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6813E" w14:textId="77777777" w:rsidR="00C015A0" w:rsidRDefault="00C015A0" w:rsidP="00524642">
      <w:pPr>
        <w:spacing w:line="480" w:lineRule="auto"/>
        <w:contextualSpacing/>
        <w:jc w:val="center"/>
        <w:rPr>
          <w:rFonts w:ascii="Times New Roman" w:hAnsi="Times New Roman" w:cs="Times New Roman"/>
        </w:rPr>
      </w:pPr>
      <w:bookmarkStart w:id="0" w:name="_Hlk194438015"/>
    </w:p>
    <w:p w14:paraId="2C3C763C" w14:textId="304BEE6C"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“Associative learning</w:t>
      </w:r>
      <w:r w:rsidR="00AF3A63">
        <w:rPr>
          <w:rFonts w:ascii="Times New Roman" w:hAnsi="Times New Roman" w:cs="Times New Roman"/>
        </w:rPr>
        <w:t>—combined with differential barrier salience and heightened attention—</w:t>
      </w:r>
      <w:r>
        <w:rPr>
          <w:rFonts w:ascii="Times New Roman" w:hAnsi="Times New Roman" w:cs="Times New Roman"/>
        </w:rPr>
        <w:t>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0B977C80"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r w:rsidR="000C18C9">
        <w:rPr>
          <w:rFonts w:ascii="Times New Roman" w:hAnsi="Times New Roman" w:cs="Times New Roman"/>
        </w:rPr>
        <w:t xml:space="preserve">may learn that it is safer and more efficient to use stairs to reach the top of a slide </w:t>
      </w:r>
      <w:r w:rsidR="00FD55BE">
        <w:rPr>
          <w:rFonts w:ascii="Times New Roman" w:hAnsi="Times New Roman" w:cs="Times New Roman"/>
        </w:rPr>
        <w:t xml:space="preserve">upon observing another child tumble down the slide after attempting </w:t>
      </w:r>
      <w:r w:rsidR="00AA0C2B">
        <w:rPr>
          <w:rFonts w:ascii="Times New Roman" w:hAnsi="Times New Roman" w:cs="Times New Roman"/>
        </w:rPr>
        <w:t xml:space="preserve">clumsily to climb </w:t>
      </w:r>
      <w:r w:rsidR="000C18C9">
        <w:rPr>
          <w:rFonts w:ascii="Times New Roman" w:hAnsi="Times New Roman" w:cs="Times New Roman"/>
        </w:rPr>
        <w:t>the slide</w:t>
      </w:r>
      <w:r w:rsidR="00AA0C2B">
        <w:rPr>
          <w:rFonts w:ascii="Times New Roman" w:hAnsi="Times New Roman" w:cs="Times New Roman"/>
        </w:rPr>
        <w:t xml:space="preserve"> from the bottom. </w:t>
      </w:r>
      <w:r w:rsidR="00E27715">
        <w:rPr>
          <w:rFonts w:ascii="Times New Roman" w:hAnsi="Times New Roman" w:cs="Times New Roman"/>
        </w:rPr>
        <w:t>Likewise</w:t>
      </w:r>
      <w:r w:rsidR="00AA0C2B">
        <w:rPr>
          <w:rFonts w:ascii="Times New Roman" w:hAnsi="Times New Roman" w:cs="Times New Roman"/>
        </w:rPr>
        <w:t>,</w:t>
      </w:r>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 falling off the gate of an enclosed play area that they attempted to clamber over, the</w:t>
      </w:r>
      <w:r w:rsidR="00AA0C2B">
        <w:rPr>
          <w:rFonts w:ascii="Times New Roman" w:hAnsi="Times New Roman" w:cs="Times New Roman"/>
        </w:rPr>
        <w:t xml:space="preserve"> </w:t>
      </w:r>
      <w:r w:rsidR="00E27715">
        <w:rPr>
          <w:rFonts w:ascii="Times New Roman" w:hAnsi="Times New Roman" w:cs="Times New Roman"/>
        </w:rPr>
        <w:t xml:space="preserve">younger sibling may learn that it is </w:t>
      </w:r>
      <w:r w:rsidR="00087C36">
        <w:rPr>
          <w:rFonts w:ascii="Times New Roman" w:hAnsi="Times New Roman" w:cs="Times New Roman"/>
        </w:rPr>
        <w:t>safer and</w:t>
      </w:r>
      <w:r w:rsidR="00E27715">
        <w:rPr>
          <w:rFonts w:ascii="Times New Roman" w:hAnsi="Times New Roman" w:cs="Times New Roman"/>
        </w:rPr>
        <w:t xml:space="preserve"> more efficient to enter </w:t>
      </w:r>
      <w:r w:rsidR="00BE33F8">
        <w:rPr>
          <w:rFonts w:ascii="Times New Roman" w:hAnsi="Times New Roman" w:cs="Times New Roman"/>
        </w:rPr>
        <w:t>the same</w:t>
      </w:r>
      <w:r w:rsidR="00087C36">
        <w:rPr>
          <w:rFonts w:ascii="Times New Roman" w:hAnsi="Times New Roman" w:cs="Times New Roman"/>
        </w:rPr>
        <w:t xml:space="preserve"> </w:t>
      </w:r>
      <w:r w:rsidR="00AA0C2B">
        <w:rPr>
          <w:rFonts w:ascii="Times New Roman" w:hAnsi="Times New Roman" w:cs="Times New Roman"/>
        </w:rPr>
        <w:t>play area by</w:t>
      </w:r>
      <w:r w:rsidR="00087C36">
        <w:rPr>
          <w:rFonts w:ascii="Times New Roman" w:hAnsi="Times New Roman" w:cs="Times New Roman"/>
        </w:rPr>
        <w:t xml:space="preserve"> entering through rather than over the gate.</w:t>
      </w:r>
      <w:r w:rsidR="00AA0C2B">
        <w:rPr>
          <w:rFonts w:ascii="Times New Roman" w:hAnsi="Times New Roman" w:cs="Times New Roman"/>
        </w:rPr>
        <w:t xml:space="preserve"> </w:t>
      </w:r>
      <w:r w:rsidR="00087C36">
        <w:rPr>
          <w:rFonts w:ascii="Times New Roman" w:hAnsi="Times New Roman" w:cs="Times New Roman"/>
        </w:rPr>
        <w:t>An open question in the developmental cognitive sciences</w:t>
      </w:r>
      <w:r w:rsidR="0066745C">
        <w:rPr>
          <w:rFonts w:ascii="Times New Roman" w:hAnsi="Times New Roman" w:cs="Times New Roman"/>
        </w:rPr>
        <w:t>, then,</w:t>
      </w:r>
      <w:r w:rsidR="00087C36">
        <w:rPr>
          <w:rFonts w:ascii="Times New Roman" w:hAnsi="Times New Roman" w:cs="Times New Roman"/>
        </w:rPr>
        <w:t xml:space="preserve"> concerns when and how </w:t>
      </w:r>
      <w:r w:rsidR="008B24E1">
        <w:rPr>
          <w:rFonts w:ascii="Times New Roman" w:hAnsi="Times New Roman" w:cs="Times New Roman"/>
        </w:rPr>
        <w:t>action understanding—that is, the capacity to</w:t>
      </w:r>
      <w:r w:rsidR="00087C36">
        <w:rPr>
          <w:rFonts w:ascii="Times New Roman" w:hAnsi="Times New Roman" w:cs="Times New Roman"/>
        </w:rPr>
        <w:t xml:space="preserve"> detect and distinguish between efficient and inefficient actions</w:t>
      </w:r>
      <w:r w:rsidR="00A5158F">
        <w:rPr>
          <w:rFonts w:ascii="Times New Roman" w:hAnsi="Times New Roman" w:cs="Times New Roman"/>
        </w:rPr>
        <w:t>—</w:t>
      </w:r>
      <w:r w:rsidR="008B24E1">
        <w:rPr>
          <w:rFonts w:ascii="Times New Roman" w:hAnsi="Times New Roman" w:cs="Times New Roman"/>
        </w:rPr>
        <w:t>develops</w:t>
      </w:r>
      <w:r w:rsidR="00087C36">
        <w:rPr>
          <w:rFonts w:ascii="Times New Roman" w:hAnsi="Times New Roman" w:cs="Times New Roman"/>
        </w:rPr>
        <w:t xml:space="preserve">. </w:t>
      </w:r>
    </w:p>
    <w:p w14:paraId="496D7D57" w14:textId="54D10261" w:rsidR="007F20F3" w:rsidRDefault="008B24E1" w:rsidP="00524642">
      <w:pPr>
        <w:spacing w:line="480" w:lineRule="auto"/>
        <w:ind w:firstLine="720"/>
        <w:contextualSpacing/>
        <w:rPr>
          <w:rFonts w:ascii="Times New Roman" w:hAnsi="Times New Roman" w:cs="Times New Roman"/>
        </w:rPr>
      </w:pPr>
      <w:r>
        <w:rPr>
          <w:rFonts w:ascii="Times New Roman" w:hAnsi="Times New Roman" w:cs="Times New Roman"/>
        </w:rPr>
        <w:t>A considerable body of evidence now attests t</w:t>
      </w:r>
      <w:r w:rsidR="0066745C">
        <w:rPr>
          <w:rFonts w:ascii="Times New Roman" w:hAnsi="Times New Roman" w:cs="Times New Roman"/>
        </w:rPr>
        <w:t>hat</w:t>
      </w:r>
      <w:r>
        <w:rPr>
          <w:rFonts w:ascii="Times New Roman" w:hAnsi="Times New Roman" w:cs="Times New Roman"/>
        </w:rPr>
        <w:t xml:space="preserve"> the </w:t>
      </w:r>
      <w:r w:rsidR="001B1084">
        <w:rPr>
          <w:rFonts w:ascii="Times New Roman" w:hAnsi="Times New Roman" w:cs="Times New Roman"/>
        </w:rPr>
        <w:t xml:space="preserve">capacity to process actions in terms of their efficiency </w:t>
      </w:r>
      <w:r w:rsidR="0066745C">
        <w:rPr>
          <w:rFonts w:ascii="Times New Roman" w:hAnsi="Times New Roman" w:cs="Times New Roman"/>
        </w:rPr>
        <w:t>may</w:t>
      </w:r>
      <w:r w:rsidR="00DE4ED0">
        <w:rPr>
          <w:rFonts w:ascii="Times New Roman" w:hAnsi="Times New Roman" w:cs="Times New Roman"/>
        </w:rPr>
        <w:t xml:space="preserve"> be</w:t>
      </w:r>
      <w:r w:rsidR="00A5158F">
        <w:rPr>
          <w:rFonts w:ascii="Times New Roman" w:hAnsi="Times New Roman" w:cs="Times New Roman"/>
        </w:rPr>
        <w:t xml:space="preserve"> in place </w:t>
      </w:r>
      <w:r w:rsidR="00972D7B">
        <w:rPr>
          <w:rFonts w:ascii="Times New Roman" w:hAnsi="Times New Roman" w:cs="Times New Roman"/>
        </w:rPr>
        <w:t xml:space="preserve">in infancy </w:t>
      </w:r>
      <w:r w:rsidR="00524642">
        <w:rPr>
          <w:rFonts w:ascii="Times New Roman" w:hAnsi="Times New Roman" w:cs="Times New Roman"/>
        </w:rPr>
        <w:t>(</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w:t>
      </w:r>
      <w:proofErr w:type="spellStart"/>
      <w:r w:rsidR="00737142">
        <w:rPr>
          <w:rFonts w:ascii="Times New Roman" w:hAnsi="Times New Roman" w:cs="Times New Roman"/>
        </w:rPr>
        <w:t>VoE</w:t>
      </w:r>
      <w:proofErr w:type="spellEnd"/>
      <w:r w:rsidR="00737142">
        <w:rPr>
          <w:rFonts w:ascii="Times New Roman" w:hAnsi="Times New Roman" w:cs="Times New Roman"/>
        </w:rPr>
        <w:t>)</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r w:rsidR="006C0A30">
        <w:rPr>
          <w:rFonts w:ascii="Times New Roman" w:hAnsi="Times New Roman" w:cs="Times New Roman"/>
        </w:rPr>
        <w:t>set-up</w:t>
      </w:r>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w:t>
      </w:r>
      <w:r w:rsidR="001440E5">
        <w:rPr>
          <w:rFonts w:ascii="Times New Roman" w:hAnsi="Times New Roman" w:cs="Times New Roman"/>
        </w:rPr>
        <w:t xml:space="preserve">key </w:t>
      </w:r>
      <w:r w:rsidR="00455692">
        <w:rPr>
          <w:rFonts w:ascii="Times New Roman" w:hAnsi="Times New Roman" w:cs="Times New Roman"/>
        </w:rPr>
        <w:t xml:space="preserve">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w:t>
      </w:r>
      <w:proofErr w:type="spellStart"/>
      <w:r w:rsidR="0068133A">
        <w:rPr>
          <w:rFonts w:ascii="Times New Roman" w:hAnsi="Times New Roman" w:cs="Times New Roman"/>
        </w:rPr>
        <w:t>Spelke</w:t>
      </w:r>
      <w:proofErr w:type="spellEnd"/>
      <w:r w:rsidR="0068133A">
        <w:rPr>
          <w:rFonts w:ascii="Times New Roman" w:hAnsi="Times New Roman" w:cs="Times New Roman"/>
        </w:rPr>
        <w:t xml:space="preserv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 xml:space="preserve">Baillargeon et al., 1985; Kellman &amp; </w:t>
      </w:r>
      <w:proofErr w:type="spellStart"/>
      <w:r w:rsidR="00B23EFA">
        <w:rPr>
          <w:rFonts w:ascii="Times New Roman" w:hAnsi="Times New Roman" w:cs="Times New Roman"/>
        </w:rPr>
        <w:t>Spelke</w:t>
      </w:r>
      <w:proofErr w:type="spellEnd"/>
      <w:r w:rsidR="00B23EFA">
        <w:rPr>
          <w:rFonts w:ascii="Times New Roman" w:hAnsi="Times New Roman" w:cs="Times New Roman"/>
        </w:rPr>
        <w:t>, 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w:t>
      </w:r>
      <w:proofErr w:type="spellStart"/>
      <w:r w:rsidR="00C2551E">
        <w:rPr>
          <w:rFonts w:ascii="Times New Roman" w:hAnsi="Times New Roman" w:cs="Times New Roman"/>
        </w:rPr>
        <w:lastRenderedPageBreak/>
        <w:t>Kotovsky</w:t>
      </w:r>
      <w:proofErr w:type="spellEnd"/>
      <w:r w:rsidR="00C2551E">
        <w:rPr>
          <w:rFonts w:ascii="Times New Roman" w:hAnsi="Times New Roman" w:cs="Times New Roman"/>
        </w:rPr>
        <w:t xml:space="preserve"> &amp; Baillargeon, 1998</w:t>
      </w:r>
      <w:r w:rsidR="00DF4BEE">
        <w:rPr>
          <w:rFonts w:ascii="Times New Roman" w:hAnsi="Times New Roman" w:cs="Times New Roman"/>
        </w:rPr>
        <w:t>; Leslie &amp; Keeble, 1987</w:t>
      </w:r>
      <w:r w:rsidR="00140E0D">
        <w:rPr>
          <w:rFonts w:ascii="Times New Roman" w:hAnsi="Times New Roman" w:cs="Times New Roman"/>
        </w:rPr>
        <w:t xml:space="preserve">; </w:t>
      </w:r>
      <w:proofErr w:type="spellStart"/>
      <w:r w:rsidR="00140E0D">
        <w:rPr>
          <w:rFonts w:ascii="Times New Roman" w:hAnsi="Times New Roman" w:cs="Times New Roman"/>
        </w:rPr>
        <w:t>Muentener</w:t>
      </w:r>
      <w:proofErr w:type="spellEnd"/>
      <w:r w:rsidR="00140E0D">
        <w:rPr>
          <w:rFonts w:ascii="Times New Roman" w:hAnsi="Times New Roman" w:cs="Times New Roman"/>
        </w:rPr>
        <w:t xml:space="preserve">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FA41A8">
        <w:rPr>
          <w:rFonts w:ascii="Times New Roman" w:hAnsi="Times New Roman" w:cs="Times New Roman"/>
        </w:rPr>
        <w:t>This research suggests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Two of the first studies to use the </w:t>
      </w:r>
      <w:proofErr w:type="spellStart"/>
      <w:r>
        <w:rPr>
          <w:rFonts w:ascii="Times New Roman" w:hAnsi="Times New Roman" w:cs="Times New Roman"/>
        </w:rPr>
        <w:t>V</w:t>
      </w:r>
      <w:r w:rsidR="00134CB3">
        <w:rPr>
          <w:rFonts w:ascii="Times New Roman" w:hAnsi="Times New Roman" w:cs="Times New Roman"/>
        </w:rPr>
        <w:t>o</w:t>
      </w:r>
      <w:r>
        <w:rPr>
          <w:rFonts w:ascii="Times New Roman" w:hAnsi="Times New Roman" w:cs="Times New Roman"/>
        </w:rPr>
        <w:t>E</w:t>
      </w:r>
      <w:proofErr w:type="spellEnd"/>
      <w:r>
        <w:rPr>
          <w:rFonts w:ascii="Times New Roman" w:hAnsi="Times New Roman" w:cs="Times New Roman"/>
        </w:rPr>
        <w:t xml:space="preserv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r w:rsidR="006C0A30">
        <w:rPr>
          <w:rFonts w:ascii="Times New Roman" w:hAnsi="Times New Roman" w:cs="Times New Roman"/>
        </w:rPr>
        <w:t>were</w:t>
      </w:r>
      <w:r w:rsidR="00DB0E07">
        <w:rPr>
          <w:rFonts w:ascii="Times New Roman" w:hAnsi="Times New Roman" w:cs="Times New Roman"/>
        </w:rPr>
        <w:t xml:space="preserve"> that</w:t>
      </w:r>
      <w:r>
        <w:rPr>
          <w:rFonts w:ascii="Times New Roman" w:hAnsi="Times New Roman" w:cs="Times New Roman"/>
        </w:rPr>
        <w:t xml:space="preserve"> by Gergely et al. (1995) and </w:t>
      </w:r>
      <w:proofErr w:type="spellStart"/>
      <w:r>
        <w:rPr>
          <w:rFonts w:ascii="Times New Roman" w:hAnsi="Times New Roman" w:cs="Times New Roman"/>
        </w:rPr>
        <w:t>Csibra</w:t>
      </w:r>
      <w:proofErr w:type="spellEnd"/>
      <w:r>
        <w:rPr>
          <w:rFonts w:ascii="Times New Roman" w:hAnsi="Times New Roman" w:cs="Times New Roman"/>
        </w:rPr>
        <w:t xml:space="preserve">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7734B8C5"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it is now known that infants’ expectation for efficient actions applies not only to people (e.g., Phillips &amp; Wellman, 2005; </w:t>
      </w:r>
      <w:proofErr w:type="spellStart"/>
      <w:r>
        <w:rPr>
          <w:rFonts w:ascii="Times New Roman" w:hAnsi="Times New Roman" w:cs="Times New Roman"/>
        </w:rPr>
        <w:t>Sodian</w:t>
      </w:r>
      <w:proofErr w:type="spellEnd"/>
      <w:r>
        <w:rPr>
          <w:rFonts w:ascii="Times New Roman" w:hAnsi="Times New Roman" w:cs="Times New Roman"/>
        </w:rPr>
        <w:t xml:space="preserve"> et al., 2004; Woodward &amp; Sommerville, 2000) and animals (e.g., Schwier et al., 2006) but also to geometric shapes (</w:t>
      </w:r>
      <w:proofErr w:type="spellStart"/>
      <w:r>
        <w:rPr>
          <w:rFonts w:ascii="Times New Roman" w:hAnsi="Times New Roman" w:cs="Times New Roman"/>
        </w:rPr>
        <w:t>Csibra</w:t>
      </w:r>
      <w:proofErr w:type="spellEnd"/>
      <w:r>
        <w:rPr>
          <w:rFonts w:ascii="Times New Roman" w:hAnsi="Times New Roman" w:cs="Times New Roman"/>
        </w:rPr>
        <w:t xml:space="preserve"> et al., 2003; Gergely et al., 1995) and inanimate objects such as robots (</w:t>
      </w:r>
      <w:proofErr w:type="spellStart"/>
      <w:r>
        <w:rPr>
          <w:rFonts w:ascii="Times New Roman" w:hAnsi="Times New Roman" w:cs="Times New Roman"/>
        </w:rPr>
        <w:t>Kamewari</w:t>
      </w:r>
      <w:proofErr w:type="spellEnd"/>
      <w:r>
        <w:rPr>
          <w:rFonts w:ascii="Times New Roman" w:hAnsi="Times New Roman" w:cs="Times New Roman"/>
        </w:rPr>
        <w:t xml:space="preserve">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w:t>
      </w:r>
      <w:proofErr w:type="spellStart"/>
      <w:r>
        <w:rPr>
          <w:rFonts w:ascii="Times New Roman" w:hAnsi="Times New Roman" w:cs="Times New Roman"/>
        </w:rPr>
        <w:t>Spelke</w:t>
      </w:r>
      <w:proofErr w:type="spellEnd"/>
      <w:r>
        <w:rPr>
          <w:rFonts w:ascii="Times New Roman" w:hAnsi="Times New Roman" w:cs="Times New Roman"/>
        </w:rPr>
        <w:t>, 2017).</w:t>
      </w:r>
      <w:r w:rsidR="00F478FB">
        <w:rPr>
          <w:rFonts w:ascii="Times New Roman" w:hAnsi="Times New Roman" w:cs="Times New Roman"/>
        </w:rPr>
        <w:t xml:space="preserve"> Still other research has shown that action understanding can be elicited in infants as young as 3 months of age if they are given direct </w:t>
      </w:r>
      <w:r w:rsidR="00F478FB">
        <w:rPr>
          <w:rFonts w:ascii="Times New Roman" w:hAnsi="Times New Roman" w:cs="Times New Roman"/>
        </w:rPr>
        <w:lastRenderedPageBreak/>
        <w:t xml:space="preserve">action experience (e.g., Skerry et al., 2013) or the action events themselves depict a causal interaction (e.g., Liu et al., 2019). </w:t>
      </w:r>
      <w:r>
        <w:rPr>
          <w:rFonts w:ascii="Times New Roman" w:hAnsi="Times New Roman" w:cs="Times New Roman"/>
        </w:rPr>
        <w:t>Beyond infants’ processing of others’ actions, research shows that how infants imitate another person’s actions depends on the constraints imposed on those actions. For example, 14-month-olds use their foreheads to activate a light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r w:rsidR="00D74336">
        <w:rPr>
          <w:rFonts w:ascii="Times New Roman" w:hAnsi="Times New Roman" w:cs="Times New Roman"/>
        </w:rPr>
        <w:t xml:space="preserve">Taken together, this research suggests that </w:t>
      </w:r>
      <w:r w:rsidR="009A343E">
        <w:rPr>
          <w:rFonts w:ascii="Times New Roman" w:hAnsi="Times New Roman" w:cs="Times New Roman"/>
        </w:rPr>
        <w:t>action understanding</w:t>
      </w:r>
      <w:r w:rsidR="00D74336">
        <w:rPr>
          <w:rFonts w:ascii="Times New Roman" w:hAnsi="Times New Roman" w:cs="Times New Roman"/>
        </w:rPr>
        <w:t xml:space="preserve"> </w:t>
      </w:r>
      <w:r w:rsidR="00972D7B">
        <w:rPr>
          <w:rFonts w:ascii="Times New Roman" w:hAnsi="Times New Roman" w:cs="Times New Roman"/>
        </w:rPr>
        <w:t>may be in place sometime in the second half of the first year of life.</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066F8501"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r w:rsidR="009A343E">
        <w:rPr>
          <w:rFonts w:ascii="Times New Roman" w:hAnsi="Times New Roman" w:cs="Times New Roman"/>
        </w:rPr>
        <w:t>such</w:t>
      </w:r>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r w:rsidR="009A343E">
        <w:rPr>
          <w:rFonts w:ascii="Times New Roman" w:hAnsi="Times New Roman" w:cs="Times New Roman"/>
        </w:rPr>
        <w:t xml:space="preserve">—that is, </w:t>
      </w:r>
      <w:r w:rsidR="000B08D2">
        <w:rPr>
          <w:rFonts w:ascii="Times New Roman" w:hAnsi="Times New Roman" w:cs="Times New Roman"/>
        </w:rPr>
        <w:t xml:space="preserve">specialized processes </w:t>
      </w:r>
      <w:r w:rsidR="00F57151">
        <w:rPr>
          <w:rFonts w:ascii="Times New Roman" w:hAnsi="Times New Roman" w:cs="Times New Roman"/>
        </w:rPr>
        <w:t>that are triggered by a single input type and operate in a single domain</w:t>
      </w:r>
      <w:r w:rsidR="009A343E">
        <w:rPr>
          <w:rFonts w:ascii="Times New Roman" w:hAnsi="Times New Roman" w:cs="Times New Roman"/>
        </w:rPr>
        <w:t>—</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w:t>
      </w:r>
      <w:proofErr w:type="spellStart"/>
      <w:r w:rsidR="006F1D6A">
        <w:rPr>
          <w:rFonts w:ascii="Times New Roman" w:hAnsi="Times New Roman" w:cs="Times New Roman"/>
        </w:rPr>
        <w:t>Spelke</w:t>
      </w:r>
      <w:proofErr w:type="spellEnd"/>
      <w:r w:rsidR="006F1D6A">
        <w:rPr>
          <w:rFonts w:ascii="Times New Roman" w:hAnsi="Times New Roman" w:cs="Times New Roman"/>
        </w:rPr>
        <w:t>,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bounded and cohesive, and tend to move on linear trajectories.</w:t>
      </w:r>
      <w:r w:rsidR="00953B34" w:rsidRPr="00953B34">
        <w:rPr>
          <w:rFonts w:ascii="Times New Roman" w:eastAsia="Times New Roman" w:hAnsi="Times New Roman" w:cs="Times New Roman"/>
        </w:rPr>
        <w:t xml:space="preserve"> </w:t>
      </w:r>
    </w:p>
    <w:p w14:paraId="68C4497A" w14:textId="45CF2E27"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t xml:space="preserve">In addition to </w:t>
      </w:r>
      <w:r w:rsidR="000B08D2">
        <w:rPr>
          <w:rFonts w:ascii="Times New Roman" w:eastAsia="Times New Roman" w:hAnsi="Times New Roman" w:cs="Times New Roman"/>
        </w:rPr>
        <w:t>this broad account</w:t>
      </w:r>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plans—that is, sequences of actions that lead to a goal—and select the plan that maximizes expected subjective utilities. A </w:t>
      </w:r>
      <w:r w:rsidR="00FD6C4C">
        <w:rPr>
          <w:rFonts w:ascii="Times New Roman" w:hAnsi="Times New Roman" w:cs="Times New Roman"/>
        </w:rPr>
        <w:lastRenderedPageBreak/>
        <w:t>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r>
        <w:rPr>
          <w:rFonts w:ascii="Times New Roman" w:hAnsi="Times New Roman" w:cs="Times New Roman"/>
          <w:i/>
          <w:iCs/>
        </w:rPr>
        <w:t>p</w:t>
      </w:r>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r w:rsidR="00930D6E">
        <w:rPr>
          <w:rFonts w:ascii="Times New Roman" w:hAnsi="Times New Roman" w:cs="Times New Roman"/>
          <w:i/>
          <w:iCs/>
        </w:rPr>
        <w:t>p</w:t>
      </w:r>
      <w:r w:rsidR="00930D6E">
        <w:rPr>
          <w:rFonts w:ascii="Times New Roman" w:hAnsi="Times New Roman" w:cs="Times New Roman"/>
        </w:rPr>
        <w:t>(</w:t>
      </w:r>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r>
        <w:rPr>
          <w:rFonts w:ascii="Times New Roman" w:hAnsi="Times New Roman" w:cs="Times New Roman"/>
          <w:i/>
          <w:iCs/>
        </w:rPr>
        <w:t>p</w:t>
      </w:r>
      <w:r>
        <w:rPr>
          <w:rFonts w:ascii="Times New Roman" w:hAnsi="Times New Roman" w:cs="Times New Roman"/>
        </w:rPr>
        <w:t>(</w:t>
      </w:r>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0C44DE98"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As such, the agent should choose to execute this plan.</w:t>
      </w:r>
      <w:r w:rsidRPr="00F06FB8">
        <w:rPr>
          <w:rFonts w:ascii="Times New Roman" w:hAnsi="Times New Roman" w:cs="Times New Roman"/>
        </w:rPr>
        <w:t xml:space="preserve"> A corollary of this is that infants will look </w:t>
      </w:r>
      <w:r w:rsidRPr="00F06FB8">
        <w:rPr>
          <w:rFonts w:ascii="Times New Roman" w:hAnsi="Times New Roman" w:cs="Times New Roman"/>
        </w:rPr>
        <w:lastRenderedPageBreak/>
        <w:t xml:space="preserve">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w:t>
      </w:r>
      <w:r w:rsidR="00EC61AC">
        <w:rPr>
          <w:rFonts w:ascii="Times New Roman" w:hAnsi="Times New Roman" w:cs="Times New Roman"/>
        </w:rPr>
        <w:t xml:space="preserve"> and thus looked</w:t>
      </w:r>
      <w:r w:rsidR="00EC61AC" w:rsidRPr="00F06FB8">
        <w:rPr>
          <w:rFonts w:ascii="Times New Roman" w:hAnsi="Times New Roman" w:cs="Times New Roman"/>
        </w:rPr>
        <w:t xml:space="preserve"> equally at the events</w:t>
      </w:r>
      <w:r w:rsidRPr="00F06FB8">
        <w:rPr>
          <w:rFonts w:ascii="Times New Roman" w:hAnsi="Times New Roman" w:cs="Times New Roman"/>
        </w:rPr>
        <w:t>. This is because the barrier was not included in the habituation event.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rFonts w:ascii="Times New Roman" w:hAnsi="Times New Roman" w:cs="Times New Roman"/>
        </w:rPr>
      </w:pPr>
      <w:r w:rsidRPr="00A06DD6">
        <w:rPr>
          <w:rFonts w:ascii="Times New Roman" w:hAnsi="Times New Roman" w:cs="Times New Roman"/>
        </w:rPr>
        <w:t>A final account maintains that</w:t>
      </w:r>
      <w:r w:rsidR="00D94C08">
        <w:rPr>
          <w:rFonts w:ascii="Times New Roman" w:hAnsi="Times New Roman" w:cs="Times New Roman"/>
        </w:rPr>
        <w:t xml:space="preserve"> infant</w:t>
      </w:r>
      <w:r w:rsidRPr="00A06DD6">
        <w:rPr>
          <w:rFonts w:ascii="Times New Roman" w:hAnsi="Times New Roman" w:cs="Times New Roman"/>
        </w:rPr>
        <w:t xml:space="preserve"> </w:t>
      </w:r>
      <w:r w:rsidR="00D94C08">
        <w:rPr>
          <w:rFonts w:ascii="Times New Roman" w:hAnsi="Times New Roman" w:cs="Times New Roman"/>
        </w:rPr>
        <w:t>action understanding</w:t>
      </w:r>
      <w:r w:rsidRPr="00A06DD6">
        <w:rPr>
          <w:rFonts w:ascii="Times New Roman" w:hAnsi="Times New Roman" w:cs="Times New Roman"/>
        </w:rPr>
        <w:t xml:space="preserve"> specifically and </w:t>
      </w:r>
      <w:r w:rsidR="00D94C08">
        <w:rPr>
          <w:rFonts w:ascii="Times New Roman" w:hAnsi="Times New Roman" w:cs="Times New Roman"/>
        </w:rPr>
        <w:t xml:space="preserve">their </w:t>
      </w:r>
      <w:r w:rsidRPr="00A06DD6">
        <w:rPr>
          <w:rFonts w:ascii="Times New Roman" w:hAnsi="Times New Roman" w:cs="Times New Roman"/>
        </w:rPr>
        <w:t>reasoning about objects and entities generally can be explained by</w:t>
      </w:r>
      <w:r>
        <w:rPr>
          <w:rFonts w:ascii="Times New Roman" w:hAnsi="Times New Roman" w:cs="Times New Roman"/>
        </w:rPr>
        <w:t xml:space="preserve"> two</w:t>
      </w:r>
      <w:r w:rsidR="007C744E">
        <w:rPr>
          <w:rFonts w:ascii="Times New Roman" w:hAnsi="Times New Roman" w:cs="Times New Roman"/>
        </w:rPr>
        <w:t xml:space="preserve"> distinct</w:t>
      </w:r>
      <w:r w:rsidR="00932620">
        <w:rPr>
          <w:rFonts w:ascii="Times New Roman" w:hAnsi="Times New Roman" w:cs="Times New Roman"/>
        </w:rPr>
        <w:t xml:space="preserve"> domain-specific</w:t>
      </w:r>
      <w:r>
        <w:rPr>
          <w:rFonts w:ascii="Times New Roman" w:hAnsi="Times New Roman" w:cs="Times New Roman"/>
        </w:rPr>
        <w:t xml:space="preserve"> systems tha</w:t>
      </w:r>
      <w:r w:rsidR="00932620">
        <w:rPr>
          <w:rFonts w:ascii="Times New Roman" w:hAnsi="Times New Roman" w:cs="Times New Roman"/>
        </w:rPr>
        <w:t>t</w:t>
      </w:r>
      <w:r w:rsidRPr="00A06DD6">
        <w:rPr>
          <w:rFonts w:ascii="Times New Roman" w:hAnsi="Times New Roman" w:cs="Times New Roman"/>
        </w:rPr>
        <w:t xml:space="preserve"> </w:t>
      </w:r>
      <w:r w:rsidR="00932620">
        <w:rPr>
          <w:rFonts w:ascii="Times New Roman" w:hAnsi="Times New Roman" w:cs="Times New Roman"/>
        </w:rPr>
        <w:t>interact directly with one another</w:t>
      </w:r>
      <w:r w:rsidR="007C744E">
        <w:rPr>
          <w:rFonts w:ascii="Times New Roman" w:hAnsi="Times New Roman" w:cs="Times New Roman"/>
        </w:rPr>
        <w:t xml:space="preserve"> (</w:t>
      </w:r>
      <w:r w:rsidR="00B31C98">
        <w:rPr>
          <w:rFonts w:ascii="Times New Roman" w:hAnsi="Times New Roman" w:cs="Times New Roman"/>
        </w:rPr>
        <w:t xml:space="preserve">e.g., </w:t>
      </w:r>
      <w:r w:rsidR="00442495">
        <w:rPr>
          <w:rFonts w:ascii="Times New Roman" w:hAnsi="Times New Roman" w:cs="Times New Roman"/>
        </w:rPr>
        <w:t>Liu et al., 2025)</w:t>
      </w:r>
      <w:r w:rsidR="00932620">
        <w:rPr>
          <w:rFonts w:ascii="Times New Roman" w:hAnsi="Times New Roman" w:cs="Times New Roman"/>
        </w:rPr>
        <w:t>.</w:t>
      </w:r>
      <w:r w:rsidR="00574297">
        <w:rPr>
          <w:rFonts w:ascii="Times New Roman" w:hAnsi="Times New Roman" w:cs="Times New Roman"/>
        </w:rPr>
        <w:t xml:space="preserve"> The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AE5E1F">
        <w:rPr>
          <w:rFonts w:ascii="Times New Roman" w:hAnsi="Times New Roman" w:cs="Times New Roman"/>
        </w:rPr>
        <w:t>causes infants to represent</w:t>
      </w:r>
      <w:r w:rsidR="00574297">
        <w:rPr>
          <w:rFonts w:ascii="Times New Roman" w:hAnsi="Times New Roman" w:cs="Times New Roman"/>
        </w:rPr>
        <w:t xml:space="preserve"> agents a</w:t>
      </w:r>
      <w:r w:rsidR="001716AD">
        <w:rPr>
          <w:rFonts w:ascii="Times New Roman" w:hAnsi="Times New Roman" w:cs="Times New Roman"/>
        </w:rPr>
        <w:t>s</w:t>
      </w:r>
      <w:r w:rsidR="00574297">
        <w:rPr>
          <w:rFonts w:ascii="Times New Roman" w:hAnsi="Times New Roman" w:cs="Times New Roman"/>
        </w:rPr>
        <w:t xml:space="preserve"> self-propelled</w:t>
      </w:r>
      <w:r w:rsidR="001B5BC6">
        <w:rPr>
          <w:rFonts w:ascii="Times New Roman" w:hAnsi="Times New Roman" w:cs="Times New Roman"/>
        </w:rPr>
        <w:t>,</w:t>
      </w:r>
      <w:r w:rsidR="00574297">
        <w:rPr>
          <w:rFonts w:ascii="Times New Roman" w:hAnsi="Times New Roman" w:cs="Times New Roman"/>
        </w:rPr>
        <w:t xml:space="preserve"> </w:t>
      </w:r>
      <w:r w:rsidR="00AE5E1F">
        <w:rPr>
          <w:rFonts w:ascii="Times New Roman" w:hAnsi="Times New Roman" w:cs="Times New Roman"/>
        </w:rPr>
        <w:t xml:space="preserve">as </w:t>
      </w:r>
      <w:r w:rsidR="001B5BC6">
        <w:rPr>
          <w:rFonts w:ascii="Times New Roman" w:hAnsi="Times New Roman" w:cs="Times New Roman"/>
        </w:rPr>
        <w:t>possess</w:t>
      </w:r>
      <w:r w:rsidR="00AE5E1F">
        <w:rPr>
          <w:rFonts w:ascii="Times New Roman" w:hAnsi="Times New Roman" w:cs="Times New Roman"/>
        </w:rPr>
        <w:t>ing</w:t>
      </w:r>
      <w:r w:rsidR="00574297">
        <w:rPr>
          <w:rFonts w:ascii="Times New Roman" w:hAnsi="Times New Roman" w:cs="Times New Roman"/>
        </w:rPr>
        <w:t xml:space="preserve"> beliefs, desires, and goals</w:t>
      </w:r>
      <w:r w:rsidR="001B5BC6">
        <w:rPr>
          <w:rFonts w:ascii="Times New Roman" w:hAnsi="Times New Roman" w:cs="Times New Roman"/>
        </w:rPr>
        <w:t xml:space="preserve">, and </w:t>
      </w:r>
      <w:r w:rsidR="00AE5E1F">
        <w:rPr>
          <w:rFonts w:ascii="Times New Roman" w:hAnsi="Times New Roman" w:cs="Times New Roman"/>
        </w:rPr>
        <w:t xml:space="preserve">as behaving </w:t>
      </w:r>
      <w:r w:rsidR="001B5BC6">
        <w:rPr>
          <w:rFonts w:ascii="Times New Roman" w:hAnsi="Times New Roman" w:cs="Times New Roman"/>
        </w:rPr>
        <w:t xml:space="preserve">in ways that maximize rewards and minimize costs. </w:t>
      </w:r>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r w:rsidR="004376DC">
        <w:rPr>
          <w:rFonts w:ascii="Times New Roman" w:hAnsi="Times New Roman" w:cs="Times New Roman"/>
        </w:rPr>
        <w:t xml:space="preserve"> enables infants to represent objects as </w:t>
      </w:r>
      <w:r w:rsidR="001716AD">
        <w:rPr>
          <w:rFonts w:ascii="Times New Roman" w:hAnsi="Times New Roman" w:cs="Times New Roman"/>
        </w:rPr>
        <w:t>being solid, bounded, coherent, and permanent</w:t>
      </w:r>
      <w:r w:rsidR="004376DC">
        <w:rPr>
          <w:rFonts w:ascii="Times New Roman" w:hAnsi="Times New Roman" w:cs="Times New Roman"/>
        </w:rPr>
        <w:t xml:space="preserve">. </w:t>
      </w:r>
      <w:r w:rsidR="001716AD">
        <w:rPr>
          <w:rFonts w:ascii="Times New Roman" w:hAnsi="Times New Roman" w:cs="Times New Roman"/>
        </w:rPr>
        <w:t xml:space="preserve">Although </w:t>
      </w:r>
      <w:r>
        <w:rPr>
          <w:rFonts w:ascii="Times New Roman" w:hAnsi="Times New Roman" w:cs="Times New Roman"/>
        </w:rPr>
        <w:t xml:space="preserve">this perspective </w:t>
      </w:r>
      <w:r w:rsidR="001716AD">
        <w:rPr>
          <w:rFonts w:ascii="Times New Roman" w:hAnsi="Times New Roman" w:cs="Times New Roman"/>
        </w:rPr>
        <w:t>has much in common with the core knowledge account</w:t>
      </w:r>
      <w:r>
        <w:rPr>
          <w:rFonts w:ascii="Times New Roman" w:hAnsi="Times New Roman" w:cs="Times New Roman"/>
        </w:rPr>
        <w:t xml:space="preserve">, </w:t>
      </w:r>
      <w:r w:rsidR="001716AD">
        <w:rPr>
          <w:rFonts w:ascii="Times New Roman" w:hAnsi="Times New Roman" w:cs="Times New Roman"/>
        </w:rPr>
        <w:t xml:space="preserve">there are important differences. </w:t>
      </w:r>
      <w:r w:rsidR="00C04915" w:rsidRPr="00C04915">
        <w:rPr>
          <w:rFonts w:ascii="Times New Roman" w:hAnsi="Times New Roman" w:cs="Times New Roman"/>
        </w:rPr>
        <w:t xml:space="preserve">One is that </w:t>
      </w:r>
      <w:r w:rsidR="009D21A1">
        <w:rPr>
          <w:rFonts w:ascii="Times New Roman" w:hAnsi="Times New Roman" w:cs="Times New Roman"/>
        </w:rPr>
        <w:t>Liu et al. (2015) argue that infants</w:t>
      </w:r>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r w:rsidR="009D21A1">
        <w:rPr>
          <w:rFonts w:ascii="Times New Roman" w:hAnsi="Times New Roman" w:cs="Times New Roman"/>
        </w:rPr>
        <w:t>though</w:t>
      </w:r>
      <w:r w:rsidR="00C04915" w:rsidRPr="00C04915">
        <w:rPr>
          <w:rFonts w:ascii="Times New Roman" w:hAnsi="Times New Roman" w:cs="Times New Roman"/>
        </w:rPr>
        <w:t xml:space="preserve"> see </w:t>
      </w:r>
      <w:proofErr w:type="spellStart"/>
      <w:r w:rsidR="00C04915" w:rsidRPr="00C04915">
        <w:rPr>
          <w:rFonts w:ascii="Times New Roman" w:hAnsi="Times New Roman" w:cs="Times New Roman"/>
        </w:rPr>
        <w:t>Spelke</w:t>
      </w:r>
      <w:proofErr w:type="spellEnd"/>
      <w:r w:rsidR="00C04915" w:rsidRPr="00C04915">
        <w:rPr>
          <w:rFonts w:ascii="Times New Roman" w:hAnsi="Times New Roman" w:cs="Times New Roman"/>
        </w:rPr>
        <w:t>, 2022).</w:t>
      </w:r>
      <w:r w:rsidR="00C04915">
        <w:rPr>
          <w:rFonts w:ascii="Times New Roman" w:hAnsi="Times New Roman" w:cs="Times New Roman"/>
        </w:rPr>
        <w:t xml:space="preserve"> Another is that</w:t>
      </w:r>
      <w:r w:rsidR="002D1978">
        <w:rPr>
          <w:rFonts w:ascii="Times New Roman" w:hAnsi="Times New Roman" w:cs="Times New Roman"/>
        </w:rPr>
        <w:t xml:space="preserve"> the</w:t>
      </w:r>
      <w:r w:rsidR="00C04915">
        <w:rPr>
          <w:rFonts w:ascii="Times New Roman" w:hAnsi="Times New Roman" w:cs="Times New Roman"/>
        </w:rPr>
        <w:t xml:space="preserve"> naïve psychology </w:t>
      </w:r>
      <w:r w:rsidR="002C108B">
        <w:rPr>
          <w:rFonts w:ascii="Times New Roman" w:hAnsi="Times New Roman" w:cs="Times New Roman"/>
        </w:rPr>
        <w:t xml:space="preserve">is thought to depend on the naïve physics systems. As Liu et al. (2022) state, “computations about the mind require input from naïve physics to return an answer”. </w:t>
      </w:r>
      <w:r w:rsidR="005D5170">
        <w:rPr>
          <w:rFonts w:ascii="Times New Roman" w:hAnsi="Times New Roman" w:cs="Times New Roman"/>
        </w:rPr>
        <w:t xml:space="preserve">There is no necessary dependence between these two systems for proponents of the core knowledge perspective. </w:t>
      </w:r>
      <w:r w:rsidR="00576594" w:rsidRPr="00576594">
        <w:rPr>
          <w:rFonts w:ascii="Times New Roman" w:hAnsi="Times New Roman" w:cs="Times New Roman"/>
        </w:rPr>
        <w:t>A third difference is that</w:t>
      </w:r>
      <w:r w:rsidR="00576594">
        <w:rPr>
          <w:rFonts w:ascii="Times New Roman" w:hAnsi="Times New Roman" w:cs="Times New Roman"/>
        </w:rPr>
        <w:t xml:space="preserve"> infants’ representation of </w:t>
      </w:r>
      <w:r w:rsidR="00576594" w:rsidRPr="00576594">
        <w:rPr>
          <w:rFonts w:ascii="Times New Roman" w:hAnsi="Times New Roman" w:cs="Times New Roman"/>
        </w:rPr>
        <w:t xml:space="preserve">agents </w:t>
      </w:r>
      <w:r w:rsidR="00576594">
        <w:rPr>
          <w:rFonts w:ascii="Times New Roman" w:hAnsi="Times New Roman" w:cs="Times New Roman"/>
        </w:rPr>
        <w:t>not only includes the fact that they are</w:t>
      </w:r>
      <w:r w:rsidR="00576594" w:rsidRPr="00576594">
        <w:rPr>
          <w:rFonts w:ascii="Times New Roman" w:hAnsi="Times New Roman" w:cs="Times New Roman"/>
        </w:rPr>
        <w:t xml:space="preserve"> intentional and self-propelled entities but </w:t>
      </w:r>
      <w:r w:rsidR="00576594">
        <w:rPr>
          <w:rFonts w:ascii="Times New Roman" w:hAnsi="Times New Roman" w:cs="Times New Roman"/>
        </w:rPr>
        <w:t>that fundamentally agents are</w:t>
      </w:r>
      <w:r w:rsidR="00576594" w:rsidRPr="00576594">
        <w:rPr>
          <w:rFonts w:ascii="Times New Roman" w:hAnsi="Times New Roman" w:cs="Times New Roman"/>
        </w:rPr>
        <w:t xml:space="preserve"> physical objects that move through </w:t>
      </w:r>
      <w:r w:rsidR="00576594">
        <w:rPr>
          <w:rFonts w:ascii="Times New Roman" w:hAnsi="Times New Roman" w:cs="Times New Roman"/>
        </w:rPr>
        <w:t>physical space</w:t>
      </w:r>
      <w:r w:rsidR="0050410C">
        <w:rPr>
          <w:rFonts w:ascii="Times New Roman" w:hAnsi="Times New Roman" w:cs="Times New Roman"/>
        </w:rPr>
        <w:t>—the notion</w:t>
      </w:r>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r w:rsidR="00576594" w:rsidRPr="00576594">
        <w:rPr>
          <w:rFonts w:ascii="Times New Roman" w:hAnsi="Times New Roman" w:cs="Times New Roman"/>
        </w:rPr>
        <w:t>.</w:t>
      </w:r>
      <w:r w:rsidR="0050410C">
        <w:rPr>
          <w:rFonts w:ascii="Times New Roman" w:hAnsi="Times New Roman" w:cs="Times New Roman"/>
        </w:rPr>
        <w:t xml:space="preserve"> </w:t>
      </w:r>
      <w:r w:rsidR="00FB5018">
        <w:rPr>
          <w:rFonts w:ascii="Times New Roman" w:hAnsi="Times New Roman" w:cs="Times New Roman"/>
        </w:rPr>
        <w:t xml:space="preserve">Yet, </w:t>
      </w:r>
      <w:r w:rsidR="00FB5018">
        <w:rPr>
          <w:rFonts w:ascii="Times New Roman" w:hAnsi="Times New Roman" w:cs="Times New Roman"/>
        </w:rPr>
        <w:lastRenderedPageBreak/>
        <w:t>as with the core knowledge perspective, positing that infants possess a system for representing objects and one for representing agents presupposes that infants possess abstract</w:t>
      </w:r>
      <w:r w:rsidR="00555C07">
        <w:rPr>
          <w:rFonts w:ascii="Times New Roman" w:hAnsi="Times New Roman" w:cs="Times New Roman"/>
        </w:rPr>
        <w:t xml:space="preserve"> and</w:t>
      </w:r>
      <w:r w:rsidR="00FB5018">
        <w:rPr>
          <w:rFonts w:ascii="Times New Roman" w:hAnsi="Times New Roman" w:cs="Times New Roman"/>
        </w:rPr>
        <w:t xml:space="preserve"> conceptually rich concepts of agents and objects</w:t>
      </w:r>
      <w:r w:rsidR="00555C07">
        <w:rPr>
          <w:rFonts w:ascii="Times New Roman" w:hAnsi="Times New Roman" w:cs="Times New Roman"/>
        </w:rPr>
        <w:t xml:space="preserve"> that are present from birth or shortly thereafter</w:t>
      </w:r>
      <w:r w:rsidR="00FB5018">
        <w:rPr>
          <w:rFonts w:ascii="Times New Roman" w:hAnsi="Times New Roman" w:cs="Times New Roman"/>
        </w:rPr>
        <w:t xml:space="preserve">. </w:t>
      </w:r>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r w:rsidR="005F6235">
        <w:rPr>
          <w:rFonts w:ascii="Times New Roman" w:hAnsi="Times New Roman" w:cs="Times New Roman"/>
        </w:rPr>
        <w:t>infants</w:t>
      </w:r>
      <w:r w:rsidR="00D80BEC">
        <w:rPr>
          <w:rFonts w:ascii="Times New Roman" w:hAnsi="Times New Roman" w:cs="Times New Roman"/>
        </w:rPr>
        <w:t xml:space="preserve"> </w:t>
      </w:r>
      <w:r w:rsidR="005F741F">
        <w:rPr>
          <w:rFonts w:ascii="Times New Roman" w:hAnsi="Times New Roman" w:cs="Times New Roman"/>
        </w:rPr>
        <w:t xml:space="preserve">may </w:t>
      </w:r>
      <w:r w:rsidR="00F03A2B" w:rsidRPr="00F03A2B">
        <w:rPr>
          <w:rFonts w:ascii="Times New Roman" w:hAnsi="Times New Roman" w:cs="Times New Roman"/>
        </w:rPr>
        <w:t xml:space="preserve">mentally </w:t>
      </w:r>
      <w:r w:rsidR="00D80BEC" w:rsidRPr="00F03A2B">
        <w:rPr>
          <w:rFonts w:ascii="Times New Roman" w:hAnsi="Times New Roman" w:cs="Times New Roman"/>
        </w:rPr>
        <w:t>simulate</w:t>
      </w:r>
      <w:r w:rsidR="00F03A2B" w:rsidRPr="00F03A2B">
        <w:rPr>
          <w:rFonts w:ascii="Times New Roman" w:hAnsi="Times New Roman" w:cs="Times New Roman"/>
        </w:rPr>
        <w:t xml:space="preserve"> different trajectories</w:t>
      </w:r>
      <w:r w:rsidR="009A4EC3">
        <w:rPr>
          <w:rFonts w:ascii="Times New Roman" w:hAnsi="Times New Roman" w:cs="Times New Roman"/>
        </w:rPr>
        <w:t xml:space="preserve"> in the physical scene along with </w:t>
      </w:r>
      <w:r w:rsidR="00F03A2B">
        <w:rPr>
          <w:rFonts w:ascii="Times New Roman" w:hAnsi="Times New Roman" w:cs="Times New Roman"/>
        </w:rPr>
        <w:t>their associated costs</w:t>
      </w:r>
      <w:r w:rsidR="009700FD">
        <w:rPr>
          <w:rFonts w:ascii="Times New Roman" w:hAnsi="Times New Roman" w:cs="Times New Roman"/>
        </w:rPr>
        <w:t xml:space="preserve">. </w:t>
      </w:r>
      <w:r w:rsidR="00D80BEC">
        <w:rPr>
          <w:rFonts w:ascii="Times New Roman" w:hAnsi="Times New Roman" w:cs="Times New Roman"/>
        </w:rPr>
        <w:t>If</w:t>
      </w:r>
      <w:r w:rsidR="00511B5E">
        <w:rPr>
          <w:rFonts w:ascii="Times New Roman" w:hAnsi="Times New Roman" w:cs="Times New Roman"/>
        </w:rPr>
        <w:t xml:space="preserve"> the barrier is removed and</w:t>
      </w:r>
      <w:r w:rsidR="00D80BEC">
        <w:rPr>
          <w:rFonts w:ascii="Times New Roman" w:hAnsi="Times New Roman" w:cs="Times New Roman"/>
        </w:rPr>
        <w:t xml:space="preserve"> infants</w:t>
      </w:r>
      <w:r w:rsidR="00511B5E">
        <w:rPr>
          <w:rFonts w:ascii="Times New Roman" w:hAnsi="Times New Roman" w:cs="Times New Roman"/>
        </w:rPr>
        <w:t xml:space="preserve"> </w:t>
      </w:r>
      <w:r w:rsidR="00D80BEC">
        <w:rPr>
          <w:rFonts w:ascii="Times New Roman" w:hAnsi="Times New Roman" w:cs="Times New Roman"/>
        </w:rPr>
        <w:t xml:space="preserve">subsequently </w:t>
      </w:r>
      <w:r w:rsidR="009A4EC3">
        <w:rPr>
          <w:rFonts w:ascii="Times New Roman" w:hAnsi="Times New Roman" w:cs="Times New Roman"/>
        </w:rPr>
        <w:t xml:space="preserve">see an actor choose </w:t>
      </w:r>
      <w:r w:rsidR="002E478B">
        <w:rPr>
          <w:rFonts w:ascii="Times New Roman" w:hAnsi="Times New Roman" w:cs="Times New Roman"/>
        </w:rPr>
        <w:t>a</w:t>
      </w:r>
      <w:r w:rsidR="00511B5E">
        <w:rPr>
          <w:rFonts w:ascii="Times New Roman" w:hAnsi="Times New Roman" w:cs="Times New Roman"/>
        </w:rPr>
        <w:t xml:space="preserve"> now more costly</w:t>
      </w:r>
      <w:r w:rsidR="009A4EC3">
        <w:rPr>
          <w:rFonts w:ascii="Times New Roman" w:hAnsi="Times New Roman" w:cs="Times New Roman"/>
        </w:rPr>
        <w:t xml:space="preserve"> curved path </w:t>
      </w:r>
      <w:r w:rsidR="00511B5E">
        <w:rPr>
          <w:rFonts w:ascii="Times New Roman" w:hAnsi="Times New Roman" w:cs="Times New Roman"/>
        </w:rPr>
        <w:t>over</w:t>
      </w:r>
      <w:r w:rsidR="009A4EC3">
        <w:rPr>
          <w:rFonts w:ascii="Times New Roman" w:hAnsi="Times New Roman" w:cs="Times New Roman"/>
        </w:rPr>
        <w:t xml:space="preserve"> </w:t>
      </w:r>
      <w:r w:rsidR="002E478B">
        <w:rPr>
          <w:rFonts w:ascii="Times New Roman" w:hAnsi="Times New Roman" w:cs="Times New Roman"/>
        </w:rPr>
        <w:t>a</w:t>
      </w:r>
      <w:r w:rsidR="009A4EC3">
        <w:rPr>
          <w:rFonts w:ascii="Times New Roman" w:hAnsi="Times New Roman" w:cs="Times New Roman"/>
        </w:rPr>
        <w:t xml:space="preserve"> </w:t>
      </w:r>
      <w:r w:rsidR="00511B5E">
        <w:rPr>
          <w:rFonts w:ascii="Times New Roman" w:hAnsi="Times New Roman" w:cs="Times New Roman"/>
        </w:rPr>
        <w:t xml:space="preserve">less-costly </w:t>
      </w:r>
      <w:r w:rsidR="009A4EC3">
        <w:rPr>
          <w:rFonts w:ascii="Times New Roman" w:hAnsi="Times New Roman" w:cs="Times New Roman"/>
        </w:rPr>
        <w:t>straight one</w:t>
      </w:r>
      <w:r w:rsidR="00511B5E">
        <w:rPr>
          <w:rFonts w:ascii="Times New Roman" w:hAnsi="Times New Roman" w:cs="Times New Roman"/>
        </w:rPr>
        <w:t xml:space="preserve">, they should </w:t>
      </w:r>
      <w:r w:rsidR="002E478B">
        <w:rPr>
          <w:rFonts w:ascii="Times New Roman" w:hAnsi="Times New Roman" w:cs="Times New Roman"/>
        </w:rPr>
        <w:t>look</w:t>
      </w:r>
      <w:r w:rsidR="00511B5E">
        <w:rPr>
          <w:rFonts w:ascii="Times New Roman" w:hAnsi="Times New Roman" w:cs="Times New Roman"/>
        </w:rPr>
        <w:t xml:space="preserve"> longer </w:t>
      </w:r>
      <w:r w:rsidR="002E478B">
        <w:rPr>
          <w:rFonts w:ascii="Times New Roman" w:hAnsi="Times New Roman" w:cs="Times New Roman"/>
        </w:rPr>
        <w:t>at</w:t>
      </w:r>
      <w:r w:rsidR="00511B5E">
        <w:rPr>
          <w:rFonts w:ascii="Times New Roman" w:hAnsi="Times New Roman" w:cs="Times New Roman"/>
        </w:rPr>
        <w:t xml:space="preserve"> the old </w:t>
      </w:r>
      <w:r w:rsidR="002E478B">
        <w:rPr>
          <w:rFonts w:ascii="Times New Roman" w:hAnsi="Times New Roman" w:cs="Times New Roman"/>
        </w:rPr>
        <w:t>than at the new action</w:t>
      </w:r>
      <w:r w:rsidR="00511B5E">
        <w:rPr>
          <w:rFonts w:ascii="Times New Roman" w:hAnsi="Times New Roman" w:cs="Times New Roman"/>
        </w:rPr>
        <w:t xml:space="preserve">. This pattern of looking should </w:t>
      </w:r>
      <w:r w:rsidR="003F4AAC">
        <w:rPr>
          <w:rFonts w:ascii="Times New Roman" w:hAnsi="Times New Roman" w:cs="Times New Roman"/>
        </w:rPr>
        <w:t xml:space="preserve">be </w:t>
      </w:r>
      <w:r w:rsidR="00511B5E">
        <w:rPr>
          <w:rFonts w:ascii="Times New Roman" w:hAnsi="Times New Roman" w:cs="Times New Roman"/>
        </w:rPr>
        <w:t xml:space="preserve">especially </w:t>
      </w:r>
      <w:r w:rsidR="00D327B5">
        <w:rPr>
          <w:rFonts w:ascii="Times New Roman" w:hAnsi="Times New Roman" w:cs="Times New Roman"/>
        </w:rPr>
        <w:t>likely</w:t>
      </w:r>
      <w:r w:rsidR="00511B5E">
        <w:rPr>
          <w:rFonts w:ascii="Times New Roman" w:hAnsi="Times New Roman" w:cs="Times New Roman"/>
        </w:rPr>
        <w:t xml:space="preserve"> if, as Liu et al. (2022) and </w:t>
      </w:r>
      <w:r w:rsidR="00D327B5">
        <w:rPr>
          <w:rFonts w:ascii="Times New Roman" w:hAnsi="Times New Roman" w:cs="Times New Roman"/>
        </w:rPr>
        <w:t>Jara-Ettinger et al. (2020) propose,</w:t>
      </w:r>
      <w:r w:rsidR="006D5A6E">
        <w:rPr>
          <w:rFonts w:ascii="Times New Roman" w:hAnsi="Times New Roman" w:cs="Times New Roman"/>
        </w:rPr>
        <w:t xml:space="preserve"> </w:t>
      </w:r>
      <w:r w:rsidR="00D327B5">
        <w:rPr>
          <w:rFonts w:ascii="Times New Roman" w:hAnsi="Times New Roman" w:cs="Times New Roman"/>
        </w:rPr>
        <w:t xml:space="preserve">infants expect </w:t>
      </w:r>
      <w:r w:rsidR="00CE74E8">
        <w:rPr>
          <w:rFonts w:ascii="Times New Roman" w:hAnsi="Times New Roman" w:cs="Times New Roman"/>
        </w:rPr>
        <w:t>agents</w:t>
      </w:r>
      <w:r w:rsidR="00D327B5">
        <w:rPr>
          <w:rFonts w:ascii="Times New Roman" w:hAnsi="Times New Roman" w:cs="Times New Roman"/>
        </w:rPr>
        <w:t xml:space="preserve"> to</w:t>
      </w:r>
      <w:r w:rsidR="00CE74E8">
        <w:rPr>
          <w:rFonts w:ascii="Times New Roman" w:hAnsi="Times New Roman" w:cs="Times New Roman"/>
        </w:rPr>
        <w:t xml:space="preserve"> choose actions that are</w:t>
      </w:r>
      <w:r w:rsidR="003F4AAC">
        <w:rPr>
          <w:rFonts w:ascii="Times New Roman" w:hAnsi="Times New Roman" w:cs="Times New Roman"/>
        </w:rPr>
        <w:t xml:space="preserve"> subjectively</w:t>
      </w:r>
      <w:r w:rsidR="00CE74E8">
        <w:rPr>
          <w:rFonts w:ascii="Times New Roman" w:hAnsi="Times New Roman" w:cs="Times New Roman"/>
        </w:rPr>
        <w:t xml:space="preserve"> maximally rewarding</w:t>
      </w:r>
      <w:r w:rsidR="00D327B5">
        <w:rPr>
          <w:rFonts w:ascii="Times New Roman" w:hAnsi="Times New Roman" w:cs="Times New Roman"/>
        </w:rPr>
        <w:t xml:space="preserve"> and minimally costly. </w:t>
      </w:r>
    </w:p>
    <w:p w14:paraId="0D732D48" w14:textId="03533246" w:rsidR="00201A31" w:rsidRDefault="005F79DF" w:rsidP="00F06FB8">
      <w:pPr>
        <w:spacing w:line="480" w:lineRule="auto"/>
        <w:ind w:firstLine="720"/>
        <w:contextualSpacing/>
        <w:rPr>
          <w:rFonts w:ascii="Times New Roman" w:hAnsi="Times New Roman" w:cs="Times New Roman"/>
        </w:rPr>
      </w:pPr>
      <w:r>
        <w:rPr>
          <w:rFonts w:ascii="Times New Roman" w:hAnsi="Times New Roman" w:cs="Times New Roman"/>
        </w:rPr>
        <w:t xml:space="preserve">Although each of </w:t>
      </w:r>
      <w:r w:rsidR="00A44FE1">
        <w:rPr>
          <w:rFonts w:ascii="Times New Roman" w:hAnsi="Times New Roman" w:cs="Times New Roman"/>
        </w:rPr>
        <w:t>the perspectives presented in this section differ in their specifics</w:t>
      </w:r>
      <w:r>
        <w:rPr>
          <w:rFonts w:ascii="Times New Roman" w:hAnsi="Times New Roman" w:cs="Times New Roman"/>
        </w:rPr>
        <w:t xml:space="preserve">, </w:t>
      </w:r>
      <w:r w:rsidR="00A44FE1">
        <w:rPr>
          <w:rFonts w:ascii="Times New Roman" w:hAnsi="Times New Roman" w:cs="Times New Roman"/>
        </w:rPr>
        <w:t>what is common among them is the notion</w:t>
      </w:r>
      <w:r>
        <w:rPr>
          <w:rFonts w:ascii="Times New Roman" w:hAnsi="Times New Roman" w:cs="Times New Roman"/>
        </w:rPr>
        <w:t xml:space="preserve"> that infants possess </w:t>
      </w:r>
      <w:r w:rsidR="00A44FE1">
        <w:rPr>
          <w:rFonts w:ascii="Times New Roman" w:hAnsi="Times New Roman" w:cs="Times New Roman"/>
        </w:rPr>
        <w:t xml:space="preserve">abstract, </w:t>
      </w:r>
      <w:r w:rsidR="00F57151">
        <w:rPr>
          <w:rFonts w:ascii="Times New Roman" w:hAnsi="Times New Roman" w:cs="Times New Roman"/>
        </w:rPr>
        <w:t>conceptually rich</w:t>
      </w:r>
      <w:r>
        <w:rPr>
          <w:rFonts w:ascii="Times New Roman" w:hAnsi="Times New Roman" w:cs="Times New Roman"/>
        </w:rPr>
        <w:t xml:space="preserve"> knowledge</w:t>
      </w:r>
      <w:r w:rsidR="007D5B8A">
        <w:rPr>
          <w:rFonts w:ascii="Times New Roman" w:hAnsi="Times New Roman" w:cs="Times New Roman"/>
        </w:rPr>
        <w:t xml:space="preserve"> and can make theory-like inferences</w:t>
      </w:r>
      <w:r>
        <w:rPr>
          <w:rFonts w:ascii="Times New Roman" w:hAnsi="Times New Roman" w:cs="Times New Roman"/>
        </w:rPr>
        <w:t xml:space="preserve"> about how agents and objects act and behave</w:t>
      </w:r>
      <w:r w:rsidR="00A44FE1">
        <w:rPr>
          <w:rFonts w:ascii="Times New Roman" w:hAnsi="Times New Roman" w:cs="Times New Roman"/>
        </w:rPr>
        <w:t xml:space="preserve"> in the world, and that this knowledge</w:t>
      </w:r>
      <w:r w:rsidR="007D5B8A">
        <w:rPr>
          <w:rFonts w:ascii="Times New Roman" w:hAnsi="Times New Roman" w:cs="Times New Roman"/>
        </w:rPr>
        <w:t xml:space="preserve"> and these inferences</w:t>
      </w:r>
      <w:r>
        <w:rPr>
          <w:rFonts w:ascii="Times New Roman" w:hAnsi="Times New Roman" w:cs="Times New Roman"/>
        </w:rPr>
        <w:t xml:space="preserve"> </w:t>
      </w:r>
      <w:r w:rsidR="007D5B8A">
        <w:rPr>
          <w:rFonts w:ascii="Times New Roman" w:hAnsi="Times New Roman" w:cs="Times New Roman"/>
        </w:rPr>
        <w:t>are</w:t>
      </w:r>
      <w:r>
        <w:rPr>
          <w:rFonts w:ascii="Times New Roman" w:hAnsi="Times New Roman" w:cs="Times New Roman"/>
        </w:rPr>
        <w:t xml:space="preserve"> supported by domain-specific</w:t>
      </w:r>
      <w:r w:rsidR="00AA047F">
        <w:rPr>
          <w:rFonts w:ascii="Times New Roman" w:hAnsi="Times New Roman" w:cs="Times New Roman"/>
        </w:rPr>
        <w:t xml:space="preserve"> or</w:t>
      </w:r>
      <w:r>
        <w:rPr>
          <w:rFonts w:ascii="Times New Roman" w:hAnsi="Times New Roman" w:cs="Times New Roman"/>
        </w:rPr>
        <w:t xml:space="preserve"> specialized processes that are </w:t>
      </w:r>
      <w:r w:rsidR="00CC1146">
        <w:rPr>
          <w:rFonts w:ascii="Times New Roman" w:hAnsi="Times New Roman" w:cs="Times New Roman"/>
        </w:rPr>
        <w:t>present from birth or shortly thereafter</w:t>
      </w:r>
      <w:r>
        <w:rPr>
          <w:rFonts w:ascii="Times New Roman" w:hAnsi="Times New Roman" w:cs="Times New Roman"/>
        </w:rPr>
        <w:t xml:space="preserve">. </w:t>
      </w:r>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r>
        <w:rPr>
          <w:rFonts w:ascii="Times New Roman" w:hAnsi="Times New Roman" w:cs="Times New Roman"/>
          <w:b/>
          <w:bCs/>
        </w:rPr>
        <w:t xml:space="preserve">Lean </w:t>
      </w:r>
      <w:r w:rsidR="00D327B5">
        <w:rPr>
          <w:rFonts w:ascii="Times New Roman" w:hAnsi="Times New Roman" w:cs="Times New Roman"/>
          <w:b/>
          <w:bCs/>
        </w:rPr>
        <w:t xml:space="preserve">explanations for infants’ </w:t>
      </w:r>
      <w:r w:rsidR="00CF4F01">
        <w:rPr>
          <w:rFonts w:ascii="Times New Roman" w:hAnsi="Times New Roman" w:cs="Times New Roman"/>
          <w:b/>
          <w:bCs/>
        </w:rPr>
        <w:t xml:space="preserve">looking </w:t>
      </w:r>
      <w:r w:rsidR="00D327B5">
        <w:rPr>
          <w:rFonts w:ascii="Times New Roman" w:hAnsi="Times New Roman" w:cs="Times New Roman"/>
          <w:b/>
          <w:bCs/>
        </w:rPr>
        <w:t xml:space="preserve">behavior in </w:t>
      </w:r>
      <w:r w:rsidR="00793FC0">
        <w:rPr>
          <w:rFonts w:ascii="Times New Roman" w:hAnsi="Times New Roman" w:cs="Times New Roman"/>
          <w:b/>
          <w:bCs/>
        </w:rPr>
        <w:t xml:space="preserve">studies that employ the </w:t>
      </w:r>
      <w:proofErr w:type="spellStart"/>
      <w:r w:rsidR="00793FC0">
        <w:rPr>
          <w:rFonts w:ascii="Times New Roman" w:hAnsi="Times New Roman" w:cs="Times New Roman"/>
          <w:b/>
          <w:bCs/>
        </w:rPr>
        <w:t>VoE</w:t>
      </w:r>
      <w:proofErr w:type="spellEnd"/>
      <w:r w:rsidR="00793FC0">
        <w:rPr>
          <w:rFonts w:ascii="Times New Roman" w:hAnsi="Times New Roman" w:cs="Times New Roman"/>
          <w:b/>
          <w:bCs/>
        </w:rPr>
        <w:t xml:space="preserve"> paradigm</w:t>
      </w:r>
    </w:p>
    <w:p w14:paraId="0CC7FD1B" w14:textId="24B9B060" w:rsidR="007C71AF" w:rsidRDefault="00C70432" w:rsidP="003065D0">
      <w:pPr>
        <w:spacing w:line="480" w:lineRule="auto"/>
        <w:ind w:firstLine="720"/>
        <w:contextualSpacing/>
        <w:rPr>
          <w:rFonts w:ascii="Times New Roman" w:hAnsi="Times New Roman" w:cs="Times New Roman"/>
        </w:rPr>
      </w:pPr>
      <w:r>
        <w:rPr>
          <w:rFonts w:ascii="Times New Roman" w:hAnsi="Times New Roman" w:cs="Times New Roman"/>
        </w:rPr>
        <w:t>The second class is “lean” proposals</w:t>
      </w:r>
      <w:r w:rsidR="007D5B8A">
        <w:rPr>
          <w:rFonts w:ascii="Times New Roman" w:hAnsi="Times New Roman" w:cs="Times New Roman"/>
        </w:rPr>
        <w:t xml:space="preserve"> of action understanding</w:t>
      </w:r>
      <w:r w:rsidR="007C71AF">
        <w:rPr>
          <w:rFonts w:ascii="Times New Roman" w:hAnsi="Times New Roman" w:cs="Times New Roman"/>
        </w:rPr>
        <w:t xml:space="preserve"> (e.g., Cohen et al., 2002; Colunga &amp; Smith, 2005; </w:t>
      </w:r>
      <w:r w:rsidR="00FE3282">
        <w:rPr>
          <w:rFonts w:ascii="Times New Roman" w:hAnsi="Times New Roman" w:cs="Times New Roman"/>
        </w:rPr>
        <w:t>Cohen &amp; Oakes</w:t>
      </w:r>
      <w:r w:rsidR="007C71AF">
        <w:rPr>
          <w:rFonts w:ascii="Times New Roman" w:hAnsi="Times New Roman" w:cs="Times New Roman"/>
        </w:rPr>
        <w:t xml:space="preserve">, 2003; </w:t>
      </w:r>
      <w:r w:rsidR="005F2703">
        <w:rPr>
          <w:rFonts w:ascii="Times New Roman" w:hAnsi="Times New Roman" w:cs="Times New Roman"/>
        </w:rPr>
        <w:t xml:space="preserve">Jones &amp; Smith, 1993; </w:t>
      </w:r>
      <w:r w:rsidR="007C71AF">
        <w:rPr>
          <w:rFonts w:ascii="Times New Roman" w:hAnsi="Times New Roman" w:cs="Times New Roman"/>
        </w:rPr>
        <w:t xml:space="preserve">Quinn &amp; </w:t>
      </w:r>
      <w:proofErr w:type="spellStart"/>
      <w:r w:rsidR="007C71AF">
        <w:rPr>
          <w:rFonts w:ascii="Times New Roman" w:hAnsi="Times New Roman" w:cs="Times New Roman"/>
        </w:rPr>
        <w:t>Eimas</w:t>
      </w:r>
      <w:proofErr w:type="spellEnd"/>
      <w:r w:rsidR="007C71AF">
        <w:rPr>
          <w:rFonts w:ascii="Times New Roman" w:hAnsi="Times New Roman" w:cs="Times New Roman"/>
        </w:rPr>
        <w:t xml:space="preserve">, 1997; </w:t>
      </w:r>
      <w:proofErr w:type="spellStart"/>
      <w:r w:rsidR="007C71AF">
        <w:rPr>
          <w:rFonts w:ascii="Times New Roman" w:hAnsi="Times New Roman" w:cs="Times New Roman"/>
        </w:rPr>
        <w:t>Rakison</w:t>
      </w:r>
      <w:proofErr w:type="spellEnd"/>
      <w:r w:rsidR="007C71AF">
        <w:rPr>
          <w:rFonts w:ascii="Times New Roman" w:hAnsi="Times New Roman" w:cs="Times New Roman"/>
        </w:rPr>
        <w:t xml:space="preserve"> &amp; </w:t>
      </w:r>
      <w:proofErr w:type="spellStart"/>
      <w:r w:rsidR="007C71AF">
        <w:rPr>
          <w:rFonts w:ascii="Times New Roman" w:hAnsi="Times New Roman" w:cs="Times New Roman"/>
        </w:rPr>
        <w:t>Lupyan</w:t>
      </w:r>
      <w:proofErr w:type="spellEnd"/>
      <w:r w:rsidR="007C71AF">
        <w:rPr>
          <w:rFonts w:ascii="Times New Roman" w:hAnsi="Times New Roman" w:cs="Times New Roman"/>
        </w:rPr>
        <w:t>, 2008</w:t>
      </w:r>
      <w:r w:rsidR="005F2703">
        <w:rPr>
          <w:rFonts w:ascii="Times New Roman" w:hAnsi="Times New Roman" w:cs="Times New Roman"/>
        </w:rPr>
        <w:t>; Sloutsky, 2010</w:t>
      </w:r>
      <w:r w:rsidR="007C71AF">
        <w:rPr>
          <w:rFonts w:ascii="Times New Roman" w:hAnsi="Times New Roman" w:cs="Times New Roman"/>
        </w:rPr>
        <w:t>)</w:t>
      </w:r>
      <w:r w:rsidR="00E326A7">
        <w:rPr>
          <w:rFonts w:ascii="Times New Roman" w:hAnsi="Times New Roman" w:cs="Times New Roman"/>
        </w:rPr>
        <w:t xml:space="preserve">. </w:t>
      </w:r>
      <w:r>
        <w:rPr>
          <w:rFonts w:ascii="Times New Roman" w:hAnsi="Times New Roman" w:cs="Times New Roman"/>
        </w:rPr>
        <w:t>The</w:t>
      </w:r>
      <w:r w:rsidR="00364A1A">
        <w:rPr>
          <w:rFonts w:ascii="Times New Roman" w:hAnsi="Times New Roman" w:cs="Times New Roman"/>
        </w:rPr>
        <w:t xml:space="preserve"> crux of these proposals</w:t>
      </w:r>
      <w:r w:rsidR="00300FD4">
        <w:rPr>
          <w:rFonts w:ascii="Times New Roman" w:hAnsi="Times New Roman" w:cs="Times New Roman"/>
        </w:rPr>
        <w:t xml:space="preserve"> </w:t>
      </w:r>
      <w:r w:rsidR="00364A1A">
        <w:rPr>
          <w:rFonts w:ascii="Times New Roman" w:hAnsi="Times New Roman" w:cs="Times New Roman"/>
        </w:rPr>
        <w:t>is that</w:t>
      </w:r>
      <w:r w:rsidR="00E718C8">
        <w:rPr>
          <w:rFonts w:ascii="Times New Roman" w:hAnsi="Times New Roman" w:cs="Times New Roman"/>
        </w:rPr>
        <w:t xml:space="preserve"> infants’ behavior </w:t>
      </w:r>
      <w:r w:rsidR="00FF7075">
        <w:rPr>
          <w:rFonts w:ascii="Times New Roman" w:hAnsi="Times New Roman" w:cs="Times New Roman"/>
        </w:rPr>
        <w:t xml:space="preserve">in </w:t>
      </w:r>
      <w:proofErr w:type="spellStart"/>
      <w:r w:rsidR="00FF7075">
        <w:rPr>
          <w:rFonts w:ascii="Times New Roman" w:hAnsi="Times New Roman" w:cs="Times New Roman"/>
        </w:rPr>
        <w:t>VoE</w:t>
      </w:r>
      <w:proofErr w:type="spellEnd"/>
      <w:r w:rsidR="00FF7075">
        <w:rPr>
          <w:rFonts w:ascii="Times New Roman" w:hAnsi="Times New Roman" w:cs="Times New Roman"/>
        </w:rPr>
        <w:t xml:space="preserve"> studies</w:t>
      </w:r>
      <w:r w:rsidR="00E718C8">
        <w:rPr>
          <w:rFonts w:ascii="Times New Roman" w:hAnsi="Times New Roman" w:cs="Times New Roman"/>
        </w:rPr>
        <w:t xml:space="preserve">—of which the study by Gergely et al. (1995)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r w:rsidR="008948F0">
        <w:rPr>
          <w:rFonts w:ascii="Times New Roman" w:hAnsi="Times New Roman" w:cs="Times New Roman"/>
        </w:rPr>
        <w:t xml:space="preserve">agents, objects, </w:t>
      </w:r>
      <w:r w:rsidR="00740587">
        <w:rPr>
          <w:rFonts w:ascii="Times New Roman" w:hAnsi="Times New Roman" w:cs="Times New Roman"/>
        </w:rPr>
        <w:t>number, p</w:t>
      </w:r>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or causality, among many other domains of knowledge</w:t>
      </w:r>
      <w:r w:rsidR="00B30C25">
        <w:rPr>
          <w:rFonts w:ascii="Times New Roman" w:hAnsi="Times New Roman" w:cs="Times New Roman"/>
        </w:rPr>
        <w:t>. Instead,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 xml:space="preserve">be </w:t>
      </w:r>
      <w:r w:rsidR="00647216">
        <w:rPr>
          <w:rFonts w:ascii="Times New Roman" w:hAnsi="Times New Roman" w:cs="Times New Roman"/>
        </w:rPr>
        <w:lastRenderedPageBreak/>
        <w:t>explained by the</w:t>
      </w:r>
      <w:r w:rsidR="008D2955">
        <w:rPr>
          <w:rFonts w:ascii="Times New Roman" w:hAnsi="Times New Roman" w:cs="Times New Roman"/>
        </w:rPr>
        <w:t xml:space="preserve"> operation of 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r w:rsidR="008948F0">
        <w:rPr>
          <w:rFonts w:ascii="Times New Roman" w:hAnsi="Times New Roman" w:cs="Times New Roman"/>
        </w:rPr>
        <w:t xml:space="preserve"> and that extract statistical regularities in visual scenes</w:t>
      </w:r>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r w:rsidR="00B86741">
        <w:rPr>
          <w:rFonts w:ascii="Times New Roman" w:hAnsi="Times New Roman" w:cs="Times New Roman"/>
        </w:rPr>
        <w:t xml:space="preserve"> specific details of the</w:t>
      </w:r>
      <w:r w:rsidR="00883325">
        <w:rPr>
          <w:rFonts w:ascii="Times New Roman" w:hAnsi="Times New Roman" w:cs="Times New Roman"/>
        </w:rPr>
        <w:t xml:space="preserve"> theories that constitute this class of perspectives differ </w:t>
      </w:r>
      <w:r w:rsidR="00E754EE">
        <w:rPr>
          <w:rFonts w:ascii="Times New Roman" w:hAnsi="Times New Roman" w:cs="Times New Roman"/>
        </w:rPr>
        <w:t>widely</w:t>
      </w:r>
      <w:r w:rsidR="00883325">
        <w:rPr>
          <w:rFonts w:ascii="Times New Roman" w:hAnsi="Times New Roman" w:cs="Times New Roman"/>
        </w:rPr>
        <w:t xml:space="preserve">, each places considerable importance on the </w:t>
      </w:r>
      <w:r w:rsidR="00740587">
        <w:rPr>
          <w:rFonts w:ascii="Times New Roman" w:hAnsi="Times New Roman" w:cs="Times New Roman"/>
        </w:rPr>
        <w:t xml:space="preserve">visible, </w:t>
      </w:r>
      <w:r w:rsidR="00883325">
        <w:rPr>
          <w:rFonts w:ascii="Times New Roman" w:hAnsi="Times New Roman" w:cs="Times New Roman"/>
        </w:rPr>
        <w:t xml:space="preserve">surface properties of objects and each emphasizes the </w:t>
      </w:r>
      <w:r w:rsidR="00740587">
        <w:rPr>
          <w:rFonts w:ascii="Times New Roman" w:hAnsi="Times New Roman" w:cs="Times New Roman"/>
        </w:rPr>
        <w:t xml:space="preserve">notion </w:t>
      </w:r>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w:t>
      </w:r>
      <w:proofErr w:type="spellStart"/>
      <w:r w:rsidR="00883325">
        <w:rPr>
          <w:rFonts w:ascii="Times New Roman" w:hAnsi="Times New Roman" w:cs="Times New Roman"/>
        </w:rPr>
        <w:t>inanimates</w:t>
      </w:r>
      <w:proofErr w:type="spellEnd"/>
      <w:r w:rsidR="00883325">
        <w:rPr>
          <w:rFonts w:ascii="Times New Roman" w:hAnsi="Times New Roman" w:cs="Times New Roman"/>
        </w:rPr>
        <w:t xml:space="preserve"> are formed much more slowly than the available data may suggest.</w:t>
      </w:r>
      <w:r w:rsidR="00E754EE">
        <w:rPr>
          <w:rFonts w:ascii="Times New Roman" w:hAnsi="Times New Roman" w:cs="Times New Roman"/>
        </w:rPr>
        <w:t xml:space="preserve"> These perspectives are also united in the idea that the input that is available to infants is much more richly structured than </w:t>
      </w:r>
      <w:r w:rsidR="0096134E">
        <w:rPr>
          <w:rFonts w:ascii="Times New Roman" w:hAnsi="Times New Roman" w:cs="Times New Roman"/>
        </w:rPr>
        <w:t xml:space="preserve">had been </w:t>
      </w:r>
      <w:r w:rsidR="00E754EE">
        <w:rPr>
          <w:rFonts w:ascii="Times New Roman" w:hAnsi="Times New Roman" w:cs="Times New Roman"/>
        </w:rPr>
        <w:t xml:space="preserve">previously thought. </w:t>
      </w:r>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w:t>
      </w:r>
      <w:proofErr w:type="spellStart"/>
      <w:r w:rsidR="00243F2E">
        <w:rPr>
          <w:rFonts w:ascii="Times New Roman" w:hAnsi="Times New Roman" w:cs="Times New Roman"/>
        </w:rPr>
        <w:t>VoE</w:t>
      </w:r>
      <w:proofErr w:type="spellEnd"/>
      <w:r w:rsidR="00243F2E">
        <w:rPr>
          <w:rFonts w:ascii="Times New Roman" w:hAnsi="Times New Roman" w:cs="Times New Roman"/>
        </w:rPr>
        <w:t xml:space="preserve"> studies do not reflect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r w:rsidR="00740587">
        <w:rPr>
          <w:rFonts w:ascii="Times New Roman" w:hAnsi="Times New Roman" w:cs="Times New Roman"/>
        </w:rPr>
        <w:t xml:space="preserve">may </w:t>
      </w:r>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r w:rsidR="00740587">
        <w:rPr>
          <w:rFonts w:ascii="Times New Roman" w:hAnsi="Times New Roman" w:cs="Times New Roman"/>
        </w:rPr>
        <w:t>in</w:t>
      </w:r>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69991C37"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r w:rsidR="004433D4">
        <w:rPr>
          <w:rFonts w:ascii="Times New Roman" w:hAnsi="Times New Roman" w:cs="Times New Roman"/>
        </w:rPr>
        <w:t xml:space="preserve"> and act on</w:t>
      </w:r>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r w:rsidR="00B506DB">
        <w:rPr>
          <w:rFonts w:ascii="Times New Roman" w:hAnsi="Times New Roman" w:cs="Times New Roman"/>
        </w:rPr>
        <w:t xml:space="preserve"> 15-month-old</w:t>
      </w:r>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a toy watermelon slice positioned between a yellow box and a green box. A 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 xml:space="preserve">contents on the stage was then removed for several seconds, after which the actor returned and reached into </w:t>
      </w:r>
      <w:r w:rsidR="00EE5680">
        <w:rPr>
          <w:rFonts w:ascii="Times New Roman" w:hAnsi="Times New Roman" w:cs="Times New Roman"/>
        </w:rPr>
        <w:lastRenderedPageBreak/>
        <w:t>the green box (as if to retrieve the toy). These trials</w:t>
      </w:r>
      <w:r w:rsidR="003B35C4">
        <w:rPr>
          <w:rFonts w:ascii="Times New Roman" w:hAnsi="Times New Roman" w:cs="Times New Roman"/>
        </w:rPr>
        <w:t xml:space="preserve"> </w:t>
      </w:r>
      <w:r w:rsidR="00EE5680">
        <w:rPr>
          <w:rFonts w:ascii="Times New Roman" w:hAnsi="Times New Roman" w:cs="Times New Roman"/>
        </w:rPr>
        <w:t xml:space="preserve">established </w:t>
      </w:r>
      <w:r w:rsidR="003B35C4">
        <w:rPr>
          <w:rFonts w:ascii="Times New Roman" w:hAnsi="Times New Roman" w:cs="Times New Roman"/>
        </w:rPr>
        <w:t xml:space="preserve">ostensibly </w:t>
      </w:r>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Infants showed this same pattern of looking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r w:rsidR="003B35C4">
        <w:rPr>
          <w:rFonts w:ascii="Times New Roman" w:hAnsi="Times New Roman" w:cs="Times New Roman"/>
        </w:rPr>
        <w:t xml:space="preserve">the different visible, </w:t>
      </w:r>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simple actor-toy-yellow-box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w:t>
      </w:r>
      <w:r w:rsidR="000F1A90">
        <w:rPr>
          <w:rFonts w:ascii="Times New Roman" w:hAnsi="Times New Roman" w:cs="Times New Roman"/>
        </w:rPr>
        <w:lastRenderedPageBreak/>
        <w:t>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r w:rsidR="00637C01">
        <w:rPr>
          <w:rFonts w:ascii="Times New Roman" w:hAnsi="Times New Roman" w:cs="Times New Roman"/>
        </w:rPr>
        <w:t xml:space="preserve">; it is not necessary to posit the existence of an </w:t>
      </w:r>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r w:rsidR="00637C01">
        <w:rPr>
          <w:rFonts w:ascii="Times New Roman" w:hAnsi="Times New Roman" w:cs="Times New Roman"/>
        </w:rPr>
        <w:t xml:space="preserve"> to explain infants’ looking behaviors in this study</w:t>
      </w:r>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w:t>
      </w:r>
      <w:proofErr w:type="spellStart"/>
      <w:r w:rsidR="00EC20D0">
        <w:rPr>
          <w:rFonts w:ascii="Times New Roman" w:hAnsi="Times New Roman" w:cs="Times New Roman"/>
        </w:rPr>
        <w:t>VoE</w:t>
      </w:r>
      <w:proofErr w:type="spellEnd"/>
      <w:r w:rsidR="00EC20D0">
        <w:rPr>
          <w:rFonts w:ascii="Times New Roman" w:hAnsi="Times New Roman" w:cs="Times New Roman"/>
        </w:rPr>
        <w:t xml:space="preserv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w:t>
      </w:r>
      <w:proofErr w:type="spellStart"/>
      <w:r w:rsidR="004E5457">
        <w:rPr>
          <w:rFonts w:ascii="Times New Roman" w:hAnsi="Times New Roman" w:cs="Times New Roman"/>
        </w:rPr>
        <w:t>Schlingloff</w:t>
      </w:r>
      <w:proofErr w:type="spellEnd"/>
      <w:r w:rsidR="004E5457">
        <w:rPr>
          <w:rFonts w:ascii="Times New Roman" w:hAnsi="Times New Roman" w:cs="Times New Roman"/>
        </w:rPr>
        <w:t xml:space="preserve">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 xml:space="preserve">(e.g., Powell &amp; </w:t>
      </w:r>
      <w:proofErr w:type="spellStart"/>
      <w:r w:rsidR="00A610B2">
        <w:rPr>
          <w:rFonts w:ascii="Times New Roman" w:hAnsi="Times New Roman" w:cs="Times New Roman"/>
        </w:rPr>
        <w:t>Spelke</w:t>
      </w:r>
      <w:proofErr w:type="spellEnd"/>
      <w:r w:rsidR="00A610B2">
        <w:rPr>
          <w:rFonts w:ascii="Times New Roman" w:hAnsi="Times New Roman" w:cs="Times New Roman"/>
        </w:rPr>
        <w:t>,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it has been 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a screen 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r w:rsidR="00016768">
        <w:rPr>
          <w:rFonts w:ascii="Times New Roman" w:hAnsi="Times New Roman" w:cs="Times New Roman"/>
        </w:rPr>
        <w:t xml:space="preserve"> has</w:t>
      </w:r>
      <w:r w:rsidR="009B6780">
        <w:rPr>
          <w:rFonts w:ascii="Times New Roman" w:hAnsi="Times New Roman" w:cs="Times New Roman"/>
        </w:rPr>
        <w:t xml:space="preserve"> </w:t>
      </w:r>
      <w:r w:rsidR="009B6780">
        <w:rPr>
          <w:rFonts w:ascii="Times New Roman" w:hAnsi="Times New Roman" w:cs="Times New Roman"/>
        </w:rPr>
        <w:lastRenderedPageBreak/>
        <w:t>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w:t>
      </w:r>
      <w:proofErr w:type="spellStart"/>
      <w:r w:rsidR="006E4FDA">
        <w:rPr>
          <w:rFonts w:ascii="Times New Roman" w:hAnsi="Times New Roman" w:cs="Times New Roman"/>
        </w:rPr>
        <w:t>Bogartz</w:t>
      </w:r>
      <w:proofErr w:type="spellEnd"/>
      <w:r w:rsidR="006E4FDA">
        <w:rPr>
          <w:rFonts w:ascii="Times New Roman" w:hAnsi="Times New Roman" w:cs="Times New Roman"/>
        </w:rPr>
        <w:t xml:space="preserve">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looking to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r w:rsidR="00C566C7">
        <w:rPr>
          <w:rFonts w:ascii="Times New Roman" w:hAnsi="Times New Roman" w:cs="Times New Roman"/>
        </w:rPr>
        <w:t xml:space="preserve">one </w:t>
      </w:r>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r w:rsidR="00C566C7">
        <w:rPr>
          <w:rFonts w:ascii="Times New Roman" w:hAnsi="Times New Roman" w:cs="Times New Roman"/>
        </w:rPr>
        <w:t>that are subserved by</w:t>
      </w:r>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w:t>
      </w:r>
      <w:proofErr w:type="spellStart"/>
      <w:r w:rsidR="005A7C4E">
        <w:rPr>
          <w:rFonts w:ascii="Times New Roman" w:hAnsi="Times New Roman" w:cs="Times New Roman"/>
        </w:rPr>
        <w:t>VoE</w:t>
      </w:r>
      <w:proofErr w:type="spellEnd"/>
      <w:r w:rsidR="005A7C4E">
        <w:rPr>
          <w:rFonts w:ascii="Times New Roman" w:hAnsi="Times New Roman" w:cs="Times New Roman"/>
        </w:rPr>
        <w:t xml:space="preserv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r w:rsidR="00C566C7">
        <w:rPr>
          <w:rFonts w:ascii="Times New Roman" w:hAnsi="Times New Roman" w:cs="Times New Roman"/>
        </w:rPr>
        <w:t xml:space="preserve">encoded, </w:t>
      </w:r>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r w:rsidR="0059594F">
        <w:rPr>
          <w:rFonts w:ascii="Times New Roman" w:hAnsi="Times New Roman" w:cs="Times New Roman"/>
        </w:rPr>
        <w:t>that process and operate over</w:t>
      </w:r>
      <w:r w:rsidR="00977120">
        <w:rPr>
          <w:rFonts w:ascii="Times New Roman" w:hAnsi="Times New Roman" w:cs="Times New Roman"/>
        </w:rPr>
        <w:t xml:space="preserve"> the</w:t>
      </w:r>
      <w:r w:rsidR="0059594F">
        <w:rPr>
          <w:rFonts w:ascii="Times New Roman" w:hAnsi="Times New Roman" w:cs="Times New Roman"/>
        </w:rPr>
        <w:t xml:space="preserve"> low</w:t>
      </w:r>
      <w:r w:rsidR="00B164E9">
        <w:rPr>
          <w:rFonts w:ascii="Times New Roman" w:hAnsi="Times New Roman" w:cs="Times New Roman"/>
        </w:rPr>
        <w:t>-level,</w:t>
      </w:r>
      <w:r w:rsidR="0059594F">
        <w:rPr>
          <w:rFonts w:ascii="Times New Roman" w:hAnsi="Times New Roman" w:cs="Times New Roman"/>
        </w:rPr>
        <w:t xml:space="preserve"> </w:t>
      </w:r>
      <w:r w:rsidR="006C3DF4">
        <w:rPr>
          <w:rFonts w:ascii="Times New Roman" w:hAnsi="Times New Roman" w:cs="Times New Roman"/>
        </w:rPr>
        <w:t>perceptually grounded</w:t>
      </w:r>
      <w:r w:rsidR="0059594F">
        <w:rPr>
          <w:rFonts w:ascii="Times New Roman" w:hAnsi="Times New Roman" w:cs="Times New Roman"/>
        </w:rPr>
        <w:t>, and</w:t>
      </w:r>
      <w:r w:rsidR="00B164E9">
        <w:rPr>
          <w:rFonts w:ascii="Times New Roman" w:hAnsi="Times New Roman" w:cs="Times New Roman"/>
        </w:rPr>
        <w:t xml:space="preserve"> </w:t>
      </w:r>
      <w:r w:rsidR="007525AB">
        <w:rPr>
          <w:rFonts w:ascii="Times New Roman" w:hAnsi="Times New Roman" w:cs="Times New Roman"/>
        </w:rPr>
        <w:t>conceptually neutral</w:t>
      </w:r>
      <w:r w:rsidR="00B164E9">
        <w:rPr>
          <w:rFonts w:ascii="Times New Roman" w:hAnsi="Times New Roman" w:cs="Times New Roman"/>
        </w:rPr>
        <w:t xml:space="preserve"> features</w:t>
      </w:r>
      <w:r w:rsidR="00977120">
        <w:rPr>
          <w:rFonts w:ascii="Times New Roman" w:hAnsi="Times New Roman" w:cs="Times New Roman"/>
        </w:rPr>
        <w:t xml:space="preserve"> of visual scenes</w:t>
      </w:r>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r w:rsidR="00E34656">
        <w:rPr>
          <w:rFonts w:ascii="Times New Roman" w:hAnsi="Times New Roman" w:cs="Times New Roman"/>
          <w:b/>
          <w:bCs/>
        </w:rPr>
        <w:t>that can explain</w:t>
      </w:r>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p>
    <w:p w14:paraId="429FDEBE" w14:textId="1C05DFC9" w:rsidR="003B5A45" w:rsidRDefault="00DE18F0" w:rsidP="003B5A45">
      <w:pPr>
        <w:spacing w:line="480" w:lineRule="auto"/>
        <w:contextualSpacing/>
        <w:rPr>
          <w:rFonts w:ascii="Times New Roman" w:hAnsi="Times New Roman" w:cs="Times New Roman"/>
        </w:rPr>
      </w:pPr>
      <w:r>
        <w:rPr>
          <w:rFonts w:ascii="Times New Roman" w:hAnsi="Times New Roman" w:cs="Times New Roman"/>
        </w:rPr>
        <w:tab/>
        <w:t xml:space="preserve">As the discussion </w:t>
      </w:r>
      <w:r w:rsidR="00DF5335">
        <w:rPr>
          <w:rFonts w:ascii="Times New Roman" w:hAnsi="Times New Roman" w:cs="Times New Roman"/>
        </w:rPr>
        <w:t>so far</w:t>
      </w:r>
      <w:r>
        <w:rPr>
          <w:rFonts w:ascii="Times New Roman" w:hAnsi="Times New Roman" w:cs="Times New Roman"/>
        </w:rPr>
        <w:t xml:space="preserve"> has shown, there have been many attempts to explain 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from a lean perspective. However, efforts to explain </w:t>
      </w:r>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r w:rsidR="00F55CCA">
        <w:rPr>
          <w:rFonts w:ascii="Times New Roman" w:hAnsi="Times New Roman" w:cs="Times New Roman"/>
        </w:rPr>
        <w:t xml:space="preserve">their </w:t>
      </w:r>
      <w:r w:rsidR="00CE74CA">
        <w:rPr>
          <w:rFonts w:ascii="Times New Roman" w:hAnsi="Times New Roman" w:cs="Times New Roman"/>
        </w:rPr>
        <w:t xml:space="preserve">so-called </w:t>
      </w:r>
      <w:r>
        <w:rPr>
          <w:rFonts w:ascii="Times New Roman" w:hAnsi="Times New Roman" w:cs="Times New Roman"/>
        </w:rPr>
        <w:t>action understanding</w:t>
      </w:r>
      <w:r w:rsidR="00482F22">
        <w:rPr>
          <w:rFonts w:ascii="Times New Roman" w:hAnsi="Times New Roman" w:cs="Times New Roman"/>
        </w:rPr>
        <w:t>—that is, the ability to discriminate efficient and inefficient actions—</w:t>
      </w:r>
      <w:r>
        <w:rPr>
          <w:rFonts w:ascii="Times New Roman" w:hAnsi="Times New Roman" w:cs="Times New Roman"/>
        </w:rPr>
        <w:t xml:space="preserve">from the same perspective remain relatively </w:t>
      </w:r>
      <w:r>
        <w:rPr>
          <w:rFonts w:ascii="Times New Roman" w:hAnsi="Times New Roman" w:cs="Times New Roman"/>
        </w:rPr>
        <w:lastRenderedPageBreak/>
        <w:t>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r w:rsidR="00A521F1">
        <w:rPr>
          <w:rFonts w:ascii="Times New Roman" w:hAnsi="Times New Roman" w:cs="Times New Roman"/>
        </w:rPr>
        <w:t xml:space="preserve">proposal put forward by </w:t>
      </w:r>
      <w:proofErr w:type="spellStart"/>
      <w:r w:rsidR="00EC7604">
        <w:rPr>
          <w:rFonts w:ascii="Times New Roman" w:hAnsi="Times New Roman" w:cs="Times New Roman"/>
        </w:rPr>
        <w:t>Overwalle</w:t>
      </w:r>
      <w:proofErr w:type="spellEnd"/>
      <w:r w:rsidR="00EC7604">
        <w:rPr>
          <w:rFonts w:ascii="Times New Roman" w:hAnsi="Times New Roman" w:cs="Times New Roman"/>
        </w:rPr>
        <w:t xml:space="preserve"> (2010)</w:t>
      </w:r>
      <w:r w:rsidR="00B81767">
        <w:rPr>
          <w:rFonts w:ascii="Times New Roman" w:hAnsi="Times New Roman" w:cs="Times New Roman"/>
        </w:rPr>
        <w:t>.</w:t>
      </w:r>
      <w:r w:rsidR="00B12D4A">
        <w:rPr>
          <w:rFonts w:ascii="Times New Roman" w:hAnsi="Times New Roman" w:cs="Times New Roman"/>
        </w:rPr>
        <w:t xml:space="preserve"> In contrast to the teleological stance—</w:t>
      </w:r>
      <w:r w:rsidR="00764DEC">
        <w:rPr>
          <w:rFonts w:ascii="Times New Roman" w:hAnsi="Times New Roman" w:cs="Times New Roman"/>
        </w:rPr>
        <w:t>which</w:t>
      </w:r>
      <w:r w:rsidR="00B12D4A">
        <w:rPr>
          <w:rFonts w:ascii="Times New Roman" w:hAnsi="Times New Roman" w:cs="Times New Roman"/>
        </w:rPr>
        <w:t xml:space="preserve"> presupposes </w:t>
      </w:r>
      <w:r w:rsidR="00A9104D">
        <w:rPr>
          <w:rFonts w:ascii="Times New Roman" w:hAnsi="Times New Roman" w:cs="Times New Roman"/>
        </w:rPr>
        <w:t xml:space="preserve">that infants possess </w:t>
      </w:r>
      <w:r w:rsidR="00B12D4A">
        <w:rPr>
          <w:rFonts w:ascii="Times New Roman" w:hAnsi="Times New Roman" w:cs="Times New Roman"/>
        </w:rPr>
        <w:t>a priori notion</w:t>
      </w:r>
      <w:r w:rsidR="00A9104D">
        <w:rPr>
          <w:rFonts w:ascii="Times New Roman" w:hAnsi="Times New Roman" w:cs="Times New Roman"/>
        </w:rPr>
        <w:t>s</w:t>
      </w:r>
      <w:r w:rsidR="00B12D4A">
        <w:rPr>
          <w:rFonts w:ascii="Times New Roman" w:hAnsi="Times New Roman" w:cs="Times New Roman"/>
        </w:rPr>
        <w:t xml:space="preserve"> of efficiency—</w:t>
      </w:r>
      <w:proofErr w:type="spellStart"/>
      <w:r w:rsidR="0056623D">
        <w:rPr>
          <w:rFonts w:ascii="Times New Roman" w:hAnsi="Times New Roman" w:cs="Times New Roman"/>
        </w:rPr>
        <w:t>Overwalle’s</w:t>
      </w:r>
      <w:proofErr w:type="spellEnd"/>
      <w:r w:rsidR="0056623D">
        <w:rPr>
          <w:rFonts w:ascii="Times New Roman" w:hAnsi="Times New Roman" w:cs="Times New Roman"/>
        </w:rPr>
        <w:t xml:space="preserve"> (2010) position</w:t>
      </w:r>
      <w:r w:rsidR="00C96CA7">
        <w:rPr>
          <w:rFonts w:ascii="Times New Roman" w:hAnsi="Times New Roman" w:cs="Times New Roman"/>
        </w:rPr>
        <w:t xml:space="preserve"> is that</w:t>
      </w:r>
      <w:r w:rsidR="0056623D">
        <w:rPr>
          <w:rFonts w:ascii="Times New Roman" w:hAnsi="Times New Roman" w:cs="Times New Roman"/>
        </w:rPr>
        <w:t xml:space="preserve"> </w:t>
      </w:r>
      <w:r w:rsidR="009934C6">
        <w:rPr>
          <w:rFonts w:ascii="Times New Roman" w:hAnsi="Times New Roman" w:cs="Times New Roman"/>
        </w:rPr>
        <w:t>infants learn through experience that</w:t>
      </w:r>
      <w:r w:rsidR="00A9104D">
        <w:rPr>
          <w:rFonts w:ascii="Times New Roman" w:hAnsi="Times New Roman" w:cs="Times New Roman"/>
        </w:rPr>
        <w:t xml:space="preserve"> agents</w:t>
      </w:r>
      <w:r w:rsidR="00B12D4A">
        <w:rPr>
          <w:rFonts w:ascii="Times New Roman" w:hAnsi="Times New Roman" w:cs="Times New Roman"/>
        </w:rPr>
        <w:t xml:space="preserve"> follow some but not other trajectories to reach </w:t>
      </w:r>
      <w:r w:rsidR="00A119B5">
        <w:rPr>
          <w:rFonts w:ascii="Times New Roman" w:hAnsi="Times New Roman" w:cs="Times New Roman"/>
        </w:rPr>
        <w:t>a goal</w:t>
      </w:r>
      <w:r w:rsidR="00B12D4A">
        <w:rPr>
          <w:rFonts w:ascii="Times New Roman" w:hAnsi="Times New Roman" w:cs="Times New Roman"/>
        </w:rPr>
        <w:t>.</w:t>
      </w:r>
      <w:r w:rsidR="00C96CA7">
        <w:rPr>
          <w:rFonts w:ascii="Times New Roman" w:hAnsi="Times New Roman" w:cs="Times New Roman"/>
        </w:rPr>
        <w:t xml:space="preserve"> An action is thus seen as efficient if aligns with the typical trajectory that an agent takes to obtain a goal; </w:t>
      </w:r>
      <w:r w:rsidR="00932664">
        <w:rPr>
          <w:rFonts w:ascii="Times New Roman" w:hAnsi="Times New Roman" w:cs="Times New Roman"/>
        </w:rPr>
        <w:t xml:space="preserve">an </w:t>
      </w:r>
      <w:r w:rsidR="00BA00C2">
        <w:rPr>
          <w:rFonts w:ascii="Times New Roman" w:hAnsi="Times New Roman" w:cs="Times New Roman"/>
        </w:rPr>
        <w:t>action that deviate</w:t>
      </w:r>
      <w:r w:rsidR="00932664">
        <w:rPr>
          <w:rFonts w:ascii="Times New Roman" w:hAnsi="Times New Roman" w:cs="Times New Roman"/>
        </w:rPr>
        <w:t>s</w:t>
      </w:r>
      <w:r w:rsidR="00BA00C2">
        <w:rPr>
          <w:rFonts w:ascii="Times New Roman" w:hAnsi="Times New Roman" w:cs="Times New Roman"/>
        </w:rPr>
        <w:t xml:space="preserve"> from </w:t>
      </w:r>
      <w:r w:rsidR="00932664">
        <w:rPr>
          <w:rFonts w:ascii="Times New Roman" w:hAnsi="Times New Roman" w:cs="Times New Roman"/>
        </w:rPr>
        <w:t xml:space="preserve">this trajectory is </w:t>
      </w:r>
      <w:r w:rsidR="00BA00C2">
        <w:rPr>
          <w:rFonts w:ascii="Times New Roman" w:hAnsi="Times New Roman" w:cs="Times New Roman"/>
        </w:rPr>
        <w:t>seen as inefficient</w:t>
      </w:r>
      <w:r w:rsidR="00C96CA7">
        <w:rPr>
          <w:rFonts w:ascii="Times New Roman" w:hAnsi="Times New Roman" w:cs="Times New Roman"/>
        </w:rPr>
        <w:t xml:space="preserve">. </w:t>
      </w:r>
      <w:proofErr w:type="spellStart"/>
      <w:r w:rsidR="00C96CA7">
        <w:rPr>
          <w:rFonts w:ascii="Times New Roman" w:hAnsi="Times New Roman" w:cs="Times New Roman"/>
        </w:rPr>
        <w:t>Overwalle</w:t>
      </w:r>
      <w:proofErr w:type="spellEnd"/>
      <w:r w:rsidR="00C96CA7">
        <w:rPr>
          <w:rFonts w:ascii="Times New Roman" w:hAnsi="Times New Roman" w:cs="Times New Roman"/>
        </w:rPr>
        <w:t xml:space="preserve"> (2010) argued that </w:t>
      </w:r>
      <w:r w:rsidR="00BA00C2">
        <w:rPr>
          <w:rFonts w:ascii="Times New Roman" w:hAnsi="Times New Roman" w:cs="Times New Roman"/>
        </w:rPr>
        <w:t>such learning is achieved</w:t>
      </w:r>
      <w:r w:rsidR="00C96CA7">
        <w:rPr>
          <w:rFonts w:ascii="Times New Roman" w:hAnsi="Times New Roman" w:cs="Times New Roman"/>
        </w:rPr>
        <w:t xml:space="preserve"> mechanistically via a forward model. </w:t>
      </w:r>
      <w:r w:rsidR="0056623D">
        <w:rPr>
          <w:rFonts w:ascii="Times New Roman" w:hAnsi="Times New Roman" w:cs="Times New Roman"/>
        </w:rPr>
        <w:t xml:space="preserve">The idea </w:t>
      </w:r>
      <w:r w:rsidR="00964B4C">
        <w:rPr>
          <w:rFonts w:ascii="Times New Roman" w:hAnsi="Times New Roman" w:cs="Times New Roman"/>
        </w:rPr>
        <w:t>is</w:t>
      </w:r>
      <w:r w:rsidR="0056623D">
        <w:rPr>
          <w:rFonts w:ascii="Times New Roman" w:hAnsi="Times New Roman" w:cs="Times New Roman"/>
        </w:rPr>
        <w:t xml:space="preserve"> that</w:t>
      </w:r>
      <w:r w:rsidR="00BA00C2">
        <w:rPr>
          <w:rFonts w:ascii="Times New Roman" w:hAnsi="Times New Roman" w:cs="Times New Roman"/>
        </w:rPr>
        <w:t xml:space="preserve"> </w:t>
      </w:r>
      <w:r w:rsidR="00186981">
        <w:rPr>
          <w:rFonts w:ascii="Times New Roman" w:hAnsi="Times New Roman" w:cs="Times New Roman"/>
        </w:rPr>
        <w:t xml:space="preserve">as </w:t>
      </w:r>
      <w:r w:rsidR="00BA00C2">
        <w:rPr>
          <w:rFonts w:ascii="Times New Roman" w:hAnsi="Times New Roman" w:cs="Times New Roman"/>
        </w:rPr>
        <w:t>infants watch agents follow particular paths to obtain a goal</w:t>
      </w:r>
      <w:r w:rsidR="0056623D">
        <w:rPr>
          <w:rFonts w:ascii="Times New Roman" w:hAnsi="Times New Roman" w:cs="Times New Roman"/>
        </w:rPr>
        <w:t xml:space="preserve">, </w:t>
      </w:r>
      <w:r w:rsidR="003C6979">
        <w:rPr>
          <w:rFonts w:ascii="Times New Roman" w:hAnsi="Times New Roman" w:cs="Times New Roman"/>
        </w:rPr>
        <w:t xml:space="preserve">corresponding internal representations are established that will come to mirror in some meaningful way the visible state of the world at each point along each agent’s action trajectories. </w:t>
      </w:r>
      <w:r w:rsidR="002C4C55">
        <w:rPr>
          <w:rFonts w:ascii="Times New Roman" w:hAnsi="Times New Roman" w:cs="Times New Roman"/>
        </w:rPr>
        <w:t xml:space="preserve">On this view, then, </w:t>
      </w:r>
      <w:r w:rsidR="003C6979">
        <w:rPr>
          <w:rFonts w:ascii="Times New Roman" w:hAnsi="Times New Roman" w:cs="Times New Roman"/>
        </w:rPr>
        <w:t xml:space="preserve">infants </w:t>
      </w:r>
      <w:r w:rsidR="000A37B5">
        <w:rPr>
          <w:rFonts w:ascii="Times New Roman" w:hAnsi="Times New Roman" w:cs="Times New Roman"/>
        </w:rPr>
        <w:t>are not actually predicting the agent’s position on the trajectory at the next point in time given its current position in time; instead,</w:t>
      </w:r>
      <w:r w:rsidR="00D031BC">
        <w:rPr>
          <w:rFonts w:ascii="Times New Roman" w:hAnsi="Times New Roman" w:cs="Times New Roman"/>
        </w:rPr>
        <w:t xml:space="preserve"> </w:t>
      </w:r>
      <w:r w:rsidR="003C6979">
        <w:rPr>
          <w:rFonts w:ascii="Times New Roman" w:hAnsi="Times New Roman" w:cs="Times New Roman"/>
        </w:rPr>
        <w:t>infants are learning internal representations that faithfully capture the</w:t>
      </w:r>
      <w:r w:rsidR="002C4C55">
        <w:rPr>
          <w:rFonts w:ascii="Times New Roman" w:hAnsi="Times New Roman" w:cs="Times New Roman"/>
        </w:rPr>
        <w:t xml:space="preserve"> visible state of the</w:t>
      </w:r>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A potentially helpful way to capture </w:t>
      </w:r>
      <w:proofErr w:type="spellStart"/>
      <w:r w:rsidR="00CF1F7C">
        <w:rPr>
          <w:rFonts w:ascii="Times New Roman" w:hAnsi="Times New Roman" w:cs="Times New Roman"/>
        </w:rPr>
        <w:t>Overwalle’s</w:t>
      </w:r>
      <w:proofErr w:type="spellEnd"/>
      <w:r w:rsidR="00CF1F7C">
        <w:rPr>
          <w:rFonts w:ascii="Times New Roman" w:hAnsi="Times New Roman" w:cs="Times New Roman"/>
        </w:rPr>
        <w:t xml:space="preserve"> perspective is to </w:t>
      </w:r>
      <w:r w:rsidR="00E67D87">
        <w:rPr>
          <w:rFonts w:ascii="Times New Roman" w:hAnsi="Times New Roman" w:cs="Times New Roman"/>
        </w:rPr>
        <w:t>draw an analogy</w:t>
      </w:r>
      <w:r w:rsidR="006B225F">
        <w:rPr>
          <w:rFonts w:ascii="Times New Roman" w:hAnsi="Times New Roman" w:cs="Times New Roman"/>
        </w:rPr>
        <w:t xml:space="preserve"> between </w:t>
      </w:r>
      <w:r w:rsidR="00CF1F7C">
        <w:rPr>
          <w:rFonts w:ascii="Times New Roman" w:hAnsi="Times New Roman" w:cs="Times New Roman"/>
        </w:rPr>
        <w:t>it</w:t>
      </w:r>
      <w:r w:rsidR="006B225F">
        <w:rPr>
          <w:rFonts w:ascii="Times New Roman" w:hAnsi="Times New Roman" w:cs="Times New Roman"/>
        </w:rPr>
        <w:t xml:space="preserve"> and</w:t>
      </w:r>
      <w:r w:rsidR="00E67D87">
        <w:rPr>
          <w:rFonts w:ascii="Times New Roman" w:hAnsi="Times New Roman" w:cs="Times New Roman"/>
        </w:rPr>
        <w:t xml:space="preserve"> </w:t>
      </w:r>
      <w:r w:rsidR="006B225F">
        <w:rPr>
          <w:rFonts w:ascii="Times New Roman" w:hAnsi="Times New Roman" w:cs="Times New Roman"/>
        </w:rPr>
        <w:t>a flipbook</w:t>
      </w:r>
      <w:r w:rsidR="00E67D87">
        <w:rPr>
          <w:rFonts w:ascii="Times New Roman" w:hAnsi="Times New Roman" w:cs="Times New Roman"/>
        </w:rPr>
        <w:t xml:space="preserve">. In the same way that each page of a flipbook represents an instantaneous snapshot of an unfolding scene, </w:t>
      </w:r>
      <w:r w:rsidR="007448A5" w:rsidRPr="007448A5">
        <w:rPr>
          <w:rFonts w:ascii="Times New Roman" w:hAnsi="Times New Roman" w:cs="Times New Roman"/>
        </w:rPr>
        <w:t>infants’ representations of action trajectories can be thought of as a sequence of internal snapshots that</w:t>
      </w:r>
      <w:r w:rsidR="000A3648">
        <w:rPr>
          <w:rFonts w:ascii="Times New Roman" w:hAnsi="Times New Roman" w:cs="Times New Roman"/>
        </w:rPr>
        <w:t>, together,</w:t>
      </w:r>
      <w:r w:rsidR="007448A5" w:rsidRPr="007448A5">
        <w:rPr>
          <w:rFonts w:ascii="Times New Roman" w:hAnsi="Times New Roman" w:cs="Times New Roman"/>
        </w:rPr>
        <w:t xml:space="preserve"> encode how </w:t>
      </w:r>
      <w:r w:rsidR="000A3648">
        <w:rPr>
          <w:rFonts w:ascii="Times New Roman" w:hAnsi="Times New Roman" w:cs="Times New Roman"/>
        </w:rPr>
        <w:t>an action unfolds.</w:t>
      </w:r>
    </w:p>
    <w:p w14:paraId="69D56AA6" w14:textId="64E4576E" w:rsidR="00EF4B25" w:rsidRDefault="00861E76" w:rsidP="00CF3B36">
      <w:pPr>
        <w:spacing w:line="480" w:lineRule="auto"/>
        <w:ind w:firstLine="720"/>
        <w:contextualSpacing/>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Overwalle</w:t>
      </w:r>
      <w:proofErr w:type="spellEnd"/>
      <w:r>
        <w:rPr>
          <w:rFonts w:ascii="Times New Roman" w:hAnsi="Times New Roman" w:cs="Times New Roman"/>
        </w:rPr>
        <w:t xml:space="preserve"> (2010)</w:t>
      </w:r>
      <w:r w:rsidR="009F1B36">
        <w:rPr>
          <w:rFonts w:ascii="Times New Roman" w:hAnsi="Times New Roman" w:cs="Times New Roman"/>
        </w:rPr>
        <w:t xml:space="preserve"> showed that a computational instantiation of this account </w:t>
      </w:r>
      <w:r w:rsidR="00D027B5">
        <w:rPr>
          <w:rFonts w:ascii="Times New Roman" w:hAnsi="Times New Roman" w:cs="Times New Roman"/>
        </w:rPr>
        <w:t>could explain</w:t>
      </w:r>
      <w:r w:rsidR="00811804">
        <w:rPr>
          <w:rFonts w:ascii="Times New Roman" w:hAnsi="Times New Roman" w:cs="Times New Roman"/>
        </w:rPr>
        <w:t xml:space="preserve"> </w:t>
      </w:r>
      <w:r>
        <w:rPr>
          <w:rFonts w:ascii="Times New Roman" w:hAnsi="Times New Roman" w:cs="Times New Roman"/>
        </w:rPr>
        <w:t>infants</w:t>
      </w:r>
      <w:r w:rsidR="009F1B36">
        <w:rPr>
          <w:rFonts w:ascii="Times New Roman" w:hAnsi="Times New Roman" w:cs="Times New Roman"/>
        </w:rPr>
        <w:t>’ looking behaviors in Gergely et al. (2010). The model itself—which was a</w:t>
      </w:r>
      <w:r w:rsidR="0099050D">
        <w:rPr>
          <w:rFonts w:ascii="Times New Roman" w:hAnsi="Times New Roman" w:cs="Times New Roman"/>
        </w:rPr>
        <w:t>n auto-associative connectionist network (McClelland &amp; Rumelhart, 1988)</w:t>
      </w:r>
      <w:r w:rsidR="009F1B36">
        <w:rPr>
          <w:rFonts w:ascii="Times New Roman" w:hAnsi="Times New Roman" w:cs="Times New Roman"/>
        </w:rPr>
        <w:t>—consisted of 27 units</w:t>
      </w:r>
      <w:r w:rsidR="003E47F5">
        <w:rPr>
          <w:rFonts w:ascii="Times New Roman" w:hAnsi="Times New Roman" w:cs="Times New Roman"/>
        </w:rPr>
        <w:t xml:space="preserve">, 25 of which were arranged in a 5 × 5 grid to implement the spatial layout of a scene and the remaining two of which </w:t>
      </w:r>
      <w:r w:rsidR="000A0BB0">
        <w:rPr>
          <w:rFonts w:ascii="Times New Roman" w:hAnsi="Times New Roman" w:cs="Times New Roman"/>
        </w:rPr>
        <w:t>corresponded to a</w:t>
      </w:r>
      <w:r w:rsidR="00767BD5">
        <w:rPr>
          <w:rFonts w:ascii="Times New Roman" w:hAnsi="Times New Roman" w:cs="Times New Roman"/>
        </w:rPr>
        <w:t xml:space="preserve"> moving</w:t>
      </w:r>
      <w:r w:rsidR="000A0BB0">
        <w:rPr>
          <w:rFonts w:ascii="Times New Roman" w:hAnsi="Times New Roman" w:cs="Times New Roman"/>
        </w:rPr>
        <w:t xml:space="preserve"> agent and goal.</w:t>
      </w:r>
      <w:r w:rsidR="00A921C7">
        <w:rPr>
          <w:rFonts w:ascii="Times New Roman" w:hAnsi="Times New Roman" w:cs="Times New Roman"/>
        </w:rPr>
        <w:t xml:space="preserve"> To model the study by Gergely et al. (1995), networks </w:t>
      </w:r>
      <w:r w:rsidR="00D51CDA">
        <w:rPr>
          <w:rFonts w:ascii="Times New Roman" w:hAnsi="Times New Roman" w:cs="Times New Roman"/>
        </w:rPr>
        <w:t xml:space="preserve">were </w:t>
      </w:r>
      <w:r w:rsidR="006F0EFB">
        <w:rPr>
          <w:rFonts w:ascii="Times New Roman" w:hAnsi="Times New Roman" w:cs="Times New Roman"/>
        </w:rPr>
        <w:t xml:space="preserve">“habituated” to </w:t>
      </w:r>
      <w:r w:rsidR="00D51CDA">
        <w:rPr>
          <w:rFonts w:ascii="Times New Roman" w:hAnsi="Times New Roman" w:cs="Times New Roman"/>
        </w:rPr>
        <w:t>an event in which an agent moved horizontally along an arced path to reach a goal</w:t>
      </w:r>
      <w:r w:rsidR="002630C8">
        <w:rPr>
          <w:rFonts w:ascii="Times New Roman" w:hAnsi="Times New Roman" w:cs="Times New Roman"/>
        </w:rPr>
        <w:t xml:space="preserve">. This event was implemented by turning on the agent unit (i.e., setting </w:t>
      </w:r>
      <w:r w:rsidR="002630C8">
        <w:rPr>
          <w:rFonts w:ascii="Times New Roman" w:hAnsi="Times New Roman" w:cs="Times New Roman"/>
        </w:rPr>
        <w:lastRenderedPageBreak/>
        <w:t>its activation to 1)</w:t>
      </w:r>
      <w:r w:rsidR="00251B62">
        <w:rPr>
          <w:rFonts w:ascii="Times New Roman" w:hAnsi="Times New Roman" w:cs="Times New Roman"/>
        </w:rPr>
        <w:t xml:space="preserve"> and </w:t>
      </w:r>
      <w:r w:rsidR="00985758">
        <w:rPr>
          <w:rFonts w:ascii="Times New Roman" w:hAnsi="Times New Roman" w:cs="Times New Roman"/>
        </w:rPr>
        <w:t>sequentially activating neighboring cells at each step along the arced trajectory. As</w:t>
      </w:r>
      <w:r w:rsidR="00C40504">
        <w:rPr>
          <w:rFonts w:ascii="Times New Roman" w:hAnsi="Times New Roman" w:cs="Times New Roman"/>
        </w:rPr>
        <w:t xml:space="preserve"> stipulated by </w:t>
      </w:r>
      <w:proofErr w:type="spellStart"/>
      <w:r w:rsidR="00C40504">
        <w:rPr>
          <w:rFonts w:ascii="Times New Roman" w:hAnsi="Times New Roman" w:cs="Times New Roman"/>
        </w:rPr>
        <w:t>Overwalle’s</w:t>
      </w:r>
      <w:proofErr w:type="spellEnd"/>
      <w:r w:rsidR="00C40504">
        <w:rPr>
          <w:rFonts w:ascii="Times New Roman" w:hAnsi="Times New Roman" w:cs="Times New Roman"/>
        </w:rPr>
        <w:t xml:space="preserve"> (2010) account</w:t>
      </w:r>
      <w:r w:rsidR="00985758">
        <w:rPr>
          <w:rFonts w:ascii="Times New Roman" w:hAnsi="Times New Roman" w:cs="Times New Roman"/>
        </w:rPr>
        <w:t xml:space="preserve">, the network’s task was </w:t>
      </w:r>
      <w:r w:rsidR="000D323A">
        <w:rPr>
          <w:rFonts w:ascii="Times New Roman" w:hAnsi="Times New Roman" w:cs="Times New Roman"/>
        </w:rPr>
        <w:t xml:space="preserve">faithfully </w:t>
      </w:r>
      <w:r w:rsidR="000D6C8E">
        <w:rPr>
          <w:rFonts w:ascii="Times New Roman" w:hAnsi="Times New Roman" w:cs="Times New Roman"/>
        </w:rPr>
        <w:t>to encode</w:t>
      </w:r>
      <w:r w:rsidR="00DA47D1">
        <w:rPr>
          <w:rFonts w:ascii="Times New Roman" w:hAnsi="Times New Roman" w:cs="Times New Roman"/>
        </w:rPr>
        <w:t xml:space="preserve"> and represent </w:t>
      </w:r>
      <w:r w:rsidR="000D6C8E">
        <w:rPr>
          <w:rFonts w:ascii="Times New Roman" w:hAnsi="Times New Roman" w:cs="Times New Roman"/>
        </w:rPr>
        <w:t>the state of the wor</w:t>
      </w:r>
      <w:r w:rsidR="000D323A">
        <w:rPr>
          <w:rFonts w:ascii="Times New Roman" w:hAnsi="Times New Roman" w:cs="Times New Roman"/>
        </w:rPr>
        <w:t>ld</w:t>
      </w:r>
      <w:r w:rsidR="000D6C8E">
        <w:rPr>
          <w:rFonts w:ascii="Times New Roman" w:hAnsi="Times New Roman" w:cs="Times New Roman"/>
        </w:rPr>
        <w:t xml:space="preserve"> at</w:t>
      </w:r>
      <w:r w:rsidR="008167CE">
        <w:rPr>
          <w:rFonts w:ascii="Times New Roman" w:hAnsi="Times New Roman" w:cs="Times New Roman"/>
        </w:rPr>
        <w:t xml:space="preserve"> </w:t>
      </w:r>
      <w:r w:rsidR="000D323A">
        <w:rPr>
          <w:rFonts w:ascii="Times New Roman" w:hAnsi="Times New Roman" w:cs="Times New Roman"/>
        </w:rPr>
        <w:t xml:space="preserve">each </w:t>
      </w:r>
      <w:r w:rsidR="00F43B2A">
        <w:rPr>
          <w:rFonts w:ascii="Times New Roman" w:hAnsi="Times New Roman" w:cs="Times New Roman"/>
        </w:rPr>
        <w:t>of these steps</w:t>
      </w:r>
      <w:r w:rsidR="000D6C8E">
        <w:rPr>
          <w:rFonts w:ascii="Times New Roman" w:hAnsi="Times New Roman" w:cs="Times New Roman"/>
        </w:rPr>
        <w:t>.</w:t>
      </w:r>
      <w:r w:rsidR="008167CE">
        <w:rPr>
          <w:rFonts w:ascii="Times New Roman" w:hAnsi="Times New Roman" w:cs="Times New Roman"/>
        </w:rPr>
        <w:t xml:space="preserve"> Crucially, arced movement</w:t>
      </w:r>
      <w:r w:rsidR="00C873C2">
        <w:rPr>
          <w:rFonts w:ascii="Times New Roman" w:hAnsi="Times New Roman" w:cs="Times New Roman"/>
        </w:rPr>
        <w:t xml:space="preserve"> occurred over an obstacle for networks in the Experimental condition</w:t>
      </w:r>
      <w:r w:rsidR="00F95D68">
        <w:rPr>
          <w:rFonts w:ascii="Times New Roman" w:hAnsi="Times New Roman" w:cs="Times New Roman"/>
        </w:rPr>
        <w:t>; this</w:t>
      </w:r>
      <w:r w:rsidR="00C873C2">
        <w:rPr>
          <w:rFonts w:ascii="Times New Roman" w:hAnsi="Times New Roman" w:cs="Times New Roman"/>
        </w:rPr>
        <w:t xml:space="preserve"> obstacle was absent </w:t>
      </w:r>
      <w:r w:rsidR="00F95D68">
        <w:rPr>
          <w:rFonts w:ascii="Times New Roman" w:hAnsi="Times New Roman" w:cs="Times New Roman"/>
        </w:rPr>
        <w:t>in</w:t>
      </w:r>
      <w:r w:rsidR="00C873C2">
        <w:rPr>
          <w:rFonts w:ascii="Times New Roman" w:hAnsi="Times New Roman" w:cs="Times New Roman"/>
        </w:rPr>
        <w:t xml:space="preserve"> the Control condition.</w:t>
      </w:r>
      <w:r w:rsidR="00D51CDA">
        <w:rPr>
          <w:rFonts w:ascii="Times New Roman" w:hAnsi="Times New Roman" w:cs="Times New Roman"/>
        </w:rPr>
        <w:t xml:space="preserve"> </w:t>
      </w:r>
      <w:r w:rsidR="002A0037">
        <w:rPr>
          <w:rFonts w:ascii="Times New Roman" w:hAnsi="Times New Roman" w:cs="Times New Roman"/>
        </w:rPr>
        <w:t>Networks were then shown two barrierless test events. In one test event,</w:t>
      </w:r>
      <w:r w:rsidR="00F43B2A">
        <w:rPr>
          <w:rFonts w:ascii="Times New Roman" w:hAnsi="Times New Roman" w:cs="Times New Roman"/>
        </w:rPr>
        <w:t xml:space="preserve"> </w:t>
      </w:r>
      <w:r w:rsidR="002A0037">
        <w:rPr>
          <w:rFonts w:ascii="Times New Roman" w:hAnsi="Times New Roman" w:cs="Times New Roman"/>
        </w:rPr>
        <w:t>the agent moved</w:t>
      </w:r>
      <w:r w:rsidR="00F43B2A">
        <w:rPr>
          <w:rFonts w:ascii="Times New Roman" w:hAnsi="Times New Roman" w:cs="Times New Roman"/>
        </w:rPr>
        <w:t xml:space="preserve"> horizontally along a straight path to reach the goal object</w:t>
      </w:r>
      <w:r w:rsidR="002A0037">
        <w:rPr>
          <w:rFonts w:ascii="Times New Roman" w:hAnsi="Times New Roman" w:cs="Times New Roman"/>
        </w:rPr>
        <w:t>. In the second test event,</w:t>
      </w:r>
      <w:r w:rsidR="00F43B2A">
        <w:rPr>
          <w:rFonts w:ascii="Times New Roman" w:hAnsi="Times New Roman" w:cs="Times New Roman"/>
        </w:rPr>
        <w:t xml:space="preserve"> </w:t>
      </w:r>
      <w:r w:rsidR="002A0037">
        <w:rPr>
          <w:rFonts w:ascii="Times New Roman" w:hAnsi="Times New Roman" w:cs="Times New Roman"/>
        </w:rPr>
        <w:t>the</w:t>
      </w:r>
      <w:r w:rsidR="00F43B2A">
        <w:rPr>
          <w:rFonts w:ascii="Times New Roman" w:hAnsi="Times New Roman" w:cs="Times New Roman"/>
        </w:rPr>
        <w:t xml:space="preserve"> agent moved horizontally along an arced path to reach the same goal. </w:t>
      </w:r>
      <w:r w:rsidR="00247D78">
        <w:rPr>
          <w:rFonts w:ascii="Times New Roman" w:hAnsi="Times New Roman" w:cs="Times New Roman"/>
        </w:rPr>
        <w:t>Network’s looking performance was measured by activating the agent and goal units and measuring the activation of a subset of units at critical places along the arced and straight paths</w:t>
      </w:r>
      <w:r w:rsidR="00334A80">
        <w:rPr>
          <w:rFonts w:ascii="Times New Roman" w:hAnsi="Times New Roman" w:cs="Times New Roman"/>
        </w:rPr>
        <w:t>. The critical units for the arced path were those comprising the apex of that path. In contrast, the critical units for the straight path were th</w:t>
      </w:r>
      <w:r w:rsidR="003833DC">
        <w:rPr>
          <w:rFonts w:ascii="Times New Roman" w:hAnsi="Times New Roman" w:cs="Times New Roman"/>
        </w:rPr>
        <w:t xml:space="preserve">ose comprising </w:t>
      </w:r>
      <w:r w:rsidR="00334A80">
        <w:rPr>
          <w:rFonts w:ascii="Times New Roman" w:hAnsi="Times New Roman" w:cs="Times New Roman"/>
        </w:rPr>
        <w:t xml:space="preserve">the midpoint of the straight path. </w:t>
      </w:r>
      <w:r w:rsidR="0017005B">
        <w:rPr>
          <w:rFonts w:ascii="Times New Roman" w:hAnsi="Times New Roman" w:cs="Times New Roman"/>
        </w:rPr>
        <w:t xml:space="preserve">Greater activation of these units was interpreted as lower looking times. </w:t>
      </w:r>
      <w:proofErr w:type="spellStart"/>
      <w:r w:rsidR="0017005B">
        <w:rPr>
          <w:rFonts w:ascii="Times New Roman" w:hAnsi="Times New Roman" w:cs="Times New Roman"/>
        </w:rPr>
        <w:t>Overwalle</w:t>
      </w:r>
      <w:proofErr w:type="spellEnd"/>
      <w:r w:rsidR="0017005B">
        <w:rPr>
          <w:rFonts w:ascii="Times New Roman" w:hAnsi="Times New Roman" w:cs="Times New Roman"/>
        </w:rPr>
        <w:t xml:space="preserve"> (2010) found that networks in the Experimental condition produced less activation (i.e., greater looking) to the </w:t>
      </w:r>
      <w:r w:rsidR="00495A8A">
        <w:rPr>
          <w:rFonts w:ascii="Times New Roman" w:hAnsi="Times New Roman" w:cs="Times New Roman"/>
        </w:rPr>
        <w:t>curved test</w:t>
      </w:r>
      <w:r w:rsidR="0017005B">
        <w:rPr>
          <w:rFonts w:ascii="Times New Roman" w:hAnsi="Times New Roman" w:cs="Times New Roman"/>
        </w:rPr>
        <w:t xml:space="preserve"> event than to the </w:t>
      </w:r>
      <w:r w:rsidR="00495A8A">
        <w:rPr>
          <w:rFonts w:ascii="Times New Roman" w:hAnsi="Times New Roman" w:cs="Times New Roman"/>
        </w:rPr>
        <w:t>straight</w:t>
      </w:r>
      <w:r w:rsidR="0017005B">
        <w:rPr>
          <w:rFonts w:ascii="Times New Roman" w:hAnsi="Times New Roman" w:cs="Times New Roman"/>
        </w:rPr>
        <w:t xml:space="preserve"> one</w:t>
      </w:r>
      <w:r w:rsidR="005416F9">
        <w:rPr>
          <w:rFonts w:ascii="Times New Roman" w:hAnsi="Times New Roman" w:cs="Times New Roman"/>
        </w:rPr>
        <w:t xml:space="preserve">. These results mirror infants’ looking performance in Gergely et al. (1995). The fact that the model’s performance mirrored infants’ suggests that </w:t>
      </w:r>
      <w:proofErr w:type="spellStart"/>
      <w:r w:rsidR="005416F9">
        <w:rPr>
          <w:rFonts w:ascii="Times New Roman" w:hAnsi="Times New Roman" w:cs="Times New Roman"/>
        </w:rPr>
        <w:t>Overwalle’s</w:t>
      </w:r>
      <w:proofErr w:type="spellEnd"/>
      <w:r w:rsidR="005416F9">
        <w:rPr>
          <w:rFonts w:ascii="Times New Roman" w:hAnsi="Times New Roman" w:cs="Times New Roman"/>
        </w:rPr>
        <w:t xml:space="preserve"> account is sufficient to explain how infants process efficient and inefficient actions</w:t>
      </w:r>
      <w:r w:rsidR="0017005B">
        <w:rPr>
          <w:rFonts w:ascii="Times New Roman" w:hAnsi="Times New Roman" w:cs="Times New Roman"/>
        </w:rPr>
        <w:t xml:space="preserve">. </w:t>
      </w:r>
    </w:p>
    <w:p w14:paraId="1C0B2AC2" w14:textId="2C5AF6A4" w:rsidR="004D54DA" w:rsidRDefault="00DA57F6" w:rsidP="0078089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Although </w:t>
      </w:r>
      <w:r w:rsidR="005416F9">
        <w:rPr>
          <w:rFonts w:ascii="Times New Roman" w:hAnsi="Times New Roman" w:cs="Times New Roman"/>
        </w:rPr>
        <w:t>these</w:t>
      </w:r>
      <w:r>
        <w:rPr>
          <w:rFonts w:ascii="Times New Roman" w:hAnsi="Times New Roman" w:cs="Times New Roman"/>
        </w:rPr>
        <w:t xml:space="preserve"> </w:t>
      </w:r>
      <w:r w:rsidR="000B60E2">
        <w:rPr>
          <w:rFonts w:ascii="Times New Roman" w:hAnsi="Times New Roman" w:cs="Times New Roman"/>
        </w:rPr>
        <w:t>results suggest</w:t>
      </w:r>
      <w:r w:rsidR="00CA7B39">
        <w:rPr>
          <w:rFonts w:ascii="Times New Roman" w:hAnsi="Times New Roman" w:cs="Times New Roman"/>
        </w:rPr>
        <w:t xml:space="preserve"> that</w:t>
      </w:r>
      <w:r w:rsidR="000B60E2">
        <w:rPr>
          <w:rFonts w:ascii="Times New Roman" w:hAnsi="Times New Roman" w:cs="Times New Roman"/>
        </w:rPr>
        <w:t xml:space="preserve"> </w:t>
      </w:r>
      <w:proofErr w:type="spellStart"/>
      <w:r w:rsidR="005416F9">
        <w:rPr>
          <w:rFonts w:ascii="Times New Roman" w:hAnsi="Times New Roman" w:cs="Times New Roman"/>
        </w:rPr>
        <w:t>Overwalle’s</w:t>
      </w:r>
      <w:proofErr w:type="spellEnd"/>
      <w:r w:rsidR="005416F9">
        <w:rPr>
          <w:rFonts w:ascii="Times New Roman" w:hAnsi="Times New Roman" w:cs="Times New Roman"/>
        </w:rPr>
        <w:t xml:space="preserve"> (2010) account is sufficient to explain how infants process efficient and inefficient actions</w:t>
      </w:r>
      <w:r w:rsidR="00BC285A">
        <w:rPr>
          <w:rFonts w:ascii="Times New Roman" w:hAnsi="Times New Roman" w:cs="Times New Roman"/>
        </w:rPr>
        <w:t xml:space="preserve"> in a study that assesses their action understanding</w:t>
      </w:r>
      <w:r w:rsidR="005416F9">
        <w:rPr>
          <w:rFonts w:ascii="Times New Roman" w:hAnsi="Times New Roman" w:cs="Times New Roman"/>
        </w:rPr>
        <w:t xml:space="preserve">, </w:t>
      </w:r>
      <w:r w:rsidR="008E542C">
        <w:rPr>
          <w:rFonts w:ascii="Times New Roman" w:hAnsi="Times New Roman" w:cs="Times New Roman"/>
        </w:rPr>
        <w:t>caution should be exercised before accepting</w:t>
      </w:r>
      <w:r w:rsidR="005F2CF5">
        <w:rPr>
          <w:rFonts w:ascii="Times New Roman" w:hAnsi="Times New Roman" w:cs="Times New Roman"/>
        </w:rPr>
        <w:t xml:space="preserve"> his proposal.</w:t>
      </w:r>
      <w:r w:rsidR="008E542C">
        <w:rPr>
          <w:rFonts w:ascii="Times New Roman" w:hAnsi="Times New Roman" w:cs="Times New Roman"/>
        </w:rPr>
        <w:t xml:space="preserve"> </w:t>
      </w:r>
      <w:r w:rsidR="005F2CF5">
        <w:rPr>
          <w:rFonts w:ascii="Times New Roman" w:hAnsi="Times New Roman" w:cs="Times New Roman"/>
        </w:rPr>
        <w:t xml:space="preserve">One reason is that </w:t>
      </w:r>
      <w:proofErr w:type="spellStart"/>
      <w:r w:rsidR="005F2CF5">
        <w:rPr>
          <w:rFonts w:ascii="Times New Roman" w:hAnsi="Times New Roman" w:cs="Times New Roman"/>
        </w:rPr>
        <w:t>Overwalle’s</w:t>
      </w:r>
      <w:proofErr w:type="spellEnd"/>
      <w:r w:rsidR="005F2CF5">
        <w:rPr>
          <w:rFonts w:ascii="Times New Roman" w:hAnsi="Times New Roman" w:cs="Times New Roman"/>
        </w:rPr>
        <w:t xml:space="preserve"> model</w:t>
      </w:r>
      <w:r w:rsidR="006D4C64">
        <w:rPr>
          <w:rFonts w:ascii="Times New Roman" w:hAnsi="Times New Roman" w:cs="Times New Roman"/>
        </w:rPr>
        <w:t xml:space="preserve"> </w:t>
      </w:r>
      <w:r w:rsidR="007A106B">
        <w:rPr>
          <w:rFonts w:ascii="Times New Roman" w:hAnsi="Times New Roman" w:cs="Times New Roman"/>
        </w:rPr>
        <w:t xml:space="preserve">neither possessed </w:t>
      </w:r>
      <w:r w:rsidR="008E170A">
        <w:rPr>
          <w:rFonts w:ascii="Times New Roman" w:hAnsi="Times New Roman" w:cs="Times New Roman"/>
        </w:rPr>
        <w:t>any hidden layers</w:t>
      </w:r>
      <w:r w:rsidR="007A106B">
        <w:rPr>
          <w:rFonts w:ascii="Times New Roman" w:hAnsi="Times New Roman" w:cs="Times New Roman"/>
        </w:rPr>
        <w:t xml:space="preserve"> nor </w:t>
      </w:r>
      <w:r w:rsidR="009202A3">
        <w:rPr>
          <w:rFonts w:ascii="Times New Roman" w:hAnsi="Times New Roman" w:cs="Times New Roman"/>
        </w:rPr>
        <w:t xml:space="preserve">had any action experience prior to its </w:t>
      </w:r>
      <w:r w:rsidR="005F2CF5">
        <w:rPr>
          <w:rFonts w:ascii="Times New Roman" w:hAnsi="Times New Roman" w:cs="Times New Roman"/>
        </w:rPr>
        <w:t>participation in a</w:t>
      </w:r>
      <w:r w:rsidR="009202A3">
        <w:rPr>
          <w:rFonts w:ascii="Times New Roman" w:hAnsi="Times New Roman" w:cs="Times New Roman"/>
        </w:rPr>
        <w:t xml:space="preserve"> simulation analogue of Gergely et al. (1995; </w:t>
      </w:r>
      <w:r w:rsidR="007A106B">
        <w:rPr>
          <w:rFonts w:ascii="Times New Roman" w:hAnsi="Times New Roman" w:cs="Times New Roman"/>
        </w:rPr>
        <w:t>see below)</w:t>
      </w:r>
      <w:r w:rsidR="005F2CF5">
        <w:rPr>
          <w:rFonts w:ascii="Times New Roman" w:hAnsi="Times New Roman" w:cs="Times New Roman"/>
        </w:rPr>
        <w:t xml:space="preserve">. </w:t>
      </w:r>
      <w:r w:rsidR="00DC44EA">
        <w:rPr>
          <w:rFonts w:ascii="Times New Roman" w:hAnsi="Times New Roman" w:cs="Times New Roman"/>
        </w:rPr>
        <w:t>These represent limitations because they meant that the model could not</w:t>
      </w:r>
      <w:r w:rsidR="006A3D7F">
        <w:rPr>
          <w:rFonts w:ascii="Times New Roman" w:hAnsi="Times New Roman" w:cs="Times New Roman"/>
        </w:rPr>
        <w:t xml:space="preserve"> bring to bear in its processing of the habituation and test events its prior </w:t>
      </w:r>
      <w:r w:rsidR="009202A3">
        <w:rPr>
          <w:rFonts w:ascii="Times New Roman" w:hAnsi="Times New Roman" w:cs="Times New Roman"/>
        </w:rPr>
        <w:t>action observation experience</w:t>
      </w:r>
      <w:r w:rsidR="00DC3C33">
        <w:rPr>
          <w:rFonts w:ascii="Times New Roman" w:hAnsi="Times New Roman" w:cs="Times New Roman"/>
        </w:rPr>
        <w:t xml:space="preserve">. </w:t>
      </w:r>
      <w:r w:rsidR="00CF3B36">
        <w:rPr>
          <w:rFonts w:ascii="Times New Roman" w:hAnsi="Times New Roman" w:cs="Times New Roman"/>
        </w:rPr>
        <w:t>Despite</w:t>
      </w:r>
      <w:r w:rsidR="00DC44EA">
        <w:rPr>
          <w:rFonts w:ascii="Times New Roman" w:hAnsi="Times New Roman" w:cs="Times New Roman"/>
        </w:rPr>
        <w:t xml:space="preserve"> </w:t>
      </w:r>
      <w:r w:rsidR="00CF3B36">
        <w:rPr>
          <w:rFonts w:ascii="Times New Roman" w:hAnsi="Times New Roman" w:cs="Times New Roman"/>
        </w:rPr>
        <w:t>demonstrating that</w:t>
      </w:r>
      <w:r w:rsidR="00DC44EA">
        <w:rPr>
          <w:rFonts w:ascii="Times New Roman" w:hAnsi="Times New Roman" w:cs="Times New Roman"/>
        </w:rPr>
        <w:t xml:space="preserve"> </w:t>
      </w:r>
      <w:r w:rsidR="00DC44EA">
        <w:rPr>
          <w:rFonts w:ascii="Times New Roman" w:eastAsia="Times New Roman" w:hAnsi="Times New Roman" w:cs="Times New Roman"/>
        </w:rPr>
        <w:t xml:space="preserve">a </w:t>
      </w:r>
      <w:r w:rsidR="00DC44EA">
        <w:rPr>
          <w:rFonts w:ascii="Times New Roman" w:eastAsia="Times New Roman" w:hAnsi="Times New Roman" w:cs="Times New Roman"/>
        </w:rPr>
        <w:lastRenderedPageBreak/>
        <w:t>model lacking</w:t>
      </w:r>
      <w:r w:rsidR="00DD3688">
        <w:rPr>
          <w:rFonts w:ascii="Times New Roman" w:eastAsia="Times New Roman" w:hAnsi="Times New Roman" w:cs="Times New Roman"/>
        </w:rPr>
        <w:t xml:space="preserve"> a hidden layer or prior </w:t>
      </w:r>
      <w:r w:rsidR="00DC44EA">
        <w:rPr>
          <w:rFonts w:ascii="Times New Roman" w:eastAsia="Times New Roman" w:hAnsi="Times New Roman" w:cs="Times New Roman"/>
        </w:rPr>
        <w:t>action experience</w:t>
      </w:r>
      <w:r w:rsidR="00DD3688">
        <w:rPr>
          <w:rFonts w:ascii="Times New Roman" w:eastAsia="Times New Roman" w:hAnsi="Times New Roman" w:cs="Times New Roman"/>
        </w:rPr>
        <w:t xml:space="preserve"> can reproduce infants’ looking behaviors in Gergely et al. (1995), one or both factors may be necessary</w:t>
      </w:r>
      <w:r w:rsidR="00CF3B36">
        <w:rPr>
          <w:rFonts w:ascii="Times New Roman" w:eastAsia="Times New Roman" w:hAnsi="Times New Roman" w:cs="Times New Roman"/>
        </w:rPr>
        <w:t xml:space="preserve"> for a model like that by </w:t>
      </w:r>
      <w:proofErr w:type="spellStart"/>
      <w:r w:rsidR="00CF3B36">
        <w:rPr>
          <w:rFonts w:ascii="Times New Roman" w:eastAsia="Times New Roman" w:hAnsi="Times New Roman" w:cs="Times New Roman"/>
        </w:rPr>
        <w:t>Overwalle</w:t>
      </w:r>
      <w:proofErr w:type="spellEnd"/>
      <w:r w:rsidR="00CF3B36">
        <w:rPr>
          <w:rFonts w:ascii="Times New Roman" w:eastAsia="Times New Roman" w:hAnsi="Times New Roman" w:cs="Times New Roman"/>
        </w:rPr>
        <w:t xml:space="preserve"> (2010)</w:t>
      </w:r>
      <w:r w:rsidR="00DD3688">
        <w:rPr>
          <w:rFonts w:ascii="Times New Roman" w:eastAsia="Times New Roman" w:hAnsi="Times New Roman" w:cs="Times New Roman"/>
        </w:rPr>
        <w:t xml:space="preserve"> to capture </w:t>
      </w:r>
      <w:r w:rsidR="00B0365F">
        <w:rPr>
          <w:rFonts w:ascii="Times New Roman" w:eastAsia="Times New Roman" w:hAnsi="Times New Roman" w:cs="Times New Roman"/>
        </w:rPr>
        <w:t xml:space="preserve">other key findings </w:t>
      </w:r>
      <w:r w:rsidR="00D77000">
        <w:rPr>
          <w:rFonts w:ascii="Times New Roman" w:eastAsia="Times New Roman" w:hAnsi="Times New Roman" w:cs="Times New Roman"/>
        </w:rPr>
        <w:t>in this literature</w:t>
      </w:r>
      <w:r w:rsidR="00DD3688">
        <w:rPr>
          <w:rFonts w:ascii="Times New Roman" w:eastAsia="Times New Roman" w:hAnsi="Times New Roman" w:cs="Times New Roman"/>
        </w:rPr>
        <w:t>.</w:t>
      </w:r>
      <w:r w:rsidR="00B0365F">
        <w:rPr>
          <w:rFonts w:ascii="Times New Roman" w:eastAsia="Times New Roman" w:hAnsi="Times New Roman" w:cs="Times New Roman"/>
        </w:rPr>
        <w:t xml:space="preserve"> For example,</w:t>
      </w:r>
      <w:r w:rsidR="00DD3688">
        <w:rPr>
          <w:rFonts w:ascii="Times New Roman" w:eastAsia="Times New Roman" w:hAnsi="Times New Roman" w:cs="Times New Roman"/>
        </w:rPr>
        <w:t xml:space="preserve"> </w:t>
      </w:r>
      <w:proofErr w:type="spellStart"/>
      <w:r w:rsidR="00DD3688">
        <w:rPr>
          <w:rFonts w:ascii="Times New Roman" w:eastAsia="Times New Roman" w:hAnsi="Times New Roman" w:cs="Times New Roman"/>
        </w:rPr>
        <w:t>Overwalle</w:t>
      </w:r>
      <w:r w:rsidR="004B1270">
        <w:rPr>
          <w:rFonts w:ascii="Times New Roman" w:eastAsia="Times New Roman" w:hAnsi="Times New Roman" w:cs="Times New Roman"/>
        </w:rPr>
        <w:t>’s</w:t>
      </w:r>
      <w:proofErr w:type="spellEnd"/>
      <w:r w:rsidR="00DD3688">
        <w:rPr>
          <w:rFonts w:ascii="Times New Roman" w:eastAsia="Times New Roman" w:hAnsi="Times New Roman" w:cs="Times New Roman"/>
        </w:rPr>
        <w:t xml:space="preserve"> (2010) </w:t>
      </w:r>
      <w:r w:rsidR="004B1270">
        <w:rPr>
          <w:rFonts w:ascii="Times New Roman" w:eastAsia="Times New Roman" w:hAnsi="Times New Roman" w:cs="Times New Roman"/>
        </w:rPr>
        <w:t xml:space="preserve">model </w:t>
      </w:r>
      <w:r w:rsidR="00DD3688">
        <w:rPr>
          <w:rFonts w:ascii="Times New Roman" w:eastAsia="Times New Roman" w:hAnsi="Times New Roman" w:cs="Times New Roman"/>
        </w:rPr>
        <w:t>may struggle to capture infants’ looking responses in a</w:t>
      </w:r>
      <w:r w:rsidR="00B0365F">
        <w:rPr>
          <w:rFonts w:ascii="Times New Roman" w:eastAsia="Times New Roman" w:hAnsi="Times New Roman" w:cs="Times New Roman"/>
        </w:rPr>
        <w:t xml:space="preserve"> now classic study</w:t>
      </w:r>
      <w:r w:rsidR="005541AB" w:rsidRPr="005541AB">
        <w:rPr>
          <w:rFonts w:ascii="Times New Roman" w:eastAsia="Times New Roman" w:hAnsi="Times New Roman" w:cs="Times New Roman"/>
        </w:rPr>
        <w:t xml:space="preserve"> by </w:t>
      </w:r>
      <w:proofErr w:type="spellStart"/>
      <w:r w:rsidR="005541AB">
        <w:rPr>
          <w:rFonts w:ascii="Times New Roman" w:hAnsi="Times New Roman" w:cs="Times New Roman"/>
        </w:rPr>
        <w:t>Csibra</w:t>
      </w:r>
      <w:proofErr w:type="spellEnd"/>
      <w:r w:rsidR="005541AB">
        <w:rPr>
          <w:rFonts w:ascii="Times New Roman" w:hAnsi="Times New Roman" w:cs="Times New Roman"/>
        </w:rPr>
        <w:t xml:space="preserve"> et al. (2003). </w:t>
      </w:r>
      <w:r w:rsidR="0095228B">
        <w:rPr>
          <w:rFonts w:ascii="Times New Roman" w:hAnsi="Times New Roman" w:cs="Times New Roman"/>
        </w:rPr>
        <w:t xml:space="preserve">In one of their experiments, </w:t>
      </w:r>
      <w:r w:rsidR="00DE5587">
        <w:rPr>
          <w:rFonts w:ascii="Times New Roman" w:hAnsi="Times New Roman" w:cs="Times New Roman"/>
        </w:rPr>
        <w:t>12-month-olds</w:t>
      </w:r>
      <w:r w:rsidR="0095228B">
        <w:rPr>
          <w:rFonts w:ascii="Times New Roman" w:hAnsi="Times New Roman" w:cs="Times New Roman"/>
        </w:rPr>
        <w:t xml:space="preserve"> were habituated to an event like that shown in the Experimental condition in Gergely et al. (1995) except that the barrier was hidden behind an opaque screen. However, infants could still see the second object and </w:t>
      </w:r>
      <w:r w:rsidR="009F17EA">
        <w:rPr>
          <w:rFonts w:ascii="Times New Roman" w:hAnsi="Times New Roman" w:cs="Times New Roman"/>
        </w:rPr>
        <w:t>the apex of the arced motion path from</w:t>
      </w:r>
      <w:r w:rsidR="0095228B">
        <w:rPr>
          <w:rFonts w:ascii="Times New Roman" w:hAnsi="Times New Roman" w:cs="Times New Roman"/>
        </w:rPr>
        <w:t xml:space="preserve"> behind the </w:t>
      </w:r>
      <w:proofErr w:type="spellStart"/>
      <w:r w:rsidR="0095228B">
        <w:rPr>
          <w:rFonts w:ascii="Times New Roman" w:hAnsi="Times New Roman" w:cs="Times New Roman"/>
        </w:rPr>
        <w:t>occluder</w:t>
      </w:r>
      <w:proofErr w:type="spellEnd"/>
      <w:r w:rsidR="0095228B">
        <w:rPr>
          <w:rFonts w:ascii="Times New Roman" w:hAnsi="Times New Roman" w:cs="Times New Roman"/>
        </w:rPr>
        <w:t xml:space="preserve"> as it moved to reach the second object. Infants were then shown two test events without the </w:t>
      </w:r>
      <w:proofErr w:type="spellStart"/>
      <w:r w:rsidR="0095228B">
        <w:rPr>
          <w:rFonts w:ascii="Times New Roman" w:hAnsi="Times New Roman" w:cs="Times New Roman"/>
        </w:rPr>
        <w:t>occluder</w:t>
      </w:r>
      <w:proofErr w:type="spellEnd"/>
      <w:r w:rsidR="0095228B">
        <w:rPr>
          <w:rFonts w:ascii="Times New Roman" w:hAnsi="Times New Roman" w:cs="Times New Roman"/>
        </w:rPr>
        <w:t>. The first object jump</w:t>
      </w:r>
      <w:r w:rsidR="009F17EA">
        <w:rPr>
          <w:rFonts w:ascii="Times New Roman" w:hAnsi="Times New Roman" w:cs="Times New Roman"/>
        </w:rPr>
        <w:t>ed</w:t>
      </w:r>
      <w:r w:rsidR="0095228B">
        <w:rPr>
          <w:rFonts w:ascii="Times New Roman" w:hAnsi="Times New Roman" w:cs="Times New Roman"/>
        </w:rPr>
        <w:t xml:space="preserve"> over a now visible barrier to reach the second object</w:t>
      </w:r>
      <w:r w:rsidR="009F17EA">
        <w:rPr>
          <w:rFonts w:ascii="Times New Roman" w:hAnsi="Times New Roman" w:cs="Times New Roman"/>
        </w:rPr>
        <w:t xml:space="preserve"> in the </w:t>
      </w:r>
      <w:r w:rsidR="0095228B">
        <w:rPr>
          <w:rFonts w:ascii="Times New Roman" w:hAnsi="Times New Roman" w:cs="Times New Roman"/>
        </w:rPr>
        <w:t xml:space="preserve">Obstacle test event. </w:t>
      </w:r>
      <w:r w:rsidR="00EE368D">
        <w:rPr>
          <w:rFonts w:ascii="Times New Roman" w:hAnsi="Times New Roman" w:cs="Times New Roman"/>
        </w:rPr>
        <w:t xml:space="preserve">The No-Obstacle test event was identical except that the barrier was missing. </w:t>
      </w:r>
      <w:proofErr w:type="spellStart"/>
      <w:r w:rsidR="00B00200">
        <w:rPr>
          <w:rFonts w:ascii="Times New Roman" w:hAnsi="Times New Roman" w:cs="Times New Roman"/>
        </w:rPr>
        <w:t>Csibra</w:t>
      </w:r>
      <w:proofErr w:type="spellEnd"/>
      <w:r w:rsidR="00B00200">
        <w:rPr>
          <w:rFonts w:ascii="Times New Roman" w:hAnsi="Times New Roman" w:cs="Times New Roman"/>
        </w:rPr>
        <w:t xml:space="preserve"> et al. (2003) found that</w:t>
      </w:r>
      <w:r w:rsidR="0095228B">
        <w:rPr>
          <w:rFonts w:ascii="Times New Roman" w:hAnsi="Times New Roman" w:cs="Times New Roman"/>
        </w:rPr>
        <w:t xml:space="preserve"> infants looked longer at the No-Obstacle test event than at the Obstacle test event.</w:t>
      </w:r>
      <w:r w:rsidR="00B00200">
        <w:rPr>
          <w:rFonts w:ascii="Times New Roman" w:hAnsi="Times New Roman" w:cs="Times New Roman"/>
        </w:rPr>
        <w:t xml:space="preserve"> There </w:t>
      </w:r>
      <w:r w:rsidR="00EE368D">
        <w:rPr>
          <w:rFonts w:ascii="Times New Roman" w:hAnsi="Times New Roman" w:cs="Times New Roman"/>
        </w:rPr>
        <w:t>reason</w:t>
      </w:r>
      <w:r w:rsidR="004B1270">
        <w:rPr>
          <w:rFonts w:ascii="Times New Roman" w:hAnsi="Times New Roman" w:cs="Times New Roman"/>
        </w:rPr>
        <w:t xml:space="preserve"> it would be predicted that</w:t>
      </w:r>
      <w:r w:rsidR="00EE368D">
        <w:rPr>
          <w:rFonts w:ascii="Times New Roman" w:hAnsi="Times New Roman" w:cs="Times New Roman"/>
        </w:rPr>
        <w:t xml:space="preserve"> </w:t>
      </w:r>
      <w:proofErr w:type="spellStart"/>
      <w:r w:rsidR="00EE368D">
        <w:rPr>
          <w:rFonts w:ascii="Times New Roman" w:hAnsi="Times New Roman" w:cs="Times New Roman"/>
        </w:rPr>
        <w:t>Overwalle’s</w:t>
      </w:r>
      <w:proofErr w:type="spellEnd"/>
      <w:r w:rsidR="00EE368D">
        <w:rPr>
          <w:rFonts w:ascii="Times New Roman" w:hAnsi="Times New Roman" w:cs="Times New Roman"/>
        </w:rPr>
        <w:t xml:space="preserve"> (2010)</w:t>
      </w:r>
      <w:r w:rsidR="004B1270">
        <w:rPr>
          <w:rFonts w:ascii="Times New Roman" w:hAnsi="Times New Roman" w:cs="Times New Roman"/>
        </w:rPr>
        <w:t xml:space="preserve"> model</w:t>
      </w:r>
      <w:r w:rsidR="00EE368D">
        <w:rPr>
          <w:rFonts w:ascii="Times New Roman" w:hAnsi="Times New Roman" w:cs="Times New Roman"/>
        </w:rPr>
        <w:t xml:space="preserve"> </w:t>
      </w:r>
      <w:r w:rsidR="004B1270">
        <w:rPr>
          <w:rFonts w:ascii="Times New Roman" w:hAnsi="Times New Roman" w:cs="Times New Roman"/>
        </w:rPr>
        <w:t>would</w:t>
      </w:r>
      <w:r w:rsidR="00EE368D">
        <w:rPr>
          <w:rFonts w:ascii="Times New Roman" w:hAnsi="Times New Roman" w:cs="Times New Roman"/>
        </w:rPr>
        <w:t xml:space="preserve"> </w:t>
      </w:r>
      <w:r w:rsidR="00B00200">
        <w:rPr>
          <w:rFonts w:ascii="Times New Roman" w:hAnsi="Times New Roman" w:cs="Times New Roman"/>
        </w:rPr>
        <w:t>struggle to reproduce infants’ responses in this study</w:t>
      </w:r>
      <w:r w:rsidR="00EE368D">
        <w:rPr>
          <w:rFonts w:ascii="Times New Roman" w:hAnsi="Times New Roman" w:cs="Times New Roman"/>
        </w:rPr>
        <w:t xml:space="preserve"> is that at test the network must somehow </w:t>
      </w:r>
      <w:r w:rsidR="00B00200" w:rsidRPr="00B00200">
        <w:rPr>
          <w:rFonts w:ascii="Times New Roman" w:eastAsia="Times New Roman" w:hAnsi="Times New Roman" w:cs="Times New Roman"/>
        </w:rPr>
        <w:t xml:space="preserve">spontaneously </w:t>
      </w:r>
      <w:r w:rsidR="00173688">
        <w:rPr>
          <w:rFonts w:ascii="Times New Roman" w:eastAsia="Times New Roman" w:hAnsi="Times New Roman" w:cs="Times New Roman"/>
        </w:rPr>
        <w:t>infer aspects</w:t>
      </w:r>
      <w:r w:rsidR="00B00200" w:rsidRPr="00B00200">
        <w:rPr>
          <w:rFonts w:ascii="Times New Roman" w:eastAsia="Times New Roman" w:hAnsi="Times New Roman" w:cs="Times New Roman"/>
        </w:rPr>
        <w:t xml:space="preserve"> of the visual array that were </w:t>
      </w:r>
      <w:r w:rsidR="00EE368D">
        <w:rPr>
          <w:rFonts w:ascii="Times New Roman" w:eastAsia="Times New Roman" w:hAnsi="Times New Roman" w:cs="Times New Roman"/>
        </w:rPr>
        <w:t xml:space="preserve">notably absent during the habituation phase; </w:t>
      </w:r>
      <w:r w:rsidR="00DC0A12">
        <w:rPr>
          <w:rFonts w:ascii="Times New Roman" w:eastAsia="Times New Roman" w:hAnsi="Times New Roman" w:cs="Times New Roman"/>
        </w:rPr>
        <w:t xml:space="preserve">it is unclear where such an expectation would come from in a model that is not given prior action experience. </w:t>
      </w:r>
    </w:p>
    <w:p w14:paraId="4E21B9CB" w14:textId="13041E12" w:rsidR="005A1669" w:rsidRDefault="004D54DA" w:rsidP="007808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second concern relates to the role that agents and goals play in </w:t>
      </w:r>
      <w:proofErr w:type="spellStart"/>
      <w:r>
        <w:rPr>
          <w:rFonts w:ascii="Times New Roman" w:eastAsia="Times New Roman" w:hAnsi="Times New Roman" w:cs="Times New Roman"/>
        </w:rPr>
        <w:t>Overwalle’s</w:t>
      </w:r>
      <w:proofErr w:type="spellEnd"/>
      <w:r>
        <w:rPr>
          <w:rFonts w:ascii="Times New Roman" w:eastAsia="Times New Roman" w:hAnsi="Times New Roman" w:cs="Times New Roman"/>
        </w:rPr>
        <w:t xml:space="preserve"> (2010) account. Although the crux of his position is that infants</w:t>
      </w:r>
      <w:r w:rsidR="00BC285A">
        <w:rPr>
          <w:rFonts w:ascii="Times New Roman" w:eastAsia="Times New Roman" w:hAnsi="Times New Roman" w:cs="Times New Roman"/>
        </w:rPr>
        <w:t xml:space="preserve"> learn through experience that some actions are more efficient ways to achieve goals than others, </w:t>
      </w:r>
      <w:proofErr w:type="spellStart"/>
      <w:r w:rsidR="00BC285A">
        <w:rPr>
          <w:rFonts w:ascii="Times New Roman" w:eastAsia="Times New Roman" w:hAnsi="Times New Roman" w:cs="Times New Roman"/>
        </w:rPr>
        <w:t>Overwalle’s</w:t>
      </w:r>
      <w:proofErr w:type="spellEnd"/>
      <w:r w:rsidR="00BC285A">
        <w:rPr>
          <w:rFonts w:ascii="Times New Roman" w:eastAsia="Times New Roman" w:hAnsi="Times New Roman" w:cs="Times New Roman"/>
        </w:rPr>
        <w:t xml:space="preserve"> (2010) perspective nonetheless</w:t>
      </w:r>
      <w:r w:rsidR="00331E63">
        <w:rPr>
          <w:rFonts w:ascii="Times New Roman" w:eastAsia="Times New Roman" w:hAnsi="Times New Roman" w:cs="Times New Roman"/>
        </w:rPr>
        <w:t xml:space="preserve"> </w:t>
      </w:r>
      <w:r w:rsidR="00470240">
        <w:rPr>
          <w:rFonts w:ascii="Times New Roman" w:eastAsia="Times New Roman" w:hAnsi="Times New Roman" w:cs="Times New Roman"/>
        </w:rPr>
        <w:t>presupposes a preexisting notion of agent and goal. Evidence for this is garnered by the use of</w:t>
      </w:r>
      <w:r w:rsidR="00331E63">
        <w:rPr>
          <w:rFonts w:ascii="Times New Roman" w:eastAsia="Times New Roman" w:hAnsi="Times New Roman" w:cs="Times New Roman"/>
        </w:rPr>
        <w:t xml:space="preserve"> agent and goal units in the model</w:t>
      </w:r>
      <w:r w:rsidR="00D30F4B">
        <w:rPr>
          <w:rFonts w:ascii="Times New Roman" w:eastAsia="Times New Roman" w:hAnsi="Times New Roman" w:cs="Times New Roman"/>
        </w:rPr>
        <w:t xml:space="preserve">. </w:t>
      </w:r>
      <w:r w:rsidR="00470240">
        <w:rPr>
          <w:rFonts w:ascii="Times New Roman" w:eastAsia="Times New Roman" w:hAnsi="Times New Roman" w:cs="Times New Roman"/>
        </w:rPr>
        <w:t>The problem here is that</w:t>
      </w:r>
      <w:r w:rsidR="00D30F4B">
        <w:rPr>
          <w:rFonts w:ascii="Times New Roman" w:eastAsia="Times New Roman" w:hAnsi="Times New Roman" w:cs="Times New Roman"/>
        </w:rPr>
        <w:t xml:space="preserve"> </w:t>
      </w:r>
      <w:proofErr w:type="spellStart"/>
      <w:r w:rsidR="00D30F4B">
        <w:rPr>
          <w:rFonts w:ascii="Times New Roman" w:eastAsia="Times New Roman" w:hAnsi="Times New Roman" w:cs="Times New Roman"/>
        </w:rPr>
        <w:t>Overwalle</w:t>
      </w:r>
      <w:proofErr w:type="spellEnd"/>
      <w:r w:rsidR="00D30F4B">
        <w:rPr>
          <w:rFonts w:ascii="Times New Roman" w:eastAsia="Times New Roman" w:hAnsi="Times New Roman" w:cs="Times New Roman"/>
        </w:rPr>
        <w:t xml:space="preserve"> (2010) does not provide</w:t>
      </w:r>
      <w:r w:rsidR="00331E63">
        <w:rPr>
          <w:rFonts w:ascii="Times New Roman" w:eastAsia="Times New Roman" w:hAnsi="Times New Roman" w:cs="Times New Roman"/>
        </w:rPr>
        <w:t xml:space="preserve"> </w:t>
      </w:r>
      <w:r w:rsidR="006E55B5">
        <w:rPr>
          <w:rFonts w:ascii="Times New Roman" w:eastAsia="Times New Roman" w:hAnsi="Times New Roman" w:cs="Times New Roman"/>
        </w:rPr>
        <w:t xml:space="preserve">a </w:t>
      </w:r>
      <w:r w:rsidR="00470240">
        <w:rPr>
          <w:rFonts w:ascii="Times New Roman" w:eastAsia="Times New Roman" w:hAnsi="Times New Roman" w:cs="Times New Roman"/>
        </w:rPr>
        <w:t xml:space="preserve">corresponding </w:t>
      </w:r>
      <w:r w:rsidR="00331E63">
        <w:rPr>
          <w:rFonts w:ascii="Times New Roman" w:eastAsia="Times New Roman" w:hAnsi="Times New Roman" w:cs="Times New Roman"/>
        </w:rPr>
        <w:t xml:space="preserve">mechanistic account of </w:t>
      </w:r>
      <w:r w:rsidR="00470240">
        <w:rPr>
          <w:rFonts w:ascii="Times New Roman" w:eastAsia="Times New Roman" w:hAnsi="Times New Roman" w:cs="Times New Roman"/>
        </w:rPr>
        <w:t>how these concepts develop or from where they originate</w:t>
      </w:r>
      <w:r w:rsidR="006E55B5">
        <w:rPr>
          <w:rFonts w:ascii="Times New Roman" w:eastAsia="Times New Roman" w:hAnsi="Times New Roman" w:cs="Times New Roman"/>
        </w:rPr>
        <w:t xml:space="preserve">. </w:t>
      </w:r>
      <w:r w:rsidR="00331E63">
        <w:rPr>
          <w:rFonts w:ascii="Times New Roman" w:eastAsia="Times New Roman" w:hAnsi="Times New Roman" w:cs="Times New Roman"/>
        </w:rPr>
        <w:t>Yet just such a</w:t>
      </w:r>
      <w:r w:rsidR="00494CB3">
        <w:rPr>
          <w:rFonts w:ascii="Times New Roman" w:eastAsia="Times New Roman" w:hAnsi="Times New Roman" w:cs="Times New Roman"/>
        </w:rPr>
        <w:t xml:space="preserve"> description would be needed</w:t>
      </w:r>
      <w:r w:rsidR="00331E63">
        <w:rPr>
          <w:rFonts w:ascii="Times New Roman" w:eastAsia="Times New Roman" w:hAnsi="Times New Roman" w:cs="Times New Roman"/>
        </w:rPr>
        <w:t xml:space="preserve"> to provide a complete description of infant </w:t>
      </w:r>
      <w:r w:rsidR="00331E63">
        <w:rPr>
          <w:rFonts w:ascii="Times New Roman" w:eastAsia="Times New Roman" w:hAnsi="Times New Roman" w:cs="Times New Roman"/>
        </w:rPr>
        <w:lastRenderedPageBreak/>
        <w:t>action understanding.</w:t>
      </w:r>
      <w:r w:rsidR="00494CB3">
        <w:rPr>
          <w:rFonts w:ascii="Times New Roman" w:eastAsia="Times New Roman" w:hAnsi="Times New Roman" w:cs="Times New Roman"/>
        </w:rPr>
        <w:t xml:space="preserve"> However, s</w:t>
      </w:r>
      <w:r w:rsidR="005A1669">
        <w:rPr>
          <w:rFonts w:ascii="Times New Roman" w:eastAsia="Times New Roman" w:hAnsi="Times New Roman" w:cs="Times New Roman"/>
        </w:rPr>
        <w:t>uch an account would not be needed</w:t>
      </w:r>
      <w:r w:rsidR="00494CB3">
        <w:rPr>
          <w:rFonts w:ascii="Times New Roman" w:eastAsia="Times New Roman" w:hAnsi="Times New Roman" w:cs="Times New Roman"/>
        </w:rPr>
        <w:t xml:space="preserve"> if it can be shown that infants’ behaviors in studies like that by Gergely et al. (1995) can be explained on other grounds. </w:t>
      </w:r>
    </w:p>
    <w:p w14:paraId="71BF22BA" w14:textId="7EB6D517" w:rsidR="0077319C" w:rsidRDefault="00494CB3" w:rsidP="00A43A0B">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third limitation </w:t>
      </w:r>
      <w:r w:rsidR="00530B88">
        <w:rPr>
          <w:rFonts w:ascii="Times New Roman" w:eastAsia="Times New Roman" w:hAnsi="Times New Roman" w:cs="Times New Roman"/>
        </w:rPr>
        <w:t xml:space="preserve">is that </w:t>
      </w:r>
      <w:proofErr w:type="spellStart"/>
      <w:r w:rsidR="00530B88">
        <w:rPr>
          <w:rFonts w:ascii="Times New Roman" w:eastAsia="Times New Roman" w:hAnsi="Times New Roman" w:cs="Times New Roman"/>
        </w:rPr>
        <w:t>Overwalle’s</w:t>
      </w:r>
      <w:proofErr w:type="spellEnd"/>
      <w:r w:rsidR="00530B88">
        <w:rPr>
          <w:rFonts w:ascii="Times New Roman" w:eastAsia="Times New Roman" w:hAnsi="Times New Roman" w:cs="Times New Roman"/>
        </w:rPr>
        <w:t xml:space="preserve"> (2010) model </w:t>
      </w:r>
      <w:r w:rsidR="0090230A">
        <w:rPr>
          <w:rFonts w:ascii="Times New Roman" w:eastAsia="Times New Roman" w:hAnsi="Times New Roman" w:cs="Times New Roman"/>
        </w:rPr>
        <w:t>did not faithfully represent key aspects of Gergely et al.’s (1995) experimental set-up. Two</w:t>
      </w:r>
      <w:r w:rsidR="00530B88">
        <w:rPr>
          <w:rFonts w:ascii="Times New Roman" w:eastAsia="Times New Roman" w:hAnsi="Times New Roman" w:cs="Times New Roman"/>
        </w:rPr>
        <w:t xml:space="preserve"> specific issues are worth highlighting</w:t>
      </w:r>
      <w:r w:rsidR="0090230A">
        <w:rPr>
          <w:rFonts w:ascii="Times New Roman" w:eastAsia="Times New Roman" w:hAnsi="Times New Roman" w:cs="Times New Roman"/>
        </w:rPr>
        <w:t xml:space="preserve"> here</w:t>
      </w:r>
      <w:r w:rsidR="00530B88">
        <w:rPr>
          <w:rFonts w:ascii="Times New Roman" w:eastAsia="Times New Roman" w:hAnsi="Times New Roman" w:cs="Times New Roman"/>
        </w:rPr>
        <w:t xml:space="preserve">. </w:t>
      </w:r>
      <w:r w:rsidR="0077319C">
        <w:rPr>
          <w:rFonts w:ascii="Times New Roman" w:eastAsia="Times New Roman" w:hAnsi="Times New Roman" w:cs="Times New Roman"/>
        </w:rPr>
        <w:t>First,</w:t>
      </w:r>
      <w:r w:rsidR="00D6535A">
        <w:rPr>
          <w:rFonts w:ascii="Times New Roman" w:eastAsia="Times New Roman" w:hAnsi="Times New Roman" w:cs="Times New Roman"/>
        </w:rPr>
        <w:t xml:space="preserve"> </w:t>
      </w:r>
      <w:r w:rsidR="00AE7AB9">
        <w:rPr>
          <w:rFonts w:ascii="Times New Roman" w:eastAsia="Times New Roman" w:hAnsi="Times New Roman" w:cs="Times New Roman"/>
        </w:rPr>
        <w:t>the Control conditions differed between the behavioral and computational studies.</w:t>
      </w:r>
      <w:r w:rsidR="00743637">
        <w:rPr>
          <w:rFonts w:ascii="Times New Roman" w:eastAsia="Times New Roman" w:hAnsi="Times New Roman" w:cs="Times New Roman"/>
        </w:rPr>
        <w:t xml:space="preserve"> </w:t>
      </w:r>
      <w:r w:rsidR="00DC0A12">
        <w:rPr>
          <w:rFonts w:ascii="Times New Roman" w:eastAsia="Times New Roman" w:hAnsi="Times New Roman" w:cs="Times New Roman"/>
        </w:rPr>
        <w:t>In the behavioral study,</w:t>
      </w:r>
      <w:r w:rsidR="00AE7AB9">
        <w:rPr>
          <w:rFonts w:ascii="Times New Roman" w:eastAsia="Times New Roman" w:hAnsi="Times New Roman" w:cs="Times New Roman"/>
        </w:rPr>
        <w:t xml:space="preserve"> </w:t>
      </w:r>
      <w:r w:rsidR="00743637">
        <w:rPr>
          <w:rFonts w:ascii="Times New Roman" w:eastAsia="Times New Roman" w:hAnsi="Times New Roman" w:cs="Times New Roman"/>
        </w:rPr>
        <w:t>infants in the Control condition were habituated to</w:t>
      </w:r>
      <w:r w:rsidR="00D6535A">
        <w:rPr>
          <w:rFonts w:ascii="Times New Roman" w:eastAsia="Times New Roman" w:hAnsi="Times New Roman" w:cs="Times New Roman"/>
        </w:rPr>
        <w:t xml:space="preserve"> an event in which an obstacle was located</w:t>
      </w:r>
      <w:r w:rsidR="0014090D">
        <w:rPr>
          <w:rFonts w:ascii="Times New Roman" w:eastAsia="Times New Roman" w:hAnsi="Times New Roman" w:cs="Times New Roman"/>
        </w:rPr>
        <w:t xml:space="preserve"> off to one side of the stage </w:t>
      </w:r>
      <w:r w:rsidR="00C20E72">
        <w:rPr>
          <w:rFonts w:ascii="Times New Roman" w:eastAsia="Times New Roman" w:hAnsi="Times New Roman" w:cs="Times New Roman"/>
        </w:rPr>
        <w:t>while</w:t>
      </w:r>
      <w:r w:rsidR="0014090D">
        <w:rPr>
          <w:rFonts w:ascii="Times New Roman" w:eastAsia="Times New Roman" w:hAnsi="Times New Roman" w:cs="Times New Roman"/>
        </w:rPr>
        <w:t xml:space="preserve"> an agent jumped over empty space in the center of the stage.</w:t>
      </w:r>
      <w:r w:rsidR="00D6535A">
        <w:rPr>
          <w:rFonts w:ascii="Times New Roman" w:eastAsia="Times New Roman" w:hAnsi="Times New Roman" w:cs="Times New Roman"/>
        </w:rPr>
        <w:t xml:space="preserve"> </w:t>
      </w:r>
      <w:r w:rsidR="0014090D">
        <w:rPr>
          <w:rFonts w:ascii="Times New Roman" w:eastAsia="Times New Roman" w:hAnsi="Times New Roman" w:cs="Times New Roman"/>
        </w:rPr>
        <w:t xml:space="preserve">In contrast, </w:t>
      </w:r>
      <w:r w:rsidR="00743637">
        <w:rPr>
          <w:rFonts w:ascii="Times New Roman" w:eastAsia="Times New Roman" w:hAnsi="Times New Roman" w:cs="Times New Roman"/>
        </w:rPr>
        <w:t>networks in the same condition were habituated to arced motion alone; no obstacle information was provided.</w:t>
      </w:r>
      <w:r w:rsidR="00F13157">
        <w:rPr>
          <w:rFonts w:ascii="Times New Roman" w:eastAsia="Times New Roman" w:hAnsi="Times New Roman" w:cs="Times New Roman"/>
        </w:rPr>
        <w:t xml:space="preserve"> </w:t>
      </w:r>
      <w:r w:rsidR="003826AA">
        <w:rPr>
          <w:rFonts w:ascii="Times New Roman" w:eastAsia="Times New Roman" w:hAnsi="Times New Roman" w:cs="Times New Roman"/>
        </w:rPr>
        <w:t xml:space="preserve">Because the Experimental and Control conditions differed in multiple ways in </w:t>
      </w:r>
      <w:proofErr w:type="spellStart"/>
      <w:r w:rsidR="00A43A0B">
        <w:rPr>
          <w:rFonts w:ascii="Times New Roman" w:eastAsia="Times New Roman" w:hAnsi="Times New Roman" w:cs="Times New Roman"/>
        </w:rPr>
        <w:t>Overwalle’s</w:t>
      </w:r>
      <w:proofErr w:type="spellEnd"/>
      <w:r w:rsidR="00A43A0B">
        <w:rPr>
          <w:rFonts w:ascii="Times New Roman" w:eastAsia="Times New Roman" w:hAnsi="Times New Roman" w:cs="Times New Roman"/>
        </w:rPr>
        <w:t xml:space="preserve"> (2010) simulation of Gergely et al. (1995), it is</w:t>
      </w:r>
      <w:r w:rsidR="003826AA">
        <w:rPr>
          <w:rFonts w:ascii="Times New Roman" w:eastAsia="Times New Roman" w:hAnsi="Times New Roman" w:cs="Times New Roman"/>
        </w:rPr>
        <w:t xml:space="preserve"> </w:t>
      </w:r>
      <w:r w:rsidR="00441141">
        <w:rPr>
          <w:rFonts w:ascii="Times New Roman" w:eastAsia="Times New Roman" w:hAnsi="Times New Roman" w:cs="Times New Roman"/>
        </w:rPr>
        <w:t>difficult</w:t>
      </w:r>
      <w:r w:rsidR="003826AA">
        <w:rPr>
          <w:rFonts w:ascii="Times New Roman" w:eastAsia="Times New Roman" w:hAnsi="Times New Roman" w:cs="Times New Roman"/>
        </w:rPr>
        <w:t xml:space="preserve"> to</w:t>
      </w:r>
      <w:r w:rsidR="00A43A0B">
        <w:rPr>
          <w:rFonts w:ascii="Times New Roman" w:eastAsia="Times New Roman" w:hAnsi="Times New Roman" w:cs="Times New Roman"/>
        </w:rPr>
        <w:t xml:space="preserve"> </w:t>
      </w:r>
      <w:r w:rsidR="003826AA">
        <w:rPr>
          <w:rFonts w:ascii="Times New Roman" w:eastAsia="Times New Roman" w:hAnsi="Times New Roman" w:cs="Times New Roman"/>
        </w:rPr>
        <w:t>determine whether the distinct patterns of looking between conditions were due to these differences or to an acquired notion of efficiency. These di</w:t>
      </w:r>
      <w:r w:rsidR="00441141">
        <w:rPr>
          <w:rFonts w:ascii="Times New Roman" w:eastAsia="Times New Roman" w:hAnsi="Times New Roman" w:cs="Times New Roman"/>
        </w:rPr>
        <w:t>screpancies</w:t>
      </w:r>
      <w:r w:rsidR="003826AA">
        <w:rPr>
          <w:rFonts w:ascii="Times New Roman" w:eastAsia="Times New Roman" w:hAnsi="Times New Roman" w:cs="Times New Roman"/>
        </w:rPr>
        <w:t xml:space="preserve"> also make it difficult to know what can be concluded from </w:t>
      </w:r>
      <w:proofErr w:type="spellStart"/>
      <w:r w:rsidR="003826AA">
        <w:rPr>
          <w:rFonts w:ascii="Times New Roman" w:eastAsia="Times New Roman" w:hAnsi="Times New Roman" w:cs="Times New Roman"/>
        </w:rPr>
        <w:t>Overwalle’s</w:t>
      </w:r>
      <w:proofErr w:type="spellEnd"/>
      <w:r w:rsidR="003826AA">
        <w:rPr>
          <w:rFonts w:ascii="Times New Roman" w:eastAsia="Times New Roman" w:hAnsi="Times New Roman" w:cs="Times New Roman"/>
        </w:rPr>
        <w:t xml:space="preserve"> </w:t>
      </w:r>
      <w:r w:rsidR="00441141">
        <w:rPr>
          <w:rFonts w:ascii="Times New Roman" w:eastAsia="Times New Roman" w:hAnsi="Times New Roman" w:cs="Times New Roman"/>
        </w:rPr>
        <w:t>(2010) simulation about the mechanisms underlying infants’ performance in the original behavioral study.</w:t>
      </w:r>
    </w:p>
    <w:p w14:paraId="37D959E4" w14:textId="77777777" w:rsidR="00037EA9" w:rsidRDefault="0077319C" w:rsidP="00037EA9">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Second, t</w:t>
      </w:r>
      <w:r w:rsidR="00616B52">
        <w:rPr>
          <w:rFonts w:ascii="Times New Roman" w:eastAsia="Times New Roman" w:hAnsi="Times New Roman" w:cs="Times New Roman"/>
        </w:rPr>
        <w:t xml:space="preserve">he physical </w:t>
      </w:r>
      <w:r w:rsidR="00022C46">
        <w:rPr>
          <w:rFonts w:ascii="Times New Roman" w:eastAsia="Times New Roman" w:hAnsi="Times New Roman" w:cs="Times New Roman"/>
        </w:rPr>
        <w:t xml:space="preserve">configuration of the obstacle and arced motion </w:t>
      </w:r>
      <w:r w:rsidR="00616B52">
        <w:rPr>
          <w:rFonts w:ascii="Times New Roman" w:eastAsia="Times New Roman" w:hAnsi="Times New Roman" w:cs="Times New Roman"/>
        </w:rPr>
        <w:t xml:space="preserve">differed between the two investigations. </w:t>
      </w:r>
      <w:r w:rsidR="00652672">
        <w:rPr>
          <w:rFonts w:ascii="Times New Roman" w:eastAsia="Times New Roman" w:hAnsi="Times New Roman" w:cs="Times New Roman"/>
        </w:rPr>
        <w:t>For example, in</w:t>
      </w:r>
      <w:r w:rsidR="008B17C6">
        <w:rPr>
          <w:rFonts w:ascii="Times New Roman" w:eastAsia="Times New Roman" w:hAnsi="Times New Roman" w:cs="Times New Roman"/>
        </w:rPr>
        <w:t xml:space="preserve"> the behavioral study,</w:t>
      </w:r>
      <w:r w:rsidR="007E6784">
        <w:rPr>
          <w:rFonts w:ascii="Times New Roman" w:eastAsia="Times New Roman" w:hAnsi="Times New Roman" w:cs="Times New Roman"/>
        </w:rPr>
        <w:t xml:space="preserve"> </w:t>
      </w:r>
      <w:r w:rsidR="00A97902">
        <w:rPr>
          <w:rFonts w:ascii="Times New Roman" w:eastAsia="Times New Roman" w:hAnsi="Times New Roman" w:cs="Times New Roman"/>
        </w:rPr>
        <w:t>the agent jumped just high enough to clear the obstacle</w:t>
      </w:r>
      <w:r w:rsidR="007E6784">
        <w:rPr>
          <w:rFonts w:ascii="Times New Roman" w:eastAsia="Times New Roman" w:hAnsi="Times New Roman" w:cs="Times New Roman"/>
        </w:rPr>
        <w:t xml:space="preserve">. </w:t>
      </w:r>
      <w:r w:rsidR="00E00D62">
        <w:rPr>
          <w:rFonts w:ascii="Times New Roman" w:eastAsia="Times New Roman" w:hAnsi="Times New Roman" w:cs="Times New Roman"/>
        </w:rPr>
        <w:t>In the</w:t>
      </w:r>
      <w:r w:rsidR="007E6784">
        <w:rPr>
          <w:rFonts w:ascii="Times New Roman" w:eastAsia="Times New Roman" w:hAnsi="Times New Roman" w:cs="Times New Roman"/>
        </w:rPr>
        <w:t xml:space="preserve"> computational study, </w:t>
      </w:r>
      <w:r w:rsidR="00E00D62">
        <w:rPr>
          <w:rFonts w:ascii="Times New Roman" w:eastAsia="Times New Roman" w:hAnsi="Times New Roman" w:cs="Times New Roman"/>
        </w:rPr>
        <w:t xml:space="preserve">however, </w:t>
      </w:r>
      <w:r w:rsidR="007E6784">
        <w:rPr>
          <w:rFonts w:ascii="Times New Roman" w:eastAsia="Times New Roman" w:hAnsi="Times New Roman" w:cs="Times New Roman"/>
        </w:rPr>
        <w:t xml:space="preserve">the agent jumped higher than necessary to clear the barrier. </w:t>
      </w:r>
      <w:r w:rsidR="00652672" w:rsidRPr="00652672">
        <w:rPr>
          <w:rFonts w:ascii="Times New Roman" w:eastAsia="Times New Roman" w:hAnsi="Times New Roman" w:cs="Times New Roman"/>
        </w:rPr>
        <w:t xml:space="preserve">Specifically, in </w:t>
      </w:r>
      <w:r w:rsidR="00652672">
        <w:rPr>
          <w:rFonts w:ascii="Times New Roman" w:eastAsia="Times New Roman" w:hAnsi="Times New Roman" w:cs="Times New Roman"/>
        </w:rPr>
        <w:t>the</w:t>
      </w:r>
      <w:r w:rsidR="00652672" w:rsidRPr="00652672">
        <w:rPr>
          <w:rFonts w:ascii="Times New Roman" w:eastAsia="Times New Roman" w:hAnsi="Times New Roman" w:cs="Times New Roman"/>
        </w:rPr>
        <w:t xml:space="preserve"> simulation the barrier was one cell wide by one cell tall, whereas the apex of the arced motion reached three cells in height</w:t>
      </w:r>
      <w:r w:rsidR="00652672">
        <w:rPr>
          <w:rFonts w:ascii="Times New Roman" w:eastAsia="Times New Roman" w:hAnsi="Times New Roman" w:cs="Times New Roman"/>
        </w:rPr>
        <w:t>. This spatial arrangement meant that the</w:t>
      </w:r>
      <w:r w:rsidR="00652672" w:rsidRPr="00652672">
        <w:rPr>
          <w:rFonts w:ascii="Times New Roman" w:eastAsia="Times New Roman" w:hAnsi="Times New Roman" w:cs="Times New Roman"/>
        </w:rPr>
        <w:t xml:space="preserve"> agent effectively “jumped” two cells higher than required to clear the obstacle.</w:t>
      </w:r>
      <w:r w:rsidR="00652672">
        <w:rPr>
          <w:rFonts w:ascii="Times New Roman" w:eastAsia="Times New Roman" w:hAnsi="Times New Roman" w:cs="Times New Roman"/>
        </w:rPr>
        <w:t xml:space="preserve"> </w:t>
      </w:r>
      <w:r w:rsidR="00B9424D">
        <w:rPr>
          <w:rFonts w:ascii="Times New Roman" w:eastAsia="Times New Roman" w:hAnsi="Times New Roman" w:cs="Times New Roman"/>
        </w:rPr>
        <w:t xml:space="preserve">In </w:t>
      </w:r>
      <w:proofErr w:type="spellStart"/>
      <w:r w:rsidR="00B9424D">
        <w:rPr>
          <w:rFonts w:ascii="Times New Roman" w:eastAsia="Times New Roman" w:hAnsi="Times New Roman" w:cs="Times New Roman"/>
        </w:rPr>
        <w:t>Overwalle’s</w:t>
      </w:r>
      <w:proofErr w:type="spellEnd"/>
      <w:r w:rsidR="00B9424D">
        <w:rPr>
          <w:rFonts w:ascii="Times New Roman" w:eastAsia="Times New Roman" w:hAnsi="Times New Roman" w:cs="Times New Roman"/>
        </w:rPr>
        <w:t xml:space="preserve"> (2010) simulation, </w:t>
      </w:r>
      <w:r w:rsidR="004C473B">
        <w:rPr>
          <w:rFonts w:ascii="Times New Roman" w:eastAsia="Times New Roman" w:hAnsi="Times New Roman" w:cs="Times New Roman"/>
        </w:rPr>
        <w:t xml:space="preserve">the barrier was one cell wide by one cell tall. </w:t>
      </w:r>
      <w:r w:rsidR="00AD6765">
        <w:rPr>
          <w:rFonts w:ascii="Times New Roman" w:eastAsia="Times New Roman" w:hAnsi="Times New Roman" w:cs="Times New Roman"/>
        </w:rPr>
        <w:t xml:space="preserve">Given that the apex of the arced motion was </w:t>
      </w:r>
      <w:r w:rsidR="004C473B">
        <w:rPr>
          <w:rFonts w:ascii="Times New Roman" w:eastAsia="Times New Roman" w:hAnsi="Times New Roman" w:cs="Times New Roman"/>
        </w:rPr>
        <w:t>three</w:t>
      </w:r>
      <w:r w:rsidR="00AD6765">
        <w:rPr>
          <w:rFonts w:ascii="Times New Roman" w:eastAsia="Times New Roman" w:hAnsi="Times New Roman" w:cs="Times New Roman"/>
        </w:rPr>
        <w:t xml:space="preserve"> cells high, the agent “jumped” two cells higher than it needed to clear the barrier; a 2-cell-high jump would have been sufficient.</w:t>
      </w:r>
      <w:r w:rsidR="000C649B">
        <w:rPr>
          <w:rFonts w:ascii="Times New Roman" w:eastAsia="Times New Roman" w:hAnsi="Times New Roman" w:cs="Times New Roman"/>
        </w:rPr>
        <w:t xml:space="preserve"> </w:t>
      </w:r>
      <w:r w:rsidRPr="0077319C">
        <w:rPr>
          <w:rFonts w:ascii="Times New Roman" w:eastAsia="Times New Roman" w:hAnsi="Times New Roman" w:cs="Times New Roman"/>
        </w:rPr>
        <w:t xml:space="preserve">Taken together, these four </w:t>
      </w:r>
      <w:r w:rsidRPr="0077319C">
        <w:rPr>
          <w:rFonts w:ascii="Times New Roman" w:eastAsia="Times New Roman" w:hAnsi="Times New Roman" w:cs="Times New Roman"/>
        </w:rPr>
        <w:lastRenderedPageBreak/>
        <w:t xml:space="preserve">issues—namely, the absence of a hidden layer, the absence of prior action experience, the use of a different Control condition, and the altered barrier configuration—limit what can be concluded about the sufficiency of </w:t>
      </w:r>
      <w:proofErr w:type="spellStart"/>
      <w:r w:rsidRPr="0077319C">
        <w:rPr>
          <w:rFonts w:ascii="Times New Roman" w:eastAsia="Times New Roman" w:hAnsi="Times New Roman" w:cs="Times New Roman"/>
        </w:rPr>
        <w:t>Overwalle’s</w:t>
      </w:r>
      <w:proofErr w:type="spellEnd"/>
      <w:r w:rsidRPr="0077319C">
        <w:rPr>
          <w:rFonts w:ascii="Times New Roman" w:eastAsia="Times New Roman" w:hAnsi="Times New Roman" w:cs="Times New Roman"/>
        </w:rPr>
        <w:t xml:space="preserve"> proposal for explaining how action understanding develops in infants. Rather than demonstrating that the proposed mechanism is sufficient, the model’s success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p>
    <w:p w14:paraId="6BEE43CD" w14:textId="5B172D26" w:rsidR="002450CA" w:rsidRPr="00037EA9" w:rsidRDefault="00D83D5A" w:rsidP="00037EA9">
      <w:pPr>
        <w:spacing w:line="480" w:lineRule="auto"/>
        <w:ind w:firstLine="720"/>
        <w:contextualSpacing/>
        <w:rPr>
          <w:rFonts w:ascii="Times New Roman" w:eastAsia="Times New Roman" w:hAnsi="Times New Roman" w:cs="Times New Roman"/>
        </w:rPr>
      </w:pPr>
      <w:r w:rsidRPr="00D83D5A">
        <w:rPr>
          <w:rFonts w:ascii="Times New Roman" w:eastAsia="Times New Roman" w:hAnsi="Times New Roman" w:cs="Times New Roman"/>
        </w:rPr>
        <w:t xml:space="preserve">Taken together, these four issues—namely, the absence of a hidden layer, the absence of prior action experience, the use of a different Control condition, and the altered barrier configuration—limit what can be concluded about the sufficiency of </w:t>
      </w:r>
      <w:proofErr w:type="spellStart"/>
      <w:r w:rsidRPr="00D83D5A">
        <w:rPr>
          <w:rFonts w:ascii="Times New Roman" w:eastAsia="Times New Roman" w:hAnsi="Times New Roman" w:cs="Times New Roman"/>
        </w:rPr>
        <w:t>Overwalle’s</w:t>
      </w:r>
      <w:proofErr w:type="spellEnd"/>
      <w:r w:rsidRPr="00D83D5A">
        <w:rPr>
          <w:rFonts w:ascii="Times New Roman" w:eastAsia="Times New Roman" w:hAnsi="Times New Roman" w:cs="Times New Roman"/>
        </w:rPr>
        <w:t xml:space="preserve"> proposal for explaining how action understanding develops in infants</w:t>
      </w:r>
      <w:r w:rsidR="001A288F">
        <w:rPr>
          <w:rFonts w:ascii="Times New Roman" w:eastAsia="Times New Roman" w:hAnsi="Times New Roman" w:cs="Times New Roman"/>
        </w:rPr>
        <w:t>. These</w:t>
      </w:r>
      <w:r w:rsidR="00B27F73">
        <w:rPr>
          <w:rFonts w:ascii="Times New Roman" w:eastAsia="Times New Roman" w:hAnsi="Times New Roman" w:cs="Times New Roman"/>
        </w:rPr>
        <w:t xml:space="preserve"> criticisms suggest that</w:t>
      </w:r>
      <w:r w:rsidR="001A288F">
        <w:rPr>
          <w:rFonts w:ascii="Times New Roman" w:eastAsia="Times New Roman" w:hAnsi="Times New Roman" w:cs="Times New Roman"/>
        </w:rPr>
        <w:t xml:space="preserve"> the success of the model</w:t>
      </w:r>
      <w:r w:rsidRPr="00D83D5A">
        <w:rPr>
          <w:rFonts w:ascii="Times New Roman" w:eastAsia="Times New Roman" w:hAnsi="Times New Roman" w:cs="Times New Roman"/>
        </w:rPr>
        <w:t xml:space="preserve">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r w:rsidR="009248A1">
        <w:rPr>
          <w:rFonts w:ascii="Times New Roman" w:eastAsia="Times New Roman" w:hAnsi="Times New Roman" w:cs="Times New Roman"/>
        </w:rPr>
        <w:t xml:space="preserve">Based on </w:t>
      </w:r>
      <w:r w:rsidR="001A288F">
        <w:rPr>
          <w:rFonts w:ascii="Times New Roman" w:eastAsia="Times New Roman" w:hAnsi="Times New Roman" w:cs="Times New Roman"/>
        </w:rPr>
        <w:t>these limitations</w:t>
      </w:r>
      <w:r w:rsidR="00524642">
        <w:rPr>
          <w:rFonts w:ascii="Times New Roman" w:hAnsi="Times New Roman" w:cs="Times New Roman"/>
        </w:rPr>
        <w:t>, the</w:t>
      </w:r>
      <w:r w:rsidR="002265B0">
        <w:rPr>
          <w:rFonts w:ascii="Times New Roman" w:hAnsi="Times New Roman" w:cs="Times New Roman"/>
        </w:rPr>
        <w:t xml:space="preserve"> </w:t>
      </w:r>
      <w:r w:rsidR="00A66FFF">
        <w:rPr>
          <w:rFonts w:ascii="Times New Roman" w:hAnsi="Times New Roman" w:cs="Times New Roman"/>
        </w:rPr>
        <w:t xml:space="preserve">goals </w:t>
      </w:r>
      <w:r w:rsidR="002265B0">
        <w:rPr>
          <w:rFonts w:ascii="Times New Roman" w:hAnsi="Times New Roman" w:cs="Times New Roman"/>
        </w:rPr>
        <w:t xml:space="preserve">of the </w:t>
      </w:r>
      <w:r w:rsidR="00BC654B">
        <w:rPr>
          <w:rFonts w:ascii="Times New Roman" w:hAnsi="Times New Roman" w:cs="Times New Roman"/>
        </w:rPr>
        <w:t>present paper</w:t>
      </w:r>
      <w:r w:rsidR="002265B0">
        <w:rPr>
          <w:rFonts w:ascii="Times New Roman" w:hAnsi="Times New Roman" w:cs="Times New Roman"/>
        </w:rPr>
        <w:t xml:space="preserve"> </w:t>
      </w:r>
      <w:r w:rsidR="00A66FFF">
        <w:rPr>
          <w:rFonts w:ascii="Times New Roman" w:hAnsi="Times New Roman" w:cs="Times New Roman"/>
        </w:rPr>
        <w:t xml:space="preserve">were twofold. The first goal </w:t>
      </w:r>
      <w:r w:rsidR="00431A61">
        <w:rPr>
          <w:rFonts w:ascii="Times New Roman" w:hAnsi="Times New Roman" w:cs="Times New Roman"/>
        </w:rPr>
        <w:t>was to</w:t>
      </w:r>
      <w:r w:rsidR="002265B0">
        <w:rPr>
          <w:rFonts w:ascii="Times New Roman" w:hAnsi="Times New Roman" w:cs="Times New Roman"/>
        </w:rPr>
        <w:t xml:space="preserve"> develop an alternative lean account </w:t>
      </w:r>
      <w:r w:rsidR="00B03DF4">
        <w:rPr>
          <w:rFonts w:ascii="Times New Roman" w:hAnsi="Times New Roman" w:cs="Times New Roman"/>
        </w:rPr>
        <w:t xml:space="preserve">that </w:t>
      </w:r>
      <w:r w:rsidR="00A66FFF">
        <w:rPr>
          <w:rFonts w:ascii="Times New Roman" w:hAnsi="Times New Roman" w:cs="Times New Roman"/>
        </w:rPr>
        <w:t xml:space="preserve">not only can explain infants’ looking behaviors in Gergely et al. (1995) but can capture a range </w:t>
      </w:r>
      <w:r w:rsidR="00D23F8D">
        <w:rPr>
          <w:rFonts w:ascii="Times New Roman" w:hAnsi="Times New Roman" w:cs="Times New Roman"/>
        </w:rPr>
        <w:t>of</w:t>
      </w:r>
      <w:r w:rsidR="00B03DF4">
        <w:rPr>
          <w:rFonts w:ascii="Times New Roman" w:hAnsi="Times New Roman" w:cs="Times New Roman"/>
        </w:rPr>
        <w:t xml:space="preserve"> key findings in the literature on</w:t>
      </w:r>
      <w:r w:rsidR="00D23F8D">
        <w:rPr>
          <w:rFonts w:ascii="Times New Roman" w:hAnsi="Times New Roman" w:cs="Times New Roman"/>
        </w:rPr>
        <w:t xml:space="preserve"> infant action understanding. </w:t>
      </w:r>
      <w:r w:rsidR="00811479">
        <w:rPr>
          <w:rFonts w:ascii="Times New Roman" w:hAnsi="Times New Roman" w:cs="Times New Roman"/>
        </w:rPr>
        <w:t xml:space="preserve">I make this case by demonstrating that a connectionist instantiation of the current theory in a new model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 xml:space="preserve">equences) can readily reproduce such key findings. </w:t>
      </w:r>
      <w:r w:rsidR="00D23F8D">
        <w:rPr>
          <w:rFonts w:ascii="Times New Roman" w:hAnsi="Times New Roman" w:cs="Times New Roman"/>
        </w:rPr>
        <w:t>The second goal was to demonstrate that</w:t>
      </w:r>
      <w:r w:rsidR="00037EA9">
        <w:rPr>
          <w:rFonts w:ascii="Times New Roman" w:hAnsi="Times New Roman" w:cs="Times New Roman"/>
        </w:rPr>
        <w:t xml:space="preserve"> not only does</w:t>
      </w:r>
      <w:r w:rsidR="00811479">
        <w:rPr>
          <w:rFonts w:ascii="Times New Roman" w:hAnsi="Times New Roman" w:cs="Times New Roman"/>
        </w:rPr>
        <w:t xml:space="preserve"> ALIAS</w:t>
      </w:r>
      <w:r w:rsidR="00D23F8D">
        <w:rPr>
          <w:rFonts w:ascii="Times New Roman" w:hAnsi="Times New Roman" w:cs="Times New Roman"/>
        </w:rPr>
        <w:t xml:space="preserve"> </w:t>
      </w:r>
      <w:r w:rsidR="0012624E">
        <w:rPr>
          <w:rFonts w:ascii="Times New Roman" w:hAnsi="Times New Roman" w:cs="Times New Roman"/>
        </w:rPr>
        <w:t xml:space="preserve">provide a </w:t>
      </w:r>
      <w:r w:rsidR="00037EA9">
        <w:rPr>
          <w:rFonts w:ascii="Times New Roman" w:hAnsi="Times New Roman" w:cs="Times New Roman"/>
        </w:rPr>
        <w:t>more complete</w:t>
      </w:r>
      <w:r w:rsidR="0012624E">
        <w:rPr>
          <w:rFonts w:ascii="Times New Roman" w:hAnsi="Times New Roman" w:cs="Times New Roman"/>
        </w:rPr>
        <w:t xml:space="preserve"> account of infants’ looking behavior than the model proposed by </w:t>
      </w:r>
      <w:proofErr w:type="spellStart"/>
      <w:r w:rsidR="0012624E">
        <w:rPr>
          <w:rFonts w:ascii="Times New Roman" w:hAnsi="Times New Roman" w:cs="Times New Roman"/>
        </w:rPr>
        <w:t>Overwalle</w:t>
      </w:r>
      <w:proofErr w:type="spellEnd"/>
      <w:r w:rsidR="0012624E">
        <w:rPr>
          <w:rFonts w:ascii="Times New Roman" w:hAnsi="Times New Roman" w:cs="Times New Roman"/>
        </w:rPr>
        <w:t xml:space="preserve"> (2010)</w:t>
      </w:r>
      <w:r w:rsidR="00037EA9">
        <w:rPr>
          <w:rFonts w:ascii="Times New Roman" w:hAnsi="Times New Roman" w:cs="Times New Roman"/>
        </w:rPr>
        <w:t xml:space="preserve"> but it avoids the limitations that characterize that earlier simulation. </w:t>
      </w:r>
    </w:p>
    <w:p w14:paraId="7853E329" w14:textId="385FDE62" w:rsidR="002428A9" w:rsidRDefault="00B80D3D" w:rsidP="00220755">
      <w:pPr>
        <w:spacing w:line="480" w:lineRule="auto"/>
        <w:ind w:firstLine="720"/>
        <w:contextualSpacing/>
        <w:rPr>
          <w:rFonts w:ascii="Times New Roman" w:hAnsi="Times New Roman" w:cs="Times New Roman"/>
        </w:rPr>
      </w:pPr>
      <w:r>
        <w:rPr>
          <w:rFonts w:ascii="Times New Roman" w:hAnsi="Times New Roman" w:cs="Times New Roman"/>
        </w:rPr>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understanding (</w:t>
      </w:r>
      <w:proofErr w:type="spellStart"/>
      <w:r>
        <w:rPr>
          <w:rFonts w:ascii="Times New Roman" w:hAnsi="Times New Roman" w:cs="Times New Roman"/>
        </w:rPr>
        <w:t>VoE</w:t>
      </w:r>
      <w:proofErr w:type="spellEnd"/>
      <w:r>
        <w:rPr>
          <w:rFonts w:ascii="Times New Roman" w:hAnsi="Times New Roman" w:cs="Times New Roman"/>
        </w:rPr>
        <w:t>) studies</w:t>
      </w:r>
      <w:r w:rsidRPr="00B80D3D">
        <w:rPr>
          <w:rFonts w:ascii="Times New Roman" w:hAnsi="Times New Roman" w:cs="Times New Roman"/>
        </w:rPr>
        <w:t xml:space="preserve"> can be explained by </w:t>
      </w:r>
      <w:r w:rsidR="00077880">
        <w:rPr>
          <w:rFonts w:ascii="Times New Roman" w:hAnsi="Times New Roman" w:cs="Times New Roman"/>
        </w:rPr>
        <w:t xml:space="preserve">two factors. The first factor relates to </w:t>
      </w:r>
      <w:r w:rsidR="00273B30">
        <w:rPr>
          <w:rFonts w:ascii="Times New Roman" w:hAnsi="Times New Roman" w:cs="Times New Roman"/>
        </w:rPr>
        <w:t>infants’ experience observing different kinds of motion in the real world</w:t>
      </w:r>
      <w:r w:rsidR="00B80B47">
        <w:rPr>
          <w:rFonts w:ascii="Times New Roman" w:hAnsi="Times New Roman" w:cs="Times New Roman"/>
        </w:rPr>
        <w:t xml:space="preserve">. Specifically, infants’ </w:t>
      </w:r>
      <w:r w:rsidR="00465943">
        <w:rPr>
          <w:rFonts w:ascii="Times New Roman" w:hAnsi="Times New Roman" w:cs="Times New Roman"/>
        </w:rPr>
        <w:t>performance</w:t>
      </w:r>
      <w:r w:rsidR="00B80B47">
        <w:rPr>
          <w:rFonts w:ascii="Times New Roman" w:hAnsi="Times New Roman" w:cs="Times New Roman"/>
        </w:rPr>
        <w:t xml:space="preserve"> during the test phase of a typical </w:t>
      </w:r>
      <w:r w:rsidR="00B80B47">
        <w:rPr>
          <w:rFonts w:ascii="Times New Roman" w:hAnsi="Times New Roman" w:cs="Times New Roman"/>
        </w:rPr>
        <w:lastRenderedPageBreak/>
        <w:t>action understanding study</w:t>
      </w:r>
      <w:r w:rsidR="00F6074B">
        <w:rPr>
          <w:rFonts w:ascii="Times New Roman" w:hAnsi="Times New Roman" w:cs="Times New Roman"/>
        </w:rPr>
        <w:t xml:space="preserve"> presumably</w:t>
      </w:r>
      <w:r w:rsidR="00B80B47">
        <w:rPr>
          <w:rFonts w:ascii="Times New Roman" w:hAnsi="Times New Roman" w:cs="Times New Roman"/>
        </w:rPr>
        <w:t xml:space="preserve"> not only reflects what </w:t>
      </w:r>
      <w:r w:rsidR="00F6074B">
        <w:rPr>
          <w:rFonts w:ascii="Times New Roman" w:hAnsi="Times New Roman" w:cs="Times New Roman"/>
        </w:rPr>
        <w:t>is learned</w:t>
      </w:r>
      <w:r w:rsidR="00B80B47">
        <w:rPr>
          <w:rFonts w:ascii="Times New Roman" w:hAnsi="Times New Roman" w:cs="Times New Roman"/>
        </w:rPr>
        <w:t xml:space="preserve"> during </w:t>
      </w:r>
      <w:r w:rsidR="00D910E2">
        <w:rPr>
          <w:rFonts w:ascii="Times New Roman" w:hAnsi="Times New Roman" w:cs="Times New Roman"/>
        </w:rPr>
        <w:t>habituation,</w:t>
      </w:r>
      <w:r w:rsidR="00B80B47">
        <w:rPr>
          <w:rFonts w:ascii="Times New Roman" w:hAnsi="Times New Roman" w:cs="Times New Roman"/>
        </w:rPr>
        <w:t xml:space="preserve"> but it reflects </w:t>
      </w:r>
      <w:r w:rsidRPr="00B80D3D">
        <w:rPr>
          <w:rFonts w:ascii="Times New Roman" w:hAnsi="Times New Roman" w:cs="Times New Roman"/>
        </w:rPr>
        <w:t>th</w:t>
      </w:r>
      <w:r w:rsidR="001976DC">
        <w:rPr>
          <w:rFonts w:ascii="Times New Roman" w:hAnsi="Times New Roman" w:cs="Times New Roman"/>
        </w:rPr>
        <w:t xml:space="preserve">eir extensive, </w:t>
      </w:r>
      <w:r w:rsidRPr="00B80D3D">
        <w:rPr>
          <w:rFonts w:ascii="Times New Roman" w:hAnsi="Times New Roman" w:cs="Times New Roman"/>
        </w:rPr>
        <w:t>real-world, third-person experience</w:t>
      </w:r>
      <w:r w:rsidR="00F6074B">
        <w:rPr>
          <w:rFonts w:ascii="Times New Roman" w:hAnsi="Times New Roman" w:cs="Times New Roman"/>
        </w:rPr>
        <w:t xml:space="preserve"> observing individuals interact with one another via </w:t>
      </w:r>
      <w:r w:rsidR="00273B30">
        <w:rPr>
          <w:rFonts w:ascii="Times New Roman" w:hAnsi="Times New Roman" w:cs="Times New Roman"/>
        </w:rPr>
        <w:t>straight and curved motion paths</w:t>
      </w:r>
      <w:r w:rsidR="00F6074B">
        <w:rPr>
          <w:rFonts w:ascii="Times New Roman" w:hAnsi="Times New Roman" w:cs="Times New Roman"/>
        </w:rPr>
        <w:t>.</w:t>
      </w:r>
      <w:r w:rsidRPr="00B80D3D">
        <w:rPr>
          <w:rFonts w:ascii="Times New Roman" w:hAnsi="Times New Roman" w:cs="Times New Roman"/>
        </w:rPr>
        <w:t xml:space="preserve"> </w:t>
      </w:r>
      <w:r w:rsidR="00F47A07">
        <w:rPr>
          <w:rFonts w:ascii="Times New Roman" w:hAnsi="Times New Roman" w:cs="Times New Roman"/>
        </w:rPr>
        <w:t>For example</w:t>
      </w:r>
      <w:r w:rsidR="00F6074B">
        <w:rPr>
          <w:rFonts w:ascii="Times New Roman" w:hAnsi="Times New Roman" w:cs="Times New Roman"/>
        </w:rPr>
        <w:t>, infants may learn that</w:t>
      </w:r>
      <w:r w:rsidR="00044173">
        <w:rPr>
          <w:rFonts w:ascii="Times New Roman" w:hAnsi="Times New Roman" w:cs="Times New Roman"/>
        </w:rPr>
        <w:t xml:space="preserve"> people </w:t>
      </w:r>
      <w:r w:rsidR="00E27F47">
        <w:rPr>
          <w:rFonts w:ascii="Times New Roman" w:hAnsi="Times New Roman" w:cs="Times New Roman"/>
        </w:rPr>
        <w:t xml:space="preserve">mostly, but not always, </w:t>
      </w:r>
      <w:r w:rsidR="00885D4C">
        <w:rPr>
          <w:rFonts w:ascii="Times New Roman" w:hAnsi="Times New Roman" w:cs="Times New Roman"/>
        </w:rPr>
        <w:t xml:space="preserve">move along straight motion paths </w:t>
      </w:r>
      <w:r w:rsidR="00044173">
        <w:rPr>
          <w:rFonts w:ascii="Times New Roman" w:hAnsi="Times New Roman" w:cs="Times New Roman"/>
        </w:rPr>
        <w:t>in the absence of physical barriers</w:t>
      </w:r>
      <w:r w:rsidR="00E27F47">
        <w:rPr>
          <w:rFonts w:ascii="Times New Roman" w:hAnsi="Times New Roman" w:cs="Times New Roman"/>
        </w:rPr>
        <w:t xml:space="preserve">. </w:t>
      </w:r>
      <w:r w:rsidR="00806261" w:rsidRPr="00806261">
        <w:rPr>
          <w:rFonts w:ascii="Times New Roman" w:hAnsi="Times New Roman" w:cs="Times New Roman"/>
        </w:rPr>
        <w:t xml:space="preserve">In contrast, because solid objects cannot </w:t>
      </w:r>
      <w:r w:rsidR="00806261">
        <w:rPr>
          <w:rFonts w:ascii="Times New Roman" w:hAnsi="Times New Roman" w:cs="Times New Roman"/>
        </w:rPr>
        <w:t xml:space="preserve">simultaneously </w:t>
      </w:r>
      <w:r w:rsidR="00806261" w:rsidRPr="00806261">
        <w:rPr>
          <w:rFonts w:ascii="Times New Roman" w:hAnsi="Times New Roman" w:cs="Times New Roman"/>
        </w:rPr>
        <w:t>occupy the same</w:t>
      </w:r>
      <w:r w:rsidR="00806261">
        <w:rPr>
          <w:rFonts w:ascii="Times New Roman" w:hAnsi="Times New Roman" w:cs="Times New Roman"/>
        </w:rPr>
        <w:t xml:space="preserve"> position in</w:t>
      </w:r>
      <w:r w:rsidR="00806261" w:rsidRPr="00806261">
        <w:rPr>
          <w:rFonts w:ascii="Times New Roman" w:hAnsi="Times New Roman" w:cs="Times New Roman"/>
        </w:rPr>
        <w:t xml:space="preserve"> space, these same entities will move around or over barriers along curved or arced trajectories when such barriers are present</w:t>
      </w:r>
      <w:r w:rsidR="00806261">
        <w:rPr>
          <w:rFonts w:ascii="Times New Roman" w:hAnsi="Times New Roman" w:cs="Times New Roman"/>
        </w:rPr>
        <w:t>.</w:t>
      </w:r>
      <w:r w:rsidR="005335FD">
        <w:rPr>
          <w:rFonts w:ascii="Times New Roman" w:hAnsi="Times New Roman" w:cs="Times New Roman"/>
        </w:rPr>
        <w:t xml:space="preserve"> Additionally, when entities move over barriers such as when </w:t>
      </w:r>
      <w:r w:rsidR="007B18A4">
        <w:rPr>
          <w:rFonts w:ascii="Times New Roman" w:hAnsi="Times New Roman" w:cs="Times New Roman"/>
        </w:rPr>
        <w:t>the babysitter</w:t>
      </w:r>
      <w:r w:rsidR="005335FD">
        <w:rPr>
          <w:rFonts w:ascii="Times New Roman" w:hAnsi="Times New Roman" w:cs="Times New Roman"/>
        </w:rPr>
        <w:t xml:space="preserve"> </w:t>
      </w:r>
      <w:r w:rsidR="007B18A4">
        <w:rPr>
          <w:rFonts w:ascii="Times New Roman" w:hAnsi="Times New Roman" w:cs="Times New Roman"/>
        </w:rPr>
        <w:t xml:space="preserve">steps or </w:t>
      </w:r>
      <w:r w:rsidR="005335FD">
        <w:rPr>
          <w:rFonts w:ascii="Times New Roman" w:hAnsi="Times New Roman" w:cs="Times New Roman"/>
        </w:rPr>
        <w:t xml:space="preserve">jumps over </w:t>
      </w:r>
      <w:r w:rsidR="00E376E6">
        <w:rPr>
          <w:rFonts w:ascii="Times New Roman" w:hAnsi="Times New Roman" w:cs="Times New Roman"/>
        </w:rPr>
        <w:t>a tricycle that was left out</w:t>
      </w:r>
      <w:r w:rsidR="005335FD">
        <w:rPr>
          <w:rFonts w:ascii="Times New Roman" w:hAnsi="Times New Roman" w:cs="Times New Roman"/>
        </w:rPr>
        <w:t>,</w:t>
      </w:r>
      <w:r w:rsidR="007B18A4">
        <w:rPr>
          <w:rFonts w:ascii="Times New Roman" w:hAnsi="Times New Roman" w:cs="Times New Roman"/>
        </w:rPr>
        <w:t xml:space="preserve"> the vertical distance between the apex of the trajectory and the top of the obstacle is often minimal. </w:t>
      </w:r>
      <w:r w:rsidR="00863400">
        <w:rPr>
          <w:rFonts w:ascii="Times New Roman" w:hAnsi="Times New Roman" w:cs="Times New Roman"/>
        </w:rPr>
        <w:t xml:space="preserve">In terms of how infants represent and process </w:t>
      </w:r>
      <w:r w:rsidR="005F4438">
        <w:rPr>
          <w:rFonts w:ascii="Times New Roman" w:hAnsi="Times New Roman" w:cs="Times New Roman"/>
        </w:rPr>
        <w:t>these different motion paths</w:t>
      </w:r>
      <w:r w:rsidR="00863400">
        <w:rPr>
          <w:rFonts w:ascii="Times New Roman" w:hAnsi="Times New Roman" w:cs="Times New Roman"/>
        </w:rPr>
        <w:t>,</w:t>
      </w:r>
      <w:r w:rsidR="00044173">
        <w:rPr>
          <w:rFonts w:ascii="Times New Roman" w:hAnsi="Times New Roman" w:cs="Times New Roman"/>
        </w:rPr>
        <w:t xml:space="preserve"> it is assumed here that infants process such actions</w:t>
      </w:r>
      <w:r w:rsidR="00D910E2">
        <w:rPr>
          <w:rFonts w:ascii="Times New Roman" w:hAnsi="Times New Roman" w:cs="Times New Roman"/>
        </w:rPr>
        <w:t xml:space="preserve">—along with the actors involved in </w:t>
      </w:r>
      <w:r w:rsidR="00863400">
        <w:rPr>
          <w:rFonts w:ascii="Times New Roman" w:hAnsi="Times New Roman" w:cs="Times New Roman"/>
        </w:rPr>
        <w:t>them</w:t>
      </w:r>
      <w:r w:rsidR="00D910E2">
        <w:rPr>
          <w:rFonts w:ascii="Times New Roman" w:hAnsi="Times New Roman" w:cs="Times New Roman"/>
        </w:rPr>
        <w:t>—</w:t>
      </w:r>
      <w:r w:rsidR="00044173">
        <w:rPr>
          <w:rFonts w:ascii="Times New Roman" w:hAnsi="Times New Roman" w:cs="Times New Roman"/>
        </w:rPr>
        <w:t>not in terms</w:t>
      </w:r>
      <w:r w:rsidR="00D910E2">
        <w:rPr>
          <w:rFonts w:ascii="Times New Roman" w:hAnsi="Times New Roman" w:cs="Times New Roman"/>
        </w:rPr>
        <w:t xml:space="preserve"> </w:t>
      </w:r>
      <w:r w:rsidR="00044173">
        <w:rPr>
          <w:rFonts w:ascii="Times New Roman" w:hAnsi="Times New Roman" w:cs="Times New Roman"/>
        </w:rPr>
        <w:t xml:space="preserve">of </w:t>
      </w:r>
      <w:r w:rsidR="00D910E2">
        <w:rPr>
          <w:rFonts w:ascii="Times New Roman" w:hAnsi="Times New Roman" w:cs="Times New Roman"/>
        </w:rPr>
        <w:t xml:space="preserve">their </w:t>
      </w:r>
      <w:r w:rsidR="00044173">
        <w:rPr>
          <w:rFonts w:ascii="Times New Roman" w:hAnsi="Times New Roman" w:cs="Times New Roman"/>
        </w:rPr>
        <w:t>efficiency</w:t>
      </w:r>
      <w:r w:rsidR="00D910E2">
        <w:rPr>
          <w:rFonts w:ascii="Times New Roman" w:hAnsi="Times New Roman" w:cs="Times New Roman"/>
        </w:rPr>
        <w:t>, utility,</w:t>
      </w:r>
      <w:r w:rsidR="00044173">
        <w:rPr>
          <w:rFonts w:ascii="Times New Roman" w:hAnsi="Times New Roman" w:cs="Times New Roman"/>
        </w:rPr>
        <w:t xml:space="preserve"> or deeper, conceptual meaning but rather in terms of their </w:t>
      </w:r>
      <w:r w:rsidR="00F6074B">
        <w:rPr>
          <w:rFonts w:ascii="Times New Roman" w:hAnsi="Times New Roman" w:cs="Times New Roman"/>
        </w:rPr>
        <w:t xml:space="preserve">semantically neutral kinematics (i.e., </w:t>
      </w:r>
      <w:r w:rsidR="00D910E2">
        <w:rPr>
          <w:rFonts w:ascii="Times New Roman" w:hAnsi="Times New Roman" w:cs="Times New Roman"/>
        </w:rPr>
        <w:t>spatiotemporal properties</w:t>
      </w:r>
      <w:r w:rsidR="00F6074B">
        <w:rPr>
          <w:rFonts w:ascii="Times New Roman" w:hAnsi="Times New Roman" w:cs="Times New Roman"/>
        </w:rPr>
        <w:t xml:space="preserve">) and visible, </w:t>
      </w:r>
      <w:r w:rsidR="006C33A3">
        <w:rPr>
          <w:rFonts w:ascii="Times New Roman" w:hAnsi="Times New Roman" w:cs="Times New Roman"/>
        </w:rPr>
        <w:t xml:space="preserve">low-level </w:t>
      </w:r>
      <w:r w:rsidR="00F6074B">
        <w:rPr>
          <w:rFonts w:ascii="Times New Roman" w:hAnsi="Times New Roman" w:cs="Times New Roman"/>
        </w:rPr>
        <w:t>surface features.</w:t>
      </w:r>
      <w:r w:rsidR="006C33A3">
        <w:rPr>
          <w:rFonts w:ascii="Times New Roman" w:hAnsi="Times New Roman" w:cs="Times New Roman"/>
        </w:rPr>
        <w:t xml:space="preserve"> </w:t>
      </w:r>
      <w:r w:rsidR="000B1F17">
        <w:rPr>
          <w:rFonts w:ascii="Times New Roman" w:hAnsi="Times New Roman" w:cs="Times New Roman"/>
        </w:rPr>
        <w:t>My contention is that this kind of perceptually grounded</w:t>
      </w:r>
      <w:r w:rsidR="002E183C" w:rsidRPr="002E183C">
        <w:rPr>
          <w:rFonts w:ascii="Times New Roman" w:hAnsi="Times New Roman" w:cs="Times New Roman"/>
        </w:rPr>
        <w:t xml:space="preserve"> experience can explain infants’ looking responses during the test phase of the experiment described above by </w:t>
      </w:r>
      <w:proofErr w:type="spellStart"/>
      <w:r w:rsidR="002E183C" w:rsidRPr="002E183C">
        <w:rPr>
          <w:rFonts w:ascii="Times New Roman" w:hAnsi="Times New Roman" w:cs="Times New Roman"/>
        </w:rPr>
        <w:t>Csibra</w:t>
      </w:r>
      <w:proofErr w:type="spellEnd"/>
      <w:r w:rsidR="002E183C" w:rsidRPr="002E183C">
        <w:rPr>
          <w:rFonts w:ascii="Times New Roman" w:hAnsi="Times New Roman" w:cs="Times New Roman"/>
        </w:rPr>
        <w:t xml:space="preserve"> et al. (2003)</w:t>
      </w:r>
      <w:r w:rsidR="002E183C">
        <w:rPr>
          <w:rFonts w:ascii="Times New Roman" w:hAnsi="Times New Roman" w:cs="Times New Roman"/>
        </w:rPr>
        <w:t xml:space="preserve">. </w:t>
      </w:r>
      <w:r w:rsidR="004565E7">
        <w:rPr>
          <w:rFonts w:ascii="Times New Roman" w:hAnsi="Times New Roman" w:cs="Times New Roman"/>
        </w:rPr>
        <w:t>If infants learned in the real world that</w:t>
      </w:r>
      <w:r w:rsidR="00586774">
        <w:rPr>
          <w:rFonts w:ascii="Times New Roman" w:hAnsi="Times New Roman" w:cs="Times New Roman"/>
        </w:rPr>
        <w:t xml:space="preserve"> individuals tend only to follow curved motion paths to reach other individuals </w:t>
      </w:r>
      <w:r w:rsidR="00573FA5">
        <w:rPr>
          <w:rFonts w:ascii="Times New Roman" w:hAnsi="Times New Roman" w:cs="Times New Roman"/>
        </w:rPr>
        <w:t xml:space="preserve">or other things </w:t>
      </w:r>
      <w:r w:rsidR="00586774">
        <w:rPr>
          <w:rFonts w:ascii="Times New Roman" w:hAnsi="Times New Roman" w:cs="Times New Roman"/>
        </w:rPr>
        <w:t xml:space="preserve">when a physical barrier is present, </w:t>
      </w:r>
      <w:r w:rsidR="004565E7">
        <w:rPr>
          <w:rFonts w:ascii="Times New Roman" w:hAnsi="Times New Roman" w:cs="Times New Roman"/>
        </w:rPr>
        <w:t xml:space="preserve">they may have </w:t>
      </w:r>
      <w:r w:rsidR="00AF6FD2">
        <w:rPr>
          <w:rFonts w:ascii="Times New Roman" w:hAnsi="Times New Roman" w:cs="Times New Roman"/>
        </w:rPr>
        <w:t>shown heightened looking to the barrierless</w:t>
      </w:r>
      <w:r w:rsidR="003D4119">
        <w:rPr>
          <w:rFonts w:ascii="Times New Roman" w:hAnsi="Times New Roman" w:cs="Times New Roman"/>
        </w:rPr>
        <w:t xml:space="preserve"> test event in which the first character followed along a curved path to reach the second one not because they expect actors to maximize subjective utilities but simply because </w:t>
      </w:r>
      <w:r w:rsidR="00FF6ED3">
        <w:rPr>
          <w:rFonts w:ascii="Times New Roman" w:hAnsi="Times New Roman" w:cs="Times New Roman"/>
        </w:rPr>
        <w:t>curved motion is associated with barriers</w:t>
      </w:r>
      <w:r w:rsidR="00573FA5">
        <w:rPr>
          <w:rFonts w:ascii="Times New Roman" w:hAnsi="Times New Roman" w:cs="Times New Roman"/>
        </w:rPr>
        <w:t xml:space="preserve"> (and their attention was captured by the absence of an expected barrier)</w:t>
      </w:r>
      <w:r w:rsidR="00FF6ED3">
        <w:rPr>
          <w:rFonts w:ascii="Times New Roman" w:hAnsi="Times New Roman" w:cs="Times New Roman"/>
        </w:rPr>
        <w:t>.</w:t>
      </w:r>
    </w:p>
    <w:p w14:paraId="4CCE1BAE" w14:textId="77DE4C32" w:rsidR="00F45A64" w:rsidRDefault="006C33A3"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The second </w:t>
      </w:r>
      <w:r w:rsidR="00F25C80">
        <w:rPr>
          <w:rFonts w:ascii="Times New Roman" w:hAnsi="Times New Roman" w:cs="Times New Roman"/>
        </w:rPr>
        <w:t xml:space="preserve">and related factor </w:t>
      </w:r>
      <w:r>
        <w:rPr>
          <w:rFonts w:ascii="Times New Roman" w:hAnsi="Times New Roman" w:cs="Times New Roman"/>
        </w:rPr>
        <w:t>concerns</w:t>
      </w:r>
      <w:r w:rsidR="00FF6ED3">
        <w:rPr>
          <w:rFonts w:ascii="Times New Roman" w:hAnsi="Times New Roman" w:cs="Times New Roman"/>
        </w:rPr>
        <w:t xml:space="preserve"> the relation between what infants learn during the habituation phase in</w:t>
      </w:r>
      <w:r>
        <w:rPr>
          <w:rFonts w:ascii="Times New Roman" w:hAnsi="Times New Roman" w:cs="Times New Roman"/>
        </w:rPr>
        <w:t xml:space="preserve"> </w:t>
      </w:r>
      <w:r w:rsidR="002428A9">
        <w:rPr>
          <w:rFonts w:ascii="Times New Roman" w:hAnsi="Times New Roman" w:cs="Times New Roman"/>
        </w:rPr>
        <w:t xml:space="preserve">action understanding studies </w:t>
      </w:r>
      <w:r w:rsidR="00FF6ED3">
        <w:rPr>
          <w:rFonts w:ascii="Times New Roman" w:hAnsi="Times New Roman" w:cs="Times New Roman"/>
        </w:rPr>
        <w:t xml:space="preserve">and their subsequent looking behaviors during the test phase. </w:t>
      </w:r>
      <w:r>
        <w:rPr>
          <w:rFonts w:ascii="Times New Roman" w:hAnsi="Times New Roman" w:cs="Times New Roman"/>
        </w:rPr>
        <w:t xml:space="preserve">To illustrate the importance of this factor, consider </w:t>
      </w:r>
      <w:r w:rsidR="00524642">
        <w:rPr>
          <w:rFonts w:ascii="Times New Roman" w:hAnsi="Times New Roman" w:cs="Times New Roman"/>
        </w:rPr>
        <w:t>Gergely et al.</w:t>
      </w:r>
      <w:r>
        <w:rPr>
          <w:rFonts w:ascii="Times New Roman" w:hAnsi="Times New Roman" w:cs="Times New Roman"/>
        </w:rPr>
        <w:t>’s</w:t>
      </w:r>
      <w:r w:rsidR="00524642">
        <w:rPr>
          <w:rFonts w:ascii="Times New Roman" w:hAnsi="Times New Roman" w:cs="Times New Roman"/>
        </w:rPr>
        <w:t xml:space="preserve"> (1995)</w:t>
      </w:r>
      <w:r>
        <w:rPr>
          <w:rFonts w:ascii="Times New Roman" w:hAnsi="Times New Roman" w:cs="Times New Roman"/>
        </w:rPr>
        <w:t xml:space="preserve"> classic </w:t>
      </w:r>
      <w:r>
        <w:rPr>
          <w:rFonts w:ascii="Times New Roman" w:hAnsi="Times New Roman" w:cs="Times New Roman"/>
        </w:rPr>
        <w:lastRenderedPageBreak/>
        <w:t xml:space="preserve">study. </w:t>
      </w:r>
      <w:r w:rsidR="002428A9">
        <w:rPr>
          <w:rFonts w:ascii="Times New Roman" w:hAnsi="Times New Roman" w:cs="Times New Roman"/>
        </w:rPr>
        <w:t>In that study</w:t>
      </w:r>
      <w:r w:rsidR="00524642">
        <w:rPr>
          <w:rFonts w:ascii="Times New Roman" w:hAnsi="Times New Roman" w:cs="Times New Roman"/>
        </w:rPr>
        <w:t>, infants may have formed an association between the</w:t>
      </w:r>
      <w:r w:rsidR="00220755">
        <w:rPr>
          <w:rFonts w:ascii="Times New Roman" w:hAnsi="Times New Roman" w:cs="Times New Roman"/>
        </w:rPr>
        <w:t xml:space="preserve"> kinematics of the</w:t>
      </w:r>
      <w:r w:rsidR="00524642">
        <w:rPr>
          <w:rFonts w:ascii="Times New Roman" w:hAnsi="Times New Roman" w:cs="Times New Roman"/>
        </w:rPr>
        <w:t xml:space="preserve"> arced motion path and the </w:t>
      </w:r>
      <w:r w:rsidR="00DB4A47">
        <w:rPr>
          <w:rFonts w:ascii="Times New Roman" w:hAnsi="Times New Roman" w:cs="Times New Roman"/>
        </w:rPr>
        <w:t>p</w:t>
      </w:r>
      <w:r w:rsidR="00A376CF">
        <w:rPr>
          <w:rFonts w:ascii="Times New Roman" w:hAnsi="Times New Roman" w:cs="Times New Roman"/>
        </w:rPr>
        <w:t>erceptual features of a</w:t>
      </w:r>
      <w:r w:rsidR="00DB4A47">
        <w:rPr>
          <w:rFonts w:ascii="Times New Roman" w:hAnsi="Times New Roman" w:cs="Times New Roman"/>
        </w:rPr>
        <w:t xml:space="preserve"> </w:t>
      </w:r>
      <w:r w:rsidR="00524642">
        <w:rPr>
          <w:rFonts w:ascii="Times New Roman" w:hAnsi="Times New Roman" w:cs="Times New Roman"/>
        </w:rPr>
        <w:t>barrier based on repeated pairings of the two over the course of the habituation phase.</w:t>
      </w:r>
      <w:r w:rsidR="009507E8">
        <w:rPr>
          <w:rFonts w:ascii="Times New Roman" w:hAnsi="Times New Roman" w:cs="Times New Roman"/>
        </w:rPr>
        <w:t xml:space="preserve"> If this association is sufficiently strong</w:t>
      </w:r>
      <w:r w:rsidR="00965B05">
        <w:rPr>
          <w:rFonts w:ascii="Times New Roman" w:hAnsi="Times New Roman" w:cs="Times New Roman"/>
        </w:rPr>
        <w:t>, then presence of one component of the association (e.g., the kinematics of curved motion) should lead to</w:t>
      </w:r>
      <w:r w:rsidR="00D6098E">
        <w:rPr>
          <w:rFonts w:ascii="Times New Roman" w:hAnsi="Times New Roman" w:cs="Times New Roman"/>
        </w:rPr>
        <w:t xml:space="preserve"> an</w:t>
      </w:r>
      <w:r w:rsidR="00965B05">
        <w:rPr>
          <w:rFonts w:ascii="Times New Roman" w:hAnsi="Times New Roman" w:cs="Times New Roman"/>
        </w:rPr>
        <w:t xml:space="preserve"> expectation of the other component (namely, a barrier). A test event that subsequently meets this </w:t>
      </w:r>
      <w:r w:rsidR="006C2D16">
        <w:rPr>
          <w:rFonts w:ascii="Times New Roman" w:hAnsi="Times New Roman" w:cs="Times New Roman"/>
        </w:rPr>
        <w:t xml:space="preserve">expectation or aligns with prior real-world experience (e.g., the new action event in Gergely et al. [1995]) </w:t>
      </w:r>
      <w:r w:rsidR="00965B05">
        <w:rPr>
          <w:rFonts w:ascii="Times New Roman" w:hAnsi="Times New Roman" w:cs="Times New Roman"/>
        </w:rPr>
        <w:t xml:space="preserve">should evoke much less looking than one </w:t>
      </w:r>
      <w:r w:rsidR="006C2D16">
        <w:rPr>
          <w:rFonts w:ascii="Times New Roman" w:hAnsi="Times New Roman" w:cs="Times New Roman"/>
        </w:rPr>
        <w:t>that violates this expectation (e.g., the old action event in Gergely et al. [1995]).</w:t>
      </w:r>
      <w:r w:rsidR="00D6098E">
        <w:rPr>
          <w:rFonts w:ascii="Times New Roman" w:hAnsi="Times New Roman" w:cs="Times New Roman"/>
        </w:rPr>
        <w:t xml:space="preserve"> Given that infants in the Control condition </w:t>
      </w:r>
      <w:r w:rsidR="00EB7174">
        <w:rPr>
          <w:rFonts w:ascii="Times New Roman" w:hAnsi="Times New Roman" w:cs="Times New Roman"/>
        </w:rPr>
        <w:t>were</w:t>
      </w:r>
      <w:r w:rsidR="00B12EBA">
        <w:rPr>
          <w:rFonts w:ascii="Times New Roman" w:hAnsi="Times New Roman" w:cs="Times New Roman"/>
        </w:rPr>
        <w:t xml:space="preserve"> also being habituated to an event that included curved motion and a barrier, </w:t>
      </w:r>
      <w:r w:rsidR="00DF3E6A">
        <w:rPr>
          <w:rFonts w:ascii="Times New Roman" w:hAnsi="Times New Roman" w:cs="Times New Roman"/>
        </w:rPr>
        <w:t>one might expect</w:t>
      </w:r>
      <w:r w:rsidR="00D90A05">
        <w:rPr>
          <w:rFonts w:ascii="Times New Roman" w:hAnsi="Times New Roman" w:cs="Times New Roman"/>
        </w:rPr>
        <w:t xml:space="preserve"> </w:t>
      </w:r>
      <w:r w:rsidR="00DF3E6A">
        <w:rPr>
          <w:rFonts w:ascii="Times New Roman" w:hAnsi="Times New Roman" w:cs="Times New Roman"/>
        </w:rPr>
        <w:t xml:space="preserve">infants in this condition also to look longer </w:t>
      </w:r>
      <w:r w:rsidR="00EB7174">
        <w:rPr>
          <w:rFonts w:ascii="Times New Roman" w:hAnsi="Times New Roman" w:cs="Times New Roman"/>
        </w:rPr>
        <w:t>at the old action test event than at the new one.</w:t>
      </w:r>
      <w:r w:rsidR="00D90A05">
        <w:rPr>
          <w:rFonts w:ascii="Times New Roman" w:hAnsi="Times New Roman" w:cs="Times New Roman"/>
        </w:rPr>
        <w:t xml:space="preserve"> </w:t>
      </w:r>
      <w:r w:rsidR="00DF3E6A">
        <w:rPr>
          <w:rFonts w:ascii="Times New Roman" w:hAnsi="Times New Roman" w:cs="Times New Roman"/>
        </w:rPr>
        <w:t xml:space="preserve">However, </w:t>
      </w:r>
      <w:r w:rsidR="0003467C">
        <w:rPr>
          <w:rFonts w:ascii="Times New Roman" w:hAnsi="Times New Roman" w:cs="Times New Roman"/>
        </w:rPr>
        <w:t>s</w:t>
      </w:r>
      <w:r w:rsidR="00D90A05">
        <w:rPr>
          <w:rFonts w:ascii="Times New Roman" w:hAnsi="Times New Roman" w:cs="Times New Roman"/>
        </w:rPr>
        <w:t xml:space="preserve">uch a prediction would </w:t>
      </w:r>
      <w:r w:rsidR="0003467C">
        <w:rPr>
          <w:rFonts w:ascii="Times New Roman" w:hAnsi="Times New Roman" w:cs="Times New Roman"/>
        </w:rPr>
        <w:t>conflict with the</w:t>
      </w:r>
      <w:r w:rsidR="00D90A05">
        <w:rPr>
          <w:rFonts w:ascii="Times New Roman" w:hAnsi="Times New Roman" w:cs="Times New Roman"/>
        </w:rPr>
        <w:t xml:space="preserve"> observed data. </w:t>
      </w:r>
      <w:r w:rsidR="0003467C">
        <w:rPr>
          <w:rFonts w:ascii="Times New Roman" w:hAnsi="Times New Roman" w:cs="Times New Roman"/>
        </w:rPr>
        <w:t>It will be recalled that</w:t>
      </w:r>
      <w:r w:rsidR="00D90A05">
        <w:rPr>
          <w:rFonts w:ascii="Times New Roman" w:hAnsi="Times New Roman" w:cs="Times New Roman"/>
        </w:rPr>
        <w:t xml:space="preserve"> infants in </w:t>
      </w:r>
      <w:r w:rsidR="0003467C">
        <w:rPr>
          <w:rFonts w:ascii="Times New Roman" w:hAnsi="Times New Roman" w:cs="Times New Roman"/>
        </w:rPr>
        <w:t>the Control condition</w:t>
      </w:r>
      <w:r w:rsidR="00D90A05">
        <w:rPr>
          <w:rFonts w:ascii="Times New Roman" w:hAnsi="Times New Roman" w:cs="Times New Roman"/>
        </w:rPr>
        <w:t xml:space="preserve"> looked equally long at both test events. </w:t>
      </w:r>
    </w:p>
    <w:p w14:paraId="7AC9BDD3" w14:textId="4ECECF79" w:rsidR="00F10AA5" w:rsidRDefault="00244267"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Although it is true that infants </w:t>
      </w:r>
      <w:r w:rsidR="00F45A64">
        <w:rPr>
          <w:rFonts w:ascii="Times New Roman" w:hAnsi="Times New Roman" w:cs="Times New Roman"/>
        </w:rPr>
        <w:t>in both conditions saw curved motion and a barrier during habituation</w:t>
      </w:r>
      <w:r>
        <w:rPr>
          <w:rFonts w:ascii="Times New Roman" w:hAnsi="Times New Roman" w:cs="Times New Roman"/>
        </w:rPr>
        <w:t>, a key difference between</w:t>
      </w:r>
      <w:r w:rsidR="00F45A64">
        <w:rPr>
          <w:rFonts w:ascii="Times New Roman" w:hAnsi="Times New Roman" w:cs="Times New Roman"/>
        </w:rPr>
        <w:t xml:space="preserve"> the habituation experiences of infants in</w:t>
      </w:r>
      <w:r>
        <w:rPr>
          <w:rFonts w:ascii="Times New Roman" w:hAnsi="Times New Roman" w:cs="Times New Roman"/>
        </w:rPr>
        <w:t xml:space="preserve"> both conditions is that the curved motion occurred over a barrier in the Experimental condition</w:t>
      </w:r>
      <w:r w:rsidR="00E63FA9">
        <w:rPr>
          <w:rFonts w:ascii="Times New Roman" w:hAnsi="Times New Roman" w:cs="Times New Roman"/>
        </w:rPr>
        <w:t>; this motion</w:t>
      </w:r>
      <w:r w:rsidR="00F45A64">
        <w:rPr>
          <w:rFonts w:ascii="Times New Roman" w:hAnsi="Times New Roman" w:cs="Times New Roman"/>
        </w:rPr>
        <w:t xml:space="preserve"> occurred some distance to the side of the barrier</w:t>
      </w:r>
      <w:r>
        <w:rPr>
          <w:rFonts w:ascii="Times New Roman" w:hAnsi="Times New Roman" w:cs="Times New Roman"/>
        </w:rPr>
        <w:t xml:space="preserve"> in the Control condition. A corollary of this is that </w:t>
      </w:r>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 stronger when the curved motion</w:t>
      </w:r>
      <w:r w:rsidR="00914D5A">
        <w:rPr>
          <w:rFonts w:ascii="Times New Roman" w:hAnsi="Times New Roman" w:cs="Times New Roman"/>
        </w:rPr>
        <w:t xml:space="preserve"> repeatedly</w:t>
      </w:r>
      <w:r w:rsidR="00524642" w:rsidRPr="007D7F06">
        <w:rPr>
          <w:rFonts w:ascii="Times New Roman" w:hAnsi="Times New Roman" w:cs="Times New Roman"/>
        </w:rPr>
        <w:t xml:space="preserve"> occurs over rather than beside the barrier. </w:t>
      </w:r>
      <w:r w:rsidR="00F45A64">
        <w:rPr>
          <w:rFonts w:ascii="Times New Roman" w:hAnsi="Times New Roman" w:cs="Times New Roman"/>
        </w:rPr>
        <w:t>The reason for this is that</w:t>
      </w:r>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r w:rsidR="00A23E8A">
        <w:rPr>
          <w:rFonts w:ascii="Times New Roman" w:hAnsi="Times New Roman" w:cs="Times New Roman"/>
        </w:rPr>
        <w:t xml:space="preserve">. The fact that both features are located at the same place in space is important because it means that both can be </w:t>
      </w:r>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w:t>
      </w:r>
      <w:r w:rsidR="00192340">
        <w:rPr>
          <w:rFonts w:ascii="Times New Roman" w:hAnsi="Times New Roman" w:cs="Times New Roman"/>
        </w:rPr>
        <w:t>The fact that both aspects of the scene are spatially continuous with one another</w:t>
      </w:r>
      <w:r w:rsidR="00A50C75">
        <w:rPr>
          <w:rFonts w:ascii="Times New Roman" w:hAnsi="Times New Roman" w:cs="Times New Roman"/>
        </w:rPr>
        <w:t xml:space="preserve"> is important because it may mean that </w:t>
      </w:r>
      <w:r w:rsidR="00BA1455">
        <w:rPr>
          <w:rFonts w:ascii="Times New Roman" w:hAnsi="Times New Roman" w:cs="Times New Roman"/>
        </w:rPr>
        <w:t>infants</w:t>
      </w:r>
      <w:r w:rsidR="00A50C75">
        <w:rPr>
          <w:rFonts w:ascii="Times New Roman" w:hAnsi="Times New Roman" w:cs="Times New Roman"/>
        </w:rPr>
        <w:t xml:space="preserve"> find that it is easier to associate one with the other.</w:t>
      </w:r>
      <w:r w:rsidR="00524642" w:rsidRPr="00E85228">
        <w:rPr>
          <w:rFonts w:ascii="Times New Roman" w:hAnsi="Times New Roman" w:cs="Times New Roman"/>
        </w:rPr>
        <w:t xml:space="preserve"> In contrast, when </w:t>
      </w:r>
      <w:r w:rsidR="00524642">
        <w:rPr>
          <w:rFonts w:ascii="Times New Roman" w:hAnsi="Times New Roman" w:cs="Times New Roman"/>
        </w:rPr>
        <w:t xml:space="preserve">the </w:t>
      </w:r>
      <w:r w:rsidR="00524642">
        <w:rPr>
          <w:rFonts w:ascii="Times New Roman" w:hAnsi="Times New Roman" w:cs="Times New Roman"/>
        </w:rPr>
        <w:lastRenderedPageBreak/>
        <w:t>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071370">
        <w:rPr>
          <w:rFonts w:ascii="Times New Roman" w:hAnsi="Times New Roman" w:cs="Times New Roman"/>
        </w:rPr>
        <w:t xml:space="preserve">, it is not guaranteed that infants will notice </w:t>
      </w:r>
      <w:r w:rsidR="00A50C75">
        <w:rPr>
          <w:rFonts w:ascii="Times New Roman" w:hAnsi="Times New Roman" w:cs="Times New Roman"/>
        </w:rPr>
        <w:t>the barrier</w:t>
      </w:r>
      <w:r w:rsidR="00A97B4A">
        <w:rPr>
          <w:rFonts w:ascii="Times New Roman" w:hAnsi="Times New Roman" w:cs="Times New Roman"/>
        </w:rPr>
        <w:t xml:space="preserve"> given its reduced visual salience</w:t>
      </w:r>
      <w:r w:rsidR="00071370">
        <w:rPr>
          <w:rFonts w:ascii="Times New Roman" w:hAnsi="Times New Roman" w:cs="Times New Roman"/>
        </w:rPr>
        <w:t xml:space="preserve"> in this configuration. </w:t>
      </w:r>
      <w:r w:rsidR="00547101">
        <w:rPr>
          <w:rFonts w:ascii="Times New Roman" w:hAnsi="Times New Roman" w:cs="Times New Roman"/>
        </w:rPr>
        <w:t>The association that is established between the</w:t>
      </w:r>
      <w:r w:rsidR="00A97B4A">
        <w:rPr>
          <w:rFonts w:ascii="Times New Roman" w:hAnsi="Times New Roman" w:cs="Times New Roman"/>
        </w:rPr>
        <w:t xml:space="preserve"> </w:t>
      </w:r>
      <w:r w:rsidR="00547101">
        <w:rPr>
          <w:rFonts w:ascii="Times New Roman" w:hAnsi="Times New Roman" w:cs="Times New Roman"/>
        </w:rPr>
        <w:t>barrier and arced motion for infants who do</w:t>
      </w:r>
      <w:r w:rsidR="00071370">
        <w:rPr>
          <w:rFonts w:ascii="Times New Roman" w:hAnsi="Times New Roman" w:cs="Times New Roman"/>
        </w:rPr>
        <w:t xml:space="preserve"> notice the barrier</w:t>
      </w:r>
      <w:r w:rsidR="00547101">
        <w:rPr>
          <w:rFonts w:ascii="Times New Roman" w:hAnsi="Times New Roman" w:cs="Times New Roman"/>
        </w:rPr>
        <w:t xml:space="preserve"> may be weaker simply because</w:t>
      </w:r>
      <w:r w:rsidR="00A97B4A">
        <w:rPr>
          <w:rFonts w:ascii="Times New Roman" w:hAnsi="Times New Roman" w:cs="Times New Roman"/>
        </w:rPr>
        <w:t xml:space="preserve"> of its reduced salience and the fact that</w:t>
      </w:r>
      <w:r w:rsidR="00071370">
        <w:rPr>
          <w:rFonts w:ascii="Times New Roman" w:hAnsi="Times New Roman" w:cs="Times New Roman"/>
        </w:rPr>
        <w:t xml:space="preserve"> more </w:t>
      </w:r>
      <w:r w:rsidR="00524642" w:rsidRPr="00E85228">
        <w:rPr>
          <w:rFonts w:ascii="Times New Roman" w:hAnsi="Times New Roman" w:cs="Times New Roman"/>
        </w:rPr>
        <w:t xml:space="preserve">effort </w:t>
      </w:r>
      <w:r w:rsidR="00071370">
        <w:rPr>
          <w:rFonts w:ascii="Times New Roman" w:hAnsi="Times New Roman" w:cs="Times New Roman"/>
        </w:rPr>
        <w:t>would necessarily be required</w:t>
      </w:r>
      <w:r w:rsidR="00524642" w:rsidRPr="00E85228">
        <w:rPr>
          <w:rFonts w:ascii="Times New Roman" w:hAnsi="Times New Roman" w:cs="Times New Roman"/>
        </w:rPr>
        <w:t xml:space="preserve"> to form </w:t>
      </w:r>
      <w:r w:rsidR="0031793A">
        <w:rPr>
          <w:rFonts w:ascii="Times New Roman" w:hAnsi="Times New Roman" w:cs="Times New Roman"/>
        </w:rPr>
        <w:t xml:space="preserve">the link between it and curved motion. </w:t>
      </w:r>
      <w:r w:rsidR="004270B1">
        <w:rPr>
          <w:rFonts w:ascii="Times New Roman" w:hAnsi="Times New Roman" w:cs="Times New Roman"/>
        </w:rPr>
        <w:t>The reason</w:t>
      </w:r>
      <w:r w:rsidR="00BA006E">
        <w:rPr>
          <w:rFonts w:ascii="Times New Roman" w:hAnsi="Times New Roman" w:cs="Times New Roman"/>
        </w:rPr>
        <w:t xml:space="preserve"> that more effort is </w:t>
      </w:r>
      <w:r w:rsidR="00AA2479">
        <w:rPr>
          <w:rFonts w:ascii="Times New Roman" w:hAnsi="Times New Roman" w:cs="Times New Roman"/>
        </w:rPr>
        <w:t>necessary</w:t>
      </w:r>
      <w:r w:rsidR="004270B1">
        <w:rPr>
          <w:rFonts w:ascii="Times New Roman" w:hAnsi="Times New Roman" w:cs="Times New Roman"/>
        </w:rPr>
        <w:t xml:space="preserve"> is simply that it</w:t>
      </w:r>
      <w:r w:rsidR="0031793A">
        <w:rPr>
          <w:rFonts w:ascii="Times New Roman" w:hAnsi="Times New Roman" w:cs="Times New Roman"/>
        </w:rPr>
        <w:t xml:space="preserve"> is not possible for</w:t>
      </w:r>
      <w:r w:rsidR="00CD32BB">
        <w:rPr>
          <w:rFonts w:ascii="Times New Roman" w:hAnsi="Times New Roman" w:cs="Times New Roman"/>
        </w:rPr>
        <w:t xml:space="preserve"> infants </w:t>
      </w:r>
      <w:r w:rsidR="0031793A">
        <w:rPr>
          <w:rFonts w:ascii="Times New Roman" w:hAnsi="Times New Roman" w:cs="Times New Roman"/>
        </w:rPr>
        <w:t>to</w:t>
      </w:r>
      <w:r w:rsidR="00CD32BB">
        <w:rPr>
          <w:rFonts w:ascii="Times New Roman" w:hAnsi="Times New Roman" w:cs="Times New Roman"/>
        </w:rPr>
        <w:t xml:space="preserve"> fixate the curved motion and the</w:t>
      </w:r>
      <w:r w:rsidR="0031793A">
        <w:rPr>
          <w:rFonts w:ascii="Times New Roman" w:hAnsi="Times New Roman" w:cs="Times New Roman"/>
        </w:rPr>
        <w:t xml:space="preserve"> </w:t>
      </w:r>
      <w:r w:rsidR="00CD32BB">
        <w:rPr>
          <w:rFonts w:ascii="Times New Roman" w:hAnsi="Times New Roman" w:cs="Times New Roman"/>
        </w:rPr>
        <w:t>barrier</w:t>
      </w:r>
      <w:r w:rsidR="00AA2479">
        <w:rPr>
          <w:rFonts w:ascii="Times New Roman" w:hAnsi="Times New Roman" w:cs="Times New Roman"/>
        </w:rPr>
        <w:t xml:space="preserve"> simultaneously</w:t>
      </w:r>
      <w:r w:rsidR="00524642" w:rsidRPr="00E85228">
        <w:rPr>
          <w:rFonts w:ascii="Times New Roman" w:hAnsi="Times New Roman" w:cs="Times New Roman"/>
        </w:rPr>
        <w:t>.</w:t>
      </w:r>
      <w:r w:rsidR="004270B1">
        <w:rPr>
          <w:rFonts w:ascii="Times New Roman" w:hAnsi="Times New Roman" w:cs="Times New Roman"/>
        </w:rPr>
        <w:t xml:space="preserve"> In other words,</w:t>
      </w:r>
      <w:r w:rsidR="00524642">
        <w:rPr>
          <w:rFonts w:ascii="Times New Roman" w:hAnsi="Times New Roman" w:cs="Times New Roman"/>
        </w:rPr>
        <w:t xml:space="preserve"> </w:t>
      </w:r>
      <w:r w:rsidR="004270B1">
        <w:rPr>
          <w:rFonts w:ascii="Times New Roman" w:hAnsi="Times New Roman" w:cs="Times New Roman"/>
        </w:rPr>
        <w:t>establishing</w:t>
      </w:r>
      <w:r w:rsidR="00C1546E">
        <w:rPr>
          <w:rFonts w:ascii="Times New Roman" w:hAnsi="Times New Roman" w:cs="Times New Roman"/>
        </w:rPr>
        <w:t xml:space="preserve"> an association </w:t>
      </w:r>
      <w:r w:rsidR="00CD32BB">
        <w:rPr>
          <w:rFonts w:ascii="Times New Roman" w:hAnsi="Times New Roman" w:cs="Times New Roman"/>
        </w:rPr>
        <w:t>between the curved motion</w:t>
      </w:r>
      <w:r w:rsidR="00C1546E">
        <w:rPr>
          <w:rFonts w:ascii="Times New Roman" w:hAnsi="Times New Roman" w:cs="Times New Roman"/>
        </w:rPr>
        <w:t xml:space="preserve"> </w:t>
      </w:r>
      <w:r w:rsidR="00780735">
        <w:rPr>
          <w:rFonts w:ascii="Times New Roman" w:hAnsi="Times New Roman" w:cs="Times New Roman"/>
        </w:rPr>
        <w:t>and a peripherally located barrier</w:t>
      </w:r>
      <w:r w:rsidR="004270B1">
        <w:rPr>
          <w:rFonts w:ascii="Times New Roman" w:hAnsi="Times New Roman" w:cs="Times New Roman"/>
        </w:rPr>
        <w:t xml:space="preserve"> </w:t>
      </w:r>
      <w:r w:rsidR="00487841">
        <w:rPr>
          <w:rFonts w:ascii="Times New Roman" w:hAnsi="Times New Roman" w:cs="Times New Roman"/>
        </w:rPr>
        <w:t xml:space="preserve">would </w:t>
      </w:r>
      <w:r w:rsidR="00EC4AC0">
        <w:rPr>
          <w:rFonts w:ascii="Times New Roman" w:hAnsi="Times New Roman" w:cs="Times New Roman"/>
        </w:rPr>
        <w:t>require infants</w:t>
      </w:r>
      <w:r w:rsidR="00105D7B">
        <w:rPr>
          <w:rFonts w:ascii="Times New Roman" w:hAnsi="Times New Roman" w:cs="Times New Roman"/>
        </w:rPr>
        <w:t xml:space="preserve"> repeatedly </w:t>
      </w:r>
      <w:r w:rsidR="00EC4AC0">
        <w:rPr>
          <w:rFonts w:ascii="Times New Roman" w:hAnsi="Times New Roman" w:cs="Times New Roman"/>
        </w:rPr>
        <w:t xml:space="preserve">to shift </w:t>
      </w:r>
      <w:r w:rsidR="00105D7B">
        <w:rPr>
          <w:rFonts w:ascii="Times New Roman" w:hAnsi="Times New Roman" w:cs="Times New Roman"/>
        </w:rPr>
        <w:t xml:space="preserve">their attention from the </w:t>
      </w:r>
      <w:r w:rsidR="004F3228">
        <w:rPr>
          <w:rFonts w:ascii="Times New Roman" w:hAnsi="Times New Roman" w:cs="Times New Roman"/>
        </w:rPr>
        <w:t>curved motion</w:t>
      </w:r>
      <w:r w:rsidR="00105D7B">
        <w:rPr>
          <w:rFonts w:ascii="Times New Roman" w:hAnsi="Times New Roman" w:cs="Times New Roman"/>
        </w:rPr>
        <w:t xml:space="preserve"> at the center of the screen to the barrier positioned off to the side.</w:t>
      </w:r>
      <w:r w:rsidR="00BF0CC1">
        <w:rPr>
          <w:rFonts w:ascii="Times New Roman" w:hAnsi="Times New Roman" w:cs="Times New Roman"/>
        </w:rPr>
        <w:t xml:space="preserve"> An additional complication that peripherally located barriers present is that infants would need to notice them in the first place</w:t>
      </w:r>
      <w:r w:rsidR="005C4922">
        <w:rPr>
          <w:rFonts w:ascii="Times New Roman" w:hAnsi="Times New Roman" w:cs="Times New Roman"/>
        </w:rPr>
        <w:t>—this is not a foregone conclusion</w:t>
      </w:r>
      <w:r w:rsidR="00BF0CC1">
        <w:rPr>
          <w:rFonts w:ascii="Times New Roman" w:hAnsi="Times New Roman" w:cs="Times New Roman"/>
        </w:rPr>
        <w:t>.</w:t>
      </w:r>
      <w:r w:rsidR="00105D7B">
        <w:rPr>
          <w:rFonts w:ascii="Times New Roman" w:hAnsi="Times New Roman" w:cs="Times New Roman"/>
        </w:rPr>
        <w:t xml:space="preserve"> </w:t>
      </w:r>
      <w:r w:rsidR="005C4922">
        <w:rPr>
          <w:rFonts w:ascii="Times New Roman" w:hAnsi="Times New Roman" w:cs="Times New Roman"/>
        </w:rPr>
        <w:t>A ramification of these facts</w:t>
      </w:r>
      <w:r w:rsidR="0088394A">
        <w:rPr>
          <w:rFonts w:ascii="Times New Roman" w:hAnsi="Times New Roman" w:cs="Times New Roman"/>
        </w:rPr>
        <w:t xml:space="preserve"> is that</w:t>
      </w:r>
      <w:r w:rsidR="009C6D23">
        <w:rPr>
          <w:rFonts w:ascii="Times New Roman" w:hAnsi="Times New Roman" w:cs="Times New Roman"/>
        </w:rPr>
        <w:t xml:space="preserve"> within the relatively short time span of a typical habituation study,</w:t>
      </w:r>
      <w:r w:rsidR="00EC4AC0">
        <w:rPr>
          <w:rFonts w:ascii="Times New Roman" w:hAnsi="Times New Roman" w:cs="Times New Roman"/>
        </w:rPr>
        <w:t xml:space="preserve"> there</w:t>
      </w:r>
      <w:r w:rsidR="009C6D23">
        <w:rPr>
          <w:rFonts w:ascii="Times New Roman" w:hAnsi="Times New Roman" w:cs="Times New Roman"/>
        </w:rPr>
        <w:t xml:space="preserve"> simply</w:t>
      </w:r>
      <w:r w:rsidR="00EC4AC0">
        <w:rPr>
          <w:rFonts w:ascii="Times New Roman" w:hAnsi="Times New Roman" w:cs="Times New Roman"/>
        </w:rPr>
        <w:t xml:space="preserve"> may not be sufficient time for infants in the Control condition to form a robust association between the barrier and curved motion. </w:t>
      </w:r>
    </w:p>
    <w:p w14:paraId="5717D38F" w14:textId="32180965" w:rsidR="0096761D" w:rsidRDefault="00BE48FB" w:rsidP="0096761D">
      <w:pPr>
        <w:spacing w:line="480" w:lineRule="auto"/>
        <w:ind w:firstLine="720"/>
        <w:contextualSpacing/>
        <w:rPr>
          <w:rFonts w:ascii="Times New Roman" w:hAnsi="Times New Roman" w:cs="Times New Roman"/>
        </w:rPr>
      </w:pPr>
      <w:r>
        <w:rPr>
          <w:rFonts w:ascii="Times New Roman" w:hAnsi="Times New Roman" w:cs="Times New Roman"/>
        </w:rPr>
        <w:t>These two factors—</w:t>
      </w:r>
      <w:r w:rsidR="00570519">
        <w:rPr>
          <w:rFonts w:ascii="Times New Roman" w:hAnsi="Times New Roman" w:cs="Times New Roman"/>
        </w:rPr>
        <w:t xml:space="preserve">that is, </w:t>
      </w:r>
      <w:r>
        <w:rPr>
          <w:rFonts w:ascii="Times New Roman" w:hAnsi="Times New Roman" w:cs="Times New Roman"/>
        </w:rPr>
        <w:t>online associative learning</w:t>
      </w:r>
      <w:r w:rsidR="00745C47">
        <w:rPr>
          <w:rFonts w:ascii="Times New Roman" w:hAnsi="Times New Roman" w:cs="Times New Roman"/>
        </w:rPr>
        <w:t xml:space="preserve"> and prior third-person, observational action experience</w:t>
      </w:r>
      <w:r w:rsidR="000A276E">
        <w:rPr>
          <w:rFonts w:ascii="Times New Roman" w:hAnsi="Times New Roman" w:cs="Times New Roman"/>
        </w:rPr>
        <w:t xml:space="preserve">—can explain why infants in the Experimental condition displayed a different pattern of looking than </w:t>
      </w:r>
      <w:r w:rsidR="0046026A">
        <w:rPr>
          <w:rFonts w:ascii="Times New Roman" w:hAnsi="Times New Roman" w:cs="Times New Roman"/>
        </w:rPr>
        <w:t>those in the</w:t>
      </w:r>
      <w:r w:rsidR="000A276E">
        <w:rPr>
          <w:rFonts w:ascii="Times New Roman" w:hAnsi="Times New Roman" w:cs="Times New Roman"/>
        </w:rPr>
        <w:t xml:space="preserve"> Control condition, </w:t>
      </w:r>
      <w:r w:rsidR="009B0551">
        <w:rPr>
          <w:rFonts w:ascii="Times New Roman" w:hAnsi="Times New Roman" w:cs="Times New Roman"/>
        </w:rPr>
        <w:t>even though</w:t>
      </w:r>
      <w:r w:rsidR="000A276E">
        <w:rPr>
          <w:rFonts w:ascii="Times New Roman" w:hAnsi="Times New Roman" w:cs="Times New Roman"/>
        </w:rPr>
        <w:t xml:space="preserve"> both </w:t>
      </w:r>
      <w:r w:rsidR="0017525B">
        <w:rPr>
          <w:rFonts w:ascii="Times New Roman" w:hAnsi="Times New Roman" w:cs="Times New Roman"/>
        </w:rPr>
        <w:t xml:space="preserve">groups </w:t>
      </w:r>
      <w:r w:rsidR="000A276E">
        <w:rPr>
          <w:rFonts w:ascii="Times New Roman" w:hAnsi="Times New Roman" w:cs="Times New Roman"/>
        </w:rPr>
        <w:t xml:space="preserve">saw a barrier and curved motion during habituation. </w:t>
      </w:r>
      <w:r w:rsidR="00AD265E">
        <w:rPr>
          <w:rFonts w:ascii="Times New Roman" w:hAnsi="Times New Roman" w:cs="Times New Roman"/>
        </w:rPr>
        <w:t xml:space="preserve">For example, </w:t>
      </w:r>
      <w:r w:rsidR="001F61B4">
        <w:rPr>
          <w:rFonts w:ascii="Times New Roman" w:hAnsi="Times New Roman" w:cs="Times New Roman"/>
        </w:rPr>
        <w:t xml:space="preserve">infants </w:t>
      </w:r>
      <w:r w:rsidR="0046026A">
        <w:rPr>
          <w:rFonts w:ascii="Times New Roman" w:hAnsi="Times New Roman" w:cs="Times New Roman"/>
        </w:rPr>
        <w:t>in a standard</w:t>
      </w:r>
      <w:r w:rsidR="00AD265E">
        <w:rPr>
          <w:rFonts w:ascii="Times New Roman" w:hAnsi="Times New Roman" w:cs="Times New Roman"/>
        </w:rPr>
        <w:t xml:space="preserve"> Experimental condition </w:t>
      </w:r>
      <w:r w:rsidR="0046026A">
        <w:rPr>
          <w:rFonts w:ascii="Times New Roman" w:hAnsi="Times New Roman" w:cs="Times New Roman"/>
        </w:rPr>
        <w:t>may</w:t>
      </w:r>
      <w:r w:rsidR="001F61B4">
        <w:rPr>
          <w:rFonts w:ascii="Times New Roman" w:hAnsi="Times New Roman" w:cs="Times New Roman"/>
        </w:rPr>
        <w:t xml:space="preserve"> </w:t>
      </w:r>
      <w:r w:rsidR="0046026A">
        <w:rPr>
          <w:rFonts w:ascii="Times New Roman" w:hAnsi="Times New Roman" w:cs="Times New Roman"/>
        </w:rPr>
        <w:t xml:space="preserve">be able to form a </w:t>
      </w:r>
      <w:r w:rsidR="001F61B4">
        <w:rPr>
          <w:rFonts w:ascii="Times New Roman" w:hAnsi="Times New Roman" w:cs="Times New Roman"/>
        </w:rPr>
        <w:t xml:space="preserve">robust association between the curved motion and barrier during habituation </w:t>
      </w:r>
      <w:r w:rsidR="00F61DB4">
        <w:rPr>
          <w:rFonts w:ascii="Times New Roman" w:hAnsi="Times New Roman" w:cs="Times New Roman"/>
        </w:rPr>
        <w:t xml:space="preserve">because the barrier and </w:t>
      </w:r>
      <w:r w:rsidR="0046026A">
        <w:rPr>
          <w:rFonts w:ascii="Times New Roman" w:hAnsi="Times New Roman" w:cs="Times New Roman"/>
        </w:rPr>
        <w:t>arce</w:t>
      </w:r>
      <w:r w:rsidR="001F61B4">
        <w:rPr>
          <w:rFonts w:ascii="Times New Roman" w:hAnsi="Times New Roman" w:cs="Times New Roman"/>
        </w:rPr>
        <w:t>d motion were located in the same region of the visual field</w:t>
      </w:r>
      <w:r w:rsidR="00F61DB4">
        <w:rPr>
          <w:rFonts w:ascii="Times New Roman" w:hAnsi="Times New Roman" w:cs="Times New Roman"/>
        </w:rPr>
        <w:t>.</w:t>
      </w:r>
      <w:r w:rsidR="001F61B4">
        <w:rPr>
          <w:rFonts w:ascii="Times New Roman" w:hAnsi="Times New Roman" w:cs="Times New Roman"/>
        </w:rPr>
        <w:t xml:space="preserve"> </w:t>
      </w:r>
      <w:r w:rsidR="00F61DB4">
        <w:rPr>
          <w:rFonts w:ascii="Times New Roman" w:hAnsi="Times New Roman" w:cs="Times New Roman"/>
        </w:rPr>
        <w:t xml:space="preserve">The ramification of this for infants’ looking behaviors during test </w:t>
      </w:r>
      <w:r w:rsidR="004D009C">
        <w:rPr>
          <w:rFonts w:ascii="Times New Roman" w:hAnsi="Times New Roman" w:cs="Times New Roman"/>
        </w:rPr>
        <w:t xml:space="preserve">is that </w:t>
      </w:r>
      <w:r w:rsidR="000E700A" w:rsidRPr="000E700A">
        <w:rPr>
          <w:rFonts w:ascii="Times New Roman" w:hAnsi="Times New Roman" w:cs="Times New Roman"/>
        </w:rPr>
        <w:t xml:space="preserve">when infants were shown the old action event in the absence of the barrier, the presence of curved motion without the </w:t>
      </w:r>
      <w:r w:rsidR="000E700A" w:rsidRPr="0045639D">
        <w:rPr>
          <w:rFonts w:ascii="Times New Roman" w:hAnsi="Times New Roman" w:cs="Times New Roman"/>
          <w:i/>
          <w:iCs/>
        </w:rPr>
        <w:t xml:space="preserve">expected </w:t>
      </w:r>
      <w:r w:rsidR="000E700A" w:rsidRPr="000E700A">
        <w:rPr>
          <w:rFonts w:ascii="Times New Roman" w:hAnsi="Times New Roman" w:cs="Times New Roman"/>
        </w:rPr>
        <w:t xml:space="preserve">accompanying obstacle </w:t>
      </w:r>
      <w:r w:rsidR="0045639D">
        <w:rPr>
          <w:rFonts w:ascii="Times New Roman" w:hAnsi="Times New Roman" w:cs="Times New Roman"/>
        </w:rPr>
        <w:t xml:space="preserve">may have </w:t>
      </w:r>
      <w:r w:rsidR="000E700A" w:rsidRPr="000E700A">
        <w:rPr>
          <w:rFonts w:ascii="Times New Roman" w:hAnsi="Times New Roman" w:cs="Times New Roman"/>
        </w:rPr>
        <w:t>conflicted both with this recently formed association a</w:t>
      </w:r>
      <w:r w:rsidR="004D009C">
        <w:rPr>
          <w:rFonts w:ascii="Times New Roman" w:hAnsi="Times New Roman" w:cs="Times New Roman"/>
        </w:rPr>
        <w:t>s well as</w:t>
      </w:r>
      <w:r w:rsidR="000E700A" w:rsidRPr="000E700A">
        <w:rPr>
          <w:rFonts w:ascii="Times New Roman" w:hAnsi="Times New Roman" w:cs="Times New Roman"/>
        </w:rPr>
        <w:t xml:space="preserve"> with infants’ broader real-world experience</w:t>
      </w:r>
      <w:r w:rsidR="004D009C">
        <w:rPr>
          <w:rFonts w:ascii="Times New Roman" w:hAnsi="Times New Roman" w:cs="Times New Roman"/>
        </w:rPr>
        <w:t xml:space="preserve">. </w:t>
      </w:r>
      <w:r w:rsidR="0045639D">
        <w:rPr>
          <w:rFonts w:ascii="Times New Roman" w:hAnsi="Times New Roman" w:cs="Times New Roman"/>
        </w:rPr>
        <w:t>This fact</w:t>
      </w:r>
      <w:r w:rsidR="00063AA1">
        <w:rPr>
          <w:rFonts w:ascii="Times New Roman" w:hAnsi="Times New Roman" w:cs="Times New Roman"/>
        </w:rPr>
        <w:t xml:space="preserve"> may explain </w:t>
      </w:r>
      <w:r w:rsidR="00063AA1">
        <w:rPr>
          <w:rFonts w:ascii="Times New Roman" w:hAnsi="Times New Roman" w:cs="Times New Roman"/>
        </w:rPr>
        <w:lastRenderedPageBreak/>
        <w:t>why, in a study like that by Gergely et al. (1995), infants in</w:t>
      </w:r>
      <w:r w:rsidR="004D009C">
        <w:rPr>
          <w:rFonts w:ascii="Times New Roman" w:hAnsi="Times New Roman" w:cs="Times New Roman"/>
        </w:rPr>
        <w:t xml:space="preserve"> the Experimental condition </w:t>
      </w:r>
      <w:r w:rsidR="00307A1C">
        <w:rPr>
          <w:rFonts w:ascii="Times New Roman" w:hAnsi="Times New Roman" w:cs="Times New Roman"/>
        </w:rPr>
        <w:t>looked</w:t>
      </w:r>
      <w:r w:rsidR="004D009C">
        <w:rPr>
          <w:rFonts w:ascii="Times New Roman" w:hAnsi="Times New Roman" w:cs="Times New Roman"/>
        </w:rPr>
        <w:t xml:space="preserve"> longer at the old action than at the new action test event. In contrast, because</w:t>
      </w:r>
      <w:r w:rsidR="003E4BC8">
        <w:rPr>
          <w:rFonts w:ascii="Times New Roman" w:hAnsi="Times New Roman" w:cs="Times New Roman"/>
        </w:rPr>
        <w:t xml:space="preserve"> </w:t>
      </w:r>
      <w:r w:rsidR="004D009C">
        <w:rPr>
          <w:rFonts w:ascii="Times New Roman" w:hAnsi="Times New Roman" w:cs="Times New Roman"/>
        </w:rPr>
        <w:t xml:space="preserve">the </w:t>
      </w:r>
      <w:r w:rsidR="0045639D">
        <w:rPr>
          <w:rFonts w:ascii="Times New Roman" w:hAnsi="Times New Roman" w:cs="Times New Roman"/>
        </w:rPr>
        <w:t>arced motion</w:t>
      </w:r>
      <w:r w:rsidR="004D009C">
        <w:rPr>
          <w:rFonts w:ascii="Times New Roman" w:hAnsi="Times New Roman" w:cs="Times New Roman"/>
        </w:rPr>
        <w:t xml:space="preserve"> and barrier occupied different regions of the screen</w:t>
      </w:r>
      <w:r w:rsidR="003E4BC8">
        <w:rPr>
          <w:rFonts w:ascii="Times New Roman" w:hAnsi="Times New Roman" w:cs="Times New Roman"/>
        </w:rPr>
        <w:t xml:space="preserve"> during habituation for infants in the Control condition</w:t>
      </w:r>
      <w:r w:rsidR="004D009C">
        <w:rPr>
          <w:rFonts w:ascii="Times New Roman" w:hAnsi="Times New Roman" w:cs="Times New Roman"/>
        </w:rPr>
        <w:t xml:space="preserve">, </w:t>
      </w:r>
      <w:r w:rsidR="003E4BC8">
        <w:rPr>
          <w:rFonts w:ascii="Times New Roman" w:hAnsi="Times New Roman" w:cs="Times New Roman"/>
        </w:rPr>
        <w:t xml:space="preserve">the </w:t>
      </w:r>
      <w:r w:rsidR="00EB7C61">
        <w:rPr>
          <w:rFonts w:ascii="Times New Roman" w:hAnsi="Times New Roman" w:cs="Times New Roman"/>
        </w:rPr>
        <w:t>association formed</w:t>
      </w:r>
      <w:r w:rsidR="00DD1664">
        <w:rPr>
          <w:rFonts w:ascii="Times New Roman" w:hAnsi="Times New Roman" w:cs="Times New Roman"/>
        </w:rPr>
        <w:t xml:space="preserve"> between the barrier and curved motion </w:t>
      </w:r>
      <w:r w:rsidR="00EB7C61">
        <w:rPr>
          <w:rFonts w:ascii="Times New Roman" w:hAnsi="Times New Roman" w:cs="Times New Roman"/>
        </w:rPr>
        <w:t xml:space="preserve">may have been </w:t>
      </w:r>
      <w:r w:rsidR="00DD1664">
        <w:rPr>
          <w:rFonts w:ascii="Times New Roman" w:hAnsi="Times New Roman" w:cs="Times New Roman"/>
        </w:rPr>
        <w:t>weaker.</w:t>
      </w:r>
      <w:r w:rsidR="003E4BC8">
        <w:rPr>
          <w:rFonts w:ascii="Times New Roman" w:hAnsi="Times New Roman" w:cs="Times New Roman"/>
        </w:rPr>
        <w:t xml:space="preserve"> </w:t>
      </w:r>
      <w:r w:rsidR="00870D84">
        <w:rPr>
          <w:rFonts w:ascii="Times New Roman" w:hAnsi="Times New Roman" w:cs="Times New Roman"/>
        </w:rPr>
        <w:t>A consequence of this is that infants may have looked equally long at both test events because neither 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formed in the real-world or in the lab during habituation.</w:t>
      </w:r>
      <w:r w:rsidR="008E3767">
        <w:rPr>
          <w:rFonts w:ascii="Times New Roman" w:hAnsi="Times New Roman" w:cs="Times New Roman"/>
        </w:rPr>
        <w:t xml:space="preserve"> </w:t>
      </w:r>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notions of agents, objects, action efficiency, or subjective utility. </w:t>
      </w:r>
      <w:r w:rsidR="007B6A4E">
        <w:rPr>
          <w:rFonts w:ascii="Times New Roman" w:hAnsi="Times New Roman" w:cs="Times New Roman"/>
        </w:rPr>
        <w:t>To make this case, I will show that ALIAS—a connectionist model that implements this account—can r</w:t>
      </w:r>
      <w:r w:rsidR="00A65073">
        <w:rPr>
          <w:rFonts w:ascii="Times New Roman" w:hAnsi="Times New Roman" w:cs="Times New Roman"/>
        </w:rPr>
        <w:t>eproduce several key findings in th</w:t>
      </w:r>
      <w:r w:rsidR="007205A0">
        <w:rPr>
          <w:rFonts w:ascii="Times New Roman" w:hAnsi="Times New Roman" w:cs="Times New Roman"/>
        </w:rPr>
        <w:t>is literature</w:t>
      </w:r>
      <w:r w:rsidR="00A65073">
        <w:rPr>
          <w:rFonts w:ascii="Times New Roman" w:hAnsi="Times New Roman" w:cs="Times New Roman"/>
        </w:rPr>
        <w:t>.</w:t>
      </w:r>
      <w:r w:rsidR="007B6A4E">
        <w:rPr>
          <w:rFonts w:ascii="Times New Roman" w:hAnsi="Times New Roman" w:cs="Times New Roman"/>
        </w:rPr>
        <w:t xml:space="preserve"> </w:t>
      </w:r>
    </w:p>
    <w:p w14:paraId="5183A749" w14:textId="3C13420F" w:rsidR="00B6552F" w:rsidRDefault="00566B69" w:rsidP="0096761D">
      <w:pPr>
        <w:spacing w:line="480" w:lineRule="auto"/>
        <w:ind w:firstLine="720"/>
        <w:contextualSpacing/>
        <w:rPr>
          <w:rFonts w:ascii="Times New Roman" w:hAnsi="Times New Roman" w:cs="Times New Roman"/>
        </w:rPr>
      </w:pPr>
      <w:r>
        <w:rPr>
          <w:rFonts w:ascii="Times New Roman" w:hAnsi="Times New Roman" w:cs="Times New Roman"/>
        </w:rPr>
        <w:t>Given th</w:t>
      </w:r>
      <w:r w:rsidR="00076E0D">
        <w:rPr>
          <w:rFonts w:ascii="Times New Roman" w:hAnsi="Times New Roman" w:cs="Times New Roman"/>
        </w:rPr>
        <w:t xml:space="preserve">at the current account stipulates that experience is an </w:t>
      </w:r>
      <w:r>
        <w:rPr>
          <w:rFonts w:ascii="Times New Roman" w:hAnsi="Times New Roman" w:cs="Times New Roman"/>
        </w:rPr>
        <w:t xml:space="preserve">important factor that governs infants’ performance in action understanding studies, a question that </w:t>
      </w:r>
      <w:r w:rsidR="00076E0D">
        <w:rPr>
          <w:rFonts w:ascii="Times New Roman" w:hAnsi="Times New Roman" w:cs="Times New Roman"/>
        </w:rPr>
        <w:t>one may be led to ask is</w:t>
      </w:r>
      <w:r>
        <w:rPr>
          <w:rFonts w:ascii="Times New Roman" w:hAnsi="Times New Roman" w:cs="Times New Roman"/>
        </w:rPr>
        <w:t xml:space="preserve"> how</w:t>
      </w:r>
      <w:r w:rsidR="00901013">
        <w:rPr>
          <w:rFonts w:ascii="Times New Roman" w:hAnsi="Times New Roman" w:cs="Times New Roman"/>
        </w:rPr>
        <w:t xml:space="preserve"> </w:t>
      </w:r>
      <w:r w:rsidR="007A3CC7">
        <w:rPr>
          <w:rFonts w:ascii="Times New Roman" w:hAnsi="Times New Roman" w:cs="Times New Roman"/>
        </w:rPr>
        <w:t>such an account</w:t>
      </w:r>
      <w:r w:rsidR="00901013">
        <w:rPr>
          <w:rFonts w:ascii="Times New Roman" w:hAnsi="Times New Roman" w:cs="Times New Roman"/>
        </w:rPr>
        <w:t xml:space="preserve"> </w:t>
      </w:r>
      <w:r w:rsidR="00596951">
        <w:rPr>
          <w:rFonts w:ascii="Times New Roman" w:hAnsi="Times New Roman" w:cs="Times New Roman"/>
        </w:rPr>
        <w:t>explains th</w:t>
      </w:r>
      <w:r w:rsidR="00A53C70">
        <w:rPr>
          <w:rFonts w:ascii="Times New Roman" w:hAnsi="Times New Roman" w:cs="Times New Roman"/>
        </w:rPr>
        <w:t xml:space="preserve">e fact that </w:t>
      </w:r>
      <w:r w:rsidR="00C47526">
        <w:rPr>
          <w:rFonts w:ascii="Times New Roman" w:hAnsi="Times New Roman" w:cs="Times New Roman"/>
        </w:rPr>
        <w:t>pre-reaching</w:t>
      </w:r>
      <w:r w:rsidR="0013438E">
        <w:rPr>
          <w:rFonts w:ascii="Times New Roman" w:hAnsi="Times New Roman" w:cs="Times New Roman"/>
        </w:rPr>
        <w:t xml:space="preserve"> 3-month-olds</w:t>
      </w:r>
      <w:r w:rsidR="00A53C70">
        <w:rPr>
          <w:rFonts w:ascii="Times New Roman" w:hAnsi="Times New Roman" w:cs="Times New Roman"/>
        </w:rPr>
        <w:t xml:space="preserve"> who are given direct, first-person action experience</w:t>
      </w:r>
      <w:r w:rsidR="000F68EC">
        <w:rPr>
          <w:rFonts w:ascii="Times New Roman" w:hAnsi="Times New Roman" w:cs="Times New Roman"/>
        </w:rPr>
        <w:t xml:space="preserve"> (Skerry et al., 2013) or who are shown actions that are causally efficacious</w:t>
      </w:r>
      <w:r w:rsidR="00A53C70">
        <w:rPr>
          <w:rFonts w:ascii="Times New Roman" w:hAnsi="Times New Roman" w:cs="Times New Roman"/>
        </w:rPr>
        <w:t xml:space="preserve"> </w:t>
      </w:r>
      <w:r w:rsidR="000F68EC">
        <w:rPr>
          <w:rFonts w:ascii="Times New Roman" w:hAnsi="Times New Roman" w:cs="Times New Roman"/>
        </w:rPr>
        <w:t xml:space="preserve">(e.g., Liu &amp; </w:t>
      </w:r>
      <w:proofErr w:type="spellStart"/>
      <w:r w:rsidR="000F68EC">
        <w:rPr>
          <w:rFonts w:ascii="Times New Roman" w:hAnsi="Times New Roman" w:cs="Times New Roman"/>
        </w:rPr>
        <w:t>Spelke</w:t>
      </w:r>
      <w:proofErr w:type="spellEnd"/>
      <w:r w:rsidR="000F68EC">
        <w:rPr>
          <w:rFonts w:ascii="Times New Roman" w:hAnsi="Times New Roman" w:cs="Times New Roman"/>
        </w:rPr>
        <w:t xml:space="preserve">, 2019) </w:t>
      </w:r>
      <w:r>
        <w:rPr>
          <w:rFonts w:ascii="Times New Roman" w:hAnsi="Times New Roman" w:cs="Times New Roman"/>
        </w:rPr>
        <w:t xml:space="preserve">show similar looking patterns </w:t>
      </w:r>
      <w:r w:rsidR="00A53C70">
        <w:rPr>
          <w:rFonts w:ascii="Times New Roman" w:hAnsi="Times New Roman" w:cs="Times New Roman"/>
        </w:rPr>
        <w:t>to that of</w:t>
      </w:r>
      <w:r>
        <w:rPr>
          <w:rFonts w:ascii="Times New Roman" w:hAnsi="Times New Roman" w:cs="Times New Roman"/>
        </w:rPr>
        <w:t xml:space="preserve"> older infants</w:t>
      </w:r>
      <w:r w:rsidR="00345274">
        <w:rPr>
          <w:rFonts w:ascii="Times New Roman" w:hAnsi="Times New Roman" w:cs="Times New Roman"/>
        </w:rPr>
        <w:t>.</w:t>
      </w:r>
      <w:r w:rsidR="008B49B8">
        <w:rPr>
          <w:rFonts w:ascii="Times New Roman" w:hAnsi="Times New Roman" w:cs="Times New Roman"/>
        </w:rPr>
        <w:t xml:space="preserve"> </w:t>
      </w:r>
      <w:r w:rsidR="009E5538">
        <w:rPr>
          <w:rFonts w:ascii="Times New Roman" w:hAnsi="Times New Roman" w:cs="Times New Roman"/>
        </w:rPr>
        <w:t xml:space="preserve">In the study by Skerry et al. (2013), for example, 3-month-olds were fitted </w:t>
      </w:r>
      <w:r w:rsidR="00AC16B1">
        <w:rPr>
          <w:rFonts w:ascii="Times New Roman" w:hAnsi="Times New Roman" w:cs="Times New Roman"/>
        </w:rPr>
        <w:t xml:space="preserve">either </w:t>
      </w:r>
      <w:r w:rsidR="009E5538">
        <w:rPr>
          <w:rFonts w:ascii="Times New Roman" w:hAnsi="Times New Roman" w:cs="Times New Roman"/>
        </w:rPr>
        <w:t xml:space="preserve">with mittens </w:t>
      </w:r>
      <w:r w:rsidR="00345274">
        <w:rPr>
          <w:rFonts w:ascii="Times New Roman" w:hAnsi="Times New Roman" w:cs="Times New Roman"/>
        </w:rPr>
        <w:t xml:space="preserve">that </w:t>
      </w:r>
      <w:r w:rsidR="007C5EFB">
        <w:rPr>
          <w:rFonts w:ascii="Times New Roman" w:hAnsi="Times New Roman" w:cs="Times New Roman"/>
        </w:rPr>
        <w:t xml:space="preserve">contained Velcro on the palm-sides or </w:t>
      </w:r>
      <w:r w:rsidR="00A3511B">
        <w:rPr>
          <w:rFonts w:ascii="Times New Roman" w:hAnsi="Times New Roman" w:cs="Times New Roman"/>
        </w:rPr>
        <w:t xml:space="preserve">with </w:t>
      </w:r>
      <w:r w:rsidR="00AC16B1">
        <w:rPr>
          <w:rFonts w:ascii="Times New Roman" w:hAnsi="Times New Roman" w:cs="Times New Roman"/>
        </w:rPr>
        <w:t>mittens not lined with Velcro</w:t>
      </w:r>
      <w:r w:rsidR="00262BC9">
        <w:rPr>
          <w:rFonts w:ascii="Times New Roman" w:hAnsi="Times New Roman" w:cs="Times New Roman"/>
        </w:rPr>
        <w:t xml:space="preserve">. </w:t>
      </w:r>
      <w:r w:rsidR="0013438E">
        <w:rPr>
          <w:rFonts w:ascii="Times New Roman" w:hAnsi="Times New Roman" w:cs="Times New Roman"/>
        </w:rPr>
        <w:t>Infants in both groups</w:t>
      </w:r>
      <w:r w:rsidR="007C5EFB">
        <w:rPr>
          <w:rFonts w:ascii="Times New Roman" w:hAnsi="Times New Roman" w:cs="Times New Roman"/>
        </w:rPr>
        <w:t xml:space="preserve"> were then allowed</w:t>
      </w:r>
      <w:r w:rsidR="00A3511B">
        <w:rPr>
          <w:rFonts w:ascii="Times New Roman" w:hAnsi="Times New Roman" w:cs="Times New Roman"/>
        </w:rPr>
        <w:t xml:space="preserve"> to </w:t>
      </w:r>
      <w:r w:rsidR="007C5EFB">
        <w:rPr>
          <w:rFonts w:ascii="Times New Roman" w:hAnsi="Times New Roman" w:cs="Times New Roman"/>
        </w:rPr>
        <w:t xml:space="preserve">retrieve a Velcro-covered </w:t>
      </w:r>
      <w:r w:rsidR="00022801">
        <w:rPr>
          <w:rFonts w:ascii="Times New Roman" w:hAnsi="Times New Roman" w:cs="Times New Roman"/>
        </w:rPr>
        <w:t xml:space="preserve">ball. It should be clear from this description that successful retrievals—in which the ball </w:t>
      </w:r>
      <w:r w:rsidR="00FE787D">
        <w:rPr>
          <w:rFonts w:ascii="Times New Roman" w:hAnsi="Times New Roman" w:cs="Times New Roman"/>
        </w:rPr>
        <w:t>became attached to the mittens—</w:t>
      </w:r>
      <w:r w:rsidR="00022801">
        <w:rPr>
          <w:rFonts w:ascii="Times New Roman" w:hAnsi="Times New Roman" w:cs="Times New Roman"/>
        </w:rPr>
        <w:t>were only possible in the Sticky mittens condition</w:t>
      </w:r>
      <w:r w:rsidR="00FE787D">
        <w:rPr>
          <w:rFonts w:ascii="Times New Roman" w:hAnsi="Times New Roman" w:cs="Times New Roman"/>
        </w:rPr>
        <w:t xml:space="preserve">. </w:t>
      </w:r>
      <w:r w:rsidR="00DE1779">
        <w:rPr>
          <w:rFonts w:ascii="Times New Roman" w:hAnsi="Times New Roman" w:cs="Times New Roman"/>
        </w:rPr>
        <w:t>All infants were then habituated to a Gergely et al.</w:t>
      </w:r>
      <w:r w:rsidR="008C4E3A">
        <w:rPr>
          <w:rFonts w:ascii="Times New Roman" w:hAnsi="Times New Roman" w:cs="Times New Roman"/>
        </w:rPr>
        <w:t>-</w:t>
      </w:r>
      <w:r w:rsidR="00DE1779">
        <w:rPr>
          <w:rFonts w:ascii="Times New Roman" w:hAnsi="Times New Roman" w:cs="Times New Roman"/>
        </w:rPr>
        <w:lastRenderedPageBreak/>
        <w:t>like event in which an a</w:t>
      </w:r>
      <w:r w:rsidR="00C47526">
        <w:rPr>
          <w:rFonts w:ascii="Times New Roman" w:hAnsi="Times New Roman" w:cs="Times New Roman"/>
        </w:rPr>
        <w:t>ctor</w:t>
      </w:r>
      <w:r w:rsidR="00DE1779">
        <w:rPr>
          <w:rFonts w:ascii="Times New Roman" w:hAnsi="Times New Roman" w:cs="Times New Roman"/>
        </w:rPr>
        <w:t xml:space="preserve"> reached over (Experimental condition) or besides (Control condition) a barrier to retrieve the same ball</w:t>
      </w:r>
      <w:r w:rsidR="00EB6B88">
        <w:rPr>
          <w:rFonts w:ascii="Times New Roman" w:hAnsi="Times New Roman" w:cs="Times New Roman"/>
        </w:rPr>
        <w:t xml:space="preserve"> and then tested on barrierless events in which the actress either followed a straight path </w:t>
      </w:r>
      <w:r w:rsidR="002F3DF8">
        <w:rPr>
          <w:rFonts w:ascii="Times New Roman" w:hAnsi="Times New Roman" w:cs="Times New Roman"/>
        </w:rPr>
        <w:t xml:space="preserve">(efficient action event) </w:t>
      </w:r>
      <w:r w:rsidR="00EB6B88">
        <w:rPr>
          <w:rFonts w:ascii="Times New Roman" w:hAnsi="Times New Roman" w:cs="Times New Roman"/>
        </w:rPr>
        <w:t>or the same curved path</w:t>
      </w:r>
      <w:r w:rsidR="002F3DF8">
        <w:rPr>
          <w:rFonts w:ascii="Times New Roman" w:hAnsi="Times New Roman" w:cs="Times New Roman"/>
        </w:rPr>
        <w:t xml:space="preserve"> (inefficient action)</w:t>
      </w:r>
      <w:r w:rsidR="00EB6B88">
        <w:rPr>
          <w:rFonts w:ascii="Times New Roman" w:hAnsi="Times New Roman" w:cs="Times New Roman"/>
        </w:rPr>
        <w:t xml:space="preserve"> to reach </w:t>
      </w:r>
      <w:r w:rsidR="000A346C">
        <w:rPr>
          <w:rFonts w:ascii="Times New Roman" w:hAnsi="Times New Roman" w:cs="Times New Roman"/>
        </w:rPr>
        <w:t>the ball.</w:t>
      </w:r>
      <w:r w:rsidR="002F3DF8">
        <w:rPr>
          <w:rFonts w:ascii="Times New Roman" w:hAnsi="Times New Roman" w:cs="Times New Roman"/>
        </w:rPr>
        <w:t xml:space="preserve"> </w:t>
      </w:r>
      <w:r w:rsidR="00262BC9">
        <w:rPr>
          <w:rFonts w:ascii="Times New Roman" w:hAnsi="Times New Roman" w:cs="Times New Roman"/>
        </w:rPr>
        <w:t>The results indicated that</w:t>
      </w:r>
      <w:r w:rsidR="002F3DF8">
        <w:rPr>
          <w:rFonts w:ascii="Times New Roman" w:hAnsi="Times New Roman" w:cs="Times New Roman"/>
        </w:rPr>
        <w:t xml:space="preserve"> only </w:t>
      </w:r>
      <w:r w:rsidR="00262BC9">
        <w:rPr>
          <w:rFonts w:ascii="Times New Roman" w:hAnsi="Times New Roman" w:cs="Times New Roman"/>
        </w:rPr>
        <w:t xml:space="preserve">the </w:t>
      </w:r>
      <w:r w:rsidR="002D3528">
        <w:rPr>
          <w:rFonts w:ascii="Times New Roman" w:hAnsi="Times New Roman" w:cs="Times New Roman"/>
        </w:rPr>
        <w:t>infants fitted with sticky mittens</w:t>
      </w:r>
      <w:r w:rsidR="002F3DF8">
        <w:rPr>
          <w:rFonts w:ascii="Times New Roman" w:hAnsi="Times New Roman" w:cs="Times New Roman"/>
        </w:rPr>
        <w:t xml:space="preserve"> in </w:t>
      </w:r>
      <w:r w:rsidR="00262BC9">
        <w:rPr>
          <w:rFonts w:ascii="Times New Roman" w:hAnsi="Times New Roman" w:cs="Times New Roman"/>
        </w:rPr>
        <w:t>the</w:t>
      </w:r>
      <w:r w:rsidR="002F3DF8">
        <w:rPr>
          <w:rFonts w:ascii="Times New Roman" w:hAnsi="Times New Roman" w:cs="Times New Roman"/>
        </w:rPr>
        <w:t xml:space="preserve"> Experimental condition looked longer at the inefficient test event than at the </w:t>
      </w:r>
      <w:r w:rsidR="008223E1">
        <w:rPr>
          <w:rFonts w:ascii="Times New Roman" w:hAnsi="Times New Roman" w:cs="Times New Roman"/>
        </w:rPr>
        <w:t>efficient one.</w:t>
      </w:r>
      <w:r w:rsidR="002F3DF8">
        <w:rPr>
          <w:rFonts w:ascii="Times New Roman" w:hAnsi="Times New Roman" w:cs="Times New Roman"/>
        </w:rPr>
        <w:t xml:space="preserve"> </w:t>
      </w:r>
      <w:r w:rsidR="002D3528">
        <w:rPr>
          <w:rFonts w:ascii="Times New Roman" w:hAnsi="Times New Roman" w:cs="Times New Roman"/>
        </w:rPr>
        <w:t>Skerry et al. (2012) suggested that this finding demonstrates</w:t>
      </w:r>
      <w:r w:rsidR="00AC2BE6">
        <w:rPr>
          <w:rFonts w:ascii="Times New Roman" w:hAnsi="Times New Roman" w:cs="Times New Roman"/>
        </w:rPr>
        <w:t xml:space="preserve"> that extensive</w:t>
      </w:r>
      <w:r w:rsidR="005E3ED4">
        <w:rPr>
          <w:rFonts w:ascii="Times New Roman" w:hAnsi="Times New Roman" w:cs="Times New Roman"/>
        </w:rPr>
        <w:t>, direct, first-person action</w:t>
      </w:r>
      <w:r w:rsidR="00AC2BE6">
        <w:rPr>
          <w:rFonts w:ascii="Times New Roman" w:hAnsi="Times New Roman" w:cs="Times New Roman"/>
        </w:rPr>
        <w:t xml:space="preserve"> experience is not necessary for infants to</w:t>
      </w:r>
      <w:r w:rsidR="005E3ED4">
        <w:rPr>
          <w:rFonts w:ascii="Times New Roman" w:hAnsi="Times New Roman" w:cs="Times New Roman"/>
        </w:rPr>
        <w:t xml:space="preserve"> identify goals or detect when an action is inefficient.</w:t>
      </w:r>
      <w:r w:rsidR="00AC2BE6">
        <w:rPr>
          <w:rFonts w:ascii="Times New Roman" w:hAnsi="Times New Roman" w:cs="Times New Roman"/>
        </w:rPr>
        <w:t xml:space="preserve"> </w:t>
      </w:r>
      <w:r w:rsidR="003D5E26">
        <w:rPr>
          <w:rFonts w:ascii="Times New Roman" w:hAnsi="Times New Roman" w:cs="Times New Roman"/>
        </w:rPr>
        <w:t>Instead, these authors contend that</w:t>
      </w:r>
      <w:r w:rsidR="004319CE">
        <w:rPr>
          <w:rFonts w:ascii="Times New Roman" w:hAnsi="Times New Roman" w:cs="Times New Roman"/>
        </w:rPr>
        <w:t xml:space="preserve"> both of these feats can be achieved by a relatively brief period of direct action experience. </w:t>
      </w:r>
      <w:r w:rsidR="00BA1455">
        <w:rPr>
          <w:rFonts w:ascii="Times New Roman" w:hAnsi="Times New Roman" w:cs="Times New Roman"/>
        </w:rPr>
        <w:t xml:space="preserve">A built-in assumption of this perspective is that it presupposes the prior existence of these abilities; their potential innateness is a separate question. </w:t>
      </w:r>
      <w:r w:rsidR="003D5E26">
        <w:rPr>
          <w:rFonts w:ascii="Times New Roman" w:hAnsi="Times New Roman" w:cs="Times New Roman"/>
        </w:rPr>
        <w:t xml:space="preserve"> </w:t>
      </w:r>
    </w:p>
    <w:p w14:paraId="2E1A8B49" w14:textId="4E8577BA" w:rsidR="006F58C2" w:rsidRDefault="00566B69" w:rsidP="009C59B7">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study by Liu </w:t>
      </w:r>
      <w:r w:rsidR="00230718">
        <w:rPr>
          <w:rFonts w:ascii="Times New Roman" w:hAnsi="Times New Roman" w:cs="Times New Roman"/>
        </w:rPr>
        <w:t>et al.</w:t>
      </w:r>
      <w:r>
        <w:rPr>
          <w:rFonts w:ascii="Times New Roman" w:hAnsi="Times New Roman" w:cs="Times New Roman"/>
        </w:rPr>
        <w:t xml:space="preserve"> (2019).</w:t>
      </w:r>
      <w:r w:rsidR="00745C47">
        <w:rPr>
          <w:rFonts w:ascii="Times New Roman" w:hAnsi="Times New Roman" w:cs="Times New Roman"/>
        </w:rPr>
        <w:t xml:space="preserve"> In this study, </w:t>
      </w:r>
      <w:r w:rsidR="00C47526">
        <w:rPr>
          <w:rFonts w:ascii="Times New Roman" w:hAnsi="Times New Roman" w:cs="Times New Roman"/>
        </w:rPr>
        <w:t xml:space="preserve">3-month-olds were habituated to an event in which an actor </w:t>
      </w:r>
      <w:r w:rsidR="00E17857">
        <w:rPr>
          <w:rFonts w:ascii="Times New Roman" w:hAnsi="Times New Roman" w:cs="Times New Roman"/>
        </w:rPr>
        <w:t>reached either</w:t>
      </w:r>
      <w:r w:rsidR="00C47526">
        <w:rPr>
          <w:rFonts w:ascii="Times New Roman" w:hAnsi="Times New Roman" w:cs="Times New Roman"/>
        </w:rPr>
        <w:t xml:space="preserve"> over a barrier </w:t>
      </w:r>
      <w:r w:rsidR="005D1CB3">
        <w:rPr>
          <w:rFonts w:ascii="Times New Roman" w:hAnsi="Times New Roman" w:cs="Times New Roman"/>
        </w:rPr>
        <w:t xml:space="preserve">to grab and lift a ball or over </w:t>
      </w:r>
      <w:r w:rsidR="00E17857">
        <w:rPr>
          <w:rFonts w:ascii="Times New Roman" w:hAnsi="Times New Roman" w:cs="Times New Roman"/>
        </w:rPr>
        <w:t>(</w:t>
      </w:r>
      <w:r w:rsidR="002B4D83">
        <w:rPr>
          <w:rFonts w:ascii="Times New Roman" w:hAnsi="Times New Roman" w:cs="Times New Roman"/>
        </w:rPr>
        <w:t>or beside</w:t>
      </w:r>
      <w:r w:rsidR="00E17857">
        <w:rPr>
          <w:rFonts w:ascii="Times New Roman" w:hAnsi="Times New Roman" w:cs="Times New Roman"/>
        </w:rPr>
        <w:t>)</w:t>
      </w:r>
      <w:r w:rsidR="002B4D83">
        <w:rPr>
          <w:rFonts w:ascii="Times New Roman" w:hAnsi="Times New Roman" w:cs="Times New Roman"/>
        </w:rPr>
        <w:t xml:space="preserve"> </w:t>
      </w:r>
      <w:r w:rsidR="005D1CB3">
        <w:rPr>
          <w:rFonts w:ascii="Times New Roman" w:hAnsi="Times New Roman" w:cs="Times New Roman"/>
        </w:rPr>
        <w:t xml:space="preserve">the barrier </w:t>
      </w:r>
      <w:r w:rsidR="00A753E6">
        <w:rPr>
          <w:rFonts w:ascii="Times New Roman" w:hAnsi="Times New Roman" w:cs="Times New Roman"/>
        </w:rPr>
        <w:t>to touch the ball. In the latter case, the ball could light up and play a soft sound when the hand contacted it</w:t>
      </w:r>
      <w:r w:rsidR="002B4D83">
        <w:rPr>
          <w:rFonts w:ascii="Times New Roman" w:hAnsi="Times New Roman" w:cs="Times New Roman"/>
        </w:rPr>
        <w:t xml:space="preserve"> (causal state change)</w:t>
      </w:r>
      <w:r w:rsidR="00A753E6">
        <w:rPr>
          <w:rFonts w:ascii="Times New Roman" w:hAnsi="Times New Roman" w:cs="Times New Roman"/>
        </w:rPr>
        <w:t xml:space="preserve"> or </w:t>
      </w:r>
      <w:r w:rsidR="00F3370F">
        <w:rPr>
          <w:rFonts w:ascii="Times New Roman" w:hAnsi="Times New Roman" w:cs="Times New Roman"/>
        </w:rPr>
        <w:t xml:space="preserve">after a delay and </w:t>
      </w:r>
      <w:r w:rsidR="00A753E6">
        <w:rPr>
          <w:rFonts w:ascii="Times New Roman" w:hAnsi="Times New Roman" w:cs="Times New Roman"/>
        </w:rPr>
        <w:t xml:space="preserve">when the hand was </w:t>
      </w:r>
      <w:r w:rsidR="00F3370F">
        <w:rPr>
          <w:rFonts w:ascii="Times New Roman" w:hAnsi="Times New Roman" w:cs="Times New Roman"/>
        </w:rPr>
        <w:t xml:space="preserve">not physically </w:t>
      </w:r>
      <w:r w:rsidR="00E17857">
        <w:rPr>
          <w:rFonts w:ascii="Times New Roman" w:hAnsi="Times New Roman" w:cs="Times New Roman"/>
        </w:rPr>
        <w:t xml:space="preserve">in contact with it </w:t>
      </w:r>
      <w:r w:rsidR="002B4D83">
        <w:rPr>
          <w:rFonts w:ascii="Times New Roman" w:hAnsi="Times New Roman" w:cs="Times New Roman"/>
        </w:rPr>
        <w:t>(non-causal state change</w:t>
      </w:r>
      <w:r w:rsidR="00E17857">
        <w:rPr>
          <w:rFonts w:ascii="Times New Roman" w:hAnsi="Times New Roman" w:cs="Times New Roman"/>
        </w:rPr>
        <w:t>)</w:t>
      </w:r>
      <w:r w:rsidR="00A753E6">
        <w:rPr>
          <w:rFonts w:ascii="Times New Roman" w:hAnsi="Times New Roman" w:cs="Times New Roman"/>
        </w:rPr>
        <w:t xml:space="preserve">. </w:t>
      </w:r>
      <w:r w:rsidR="002B4D83">
        <w:rPr>
          <w:rFonts w:ascii="Times New Roman" w:hAnsi="Times New Roman" w:cs="Times New Roman"/>
        </w:rPr>
        <w:t xml:space="preserve">Infants were then shown barrierless efficient (straight path) and inefficient (curved path) events at test. Liu </w:t>
      </w:r>
      <w:r w:rsidR="00934A10">
        <w:rPr>
          <w:rFonts w:ascii="Times New Roman" w:hAnsi="Times New Roman" w:cs="Times New Roman"/>
        </w:rPr>
        <w:t>et al. (2019)</w:t>
      </w:r>
      <w:r w:rsidR="002B4D83">
        <w:rPr>
          <w:rFonts w:ascii="Times New Roman" w:hAnsi="Times New Roman" w:cs="Times New Roman"/>
        </w:rPr>
        <w:t xml:space="preserve"> found that </w:t>
      </w:r>
      <w:r w:rsidR="00934A10">
        <w:rPr>
          <w:rFonts w:ascii="Times New Roman" w:hAnsi="Times New Roman" w:cs="Times New Roman"/>
        </w:rPr>
        <w:t>infants looked proportionally longer at the inefficient test event than at the efficient one</w:t>
      </w:r>
      <w:r w:rsidR="00D60C75">
        <w:rPr>
          <w:rFonts w:ascii="Times New Roman" w:hAnsi="Times New Roman" w:cs="Times New Roman"/>
        </w:rPr>
        <w:t xml:space="preserve"> </w:t>
      </w:r>
      <w:r w:rsidR="00082561">
        <w:rPr>
          <w:rFonts w:ascii="Times New Roman" w:hAnsi="Times New Roman" w:cs="Times New Roman"/>
        </w:rPr>
        <w:t xml:space="preserve">following habituation </w:t>
      </w:r>
      <w:r w:rsidR="001572EE">
        <w:rPr>
          <w:rFonts w:ascii="Times New Roman" w:hAnsi="Times New Roman" w:cs="Times New Roman"/>
        </w:rPr>
        <w:t>to an event</w:t>
      </w:r>
      <w:r w:rsidR="006866F8">
        <w:rPr>
          <w:rFonts w:ascii="Times New Roman" w:hAnsi="Times New Roman" w:cs="Times New Roman"/>
        </w:rPr>
        <w:t xml:space="preserve"> in which the hand</w:t>
      </w:r>
      <w:r w:rsidR="001572EE">
        <w:rPr>
          <w:rFonts w:ascii="Times New Roman" w:hAnsi="Times New Roman" w:cs="Times New Roman"/>
        </w:rPr>
        <w:t>, upon reaching over the barrier,</w:t>
      </w:r>
      <w:r w:rsidR="006866F8">
        <w:rPr>
          <w:rFonts w:ascii="Times New Roman" w:hAnsi="Times New Roman" w:cs="Times New Roman"/>
        </w:rPr>
        <w:t xml:space="preserve"> caused the ball to change state </w:t>
      </w:r>
      <w:r w:rsidR="001572EE">
        <w:rPr>
          <w:rFonts w:ascii="Times New Roman" w:hAnsi="Times New Roman" w:cs="Times New Roman"/>
        </w:rPr>
        <w:t xml:space="preserve">by touching it; infants </w:t>
      </w:r>
      <w:r w:rsidR="00600E8D">
        <w:rPr>
          <w:rFonts w:ascii="Times New Roman" w:hAnsi="Times New Roman" w:cs="Times New Roman"/>
        </w:rPr>
        <w:t>look for a proportionally equivalent amount of time</w:t>
      </w:r>
      <w:r w:rsidR="001572EE">
        <w:rPr>
          <w:rFonts w:ascii="Times New Roman" w:hAnsi="Times New Roman" w:cs="Times New Roman"/>
        </w:rPr>
        <w:t xml:space="preserve"> at both events when the object </w:t>
      </w:r>
      <w:r w:rsidR="00473E0E">
        <w:rPr>
          <w:rFonts w:ascii="Times New Roman" w:hAnsi="Times New Roman" w:cs="Times New Roman"/>
        </w:rPr>
        <w:t>either never changed states</w:t>
      </w:r>
      <w:r w:rsidR="00600E8D">
        <w:rPr>
          <w:rFonts w:ascii="Times New Roman" w:hAnsi="Times New Roman" w:cs="Times New Roman"/>
        </w:rPr>
        <w:t xml:space="preserve"> when picked up, </w:t>
      </w:r>
      <w:r w:rsidR="00473E0E">
        <w:rPr>
          <w:rFonts w:ascii="Times New Roman" w:hAnsi="Times New Roman" w:cs="Times New Roman"/>
        </w:rPr>
        <w:t xml:space="preserve">did so </w:t>
      </w:r>
      <w:r w:rsidR="001572EE">
        <w:rPr>
          <w:rFonts w:ascii="Times New Roman" w:hAnsi="Times New Roman" w:cs="Times New Roman"/>
        </w:rPr>
        <w:t>after a delay</w:t>
      </w:r>
      <w:r w:rsidR="00600E8D">
        <w:rPr>
          <w:rFonts w:ascii="Times New Roman" w:hAnsi="Times New Roman" w:cs="Times New Roman"/>
        </w:rPr>
        <w:t xml:space="preserve"> in the absence of a touch by the hand, or the </w:t>
      </w:r>
      <w:r w:rsidR="001572EE">
        <w:rPr>
          <w:rFonts w:ascii="Times New Roman" w:hAnsi="Times New Roman" w:cs="Times New Roman"/>
        </w:rPr>
        <w:t>hand reached besides the barrier</w:t>
      </w:r>
      <w:r w:rsidR="00600E8D">
        <w:rPr>
          <w:rFonts w:ascii="Times New Roman" w:hAnsi="Times New Roman" w:cs="Times New Roman"/>
        </w:rPr>
        <w:t xml:space="preserve"> to cause the object to change state. </w:t>
      </w:r>
      <w:r w:rsidR="00746FB7">
        <w:rPr>
          <w:rFonts w:ascii="Times New Roman" w:hAnsi="Times New Roman" w:cs="Times New Roman"/>
        </w:rPr>
        <w:t>Interesting</w:t>
      </w:r>
      <w:r w:rsidR="00D87A4B">
        <w:rPr>
          <w:rFonts w:ascii="Times New Roman" w:hAnsi="Times New Roman" w:cs="Times New Roman"/>
        </w:rPr>
        <w:t>ly</w:t>
      </w:r>
      <w:r w:rsidR="00746FB7">
        <w:rPr>
          <w:rFonts w:ascii="Times New Roman" w:hAnsi="Times New Roman" w:cs="Times New Roman"/>
        </w:rPr>
        <w:t xml:space="preserve">, although infants </w:t>
      </w:r>
      <w:r w:rsidR="00576E17">
        <w:rPr>
          <w:rFonts w:ascii="Times New Roman" w:hAnsi="Times New Roman" w:cs="Times New Roman"/>
        </w:rPr>
        <w:t>did look proportionally longer</w:t>
      </w:r>
      <w:r w:rsidR="005A7984">
        <w:rPr>
          <w:rFonts w:ascii="Times New Roman" w:hAnsi="Times New Roman" w:cs="Times New Roman"/>
        </w:rPr>
        <w:t xml:space="preserve"> at the inefficient test event than at the efficient</w:t>
      </w:r>
      <w:r w:rsidR="009C59B7">
        <w:rPr>
          <w:rFonts w:ascii="Times New Roman" w:hAnsi="Times New Roman" w:cs="Times New Roman"/>
        </w:rPr>
        <w:t xml:space="preserve"> event</w:t>
      </w:r>
      <w:r w:rsidR="005A7984">
        <w:rPr>
          <w:rFonts w:ascii="Times New Roman" w:hAnsi="Times New Roman" w:cs="Times New Roman"/>
        </w:rPr>
        <w:t xml:space="preserve"> when the object changed states and the hand was physically </w:t>
      </w:r>
      <w:r w:rsidR="005A7984">
        <w:rPr>
          <w:rFonts w:ascii="Times New Roman" w:hAnsi="Times New Roman" w:cs="Times New Roman"/>
        </w:rPr>
        <w:lastRenderedPageBreak/>
        <w:t xml:space="preserve">constrained by the barrier, </w:t>
      </w:r>
      <w:r w:rsidR="00D87A4B">
        <w:rPr>
          <w:rFonts w:ascii="Times New Roman" w:hAnsi="Times New Roman" w:cs="Times New Roman"/>
        </w:rPr>
        <w:t xml:space="preserve">inspection of the raw looking-time data in the Supplementary Materials </w:t>
      </w:r>
      <w:r w:rsidR="009C59B7">
        <w:rPr>
          <w:rFonts w:ascii="Times New Roman" w:hAnsi="Times New Roman" w:cs="Times New Roman"/>
        </w:rPr>
        <w:t xml:space="preserve">tells a different story: The same infants, at least numerically, looked longer at the </w:t>
      </w:r>
      <w:r w:rsidR="009C59B7">
        <w:rPr>
          <w:rFonts w:ascii="Times New Roman" w:hAnsi="Times New Roman" w:cs="Times New Roman"/>
          <w:i/>
          <w:iCs/>
        </w:rPr>
        <w:t xml:space="preserve">efficient </w:t>
      </w:r>
      <w:r w:rsidR="009C59B7">
        <w:rPr>
          <w:rFonts w:ascii="Times New Roman" w:hAnsi="Times New Roman" w:cs="Times New Roman"/>
        </w:rPr>
        <w:t xml:space="preserve">test event than at the inefficient one. </w:t>
      </w:r>
      <w:r w:rsidR="00266050">
        <w:rPr>
          <w:rFonts w:ascii="Times New Roman" w:hAnsi="Times New Roman" w:cs="Times New Roman"/>
        </w:rPr>
        <w:t>These conflicting results suggest that the finding</w:t>
      </w:r>
      <w:r w:rsidR="006340A7">
        <w:rPr>
          <w:rFonts w:ascii="Times New Roman" w:hAnsi="Times New Roman" w:cs="Times New Roman"/>
        </w:rPr>
        <w:t>s</w:t>
      </w:r>
      <w:r w:rsidR="00266050">
        <w:rPr>
          <w:rFonts w:ascii="Times New Roman" w:hAnsi="Times New Roman" w:cs="Times New Roman"/>
        </w:rPr>
        <w:t xml:space="preserve"> reported in the main paper</w:t>
      </w:r>
      <w:r w:rsidR="0080004F">
        <w:rPr>
          <w:rFonts w:ascii="Times New Roman" w:hAnsi="Times New Roman" w:cs="Times New Roman"/>
        </w:rPr>
        <w:t xml:space="preserve"> may be more a reflection of how looking time was operationally defined than</w:t>
      </w:r>
      <w:r w:rsidR="00B74FB8">
        <w:rPr>
          <w:rFonts w:ascii="Times New Roman" w:hAnsi="Times New Roman" w:cs="Times New Roman"/>
        </w:rPr>
        <w:t xml:space="preserve"> of</w:t>
      </w:r>
      <w:r w:rsidR="0080004F">
        <w:rPr>
          <w:rFonts w:ascii="Times New Roman" w:hAnsi="Times New Roman" w:cs="Times New Roman"/>
        </w:rPr>
        <w:t xml:space="preserve"> </w:t>
      </w:r>
      <w:r w:rsidR="00095B88">
        <w:rPr>
          <w:rFonts w:ascii="Times New Roman" w:hAnsi="Times New Roman" w:cs="Times New Roman"/>
        </w:rPr>
        <w:t xml:space="preserve">infants’ sensitivity to action efficiency. </w:t>
      </w:r>
      <w:ins w:id="1" w:author="Benton, Deon" w:date="2026-05-01T10:10:00Z" w16du:dateUtc="2026-05-01T15:10:00Z">
        <w:r w:rsidR="000D26F7">
          <w:rPr>
            <w:rFonts w:ascii="Times New Roman" w:hAnsi="Times New Roman" w:cs="Times New Roman"/>
          </w:rPr>
          <w:t xml:space="preserve">Given these interpretational issues, </w:t>
        </w:r>
      </w:ins>
      <w:ins w:id="2" w:author="Benton, Deon" w:date="2026-05-01T10:13:00Z" w16du:dateUtc="2026-05-01T15:13:00Z">
        <w:r w:rsidR="00E72C2E">
          <w:rPr>
            <w:rFonts w:ascii="Times New Roman" w:hAnsi="Times New Roman" w:cs="Times New Roman"/>
          </w:rPr>
          <w:t xml:space="preserve">this study will not be discussed further. </w:t>
        </w:r>
      </w:ins>
      <w:ins w:id="3" w:author="Benton, Deon" w:date="2026-05-01T10:10:00Z" w16du:dateUtc="2026-05-01T15:10:00Z">
        <w:r w:rsidR="000D26F7">
          <w:rPr>
            <w:rFonts w:ascii="Times New Roman" w:hAnsi="Times New Roman" w:cs="Times New Roman"/>
          </w:rPr>
          <w:t>It shou</w:t>
        </w:r>
      </w:ins>
      <w:ins w:id="4" w:author="Benton, Deon" w:date="2026-05-01T10:11:00Z" w16du:dateUtc="2026-05-01T15:11:00Z">
        <w:r w:rsidR="000D26F7">
          <w:rPr>
            <w:rFonts w:ascii="Times New Roman" w:hAnsi="Times New Roman" w:cs="Times New Roman"/>
          </w:rPr>
          <w:t>ld be noted that although</w:t>
        </w:r>
      </w:ins>
      <w:r w:rsidR="00AC5804">
        <w:rPr>
          <w:rFonts w:ascii="Times New Roman" w:hAnsi="Times New Roman" w:cs="Times New Roman"/>
        </w:rPr>
        <w:t xml:space="preserve"> </w:t>
      </w:r>
      <w:r w:rsidR="002A6F3D">
        <w:rPr>
          <w:rFonts w:ascii="Times New Roman" w:hAnsi="Times New Roman" w:cs="Times New Roman"/>
        </w:rPr>
        <w:t>Skerry et al. (2013) also report</w:t>
      </w:r>
      <w:ins w:id="5" w:author="Benton, Deon" w:date="2026-05-01T10:04:00Z" w16du:dateUtc="2026-05-01T15:04:00Z">
        <w:r w:rsidR="00FF7138">
          <w:rPr>
            <w:rFonts w:ascii="Times New Roman" w:hAnsi="Times New Roman" w:cs="Times New Roman"/>
          </w:rPr>
          <w:t>ed</w:t>
        </w:r>
      </w:ins>
      <w:r w:rsidR="002A6F3D">
        <w:rPr>
          <w:rFonts w:ascii="Times New Roman" w:hAnsi="Times New Roman" w:cs="Times New Roman"/>
        </w:rPr>
        <w:t xml:space="preserve"> proportional </w:t>
      </w:r>
      <w:r w:rsidR="00AC5804">
        <w:rPr>
          <w:rFonts w:ascii="Times New Roman" w:hAnsi="Times New Roman" w:cs="Times New Roman"/>
        </w:rPr>
        <w:t>looking in their paper,</w:t>
      </w:r>
      <w:r w:rsidR="002A6F3D">
        <w:rPr>
          <w:rFonts w:ascii="Times New Roman" w:hAnsi="Times New Roman" w:cs="Times New Roman"/>
        </w:rPr>
        <w:t xml:space="preserve"> inspection of the raw looking times in the</w:t>
      </w:r>
      <w:r w:rsidR="0005005B">
        <w:rPr>
          <w:rFonts w:ascii="Times New Roman" w:hAnsi="Times New Roman" w:cs="Times New Roman"/>
        </w:rPr>
        <w:t>ir</w:t>
      </w:r>
      <w:r w:rsidR="002A6F3D">
        <w:rPr>
          <w:rFonts w:ascii="Times New Roman" w:hAnsi="Times New Roman" w:cs="Times New Roman"/>
        </w:rPr>
        <w:t xml:space="preserve"> Supplementary Materials showed </w:t>
      </w:r>
      <w:r w:rsidR="002A3587">
        <w:rPr>
          <w:rFonts w:ascii="Times New Roman" w:hAnsi="Times New Roman" w:cs="Times New Roman"/>
        </w:rPr>
        <w:t xml:space="preserve">that they </w:t>
      </w:r>
      <w:ins w:id="6" w:author="Benton, Deon" w:date="2026-05-01T10:05:00Z" w16du:dateUtc="2026-05-01T15:05:00Z">
        <w:r w:rsidR="00FF7138">
          <w:rPr>
            <w:rFonts w:ascii="Times New Roman" w:hAnsi="Times New Roman" w:cs="Times New Roman"/>
          </w:rPr>
          <w:t>aligned</w:t>
        </w:r>
      </w:ins>
      <w:r w:rsidR="00720784">
        <w:rPr>
          <w:rFonts w:ascii="Times New Roman" w:hAnsi="Times New Roman" w:cs="Times New Roman"/>
        </w:rPr>
        <w:t xml:space="preserve"> </w:t>
      </w:r>
      <w:r w:rsidR="001D2A6B">
        <w:rPr>
          <w:rFonts w:ascii="Times New Roman" w:hAnsi="Times New Roman" w:cs="Times New Roman"/>
        </w:rPr>
        <w:t>with</w:t>
      </w:r>
      <w:r w:rsidR="00720784">
        <w:rPr>
          <w:rFonts w:ascii="Times New Roman" w:hAnsi="Times New Roman" w:cs="Times New Roman"/>
        </w:rPr>
        <w:t xml:space="preserve"> the</w:t>
      </w:r>
      <w:r w:rsidR="002A3587">
        <w:rPr>
          <w:rFonts w:ascii="Times New Roman" w:hAnsi="Times New Roman" w:cs="Times New Roman"/>
        </w:rPr>
        <w:t xml:space="preserve"> reported</w:t>
      </w:r>
      <w:r w:rsidR="00720784">
        <w:rPr>
          <w:rFonts w:ascii="Times New Roman" w:hAnsi="Times New Roman" w:cs="Times New Roman"/>
        </w:rPr>
        <w:t xml:space="preserve"> </w:t>
      </w:r>
      <w:r w:rsidR="002A6F3D">
        <w:rPr>
          <w:rFonts w:ascii="Times New Roman" w:hAnsi="Times New Roman" w:cs="Times New Roman"/>
        </w:rPr>
        <w:t xml:space="preserve">proportional </w:t>
      </w:r>
      <w:r w:rsidR="002A3587">
        <w:rPr>
          <w:rFonts w:ascii="Times New Roman" w:hAnsi="Times New Roman" w:cs="Times New Roman"/>
        </w:rPr>
        <w:t>looks</w:t>
      </w:r>
      <w:ins w:id="7" w:author="Benton, Deon" w:date="2026-05-01T10:13:00Z" w16du:dateUtc="2026-05-01T15:13:00Z">
        <w:r w:rsidR="00E72C2E">
          <w:rPr>
            <w:rFonts w:ascii="Times New Roman" w:hAnsi="Times New Roman" w:cs="Times New Roman"/>
          </w:rPr>
          <w:t>.</w:t>
        </w:r>
      </w:ins>
      <w:ins w:id="8" w:author="Benton, Deon" w:date="2026-05-01T10:06:00Z" w16du:dateUtc="2026-05-01T15:06:00Z">
        <w:r w:rsidR="00572139">
          <w:rPr>
            <w:rFonts w:ascii="Times New Roman" w:hAnsi="Times New Roman" w:cs="Times New Roman"/>
          </w:rPr>
          <w:t xml:space="preserve"> </w:t>
        </w:r>
      </w:ins>
    </w:p>
    <w:p w14:paraId="3FA53A5B" w14:textId="5C2B7B65" w:rsidR="00623ED3" w:rsidRDefault="00AA5095" w:rsidP="002921F8">
      <w:pPr>
        <w:spacing w:line="480" w:lineRule="auto"/>
        <w:ind w:firstLine="720"/>
        <w:contextualSpacing/>
        <w:rPr>
          <w:ins w:id="9" w:author="Benton, Deon" w:date="2026-05-01T10:34:00Z" w16du:dateUtc="2026-05-01T15:34:00Z"/>
          <w:rFonts w:ascii="Times New Roman" w:hAnsi="Times New Roman" w:cs="Times New Roman"/>
        </w:rPr>
      </w:pPr>
      <w:ins w:id="10" w:author="Benton, Deon" w:date="2026-05-01T10:01:00Z" w16du:dateUtc="2026-05-01T15:01:00Z">
        <w:r>
          <w:rPr>
            <w:rFonts w:ascii="Times New Roman" w:hAnsi="Times New Roman" w:cs="Times New Roman"/>
          </w:rPr>
          <w:t xml:space="preserve">The challenge that </w:t>
        </w:r>
      </w:ins>
      <w:ins w:id="11" w:author="Benton, Deon" w:date="2026-05-01T10:13:00Z" w16du:dateUtc="2026-05-01T15:13:00Z">
        <w:r w:rsidR="00E72C2E">
          <w:rPr>
            <w:rFonts w:ascii="Times New Roman" w:hAnsi="Times New Roman" w:cs="Times New Roman"/>
          </w:rPr>
          <w:t>the findings</w:t>
        </w:r>
      </w:ins>
      <w:ins w:id="12" w:author="Benton, Deon" w:date="2026-05-01T10:01:00Z" w16du:dateUtc="2026-05-01T15:01:00Z">
        <w:r>
          <w:rPr>
            <w:rFonts w:ascii="Times New Roman" w:hAnsi="Times New Roman" w:cs="Times New Roman"/>
          </w:rPr>
          <w:t xml:space="preserve"> by Skerry et al. (2013)</w:t>
        </w:r>
      </w:ins>
      <w:ins w:id="13" w:author="Benton, Deon" w:date="2026-05-01T10:14:00Z" w16du:dateUtc="2026-05-01T15:14:00Z">
        <w:r w:rsidR="00E72C2E">
          <w:rPr>
            <w:rFonts w:ascii="Times New Roman" w:hAnsi="Times New Roman" w:cs="Times New Roman"/>
          </w:rPr>
          <w:t xml:space="preserve"> </w:t>
        </w:r>
      </w:ins>
      <w:ins w:id="14" w:author="Benton, Deon" w:date="2026-05-01T10:01:00Z" w16du:dateUtc="2026-05-01T15:01:00Z">
        <w:r>
          <w:rPr>
            <w:rFonts w:ascii="Times New Roman" w:hAnsi="Times New Roman" w:cs="Times New Roman"/>
          </w:rPr>
          <w:t xml:space="preserve">raise is how to reconcile them with the present notion that infants’ looking behaviors in action understanding studies derive from third-person, real-world action experience. </w:t>
        </w:r>
      </w:ins>
      <w:ins w:id="15" w:author="Benton, Deon" w:date="2026-05-01T10:15:00Z" w16du:dateUtc="2026-05-01T15:15:00Z">
        <w:r w:rsidR="00C2053F">
          <w:rPr>
            <w:rFonts w:ascii="Times New Roman" w:hAnsi="Times New Roman" w:cs="Times New Roman"/>
          </w:rPr>
          <w:t>One way to</w:t>
        </w:r>
      </w:ins>
      <w:r w:rsidR="00CA1341">
        <w:rPr>
          <w:rFonts w:ascii="Times New Roman" w:hAnsi="Times New Roman" w:cs="Times New Roman"/>
        </w:rPr>
        <w:t xml:space="preserve"> reconcile the two is </w:t>
      </w:r>
      <w:r w:rsidR="00832F06">
        <w:rPr>
          <w:rFonts w:ascii="Times New Roman" w:hAnsi="Times New Roman" w:cs="Times New Roman"/>
        </w:rPr>
        <w:t>to consider</w:t>
      </w:r>
      <w:r w:rsidR="00B30C52">
        <w:rPr>
          <w:rFonts w:ascii="Times New Roman" w:hAnsi="Times New Roman" w:cs="Times New Roman"/>
        </w:rPr>
        <w:t xml:space="preserve"> the</w:t>
      </w:r>
      <w:r w:rsidR="00832F06">
        <w:rPr>
          <w:rFonts w:ascii="Times New Roman" w:hAnsi="Times New Roman" w:cs="Times New Roman"/>
        </w:rPr>
        <w:t xml:space="preserve"> </w:t>
      </w:r>
      <w:r w:rsidR="00622034">
        <w:rPr>
          <w:rFonts w:ascii="Times New Roman" w:hAnsi="Times New Roman" w:cs="Times New Roman"/>
        </w:rPr>
        <w:t xml:space="preserve">potential </w:t>
      </w:r>
      <w:r w:rsidR="00B30C52">
        <w:rPr>
          <w:rFonts w:ascii="Times New Roman" w:hAnsi="Times New Roman" w:cs="Times New Roman"/>
        </w:rPr>
        <w:t>effect</w:t>
      </w:r>
      <w:r w:rsidR="009C2F46">
        <w:rPr>
          <w:rFonts w:ascii="Times New Roman" w:hAnsi="Times New Roman" w:cs="Times New Roman"/>
        </w:rPr>
        <w:t xml:space="preserve"> that infants’ own</w:t>
      </w:r>
      <w:r w:rsidR="00622034">
        <w:rPr>
          <w:rFonts w:ascii="Times New Roman" w:hAnsi="Times New Roman" w:cs="Times New Roman"/>
        </w:rPr>
        <w:t xml:space="preserve"> direct action experience </w:t>
      </w:r>
      <w:r w:rsidR="00940FBC">
        <w:rPr>
          <w:rFonts w:ascii="Times New Roman" w:hAnsi="Times New Roman" w:cs="Times New Roman"/>
        </w:rPr>
        <w:t xml:space="preserve">has </w:t>
      </w:r>
      <w:r w:rsidR="00622034">
        <w:rPr>
          <w:rFonts w:ascii="Times New Roman" w:hAnsi="Times New Roman" w:cs="Times New Roman"/>
        </w:rPr>
        <w:t xml:space="preserve">on </w:t>
      </w:r>
      <w:r w:rsidR="00B30C52">
        <w:rPr>
          <w:rFonts w:ascii="Times New Roman" w:hAnsi="Times New Roman" w:cs="Times New Roman"/>
        </w:rPr>
        <w:t xml:space="preserve">their </w:t>
      </w:r>
      <w:r w:rsidR="00622034">
        <w:rPr>
          <w:rFonts w:ascii="Times New Roman" w:hAnsi="Times New Roman" w:cs="Times New Roman"/>
        </w:rPr>
        <w:t>subsequent processing of actions.</w:t>
      </w:r>
      <w:ins w:id="16" w:author="Benton, Deon" w:date="2026-05-01T10:02:00Z" w16du:dateUtc="2026-05-01T15:02:00Z">
        <w:r>
          <w:rPr>
            <w:rFonts w:ascii="Times New Roman" w:hAnsi="Times New Roman" w:cs="Times New Roman"/>
          </w:rPr>
          <w:t xml:space="preserve"> </w:t>
        </w:r>
      </w:ins>
      <w:ins w:id="17" w:author="Benton, Deon" w:date="2026-05-01T10:18:00Z" w16du:dateUtc="2026-05-01T15:18:00Z">
        <w:r w:rsidR="0034312D" w:rsidRPr="00FD1459">
          <w:rPr>
            <w:rFonts w:ascii="Times New Roman" w:hAnsi="Times New Roman" w:cs="Times New Roman"/>
          </w:rPr>
          <w:t xml:space="preserve">The basic idea is that action experience that is effective—such as when a Velcro-covered ball adheres to Velcro-covered mittens—might temporarily heighten infants’ attention to, and encoding of, </w:t>
        </w:r>
      </w:ins>
      <w:r w:rsidR="00ED2E5A">
        <w:rPr>
          <w:rFonts w:ascii="Times New Roman" w:hAnsi="Times New Roman" w:cs="Times New Roman"/>
        </w:rPr>
        <w:t xml:space="preserve">key </w:t>
      </w:r>
      <w:ins w:id="18" w:author="Benton, Deon" w:date="2026-05-01T10:21:00Z" w16du:dateUtc="2026-05-01T15:21:00Z">
        <w:r w:rsidR="005B4D58">
          <w:rPr>
            <w:rFonts w:ascii="Times New Roman" w:hAnsi="Times New Roman" w:cs="Times New Roman"/>
          </w:rPr>
          <w:t>surface features of</w:t>
        </w:r>
      </w:ins>
      <w:r w:rsidR="00ED2E5A">
        <w:rPr>
          <w:rFonts w:ascii="Times New Roman" w:hAnsi="Times New Roman" w:cs="Times New Roman"/>
        </w:rPr>
        <w:t xml:space="preserve"> the task that bear directly on their subsequent looking behavior.</w:t>
      </w:r>
      <w:r w:rsidR="00E20DB4">
        <w:rPr>
          <w:rFonts w:ascii="Times New Roman" w:hAnsi="Times New Roman" w:cs="Times New Roman"/>
        </w:rPr>
        <w:t xml:space="preserve"> </w:t>
      </w:r>
      <w:ins w:id="19" w:author="Benton, Deon" w:date="2026-05-01T11:56:00Z" w16du:dateUtc="2026-05-01T16:56:00Z">
        <w:r w:rsidR="00FF369D" w:rsidRPr="00FF369D">
          <w:rPr>
            <w:rFonts w:ascii="Times New Roman" w:hAnsi="Times New Roman" w:cs="Times New Roman"/>
          </w:rPr>
          <w:t>This attentional boost may itself stem from a discrepancy between infants’ prior real-world action experience—</w:t>
        </w:r>
        <w:r w:rsidR="00FF369D">
          <w:rPr>
            <w:rFonts w:ascii="Times New Roman" w:hAnsi="Times New Roman" w:cs="Times New Roman"/>
          </w:rPr>
          <w:t>in which their</w:t>
        </w:r>
        <w:r w:rsidR="00FF369D" w:rsidRPr="00FF369D">
          <w:rPr>
            <w:rFonts w:ascii="Times New Roman" w:hAnsi="Times New Roman" w:cs="Times New Roman"/>
          </w:rPr>
          <w:t xml:space="preserve"> attempts to contact and retrieve objects </w:t>
        </w:r>
      </w:ins>
      <w:ins w:id="20" w:author="Benton, Deon" w:date="2026-05-01T11:57:00Z" w16du:dateUtc="2026-05-01T16:57:00Z">
        <w:r w:rsidR="00FF369D">
          <w:rPr>
            <w:rFonts w:ascii="Times New Roman" w:hAnsi="Times New Roman" w:cs="Times New Roman"/>
          </w:rPr>
          <w:t>have largely been</w:t>
        </w:r>
      </w:ins>
      <w:ins w:id="21" w:author="Benton, Deon" w:date="2026-05-01T11:56:00Z" w16du:dateUtc="2026-05-01T16:56:00Z">
        <w:r w:rsidR="00FF369D" w:rsidRPr="00FF369D">
          <w:rPr>
            <w:rFonts w:ascii="Times New Roman" w:hAnsi="Times New Roman" w:cs="Times New Roman"/>
          </w:rPr>
          <w:t xml:space="preserve"> unsuccessful—and the immediate success</w:t>
        </w:r>
      </w:ins>
      <w:ins w:id="22" w:author="Benton, Deon" w:date="2026-05-01T11:57:00Z" w16du:dateUtc="2026-05-01T16:57:00Z">
        <w:r w:rsidR="00E61CDE">
          <w:rPr>
            <w:rFonts w:ascii="Times New Roman" w:hAnsi="Times New Roman" w:cs="Times New Roman"/>
          </w:rPr>
          <w:t xml:space="preserve"> that infants experience when </w:t>
        </w:r>
      </w:ins>
      <w:ins w:id="23" w:author="Benton, Deon" w:date="2026-05-01T11:58:00Z" w16du:dateUtc="2026-05-01T16:58:00Z">
        <w:r w:rsidR="00E61CDE">
          <w:rPr>
            <w:rFonts w:ascii="Times New Roman" w:hAnsi="Times New Roman" w:cs="Times New Roman"/>
          </w:rPr>
          <w:t>infants attempt the very same actions during a</w:t>
        </w:r>
      </w:ins>
      <w:ins w:id="24" w:author="Benton, Deon" w:date="2026-05-01T11:56:00Z" w16du:dateUtc="2026-05-01T16:56:00Z">
        <w:r w:rsidR="00FF369D" w:rsidRPr="00FF369D">
          <w:rPr>
            <w:rFonts w:ascii="Times New Roman" w:hAnsi="Times New Roman" w:cs="Times New Roman"/>
          </w:rPr>
          <w:t xml:space="preserve"> sticky-mittens manipulation. </w:t>
        </w:r>
      </w:ins>
      <w:ins w:id="25" w:author="Benton, Deon" w:date="2026-05-01T11:58:00Z" w16du:dateUtc="2026-05-01T16:58:00Z">
        <w:r w:rsidR="00E61CDE">
          <w:rPr>
            <w:rFonts w:ascii="Times New Roman" w:hAnsi="Times New Roman" w:cs="Times New Roman"/>
          </w:rPr>
          <w:t>As it relates to Skerry et al. (2013),</w:t>
        </w:r>
      </w:ins>
      <w:ins w:id="26" w:author="Benton, Deon" w:date="2026-05-01T11:51:00Z" w16du:dateUtc="2026-05-01T16:51:00Z">
        <w:r w:rsidR="00435732">
          <w:rPr>
            <w:rFonts w:ascii="Times New Roman" w:hAnsi="Times New Roman" w:cs="Times New Roman"/>
          </w:rPr>
          <w:t xml:space="preserve"> i</w:t>
        </w:r>
      </w:ins>
      <w:ins w:id="27" w:author="Benton, Deon" w:date="2026-05-01T11:47:00Z" w16du:dateUtc="2026-05-01T16:47:00Z">
        <w:r w:rsidR="004A69E7">
          <w:rPr>
            <w:rFonts w:ascii="Times New Roman" w:hAnsi="Times New Roman" w:cs="Times New Roman"/>
          </w:rPr>
          <w:t>f</w:t>
        </w:r>
      </w:ins>
      <w:ins w:id="28" w:author="Benton, Deon" w:date="2026-05-01T11:50:00Z" w16du:dateUtc="2026-05-01T16:50:00Z">
        <w:r w:rsidR="004A69E7">
          <w:rPr>
            <w:rFonts w:ascii="Times New Roman" w:hAnsi="Times New Roman" w:cs="Times New Roman"/>
          </w:rPr>
          <w:t xml:space="preserve"> the 3-month-olds tested in </w:t>
        </w:r>
      </w:ins>
      <w:ins w:id="29" w:author="Benton, Deon" w:date="2026-05-01T11:58:00Z" w16du:dateUtc="2026-05-01T16:58:00Z">
        <w:r w:rsidR="00E61CDE">
          <w:rPr>
            <w:rFonts w:ascii="Times New Roman" w:hAnsi="Times New Roman" w:cs="Times New Roman"/>
          </w:rPr>
          <w:t>that study</w:t>
        </w:r>
      </w:ins>
      <w:ins w:id="30" w:author="Benton, Deon" w:date="2026-05-01T11:50:00Z" w16du:dateUtc="2026-05-01T16:50:00Z">
        <w:r w:rsidR="004A69E7">
          <w:rPr>
            <w:rFonts w:ascii="Times New Roman" w:hAnsi="Times New Roman" w:cs="Times New Roman"/>
          </w:rPr>
          <w:t xml:space="preserve"> learned that</w:t>
        </w:r>
      </w:ins>
      <w:ins w:id="31" w:author="Benton, Deon" w:date="2026-05-01T11:47:00Z" w16du:dateUtc="2026-05-01T16:47:00Z">
        <w:r w:rsidR="004A69E7">
          <w:rPr>
            <w:rFonts w:ascii="Times New Roman" w:hAnsi="Times New Roman" w:cs="Times New Roman"/>
          </w:rPr>
          <w:t xml:space="preserve"> </w:t>
        </w:r>
      </w:ins>
      <w:ins w:id="32" w:author="Benton, Deon" w:date="2026-05-01T11:50:00Z" w16du:dateUtc="2026-05-01T16:50:00Z">
        <w:r w:rsidR="004A69E7">
          <w:rPr>
            <w:rFonts w:ascii="Times New Roman" w:hAnsi="Times New Roman" w:cs="Times New Roman"/>
          </w:rPr>
          <w:t>the</w:t>
        </w:r>
        <w:r w:rsidR="00435732">
          <w:rPr>
            <w:rFonts w:ascii="Times New Roman" w:hAnsi="Times New Roman" w:cs="Times New Roman"/>
          </w:rPr>
          <w:t xml:space="preserve">ir attempts to contact and retrieve objects in the real world have </w:t>
        </w:r>
      </w:ins>
      <w:ins w:id="33" w:author="Benton, Deon" w:date="2026-05-01T11:59:00Z" w16du:dateUtc="2026-05-01T16:59:00Z">
        <w:r w:rsidR="00E61CDE">
          <w:rPr>
            <w:rFonts w:ascii="Times New Roman" w:hAnsi="Times New Roman" w:cs="Times New Roman"/>
          </w:rPr>
          <w:t>typically been ineffective</w:t>
        </w:r>
      </w:ins>
      <w:ins w:id="34" w:author="Benton, Deon" w:date="2026-05-01T11:48:00Z" w16du:dateUtc="2026-05-01T16:48:00Z">
        <w:r w:rsidR="004A69E7">
          <w:rPr>
            <w:rFonts w:ascii="Times New Roman" w:hAnsi="Times New Roman" w:cs="Times New Roman"/>
          </w:rPr>
          <w:t>,</w:t>
        </w:r>
      </w:ins>
      <w:ins w:id="35" w:author="Benton, Deon" w:date="2026-05-01T11:59:00Z" w16du:dateUtc="2026-05-01T16:59:00Z">
        <w:r w:rsidR="00E61CDE">
          <w:rPr>
            <w:rFonts w:ascii="Times New Roman" w:hAnsi="Times New Roman" w:cs="Times New Roman"/>
          </w:rPr>
          <w:t xml:space="preserve"> then</w:t>
        </w:r>
      </w:ins>
      <w:ins w:id="36" w:author="Benton, Deon" w:date="2026-05-01T11:48:00Z" w16du:dateUtc="2026-05-01T16:48:00Z">
        <w:r w:rsidR="004A69E7">
          <w:rPr>
            <w:rFonts w:ascii="Times New Roman" w:hAnsi="Times New Roman" w:cs="Times New Roman"/>
          </w:rPr>
          <w:t xml:space="preserve"> the unanticipated success of their reaches</w:t>
        </w:r>
      </w:ins>
      <w:ins w:id="37" w:author="Benton, Deon" w:date="2026-05-01T11:52:00Z" w16du:dateUtc="2026-05-01T16:52:00Z">
        <w:r w:rsidR="00435732">
          <w:rPr>
            <w:rFonts w:ascii="Times New Roman" w:hAnsi="Times New Roman" w:cs="Times New Roman"/>
          </w:rPr>
          <w:t>—as well as the contingent feedback that accompanies them—</w:t>
        </w:r>
      </w:ins>
      <w:ins w:id="38" w:author="Benton, Deon" w:date="2026-05-01T11:48:00Z" w16du:dateUtc="2026-05-01T16:48:00Z">
        <w:r w:rsidR="004A69E7">
          <w:rPr>
            <w:rFonts w:ascii="Times New Roman" w:hAnsi="Times New Roman" w:cs="Times New Roman"/>
          </w:rPr>
          <w:t>during a sticky-mittens experience may be inherently attention-grabbing</w:t>
        </w:r>
      </w:ins>
      <w:ins w:id="39" w:author="Benton, Deon" w:date="2026-05-01T12:26:00Z" w16du:dateUtc="2026-05-01T17:26:00Z">
        <w:r w:rsidR="009358CD">
          <w:rPr>
            <w:rFonts w:ascii="Times New Roman" w:hAnsi="Times New Roman" w:cs="Times New Roman"/>
          </w:rPr>
          <w:t xml:space="preserve"> and attention-heightening</w:t>
        </w:r>
      </w:ins>
      <w:ins w:id="40" w:author="Benton, Deon" w:date="2026-05-01T11:59:00Z" w16du:dateUtc="2026-05-01T16:59:00Z">
        <w:r w:rsidR="00CE106E">
          <w:rPr>
            <w:rFonts w:ascii="Times New Roman" w:hAnsi="Times New Roman" w:cs="Times New Roman"/>
          </w:rPr>
          <w:t xml:space="preserve">. </w:t>
        </w:r>
      </w:ins>
      <w:ins w:id="41" w:author="Benton, Deon" w:date="2026-05-01T11:35:00Z" w16du:dateUtc="2026-05-01T16:35:00Z">
        <w:r w:rsidR="00AF60B8">
          <w:rPr>
            <w:rFonts w:ascii="Times New Roman" w:hAnsi="Times New Roman" w:cs="Times New Roman"/>
          </w:rPr>
          <w:t>In terms of s</w:t>
        </w:r>
      </w:ins>
      <w:r w:rsidR="00510876">
        <w:rPr>
          <w:rFonts w:ascii="Times New Roman" w:hAnsi="Times New Roman" w:cs="Times New Roman"/>
        </w:rPr>
        <w:t xml:space="preserve">upport for </w:t>
      </w:r>
      <w:ins w:id="42" w:author="Benton, Deon" w:date="2026-05-01T10:22:00Z" w16du:dateUtc="2026-05-01T15:22:00Z">
        <w:r w:rsidR="005B4D58">
          <w:rPr>
            <w:rFonts w:ascii="Times New Roman" w:hAnsi="Times New Roman" w:cs="Times New Roman"/>
          </w:rPr>
          <w:t>the claim that</w:t>
        </w:r>
        <w:r w:rsidR="00C3263E">
          <w:rPr>
            <w:rFonts w:ascii="Times New Roman" w:hAnsi="Times New Roman" w:cs="Times New Roman"/>
          </w:rPr>
          <w:t xml:space="preserve"> </w:t>
        </w:r>
        <w:r w:rsidR="00C3263E">
          <w:rPr>
            <w:rFonts w:ascii="Times New Roman" w:hAnsi="Times New Roman" w:cs="Times New Roman"/>
          </w:rPr>
          <w:lastRenderedPageBreak/>
          <w:t>sticky-mittens experience may heighten infants</w:t>
        </w:r>
      </w:ins>
      <w:ins w:id="43" w:author="Benton, Deon" w:date="2026-05-01T10:26:00Z" w16du:dateUtc="2026-05-01T15:26:00Z">
        <w:r w:rsidR="009C3982">
          <w:rPr>
            <w:rFonts w:ascii="Times New Roman" w:hAnsi="Times New Roman" w:cs="Times New Roman"/>
          </w:rPr>
          <w:t>’</w:t>
        </w:r>
      </w:ins>
      <w:ins w:id="44" w:author="Benton, Deon" w:date="2026-05-01T10:22:00Z" w16du:dateUtc="2026-05-01T15:22:00Z">
        <w:r w:rsidR="00C3263E">
          <w:rPr>
            <w:rFonts w:ascii="Times New Roman" w:hAnsi="Times New Roman" w:cs="Times New Roman"/>
          </w:rPr>
          <w:t xml:space="preserve"> attention </w:t>
        </w:r>
      </w:ins>
      <w:ins w:id="45" w:author="Benton, Deon" w:date="2026-05-01T11:37:00Z" w16du:dateUtc="2026-05-01T16:37:00Z">
        <w:r w:rsidR="008B5039">
          <w:rPr>
            <w:rFonts w:ascii="Times New Roman" w:hAnsi="Times New Roman" w:cs="Times New Roman"/>
          </w:rPr>
          <w:t>to, encoding of, and learning about the</w:t>
        </w:r>
      </w:ins>
      <w:ins w:id="46" w:author="Benton, Deon" w:date="2026-05-01T10:23:00Z" w16du:dateUtc="2026-05-01T15:23:00Z">
        <w:r w:rsidR="00C3263E">
          <w:rPr>
            <w:rFonts w:ascii="Times New Roman" w:hAnsi="Times New Roman" w:cs="Times New Roman"/>
          </w:rPr>
          <w:t xml:space="preserve"> </w:t>
        </w:r>
      </w:ins>
      <w:ins w:id="47" w:author="Benton, Deon" w:date="2026-05-01T10:26:00Z" w16du:dateUtc="2026-05-01T15:26:00Z">
        <w:r w:rsidR="009C3982">
          <w:rPr>
            <w:rFonts w:ascii="Times New Roman" w:hAnsi="Times New Roman" w:cs="Times New Roman"/>
          </w:rPr>
          <w:t xml:space="preserve">surface </w:t>
        </w:r>
      </w:ins>
      <w:ins w:id="48" w:author="Benton, Deon" w:date="2026-05-01T10:23:00Z" w16du:dateUtc="2026-05-01T15:23:00Z">
        <w:r w:rsidR="00C3263E">
          <w:rPr>
            <w:rFonts w:ascii="Times New Roman" w:hAnsi="Times New Roman" w:cs="Times New Roman"/>
          </w:rPr>
          <w:t>features</w:t>
        </w:r>
      </w:ins>
      <w:ins w:id="49" w:author="Benton, Deon" w:date="2026-05-01T11:37:00Z" w16du:dateUtc="2026-05-01T16:37:00Z">
        <w:r w:rsidR="008B5039">
          <w:rPr>
            <w:rFonts w:ascii="Times New Roman" w:hAnsi="Times New Roman" w:cs="Times New Roman"/>
          </w:rPr>
          <w:t xml:space="preserve"> of a task</w:t>
        </w:r>
      </w:ins>
      <w:ins w:id="50" w:author="Benton, Deon" w:date="2026-05-01T11:35:00Z" w16du:dateUtc="2026-05-01T16:35:00Z">
        <w:r w:rsidR="00AF60B8">
          <w:rPr>
            <w:rFonts w:ascii="Times New Roman" w:hAnsi="Times New Roman" w:cs="Times New Roman"/>
          </w:rPr>
          <w:t xml:space="preserve">, Needham et al. </w:t>
        </w:r>
      </w:ins>
      <w:ins w:id="51" w:author="Benton, Deon" w:date="2026-05-01T11:36:00Z" w16du:dateUtc="2026-05-01T16:36:00Z">
        <w:r w:rsidR="00AF60B8">
          <w:rPr>
            <w:rFonts w:ascii="Times New Roman" w:hAnsi="Times New Roman" w:cs="Times New Roman"/>
          </w:rPr>
          <w:t xml:space="preserve">(2002) </w:t>
        </w:r>
      </w:ins>
      <w:del w:id="52" w:author="Benton, Deon" w:date="2026-05-01T10:23:00Z" w16du:dateUtc="2026-05-01T15:23:00Z">
        <w:r w:rsidR="00510876" w:rsidDel="00C3263E">
          <w:rPr>
            <w:rFonts w:ascii="Times New Roman" w:hAnsi="Times New Roman" w:cs="Times New Roman"/>
          </w:rPr>
          <w:delText xml:space="preserve"> </w:delText>
        </w:r>
      </w:del>
      <w:ins w:id="53" w:author="Benton, Deon" w:date="2026-05-01T10:27:00Z" w16du:dateUtc="2026-05-01T15:27:00Z">
        <w:r w:rsidR="00EC4C11">
          <w:rPr>
            <w:rFonts w:ascii="Times New Roman" w:hAnsi="Times New Roman" w:cs="Times New Roman"/>
          </w:rPr>
          <w:t xml:space="preserve">demonstrated that </w:t>
        </w:r>
      </w:ins>
      <w:r w:rsidR="00510876" w:rsidRPr="009E7771">
        <w:rPr>
          <w:rFonts w:ascii="Times New Roman" w:hAnsi="Times New Roman" w:cs="Times New Roman"/>
        </w:rPr>
        <w:t>providing young infants with object-directed action experience</w:t>
      </w:r>
      <w:r w:rsidR="00594362">
        <w:rPr>
          <w:rFonts w:ascii="Times New Roman" w:hAnsi="Times New Roman" w:cs="Times New Roman"/>
        </w:rPr>
        <w:t xml:space="preserve"> via sticky mittens</w:t>
      </w:r>
      <w:r w:rsidR="00510876" w:rsidRPr="009E7771">
        <w:rPr>
          <w:rFonts w:ascii="Times New Roman" w:hAnsi="Times New Roman" w:cs="Times New Roman"/>
        </w:rPr>
        <w:t xml:space="preserve"> can enhance their attention to</w:t>
      </w:r>
      <w:ins w:id="54" w:author="Benton, Deon" w:date="2026-05-01T10:27:00Z" w16du:dateUtc="2026-05-01T15:27:00Z">
        <w:r w:rsidR="00EC4C11">
          <w:rPr>
            <w:rFonts w:ascii="Times New Roman" w:hAnsi="Times New Roman" w:cs="Times New Roman"/>
          </w:rPr>
          <w:t>, encoding of,</w:t>
        </w:r>
      </w:ins>
      <w:r w:rsidR="00510876" w:rsidRPr="009E7771">
        <w:rPr>
          <w:rFonts w:ascii="Times New Roman" w:hAnsi="Times New Roman" w:cs="Times New Roman"/>
        </w:rPr>
        <w:t xml:space="preserve"> and learning </w:t>
      </w:r>
      <w:ins w:id="55" w:author="Benton, Deon" w:date="2026-05-01T10:27:00Z" w16du:dateUtc="2026-05-01T15:27:00Z">
        <w:r w:rsidR="00EC4C11">
          <w:rPr>
            <w:rFonts w:ascii="Times New Roman" w:hAnsi="Times New Roman" w:cs="Times New Roman"/>
          </w:rPr>
          <w:t>a</w:t>
        </w:r>
      </w:ins>
      <w:ins w:id="56" w:author="Benton, Deon" w:date="2026-05-01T10:29:00Z" w16du:dateUtc="2026-05-01T15:29:00Z">
        <w:r w:rsidR="00EC4C11">
          <w:rPr>
            <w:rFonts w:ascii="Times New Roman" w:hAnsi="Times New Roman" w:cs="Times New Roman"/>
          </w:rPr>
          <w:t xml:space="preserve">bout </w:t>
        </w:r>
        <w:r w:rsidR="00966E53">
          <w:rPr>
            <w:rFonts w:ascii="Times New Roman" w:hAnsi="Times New Roman" w:cs="Times New Roman"/>
          </w:rPr>
          <w:t xml:space="preserve">an </w:t>
        </w:r>
      </w:ins>
      <w:ins w:id="57" w:author="Benton, Deon" w:date="2026-05-01T10:30:00Z" w16du:dateUtc="2026-05-01T15:30:00Z">
        <w:r w:rsidR="003852DA">
          <w:rPr>
            <w:rFonts w:ascii="Times New Roman" w:hAnsi="Times New Roman" w:cs="Times New Roman"/>
          </w:rPr>
          <w:t>object’s</w:t>
        </w:r>
      </w:ins>
      <w:ins w:id="58" w:author="Benton, Deon" w:date="2026-05-01T10:27:00Z" w16du:dateUtc="2026-05-01T15:27:00Z">
        <w:r w:rsidR="00EC4C11">
          <w:rPr>
            <w:rFonts w:ascii="Times New Roman" w:hAnsi="Times New Roman" w:cs="Times New Roman"/>
          </w:rPr>
          <w:t xml:space="preserve"> visible </w:t>
        </w:r>
      </w:ins>
      <w:ins w:id="59" w:author="Benton, Deon" w:date="2026-05-01T10:29:00Z" w16du:dateUtc="2026-05-01T15:29:00Z">
        <w:r w:rsidR="00EC4C11">
          <w:rPr>
            <w:rFonts w:ascii="Times New Roman" w:hAnsi="Times New Roman" w:cs="Times New Roman"/>
          </w:rPr>
          <w:t>features</w:t>
        </w:r>
      </w:ins>
      <w:ins w:id="60" w:author="Benton, Deon" w:date="2026-05-01T10:28:00Z" w16du:dateUtc="2026-05-01T15:28:00Z">
        <w:r w:rsidR="00EC4C11">
          <w:rPr>
            <w:rFonts w:ascii="Times New Roman" w:hAnsi="Times New Roman" w:cs="Times New Roman"/>
          </w:rPr>
          <w:t>. The contention that</w:t>
        </w:r>
      </w:ins>
      <w:ins w:id="61" w:author="Benton, Deon" w:date="2026-05-01T10:31:00Z" w16du:dateUtc="2026-05-01T15:31:00Z">
        <w:r w:rsidR="003852DA">
          <w:rPr>
            <w:rFonts w:ascii="Times New Roman" w:hAnsi="Times New Roman" w:cs="Times New Roman"/>
          </w:rPr>
          <w:t xml:space="preserve"> sticky-mittens experience induces a short-lived attentional</w:t>
        </w:r>
      </w:ins>
      <w:ins w:id="62" w:author="Benton, Deon" w:date="2026-05-01T10:32:00Z" w16du:dateUtc="2026-05-01T15:32:00Z">
        <w:r w:rsidR="00D24343">
          <w:rPr>
            <w:rFonts w:ascii="Times New Roman" w:hAnsi="Times New Roman" w:cs="Times New Roman"/>
          </w:rPr>
          <w:t xml:space="preserve"> boost</w:t>
        </w:r>
      </w:ins>
      <w:ins w:id="63" w:author="Benton, Deon" w:date="2026-05-01T10:28:00Z" w16du:dateUtc="2026-05-01T15:28:00Z">
        <w:r w:rsidR="00EC4C11">
          <w:rPr>
            <w:rFonts w:ascii="Times New Roman" w:hAnsi="Times New Roman" w:cs="Times New Roman"/>
          </w:rPr>
          <w:t xml:space="preserve"> also has empirical support. For example, </w:t>
        </w:r>
      </w:ins>
      <w:ins w:id="64" w:author="Benton, Deon" w:date="2026-05-01T10:31:00Z" w16du:dateUtc="2026-05-01T15:31:00Z">
        <w:r w:rsidR="003852DA">
          <w:rPr>
            <w:rFonts w:ascii="Times New Roman" w:hAnsi="Times New Roman" w:cs="Times New Roman"/>
          </w:rPr>
          <w:t>research</w:t>
        </w:r>
      </w:ins>
      <w:r w:rsidR="00E8248B">
        <w:rPr>
          <w:rFonts w:ascii="Times New Roman" w:hAnsi="Times New Roman" w:cs="Times New Roman"/>
        </w:rPr>
        <w:t xml:space="preserve"> by Sommerville et al. (2005) </w:t>
      </w:r>
      <w:ins w:id="65" w:author="Benton, Deon" w:date="2026-05-01T10:32:00Z" w16du:dateUtc="2026-05-01T15:32:00Z">
        <w:r w:rsidR="00D24343">
          <w:rPr>
            <w:rFonts w:ascii="Times New Roman" w:hAnsi="Times New Roman" w:cs="Times New Roman"/>
          </w:rPr>
          <w:t xml:space="preserve">showed </w:t>
        </w:r>
      </w:ins>
      <w:r w:rsidR="00E8248B">
        <w:rPr>
          <w:rFonts w:ascii="Times New Roman" w:hAnsi="Times New Roman" w:cs="Times New Roman"/>
        </w:rPr>
        <w:t>that</w:t>
      </w:r>
      <w:r w:rsidR="00EB2791">
        <w:rPr>
          <w:rFonts w:ascii="Times New Roman" w:hAnsi="Times New Roman" w:cs="Times New Roman"/>
        </w:rPr>
        <w:t xml:space="preserve"> infants in the sticky mittens condition looked longer during the first </w:t>
      </w:r>
      <w:r w:rsidR="00EA5AB9">
        <w:rPr>
          <w:rFonts w:ascii="Times New Roman" w:hAnsi="Times New Roman" w:cs="Times New Roman"/>
        </w:rPr>
        <w:t>trial of the</w:t>
      </w:r>
      <w:r w:rsidR="00EB2791">
        <w:rPr>
          <w:rFonts w:ascii="Times New Roman" w:hAnsi="Times New Roman" w:cs="Times New Roman"/>
        </w:rPr>
        <w:t xml:space="preserve"> habituation phase than infants in the non-sticky mittens condition</w:t>
      </w:r>
      <w:r w:rsidR="00510876" w:rsidRPr="009E7771">
        <w:rPr>
          <w:rFonts w:ascii="Times New Roman" w:hAnsi="Times New Roman" w:cs="Times New Roman"/>
        </w:rPr>
        <w:t>.</w:t>
      </w:r>
      <w:r w:rsidR="00352C0F">
        <w:rPr>
          <w:rFonts w:ascii="Times New Roman" w:hAnsi="Times New Roman" w:cs="Times New Roman"/>
        </w:rPr>
        <w:t xml:space="preserve"> </w:t>
      </w:r>
    </w:p>
    <w:p w14:paraId="6EABE911" w14:textId="3DAAD716" w:rsidR="00BA34AC" w:rsidRDefault="002E4060" w:rsidP="00BA34AC">
      <w:pPr>
        <w:spacing w:line="480" w:lineRule="auto"/>
        <w:ind w:firstLine="720"/>
        <w:contextualSpacing/>
        <w:rPr>
          <w:rFonts w:ascii="Times New Roman" w:hAnsi="Times New Roman" w:cs="Times New Roman"/>
        </w:rPr>
      </w:pPr>
      <w:ins w:id="66" w:author="Benton, Deon" w:date="2026-05-01T12:32:00Z" w16du:dateUtc="2026-05-01T17:32:00Z">
        <w:r>
          <w:rPr>
            <w:rFonts w:ascii="Times New Roman" w:hAnsi="Times New Roman" w:cs="Times New Roman"/>
          </w:rPr>
          <w:t xml:space="preserve">In addition to attending to the properties of the objects </w:t>
        </w:r>
      </w:ins>
      <w:ins w:id="67" w:author="Benton, Deon" w:date="2026-05-01T12:37:00Z" w16du:dateUtc="2026-05-01T17:37:00Z">
        <w:r w:rsidR="00BA34AC">
          <w:rPr>
            <w:rFonts w:ascii="Times New Roman" w:hAnsi="Times New Roman" w:cs="Times New Roman"/>
          </w:rPr>
          <w:t>during a sticky-mittens experience</w:t>
        </w:r>
      </w:ins>
      <w:ins w:id="68" w:author="Benton, Deon" w:date="2026-05-01T12:32:00Z" w16du:dateUtc="2026-05-01T17:32:00Z">
        <w:r>
          <w:rPr>
            <w:rFonts w:ascii="Times New Roman" w:hAnsi="Times New Roman" w:cs="Times New Roman"/>
          </w:rPr>
          <w:t xml:space="preserve">, </w:t>
        </w:r>
      </w:ins>
      <w:ins w:id="69" w:author="Benton, Deon" w:date="2026-05-01T12:37:00Z" w16du:dateUtc="2026-05-01T17:37:00Z">
        <w:r w:rsidR="00BA34AC">
          <w:rPr>
            <w:rFonts w:ascii="Times New Roman" w:hAnsi="Times New Roman" w:cs="Times New Roman"/>
          </w:rPr>
          <w:t xml:space="preserve">successful reaches may enable </w:t>
        </w:r>
      </w:ins>
      <w:ins w:id="70" w:author="Benton, Deon" w:date="2026-05-01T11:33:00Z" w16du:dateUtc="2026-05-01T16:33:00Z">
        <w:r w:rsidR="00492918">
          <w:rPr>
            <w:rFonts w:ascii="Times New Roman" w:hAnsi="Times New Roman" w:cs="Times New Roman"/>
          </w:rPr>
          <w:t xml:space="preserve">infants </w:t>
        </w:r>
      </w:ins>
      <w:ins w:id="71" w:author="Benton, Deon" w:date="2026-05-01T12:37:00Z" w16du:dateUtc="2026-05-01T17:37:00Z">
        <w:r w:rsidR="00BA34AC">
          <w:rPr>
            <w:rFonts w:ascii="Times New Roman" w:hAnsi="Times New Roman" w:cs="Times New Roman"/>
          </w:rPr>
          <w:t>incidentally to encode</w:t>
        </w:r>
      </w:ins>
      <w:ins w:id="72" w:author="Benton, Deon" w:date="2026-05-01T12:38:00Z" w16du:dateUtc="2026-05-01T17:38:00Z">
        <w:r w:rsidR="00BA34AC">
          <w:rPr>
            <w:rFonts w:ascii="Times New Roman" w:hAnsi="Times New Roman" w:cs="Times New Roman"/>
          </w:rPr>
          <w:t xml:space="preserve"> regularities in the those reaches. </w:t>
        </w:r>
      </w:ins>
      <w:r w:rsidR="00BA34AC" w:rsidRPr="00BE2E9B">
        <w:rPr>
          <w:rFonts w:ascii="Times New Roman" w:hAnsi="Times New Roman" w:cs="Times New Roman"/>
        </w:rPr>
        <w:t>A critical regularity</w:t>
      </w:r>
      <w:r w:rsidR="000B20EE">
        <w:rPr>
          <w:rFonts w:ascii="Times New Roman" w:hAnsi="Times New Roman" w:cs="Times New Roman"/>
        </w:rPr>
        <w:t xml:space="preserve"> </w:t>
      </w:r>
      <w:ins w:id="73" w:author="Benton, Deon" w:date="2026-05-01T12:38:00Z" w16du:dateUtc="2026-05-01T17:38:00Z">
        <w:r w:rsidR="00BA34AC">
          <w:rPr>
            <w:rFonts w:ascii="Times New Roman" w:hAnsi="Times New Roman" w:cs="Times New Roman"/>
          </w:rPr>
          <w:t>may</w:t>
        </w:r>
      </w:ins>
      <w:ins w:id="74" w:author="Benton, Deon" w:date="2026-05-01T12:39:00Z" w16du:dateUtc="2026-05-01T17:39:00Z">
        <w:r w:rsidR="000B20EE">
          <w:rPr>
            <w:rFonts w:ascii="Times New Roman" w:hAnsi="Times New Roman" w:cs="Times New Roman"/>
          </w:rPr>
          <w:t xml:space="preserve"> be the geometry (i.e.,</w:t>
        </w:r>
      </w:ins>
      <w:r w:rsidR="00BA34AC" w:rsidRPr="00BE2E9B">
        <w:rPr>
          <w:rFonts w:ascii="Times New Roman" w:hAnsi="Times New Roman" w:cs="Times New Roman"/>
        </w:rPr>
        <w:t xml:space="preserve"> configuration</w:t>
      </w:r>
      <w:ins w:id="75" w:author="Benton, Deon" w:date="2026-05-01T12:39:00Z" w16du:dateUtc="2026-05-01T17:39:00Z">
        <w:r w:rsidR="000B20EE">
          <w:rPr>
            <w:rFonts w:ascii="Times New Roman" w:hAnsi="Times New Roman" w:cs="Times New Roman"/>
          </w:rPr>
          <w:t xml:space="preserve">) </w:t>
        </w:r>
      </w:ins>
      <w:ins w:id="76" w:author="Benton, Deon" w:date="2026-05-01T13:00:00Z" w16du:dateUtc="2026-05-01T18:00:00Z">
        <w:r w:rsidR="00C92A5E">
          <w:rPr>
            <w:rFonts w:ascii="Times New Roman" w:hAnsi="Times New Roman" w:cs="Times New Roman"/>
          </w:rPr>
          <w:t xml:space="preserve">of their arms </w:t>
        </w:r>
      </w:ins>
      <w:ins w:id="77" w:author="Benton, Deon" w:date="2026-05-01T12:39:00Z" w16du:dateUtc="2026-05-01T17:39:00Z">
        <w:r w:rsidR="000B20EE">
          <w:rPr>
            <w:rFonts w:ascii="Times New Roman" w:hAnsi="Times New Roman" w:cs="Times New Roman"/>
          </w:rPr>
          <w:t>and trajectory</w:t>
        </w:r>
      </w:ins>
      <w:ins w:id="78" w:author="Benton, Deon" w:date="2026-05-01T12:59:00Z" w16du:dateUtc="2026-05-01T17:59:00Z">
        <w:r w:rsidR="00C92A5E">
          <w:rPr>
            <w:rFonts w:ascii="Times New Roman" w:hAnsi="Times New Roman" w:cs="Times New Roman"/>
          </w:rPr>
          <w:t xml:space="preserve"> (i.e., </w:t>
        </w:r>
      </w:ins>
      <w:ins w:id="79" w:author="Benton, Deon" w:date="2026-05-01T13:00:00Z" w16du:dateUtc="2026-05-01T18:00:00Z">
        <w:r w:rsidR="00C92A5E">
          <w:rPr>
            <w:rFonts w:ascii="Times New Roman" w:hAnsi="Times New Roman" w:cs="Times New Roman"/>
          </w:rPr>
          <w:t>the directness</w:t>
        </w:r>
      </w:ins>
      <w:ins w:id="80" w:author="Benton, Deon" w:date="2026-05-01T12:59:00Z" w16du:dateUtc="2026-05-01T17:59:00Z">
        <w:r w:rsidR="00C92A5E">
          <w:rPr>
            <w:rFonts w:ascii="Times New Roman" w:hAnsi="Times New Roman" w:cs="Times New Roman"/>
          </w:rPr>
          <w:t>)</w:t>
        </w:r>
      </w:ins>
      <w:ins w:id="81" w:author="Benton, Deon" w:date="2026-05-01T12:39:00Z" w16du:dateUtc="2026-05-01T17:39:00Z">
        <w:r w:rsidR="000B20EE">
          <w:rPr>
            <w:rFonts w:ascii="Times New Roman" w:hAnsi="Times New Roman" w:cs="Times New Roman"/>
          </w:rPr>
          <w:t xml:space="preserve"> </w:t>
        </w:r>
      </w:ins>
      <w:r w:rsidR="00BA34AC" w:rsidRPr="00BE2E9B">
        <w:rPr>
          <w:rFonts w:ascii="Times New Roman" w:hAnsi="Times New Roman" w:cs="Times New Roman"/>
        </w:rPr>
        <w:t xml:space="preserve">of their </w:t>
      </w:r>
      <w:ins w:id="82" w:author="Benton, Deon" w:date="2026-05-01T13:00:00Z" w16du:dateUtc="2026-05-01T18:00:00Z">
        <w:r w:rsidR="00C92A5E">
          <w:rPr>
            <w:rFonts w:ascii="Times New Roman" w:hAnsi="Times New Roman" w:cs="Times New Roman"/>
          </w:rPr>
          <w:t>reache</w:t>
        </w:r>
        <w:r w:rsidR="00C92A5E" w:rsidRPr="00BE2E9B">
          <w:rPr>
            <w:rFonts w:ascii="Times New Roman" w:hAnsi="Times New Roman" w:cs="Times New Roman"/>
          </w:rPr>
          <w:t xml:space="preserve">s </w:t>
        </w:r>
      </w:ins>
      <w:r w:rsidR="00BA34AC" w:rsidRPr="00BE2E9B">
        <w:rPr>
          <w:rFonts w:ascii="Times New Roman" w:hAnsi="Times New Roman" w:cs="Times New Roman"/>
        </w:rPr>
        <w:t xml:space="preserve">during </w:t>
      </w:r>
      <w:ins w:id="83" w:author="Benton, Deon" w:date="2026-05-01T12:39:00Z" w16du:dateUtc="2026-05-01T17:39:00Z">
        <w:r w:rsidR="000B20EE">
          <w:rPr>
            <w:rFonts w:ascii="Times New Roman" w:hAnsi="Times New Roman" w:cs="Times New Roman"/>
          </w:rPr>
          <w:t>these episodes</w:t>
        </w:r>
      </w:ins>
      <w:r w:rsidR="00BA34AC" w:rsidRPr="00BE2E9B">
        <w:rPr>
          <w:rFonts w:ascii="Times New Roman" w:hAnsi="Times New Roman" w:cs="Times New Roman"/>
        </w:rPr>
        <w:t xml:space="preserve">. </w:t>
      </w:r>
      <w:ins w:id="84" w:author="Benton, Deon" w:date="2026-05-01T12:45:00Z" w16du:dateUtc="2026-05-01T17:45:00Z">
        <w:r w:rsidR="002A5F73">
          <w:rPr>
            <w:rFonts w:ascii="Times New Roman" w:hAnsi="Times New Roman" w:cs="Times New Roman"/>
          </w:rPr>
          <w:t xml:space="preserve">Infants may </w:t>
        </w:r>
      </w:ins>
      <w:del w:id="85" w:author="Benton, Deon" w:date="2026-05-01T13:05:00Z" w16du:dateUtc="2026-05-01T18:05:00Z">
        <w:r w:rsidR="00BA34AC" w:rsidRPr="00BE2E9B" w:rsidDel="008A2E25">
          <w:rPr>
            <w:rFonts w:ascii="Times New Roman" w:hAnsi="Times New Roman" w:cs="Times New Roman"/>
          </w:rPr>
          <w:delText xml:space="preserve"> </w:delText>
        </w:r>
      </w:del>
      <w:ins w:id="86" w:author="Benton, Deon" w:date="2026-05-01T12:41:00Z" w16du:dateUtc="2026-05-01T17:41:00Z">
        <w:r w:rsidR="001664C2">
          <w:rPr>
            <w:rFonts w:ascii="Times New Roman" w:hAnsi="Times New Roman" w:cs="Times New Roman"/>
          </w:rPr>
          <w:t xml:space="preserve">notice that each time they </w:t>
        </w:r>
      </w:ins>
      <w:ins w:id="87" w:author="Benton, Deon" w:date="2026-05-01T12:42:00Z" w16du:dateUtc="2026-05-01T17:42:00Z">
        <w:r w:rsidR="001664C2">
          <w:rPr>
            <w:rFonts w:ascii="Times New Roman" w:hAnsi="Times New Roman" w:cs="Times New Roman"/>
          </w:rPr>
          <w:t>contact and attempt to retrieve an object, their arms are extended</w:t>
        </w:r>
      </w:ins>
      <w:ins w:id="88" w:author="Benton, Deon" w:date="2026-05-01T12:46:00Z" w16du:dateUtc="2026-05-01T17:46:00Z">
        <w:r w:rsidR="00C41ED8">
          <w:rPr>
            <w:rFonts w:ascii="Times New Roman" w:hAnsi="Times New Roman" w:cs="Times New Roman"/>
          </w:rPr>
          <w:t xml:space="preserve"> </w:t>
        </w:r>
      </w:ins>
      <w:ins w:id="89" w:author="Benton, Deon" w:date="2026-05-01T12:49:00Z" w16du:dateUtc="2026-05-01T17:49:00Z">
        <w:r w:rsidR="001B02CA">
          <w:rPr>
            <w:rFonts w:ascii="Times New Roman" w:hAnsi="Times New Roman" w:cs="Times New Roman"/>
          </w:rPr>
          <w:t>forward from the body</w:t>
        </w:r>
      </w:ins>
      <w:ins w:id="90" w:author="Benton, Deon" w:date="2026-05-01T12:50:00Z" w16du:dateUtc="2026-05-01T17:50:00Z">
        <w:r w:rsidR="008E07C3">
          <w:rPr>
            <w:rFonts w:ascii="Times New Roman" w:hAnsi="Times New Roman" w:cs="Times New Roman"/>
          </w:rPr>
          <w:t xml:space="preserve"> in a relatively straight configuration</w:t>
        </w:r>
      </w:ins>
      <w:ins w:id="91" w:author="Benton, Deon" w:date="2026-05-01T12:49:00Z" w16du:dateUtc="2026-05-01T17:49:00Z">
        <w:r w:rsidR="001B02CA">
          <w:rPr>
            <w:rFonts w:ascii="Times New Roman" w:hAnsi="Times New Roman" w:cs="Times New Roman"/>
          </w:rPr>
          <w:t xml:space="preserve"> and follow</w:t>
        </w:r>
      </w:ins>
      <w:ins w:id="92" w:author="Benton, Deon" w:date="2026-05-01T12:46:00Z" w16du:dateUtc="2026-05-01T17:46:00Z">
        <w:r w:rsidR="00C41ED8">
          <w:rPr>
            <w:rFonts w:ascii="Times New Roman" w:hAnsi="Times New Roman" w:cs="Times New Roman"/>
          </w:rPr>
          <w:t xml:space="preserve"> </w:t>
        </w:r>
      </w:ins>
      <w:ins w:id="93" w:author="Benton, Deon" w:date="2026-05-01T12:49:00Z" w16du:dateUtc="2026-05-01T17:49:00Z">
        <w:r w:rsidR="001B02CA">
          <w:rPr>
            <w:rFonts w:ascii="Times New Roman" w:hAnsi="Times New Roman" w:cs="Times New Roman"/>
          </w:rPr>
          <w:t xml:space="preserve">a </w:t>
        </w:r>
      </w:ins>
      <w:ins w:id="94" w:author="Benton, Deon" w:date="2026-05-01T12:50:00Z" w16du:dateUtc="2026-05-01T17:50:00Z">
        <w:r w:rsidR="008E07C3">
          <w:rPr>
            <w:rFonts w:ascii="Times New Roman" w:hAnsi="Times New Roman" w:cs="Times New Roman"/>
          </w:rPr>
          <w:t>mostly</w:t>
        </w:r>
        <w:r w:rsidR="008E07C3" w:rsidRPr="00BE2E9B">
          <w:rPr>
            <w:rFonts w:ascii="Times New Roman" w:hAnsi="Times New Roman" w:cs="Times New Roman"/>
          </w:rPr>
          <w:t xml:space="preserve"> </w:t>
        </w:r>
      </w:ins>
      <w:r w:rsidR="00BA34AC">
        <w:rPr>
          <w:rFonts w:ascii="Times New Roman" w:hAnsi="Times New Roman" w:cs="Times New Roman"/>
        </w:rPr>
        <w:t>direct</w:t>
      </w:r>
      <w:ins w:id="95" w:author="Benton, Deon" w:date="2026-05-01T12:49:00Z" w16du:dateUtc="2026-05-01T17:49:00Z">
        <w:r w:rsidR="001B02CA">
          <w:rPr>
            <w:rFonts w:ascii="Times New Roman" w:hAnsi="Times New Roman" w:cs="Times New Roman"/>
          </w:rPr>
          <w:t xml:space="preserve"> path</w:t>
        </w:r>
      </w:ins>
      <w:r w:rsidR="00BA34AC">
        <w:rPr>
          <w:rFonts w:ascii="Times New Roman" w:hAnsi="Times New Roman" w:cs="Times New Roman"/>
        </w:rPr>
        <w:t xml:space="preserve">. </w:t>
      </w:r>
      <w:ins w:id="96" w:author="Benton, Deon" w:date="2026-05-01T12:50:00Z" w16du:dateUtc="2026-05-01T17:50:00Z">
        <w:r w:rsidR="008E07C3">
          <w:rPr>
            <w:rFonts w:ascii="Times New Roman" w:hAnsi="Times New Roman" w:cs="Times New Roman"/>
          </w:rPr>
          <w:t>An illustr</w:t>
        </w:r>
      </w:ins>
      <w:ins w:id="97" w:author="Benton, Deon" w:date="2026-05-01T12:51:00Z" w16du:dateUtc="2026-05-01T17:51:00Z">
        <w:r w:rsidR="008E07C3">
          <w:rPr>
            <w:rFonts w:ascii="Times New Roman" w:hAnsi="Times New Roman" w:cs="Times New Roman"/>
          </w:rPr>
          <w:t xml:space="preserve">ative example of this </w:t>
        </w:r>
      </w:ins>
      <w:ins w:id="98" w:author="Benton, Deon" w:date="2026-05-01T12:53:00Z" w16du:dateUtc="2026-05-01T17:53:00Z">
        <w:r w:rsidR="00686D71">
          <w:rPr>
            <w:rFonts w:ascii="Times New Roman" w:hAnsi="Times New Roman" w:cs="Times New Roman"/>
          </w:rPr>
          <w:t>is</w:t>
        </w:r>
      </w:ins>
      <w:ins w:id="99" w:author="Benton, Deon" w:date="2026-05-01T12:51:00Z" w16du:dateUtc="2026-05-01T17:51:00Z">
        <w:r w:rsidR="008E07C3">
          <w:rPr>
            <w:rFonts w:ascii="Times New Roman" w:hAnsi="Times New Roman" w:cs="Times New Roman"/>
          </w:rPr>
          <w:t xml:space="preserve"> an </w:t>
        </w:r>
        <w:r w:rsidR="008E07C3" w:rsidRPr="00D47D06">
          <w:rPr>
            <w:rFonts w:ascii="Times New Roman" w:hAnsi="Times New Roman" w:cs="Times New Roman"/>
          </w:rPr>
          <w:t xml:space="preserve">infant excitedly slapping </w:t>
        </w:r>
      </w:ins>
      <w:ins w:id="100" w:author="Benton, Deon" w:date="2026-05-01T12:54:00Z" w16du:dateUtc="2026-05-01T17:54:00Z">
        <w:r w:rsidR="00686D71">
          <w:rPr>
            <w:rFonts w:ascii="Times New Roman" w:hAnsi="Times New Roman" w:cs="Times New Roman"/>
          </w:rPr>
          <w:t xml:space="preserve">a </w:t>
        </w:r>
      </w:ins>
      <w:ins w:id="101" w:author="Benton, Deon" w:date="2026-05-01T12:55:00Z" w16du:dateUtc="2026-05-01T17:55:00Z">
        <w:r w:rsidR="0039487E">
          <w:rPr>
            <w:rFonts w:ascii="Times New Roman" w:hAnsi="Times New Roman" w:cs="Times New Roman"/>
          </w:rPr>
          <w:t>highchair</w:t>
        </w:r>
      </w:ins>
      <w:ins w:id="102" w:author="Benton, Deon" w:date="2026-05-01T12:54:00Z" w16du:dateUtc="2026-05-01T17:54:00Z">
        <w:r w:rsidR="0039487E">
          <w:rPr>
            <w:rFonts w:ascii="Times New Roman" w:hAnsi="Times New Roman" w:cs="Times New Roman"/>
          </w:rPr>
          <w:t xml:space="preserve"> in anticipation of a snack</w:t>
        </w:r>
      </w:ins>
      <w:ins w:id="103" w:author="Benton, Deon" w:date="2026-05-01T13:06:00Z" w16du:dateUtc="2026-05-01T18:06:00Z">
        <w:r w:rsidR="008A2E25">
          <w:rPr>
            <w:rFonts w:ascii="Times New Roman" w:hAnsi="Times New Roman" w:cs="Times New Roman"/>
          </w:rPr>
          <w:t>. In such moments, the</w:t>
        </w:r>
      </w:ins>
      <w:ins w:id="104" w:author="Benton, Deon" w:date="2026-05-01T12:57:00Z" w16du:dateUtc="2026-05-01T17:57:00Z">
        <w:r w:rsidR="000A7280">
          <w:rPr>
            <w:rFonts w:ascii="Times New Roman" w:hAnsi="Times New Roman" w:cs="Times New Roman"/>
          </w:rPr>
          <w:t xml:space="preserve"> arms are relatively st</w:t>
        </w:r>
      </w:ins>
      <w:ins w:id="105" w:author="Benton, Deon" w:date="2026-05-01T12:58:00Z" w16du:dateUtc="2026-05-01T17:58:00Z">
        <w:r w:rsidR="000A7280">
          <w:rPr>
            <w:rFonts w:ascii="Times New Roman" w:hAnsi="Times New Roman" w:cs="Times New Roman"/>
          </w:rPr>
          <w:t>raight</w:t>
        </w:r>
      </w:ins>
      <w:ins w:id="106" w:author="Benton, Deon" w:date="2026-05-01T13:06:00Z" w16du:dateUtc="2026-05-01T18:06:00Z">
        <w:r w:rsidR="008A2E25">
          <w:rPr>
            <w:rFonts w:ascii="Times New Roman" w:hAnsi="Times New Roman" w:cs="Times New Roman"/>
          </w:rPr>
          <w:t xml:space="preserve">, </w:t>
        </w:r>
      </w:ins>
      <w:ins w:id="107" w:author="Benton, Deon" w:date="2026-05-01T13:07:00Z" w16du:dateUtc="2026-05-01T18:07:00Z">
        <w:r w:rsidR="00BC4D60">
          <w:rPr>
            <w:rFonts w:ascii="Times New Roman" w:hAnsi="Times New Roman" w:cs="Times New Roman"/>
          </w:rPr>
          <w:t>extend forward to form a near right angle with the torso</w:t>
        </w:r>
        <w:r w:rsidR="008A2E25">
          <w:rPr>
            <w:rFonts w:ascii="Times New Roman" w:hAnsi="Times New Roman" w:cs="Times New Roman"/>
          </w:rPr>
          <w:t>,</w:t>
        </w:r>
      </w:ins>
      <w:ins w:id="108" w:author="Benton, Deon" w:date="2026-05-01T12:58:00Z" w16du:dateUtc="2026-05-01T17:58:00Z">
        <w:r w:rsidR="000A7280">
          <w:rPr>
            <w:rFonts w:ascii="Times New Roman" w:hAnsi="Times New Roman" w:cs="Times New Roman"/>
          </w:rPr>
          <w:t xml:space="preserve"> and move in a rhythmic, up-and-down pattern along a largely linear path. </w:t>
        </w:r>
      </w:ins>
      <w:r w:rsidR="00BA34AC">
        <w:rPr>
          <w:rFonts w:ascii="Times New Roman" w:hAnsi="Times New Roman" w:cs="Times New Roman"/>
        </w:rPr>
        <w:t>Crucially, e</w:t>
      </w:r>
      <w:r w:rsidR="00BA34AC" w:rsidRPr="00D47D06">
        <w:rPr>
          <w:rFonts w:ascii="Times New Roman" w:hAnsi="Times New Roman" w:cs="Times New Roman"/>
        </w:rPr>
        <w:t xml:space="preserve">ven if </w:t>
      </w:r>
      <w:r w:rsidR="00BA34AC">
        <w:rPr>
          <w:rFonts w:ascii="Times New Roman" w:hAnsi="Times New Roman" w:cs="Times New Roman"/>
        </w:rPr>
        <w:t xml:space="preserve">the geometry of </w:t>
      </w:r>
      <w:ins w:id="109" w:author="Benton, Deon" w:date="2026-05-01T13:01:00Z" w16du:dateUtc="2026-05-01T18:01:00Z">
        <w:r w:rsidR="0081612A">
          <w:rPr>
            <w:rFonts w:ascii="Times New Roman" w:hAnsi="Times New Roman" w:cs="Times New Roman"/>
          </w:rPr>
          <w:t>the</w:t>
        </w:r>
      </w:ins>
      <w:r w:rsidR="00BA34AC">
        <w:rPr>
          <w:rFonts w:ascii="Times New Roman" w:hAnsi="Times New Roman" w:cs="Times New Roman"/>
        </w:rPr>
        <w:t xml:space="preserve"> </w:t>
      </w:r>
      <w:ins w:id="110" w:author="Benton, Deon" w:date="2026-05-01T12:58:00Z" w16du:dateUtc="2026-05-01T17:58:00Z">
        <w:r w:rsidR="000A7280">
          <w:rPr>
            <w:rFonts w:ascii="Times New Roman" w:hAnsi="Times New Roman" w:cs="Times New Roman"/>
          </w:rPr>
          <w:t>arms</w:t>
        </w:r>
        <w:r w:rsidR="00C92A5E">
          <w:rPr>
            <w:rFonts w:ascii="Times New Roman" w:hAnsi="Times New Roman" w:cs="Times New Roman"/>
          </w:rPr>
          <w:t xml:space="preserve"> </w:t>
        </w:r>
      </w:ins>
      <w:r w:rsidR="00BA34AC">
        <w:rPr>
          <w:rFonts w:ascii="Times New Roman" w:hAnsi="Times New Roman" w:cs="Times New Roman"/>
        </w:rPr>
        <w:t>do</w:t>
      </w:r>
      <w:ins w:id="111" w:author="Benton, Deon" w:date="2026-05-01T13:08:00Z" w16du:dateUtc="2026-05-01T18:08:00Z">
        <w:r w:rsidR="00361582">
          <w:rPr>
            <w:rFonts w:ascii="Times New Roman" w:hAnsi="Times New Roman" w:cs="Times New Roman"/>
          </w:rPr>
          <w:t>es</w:t>
        </w:r>
      </w:ins>
      <w:r w:rsidR="00BA34AC">
        <w:rPr>
          <w:rFonts w:ascii="Times New Roman" w:hAnsi="Times New Roman" w:cs="Times New Roman"/>
        </w:rPr>
        <w:t xml:space="preserve"> not perfectly reflect a 180-degree angle</w:t>
      </w:r>
      <w:ins w:id="112" w:author="Benton, Deon" w:date="2026-05-01T13:01:00Z" w16du:dateUtc="2026-05-01T18:01:00Z">
        <w:r w:rsidR="0081612A">
          <w:rPr>
            <w:rFonts w:ascii="Times New Roman" w:hAnsi="Times New Roman" w:cs="Times New Roman"/>
          </w:rPr>
          <w:t xml:space="preserve"> or the trajectory of </w:t>
        </w:r>
      </w:ins>
      <w:ins w:id="113" w:author="Benton, Deon" w:date="2026-05-01T13:08:00Z" w16du:dateUtc="2026-05-01T18:08:00Z">
        <w:r w:rsidR="00361582">
          <w:rPr>
            <w:rFonts w:ascii="Times New Roman" w:hAnsi="Times New Roman" w:cs="Times New Roman"/>
          </w:rPr>
          <w:t>a reach is not perfectly linear</w:t>
        </w:r>
      </w:ins>
      <w:ins w:id="114" w:author="Benton, Deon" w:date="2026-05-01T13:09:00Z" w16du:dateUtc="2026-05-01T18:09:00Z">
        <w:r w:rsidR="00361582">
          <w:rPr>
            <w:rFonts w:ascii="Times New Roman" w:hAnsi="Times New Roman" w:cs="Times New Roman"/>
          </w:rPr>
          <w:t>,</w:t>
        </w:r>
      </w:ins>
      <w:ins w:id="115" w:author="Benton, Deon" w:date="2026-05-01T13:02:00Z" w16du:dateUtc="2026-05-01T18:02:00Z">
        <w:r w:rsidR="0081612A">
          <w:rPr>
            <w:rFonts w:ascii="Times New Roman" w:hAnsi="Times New Roman" w:cs="Times New Roman"/>
          </w:rPr>
          <w:t xml:space="preserve"> </w:t>
        </w:r>
      </w:ins>
      <w:ins w:id="116" w:author="Benton, Deon" w:date="2026-05-01T13:09:00Z" w16du:dateUtc="2026-05-01T18:09:00Z">
        <w:r w:rsidR="00300630">
          <w:rPr>
            <w:rFonts w:ascii="Times New Roman" w:hAnsi="Times New Roman" w:cs="Times New Roman"/>
          </w:rPr>
          <w:t>these movements may nonetheless</w:t>
        </w:r>
      </w:ins>
      <w:r w:rsidR="00BA34AC" w:rsidRPr="00D47D06">
        <w:rPr>
          <w:rFonts w:ascii="Times New Roman" w:hAnsi="Times New Roman" w:cs="Times New Roman"/>
        </w:rPr>
        <w:t xml:space="preserve"> approximate </w:t>
      </w:r>
      <w:r w:rsidR="00BA34AC">
        <w:rPr>
          <w:rFonts w:ascii="Times New Roman" w:hAnsi="Times New Roman" w:cs="Times New Roman"/>
        </w:rPr>
        <w:t>(</w:t>
      </w:r>
      <w:r w:rsidR="00BA34AC" w:rsidRPr="00D47D06">
        <w:rPr>
          <w:rFonts w:ascii="Times New Roman" w:hAnsi="Times New Roman" w:cs="Times New Roman"/>
        </w:rPr>
        <w:t>and be perceived as</w:t>
      </w:r>
      <w:r w:rsidR="00BA34AC">
        <w:rPr>
          <w:rFonts w:ascii="Times New Roman" w:hAnsi="Times New Roman" w:cs="Times New Roman"/>
        </w:rPr>
        <w:t>)</w:t>
      </w:r>
      <w:r w:rsidR="00BA34AC" w:rsidRPr="00D47D06">
        <w:rPr>
          <w:rFonts w:ascii="Times New Roman" w:hAnsi="Times New Roman" w:cs="Times New Roman"/>
        </w:rPr>
        <w:t xml:space="preserve"> linear trajectories.</w:t>
      </w:r>
      <w:r w:rsidR="00BA34AC">
        <w:rPr>
          <w:rFonts w:ascii="Times New Roman" w:hAnsi="Times New Roman" w:cs="Times New Roman"/>
        </w:rPr>
        <w:t xml:space="preserve"> Coupled with the fact that it is unlikely that </w:t>
      </w:r>
      <w:r w:rsidR="00BA34AC" w:rsidRPr="00D47D06">
        <w:rPr>
          <w:rFonts w:ascii="Times New Roman" w:hAnsi="Times New Roman" w:cs="Times New Roman"/>
        </w:rPr>
        <w:t>infants</w:t>
      </w:r>
      <w:r w:rsidR="00BA34AC">
        <w:rPr>
          <w:rFonts w:ascii="Times New Roman" w:hAnsi="Times New Roman" w:cs="Times New Roman"/>
        </w:rPr>
        <w:t xml:space="preserve"> spontaneously produce arced reaches (as one might when reaching over obstacles), such </w:t>
      </w:r>
      <w:r w:rsidR="00BA34AC" w:rsidRPr="00D47D06">
        <w:rPr>
          <w:rFonts w:ascii="Times New Roman" w:hAnsi="Times New Roman" w:cs="Times New Roman"/>
        </w:rPr>
        <w:t xml:space="preserve">action experience may </w:t>
      </w:r>
      <w:r w:rsidR="00BA34AC">
        <w:rPr>
          <w:rFonts w:ascii="Times New Roman" w:hAnsi="Times New Roman" w:cs="Times New Roman"/>
        </w:rPr>
        <w:t xml:space="preserve">lead to more robust encoding of direct, nearly linear paths than of more circuitous, arced ones. </w:t>
      </w:r>
      <w:r w:rsidR="00BA34AC" w:rsidRPr="00842C58">
        <w:rPr>
          <w:rFonts w:ascii="Times New Roman" w:hAnsi="Times New Roman" w:cs="Times New Roman"/>
        </w:rPr>
        <w:t>A corollary of this is that, over repeated experience, such regularities could render straight (or nearly straight) paths more familiar than curved ones.</w:t>
      </w:r>
      <w:r w:rsidR="00BA34AC">
        <w:rPr>
          <w:rFonts w:ascii="Times New Roman" w:hAnsi="Times New Roman" w:cs="Times New Roman"/>
        </w:rPr>
        <w:t xml:space="preserve">  </w:t>
      </w:r>
    </w:p>
    <w:p w14:paraId="3F43DA49" w14:textId="76E61061" w:rsidR="00B3601A" w:rsidRDefault="003E1F01" w:rsidP="0096761D">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This </w:t>
      </w:r>
      <w:ins w:id="117" w:author="Benton, Deon" w:date="2026-05-01T13:10:00Z" w16du:dateUtc="2026-05-01T18:10:00Z">
        <w:r w:rsidR="00300630">
          <w:rPr>
            <w:rFonts w:ascii="Times New Roman" w:hAnsi="Times New Roman" w:cs="Times New Roman"/>
          </w:rPr>
          <w:t xml:space="preserve">view </w:t>
        </w:r>
      </w:ins>
      <w:r>
        <w:rPr>
          <w:rFonts w:ascii="Times New Roman" w:hAnsi="Times New Roman" w:cs="Times New Roman"/>
        </w:rPr>
        <w:t>has important implications for</w:t>
      </w:r>
      <w:r w:rsidR="00DC3BD9">
        <w:rPr>
          <w:rFonts w:ascii="Times New Roman" w:hAnsi="Times New Roman" w:cs="Times New Roman"/>
        </w:rPr>
        <w:t xml:space="preserve"> infants’ looking behaviors in studies like that by</w:t>
      </w:r>
      <w:r w:rsidR="006873F6">
        <w:rPr>
          <w:rFonts w:ascii="Times New Roman" w:hAnsi="Times New Roman" w:cs="Times New Roman"/>
        </w:rPr>
        <w:t xml:space="preserve"> Skerry et al. (2013)</w:t>
      </w:r>
      <w:r>
        <w:rPr>
          <w:rFonts w:ascii="Times New Roman" w:hAnsi="Times New Roman" w:cs="Times New Roman"/>
        </w:rPr>
        <w:t xml:space="preserve">. </w:t>
      </w:r>
      <w:ins w:id="118" w:author="Benton, Deon" w:date="2026-05-01T13:10:00Z" w16du:dateUtc="2026-05-01T18:10:00Z">
        <w:r w:rsidR="00300630">
          <w:rPr>
            <w:rFonts w:ascii="Times New Roman" w:hAnsi="Times New Roman" w:cs="Times New Roman"/>
          </w:rPr>
          <w:t>If</w:t>
        </w:r>
      </w:ins>
      <w:ins w:id="119" w:author="Benton, Deon" w:date="2026-05-01T13:11:00Z" w16du:dateUtc="2026-05-01T18:11:00Z">
        <w:r w:rsidR="000F1D20">
          <w:rPr>
            <w:rFonts w:ascii="Times New Roman" w:hAnsi="Times New Roman" w:cs="Times New Roman"/>
          </w:rPr>
          <w:t xml:space="preserve"> sticky-mittens experience cause</w:t>
        </w:r>
      </w:ins>
      <w:r w:rsidR="006873F6">
        <w:rPr>
          <w:rFonts w:ascii="Times New Roman" w:hAnsi="Times New Roman" w:cs="Times New Roman"/>
        </w:rPr>
        <w:t xml:space="preserve"> </w:t>
      </w:r>
      <w:r w:rsidR="004D271B">
        <w:rPr>
          <w:rFonts w:ascii="Times New Roman" w:hAnsi="Times New Roman" w:cs="Times New Roman"/>
        </w:rPr>
        <w:t>infants</w:t>
      </w:r>
      <w:r w:rsidR="00DC3BD9">
        <w:rPr>
          <w:rFonts w:ascii="Times New Roman" w:hAnsi="Times New Roman" w:cs="Times New Roman"/>
        </w:rPr>
        <w:t xml:space="preserve">—who </w:t>
      </w:r>
      <w:r>
        <w:rPr>
          <w:rFonts w:ascii="Times New Roman" w:hAnsi="Times New Roman" w:cs="Times New Roman"/>
        </w:rPr>
        <w:t>are known to</w:t>
      </w:r>
      <w:r w:rsidR="00DC3BD9">
        <w:rPr>
          <w:rFonts w:ascii="Times New Roman" w:hAnsi="Times New Roman" w:cs="Times New Roman"/>
        </w:rPr>
        <w:t xml:space="preserve"> look longer at novel than at familiar stimuli following habituation (e.g., </w:t>
      </w:r>
      <w:r>
        <w:rPr>
          <w:rFonts w:ascii="Times New Roman" w:hAnsi="Times New Roman" w:cs="Times New Roman"/>
        </w:rPr>
        <w:t xml:space="preserve">Cohen, 1973; </w:t>
      </w:r>
      <w:r w:rsidR="00DC3BD9">
        <w:rPr>
          <w:rFonts w:ascii="Times New Roman" w:hAnsi="Times New Roman" w:cs="Times New Roman"/>
        </w:rPr>
        <w:t>Sokolov, 1963)—</w:t>
      </w:r>
      <w:ins w:id="120" w:author="Benton, Deon" w:date="2026-05-01T13:11:00Z" w16du:dateUtc="2026-05-01T18:11:00Z">
        <w:r w:rsidR="00300630">
          <w:rPr>
            <w:rFonts w:ascii="Times New Roman" w:hAnsi="Times New Roman" w:cs="Times New Roman"/>
          </w:rPr>
          <w:t>to represent straight motions as more familiar than curved ones</w:t>
        </w:r>
        <w:r w:rsidR="000F1D20">
          <w:rPr>
            <w:rFonts w:ascii="Times New Roman" w:hAnsi="Times New Roman" w:cs="Times New Roman"/>
          </w:rPr>
          <w:t xml:space="preserve">, </w:t>
        </w:r>
      </w:ins>
      <w:r w:rsidR="004D271B">
        <w:rPr>
          <w:rFonts w:ascii="Times New Roman" w:hAnsi="Times New Roman" w:cs="Times New Roman"/>
        </w:rPr>
        <w:t xml:space="preserve">then </w:t>
      </w:r>
      <w:r w:rsidR="0068428D">
        <w:rPr>
          <w:rFonts w:ascii="Times New Roman" w:hAnsi="Times New Roman" w:cs="Times New Roman"/>
        </w:rPr>
        <w:t>they should look</w:t>
      </w:r>
      <w:r w:rsidR="006873F6">
        <w:rPr>
          <w:rFonts w:ascii="Times New Roman" w:hAnsi="Times New Roman" w:cs="Times New Roman"/>
        </w:rPr>
        <w:t xml:space="preserve"> longer at</w:t>
      </w:r>
      <w:r w:rsidR="004D271B">
        <w:rPr>
          <w:rFonts w:ascii="Times New Roman" w:hAnsi="Times New Roman" w:cs="Times New Roman"/>
        </w:rPr>
        <w:t xml:space="preserve"> </w:t>
      </w:r>
      <w:r w:rsidR="00DC3BD9">
        <w:rPr>
          <w:rFonts w:ascii="Times New Roman" w:hAnsi="Times New Roman" w:cs="Times New Roman"/>
        </w:rPr>
        <w:t>novel</w:t>
      </w:r>
      <w:r w:rsidR="006B5510">
        <w:rPr>
          <w:rFonts w:ascii="Times New Roman" w:hAnsi="Times New Roman" w:cs="Times New Roman"/>
        </w:rPr>
        <w:t>,</w:t>
      </w:r>
      <w:r w:rsidR="004D271B">
        <w:rPr>
          <w:rFonts w:ascii="Times New Roman" w:hAnsi="Times New Roman" w:cs="Times New Roman"/>
        </w:rPr>
        <w:t xml:space="preserve"> inefficient test events</w:t>
      </w:r>
      <w:r w:rsidR="006B5510">
        <w:rPr>
          <w:rFonts w:ascii="Times New Roman" w:hAnsi="Times New Roman" w:cs="Times New Roman"/>
        </w:rPr>
        <w:t xml:space="preserve"> depicting arced motion</w:t>
      </w:r>
      <w:r w:rsidR="004D271B">
        <w:rPr>
          <w:rFonts w:ascii="Times New Roman" w:hAnsi="Times New Roman" w:cs="Times New Roman"/>
        </w:rPr>
        <w:t xml:space="preserve"> than </w:t>
      </w:r>
      <w:r w:rsidR="002C2BDF">
        <w:rPr>
          <w:rFonts w:ascii="Times New Roman" w:hAnsi="Times New Roman" w:cs="Times New Roman"/>
        </w:rPr>
        <w:t xml:space="preserve">at </w:t>
      </w:r>
      <w:r w:rsidR="00DC3BD9">
        <w:rPr>
          <w:rFonts w:ascii="Times New Roman" w:hAnsi="Times New Roman" w:cs="Times New Roman"/>
        </w:rPr>
        <w:t>familiar</w:t>
      </w:r>
      <w:r w:rsidR="00B17B18">
        <w:rPr>
          <w:rFonts w:ascii="Times New Roman" w:hAnsi="Times New Roman" w:cs="Times New Roman"/>
        </w:rPr>
        <w:t>,</w:t>
      </w:r>
      <w:r w:rsidR="004D271B">
        <w:rPr>
          <w:rFonts w:ascii="Times New Roman" w:hAnsi="Times New Roman" w:cs="Times New Roman"/>
        </w:rPr>
        <w:t xml:space="preserve"> efficient </w:t>
      </w:r>
      <w:ins w:id="121" w:author="Benton, Deon" w:date="2026-05-01T13:12:00Z" w16du:dateUtc="2026-05-01T18:12:00Z">
        <w:r w:rsidR="000F1D20">
          <w:rPr>
            <w:rFonts w:ascii="Times New Roman" w:hAnsi="Times New Roman" w:cs="Times New Roman"/>
          </w:rPr>
          <w:t xml:space="preserve">events </w:t>
        </w:r>
      </w:ins>
      <w:r w:rsidR="006B5510">
        <w:rPr>
          <w:rFonts w:ascii="Times New Roman" w:hAnsi="Times New Roman" w:cs="Times New Roman"/>
        </w:rPr>
        <w:t>depicting linear motion</w:t>
      </w:r>
      <w:r w:rsidR="004D271B">
        <w:rPr>
          <w:rFonts w:ascii="Times New Roman" w:hAnsi="Times New Roman" w:cs="Times New Roman"/>
        </w:rPr>
        <w:t>.</w:t>
      </w:r>
      <w:r w:rsidR="00EC2EE5">
        <w:rPr>
          <w:rFonts w:ascii="Times New Roman" w:hAnsi="Times New Roman" w:cs="Times New Roman"/>
        </w:rPr>
        <w:t xml:space="preserve"> </w:t>
      </w:r>
      <w:ins w:id="122" w:author="Benton, Deon" w:date="2026-05-01T13:12:00Z" w16du:dateUtc="2026-05-01T18:12:00Z">
        <w:r w:rsidR="000F1D20">
          <w:rPr>
            <w:rFonts w:ascii="Times New Roman" w:hAnsi="Times New Roman" w:cs="Times New Roman"/>
          </w:rPr>
          <w:t>Such a pattern</w:t>
        </w:r>
      </w:ins>
      <w:r w:rsidR="00DC3BD9">
        <w:rPr>
          <w:rFonts w:ascii="Times New Roman" w:hAnsi="Times New Roman" w:cs="Times New Roman"/>
        </w:rPr>
        <w:t xml:space="preserve"> of looking is that it</w:t>
      </w:r>
      <w:r w:rsidR="00EC2EE5">
        <w:rPr>
          <w:rFonts w:ascii="Times New Roman" w:hAnsi="Times New Roman" w:cs="Times New Roman"/>
        </w:rPr>
        <w:t xml:space="preserve"> would</w:t>
      </w:r>
      <w:r w:rsidR="005C0C57">
        <w:rPr>
          <w:rFonts w:ascii="Times New Roman" w:hAnsi="Times New Roman" w:cs="Times New Roman"/>
        </w:rPr>
        <w:t xml:space="preserve"> </w:t>
      </w:r>
      <w:r w:rsidR="004645FE">
        <w:rPr>
          <w:rFonts w:ascii="Times New Roman" w:hAnsi="Times New Roman" w:cs="Times New Roman"/>
        </w:rPr>
        <w:t xml:space="preserve">suggest that infants’ responses in </w:t>
      </w:r>
      <w:del w:id="123" w:author="Benton, Deon" w:date="2026-05-01T13:12:00Z" w16du:dateUtc="2026-05-01T18:12:00Z">
        <w:r w:rsidR="004645FE" w:rsidDel="000F1D20">
          <w:rPr>
            <w:rFonts w:ascii="Times New Roman" w:hAnsi="Times New Roman" w:cs="Times New Roman"/>
          </w:rPr>
          <w:delText xml:space="preserve">this </w:delText>
        </w:r>
      </w:del>
      <w:ins w:id="124" w:author="Benton, Deon" w:date="2026-05-01T13:12:00Z" w16du:dateUtc="2026-05-01T18:12:00Z">
        <w:r w:rsidR="000F1D20">
          <w:rPr>
            <w:rFonts w:ascii="Times New Roman" w:hAnsi="Times New Roman" w:cs="Times New Roman"/>
          </w:rPr>
          <w:t>Skerry et al. (2013)</w:t>
        </w:r>
      </w:ins>
      <w:r w:rsidR="004645FE">
        <w:rPr>
          <w:rFonts w:ascii="Times New Roman" w:hAnsi="Times New Roman" w:cs="Times New Roman"/>
        </w:rPr>
        <w:t xml:space="preserve"> </w:t>
      </w:r>
      <w:r w:rsidR="0021738E">
        <w:rPr>
          <w:rFonts w:ascii="Times New Roman" w:hAnsi="Times New Roman" w:cs="Times New Roman"/>
        </w:rPr>
        <w:t xml:space="preserve">may have had </w:t>
      </w:r>
      <w:r w:rsidR="00BB407A">
        <w:rPr>
          <w:rFonts w:ascii="Times New Roman" w:hAnsi="Times New Roman" w:cs="Times New Roman"/>
        </w:rPr>
        <w:t>little to do with a priori notions of efficiency</w:t>
      </w:r>
      <w:r w:rsidR="004726B4">
        <w:rPr>
          <w:rFonts w:ascii="Times New Roman" w:hAnsi="Times New Roman" w:cs="Times New Roman"/>
        </w:rPr>
        <w:t xml:space="preserve"> or goals</w:t>
      </w:r>
      <w:ins w:id="125" w:author="Benton, Deon" w:date="2026-05-01T13:12:00Z" w16du:dateUtc="2026-05-01T18:12:00Z">
        <w:r w:rsidR="000F1D20">
          <w:rPr>
            <w:rFonts w:ascii="Times New Roman" w:hAnsi="Times New Roman" w:cs="Times New Roman"/>
          </w:rPr>
          <w:t>. I</w:t>
        </w:r>
      </w:ins>
      <w:ins w:id="126" w:author="Benton, Deon" w:date="2026-05-01T13:13:00Z" w16du:dateUtc="2026-05-01T18:13:00Z">
        <w:r w:rsidR="000F1D20">
          <w:rPr>
            <w:rFonts w:ascii="Times New Roman" w:hAnsi="Times New Roman" w:cs="Times New Roman"/>
          </w:rPr>
          <w:t>nstead, these responses</w:t>
        </w:r>
      </w:ins>
      <w:r w:rsidR="00BB407A">
        <w:rPr>
          <w:rFonts w:ascii="Times New Roman" w:hAnsi="Times New Roman" w:cs="Times New Roman"/>
        </w:rPr>
        <w:t xml:space="preserve"> </w:t>
      </w:r>
      <w:r w:rsidR="004726B4">
        <w:rPr>
          <w:rFonts w:ascii="Times New Roman" w:hAnsi="Times New Roman" w:cs="Times New Roman"/>
        </w:rPr>
        <w:t xml:space="preserve">may </w:t>
      </w:r>
      <w:ins w:id="127" w:author="Benton, Deon" w:date="2026-05-01T13:13:00Z" w16du:dateUtc="2026-05-01T18:13:00Z">
        <w:r w:rsidR="00AF33F0">
          <w:rPr>
            <w:rFonts w:ascii="Times New Roman" w:hAnsi="Times New Roman" w:cs="Times New Roman"/>
          </w:rPr>
          <w:t>reflect the</w:t>
        </w:r>
      </w:ins>
      <w:r w:rsidR="004726B4">
        <w:rPr>
          <w:rFonts w:ascii="Times New Roman" w:hAnsi="Times New Roman" w:cs="Times New Roman"/>
        </w:rPr>
        <w:t xml:space="preserve"> consequence</w:t>
      </w:r>
      <w:ins w:id="128" w:author="Benton, Deon" w:date="2026-05-01T13:13:00Z" w16du:dateUtc="2026-05-01T18:13:00Z">
        <w:r w:rsidR="00AF33F0">
          <w:rPr>
            <w:rFonts w:ascii="Times New Roman" w:hAnsi="Times New Roman" w:cs="Times New Roman"/>
          </w:rPr>
          <w:t>s</w:t>
        </w:r>
      </w:ins>
      <w:r w:rsidR="004726B4">
        <w:rPr>
          <w:rFonts w:ascii="Times New Roman" w:hAnsi="Times New Roman" w:cs="Times New Roman"/>
        </w:rPr>
        <w:t xml:space="preserve"> </w:t>
      </w:r>
      <w:r w:rsidR="00BB407A">
        <w:rPr>
          <w:rFonts w:ascii="Times New Roman" w:hAnsi="Times New Roman" w:cs="Times New Roman"/>
        </w:rPr>
        <w:t xml:space="preserve">of </w:t>
      </w:r>
      <w:r w:rsidR="004726B4">
        <w:rPr>
          <w:rFonts w:ascii="Times New Roman" w:hAnsi="Times New Roman" w:cs="Times New Roman"/>
        </w:rPr>
        <w:t>sticky-mittens experience</w:t>
      </w:r>
      <w:ins w:id="129" w:author="Benton, Deon" w:date="2026-05-01T13:13:00Z" w16du:dateUtc="2026-05-01T18:13:00Z">
        <w:r w:rsidR="002F6C33">
          <w:rPr>
            <w:rFonts w:ascii="Times New Roman" w:hAnsi="Times New Roman" w:cs="Times New Roman"/>
          </w:rPr>
          <w:t>, one of which is to</w:t>
        </w:r>
      </w:ins>
      <w:r w:rsidR="004726B4">
        <w:rPr>
          <w:rFonts w:ascii="Times New Roman" w:hAnsi="Times New Roman" w:cs="Times New Roman"/>
        </w:rPr>
        <w:t xml:space="preserve"> heighten</w:t>
      </w:r>
      <w:ins w:id="130" w:author="Benton, Deon" w:date="2026-05-01T13:13:00Z" w16du:dateUtc="2026-05-01T18:13:00Z">
        <w:r w:rsidR="002F6C33">
          <w:rPr>
            <w:rFonts w:ascii="Times New Roman" w:hAnsi="Times New Roman" w:cs="Times New Roman"/>
          </w:rPr>
          <w:t xml:space="preserve"> </w:t>
        </w:r>
      </w:ins>
      <w:r w:rsidR="004726B4">
        <w:rPr>
          <w:rFonts w:ascii="Times New Roman" w:hAnsi="Times New Roman" w:cs="Times New Roman"/>
        </w:rPr>
        <w:t>infants’ attention</w:t>
      </w:r>
      <w:r w:rsidR="0021738E">
        <w:rPr>
          <w:rFonts w:ascii="Times New Roman" w:hAnsi="Times New Roman" w:cs="Times New Roman"/>
        </w:rPr>
        <w:t xml:space="preserve"> to and </w:t>
      </w:r>
      <w:ins w:id="131" w:author="Benton, Deon" w:date="2026-05-01T13:13:00Z" w16du:dateUtc="2026-05-01T18:13:00Z">
        <w:r w:rsidR="002F6C33">
          <w:rPr>
            <w:rFonts w:ascii="Times New Roman" w:hAnsi="Times New Roman" w:cs="Times New Roman"/>
          </w:rPr>
          <w:t xml:space="preserve">enhance their </w:t>
        </w:r>
      </w:ins>
      <w:r w:rsidR="0021738E">
        <w:rPr>
          <w:rFonts w:ascii="Times New Roman" w:hAnsi="Times New Roman" w:cs="Times New Roman"/>
        </w:rPr>
        <w:t>encoding of the geometry of their own successful reaches</w:t>
      </w:r>
      <w:ins w:id="132" w:author="Benton, Deon" w:date="2026-05-01T13:14:00Z" w16du:dateUtc="2026-05-01T18:14:00Z">
        <w:r w:rsidR="002F6C33">
          <w:rPr>
            <w:rFonts w:ascii="Times New Roman" w:hAnsi="Times New Roman" w:cs="Times New Roman"/>
          </w:rPr>
          <w:t>, perhaps as well as the surface</w:t>
        </w:r>
      </w:ins>
      <w:r w:rsidR="0021738E">
        <w:rPr>
          <w:rFonts w:ascii="Times New Roman" w:hAnsi="Times New Roman" w:cs="Times New Roman"/>
        </w:rPr>
        <w:t xml:space="preserve"> features of the contacted object. </w:t>
      </w:r>
    </w:p>
    <w:p w14:paraId="45016E43" w14:textId="690688BC" w:rsidR="00D4143A" w:rsidRPr="006E6AE9" w:rsidRDefault="002F6C33" w:rsidP="003110EA">
      <w:pPr>
        <w:spacing w:line="480" w:lineRule="auto"/>
        <w:ind w:firstLine="720"/>
        <w:contextualSpacing/>
        <w:rPr>
          <w:rFonts w:ascii="Times New Roman" w:hAnsi="Times New Roman" w:cs="Times New Roman"/>
        </w:rPr>
      </w:pPr>
      <w:ins w:id="133" w:author="Benton, Deon" w:date="2026-05-01T13:15:00Z" w16du:dateUtc="2026-05-01T18:15:00Z">
        <w:r>
          <w:rPr>
            <w:rFonts w:ascii="Times New Roman" w:hAnsi="Times New Roman" w:cs="Times New Roman"/>
          </w:rPr>
          <w:t>This account—at least as it has been presented thus far—raises an important question</w:t>
        </w:r>
      </w:ins>
      <w:ins w:id="134" w:author="Benton, Deon" w:date="2026-05-01T13:16:00Z" w16du:dateUtc="2026-05-01T18:16:00Z">
        <w:r w:rsidR="00680AC3">
          <w:rPr>
            <w:rFonts w:ascii="Times New Roman" w:hAnsi="Times New Roman" w:cs="Times New Roman"/>
          </w:rPr>
          <w:t>:</w:t>
        </w:r>
      </w:ins>
      <w:ins w:id="135" w:author="Benton, Deon" w:date="2026-05-01T13:15:00Z" w16du:dateUtc="2026-05-01T18:15:00Z">
        <w:r>
          <w:rPr>
            <w:rFonts w:ascii="Times New Roman" w:hAnsi="Times New Roman" w:cs="Times New Roman"/>
          </w:rPr>
          <w:t xml:space="preserve"> </w:t>
        </w:r>
      </w:ins>
      <w:ins w:id="136" w:author="Benton, Deon" w:date="2026-05-01T13:16:00Z" w16du:dateUtc="2026-05-01T18:16:00Z">
        <w:r w:rsidR="00680AC3">
          <w:rPr>
            <w:rFonts w:ascii="Times New Roman" w:hAnsi="Times New Roman" w:cs="Times New Roman"/>
          </w:rPr>
          <w:t xml:space="preserve">How do </w:t>
        </w:r>
      </w:ins>
      <w:ins w:id="137" w:author="Benton, Deon" w:date="2026-05-01T13:15:00Z" w16du:dateUtc="2026-05-01T18:15:00Z">
        <w:r w:rsidR="00680AC3">
          <w:rPr>
            <w:rFonts w:ascii="Times New Roman" w:hAnsi="Times New Roman" w:cs="Times New Roman"/>
          </w:rPr>
          <w:t>pre-reaching infants</w:t>
        </w:r>
      </w:ins>
      <w:r w:rsidR="00F04FA5">
        <w:rPr>
          <w:rFonts w:ascii="Times New Roman" w:hAnsi="Times New Roman" w:cs="Times New Roman"/>
        </w:rPr>
        <w:t xml:space="preserve"> detect a correspondence between </w:t>
      </w:r>
      <w:r w:rsidR="002A69C6">
        <w:rPr>
          <w:rFonts w:ascii="Times New Roman" w:hAnsi="Times New Roman" w:cs="Times New Roman"/>
        </w:rPr>
        <w:t>their</w:t>
      </w:r>
      <w:r w:rsidR="003F4043">
        <w:rPr>
          <w:rFonts w:ascii="Times New Roman" w:hAnsi="Times New Roman" w:cs="Times New Roman"/>
        </w:rPr>
        <w:t xml:space="preserve"> own reaches and that of another individual </w:t>
      </w:r>
      <w:r w:rsidR="00F04FA5">
        <w:rPr>
          <w:rFonts w:ascii="Times New Roman" w:hAnsi="Times New Roman" w:cs="Times New Roman"/>
        </w:rPr>
        <w:t>during the efficient test event in the first place</w:t>
      </w:r>
      <w:ins w:id="138" w:author="Benton, Deon" w:date="2026-05-01T13:16:00Z" w16du:dateUtc="2026-05-01T18:16:00Z">
        <w:r w:rsidR="00680AC3">
          <w:rPr>
            <w:rFonts w:ascii="Times New Roman" w:hAnsi="Times New Roman" w:cs="Times New Roman"/>
          </w:rPr>
          <w:t xml:space="preserve">? </w:t>
        </w:r>
      </w:ins>
      <w:r w:rsidR="00372BC6">
        <w:rPr>
          <w:rFonts w:ascii="Times New Roman" w:hAnsi="Times New Roman" w:cs="Times New Roman"/>
        </w:rPr>
        <w:t xml:space="preserve">It is one thing to encode one’s own actions; it is </w:t>
      </w:r>
      <w:ins w:id="139" w:author="Benton, Deon" w:date="2026-05-01T13:17:00Z" w16du:dateUtc="2026-05-01T18:17:00Z">
        <w:r w:rsidR="00680AC3">
          <w:rPr>
            <w:rFonts w:ascii="Times New Roman" w:hAnsi="Times New Roman" w:cs="Times New Roman"/>
          </w:rPr>
          <w:t>another</w:t>
        </w:r>
      </w:ins>
      <w:r w:rsidR="00372BC6">
        <w:rPr>
          <w:rFonts w:ascii="Times New Roman" w:hAnsi="Times New Roman" w:cs="Times New Roman"/>
        </w:rPr>
        <w:t xml:space="preserve"> to map those actions to</w:t>
      </w:r>
      <w:r w:rsidR="00AB2187">
        <w:rPr>
          <w:rFonts w:ascii="Times New Roman" w:hAnsi="Times New Roman" w:cs="Times New Roman"/>
        </w:rPr>
        <w:t xml:space="preserve"> the</w:t>
      </w:r>
      <w:r w:rsidR="00372BC6">
        <w:rPr>
          <w:rFonts w:ascii="Times New Roman" w:hAnsi="Times New Roman" w:cs="Times New Roman"/>
        </w:rPr>
        <w:t xml:space="preserve"> external actions</w:t>
      </w:r>
      <w:r w:rsidR="00AB2187">
        <w:rPr>
          <w:rFonts w:ascii="Times New Roman" w:hAnsi="Times New Roman" w:cs="Times New Roman"/>
        </w:rPr>
        <w:t xml:space="preserve"> of others</w:t>
      </w:r>
      <w:ins w:id="140" w:author="Benton, Deon" w:date="2026-05-01T13:15:00Z" w16du:dateUtc="2026-05-01T18:15:00Z">
        <w:r w:rsidR="00680AC3">
          <w:rPr>
            <w:rFonts w:ascii="Times New Roman" w:hAnsi="Times New Roman" w:cs="Times New Roman"/>
          </w:rPr>
          <w:t xml:space="preserve"> </w:t>
        </w:r>
      </w:ins>
      <w:ins w:id="141" w:author="Benton, Deon" w:date="2026-05-01T13:17:00Z" w16du:dateUtc="2026-05-01T18:17:00Z">
        <w:r w:rsidR="00680AC3">
          <w:rPr>
            <w:rFonts w:ascii="Times New Roman" w:hAnsi="Times New Roman" w:cs="Times New Roman"/>
          </w:rPr>
          <w:t xml:space="preserve">such that one set is treated as familiar and another as novel. </w:t>
        </w:r>
      </w:ins>
      <w:r w:rsidR="00372BC6">
        <w:rPr>
          <w:rFonts w:ascii="Times New Roman" w:hAnsi="Times New Roman" w:cs="Times New Roman"/>
        </w:rPr>
        <w:t>Yet,</w:t>
      </w:r>
      <w:r w:rsidR="0016695E">
        <w:rPr>
          <w:rFonts w:ascii="Times New Roman" w:hAnsi="Times New Roman" w:cs="Times New Roman"/>
        </w:rPr>
        <w:t xml:space="preserve"> </w:t>
      </w:r>
      <w:r w:rsidR="00372BC6">
        <w:rPr>
          <w:rFonts w:ascii="Times New Roman" w:hAnsi="Times New Roman" w:cs="Times New Roman"/>
        </w:rPr>
        <w:t>such</w:t>
      </w:r>
      <w:ins w:id="142" w:author="Benton, Deon" w:date="2026-05-01T13:17:00Z" w16du:dateUtc="2026-05-01T18:17:00Z">
        <w:r w:rsidR="00BB1924">
          <w:rPr>
            <w:rFonts w:ascii="Times New Roman" w:hAnsi="Times New Roman" w:cs="Times New Roman"/>
          </w:rPr>
          <w:t xml:space="preserve"> a mapping seems necessary for</w:t>
        </w:r>
      </w:ins>
      <w:ins w:id="143" w:author="Benton, Deon" w:date="2026-05-01T13:18:00Z" w16du:dateUtc="2026-05-01T18:18:00Z">
        <w:r w:rsidR="00BB1924">
          <w:rPr>
            <w:rFonts w:ascii="Times New Roman" w:hAnsi="Times New Roman" w:cs="Times New Roman"/>
          </w:rPr>
          <w:t xml:space="preserve"> pre-reaching infants to perceive the efficient test event as familiar.</w:t>
        </w:r>
      </w:ins>
      <w:ins w:id="144" w:author="Benton, Deon" w:date="2026-05-01T13:17:00Z" w16du:dateUtc="2026-05-01T18:17:00Z">
        <w:r w:rsidR="00BB1924">
          <w:rPr>
            <w:rFonts w:ascii="Times New Roman" w:hAnsi="Times New Roman" w:cs="Times New Roman"/>
          </w:rPr>
          <w:t xml:space="preserve"> </w:t>
        </w:r>
      </w:ins>
      <w:r w:rsidR="0016695E">
        <w:rPr>
          <w:rFonts w:ascii="Times New Roman" w:hAnsi="Times New Roman" w:cs="Times New Roman"/>
        </w:rPr>
        <w:t>One</w:t>
      </w:r>
      <w:r w:rsidR="00D1738D">
        <w:rPr>
          <w:rFonts w:ascii="Times New Roman" w:hAnsi="Times New Roman" w:cs="Times New Roman"/>
        </w:rPr>
        <w:t xml:space="preserve"> potential solution t</w:t>
      </w:r>
      <w:ins w:id="145" w:author="Benton, Deon" w:date="2026-05-01T13:18:00Z" w16du:dateUtc="2026-05-01T18:18:00Z">
        <w:r w:rsidR="00BB1924">
          <w:rPr>
            <w:rFonts w:ascii="Times New Roman" w:hAnsi="Times New Roman" w:cs="Times New Roman"/>
          </w:rPr>
          <w:t xml:space="preserve">o this apparent conundrum begins with the </w:t>
        </w:r>
      </w:ins>
      <w:ins w:id="146" w:author="Benton, Deon" w:date="2026-05-01T13:19:00Z" w16du:dateUtc="2026-05-01T18:19:00Z">
        <w:r w:rsidR="00BB1924">
          <w:rPr>
            <w:rFonts w:ascii="Times New Roman" w:hAnsi="Times New Roman" w:cs="Times New Roman"/>
          </w:rPr>
          <w:t xml:space="preserve">observation that </w:t>
        </w:r>
      </w:ins>
      <w:r w:rsidR="006A2F94">
        <w:rPr>
          <w:rFonts w:ascii="Times New Roman" w:hAnsi="Times New Roman" w:cs="Times New Roman"/>
        </w:rPr>
        <w:t>self-recognition</w:t>
      </w:r>
      <w:ins w:id="147" w:author="Benton, Deon" w:date="2026-05-01T13:19:00Z" w16du:dateUtc="2026-05-01T18:19:00Z">
        <w:r w:rsidR="00BB1924">
          <w:rPr>
            <w:rFonts w:ascii="Times New Roman" w:hAnsi="Times New Roman" w:cs="Times New Roman"/>
          </w:rPr>
          <w:t>—</w:t>
        </w:r>
      </w:ins>
      <w:r w:rsidR="006A2F94">
        <w:rPr>
          <w:rFonts w:ascii="Times New Roman" w:hAnsi="Times New Roman" w:cs="Times New Roman"/>
        </w:rPr>
        <w:t>or the ability to recognize one’s</w:t>
      </w:r>
      <w:r w:rsidR="00BC19E0">
        <w:rPr>
          <w:rFonts w:ascii="Times New Roman" w:hAnsi="Times New Roman" w:cs="Times New Roman"/>
        </w:rPr>
        <w:t xml:space="preserve"> </w:t>
      </w:r>
      <w:r w:rsidR="006A2F94">
        <w:rPr>
          <w:rFonts w:ascii="Times New Roman" w:hAnsi="Times New Roman" w:cs="Times New Roman"/>
        </w:rPr>
        <w:t>image as their own</w:t>
      </w:r>
      <w:ins w:id="148" w:author="Benton, Deon" w:date="2026-05-01T13:19:00Z" w16du:dateUtc="2026-05-01T18:19:00Z">
        <w:r w:rsidR="00BB1924">
          <w:rPr>
            <w:rFonts w:ascii="Times New Roman" w:hAnsi="Times New Roman" w:cs="Times New Roman"/>
          </w:rPr>
          <w:t>—</w:t>
        </w:r>
      </w:ins>
      <w:r w:rsidR="006A2F94">
        <w:rPr>
          <w:rFonts w:ascii="Times New Roman" w:hAnsi="Times New Roman" w:cs="Times New Roman"/>
        </w:rPr>
        <w:t>is not in place until well after the second year of life (e.g., Amsterdam, 1972)</w:t>
      </w:r>
      <w:r w:rsidR="00D1738D">
        <w:rPr>
          <w:rFonts w:ascii="Times New Roman" w:hAnsi="Times New Roman" w:cs="Times New Roman"/>
        </w:rPr>
        <w:t xml:space="preserve">. This is relevant here because </w:t>
      </w:r>
      <w:r w:rsidR="006A2F94">
        <w:rPr>
          <w:rFonts w:ascii="Times New Roman" w:hAnsi="Times New Roman" w:cs="Times New Roman"/>
        </w:rPr>
        <w:t>3-month-olds</w:t>
      </w:r>
      <w:r w:rsidR="0034287D">
        <w:rPr>
          <w:rFonts w:ascii="Times New Roman" w:hAnsi="Times New Roman" w:cs="Times New Roman"/>
        </w:rPr>
        <w:t>—the population tested</w:t>
      </w:r>
      <w:r w:rsidR="00D1738D">
        <w:rPr>
          <w:rFonts w:ascii="Times New Roman" w:hAnsi="Times New Roman" w:cs="Times New Roman"/>
        </w:rPr>
        <w:t xml:space="preserve"> in studies like that by Skerry et al. (2013)</w:t>
      </w:r>
      <w:r w:rsidR="0034287D">
        <w:rPr>
          <w:rFonts w:ascii="Times New Roman" w:hAnsi="Times New Roman" w:cs="Times New Roman"/>
        </w:rPr>
        <w:t>—</w:t>
      </w:r>
      <w:r w:rsidR="006A2F94">
        <w:rPr>
          <w:rFonts w:ascii="Times New Roman" w:hAnsi="Times New Roman" w:cs="Times New Roman"/>
        </w:rPr>
        <w:t xml:space="preserve">are </w:t>
      </w:r>
      <w:ins w:id="149" w:author="Benton, Deon" w:date="2026-05-01T13:19:00Z" w16du:dateUtc="2026-05-01T18:19:00Z">
        <w:r w:rsidR="004229FE">
          <w:rPr>
            <w:rFonts w:ascii="Times New Roman" w:hAnsi="Times New Roman" w:cs="Times New Roman"/>
          </w:rPr>
          <w:t xml:space="preserve">far </w:t>
        </w:r>
      </w:ins>
      <w:r w:rsidR="006A2F94">
        <w:rPr>
          <w:rFonts w:ascii="Times New Roman" w:hAnsi="Times New Roman" w:cs="Times New Roman"/>
        </w:rPr>
        <w:t>below this age</w:t>
      </w:r>
      <w:r w:rsidR="00D1738D">
        <w:rPr>
          <w:rFonts w:ascii="Times New Roman" w:hAnsi="Times New Roman" w:cs="Times New Roman"/>
        </w:rPr>
        <w:t>.</w:t>
      </w:r>
      <w:r w:rsidR="00D56C4D">
        <w:rPr>
          <w:rFonts w:ascii="Times New Roman" w:hAnsi="Times New Roman" w:cs="Times New Roman"/>
        </w:rPr>
        <w:t xml:space="preserve"> </w:t>
      </w:r>
      <w:ins w:id="150" w:author="Benton, Deon" w:date="2026-05-01T13:21:00Z" w16du:dateUtc="2026-05-01T18:21:00Z">
        <w:r w:rsidR="004229FE">
          <w:rPr>
            <w:rFonts w:ascii="Times New Roman" w:hAnsi="Times New Roman" w:cs="Times New Roman"/>
          </w:rPr>
          <w:t xml:space="preserve">It may be the case that </w:t>
        </w:r>
      </w:ins>
      <w:ins w:id="151" w:author="Benton, Deon" w:date="2026-05-01T13:33:00Z" w16du:dateUtc="2026-05-01T18:33:00Z">
        <w:r w:rsidR="00B46B2D">
          <w:rPr>
            <w:rFonts w:ascii="Times New Roman" w:hAnsi="Times New Roman" w:cs="Times New Roman"/>
          </w:rPr>
          <w:t xml:space="preserve">at this age </w:t>
        </w:r>
        <w:r w:rsidR="00B46B2D" w:rsidRPr="00B46B2D">
          <w:rPr>
            <w:rFonts w:ascii="Times New Roman" w:hAnsi="Times New Roman" w:cs="Times New Roman"/>
          </w:rPr>
          <w:t>infants may not yet represent themselves as the agents of their own actions.</w:t>
        </w:r>
      </w:ins>
      <w:r w:rsidR="00983F96">
        <w:rPr>
          <w:rFonts w:ascii="Times New Roman" w:hAnsi="Times New Roman" w:cs="Times New Roman"/>
        </w:rPr>
        <w:t xml:space="preserve"> </w:t>
      </w:r>
      <w:ins w:id="152" w:author="Benton, Deon" w:date="2026-05-01T13:24:00Z" w16du:dateUtc="2026-05-01T18:24:00Z">
        <w:r w:rsidR="00472971">
          <w:rPr>
            <w:rFonts w:ascii="Times New Roman" w:hAnsi="Times New Roman" w:cs="Times New Roman"/>
          </w:rPr>
          <w:t>Nevertheless</w:t>
        </w:r>
      </w:ins>
      <w:r w:rsidR="00983F96">
        <w:rPr>
          <w:rFonts w:ascii="Times New Roman" w:hAnsi="Times New Roman" w:cs="Times New Roman"/>
        </w:rPr>
        <w:t>,</w:t>
      </w:r>
      <w:r w:rsidR="004E50C5">
        <w:rPr>
          <w:rFonts w:ascii="Times New Roman" w:hAnsi="Times New Roman" w:cs="Times New Roman"/>
        </w:rPr>
        <w:t xml:space="preserve"> because</w:t>
      </w:r>
      <w:r w:rsidR="005F2777">
        <w:rPr>
          <w:rFonts w:ascii="Times New Roman" w:hAnsi="Times New Roman" w:cs="Times New Roman"/>
        </w:rPr>
        <w:t xml:space="preserve"> </w:t>
      </w:r>
      <w:r w:rsidR="004E50C5">
        <w:rPr>
          <w:rFonts w:ascii="Times New Roman" w:hAnsi="Times New Roman" w:cs="Times New Roman"/>
        </w:rPr>
        <w:t>their reaches</w:t>
      </w:r>
      <w:r w:rsidR="002C398B">
        <w:rPr>
          <w:rFonts w:ascii="Times New Roman" w:hAnsi="Times New Roman" w:cs="Times New Roman"/>
        </w:rPr>
        <w:t xml:space="preserve"> occur largely in </w:t>
      </w:r>
      <w:ins w:id="153" w:author="Benton, Deon" w:date="2026-05-01T13:24:00Z" w16du:dateUtc="2026-05-01T18:24:00Z">
        <w:r w:rsidR="00472971">
          <w:rPr>
            <w:rFonts w:ascii="Times New Roman" w:hAnsi="Times New Roman" w:cs="Times New Roman"/>
          </w:rPr>
          <w:t>their field of view</w:t>
        </w:r>
      </w:ins>
      <w:r w:rsidR="004E50C5">
        <w:rPr>
          <w:rFonts w:ascii="Times New Roman" w:hAnsi="Times New Roman" w:cs="Times New Roman"/>
        </w:rPr>
        <w:t xml:space="preserve">, </w:t>
      </w:r>
      <w:ins w:id="154" w:author="Benton, Deon" w:date="2026-05-01T13:25:00Z" w16du:dateUtc="2026-05-01T18:25:00Z">
        <w:r w:rsidR="00472971">
          <w:rPr>
            <w:rFonts w:ascii="Times New Roman" w:hAnsi="Times New Roman" w:cs="Times New Roman"/>
          </w:rPr>
          <w:t xml:space="preserve">infants can </w:t>
        </w:r>
      </w:ins>
      <w:ins w:id="155" w:author="Benton, Deon" w:date="2026-05-01T13:34:00Z" w16du:dateUtc="2026-05-01T18:34:00Z">
        <w:r w:rsidR="005E5E72">
          <w:rPr>
            <w:rFonts w:ascii="Times New Roman" w:hAnsi="Times New Roman" w:cs="Times New Roman"/>
          </w:rPr>
          <w:t>see their own actions</w:t>
        </w:r>
      </w:ins>
      <w:ins w:id="156" w:author="Benton, Deon" w:date="2026-05-01T13:25:00Z" w16du:dateUtc="2026-05-01T18:25:00Z">
        <w:r w:rsidR="00472971">
          <w:rPr>
            <w:rFonts w:ascii="Times New Roman" w:hAnsi="Times New Roman" w:cs="Times New Roman"/>
          </w:rPr>
          <w:t xml:space="preserve"> and form representations that capture their surface geometry and trajectory. </w:t>
        </w:r>
      </w:ins>
      <w:r w:rsidR="001F5E86">
        <w:rPr>
          <w:rFonts w:ascii="Times New Roman" w:hAnsi="Times New Roman" w:cs="Times New Roman"/>
        </w:rPr>
        <w:t xml:space="preserve">This </w:t>
      </w:r>
      <w:ins w:id="157" w:author="Benton, Deon" w:date="2026-05-01T13:34:00Z" w16du:dateUtc="2026-05-01T18:34:00Z">
        <w:r w:rsidR="005E5E72">
          <w:rPr>
            <w:rFonts w:ascii="Times New Roman" w:hAnsi="Times New Roman" w:cs="Times New Roman"/>
          </w:rPr>
          <w:t>account does</w:t>
        </w:r>
      </w:ins>
      <w:r w:rsidR="001F5E86">
        <w:rPr>
          <w:rFonts w:ascii="Times New Roman" w:hAnsi="Times New Roman" w:cs="Times New Roman"/>
        </w:rPr>
        <w:t xml:space="preserve"> present one complication. </w:t>
      </w:r>
      <w:r w:rsidR="001F5E86">
        <w:rPr>
          <w:rFonts w:ascii="Times New Roman" w:hAnsi="Times New Roman" w:cs="Times New Roman"/>
        </w:rPr>
        <w:lastRenderedPageBreak/>
        <w:t xml:space="preserve">This </w:t>
      </w:r>
      <w:ins w:id="158" w:author="Benton, Deon" w:date="2026-05-01T13:35:00Z" w16du:dateUtc="2026-05-01T18:35:00Z">
        <w:r w:rsidR="005E5E72">
          <w:rPr>
            <w:rFonts w:ascii="Times New Roman" w:hAnsi="Times New Roman" w:cs="Times New Roman"/>
          </w:rPr>
          <w:t>is</w:t>
        </w:r>
      </w:ins>
      <w:r w:rsidR="001F5E86">
        <w:rPr>
          <w:rFonts w:ascii="Times New Roman" w:hAnsi="Times New Roman" w:cs="Times New Roman"/>
        </w:rPr>
        <w:t xml:space="preserve"> that </w:t>
      </w:r>
      <w:ins w:id="159" w:author="Benton, Deon" w:date="2026-05-01T13:26:00Z" w16du:dateUtc="2026-05-01T18:26:00Z">
        <w:r w:rsidR="000F3AD5">
          <w:rPr>
            <w:rFonts w:ascii="Times New Roman" w:hAnsi="Times New Roman" w:cs="Times New Roman"/>
          </w:rPr>
          <w:t>the precise</w:t>
        </w:r>
      </w:ins>
      <w:r w:rsidR="001F5E86">
        <w:rPr>
          <w:rFonts w:ascii="Times New Roman" w:hAnsi="Times New Roman" w:cs="Times New Roman"/>
        </w:rPr>
        <w:t xml:space="preserve"> geometry and trajectory of an infant</w:t>
      </w:r>
      <w:ins w:id="160" w:author="Benton, Deon" w:date="2026-05-01T13:26:00Z" w16du:dateUtc="2026-05-01T18:26:00Z">
        <w:r w:rsidR="000F3AD5">
          <w:rPr>
            <w:rFonts w:ascii="Times New Roman" w:hAnsi="Times New Roman" w:cs="Times New Roman"/>
          </w:rPr>
          <w:t>’</w:t>
        </w:r>
      </w:ins>
      <w:r w:rsidR="001F5E86">
        <w:rPr>
          <w:rFonts w:ascii="Times New Roman" w:hAnsi="Times New Roman" w:cs="Times New Roman"/>
        </w:rPr>
        <w:t>s reach</w:t>
      </w:r>
      <w:ins w:id="161" w:author="Benton, Deon" w:date="2026-05-01T13:26:00Z" w16du:dateUtc="2026-05-01T18:26:00Z">
        <w:r w:rsidR="000F3AD5">
          <w:rPr>
            <w:rFonts w:ascii="Times New Roman" w:hAnsi="Times New Roman" w:cs="Times New Roman"/>
          </w:rPr>
          <w:t xml:space="preserve"> likely var</w:t>
        </w:r>
      </w:ins>
      <w:ins w:id="162" w:author="Benton, Deon" w:date="2026-05-01T13:27:00Z" w16du:dateUtc="2026-05-01T18:27:00Z">
        <w:r w:rsidR="000F3AD5">
          <w:rPr>
            <w:rFonts w:ascii="Times New Roman" w:hAnsi="Times New Roman" w:cs="Times New Roman"/>
          </w:rPr>
          <w:t>y</w:t>
        </w:r>
      </w:ins>
      <w:ins w:id="163" w:author="Benton, Deon" w:date="2026-05-01T13:26:00Z" w16du:dateUtc="2026-05-01T18:26:00Z">
        <w:r w:rsidR="000F3AD5">
          <w:rPr>
            <w:rFonts w:ascii="Times New Roman" w:hAnsi="Times New Roman" w:cs="Times New Roman"/>
          </w:rPr>
          <w:t xml:space="preserve"> across retrieval attempts.</w:t>
        </w:r>
      </w:ins>
      <w:r w:rsidR="001F5E86">
        <w:rPr>
          <w:rFonts w:ascii="Times New Roman" w:hAnsi="Times New Roman" w:cs="Times New Roman"/>
        </w:rPr>
        <w:t xml:space="preserve"> </w:t>
      </w:r>
      <w:ins w:id="164" w:author="Benton, Deon" w:date="2026-05-01T13:35:00Z" w16du:dateUtc="2026-05-01T18:35:00Z">
        <w:r w:rsidR="005E5E72">
          <w:rPr>
            <w:rFonts w:ascii="Times New Roman" w:hAnsi="Times New Roman" w:cs="Times New Roman"/>
          </w:rPr>
          <w:t>S</w:t>
        </w:r>
      </w:ins>
      <w:ins w:id="165" w:author="Benton, Deon" w:date="2026-05-01T13:28:00Z" w16du:dateUtc="2026-05-01T18:28:00Z">
        <w:r w:rsidR="00060065">
          <w:rPr>
            <w:rFonts w:ascii="Times New Roman" w:hAnsi="Times New Roman" w:cs="Times New Roman"/>
          </w:rPr>
          <w:t>uch variability need not undermine the present account</w:t>
        </w:r>
      </w:ins>
      <w:ins w:id="166" w:author="Benton, Deon" w:date="2026-05-01T13:35:00Z" w16du:dateUtc="2026-05-01T18:35:00Z">
        <w:r w:rsidR="005E5E72">
          <w:rPr>
            <w:rFonts w:ascii="Times New Roman" w:hAnsi="Times New Roman" w:cs="Times New Roman"/>
          </w:rPr>
          <w:t>, however</w:t>
        </w:r>
      </w:ins>
      <w:ins w:id="167" w:author="Benton, Deon" w:date="2026-05-01T13:28:00Z" w16du:dateUtc="2026-05-01T18:28:00Z">
        <w:r w:rsidR="00060065">
          <w:rPr>
            <w:rFonts w:ascii="Times New Roman" w:hAnsi="Times New Roman" w:cs="Times New Roman"/>
          </w:rPr>
          <w:t xml:space="preserve">. </w:t>
        </w:r>
      </w:ins>
      <w:r w:rsidR="00943E74">
        <w:rPr>
          <w:rFonts w:ascii="Times New Roman" w:hAnsi="Times New Roman" w:cs="Times New Roman"/>
        </w:rPr>
        <w:t xml:space="preserve">The reason </w:t>
      </w:r>
      <w:ins w:id="168" w:author="Benton, Deon" w:date="2026-05-01T13:29:00Z" w16du:dateUtc="2026-05-01T18:29:00Z">
        <w:r w:rsidR="00060065">
          <w:rPr>
            <w:rFonts w:ascii="Times New Roman" w:hAnsi="Times New Roman" w:cs="Times New Roman"/>
          </w:rPr>
          <w:t>is that,</w:t>
        </w:r>
      </w:ins>
      <w:r w:rsidR="00943E74">
        <w:rPr>
          <w:rFonts w:ascii="Times New Roman" w:hAnsi="Times New Roman" w:cs="Times New Roman"/>
        </w:rPr>
        <w:t xml:space="preserve"> even </w:t>
      </w:r>
      <w:ins w:id="169" w:author="Benton, Deon" w:date="2026-05-01T13:29:00Z" w16du:dateUtc="2026-05-01T18:29:00Z">
        <w:r w:rsidR="00060065">
          <w:rPr>
            <w:rFonts w:ascii="Times New Roman" w:hAnsi="Times New Roman" w:cs="Times New Roman"/>
          </w:rPr>
          <w:t xml:space="preserve">if the trajectory of any one reach attempt </w:t>
        </w:r>
      </w:ins>
      <w:r w:rsidR="006E6AE9">
        <w:rPr>
          <w:rFonts w:ascii="Times New Roman" w:hAnsi="Times New Roman" w:cs="Times New Roman"/>
        </w:rPr>
        <w:t xml:space="preserve">deviates from </w:t>
      </w:r>
      <w:ins w:id="170" w:author="Benton, Deon" w:date="2026-05-01T13:29:00Z" w16du:dateUtc="2026-05-01T18:29:00Z">
        <w:r w:rsidR="00060065">
          <w:rPr>
            <w:rFonts w:ascii="Times New Roman" w:hAnsi="Times New Roman" w:cs="Times New Roman"/>
          </w:rPr>
          <w:t xml:space="preserve">a </w:t>
        </w:r>
      </w:ins>
      <w:r w:rsidR="006E6AE9">
        <w:rPr>
          <w:rFonts w:ascii="Times New Roman" w:hAnsi="Times New Roman" w:cs="Times New Roman"/>
        </w:rPr>
        <w:t xml:space="preserve">canonical straight </w:t>
      </w:r>
      <w:ins w:id="171" w:author="Benton, Deon" w:date="2026-05-01T16:22:00Z" w16du:dateUtc="2026-05-01T21:22:00Z">
        <w:r w:rsidR="005B323D">
          <w:rPr>
            <w:rFonts w:ascii="Times New Roman" w:hAnsi="Times New Roman" w:cs="Times New Roman"/>
          </w:rPr>
          <w:t xml:space="preserve">reach </w:t>
        </w:r>
      </w:ins>
      <w:ins w:id="172" w:author="Benton, Deon" w:date="2026-05-01T13:30:00Z" w16du:dateUtc="2026-05-01T18:30:00Z">
        <w:r w:rsidR="00060065">
          <w:rPr>
            <w:rFonts w:ascii="Times New Roman" w:hAnsi="Times New Roman" w:cs="Times New Roman"/>
          </w:rPr>
          <w:t>trajectory</w:t>
        </w:r>
      </w:ins>
      <w:r w:rsidR="006E6AE9">
        <w:rPr>
          <w:rFonts w:ascii="Times New Roman" w:hAnsi="Times New Roman" w:cs="Times New Roman"/>
        </w:rPr>
        <w:t xml:space="preserve">, the </w:t>
      </w:r>
      <w:r w:rsidR="006E6AE9">
        <w:rPr>
          <w:rFonts w:ascii="Times New Roman" w:hAnsi="Times New Roman" w:cs="Times New Roman"/>
          <w:i/>
          <w:iCs/>
        </w:rPr>
        <w:t>statistical average</w:t>
      </w:r>
      <w:r w:rsidR="00943E74">
        <w:rPr>
          <w:rFonts w:ascii="Times New Roman" w:hAnsi="Times New Roman" w:cs="Times New Roman"/>
          <w:i/>
          <w:iCs/>
        </w:rPr>
        <w:t xml:space="preserve"> </w:t>
      </w:r>
      <w:r w:rsidR="00943E74">
        <w:rPr>
          <w:rFonts w:ascii="Times New Roman" w:hAnsi="Times New Roman" w:cs="Times New Roman"/>
        </w:rPr>
        <w:t>of these reaches</w:t>
      </w:r>
      <w:ins w:id="173" w:author="Benton, Deon" w:date="2026-05-01T13:30:00Z" w16du:dateUtc="2026-05-01T18:30:00Z">
        <w:r w:rsidR="009F19E1">
          <w:rPr>
            <w:rFonts w:ascii="Times New Roman" w:hAnsi="Times New Roman" w:cs="Times New Roman"/>
          </w:rPr>
          <w:t>—that is, their prototype—</w:t>
        </w:r>
      </w:ins>
      <w:r w:rsidR="00E276BA">
        <w:rPr>
          <w:rFonts w:ascii="Times New Roman" w:hAnsi="Times New Roman" w:cs="Times New Roman"/>
        </w:rPr>
        <w:t>may</w:t>
      </w:r>
      <w:ins w:id="174" w:author="Benton, Deon" w:date="2026-05-01T16:22:00Z" w16du:dateUtc="2026-05-01T21:22:00Z">
        <w:r w:rsidR="00466562">
          <w:rPr>
            <w:rFonts w:ascii="Times New Roman" w:hAnsi="Times New Roman" w:cs="Times New Roman"/>
          </w:rPr>
          <w:t xml:space="preserve"> well</w:t>
        </w:r>
      </w:ins>
      <w:r w:rsidR="00E276BA">
        <w:rPr>
          <w:rFonts w:ascii="Times New Roman" w:hAnsi="Times New Roman" w:cs="Times New Roman"/>
        </w:rPr>
        <w:t xml:space="preserve"> </w:t>
      </w:r>
      <w:ins w:id="175" w:author="Benton, Deon" w:date="2026-05-01T13:30:00Z" w16du:dateUtc="2026-05-01T18:30:00Z">
        <w:r w:rsidR="009F19E1">
          <w:rPr>
            <w:rFonts w:ascii="Times New Roman" w:hAnsi="Times New Roman" w:cs="Times New Roman"/>
          </w:rPr>
          <w:t xml:space="preserve">approximate </w:t>
        </w:r>
      </w:ins>
      <w:r w:rsidR="00E276BA">
        <w:rPr>
          <w:rFonts w:ascii="Times New Roman" w:hAnsi="Times New Roman" w:cs="Times New Roman"/>
        </w:rPr>
        <w:t xml:space="preserve">a linear trajectory. Of course, this account </w:t>
      </w:r>
      <w:ins w:id="176" w:author="Benton, Deon" w:date="2026-05-01T13:31:00Z" w16du:dateUtc="2026-05-01T18:31:00Z">
        <w:r w:rsidR="009F19E1">
          <w:rPr>
            <w:rFonts w:ascii="Times New Roman" w:hAnsi="Times New Roman" w:cs="Times New Roman"/>
          </w:rPr>
          <w:t>is only viable</w:t>
        </w:r>
      </w:ins>
      <w:r w:rsidR="00E276BA">
        <w:rPr>
          <w:rFonts w:ascii="Times New Roman" w:hAnsi="Times New Roman" w:cs="Times New Roman"/>
        </w:rPr>
        <w:t xml:space="preserve"> if infants </w:t>
      </w:r>
      <w:ins w:id="177" w:author="Benton, Deon" w:date="2026-05-01T13:31:00Z" w16du:dateUtc="2026-05-01T18:31:00Z">
        <w:r w:rsidR="009F19E1">
          <w:rPr>
            <w:rFonts w:ascii="Times New Roman" w:hAnsi="Times New Roman" w:cs="Times New Roman"/>
          </w:rPr>
          <w:t>can</w:t>
        </w:r>
      </w:ins>
      <w:r w:rsidR="00E276BA">
        <w:rPr>
          <w:rFonts w:ascii="Times New Roman" w:hAnsi="Times New Roman" w:cs="Times New Roman"/>
        </w:rPr>
        <w:t xml:space="preserve"> form prototypical representations. </w:t>
      </w:r>
      <w:ins w:id="178" w:author="Benton, Deon" w:date="2026-05-01T16:23:00Z" w16du:dateUtc="2026-05-01T21:23:00Z">
        <w:r w:rsidR="00745DE1">
          <w:rPr>
            <w:rFonts w:ascii="Times New Roman" w:hAnsi="Times New Roman" w:cs="Times New Roman"/>
          </w:rPr>
          <w:t xml:space="preserve">Fortunately, </w:t>
        </w:r>
      </w:ins>
      <w:ins w:id="179" w:author="Benton, Deon" w:date="2026-05-01T16:25:00Z" w16du:dateUtc="2026-05-01T21:25:00Z">
        <w:r w:rsidR="00F9599E">
          <w:rPr>
            <w:rFonts w:ascii="Times New Roman" w:hAnsi="Times New Roman" w:cs="Times New Roman"/>
          </w:rPr>
          <w:t>it is now known</w:t>
        </w:r>
      </w:ins>
      <w:ins w:id="180" w:author="Benton, Deon" w:date="2026-05-01T16:23:00Z" w16du:dateUtc="2026-05-01T21:23:00Z">
        <w:r w:rsidR="00745DE1">
          <w:rPr>
            <w:rFonts w:ascii="Times New Roman" w:hAnsi="Times New Roman" w:cs="Times New Roman"/>
          </w:rPr>
          <w:t xml:space="preserve"> that</w:t>
        </w:r>
      </w:ins>
      <w:r w:rsidR="00D1642B">
        <w:rPr>
          <w:rFonts w:ascii="Times New Roman" w:hAnsi="Times New Roman" w:cs="Times New Roman"/>
        </w:rPr>
        <w:t xml:space="preserve"> </w:t>
      </w:r>
      <w:ins w:id="181" w:author="Benton, Deon" w:date="2026-05-01T16:26:00Z" w16du:dateUtc="2026-05-01T21:26:00Z">
        <w:r w:rsidR="00BD1A3E">
          <w:rPr>
            <w:rFonts w:ascii="Times New Roman" w:hAnsi="Times New Roman" w:cs="Times New Roman"/>
          </w:rPr>
          <w:t>prototype formation</w:t>
        </w:r>
      </w:ins>
      <w:r w:rsidR="007E006F">
        <w:rPr>
          <w:rFonts w:ascii="Times New Roman" w:hAnsi="Times New Roman" w:cs="Times New Roman"/>
        </w:rPr>
        <w:t xml:space="preserve"> </w:t>
      </w:r>
      <w:ins w:id="182" w:author="Benton, Deon" w:date="2026-05-01T16:23:00Z" w16du:dateUtc="2026-05-01T21:23:00Z">
        <w:r w:rsidR="00745DE1">
          <w:rPr>
            <w:rFonts w:ascii="Times New Roman" w:hAnsi="Times New Roman" w:cs="Times New Roman"/>
          </w:rPr>
          <w:t>comes online some</w:t>
        </w:r>
      </w:ins>
      <w:ins w:id="183" w:author="Benton, Deon" w:date="2026-05-01T16:24:00Z" w16du:dateUtc="2026-05-01T21:24:00Z">
        <w:r w:rsidR="00745DE1">
          <w:rPr>
            <w:rFonts w:ascii="Times New Roman" w:hAnsi="Times New Roman" w:cs="Times New Roman"/>
          </w:rPr>
          <w:t xml:space="preserve">time </w:t>
        </w:r>
      </w:ins>
      <w:r w:rsidR="007E006F">
        <w:rPr>
          <w:rFonts w:ascii="Times New Roman" w:hAnsi="Times New Roman" w:cs="Times New Roman"/>
        </w:rPr>
        <w:t>between 3 and 4 months of age</w:t>
      </w:r>
      <w:r w:rsidR="005B4DA8">
        <w:rPr>
          <w:rFonts w:ascii="Times New Roman" w:hAnsi="Times New Roman" w:cs="Times New Roman"/>
        </w:rPr>
        <w:t xml:space="preserve"> </w:t>
      </w:r>
      <w:r w:rsidR="00D1642B">
        <w:rPr>
          <w:rFonts w:ascii="Times New Roman" w:hAnsi="Times New Roman" w:cs="Times New Roman"/>
        </w:rPr>
        <w:t xml:space="preserve">(e.g., Bomba &amp; </w:t>
      </w:r>
      <w:proofErr w:type="spellStart"/>
      <w:r w:rsidR="00D1642B">
        <w:rPr>
          <w:rFonts w:ascii="Times New Roman" w:hAnsi="Times New Roman" w:cs="Times New Roman"/>
        </w:rPr>
        <w:t>Siqueland</w:t>
      </w:r>
      <w:proofErr w:type="spellEnd"/>
      <w:r w:rsidR="00D1642B">
        <w:rPr>
          <w:rFonts w:ascii="Times New Roman" w:hAnsi="Times New Roman" w:cs="Times New Roman"/>
        </w:rPr>
        <w:t>, 1983</w:t>
      </w:r>
      <w:r w:rsidR="007E006F">
        <w:rPr>
          <w:rFonts w:ascii="Times New Roman" w:hAnsi="Times New Roman" w:cs="Times New Roman"/>
        </w:rPr>
        <w:t>;</w:t>
      </w:r>
      <w:ins w:id="184" w:author="Benton, Deon" w:date="2026-05-01T16:24:00Z" w16du:dateUtc="2026-05-01T21:24:00Z">
        <w:r w:rsidR="00745DE1">
          <w:rPr>
            <w:rFonts w:ascii="Times New Roman" w:hAnsi="Times New Roman" w:cs="Times New Roman"/>
          </w:rPr>
          <w:t xml:space="preserve"> </w:t>
        </w:r>
      </w:ins>
      <w:proofErr w:type="spellStart"/>
      <w:r w:rsidR="003102E1">
        <w:rPr>
          <w:rFonts w:ascii="Times New Roman" w:hAnsi="Times New Roman" w:cs="Times New Roman"/>
        </w:rPr>
        <w:t>Sucevic</w:t>
      </w:r>
      <w:proofErr w:type="spellEnd"/>
      <w:r w:rsidR="003102E1">
        <w:rPr>
          <w:rFonts w:ascii="Times New Roman" w:hAnsi="Times New Roman" w:cs="Times New Roman"/>
        </w:rPr>
        <w:t xml:space="preserve"> et al., 2020; </w:t>
      </w:r>
      <w:r w:rsidR="00D1642B">
        <w:rPr>
          <w:rFonts w:ascii="Times New Roman" w:hAnsi="Times New Roman" w:cs="Times New Roman"/>
        </w:rPr>
        <w:t>Younger, 1985</w:t>
      </w:r>
      <w:r w:rsidR="005B4DA8">
        <w:rPr>
          <w:rFonts w:ascii="Times New Roman" w:hAnsi="Times New Roman" w:cs="Times New Roman"/>
        </w:rPr>
        <w:t>)</w:t>
      </w:r>
      <w:ins w:id="185" w:author="Benton, Deon" w:date="2026-05-01T13:16:00Z" w16du:dateUtc="2026-05-01T18:16:00Z">
        <w:r w:rsidR="00680AC3">
          <w:rPr>
            <w:rFonts w:ascii="Times New Roman" w:hAnsi="Times New Roman" w:cs="Times New Roman"/>
          </w:rPr>
          <w:t>.</w:t>
        </w:r>
      </w:ins>
    </w:p>
    <w:p w14:paraId="2852AB09" w14:textId="22621E40" w:rsidR="00D16B47" w:rsidRDefault="003110EA" w:rsidP="00AF5451">
      <w:pPr>
        <w:spacing w:line="480" w:lineRule="auto"/>
        <w:ind w:firstLine="720"/>
        <w:contextualSpacing/>
        <w:rPr>
          <w:rFonts w:ascii="Times New Roman" w:hAnsi="Times New Roman" w:cs="Times New Roman"/>
        </w:rPr>
      </w:pPr>
      <w:ins w:id="186" w:author="Benton, Deon" w:date="2026-05-01T16:25:00Z" w16du:dateUtc="2026-05-01T21:25:00Z">
        <w:r>
          <w:rPr>
            <w:rFonts w:ascii="Times New Roman" w:hAnsi="Times New Roman" w:cs="Times New Roman"/>
          </w:rPr>
          <w:t>More generally,</w:t>
        </w:r>
      </w:ins>
      <w:r w:rsidR="007E006F">
        <w:rPr>
          <w:rFonts w:ascii="Times New Roman" w:hAnsi="Times New Roman" w:cs="Times New Roman"/>
        </w:rPr>
        <w:t xml:space="preserve"> </w:t>
      </w:r>
      <w:r w:rsidR="00FE4DA2">
        <w:rPr>
          <w:rFonts w:ascii="Times New Roman" w:hAnsi="Times New Roman" w:cs="Times New Roman"/>
        </w:rPr>
        <w:t xml:space="preserve">once </w:t>
      </w:r>
      <w:ins w:id="187" w:author="Benton, Deon" w:date="2026-05-01T16:26:00Z" w16du:dateUtc="2026-05-01T21:26:00Z">
        <w:r w:rsidR="00DC50D8">
          <w:rPr>
            <w:rFonts w:ascii="Times New Roman" w:hAnsi="Times New Roman" w:cs="Times New Roman"/>
          </w:rPr>
          <w:t>a prototypical</w:t>
        </w:r>
      </w:ins>
      <w:r w:rsidR="00D4143A">
        <w:rPr>
          <w:rFonts w:ascii="Times New Roman" w:hAnsi="Times New Roman" w:cs="Times New Roman"/>
        </w:rPr>
        <w:t xml:space="preserve"> </w:t>
      </w:r>
      <w:r w:rsidR="002C398B">
        <w:rPr>
          <w:rFonts w:ascii="Times New Roman" w:hAnsi="Times New Roman" w:cs="Times New Roman"/>
        </w:rPr>
        <w:t>representation</w:t>
      </w:r>
      <w:r w:rsidR="00FE4DA2">
        <w:rPr>
          <w:rFonts w:ascii="Times New Roman" w:hAnsi="Times New Roman" w:cs="Times New Roman"/>
        </w:rPr>
        <w:t xml:space="preserve"> is established</w:t>
      </w:r>
      <w:r w:rsidR="002C398B">
        <w:rPr>
          <w:rFonts w:ascii="Times New Roman" w:hAnsi="Times New Roman" w:cs="Times New Roman"/>
        </w:rPr>
        <w:t>—</w:t>
      </w:r>
      <w:r w:rsidR="00AC14F2">
        <w:rPr>
          <w:rFonts w:ascii="Times New Roman" w:hAnsi="Times New Roman" w:cs="Times New Roman"/>
        </w:rPr>
        <w:t xml:space="preserve">perhaps </w:t>
      </w:r>
      <w:r w:rsidR="00FE4DA2">
        <w:rPr>
          <w:rFonts w:ascii="Times New Roman" w:hAnsi="Times New Roman" w:cs="Times New Roman"/>
        </w:rPr>
        <w:t>via</w:t>
      </w:r>
      <w:r w:rsidR="00CC6652">
        <w:rPr>
          <w:rFonts w:ascii="Times New Roman" w:hAnsi="Times New Roman" w:cs="Times New Roman"/>
        </w:rPr>
        <w:t xml:space="preserve"> a very similar</w:t>
      </w:r>
      <w:r w:rsidR="00FE4DA2">
        <w:rPr>
          <w:rFonts w:ascii="Times New Roman" w:hAnsi="Times New Roman" w:cs="Times New Roman"/>
        </w:rPr>
        <w:t xml:space="preserve"> Hebbian-learning-like</w:t>
      </w:r>
      <w:r w:rsidR="00CC6652">
        <w:rPr>
          <w:rFonts w:ascii="Times New Roman" w:hAnsi="Times New Roman" w:cs="Times New Roman"/>
        </w:rPr>
        <w:t>, associative-learning</w:t>
      </w:r>
      <w:r w:rsidR="00FE4DA2">
        <w:rPr>
          <w:rFonts w:ascii="Times New Roman" w:hAnsi="Times New Roman" w:cs="Times New Roman"/>
        </w:rPr>
        <w:t xml:space="preserve"> process</w:t>
      </w:r>
      <w:r w:rsidR="00CC6652">
        <w:rPr>
          <w:rFonts w:ascii="Times New Roman" w:hAnsi="Times New Roman" w:cs="Times New Roman"/>
        </w:rPr>
        <w:t xml:space="preserve"> </w:t>
      </w:r>
      <w:ins w:id="188" w:author="Benton, Deon" w:date="2026-05-01T13:37:00Z" w16du:dateUtc="2026-05-01T18:37:00Z">
        <w:r w:rsidR="00BC5E9D">
          <w:rPr>
            <w:rFonts w:ascii="Times New Roman" w:hAnsi="Times New Roman" w:cs="Times New Roman"/>
          </w:rPr>
          <w:t>of the kind</w:t>
        </w:r>
      </w:ins>
      <w:r w:rsidR="00CC6652">
        <w:rPr>
          <w:rFonts w:ascii="Times New Roman" w:hAnsi="Times New Roman" w:cs="Times New Roman"/>
        </w:rPr>
        <w:t xml:space="preserve"> described here</w:t>
      </w:r>
      <w:r w:rsidR="00FE4DA2">
        <w:rPr>
          <w:rFonts w:ascii="Times New Roman" w:hAnsi="Times New Roman" w:cs="Times New Roman"/>
        </w:rPr>
        <w:t xml:space="preserve"> (e.g., Benton &amp; Hoch, in press)—</w:t>
      </w:r>
      <w:r w:rsidR="00BB19CE">
        <w:rPr>
          <w:rFonts w:ascii="Times New Roman" w:hAnsi="Times New Roman" w:cs="Times New Roman"/>
        </w:rPr>
        <w:t>it may</w:t>
      </w:r>
      <w:r w:rsidR="00D11876">
        <w:rPr>
          <w:rFonts w:ascii="Times New Roman" w:hAnsi="Times New Roman" w:cs="Times New Roman"/>
        </w:rPr>
        <w:t xml:space="preserve"> </w:t>
      </w:r>
      <w:r w:rsidR="00F048AF">
        <w:rPr>
          <w:rFonts w:ascii="Times New Roman" w:hAnsi="Times New Roman" w:cs="Times New Roman"/>
        </w:rPr>
        <w:t xml:space="preserve">capture the </w:t>
      </w:r>
      <w:ins w:id="189" w:author="Benton, Deon" w:date="2026-05-01T13:37:00Z" w16du:dateUtc="2026-05-01T18:37:00Z">
        <w:r w:rsidR="00BC5E9D">
          <w:rPr>
            <w:rFonts w:ascii="Times New Roman" w:hAnsi="Times New Roman" w:cs="Times New Roman"/>
          </w:rPr>
          <w:t>perceptual appearance or “lo</w:t>
        </w:r>
      </w:ins>
      <w:ins w:id="190" w:author="Benton, Deon" w:date="2026-05-01T13:38:00Z" w16du:dateUtc="2026-05-01T18:38:00Z">
        <w:r w:rsidR="00BC5E9D">
          <w:rPr>
            <w:rFonts w:ascii="Times New Roman" w:hAnsi="Times New Roman" w:cs="Times New Roman"/>
          </w:rPr>
          <w:t>ok” of these reaches</w:t>
        </w:r>
      </w:ins>
      <w:r w:rsidR="004E50C5">
        <w:rPr>
          <w:rFonts w:ascii="Times New Roman" w:hAnsi="Times New Roman" w:cs="Times New Roman"/>
        </w:rPr>
        <w:t xml:space="preserve">. A consequence of this </w:t>
      </w:r>
      <w:r w:rsidR="005F2777">
        <w:rPr>
          <w:rFonts w:ascii="Times New Roman" w:hAnsi="Times New Roman" w:cs="Times New Roman"/>
        </w:rPr>
        <w:t xml:space="preserve">for infants’ looking behaviors during the test phase in studies </w:t>
      </w:r>
      <w:ins w:id="191" w:author="Benton, Deon" w:date="2026-05-01T13:38:00Z" w16du:dateUtc="2026-05-01T18:38:00Z">
        <w:r w:rsidR="00BC5E9D">
          <w:rPr>
            <w:rFonts w:ascii="Times New Roman" w:hAnsi="Times New Roman" w:cs="Times New Roman"/>
          </w:rPr>
          <w:t>such as</w:t>
        </w:r>
      </w:ins>
      <w:r w:rsidR="005F2777">
        <w:rPr>
          <w:rFonts w:ascii="Times New Roman" w:hAnsi="Times New Roman" w:cs="Times New Roman"/>
        </w:rPr>
        <w:t xml:space="preserve"> Skerry et al. (2013) </w:t>
      </w:r>
      <w:r w:rsidR="004E50C5">
        <w:rPr>
          <w:rFonts w:ascii="Times New Roman" w:hAnsi="Times New Roman" w:cs="Times New Roman"/>
        </w:rPr>
        <w:t xml:space="preserve">is that </w:t>
      </w:r>
      <w:ins w:id="192" w:author="Benton, Deon" w:date="2026-05-01T13:39:00Z" w16du:dateUtc="2026-05-01T18:39:00Z">
        <w:r w:rsidR="00CD166A">
          <w:rPr>
            <w:rFonts w:ascii="Times New Roman" w:hAnsi="Times New Roman" w:cs="Times New Roman"/>
          </w:rPr>
          <w:t xml:space="preserve">observing </w:t>
        </w:r>
      </w:ins>
      <w:ins w:id="193" w:author="Benton, Deon" w:date="2026-05-01T13:40:00Z" w16du:dateUtc="2026-05-01T18:40:00Z">
        <w:r w:rsidR="00CD166A">
          <w:rPr>
            <w:rFonts w:ascii="Times New Roman" w:hAnsi="Times New Roman" w:cs="Times New Roman"/>
          </w:rPr>
          <w:t>similar</w:t>
        </w:r>
      </w:ins>
      <w:r w:rsidR="00D11876">
        <w:rPr>
          <w:rFonts w:ascii="Times New Roman" w:hAnsi="Times New Roman" w:cs="Times New Roman"/>
        </w:rPr>
        <w:t xml:space="preserve"> </w:t>
      </w:r>
      <w:r w:rsidR="004E50C5">
        <w:rPr>
          <w:rFonts w:ascii="Times New Roman" w:hAnsi="Times New Roman" w:cs="Times New Roman"/>
        </w:rPr>
        <w:t>external actions</w:t>
      </w:r>
      <w:r w:rsidR="00D11876">
        <w:rPr>
          <w:rFonts w:ascii="Times New Roman" w:hAnsi="Times New Roman" w:cs="Times New Roman"/>
        </w:rPr>
        <w:t>—as</w:t>
      </w:r>
      <w:ins w:id="194" w:author="Benton, Deon" w:date="2026-05-01T13:39:00Z" w16du:dateUtc="2026-05-01T18:39:00Z">
        <w:r w:rsidR="00CD166A">
          <w:rPr>
            <w:rFonts w:ascii="Times New Roman" w:hAnsi="Times New Roman" w:cs="Times New Roman"/>
          </w:rPr>
          <w:t xml:space="preserve"> </w:t>
        </w:r>
      </w:ins>
      <w:del w:id="195" w:author="Benton, Deon" w:date="2026-05-01T13:39:00Z" w16du:dateUtc="2026-05-01T18:39:00Z">
        <w:r w:rsidR="005F2777" w:rsidDel="00CD166A">
          <w:rPr>
            <w:rFonts w:ascii="Times New Roman" w:hAnsi="Times New Roman" w:cs="Times New Roman"/>
          </w:rPr>
          <w:delText xml:space="preserve"> </w:delText>
        </w:r>
      </w:del>
      <w:ins w:id="196" w:author="Benton, Deon" w:date="2026-05-01T13:38:00Z" w16du:dateUtc="2026-05-01T18:38:00Z">
        <w:r w:rsidR="00CD166A">
          <w:rPr>
            <w:rFonts w:ascii="Times New Roman" w:hAnsi="Times New Roman" w:cs="Times New Roman"/>
          </w:rPr>
          <w:t xml:space="preserve">pre-reaching </w:t>
        </w:r>
      </w:ins>
      <w:ins w:id="197" w:author="Benton, Deon" w:date="2026-05-01T13:39:00Z" w16du:dateUtc="2026-05-01T18:39:00Z">
        <w:r w:rsidR="00CD166A">
          <w:rPr>
            <w:rFonts w:ascii="Times New Roman" w:hAnsi="Times New Roman" w:cs="Times New Roman"/>
          </w:rPr>
          <w:t>infants</w:t>
        </w:r>
      </w:ins>
      <w:ins w:id="198" w:author="Benton, Deon" w:date="2026-05-01T13:38:00Z" w16du:dateUtc="2026-05-01T18:38:00Z">
        <w:r w:rsidR="00CD166A">
          <w:rPr>
            <w:rFonts w:ascii="Times New Roman" w:hAnsi="Times New Roman" w:cs="Times New Roman"/>
          </w:rPr>
          <w:t xml:space="preserve"> </w:t>
        </w:r>
      </w:ins>
      <w:ins w:id="199" w:author="Benton, Deon" w:date="2026-05-01T13:40:00Z" w16du:dateUtc="2026-05-01T18:40:00Z">
        <w:r w:rsidR="00CD166A">
          <w:rPr>
            <w:rFonts w:ascii="Times New Roman" w:hAnsi="Times New Roman" w:cs="Times New Roman"/>
          </w:rPr>
          <w:t>do</w:t>
        </w:r>
      </w:ins>
      <w:ins w:id="200" w:author="Benton, Deon" w:date="2026-05-01T13:38:00Z" w16du:dateUtc="2026-05-01T18:38:00Z">
        <w:r w:rsidR="00CD166A">
          <w:rPr>
            <w:rFonts w:ascii="Times New Roman" w:hAnsi="Times New Roman" w:cs="Times New Roman"/>
          </w:rPr>
          <w:t xml:space="preserve"> when viewing</w:t>
        </w:r>
      </w:ins>
      <w:ins w:id="201" w:author="Benton, Deon" w:date="2026-05-01T13:39:00Z" w16du:dateUtc="2026-05-01T18:39:00Z">
        <w:r w:rsidR="00CD166A">
          <w:rPr>
            <w:rFonts w:ascii="Times New Roman" w:hAnsi="Times New Roman" w:cs="Times New Roman"/>
          </w:rPr>
          <w:t xml:space="preserve"> the efficient test event—</w:t>
        </w:r>
      </w:ins>
      <w:r w:rsidR="00D11876">
        <w:rPr>
          <w:rFonts w:ascii="Times New Roman" w:hAnsi="Times New Roman" w:cs="Times New Roman"/>
        </w:rPr>
        <w:t>may</w:t>
      </w:r>
      <w:ins w:id="202" w:author="Benton, Deon" w:date="2026-05-01T13:40:00Z" w16du:dateUtc="2026-05-01T18:40:00Z">
        <w:r w:rsidR="00B725B4">
          <w:rPr>
            <w:rFonts w:ascii="Times New Roman" w:hAnsi="Times New Roman" w:cs="Times New Roman"/>
          </w:rPr>
          <w:t xml:space="preserve"> activate </w:t>
        </w:r>
      </w:ins>
      <w:r w:rsidR="00D11876">
        <w:rPr>
          <w:rFonts w:ascii="Times New Roman" w:hAnsi="Times New Roman" w:cs="Times New Roman"/>
        </w:rPr>
        <w:t xml:space="preserve">many of the same representational units that </w:t>
      </w:r>
      <w:ins w:id="203" w:author="Benton, Deon" w:date="2026-05-01T13:41:00Z" w16du:dateUtc="2026-05-01T18:41:00Z">
        <w:r w:rsidR="00B725B4">
          <w:rPr>
            <w:rFonts w:ascii="Times New Roman" w:hAnsi="Times New Roman" w:cs="Times New Roman"/>
          </w:rPr>
          <w:t>were recruited to encode their</w:t>
        </w:r>
      </w:ins>
      <w:r w:rsidR="00D11876">
        <w:rPr>
          <w:rFonts w:ascii="Times New Roman" w:hAnsi="Times New Roman" w:cs="Times New Roman"/>
        </w:rPr>
        <w:t xml:space="preserve"> own </w:t>
      </w:r>
      <w:r w:rsidR="00F048AF">
        <w:rPr>
          <w:rFonts w:ascii="Times New Roman" w:hAnsi="Times New Roman" w:cs="Times New Roman"/>
        </w:rPr>
        <w:t xml:space="preserve">nearly </w:t>
      </w:r>
      <w:r w:rsidR="00A10820">
        <w:rPr>
          <w:rFonts w:ascii="Times New Roman" w:hAnsi="Times New Roman" w:cs="Times New Roman"/>
        </w:rPr>
        <w:t>linear</w:t>
      </w:r>
      <w:ins w:id="204" w:author="Benton, Deon" w:date="2026-05-01T13:41:00Z" w16du:dateUtc="2026-05-01T18:41:00Z">
        <w:r w:rsidR="00B725B4">
          <w:rPr>
            <w:rFonts w:ascii="Times New Roman" w:hAnsi="Times New Roman" w:cs="Times New Roman"/>
          </w:rPr>
          <w:t xml:space="preserve"> and</w:t>
        </w:r>
      </w:ins>
      <w:r w:rsidR="00872015">
        <w:rPr>
          <w:rFonts w:ascii="Times New Roman" w:hAnsi="Times New Roman" w:cs="Times New Roman"/>
        </w:rPr>
        <w:t xml:space="preserve"> mostly</w:t>
      </w:r>
      <w:r w:rsidR="00F048AF">
        <w:rPr>
          <w:rFonts w:ascii="Times New Roman" w:hAnsi="Times New Roman" w:cs="Times New Roman"/>
        </w:rPr>
        <w:t xml:space="preserve"> direct reaches</w:t>
      </w:r>
      <w:r w:rsidR="00372BC6">
        <w:rPr>
          <w:rFonts w:ascii="Times New Roman" w:hAnsi="Times New Roman" w:cs="Times New Roman"/>
        </w:rPr>
        <w:t>.</w:t>
      </w:r>
      <w:r w:rsidR="00E42CC8">
        <w:rPr>
          <w:rFonts w:ascii="Times New Roman" w:hAnsi="Times New Roman" w:cs="Times New Roman"/>
        </w:rPr>
        <w:t xml:space="preserve"> </w:t>
      </w:r>
      <w:ins w:id="205" w:author="Benton, Deon" w:date="2026-05-01T13:41:00Z" w16du:dateUtc="2026-05-01T18:41:00Z">
        <w:r w:rsidR="00B725B4">
          <w:rPr>
            <w:rFonts w:ascii="Times New Roman" w:hAnsi="Times New Roman" w:cs="Times New Roman"/>
          </w:rPr>
          <w:t>If it is assumed that</w:t>
        </w:r>
      </w:ins>
      <w:r w:rsidR="002860AD">
        <w:rPr>
          <w:rFonts w:ascii="Times New Roman" w:hAnsi="Times New Roman" w:cs="Times New Roman"/>
        </w:rPr>
        <w:t xml:space="preserve"> the</w:t>
      </w:r>
      <w:r w:rsidR="00501DEA">
        <w:rPr>
          <w:rFonts w:ascii="Times New Roman" w:hAnsi="Times New Roman" w:cs="Times New Roman"/>
        </w:rPr>
        <w:t xml:space="preserve">re is a </w:t>
      </w:r>
      <w:ins w:id="206" w:author="Benton, Deon" w:date="2026-05-01T13:43:00Z" w16du:dateUtc="2026-05-01T18:43:00Z">
        <w:r w:rsidR="00E12DF6">
          <w:rPr>
            <w:rFonts w:ascii="Times New Roman" w:hAnsi="Times New Roman" w:cs="Times New Roman"/>
          </w:rPr>
          <w:t xml:space="preserve">negative </w:t>
        </w:r>
      </w:ins>
      <w:r w:rsidR="00501DEA">
        <w:rPr>
          <w:rFonts w:ascii="Times New Roman" w:hAnsi="Times New Roman" w:cs="Times New Roman"/>
        </w:rPr>
        <w:t>relation between how long infants look at a stimulus and their</w:t>
      </w:r>
      <w:ins w:id="207" w:author="Benton, Deon" w:date="2026-05-01T13:42:00Z" w16du:dateUtc="2026-05-01T18:42:00Z">
        <w:r w:rsidR="00E12DF6">
          <w:rPr>
            <w:rFonts w:ascii="Times New Roman" w:hAnsi="Times New Roman" w:cs="Times New Roman"/>
          </w:rPr>
          <w:t xml:space="preserve"> internal representation of it</w:t>
        </w:r>
      </w:ins>
      <w:r w:rsidR="00501DEA">
        <w:rPr>
          <w:rFonts w:ascii="Times New Roman" w:hAnsi="Times New Roman" w:cs="Times New Roman"/>
        </w:rPr>
        <w:t xml:space="preserve"> </w:t>
      </w:r>
      <w:r w:rsidR="002860AD">
        <w:rPr>
          <w:rFonts w:ascii="Times New Roman" w:hAnsi="Times New Roman" w:cs="Times New Roman"/>
        </w:rPr>
        <w:t xml:space="preserve">(e.g., </w:t>
      </w:r>
      <w:r w:rsidR="00167651">
        <w:rPr>
          <w:rFonts w:ascii="Times New Roman" w:hAnsi="Times New Roman" w:cs="Times New Roman"/>
        </w:rPr>
        <w:t>Benton, 2025, 2026</w:t>
      </w:r>
      <w:ins w:id="208" w:author="Benton, Deon" w:date="2026-05-01T13:49:00Z" w16du:dateUtc="2026-05-01T18:49:00Z">
        <w:r w:rsidR="007F7D9D">
          <w:rPr>
            <w:rFonts w:ascii="Times New Roman" w:hAnsi="Times New Roman" w:cs="Times New Roman"/>
          </w:rPr>
          <w:t>; Cohen, 1973; Hunter &amp; Ames, 1988; Sokolov, 1963</w:t>
        </w:r>
      </w:ins>
      <w:r w:rsidR="002860AD">
        <w:rPr>
          <w:rFonts w:ascii="Times New Roman" w:hAnsi="Times New Roman" w:cs="Times New Roman"/>
        </w:rPr>
        <w:t>)</w:t>
      </w:r>
      <w:ins w:id="209" w:author="Benton, Deon" w:date="2026-05-01T13:43:00Z" w16du:dateUtc="2026-05-01T18:43:00Z">
        <w:r w:rsidR="00E12DF6">
          <w:rPr>
            <w:rFonts w:ascii="Times New Roman" w:hAnsi="Times New Roman" w:cs="Times New Roman"/>
          </w:rPr>
          <w:t xml:space="preserve">—such that </w:t>
        </w:r>
      </w:ins>
      <w:ins w:id="210" w:author="Benton, Deon" w:date="2026-05-01T13:48:00Z" w16du:dateUtc="2026-05-01T18:48:00Z">
        <w:r w:rsidR="00A0611F">
          <w:rPr>
            <w:rFonts w:ascii="Times New Roman" w:hAnsi="Times New Roman" w:cs="Times New Roman"/>
          </w:rPr>
          <w:t>weaker representations are associated with longer looking</w:t>
        </w:r>
      </w:ins>
      <w:ins w:id="211" w:author="Benton, Deon" w:date="2026-05-01T13:43:00Z" w16du:dateUtc="2026-05-01T18:43:00Z">
        <w:r w:rsidR="00E12DF6">
          <w:rPr>
            <w:rFonts w:ascii="Times New Roman" w:hAnsi="Times New Roman" w:cs="Times New Roman"/>
          </w:rPr>
          <w:t xml:space="preserve">—then </w:t>
        </w:r>
      </w:ins>
      <w:r w:rsidR="0004487E">
        <w:rPr>
          <w:rFonts w:ascii="Times New Roman" w:hAnsi="Times New Roman" w:cs="Times New Roman"/>
        </w:rPr>
        <w:t xml:space="preserve">the match between </w:t>
      </w:r>
      <w:r w:rsidR="00D573D6">
        <w:rPr>
          <w:rFonts w:ascii="Times New Roman" w:hAnsi="Times New Roman" w:cs="Times New Roman"/>
        </w:rPr>
        <w:t xml:space="preserve">the </w:t>
      </w:r>
      <w:r w:rsidR="00AF5451">
        <w:rPr>
          <w:rFonts w:ascii="Times New Roman" w:hAnsi="Times New Roman" w:cs="Times New Roman"/>
        </w:rPr>
        <w:t xml:space="preserve">actor’s </w:t>
      </w:r>
      <w:r w:rsidR="00D573D6">
        <w:rPr>
          <w:rFonts w:ascii="Times New Roman" w:hAnsi="Times New Roman" w:cs="Times New Roman"/>
        </w:rPr>
        <w:t xml:space="preserve">linear reach </w:t>
      </w:r>
      <w:r w:rsidR="00AF5451">
        <w:rPr>
          <w:rFonts w:ascii="Times New Roman" w:hAnsi="Times New Roman" w:cs="Times New Roman"/>
        </w:rPr>
        <w:t xml:space="preserve">in the efficient event </w:t>
      </w:r>
      <w:r w:rsidR="00D573D6">
        <w:rPr>
          <w:rFonts w:ascii="Times New Roman" w:hAnsi="Times New Roman" w:cs="Times New Roman"/>
        </w:rPr>
        <w:t xml:space="preserve">and </w:t>
      </w:r>
      <w:r w:rsidR="00AF5451">
        <w:rPr>
          <w:rFonts w:ascii="Times New Roman" w:hAnsi="Times New Roman" w:cs="Times New Roman"/>
        </w:rPr>
        <w:t xml:space="preserve">infants’ </w:t>
      </w:r>
      <w:ins w:id="212" w:author="Benton, Deon" w:date="2026-05-01T13:44:00Z" w16du:dateUtc="2026-05-01T18:44:00Z">
        <w:r w:rsidR="00E12DF6">
          <w:rPr>
            <w:rFonts w:ascii="Times New Roman" w:hAnsi="Times New Roman" w:cs="Times New Roman"/>
          </w:rPr>
          <w:t>existing prototypical representation of such reaches</w:t>
        </w:r>
      </w:ins>
      <w:r w:rsidR="00D573D6">
        <w:rPr>
          <w:rFonts w:ascii="Times New Roman" w:hAnsi="Times New Roman" w:cs="Times New Roman"/>
        </w:rPr>
        <w:t xml:space="preserve"> should render the efficient event</w:t>
      </w:r>
      <w:ins w:id="213" w:author="Benton, Deon" w:date="2026-05-01T13:50:00Z" w16du:dateUtc="2026-05-01T18:50:00Z">
        <w:r w:rsidR="004E06C5">
          <w:rPr>
            <w:rFonts w:ascii="Times New Roman" w:hAnsi="Times New Roman" w:cs="Times New Roman"/>
          </w:rPr>
          <w:t xml:space="preserve"> relatively familiar and, therefore,</w:t>
        </w:r>
      </w:ins>
      <w:ins w:id="214" w:author="Benton, Deon" w:date="2026-05-01T16:27:00Z" w16du:dateUtc="2026-05-01T21:27:00Z">
        <w:r w:rsidR="00320CB7">
          <w:rPr>
            <w:rFonts w:ascii="Times New Roman" w:hAnsi="Times New Roman" w:cs="Times New Roman"/>
          </w:rPr>
          <w:t xml:space="preserve"> </w:t>
        </w:r>
      </w:ins>
      <w:r w:rsidR="00D573D6">
        <w:rPr>
          <w:rFonts w:ascii="Times New Roman" w:hAnsi="Times New Roman" w:cs="Times New Roman"/>
        </w:rPr>
        <w:t>less interesting</w:t>
      </w:r>
      <w:r w:rsidR="00AF5451">
        <w:rPr>
          <w:rFonts w:ascii="Times New Roman" w:hAnsi="Times New Roman" w:cs="Times New Roman"/>
        </w:rPr>
        <w:t xml:space="preserve">. </w:t>
      </w:r>
      <w:ins w:id="215" w:author="Benton, Deon" w:date="2026-05-01T16:28:00Z" w16du:dateUtc="2026-05-01T21:28:00Z">
        <w:r w:rsidR="00320CB7">
          <w:rPr>
            <w:rFonts w:ascii="Times New Roman" w:hAnsi="Times New Roman" w:cs="Times New Roman"/>
          </w:rPr>
          <w:t>The downstream effect of this is that infants should spend</w:t>
        </w:r>
      </w:ins>
      <w:ins w:id="216" w:author="Benton, Deon" w:date="2026-05-01T13:45:00Z" w16du:dateUtc="2026-05-01T18:45:00Z">
        <w:r w:rsidR="0089147C">
          <w:rPr>
            <w:rFonts w:ascii="Times New Roman" w:hAnsi="Times New Roman" w:cs="Times New Roman"/>
          </w:rPr>
          <w:t xml:space="preserve"> </w:t>
        </w:r>
      </w:ins>
      <w:ins w:id="217" w:author="Benton, Deon" w:date="2026-05-01T16:28:00Z" w16du:dateUtc="2026-05-01T21:28:00Z">
        <w:r w:rsidR="006535B5">
          <w:rPr>
            <w:rFonts w:ascii="Times New Roman" w:hAnsi="Times New Roman" w:cs="Times New Roman"/>
          </w:rPr>
          <w:t>minimal time</w:t>
        </w:r>
      </w:ins>
      <w:ins w:id="218" w:author="Benton, Deon" w:date="2026-05-01T13:45:00Z" w16du:dateUtc="2026-05-01T18:45:00Z">
        <w:r w:rsidR="0089147C">
          <w:rPr>
            <w:rFonts w:ascii="Times New Roman" w:hAnsi="Times New Roman" w:cs="Times New Roman"/>
          </w:rPr>
          <w:t xml:space="preserve"> looking at the efficient test event</w:t>
        </w:r>
      </w:ins>
      <w:r w:rsidR="00D573D6">
        <w:rPr>
          <w:rFonts w:ascii="Times New Roman" w:hAnsi="Times New Roman" w:cs="Times New Roman"/>
        </w:rPr>
        <w:t xml:space="preserve">.  </w:t>
      </w:r>
      <w:r w:rsidR="00AF5451">
        <w:rPr>
          <w:rFonts w:ascii="Times New Roman" w:hAnsi="Times New Roman" w:cs="Times New Roman"/>
        </w:rPr>
        <w:t>In contrast, b</w:t>
      </w:r>
      <w:r w:rsidR="006D29B4">
        <w:rPr>
          <w:rFonts w:ascii="Times New Roman" w:hAnsi="Times New Roman" w:cs="Times New Roman"/>
        </w:rPr>
        <w:t>ecause</w:t>
      </w:r>
      <w:ins w:id="219" w:author="Benton, Deon" w:date="2026-05-01T13:51:00Z" w16du:dateUtc="2026-05-01T18:51:00Z">
        <w:r w:rsidR="00217C7B">
          <w:rPr>
            <w:rFonts w:ascii="Times New Roman" w:hAnsi="Times New Roman" w:cs="Times New Roman"/>
          </w:rPr>
          <w:t xml:space="preserve"> </w:t>
        </w:r>
      </w:ins>
      <w:ins w:id="220" w:author="Benton, Deon" w:date="2026-05-01T13:45:00Z" w16du:dateUtc="2026-05-01T18:45:00Z">
        <w:r w:rsidR="0089147C">
          <w:rPr>
            <w:rFonts w:ascii="Times New Roman" w:hAnsi="Times New Roman" w:cs="Times New Roman"/>
          </w:rPr>
          <w:t>no comparable representation</w:t>
        </w:r>
      </w:ins>
      <w:ins w:id="221" w:author="Benton, Deon" w:date="2026-05-01T16:28:00Z" w16du:dateUtc="2026-05-01T21:28:00Z">
        <w:r w:rsidR="00411887">
          <w:rPr>
            <w:rFonts w:ascii="Times New Roman" w:hAnsi="Times New Roman" w:cs="Times New Roman"/>
          </w:rPr>
          <w:t xml:space="preserve"> presumably</w:t>
        </w:r>
      </w:ins>
      <w:ins w:id="222" w:author="Benton, Deon" w:date="2026-05-01T13:51:00Z" w16du:dateUtc="2026-05-01T18:51:00Z">
        <w:r w:rsidR="00217C7B">
          <w:rPr>
            <w:rFonts w:ascii="Times New Roman" w:hAnsi="Times New Roman" w:cs="Times New Roman"/>
          </w:rPr>
          <w:t xml:space="preserve"> </w:t>
        </w:r>
      </w:ins>
      <w:ins w:id="223" w:author="Benton, Deon" w:date="2026-05-01T13:50:00Z" w16du:dateUtc="2026-05-01T18:50:00Z">
        <w:r w:rsidR="00217C7B">
          <w:rPr>
            <w:rFonts w:ascii="Times New Roman" w:hAnsi="Times New Roman" w:cs="Times New Roman"/>
          </w:rPr>
          <w:t>exists</w:t>
        </w:r>
      </w:ins>
      <w:ins w:id="224" w:author="Benton, Deon" w:date="2026-05-01T13:45:00Z" w16du:dateUtc="2026-05-01T18:45:00Z">
        <w:r w:rsidR="0089147C">
          <w:rPr>
            <w:rFonts w:ascii="Times New Roman" w:hAnsi="Times New Roman" w:cs="Times New Roman"/>
          </w:rPr>
          <w:t xml:space="preserve"> for the arced trajectory depicted in the inefficient test event, this event shoul</w:t>
        </w:r>
      </w:ins>
      <w:ins w:id="225" w:author="Benton, Deon" w:date="2026-05-01T13:46:00Z" w16du:dateUtc="2026-05-01T18:46:00Z">
        <w:r w:rsidR="0089147C">
          <w:rPr>
            <w:rFonts w:ascii="Times New Roman" w:hAnsi="Times New Roman" w:cs="Times New Roman"/>
          </w:rPr>
          <w:t>d elicit long</w:t>
        </w:r>
      </w:ins>
      <w:ins w:id="226" w:author="Benton, Deon" w:date="2026-05-01T13:51:00Z" w16du:dateUtc="2026-05-01T18:51:00Z">
        <w:r w:rsidR="00217C7B">
          <w:rPr>
            <w:rFonts w:ascii="Times New Roman" w:hAnsi="Times New Roman" w:cs="Times New Roman"/>
          </w:rPr>
          <w:t>er looking precisely because a</w:t>
        </w:r>
      </w:ins>
      <w:ins w:id="227" w:author="Benton, Deon" w:date="2026-05-01T13:46:00Z" w16du:dateUtc="2026-05-01T18:46:00Z">
        <w:r w:rsidR="0089147C">
          <w:rPr>
            <w:rFonts w:ascii="Times New Roman" w:hAnsi="Times New Roman" w:cs="Times New Roman"/>
          </w:rPr>
          <w:t xml:space="preserve"> </w:t>
        </w:r>
      </w:ins>
      <w:r w:rsidR="006D29B4">
        <w:rPr>
          <w:rFonts w:ascii="Times New Roman" w:hAnsi="Times New Roman" w:cs="Times New Roman"/>
        </w:rPr>
        <w:t>representation of it would need to be established</w:t>
      </w:r>
      <w:ins w:id="228" w:author="Benton, Deon" w:date="2026-05-01T13:46:00Z" w16du:dateUtc="2026-05-01T18:46:00Z">
        <w:r w:rsidR="0089147C">
          <w:rPr>
            <w:rFonts w:ascii="Times New Roman" w:hAnsi="Times New Roman" w:cs="Times New Roman"/>
          </w:rPr>
          <w:t xml:space="preserve"> before it too </w:t>
        </w:r>
      </w:ins>
      <w:ins w:id="229" w:author="Benton, Deon" w:date="2026-05-01T16:29:00Z" w16du:dateUtc="2026-05-01T21:29:00Z">
        <w:r w:rsidR="00411887">
          <w:rPr>
            <w:rFonts w:ascii="Times New Roman" w:hAnsi="Times New Roman" w:cs="Times New Roman"/>
          </w:rPr>
          <w:t>becomes</w:t>
        </w:r>
      </w:ins>
      <w:ins w:id="230" w:author="Benton, Deon" w:date="2026-05-01T13:46:00Z" w16du:dateUtc="2026-05-01T18:46:00Z">
        <w:r w:rsidR="0089147C">
          <w:rPr>
            <w:rFonts w:ascii="Times New Roman" w:hAnsi="Times New Roman" w:cs="Times New Roman"/>
          </w:rPr>
          <w:t xml:space="preserve"> familiar</w:t>
        </w:r>
      </w:ins>
      <w:r w:rsidR="006D29B4">
        <w:rPr>
          <w:rFonts w:ascii="Times New Roman" w:hAnsi="Times New Roman" w:cs="Times New Roman"/>
        </w:rPr>
        <w:t>.</w:t>
      </w:r>
      <w:r w:rsidR="008A0F87">
        <w:rPr>
          <w:rFonts w:ascii="Times New Roman" w:hAnsi="Times New Roman" w:cs="Times New Roman"/>
        </w:rPr>
        <w:t xml:space="preserve"> </w:t>
      </w:r>
      <w:ins w:id="231" w:author="Benton, Deon" w:date="2026-05-01T13:54:00Z" w16du:dateUtc="2026-05-01T18:54:00Z">
        <w:r w:rsidR="00930FEC">
          <w:rPr>
            <w:rFonts w:ascii="Times New Roman" w:hAnsi="Times New Roman" w:cs="Times New Roman"/>
          </w:rPr>
          <w:t xml:space="preserve">In </w:t>
        </w:r>
        <w:r w:rsidR="00930FEC">
          <w:rPr>
            <w:rFonts w:ascii="Times New Roman" w:hAnsi="Times New Roman" w:cs="Times New Roman"/>
          </w:rPr>
          <w:lastRenderedPageBreak/>
          <w:t>sum, pre-reaching infants</w:t>
        </w:r>
      </w:ins>
      <w:ins w:id="232" w:author="Benton, Deon" w:date="2026-05-01T16:29:00Z" w16du:dateUtc="2026-05-01T21:29:00Z">
        <w:r w:rsidR="00411887">
          <w:rPr>
            <w:rFonts w:ascii="Times New Roman" w:hAnsi="Times New Roman" w:cs="Times New Roman"/>
          </w:rPr>
          <w:t>’ looking behaviors</w:t>
        </w:r>
      </w:ins>
      <w:ins w:id="233" w:author="Benton, Deon" w:date="2026-05-01T13:54:00Z" w16du:dateUtc="2026-05-01T18:54:00Z">
        <w:r w:rsidR="00930FEC">
          <w:rPr>
            <w:rFonts w:ascii="Times New Roman" w:hAnsi="Times New Roman" w:cs="Times New Roman"/>
          </w:rPr>
          <w:t xml:space="preserve"> in studies </w:t>
        </w:r>
      </w:ins>
      <w:ins w:id="234" w:author="Benton, Deon" w:date="2026-05-01T16:29:00Z" w16du:dateUtc="2026-05-01T21:29:00Z">
        <w:r w:rsidR="00411887">
          <w:rPr>
            <w:rFonts w:ascii="Times New Roman" w:hAnsi="Times New Roman" w:cs="Times New Roman"/>
          </w:rPr>
          <w:t>like</w:t>
        </w:r>
      </w:ins>
      <w:ins w:id="235" w:author="Benton, Deon" w:date="2026-05-01T13:54:00Z" w16du:dateUtc="2026-05-01T18:54:00Z">
        <w:r w:rsidR="00930FEC">
          <w:rPr>
            <w:rFonts w:ascii="Times New Roman" w:hAnsi="Times New Roman" w:cs="Times New Roman"/>
          </w:rPr>
          <w:t xml:space="preserve"> Skerry et al</w:t>
        </w:r>
      </w:ins>
      <w:ins w:id="236" w:author="Benton, Deon" w:date="2026-05-01T13:55:00Z" w16du:dateUtc="2026-05-01T18:55:00Z">
        <w:r w:rsidR="00930FEC">
          <w:rPr>
            <w:rFonts w:ascii="Times New Roman" w:hAnsi="Times New Roman" w:cs="Times New Roman"/>
          </w:rPr>
          <w:t>. (2013) can be explained in terms of</w:t>
        </w:r>
      </w:ins>
      <w:ins w:id="237" w:author="Benton, Deon" w:date="2026-05-01T13:56:00Z" w16du:dateUtc="2026-05-01T18:56:00Z">
        <w:r w:rsidR="00930FEC">
          <w:rPr>
            <w:rFonts w:ascii="Times New Roman" w:hAnsi="Times New Roman" w:cs="Times New Roman"/>
          </w:rPr>
          <w:t xml:space="preserve"> prototypical representations </w:t>
        </w:r>
        <w:r w:rsidR="00120B35">
          <w:rPr>
            <w:rFonts w:ascii="Times New Roman" w:hAnsi="Times New Roman" w:cs="Times New Roman"/>
          </w:rPr>
          <w:t>of straight reach</w:t>
        </w:r>
      </w:ins>
      <w:ins w:id="238" w:author="Benton, Deon" w:date="2026-05-01T16:30:00Z" w16du:dateUtc="2026-05-01T21:30:00Z">
        <w:r w:rsidR="00411887">
          <w:rPr>
            <w:rFonts w:ascii="Times New Roman" w:hAnsi="Times New Roman" w:cs="Times New Roman"/>
          </w:rPr>
          <w:t>es</w:t>
        </w:r>
      </w:ins>
      <w:ins w:id="239" w:author="Benton, Deon" w:date="2026-05-01T13:56:00Z" w16du:dateUtc="2026-05-01T18:56:00Z">
        <w:r w:rsidR="00120B35">
          <w:rPr>
            <w:rFonts w:ascii="Times New Roman" w:hAnsi="Times New Roman" w:cs="Times New Roman"/>
          </w:rPr>
          <w:t xml:space="preserve"> </w:t>
        </w:r>
        <w:r w:rsidR="00930FEC">
          <w:rPr>
            <w:rFonts w:ascii="Times New Roman" w:hAnsi="Times New Roman" w:cs="Times New Roman"/>
          </w:rPr>
          <w:t xml:space="preserve">that arise </w:t>
        </w:r>
      </w:ins>
      <w:ins w:id="240" w:author="Benton, Deon" w:date="2026-05-01T16:07:00Z" w16du:dateUtc="2026-05-01T21:07:00Z">
        <w:r w:rsidR="00016DD5">
          <w:rPr>
            <w:rFonts w:ascii="Times New Roman" w:hAnsi="Times New Roman" w:cs="Times New Roman"/>
          </w:rPr>
          <w:t xml:space="preserve">when </w:t>
        </w:r>
      </w:ins>
      <w:ins w:id="241" w:author="Benton, Deon" w:date="2026-05-01T13:56:00Z" w16du:dateUtc="2026-05-01T18:56:00Z">
        <w:r w:rsidR="00120B35">
          <w:rPr>
            <w:rFonts w:ascii="Times New Roman" w:hAnsi="Times New Roman" w:cs="Times New Roman"/>
          </w:rPr>
          <w:t xml:space="preserve">sticky-mittens experience </w:t>
        </w:r>
      </w:ins>
      <w:ins w:id="242" w:author="Benton, Deon" w:date="2026-05-01T16:07:00Z" w16du:dateUtc="2026-05-01T21:07:00Z">
        <w:r w:rsidR="008F1FBD">
          <w:rPr>
            <w:rFonts w:ascii="Times New Roman" w:hAnsi="Times New Roman" w:cs="Times New Roman"/>
          </w:rPr>
          <w:t>heightens infants’</w:t>
        </w:r>
      </w:ins>
      <w:ins w:id="243" w:author="Benton, Deon" w:date="2026-05-01T13:56:00Z" w16du:dateUtc="2026-05-01T18:56:00Z">
        <w:r w:rsidR="00120B35">
          <w:rPr>
            <w:rFonts w:ascii="Times New Roman" w:hAnsi="Times New Roman" w:cs="Times New Roman"/>
          </w:rPr>
          <w:t xml:space="preserve"> attention </w:t>
        </w:r>
      </w:ins>
      <w:ins w:id="244" w:author="Benton, Deon" w:date="2026-05-01T13:57:00Z" w16du:dateUtc="2026-05-01T18:57:00Z">
        <w:r w:rsidR="00120B35">
          <w:rPr>
            <w:rFonts w:ascii="Times New Roman" w:hAnsi="Times New Roman" w:cs="Times New Roman"/>
          </w:rPr>
          <w:t>to</w:t>
        </w:r>
      </w:ins>
      <w:ins w:id="245" w:author="Benton, Deon" w:date="2026-05-01T16:30:00Z" w16du:dateUtc="2026-05-01T21:30:00Z">
        <w:r w:rsidR="00411887">
          <w:rPr>
            <w:rFonts w:ascii="Times New Roman" w:hAnsi="Times New Roman" w:cs="Times New Roman"/>
          </w:rPr>
          <w:t>, and</w:t>
        </w:r>
      </w:ins>
      <w:ins w:id="246" w:author="Benton, Deon" w:date="2026-05-01T13:56:00Z" w16du:dateUtc="2026-05-01T18:56:00Z">
        <w:r w:rsidR="00120B35">
          <w:rPr>
            <w:rFonts w:ascii="Times New Roman" w:hAnsi="Times New Roman" w:cs="Times New Roman"/>
          </w:rPr>
          <w:t xml:space="preserve"> </w:t>
        </w:r>
      </w:ins>
      <w:ins w:id="247" w:author="Benton, Deon" w:date="2026-05-01T16:30:00Z" w16du:dateUtc="2026-05-01T21:30:00Z">
        <w:r w:rsidR="004D3C8A">
          <w:rPr>
            <w:rFonts w:ascii="Times New Roman" w:hAnsi="Times New Roman" w:cs="Times New Roman"/>
          </w:rPr>
          <w:t xml:space="preserve">enhance their </w:t>
        </w:r>
      </w:ins>
      <w:ins w:id="248" w:author="Benton, Deon" w:date="2026-05-01T13:56:00Z" w16du:dateUtc="2026-05-01T18:56:00Z">
        <w:r w:rsidR="00120B35">
          <w:rPr>
            <w:rFonts w:ascii="Times New Roman" w:hAnsi="Times New Roman" w:cs="Times New Roman"/>
          </w:rPr>
          <w:t>encoding of</w:t>
        </w:r>
      </w:ins>
      <w:ins w:id="249" w:author="Benton, Deon" w:date="2026-05-01T16:07:00Z" w16du:dateUtc="2026-05-01T21:07:00Z">
        <w:r w:rsidR="008F1FBD">
          <w:rPr>
            <w:rFonts w:ascii="Times New Roman" w:hAnsi="Times New Roman" w:cs="Times New Roman"/>
          </w:rPr>
          <w:t>,</w:t>
        </w:r>
      </w:ins>
      <w:ins w:id="250" w:author="Benton, Deon" w:date="2026-05-01T13:56:00Z" w16du:dateUtc="2026-05-01T18:56:00Z">
        <w:r w:rsidR="00120B35">
          <w:rPr>
            <w:rFonts w:ascii="Times New Roman" w:hAnsi="Times New Roman" w:cs="Times New Roman"/>
          </w:rPr>
          <w:t xml:space="preserve"> such </w:t>
        </w:r>
      </w:ins>
      <w:ins w:id="251" w:author="Benton, Deon" w:date="2026-05-01T16:08:00Z" w16du:dateUtc="2026-05-01T21:08:00Z">
        <w:r w:rsidR="008F1FBD">
          <w:rPr>
            <w:rFonts w:ascii="Times New Roman" w:hAnsi="Times New Roman" w:cs="Times New Roman"/>
          </w:rPr>
          <w:t>action</w:t>
        </w:r>
      </w:ins>
      <w:ins w:id="252" w:author="Benton, Deon" w:date="2026-05-01T13:56:00Z" w16du:dateUtc="2026-05-01T18:56:00Z">
        <w:r w:rsidR="00120B35">
          <w:rPr>
            <w:rFonts w:ascii="Times New Roman" w:hAnsi="Times New Roman" w:cs="Times New Roman"/>
          </w:rPr>
          <w:t>s</w:t>
        </w:r>
      </w:ins>
      <w:ins w:id="253" w:author="Benton, Deon" w:date="2026-05-01T13:57:00Z" w16du:dateUtc="2026-05-01T18:57:00Z">
        <w:r w:rsidR="000217C9">
          <w:rPr>
            <w:rFonts w:ascii="Times New Roman" w:hAnsi="Times New Roman" w:cs="Times New Roman"/>
          </w:rPr>
          <w:t xml:space="preserve">; abstract notions of efficiency or </w:t>
        </w:r>
      </w:ins>
      <w:ins w:id="254" w:author="Benton, Deon" w:date="2026-05-01T16:08:00Z" w16du:dateUtc="2026-05-01T21:08:00Z">
        <w:r w:rsidR="00A966ED">
          <w:rPr>
            <w:rFonts w:ascii="Times New Roman" w:hAnsi="Times New Roman" w:cs="Times New Roman"/>
          </w:rPr>
          <w:t xml:space="preserve">domain-specific mechanisms that </w:t>
        </w:r>
      </w:ins>
      <w:ins w:id="255" w:author="Benton, Deon" w:date="2026-05-01T16:30:00Z" w16du:dateUtc="2026-05-01T21:30:00Z">
        <w:r w:rsidR="00F00631">
          <w:rPr>
            <w:rFonts w:ascii="Times New Roman" w:hAnsi="Times New Roman" w:cs="Times New Roman"/>
          </w:rPr>
          <w:t>subserve them</w:t>
        </w:r>
      </w:ins>
      <w:ins w:id="256" w:author="Benton, Deon" w:date="2026-05-01T13:57:00Z" w16du:dateUtc="2026-05-01T18:57:00Z">
        <w:r w:rsidR="000217C9">
          <w:rPr>
            <w:rFonts w:ascii="Times New Roman" w:hAnsi="Times New Roman" w:cs="Times New Roman"/>
          </w:rPr>
          <w:t xml:space="preserve"> need not be assumed.</w:t>
        </w:r>
      </w:ins>
    </w:p>
    <w:p w14:paraId="59A5325D" w14:textId="3DB6150A" w:rsidR="00524642" w:rsidRDefault="00AC1B5A" w:rsidP="0096761D">
      <w:pPr>
        <w:spacing w:line="480" w:lineRule="auto"/>
        <w:ind w:firstLine="720"/>
        <w:contextualSpacing/>
        <w:rPr>
          <w:rFonts w:ascii="Times New Roman" w:hAnsi="Times New Roman" w:cs="Times New Roman"/>
        </w:rPr>
      </w:pPr>
      <w:ins w:id="257" w:author="Benton, Deon" w:date="2026-05-01T16:31:00Z" w16du:dateUtc="2026-05-01T21:31:00Z">
        <w:r>
          <w:rPr>
            <w:rFonts w:ascii="Times New Roman" w:hAnsi="Times New Roman" w:cs="Times New Roman"/>
          </w:rPr>
          <w:t>In the remainder of the paper, a series of simulations</w:t>
        </w:r>
      </w:ins>
      <w:ins w:id="258" w:author="Benton, Deon" w:date="2026-05-01T20:39:00Z" w16du:dateUtc="2026-05-02T01:39:00Z">
        <w:r w:rsidR="00BD309B">
          <w:rPr>
            <w:rFonts w:ascii="Times New Roman" w:hAnsi="Times New Roman" w:cs="Times New Roman"/>
          </w:rPr>
          <w:t xml:space="preserve"> are presented that</w:t>
        </w:r>
      </w:ins>
      <w:ins w:id="259" w:author="Benton, Deon" w:date="2026-05-01T16:31:00Z" w16du:dateUtc="2026-05-01T21:31:00Z">
        <w:r>
          <w:rPr>
            <w:rFonts w:ascii="Times New Roman" w:hAnsi="Times New Roman" w:cs="Times New Roman"/>
          </w:rPr>
          <w:t xml:space="preserve"> demonstrat</w:t>
        </w:r>
      </w:ins>
      <w:ins w:id="260" w:author="Benton, Deon" w:date="2026-05-01T20:39:00Z" w16du:dateUtc="2026-05-02T01:39:00Z">
        <w:r w:rsidR="00BD309B">
          <w:rPr>
            <w:rFonts w:ascii="Times New Roman" w:hAnsi="Times New Roman" w:cs="Times New Roman"/>
          </w:rPr>
          <w:t>e</w:t>
        </w:r>
      </w:ins>
      <w:ins w:id="261" w:author="Benton, Deon" w:date="2026-05-01T16:31:00Z" w16du:dateUtc="2026-05-01T21:31:00Z">
        <w:r>
          <w:rPr>
            <w:rFonts w:ascii="Times New Roman" w:hAnsi="Times New Roman" w:cs="Times New Roman"/>
          </w:rPr>
          <w:t xml:space="preserve"> that </w:t>
        </w:r>
      </w:ins>
      <w:ins w:id="262" w:author="Benton, Deon" w:date="2026-05-01T15:59:00Z" w16du:dateUtc="2026-05-01T20:59:00Z">
        <w:r w:rsidR="00617B5C">
          <w:rPr>
            <w:rFonts w:ascii="Times New Roman" w:hAnsi="Times New Roman" w:cs="Times New Roman"/>
          </w:rPr>
          <w:t>th</w:t>
        </w:r>
      </w:ins>
      <w:ins w:id="263" w:author="Benton, Deon" w:date="2026-05-01T20:39:00Z" w16du:dateUtc="2026-05-02T01:39:00Z">
        <w:r w:rsidR="00BD309B">
          <w:rPr>
            <w:rFonts w:ascii="Times New Roman" w:hAnsi="Times New Roman" w:cs="Times New Roman"/>
          </w:rPr>
          <w:t>e present</w:t>
        </w:r>
      </w:ins>
      <w:ins w:id="264" w:author="Benton, Deon" w:date="2026-05-01T15:59:00Z" w16du:dateUtc="2026-05-01T20:59:00Z">
        <w:r w:rsidR="00617B5C">
          <w:rPr>
            <w:rFonts w:ascii="Times New Roman" w:hAnsi="Times New Roman" w:cs="Times New Roman"/>
          </w:rPr>
          <w:t xml:space="preserve"> </w:t>
        </w:r>
      </w:ins>
      <w:ins w:id="265" w:author="Benton, Deon" w:date="2026-05-01T16:00:00Z" w16du:dateUtc="2026-05-01T21:00:00Z">
        <w:r w:rsidR="00617B5C">
          <w:rPr>
            <w:rFonts w:ascii="Times New Roman" w:hAnsi="Times New Roman" w:cs="Times New Roman"/>
          </w:rPr>
          <w:t>mechanistic proposal</w:t>
        </w:r>
      </w:ins>
      <w:ins w:id="266" w:author="Benton, Deon" w:date="2026-05-01T15:59:00Z" w16du:dateUtc="2026-05-01T20:59:00Z">
        <w:r w:rsidR="00617B5C">
          <w:rPr>
            <w:rFonts w:ascii="Times New Roman" w:hAnsi="Times New Roman" w:cs="Times New Roman"/>
          </w:rPr>
          <w:t>—when instantiated in a connectionist computational model—can</w:t>
        </w:r>
      </w:ins>
      <w:ins w:id="267" w:author="Benton, Deon" w:date="2026-05-01T16:00:00Z" w16du:dateUtc="2026-05-01T21:00:00Z">
        <w:r w:rsidR="00617B5C">
          <w:rPr>
            <w:rFonts w:ascii="Times New Roman" w:hAnsi="Times New Roman" w:cs="Times New Roman"/>
          </w:rPr>
          <w:t xml:space="preserve"> account for several major findings in the literature on infant action understanding. Before </w:t>
        </w:r>
      </w:ins>
      <w:ins w:id="268" w:author="Benton, Deon" w:date="2026-05-01T16:10:00Z" w16du:dateUtc="2026-05-01T21:10:00Z">
        <w:r w:rsidR="002B6388">
          <w:rPr>
            <w:rFonts w:ascii="Times New Roman" w:hAnsi="Times New Roman" w:cs="Times New Roman"/>
          </w:rPr>
          <w:t>turning to these simulations</w:t>
        </w:r>
      </w:ins>
      <w:ins w:id="269" w:author="Benton, Deon" w:date="2026-05-01T16:02:00Z" w16du:dateUtc="2026-05-01T21:02:00Z">
        <w:r w:rsidR="00D7476B">
          <w:rPr>
            <w:rFonts w:ascii="Times New Roman" w:hAnsi="Times New Roman" w:cs="Times New Roman"/>
          </w:rPr>
          <w:t>,</w:t>
        </w:r>
      </w:ins>
      <w:ins w:id="270" w:author="Benton, Deon" w:date="2026-05-01T16:01:00Z" w16du:dateUtc="2026-05-01T21:01:00Z">
        <w:r w:rsidR="00D7476B">
          <w:rPr>
            <w:rFonts w:ascii="Times New Roman" w:hAnsi="Times New Roman" w:cs="Times New Roman"/>
          </w:rPr>
          <w:t xml:space="preserve"> </w:t>
        </w:r>
      </w:ins>
      <w:ins w:id="271" w:author="Benton, Deon" w:date="2026-05-01T16:32:00Z" w16du:dateUtc="2026-05-01T21:32:00Z">
        <w:r w:rsidR="003148AF">
          <w:rPr>
            <w:rFonts w:ascii="Times New Roman" w:hAnsi="Times New Roman" w:cs="Times New Roman"/>
          </w:rPr>
          <w:t xml:space="preserve">however, </w:t>
        </w:r>
      </w:ins>
      <w:ins w:id="272" w:author="Benton, Deon" w:date="2026-05-01T16:01:00Z" w16du:dateUtc="2026-05-01T21:01:00Z">
        <w:r w:rsidR="00D7476B">
          <w:rPr>
            <w:rFonts w:ascii="Times New Roman" w:hAnsi="Times New Roman" w:cs="Times New Roman"/>
          </w:rPr>
          <w:t xml:space="preserve">two </w:t>
        </w:r>
      </w:ins>
      <w:ins w:id="273" w:author="Benton, Deon" w:date="2026-05-01T16:32:00Z" w16du:dateUtc="2026-05-01T21:32:00Z">
        <w:r w:rsidR="004E05F7">
          <w:rPr>
            <w:rFonts w:ascii="Times New Roman" w:hAnsi="Times New Roman" w:cs="Times New Roman"/>
          </w:rPr>
          <w:t xml:space="preserve">points </w:t>
        </w:r>
      </w:ins>
      <w:ins w:id="274" w:author="Benton, Deon" w:date="2026-05-01T16:10:00Z" w16du:dateUtc="2026-05-01T21:10:00Z">
        <w:r w:rsidR="002B6388">
          <w:rPr>
            <w:rFonts w:ascii="Times New Roman" w:hAnsi="Times New Roman" w:cs="Times New Roman"/>
          </w:rPr>
          <w:t>merit clarification</w:t>
        </w:r>
      </w:ins>
      <w:ins w:id="275" w:author="Benton, Deon" w:date="2026-05-01T16:02:00Z" w16du:dateUtc="2026-05-01T21:02:00Z">
        <w:r w:rsidR="00D7476B">
          <w:rPr>
            <w:rFonts w:ascii="Times New Roman" w:hAnsi="Times New Roman" w:cs="Times New Roman"/>
          </w:rPr>
          <w:t>.</w:t>
        </w:r>
      </w:ins>
      <w:ins w:id="276" w:author="Benton, Deon" w:date="2026-05-01T15:59:00Z" w16du:dateUtc="2026-05-01T20:59:00Z">
        <w:r w:rsidR="00617B5C">
          <w:rPr>
            <w:rFonts w:ascii="Times New Roman" w:hAnsi="Times New Roman" w:cs="Times New Roman"/>
          </w:rPr>
          <w:t xml:space="preserve"> </w:t>
        </w:r>
      </w:ins>
      <w:ins w:id="277" w:author="Benton, Deon" w:date="2026-05-01T16:10:00Z" w16du:dateUtc="2026-05-01T21:10:00Z">
        <w:r w:rsidR="002B6388">
          <w:rPr>
            <w:rFonts w:ascii="Times New Roman" w:hAnsi="Times New Roman" w:cs="Times New Roman"/>
          </w:rPr>
          <w:t>First,</w:t>
        </w:r>
      </w:ins>
      <w:r w:rsidR="00635C87">
        <w:rPr>
          <w:rFonts w:ascii="Times New Roman" w:hAnsi="Times New Roman" w:cs="Times New Roman"/>
        </w:rPr>
        <w:t xml:space="preserve"> the present account is neither a theory of </w:t>
      </w:r>
      <w:r w:rsidR="00635C87" w:rsidRPr="000B0B74">
        <w:rPr>
          <w:rFonts w:ascii="Times New Roman" w:hAnsi="Times New Roman" w:cs="Times New Roman"/>
        </w:rPr>
        <w:t xml:space="preserve">action understanding </w:t>
      </w:r>
      <w:r w:rsidR="00635C87">
        <w:rPr>
          <w:rFonts w:ascii="Times New Roman" w:hAnsi="Times New Roman" w:cs="Times New Roman"/>
        </w:rPr>
        <w:t>n</w:t>
      </w:r>
      <w:r w:rsidR="00635C87" w:rsidRPr="000B0B74">
        <w:rPr>
          <w:rFonts w:ascii="Times New Roman" w:hAnsi="Times New Roman" w:cs="Times New Roman"/>
        </w:rPr>
        <w:t>or</w:t>
      </w:r>
      <w:r w:rsidR="00635C87">
        <w:rPr>
          <w:rFonts w:ascii="Times New Roman" w:hAnsi="Times New Roman" w:cs="Times New Roman"/>
        </w:rPr>
        <w:t xml:space="preserve"> </w:t>
      </w:r>
      <w:r w:rsidR="0096761D">
        <w:rPr>
          <w:rFonts w:ascii="Times New Roman" w:hAnsi="Times New Roman" w:cs="Times New Roman"/>
        </w:rPr>
        <w:t xml:space="preserve">is it </w:t>
      </w:r>
      <w:r w:rsidR="00635C87">
        <w:rPr>
          <w:rFonts w:ascii="Times New Roman" w:hAnsi="Times New Roman" w:cs="Times New Roman"/>
        </w:rPr>
        <w:t>a theory of</w:t>
      </w:r>
      <w:r w:rsidR="00635C87" w:rsidRPr="000B0B74">
        <w:rPr>
          <w:rFonts w:ascii="Times New Roman" w:hAnsi="Times New Roman" w:cs="Times New Roman"/>
        </w:rPr>
        <w:t xml:space="preserve"> how </w:t>
      </w:r>
      <w:r w:rsidR="00635C87">
        <w:rPr>
          <w:rFonts w:ascii="Times New Roman" w:hAnsi="Times New Roman" w:cs="Times New Roman"/>
        </w:rPr>
        <w:t>such a capacity emerges</w:t>
      </w:r>
      <w:r w:rsidR="009F7A89">
        <w:rPr>
          <w:rFonts w:ascii="Times New Roman" w:hAnsi="Times New Roman" w:cs="Times New Roman"/>
        </w:rPr>
        <w:t>.</w:t>
      </w:r>
      <w:r w:rsidR="001E340B">
        <w:rPr>
          <w:rFonts w:ascii="Times New Roman" w:hAnsi="Times New Roman" w:cs="Times New Roman"/>
        </w:rPr>
        <w:t xml:space="preserve"> </w:t>
      </w:r>
      <w:ins w:id="278" w:author="Benton, Deon" w:date="2026-05-01T16:10:00Z" w16du:dateUtc="2026-05-01T21:10:00Z">
        <w:r w:rsidR="002B6388">
          <w:rPr>
            <w:rFonts w:ascii="Times New Roman" w:hAnsi="Times New Roman" w:cs="Times New Roman"/>
          </w:rPr>
          <w:t>These issues</w:t>
        </w:r>
      </w:ins>
      <w:r w:rsidR="001E340B">
        <w:rPr>
          <w:rFonts w:ascii="Times New Roman" w:hAnsi="Times New Roman" w:cs="Times New Roman"/>
        </w:rPr>
        <w:t xml:space="preserve">, although important, </w:t>
      </w:r>
      <w:ins w:id="279" w:author="Benton, Deon" w:date="2026-05-01T16:10:00Z" w16du:dateUtc="2026-05-01T21:10:00Z">
        <w:r w:rsidR="002B6388">
          <w:rPr>
            <w:rFonts w:ascii="Times New Roman" w:hAnsi="Times New Roman" w:cs="Times New Roman"/>
          </w:rPr>
          <w:t>ar</w:t>
        </w:r>
      </w:ins>
      <w:ins w:id="280" w:author="Benton, Deon" w:date="2026-05-01T16:11:00Z" w16du:dateUtc="2026-05-01T21:11:00Z">
        <w:r w:rsidR="002B6388">
          <w:rPr>
            <w:rFonts w:ascii="Times New Roman" w:hAnsi="Times New Roman" w:cs="Times New Roman"/>
          </w:rPr>
          <w:t>e</w:t>
        </w:r>
      </w:ins>
      <w:ins w:id="281" w:author="Benton, Deon" w:date="2026-05-01T16:10:00Z" w16du:dateUtc="2026-05-01T21:10:00Z">
        <w:r w:rsidR="002B6388">
          <w:rPr>
            <w:rFonts w:ascii="Times New Roman" w:hAnsi="Times New Roman" w:cs="Times New Roman"/>
          </w:rPr>
          <w:t xml:space="preserve"> </w:t>
        </w:r>
      </w:ins>
      <w:r w:rsidR="009F7A89">
        <w:rPr>
          <w:rFonts w:ascii="Times New Roman" w:hAnsi="Times New Roman" w:cs="Times New Roman"/>
        </w:rPr>
        <w:t xml:space="preserve">well </w:t>
      </w:r>
      <w:r w:rsidR="001E340B">
        <w:rPr>
          <w:rFonts w:ascii="Times New Roman" w:hAnsi="Times New Roman" w:cs="Times New Roman"/>
        </w:rPr>
        <w:t>beyond the scope of the present paper</w:t>
      </w:r>
      <w:r w:rsidR="00635C87">
        <w:rPr>
          <w:rFonts w:ascii="Times New Roman" w:hAnsi="Times New Roman" w:cs="Times New Roman"/>
        </w:rPr>
        <w:t>. Instead, the current perspective is an attempt to explain</w:t>
      </w:r>
      <w:r w:rsidR="00635C87" w:rsidRPr="000B0B74">
        <w:rPr>
          <w:rFonts w:ascii="Times New Roman" w:hAnsi="Times New Roman" w:cs="Times New Roman"/>
        </w:rPr>
        <w:t xml:space="preserve"> infants' behaviors in studies on this topic in terms of</w:t>
      </w:r>
      <w:r w:rsidR="009F7A89">
        <w:rPr>
          <w:rFonts w:ascii="Times New Roman" w:hAnsi="Times New Roman" w:cs="Times New Roman"/>
        </w:rPr>
        <w:t xml:space="preserve"> </w:t>
      </w:r>
      <w:ins w:id="282" w:author="Benton, Deon" w:date="2026-05-01T16:12:00Z" w16du:dateUtc="2026-05-01T21:12:00Z">
        <w:r w:rsidR="00A709A0">
          <w:rPr>
            <w:rFonts w:ascii="Times New Roman" w:hAnsi="Times New Roman" w:cs="Times New Roman"/>
          </w:rPr>
          <w:t>a domain-general associative-learning mechanism</w:t>
        </w:r>
      </w:ins>
      <w:r w:rsidR="009F7A89">
        <w:rPr>
          <w:rFonts w:ascii="Times New Roman" w:hAnsi="Times New Roman" w:cs="Times New Roman"/>
        </w:rPr>
        <w:t>—</w:t>
      </w:r>
      <w:ins w:id="283" w:author="Benton, Deon" w:date="2026-05-01T16:11:00Z" w16du:dateUtc="2026-05-01T21:11:00Z">
        <w:r w:rsidR="00A709A0">
          <w:rPr>
            <w:rFonts w:ascii="Times New Roman" w:hAnsi="Times New Roman" w:cs="Times New Roman"/>
          </w:rPr>
          <w:t xml:space="preserve">a </w:t>
        </w:r>
      </w:ins>
      <w:r w:rsidR="009F7A89">
        <w:rPr>
          <w:rFonts w:ascii="Times New Roman" w:hAnsi="Times New Roman" w:cs="Times New Roman"/>
        </w:rPr>
        <w:t>process</w:t>
      </w:r>
      <w:ins w:id="284" w:author="Benton, Deon" w:date="2026-05-01T16:11:00Z" w16du:dateUtc="2026-05-01T21:11:00Z">
        <w:r w:rsidR="00A709A0">
          <w:rPr>
            <w:rFonts w:ascii="Times New Roman" w:hAnsi="Times New Roman" w:cs="Times New Roman"/>
          </w:rPr>
          <w:t xml:space="preserve"> that is grounded in </w:t>
        </w:r>
      </w:ins>
      <w:ins w:id="285" w:author="Benton, Deon" w:date="2026-05-01T16:12:00Z" w16du:dateUtc="2026-05-01T21:12:00Z">
        <w:r w:rsidR="00A709A0">
          <w:rPr>
            <w:rFonts w:ascii="Times New Roman" w:hAnsi="Times New Roman" w:cs="Times New Roman"/>
          </w:rPr>
          <w:t>everyday experience</w:t>
        </w:r>
      </w:ins>
      <w:ins w:id="286" w:author="Benton, Deon" w:date="2026-05-01T16:13:00Z" w16du:dateUtc="2026-05-01T21:13:00Z">
        <w:r w:rsidR="00A709A0">
          <w:rPr>
            <w:rFonts w:ascii="Times New Roman" w:hAnsi="Times New Roman" w:cs="Times New Roman"/>
          </w:rPr>
          <w:t xml:space="preserve"> and</w:t>
        </w:r>
      </w:ins>
      <w:ins w:id="287" w:author="Benton, Deon" w:date="2026-05-01T16:12:00Z" w16du:dateUtc="2026-05-01T21:12:00Z">
        <w:r w:rsidR="00A709A0">
          <w:rPr>
            <w:rFonts w:ascii="Times New Roman" w:hAnsi="Times New Roman" w:cs="Times New Roman"/>
          </w:rPr>
          <w:t xml:space="preserve"> that</w:t>
        </w:r>
      </w:ins>
      <w:r w:rsidR="00635C87" w:rsidRPr="000B0B74">
        <w:rPr>
          <w:rFonts w:ascii="Times New Roman" w:hAnsi="Times New Roman" w:cs="Times New Roman"/>
        </w:rPr>
        <w:t xml:space="preserve"> operate</w:t>
      </w:r>
      <w:ins w:id="288" w:author="Benton, Deon" w:date="2026-05-01T16:13:00Z" w16du:dateUtc="2026-05-01T21:13:00Z">
        <w:r w:rsidR="00A709A0">
          <w:rPr>
            <w:rFonts w:ascii="Times New Roman" w:hAnsi="Times New Roman" w:cs="Times New Roman"/>
          </w:rPr>
          <w:t>s</w:t>
        </w:r>
      </w:ins>
      <w:r w:rsidR="00635C87" w:rsidRPr="000B0B74">
        <w:rPr>
          <w:rFonts w:ascii="Times New Roman" w:hAnsi="Times New Roman" w:cs="Times New Roman"/>
        </w:rPr>
        <w:t xml:space="preserve"> over</w:t>
      </w:r>
      <w:ins w:id="289" w:author="Benton, Deon" w:date="2026-05-01T16:12:00Z" w16du:dateUtc="2026-05-01T21:12:00Z">
        <w:r w:rsidR="00A709A0">
          <w:rPr>
            <w:rFonts w:ascii="Times New Roman" w:hAnsi="Times New Roman" w:cs="Times New Roman"/>
          </w:rPr>
          <w:t xml:space="preserve">, and forms connections </w:t>
        </w:r>
      </w:ins>
      <w:ins w:id="290" w:author="Benton, Deon" w:date="2026-05-01T16:13:00Z" w16du:dateUtc="2026-05-01T21:13:00Z">
        <w:r w:rsidR="00A709A0">
          <w:rPr>
            <w:rFonts w:ascii="Times New Roman" w:hAnsi="Times New Roman" w:cs="Times New Roman"/>
          </w:rPr>
          <w:t xml:space="preserve">between and </w:t>
        </w:r>
      </w:ins>
      <w:ins w:id="291" w:author="Benton, Deon" w:date="2026-05-01T16:12:00Z" w16du:dateUtc="2026-05-01T21:12:00Z">
        <w:r w:rsidR="00A709A0">
          <w:rPr>
            <w:rFonts w:ascii="Times New Roman" w:hAnsi="Times New Roman" w:cs="Times New Roman"/>
          </w:rPr>
          <w:t>among,</w:t>
        </w:r>
      </w:ins>
      <w:r w:rsidR="00635C87">
        <w:rPr>
          <w:rFonts w:ascii="Times New Roman" w:hAnsi="Times New Roman" w:cs="Times New Roman"/>
        </w:rPr>
        <w:t xml:space="preserve"> the</w:t>
      </w:r>
      <w:r w:rsidR="0096761D">
        <w:rPr>
          <w:rFonts w:ascii="Times New Roman" w:hAnsi="Times New Roman" w:cs="Times New Roman"/>
        </w:rPr>
        <w:t xml:space="preserve"> visible</w:t>
      </w:r>
      <w:ins w:id="292" w:author="Benton, Deon" w:date="2026-05-01T16:13:00Z" w16du:dateUtc="2026-05-01T21:13:00Z">
        <w:r w:rsidR="00A709A0">
          <w:rPr>
            <w:rFonts w:ascii="Times New Roman" w:hAnsi="Times New Roman" w:cs="Times New Roman"/>
          </w:rPr>
          <w:t xml:space="preserve"> </w:t>
        </w:r>
      </w:ins>
      <w:r w:rsidR="0096761D">
        <w:rPr>
          <w:rFonts w:ascii="Times New Roman" w:hAnsi="Times New Roman" w:cs="Times New Roman"/>
        </w:rPr>
        <w:t>and conceptually neutral</w:t>
      </w:r>
      <w:ins w:id="293" w:author="Benton, Deon" w:date="2026-05-01T16:13:00Z" w16du:dateUtc="2026-05-01T21:13:00Z">
        <w:r w:rsidR="00A709A0">
          <w:rPr>
            <w:rFonts w:ascii="Times New Roman" w:hAnsi="Times New Roman" w:cs="Times New Roman"/>
          </w:rPr>
          <w:t xml:space="preserve"> surface</w:t>
        </w:r>
      </w:ins>
      <w:r w:rsidR="00635C87">
        <w:rPr>
          <w:rFonts w:ascii="Times New Roman" w:hAnsi="Times New Roman" w:cs="Times New Roman"/>
        </w:rPr>
        <w:t xml:space="preserve"> </w:t>
      </w:r>
      <w:r w:rsidR="0096761D">
        <w:rPr>
          <w:rFonts w:ascii="Times New Roman" w:hAnsi="Times New Roman" w:cs="Times New Roman"/>
        </w:rPr>
        <w:t>features</w:t>
      </w:r>
      <w:r w:rsidR="00635C87">
        <w:rPr>
          <w:rFonts w:ascii="Times New Roman" w:hAnsi="Times New Roman" w:cs="Times New Roman"/>
        </w:rPr>
        <w:t xml:space="preserve"> </w:t>
      </w:r>
      <w:r w:rsidR="00013134">
        <w:rPr>
          <w:rFonts w:ascii="Times New Roman" w:hAnsi="Times New Roman" w:cs="Times New Roman"/>
        </w:rPr>
        <w:t>of</w:t>
      </w:r>
      <w:r w:rsidR="00635C87">
        <w:rPr>
          <w:rFonts w:ascii="Times New Roman" w:hAnsi="Times New Roman" w:cs="Times New Roman"/>
        </w:rPr>
        <w:t xml:space="preserve"> visual scenes</w:t>
      </w:r>
      <w:r w:rsidR="00013134">
        <w:rPr>
          <w:rFonts w:ascii="Times New Roman" w:hAnsi="Times New Roman" w:cs="Times New Roman"/>
        </w:rPr>
        <w:t xml:space="preserve"> and </w:t>
      </w:r>
      <w:ins w:id="294" w:author="Benton, Deon" w:date="2026-05-01T16:13:00Z" w16du:dateUtc="2026-05-01T21:13:00Z">
        <w:r w:rsidR="002C0B93">
          <w:rPr>
            <w:rFonts w:ascii="Times New Roman" w:hAnsi="Times New Roman" w:cs="Times New Roman"/>
          </w:rPr>
          <w:t xml:space="preserve">the perceptible </w:t>
        </w:r>
      </w:ins>
      <w:r w:rsidR="00013134">
        <w:rPr>
          <w:rFonts w:ascii="Times New Roman" w:hAnsi="Times New Roman" w:cs="Times New Roman"/>
        </w:rPr>
        <w:t>kinematics of different actions</w:t>
      </w:r>
      <w:r w:rsidR="0096761D">
        <w:rPr>
          <w:rFonts w:ascii="Times New Roman" w:hAnsi="Times New Roman" w:cs="Times New Roman"/>
        </w:rPr>
        <w:t>.</w:t>
      </w:r>
      <w:r w:rsidR="00635C87">
        <w:rPr>
          <w:rFonts w:ascii="Times New Roman" w:hAnsi="Times New Roman" w:cs="Times New Roman"/>
        </w:rPr>
        <w:t xml:space="preserve"> </w:t>
      </w:r>
      <w:ins w:id="295" w:author="Benton, Deon" w:date="2026-05-01T16:14:00Z" w16du:dateUtc="2026-05-01T21:14:00Z">
        <w:r w:rsidR="008A0DE0">
          <w:rPr>
            <w:rFonts w:ascii="Times New Roman" w:hAnsi="Times New Roman" w:cs="Times New Roman"/>
          </w:rPr>
          <w:t>Second,</w:t>
        </w:r>
      </w:ins>
      <w:ins w:id="296" w:author="Benton, Deon" w:date="2026-05-01T16:03:00Z" w16du:dateUtc="2026-05-01T21:03:00Z">
        <w:r w:rsidR="00D7476B">
          <w:rPr>
            <w:rFonts w:ascii="Times New Roman" w:hAnsi="Times New Roman" w:cs="Times New Roman"/>
          </w:rPr>
          <w:t xml:space="preserve"> </w:t>
        </w:r>
      </w:ins>
      <w:ins w:id="297" w:author="Benton, Deon" w:date="2026-05-01T16:14:00Z" w16du:dateUtc="2026-05-01T21:14:00Z">
        <w:r w:rsidR="008A0DE0">
          <w:rPr>
            <w:rFonts w:ascii="Times New Roman" w:hAnsi="Times New Roman" w:cs="Times New Roman"/>
          </w:rPr>
          <w:t>although the primary goal of this paper is to test</w:t>
        </w:r>
      </w:ins>
      <w:r w:rsidR="00105BB1">
        <w:rPr>
          <w:rFonts w:ascii="Times New Roman" w:hAnsi="Times New Roman" w:cs="Times New Roman"/>
        </w:rPr>
        <w:t xml:space="preserve"> </w:t>
      </w:r>
      <w:ins w:id="298" w:author="Benton, Deon" w:date="2026-05-01T16:04:00Z" w16du:dateUtc="2026-05-01T21:04:00Z">
        <w:r w:rsidR="00BC2A35">
          <w:rPr>
            <w:rFonts w:ascii="Times New Roman" w:hAnsi="Times New Roman" w:cs="Times New Roman"/>
          </w:rPr>
          <w:t>whether a computational instantiation of the present account is sufficient to capture</w:t>
        </w:r>
      </w:ins>
      <w:r w:rsidR="00013134">
        <w:rPr>
          <w:rFonts w:ascii="Times New Roman" w:hAnsi="Times New Roman" w:cs="Times New Roman"/>
        </w:rPr>
        <w:t xml:space="preserve"> </w:t>
      </w:r>
      <w:r w:rsidR="00635C87" w:rsidRPr="009A322E">
        <w:rPr>
          <w:rFonts w:ascii="Times New Roman" w:hAnsi="Times New Roman" w:cs="Times New Roman"/>
        </w:rPr>
        <w:t>infants’</w:t>
      </w:r>
      <w:ins w:id="299" w:author="Benton, Deon" w:date="2026-05-01T16:04:00Z" w16du:dateUtc="2026-05-01T21:04:00Z">
        <w:r w:rsidR="00BC2A35">
          <w:rPr>
            <w:rFonts w:ascii="Times New Roman" w:hAnsi="Times New Roman" w:cs="Times New Roman"/>
          </w:rPr>
          <w:t xml:space="preserve"> looking</w:t>
        </w:r>
      </w:ins>
      <w:r w:rsidR="00635C87" w:rsidRPr="009A322E">
        <w:rPr>
          <w:rFonts w:ascii="Times New Roman" w:hAnsi="Times New Roman" w:cs="Times New Roman"/>
        </w:rPr>
        <w:t xml:space="preserve"> behavior in</w:t>
      </w:r>
      <w:ins w:id="300" w:author="Benton, Deon" w:date="2026-05-01T16:04:00Z" w16du:dateUtc="2026-05-01T21:04:00Z">
        <w:r w:rsidR="00BC2A35">
          <w:rPr>
            <w:rFonts w:ascii="Times New Roman" w:hAnsi="Times New Roman" w:cs="Times New Roman"/>
          </w:rPr>
          <w:t xml:space="preserve"> action-understanding</w:t>
        </w:r>
      </w:ins>
      <w:r w:rsidR="00635C87" w:rsidRPr="009A322E">
        <w:rPr>
          <w:rFonts w:ascii="Times New Roman" w:hAnsi="Times New Roman" w:cs="Times New Roman"/>
        </w:rPr>
        <w:t xml:space="preserve"> studies</w:t>
      </w:r>
      <w:ins w:id="301" w:author="Benton, Deon" w:date="2026-05-01T16:04:00Z" w16du:dateUtc="2026-05-01T21:04:00Z">
        <w:r w:rsidR="00BC2A35">
          <w:rPr>
            <w:rFonts w:ascii="Times New Roman" w:hAnsi="Times New Roman" w:cs="Times New Roman"/>
          </w:rPr>
          <w:t xml:space="preserve"> without recourse to rich notions of actions, efficiency, or cost</w:t>
        </w:r>
      </w:ins>
      <w:ins w:id="302" w:author="Benton, Deon" w:date="2026-05-01T16:14:00Z" w16du:dateUtc="2026-05-01T21:14:00Z">
        <w:r w:rsidR="008A0DE0">
          <w:rPr>
            <w:rFonts w:ascii="Times New Roman" w:hAnsi="Times New Roman" w:cs="Times New Roman"/>
          </w:rPr>
          <w:t>, the impl</w:t>
        </w:r>
      </w:ins>
      <w:ins w:id="303" w:author="Benton, Deon" w:date="2026-05-01T16:15:00Z" w16du:dateUtc="2026-05-01T21:15:00Z">
        <w:r w:rsidR="008A0DE0">
          <w:rPr>
            <w:rFonts w:ascii="Times New Roman" w:hAnsi="Times New Roman" w:cs="Times New Roman"/>
          </w:rPr>
          <w:t xml:space="preserve">ications of the current work </w:t>
        </w:r>
      </w:ins>
      <w:ins w:id="304" w:author="Benton, Deon" w:date="2026-05-01T16:16:00Z" w16du:dateUtc="2026-05-01T21:16:00Z">
        <w:r w:rsidR="009F1EC1">
          <w:rPr>
            <w:rFonts w:ascii="Times New Roman" w:hAnsi="Times New Roman" w:cs="Times New Roman"/>
          </w:rPr>
          <w:t xml:space="preserve">are far reaching. Specifically, </w:t>
        </w:r>
      </w:ins>
      <w:r w:rsidR="00635C87" w:rsidRPr="009A322E">
        <w:rPr>
          <w:rFonts w:ascii="Times New Roman" w:hAnsi="Times New Roman" w:cs="Times New Roman"/>
        </w:rPr>
        <w:t xml:space="preserve">the proposed account and accompanying simulations support </w:t>
      </w:r>
      <w:ins w:id="305" w:author="Benton, Deon" w:date="2026-05-01T16:16:00Z" w16du:dateUtc="2026-05-01T21:16:00Z">
        <w:r w:rsidR="009F1EC1">
          <w:rPr>
            <w:rFonts w:ascii="Times New Roman" w:hAnsi="Times New Roman" w:cs="Times New Roman"/>
          </w:rPr>
          <w:t>the</w:t>
        </w:r>
      </w:ins>
      <w:r w:rsidR="00F77113">
        <w:rPr>
          <w:rFonts w:ascii="Times New Roman" w:hAnsi="Times New Roman" w:cs="Times New Roman"/>
        </w:rPr>
        <w:t xml:space="preserve"> contention</w:t>
      </w:r>
      <w:ins w:id="306" w:author="Benton, Deon" w:date="2026-05-01T16:16:00Z" w16du:dateUtc="2026-05-01T21:16:00Z">
        <w:r w:rsidR="009F1EC1">
          <w:rPr>
            <w:rFonts w:ascii="Times New Roman" w:hAnsi="Times New Roman" w:cs="Times New Roman"/>
          </w:rPr>
          <w:t xml:space="preserve"> that</w:t>
        </w:r>
      </w:ins>
      <w:ins w:id="307" w:author="Benton, Deon" w:date="2026-05-01T16:17:00Z" w16du:dateUtc="2026-05-01T21:17:00Z">
        <w:r w:rsidR="009F1EC1">
          <w:rPr>
            <w:rFonts w:ascii="Times New Roman" w:hAnsi="Times New Roman" w:cs="Times New Roman"/>
          </w:rPr>
          <w:t xml:space="preserve"> i</w:t>
        </w:r>
      </w:ins>
      <w:r w:rsidR="00F77113">
        <w:rPr>
          <w:rFonts w:ascii="Times New Roman" w:hAnsi="Times New Roman" w:cs="Times New Roman"/>
        </w:rPr>
        <w:t>nfants’ looking</w:t>
      </w:r>
      <w:r w:rsidR="00635C87" w:rsidRPr="009A322E">
        <w:rPr>
          <w:rFonts w:ascii="Times New Roman" w:hAnsi="Times New Roman" w:cs="Times New Roman"/>
        </w:rPr>
        <w:t xml:space="preserve"> behavior in </w:t>
      </w:r>
      <w:ins w:id="308" w:author="Benton, Deon" w:date="2026-05-01T16:17:00Z" w16du:dateUtc="2026-05-01T21:17:00Z">
        <w:r w:rsidR="009F1EC1">
          <w:rPr>
            <w:rFonts w:ascii="Times New Roman" w:hAnsi="Times New Roman" w:cs="Times New Roman"/>
          </w:rPr>
          <w:t xml:space="preserve">these studies </w:t>
        </w:r>
      </w:ins>
      <w:r w:rsidR="00635C87" w:rsidRPr="009A322E">
        <w:rPr>
          <w:rFonts w:ascii="Times New Roman" w:hAnsi="Times New Roman" w:cs="Times New Roman"/>
        </w:rPr>
        <w:t xml:space="preserve">can be explained by the </w:t>
      </w:r>
      <w:r w:rsidR="00635C87">
        <w:rPr>
          <w:rFonts w:ascii="Times New Roman" w:hAnsi="Times New Roman" w:cs="Times New Roman"/>
        </w:rPr>
        <w:t xml:space="preserve">very </w:t>
      </w:r>
      <w:r w:rsidR="00635C87" w:rsidRPr="009A322E">
        <w:rPr>
          <w:rFonts w:ascii="Times New Roman" w:hAnsi="Times New Roman" w:cs="Times New Roman"/>
        </w:rPr>
        <w:t xml:space="preserve">same general processes that </w:t>
      </w:r>
      <w:r w:rsidR="00635C87">
        <w:rPr>
          <w:rFonts w:ascii="Times New Roman" w:hAnsi="Times New Roman" w:cs="Times New Roman"/>
        </w:rPr>
        <w:t>proponents of lean accounts</w:t>
      </w:r>
      <w:r w:rsidR="00635C87" w:rsidRPr="009A322E">
        <w:rPr>
          <w:rFonts w:ascii="Times New Roman" w:hAnsi="Times New Roman" w:cs="Times New Roman"/>
        </w:rPr>
        <w:t xml:space="preserve"> have argued </w:t>
      </w:r>
      <w:ins w:id="309" w:author="Benton, Deon" w:date="2026-05-01T16:17:00Z" w16du:dateUtc="2026-05-01T21:17:00Z">
        <w:r w:rsidR="00EE0C28">
          <w:rPr>
            <w:rFonts w:ascii="Times New Roman" w:hAnsi="Times New Roman" w:cs="Times New Roman"/>
          </w:rPr>
          <w:t>underlie</w:t>
        </w:r>
        <w:r w:rsidR="00EE0C28" w:rsidRPr="009A322E">
          <w:rPr>
            <w:rFonts w:ascii="Times New Roman" w:hAnsi="Times New Roman" w:cs="Times New Roman"/>
          </w:rPr>
          <w:t xml:space="preserve"> </w:t>
        </w:r>
      </w:ins>
      <w:r w:rsidR="00635C87" w:rsidRPr="009A322E">
        <w:rPr>
          <w:rFonts w:ascii="Times New Roman" w:hAnsi="Times New Roman" w:cs="Times New Roman"/>
        </w:rPr>
        <w:t xml:space="preserve">infants’ </w:t>
      </w:r>
      <w:ins w:id="310" w:author="Benton, Deon" w:date="2026-05-01T16:18:00Z" w16du:dateUtc="2026-05-01T21:18:00Z">
        <w:r w:rsidR="00EE0C28">
          <w:rPr>
            <w:rFonts w:ascii="Times New Roman" w:hAnsi="Times New Roman" w:cs="Times New Roman"/>
          </w:rPr>
          <w:t>looking responses</w:t>
        </w:r>
        <w:r w:rsidR="00EE0C28" w:rsidRPr="009A322E">
          <w:rPr>
            <w:rFonts w:ascii="Times New Roman" w:hAnsi="Times New Roman" w:cs="Times New Roman"/>
          </w:rPr>
          <w:t xml:space="preserve"> </w:t>
        </w:r>
      </w:ins>
      <w:r w:rsidR="00635C87" w:rsidRPr="009A322E">
        <w:rPr>
          <w:rFonts w:ascii="Times New Roman" w:hAnsi="Times New Roman" w:cs="Times New Roman"/>
        </w:rPr>
        <w:t xml:space="preserve">in </w:t>
      </w:r>
      <w:ins w:id="311" w:author="Benton, Deon" w:date="2026-05-01T16:18:00Z" w16du:dateUtc="2026-05-01T21:18:00Z">
        <w:r w:rsidR="00EE0C28">
          <w:rPr>
            <w:rFonts w:ascii="Times New Roman" w:hAnsi="Times New Roman" w:cs="Times New Roman"/>
          </w:rPr>
          <w:t>violation-of-expectation paradigms more broadly</w:t>
        </w:r>
        <w:r w:rsidR="00EE0C28" w:rsidRPr="009A322E">
          <w:rPr>
            <w:rFonts w:ascii="Times New Roman" w:hAnsi="Times New Roman" w:cs="Times New Roman"/>
          </w:rPr>
          <w:t xml:space="preserve"> </w:t>
        </w:r>
      </w:ins>
      <w:r w:rsidR="00105BB1">
        <w:rPr>
          <w:rFonts w:ascii="Times New Roman" w:hAnsi="Times New Roman" w:cs="Times New Roman"/>
        </w:rPr>
        <w:t xml:space="preserve">(e.g., </w:t>
      </w:r>
      <w:r w:rsidR="00F67E24">
        <w:rPr>
          <w:rFonts w:ascii="Times New Roman" w:hAnsi="Times New Roman" w:cs="Times New Roman"/>
        </w:rPr>
        <w:t xml:space="preserve">Altmann &amp; Dienes, 1999; </w:t>
      </w:r>
      <w:r w:rsidR="000E3F68">
        <w:rPr>
          <w:rFonts w:ascii="Times New Roman" w:hAnsi="Times New Roman" w:cs="Times New Roman"/>
        </w:rPr>
        <w:t>Benton, 2024</w:t>
      </w:r>
      <w:ins w:id="312" w:author="Benton, Deon" w:date="2026-05-01T16:19:00Z" w16du:dateUtc="2026-05-01T21:19:00Z">
        <w:r w:rsidR="000A11B5">
          <w:rPr>
            <w:rFonts w:ascii="Times New Roman" w:hAnsi="Times New Roman" w:cs="Times New Roman"/>
          </w:rPr>
          <w:t>, 2026</w:t>
        </w:r>
      </w:ins>
      <w:r w:rsidR="000E3F68">
        <w:rPr>
          <w:rFonts w:ascii="Times New Roman" w:hAnsi="Times New Roman" w:cs="Times New Roman"/>
        </w:rPr>
        <w:t>;</w:t>
      </w:r>
      <w:r w:rsidR="00FC5CD7">
        <w:rPr>
          <w:rFonts w:ascii="Times New Roman" w:hAnsi="Times New Roman" w:cs="Times New Roman"/>
        </w:rPr>
        <w:t xml:space="preserve"> </w:t>
      </w:r>
      <w:ins w:id="313" w:author="Benton, Deon" w:date="2026-05-01T16:21:00Z" w16du:dateUtc="2026-05-01T21:21:00Z">
        <w:r w:rsidR="003F62C6">
          <w:rPr>
            <w:rFonts w:ascii="Times New Roman" w:hAnsi="Times New Roman" w:cs="Times New Roman"/>
          </w:rPr>
          <w:t xml:space="preserve">Benton &amp; Hoch, in press; </w:t>
        </w:r>
      </w:ins>
      <w:r w:rsidR="00FC5CD7">
        <w:rPr>
          <w:rFonts w:ascii="Times New Roman" w:hAnsi="Times New Roman" w:cs="Times New Roman"/>
        </w:rPr>
        <w:t>Benton et al., 2024;</w:t>
      </w:r>
      <w:r w:rsidR="000E3F68">
        <w:rPr>
          <w:rFonts w:ascii="Times New Roman" w:hAnsi="Times New Roman" w:cs="Times New Roman"/>
        </w:rPr>
        <w:t xml:space="preserve"> </w:t>
      </w:r>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r w:rsidR="000E3F68">
        <w:rPr>
          <w:rFonts w:ascii="Times New Roman" w:hAnsi="Times New Roman" w:cs="Times New Roman"/>
        </w:rPr>
        <w:t>McClelland &amp; Thompson, 2007;</w:t>
      </w:r>
      <w:r w:rsidR="00F67E24">
        <w:rPr>
          <w:rFonts w:ascii="Times New Roman" w:hAnsi="Times New Roman" w:cs="Times New Roman"/>
        </w:rPr>
        <w:t xml:space="preserve"> </w:t>
      </w:r>
      <w:r w:rsidR="008E4B8C">
        <w:rPr>
          <w:rFonts w:ascii="Times New Roman" w:hAnsi="Times New Roman" w:cs="Times New Roman"/>
        </w:rPr>
        <w:lastRenderedPageBreak/>
        <w:t xml:space="preserve">Munakata, 1998; Munakata et al., 1997; </w:t>
      </w:r>
      <w:r w:rsidR="00F67E24">
        <w:rPr>
          <w:rFonts w:ascii="Times New Roman" w:hAnsi="Times New Roman" w:cs="Times New Roman"/>
        </w:rPr>
        <w:t xml:space="preserve">Orhan &amp; Lake, 2024; </w:t>
      </w:r>
      <w:proofErr w:type="spellStart"/>
      <w:r w:rsidR="00F67E24">
        <w:rPr>
          <w:rFonts w:ascii="Times New Roman" w:hAnsi="Times New Roman" w:cs="Times New Roman"/>
        </w:rPr>
        <w:t>Overwalle</w:t>
      </w:r>
      <w:proofErr w:type="spellEnd"/>
      <w:r w:rsidR="00F67E24">
        <w:rPr>
          <w:rFonts w:ascii="Times New Roman" w:hAnsi="Times New Roman" w:cs="Times New Roman"/>
        </w:rPr>
        <w:t>, 2010</w:t>
      </w:r>
      <w:r w:rsidR="00797E75">
        <w:rPr>
          <w:rFonts w:ascii="Times New Roman" w:hAnsi="Times New Roman" w:cs="Times New Roman"/>
        </w:rPr>
        <w:t>;</w:t>
      </w:r>
      <w:r w:rsidR="000E3F68">
        <w:rPr>
          <w:rFonts w:ascii="Times New Roman" w:hAnsi="Times New Roman" w:cs="Times New Roman"/>
        </w:rPr>
        <w:t xml:space="preserve"> </w:t>
      </w:r>
      <w:proofErr w:type="spellStart"/>
      <w:r w:rsidR="000E3F68">
        <w:rPr>
          <w:rFonts w:ascii="Times New Roman" w:hAnsi="Times New Roman" w:cs="Times New Roman"/>
        </w:rPr>
        <w:t>Rakison</w:t>
      </w:r>
      <w:proofErr w:type="spellEnd"/>
      <w:r w:rsidR="000E3F68">
        <w:rPr>
          <w:rFonts w:ascii="Times New Roman" w:hAnsi="Times New Roman" w:cs="Times New Roman"/>
        </w:rPr>
        <w:t xml:space="preserve"> &amp; </w:t>
      </w:r>
      <w:proofErr w:type="spellStart"/>
      <w:r w:rsidR="000E3F68">
        <w:rPr>
          <w:rFonts w:ascii="Times New Roman" w:hAnsi="Times New Roman" w:cs="Times New Roman"/>
        </w:rPr>
        <w:t>Lupyan</w:t>
      </w:r>
      <w:proofErr w:type="spellEnd"/>
      <w:r w:rsidR="000E3F68">
        <w:rPr>
          <w:rFonts w:ascii="Times New Roman" w:hAnsi="Times New Roman" w:cs="Times New Roman"/>
        </w:rPr>
        <w:t>, 2008; Rumelhart &amp; McClelland, 1985; Vong et al., 2004</w:t>
      </w:r>
      <w:r w:rsidR="009130D6">
        <w:rPr>
          <w:rFonts w:ascii="Times New Roman" w:hAnsi="Times New Roman" w:cs="Times New Roman"/>
        </w:rPr>
        <w:t xml:space="preserve">; for excellent reviews see </w:t>
      </w:r>
      <w:r w:rsidR="00D93369">
        <w:rPr>
          <w:rFonts w:ascii="Times New Roman" w:hAnsi="Times New Roman" w:cs="Times New Roman"/>
        </w:rPr>
        <w:t xml:space="preserve">Elman et al., 1996 and </w:t>
      </w:r>
      <w:proofErr w:type="spellStart"/>
      <w:r w:rsidR="009130D6">
        <w:rPr>
          <w:rFonts w:ascii="Times New Roman" w:hAnsi="Times New Roman" w:cs="Times New Roman"/>
        </w:rPr>
        <w:t>Yermolayeva</w:t>
      </w:r>
      <w:proofErr w:type="spellEnd"/>
      <w:r w:rsidR="009130D6">
        <w:rPr>
          <w:rFonts w:ascii="Times New Roman" w:hAnsi="Times New Roman" w:cs="Times New Roman"/>
        </w:rPr>
        <w:t xml:space="preserve"> &amp; </w:t>
      </w:r>
      <w:proofErr w:type="spellStart"/>
      <w:r w:rsidR="009130D6">
        <w:rPr>
          <w:rFonts w:ascii="Times New Roman" w:hAnsi="Times New Roman" w:cs="Times New Roman"/>
        </w:rPr>
        <w:t>Rakison</w:t>
      </w:r>
      <w:proofErr w:type="spellEnd"/>
      <w:r w:rsidR="009130D6">
        <w:rPr>
          <w:rFonts w:ascii="Times New Roman" w:hAnsi="Times New Roman" w:cs="Times New Roman"/>
        </w:rPr>
        <w:t>, 201</w:t>
      </w:r>
      <w:r w:rsidR="00D93369">
        <w:rPr>
          <w:rFonts w:ascii="Times New Roman" w:hAnsi="Times New Roman" w:cs="Times New Roman"/>
        </w:rPr>
        <w:t>4</w:t>
      </w:r>
      <w:r w:rsidR="000E3F68">
        <w:rPr>
          <w:rFonts w:ascii="Times New Roman" w:hAnsi="Times New Roman" w:cs="Times New Roman"/>
        </w:rPr>
        <w:t>)</w:t>
      </w:r>
      <w:r w:rsidR="00635C87" w:rsidRPr="009A322E">
        <w:rPr>
          <w:rFonts w:ascii="Times New Roman" w:hAnsi="Times New Roman" w:cs="Times New Roman"/>
        </w:rPr>
        <w:t>.</w:t>
      </w:r>
      <w:r w:rsidR="00635C87">
        <w:rPr>
          <w:rFonts w:ascii="Times New Roman" w:hAnsi="Times New Roman" w:cs="Times New Roman"/>
        </w:rPr>
        <w:t xml:space="preserve">  </w:t>
      </w:r>
      <w:r w:rsidR="00105BB1">
        <w:rPr>
          <w:rFonts w:ascii="Times New Roman" w:hAnsi="Times New Roman" w:cs="Times New Roman"/>
        </w:rPr>
        <w:t>In this way, the current theory</w:t>
      </w:r>
      <w:ins w:id="314" w:author="Benton, Deon" w:date="2026-05-01T16:21:00Z" w16du:dateUtc="2026-05-01T21:21:00Z">
        <w:r w:rsidR="00A52D6B">
          <w:rPr>
            <w:rFonts w:ascii="Times New Roman" w:hAnsi="Times New Roman" w:cs="Times New Roman"/>
          </w:rPr>
          <w:t xml:space="preserve"> and corresponding model </w:t>
        </w:r>
      </w:ins>
      <w:r w:rsidR="00105BB1">
        <w:rPr>
          <w:rFonts w:ascii="Times New Roman" w:hAnsi="Times New Roman" w:cs="Times New Roman"/>
        </w:rPr>
        <w:t>build on</w:t>
      </w:r>
      <w:ins w:id="315" w:author="Benton, Deon" w:date="2026-05-01T16:18:00Z" w16du:dateUtc="2026-05-01T21:18:00Z">
        <w:r w:rsidR="00EE0C28">
          <w:rPr>
            <w:rFonts w:ascii="Times New Roman" w:hAnsi="Times New Roman" w:cs="Times New Roman"/>
          </w:rPr>
          <w:t>,</w:t>
        </w:r>
      </w:ins>
      <w:r w:rsidR="00105BB1">
        <w:rPr>
          <w:rFonts w:ascii="Times New Roman" w:hAnsi="Times New Roman" w:cs="Times New Roman"/>
        </w:rPr>
        <w:t xml:space="preserve"> rather than departs from</w:t>
      </w:r>
      <w:ins w:id="316" w:author="Benton, Deon" w:date="2026-05-01T16:19:00Z" w16du:dateUtc="2026-05-01T21:19:00Z">
        <w:r w:rsidR="00EE0C28">
          <w:rPr>
            <w:rFonts w:ascii="Times New Roman" w:hAnsi="Times New Roman" w:cs="Times New Roman"/>
          </w:rPr>
          <w:t>,</w:t>
        </w:r>
      </w:ins>
      <w:r w:rsidR="00105BB1">
        <w:rPr>
          <w:rFonts w:ascii="Times New Roman" w:hAnsi="Times New Roman" w:cs="Times New Roman"/>
        </w:rPr>
        <w:t xml:space="preserve"> this extensive literature.</w:t>
      </w:r>
      <w:r w:rsidR="00837A23">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53188287"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6F7263">
        <w:rPr>
          <w:rFonts w:ascii="Times New Roman" w:hAnsi="Times New Roman" w:cs="Times New Roman"/>
        </w:rPr>
        <w:t>simulations that follow were developed with two goals in mind.</w:t>
      </w:r>
      <w:r>
        <w:rPr>
          <w:rFonts w:ascii="Times New Roman" w:hAnsi="Times New Roman" w:cs="Times New Roman"/>
        </w:rPr>
        <w:t xml:space="preserve"> The first was to</w:t>
      </w:r>
      <w:r w:rsidR="00F83FBE" w:rsidRPr="00F83FBE">
        <w:rPr>
          <w:rFonts w:ascii="Times New Roman" w:hAnsi="Times New Roman" w:cs="Times New Roman"/>
        </w:rPr>
        <w:t xml:space="preserve"> assess the sufficiency of the current account</w:t>
      </w:r>
      <w:r>
        <w:rPr>
          <w:rFonts w:ascii="Times New Roman" w:hAnsi="Times New Roman" w:cs="Times New Roman"/>
        </w:rPr>
        <w:t xml:space="preserve">. </w:t>
      </w:r>
      <w:ins w:id="317" w:author="Benton, Deon" w:date="2026-05-01T20:41:00Z" w16du:dateUtc="2026-05-02T01:41:00Z">
        <w:r w:rsidR="006F7263">
          <w:rPr>
            <w:rFonts w:ascii="Times New Roman" w:hAnsi="Times New Roman" w:cs="Times New Roman"/>
          </w:rPr>
          <w:t>To that end</w:t>
        </w:r>
      </w:ins>
      <w:r>
        <w:rPr>
          <w:rFonts w:ascii="Times New Roman" w:hAnsi="Times New Roman" w:cs="Times New Roman"/>
        </w:rPr>
        <w:t>,</w:t>
      </w:r>
      <w:ins w:id="318" w:author="Benton, Deon" w:date="2026-05-01T20:41:00Z" w16du:dateUtc="2026-05-02T01:41:00Z">
        <w:r w:rsidR="006F7263">
          <w:rPr>
            <w:rFonts w:ascii="Times New Roman" w:hAnsi="Times New Roman" w:cs="Times New Roman"/>
          </w:rPr>
          <w:t xml:space="preserve"> the current account was implemented in </w:t>
        </w:r>
      </w:ins>
      <w:r w:rsidR="00F83FBE" w:rsidRPr="00F83FBE">
        <w:rPr>
          <w:rFonts w:ascii="Times New Roman" w:hAnsi="Times New Roman" w:cs="Times New Roman"/>
        </w:rPr>
        <w:t xml:space="preserve">a </w:t>
      </w:r>
      <w:r w:rsidR="00F83FBE">
        <w:rPr>
          <w:rFonts w:ascii="Times New Roman" w:hAnsi="Times New Roman" w:cs="Times New Roman"/>
        </w:rPr>
        <w:t xml:space="preserve">connectionist </w:t>
      </w:r>
      <w:ins w:id="319" w:author="Benton, Deon" w:date="2026-05-01T20:41:00Z" w16du:dateUtc="2026-05-02T01:41:00Z">
        <w:r w:rsidR="006F7263">
          <w:rPr>
            <w:rFonts w:ascii="Times New Roman" w:hAnsi="Times New Roman" w:cs="Times New Roman"/>
          </w:rPr>
          <w:t xml:space="preserve">computational </w:t>
        </w:r>
      </w:ins>
      <w:r w:rsidR="00F83FBE">
        <w:rPr>
          <w:rFonts w:ascii="Times New Roman" w:hAnsi="Times New Roman" w:cs="Times New Roman"/>
        </w:rPr>
        <w:t xml:space="preserve">model called ALIAS </w:t>
      </w:r>
      <w:r w:rsidR="00F83FBE" w:rsidRPr="00F83FBE">
        <w:rPr>
          <w:rFonts w:ascii="Times New Roman" w:hAnsi="Times New Roman" w:cs="Times New Roman"/>
        </w:rPr>
        <w:t xml:space="preserve">to </w:t>
      </w:r>
      <w:ins w:id="320" w:author="Benton, Deon" w:date="2026-05-01T20:42:00Z" w16du:dateUtc="2026-05-02T01:42:00Z">
        <w:r w:rsidR="006F7263">
          <w:rPr>
            <w:rFonts w:ascii="Times New Roman" w:hAnsi="Times New Roman" w:cs="Times New Roman"/>
          </w:rPr>
          <w:t>assess the model’s ability</w:t>
        </w:r>
      </w:ins>
      <w:ins w:id="321" w:author="Benton, Deon" w:date="2026-05-01T20:43:00Z" w16du:dateUtc="2026-05-02T01:43:00Z">
        <w:r w:rsidR="006F7263">
          <w:rPr>
            <w:rFonts w:ascii="Times New Roman" w:hAnsi="Times New Roman" w:cs="Times New Roman"/>
          </w:rPr>
          <w:t xml:space="preserve"> to</w:t>
        </w:r>
      </w:ins>
      <w:ins w:id="322" w:author="Benton, Deon" w:date="2026-05-01T20:42:00Z" w16du:dateUtc="2026-05-02T01:42:00Z">
        <w:r w:rsidR="006F7263">
          <w:rPr>
            <w:rFonts w:ascii="Times New Roman" w:hAnsi="Times New Roman" w:cs="Times New Roman"/>
          </w:rPr>
          <w:t xml:space="preserve"> reproduce </w:t>
        </w:r>
      </w:ins>
      <w:r w:rsidR="00F83FBE" w:rsidRPr="00F83FBE">
        <w:rPr>
          <w:rFonts w:ascii="Times New Roman" w:hAnsi="Times New Roman" w:cs="Times New Roman"/>
        </w:rPr>
        <w:t xml:space="preserve">infants’ looking responses across a range of </w:t>
      </w:r>
      <w:ins w:id="323" w:author="Benton, Deon" w:date="2026-05-01T20:42:00Z" w16du:dateUtc="2026-05-02T01:42:00Z">
        <w:r w:rsidR="006F7263">
          <w:rPr>
            <w:rFonts w:ascii="Times New Roman" w:hAnsi="Times New Roman" w:cs="Times New Roman"/>
          </w:rPr>
          <w:t>action-understanding studies.</w:t>
        </w:r>
      </w:ins>
      <w:r w:rsidR="00FC2F2A">
        <w:rPr>
          <w:rFonts w:ascii="Times New Roman" w:hAnsi="Times New Roman" w:cs="Times New Roman"/>
        </w:rPr>
        <w:t xml:space="preserve"> </w:t>
      </w:r>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r w:rsidR="00FC2F2A">
        <w:rPr>
          <w:rFonts w:ascii="Times New Roman" w:eastAsia="Times New Roman" w:hAnsi="Times New Roman" w:cs="Times New Roman"/>
        </w:rPr>
        <w:t>because ALIAS was developed to capture</w:t>
      </w:r>
      <w:r w:rsidR="00E35E64">
        <w:rPr>
          <w:rFonts w:ascii="Times New Roman" w:eastAsia="Times New Roman" w:hAnsi="Times New Roman" w:cs="Times New Roman"/>
        </w:rPr>
        <w:t xml:space="preserve"> a broad set of</w:t>
      </w:r>
      <w:r w:rsidR="00FC2F2A">
        <w:rPr>
          <w:rFonts w:ascii="Times New Roman" w:eastAsia="Times New Roman" w:hAnsi="Times New Roman" w:cs="Times New Roman"/>
        </w:rPr>
        <w:t xml:space="preserve"> </w:t>
      </w:r>
      <w:ins w:id="324" w:author="Benton, Deon" w:date="2026-05-01T20:43:00Z" w16du:dateUtc="2026-05-02T01:43:00Z">
        <w:r w:rsidR="00492F56">
          <w:rPr>
            <w:rFonts w:ascii="Times New Roman" w:eastAsia="Times New Roman" w:hAnsi="Times New Roman" w:cs="Times New Roman"/>
          </w:rPr>
          <w:t>target findings</w:t>
        </w:r>
      </w:ins>
      <w:r w:rsidR="00FC2F2A">
        <w:rPr>
          <w:rFonts w:ascii="Times New Roman" w:eastAsia="Times New Roman" w:hAnsi="Times New Roman" w:cs="Times New Roman"/>
        </w:rPr>
        <w:t xml:space="preserve"> in this literature</w:t>
      </w:r>
      <w:r>
        <w:rPr>
          <w:rFonts w:ascii="Times New Roman" w:eastAsia="Times New Roman" w:hAnsi="Times New Roman" w:cs="Times New Roman"/>
        </w:rPr>
        <w:t xml:space="preserve"> rather than</w:t>
      </w:r>
      <w:ins w:id="325" w:author="Benton, Deon" w:date="2026-05-01T20:44:00Z" w16du:dateUtc="2026-05-02T01:44:00Z">
        <w:r w:rsidR="00492F56">
          <w:rPr>
            <w:rFonts w:ascii="Times New Roman" w:eastAsia="Times New Roman" w:hAnsi="Times New Roman" w:cs="Times New Roman"/>
          </w:rPr>
          <w:t xml:space="preserve"> to account for</w:t>
        </w:r>
      </w:ins>
      <w:r>
        <w:rPr>
          <w:rFonts w:ascii="Times New Roman" w:eastAsia="Times New Roman" w:hAnsi="Times New Roman" w:cs="Times New Roman"/>
        </w:rPr>
        <w:t xml:space="preserve"> one or two specific findings</w:t>
      </w:r>
      <w:r w:rsidR="00FC2F2A">
        <w:rPr>
          <w:rFonts w:ascii="Times New Roman" w:eastAsia="Times New Roman" w:hAnsi="Times New Roman" w:cs="Times New Roman"/>
        </w:rPr>
        <w:t>,</w:t>
      </w:r>
      <w:r w:rsidR="00841A7E">
        <w:rPr>
          <w:rFonts w:ascii="Times New Roman" w:eastAsia="Times New Roman" w:hAnsi="Times New Roman" w:cs="Times New Roman"/>
        </w:rPr>
        <w:t xml:space="preserve"> the simulations reported below </w:t>
      </w:r>
      <w:r w:rsidR="0089435D">
        <w:rPr>
          <w:rFonts w:ascii="Times New Roman" w:eastAsia="Times New Roman" w:hAnsi="Times New Roman" w:cs="Times New Roman"/>
        </w:rPr>
        <w:t>did not attempt to</w:t>
      </w:r>
      <w:r w:rsidR="00841A7E">
        <w:rPr>
          <w:rFonts w:ascii="Times New Roman" w:eastAsia="Times New Roman" w:hAnsi="Times New Roman" w:cs="Times New Roman"/>
        </w:rPr>
        <w:t xml:space="preserve"> </w:t>
      </w:r>
      <w:ins w:id="326" w:author="Benton, Deon" w:date="2026-05-01T20:44:00Z" w16du:dateUtc="2026-05-02T01:44:00Z">
        <w:r w:rsidR="00492F56">
          <w:rPr>
            <w:rFonts w:ascii="Times New Roman" w:eastAsia="Times New Roman" w:hAnsi="Times New Roman" w:cs="Times New Roman"/>
          </w:rPr>
          <w:t xml:space="preserve">instantiate </w:t>
        </w:r>
      </w:ins>
      <w:r w:rsidR="00841A7E">
        <w:rPr>
          <w:rFonts w:ascii="Times New Roman" w:eastAsia="Times New Roman" w:hAnsi="Times New Roman" w:cs="Times New Roman"/>
        </w:rPr>
        <w:t>the full details of any one study or every experiment within it.</w:t>
      </w:r>
      <w:r w:rsidR="00FC2F2A">
        <w:rPr>
          <w:rFonts w:ascii="Times New Roman" w:eastAsia="Times New Roman" w:hAnsi="Times New Roman" w:cs="Times New Roman"/>
        </w:rPr>
        <w:t xml:space="preserve"> </w:t>
      </w:r>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r w:rsidR="00D213F8">
        <w:rPr>
          <w:rFonts w:ascii="Times New Roman" w:eastAsia="Times New Roman" w:hAnsi="Times New Roman" w:cs="Times New Roman"/>
        </w:rPr>
        <w:t>targeted here</w:t>
      </w:r>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was modeled</w:t>
      </w:r>
      <w:ins w:id="327" w:author="Benton, Deon" w:date="2026-05-01T20:46:00Z" w16du:dateUtc="2026-05-02T01:46:00Z">
        <w:r w:rsidR="00492F56">
          <w:rPr>
            <w:rFonts w:ascii="Times New Roman" w:eastAsia="Times New Roman" w:hAnsi="Times New Roman" w:cs="Times New Roman"/>
          </w:rPr>
          <w:t xml:space="preserve"> in enough detail that </w:t>
        </w:r>
      </w:ins>
      <w:ins w:id="328" w:author="Benton, Deon" w:date="2026-05-01T20:48:00Z" w16du:dateUtc="2026-05-02T01:48:00Z">
        <w:r w:rsidR="00492F56" w:rsidRPr="00492F56">
          <w:rPr>
            <w:rFonts w:ascii="Times New Roman" w:eastAsia="Times New Roman" w:hAnsi="Times New Roman" w:cs="Times New Roman"/>
          </w:rPr>
          <w:t xml:space="preserve">the critical elements of the task </w:t>
        </w:r>
      </w:ins>
      <w:ins w:id="329" w:author="Benton, Deon" w:date="2026-05-01T20:49:00Z" w16du:dateUtc="2026-05-02T01:49:00Z">
        <w:r w:rsidR="00E836BA">
          <w:rPr>
            <w:rFonts w:ascii="Times New Roman" w:eastAsia="Times New Roman" w:hAnsi="Times New Roman" w:cs="Times New Roman"/>
          </w:rPr>
          <w:t xml:space="preserve">are preserved </w:t>
        </w:r>
      </w:ins>
      <w:ins w:id="330" w:author="Benton, Deon" w:date="2026-05-01T20:48:00Z" w16du:dateUtc="2026-05-02T01:48:00Z">
        <w:r w:rsidR="00492F56" w:rsidRPr="00492F56">
          <w:rPr>
            <w:rFonts w:ascii="Times New Roman" w:eastAsia="Times New Roman" w:hAnsi="Times New Roman" w:cs="Times New Roman"/>
          </w:rPr>
          <w:t>(e.g., the relation between the agent’s motion, the presence or absence of obstacles, and the resulting action trajectory)</w:t>
        </w:r>
      </w:ins>
      <w:r w:rsidR="00A318A3">
        <w:rPr>
          <w:rFonts w:ascii="Times New Roman" w:eastAsia="Times New Roman" w:hAnsi="Times New Roman" w:cs="Times New Roman"/>
        </w:rPr>
        <w:t>.</w:t>
      </w:r>
      <w:r w:rsidR="00F121C3">
        <w:rPr>
          <w:rFonts w:ascii="Times New Roman" w:eastAsia="Times New Roman" w:hAnsi="Times New Roman" w:cs="Times New Roman"/>
        </w:rPr>
        <w:t xml:space="preserve"> </w:t>
      </w:r>
      <w:r w:rsidR="00A318A3">
        <w:rPr>
          <w:rFonts w:ascii="Times New Roman" w:eastAsia="Times New Roman" w:hAnsi="Times New Roman" w:cs="Times New Roman"/>
        </w:rPr>
        <w:t>Additionally, by</w:t>
      </w:r>
      <w:r w:rsidR="001C6311">
        <w:rPr>
          <w:rFonts w:ascii="Times New Roman" w:eastAsia="Times New Roman" w:hAnsi="Times New Roman" w:cs="Times New Roman"/>
        </w:rPr>
        <w:t xml:space="preserve"> simulating a broad set of findings rather than </w:t>
      </w:r>
      <w:ins w:id="331" w:author="Benton, Deon" w:date="2026-05-01T20:44:00Z" w16du:dateUtc="2026-05-02T01:44:00Z">
        <w:r w:rsidR="00492F56">
          <w:rPr>
            <w:rFonts w:ascii="Times New Roman" w:eastAsia="Times New Roman" w:hAnsi="Times New Roman" w:cs="Times New Roman"/>
          </w:rPr>
          <w:t>a small number of specific</w:t>
        </w:r>
      </w:ins>
      <w:r w:rsidR="00D664FA">
        <w:rPr>
          <w:rFonts w:ascii="Times New Roman" w:eastAsia="Times New Roman" w:hAnsi="Times New Roman" w:cs="Times New Roman"/>
        </w:rPr>
        <w:t xml:space="preserve"> findings</w:t>
      </w:r>
      <w:r w:rsidR="001C6311">
        <w:rPr>
          <w:rFonts w:ascii="Times New Roman" w:eastAsia="Times New Roman" w:hAnsi="Times New Roman" w:cs="Times New Roman"/>
        </w:rPr>
        <w:t xml:space="preserve">, </w:t>
      </w:r>
      <w:ins w:id="332" w:author="Benton, Deon" w:date="2026-05-01T20:45:00Z" w16du:dateUtc="2026-05-02T01:45:00Z">
        <w:r w:rsidR="00492F56">
          <w:rPr>
            <w:rFonts w:ascii="Times New Roman" w:eastAsia="Times New Roman" w:hAnsi="Times New Roman" w:cs="Times New Roman"/>
          </w:rPr>
          <w:t xml:space="preserve">the </w:t>
        </w:r>
      </w:ins>
      <w:r w:rsidR="001C6311">
        <w:rPr>
          <w:rFonts w:ascii="Times New Roman" w:eastAsia="Times New Roman" w:hAnsi="Times New Roman" w:cs="Times New Roman"/>
        </w:rPr>
        <w:t>explanatory breadth of the current account</w:t>
      </w:r>
      <w:ins w:id="333" w:author="Benton, Deon" w:date="2026-05-01T20:45:00Z" w16du:dateUtc="2026-05-02T01:45:00Z">
        <w:r w:rsidR="00492F56">
          <w:rPr>
            <w:rFonts w:ascii="Times New Roman" w:eastAsia="Times New Roman" w:hAnsi="Times New Roman" w:cs="Times New Roman"/>
          </w:rPr>
          <w:t xml:space="preserve"> could be determined. </w:t>
        </w:r>
      </w:ins>
      <w:r w:rsidR="001C6311">
        <w:rPr>
          <w:rFonts w:ascii="Times New Roman" w:eastAsia="Times New Roman" w:hAnsi="Times New Roman" w:cs="Times New Roman"/>
        </w:rPr>
        <w:t xml:space="preserve"> </w:t>
      </w:r>
      <w:r w:rsidR="007B777A">
        <w:rPr>
          <w:rFonts w:ascii="Times New Roman" w:eastAsia="Times New Roman" w:hAnsi="Times New Roman" w:cs="Times New Roman"/>
        </w:rPr>
        <w:t>The five findings that were the targets of the present series of simulations were</w:t>
      </w:r>
      <w:r w:rsidR="00155706">
        <w:rPr>
          <w:rFonts w:ascii="Times New Roman" w:eastAsia="Times New Roman" w:hAnsi="Times New Roman" w:cs="Times New Roman"/>
        </w:rPr>
        <w:t xml:space="preserve">: </w:t>
      </w:r>
    </w:p>
    <w:p w14:paraId="032456E9" w14:textId="3BAF6598" w:rsidR="00524642" w:rsidRDefault="0070428C"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Selective longer looking to inefficient</w:t>
      </w:r>
      <w:r w:rsidR="00896FCF">
        <w:rPr>
          <w:rFonts w:ascii="Times New Roman" w:hAnsi="Times New Roman" w:cs="Times New Roman"/>
          <w:b/>
          <w:bCs/>
        </w:rPr>
        <w:t xml:space="preserve"> than</w:t>
      </w:r>
      <w:r>
        <w:rPr>
          <w:rFonts w:ascii="Times New Roman" w:hAnsi="Times New Roman" w:cs="Times New Roman"/>
          <w:b/>
          <w:bCs/>
        </w:rPr>
        <w:t xml:space="preserve"> actions following</w:t>
      </w:r>
      <w:r w:rsidR="00896FCF">
        <w:rPr>
          <w:rFonts w:ascii="Times New Roman" w:hAnsi="Times New Roman" w:cs="Times New Roman"/>
          <w:b/>
          <w:bCs/>
        </w:rPr>
        <w:t xml:space="preserve"> constrained</w:t>
      </w:r>
      <w:r>
        <w:rPr>
          <w:rFonts w:ascii="Times New Roman" w:hAnsi="Times New Roman" w:cs="Times New Roman"/>
          <w:b/>
          <w:bCs/>
        </w:rPr>
        <w:t xml:space="preserve">. </w:t>
      </w:r>
      <w:r w:rsidR="00953FA9">
        <w:rPr>
          <w:rFonts w:ascii="Times New Roman" w:hAnsi="Times New Roman" w:cs="Times New Roman"/>
        </w:rPr>
        <w:t>I</w:t>
      </w:r>
      <w:r>
        <w:rPr>
          <w:rFonts w:ascii="Times New Roman" w:hAnsi="Times New Roman" w:cs="Times New Roman"/>
        </w:rPr>
        <w:t>n the absence of a physical barrier</w:t>
      </w:r>
      <w:r w:rsidR="00953FA9">
        <w:rPr>
          <w:rFonts w:ascii="Times New Roman" w:hAnsi="Times New Roman" w:cs="Times New Roman"/>
        </w:rPr>
        <w:t>, infants look longer</w:t>
      </w:r>
      <w:r w:rsidR="00524642">
        <w:rPr>
          <w:rFonts w:ascii="Times New Roman" w:hAnsi="Times New Roman" w:cs="Times New Roman"/>
        </w:rPr>
        <w:t xml:space="preserve"> </w:t>
      </w:r>
      <w:r w:rsidR="007B777A">
        <w:rPr>
          <w:rFonts w:ascii="Times New Roman" w:hAnsi="Times New Roman" w:cs="Times New Roman"/>
        </w:rPr>
        <w:t>when</w:t>
      </w:r>
      <w:r>
        <w:rPr>
          <w:rFonts w:ascii="Times New Roman" w:hAnsi="Times New Roman" w:cs="Times New Roman"/>
        </w:rPr>
        <w:t xml:space="preserve"> </w:t>
      </w:r>
      <w:r w:rsidR="007B777A">
        <w:rPr>
          <w:rFonts w:ascii="Times New Roman" w:hAnsi="Times New Roman" w:cs="Times New Roman"/>
        </w:rPr>
        <w:t xml:space="preserve">a first character follows a curved path to reach a second character </w:t>
      </w:r>
      <w:r w:rsidR="00445048">
        <w:rPr>
          <w:rFonts w:ascii="Times New Roman" w:hAnsi="Times New Roman" w:cs="Times New Roman"/>
        </w:rPr>
        <w:t>than when the first character follows a straight path to reach the second one</w:t>
      </w:r>
      <w:r w:rsidR="00D0227A">
        <w:rPr>
          <w:rFonts w:ascii="Times New Roman" w:hAnsi="Times New Roman" w:cs="Times New Roman"/>
        </w:rPr>
        <w:t>.</w:t>
      </w:r>
      <w:r w:rsidR="00190D1A">
        <w:rPr>
          <w:rFonts w:ascii="Times New Roman" w:hAnsi="Times New Roman" w:cs="Times New Roman"/>
        </w:rPr>
        <w:t xml:space="preserve"> Crucially, this pattern </w:t>
      </w:r>
      <w:r w:rsidR="00C66C18">
        <w:rPr>
          <w:rFonts w:ascii="Times New Roman" w:hAnsi="Times New Roman" w:cs="Times New Roman"/>
        </w:rPr>
        <w:t>only holds</w:t>
      </w:r>
      <w:r w:rsidR="00190D1A">
        <w:rPr>
          <w:rFonts w:ascii="Times New Roman" w:hAnsi="Times New Roman" w:cs="Times New Roman"/>
        </w:rPr>
        <w:t xml:space="preserve"> when </w:t>
      </w:r>
      <w:r w:rsidR="00445048">
        <w:rPr>
          <w:rFonts w:ascii="Times New Roman" w:hAnsi="Times New Roman" w:cs="Times New Roman"/>
        </w:rPr>
        <w:t xml:space="preserve">the </w:t>
      </w:r>
      <w:r w:rsidR="00445048">
        <w:rPr>
          <w:rFonts w:ascii="Times New Roman" w:hAnsi="Times New Roman" w:cs="Times New Roman"/>
        </w:rPr>
        <w:lastRenderedPageBreak/>
        <w:t>curved action occur</w:t>
      </w:r>
      <w:r w:rsidR="00190D1A">
        <w:rPr>
          <w:rFonts w:ascii="Times New Roman" w:hAnsi="Times New Roman" w:cs="Times New Roman"/>
        </w:rPr>
        <w:t>s</w:t>
      </w:r>
      <w:r w:rsidR="00445048">
        <w:rPr>
          <w:rFonts w:ascii="Times New Roman" w:hAnsi="Times New Roman" w:cs="Times New Roman"/>
        </w:rPr>
        <w:t xml:space="preserve"> over a barrier </w:t>
      </w:r>
      <w:r w:rsidR="00190D1A">
        <w:rPr>
          <w:rFonts w:ascii="Times New Roman" w:hAnsi="Times New Roman" w:cs="Times New Roman"/>
        </w:rPr>
        <w:t>during an initial habituation phase</w:t>
      </w:r>
      <w:r w:rsidR="00C66C18">
        <w:rPr>
          <w:rFonts w:ascii="Times New Roman" w:hAnsi="Times New Roman" w:cs="Times New Roman"/>
        </w:rPr>
        <w:t>; infants look equally long at both actions when the action and barrier are spatially separated</w:t>
      </w:r>
      <w:r w:rsidR="00524642">
        <w:rPr>
          <w:rFonts w:ascii="Times New Roman" w:hAnsi="Times New Roman" w:cs="Times New Roman"/>
        </w:rPr>
        <w:t xml:space="preserve"> (e.g., Gergely et al., 1995</w:t>
      </w:r>
      <w:r w:rsidR="00E03DD5">
        <w:rPr>
          <w:rFonts w:ascii="Times New Roman" w:hAnsi="Times New Roman" w:cs="Times New Roman"/>
        </w:rPr>
        <w:t xml:space="preserve">; </w:t>
      </w:r>
      <w:proofErr w:type="spellStart"/>
      <w:r w:rsidR="00E03DD5">
        <w:rPr>
          <w:rFonts w:ascii="Times New Roman" w:hAnsi="Times New Roman" w:cs="Times New Roman"/>
        </w:rPr>
        <w:t>Csibra</w:t>
      </w:r>
      <w:proofErr w:type="spellEnd"/>
      <w:r w:rsidR="00E03DD5">
        <w:rPr>
          <w:rFonts w:ascii="Times New Roman" w:hAnsi="Times New Roman" w:cs="Times New Roman"/>
        </w:rPr>
        <w:t xml:space="preserve"> et al., 1999</w:t>
      </w:r>
      <w:r w:rsidR="00524642">
        <w:rPr>
          <w:rFonts w:ascii="Times New Roman" w:hAnsi="Times New Roman" w:cs="Times New Roman"/>
        </w:rPr>
        <w:t xml:space="preserve">).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r w:rsidR="002E379E">
        <w:rPr>
          <w:rFonts w:ascii="Times New Roman" w:hAnsi="Times New Roman" w:cs="Times New Roman"/>
          <w:b/>
          <w:bCs/>
        </w:rPr>
        <w:t>Independence f</w:t>
      </w:r>
      <w:r w:rsidR="00C66C18">
        <w:rPr>
          <w:rFonts w:ascii="Times New Roman" w:hAnsi="Times New Roman" w:cs="Times New Roman"/>
          <w:b/>
          <w:bCs/>
        </w:rPr>
        <w:t>rom</w:t>
      </w:r>
      <w:r w:rsidR="002E379E">
        <w:rPr>
          <w:rFonts w:ascii="Times New Roman" w:hAnsi="Times New Roman" w:cs="Times New Roman"/>
          <w:b/>
          <w:bCs/>
        </w:rPr>
        <w:t xml:space="preserve"> animacy</w:t>
      </w:r>
      <w:r w:rsidR="005F561E">
        <w:rPr>
          <w:rFonts w:ascii="Times New Roman" w:hAnsi="Times New Roman" w:cs="Times New Roman"/>
          <w:b/>
          <w:bCs/>
        </w:rPr>
        <w:t>.</w:t>
      </w:r>
      <w:r w:rsidR="002E379E">
        <w:rPr>
          <w:rFonts w:ascii="Times New Roman" w:hAnsi="Times New Roman" w:cs="Times New Roman"/>
          <w:b/>
          <w:bCs/>
        </w:rPr>
        <w:t xml:space="preserve"> </w:t>
      </w:r>
      <w:r w:rsidR="005F561E">
        <w:rPr>
          <w:rFonts w:ascii="Times New Roman" w:hAnsi="Times New Roman" w:cs="Times New Roman"/>
        </w:rPr>
        <w:t xml:space="preserve">Infants’ looking behaviors adhere to the pattern described in (1) </w:t>
      </w:r>
      <w:r w:rsidR="002E379E">
        <w:rPr>
          <w:rFonts w:ascii="Times New Roman" w:hAnsi="Times New Roman" w:cs="Times New Roman"/>
        </w:rPr>
        <w:t xml:space="preserve">even when the characters engaged in those actions do not possess animate features (i.e., they are inanimate; </w:t>
      </w:r>
      <w:proofErr w:type="spellStart"/>
      <w:r>
        <w:rPr>
          <w:rFonts w:ascii="Times New Roman" w:hAnsi="Times New Roman" w:cs="Times New Roman"/>
        </w:rPr>
        <w:t>Csibra</w:t>
      </w:r>
      <w:proofErr w:type="spellEnd"/>
      <w:r>
        <w:rPr>
          <w:rFonts w:ascii="Times New Roman" w:hAnsi="Times New Roman" w:cs="Times New Roman"/>
        </w:rPr>
        <w:t xml:space="preserve"> et al., 1999; </w:t>
      </w:r>
      <w:proofErr w:type="spellStart"/>
      <w:r>
        <w:rPr>
          <w:rFonts w:ascii="Times New Roman" w:hAnsi="Times New Roman" w:cs="Times New Roman"/>
        </w:rPr>
        <w:t>Sodian</w:t>
      </w:r>
      <w:proofErr w:type="spellEnd"/>
      <w:r>
        <w:rPr>
          <w:rFonts w:ascii="Times New Roman" w:hAnsi="Times New Roman" w:cs="Times New Roman"/>
        </w:rPr>
        <w:t xml:space="preserve"> et al., 2004).</w:t>
      </w:r>
    </w:p>
    <w:p w14:paraId="0067737E" w14:textId="5452DCDD"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Bidirectional inferenc</w:t>
      </w:r>
      <w:r w:rsidR="002D3F04">
        <w:rPr>
          <w:rFonts w:ascii="Times New Roman" w:hAnsi="Times New Roman" w:cs="Times New Roman"/>
          <w:b/>
          <w:bCs/>
        </w:rPr>
        <w:t xml:space="preserve">es for </w:t>
      </w:r>
      <w:r>
        <w:rPr>
          <w:rFonts w:ascii="Times New Roman" w:hAnsi="Times New Roman" w:cs="Times New Roman"/>
          <w:b/>
          <w:bCs/>
        </w:rPr>
        <w:t xml:space="preserve">actions, goals, and constraints. </w:t>
      </w:r>
      <w:r w:rsidR="00524642">
        <w:rPr>
          <w:rFonts w:ascii="Times New Roman" w:hAnsi="Times New Roman" w:cs="Times New Roman"/>
        </w:rPr>
        <w:t>Infants can infer external constraints from an agent’s actions and goals</w:t>
      </w:r>
      <w:r w:rsidR="00DF5681">
        <w:rPr>
          <w:rFonts w:ascii="Times New Roman" w:hAnsi="Times New Roman" w:cs="Times New Roman"/>
        </w:rPr>
        <w:t xml:space="preserve"> and</w:t>
      </w:r>
      <w:r w:rsidR="00524642">
        <w:rPr>
          <w:rFonts w:ascii="Times New Roman" w:hAnsi="Times New Roman" w:cs="Times New Roman"/>
        </w:rPr>
        <w:t xml:space="preserve"> goal</w:t>
      </w:r>
      <w:r w:rsidR="00DF5681">
        <w:rPr>
          <w:rFonts w:ascii="Times New Roman" w:hAnsi="Times New Roman" w:cs="Times New Roman"/>
        </w:rPr>
        <w:t>s</w:t>
      </w:r>
      <w:r w:rsidR="00524642">
        <w:rPr>
          <w:rFonts w:ascii="Times New Roman" w:hAnsi="Times New Roman" w:cs="Times New Roman"/>
        </w:rPr>
        <w:t xml:space="preserve"> from its actions and external constraints (e.g., </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2003</w:t>
      </w:r>
      <w:r w:rsidR="00637979">
        <w:rPr>
          <w:rFonts w:ascii="Times New Roman" w:hAnsi="Times New Roman" w:cs="Times New Roman"/>
        </w:rPr>
        <w:t>; Wagner &amp; Carey, 2005</w:t>
      </w:r>
      <w:r w:rsidR="00524642">
        <w:rPr>
          <w:rFonts w:ascii="Times New Roman" w:hAnsi="Times New Roman" w:cs="Times New Roman"/>
        </w:rPr>
        <w:t>).</w:t>
      </w:r>
    </w:p>
    <w:p w14:paraId="632FE870" w14:textId="095DB958"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w:t>
      </w:r>
      <w:proofErr w:type="spellStart"/>
      <w:r w:rsidR="00524642">
        <w:rPr>
          <w:rFonts w:ascii="Times New Roman" w:hAnsi="Times New Roman" w:cs="Times New Roman"/>
        </w:rPr>
        <w:t>Spelke</w:t>
      </w:r>
      <w:proofErr w:type="spellEnd"/>
      <w:r w:rsidR="00524642">
        <w:rPr>
          <w:rFonts w:ascii="Times New Roman" w:hAnsi="Times New Roman" w:cs="Times New Roman"/>
        </w:rPr>
        <w:t>, 2017)</w:t>
      </w:r>
      <w:r w:rsidR="00614B6D">
        <w:rPr>
          <w:rFonts w:ascii="Times New Roman" w:hAnsi="Times New Roman" w:cs="Times New Roman"/>
        </w:rPr>
        <w:t>.</w:t>
      </w:r>
    </w:p>
    <w:p w14:paraId="2CCF1491" w14:textId="31F9883A" w:rsidR="00614B6D" w:rsidRPr="00E467DF" w:rsidRDefault="00DB0CFE"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Action understanding in pre-reaching infants</w:t>
      </w:r>
      <w:r w:rsidR="00614B6D">
        <w:rPr>
          <w:rFonts w:ascii="Times New Roman" w:hAnsi="Times New Roman" w:cs="Times New Roman"/>
          <w:b/>
          <w:bCs/>
        </w:rPr>
        <w:t xml:space="preserve">. </w:t>
      </w:r>
      <w:r w:rsidR="00CD3063">
        <w:rPr>
          <w:rFonts w:ascii="Times New Roman" w:hAnsi="Times New Roman" w:cs="Times New Roman"/>
        </w:rPr>
        <w:t xml:space="preserve">Infants as young as 3 months of age show the pattern observed in (1) and (2) </w:t>
      </w:r>
      <w:r w:rsidR="00E03DD5">
        <w:rPr>
          <w:rFonts w:ascii="Times New Roman" w:hAnsi="Times New Roman" w:cs="Times New Roman"/>
        </w:rPr>
        <w:t xml:space="preserve">but </w:t>
      </w:r>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r w:rsidR="00C90067">
        <w:rPr>
          <w:rFonts w:ascii="Times New Roman" w:hAnsi="Times New Roman" w:cs="Times New Roman"/>
        </w:rPr>
        <w:t xml:space="preserve"> during an action phase</w:t>
      </w:r>
      <w:r w:rsidR="00CD3063">
        <w:rPr>
          <w:rFonts w:ascii="Times New Roman" w:hAnsi="Times New Roman" w:cs="Times New Roman"/>
        </w:rPr>
        <w:t xml:space="preserve"> (e.g., Skerry et al., 2013)</w:t>
      </w:r>
      <w:r w:rsidR="00DA6161">
        <w:rPr>
          <w:rFonts w:ascii="Times New Roman" w:hAnsi="Times New Roman" w:cs="Times New Roman"/>
        </w:rPr>
        <w:t>.</w:t>
      </w:r>
    </w:p>
    <w:p w14:paraId="3611B7CC" w14:textId="3B7A2EF1" w:rsidR="00807B0F" w:rsidRDefault="009A232F" w:rsidP="00807B0F">
      <w:pPr>
        <w:spacing w:line="480" w:lineRule="auto"/>
        <w:ind w:firstLine="720"/>
        <w:contextualSpacing/>
        <w:rPr>
          <w:rFonts w:ascii="Times New Roman" w:hAnsi="Times New Roman" w:cs="Times New Roman"/>
        </w:rPr>
      </w:pPr>
      <w:r>
        <w:rPr>
          <w:rFonts w:ascii="Times New Roman" w:hAnsi="Times New Roman" w:cs="Times New Roman"/>
        </w:rPr>
        <w:t xml:space="preserve">One thing that should be clear from the list above is that </w:t>
      </w:r>
      <w:r w:rsidR="00524642">
        <w:rPr>
          <w:rFonts w:ascii="Times New Roman" w:hAnsi="Times New Roman" w:cs="Times New Roman"/>
        </w:rPr>
        <w:t xml:space="preserve">all the findings derive from studies that used some version of the </w:t>
      </w:r>
      <w:ins w:id="334" w:author="Benton, Deon" w:date="2026-05-01T20:51:00Z" w16du:dateUtc="2026-05-02T01:51:00Z">
        <w:r w:rsidR="00971205">
          <w:rPr>
            <w:rFonts w:ascii="Times New Roman" w:hAnsi="Times New Roman" w:cs="Times New Roman"/>
          </w:rPr>
          <w:t xml:space="preserve">task used in the original </w:t>
        </w:r>
      </w:ins>
      <w:r w:rsidR="00524642">
        <w:rPr>
          <w:rFonts w:ascii="Times New Roman" w:hAnsi="Times New Roman" w:cs="Times New Roman"/>
        </w:rPr>
        <w:t>Gergely et al.</w:t>
      </w:r>
      <w:ins w:id="335" w:author="Benton, Deon" w:date="2026-05-01T20:51:00Z" w16du:dateUtc="2026-05-02T01:51:00Z">
        <w:r w:rsidR="00971205">
          <w:rPr>
            <w:rFonts w:ascii="Times New Roman" w:hAnsi="Times New Roman" w:cs="Times New Roman"/>
          </w:rPr>
          <w:t xml:space="preserve"> </w:t>
        </w:r>
      </w:ins>
      <w:r w:rsidR="00524642">
        <w:rPr>
          <w:rFonts w:ascii="Times New Roman" w:hAnsi="Times New Roman" w:cs="Times New Roman"/>
        </w:rPr>
        <w:t>(1995)</w:t>
      </w:r>
      <w:ins w:id="336" w:author="Benton, Deon" w:date="2026-05-01T20:51:00Z" w16du:dateUtc="2026-05-02T01:51:00Z">
        <w:r w:rsidR="00971205">
          <w:rPr>
            <w:rFonts w:ascii="Times New Roman" w:hAnsi="Times New Roman" w:cs="Times New Roman"/>
          </w:rPr>
          <w:t xml:space="preserve"> study</w:t>
        </w:r>
      </w:ins>
      <w:r w:rsidR="002807A7">
        <w:rPr>
          <w:rFonts w:ascii="Times New Roman" w:hAnsi="Times New Roman" w:cs="Times New Roman"/>
        </w:rPr>
        <w:t xml:space="preserve"> </w:t>
      </w:r>
      <w:r w:rsidR="00F33569">
        <w:rPr>
          <w:rFonts w:ascii="Times New Roman" w:hAnsi="Times New Roman" w:cs="Times New Roman"/>
        </w:rPr>
        <w:t>(hereafter the Gergely paradigm)</w:t>
      </w:r>
      <w:r w:rsidR="00524642">
        <w:rPr>
          <w:rFonts w:ascii="Times New Roman" w:hAnsi="Times New Roman" w:cs="Times New Roman"/>
        </w:rPr>
        <w:t xml:space="preserve">. The rationale for focusing on </w:t>
      </w:r>
      <w:ins w:id="337" w:author="Benton, Deon" w:date="2026-05-01T20:51:00Z" w16du:dateUtc="2026-05-02T01:51:00Z">
        <w:r w:rsidR="00971205">
          <w:rPr>
            <w:rFonts w:ascii="Times New Roman" w:hAnsi="Times New Roman" w:cs="Times New Roman"/>
          </w:rPr>
          <w:t>studies that adopt</w:t>
        </w:r>
      </w:ins>
      <w:ins w:id="338" w:author="Benton, Deon" w:date="2026-05-01T20:52:00Z" w16du:dateUtc="2026-05-02T01:52:00Z">
        <w:r w:rsidR="00971205">
          <w:rPr>
            <w:rFonts w:ascii="Times New Roman" w:hAnsi="Times New Roman" w:cs="Times New Roman"/>
          </w:rPr>
          <w:t xml:space="preserve"> this paradigm is</w:t>
        </w:r>
      </w:ins>
      <w:r w:rsidR="00524642">
        <w:rPr>
          <w:rFonts w:ascii="Times New Roman" w:hAnsi="Times New Roman" w:cs="Times New Roman"/>
        </w:rPr>
        <w:t xml:space="preserve"> that few paradigms have been used more extensively to study infant action understanding than this one. Another reason is that it was possible to test the explanatory scope of the current account with </w:t>
      </w:r>
      <w:ins w:id="339" w:author="Benton, Deon" w:date="2026-05-01T20:52:00Z" w16du:dateUtc="2026-05-02T01:52:00Z">
        <w:r w:rsidR="00971205">
          <w:rPr>
            <w:rFonts w:ascii="Times New Roman" w:hAnsi="Times New Roman" w:cs="Times New Roman"/>
          </w:rPr>
          <w:t xml:space="preserve">minimal changes to the underlying model </w:t>
        </w:r>
      </w:ins>
      <w:r w:rsidR="00524642">
        <w:rPr>
          <w:rFonts w:ascii="Times New Roman" w:hAnsi="Times New Roman" w:cs="Times New Roman"/>
        </w:rPr>
        <w:t xml:space="preserve">architecture. </w:t>
      </w:r>
      <w:ins w:id="340" w:author="Benton, Deon" w:date="2026-05-01T20:58:00Z" w16du:dateUtc="2026-05-02T01:58:00Z">
        <w:r w:rsidR="00971205" w:rsidRPr="00971205">
          <w:rPr>
            <w:rFonts w:ascii="Times New Roman" w:hAnsi="Times New Roman" w:cs="Times New Roman"/>
          </w:rPr>
          <w:t xml:space="preserve">Although the current model could, in principle, be extended to simulate an even broader range of infant action-understanding studies, doing so would entail modifying its architecture in ways that would complicate </w:t>
        </w:r>
        <w:r w:rsidR="00971205" w:rsidRPr="00971205">
          <w:rPr>
            <w:rFonts w:ascii="Times New Roman" w:hAnsi="Times New Roman" w:cs="Times New Roman"/>
          </w:rPr>
          <w:lastRenderedPageBreak/>
          <w:t>determining whether any success reflects the explanatory power of the present account or simply the model’s increased flexibility</w:t>
        </w:r>
        <w:r w:rsidR="00971205">
          <w:rPr>
            <w:rFonts w:ascii="Times New Roman" w:hAnsi="Times New Roman" w:cs="Times New Roman"/>
          </w:rPr>
          <w:t>.</w:t>
        </w:r>
      </w:ins>
    </w:p>
    <w:p w14:paraId="6403B81C" w14:textId="469C0438" w:rsidR="00FC438F" w:rsidRDefault="00FC438F" w:rsidP="00744F21">
      <w:pPr>
        <w:spacing w:line="480" w:lineRule="auto"/>
        <w:ind w:firstLine="720"/>
        <w:contextualSpacing/>
        <w:rPr>
          <w:rFonts w:ascii="Times New Roman" w:hAnsi="Times New Roman" w:cs="Times New Roman"/>
        </w:rPr>
      </w:pPr>
      <w:r>
        <w:rPr>
          <w:rFonts w:ascii="Times New Roman" w:hAnsi="Times New Roman" w:cs="Times New Roman"/>
        </w:rPr>
        <w:t xml:space="preserve">The second goal of the current simulations was to demonstrate that </w:t>
      </w:r>
      <w:r w:rsidR="0089435D">
        <w:rPr>
          <w:rFonts w:ascii="Times New Roman" w:hAnsi="Times New Roman" w:cs="Times New Roman"/>
        </w:rPr>
        <w:t xml:space="preserve">ALIAS </w:t>
      </w:r>
      <w:r>
        <w:rPr>
          <w:rFonts w:ascii="Times New Roman" w:hAnsi="Times New Roman" w:cs="Times New Roman"/>
        </w:rPr>
        <w:t xml:space="preserve">provides a better account of </w:t>
      </w:r>
      <w:r w:rsidR="0089435D">
        <w:rPr>
          <w:rFonts w:ascii="Times New Roman" w:hAnsi="Times New Roman" w:cs="Times New Roman"/>
        </w:rPr>
        <w:t>the five target findings</w:t>
      </w:r>
      <w:r>
        <w:rPr>
          <w:rFonts w:ascii="Times New Roman" w:hAnsi="Times New Roman" w:cs="Times New Roman"/>
        </w:rPr>
        <w:t xml:space="preserve"> than</w:t>
      </w:r>
      <w:r w:rsidR="00366CD3">
        <w:rPr>
          <w:rFonts w:ascii="Times New Roman" w:hAnsi="Times New Roman" w:cs="Times New Roman"/>
        </w:rPr>
        <w:t xml:space="preserve"> </w:t>
      </w:r>
      <w:proofErr w:type="spellStart"/>
      <w:r w:rsidR="00366CD3">
        <w:rPr>
          <w:rFonts w:ascii="Times New Roman" w:hAnsi="Times New Roman" w:cs="Times New Roman"/>
        </w:rPr>
        <w:t>Overwalle’s</w:t>
      </w:r>
      <w:proofErr w:type="spellEnd"/>
      <w:r w:rsidR="00366CD3">
        <w:rPr>
          <w:rFonts w:ascii="Times New Roman" w:hAnsi="Times New Roman" w:cs="Times New Roman"/>
        </w:rPr>
        <w:t xml:space="preserve"> (2010)</w:t>
      </w:r>
      <w:r w:rsidR="00F33569">
        <w:rPr>
          <w:rFonts w:ascii="Times New Roman" w:hAnsi="Times New Roman" w:cs="Times New Roman"/>
        </w:rPr>
        <w:t>, hereafter OM10,</w:t>
      </w:r>
      <w:r w:rsidR="00366CD3">
        <w:rPr>
          <w:rFonts w:ascii="Times New Roman" w:hAnsi="Times New Roman" w:cs="Times New Roman"/>
        </w:rPr>
        <w:t xml:space="preserve"> model.</w:t>
      </w:r>
      <w:r w:rsidR="0089435D">
        <w:rPr>
          <w:rFonts w:ascii="Times New Roman" w:hAnsi="Times New Roman" w:cs="Times New Roman"/>
        </w:rPr>
        <w:t xml:space="preserve"> </w:t>
      </w:r>
      <w:r w:rsidR="000D6324">
        <w:rPr>
          <w:rFonts w:ascii="Times New Roman" w:hAnsi="Times New Roman" w:cs="Times New Roman"/>
        </w:rPr>
        <w:t xml:space="preserve">Specifically, the goal of the current simulations was to show that </w:t>
      </w:r>
      <w:r w:rsidR="008E78C5">
        <w:rPr>
          <w:rFonts w:ascii="Times New Roman" w:hAnsi="Times New Roman" w:cs="Times New Roman"/>
        </w:rPr>
        <w:t>ALIAS—which</w:t>
      </w:r>
      <w:r w:rsidR="000D6324">
        <w:rPr>
          <w:rFonts w:ascii="Times New Roman" w:hAnsi="Times New Roman" w:cs="Times New Roman"/>
        </w:rPr>
        <w:t xml:space="preserve"> incorporates prior experience, richer internal structure, and a more faithful representation of key task features in action-understanding studies</w:t>
      </w:r>
      <w:r w:rsidR="008E78C5">
        <w:rPr>
          <w:rFonts w:ascii="Times New Roman" w:hAnsi="Times New Roman" w:cs="Times New Roman"/>
        </w:rPr>
        <w:t>—</w:t>
      </w:r>
      <w:r w:rsidR="000D6324">
        <w:rPr>
          <w:rFonts w:ascii="Times New Roman" w:hAnsi="Times New Roman" w:cs="Times New Roman"/>
        </w:rPr>
        <w:t>does a better job at</w:t>
      </w:r>
      <w:r w:rsidR="00183560">
        <w:rPr>
          <w:rFonts w:ascii="Times New Roman" w:hAnsi="Times New Roman" w:cs="Times New Roman"/>
        </w:rPr>
        <w:t xml:space="preserve"> capturing</w:t>
      </w:r>
      <w:r w:rsidR="000D6324">
        <w:rPr>
          <w:rFonts w:ascii="Times New Roman" w:hAnsi="Times New Roman" w:cs="Times New Roman"/>
        </w:rPr>
        <w:t xml:space="preserve"> infants’ looking </w:t>
      </w:r>
      <w:r w:rsidR="00183560">
        <w:rPr>
          <w:rFonts w:ascii="Times New Roman" w:hAnsi="Times New Roman" w:cs="Times New Roman"/>
        </w:rPr>
        <w:t>data</w:t>
      </w:r>
      <w:r w:rsidR="000D6324">
        <w:rPr>
          <w:rFonts w:ascii="Times New Roman" w:hAnsi="Times New Roman" w:cs="Times New Roman"/>
        </w:rPr>
        <w:t xml:space="preserve"> across a broader range of studies than </w:t>
      </w:r>
      <w:r w:rsidR="008E78C5">
        <w:rPr>
          <w:rFonts w:ascii="Times New Roman" w:hAnsi="Times New Roman" w:cs="Times New Roman"/>
        </w:rPr>
        <w:t>OM10, a model that lacks these features</w:t>
      </w:r>
      <w:r w:rsidR="000D6324">
        <w:rPr>
          <w:rFonts w:ascii="Times New Roman" w:hAnsi="Times New Roman" w:cs="Times New Roman"/>
        </w:rPr>
        <w:t xml:space="preserve">. </w:t>
      </w:r>
      <w:r w:rsidR="00183560" w:rsidRPr="00183560">
        <w:rPr>
          <w:rFonts w:ascii="Times New Roman" w:hAnsi="Times New Roman" w:cs="Times New Roman"/>
        </w:rPr>
        <w:t xml:space="preserve">By demonstrating that </w:t>
      </w:r>
      <w:r w:rsidR="009C431B">
        <w:rPr>
          <w:rFonts w:ascii="Times New Roman" w:hAnsi="Times New Roman" w:cs="Times New Roman"/>
        </w:rPr>
        <w:t>OM10</w:t>
      </w:r>
      <w:r w:rsidR="00183560" w:rsidRPr="00183560">
        <w:rPr>
          <w:rFonts w:ascii="Times New Roman" w:hAnsi="Times New Roman" w:cs="Times New Roman"/>
        </w:rPr>
        <w:t xml:space="preserve"> accounts for less of the data than </w:t>
      </w:r>
      <w:r w:rsidR="009C431B">
        <w:rPr>
          <w:rFonts w:ascii="Times New Roman" w:hAnsi="Times New Roman" w:cs="Times New Roman"/>
        </w:rPr>
        <w:t>ALIAS</w:t>
      </w:r>
      <w:r w:rsidR="00183560" w:rsidRPr="00183560">
        <w:rPr>
          <w:rFonts w:ascii="Times New Roman" w:hAnsi="Times New Roman" w:cs="Times New Roman"/>
        </w:rPr>
        <w:t xml:space="preserve">, the present simulations not only show that the limitations identified in </w:t>
      </w:r>
      <w:r w:rsidR="009C431B">
        <w:rPr>
          <w:rFonts w:ascii="Times New Roman" w:hAnsi="Times New Roman" w:cs="Times New Roman"/>
        </w:rPr>
        <w:t>OM10</w:t>
      </w:r>
      <w:r w:rsidR="00183560" w:rsidRPr="00183560">
        <w:rPr>
          <w:rFonts w:ascii="Times New Roman" w:hAnsi="Times New Roman" w:cs="Times New Roman"/>
        </w:rPr>
        <w:t xml:space="preserve"> are genuine but also demonstrate that removing them increases</w:t>
      </w:r>
      <w:r w:rsidR="009C431B">
        <w:rPr>
          <w:rFonts w:ascii="Times New Roman" w:hAnsi="Times New Roman" w:cs="Times New Roman"/>
        </w:rPr>
        <w:t xml:space="preserve"> explains the enhanced explanatory scope of ALIAS.</w:t>
      </w:r>
      <w:r w:rsidR="00183560" w:rsidRPr="00183560">
        <w:rPr>
          <w:rFonts w:ascii="Times New Roman" w:hAnsi="Times New Roman" w:cs="Times New Roman"/>
        </w:rPr>
        <w:t xml:space="preserve"> </w:t>
      </w:r>
    </w:p>
    <w:p w14:paraId="3003D899" w14:textId="0F642ED6"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w:t>
      </w:r>
      <w:r w:rsidR="00050686">
        <w:rPr>
          <w:rFonts w:ascii="Times New Roman" w:hAnsi="Times New Roman" w:cs="Times New Roman"/>
        </w:rPr>
        <w:t xml:space="preserve">next section, I describe </w:t>
      </w:r>
      <w:r w:rsidR="001D1299">
        <w:rPr>
          <w:rFonts w:ascii="Times New Roman" w:hAnsi="Times New Roman" w:cs="Times New Roman"/>
        </w:rPr>
        <w:t xml:space="preserve">ALIAS’s architecture </w:t>
      </w:r>
      <w:r w:rsidR="00050686">
        <w:rPr>
          <w:rFonts w:ascii="Times New Roman" w:hAnsi="Times New Roman" w:cs="Times New Roman"/>
        </w:rPr>
        <w:t>and the pretraining experience</w:t>
      </w:r>
      <w:r w:rsidR="009870E3">
        <w:rPr>
          <w:rFonts w:ascii="Times New Roman" w:hAnsi="Times New Roman" w:cs="Times New Roman"/>
        </w:rPr>
        <w:t>—this experience was</w:t>
      </w:r>
      <w:r w:rsidR="00EF2209">
        <w:rPr>
          <w:rFonts w:ascii="Times New Roman" w:hAnsi="Times New Roman" w:cs="Times New Roman"/>
        </w:rPr>
        <w:t xml:space="preserve"> crucially</w:t>
      </w:r>
      <w:r w:rsidR="001645F2">
        <w:rPr>
          <w:rFonts w:ascii="Times New Roman" w:hAnsi="Times New Roman" w:cs="Times New Roman"/>
        </w:rPr>
        <w:t xml:space="preserve"> identical across all reported </w:t>
      </w:r>
      <w:r w:rsidR="00050686">
        <w:rPr>
          <w:rFonts w:ascii="Times New Roman" w:hAnsi="Times New Roman" w:cs="Times New Roman"/>
        </w:rPr>
        <w:t>simulations.</w:t>
      </w:r>
      <w:r>
        <w:rPr>
          <w:rFonts w:ascii="Times New Roman" w:hAnsi="Times New Roman" w:cs="Times New Roman"/>
        </w:rPr>
        <w:t xml:space="preserve"> </w:t>
      </w:r>
      <w:r w:rsidR="00514CDE">
        <w:rPr>
          <w:rFonts w:ascii="Times New Roman" w:hAnsi="Times New Roman" w:cs="Times New Roman"/>
        </w:rPr>
        <w:t xml:space="preserve">I also provide an overview of </w:t>
      </w:r>
      <w:r w:rsidR="009A3502">
        <w:rPr>
          <w:rFonts w:ascii="Times New Roman" w:hAnsi="Times New Roman" w:cs="Times New Roman"/>
        </w:rPr>
        <w:t xml:space="preserve">OM10, </w:t>
      </w:r>
      <w:r w:rsidR="00514CDE">
        <w:rPr>
          <w:rFonts w:ascii="Times New Roman" w:hAnsi="Times New Roman" w:cs="Times New Roman"/>
        </w:rPr>
        <w:t xml:space="preserve">although </w:t>
      </w:r>
      <w:r w:rsidR="009A3502">
        <w:rPr>
          <w:rFonts w:ascii="Times New Roman" w:hAnsi="Times New Roman" w:cs="Times New Roman"/>
        </w:rPr>
        <w:t>the description of this model will be</w:t>
      </w:r>
      <w:r w:rsidR="00514CDE">
        <w:rPr>
          <w:rFonts w:ascii="Times New Roman" w:hAnsi="Times New Roman" w:cs="Times New Roman"/>
        </w:rPr>
        <w:t xml:space="preserve"> kept brief given that </w:t>
      </w:r>
      <w:r w:rsidR="009A3502">
        <w:rPr>
          <w:rFonts w:ascii="Times New Roman" w:hAnsi="Times New Roman" w:cs="Times New Roman"/>
        </w:rPr>
        <w:t>a fuller description can be found in</w:t>
      </w:r>
      <w:r w:rsidR="00514CDE">
        <w:rPr>
          <w:rFonts w:ascii="Times New Roman" w:hAnsi="Times New Roman" w:cs="Times New Roman"/>
        </w:rPr>
        <w:t xml:space="preserve"> </w:t>
      </w:r>
      <w:proofErr w:type="spellStart"/>
      <w:r w:rsidR="00514CDE">
        <w:rPr>
          <w:rFonts w:ascii="Times New Roman" w:hAnsi="Times New Roman" w:cs="Times New Roman"/>
        </w:rPr>
        <w:t>Overwalle</w:t>
      </w:r>
      <w:proofErr w:type="spellEnd"/>
      <w:r w:rsidR="00514CDE">
        <w:rPr>
          <w:rFonts w:ascii="Times New Roman" w:hAnsi="Times New Roman" w:cs="Times New Roman"/>
        </w:rPr>
        <w:t xml:space="preserve"> (2010). </w:t>
      </w:r>
      <w:r>
        <w:rPr>
          <w:rFonts w:ascii="Times New Roman" w:hAnsi="Times New Roman" w:cs="Times New Roman"/>
        </w:rPr>
        <w:t xml:space="preserve">I then present </w:t>
      </w:r>
      <w:r w:rsidR="00467912">
        <w:rPr>
          <w:rFonts w:ascii="Times New Roman" w:hAnsi="Times New Roman" w:cs="Times New Roman"/>
        </w:rPr>
        <w:t>[</w:t>
      </w:r>
      <w:r w:rsidR="00DE3EEF">
        <w:rPr>
          <w:rFonts w:ascii="Times New Roman" w:hAnsi="Times New Roman" w:cs="Times New Roman"/>
        </w:rPr>
        <w:t xml:space="preserve">insert </w:t>
      </w:r>
      <w:r w:rsidR="00583CB6">
        <w:rPr>
          <w:rFonts w:ascii="Times New Roman" w:hAnsi="Times New Roman" w:cs="Times New Roman"/>
        </w:rPr>
        <w:t xml:space="preserve">the </w:t>
      </w:r>
      <w:r w:rsidR="00467912">
        <w:rPr>
          <w:rFonts w:ascii="Times New Roman" w:hAnsi="Times New Roman" w:cs="Times New Roman"/>
        </w:rPr>
        <w:t>number here]</w:t>
      </w:r>
      <w:r w:rsidR="00E129B7">
        <w:rPr>
          <w:rFonts w:ascii="Times New Roman" w:hAnsi="Times New Roman" w:cs="Times New Roman"/>
        </w:rPr>
        <w:t xml:space="preserve"> </w:t>
      </w:r>
      <w:r>
        <w:rPr>
          <w:rFonts w:ascii="Times New Roman" w:hAnsi="Times New Roman" w:cs="Times New Roman"/>
        </w:rPr>
        <w:t>simulations,</w:t>
      </w:r>
      <w:r w:rsidR="00F55EAD">
        <w:rPr>
          <w:rFonts w:ascii="Times New Roman" w:hAnsi="Times New Roman" w:cs="Times New Roman"/>
        </w:rPr>
        <w:t xml:space="preserve"> </w:t>
      </w:r>
      <w:r>
        <w:rPr>
          <w:rFonts w:ascii="Times New Roman" w:hAnsi="Times New Roman" w:cs="Times New Roman"/>
        </w:rPr>
        <w:t xml:space="preserve">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r w:rsidR="00651F98">
        <w:rPr>
          <w:rFonts w:ascii="Times New Roman" w:hAnsi="Times New Roman" w:cs="Times New Roman"/>
        </w:rPr>
        <w:t xml:space="preserve"> or to a model prediction that should be tested in future behavioral research</w:t>
      </w:r>
      <w:r>
        <w:rPr>
          <w:rFonts w:ascii="Times New Roman" w:hAnsi="Times New Roman" w:cs="Times New Roman"/>
        </w:rPr>
        <w:t xml:space="preserve">. </w:t>
      </w:r>
      <w:r w:rsidR="006B5ACD">
        <w:rPr>
          <w:rFonts w:ascii="Times New Roman" w:hAnsi="Times New Roman" w:cs="Times New Roman"/>
        </w:rPr>
        <w:t>In each simulation, I compare the performance of ALIAS to</w:t>
      </w:r>
      <w:r w:rsidR="00342564">
        <w:rPr>
          <w:rFonts w:ascii="Times New Roman" w:hAnsi="Times New Roman" w:cs="Times New Roman"/>
        </w:rPr>
        <w:t xml:space="preserve"> three separate models</w:t>
      </w:r>
      <w:r w:rsidR="00650B4D">
        <w:rPr>
          <w:rFonts w:ascii="Times New Roman" w:hAnsi="Times New Roman" w:cs="Times New Roman"/>
        </w:rPr>
        <w:t xml:space="preserve"> to determine which one best captures the target finding of that simulation</w:t>
      </w:r>
      <w:r w:rsidR="00342564">
        <w:rPr>
          <w:rFonts w:ascii="Times New Roman" w:hAnsi="Times New Roman" w:cs="Times New Roman"/>
        </w:rPr>
        <w:t>. One is OM10. Another is an extension of OM10, OM10-2, that more faithfully represents the task structure of the studies from which the present target behaviors were derived. A final model is an extension of ALIAS-2.T</w:t>
      </w:r>
      <w:r w:rsidR="00650B4D">
        <w:rPr>
          <w:rFonts w:ascii="Times New Roman" w:hAnsi="Times New Roman" w:cs="Times New Roman"/>
        </w:rPr>
        <w:t xml:space="preserve">he sole difference between this model and ALIAS is that salience information is removed from it. By removing such information, it is possible to evaluate the theoretical claim of the present account that the strength of the association between a barrier and </w:t>
      </w:r>
      <w:r w:rsidR="00650B4D">
        <w:rPr>
          <w:rFonts w:ascii="Times New Roman" w:hAnsi="Times New Roman" w:cs="Times New Roman"/>
        </w:rPr>
        <w:lastRenderedPageBreak/>
        <w:t xml:space="preserve">arced motion depends on their relative configuration. </w:t>
      </w:r>
      <w:r>
        <w:rPr>
          <w:rFonts w:ascii="Times New Roman" w:hAnsi="Times New Roman" w:cs="Times New Roman"/>
        </w:rPr>
        <w:t xml:space="preserve">Given </w:t>
      </w:r>
      <w:r w:rsidR="0086295B">
        <w:rPr>
          <w:rFonts w:ascii="Times New Roman" w:hAnsi="Times New Roman" w:cs="Times New Roman"/>
        </w:rPr>
        <w:t xml:space="preserve">the overarching aim of the present simulations to demonstrate that ALIAS </w:t>
      </w:r>
      <w:r>
        <w:rPr>
          <w:rFonts w:ascii="Times New Roman" w:hAnsi="Times New Roman" w:cs="Times New Roman"/>
        </w:rPr>
        <w:t xml:space="preserve">can </w:t>
      </w:r>
      <w:r w:rsidR="0086295B">
        <w:rPr>
          <w:rFonts w:ascii="Times New Roman" w:hAnsi="Times New Roman" w:cs="Times New Roman"/>
        </w:rPr>
        <w:t>capture the five target findings</w:t>
      </w:r>
      <w:r>
        <w:rPr>
          <w:rFonts w:ascii="Times New Roman" w:hAnsi="Times New Roman" w:cs="Times New Roman"/>
        </w:rPr>
        <w:t xml:space="preserve">, </w:t>
      </w:r>
      <w:r w:rsidR="00715DDD">
        <w:rPr>
          <w:rFonts w:ascii="Times New Roman" w:hAnsi="Times New Roman" w:cs="Times New Roman"/>
        </w:rPr>
        <w:t>A final point that is worth noting is that</w:t>
      </w:r>
      <w:r w:rsidR="00D21862">
        <w:rPr>
          <w:rFonts w:ascii="Times New Roman" w:hAnsi="Times New Roman" w:cs="Times New Roman"/>
        </w:rPr>
        <w:t>—given that the overarching</w:t>
      </w:r>
      <w:r w:rsidR="00D21862" w:rsidRPr="00D21862">
        <w:rPr>
          <w:rFonts w:ascii="Times New Roman" w:hAnsi="Times New Roman" w:cs="Times New Roman"/>
        </w:rPr>
        <w:t xml:space="preserve"> </w:t>
      </w:r>
      <w:r w:rsidR="00D21862">
        <w:rPr>
          <w:rFonts w:ascii="Times New Roman" w:hAnsi="Times New Roman" w:cs="Times New Roman"/>
        </w:rPr>
        <w:t>aim of the present simulations was to demonstrate the sufficiency of ALIAS in capturing the five target findings—</w:t>
      </w:r>
      <w:r>
        <w:rPr>
          <w:rFonts w:ascii="Times New Roman" w:hAnsi="Times New Roman" w:cs="Times New Roman"/>
        </w:rPr>
        <w:t xml:space="preserve">each of the studies </w:t>
      </w:r>
      <w:r w:rsidR="00715DDD">
        <w:rPr>
          <w:rFonts w:ascii="Times New Roman" w:hAnsi="Times New Roman" w:cs="Times New Roman"/>
        </w:rPr>
        <w:t xml:space="preserve">from which a given target </w:t>
      </w:r>
      <w:r w:rsidR="00D21862">
        <w:rPr>
          <w:rFonts w:ascii="Times New Roman" w:hAnsi="Times New Roman" w:cs="Times New Roman"/>
        </w:rPr>
        <w:t xml:space="preserve">finding or </w:t>
      </w:r>
      <w:r w:rsidR="00715DDD">
        <w:rPr>
          <w:rFonts w:ascii="Times New Roman" w:hAnsi="Times New Roman" w:cs="Times New Roman"/>
        </w:rPr>
        <w:t>behavior was derived</w:t>
      </w:r>
      <w:r w:rsidR="00D21862">
        <w:rPr>
          <w:rFonts w:ascii="Times New Roman" w:hAnsi="Times New Roman" w:cs="Times New Roman"/>
        </w:rPr>
        <w:t xml:space="preserve"> was modeled at only the most general level</w:t>
      </w:r>
      <w:r>
        <w:rPr>
          <w:rFonts w:ascii="Times New Roman" w:hAnsi="Times New Roman" w:cs="Times New Roman"/>
        </w:rPr>
        <w:t xml:space="preserve">.  This means that </w:t>
      </w:r>
      <w:r w:rsidR="0086295B">
        <w:rPr>
          <w:rFonts w:ascii="Times New Roman" w:hAnsi="Times New Roman" w:cs="Times New Roman"/>
        </w:rPr>
        <w:t xml:space="preserve">experimental or methodological </w:t>
      </w:r>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w:t>
      </w:r>
      <w:r w:rsidR="004D5D03">
        <w:rPr>
          <w:rFonts w:ascii="Times New Roman" w:hAnsi="Times New Roman" w:cs="Times New Roman"/>
        </w:rPr>
        <w:t xml:space="preserve">account </w:t>
      </w:r>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r w:rsidR="004B22DC">
        <w:rPr>
          <w:rFonts w:ascii="Times New Roman" w:hAnsi="Times New Roman" w:cs="Times New Roman"/>
        </w:rPr>
        <w:t>In cases where the original reports did not provide sufficient detail</w:t>
      </w:r>
      <w:r w:rsidR="00905E6E">
        <w:rPr>
          <w:rFonts w:ascii="Times New Roman" w:hAnsi="Times New Roman" w:cs="Times New Roman"/>
        </w:rPr>
        <w:t xml:space="preserve"> to model </w:t>
      </w:r>
      <w:r w:rsidR="00AD7425">
        <w:rPr>
          <w:rFonts w:ascii="Times New Roman" w:hAnsi="Times New Roman" w:cs="Times New Roman"/>
        </w:rPr>
        <w:t>aspects of a study that a</w:t>
      </w:r>
      <w:r w:rsidR="009C1D07">
        <w:rPr>
          <w:rFonts w:ascii="Times New Roman" w:hAnsi="Times New Roman" w:cs="Times New Roman"/>
        </w:rPr>
        <w:t xml:space="preserve"> veritable</w:t>
      </w:r>
      <w:r w:rsidR="00AD7425">
        <w:rPr>
          <w:rFonts w:ascii="Times New Roman" w:hAnsi="Times New Roman" w:cs="Times New Roman"/>
        </w:rPr>
        <w:t xml:space="preserve"> model of it must implement</w:t>
      </w:r>
      <w:r w:rsidR="00C90067">
        <w:rPr>
          <w:rFonts w:ascii="Times New Roman" w:hAnsi="Times New Roman" w:cs="Times New Roman"/>
        </w:rPr>
        <w:t xml:space="preserve"> (e.g., the length of the action phase in </w:t>
      </w:r>
      <w:r w:rsidR="00715DDD">
        <w:rPr>
          <w:rFonts w:ascii="Times New Roman" w:hAnsi="Times New Roman" w:cs="Times New Roman"/>
        </w:rPr>
        <w:t>studies that evaluate action understanding in pre-reaching infants; e.g., Skerry et al., 2013</w:t>
      </w:r>
      <w:r w:rsidR="00C90067">
        <w:rPr>
          <w:rFonts w:ascii="Times New Roman" w:hAnsi="Times New Roman" w:cs="Times New Roman"/>
        </w:rPr>
        <w:t>)</w:t>
      </w:r>
      <w:r w:rsidR="004B22DC">
        <w:rPr>
          <w:rFonts w:ascii="Times New Roman" w:hAnsi="Times New Roman" w:cs="Times New Roman"/>
        </w:rPr>
        <w:t>, reasonable assumptions were made to implement those elements.</w:t>
      </w:r>
      <w:r w:rsidR="00F55EAD">
        <w:rPr>
          <w:rFonts w:ascii="Times New Roman" w:hAnsi="Times New Roman" w:cs="Times New Roman"/>
        </w:rPr>
        <w:t xml:space="preserve"> </w:t>
      </w:r>
    </w:p>
    <w:p w14:paraId="7C1E0FE0" w14:textId="48D5917F" w:rsidR="00B6529F" w:rsidRDefault="00B6529F" w:rsidP="000B75DA">
      <w:pPr>
        <w:spacing w:line="480" w:lineRule="auto"/>
        <w:ind w:firstLine="720"/>
        <w:contextualSpacing/>
        <w:rPr>
          <w:rFonts w:ascii="Times New Roman" w:hAnsi="Times New Roman" w:cs="Times New Roman"/>
        </w:rPr>
      </w:pPr>
      <w:r>
        <w:rPr>
          <w:rFonts w:ascii="Times New Roman" w:hAnsi="Times New Roman" w:cs="Times New Roman"/>
        </w:rPr>
        <w:t>To foreshadow the results of the simulation, and in particular of the model comparisons, ALIAS was the only model to capture successfully all five target findings. This model also generated several predictions that can, and should, be tested in future behavioral experiments. The remaining models varied in the number of target findings for which they were able to account. For example</w:t>
      </w:r>
      <w:r w:rsidR="00C0332B">
        <w:rPr>
          <w:rFonts w:ascii="Times New Roman" w:hAnsi="Times New Roman" w:cs="Times New Roman"/>
        </w:rPr>
        <w:t>, OM10 fully captured the first two findings</w:t>
      </w:r>
      <w:r w:rsidR="002D468C">
        <w:rPr>
          <w:rFonts w:ascii="Times New Roman" w:hAnsi="Times New Roman" w:cs="Times New Roman"/>
        </w:rPr>
        <w:t xml:space="preserve"> but</w:t>
      </w:r>
      <w:r w:rsidR="00C0332B">
        <w:rPr>
          <w:rFonts w:ascii="Times New Roman" w:hAnsi="Times New Roman" w:cs="Times New Roman"/>
        </w:rPr>
        <w:t xml:space="preserve"> failed to capture the remaining two findings. Similarly, …. . In contrast, …. </w:t>
      </w:r>
      <w:r w:rsidR="009F2395">
        <w:rPr>
          <w:rFonts w:ascii="Times New Roman" w:hAnsi="Times New Roman" w:cs="Times New Roman"/>
        </w:rPr>
        <w:t xml:space="preserve">The performance of each model is shown in Table 1. </w:t>
      </w:r>
      <w:proofErr w:type="spellStart"/>
      <w:r w:rsidR="00C0332B">
        <w:rPr>
          <w:rFonts w:ascii="Times New Roman" w:hAnsi="Times New Roman" w:cs="Times New Roman"/>
        </w:rPr>
        <w:t>ALIAS’ss</w:t>
      </w:r>
      <w:proofErr w:type="spellEnd"/>
      <w:r w:rsidR="00C0332B">
        <w:rPr>
          <w:rFonts w:ascii="Times New Roman" w:hAnsi="Times New Roman" w:cs="Times New Roman"/>
        </w:rPr>
        <w:t xml:space="preserve"> </w:t>
      </w:r>
      <w:proofErr w:type="spellStart"/>
      <w:r w:rsidR="00C0332B">
        <w:rPr>
          <w:rFonts w:ascii="Times New Roman" w:hAnsi="Times New Roman" w:cs="Times New Roman"/>
        </w:rPr>
        <w:t>uccess</w:t>
      </w:r>
      <w:proofErr w:type="spellEnd"/>
      <w:r w:rsidR="00C0332B">
        <w:rPr>
          <w:rFonts w:ascii="Times New Roman" w:hAnsi="Times New Roman" w:cs="Times New Roman"/>
        </w:rPr>
        <w:t xml:space="preserve"> in accounting for all five </w:t>
      </w:r>
      <w:proofErr w:type="spellStart"/>
      <w:r w:rsidR="00C0332B">
        <w:rPr>
          <w:rFonts w:ascii="Times New Roman" w:hAnsi="Times New Roman" w:cs="Times New Roman"/>
        </w:rPr>
        <w:t>fidnings</w:t>
      </w:r>
      <w:proofErr w:type="spellEnd"/>
      <w:r w:rsidR="00C0332B">
        <w:rPr>
          <w:rFonts w:ascii="Times New Roman" w:hAnsi="Times New Roman" w:cs="Times New Roman"/>
        </w:rPr>
        <w:t xml:space="preserve"> suggests that theoretical proposal that it implements is sufficient to explain infants’ looking behaviors in action </w:t>
      </w:r>
      <w:proofErr w:type="spellStart"/>
      <w:r w:rsidR="00C0332B">
        <w:rPr>
          <w:rFonts w:ascii="Times New Roman" w:hAnsi="Times New Roman" w:cs="Times New Roman"/>
        </w:rPr>
        <w:t>undersatdning</w:t>
      </w:r>
      <w:proofErr w:type="spellEnd"/>
      <w:r w:rsidR="00C0332B">
        <w:rPr>
          <w:rFonts w:ascii="Times New Roman" w:hAnsi="Times New Roman" w:cs="Times New Roman"/>
        </w:rPr>
        <w:t xml:space="preserve"> studies. Specifically, the success of this model suggests that associative learning, combined with is sufficient to explain </w:t>
      </w:r>
      <w:r w:rsidR="004910E6">
        <w:rPr>
          <w:rFonts w:ascii="Times New Roman" w:hAnsi="Times New Roman" w:cs="Times New Roman"/>
        </w:rPr>
        <w:t>a range of key findings that, before now, have been interpreted to mean that infants ….</w:t>
      </w:r>
    </w:p>
    <w:tbl>
      <w:tblPr>
        <w:tblStyle w:val="TableGrid"/>
        <w:tblW w:w="0" w:type="auto"/>
        <w:tblLook w:val="04A0" w:firstRow="1" w:lastRow="0" w:firstColumn="1" w:lastColumn="0" w:noHBand="0" w:noVBand="1"/>
      </w:tblPr>
      <w:tblGrid>
        <w:gridCol w:w="1870"/>
        <w:gridCol w:w="1870"/>
        <w:gridCol w:w="1870"/>
        <w:gridCol w:w="1870"/>
        <w:gridCol w:w="1870"/>
      </w:tblGrid>
      <w:tr w:rsidR="009F2395" w14:paraId="087BD45B" w14:textId="77777777" w:rsidTr="009F2395">
        <w:tc>
          <w:tcPr>
            <w:tcW w:w="1870" w:type="dxa"/>
          </w:tcPr>
          <w:p w14:paraId="1E309930" w14:textId="77777777" w:rsidR="009F2395" w:rsidRDefault="009F2395" w:rsidP="009F2395">
            <w:pPr>
              <w:spacing w:line="480" w:lineRule="auto"/>
              <w:contextualSpacing/>
              <w:rPr>
                <w:rFonts w:ascii="Times New Roman" w:hAnsi="Times New Roman" w:cs="Times New Roman"/>
              </w:rPr>
            </w:pPr>
          </w:p>
        </w:tc>
        <w:tc>
          <w:tcPr>
            <w:tcW w:w="1870" w:type="dxa"/>
          </w:tcPr>
          <w:p w14:paraId="49717EB5" w14:textId="77777777" w:rsidR="009F2395" w:rsidRDefault="009F2395" w:rsidP="009F2395">
            <w:pPr>
              <w:spacing w:line="480" w:lineRule="auto"/>
              <w:contextualSpacing/>
              <w:rPr>
                <w:rFonts w:ascii="Times New Roman" w:hAnsi="Times New Roman" w:cs="Times New Roman"/>
              </w:rPr>
            </w:pPr>
          </w:p>
        </w:tc>
        <w:tc>
          <w:tcPr>
            <w:tcW w:w="1870" w:type="dxa"/>
          </w:tcPr>
          <w:p w14:paraId="2216CF68" w14:textId="77777777" w:rsidR="009F2395" w:rsidRDefault="009F2395" w:rsidP="009F2395">
            <w:pPr>
              <w:spacing w:line="480" w:lineRule="auto"/>
              <w:contextualSpacing/>
              <w:rPr>
                <w:rFonts w:ascii="Times New Roman" w:hAnsi="Times New Roman" w:cs="Times New Roman"/>
              </w:rPr>
            </w:pPr>
          </w:p>
        </w:tc>
        <w:tc>
          <w:tcPr>
            <w:tcW w:w="1870" w:type="dxa"/>
          </w:tcPr>
          <w:p w14:paraId="601F809A" w14:textId="77777777" w:rsidR="009F2395" w:rsidRDefault="009F2395" w:rsidP="009F2395">
            <w:pPr>
              <w:spacing w:line="480" w:lineRule="auto"/>
              <w:contextualSpacing/>
              <w:rPr>
                <w:rFonts w:ascii="Times New Roman" w:hAnsi="Times New Roman" w:cs="Times New Roman"/>
              </w:rPr>
            </w:pPr>
          </w:p>
        </w:tc>
        <w:tc>
          <w:tcPr>
            <w:tcW w:w="1870" w:type="dxa"/>
          </w:tcPr>
          <w:p w14:paraId="33957A26" w14:textId="77777777" w:rsidR="009F2395" w:rsidRDefault="009F2395" w:rsidP="009F2395">
            <w:pPr>
              <w:spacing w:line="480" w:lineRule="auto"/>
              <w:contextualSpacing/>
              <w:rPr>
                <w:rFonts w:ascii="Times New Roman" w:hAnsi="Times New Roman" w:cs="Times New Roman"/>
              </w:rPr>
            </w:pPr>
          </w:p>
        </w:tc>
      </w:tr>
      <w:tr w:rsidR="009F2395" w14:paraId="28ADAA35" w14:textId="77777777" w:rsidTr="009F2395">
        <w:tc>
          <w:tcPr>
            <w:tcW w:w="1870" w:type="dxa"/>
          </w:tcPr>
          <w:p w14:paraId="118E64A7" w14:textId="77777777" w:rsidR="009F2395" w:rsidRDefault="009F2395" w:rsidP="009F2395">
            <w:pPr>
              <w:spacing w:line="480" w:lineRule="auto"/>
              <w:contextualSpacing/>
              <w:rPr>
                <w:rFonts w:ascii="Times New Roman" w:hAnsi="Times New Roman" w:cs="Times New Roman"/>
              </w:rPr>
            </w:pPr>
          </w:p>
        </w:tc>
        <w:tc>
          <w:tcPr>
            <w:tcW w:w="1870" w:type="dxa"/>
          </w:tcPr>
          <w:p w14:paraId="1EB819FC" w14:textId="77777777" w:rsidR="009F2395" w:rsidRDefault="009F2395" w:rsidP="009F2395">
            <w:pPr>
              <w:spacing w:line="480" w:lineRule="auto"/>
              <w:contextualSpacing/>
              <w:rPr>
                <w:rFonts w:ascii="Times New Roman" w:hAnsi="Times New Roman" w:cs="Times New Roman"/>
              </w:rPr>
            </w:pPr>
          </w:p>
        </w:tc>
        <w:tc>
          <w:tcPr>
            <w:tcW w:w="1870" w:type="dxa"/>
          </w:tcPr>
          <w:p w14:paraId="17C99EAF" w14:textId="77777777" w:rsidR="009F2395" w:rsidRDefault="009F2395" w:rsidP="009F2395">
            <w:pPr>
              <w:spacing w:line="480" w:lineRule="auto"/>
              <w:contextualSpacing/>
              <w:rPr>
                <w:rFonts w:ascii="Times New Roman" w:hAnsi="Times New Roman" w:cs="Times New Roman"/>
              </w:rPr>
            </w:pPr>
          </w:p>
        </w:tc>
        <w:tc>
          <w:tcPr>
            <w:tcW w:w="1870" w:type="dxa"/>
          </w:tcPr>
          <w:p w14:paraId="2CD953A7" w14:textId="77777777" w:rsidR="009F2395" w:rsidRDefault="009F2395" w:rsidP="009F2395">
            <w:pPr>
              <w:spacing w:line="480" w:lineRule="auto"/>
              <w:contextualSpacing/>
              <w:rPr>
                <w:rFonts w:ascii="Times New Roman" w:hAnsi="Times New Roman" w:cs="Times New Roman"/>
              </w:rPr>
            </w:pPr>
          </w:p>
        </w:tc>
        <w:tc>
          <w:tcPr>
            <w:tcW w:w="1870" w:type="dxa"/>
          </w:tcPr>
          <w:p w14:paraId="286AEA5D" w14:textId="77777777" w:rsidR="009F2395" w:rsidRDefault="009F2395" w:rsidP="009F2395">
            <w:pPr>
              <w:spacing w:line="480" w:lineRule="auto"/>
              <w:contextualSpacing/>
              <w:rPr>
                <w:rFonts w:ascii="Times New Roman" w:hAnsi="Times New Roman" w:cs="Times New Roman"/>
              </w:rPr>
            </w:pPr>
          </w:p>
        </w:tc>
      </w:tr>
      <w:tr w:rsidR="009F2395" w14:paraId="39A99E5B" w14:textId="77777777" w:rsidTr="009F2395">
        <w:tc>
          <w:tcPr>
            <w:tcW w:w="1870" w:type="dxa"/>
          </w:tcPr>
          <w:p w14:paraId="2967847A" w14:textId="77777777" w:rsidR="009F2395" w:rsidRDefault="009F2395" w:rsidP="009F2395">
            <w:pPr>
              <w:spacing w:line="480" w:lineRule="auto"/>
              <w:contextualSpacing/>
              <w:rPr>
                <w:rFonts w:ascii="Times New Roman" w:hAnsi="Times New Roman" w:cs="Times New Roman"/>
              </w:rPr>
            </w:pPr>
          </w:p>
        </w:tc>
        <w:tc>
          <w:tcPr>
            <w:tcW w:w="1870" w:type="dxa"/>
          </w:tcPr>
          <w:p w14:paraId="03521244" w14:textId="77777777" w:rsidR="009F2395" w:rsidRDefault="009F2395" w:rsidP="009F2395">
            <w:pPr>
              <w:spacing w:line="480" w:lineRule="auto"/>
              <w:contextualSpacing/>
              <w:rPr>
                <w:rFonts w:ascii="Times New Roman" w:hAnsi="Times New Roman" w:cs="Times New Roman"/>
              </w:rPr>
            </w:pPr>
          </w:p>
        </w:tc>
        <w:tc>
          <w:tcPr>
            <w:tcW w:w="1870" w:type="dxa"/>
          </w:tcPr>
          <w:p w14:paraId="7E937B4A" w14:textId="77777777" w:rsidR="009F2395" w:rsidRDefault="009F2395" w:rsidP="009F2395">
            <w:pPr>
              <w:spacing w:line="480" w:lineRule="auto"/>
              <w:contextualSpacing/>
              <w:rPr>
                <w:rFonts w:ascii="Times New Roman" w:hAnsi="Times New Roman" w:cs="Times New Roman"/>
              </w:rPr>
            </w:pPr>
          </w:p>
        </w:tc>
        <w:tc>
          <w:tcPr>
            <w:tcW w:w="1870" w:type="dxa"/>
          </w:tcPr>
          <w:p w14:paraId="7AEDB5C0" w14:textId="77777777" w:rsidR="009F2395" w:rsidRDefault="009F2395" w:rsidP="009F2395">
            <w:pPr>
              <w:spacing w:line="480" w:lineRule="auto"/>
              <w:contextualSpacing/>
              <w:rPr>
                <w:rFonts w:ascii="Times New Roman" w:hAnsi="Times New Roman" w:cs="Times New Roman"/>
              </w:rPr>
            </w:pPr>
          </w:p>
        </w:tc>
        <w:tc>
          <w:tcPr>
            <w:tcW w:w="1870" w:type="dxa"/>
          </w:tcPr>
          <w:p w14:paraId="0C627EDD" w14:textId="77777777" w:rsidR="009F2395" w:rsidRDefault="009F2395" w:rsidP="009F2395">
            <w:pPr>
              <w:spacing w:line="480" w:lineRule="auto"/>
              <w:contextualSpacing/>
              <w:rPr>
                <w:rFonts w:ascii="Times New Roman" w:hAnsi="Times New Roman" w:cs="Times New Roman"/>
              </w:rPr>
            </w:pPr>
          </w:p>
        </w:tc>
      </w:tr>
      <w:tr w:rsidR="009F2395" w14:paraId="242257E2" w14:textId="77777777" w:rsidTr="009F2395">
        <w:tc>
          <w:tcPr>
            <w:tcW w:w="1870" w:type="dxa"/>
          </w:tcPr>
          <w:p w14:paraId="3B2CDA22" w14:textId="77777777" w:rsidR="009F2395" w:rsidRDefault="009F2395" w:rsidP="009F2395">
            <w:pPr>
              <w:spacing w:line="480" w:lineRule="auto"/>
              <w:contextualSpacing/>
              <w:rPr>
                <w:rFonts w:ascii="Times New Roman" w:hAnsi="Times New Roman" w:cs="Times New Roman"/>
              </w:rPr>
            </w:pPr>
          </w:p>
        </w:tc>
        <w:tc>
          <w:tcPr>
            <w:tcW w:w="1870" w:type="dxa"/>
          </w:tcPr>
          <w:p w14:paraId="42B9125C" w14:textId="77777777" w:rsidR="009F2395" w:rsidRDefault="009F2395" w:rsidP="009F2395">
            <w:pPr>
              <w:spacing w:line="480" w:lineRule="auto"/>
              <w:contextualSpacing/>
              <w:rPr>
                <w:rFonts w:ascii="Times New Roman" w:hAnsi="Times New Roman" w:cs="Times New Roman"/>
              </w:rPr>
            </w:pPr>
          </w:p>
        </w:tc>
        <w:tc>
          <w:tcPr>
            <w:tcW w:w="1870" w:type="dxa"/>
          </w:tcPr>
          <w:p w14:paraId="51021C40" w14:textId="77777777" w:rsidR="009F2395" w:rsidRDefault="009F2395" w:rsidP="009F2395">
            <w:pPr>
              <w:spacing w:line="480" w:lineRule="auto"/>
              <w:contextualSpacing/>
              <w:rPr>
                <w:rFonts w:ascii="Times New Roman" w:hAnsi="Times New Roman" w:cs="Times New Roman"/>
              </w:rPr>
            </w:pPr>
          </w:p>
        </w:tc>
        <w:tc>
          <w:tcPr>
            <w:tcW w:w="1870" w:type="dxa"/>
          </w:tcPr>
          <w:p w14:paraId="5902B25E" w14:textId="77777777" w:rsidR="009F2395" w:rsidRDefault="009F2395" w:rsidP="009F2395">
            <w:pPr>
              <w:spacing w:line="480" w:lineRule="auto"/>
              <w:contextualSpacing/>
              <w:rPr>
                <w:rFonts w:ascii="Times New Roman" w:hAnsi="Times New Roman" w:cs="Times New Roman"/>
              </w:rPr>
            </w:pPr>
          </w:p>
        </w:tc>
        <w:tc>
          <w:tcPr>
            <w:tcW w:w="1870" w:type="dxa"/>
          </w:tcPr>
          <w:p w14:paraId="5781A84C" w14:textId="77777777" w:rsidR="009F2395" w:rsidRDefault="009F2395" w:rsidP="009F2395">
            <w:pPr>
              <w:spacing w:line="480" w:lineRule="auto"/>
              <w:contextualSpacing/>
              <w:rPr>
                <w:rFonts w:ascii="Times New Roman" w:hAnsi="Times New Roman" w:cs="Times New Roman"/>
              </w:rPr>
            </w:pPr>
          </w:p>
        </w:tc>
      </w:tr>
    </w:tbl>
    <w:p w14:paraId="48BD51A4" w14:textId="77777777" w:rsidR="009F2395" w:rsidRDefault="009F2395" w:rsidP="009F2395">
      <w:pPr>
        <w:spacing w:line="480" w:lineRule="auto"/>
        <w:contextualSpacing/>
        <w:rPr>
          <w:rFonts w:ascii="Times New Roman" w:hAnsi="Times New Roman" w:cs="Times New Roman"/>
        </w:rPr>
      </w:pP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379A39D1" w14:textId="36EC0826" w:rsidR="00640CAC" w:rsidRDefault="00524642" w:rsidP="00640CAC">
      <w:pPr>
        <w:spacing w:line="480" w:lineRule="auto"/>
        <w:contextualSpacing/>
        <w:rPr>
          <w:rFonts w:ascii="Times New Roman" w:hAnsi="Times New Roman" w:cs="Times New Roman"/>
        </w:rPr>
      </w:pPr>
      <w:r>
        <w:rPr>
          <w:rFonts w:ascii="Times New Roman" w:hAnsi="Times New Roman" w:cs="Times New Roman"/>
        </w:rPr>
        <w:tab/>
      </w:r>
      <w:r w:rsidR="007712E0">
        <w:rPr>
          <w:rFonts w:ascii="Times New Roman" w:hAnsi="Times New Roman" w:cs="Times New Roman"/>
          <w:b/>
          <w:bCs/>
        </w:rPr>
        <w:t xml:space="preserve">OM10. </w:t>
      </w:r>
      <w:r w:rsidR="000D3AB6">
        <w:rPr>
          <w:rFonts w:ascii="Times New Roman" w:hAnsi="Times New Roman" w:cs="Times New Roman"/>
        </w:rPr>
        <w:t>This</w:t>
      </w:r>
      <w:r w:rsidR="00432BEB">
        <w:rPr>
          <w:rFonts w:ascii="Times New Roman" w:hAnsi="Times New Roman" w:cs="Times New Roman"/>
        </w:rPr>
        <w:t xml:space="preserve"> was a one-layer</w:t>
      </w:r>
      <w:r w:rsidR="00296148">
        <w:rPr>
          <w:rFonts w:ascii="Times New Roman" w:hAnsi="Times New Roman" w:cs="Times New Roman"/>
        </w:rPr>
        <w:t xml:space="preserve"> recurrent</w:t>
      </w:r>
      <w:r w:rsidR="00432BEB">
        <w:rPr>
          <w:rFonts w:ascii="Times New Roman" w:hAnsi="Times New Roman" w:cs="Times New Roman"/>
        </w:rPr>
        <w:t xml:space="preserve"> connectionist model that </w:t>
      </w:r>
      <w:r w:rsidR="00296148">
        <w:rPr>
          <w:rFonts w:ascii="Times New Roman" w:hAnsi="Times New Roman" w:cs="Times New Roman"/>
        </w:rPr>
        <w:t>consisted</w:t>
      </w:r>
      <w:r w:rsidR="00432BEB">
        <w:rPr>
          <w:rFonts w:ascii="Times New Roman" w:hAnsi="Times New Roman" w:cs="Times New Roman"/>
        </w:rPr>
        <w:t xml:space="preserve"> of 27 units</w:t>
      </w:r>
      <w:r w:rsidR="00EF6131">
        <w:rPr>
          <w:rFonts w:ascii="Times New Roman" w:hAnsi="Times New Roman" w:cs="Times New Roman"/>
        </w:rPr>
        <w:t>. Twenty-five of these units implemented a navigable spatial grid, whereas the 26</w:t>
      </w:r>
      <w:r w:rsidR="00EF6131" w:rsidRPr="00EF6131">
        <w:rPr>
          <w:rFonts w:ascii="Times New Roman" w:hAnsi="Times New Roman" w:cs="Times New Roman"/>
          <w:vertAlign w:val="superscript"/>
        </w:rPr>
        <w:t>th</w:t>
      </w:r>
      <w:r w:rsidR="00EF6131">
        <w:rPr>
          <w:rFonts w:ascii="Times New Roman" w:hAnsi="Times New Roman" w:cs="Times New Roman"/>
        </w:rPr>
        <w:t xml:space="preserve"> and 27</w:t>
      </w:r>
      <w:r w:rsidR="00EF6131" w:rsidRPr="00EF6131">
        <w:rPr>
          <w:rFonts w:ascii="Times New Roman" w:hAnsi="Times New Roman" w:cs="Times New Roman"/>
          <w:vertAlign w:val="superscript"/>
        </w:rPr>
        <w:t>th</w:t>
      </w:r>
      <w:r w:rsidR="00EF6131">
        <w:rPr>
          <w:rFonts w:ascii="Times New Roman" w:hAnsi="Times New Roman" w:cs="Times New Roman"/>
        </w:rPr>
        <w:t xml:space="preserve"> units represented, respectively, an agent and a goal.</w:t>
      </w:r>
      <w:r w:rsidR="007D1241">
        <w:rPr>
          <w:rFonts w:ascii="Times New Roman" w:hAnsi="Times New Roman" w:cs="Times New Roman"/>
        </w:rPr>
        <w:t xml:space="preserve"> Each unit was bidirectionally connected to </w:t>
      </w:r>
      <w:r w:rsidR="00B837C9">
        <w:rPr>
          <w:rFonts w:ascii="Times New Roman" w:hAnsi="Times New Roman" w:cs="Times New Roman"/>
        </w:rPr>
        <w:t xml:space="preserve">every other unit </w:t>
      </w:r>
      <w:r w:rsidR="007D1241">
        <w:rPr>
          <w:rFonts w:ascii="Times New Roman" w:hAnsi="Times New Roman" w:cs="Times New Roman"/>
        </w:rPr>
        <w:t xml:space="preserve">except for itself. </w:t>
      </w:r>
      <w:r w:rsidR="00964B0C">
        <w:rPr>
          <w:rFonts w:ascii="Times New Roman" w:hAnsi="Times New Roman" w:cs="Times New Roman"/>
        </w:rPr>
        <w:t xml:space="preserve"> As described in </w:t>
      </w:r>
      <w:proofErr w:type="spellStart"/>
      <w:r w:rsidR="00964B0C">
        <w:rPr>
          <w:rFonts w:ascii="Times New Roman" w:hAnsi="Times New Roman" w:cs="Times New Roman"/>
        </w:rPr>
        <w:t>Overwalle</w:t>
      </w:r>
      <w:proofErr w:type="spellEnd"/>
      <w:r w:rsidR="00964B0C">
        <w:rPr>
          <w:rFonts w:ascii="Times New Roman" w:hAnsi="Times New Roman" w:cs="Times New Roman"/>
        </w:rPr>
        <w:t xml:space="preserve"> (2010), OM10 was trained either on an event in which arced motion occurred over a barrier (Experimental condition) or on an event in which arced motion occurred alone</w:t>
      </w:r>
      <w:r w:rsidR="007D1241">
        <w:rPr>
          <w:rFonts w:ascii="Times New Roman" w:hAnsi="Times New Roman" w:cs="Times New Roman"/>
        </w:rPr>
        <w:t xml:space="preserve"> (Control condition)</w:t>
      </w:r>
      <w:r w:rsidR="00964B0C">
        <w:rPr>
          <w:rFonts w:ascii="Times New Roman" w:hAnsi="Times New Roman" w:cs="Times New Roman"/>
        </w:rPr>
        <w:t>.</w:t>
      </w:r>
      <w:r w:rsidR="00AC6E00">
        <w:rPr>
          <w:rFonts w:ascii="Times New Roman" w:hAnsi="Times New Roman" w:cs="Times New Roman"/>
        </w:rPr>
        <w:t xml:space="preserve"> Due to the </w:t>
      </w:r>
      <w:r w:rsidR="00B81018">
        <w:rPr>
          <w:rFonts w:ascii="Times New Roman" w:hAnsi="Times New Roman" w:cs="Times New Roman"/>
        </w:rPr>
        <w:t xml:space="preserve">necessarily </w:t>
      </w:r>
      <w:r w:rsidR="00AC6E00">
        <w:rPr>
          <w:rFonts w:ascii="Times New Roman" w:hAnsi="Times New Roman" w:cs="Times New Roman"/>
        </w:rPr>
        <w:t xml:space="preserve">dynamic nature of </w:t>
      </w:r>
      <w:r w:rsidR="00047E5C">
        <w:rPr>
          <w:rFonts w:ascii="Times New Roman" w:hAnsi="Times New Roman" w:cs="Times New Roman"/>
        </w:rPr>
        <w:t>actions</w:t>
      </w:r>
      <w:r w:rsidR="00AC6E00">
        <w:rPr>
          <w:rFonts w:ascii="Times New Roman" w:hAnsi="Times New Roman" w:cs="Times New Roman"/>
        </w:rPr>
        <w:t xml:space="preserve">, </w:t>
      </w:r>
      <w:r w:rsidR="00BC5A2D">
        <w:rPr>
          <w:rFonts w:ascii="Times New Roman" w:hAnsi="Times New Roman" w:cs="Times New Roman"/>
        </w:rPr>
        <w:t>each arced motion event unfolded</w:t>
      </w:r>
      <w:r w:rsidR="00AC6E00">
        <w:rPr>
          <w:rFonts w:ascii="Times New Roman" w:hAnsi="Times New Roman" w:cs="Times New Roman"/>
        </w:rPr>
        <w:t xml:space="preserve"> across a series of </w:t>
      </w:r>
      <w:r w:rsidR="00BC5A2D">
        <w:rPr>
          <w:rFonts w:ascii="Times New Roman" w:hAnsi="Times New Roman" w:cs="Times New Roman"/>
        </w:rPr>
        <w:t>9</w:t>
      </w:r>
      <w:r w:rsidR="007C483F">
        <w:rPr>
          <w:rFonts w:ascii="Times New Roman" w:hAnsi="Times New Roman" w:cs="Times New Roman"/>
        </w:rPr>
        <w:t xml:space="preserve"> </w:t>
      </w:r>
      <w:r w:rsidR="00AC6E00">
        <w:rPr>
          <w:rFonts w:ascii="Times New Roman" w:hAnsi="Times New Roman" w:cs="Times New Roman"/>
        </w:rPr>
        <w:t>steps</w:t>
      </w:r>
      <w:r w:rsidR="00BC5A2D">
        <w:rPr>
          <w:rFonts w:ascii="Times New Roman" w:hAnsi="Times New Roman" w:cs="Times New Roman"/>
        </w:rPr>
        <w:t xml:space="preserve">. </w:t>
      </w:r>
      <w:r w:rsidR="00AC6E00">
        <w:rPr>
          <w:rFonts w:ascii="Times New Roman" w:hAnsi="Times New Roman" w:cs="Times New Roman"/>
        </w:rPr>
        <w:t xml:space="preserve">Crucially, </w:t>
      </w:r>
      <w:r w:rsidR="00F559BC">
        <w:rPr>
          <w:rFonts w:ascii="Times New Roman" w:hAnsi="Times New Roman" w:cs="Times New Roman"/>
        </w:rPr>
        <w:t xml:space="preserve">each step was processed in </w:t>
      </w:r>
      <w:r w:rsidR="0011240F">
        <w:rPr>
          <w:rFonts w:ascii="Times New Roman" w:hAnsi="Times New Roman" w:cs="Times New Roman"/>
        </w:rPr>
        <w:t>three phases</w:t>
      </w:r>
      <w:r w:rsidR="00AC6E00">
        <w:rPr>
          <w:rFonts w:ascii="Times New Roman" w:hAnsi="Times New Roman" w:cs="Times New Roman"/>
        </w:rPr>
        <w:t xml:space="preserve">. </w:t>
      </w:r>
      <w:r w:rsidR="0011240F">
        <w:rPr>
          <w:rFonts w:ascii="Times New Roman" w:hAnsi="Times New Roman" w:cs="Times New Roman"/>
        </w:rPr>
        <w:t xml:space="preserve">During the initial, </w:t>
      </w:r>
      <w:r w:rsidR="0011240F">
        <w:rPr>
          <w:rFonts w:ascii="Times New Roman" w:hAnsi="Times New Roman" w:cs="Times New Roman"/>
          <w:i/>
          <w:iCs/>
        </w:rPr>
        <w:t xml:space="preserve">activation </w:t>
      </w:r>
      <w:r w:rsidR="0011240F">
        <w:rPr>
          <w:rFonts w:ascii="Times New Roman" w:hAnsi="Times New Roman" w:cs="Times New Roman"/>
        </w:rPr>
        <w:t>phase</w:t>
      </w:r>
      <w:r w:rsidR="00AC6E00">
        <w:rPr>
          <w:rFonts w:ascii="Times New Roman" w:hAnsi="Times New Roman" w:cs="Times New Roman"/>
        </w:rPr>
        <w:t>,</w:t>
      </w:r>
      <w:r w:rsidR="002B7929">
        <w:rPr>
          <w:rFonts w:ascii="Times New Roman" w:hAnsi="Times New Roman" w:cs="Times New Roman"/>
        </w:rPr>
        <w:t xml:space="preserve"> </w:t>
      </w:r>
      <w:r w:rsidR="0054146D">
        <w:rPr>
          <w:rFonts w:ascii="Times New Roman" w:hAnsi="Times New Roman" w:cs="Times New Roman"/>
        </w:rPr>
        <w:t>the network is provided with information corresponding to</w:t>
      </w:r>
      <w:r w:rsidR="00C5465D">
        <w:rPr>
          <w:rFonts w:ascii="Times New Roman" w:hAnsi="Times New Roman" w:cs="Times New Roman"/>
        </w:rPr>
        <w:t xml:space="preserve"> a single time slice of one of the training events. </w:t>
      </w:r>
      <w:r w:rsidR="0054146D">
        <w:rPr>
          <w:rFonts w:ascii="Times New Roman" w:hAnsi="Times New Roman" w:cs="Times New Roman"/>
        </w:rPr>
        <w:t xml:space="preserve"> </w:t>
      </w:r>
      <w:r w:rsidR="00640CAC">
        <w:rPr>
          <w:rFonts w:ascii="Times New Roman" w:hAnsi="Times New Roman" w:cs="Times New Roman"/>
        </w:rPr>
        <w:t>This information was instantiated by activating units representing the agent’s current location, the goal (if the action was at the final step; see T</w:t>
      </w:r>
      <w:r w:rsidR="00640CAC">
        <w:rPr>
          <w:rFonts w:ascii="Times New Roman" w:hAnsi="Times New Roman" w:cs="Times New Roman"/>
          <w:vertAlign w:val="subscript"/>
        </w:rPr>
        <w:t xml:space="preserve">9 </w:t>
      </w:r>
      <w:r w:rsidR="00640CAC">
        <w:rPr>
          <w:rFonts w:ascii="Times New Roman" w:hAnsi="Times New Roman" w:cs="Times New Roman"/>
        </w:rPr>
        <w:t xml:space="preserve">below in Figure 1), and the surrounding spatial context.  In particular, the activity of the agent unit and its current position was set to 1. The activity of the units that were immediately adjacent to the agent’s current location was set to 0.5 unless the agent was located to the immediate left or right </w:t>
      </w:r>
      <w:r w:rsidR="0053471E">
        <w:rPr>
          <w:rFonts w:ascii="Times New Roman" w:hAnsi="Times New Roman" w:cs="Times New Roman"/>
        </w:rPr>
        <w:t xml:space="preserve">side </w:t>
      </w:r>
      <w:r w:rsidR="00640CAC">
        <w:rPr>
          <w:rFonts w:ascii="Times New Roman" w:hAnsi="Times New Roman" w:cs="Times New Roman"/>
        </w:rPr>
        <w:t>of the barrier (see T</w:t>
      </w:r>
      <w:r w:rsidR="00640CAC">
        <w:rPr>
          <w:rFonts w:ascii="Times New Roman" w:hAnsi="Times New Roman" w:cs="Times New Roman"/>
          <w:vertAlign w:val="subscript"/>
        </w:rPr>
        <w:t>2</w:t>
      </w:r>
      <w:r w:rsidR="00640CAC">
        <w:rPr>
          <w:rFonts w:ascii="Times New Roman" w:hAnsi="Times New Roman" w:cs="Times New Roman"/>
        </w:rPr>
        <w:t xml:space="preserve"> and T</w:t>
      </w:r>
      <w:r w:rsidR="00640CAC">
        <w:rPr>
          <w:rFonts w:ascii="Times New Roman" w:hAnsi="Times New Roman" w:cs="Times New Roman"/>
          <w:vertAlign w:val="subscript"/>
        </w:rPr>
        <w:t>8</w:t>
      </w:r>
      <w:r w:rsidR="00640CAC">
        <w:rPr>
          <w:rFonts w:ascii="Times New Roman" w:hAnsi="Times New Roman" w:cs="Times New Roman"/>
        </w:rPr>
        <w:t xml:space="preserve"> in Figure 1). In th</w:t>
      </w:r>
      <w:r w:rsidR="0053471E">
        <w:rPr>
          <w:rFonts w:ascii="Times New Roman" w:hAnsi="Times New Roman" w:cs="Times New Roman"/>
        </w:rPr>
        <w:t>e</w:t>
      </w:r>
      <w:r w:rsidR="00640CAC">
        <w:rPr>
          <w:rFonts w:ascii="Times New Roman" w:hAnsi="Times New Roman" w:cs="Times New Roman"/>
        </w:rPr>
        <w:t xml:space="preserve"> latter case, the unit corresponding to the barrier’s location was set to -1; this unit was set to 0 </w:t>
      </w:r>
      <w:r w:rsidR="00640CAC">
        <w:rPr>
          <w:rFonts w:ascii="Times New Roman" w:hAnsi="Times New Roman" w:cs="Times New Roman"/>
        </w:rPr>
        <w:lastRenderedPageBreak/>
        <w:t xml:space="preserve">when the agent was two or more units to the right or left of the barrier. </w:t>
      </w:r>
      <w:r w:rsidR="00FF110D">
        <w:rPr>
          <w:rFonts w:ascii="Times New Roman" w:hAnsi="Times New Roman" w:cs="Times New Roman"/>
        </w:rPr>
        <w:t xml:space="preserve">Once the network was provided with information that captured the visible state of the world at a particular time step, activation was allowed to propagate through the network over four internal activation cycles (see </w:t>
      </w:r>
      <w:proofErr w:type="spellStart"/>
      <w:r w:rsidR="00FF110D">
        <w:rPr>
          <w:rFonts w:ascii="Times New Roman" w:hAnsi="Times New Roman" w:cs="Times New Roman"/>
        </w:rPr>
        <w:t>Overwalle</w:t>
      </w:r>
      <w:proofErr w:type="spellEnd"/>
      <w:r w:rsidR="00FF110D">
        <w:rPr>
          <w:rFonts w:ascii="Times New Roman" w:hAnsi="Times New Roman" w:cs="Times New Roman"/>
        </w:rPr>
        <w:t>, 2010 for</w:t>
      </w:r>
      <w:r w:rsidR="00701F66">
        <w:rPr>
          <w:rFonts w:ascii="Times New Roman" w:hAnsi="Times New Roman" w:cs="Times New Roman"/>
        </w:rPr>
        <w:t xml:space="preserve"> </w:t>
      </w:r>
      <w:r w:rsidR="001F1A49">
        <w:rPr>
          <w:rFonts w:ascii="Times New Roman" w:hAnsi="Times New Roman" w:cs="Times New Roman"/>
        </w:rPr>
        <w:t>information about how such information was propagated</w:t>
      </w:r>
      <w:r w:rsidR="00701F66">
        <w:rPr>
          <w:rFonts w:ascii="Times New Roman" w:hAnsi="Times New Roman" w:cs="Times New Roman"/>
        </w:rPr>
        <w:t>)</w:t>
      </w:r>
      <w:r w:rsidR="00824A70">
        <w:rPr>
          <w:rFonts w:ascii="Times New Roman" w:hAnsi="Times New Roman" w:cs="Times New Roman"/>
        </w:rPr>
        <w:t>.</w:t>
      </w:r>
      <w:r w:rsidR="00FF110D">
        <w:rPr>
          <w:rFonts w:ascii="Times New Roman" w:hAnsi="Times New Roman" w:cs="Times New Roman"/>
        </w:rPr>
        <w:t xml:space="preserve">  </w:t>
      </w:r>
    </w:p>
    <w:p w14:paraId="2B13EE81" w14:textId="77777777" w:rsidR="00A86784" w:rsidRDefault="00A86784" w:rsidP="00640CAC">
      <w:pPr>
        <w:spacing w:line="480" w:lineRule="auto"/>
        <w:contextualSpacing/>
        <w:rPr>
          <w:rFonts w:ascii="Times New Roman" w:hAnsi="Times New Roman" w:cs="Times New Roman"/>
        </w:rPr>
      </w:pPr>
    </w:p>
    <w:p w14:paraId="350607A8" w14:textId="70749A7C" w:rsidR="00A86784" w:rsidRDefault="00C21D3F" w:rsidP="00A86784">
      <w:pPr>
        <w:keepNext/>
        <w:spacing w:line="480" w:lineRule="auto"/>
        <w:contextualSpacing/>
      </w:pPr>
      <w:r>
        <w:rPr>
          <w:noProof/>
        </w:rPr>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8">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25D8258E"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9B5320">
        <w:rPr>
          <w:rFonts w:ascii="Times New Roman" w:hAnsi="Times New Roman" w:cs="Times New Roman"/>
          <w:b/>
          <w:bCs/>
          <w:i w:val="0"/>
          <w:iCs w:val="0"/>
          <w:noProof/>
          <w:color w:val="000000" w:themeColor="text1"/>
          <w:sz w:val="24"/>
          <w:szCs w:val="24"/>
        </w:rPr>
        <w:t>1</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880AC5" w:rsidRPr="00385ADB">
        <w:rPr>
          <w:rFonts w:ascii="Times New Roman" w:hAnsi="Times New Roman" w:cs="Times New Roman"/>
          <w:color w:val="000000" w:themeColor="text1"/>
          <w:sz w:val="24"/>
          <w:szCs w:val="24"/>
        </w:rPr>
        <w:t xml:space="preserve">OM10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xml:space="preserve">.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w:t>
      </w:r>
      <w:r w:rsidRPr="00385ADB">
        <w:rPr>
          <w:rFonts w:ascii="Times New Roman" w:hAnsi="Times New Roman" w:cs="Times New Roman"/>
          <w:i w:val="0"/>
          <w:iCs w:val="0"/>
          <w:color w:val="000000" w:themeColor="text1"/>
          <w:sz w:val="24"/>
          <w:szCs w:val="24"/>
        </w:rPr>
        <w:lastRenderedPageBreak/>
        <w:t>(-1),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xml:space="preserve">. The barrier is present only when the agent occupies a position immediately adjacent to it (i.e., to its left or right; see </w:t>
      </w:r>
      <w:proofErr w:type="spellStart"/>
      <w:r w:rsidR="00F26115" w:rsidRPr="00385ADB">
        <w:rPr>
          <w:rFonts w:ascii="Times New Roman" w:hAnsi="Times New Roman" w:cs="Times New Roman"/>
          <w:i w:val="0"/>
          <w:iCs w:val="0"/>
          <w:color w:val="000000" w:themeColor="text1"/>
          <w:sz w:val="24"/>
          <w:szCs w:val="24"/>
        </w:rPr>
        <w:t>Overwalle</w:t>
      </w:r>
      <w:proofErr w:type="spellEnd"/>
      <w:r w:rsidR="00F26115" w:rsidRPr="00385ADB">
        <w:rPr>
          <w:rFonts w:ascii="Times New Roman" w:hAnsi="Times New Roman" w:cs="Times New Roman"/>
          <w:i w:val="0"/>
          <w:iCs w:val="0"/>
          <w:color w:val="000000" w:themeColor="text1"/>
          <w:sz w:val="24"/>
          <w:szCs w:val="24"/>
        </w:rPr>
        <w:t>,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 xml:space="preserve">denote bidirectional connectivity. </w:t>
      </w:r>
    </w:p>
    <w:p w14:paraId="4396A4D5" w14:textId="77777777" w:rsidR="00A86784" w:rsidRDefault="00A86784" w:rsidP="00640CAC">
      <w:pPr>
        <w:spacing w:line="480" w:lineRule="auto"/>
        <w:contextualSpacing/>
        <w:rPr>
          <w:rFonts w:ascii="Times New Roman" w:hAnsi="Times New Roman" w:cs="Times New Roman"/>
        </w:rPr>
      </w:pPr>
    </w:p>
    <w:p w14:paraId="47D2D161" w14:textId="71433049" w:rsidR="00A86784" w:rsidRDefault="00A86784" w:rsidP="00335A86">
      <w:pPr>
        <w:spacing w:line="480" w:lineRule="auto"/>
        <w:ind w:firstLine="720"/>
        <w:contextualSpacing/>
        <w:rPr>
          <w:rFonts w:ascii="Times New Roman" w:hAnsi="Times New Roman" w:cs="Times New Roman"/>
        </w:rPr>
      </w:pPr>
      <w:r>
        <w:rPr>
          <w:rFonts w:ascii="Times New Roman" w:hAnsi="Times New Roman" w:cs="Times New Roman"/>
        </w:rPr>
        <w:t>To make concrete what the network “saw” during the activation phase, Figure 1 above depicts the full, nine-step</w:t>
      </w:r>
      <w:r w:rsidR="00F44AD4">
        <w:rPr>
          <w:rFonts w:ascii="Times New Roman" w:hAnsi="Times New Roman" w:cs="Times New Roman"/>
        </w:rPr>
        <w:t xml:space="preserve"> arced-motion</w:t>
      </w:r>
      <w:r>
        <w:rPr>
          <w:rFonts w:ascii="Times New Roman" w:hAnsi="Times New Roman" w:cs="Times New Roman"/>
        </w:rPr>
        <w:t xml:space="preserve"> trajectory </w:t>
      </w:r>
      <w:r w:rsidR="00F44AD4">
        <w:rPr>
          <w:rFonts w:ascii="Times New Roman" w:hAnsi="Times New Roman" w:cs="Times New Roman"/>
        </w:rPr>
        <w:t>that was</w:t>
      </w:r>
      <w:r>
        <w:rPr>
          <w:rFonts w:ascii="Times New Roman" w:hAnsi="Times New Roman" w:cs="Times New Roman"/>
        </w:rPr>
        <w:t xml:space="preserve"> shown to networks in the Experimental condition; that is, the figure shows the state of the network at each of the nine steps comprising the training event. Three features of this input are particularly noteworthy given their divergence from the nature of the events that infants are shown in action understanding studies. First, the obstacle was only present when the agent was located in a cell that was directly adjacent to it. This contrasts with how obstacles are treated in most, if not all, action understanding studies. In such studies, obstacles</w:t>
      </w:r>
      <w:r w:rsidR="002D7684">
        <w:rPr>
          <w:rFonts w:ascii="Times New Roman" w:hAnsi="Times New Roman" w:cs="Times New Roman"/>
        </w:rPr>
        <w:t>, when present, remain fully</w:t>
      </w:r>
      <w:r>
        <w:rPr>
          <w:rFonts w:ascii="Times New Roman" w:hAnsi="Times New Roman" w:cs="Times New Roman"/>
        </w:rPr>
        <w:t xml:space="preserve"> visible throughout an entire action event.  Second, the agent “overshoots” the barrier by one cell.</w:t>
      </w:r>
      <w:r w:rsidR="00D31768">
        <w:rPr>
          <w:rFonts w:ascii="Times New Roman" w:hAnsi="Times New Roman" w:cs="Times New Roman"/>
        </w:rPr>
        <w:t xml:space="preserve"> This can be seen by tracing the agent’s arced trajectory.</w:t>
      </w:r>
      <w:r>
        <w:rPr>
          <w:rFonts w:ascii="Times New Roman" w:hAnsi="Times New Roman" w:cs="Times New Roman"/>
        </w:rPr>
        <w:t xml:space="preserve"> This also departs in important ways from what infants typically see in action events that involve obstacles</w:t>
      </w:r>
      <w:r w:rsidR="007D6A74">
        <w:rPr>
          <w:rFonts w:ascii="Times New Roman" w:hAnsi="Times New Roman" w:cs="Times New Roman"/>
        </w:rPr>
        <w:t xml:space="preserve"> (though see the simulation corresponding to </w:t>
      </w:r>
      <w:r w:rsidR="00C337E7">
        <w:rPr>
          <w:rFonts w:ascii="Times New Roman" w:hAnsi="Times New Roman" w:cs="Times New Roman"/>
        </w:rPr>
        <w:t xml:space="preserve">the target finding associated with </w:t>
      </w:r>
      <w:r w:rsidR="007D6A74">
        <w:rPr>
          <w:rFonts w:ascii="Times New Roman" w:hAnsi="Times New Roman" w:cs="Times New Roman"/>
        </w:rPr>
        <w:t xml:space="preserve">Liu &amp; </w:t>
      </w:r>
      <w:proofErr w:type="spellStart"/>
      <w:r w:rsidR="007D6A74">
        <w:rPr>
          <w:rFonts w:ascii="Times New Roman" w:hAnsi="Times New Roman" w:cs="Times New Roman"/>
        </w:rPr>
        <w:t>Spelke</w:t>
      </w:r>
      <w:proofErr w:type="spellEnd"/>
      <w:r w:rsidR="007D6A74">
        <w:rPr>
          <w:rFonts w:ascii="Times New Roman" w:hAnsi="Times New Roman" w:cs="Times New Roman"/>
        </w:rPr>
        <w:t>, 2017)</w:t>
      </w:r>
      <w:r>
        <w:rPr>
          <w:rFonts w:ascii="Times New Roman" w:hAnsi="Times New Roman" w:cs="Times New Roman"/>
        </w:rPr>
        <w:t>: The vertical distance between the apex of the arced motion and the top of the barrier tends to be sufficient for the agent to clear the barrier. Third, the goal object became “visible” to the network only when the agent reached the terminal position of its trajectory. This, too, deviates from the approach taken in most studies on this topic, in which the goal object</w:t>
      </w:r>
      <w:r w:rsidR="00A703F3">
        <w:rPr>
          <w:rFonts w:ascii="Times New Roman" w:hAnsi="Times New Roman" w:cs="Times New Roman"/>
        </w:rPr>
        <w:t xml:space="preserve"> </w:t>
      </w:r>
      <w:r>
        <w:rPr>
          <w:rFonts w:ascii="Times New Roman" w:hAnsi="Times New Roman" w:cs="Times New Roman"/>
        </w:rPr>
        <w:t xml:space="preserve">remains fully visible throughout the duration of an action event. These issues raise </w:t>
      </w:r>
      <w:r w:rsidR="00A703F3">
        <w:rPr>
          <w:rFonts w:ascii="Times New Roman" w:hAnsi="Times New Roman" w:cs="Times New Roman"/>
        </w:rPr>
        <w:t xml:space="preserve">critical </w:t>
      </w:r>
      <w:r>
        <w:rPr>
          <w:rFonts w:ascii="Times New Roman" w:hAnsi="Times New Roman" w:cs="Times New Roman"/>
        </w:rPr>
        <w:t xml:space="preserve">questions about the </w:t>
      </w:r>
      <w:r w:rsidR="00A703F3">
        <w:rPr>
          <w:rFonts w:ascii="Times New Roman" w:hAnsi="Times New Roman" w:cs="Times New Roman"/>
        </w:rPr>
        <w:t>basis of</w:t>
      </w:r>
      <w:r>
        <w:rPr>
          <w:rFonts w:ascii="Times New Roman" w:hAnsi="Times New Roman" w:cs="Times New Roman"/>
        </w:rPr>
        <w:t xml:space="preserve"> the success of </w:t>
      </w:r>
      <w:proofErr w:type="spellStart"/>
      <w:r>
        <w:rPr>
          <w:rFonts w:ascii="Times New Roman" w:hAnsi="Times New Roman" w:cs="Times New Roman"/>
        </w:rPr>
        <w:t>Overwalle’s</w:t>
      </w:r>
      <w:proofErr w:type="spellEnd"/>
      <w:r>
        <w:rPr>
          <w:rFonts w:ascii="Times New Roman" w:hAnsi="Times New Roman" w:cs="Times New Roman"/>
        </w:rPr>
        <w:t xml:space="preserve"> (2010) model in capturing infants’ looking behaviors in Gergely et al. (1995); that is, it is possible that the success of this model stemmed from properties of the input that failed faithfully to implement the events presented to infants rather than from capturing the processes that underlie infants’ action </w:t>
      </w:r>
      <w:r>
        <w:rPr>
          <w:rFonts w:ascii="Times New Roman" w:hAnsi="Times New Roman" w:cs="Times New Roman"/>
        </w:rPr>
        <w:lastRenderedPageBreak/>
        <w:t xml:space="preserve">understanding. </w:t>
      </w:r>
      <w:r w:rsidRPr="00710203">
        <w:rPr>
          <w:rFonts w:ascii="Times New Roman" w:hAnsi="Times New Roman" w:cs="Times New Roman"/>
        </w:rPr>
        <w:t>To assess the</w:t>
      </w:r>
      <w:r>
        <w:rPr>
          <w:rFonts w:ascii="Times New Roman" w:hAnsi="Times New Roman" w:cs="Times New Roman"/>
        </w:rPr>
        <w:t xml:space="preserve"> importance of</w:t>
      </w:r>
      <w:r w:rsidRPr="00710203">
        <w:rPr>
          <w:rFonts w:ascii="Times New Roman" w:hAnsi="Times New Roman" w:cs="Times New Roman"/>
        </w:rPr>
        <w:t xml:space="preserve"> </w:t>
      </w:r>
      <w:r w:rsidR="005A0500">
        <w:rPr>
          <w:rFonts w:ascii="Times New Roman" w:hAnsi="Times New Roman" w:cs="Times New Roman"/>
        </w:rPr>
        <w:t xml:space="preserve">and </w:t>
      </w:r>
      <w:r w:rsidRPr="00710203">
        <w:rPr>
          <w:rFonts w:ascii="Times New Roman" w:hAnsi="Times New Roman" w:cs="Times New Roman"/>
        </w:rPr>
        <w:t xml:space="preserve">impact </w:t>
      </w:r>
      <w:r>
        <w:rPr>
          <w:rFonts w:ascii="Times New Roman" w:hAnsi="Times New Roman" w:cs="Times New Roman"/>
        </w:rPr>
        <w:t xml:space="preserve">on OM10’s overall performance, in all simulations </w:t>
      </w:r>
      <w:r w:rsidRPr="00710203">
        <w:rPr>
          <w:rFonts w:ascii="Times New Roman" w:hAnsi="Times New Roman" w:cs="Times New Roman"/>
        </w:rPr>
        <w:t xml:space="preserve">the </w:t>
      </w:r>
      <w:r>
        <w:rPr>
          <w:rFonts w:ascii="Times New Roman" w:hAnsi="Times New Roman" w:cs="Times New Roman"/>
        </w:rPr>
        <w:t>behavior of</w:t>
      </w:r>
      <w:r w:rsidRPr="00710203">
        <w:rPr>
          <w:rFonts w:ascii="Times New Roman" w:hAnsi="Times New Roman" w:cs="Times New Roman"/>
        </w:rPr>
        <w:t xml:space="preserve"> OM10 was compared</w:t>
      </w:r>
      <w:r>
        <w:rPr>
          <w:rFonts w:ascii="Times New Roman" w:hAnsi="Times New Roman" w:cs="Times New Roman"/>
        </w:rPr>
        <w:t xml:space="preserve"> </w:t>
      </w:r>
      <w:r w:rsidRPr="00710203">
        <w:rPr>
          <w:rFonts w:ascii="Times New Roman" w:hAnsi="Times New Roman" w:cs="Times New Roman"/>
        </w:rPr>
        <w:t>to that of a modified version of the model</w:t>
      </w:r>
      <w:r>
        <w:rPr>
          <w:rFonts w:ascii="Times New Roman" w:hAnsi="Times New Roman" w:cs="Times New Roman"/>
        </w:rPr>
        <w:t xml:space="preserve"> called OM10-2</w:t>
      </w:r>
      <w:r w:rsidR="00BC1E32">
        <w:rPr>
          <w:rFonts w:ascii="Times New Roman" w:hAnsi="Times New Roman" w:cs="Times New Roman"/>
        </w:rPr>
        <w:t xml:space="preserve"> as well as to ALIAS</w:t>
      </w:r>
      <w:r>
        <w:rPr>
          <w:rFonts w:ascii="Times New Roman" w:hAnsi="Times New Roman" w:cs="Times New Roman"/>
        </w:rPr>
        <w:t xml:space="preserve">. In </w:t>
      </w:r>
      <w:r w:rsidR="00BC1E32">
        <w:rPr>
          <w:rFonts w:ascii="Times New Roman" w:hAnsi="Times New Roman" w:cs="Times New Roman"/>
        </w:rPr>
        <w:t>OM10-2</w:t>
      </w:r>
      <w:r>
        <w:rPr>
          <w:rFonts w:ascii="Times New Roman" w:hAnsi="Times New Roman" w:cs="Times New Roman"/>
        </w:rPr>
        <w:t>,</w:t>
      </w:r>
      <w:r w:rsidRPr="00710203">
        <w:rPr>
          <w:rFonts w:ascii="Times New Roman" w:hAnsi="Times New Roman" w:cs="Times New Roman"/>
        </w:rPr>
        <w:t xml:space="preserve"> the agent does not overshoot the barrier and both the barrier and goal object </w:t>
      </w:r>
      <w:r w:rsidR="00A703F3">
        <w:rPr>
          <w:rFonts w:ascii="Times New Roman" w:hAnsi="Times New Roman" w:cs="Times New Roman"/>
        </w:rPr>
        <w:t>remain</w:t>
      </w:r>
      <w:r w:rsidRPr="00710203">
        <w:rPr>
          <w:rFonts w:ascii="Times New Roman" w:hAnsi="Times New Roman" w:cs="Times New Roman"/>
        </w:rPr>
        <w:t xml:space="preserve"> present </w:t>
      </w:r>
      <w:r w:rsidR="00BC1E32">
        <w:rPr>
          <w:rFonts w:ascii="Times New Roman" w:hAnsi="Times New Roman" w:cs="Times New Roman"/>
        </w:rPr>
        <w:t>across</w:t>
      </w:r>
      <w:r w:rsidRPr="00710203">
        <w:rPr>
          <w:rFonts w:ascii="Times New Roman" w:hAnsi="Times New Roman" w:cs="Times New Roman"/>
        </w:rPr>
        <w:t xml:space="preserve"> </w:t>
      </w:r>
      <w:r w:rsidR="004D7CEA">
        <w:rPr>
          <w:rFonts w:ascii="Times New Roman" w:hAnsi="Times New Roman" w:cs="Times New Roman"/>
        </w:rPr>
        <w:t xml:space="preserve">all </w:t>
      </w:r>
      <w:r w:rsidR="00A703F3">
        <w:rPr>
          <w:rFonts w:ascii="Times New Roman" w:hAnsi="Times New Roman" w:cs="Times New Roman"/>
        </w:rPr>
        <w:t xml:space="preserve">time </w:t>
      </w:r>
      <w:r w:rsidRPr="00710203">
        <w:rPr>
          <w:rFonts w:ascii="Times New Roman" w:hAnsi="Times New Roman" w:cs="Times New Roman"/>
        </w:rPr>
        <w:t>steps.</w:t>
      </w:r>
      <w:r w:rsidR="00A40620">
        <w:rPr>
          <w:rFonts w:ascii="Times New Roman" w:hAnsi="Times New Roman" w:cs="Times New Roman"/>
        </w:rPr>
        <w:t xml:space="preserve"> </w:t>
      </w:r>
      <w:r w:rsidR="00F06E48">
        <w:rPr>
          <w:rFonts w:ascii="Times New Roman" w:hAnsi="Times New Roman" w:cs="Times New Roman"/>
        </w:rPr>
        <w:t>Finally, because</w:t>
      </w:r>
      <w:r w:rsidR="00037ADB">
        <w:rPr>
          <w:rFonts w:ascii="Times New Roman" w:hAnsi="Times New Roman" w:cs="Times New Roman"/>
        </w:rPr>
        <w:t xml:space="preserve"> there is greater overall network activity in</w:t>
      </w:r>
      <w:r w:rsidR="00D96F7B">
        <w:rPr>
          <w:rFonts w:ascii="Times New Roman" w:hAnsi="Times New Roman" w:cs="Times New Roman"/>
        </w:rPr>
        <w:t xml:space="preserve"> OM10-2 compared to</w:t>
      </w:r>
      <w:r w:rsidR="00F06E48">
        <w:rPr>
          <w:rFonts w:ascii="Times New Roman" w:hAnsi="Times New Roman" w:cs="Times New Roman"/>
        </w:rPr>
        <w:t xml:space="preserve"> OM10—given that the barrier and goal objects remain visible across all time steps in which they are present—</w:t>
      </w:r>
      <w:r w:rsidR="00037ADB">
        <w:rPr>
          <w:rFonts w:ascii="Times New Roman" w:hAnsi="Times New Roman" w:cs="Times New Roman"/>
        </w:rPr>
        <w:t xml:space="preserve">a sigmoid activation was applied to the internal activation. </w:t>
      </w:r>
      <w:r w:rsidR="001F434E">
        <w:rPr>
          <w:rFonts w:ascii="Times New Roman" w:hAnsi="Times New Roman" w:cs="Times New Roman"/>
        </w:rPr>
        <w:t xml:space="preserve">In the absence of this activity function, the stronger recurrent activity in OM10-2 could lead to a situation in which the activity of the network cannot be computed due to unstable network dynamics. </w:t>
      </w:r>
    </w:p>
    <w:p w14:paraId="618C49B5" w14:textId="7825C5AE" w:rsidR="00890D2E" w:rsidRDefault="00890D2E" w:rsidP="00AD6BA9">
      <w:pPr>
        <w:spacing w:line="480" w:lineRule="auto"/>
        <w:contextualSpacing/>
        <w:rPr>
          <w:rFonts w:ascii="Times New Roman" w:hAnsi="Times New Roman" w:cs="Times New Roman"/>
        </w:rPr>
      </w:pPr>
      <w:r>
        <w:rPr>
          <w:rFonts w:ascii="Times New Roman" w:hAnsi="Times New Roman" w:cs="Times New Roman"/>
        </w:rPr>
        <w:tab/>
      </w:r>
      <w:r w:rsidR="00572B16">
        <w:rPr>
          <w:rFonts w:ascii="Times New Roman" w:hAnsi="Times New Roman" w:cs="Times New Roman"/>
        </w:rPr>
        <w:t>At the conclusion of the first phase, t</w:t>
      </w:r>
      <w:r>
        <w:rPr>
          <w:rFonts w:ascii="Times New Roman" w:hAnsi="Times New Roman" w:cs="Times New Roman"/>
        </w:rPr>
        <w:t xml:space="preserve">he model entered </w:t>
      </w:r>
      <w:r w:rsidR="00644795">
        <w:rPr>
          <w:rFonts w:ascii="Times New Roman" w:hAnsi="Times New Roman" w:cs="Times New Roman"/>
        </w:rPr>
        <w:t>a</w:t>
      </w:r>
      <w:r>
        <w:rPr>
          <w:rFonts w:ascii="Times New Roman" w:hAnsi="Times New Roman" w:cs="Times New Roman"/>
        </w:rPr>
        <w:t xml:space="preserve"> second</w:t>
      </w:r>
      <w:r w:rsidR="00B019C9">
        <w:rPr>
          <w:rFonts w:ascii="Times New Roman" w:hAnsi="Times New Roman" w:cs="Times New Roman"/>
        </w:rPr>
        <w:t xml:space="preserve">, </w:t>
      </w:r>
      <w:r w:rsidR="00B019C9" w:rsidRPr="0011240F">
        <w:rPr>
          <w:rFonts w:ascii="Times New Roman" w:hAnsi="Times New Roman" w:cs="Times New Roman"/>
          <w:i/>
          <w:iCs/>
        </w:rPr>
        <w:t>learning</w:t>
      </w:r>
      <w:r w:rsidR="00572B16">
        <w:rPr>
          <w:rFonts w:ascii="Times New Roman" w:hAnsi="Times New Roman" w:cs="Times New Roman"/>
        </w:rPr>
        <w:t xml:space="preserve"> phase</w:t>
      </w:r>
      <w:r>
        <w:rPr>
          <w:rFonts w:ascii="Times New Roman" w:hAnsi="Times New Roman" w:cs="Times New Roman"/>
        </w:rPr>
        <w:t>. During this phase, the</w:t>
      </w:r>
      <w:r w:rsidR="003F199F">
        <w:rPr>
          <w:rFonts w:ascii="Times New Roman" w:hAnsi="Times New Roman" w:cs="Times New Roman"/>
        </w:rPr>
        <w:t xml:space="preserve"> </w:t>
      </w:r>
      <w:r w:rsidR="00BE654E">
        <w:rPr>
          <w:rFonts w:ascii="Times New Roman" w:hAnsi="Times New Roman" w:cs="Times New Roman"/>
        </w:rPr>
        <w:t>Delta rule (</w:t>
      </w:r>
      <w:r w:rsidR="00D973CA">
        <w:rPr>
          <w:rFonts w:ascii="Times New Roman" w:hAnsi="Times New Roman" w:cs="Times New Roman"/>
        </w:rPr>
        <w:t xml:space="preserve">e.g., </w:t>
      </w:r>
      <w:r w:rsidR="00BE654E">
        <w:rPr>
          <w:rFonts w:ascii="Times New Roman" w:hAnsi="Times New Roman" w:cs="Times New Roman"/>
        </w:rPr>
        <w:t xml:space="preserve">McClelland </w:t>
      </w:r>
      <w:r w:rsidR="00AD6BA9">
        <w:rPr>
          <w:rFonts w:ascii="Times New Roman" w:hAnsi="Times New Roman" w:cs="Times New Roman"/>
        </w:rPr>
        <w:t>&amp; Rumelhart, 1988</w:t>
      </w:r>
      <w:r w:rsidR="00D973CA">
        <w:rPr>
          <w:rFonts w:ascii="Times New Roman" w:hAnsi="Times New Roman" w:cs="Times New Roman"/>
        </w:rPr>
        <w:t xml:space="preserve">; </w:t>
      </w:r>
      <w:proofErr w:type="spellStart"/>
      <w:r w:rsidR="00D973CA">
        <w:rPr>
          <w:rFonts w:ascii="Times New Roman" w:hAnsi="Times New Roman" w:cs="Times New Roman"/>
        </w:rPr>
        <w:t>Widrow</w:t>
      </w:r>
      <w:proofErr w:type="spellEnd"/>
      <w:r w:rsidR="00D973CA">
        <w:rPr>
          <w:rFonts w:ascii="Times New Roman" w:hAnsi="Times New Roman" w:cs="Times New Roman"/>
        </w:rPr>
        <w:t xml:space="preserve"> &amp; Hoff, 1960</w:t>
      </w:r>
      <w:r w:rsidR="00AD6BA9">
        <w:rPr>
          <w:rFonts w:ascii="Times New Roman" w:hAnsi="Times New Roman" w:cs="Times New Roman"/>
        </w:rPr>
        <w:t xml:space="preserve">) </w:t>
      </w:r>
      <w:r w:rsidR="003F199F">
        <w:rPr>
          <w:rFonts w:ascii="Times New Roman" w:hAnsi="Times New Roman" w:cs="Times New Roman"/>
        </w:rPr>
        <w:t>was used to update the network weights</w:t>
      </w:r>
      <w:r w:rsidR="00AD6BA9">
        <w:rPr>
          <w:rFonts w:ascii="Times New Roman" w:hAnsi="Times New Roman" w:cs="Times New Roman"/>
        </w:rPr>
        <w:t xml:space="preserve">. </w:t>
      </w:r>
      <w:r w:rsidR="00D13D5A">
        <w:rPr>
          <w:rFonts w:ascii="Times New Roman" w:hAnsi="Times New Roman" w:cs="Times New Roman"/>
        </w:rPr>
        <w:t xml:space="preserve">It </w:t>
      </w:r>
      <w:r w:rsidR="00CB2377">
        <w:rPr>
          <w:rFonts w:ascii="Times New Roman" w:hAnsi="Times New Roman" w:cs="Times New Roman"/>
        </w:rPr>
        <w:t xml:space="preserve">is worth noting that </w:t>
      </w:r>
      <w:r w:rsidR="00AD6BA9">
        <w:rPr>
          <w:rFonts w:ascii="Times New Roman" w:hAnsi="Times New Roman" w:cs="Times New Roman"/>
        </w:rPr>
        <w:t xml:space="preserve">the specific form of </w:t>
      </w:r>
      <w:r w:rsidR="009B68DB">
        <w:rPr>
          <w:rFonts w:ascii="Times New Roman" w:hAnsi="Times New Roman" w:cs="Times New Roman"/>
        </w:rPr>
        <w:t xml:space="preserve">this rule that </w:t>
      </w:r>
      <w:proofErr w:type="spellStart"/>
      <w:r w:rsidR="00D13D5A">
        <w:rPr>
          <w:rFonts w:ascii="Times New Roman" w:hAnsi="Times New Roman" w:cs="Times New Roman"/>
        </w:rPr>
        <w:t>Overwalle</w:t>
      </w:r>
      <w:proofErr w:type="spellEnd"/>
      <w:r w:rsidR="00D13D5A">
        <w:rPr>
          <w:rFonts w:ascii="Times New Roman" w:hAnsi="Times New Roman" w:cs="Times New Roman"/>
        </w:rPr>
        <w:t xml:space="preserve"> (2010) </w:t>
      </w:r>
      <w:r w:rsidR="00CB2377">
        <w:rPr>
          <w:rFonts w:ascii="Times New Roman" w:hAnsi="Times New Roman" w:cs="Times New Roman"/>
        </w:rPr>
        <w:t xml:space="preserve">employed </w:t>
      </w:r>
      <w:r w:rsidR="00AD6BA9">
        <w:rPr>
          <w:rFonts w:ascii="Times New Roman" w:hAnsi="Times New Roman" w:cs="Times New Roman"/>
        </w:rPr>
        <w:t>encouraged the network to</w:t>
      </w:r>
      <w:r w:rsidR="00651648">
        <w:rPr>
          <w:rFonts w:ascii="Times New Roman" w:hAnsi="Times New Roman" w:cs="Times New Roman"/>
        </w:rPr>
        <w:t xml:space="preserve"> reduce</w:t>
      </w:r>
      <w:r w:rsidR="009B68DB">
        <w:rPr>
          <w:rFonts w:ascii="Times New Roman" w:hAnsi="Times New Roman" w:cs="Times New Roman"/>
        </w:rPr>
        <w:t xml:space="preserve"> </w:t>
      </w:r>
      <w:r w:rsidR="00D1467C">
        <w:rPr>
          <w:rFonts w:ascii="Times New Roman" w:hAnsi="Times New Roman" w:cs="Times New Roman"/>
        </w:rPr>
        <w:t xml:space="preserve">the </w:t>
      </w:r>
      <w:r w:rsidR="009B68DB">
        <w:rPr>
          <w:rFonts w:ascii="Times New Roman" w:hAnsi="Times New Roman" w:cs="Times New Roman"/>
        </w:rPr>
        <w:t>discrepancy between</w:t>
      </w:r>
      <w:r w:rsidR="00651648">
        <w:rPr>
          <w:rFonts w:ascii="Times New Roman" w:hAnsi="Times New Roman" w:cs="Times New Roman"/>
        </w:rPr>
        <w:t xml:space="preserve"> the </w:t>
      </w:r>
      <w:r w:rsidR="009B68DB">
        <w:rPr>
          <w:rFonts w:ascii="Times New Roman" w:hAnsi="Times New Roman" w:cs="Times New Roman"/>
        </w:rPr>
        <w:t>externally provided state of the environment and the internally generated pattern of activation that emerged over the course of the network’s settling dynamic</w:t>
      </w:r>
      <w:r w:rsidR="00651648">
        <w:rPr>
          <w:rFonts w:ascii="Times New Roman" w:hAnsi="Times New Roman" w:cs="Times New Roman"/>
        </w:rPr>
        <w:t xml:space="preserve">; more common usages of the Delta rule involve </w:t>
      </w:r>
      <w:r w:rsidR="009B68DB">
        <w:rPr>
          <w:rFonts w:ascii="Times New Roman" w:hAnsi="Times New Roman" w:cs="Times New Roman"/>
        </w:rPr>
        <w:t>reducing the discrepancy between a target output and the network’s predicted output</w:t>
      </w:r>
      <w:r w:rsidR="00863918">
        <w:rPr>
          <w:rFonts w:ascii="Times New Roman" w:hAnsi="Times New Roman" w:cs="Times New Roman"/>
        </w:rPr>
        <w:t xml:space="preserve"> (e.g., </w:t>
      </w:r>
      <w:r w:rsidR="00D973CA">
        <w:rPr>
          <w:rFonts w:ascii="Times New Roman" w:hAnsi="Times New Roman" w:cs="Times New Roman"/>
        </w:rPr>
        <w:t xml:space="preserve">Rumelhart &amp; </w:t>
      </w:r>
      <w:proofErr w:type="spellStart"/>
      <w:r w:rsidR="00D973CA">
        <w:rPr>
          <w:rFonts w:ascii="Times New Roman" w:hAnsi="Times New Roman" w:cs="Times New Roman"/>
        </w:rPr>
        <w:t>McCllelland</w:t>
      </w:r>
      <w:proofErr w:type="spellEnd"/>
      <w:r w:rsidR="00D973CA">
        <w:rPr>
          <w:rFonts w:ascii="Times New Roman" w:hAnsi="Times New Roman" w:cs="Times New Roman"/>
        </w:rPr>
        <w:t>, 1986).</w:t>
      </w:r>
      <w:r w:rsidR="006F5DD4">
        <w:rPr>
          <w:rFonts w:ascii="Times New Roman" w:hAnsi="Times New Roman" w:cs="Times New Roman"/>
        </w:rPr>
        <w:t xml:space="preserve"> As was the case in </w:t>
      </w:r>
      <w:proofErr w:type="spellStart"/>
      <w:r w:rsidR="006F5DD4">
        <w:rPr>
          <w:rFonts w:ascii="Times New Roman" w:hAnsi="Times New Roman" w:cs="Times New Roman"/>
        </w:rPr>
        <w:t>Overwalle</w:t>
      </w:r>
      <w:proofErr w:type="spellEnd"/>
      <w:r w:rsidR="006F5DD4">
        <w:rPr>
          <w:rFonts w:ascii="Times New Roman" w:hAnsi="Times New Roman" w:cs="Times New Roman"/>
        </w:rPr>
        <w:t xml:space="preserve"> (2010), learning rate was set to 0.10</w:t>
      </w:r>
      <w:r w:rsidR="00860B92">
        <w:rPr>
          <w:rFonts w:ascii="Times New Roman" w:hAnsi="Times New Roman" w:cs="Times New Roman"/>
        </w:rPr>
        <w:t xml:space="preserve"> and the weights were randomly initialized within the range ±0.2</w:t>
      </w:r>
      <w:r w:rsidR="006F5DD4">
        <w:rPr>
          <w:rFonts w:ascii="Times New Roman" w:hAnsi="Times New Roman" w:cs="Times New Roman"/>
        </w:rPr>
        <w:t>.</w:t>
      </w:r>
    </w:p>
    <w:p w14:paraId="74875764" w14:textId="17647624" w:rsidR="007712E0" w:rsidRPr="007712E0" w:rsidRDefault="0011240F" w:rsidP="0023774E">
      <w:pPr>
        <w:spacing w:line="480" w:lineRule="auto"/>
        <w:contextualSpacing/>
        <w:rPr>
          <w:rFonts w:ascii="Times New Roman" w:hAnsi="Times New Roman" w:cs="Times New Roman"/>
        </w:rPr>
      </w:pPr>
      <w:r>
        <w:rPr>
          <w:rFonts w:ascii="Times New Roman" w:hAnsi="Times New Roman" w:cs="Times New Roman"/>
        </w:rPr>
        <w:tab/>
      </w:r>
      <w:r w:rsidR="00D80739" w:rsidRPr="00D80739">
        <w:rPr>
          <w:rFonts w:ascii="Times New Roman" w:hAnsi="Times New Roman" w:cs="Times New Roman"/>
        </w:rPr>
        <w:t xml:space="preserve">The final phase that the model entered into was the prediction phase. This phase </w:t>
      </w:r>
      <w:r w:rsidR="00CA7750">
        <w:rPr>
          <w:rFonts w:ascii="Times New Roman" w:hAnsi="Times New Roman" w:cs="Times New Roman"/>
        </w:rPr>
        <w:t>is the</w:t>
      </w:r>
      <w:r w:rsidR="002278AD">
        <w:rPr>
          <w:rFonts w:ascii="Times New Roman" w:hAnsi="Times New Roman" w:cs="Times New Roman"/>
        </w:rPr>
        <w:t xml:space="preserve"> model analogue of the</w:t>
      </w:r>
      <w:r w:rsidR="00D80739" w:rsidRPr="00D80739">
        <w:rPr>
          <w:rFonts w:ascii="Times New Roman" w:hAnsi="Times New Roman" w:cs="Times New Roman"/>
        </w:rPr>
        <w:t xml:space="preserve"> test phase in infant studies on action understanding. As such, the network was shown barrierless straight and arced motion events</w:t>
      </w:r>
      <w:r w:rsidR="00D2337C">
        <w:rPr>
          <w:rFonts w:ascii="Times New Roman" w:hAnsi="Times New Roman" w:cs="Times New Roman"/>
        </w:rPr>
        <w:t xml:space="preserve">; as was the case in </w:t>
      </w:r>
      <w:proofErr w:type="spellStart"/>
      <w:r w:rsidR="00D2337C">
        <w:rPr>
          <w:rFonts w:ascii="Times New Roman" w:hAnsi="Times New Roman" w:cs="Times New Roman"/>
        </w:rPr>
        <w:t>Overwalle</w:t>
      </w:r>
      <w:proofErr w:type="spellEnd"/>
      <w:r w:rsidR="00D2337C">
        <w:rPr>
          <w:rFonts w:ascii="Times New Roman" w:hAnsi="Times New Roman" w:cs="Times New Roman"/>
        </w:rPr>
        <w:t xml:space="preserve"> (2010), the straight event lasted 5 steps</w:t>
      </w:r>
      <w:r w:rsidR="00D80739" w:rsidRPr="00D80739">
        <w:rPr>
          <w:rFonts w:ascii="Times New Roman" w:hAnsi="Times New Roman" w:cs="Times New Roman"/>
        </w:rPr>
        <w:t xml:space="preserve">. Crucially, the internal activation of “critical units” was recorded following network settling. These units corresponded to locations along </w:t>
      </w:r>
      <w:r w:rsidR="00D80739">
        <w:rPr>
          <w:rFonts w:ascii="Times New Roman" w:hAnsi="Times New Roman" w:cs="Times New Roman"/>
        </w:rPr>
        <w:t>the two trajectories.</w:t>
      </w:r>
      <w:r w:rsidR="00D80739" w:rsidRPr="00D80739">
        <w:rPr>
          <w:rFonts w:ascii="Times New Roman" w:hAnsi="Times New Roman" w:cs="Times New Roman"/>
        </w:rPr>
        <w:t xml:space="preserve"> </w:t>
      </w:r>
      <w:r w:rsidR="00D80739">
        <w:rPr>
          <w:rFonts w:ascii="Times New Roman" w:hAnsi="Times New Roman" w:cs="Times New Roman"/>
        </w:rPr>
        <w:t xml:space="preserve">The </w:t>
      </w:r>
      <w:r w:rsidR="00D80739">
        <w:rPr>
          <w:rFonts w:ascii="Times New Roman" w:hAnsi="Times New Roman" w:cs="Times New Roman"/>
        </w:rPr>
        <w:lastRenderedPageBreak/>
        <w:t xml:space="preserve">critical cells for the straight trajectory were columns 2-4 in the bottom row of the spatial grid; </w:t>
      </w:r>
      <w:r w:rsidR="00AB7607">
        <w:rPr>
          <w:rFonts w:ascii="Times New Roman" w:hAnsi="Times New Roman" w:cs="Times New Roman"/>
        </w:rPr>
        <w:t xml:space="preserve">the cells corresponding to column 2-4 in the third row of the grid comprised the critical cells for the arced motion trajectory.  </w:t>
      </w:r>
      <w:proofErr w:type="spellStart"/>
      <w:r w:rsidR="00AB7607">
        <w:rPr>
          <w:rFonts w:ascii="Times New Roman" w:hAnsi="Times New Roman" w:cs="Times New Roman"/>
        </w:rPr>
        <w:t>Overwalle</w:t>
      </w:r>
      <w:proofErr w:type="spellEnd"/>
      <w:r w:rsidR="00AB7607">
        <w:rPr>
          <w:rFonts w:ascii="Times New Roman" w:hAnsi="Times New Roman" w:cs="Times New Roman"/>
        </w:rPr>
        <w:t xml:space="preserve"> (2010) interpreted the </w:t>
      </w:r>
      <w:r w:rsidR="00D80739" w:rsidRPr="00D80739">
        <w:rPr>
          <w:rFonts w:ascii="Times New Roman" w:hAnsi="Times New Roman" w:cs="Times New Roman"/>
        </w:rPr>
        <w:t xml:space="preserve">magnitude of </w:t>
      </w:r>
      <w:r w:rsidR="00AB7607">
        <w:rPr>
          <w:rFonts w:ascii="Times New Roman" w:hAnsi="Times New Roman" w:cs="Times New Roman"/>
        </w:rPr>
        <w:t>the combined activation of these unit</w:t>
      </w:r>
      <w:r w:rsidR="00D2337C">
        <w:rPr>
          <w:rFonts w:ascii="Times New Roman" w:hAnsi="Times New Roman" w:cs="Times New Roman"/>
        </w:rPr>
        <w:t>s</w:t>
      </w:r>
      <w:r w:rsidR="00AB7607">
        <w:rPr>
          <w:rFonts w:ascii="Times New Roman" w:hAnsi="Times New Roman" w:cs="Times New Roman"/>
        </w:rPr>
        <w:t xml:space="preserve"> as a measure of the network’s expectation for a given event—greater activation denoted a stronger expectation. </w:t>
      </w:r>
      <w:r w:rsidR="00D80739" w:rsidRPr="00D80739">
        <w:rPr>
          <w:rFonts w:ascii="Times New Roman" w:hAnsi="Times New Roman" w:cs="Times New Roman"/>
        </w:rPr>
        <w:t xml:space="preserve"> </w:t>
      </w:r>
      <w:r w:rsidR="00AD7AE3">
        <w:rPr>
          <w:rFonts w:ascii="Times New Roman" w:hAnsi="Times New Roman" w:cs="Times New Roman"/>
        </w:rPr>
        <w:t xml:space="preserve">However, because the primary dependent measure in infant action understanding studies </w:t>
      </w:r>
      <w:r w:rsidR="00D2337C">
        <w:rPr>
          <w:rFonts w:ascii="Times New Roman" w:hAnsi="Times New Roman" w:cs="Times New Roman"/>
        </w:rPr>
        <w:t>tends to be looking</w:t>
      </w:r>
      <w:r w:rsidR="00AD7AE3">
        <w:rPr>
          <w:rFonts w:ascii="Times New Roman" w:hAnsi="Times New Roman" w:cs="Times New Roman"/>
        </w:rPr>
        <w:t xml:space="preserve"> time rather than expectation, </w:t>
      </w:r>
      <w:proofErr w:type="spellStart"/>
      <w:r w:rsidR="00AD7AE3">
        <w:rPr>
          <w:rFonts w:ascii="Times New Roman" w:hAnsi="Times New Roman" w:cs="Times New Roman"/>
        </w:rPr>
        <w:t>Overwalle</w:t>
      </w:r>
      <w:proofErr w:type="spellEnd"/>
      <w:r w:rsidR="00AD7AE3">
        <w:rPr>
          <w:rFonts w:ascii="Times New Roman" w:hAnsi="Times New Roman" w:cs="Times New Roman"/>
        </w:rPr>
        <w:t xml:space="preserve"> (2010) linearly rescaled these activation values such that </w:t>
      </w:r>
      <w:r w:rsidR="00D80739" w:rsidRPr="00D80739">
        <w:rPr>
          <w:rFonts w:ascii="Times New Roman" w:hAnsi="Times New Roman" w:cs="Times New Roman"/>
        </w:rPr>
        <w:t xml:space="preserve">lower activation (weaker </w:t>
      </w:r>
      <w:r w:rsidR="00AD7AE3">
        <w:rPr>
          <w:rFonts w:ascii="Times New Roman" w:hAnsi="Times New Roman" w:cs="Times New Roman"/>
        </w:rPr>
        <w:t>expectation</w:t>
      </w:r>
      <w:r w:rsidR="00D80739" w:rsidRPr="00D80739">
        <w:rPr>
          <w:rFonts w:ascii="Times New Roman" w:hAnsi="Times New Roman" w:cs="Times New Roman"/>
        </w:rPr>
        <w:t>) corresponded to longer looking times and higher activation (</w:t>
      </w:r>
      <w:r w:rsidR="00AD7AE3">
        <w:rPr>
          <w:rFonts w:ascii="Times New Roman" w:hAnsi="Times New Roman" w:cs="Times New Roman"/>
        </w:rPr>
        <w:t>stronger expectation</w:t>
      </w:r>
      <w:r w:rsidR="00D80739" w:rsidRPr="00D80739">
        <w:rPr>
          <w:rFonts w:ascii="Times New Roman" w:hAnsi="Times New Roman" w:cs="Times New Roman"/>
        </w:rPr>
        <w:t>) corresponded to shorter looking times (</w:t>
      </w:r>
      <w:proofErr w:type="spellStart"/>
      <w:r w:rsidR="00D80739" w:rsidRPr="00D80739">
        <w:rPr>
          <w:rFonts w:ascii="Times New Roman" w:hAnsi="Times New Roman" w:cs="Times New Roman"/>
        </w:rPr>
        <w:t>Overwalle</w:t>
      </w:r>
      <w:proofErr w:type="spellEnd"/>
      <w:r w:rsidR="00D80739" w:rsidRPr="00D80739">
        <w:rPr>
          <w:rFonts w:ascii="Times New Roman" w:hAnsi="Times New Roman" w:cs="Times New Roman"/>
        </w:rPr>
        <w:t>, 2010).</w:t>
      </w:r>
      <w:r w:rsidR="00AD7AE3">
        <w:rPr>
          <w:rFonts w:ascii="Times New Roman" w:hAnsi="Times New Roman" w:cs="Times New Roman"/>
        </w:rPr>
        <w:t xml:space="preserve"> </w:t>
      </w:r>
      <w:r w:rsidR="0027661B">
        <w:rPr>
          <w:rFonts w:ascii="Times New Roman" w:hAnsi="Times New Roman" w:cs="Times New Roman"/>
        </w:rPr>
        <w:t>Because the exact nature of this r</w:t>
      </w:r>
      <w:r w:rsidR="00AD7AE3">
        <w:rPr>
          <w:rFonts w:ascii="Times New Roman" w:hAnsi="Times New Roman" w:cs="Times New Roman"/>
        </w:rPr>
        <w:t xml:space="preserve">escaling was </w:t>
      </w:r>
      <w:r w:rsidR="0027661B">
        <w:rPr>
          <w:rFonts w:ascii="Times New Roman" w:hAnsi="Times New Roman" w:cs="Times New Roman"/>
        </w:rPr>
        <w:t>not specified</w:t>
      </w:r>
      <w:r w:rsidR="00AD7AE3">
        <w:rPr>
          <w:rFonts w:ascii="Times New Roman" w:hAnsi="Times New Roman" w:cs="Times New Roman"/>
        </w:rPr>
        <w:t>, i</w:t>
      </w:r>
      <w:r w:rsidR="00D80739" w:rsidRPr="00D80739">
        <w:rPr>
          <w:rFonts w:ascii="Times New Roman" w:hAnsi="Times New Roman" w:cs="Times New Roman"/>
        </w:rPr>
        <w:t>n the present implementation, this relationship was made explicit by transforming activation values using a simple inverse mapping</w:t>
      </w:r>
      <w:r w:rsidR="00FE7098">
        <w:rPr>
          <w:rFonts w:ascii="Times New Roman" w:hAnsi="Times New Roman" w:cs="Times New Roman"/>
        </w:rPr>
        <w:t xml:space="preserve"> in which the combined activation of the critical units was subtracted from one. A</w:t>
      </w:r>
      <w:r w:rsidR="005217F5">
        <w:rPr>
          <w:rFonts w:ascii="Times New Roman" w:hAnsi="Times New Roman" w:cs="Times New Roman"/>
        </w:rPr>
        <w:t xml:space="preserve">lthough the mathematical transformation used here differed from that </w:t>
      </w:r>
      <w:r w:rsidR="00FE7098">
        <w:rPr>
          <w:rFonts w:ascii="Times New Roman" w:hAnsi="Times New Roman" w:cs="Times New Roman"/>
        </w:rPr>
        <w:t xml:space="preserve">in </w:t>
      </w:r>
      <w:proofErr w:type="spellStart"/>
      <w:r w:rsidR="00FE7098">
        <w:rPr>
          <w:rFonts w:ascii="Times New Roman" w:hAnsi="Times New Roman" w:cs="Times New Roman"/>
        </w:rPr>
        <w:t>Overwalle</w:t>
      </w:r>
      <w:proofErr w:type="spellEnd"/>
      <w:r w:rsidR="00FE7098">
        <w:rPr>
          <w:rFonts w:ascii="Times New Roman" w:hAnsi="Times New Roman" w:cs="Times New Roman"/>
        </w:rPr>
        <w:t xml:space="preserve"> (2010),</w:t>
      </w:r>
      <w:r w:rsidR="005217F5">
        <w:rPr>
          <w:rFonts w:ascii="Times New Roman" w:hAnsi="Times New Roman" w:cs="Times New Roman"/>
        </w:rPr>
        <w:t xml:space="preserve"> the </w:t>
      </w:r>
      <w:r w:rsidR="0027661B">
        <w:rPr>
          <w:rFonts w:ascii="Times New Roman" w:hAnsi="Times New Roman" w:cs="Times New Roman"/>
        </w:rPr>
        <w:t>interpretation of</w:t>
      </w:r>
      <w:r w:rsidR="005217F5">
        <w:rPr>
          <w:rFonts w:ascii="Times New Roman" w:hAnsi="Times New Roman" w:cs="Times New Roman"/>
        </w:rPr>
        <w:t xml:space="preserve"> the mapping between </w:t>
      </w:r>
      <w:r w:rsidR="0027661B">
        <w:rPr>
          <w:rFonts w:ascii="Times New Roman" w:hAnsi="Times New Roman" w:cs="Times New Roman"/>
        </w:rPr>
        <w:t>activation and looking time</w:t>
      </w:r>
      <w:r w:rsidR="005217F5">
        <w:rPr>
          <w:rFonts w:ascii="Times New Roman" w:hAnsi="Times New Roman" w:cs="Times New Roman"/>
        </w:rPr>
        <w:t xml:space="preserve"> </w:t>
      </w:r>
      <w:r w:rsidR="004E170A">
        <w:rPr>
          <w:rFonts w:ascii="Times New Roman" w:hAnsi="Times New Roman" w:cs="Times New Roman"/>
        </w:rPr>
        <w:t>was preserved</w:t>
      </w:r>
      <w:r w:rsidR="005217F5">
        <w:rPr>
          <w:rFonts w:ascii="Times New Roman" w:hAnsi="Times New Roman" w:cs="Times New Roman"/>
        </w:rPr>
        <w:t>:</w:t>
      </w:r>
      <w:r w:rsidR="00D80739" w:rsidRPr="00D80739">
        <w:rPr>
          <w:rFonts w:ascii="Times New Roman" w:hAnsi="Times New Roman" w:cs="Times New Roman"/>
        </w:rPr>
        <w:t xml:space="preserve"> higher</w:t>
      </w:r>
      <w:r w:rsidR="005217F5">
        <w:rPr>
          <w:rFonts w:ascii="Times New Roman" w:hAnsi="Times New Roman" w:cs="Times New Roman"/>
        </w:rPr>
        <w:t xml:space="preserve"> activation</w:t>
      </w:r>
      <w:r w:rsidR="00D80739" w:rsidRPr="00D80739">
        <w:rPr>
          <w:rFonts w:ascii="Times New Roman" w:hAnsi="Times New Roman" w:cs="Times New Roman"/>
        </w:rPr>
        <w:t xml:space="preserve"> values </w:t>
      </w:r>
      <w:r w:rsidR="005217F5">
        <w:rPr>
          <w:rFonts w:ascii="Times New Roman" w:hAnsi="Times New Roman" w:cs="Times New Roman"/>
        </w:rPr>
        <w:t xml:space="preserve">on this </w:t>
      </w:r>
      <w:r w:rsidR="007A7E19">
        <w:rPr>
          <w:rFonts w:ascii="Times New Roman" w:hAnsi="Times New Roman" w:cs="Times New Roman"/>
        </w:rPr>
        <w:t xml:space="preserve">transformed </w:t>
      </w:r>
      <w:r w:rsidR="005217F5">
        <w:rPr>
          <w:rFonts w:ascii="Times New Roman" w:hAnsi="Times New Roman" w:cs="Times New Roman"/>
        </w:rPr>
        <w:t>measure reflect longer looking.</w:t>
      </w:r>
      <w:r w:rsidR="007D1241">
        <w:rPr>
          <w:rFonts w:ascii="Times New Roman" w:hAnsi="Times New Roman" w:cs="Times New Roman"/>
        </w:rPr>
        <w:t xml:space="preserve"> </w:t>
      </w:r>
    </w:p>
    <w:p w14:paraId="200D6C24" w14:textId="4E4FB892" w:rsidR="00524642" w:rsidRDefault="00747C36" w:rsidP="007712E0">
      <w:pPr>
        <w:spacing w:line="480" w:lineRule="auto"/>
        <w:ind w:firstLine="720"/>
        <w:contextualSpacing/>
        <w:rPr>
          <w:rFonts w:ascii="Times New Roman" w:hAnsi="Times New Roman" w:cs="Times New Roman"/>
        </w:rPr>
      </w:pPr>
      <w:r>
        <w:rPr>
          <w:rFonts w:ascii="Times New Roman" w:hAnsi="Times New Roman" w:cs="Times New Roman"/>
          <w:b/>
          <w:bCs/>
        </w:rPr>
        <w:t xml:space="preserve">ALIAS. </w:t>
      </w:r>
      <w:r w:rsidR="00181ADB">
        <w:rPr>
          <w:rFonts w:ascii="Times New Roman" w:hAnsi="Times New Roman" w:cs="Times New Roman"/>
        </w:rPr>
        <w:t>The was</w:t>
      </w:r>
      <w:r w:rsidR="00524642">
        <w:rPr>
          <w:rFonts w:ascii="Times New Roman" w:hAnsi="Times New Roman" w:cs="Times New Roman"/>
        </w:rPr>
        <w:t xml:space="preserve"> </w:t>
      </w:r>
      <w:r w:rsidR="001F704D">
        <w:rPr>
          <w:rFonts w:ascii="Times New Roman" w:hAnsi="Times New Roman" w:cs="Times New Roman"/>
        </w:rPr>
        <w:t>a connectionist model</w:t>
      </w:r>
      <w:r w:rsidR="00840921">
        <w:rPr>
          <w:rFonts w:ascii="Times New Roman" w:hAnsi="Times New Roman" w:cs="Times New Roman"/>
        </w:rPr>
        <w:t xml:space="preserve"> that combined an </w:t>
      </w:r>
      <w:r w:rsidR="00181ADB">
        <w:rPr>
          <w:rFonts w:ascii="Times New Roman" w:hAnsi="Times New Roman" w:cs="Times New Roman"/>
        </w:rPr>
        <w:t>autoencoder</w:t>
      </w:r>
      <w:r w:rsidR="00840921">
        <w:rPr>
          <w:rFonts w:ascii="Times New Roman" w:hAnsi="Times New Roman" w:cs="Times New Roman"/>
        </w:rPr>
        <w:t xml:space="preserve"> (e.g., Mareschal et al., 2000) with a simple recurrent network (</w:t>
      </w:r>
      <w:r w:rsidR="006B0C8E">
        <w:rPr>
          <w:rFonts w:ascii="Times New Roman" w:hAnsi="Times New Roman" w:cs="Times New Roman"/>
        </w:rPr>
        <w:t xml:space="preserve">i.e., an </w:t>
      </w:r>
      <w:r w:rsidR="00181ADB">
        <w:rPr>
          <w:rFonts w:ascii="Times New Roman" w:hAnsi="Times New Roman" w:cs="Times New Roman"/>
        </w:rPr>
        <w:t xml:space="preserve">SRN; </w:t>
      </w:r>
      <w:r w:rsidR="00840921">
        <w:rPr>
          <w:rFonts w:ascii="Times New Roman" w:hAnsi="Times New Roman" w:cs="Times New Roman"/>
        </w:rPr>
        <w:t>e.g., Elman, 1990).</w:t>
      </w:r>
      <w:r w:rsidR="00524642">
        <w:rPr>
          <w:rFonts w:ascii="Times New Roman" w:hAnsi="Times New Roman" w:cs="Times New Roman"/>
        </w:rPr>
        <w:t xml:space="preserve"> </w:t>
      </w:r>
      <w:r w:rsidR="003A78A1">
        <w:rPr>
          <w:rFonts w:ascii="Times New Roman" w:hAnsi="Times New Roman" w:cs="Times New Roman"/>
        </w:rPr>
        <w:t>Autoencoders are artificial neural networks that</w:t>
      </w:r>
      <w:r w:rsidR="00840921">
        <w:rPr>
          <w:rFonts w:ascii="Times New Roman" w:hAnsi="Times New Roman" w:cs="Times New Roman"/>
        </w:rPr>
        <w:t xml:space="preserve"> learn a compact</w:t>
      </w:r>
      <w:r w:rsidR="003A78A1">
        <w:rPr>
          <w:rFonts w:ascii="Times New Roman" w:hAnsi="Times New Roman" w:cs="Times New Roman"/>
        </w:rPr>
        <w:t xml:space="preserve"> internal</w:t>
      </w:r>
      <w:r w:rsidR="00840921">
        <w:rPr>
          <w:rFonts w:ascii="Times New Roman" w:hAnsi="Times New Roman" w:cs="Times New Roman"/>
        </w:rPr>
        <w:t xml:space="preserve"> representation</w:t>
      </w:r>
      <w:r w:rsidR="003A78A1">
        <w:rPr>
          <w:rFonts w:ascii="Times New Roman" w:hAnsi="Times New Roman" w:cs="Times New Roman"/>
        </w:rPr>
        <w:t xml:space="preserve"> at the hidden layer</w:t>
      </w:r>
      <w:r w:rsidR="00840921">
        <w:rPr>
          <w:rFonts w:ascii="Times New Roman" w:hAnsi="Times New Roman" w:cs="Times New Roman"/>
        </w:rPr>
        <w:t xml:space="preserve"> </w:t>
      </w:r>
      <w:r w:rsidR="003A78A1">
        <w:rPr>
          <w:rFonts w:ascii="Times New Roman" w:hAnsi="Times New Roman" w:cs="Times New Roman"/>
        </w:rPr>
        <w:t>that is</w:t>
      </w:r>
      <w:r w:rsidR="00840921">
        <w:rPr>
          <w:rFonts w:ascii="Times New Roman" w:hAnsi="Times New Roman" w:cs="Times New Roman"/>
        </w:rPr>
        <w:t xml:space="preserve"> sufficient to reproduce </w:t>
      </w:r>
      <w:r w:rsidR="003A78A1">
        <w:rPr>
          <w:rFonts w:ascii="Times New Roman" w:hAnsi="Times New Roman" w:cs="Times New Roman"/>
        </w:rPr>
        <w:t>input presented to the model</w:t>
      </w:r>
      <w:r w:rsidR="00840921">
        <w:rPr>
          <w:rFonts w:ascii="Times New Roman" w:hAnsi="Times New Roman" w:cs="Times New Roman"/>
        </w:rPr>
        <w:t xml:space="preserve"> at the output layer</w:t>
      </w:r>
      <w:r w:rsidR="005D3A58">
        <w:rPr>
          <w:rFonts w:ascii="Times New Roman" w:hAnsi="Times New Roman" w:cs="Times New Roman"/>
        </w:rPr>
        <w:t xml:space="preserve">. This kind of model was chosen because the form of learning that </w:t>
      </w:r>
      <w:r w:rsidR="000F4A8C">
        <w:rPr>
          <w:rFonts w:ascii="Times New Roman" w:hAnsi="Times New Roman" w:cs="Times New Roman"/>
        </w:rPr>
        <w:t>it employs</w:t>
      </w:r>
      <w:r w:rsidR="005D3A58">
        <w:rPr>
          <w:rFonts w:ascii="Times New Roman" w:hAnsi="Times New Roman" w:cs="Times New Roman"/>
        </w:rPr>
        <w:t xml:space="preserve">—namely, </w:t>
      </w:r>
      <w:r w:rsidR="001D25EC">
        <w:rPr>
          <w:rFonts w:ascii="Times New Roman" w:hAnsi="Times New Roman" w:cs="Times New Roman"/>
        </w:rPr>
        <w:t xml:space="preserve">self-supervised learning that is </w:t>
      </w:r>
      <w:r w:rsidR="000F4A8C">
        <w:rPr>
          <w:rFonts w:ascii="Times New Roman" w:hAnsi="Times New Roman" w:cs="Times New Roman"/>
        </w:rPr>
        <w:t xml:space="preserve">input-driven </w:t>
      </w:r>
      <w:r w:rsidR="001D25EC">
        <w:rPr>
          <w:rFonts w:ascii="Times New Roman" w:hAnsi="Times New Roman" w:cs="Times New Roman"/>
        </w:rPr>
        <w:t xml:space="preserve">rather than driven by </w:t>
      </w:r>
      <w:r w:rsidR="000F4A8C">
        <w:rPr>
          <w:rFonts w:ascii="Times New Roman" w:hAnsi="Times New Roman" w:cs="Times New Roman"/>
        </w:rPr>
        <w:t xml:space="preserve">an explicit teaching signal—aligns with prominent theories of how infants </w:t>
      </w:r>
      <w:r w:rsidR="006510CD">
        <w:rPr>
          <w:rFonts w:ascii="Times New Roman" w:hAnsi="Times New Roman" w:cs="Times New Roman"/>
        </w:rPr>
        <w:t>learn</w:t>
      </w:r>
      <w:r w:rsidR="00B2137D">
        <w:rPr>
          <w:rFonts w:ascii="Times New Roman" w:hAnsi="Times New Roman" w:cs="Times New Roman"/>
        </w:rPr>
        <w:t xml:space="preserve"> (e.g., Jeffrey &amp; Cohen, 1971; Sokolov, 1963)</w:t>
      </w:r>
      <w:r w:rsidR="000F4A8C">
        <w:rPr>
          <w:rFonts w:ascii="Times New Roman" w:hAnsi="Times New Roman" w:cs="Times New Roman"/>
        </w:rPr>
        <w:t xml:space="preserve">. </w:t>
      </w:r>
      <w:r w:rsidR="00181ADB">
        <w:rPr>
          <w:rFonts w:ascii="Times New Roman" w:hAnsi="Times New Roman" w:cs="Times New Roman"/>
        </w:rPr>
        <w:t xml:space="preserve">In contrast, the task of the SRN was to predict </w:t>
      </w:r>
      <w:r w:rsidR="00BA4C0B">
        <w:rPr>
          <w:rFonts w:ascii="Times New Roman" w:hAnsi="Times New Roman" w:cs="Times New Roman"/>
        </w:rPr>
        <w:t>an object’s position at the next time point given its current position.</w:t>
      </w:r>
      <w:r w:rsidR="00226F49">
        <w:rPr>
          <w:rFonts w:ascii="Times New Roman" w:hAnsi="Times New Roman" w:cs="Times New Roman"/>
        </w:rPr>
        <w:t xml:space="preserve"> </w:t>
      </w:r>
      <w:r w:rsidR="00B2137D">
        <w:rPr>
          <w:rFonts w:ascii="Times New Roman" w:hAnsi="Times New Roman" w:cs="Times New Roman"/>
        </w:rPr>
        <w:t xml:space="preserve">However, like an autoencoder, SRNs </w:t>
      </w:r>
      <w:r w:rsidR="001D25EC">
        <w:rPr>
          <w:rFonts w:ascii="Times New Roman" w:hAnsi="Times New Roman" w:cs="Times New Roman"/>
        </w:rPr>
        <w:t>rely on self-supervised learning</w:t>
      </w:r>
      <w:r w:rsidR="00EE2F59">
        <w:rPr>
          <w:rFonts w:ascii="Times New Roman" w:hAnsi="Times New Roman" w:cs="Times New Roman"/>
        </w:rPr>
        <w:t>. Specifically, in an SRN,</w:t>
      </w:r>
      <w:r w:rsidR="001D25EC">
        <w:rPr>
          <w:rFonts w:ascii="Times New Roman" w:hAnsi="Times New Roman" w:cs="Times New Roman"/>
        </w:rPr>
        <w:t xml:space="preserve"> the error signal </w:t>
      </w:r>
      <w:r w:rsidR="001D25EC">
        <w:rPr>
          <w:rFonts w:ascii="Times New Roman" w:hAnsi="Times New Roman" w:cs="Times New Roman"/>
        </w:rPr>
        <w:lastRenderedPageBreak/>
        <w:t xml:space="preserve">used to update </w:t>
      </w:r>
      <w:r w:rsidR="009D3ED5">
        <w:rPr>
          <w:rFonts w:ascii="Times New Roman" w:hAnsi="Times New Roman" w:cs="Times New Roman"/>
        </w:rPr>
        <w:t>the weights in the network</w:t>
      </w:r>
      <w:r w:rsidR="00EE2F59">
        <w:rPr>
          <w:rFonts w:ascii="Times New Roman" w:hAnsi="Times New Roman" w:cs="Times New Roman"/>
        </w:rPr>
        <w:t xml:space="preserve"> comes</w:t>
      </w:r>
      <w:r w:rsidR="001D25EC">
        <w:rPr>
          <w:rFonts w:ascii="Times New Roman" w:hAnsi="Times New Roman" w:cs="Times New Roman"/>
        </w:rPr>
        <w:t xml:space="preserve"> from the input itself</w:t>
      </w:r>
      <w:r w:rsidR="009D3ED5">
        <w:rPr>
          <w:rFonts w:ascii="Times New Roman" w:hAnsi="Times New Roman" w:cs="Times New Roman"/>
        </w:rPr>
        <w:t xml:space="preserve">. </w:t>
      </w:r>
      <w:r w:rsidR="00226F49">
        <w:rPr>
          <w:rFonts w:ascii="Times New Roman" w:hAnsi="Times New Roman" w:cs="Times New Roman"/>
        </w:rPr>
        <w:t xml:space="preserve">An SRN was </w:t>
      </w:r>
      <w:r w:rsidR="00F95E83">
        <w:rPr>
          <w:rFonts w:ascii="Times New Roman" w:hAnsi="Times New Roman" w:cs="Times New Roman"/>
        </w:rPr>
        <w:t xml:space="preserve">also used </w:t>
      </w:r>
      <w:r w:rsidR="00226F49">
        <w:rPr>
          <w:rFonts w:ascii="Times New Roman" w:hAnsi="Times New Roman" w:cs="Times New Roman"/>
        </w:rPr>
        <w:t xml:space="preserve">because encoding </w:t>
      </w:r>
      <w:r w:rsidR="006166F1">
        <w:rPr>
          <w:rFonts w:ascii="Times New Roman" w:hAnsi="Times New Roman" w:cs="Times New Roman"/>
        </w:rPr>
        <w:t>actions</w:t>
      </w:r>
      <w:r w:rsidR="00226F49">
        <w:rPr>
          <w:rFonts w:ascii="Times New Roman" w:hAnsi="Times New Roman" w:cs="Times New Roman"/>
        </w:rPr>
        <w:t xml:space="preserve"> necessarily involves predicting </w:t>
      </w:r>
      <w:r w:rsidR="006B0C8E">
        <w:rPr>
          <w:rFonts w:ascii="Times New Roman" w:hAnsi="Times New Roman" w:cs="Times New Roman"/>
        </w:rPr>
        <w:t xml:space="preserve">how </w:t>
      </w:r>
      <w:r w:rsidR="006166F1">
        <w:rPr>
          <w:rFonts w:ascii="Times New Roman" w:hAnsi="Times New Roman" w:cs="Times New Roman"/>
        </w:rPr>
        <w:t>the kinematics comprising them</w:t>
      </w:r>
      <w:r w:rsidR="006B0C8E">
        <w:rPr>
          <w:rFonts w:ascii="Times New Roman" w:hAnsi="Times New Roman" w:cs="Times New Roman"/>
        </w:rPr>
        <w:t xml:space="preserve"> unfold over time.</w:t>
      </w:r>
      <w:r w:rsidR="00181ADB">
        <w:rPr>
          <w:rFonts w:ascii="Times New Roman" w:hAnsi="Times New Roman" w:cs="Times New Roman"/>
        </w:rPr>
        <w:t xml:space="preserve"> </w:t>
      </w:r>
      <w:r w:rsidR="00524642">
        <w:rPr>
          <w:rFonts w:ascii="Times New Roman" w:hAnsi="Times New Roman" w:cs="Times New Roman"/>
        </w:rPr>
        <w:t xml:space="preserve">Networks were trained with backpropagation in cross-entropy error (e.g., Rumelhart et al., 1986). </w:t>
      </w:r>
    </w:p>
    <w:p w14:paraId="3DFA6843" w14:textId="050125F6"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E45DBA">
        <w:rPr>
          <w:rFonts w:ascii="Times New Roman" w:hAnsi="Times New Roman" w:cs="Times New Roman"/>
        </w:rPr>
        <w:t>network itself consisted of three layers</w:t>
      </w:r>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r w:rsidR="00CE59AD">
        <w:rPr>
          <w:rFonts w:ascii="Times New Roman" w:hAnsi="Times New Roman" w:cs="Times New Roman"/>
        </w:rPr>
        <w:t>The</w:t>
      </w:r>
      <w:r w:rsidR="00271083">
        <w:rPr>
          <w:rFonts w:ascii="Times New Roman" w:hAnsi="Times New Roman" w:cs="Times New Roman"/>
        </w:rPr>
        <w:t xml:space="preserve"> input and output layers of the model consisted of the same</w:t>
      </w:r>
      <w:r w:rsidR="00CE59AD">
        <w:rPr>
          <w:rFonts w:ascii="Times New Roman" w:hAnsi="Times New Roman" w:cs="Times New Roman"/>
        </w:rPr>
        <w:t xml:space="preserve"> 11 clusters or groups of units</w:t>
      </w:r>
      <w:r w:rsidR="004C47A9">
        <w:rPr>
          <w:rFonts w:ascii="Times New Roman" w:hAnsi="Times New Roman" w:cs="Times New Roman"/>
        </w:rPr>
        <w:t>, and both layers used a localist</w:t>
      </w:r>
      <w:r w:rsidR="00DA73F5">
        <w:rPr>
          <w:rFonts w:ascii="Times New Roman" w:hAnsi="Times New Roman" w:cs="Times New Roman"/>
        </w:rPr>
        <w:t xml:space="preserve"> or “one-hot”</w:t>
      </w:r>
      <w:r w:rsidR="004C47A9">
        <w:rPr>
          <w:rFonts w:ascii="Times New Roman" w:hAnsi="Times New Roman" w:cs="Times New Roman"/>
        </w:rPr>
        <w:t xml:space="preserve"> coding scheme</w:t>
      </w:r>
      <w:r w:rsidR="00AD2DE0">
        <w:rPr>
          <w:rFonts w:ascii="Times New Roman" w:hAnsi="Times New Roman" w:cs="Times New Roman"/>
        </w:rPr>
        <w:t xml:space="preserve">. </w:t>
      </w:r>
      <w:r w:rsidR="00271083">
        <w:rPr>
          <w:rFonts w:ascii="Times New Roman" w:hAnsi="Times New Roman" w:cs="Times New Roman"/>
        </w:rPr>
        <w:t>The main difference between the input and output layers was that the activity of the units in the input layer was “hard-clamped” (i.e., their activity was set externally by the environment), whereas the activity of the output units was determined by a sigmoid activation function.</w:t>
      </w:r>
      <w:r w:rsidR="00AD2DE0">
        <w:rPr>
          <w:rFonts w:ascii="Times New Roman" w:hAnsi="Times New Roman" w:cs="Times New Roman"/>
        </w:rPr>
        <w:t xml:space="preserve"> </w:t>
      </w:r>
      <w:r w:rsidR="004C47A9">
        <w:rPr>
          <w:rFonts w:ascii="Times New Roman" w:hAnsi="Times New Roman" w:cs="Times New Roman"/>
        </w:rPr>
        <w:t>A localist encoding scheme—in which a single unit is used to represent a given concept or feature—was</w:t>
      </w:r>
      <w:r w:rsidR="00AC7C96">
        <w:rPr>
          <w:rFonts w:ascii="Times New Roman" w:hAnsi="Times New Roman" w:cs="Times New Roman"/>
        </w:rPr>
        <w:t xml:space="preserve"> adopted</w:t>
      </w:r>
      <w:r w:rsidR="00C457E2">
        <w:rPr>
          <w:rFonts w:ascii="Times New Roman" w:hAnsi="Times New Roman" w:cs="Times New Roman"/>
        </w:rPr>
        <w:t xml:space="preserve"> in both layers</w:t>
      </w:r>
      <w:r w:rsidR="00AC7C96">
        <w:rPr>
          <w:rFonts w:ascii="Times New Roman" w:hAnsi="Times New Roman" w:cs="Times New Roman"/>
        </w:rPr>
        <w:t xml:space="preserve"> to ensure</w:t>
      </w:r>
      <w:r>
        <w:rPr>
          <w:rFonts w:ascii="Times New Roman" w:hAnsi="Times New Roman" w:cs="Times New Roman"/>
        </w:rPr>
        <w:t xml:space="preserve"> </w:t>
      </w:r>
      <w:r w:rsidR="004C47A9">
        <w:rPr>
          <w:rFonts w:ascii="Times New Roman" w:hAnsi="Times New Roman" w:cs="Times New Roman"/>
        </w:rPr>
        <w:t xml:space="preserve">that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 arbitrary similarity relations among the objects</w:t>
      </w:r>
      <w:r>
        <w:rPr>
          <w:rFonts w:ascii="Times New Roman" w:hAnsi="Times New Roman" w:cs="Times New Roman"/>
        </w:rPr>
        <w:t>.</w:t>
      </w:r>
      <w:r w:rsidR="00C30D64">
        <w:rPr>
          <w:rFonts w:ascii="Times New Roman" w:hAnsi="Times New Roman" w:cs="Times New Roman"/>
        </w:rPr>
        <w:t xml:space="preserve"> </w:t>
      </w:r>
      <w:r>
        <w:rPr>
          <w:rFonts w:ascii="Times New Roman" w:hAnsi="Times New Roman" w:cs="Times New Roman"/>
        </w:rPr>
        <w:t xml:space="preserve">In contrast, the hidden layer </w:t>
      </w:r>
      <w:r w:rsidR="003F0FFD">
        <w:rPr>
          <w:rFonts w:ascii="Times New Roman" w:hAnsi="Times New Roman" w:cs="Times New Roman"/>
        </w:rPr>
        <w:t xml:space="preserve">was a single group of 50 units; </w:t>
      </w:r>
      <w:r w:rsidR="00D57E7B">
        <w:rPr>
          <w:rFonts w:ascii="Times New Roman" w:hAnsi="Times New Roman" w:cs="Times New Roman"/>
        </w:rPr>
        <w:t xml:space="preserve">the activity of the units in this layer was determined by </w:t>
      </w:r>
      <w:r w:rsidR="003F0FFD">
        <w:rPr>
          <w:rFonts w:ascii="Times New Roman" w:hAnsi="Times New Roman" w:cs="Times New Roman"/>
        </w:rPr>
        <w:t>a RELU activation function to prevent error derivatives from vanishing as they were propagated backwards through time. Crucially,</w:t>
      </w:r>
      <w:r>
        <w:rPr>
          <w:rFonts w:ascii="Times New Roman" w:hAnsi="Times New Roman" w:cs="Times New Roman"/>
        </w:rPr>
        <w:t xml:space="preserve"> </w:t>
      </w:r>
      <w:r w:rsidR="003F0FFD">
        <w:rPr>
          <w:rFonts w:ascii="Times New Roman" w:hAnsi="Times New Roman" w:cs="Times New Roman"/>
        </w:rPr>
        <w:t>the</w:t>
      </w:r>
      <w:r>
        <w:rPr>
          <w:rFonts w:ascii="Times New Roman" w:hAnsi="Times New Roman" w:cs="Times New Roman"/>
        </w:rPr>
        <w:t xml:space="preserve"> representations </w:t>
      </w:r>
      <w:r w:rsidR="003F0FFD">
        <w:rPr>
          <w:rFonts w:ascii="Times New Roman" w:hAnsi="Times New Roman" w:cs="Times New Roman"/>
        </w:rPr>
        <w:t xml:space="preserve">that </w:t>
      </w:r>
      <w:r>
        <w:rPr>
          <w:rFonts w:ascii="Times New Roman" w:hAnsi="Times New Roman" w:cs="Times New Roman"/>
        </w:rPr>
        <w:t>developed over these units were largely distributed</w:t>
      </w:r>
      <w:r w:rsidR="00875EE0">
        <w:rPr>
          <w:rFonts w:ascii="Times New Roman" w:hAnsi="Times New Roman" w:cs="Times New Roman"/>
        </w:rPr>
        <w:t xml:space="preserve">. A distributed representation is one in </w:t>
      </w:r>
      <w:r w:rsidR="006C4159">
        <w:rPr>
          <w:rFonts w:ascii="Times New Roman" w:hAnsi="Times New Roman" w:cs="Times New Roman"/>
        </w:rPr>
        <w:t xml:space="preserve">which </w:t>
      </w:r>
      <w:r w:rsidR="00875EE0">
        <w:rPr>
          <w:rFonts w:ascii="Times New Roman" w:hAnsi="Times New Roman" w:cs="Times New Roman"/>
        </w:rPr>
        <w:t>multiple</w:t>
      </w:r>
      <w:r>
        <w:rPr>
          <w:rFonts w:ascii="Times New Roman" w:hAnsi="Times New Roman" w:cs="Times New Roman"/>
        </w:rPr>
        <w:t xml:space="preserve"> units code for a given concept, and the same unit could participate in coding different concepts </w:t>
      </w:r>
      <w:r w:rsidR="00875EE0">
        <w:rPr>
          <w:rFonts w:ascii="Times New Roman" w:hAnsi="Times New Roman" w:cs="Times New Roman"/>
        </w:rPr>
        <w:t>(</w:t>
      </w:r>
      <w:r>
        <w:rPr>
          <w:rFonts w:ascii="Times New Roman" w:hAnsi="Times New Roman" w:cs="Times New Roman"/>
        </w:rPr>
        <w:t xml:space="preserve">Hinton, 1984). </w:t>
      </w:r>
      <w:r w:rsidR="00A765E8">
        <w:rPr>
          <w:rFonts w:ascii="Times New Roman" w:hAnsi="Times New Roman" w:cs="Times New Roman"/>
        </w:rPr>
        <w:t xml:space="preserve">The fact that the hidden layer learned distributed representations </w:t>
      </w:r>
      <w:r w:rsidR="00875EE0">
        <w:rPr>
          <w:rFonts w:ascii="Times New Roman" w:hAnsi="Times New Roman" w:cs="Times New Roman"/>
        </w:rPr>
        <w:t xml:space="preserve">was important here because it </w:t>
      </w:r>
      <w:r w:rsidR="00A765E8">
        <w:rPr>
          <w:rFonts w:ascii="Times New Roman" w:hAnsi="Times New Roman" w:cs="Times New Roman"/>
        </w:rPr>
        <w:t xml:space="preserve">meant that the network’s </w:t>
      </w:r>
      <w:r w:rsidR="006C4159">
        <w:rPr>
          <w:rFonts w:ascii="Times New Roman" w:hAnsi="Times New Roman" w:cs="Times New Roman"/>
        </w:rPr>
        <w:t>output responses were</w:t>
      </w:r>
      <w:r w:rsidR="00A765E8">
        <w:rPr>
          <w:rFonts w:ascii="Times New Roman" w:hAnsi="Times New Roman" w:cs="Times New Roman"/>
        </w:rPr>
        <w:t xml:space="preserve"> based on</w:t>
      </w:r>
      <w:r w:rsidR="003F0FFD">
        <w:rPr>
          <w:rFonts w:ascii="Times New Roman" w:hAnsi="Times New Roman" w:cs="Times New Roman"/>
        </w:rPr>
        <w:t xml:space="preserve"> a more diffuse representation rather than a one-hot encoding of the input. </w:t>
      </w:r>
      <w:r w:rsidR="00E45DBA">
        <w:rPr>
          <w:rFonts w:ascii="Times New Roman" w:hAnsi="Times New Roman" w:cs="Times New Roman"/>
        </w:rPr>
        <w:t xml:space="preserve">In contrast, the output layer used a sigmoid activation function. </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242550A8">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5E28F386"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9B5320">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10">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5E28F386"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9B5320">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7C1495C5"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r w:rsidR="00860AB8">
        <w:rPr>
          <w:rFonts w:ascii="Times New Roman" w:hAnsi="Times New Roman" w:cs="Times New Roman"/>
        </w:rPr>
        <w:t>groups in the input layer were</w:t>
      </w:r>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r w:rsidR="00D838CA">
        <w:rPr>
          <w:rFonts w:ascii="Times New Roman" w:hAnsi="Times New Roman" w:cs="Times New Roman"/>
        </w:rPr>
        <w:t xml:space="preserve"> Networks</w:t>
      </w:r>
      <w:r w:rsidR="00D838CA" w:rsidDel="00D838CA">
        <w:rPr>
          <w:rFonts w:ascii="Times New Roman" w:hAnsi="Times New Roman" w:cs="Times New Roman"/>
        </w:rPr>
        <w:t xml:space="preserve"> </w:t>
      </w:r>
      <w:r w:rsidR="0016301B">
        <w:rPr>
          <w:rFonts w:ascii="Times New Roman" w:hAnsi="Times New Roman" w:cs="Times New Roman"/>
        </w:rPr>
        <w:t>experienced 80</w:t>
      </w:r>
      <w:r>
        <w:rPr>
          <w:rFonts w:ascii="Times New Roman" w:hAnsi="Times New Roman" w:cs="Times New Roman"/>
        </w:rPr>
        <w:t xml:space="preserve"> objects</w:t>
      </w:r>
      <w:r w:rsidR="0016301B">
        <w:rPr>
          <w:rFonts w:ascii="Times New Roman" w:hAnsi="Times New Roman" w:cs="Times New Roman"/>
        </w:rPr>
        <w:t xml:space="preserve"> during the pretraining phase in the </w:t>
      </w:r>
      <w:r w:rsidR="009B0551">
        <w:rPr>
          <w:rFonts w:ascii="Times New Roman" w:hAnsi="Times New Roman" w:cs="Times New Roman"/>
        </w:rPr>
        <w:t xml:space="preserve">all reported </w:t>
      </w:r>
      <w:r w:rsidR="0016301B">
        <w:rPr>
          <w:rFonts w:ascii="Times New Roman" w:hAnsi="Times New Roman" w:cs="Times New Roman"/>
        </w:rPr>
        <w:t>simulations; this phase approximated infants’ real-</w:t>
      </w:r>
      <w:r w:rsidR="0016301B">
        <w:rPr>
          <w:rFonts w:ascii="Times New Roman" w:hAnsi="Times New Roman" w:cs="Times New Roman"/>
        </w:rPr>
        <w:lastRenderedPageBreak/>
        <w:t>world experience.</w:t>
      </w:r>
      <w:r w:rsidR="000F1DD4">
        <w:rPr>
          <w:rFonts w:ascii="Times New Roman" w:hAnsi="Times New Roman" w:cs="Times New Roman"/>
        </w:rPr>
        <w:t xml:space="preserve"> Although it was possible to present networks with many more objects during </w:t>
      </w:r>
      <w:r w:rsidR="00D838CA">
        <w:rPr>
          <w:rFonts w:ascii="Times New Roman" w:hAnsi="Times New Roman" w:cs="Times New Roman"/>
        </w:rPr>
        <w:t>this phase</w:t>
      </w:r>
      <w:r w:rsidR="000F1DD4">
        <w:rPr>
          <w:rFonts w:ascii="Times New Roman" w:hAnsi="Times New Roman" w:cs="Times New Roman"/>
        </w:rPr>
        <w:t>, this number was chosen to simplify the current model</w:t>
      </w:r>
      <w:r w:rsidR="009B0551">
        <w:rPr>
          <w:rFonts w:ascii="Times New Roman" w:hAnsi="Times New Roman" w:cs="Times New Roman"/>
        </w:rPr>
        <w:t xml:space="preserve"> and interpretation of its dynamics as well as to</w:t>
      </w:r>
      <w:r w:rsidR="000F1DD4">
        <w:rPr>
          <w:rFonts w:ascii="Times New Roman" w:hAnsi="Times New Roman" w:cs="Times New Roman"/>
        </w:rPr>
        <w:t xml:space="preserve"> keep the training time within reasonable limits.</w:t>
      </w:r>
      <w:r w:rsidR="00D838CA">
        <w:rPr>
          <w:rFonts w:ascii="Times New Roman" w:hAnsi="Times New Roman" w:cs="Times New Roman"/>
        </w:rPr>
        <w:t xml:space="preserve"> There is no reason to believe that the results reported below would change drastically if more or fewer objects were used.</w:t>
      </w:r>
      <w:r w:rsidR="0016301B">
        <w:rPr>
          <w:rFonts w:ascii="Times New Roman" w:hAnsi="Times New Roman" w:cs="Times New Roman"/>
        </w:rPr>
        <w:t xml:space="preserve"> In contrast, the remaining two</w:t>
      </w:r>
      <w:r>
        <w:rPr>
          <w:rFonts w:ascii="Times New Roman" w:hAnsi="Times New Roman" w:cs="Times New Roman"/>
        </w:rPr>
        <w:t xml:space="preserve"> </w:t>
      </w:r>
      <w:r w:rsidR="0016301B">
        <w:rPr>
          <w:rFonts w:ascii="Times New Roman" w:hAnsi="Times New Roman" w:cs="Times New Roman"/>
        </w:rPr>
        <w:t xml:space="preserve">objects were shown </w:t>
      </w:r>
      <w:r w:rsidR="00D838CA">
        <w:rPr>
          <w:rFonts w:ascii="Times New Roman" w:hAnsi="Times New Roman" w:cs="Times New Roman"/>
        </w:rPr>
        <w:t xml:space="preserve">to networks during the habituation and test phases of their corresponding simulation. </w:t>
      </w:r>
    </w:p>
    <w:p w14:paraId="4C4873C9" w14:textId="2454DFE5" w:rsidR="00A94DF8" w:rsidRDefault="00971B09" w:rsidP="00A94DF8">
      <w:pPr>
        <w:spacing w:line="480" w:lineRule="auto"/>
        <w:ind w:firstLine="720"/>
        <w:contextualSpacing/>
        <w:rPr>
          <w:rFonts w:ascii="Times New Roman" w:hAnsi="Times New Roman" w:cs="Times New Roman"/>
        </w:rPr>
      </w:pPr>
      <w:r>
        <w:rPr>
          <w:rFonts w:ascii="Times New Roman" w:hAnsi="Times New Roman" w:cs="Times New Roman"/>
        </w:rPr>
        <w:t>Surface Property Left and Surface Property Right</w:t>
      </w:r>
      <w:r w:rsidR="000D45E6">
        <w:rPr>
          <w:rFonts w:ascii="Times New Roman" w:hAnsi="Times New Roman" w:cs="Times New Roman"/>
        </w:rPr>
        <w:t xml:space="preserve"> were the next input and output groups; both groups consisted of two units</w:t>
      </w:r>
      <w:r w:rsidR="00524642">
        <w:rPr>
          <w:rFonts w:ascii="Times New Roman" w:hAnsi="Times New Roman" w:cs="Times New Roman"/>
        </w:rPr>
        <w:t>.</w:t>
      </w:r>
      <w:r w:rsidR="00950F4C">
        <w:rPr>
          <w:rFonts w:ascii="Times New Roman" w:hAnsi="Times New Roman" w:cs="Times New Roman"/>
        </w:rPr>
        <w:t xml:space="preserve"> As before,</w:t>
      </w:r>
      <w:r w:rsidR="00524642">
        <w:rPr>
          <w:rFonts w:ascii="Times New Roman" w:hAnsi="Times New Roman" w:cs="Times New Roman"/>
        </w:rPr>
        <w:t xml:space="preserve"> </w:t>
      </w:r>
      <w:r w:rsidR="00950F4C">
        <w:rPr>
          <w:rFonts w:ascii="Times New Roman" w:hAnsi="Times New Roman" w:cs="Times New Roman"/>
        </w:rPr>
        <w:t>the left-right designation</w:t>
      </w:r>
      <w:r w:rsidR="00524642">
        <w:rPr>
          <w:rFonts w:ascii="Times New Roman" w:hAnsi="Times New Roman" w:cs="Times New Roman"/>
        </w:rPr>
        <w:t xml:space="preserve"> denoted on which side of the network the group appeared. </w:t>
      </w:r>
      <w:r w:rsidR="00CD46DD">
        <w:rPr>
          <w:rFonts w:ascii="Times New Roman" w:hAnsi="Times New Roman" w:cs="Times New Roman"/>
        </w:rPr>
        <w:t>The</w:t>
      </w:r>
      <w:r w:rsidR="00524642">
        <w:rPr>
          <w:rFonts w:ascii="Times New Roman" w:hAnsi="Times New Roman" w:cs="Times New Roman"/>
        </w:rPr>
        <w:t xml:space="preserve"> first unit</w:t>
      </w:r>
      <w:r w:rsidR="003000D0">
        <w:rPr>
          <w:rFonts w:ascii="Times New Roman" w:hAnsi="Times New Roman" w:cs="Times New Roman"/>
        </w:rPr>
        <w:t xml:space="preserve"> </w:t>
      </w:r>
      <w:r w:rsidR="00524642">
        <w:rPr>
          <w:rFonts w:ascii="Times New Roman" w:hAnsi="Times New Roman" w:cs="Times New Roman"/>
        </w:rPr>
        <w:t xml:space="preserve">in either group </w:t>
      </w:r>
      <w:r>
        <w:rPr>
          <w:rFonts w:ascii="Times New Roman" w:hAnsi="Times New Roman" w:cs="Times New Roman"/>
        </w:rPr>
        <w:t xml:space="preserve">represented </w:t>
      </w:r>
      <w:r w:rsidR="009D1FA7">
        <w:rPr>
          <w:rFonts w:ascii="Times New Roman" w:hAnsi="Times New Roman" w:cs="Times New Roman"/>
        </w:rPr>
        <w:t xml:space="preserve">one class of </w:t>
      </w:r>
      <w:r w:rsidR="00523168">
        <w:rPr>
          <w:rFonts w:ascii="Times New Roman" w:hAnsi="Times New Roman" w:cs="Times New Roman"/>
        </w:rPr>
        <w:t xml:space="preserve">visible, </w:t>
      </w:r>
      <w:r w:rsidR="000014B3">
        <w:rPr>
          <w:rFonts w:ascii="Times New Roman" w:hAnsi="Times New Roman" w:cs="Times New Roman"/>
        </w:rPr>
        <w:t>perceptually grounded</w:t>
      </w:r>
      <w:r w:rsidR="009D1FA7">
        <w:rPr>
          <w:rFonts w:ascii="Times New Roman" w:hAnsi="Times New Roman" w:cs="Times New Roman"/>
        </w:rPr>
        <w:t xml:space="preserve"> features </w:t>
      </w:r>
      <w:r w:rsidR="00367E30">
        <w:rPr>
          <w:rFonts w:ascii="Times New Roman" w:hAnsi="Times New Roman" w:cs="Times New Roman"/>
        </w:rPr>
        <w:t xml:space="preserve">(e.g., </w:t>
      </w:r>
      <w:r w:rsidR="003248FE">
        <w:rPr>
          <w:rFonts w:ascii="Times New Roman" w:hAnsi="Times New Roman" w:cs="Times New Roman"/>
        </w:rPr>
        <w:t>elongated appendage-like extensions [e.g., legs], high-contrast, ovular elements [e.g., eyes], etc</w:t>
      </w:r>
      <w:r w:rsidR="00367E30">
        <w:rPr>
          <w:rFonts w:ascii="Times New Roman" w:hAnsi="Times New Roman" w:cs="Times New Roman"/>
        </w:rPr>
        <w:t>.)</w:t>
      </w:r>
      <w:r w:rsidR="003000D0">
        <w:rPr>
          <w:rFonts w:ascii="Times New Roman" w:hAnsi="Times New Roman" w:cs="Times New Roman"/>
        </w:rPr>
        <w:t>. This unit corresponds to Surface Feature A. In contrast, the second unit in</w:t>
      </w:r>
      <w:r w:rsidR="00524642">
        <w:rPr>
          <w:rFonts w:ascii="Times New Roman" w:hAnsi="Times New Roman" w:cs="Times New Roman"/>
        </w:rPr>
        <w:t xml:space="preserve"> either group </w:t>
      </w:r>
      <w:r w:rsidR="00367E30">
        <w:rPr>
          <w:rFonts w:ascii="Times New Roman" w:hAnsi="Times New Roman" w:cs="Times New Roman"/>
        </w:rPr>
        <w:t xml:space="preserve">represented </w:t>
      </w:r>
      <w:r w:rsidR="003248FE">
        <w:rPr>
          <w:rFonts w:ascii="Times New Roman" w:hAnsi="Times New Roman" w:cs="Times New Roman"/>
        </w:rPr>
        <w:t>a different class</w:t>
      </w:r>
      <w:r w:rsidR="00823362">
        <w:rPr>
          <w:rFonts w:ascii="Times New Roman" w:hAnsi="Times New Roman" w:cs="Times New Roman"/>
        </w:rPr>
        <w:t xml:space="preserve"> of visible, surface features</w:t>
      </w:r>
      <w:r w:rsidR="00367E30">
        <w:rPr>
          <w:rFonts w:ascii="Times New Roman" w:hAnsi="Times New Roman" w:cs="Times New Roman"/>
        </w:rPr>
        <w:t xml:space="preserve"> (e.g., </w:t>
      </w:r>
      <w:r w:rsidR="00823362">
        <w:rPr>
          <w:rFonts w:ascii="Times New Roman" w:hAnsi="Times New Roman" w:cs="Times New Roman"/>
        </w:rPr>
        <w:t>rigid and compact [e.g., solid geometric shapes], uniform contour structure [e.g., the smooth</w:t>
      </w:r>
      <w:r w:rsidR="009F774E">
        <w:rPr>
          <w:rFonts w:ascii="Times New Roman" w:hAnsi="Times New Roman" w:cs="Times New Roman"/>
        </w:rPr>
        <w:t>, rectilinear</w:t>
      </w:r>
      <w:r w:rsidR="00823362">
        <w:rPr>
          <w:rFonts w:ascii="Times New Roman" w:hAnsi="Times New Roman" w:cs="Times New Roman"/>
        </w:rPr>
        <w:t xml:space="preserve"> edges of a block]</w:t>
      </w:r>
      <w:r w:rsidR="00523168">
        <w:rPr>
          <w:rFonts w:ascii="Times New Roman" w:hAnsi="Times New Roman" w:cs="Times New Roman"/>
        </w:rPr>
        <w:t>)</w:t>
      </w:r>
      <w:r w:rsidR="00524642">
        <w:rPr>
          <w:rFonts w:ascii="Times New Roman" w:hAnsi="Times New Roman" w:cs="Times New Roman"/>
        </w:rPr>
        <w:t xml:space="preserve">. </w:t>
      </w:r>
      <w:r w:rsidR="003000D0">
        <w:rPr>
          <w:rFonts w:ascii="Times New Roman" w:hAnsi="Times New Roman" w:cs="Times New Roman"/>
        </w:rPr>
        <w:t xml:space="preserve">This unit corresponds to Surface Feature B. </w:t>
      </w:r>
      <w:r w:rsidR="00011DAB">
        <w:rPr>
          <w:rFonts w:ascii="Times New Roman" w:hAnsi="Times New Roman" w:cs="Times New Roman"/>
        </w:rPr>
        <w:t>This way of coding features meant that the object on the left or right possessed Surface Feature A if the first unit of the corresponding right or left Surface Property group had a value of 1. In contrast, the object possessed Surface Property B if the second unit in either of these groups had a value of 1.</w:t>
      </w:r>
    </w:p>
    <w:p w14:paraId="52D95AED" w14:textId="2B53E36C" w:rsidR="006969EB" w:rsidRDefault="001B1E4E" w:rsidP="00A94DF8">
      <w:pPr>
        <w:spacing w:line="480" w:lineRule="auto"/>
        <w:ind w:firstLine="720"/>
        <w:contextualSpacing/>
        <w:rPr>
          <w:rFonts w:ascii="Times New Roman" w:hAnsi="Times New Roman" w:cs="Times New Roman"/>
        </w:rPr>
      </w:pPr>
      <w:r>
        <w:rPr>
          <w:rFonts w:ascii="Times New Roman" w:hAnsi="Times New Roman" w:cs="Times New Roman"/>
        </w:rPr>
        <w:t>A point that is worth noting is that because the current</w:t>
      </w:r>
      <w:r w:rsidR="00BA7139">
        <w:rPr>
          <w:rFonts w:ascii="Times New Roman" w:hAnsi="Times New Roman" w:cs="Times New Roman"/>
        </w:rPr>
        <w:t xml:space="preserve"> simulations were designed to </w:t>
      </w:r>
      <w:r w:rsidR="00F70864">
        <w:rPr>
          <w:rFonts w:ascii="Times New Roman" w:hAnsi="Times New Roman" w:cs="Times New Roman"/>
        </w:rPr>
        <w:t xml:space="preserve">demonstrate that associations formed among one or more </w:t>
      </w:r>
      <w:r w:rsidR="007E006B">
        <w:rPr>
          <w:rFonts w:ascii="Times New Roman" w:hAnsi="Times New Roman" w:cs="Times New Roman"/>
        </w:rPr>
        <w:t xml:space="preserve">visible </w:t>
      </w:r>
      <w:r w:rsidR="00F70864">
        <w:rPr>
          <w:rFonts w:ascii="Times New Roman" w:hAnsi="Times New Roman" w:cs="Times New Roman"/>
        </w:rPr>
        <w:t xml:space="preserve">features and </w:t>
      </w:r>
      <w:r w:rsidR="009351F3">
        <w:rPr>
          <w:rFonts w:ascii="Times New Roman" w:hAnsi="Times New Roman" w:cs="Times New Roman"/>
        </w:rPr>
        <w:t>the kinematics of different actions</w:t>
      </w:r>
      <w:r w:rsidR="00F70864">
        <w:rPr>
          <w:rFonts w:ascii="Times New Roman" w:hAnsi="Times New Roman" w:cs="Times New Roman"/>
        </w:rPr>
        <w:t xml:space="preserve"> can explain infants’ looking patterns in</w:t>
      </w:r>
      <w:r w:rsidR="003000D0">
        <w:rPr>
          <w:rFonts w:ascii="Times New Roman" w:hAnsi="Times New Roman" w:cs="Times New Roman"/>
        </w:rPr>
        <w:t xml:space="preserve"> </w:t>
      </w:r>
      <w:r>
        <w:rPr>
          <w:rFonts w:ascii="Times New Roman" w:hAnsi="Times New Roman" w:cs="Times New Roman"/>
        </w:rPr>
        <w:t>studies assessing their putative action understanding</w:t>
      </w:r>
      <w:r w:rsidR="00BA0306">
        <w:rPr>
          <w:rFonts w:ascii="Times New Roman" w:hAnsi="Times New Roman" w:cs="Times New Roman"/>
        </w:rPr>
        <w:t xml:space="preserve">, </w:t>
      </w:r>
      <w:r w:rsidR="00481F13">
        <w:rPr>
          <w:rFonts w:ascii="Times New Roman" w:hAnsi="Times New Roman" w:cs="Times New Roman"/>
        </w:rPr>
        <w:t>no attempt was made</w:t>
      </w:r>
      <w:r w:rsidR="007E006B">
        <w:rPr>
          <w:rFonts w:ascii="Times New Roman" w:hAnsi="Times New Roman" w:cs="Times New Roman"/>
        </w:rPr>
        <w:t xml:space="preserve"> here</w:t>
      </w:r>
      <w:r w:rsidR="00481F13">
        <w:rPr>
          <w:rFonts w:ascii="Times New Roman" w:hAnsi="Times New Roman" w:cs="Times New Roman"/>
        </w:rPr>
        <w:t xml:space="preserve"> to model</w:t>
      </w:r>
      <w:r w:rsidR="00FB1CF6">
        <w:rPr>
          <w:rFonts w:ascii="Times New Roman" w:hAnsi="Times New Roman" w:cs="Times New Roman"/>
        </w:rPr>
        <w:t xml:space="preserve"> specific </w:t>
      </w:r>
      <w:r w:rsidR="00481F13">
        <w:rPr>
          <w:rFonts w:ascii="Times New Roman" w:hAnsi="Times New Roman" w:cs="Times New Roman"/>
        </w:rPr>
        <w:t xml:space="preserve">surface </w:t>
      </w:r>
      <w:r w:rsidR="00FB1CF6">
        <w:rPr>
          <w:rFonts w:ascii="Times New Roman" w:hAnsi="Times New Roman" w:cs="Times New Roman"/>
        </w:rPr>
        <w:t>features.</w:t>
      </w:r>
      <w:r w:rsidR="0097153C">
        <w:rPr>
          <w:rFonts w:ascii="Times New Roman" w:hAnsi="Times New Roman" w:cs="Times New Roman"/>
        </w:rPr>
        <w:t xml:space="preserve"> Instead, </w:t>
      </w:r>
      <w:r w:rsidR="00BA0306">
        <w:rPr>
          <w:rFonts w:ascii="Times New Roman" w:hAnsi="Times New Roman" w:cs="Times New Roman"/>
        </w:rPr>
        <w:t>the first and second units</w:t>
      </w:r>
      <w:r w:rsidR="007636E8">
        <w:rPr>
          <w:rFonts w:ascii="Times New Roman" w:hAnsi="Times New Roman" w:cs="Times New Roman"/>
        </w:rPr>
        <w:t xml:space="preserve"> in </w:t>
      </w:r>
      <w:r w:rsidR="007E006B">
        <w:rPr>
          <w:rFonts w:ascii="Times New Roman" w:hAnsi="Times New Roman" w:cs="Times New Roman"/>
        </w:rPr>
        <w:t>the Surface Property Left and Surface Property Right groups</w:t>
      </w:r>
      <w:r w:rsidR="007636E8">
        <w:rPr>
          <w:rFonts w:ascii="Times New Roman" w:hAnsi="Times New Roman" w:cs="Times New Roman"/>
        </w:rPr>
        <w:t xml:space="preserve"> </w:t>
      </w:r>
      <w:r w:rsidR="0097153C">
        <w:rPr>
          <w:rFonts w:ascii="Times New Roman" w:hAnsi="Times New Roman" w:cs="Times New Roman"/>
        </w:rPr>
        <w:t>served</w:t>
      </w:r>
      <w:r w:rsidR="00BA0306">
        <w:rPr>
          <w:rFonts w:ascii="Times New Roman" w:hAnsi="Times New Roman" w:cs="Times New Roman"/>
        </w:rPr>
        <w:t>, respectively,</w:t>
      </w:r>
      <w:r w:rsidR="0097153C">
        <w:rPr>
          <w:rFonts w:ascii="Times New Roman" w:hAnsi="Times New Roman" w:cs="Times New Roman"/>
        </w:rPr>
        <w:t xml:space="preserve"> as</w:t>
      </w:r>
      <w:r w:rsidR="007636E8">
        <w:rPr>
          <w:rFonts w:ascii="Times New Roman" w:hAnsi="Times New Roman" w:cs="Times New Roman"/>
        </w:rPr>
        <w:t xml:space="preserve"> placeholder</w:t>
      </w:r>
      <w:r w:rsidR="00BA0306">
        <w:rPr>
          <w:rFonts w:ascii="Times New Roman" w:hAnsi="Times New Roman" w:cs="Times New Roman"/>
        </w:rPr>
        <w:t>s</w:t>
      </w:r>
      <w:r w:rsidR="007636E8">
        <w:rPr>
          <w:rFonts w:ascii="Times New Roman" w:hAnsi="Times New Roman" w:cs="Times New Roman"/>
        </w:rPr>
        <w:t xml:space="preserve"> for the surface features</w:t>
      </w:r>
      <w:r w:rsidR="00BA0306">
        <w:rPr>
          <w:rFonts w:ascii="Times New Roman" w:hAnsi="Times New Roman" w:cs="Times New Roman"/>
        </w:rPr>
        <w:t xml:space="preserve"> possessed by animate entities (e.g., elongated appendage-</w:t>
      </w:r>
      <w:r w:rsidR="00BA0306">
        <w:rPr>
          <w:rFonts w:ascii="Times New Roman" w:hAnsi="Times New Roman" w:cs="Times New Roman"/>
        </w:rPr>
        <w:lastRenderedPageBreak/>
        <w:t>like extensions) and inanimate objects (e.g., rigidity and compactness)</w:t>
      </w:r>
      <w:r w:rsidR="007E006B">
        <w:rPr>
          <w:rFonts w:ascii="Times New Roman" w:hAnsi="Times New Roman" w:cs="Times New Roman"/>
        </w:rPr>
        <w:t>; these units did not serve as placeholders for the categories themselves</w:t>
      </w:r>
      <w:r w:rsidR="00BA0306">
        <w:rPr>
          <w:rFonts w:ascii="Times New Roman" w:hAnsi="Times New Roman" w:cs="Times New Roman"/>
        </w:rPr>
        <w:t>.</w:t>
      </w:r>
      <w:r w:rsidR="007E006B">
        <w:rPr>
          <w:rFonts w:ascii="Times New Roman" w:hAnsi="Times New Roman" w:cs="Times New Roman"/>
        </w:rPr>
        <w:t xml:space="preserve"> </w:t>
      </w:r>
      <w:r w:rsidR="00BA0306">
        <w:rPr>
          <w:rFonts w:ascii="Times New Roman" w:hAnsi="Times New Roman" w:cs="Times New Roman"/>
        </w:rPr>
        <w:t>A chief advantage of</w:t>
      </w:r>
      <w:r w:rsidR="007636E8">
        <w:rPr>
          <w:rFonts w:ascii="Times New Roman" w:hAnsi="Times New Roman" w:cs="Times New Roman"/>
        </w:rPr>
        <w:t xml:space="preserve"> not modeling specific surface features </w:t>
      </w:r>
      <w:r w:rsidR="00733C83">
        <w:rPr>
          <w:rFonts w:ascii="Times New Roman" w:hAnsi="Times New Roman" w:cs="Times New Roman"/>
        </w:rPr>
        <w:t xml:space="preserve">is that it </w:t>
      </w:r>
      <w:r w:rsidR="00BA0306">
        <w:rPr>
          <w:rFonts w:ascii="Times New Roman" w:hAnsi="Times New Roman" w:cs="Times New Roman"/>
        </w:rPr>
        <w:t xml:space="preserve">eschewed the need to </w:t>
      </w:r>
      <w:r w:rsidR="002D6839">
        <w:rPr>
          <w:rFonts w:ascii="Times New Roman" w:hAnsi="Times New Roman" w:cs="Times New Roman"/>
        </w:rPr>
        <w:t>commit to any specific feature</w:t>
      </w:r>
      <w:r w:rsidR="00BA0306">
        <w:rPr>
          <w:rFonts w:ascii="Times New Roman" w:hAnsi="Times New Roman" w:cs="Times New Roman"/>
        </w:rPr>
        <w:t xml:space="preserve">. </w:t>
      </w:r>
      <w:r w:rsidR="003770EC">
        <w:rPr>
          <w:rFonts w:ascii="Times New Roman" w:hAnsi="Times New Roman" w:cs="Times New Roman"/>
        </w:rPr>
        <w:t>Such a commitment would also be premature given that it would first</w:t>
      </w:r>
      <w:r w:rsidR="0049328D">
        <w:rPr>
          <w:rFonts w:ascii="Times New Roman" w:hAnsi="Times New Roman" w:cs="Times New Roman"/>
        </w:rPr>
        <w:t xml:space="preserve"> need to be determined which </w:t>
      </w:r>
      <w:r w:rsidR="003770EC">
        <w:rPr>
          <w:rFonts w:ascii="Times New Roman" w:hAnsi="Times New Roman" w:cs="Times New Roman"/>
        </w:rPr>
        <w:t xml:space="preserve">surface features infants attend to in action understanding studies. The reason </w:t>
      </w:r>
      <w:r w:rsidR="007E006B">
        <w:rPr>
          <w:rFonts w:ascii="Times New Roman" w:hAnsi="Times New Roman" w:cs="Times New Roman"/>
        </w:rPr>
        <w:t>such evidence is lacking is</w:t>
      </w:r>
      <w:r w:rsidR="003770EC">
        <w:rPr>
          <w:rFonts w:ascii="Times New Roman" w:hAnsi="Times New Roman" w:cs="Times New Roman"/>
        </w:rPr>
        <w:t xml:space="preserve"> that</w:t>
      </w:r>
      <w:r w:rsidR="007E006B">
        <w:rPr>
          <w:rFonts w:ascii="Times New Roman" w:hAnsi="Times New Roman" w:cs="Times New Roman"/>
        </w:rPr>
        <w:t xml:space="preserve"> existing accounts have interpreted</w:t>
      </w:r>
      <w:r w:rsidR="003770EC">
        <w:rPr>
          <w:rFonts w:ascii="Times New Roman" w:hAnsi="Times New Roman" w:cs="Times New Roman"/>
        </w:rPr>
        <w:t xml:space="preserve"> infants’ looking behaviors in studies on this topic as arising from abstract, conceptually rich notions of acti</w:t>
      </w:r>
      <w:r w:rsidR="007E006B">
        <w:rPr>
          <w:rFonts w:ascii="Times New Roman" w:hAnsi="Times New Roman" w:cs="Times New Roman"/>
        </w:rPr>
        <w:t>on rather than from associations formed over semantically neutral, visible, surface features.</w:t>
      </w:r>
      <w:r w:rsidR="003770EC">
        <w:rPr>
          <w:rFonts w:ascii="Times New Roman" w:hAnsi="Times New Roman" w:cs="Times New Roman"/>
        </w:rPr>
        <w:t xml:space="preserve"> </w:t>
      </w:r>
    </w:p>
    <w:p w14:paraId="7BCA20BA" w14:textId="50EA1339" w:rsidR="00524642" w:rsidRDefault="008F6102" w:rsidP="00652EF0">
      <w:pPr>
        <w:spacing w:line="480" w:lineRule="auto"/>
        <w:ind w:firstLine="720"/>
        <w:contextualSpacing/>
        <w:rPr>
          <w:rFonts w:ascii="Times New Roman" w:hAnsi="Times New Roman" w:cs="Times New Roman"/>
        </w:rPr>
      </w:pPr>
      <w:r>
        <w:rPr>
          <w:rFonts w:ascii="Times New Roman" w:hAnsi="Times New Roman" w:cs="Times New Roman"/>
        </w:rPr>
        <w:t>Horizontal Position was the next</w:t>
      </w:r>
      <w:r w:rsidR="00524642">
        <w:rPr>
          <w:rFonts w:ascii="Times New Roman" w:hAnsi="Times New Roman" w:cs="Times New Roman"/>
        </w:rPr>
        <w:t xml:space="preserve"> group of input and output units</w:t>
      </w:r>
      <w:r>
        <w:rPr>
          <w:rFonts w:ascii="Times New Roman" w:hAnsi="Times New Roman" w:cs="Times New Roman"/>
        </w:rPr>
        <w:t xml:space="preserve">. This group consisted of six units. </w:t>
      </w:r>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at any point in time two </w:t>
      </w:r>
      <w:r w:rsidR="00CF4781">
        <w:rPr>
          <w:rFonts w:ascii="Times New Roman" w:eastAsia="Times New Roman" w:hAnsi="Times New Roman" w:cs="Times New Roman"/>
        </w:rPr>
        <w:t>objects</w:t>
      </w:r>
      <w:r w:rsidR="006A1861" w:rsidRPr="007208F2">
        <w:rPr>
          <w:rFonts w:ascii="Times New Roman" w:eastAsia="Times New Roman" w:hAnsi="Times New Roman" w:cs="Times New Roman"/>
        </w:rPr>
        <w:t xml:space="preserve">, a single </w:t>
      </w:r>
      <w:r w:rsidR="00CF4781">
        <w:rPr>
          <w:rFonts w:ascii="Times New Roman" w:eastAsia="Times New Roman" w:hAnsi="Times New Roman" w:cs="Times New Roman"/>
        </w:rPr>
        <w:t>group that captured the</w:t>
      </w:r>
      <w:r>
        <w:rPr>
          <w:rFonts w:ascii="Times New Roman" w:eastAsia="Times New Roman" w:hAnsi="Times New Roman" w:cs="Times New Roman"/>
        </w:rPr>
        <w:t xml:space="preserve"> horizontal</w:t>
      </w:r>
      <w:r w:rsidR="00CF4781">
        <w:rPr>
          <w:rFonts w:ascii="Times New Roman" w:eastAsia="Times New Roman" w:hAnsi="Times New Roman" w:cs="Times New Roman"/>
        </w:rPr>
        <w:t xml:space="preserve"> position of either object at any given moment in time was used</w:t>
      </w:r>
      <w:r w:rsidR="005E2925">
        <w:rPr>
          <w:rFonts w:ascii="Times New Roman" w:eastAsia="Times New Roman" w:hAnsi="Times New Roman" w:cs="Times New Roman"/>
        </w:rPr>
        <w:t xml:space="preserve"> (for a similar approach, see </w:t>
      </w:r>
      <w:r>
        <w:rPr>
          <w:rFonts w:ascii="Times New Roman" w:eastAsia="Times New Roman" w:hAnsi="Times New Roman" w:cs="Times New Roman"/>
        </w:rPr>
        <w:t xml:space="preserve">Benton, 2024 and </w:t>
      </w:r>
      <w:proofErr w:type="spellStart"/>
      <w:r w:rsidR="005E2925">
        <w:rPr>
          <w:rFonts w:ascii="Times New Roman" w:eastAsia="Times New Roman" w:hAnsi="Times New Roman" w:cs="Times New Roman"/>
        </w:rPr>
        <w:t>Rakison</w:t>
      </w:r>
      <w:proofErr w:type="spellEnd"/>
      <w:r w:rsidR="005E2925">
        <w:rPr>
          <w:rFonts w:ascii="Times New Roman" w:eastAsia="Times New Roman" w:hAnsi="Times New Roman" w:cs="Times New Roman"/>
        </w:rPr>
        <w:t xml:space="preserve"> &amp; </w:t>
      </w:r>
      <w:proofErr w:type="spellStart"/>
      <w:r w:rsidR="005E2925">
        <w:rPr>
          <w:rFonts w:ascii="Times New Roman" w:eastAsia="Times New Roman" w:hAnsi="Times New Roman" w:cs="Times New Roman"/>
        </w:rPr>
        <w:t>Lupyan</w:t>
      </w:r>
      <w:proofErr w:type="spellEnd"/>
      <w:r w:rsidR="005E2925">
        <w:rPr>
          <w:rFonts w:ascii="Times New Roman" w:eastAsia="Times New Roman" w:hAnsi="Times New Roman" w:cs="Times New Roman"/>
        </w:rPr>
        <w:t>, 2008)</w:t>
      </w:r>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Pr>
          <w:rFonts w:ascii="Times New Roman" w:eastAsia="Times New Roman" w:hAnsi="Times New Roman" w:cs="Times New Roman"/>
        </w:rPr>
        <w:t>It should be noted that this group captured the precise horizontal position of the left object at a particular moment in time and relative to the horizontal position of the right object rather than that motion’s type or kinematics; that is, this group represented simply</w:t>
      </w:r>
      <w:r>
        <w:rPr>
          <w:rFonts w:ascii="Times New Roman" w:eastAsia="Times New Roman" w:hAnsi="Times New Roman" w:cs="Times New Roman"/>
          <w:i/>
          <w:iCs/>
        </w:rPr>
        <w:t xml:space="preserve"> </w:t>
      </w:r>
      <w:r>
        <w:rPr>
          <w:rFonts w:ascii="Times New Roman" w:eastAsia="Times New Roman" w:hAnsi="Times New Roman" w:cs="Times New Roman"/>
        </w:rPr>
        <w:t xml:space="preserve">that an object can either move towards or away from another object.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r>
        <w:rPr>
          <w:rFonts w:ascii="Times New Roman" w:eastAsia="Times New Roman" w:hAnsi="Times New Roman" w:cs="Times New Roman"/>
        </w:rPr>
        <w:t>this</w:t>
      </w:r>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r w:rsidR="00A500C3">
        <w:rPr>
          <w:rFonts w:ascii="Times New Roman" w:eastAsia="Times New Roman" w:hAnsi="Times New Roman" w:cs="Times New Roman"/>
        </w:rPr>
        <w:t xml:space="preserve">current horizontal </w:t>
      </w:r>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r>
        <w:rPr>
          <w:rFonts w:ascii="Times New Roman" w:eastAsia="Times New Roman" w:hAnsi="Times New Roman" w:cs="Times New Roman"/>
        </w:rPr>
        <w:t xml:space="preserve">is </w:t>
      </w:r>
      <w:r w:rsidR="00150907">
        <w:rPr>
          <w:rFonts w:ascii="Times New Roman" w:eastAsia="Times New Roman" w:hAnsi="Times New Roman" w:cs="Times New Roman"/>
        </w:rPr>
        <w:t>group</w:t>
      </w:r>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r w:rsidR="00150907">
        <w:rPr>
          <w:rFonts w:ascii="Times New Roman" w:eastAsia="Times New Roman" w:hAnsi="Times New Roman" w:cs="Times New Roman"/>
        </w:rPr>
        <w:t xml:space="preserve"> output group.</w:t>
      </w:r>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r w:rsidR="00150907">
        <w:rPr>
          <w:rFonts w:ascii="Times New Roman" w:eastAsia="Times New Roman" w:hAnsi="Times New Roman" w:cs="Times New Roman"/>
        </w:rPr>
        <w:t>this group</w:t>
      </w:r>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r w:rsidR="002D082E">
        <w:rPr>
          <w:rFonts w:ascii="Times New Roman" w:eastAsia="Times New Roman" w:hAnsi="Times New Roman" w:cs="Times New Roman"/>
        </w:rPr>
        <w:t xml:space="preserve">Horizontal movement </w:t>
      </w:r>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w:t>
      </w:r>
      <w:r w:rsidR="00125E54">
        <w:rPr>
          <w:rFonts w:ascii="Times New Roman" w:eastAsia="Times New Roman" w:hAnsi="Times New Roman" w:cs="Times New Roman"/>
        </w:rPr>
        <w:lastRenderedPageBreak/>
        <w:t>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r w:rsidR="00BB07E6">
        <w:rPr>
          <w:rFonts w:ascii="Times New Roman" w:eastAsia="Times New Roman" w:hAnsi="Times New Roman" w:cs="Times New Roman"/>
        </w:rPr>
        <w:t xml:space="preserve"> </w:t>
      </w:r>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r w:rsidR="0040779B">
        <w:rPr>
          <w:rFonts w:ascii="Times New Roman" w:eastAsia="Times New Roman" w:hAnsi="Times New Roman" w:cs="Times New Roman"/>
        </w:rPr>
        <w:t>Kinematic Motion Type</w:t>
      </w:r>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r w:rsidR="0040779B">
        <w:rPr>
          <w:rFonts w:ascii="Times New Roman" w:hAnsi="Times New Roman" w:cs="Times New Roman"/>
        </w:rPr>
        <w:t>Linear Path</w:t>
      </w:r>
      <w:r w:rsidR="002B4582">
        <w:rPr>
          <w:rFonts w:ascii="Times New Roman" w:hAnsi="Times New Roman" w:cs="Times New Roman"/>
        </w:rPr>
        <w:t xml:space="preserve"> unit; the second unit was the </w:t>
      </w:r>
      <w:r w:rsidR="0040779B">
        <w:rPr>
          <w:rFonts w:ascii="Times New Roman" w:hAnsi="Times New Roman" w:cs="Times New Roman"/>
        </w:rPr>
        <w:t>Arced Path</w:t>
      </w:r>
      <w:r w:rsidR="002B4582">
        <w:rPr>
          <w:rFonts w:ascii="Times New Roman" w:hAnsi="Times New Roman" w:cs="Times New Roman"/>
        </w:rPr>
        <w:t xml:space="preserve"> unit. </w:t>
      </w:r>
      <w:r w:rsidR="00773EE1">
        <w:rPr>
          <w:rFonts w:ascii="Times New Roman" w:hAnsi="Times New Roman" w:cs="Times New Roman"/>
        </w:rPr>
        <w:t xml:space="preserve">Separating these </w:t>
      </w:r>
      <w:r w:rsidR="00DD510D">
        <w:rPr>
          <w:rFonts w:ascii="Times New Roman" w:hAnsi="Times New Roman" w:cs="Times New Roman"/>
        </w:rPr>
        <w:t>two aspects of motion—that is, horizontal translation from curvature—</w:t>
      </w:r>
      <w:r w:rsidR="00773EE1">
        <w:rPr>
          <w:rFonts w:ascii="Times New Roman" w:hAnsi="Times New Roman" w:cs="Times New Roman"/>
        </w:rPr>
        <w:t xml:space="preserve">in this way enabled the model to represent </w:t>
      </w:r>
      <w:r w:rsidR="008E11CA">
        <w:rPr>
          <w:rFonts w:ascii="Times New Roman" w:hAnsi="Times New Roman" w:cs="Times New Roman"/>
        </w:rPr>
        <w:t>heading direction</w:t>
      </w:r>
      <w:r w:rsidR="00773EE1">
        <w:rPr>
          <w:rFonts w:ascii="Times New Roman" w:hAnsi="Times New Roman" w:cs="Times New Roman"/>
        </w:rPr>
        <w:t xml:space="preserve"> independently from </w:t>
      </w:r>
      <w:r w:rsidR="008E11CA">
        <w:rPr>
          <w:rFonts w:ascii="Times New Roman" w:hAnsi="Times New Roman" w:cs="Times New Roman"/>
        </w:rPr>
        <w:t xml:space="preserve">its </w:t>
      </w:r>
      <w:r w:rsidR="00773EE1">
        <w:rPr>
          <w:rFonts w:ascii="Times New Roman" w:hAnsi="Times New Roman" w:cs="Times New Roman"/>
        </w:rPr>
        <w:t xml:space="preserve">geometry and simplified </w:t>
      </w:r>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r w:rsidR="008E11CA">
        <w:rPr>
          <w:rFonts w:ascii="Times New Roman" w:hAnsi="Times New Roman" w:cs="Times New Roman"/>
        </w:rPr>
        <w:t>unlikely that</w:t>
      </w:r>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r w:rsidR="008E11CA">
        <w:rPr>
          <w:rFonts w:ascii="Times New Roman" w:hAnsi="Times New Roman" w:cs="Times New Roman"/>
        </w:rPr>
        <w:t>linear and arced paths</w:t>
      </w:r>
      <w:r w:rsidR="006842DF">
        <w:rPr>
          <w:rFonts w:ascii="Times New Roman" w:hAnsi="Times New Roman" w:cs="Times New Roman"/>
        </w:rPr>
        <w:t xml:space="preserve"> as </w:t>
      </w:r>
      <w:r w:rsidR="008E11CA">
        <w:rPr>
          <w:rFonts w:ascii="Times New Roman" w:hAnsi="Times New Roman" w:cs="Times New Roman"/>
        </w:rPr>
        <w:t>integrated</w:t>
      </w:r>
      <w:r w:rsidR="006842DF">
        <w:rPr>
          <w:rFonts w:ascii="Times New Roman" w:hAnsi="Times New Roman" w:cs="Times New Roman"/>
        </w:rPr>
        <w:t>, dynamic activity patterns</w:t>
      </w:r>
      <w:r w:rsidR="001B597B">
        <w:rPr>
          <w:rFonts w:ascii="Times New Roman" w:hAnsi="Times New Roman" w:cs="Times New Roman"/>
        </w:rPr>
        <w:t>.</w:t>
      </w:r>
      <w:r w:rsidR="001D5018">
        <w:rPr>
          <w:rFonts w:ascii="Times New Roman" w:hAnsi="Times New Roman" w:cs="Times New Roman"/>
        </w:rPr>
        <w:t xml:space="preserve"> Simulating movement dynamically aligned with how movement unfolds in the real world.</w:t>
      </w:r>
      <w:r w:rsidR="00920922">
        <w:rPr>
          <w:rFonts w:ascii="Times New Roman" w:hAnsi="Times New Roman" w:cs="Times New Roman"/>
        </w:rPr>
        <w:t xml:space="preserve"> </w:t>
      </w:r>
    </w:p>
    <w:p w14:paraId="36D540BC" w14:textId="126A7884" w:rsidR="00F246A7" w:rsidRDefault="00524642" w:rsidP="00F246A7">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C50184">
        <w:rPr>
          <w:rFonts w:ascii="Times New Roman" w:hAnsi="Times New Roman" w:cs="Times New Roman"/>
        </w:rPr>
        <w:t>five</w:t>
      </w:r>
      <w:r w:rsidR="008212A4">
        <w:rPr>
          <w:rFonts w:ascii="Times New Roman" w:hAnsi="Times New Roman" w:cs="Times New Roman"/>
        </w:rPr>
        <w:t xml:space="preserve"> </w:t>
      </w:r>
      <w:r>
        <w:rPr>
          <w:rFonts w:ascii="Times New Roman" w:hAnsi="Times New Roman" w:cs="Times New Roman"/>
        </w:rPr>
        <w:t xml:space="preserve">input and output groups were a five-unit </w:t>
      </w:r>
      <w:r w:rsidR="00EC0FEC">
        <w:rPr>
          <w:rFonts w:ascii="Times New Roman" w:hAnsi="Times New Roman" w:cs="Times New Roman"/>
        </w:rPr>
        <w:t xml:space="preserve">Obstacle </w:t>
      </w:r>
      <w:r>
        <w:rPr>
          <w:rFonts w:ascii="Times New Roman" w:hAnsi="Times New Roman" w:cs="Times New Roman"/>
        </w:rPr>
        <w:t xml:space="preserve">Height group, a five-unit </w:t>
      </w:r>
      <w:r w:rsidR="007C37CB">
        <w:rPr>
          <w:rFonts w:ascii="Times New Roman" w:hAnsi="Times New Roman" w:cs="Times New Roman"/>
        </w:rPr>
        <w:t>Arc Peak Height</w:t>
      </w:r>
      <w:r>
        <w:rPr>
          <w:rFonts w:ascii="Times New Roman" w:hAnsi="Times New Roman" w:cs="Times New Roman"/>
        </w:rPr>
        <w:t xml:space="preserve"> group, a three-unit </w:t>
      </w:r>
      <w:r w:rsidR="007C37CB">
        <w:rPr>
          <w:rFonts w:ascii="Times New Roman" w:hAnsi="Times New Roman" w:cs="Times New Roman"/>
        </w:rPr>
        <w:t>Obstacle Horizontal</w:t>
      </w:r>
      <w:r w:rsidR="00334B9E">
        <w:rPr>
          <w:rFonts w:ascii="Times New Roman" w:hAnsi="Times New Roman" w:cs="Times New Roman"/>
        </w:rPr>
        <w:t xml:space="preserve"> Spatial</w:t>
      </w:r>
      <w:r w:rsidR="007C37CB">
        <w:rPr>
          <w:rFonts w:ascii="Times New Roman" w:hAnsi="Times New Roman" w:cs="Times New Roman"/>
        </w:rPr>
        <w:t xml:space="preserve"> Position</w:t>
      </w:r>
      <w:r>
        <w:rPr>
          <w:rFonts w:ascii="Times New Roman" w:hAnsi="Times New Roman" w:cs="Times New Roman"/>
        </w:rPr>
        <w:t xml:space="preserve"> group,</w:t>
      </w:r>
      <w:r w:rsidR="00A00226">
        <w:rPr>
          <w:rFonts w:ascii="Times New Roman" w:hAnsi="Times New Roman" w:cs="Times New Roman"/>
        </w:rPr>
        <w:t xml:space="preserve"> a third-unit </w:t>
      </w:r>
      <w:r w:rsidR="000D00F9">
        <w:rPr>
          <w:rFonts w:ascii="Times New Roman" w:hAnsi="Times New Roman" w:cs="Times New Roman"/>
        </w:rPr>
        <w:t xml:space="preserve">Arc </w:t>
      </w:r>
      <w:r w:rsidR="007C37CB">
        <w:rPr>
          <w:rFonts w:ascii="Times New Roman" w:hAnsi="Times New Roman" w:cs="Times New Roman"/>
        </w:rPr>
        <w:t xml:space="preserve">Apex-Obstacle Gap </w:t>
      </w:r>
      <w:r w:rsidR="00A00226">
        <w:rPr>
          <w:rFonts w:ascii="Times New Roman" w:hAnsi="Times New Roman" w:cs="Times New Roman"/>
        </w:rPr>
        <w:t>group,</w:t>
      </w:r>
      <w:r>
        <w:rPr>
          <w:rFonts w:ascii="Times New Roman" w:hAnsi="Times New Roman" w:cs="Times New Roman"/>
        </w:rPr>
        <w:t xml:space="preserve"> </w:t>
      </w:r>
      <w:r w:rsidR="00997C20">
        <w:rPr>
          <w:rFonts w:ascii="Times New Roman" w:hAnsi="Times New Roman" w:cs="Times New Roman"/>
        </w:rPr>
        <w:t xml:space="preserve">and </w:t>
      </w:r>
      <w:r>
        <w:rPr>
          <w:rFonts w:ascii="Times New Roman" w:hAnsi="Times New Roman" w:cs="Times New Roman"/>
        </w:rPr>
        <w:t xml:space="preserve">a one-unit </w:t>
      </w:r>
      <w:r w:rsidR="006B5248">
        <w:rPr>
          <w:rFonts w:ascii="Times New Roman" w:hAnsi="Times New Roman" w:cs="Times New Roman"/>
        </w:rPr>
        <w:t xml:space="preserve">Final Adjacency </w:t>
      </w:r>
      <w:r>
        <w:rPr>
          <w:rFonts w:ascii="Times New Roman" w:hAnsi="Times New Roman" w:cs="Times New Roman"/>
        </w:rPr>
        <w:t xml:space="preserve">group. The five units in the </w:t>
      </w:r>
      <w:r w:rsidR="006B5248">
        <w:rPr>
          <w:rFonts w:ascii="Times New Roman" w:hAnsi="Times New Roman" w:cs="Times New Roman"/>
        </w:rPr>
        <w:t xml:space="preserve">Obstacle </w:t>
      </w:r>
      <w:r>
        <w:rPr>
          <w:rFonts w:ascii="Times New Roman" w:hAnsi="Times New Roman" w:cs="Times New Roman"/>
        </w:rPr>
        <w:t xml:space="preserve">Height group represented progressively larger </w:t>
      </w:r>
      <w:r w:rsidR="00C12084">
        <w:rPr>
          <w:rFonts w:ascii="Times New Roman" w:hAnsi="Times New Roman" w:cs="Times New Roman"/>
        </w:rPr>
        <w:t xml:space="preserve">obstacles </w:t>
      </w:r>
      <w:r>
        <w:rPr>
          <w:rFonts w:ascii="Times New Roman" w:hAnsi="Times New Roman" w:cs="Times New Roman"/>
        </w:rPr>
        <w:t xml:space="preserve">(i.e., </w:t>
      </w:r>
      <w:r w:rsidR="00C12084">
        <w:rPr>
          <w:rFonts w:ascii="Times New Roman" w:hAnsi="Times New Roman" w:cs="Times New Roman"/>
        </w:rPr>
        <w:t xml:space="preserve">Obstacle </w:t>
      </w:r>
      <w:r>
        <w:rPr>
          <w:rFonts w:ascii="Times New Roman" w:hAnsi="Times New Roman" w:cs="Times New Roman"/>
        </w:rPr>
        <w:t xml:space="preserve">Height 0 through </w:t>
      </w:r>
      <w:r w:rsidR="00C12084">
        <w:rPr>
          <w:rFonts w:ascii="Times New Roman" w:hAnsi="Times New Roman" w:cs="Times New Roman"/>
        </w:rPr>
        <w:t xml:space="preserve">Obstacle </w:t>
      </w:r>
      <w:r>
        <w:rPr>
          <w:rFonts w:ascii="Times New Roman" w:hAnsi="Times New Roman" w:cs="Times New Roman"/>
        </w:rPr>
        <w:t xml:space="preserve">Height 4). Similarly, the five units in the </w:t>
      </w:r>
      <w:r w:rsidR="00C12084">
        <w:rPr>
          <w:rFonts w:ascii="Times New Roman" w:hAnsi="Times New Roman" w:cs="Times New Roman"/>
        </w:rPr>
        <w:t xml:space="preserve">Arc Peak </w:t>
      </w:r>
      <w:r>
        <w:rPr>
          <w:rFonts w:ascii="Times New Roman" w:hAnsi="Times New Roman" w:cs="Times New Roman"/>
        </w:rPr>
        <w:t>Height group represented</w:t>
      </w:r>
      <w:r w:rsidR="00C12084">
        <w:rPr>
          <w:rFonts w:ascii="Times New Roman" w:hAnsi="Times New Roman" w:cs="Times New Roman"/>
        </w:rPr>
        <w:t xml:space="preserve"> curved motions or arcs that became</w:t>
      </w:r>
      <w:r>
        <w:rPr>
          <w:rFonts w:ascii="Times New Roman" w:hAnsi="Times New Roman" w:cs="Times New Roman"/>
        </w:rPr>
        <w:t xml:space="preserve"> increasingly higher (i.e., </w:t>
      </w:r>
      <w:r w:rsidR="00C12084">
        <w:rPr>
          <w:rFonts w:ascii="Times New Roman" w:hAnsi="Times New Roman" w:cs="Times New Roman"/>
        </w:rPr>
        <w:t xml:space="preserve">Arc Peak </w:t>
      </w:r>
      <w:r>
        <w:rPr>
          <w:rFonts w:ascii="Times New Roman" w:hAnsi="Times New Roman" w:cs="Times New Roman"/>
        </w:rPr>
        <w:t xml:space="preserve">Height 0 through </w:t>
      </w:r>
      <w:r w:rsidR="00C12084">
        <w:rPr>
          <w:rFonts w:ascii="Times New Roman" w:hAnsi="Times New Roman" w:cs="Times New Roman"/>
        </w:rPr>
        <w:t xml:space="preserve">Arc </w:t>
      </w:r>
      <w:r>
        <w:rPr>
          <w:rFonts w:ascii="Times New Roman" w:hAnsi="Times New Roman" w:cs="Times New Roman"/>
        </w:rPr>
        <w:t xml:space="preserve">Height 4). Note that </w:t>
      </w:r>
      <w:r w:rsidR="00A858D9">
        <w:rPr>
          <w:rFonts w:ascii="Times New Roman" w:hAnsi="Times New Roman" w:cs="Times New Roman"/>
        </w:rPr>
        <w:t xml:space="preserve">Obstacle </w:t>
      </w:r>
      <w:r>
        <w:rPr>
          <w:rFonts w:ascii="Times New Roman" w:hAnsi="Times New Roman" w:cs="Times New Roman"/>
        </w:rPr>
        <w:t>Height 0 corresponds to</w:t>
      </w:r>
      <w:r w:rsidR="00A858D9">
        <w:rPr>
          <w:rFonts w:ascii="Times New Roman" w:hAnsi="Times New Roman" w:cs="Times New Roman"/>
        </w:rPr>
        <w:t xml:space="preserve"> the absence of a</w:t>
      </w:r>
      <w:r w:rsidR="003730F6">
        <w:rPr>
          <w:rFonts w:ascii="Times New Roman" w:hAnsi="Times New Roman" w:cs="Times New Roman"/>
        </w:rPr>
        <w:t>n o</w:t>
      </w:r>
      <w:r w:rsidR="00ED1C88">
        <w:rPr>
          <w:rFonts w:ascii="Times New Roman" w:hAnsi="Times New Roman" w:cs="Times New Roman"/>
        </w:rPr>
        <w:t>bstacle</w:t>
      </w:r>
      <w:r>
        <w:rPr>
          <w:rFonts w:ascii="Times New Roman" w:hAnsi="Times New Roman" w:cs="Times New Roman"/>
        </w:rPr>
        <w:t xml:space="preserve">. The same is true for </w:t>
      </w:r>
      <w:r w:rsidR="003730F6">
        <w:rPr>
          <w:rFonts w:ascii="Times New Roman" w:hAnsi="Times New Roman" w:cs="Times New Roman"/>
        </w:rPr>
        <w:t>Arc Peak</w:t>
      </w:r>
      <w:r>
        <w:rPr>
          <w:rFonts w:ascii="Times New Roman" w:hAnsi="Times New Roman" w:cs="Times New Roman"/>
        </w:rPr>
        <w:t xml:space="preserve"> 0</w:t>
      </w:r>
      <w:r w:rsidR="003730F6">
        <w:rPr>
          <w:rFonts w:ascii="Times New Roman" w:hAnsi="Times New Roman" w:cs="Times New Roman"/>
        </w:rPr>
        <w:t>, which represented the absence of curved or arced movement</w:t>
      </w:r>
      <w:r>
        <w:rPr>
          <w:rFonts w:ascii="Times New Roman" w:hAnsi="Times New Roman" w:cs="Times New Roman"/>
        </w:rPr>
        <w:t xml:space="preserve">. In the simulations reported below, </w:t>
      </w:r>
      <w:r w:rsidR="002D1FB6">
        <w:rPr>
          <w:rFonts w:ascii="Times New Roman" w:hAnsi="Times New Roman" w:cs="Times New Roman"/>
        </w:rPr>
        <w:t>Arced Peak and Obstacle Heights</w:t>
      </w:r>
      <w:r w:rsidR="00ED1C88">
        <w:rPr>
          <w:rFonts w:ascii="Times New Roman" w:hAnsi="Times New Roman" w:cs="Times New Roman"/>
        </w:rPr>
        <w:t xml:space="preserve"> </w:t>
      </w:r>
      <w:r>
        <w:rPr>
          <w:rFonts w:ascii="Times New Roman" w:hAnsi="Times New Roman" w:cs="Times New Roman"/>
        </w:rPr>
        <w:t>mostly aligned</w:t>
      </w:r>
      <w:r w:rsidR="00643C67">
        <w:rPr>
          <w:rFonts w:ascii="Times New Roman" w:hAnsi="Times New Roman" w:cs="Times New Roman"/>
        </w:rPr>
        <w:t xml:space="preserve"> with one another</w:t>
      </w:r>
      <w:r>
        <w:rPr>
          <w:rFonts w:ascii="Times New Roman" w:hAnsi="Times New Roman" w:cs="Times New Roman"/>
        </w:rPr>
        <w:t xml:space="preserve"> (though see Simulation</w:t>
      </w:r>
      <w:r w:rsidR="00191AB7">
        <w:rPr>
          <w:rFonts w:ascii="Times New Roman" w:hAnsi="Times New Roman" w:cs="Times New Roman"/>
        </w:rPr>
        <w:t>s</w:t>
      </w:r>
      <w:r>
        <w:rPr>
          <w:rFonts w:ascii="Times New Roman" w:hAnsi="Times New Roman" w:cs="Times New Roman"/>
        </w:rPr>
        <w:t xml:space="preserve"> </w:t>
      </w:r>
      <w:r w:rsidR="00ED1C88">
        <w:rPr>
          <w:rFonts w:ascii="Times New Roman" w:hAnsi="Times New Roman" w:cs="Times New Roman"/>
        </w:rPr>
        <w:t>X</w:t>
      </w:r>
      <w:r>
        <w:rPr>
          <w:rFonts w:ascii="Times New Roman" w:hAnsi="Times New Roman" w:cs="Times New Roman"/>
        </w:rPr>
        <w:t xml:space="preserve">). </w:t>
      </w:r>
      <w:r w:rsidR="00A00226">
        <w:rPr>
          <w:rFonts w:ascii="Times New Roman" w:hAnsi="Times New Roman" w:cs="Times New Roman"/>
        </w:rPr>
        <w:t xml:space="preserve">The first unit in the </w:t>
      </w:r>
      <w:r w:rsidR="00334B9E">
        <w:rPr>
          <w:rFonts w:ascii="Times New Roman" w:hAnsi="Times New Roman" w:cs="Times New Roman"/>
        </w:rPr>
        <w:t>Obstacle Horizontal Spatial Position</w:t>
      </w:r>
      <w:r w:rsidR="00A00226">
        <w:rPr>
          <w:rFonts w:ascii="Times New Roman" w:hAnsi="Times New Roman" w:cs="Times New Roman"/>
        </w:rPr>
        <w:t xml:space="preserve"> group</w:t>
      </w:r>
      <w:r>
        <w:rPr>
          <w:rFonts w:ascii="Times New Roman" w:hAnsi="Times New Roman" w:cs="Times New Roman"/>
        </w:rPr>
        <w:t xml:space="preserve"> corresponded to the </w:t>
      </w:r>
      <w:r w:rsidR="00334B9E">
        <w:rPr>
          <w:rFonts w:ascii="Times New Roman" w:hAnsi="Times New Roman" w:cs="Times New Roman"/>
        </w:rPr>
        <w:t>Obstacle Missing</w:t>
      </w:r>
      <w:r>
        <w:rPr>
          <w:rFonts w:ascii="Times New Roman" w:hAnsi="Times New Roman" w:cs="Times New Roman"/>
        </w:rPr>
        <w:t xml:space="preserve"> unit, whereas the remaining two units corresponded, respectively, to </w:t>
      </w:r>
      <w:r w:rsidR="00334B9E">
        <w:rPr>
          <w:rFonts w:ascii="Times New Roman" w:hAnsi="Times New Roman" w:cs="Times New Roman"/>
        </w:rPr>
        <w:t xml:space="preserve">Obstacle </w:t>
      </w:r>
      <w:r>
        <w:rPr>
          <w:rFonts w:ascii="Times New Roman" w:hAnsi="Times New Roman" w:cs="Times New Roman"/>
        </w:rPr>
        <w:t xml:space="preserve">Middle </w:t>
      </w:r>
      <w:r w:rsidR="00334B9E">
        <w:rPr>
          <w:rFonts w:ascii="Times New Roman" w:hAnsi="Times New Roman" w:cs="Times New Roman"/>
        </w:rPr>
        <w:t xml:space="preserve">(i.e., the obstacle was positioned in the middle of the screen) </w:t>
      </w:r>
      <w:r>
        <w:rPr>
          <w:rFonts w:ascii="Times New Roman" w:hAnsi="Times New Roman" w:cs="Times New Roman"/>
        </w:rPr>
        <w:t xml:space="preserve">and </w:t>
      </w:r>
      <w:r w:rsidR="00334B9E">
        <w:rPr>
          <w:rFonts w:ascii="Times New Roman" w:hAnsi="Times New Roman" w:cs="Times New Roman"/>
        </w:rPr>
        <w:t xml:space="preserve">Obstacle </w:t>
      </w:r>
      <w:r>
        <w:rPr>
          <w:rFonts w:ascii="Times New Roman" w:hAnsi="Times New Roman" w:cs="Times New Roman"/>
        </w:rPr>
        <w:t xml:space="preserve">Side </w:t>
      </w:r>
      <w:r w:rsidR="00334B9E">
        <w:rPr>
          <w:rFonts w:ascii="Times New Roman" w:hAnsi="Times New Roman" w:cs="Times New Roman"/>
        </w:rPr>
        <w:t xml:space="preserve">(i.e., the obstacle was positioned to one of the two sides of the screen) </w:t>
      </w:r>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r w:rsidR="000D00F9">
        <w:rPr>
          <w:rFonts w:ascii="Times New Roman" w:hAnsi="Times New Roman" w:cs="Times New Roman"/>
        </w:rPr>
        <w:t>Arc Apex-Obstacle Gap</w:t>
      </w:r>
      <w:r w:rsidR="00126BA4">
        <w:rPr>
          <w:rFonts w:ascii="Times New Roman" w:hAnsi="Times New Roman" w:cs="Times New Roman"/>
        </w:rPr>
        <w:t xml:space="preserve"> group, the first unit </w:t>
      </w:r>
      <w:r w:rsidR="000D00F9">
        <w:rPr>
          <w:rFonts w:ascii="Times New Roman" w:hAnsi="Times New Roman" w:cs="Times New Roman"/>
        </w:rPr>
        <w:t xml:space="preserve">was No </w:t>
      </w:r>
      <w:r w:rsidR="00CB7F61">
        <w:rPr>
          <w:rFonts w:ascii="Times New Roman" w:hAnsi="Times New Roman" w:cs="Times New Roman"/>
        </w:rPr>
        <w:t>Vertical Separation</w:t>
      </w:r>
      <w:r w:rsidR="00126BA4">
        <w:rPr>
          <w:rFonts w:ascii="Times New Roman" w:hAnsi="Times New Roman" w:cs="Times New Roman"/>
        </w:rPr>
        <w:t xml:space="preserve"> (which </w:t>
      </w:r>
      <w:r w:rsidR="00126BA4">
        <w:rPr>
          <w:rFonts w:ascii="Times New Roman" w:hAnsi="Times New Roman" w:cs="Times New Roman"/>
        </w:rPr>
        <w:lastRenderedPageBreak/>
        <w:t xml:space="preserve">occurred when </w:t>
      </w:r>
      <w:r w:rsidR="00597AD3">
        <w:rPr>
          <w:rFonts w:ascii="Times New Roman" w:hAnsi="Times New Roman" w:cs="Times New Roman"/>
        </w:rPr>
        <w:t>an object did not engage in arced motion</w:t>
      </w:r>
      <w:r w:rsidR="00126BA4">
        <w:rPr>
          <w:rFonts w:ascii="Times New Roman" w:hAnsi="Times New Roman" w:cs="Times New Roman"/>
        </w:rPr>
        <w:t xml:space="preserve">), the second to </w:t>
      </w:r>
      <w:r w:rsidR="00CB7F61">
        <w:rPr>
          <w:rFonts w:ascii="Times New Roman" w:hAnsi="Times New Roman" w:cs="Times New Roman"/>
        </w:rPr>
        <w:t xml:space="preserve">Small Vertical Separation </w:t>
      </w:r>
      <w:r w:rsidR="00126BA4">
        <w:rPr>
          <w:rFonts w:ascii="Times New Roman" w:hAnsi="Times New Roman" w:cs="Times New Roman"/>
        </w:rPr>
        <w:t xml:space="preserve">(which </w:t>
      </w:r>
      <w:r w:rsidR="00CB7F61">
        <w:rPr>
          <w:rFonts w:ascii="Times New Roman" w:hAnsi="Times New Roman" w:cs="Times New Roman"/>
        </w:rPr>
        <w:t>occurred when the vertical distance between the apex of the arced motion and the top of the obstacle was small)</w:t>
      </w:r>
      <w:r w:rsidR="00126BA4">
        <w:rPr>
          <w:rFonts w:ascii="Times New Roman" w:hAnsi="Times New Roman" w:cs="Times New Roman"/>
        </w:rPr>
        <w:t xml:space="preserve">, and the third to </w:t>
      </w:r>
      <w:r w:rsidR="00722439">
        <w:rPr>
          <w:rFonts w:ascii="Times New Roman" w:hAnsi="Times New Roman" w:cs="Times New Roman"/>
        </w:rPr>
        <w:t>Large Vertical Separation</w:t>
      </w:r>
      <w:r w:rsidR="00126BA4">
        <w:rPr>
          <w:rFonts w:ascii="Times New Roman" w:hAnsi="Times New Roman" w:cs="Times New Roman"/>
        </w:rPr>
        <w:t xml:space="preserve"> (</w:t>
      </w:r>
      <w:r w:rsidR="00722439">
        <w:rPr>
          <w:rFonts w:ascii="Times New Roman" w:hAnsi="Times New Roman" w:cs="Times New Roman"/>
        </w:rPr>
        <w:t>which occurred when the vertical distance between the apex of the arced motion and the top of the obstacle was large</w:t>
      </w:r>
      <w:r w:rsidR="00D45295">
        <w:rPr>
          <w:rFonts w:ascii="Times New Roman" w:hAnsi="Times New Roman" w:cs="Times New Roman"/>
        </w:rPr>
        <w:t>). The</w:t>
      </w:r>
      <w:r w:rsidR="008212A4">
        <w:rPr>
          <w:rFonts w:ascii="Times New Roman" w:hAnsi="Times New Roman" w:cs="Times New Roman"/>
        </w:rPr>
        <w:t xml:space="preserve"> </w:t>
      </w:r>
      <w:r>
        <w:rPr>
          <w:rFonts w:ascii="Times New Roman" w:hAnsi="Times New Roman" w:cs="Times New Roman"/>
        </w:rPr>
        <w:t xml:space="preserve">single unit in the </w:t>
      </w:r>
      <w:r w:rsidR="00722439">
        <w:rPr>
          <w:rFonts w:ascii="Times New Roman" w:hAnsi="Times New Roman" w:cs="Times New Roman"/>
        </w:rPr>
        <w:t xml:space="preserve">Final Adjacency </w:t>
      </w:r>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r w:rsidR="00305A74">
        <w:rPr>
          <w:rFonts w:ascii="Times New Roman" w:hAnsi="Times New Roman" w:cs="Times New Roman"/>
        </w:rPr>
        <w:t xml:space="preserve">whether the first and second object were </w:t>
      </w:r>
      <w:r w:rsidR="00362066">
        <w:rPr>
          <w:rFonts w:ascii="Times New Roman" w:hAnsi="Times New Roman" w:cs="Times New Roman"/>
        </w:rPr>
        <w:t>spatially abutted at</w:t>
      </w:r>
      <w:r w:rsidR="00305A74">
        <w:rPr>
          <w:rFonts w:ascii="Times New Roman" w:hAnsi="Times New Roman" w:cs="Times New Roman"/>
        </w:rPr>
        <w:t xml:space="preserve"> the end of a motion sequence. </w:t>
      </w:r>
      <w:r w:rsidR="00774EFB">
        <w:rPr>
          <w:rFonts w:ascii="Times New Roman" w:hAnsi="Times New Roman" w:cs="Times New Roman"/>
        </w:rPr>
        <w:t xml:space="preserve">This </w:t>
      </w:r>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r w:rsidR="00362066">
        <w:rPr>
          <w:rFonts w:ascii="Times New Roman" w:hAnsi="Times New Roman" w:cs="Times New Roman"/>
        </w:rPr>
        <w:t>this was true</w:t>
      </w:r>
      <w:r w:rsidR="00774EFB">
        <w:rPr>
          <w:rFonts w:ascii="Times New Roman" w:hAnsi="Times New Roman" w:cs="Times New Roman"/>
        </w:rPr>
        <w:t>.</w:t>
      </w:r>
      <w:r w:rsidR="00D45295">
        <w:rPr>
          <w:rFonts w:ascii="Times New Roman" w:hAnsi="Times New Roman" w:cs="Times New Roman"/>
        </w:rPr>
        <w:t xml:space="preserve"> </w:t>
      </w:r>
      <w:r w:rsidR="00DB1E68">
        <w:rPr>
          <w:rFonts w:ascii="Times New Roman" w:hAnsi="Times New Roman" w:cs="Times New Roman"/>
        </w:rPr>
        <w:t xml:space="preserve">The rationale </w:t>
      </w:r>
      <w:r w:rsidR="00997C20">
        <w:rPr>
          <w:rFonts w:ascii="Times New Roman" w:hAnsi="Times New Roman" w:cs="Times New Roman"/>
        </w:rPr>
        <w:t xml:space="preserve">for this naming scheme was </w:t>
      </w:r>
      <w:r w:rsidR="00DB1E68">
        <w:rPr>
          <w:rFonts w:ascii="Times New Roman" w:hAnsi="Times New Roman" w:cs="Times New Roman"/>
        </w:rPr>
        <w:t xml:space="preserve">to emphasize </w:t>
      </w:r>
      <w:r w:rsidR="00997C20">
        <w:rPr>
          <w:rFonts w:ascii="Times New Roman" w:hAnsi="Times New Roman" w:cs="Times New Roman"/>
        </w:rPr>
        <w:t xml:space="preserve">each group’s </w:t>
      </w:r>
      <w:r w:rsidR="00DB1E68">
        <w:rPr>
          <w:rFonts w:ascii="Times New Roman" w:hAnsi="Times New Roman" w:cs="Times New Roman"/>
        </w:rPr>
        <w:t>surface-level, perceptually grounded,</w:t>
      </w:r>
      <w:r w:rsidR="00997C20">
        <w:rPr>
          <w:rFonts w:ascii="Times New Roman" w:hAnsi="Times New Roman" w:cs="Times New Roman"/>
        </w:rPr>
        <w:t xml:space="preserve"> and</w:t>
      </w:r>
      <w:r w:rsidR="00DB1E68">
        <w:rPr>
          <w:rFonts w:ascii="Times New Roman" w:hAnsi="Times New Roman" w:cs="Times New Roman"/>
        </w:rPr>
        <w:t xml:space="preserve"> conceptually neutral nature. </w:t>
      </w:r>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6962F1D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F12553">
        <w:rPr>
          <w:rFonts w:ascii="Times New Roman" w:hAnsi="Times New Roman" w:cs="Times New Roman"/>
        </w:rPr>
        <w:t>A key assumption of the current</w:t>
      </w:r>
      <w:r>
        <w:rPr>
          <w:rFonts w:ascii="Times New Roman" w:hAnsi="Times New Roman" w:cs="Times New Roman"/>
        </w:rPr>
        <w:t xml:space="preserve"> theoretical proposal</w:t>
      </w:r>
      <w:r w:rsidR="00F12553">
        <w:rPr>
          <w:rFonts w:ascii="Times New Roman" w:hAnsi="Times New Roman" w:cs="Times New Roman"/>
        </w:rPr>
        <w:t xml:space="preserve"> is that</w:t>
      </w:r>
      <w:r w:rsidR="00B25E66">
        <w:rPr>
          <w:rFonts w:ascii="Times New Roman" w:hAnsi="Times New Roman" w:cs="Times New Roman"/>
        </w:rPr>
        <w:t xml:space="preserve"> infants’ looking behaviors in studies that putatively measure their action understanding </w:t>
      </w:r>
      <w:r w:rsidR="00123CA6">
        <w:rPr>
          <w:rFonts w:ascii="Times New Roman" w:hAnsi="Times New Roman" w:cs="Times New Roman"/>
        </w:rPr>
        <w:t>are</w:t>
      </w:r>
      <w:r w:rsidR="00B25E66">
        <w:rPr>
          <w:rFonts w:ascii="Times New Roman" w:hAnsi="Times New Roman" w:cs="Times New Roman"/>
        </w:rPr>
        <w:t xml:space="preserve"> based on real-world</w:t>
      </w:r>
      <w:r>
        <w:rPr>
          <w:rFonts w:ascii="Times New Roman" w:hAnsi="Times New Roman" w:cs="Times New Roman"/>
        </w:rPr>
        <w:t xml:space="preserve"> experience</w:t>
      </w:r>
      <w:r w:rsidR="00F12553">
        <w:rPr>
          <w:rFonts w:ascii="Times New Roman" w:hAnsi="Times New Roman" w:cs="Times New Roman"/>
        </w:rPr>
        <w:t xml:space="preserve"> processing and encoding the kinematics of different </w:t>
      </w:r>
      <w:r w:rsidR="005D4226">
        <w:rPr>
          <w:rFonts w:ascii="Times New Roman" w:hAnsi="Times New Roman" w:cs="Times New Roman"/>
        </w:rPr>
        <w:t>movements</w:t>
      </w:r>
      <w:r w:rsidR="00B25E66">
        <w:rPr>
          <w:rFonts w:ascii="Times New Roman" w:hAnsi="Times New Roman" w:cs="Times New Roman"/>
        </w:rPr>
        <w:t xml:space="preserve">, </w:t>
      </w:r>
      <w:r w:rsidR="00F12553">
        <w:rPr>
          <w:rFonts w:ascii="Times New Roman" w:hAnsi="Times New Roman" w:cs="Times New Roman"/>
        </w:rPr>
        <w:t>the perceptual</w:t>
      </w:r>
      <w:r w:rsidR="00C50184">
        <w:rPr>
          <w:rFonts w:ascii="Times New Roman" w:hAnsi="Times New Roman" w:cs="Times New Roman"/>
        </w:rPr>
        <w:t xml:space="preserve"> or surface-based</w:t>
      </w:r>
      <w:r w:rsidR="00F12553">
        <w:rPr>
          <w:rFonts w:ascii="Times New Roman" w:hAnsi="Times New Roman" w:cs="Times New Roman"/>
        </w:rPr>
        <w:t xml:space="preserve"> appearance of </w:t>
      </w:r>
      <w:r w:rsidR="00B25E66">
        <w:rPr>
          <w:rFonts w:ascii="Times New Roman" w:hAnsi="Times New Roman" w:cs="Times New Roman"/>
        </w:rPr>
        <w:t xml:space="preserve">the different objects and entities </w:t>
      </w:r>
      <w:r w:rsidR="00F12553">
        <w:rPr>
          <w:rFonts w:ascii="Times New Roman" w:hAnsi="Times New Roman" w:cs="Times New Roman"/>
        </w:rPr>
        <w:t xml:space="preserve">that engage in those </w:t>
      </w:r>
      <w:r w:rsidR="005D4226">
        <w:rPr>
          <w:rFonts w:ascii="Times New Roman" w:hAnsi="Times New Roman" w:cs="Times New Roman"/>
        </w:rPr>
        <w:t>movements</w:t>
      </w:r>
      <w:r w:rsidR="00B25E66">
        <w:rPr>
          <w:rFonts w:ascii="Times New Roman" w:hAnsi="Times New Roman" w:cs="Times New Roman"/>
        </w:rPr>
        <w:t>, as well as the associative relations among the</w:t>
      </w:r>
      <w:r w:rsidR="00123CA6">
        <w:rPr>
          <w:rFonts w:ascii="Times New Roman" w:hAnsi="Times New Roman" w:cs="Times New Roman"/>
        </w:rPr>
        <w:t xml:space="preserve">se </w:t>
      </w:r>
      <w:r w:rsidR="006663DD">
        <w:rPr>
          <w:rFonts w:ascii="Times New Roman" w:hAnsi="Times New Roman" w:cs="Times New Roman"/>
        </w:rPr>
        <w:t xml:space="preserve">perceptually-grounded </w:t>
      </w:r>
      <w:r w:rsidR="00123CA6">
        <w:rPr>
          <w:rFonts w:ascii="Times New Roman" w:hAnsi="Times New Roman" w:cs="Times New Roman"/>
        </w:rPr>
        <w:t>elements</w:t>
      </w:r>
      <w:r w:rsidR="00B25E66">
        <w:rPr>
          <w:rFonts w:ascii="Times New Roman" w:hAnsi="Times New Roman" w:cs="Times New Roman"/>
        </w:rPr>
        <w:t>.</w:t>
      </w:r>
      <w:r w:rsidR="00F12553">
        <w:rPr>
          <w:rFonts w:ascii="Times New Roman" w:hAnsi="Times New Roman" w:cs="Times New Roman"/>
        </w:rPr>
        <w:t xml:space="preserve"> </w:t>
      </w:r>
      <w:r w:rsidR="00864BDF">
        <w:rPr>
          <w:rFonts w:ascii="Times New Roman" w:hAnsi="Times New Roman" w:cs="Times New Roman"/>
        </w:rPr>
        <w:t xml:space="preserve">To implement this aspect of the </w:t>
      </w:r>
      <w:r w:rsidR="00F10356">
        <w:rPr>
          <w:rFonts w:ascii="Times New Roman" w:hAnsi="Times New Roman" w:cs="Times New Roman"/>
        </w:rPr>
        <w:t>proposal</w:t>
      </w:r>
      <w:r w:rsidR="00864BDF">
        <w:rPr>
          <w:rFonts w:ascii="Times New Roman" w:hAnsi="Times New Roman" w:cs="Times New Roman"/>
        </w:rPr>
        <w:t xml:space="preserve"> in the model</w:t>
      </w:r>
      <w:r>
        <w:rPr>
          <w:rFonts w:ascii="Times New Roman" w:hAnsi="Times New Roman" w:cs="Times New Roman"/>
        </w:rPr>
        <w:t>, networks experienced two different kinds of events during</w:t>
      </w:r>
      <w:r w:rsidR="00864BDF">
        <w:rPr>
          <w:rFonts w:ascii="Times New Roman" w:hAnsi="Times New Roman" w:cs="Times New Roman"/>
        </w:rPr>
        <w:t xml:space="preserve"> a model analogue </w:t>
      </w:r>
      <w:r w:rsidR="00F10356">
        <w:rPr>
          <w:rFonts w:ascii="Times New Roman" w:hAnsi="Times New Roman" w:cs="Times New Roman"/>
        </w:rPr>
        <w:t>of the real-world experience</w:t>
      </w:r>
      <w:r w:rsidR="00940055">
        <w:rPr>
          <w:rFonts w:ascii="Times New Roman" w:hAnsi="Times New Roman" w:cs="Times New Roman"/>
        </w:rPr>
        <w:t>—this experience is what</w:t>
      </w:r>
      <w:r w:rsidR="00AC6BAC">
        <w:rPr>
          <w:rFonts w:ascii="Times New Roman" w:hAnsi="Times New Roman" w:cs="Times New Roman"/>
        </w:rPr>
        <w:t xml:space="preserve"> infants are assumed to bring </w:t>
      </w:r>
      <w:r w:rsidR="008614DA">
        <w:rPr>
          <w:rFonts w:ascii="Times New Roman" w:hAnsi="Times New Roman" w:cs="Times New Roman"/>
        </w:rPr>
        <w:t>with them into action understanding studies.</w:t>
      </w:r>
      <w:r w:rsidR="00C04DFD">
        <w:rPr>
          <w:rFonts w:ascii="Times New Roman" w:hAnsi="Times New Roman" w:cs="Times New Roman"/>
        </w:rPr>
        <w:t xml:space="preserve"> Here,</w:t>
      </w:r>
      <w:r w:rsidR="008614DA">
        <w:rPr>
          <w:rFonts w:ascii="Times New Roman" w:hAnsi="Times New Roman" w:cs="Times New Roman"/>
        </w:rPr>
        <w:t xml:space="preserve"> I refer to this </w:t>
      </w:r>
      <w:r w:rsidR="00C04DFD">
        <w:rPr>
          <w:rFonts w:ascii="Times New Roman" w:hAnsi="Times New Roman" w:cs="Times New Roman"/>
        </w:rPr>
        <w:t xml:space="preserve">aspect of </w:t>
      </w:r>
      <w:r w:rsidR="008D0B80">
        <w:rPr>
          <w:rFonts w:ascii="Times New Roman" w:hAnsi="Times New Roman" w:cs="Times New Roman"/>
        </w:rPr>
        <w:t xml:space="preserve">a network’s </w:t>
      </w:r>
      <w:r w:rsidR="00C04DFD">
        <w:rPr>
          <w:rFonts w:ascii="Times New Roman" w:hAnsi="Times New Roman" w:cs="Times New Roman"/>
        </w:rPr>
        <w:t xml:space="preserve">experience </w:t>
      </w:r>
      <w:r w:rsidR="008614DA">
        <w:rPr>
          <w:rFonts w:ascii="Times New Roman" w:hAnsi="Times New Roman" w:cs="Times New Roman"/>
        </w:rPr>
        <w:t xml:space="preserve">as </w:t>
      </w:r>
      <w:r w:rsidR="00C04DFD">
        <w:rPr>
          <w:rFonts w:ascii="Times New Roman" w:hAnsi="Times New Roman" w:cs="Times New Roman"/>
        </w:rPr>
        <w:t xml:space="preserve">the </w:t>
      </w:r>
      <w:r w:rsidR="008614DA">
        <w:rPr>
          <w:rFonts w:ascii="Times New Roman" w:hAnsi="Times New Roman" w:cs="Times New Roman"/>
        </w:rPr>
        <w:t>pretraining</w:t>
      </w:r>
      <w:r w:rsidR="00C04DFD">
        <w:rPr>
          <w:rFonts w:ascii="Times New Roman" w:hAnsi="Times New Roman" w:cs="Times New Roman"/>
        </w:rPr>
        <w:t xml:space="preserve"> phase</w:t>
      </w:r>
      <w:r w:rsidR="00090053">
        <w:rPr>
          <w:rFonts w:ascii="Times New Roman" w:hAnsi="Times New Roman" w:cs="Times New Roman"/>
        </w:rPr>
        <w:t xml:space="preserve">—all networks, regardless of simulation, received </w:t>
      </w:r>
      <w:r w:rsidR="00B04EF2">
        <w:rPr>
          <w:rFonts w:ascii="Times New Roman" w:hAnsi="Times New Roman" w:cs="Times New Roman"/>
        </w:rPr>
        <w:t>identical</w:t>
      </w:r>
      <w:r w:rsidR="00090053">
        <w:rPr>
          <w:rFonts w:ascii="Times New Roman" w:hAnsi="Times New Roman" w:cs="Times New Roman"/>
        </w:rPr>
        <w:t xml:space="preserve"> pretraining experience</w:t>
      </w:r>
      <w:r w:rsidR="008614DA">
        <w:rPr>
          <w:rFonts w:ascii="Times New Roman" w:hAnsi="Times New Roman" w:cs="Times New Roman"/>
        </w:rPr>
        <w:t xml:space="preserve">. </w:t>
      </w:r>
      <w:r>
        <w:rPr>
          <w:rFonts w:ascii="Times New Roman" w:hAnsi="Times New Roman" w:cs="Times New Roman"/>
        </w:rPr>
        <w:t xml:space="preserve">In </w:t>
      </w:r>
      <w:r w:rsidR="008614DA">
        <w:rPr>
          <w:rFonts w:ascii="Times New Roman" w:hAnsi="Times New Roman" w:cs="Times New Roman"/>
        </w:rPr>
        <w:t>Linear Path</w:t>
      </w:r>
      <w:r>
        <w:rPr>
          <w:rFonts w:ascii="Times New Roman" w:hAnsi="Times New Roman" w:cs="Times New Roman"/>
        </w:rPr>
        <w:t xml:space="preserve"> pretraining events, one of the objects </w:t>
      </w:r>
      <w:r w:rsidR="00DE5238">
        <w:rPr>
          <w:rFonts w:ascii="Times New Roman" w:hAnsi="Times New Roman" w:cs="Times New Roman"/>
        </w:rPr>
        <w:t>translates or moves</w:t>
      </w:r>
      <w:r w:rsidR="00A7703B">
        <w:rPr>
          <w:rFonts w:ascii="Times New Roman" w:hAnsi="Times New Roman" w:cs="Times New Roman"/>
        </w:rPr>
        <w:t xml:space="preserve"> </w:t>
      </w:r>
      <w:r w:rsidR="001335A3">
        <w:rPr>
          <w:rFonts w:ascii="Times New Roman" w:hAnsi="Times New Roman" w:cs="Times New Roman"/>
        </w:rPr>
        <w:t>linearly along a horizontal motion path</w:t>
      </w:r>
      <w:r w:rsidR="00C546B9">
        <w:rPr>
          <w:rFonts w:ascii="Times New Roman" w:hAnsi="Times New Roman" w:cs="Times New Roman"/>
        </w:rPr>
        <w:t xml:space="preserve"> towards the other object</w:t>
      </w:r>
      <w:r w:rsidR="001335A3">
        <w:rPr>
          <w:rFonts w:ascii="Times New Roman" w:hAnsi="Times New Roman" w:cs="Times New Roman"/>
        </w:rPr>
        <w:t>. This event was instantiated by activating</w:t>
      </w:r>
      <w:r w:rsidR="00E26CCC">
        <w:rPr>
          <w:rFonts w:ascii="Times New Roman" w:hAnsi="Times New Roman" w:cs="Times New Roman"/>
        </w:rPr>
        <w:t xml:space="preserve"> </w:t>
      </w:r>
      <w:r>
        <w:rPr>
          <w:rFonts w:ascii="Times New Roman" w:hAnsi="Times New Roman" w:cs="Times New Roman"/>
        </w:rPr>
        <w:t>one of the 82 units in</w:t>
      </w:r>
      <w:r w:rsidR="00BF289A">
        <w:rPr>
          <w:rFonts w:ascii="Times New Roman" w:hAnsi="Times New Roman" w:cs="Times New Roman"/>
        </w:rPr>
        <w:t xml:space="preserve"> each of</w:t>
      </w:r>
      <w:r>
        <w:rPr>
          <w:rFonts w:ascii="Times New Roman" w:hAnsi="Times New Roman" w:cs="Times New Roman"/>
        </w:rPr>
        <w:t xml:space="preserve"> the </w:t>
      </w:r>
      <w:r w:rsidR="001335A3">
        <w:rPr>
          <w:rFonts w:ascii="Times New Roman" w:hAnsi="Times New Roman" w:cs="Times New Roman"/>
        </w:rPr>
        <w:t>Object Left</w:t>
      </w:r>
      <w:r w:rsidR="00BF289A">
        <w:rPr>
          <w:rFonts w:ascii="Times New Roman" w:hAnsi="Times New Roman" w:cs="Times New Roman"/>
        </w:rPr>
        <w:t xml:space="preserve"> and Right</w:t>
      </w:r>
      <w:r w:rsidR="001335A3">
        <w:rPr>
          <w:rFonts w:ascii="Times New Roman" w:hAnsi="Times New Roman" w:cs="Times New Roman"/>
        </w:rPr>
        <w:t xml:space="preserve"> input group</w:t>
      </w:r>
      <w:r w:rsidR="00BF289A">
        <w:rPr>
          <w:rFonts w:ascii="Times New Roman" w:hAnsi="Times New Roman" w:cs="Times New Roman"/>
        </w:rPr>
        <w:t>s</w:t>
      </w:r>
      <w:r w:rsidR="008979EA">
        <w:rPr>
          <w:rFonts w:ascii="Times New Roman" w:hAnsi="Times New Roman" w:cs="Times New Roman"/>
        </w:rPr>
        <w:t>;</w:t>
      </w:r>
      <w:r>
        <w:rPr>
          <w:rFonts w:ascii="Times New Roman" w:hAnsi="Times New Roman" w:cs="Times New Roman"/>
        </w:rPr>
        <w:t xml:space="preserve"> the </w:t>
      </w:r>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input group; </w:t>
      </w:r>
      <w:r w:rsidR="002A2896">
        <w:rPr>
          <w:rFonts w:ascii="Times New Roman" w:hAnsi="Times New Roman" w:cs="Times New Roman"/>
        </w:rPr>
        <w:t xml:space="preserve">the Obstacle Height 0 unit in the Obstacle Height input </w:t>
      </w:r>
      <w:r w:rsidR="002A2896">
        <w:rPr>
          <w:rFonts w:ascii="Times New Roman" w:hAnsi="Times New Roman" w:cs="Times New Roman"/>
        </w:rPr>
        <w:lastRenderedPageBreak/>
        <w:t>group; the Arc Peak Height 0 unit in the Arc Peak Height input group; the Obstacle Missing unit in the Obstacle Horizontal Spatial Position  group; the No Vertical Separation unit in the Arc Apex-Obstacle Gap</w:t>
      </w:r>
      <w:r w:rsidR="00F61350">
        <w:rPr>
          <w:rFonts w:ascii="Times New Roman" w:hAnsi="Times New Roman" w:cs="Times New Roman"/>
        </w:rPr>
        <w:t xml:space="preserve"> input group; and the single unit in the Final Adjacency input group. </w:t>
      </w:r>
      <w:r>
        <w:rPr>
          <w:rFonts w:ascii="Times New Roman" w:hAnsi="Times New Roman" w:cs="Times New Roman"/>
        </w:rPr>
        <w:t xml:space="preserve">In the </w:t>
      </w:r>
      <w:r w:rsidR="000E4248">
        <w:rPr>
          <w:rFonts w:ascii="Times New Roman" w:hAnsi="Times New Roman" w:cs="Times New Roman"/>
        </w:rPr>
        <w:t xml:space="preserve">Arced </w:t>
      </w:r>
      <w:r>
        <w:rPr>
          <w:rFonts w:ascii="Times New Roman" w:hAnsi="Times New Roman" w:cs="Times New Roman"/>
        </w:rPr>
        <w:t>Path pretraining events, one of the objects</w:t>
      </w:r>
      <w:r w:rsidR="004916FE">
        <w:rPr>
          <w:rFonts w:ascii="Times New Roman" w:hAnsi="Times New Roman" w:cs="Times New Roman"/>
        </w:rPr>
        <w:t xml:space="preserve"> moved horizontally along an arced path towards and over an obstacle until it came to rest next to a second object</w:t>
      </w:r>
      <w:r>
        <w:rPr>
          <w:rFonts w:ascii="Times New Roman" w:hAnsi="Times New Roman" w:cs="Times New Roman"/>
        </w:rPr>
        <w:t xml:space="preserve">. </w:t>
      </w:r>
      <w:r w:rsidR="004916FE">
        <w:rPr>
          <w:rFonts w:ascii="Times New Roman" w:hAnsi="Times New Roman" w:cs="Times New Roman"/>
        </w:rPr>
        <w:t xml:space="preserve">This event was instantiated by turning on </w:t>
      </w:r>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Obstacle Height 1 unit in the Obstacle Height input group; the Arc Peak Height 1 unit in the Arc Peak Height input group; the Obstacle Middle unit in the Obstacle Horizontal Spatial Position  group; the Small Vertical Separation unit in the Arc Apex-Obstacle Gap input group; and the single unit in the Final Adjacency input group. </w:t>
      </w:r>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r w:rsidR="006571BC" w:rsidRPr="006571BC">
        <w:rPr>
          <w:rFonts w:ascii="Times New Roman" w:hAnsi="Times New Roman" w:cs="Times New Roman"/>
        </w:rPr>
        <w:t xml:space="preserve"> </w:t>
      </w:r>
    </w:p>
    <w:p w14:paraId="056C3AB5" w14:textId="11E20407" w:rsidR="00414B5B"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To instantiate the assumption that things with </w:t>
      </w:r>
      <w:r w:rsidR="00580981">
        <w:rPr>
          <w:rFonts w:ascii="Times New Roman" w:hAnsi="Times New Roman" w:cs="Times New Roman"/>
        </w:rPr>
        <w:t>different surface features</w:t>
      </w:r>
      <w:r>
        <w:rPr>
          <w:rFonts w:ascii="Times New Roman" w:hAnsi="Times New Roman" w:cs="Times New Roman"/>
        </w:rPr>
        <w:t xml:space="preserve"> can </w:t>
      </w:r>
      <w:r w:rsidR="00130626">
        <w:rPr>
          <w:rFonts w:ascii="Times New Roman" w:hAnsi="Times New Roman" w:cs="Times New Roman"/>
        </w:rPr>
        <w:t xml:space="preserve">move along arced </w:t>
      </w:r>
      <w:r w:rsidR="001A2E10">
        <w:rPr>
          <w:rFonts w:ascii="Times New Roman" w:hAnsi="Times New Roman" w:cs="Times New Roman"/>
        </w:rPr>
        <w:t>(e.g., a</w:t>
      </w:r>
      <w:r w:rsidR="00580981">
        <w:rPr>
          <w:rFonts w:ascii="Times New Roman" w:hAnsi="Times New Roman" w:cs="Times New Roman"/>
        </w:rPr>
        <w:t xml:space="preserve">n object with elongated appendage-like extensions [e.g., a </w:t>
      </w:r>
      <w:r w:rsidR="001A2E10">
        <w:rPr>
          <w:rFonts w:ascii="Times New Roman" w:hAnsi="Times New Roman" w:cs="Times New Roman"/>
        </w:rPr>
        <w:t>sibling</w:t>
      </w:r>
      <w:r w:rsidR="00580981">
        <w:rPr>
          <w:rFonts w:ascii="Times New Roman" w:hAnsi="Times New Roman" w:cs="Times New Roman"/>
        </w:rPr>
        <w:t>]</w:t>
      </w:r>
      <w:r w:rsidR="001A2E10">
        <w:rPr>
          <w:rFonts w:ascii="Times New Roman" w:hAnsi="Times New Roman" w:cs="Times New Roman"/>
        </w:rPr>
        <w:t xml:space="preserve"> jumping over a toy left on the floor or </w:t>
      </w:r>
      <w:r w:rsidR="00FC216C">
        <w:rPr>
          <w:rFonts w:ascii="Times New Roman" w:hAnsi="Times New Roman" w:cs="Times New Roman"/>
        </w:rPr>
        <w:t>a plastic cup being tossed into a bin)</w:t>
      </w:r>
      <w:r>
        <w:rPr>
          <w:rFonts w:ascii="Times New Roman" w:hAnsi="Times New Roman" w:cs="Times New Roman"/>
        </w:rPr>
        <w:t xml:space="preserve"> or linear </w:t>
      </w:r>
      <w:r w:rsidR="00FC216C">
        <w:rPr>
          <w:rFonts w:ascii="Times New Roman" w:hAnsi="Times New Roman" w:cs="Times New Roman"/>
        </w:rPr>
        <w:t>(e.g., a</w:t>
      </w:r>
      <w:r w:rsidR="00580981">
        <w:rPr>
          <w:rFonts w:ascii="Times New Roman" w:hAnsi="Times New Roman" w:cs="Times New Roman"/>
        </w:rPr>
        <w:t>n object with elongated appendage-like extensions</w:t>
      </w:r>
      <w:r w:rsidR="00FC216C">
        <w:rPr>
          <w:rFonts w:ascii="Times New Roman" w:hAnsi="Times New Roman" w:cs="Times New Roman"/>
        </w:rPr>
        <w:t xml:space="preserve"> </w:t>
      </w:r>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r w:rsidR="00FC216C">
        <w:rPr>
          <w:rFonts w:ascii="Times New Roman" w:hAnsi="Times New Roman" w:cs="Times New Roman"/>
        </w:rPr>
        <w:t xml:space="preserve"> mom</w:t>
      </w:r>
      <w:r w:rsidR="00130626">
        <w:rPr>
          <w:rFonts w:ascii="Times New Roman" w:hAnsi="Times New Roman" w:cs="Times New Roman"/>
        </w:rPr>
        <w:t>]</w:t>
      </w:r>
      <w:r w:rsidR="00FC216C">
        <w:rPr>
          <w:rFonts w:ascii="Times New Roman" w:hAnsi="Times New Roman" w:cs="Times New Roman"/>
        </w:rPr>
        <w:t xml:space="preserve"> or a </w:t>
      </w:r>
      <w:r w:rsidR="00130626">
        <w:rPr>
          <w:rFonts w:ascii="Times New Roman" w:hAnsi="Times New Roman" w:cs="Times New Roman"/>
        </w:rPr>
        <w:t xml:space="preserve">rigid, small object </w:t>
      </w:r>
      <w:r w:rsidR="00FA25D6">
        <w:rPr>
          <w:rFonts w:ascii="Times New Roman" w:hAnsi="Times New Roman" w:cs="Times New Roman"/>
        </w:rPr>
        <w:t xml:space="preserve">[e.g., toy car] </w:t>
      </w:r>
      <w:r w:rsidR="00130626">
        <w:rPr>
          <w:rFonts w:ascii="Times New Roman" w:hAnsi="Times New Roman" w:cs="Times New Roman"/>
        </w:rPr>
        <w:t xml:space="preserve">with </w:t>
      </w:r>
      <w:r w:rsidR="00FA25D6">
        <w:rPr>
          <w:rFonts w:ascii="Times New Roman" w:hAnsi="Times New Roman" w:cs="Times New Roman"/>
        </w:rPr>
        <w:t>paired circular elements</w:t>
      </w:r>
      <w:r w:rsidR="00960944">
        <w:rPr>
          <w:rFonts w:ascii="Times New Roman" w:hAnsi="Times New Roman" w:cs="Times New Roman"/>
        </w:rPr>
        <w:t xml:space="preserve"> [e.g., </w:t>
      </w:r>
      <w:r w:rsidR="00FA25D6">
        <w:rPr>
          <w:rFonts w:ascii="Times New Roman" w:hAnsi="Times New Roman" w:cs="Times New Roman"/>
        </w:rPr>
        <w:t>wheels</w:t>
      </w:r>
      <w:r w:rsidR="00960944">
        <w:rPr>
          <w:rFonts w:ascii="Times New Roman" w:hAnsi="Times New Roman" w:cs="Times New Roman"/>
        </w:rPr>
        <w:t>]</w:t>
      </w:r>
      <w:r w:rsidR="00130626">
        <w:rPr>
          <w:rFonts w:ascii="Times New Roman" w:hAnsi="Times New Roman" w:cs="Times New Roman"/>
        </w:rPr>
        <w:t xml:space="preserve"> moving horizontally along a linear path</w:t>
      </w:r>
      <w:r w:rsidR="00FC216C">
        <w:rPr>
          <w:rFonts w:ascii="Times New Roman" w:hAnsi="Times New Roman" w:cs="Times New Roman"/>
        </w:rPr>
        <w:t xml:space="preserve"> across the floor) </w:t>
      </w:r>
      <w:r w:rsidR="00B04EF2">
        <w:rPr>
          <w:rFonts w:ascii="Times New Roman" w:hAnsi="Times New Roman" w:cs="Times New Roman"/>
        </w:rPr>
        <w:t xml:space="preserve">motion </w:t>
      </w:r>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r w:rsidR="00FA25D6">
        <w:rPr>
          <w:rFonts w:ascii="Times New Roman" w:hAnsi="Times New Roman" w:cs="Times New Roman"/>
        </w:rPr>
        <w:t>one set of surface features</w:t>
      </w:r>
      <w:r>
        <w:rPr>
          <w:rFonts w:ascii="Times New Roman" w:hAnsi="Times New Roman" w:cs="Times New Roman"/>
        </w:rPr>
        <w:t xml:space="preserve"> (i.e., </w:t>
      </w:r>
      <w:r w:rsidR="00FA25D6">
        <w:rPr>
          <w:rFonts w:ascii="Times New Roman" w:hAnsi="Times New Roman" w:cs="Times New Roman"/>
        </w:rPr>
        <w:t>Feature A in the Surface Property groups</w:t>
      </w:r>
      <w:r>
        <w:rPr>
          <w:rFonts w:ascii="Times New Roman" w:hAnsi="Times New Roman" w:cs="Times New Roman"/>
        </w:rPr>
        <w:t xml:space="preserve">) and half possessed </w:t>
      </w:r>
      <w:r w:rsidR="00FA25D6">
        <w:rPr>
          <w:rFonts w:ascii="Times New Roman" w:hAnsi="Times New Roman" w:cs="Times New Roman"/>
        </w:rPr>
        <w:t xml:space="preserve">the other set </w:t>
      </w:r>
      <w:r>
        <w:rPr>
          <w:rFonts w:ascii="Times New Roman" w:hAnsi="Times New Roman" w:cs="Times New Roman"/>
        </w:rPr>
        <w:t xml:space="preserve">(i.e., </w:t>
      </w:r>
      <w:r w:rsidR="00FA25D6">
        <w:rPr>
          <w:rFonts w:ascii="Times New Roman" w:hAnsi="Times New Roman" w:cs="Times New Roman"/>
        </w:rPr>
        <w:t>Feature B in the Surface Property groups</w:t>
      </w:r>
      <w:r>
        <w:rPr>
          <w:rFonts w:ascii="Times New Roman" w:hAnsi="Times New Roman" w:cs="Times New Roman"/>
        </w:rPr>
        <w:t xml:space="preserve">). </w:t>
      </w:r>
    </w:p>
    <w:p w14:paraId="6104440D" w14:textId="0E82F654" w:rsidR="00524642" w:rsidRDefault="00414B5B"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Other key assumptions of the present theoretical account </w:t>
      </w:r>
      <w:r w:rsidR="001E0B88">
        <w:rPr>
          <w:rFonts w:ascii="Times New Roman" w:hAnsi="Times New Roman" w:cs="Times New Roman"/>
        </w:rPr>
        <w:t>are</w:t>
      </w:r>
      <w:r>
        <w:rPr>
          <w:rFonts w:ascii="Times New Roman" w:hAnsi="Times New Roman" w:cs="Times New Roman"/>
        </w:rPr>
        <w:t xml:space="preserve"> </w:t>
      </w:r>
      <w:r w:rsidR="00A4433E">
        <w:rPr>
          <w:rFonts w:ascii="Times New Roman" w:hAnsi="Times New Roman" w:cs="Times New Roman"/>
        </w:rPr>
        <w:t xml:space="preserve">that </w:t>
      </w:r>
      <w:r w:rsidR="006160C1">
        <w:rPr>
          <w:rFonts w:ascii="Times New Roman" w:hAnsi="Times New Roman" w:cs="Times New Roman"/>
        </w:rPr>
        <w:t xml:space="preserve">obstacles </w:t>
      </w:r>
      <w:r w:rsidR="00A4433E">
        <w:rPr>
          <w:rFonts w:ascii="Times New Roman" w:hAnsi="Times New Roman" w:cs="Times New Roman"/>
        </w:rPr>
        <w:t xml:space="preserve">visually </w:t>
      </w:r>
      <w:r w:rsidR="006160C1">
        <w:rPr>
          <w:rFonts w:ascii="Times New Roman" w:hAnsi="Times New Roman" w:cs="Times New Roman"/>
        </w:rPr>
        <w:t xml:space="preserve">are more salient when </w:t>
      </w:r>
      <w:r w:rsidR="003943BB">
        <w:rPr>
          <w:rFonts w:ascii="Times New Roman" w:hAnsi="Times New Roman" w:cs="Times New Roman"/>
        </w:rPr>
        <w:t>they are spatially contiguous with arced motion than when they are located in the periphery</w:t>
      </w:r>
      <w:r w:rsidR="006160C1">
        <w:rPr>
          <w:rFonts w:ascii="Times New Roman" w:hAnsi="Times New Roman" w:cs="Times New Roman"/>
        </w:rPr>
        <w:t xml:space="preserve"> and the vertical distance between the apex of </w:t>
      </w:r>
      <w:r w:rsidR="004951EC">
        <w:rPr>
          <w:rFonts w:ascii="Times New Roman" w:hAnsi="Times New Roman" w:cs="Times New Roman"/>
        </w:rPr>
        <w:t>arced motion that occurs over obstacles</w:t>
      </w:r>
      <w:r w:rsidR="006160C1">
        <w:rPr>
          <w:rFonts w:ascii="Times New Roman" w:hAnsi="Times New Roman" w:cs="Times New Roman"/>
        </w:rPr>
        <w:t xml:space="preserve"> and the top of </w:t>
      </w:r>
      <w:r w:rsidR="004951EC">
        <w:rPr>
          <w:rFonts w:ascii="Times New Roman" w:hAnsi="Times New Roman" w:cs="Times New Roman"/>
        </w:rPr>
        <w:t xml:space="preserve">obstacles themselves </w:t>
      </w:r>
      <w:r w:rsidR="006160C1">
        <w:rPr>
          <w:rFonts w:ascii="Times New Roman" w:hAnsi="Times New Roman" w:cs="Times New Roman"/>
        </w:rPr>
        <w:t>is small (i.e., objects</w:t>
      </w:r>
      <w:r w:rsidR="00F7059C">
        <w:rPr>
          <w:rFonts w:ascii="Times New Roman" w:hAnsi="Times New Roman" w:cs="Times New Roman"/>
        </w:rPr>
        <w:t xml:space="preserve"> do not overshoot barriers when passing over them</w:t>
      </w:r>
      <w:r w:rsidR="00594485">
        <w:rPr>
          <w:rFonts w:ascii="Times New Roman" w:hAnsi="Times New Roman" w:cs="Times New Roman"/>
        </w:rPr>
        <w:t>)</w:t>
      </w:r>
      <w:r w:rsidR="00524642" w:rsidRPr="005917AA">
        <w:rPr>
          <w:rFonts w:ascii="Times New Roman" w:hAnsi="Times New Roman" w:cs="Times New Roman"/>
        </w:rPr>
        <w:t xml:space="preserve">. </w:t>
      </w:r>
      <w:r w:rsidR="00524642" w:rsidRPr="00CE5A7B">
        <w:rPr>
          <w:rFonts w:ascii="Times New Roman" w:hAnsi="Times New Roman" w:cs="Times New Roman"/>
        </w:rPr>
        <w:t>The first</w:t>
      </w:r>
      <w:r w:rsidR="00594485">
        <w:rPr>
          <w:rFonts w:ascii="Times New Roman" w:hAnsi="Times New Roman" w:cs="Times New Roman"/>
        </w:rPr>
        <w:t xml:space="preserve"> of these </w:t>
      </w:r>
      <w:r w:rsidR="00827993">
        <w:rPr>
          <w:rFonts w:ascii="Times New Roman" w:hAnsi="Times New Roman" w:cs="Times New Roman"/>
        </w:rPr>
        <w:t>remaining</w:t>
      </w:r>
      <w:r w:rsidR="00524642" w:rsidRPr="00CE5A7B">
        <w:rPr>
          <w:rFonts w:ascii="Times New Roman" w:hAnsi="Times New Roman" w:cs="Times New Roman"/>
        </w:rPr>
        <w:t xml:space="preserve"> assumption</w:t>
      </w:r>
      <w:r w:rsidR="00AE5C14">
        <w:rPr>
          <w:rFonts w:ascii="Times New Roman" w:hAnsi="Times New Roman" w:cs="Times New Roman"/>
        </w:rPr>
        <w:t>s</w:t>
      </w:r>
      <w:r w:rsidR="00524642" w:rsidRPr="00CE5A7B">
        <w:rPr>
          <w:rFonts w:ascii="Times New Roman" w:hAnsi="Times New Roman" w:cs="Times New Roman"/>
        </w:rPr>
        <w:t xml:space="preserve"> </w:t>
      </w:r>
      <w:r w:rsidR="00A971DD" w:rsidRPr="00CE5A7B">
        <w:rPr>
          <w:rFonts w:ascii="Times New Roman" w:hAnsi="Times New Roman" w:cs="Times New Roman"/>
        </w:rPr>
        <w:t>w</w:t>
      </w:r>
      <w:r w:rsidR="00A971DD">
        <w:rPr>
          <w:rFonts w:ascii="Times New Roman" w:hAnsi="Times New Roman" w:cs="Times New Roman"/>
        </w:rPr>
        <w:t xml:space="preserve">as </w:t>
      </w:r>
      <w:r w:rsidR="00524642" w:rsidRPr="00CE5A7B">
        <w:rPr>
          <w:rFonts w:ascii="Times New Roman" w:hAnsi="Times New Roman" w:cs="Times New Roman"/>
        </w:rPr>
        <w:t xml:space="preserve">implemented by </w:t>
      </w:r>
      <w:r w:rsidR="00A4433E">
        <w:rPr>
          <w:rFonts w:ascii="Times New Roman" w:hAnsi="Times New Roman" w:cs="Times New Roman"/>
        </w:rPr>
        <w:t xml:space="preserve">lower the learning rate and increasing the weight decay </w:t>
      </w:r>
      <w:r w:rsidR="00524642">
        <w:rPr>
          <w:rFonts w:ascii="Times New Roman" w:hAnsi="Times New Roman" w:cs="Times New Roman"/>
        </w:rPr>
        <w:t xml:space="preserve">on the incoming and outgoing links to the </w:t>
      </w:r>
      <w:r w:rsidR="00D26206">
        <w:rPr>
          <w:rFonts w:ascii="Times New Roman" w:hAnsi="Times New Roman" w:cs="Times New Roman"/>
        </w:rPr>
        <w:t xml:space="preserve">Obstacle </w:t>
      </w:r>
      <w:r w:rsidR="00524642">
        <w:rPr>
          <w:rFonts w:ascii="Times New Roman" w:hAnsi="Times New Roman" w:cs="Times New Roman"/>
        </w:rPr>
        <w:t xml:space="preserve">Height </w:t>
      </w:r>
      <w:r w:rsidR="007D0542">
        <w:rPr>
          <w:rFonts w:ascii="Times New Roman" w:hAnsi="Times New Roman" w:cs="Times New Roman"/>
        </w:rPr>
        <w:t xml:space="preserve">and Obstacle Position </w:t>
      </w:r>
      <w:r w:rsidR="00524642">
        <w:rPr>
          <w:rFonts w:ascii="Times New Roman" w:hAnsi="Times New Roman" w:cs="Times New Roman"/>
        </w:rPr>
        <w:t>group</w:t>
      </w:r>
      <w:r w:rsidR="007D0542">
        <w:rPr>
          <w:rFonts w:ascii="Times New Roman" w:hAnsi="Times New Roman" w:cs="Times New Roman"/>
        </w:rPr>
        <w:t>s</w:t>
      </w:r>
      <w:r w:rsidR="007B71CE">
        <w:rPr>
          <w:rFonts w:ascii="Times New Roman" w:hAnsi="Times New Roman" w:cs="Times New Roman"/>
        </w:rPr>
        <w:t>. The specific value used for the learning rate was 1×10</w:t>
      </w:r>
      <w:r w:rsidR="007B71CE">
        <w:rPr>
          <w:rFonts w:ascii="Times New Roman" w:hAnsi="Times New Roman" w:cs="Times New Roman"/>
          <w:vertAlign w:val="superscript"/>
        </w:rPr>
        <w:t>-4</w:t>
      </w:r>
      <w:r w:rsidR="007B71CE">
        <w:rPr>
          <w:rFonts w:ascii="Times New Roman" w:hAnsi="Times New Roman" w:cs="Times New Roman"/>
        </w:rPr>
        <w:t>; the value used for the weight decay was 0.1. These values were kept constant across all simulations.</w:t>
      </w:r>
      <w:r w:rsidR="00524642">
        <w:rPr>
          <w:rFonts w:ascii="Times New Roman" w:hAnsi="Times New Roman" w:cs="Times New Roman"/>
        </w:rPr>
        <w:t xml:space="preserve"> </w:t>
      </w:r>
      <w:r w:rsidR="0020030E">
        <w:rPr>
          <w:rFonts w:ascii="Times New Roman" w:hAnsi="Times New Roman" w:cs="Times New Roman"/>
        </w:rPr>
        <w:t xml:space="preserve">The theoretical relevance of learning rate is that it </w:t>
      </w:r>
      <w:r w:rsidR="00846F99" w:rsidRPr="00846F99">
        <w:rPr>
          <w:rFonts w:ascii="Times New Roman" w:hAnsi="Times New Roman" w:cs="Times New Roman"/>
        </w:rPr>
        <w:t xml:space="preserve">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 xml:space="preserve">The decision to implement salience </w:t>
      </w:r>
      <w:r w:rsidR="0060473C">
        <w:rPr>
          <w:rFonts w:ascii="Times New Roman" w:hAnsi="Times New Roman" w:cs="Times New Roman"/>
        </w:rPr>
        <w:t>via these parameters</w:t>
      </w:r>
      <w:r w:rsidR="00524642">
        <w:rPr>
          <w:rFonts w:ascii="Times New Roman" w:hAnsi="Times New Roman" w:cs="Times New Roman"/>
        </w:rPr>
        <w:t xml:space="preserve"> aligns with past connectionist modeling work (e.g., Benton, 2024; Singh et al., 2025).</w:t>
      </w:r>
      <w:r w:rsidR="00C963EC">
        <w:rPr>
          <w:rFonts w:ascii="Times New Roman" w:hAnsi="Times New Roman" w:cs="Times New Roman"/>
        </w:rPr>
        <w:t xml:space="preserve"> The last assumption</w:t>
      </w:r>
      <w:r w:rsidR="00EE38BF">
        <w:rPr>
          <w:rFonts w:ascii="Times New Roman" w:hAnsi="Times New Roman" w:cs="Times New Roman"/>
        </w:rPr>
        <w:t xml:space="preserve"> </w:t>
      </w:r>
      <w:r w:rsidR="00C963EC">
        <w:rPr>
          <w:rFonts w:ascii="Times New Roman" w:hAnsi="Times New Roman" w:cs="Times New Roman"/>
        </w:rPr>
        <w:t xml:space="preserve">was instantiated by turning on the </w:t>
      </w:r>
      <w:r w:rsidR="00854B95">
        <w:rPr>
          <w:rFonts w:ascii="Times New Roman" w:hAnsi="Times New Roman" w:cs="Times New Roman"/>
        </w:rPr>
        <w:t>Small Vertical Separation unit in the Arc Apex-Obstacle Gap group</w:t>
      </w:r>
      <w:r w:rsidR="0020030E">
        <w:rPr>
          <w:rFonts w:ascii="Times New Roman" w:hAnsi="Times New Roman" w:cs="Times New Roman"/>
        </w:rPr>
        <w:t xml:space="preserve"> whenever arced motion occurred over barriers</w:t>
      </w:r>
      <w:r w:rsidR="00854B95">
        <w:rPr>
          <w:rFonts w:ascii="Times New Roman" w:hAnsi="Times New Roman" w:cs="Times New Roman"/>
        </w:rPr>
        <w:t xml:space="preserve">. </w:t>
      </w:r>
    </w:p>
    <w:p w14:paraId="194948BC" w14:textId="669CEC2A" w:rsidR="00076BA6" w:rsidRDefault="00473BD2" w:rsidP="007F7477">
      <w:pPr>
        <w:spacing w:line="480" w:lineRule="auto"/>
        <w:ind w:firstLine="720"/>
        <w:contextualSpacing/>
        <w:rPr>
          <w:rFonts w:ascii="Times New Roman" w:hAnsi="Times New Roman" w:cs="Times New Roman"/>
        </w:rPr>
      </w:pPr>
      <w:r>
        <w:rPr>
          <w:rFonts w:ascii="Times New Roman" w:hAnsi="Times New Roman" w:cs="Times New Roman"/>
        </w:rPr>
        <w:t xml:space="preserve">Given that the studies </w:t>
      </w:r>
      <w:r w:rsidR="009F1E54">
        <w:rPr>
          <w:rFonts w:ascii="Times New Roman" w:hAnsi="Times New Roman" w:cs="Times New Roman"/>
        </w:rPr>
        <w:t>associated with</w:t>
      </w:r>
      <w:r>
        <w:rPr>
          <w:rFonts w:ascii="Times New Roman" w:hAnsi="Times New Roman" w:cs="Times New Roman"/>
        </w:rPr>
        <w:t xml:space="preserve"> each of the five target findings</w:t>
      </w:r>
      <w:r w:rsidR="00161B73">
        <w:rPr>
          <w:rFonts w:ascii="Times New Roman" w:hAnsi="Times New Roman" w:cs="Times New Roman"/>
        </w:rPr>
        <w:t xml:space="preserve"> </w:t>
      </w:r>
      <w:r>
        <w:rPr>
          <w:rFonts w:ascii="Times New Roman" w:hAnsi="Times New Roman" w:cs="Times New Roman"/>
        </w:rPr>
        <w:t xml:space="preserve">tested infants at different ages, </w:t>
      </w:r>
      <w:r w:rsidR="001A6079">
        <w:rPr>
          <w:rFonts w:ascii="Times New Roman" w:hAnsi="Times New Roman" w:cs="Times New Roman"/>
        </w:rPr>
        <w:t xml:space="preserve">across the simulations presented here, </w:t>
      </w:r>
      <w:r>
        <w:rPr>
          <w:rFonts w:ascii="Times New Roman" w:hAnsi="Times New Roman" w:cs="Times New Roman"/>
        </w:rPr>
        <w:t>the</w:t>
      </w:r>
      <w:r w:rsidR="005319EB">
        <w:rPr>
          <w:rFonts w:ascii="Times New Roman" w:hAnsi="Times New Roman" w:cs="Times New Roman"/>
        </w:rPr>
        <w:t xml:space="preserve"> length of the pretraining phase</w:t>
      </w:r>
      <w:r w:rsidR="001A6079">
        <w:rPr>
          <w:rFonts w:ascii="Times New Roman" w:hAnsi="Times New Roman" w:cs="Times New Roman"/>
        </w:rPr>
        <w:t xml:space="preserve"> was</w:t>
      </w:r>
      <w:r w:rsidR="005319EB">
        <w:rPr>
          <w:rFonts w:ascii="Times New Roman" w:hAnsi="Times New Roman" w:cs="Times New Roman"/>
        </w:rPr>
        <w:t xml:space="preserve"> </w:t>
      </w:r>
      <w:r w:rsidR="001A6079">
        <w:rPr>
          <w:rFonts w:ascii="Times New Roman" w:hAnsi="Times New Roman" w:cs="Times New Roman"/>
        </w:rPr>
        <w:t xml:space="preserve">varied in such a way </w:t>
      </w:r>
      <w:r w:rsidR="00452801">
        <w:rPr>
          <w:rFonts w:ascii="Times New Roman" w:hAnsi="Times New Roman" w:cs="Times New Roman"/>
        </w:rPr>
        <w:t>that simulations</w:t>
      </w:r>
      <w:r w:rsidR="005B4EEF">
        <w:rPr>
          <w:rFonts w:ascii="Times New Roman" w:hAnsi="Times New Roman" w:cs="Times New Roman"/>
        </w:rPr>
        <w:t xml:space="preserve"> </w:t>
      </w:r>
      <w:r w:rsidR="00564104">
        <w:rPr>
          <w:rFonts w:ascii="Times New Roman" w:hAnsi="Times New Roman" w:cs="Times New Roman"/>
        </w:rPr>
        <w:t>corresponding</w:t>
      </w:r>
      <w:r w:rsidR="005B4EEF">
        <w:rPr>
          <w:rFonts w:ascii="Times New Roman" w:hAnsi="Times New Roman" w:cs="Times New Roman"/>
        </w:rPr>
        <w:t xml:space="preserve"> to studies that tested older ages received </w:t>
      </w:r>
      <w:r w:rsidR="00564104">
        <w:rPr>
          <w:rFonts w:ascii="Times New Roman" w:hAnsi="Times New Roman" w:cs="Times New Roman"/>
        </w:rPr>
        <w:t xml:space="preserve">proportionally </w:t>
      </w:r>
      <w:r w:rsidR="005B4EEF">
        <w:rPr>
          <w:rFonts w:ascii="Times New Roman" w:hAnsi="Times New Roman" w:cs="Times New Roman"/>
        </w:rPr>
        <w:t xml:space="preserve">more </w:t>
      </w:r>
      <w:r w:rsidR="001A6079">
        <w:rPr>
          <w:rFonts w:ascii="Times New Roman" w:hAnsi="Times New Roman" w:cs="Times New Roman"/>
        </w:rPr>
        <w:t>pretraining</w:t>
      </w:r>
      <w:r w:rsidR="00EE38BF">
        <w:rPr>
          <w:rFonts w:ascii="Times New Roman" w:hAnsi="Times New Roman" w:cs="Times New Roman"/>
        </w:rPr>
        <w:t xml:space="preserve"> than </w:t>
      </w:r>
      <w:r w:rsidR="00F52CFE">
        <w:rPr>
          <w:rFonts w:ascii="Times New Roman" w:hAnsi="Times New Roman" w:cs="Times New Roman"/>
        </w:rPr>
        <w:t>simul</w:t>
      </w:r>
      <w:r w:rsidR="00A24C05">
        <w:rPr>
          <w:rFonts w:ascii="Times New Roman" w:hAnsi="Times New Roman" w:cs="Times New Roman"/>
        </w:rPr>
        <w:t>ations of</w:t>
      </w:r>
      <w:r w:rsidR="00EE38BF">
        <w:rPr>
          <w:rFonts w:ascii="Times New Roman" w:hAnsi="Times New Roman" w:cs="Times New Roman"/>
        </w:rPr>
        <w:t xml:space="preserve"> studies that tested younger infants</w:t>
      </w:r>
      <w:r w:rsidR="005B4EEF">
        <w:rPr>
          <w:rFonts w:ascii="Times New Roman" w:hAnsi="Times New Roman" w:cs="Times New Roman"/>
        </w:rPr>
        <w:t xml:space="preserve">. </w:t>
      </w:r>
      <w:r w:rsidR="003D5226">
        <w:rPr>
          <w:rFonts w:ascii="Times New Roman" w:hAnsi="Times New Roman" w:cs="Times New Roman"/>
        </w:rPr>
        <w:t xml:space="preserve">In particular, the length of the pretraining phase was set to </w:t>
      </w:r>
      <w:r w:rsidR="00F52CFE">
        <w:rPr>
          <w:rFonts w:ascii="Times New Roman" w:hAnsi="Times New Roman" w:cs="Times New Roman"/>
        </w:rPr>
        <w:t>900</w:t>
      </w:r>
      <w:r w:rsidR="003D5226">
        <w:rPr>
          <w:rFonts w:ascii="Times New Roman" w:hAnsi="Times New Roman" w:cs="Times New Roman"/>
        </w:rPr>
        <w:t xml:space="preserve"> </w:t>
      </w:r>
      <w:r w:rsidR="007A0022">
        <w:rPr>
          <w:rFonts w:ascii="Times New Roman" w:hAnsi="Times New Roman" w:cs="Times New Roman"/>
        </w:rPr>
        <w:t xml:space="preserve">for simulations of </w:t>
      </w:r>
      <w:r w:rsidR="003D5226">
        <w:rPr>
          <w:rFonts w:ascii="Times New Roman" w:hAnsi="Times New Roman" w:cs="Times New Roman"/>
        </w:rPr>
        <w:t>target findings typically associated with studies that tested 12-month-olds</w:t>
      </w:r>
      <w:r w:rsidR="00452801">
        <w:rPr>
          <w:rFonts w:ascii="Times New Roman" w:hAnsi="Times New Roman" w:cs="Times New Roman"/>
        </w:rPr>
        <w:t xml:space="preserve"> </w:t>
      </w:r>
      <w:r w:rsidR="004C2B8E">
        <w:rPr>
          <w:rFonts w:ascii="Times New Roman" w:hAnsi="Times New Roman" w:cs="Times New Roman"/>
        </w:rPr>
        <w:t xml:space="preserve">(e.g., Gergely et al., 1995; </w:t>
      </w:r>
      <w:proofErr w:type="spellStart"/>
      <w:r w:rsidR="004C2B8E">
        <w:rPr>
          <w:rFonts w:ascii="Times New Roman" w:hAnsi="Times New Roman" w:cs="Times New Roman"/>
        </w:rPr>
        <w:t>Csibra</w:t>
      </w:r>
      <w:proofErr w:type="spellEnd"/>
      <w:r w:rsidR="004C2B8E">
        <w:rPr>
          <w:rFonts w:ascii="Times New Roman" w:hAnsi="Times New Roman" w:cs="Times New Roman"/>
        </w:rPr>
        <w:t xml:space="preserve"> et al., 2003), </w:t>
      </w:r>
      <w:r w:rsidR="00B26DED">
        <w:rPr>
          <w:rFonts w:ascii="Times New Roman" w:hAnsi="Times New Roman" w:cs="Times New Roman"/>
        </w:rPr>
        <w:t xml:space="preserve">to </w:t>
      </w:r>
      <w:r w:rsidR="00A24C05">
        <w:rPr>
          <w:rFonts w:ascii="Times New Roman" w:hAnsi="Times New Roman" w:cs="Times New Roman"/>
        </w:rPr>
        <w:t>675</w:t>
      </w:r>
      <w:r w:rsidR="007A0022">
        <w:rPr>
          <w:rFonts w:ascii="Times New Roman" w:hAnsi="Times New Roman" w:cs="Times New Roman"/>
        </w:rPr>
        <w:t xml:space="preserve"> for simulations </w:t>
      </w:r>
      <w:r w:rsidR="00EE2BEA">
        <w:rPr>
          <w:rFonts w:ascii="Times New Roman" w:hAnsi="Times New Roman" w:cs="Times New Roman"/>
        </w:rPr>
        <w:t xml:space="preserve">of </w:t>
      </w:r>
      <w:r w:rsidR="007A0022">
        <w:rPr>
          <w:rFonts w:ascii="Times New Roman" w:hAnsi="Times New Roman" w:cs="Times New Roman"/>
        </w:rPr>
        <w:t xml:space="preserve">studies that tested 9-month-olds </w:t>
      </w:r>
      <w:r w:rsidR="00EE2BEA">
        <w:rPr>
          <w:rFonts w:ascii="Times New Roman" w:hAnsi="Times New Roman" w:cs="Times New Roman"/>
        </w:rPr>
        <w:t xml:space="preserve">(e.g.., </w:t>
      </w:r>
      <w:proofErr w:type="spellStart"/>
      <w:r w:rsidR="00EE2BEA">
        <w:rPr>
          <w:rFonts w:ascii="Times New Roman" w:hAnsi="Times New Roman" w:cs="Times New Roman"/>
        </w:rPr>
        <w:t>Csibra</w:t>
      </w:r>
      <w:proofErr w:type="spellEnd"/>
      <w:r w:rsidR="00EE2BEA">
        <w:rPr>
          <w:rFonts w:ascii="Times New Roman" w:hAnsi="Times New Roman" w:cs="Times New Roman"/>
        </w:rPr>
        <w:t xml:space="preserve"> et al., 1999), to </w:t>
      </w:r>
      <w:r w:rsidR="00A24C05">
        <w:rPr>
          <w:rFonts w:ascii="Times New Roman" w:hAnsi="Times New Roman" w:cs="Times New Roman"/>
        </w:rPr>
        <w:lastRenderedPageBreak/>
        <w:t>450</w:t>
      </w:r>
      <w:r w:rsidR="00EE2BEA">
        <w:rPr>
          <w:rFonts w:ascii="Times New Roman" w:hAnsi="Times New Roman" w:cs="Times New Roman"/>
        </w:rPr>
        <w:t xml:space="preserve"> for simulations of studies that tested 6-month-olds (e.g., Liu &amp; </w:t>
      </w:r>
      <w:proofErr w:type="spellStart"/>
      <w:r w:rsidR="00EE2BEA">
        <w:rPr>
          <w:rFonts w:ascii="Times New Roman" w:hAnsi="Times New Roman" w:cs="Times New Roman"/>
        </w:rPr>
        <w:t>Spelke</w:t>
      </w:r>
      <w:proofErr w:type="spellEnd"/>
      <w:r w:rsidR="00EE2BEA">
        <w:rPr>
          <w:rFonts w:ascii="Times New Roman" w:hAnsi="Times New Roman" w:cs="Times New Roman"/>
        </w:rPr>
        <w:t>, 2017),</w:t>
      </w:r>
      <w:r w:rsidR="006F2773">
        <w:rPr>
          <w:rFonts w:ascii="Times New Roman" w:hAnsi="Times New Roman" w:cs="Times New Roman"/>
        </w:rPr>
        <w:t xml:space="preserve"> and to </w:t>
      </w:r>
      <w:r w:rsidR="00A24C05">
        <w:rPr>
          <w:rFonts w:ascii="Times New Roman" w:hAnsi="Times New Roman" w:cs="Times New Roman"/>
        </w:rPr>
        <w:t>225</w:t>
      </w:r>
      <w:r w:rsidR="006F2773">
        <w:rPr>
          <w:rFonts w:ascii="Times New Roman" w:hAnsi="Times New Roman" w:cs="Times New Roman"/>
        </w:rPr>
        <w:t xml:space="preserve"> for simulations of studies that tested 3-month-olds (e.g., Skerry et al., 2013).</w:t>
      </w:r>
      <w:r w:rsidR="00EE2BEA">
        <w:rPr>
          <w:rFonts w:ascii="Times New Roman" w:hAnsi="Times New Roman" w:cs="Times New Roman"/>
        </w:rPr>
        <w:t xml:space="preserve"> </w:t>
      </w:r>
      <w:r w:rsidR="009E3E0A">
        <w:rPr>
          <w:rFonts w:ascii="Times New Roman" w:hAnsi="Times New Roman" w:cs="Times New Roman"/>
        </w:rPr>
        <w:t xml:space="preserve">As with pretraining duration, the learning rate for </w:t>
      </w:r>
      <w:r w:rsidR="003D48D0">
        <w:rPr>
          <w:rFonts w:ascii="Times New Roman" w:hAnsi="Times New Roman" w:cs="Times New Roman"/>
        </w:rPr>
        <w:t xml:space="preserve">connections that did not instantiate a particular theoretical assumption varied </w:t>
      </w:r>
      <w:r w:rsidR="009A0566">
        <w:rPr>
          <w:rFonts w:ascii="Times New Roman" w:hAnsi="Times New Roman" w:cs="Times New Roman"/>
        </w:rPr>
        <w:t xml:space="preserve">systematically </w:t>
      </w:r>
      <w:r w:rsidR="003D48D0">
        <w:rPr>
          <w:rFonts w:ascii="Times New Roman" w:hAnsi="Times New Roman" w:cs="Times New Roman"/>
        </w:rPr>
        <w:t>across simulations</w:t>
      </w:r>
      <w:r w:rsidR="009A0566">
        <w:rPr>
          <w:rFonts w:ascii="Times New Roman" w:hAnsi="Times New Roman" w:cs="Times New Roman"/>
        </w:rPr>
        <w:t xml:space="preserve"> in accordance with the “age” of the model</w:t>
      </w:r>
      <w:r w:rsidR="003D48D0">
        <w:rPr>
          <w:rFonts w:ascii="Times New Roman" w:hAnsi="Times New Roman" w:cs="Times New Roman"/>
        </w:rPr>
        <w:t>. Specifically, a higher value for this parameter was used for older models</w:t>
      </w:r>
      <w:r w:rsidR="006F2773">
        <w:rPr>
          <w:rFonts w:ascii="Times New Roman" w:hAnsi="Times New Roman" w:cs="Times New Roman"/>
        </w:rPr>
        <w:t xml:space="preserve"> than </w:t>
      </w:r>
      <w:r w:rsidR="002A7E6A">
        <w:rPr>
          <w:rFonts w:ascii="Times New Roman" w:hAnsi="Times New Roman" w:cs="Times New Roman"/>
        </w:rPr>
        <w:t xml:space="preserve">younger </w:t>
      </w:r>
      <w:r w:rsidR="006F2773">
        <w:rPr>
          <w:rFonts w:ascii="Times New Roman" w:hAnsi="Times New Roman" w:cs="Times New Roman"/>
        </w:rPr>
        <w:t xml:space="preserve">models; this value was </w:t>
      </w:r>
      <w:r w:rsidR="002A7E6A">
        <w:rPr>
          <w:rFonts w:ascii="Times New Roman" w:hAnsi="Times New Roman" w:cs="Times New Roman"/>
        </w:rPr>
        <w:t xml:space="preserve">ranged from </w:t>
      </w:r>
      <w:r w:rsidR="007C0C5A">
        <w:rPr>
          <w:rFonts w:ascii="Times New Roman" w:hAnsi="Times New Roman" w:cs="Times New Roman"/>
        </w:rPr>
        <w:t>0.1</w:t>
      </w:r>
      <w:r w:rsidR="006F2773">
        <w:rPr>
          <w:rFonts w:ascii="Times New Roman" w:hAnsi="Times New Roman" w:cs="Times New Roman"/>
        </w:rPr>
        <w:t xml:space="preserve"> for </w:t>
      </w:r>
      <w:r w:rsidR="002A7E6A">
        <w:rPr>
          <w:rFonts w:ascii="Times New Roman" w:hAnsi="Times New Roman" w:cs="Times New Roman"/>
        </w:rPr>
        <w:t xml:space="preserve">the oldest </w:t>
      </w:r>
      <w:r w:rsidR="006F2773">
        <w:rPr>
          <w:rFonts w:ascii="Times New Roman" w:hAnsi="Times New Roman" w:cs="Times New Roman"/>
        </w:rPr>
        <w:t>models</w:t>
      </w:r>
      <w:r w:rsidR="00364F6F">
        <w:rPr>
          <w:rFonts w:ascii="Times New Roman" w:hAnsi="Times New Roman" w:cs="Times New Roman"/>
        </w:rPr>
        <w:t xml:space="preserve"> to 0.0</w:t>
      </w:r>
      <w:r w:rsidR="00FE10E3">
        <w:rPr>
          <w:rFonts w:ascii="Times New Roman" w:hAnsi="Times New Roman" w:cs="Times New Roman"/>
        </w:rPr>
        <w:t>5</w:t>
      </w:r>
      <w:r w:rsidR="00364F6F">
        <w:rPr>
          <w:rFonts w:ascii="Times New Roman" w:hAnsi="Times New Roman" w:cs="Times New Roman"/>
        </w:rPr>
        <w:t xml:space="preserve"> for </w:t>
      </w:r>
      <w:r w:rsidR="002A7E6A">
        <w:rPr>
          <w:rFonts w:ascii="Times New Roman" w:hAnsi="Times New Roman" w:cs="Times New Roman"/>
        </w:rPr>
        <w:t>the youngest models</w:t>
      </w:r>
      <w:r w:rsidR="003D48D0">
        <w:rPr>
          <w:rFonts w:ascii="Times New Roman" w:hAnsi="Times New Roman" w:cs="Times New Roman"/>
        </w:rPr>
        <w:t xml:space="preserve">. This implemented the assumption that </w:t>
      </w:r>
      <w:r w:rsidR="00090053">
        <w:rPr>
          <w:rFonts w:ascii="Times New Roman" w:hAnsi="Times New Roman" w:cs="Times New Roman"/>
        </w:rPr>
        <w:t>processing speed improves with age</w:t>
      </w:r>
      <w:r w:rsidR="003D48D0">
        <w:rPr>
          <w:rFonts w:ascii="Times New Roman" w:hAnsi="Times New Roman" w:cs="Times New Roman"/>
        </w:rPr>
        <w:t xml:space="preserve">.  </w:t>
      </w:r>
      <w:r w:rsidR="00841430">
        <w:rPr>
          <w:rFonts w:ascii="Times New Roman" w:hAnsi="Times New Roman" w:cs="Times New Roman"/>
        </w:rPr>
        <w:t>T</w:t>
      </w:r>
      <w:r w:rsidR="00EA7F5F">
        <w:rPr>
          <w:rFonts w:ascii="Times New Roman" w:hAnsi="Times New Roman" w:cs="Times New Roman"/>
        </w:rPr>
        <w:t>he habituation phase always followed the pretraining phase and</w:t>
      </w:r>
      <w:r w:rsidR="00524642">
        <w:rPr>
          <w:rFonts w:ascii="Times New Roman" w:hAnsi="Times New Roman" w:cs="Times New Roman"/>
        </w:rPr>
        <w:t xml:space="preserve"> lasted </w:t>
      </w:r>
      <w:r w:rsidR="008021BD">
        <w:rPr>
          <w:rFonts w:ascii="Times New Roman" w:hAnsi="Times New Roman" w:cs="Times New Roman"/>
        </w:rPr>
        <w:t xml:space="preserve">between </w:t>
      </w:r>
      <w:r w:rsidR="006F0CAC">
        <w:rPr>
          <w:rFonts w:ascii="Times New Roman" w:hAnsi="Times New Roman" w:cs="Times New Roman"/>
        </w:rPr>
        <w:t>8 and 12</w:t>
      </w:r>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w:t>
      </w:r>
      <w:r w:rsidR="006F0CAC">
        <w:rPr>
          <w:rFonts w:ascii="Times New Roman" w:hAnsi="Times New Roman" w:cs="Times New Roman"/>
        </w:rPr>
        <w:t>1</w:t>
      </w:r>
      <w:r w:rsidR="001A6079">
        <w:rPr>
          <w:rFonts w:ascii="Times New Roman" w:hAnsi="Times New Roman" w:cs="Times New Roman"/>
        </w:rPr>
        <w:t xml:space="preserve"> </w:t>
      </w:r>
      <w:r w:rsidR="00C54E36">
        <w:rPr>
          <w:rFonts w:ascii="Times New Roman" w:hAnsi="Times New Roman" w:cs="Times New Roman"/>
        </w:rPr>
        <w:t>(see below for details about the nature of the habituation experience for a given simulation)</w:t>
      </w:r>
      <w:r w:rsidR="008021BD">
        <w:rPr>
          <w:rFonts w:ascii="Times New Roman" w:hAnsi="Times New Roman" w:cs="Times New Roman"/>
        </w:rPr>
        <w:t>.</w:t>
      </w:r>
      <w:r w:rsidR="00524642">
        <w:rPr>
          <w:rFonts w:ascii="Times New Roman" w:hAnsi="Times New Roman" w:cs="Times New Roman"/>
        </w:rPr>
        <w:t xml:space="preserve"> </w:t>
      </w:r>
      <w:r w:rsidR="008021BD">
        <w:rPr>
          <w:rFonts w:ascii="Times New Roman" w:hAnsi="Times New Roman" w:cs="Times New Roman"/>
        </w:rPr>
        <w:t xml:space="preserve">Different numbers of </w:t>
      </w:r>
      <w:r w:rsidR="001A6079">
        <w:rPr>
          <w:rFonts w:ascii="Times New Roman" w:hAnsi="Times New Roman" w:cs="Times New Roman"/>
        </w:rPr>
        <w:t xml:space="preserve">habituation </w:t>
      </w:r>
      <w:r w:rsidR="008021BD">
        <w:rPr>
          <w:rFonts w:ascii="Times New Roman" w:hAnsi="Times New Roman" w:cs="Times New Roman"/>
        </w:rPr>
        <w:t xml:space="preserve">epochs were used to ensure that </w:t>
      </w:r>
      <w:r w:rsidR="00B203EF">
        <w:rPr>
          <w:rFonts w:ascii="Times New Roman" w:hAnsi="Times New Roman" w:cs="Times New Roman"/>
        </w:rPr>
        <w:t>the results reported below</w:t>
      </w:r>
      <w:r w:rsidR="00CE7486">
        <w:rPr>
          <w:rFonts w:ascii="Times New Roman" w:hAnsi="Times New Roman" w:cs="Times New Roman"/>
        </w:rPr>
        <w:t xml:space="preserve"> were robust to particular values of this parameter.</w:t>
      </w:r>
      <w:r w:rsidR="00B203EF">
        <w:rPr>
          <w:rFonts w:ascii="Times New Roman" w:hAnsi="Times New Roman" w:cs="Times New Roman"/>
        </w:rPr>
        <w:t xml:space="preserve"> </w:t>
      </w:r>
    </w:p>
    <w:p w14:paraId="7A2DDE91" w14:textId="46A4F1A1" w:rsidR="00EC34A9"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w:t>
      </w:r>
      <w:r w:rsidR="00FF0FF5">
        <w:rPr>
          <w:rFonts w:ascii="Times New Roman" w:hAnsi="Times New Roman" w:cs="Times New Roman"/>
        </w:rPr>
        <w:t>This is consistent with existing developmental models</w:t>
      </w:r>
      <w:r w:rsidR="00864247">
        <w:rPr>
          <w:rFonts w:ascii="Times New Roman" w:hAnsi="Times New Roman" w:cs="Times New Roman"/>
        </w:rPr>
        <w:t xml:space="preserve">. </w:t>
      </w:r>
      <w:r w:rsidR="00A91FBA">
        <w:rPr>
          <w:rFonts w:ascii="Times New Roman" w:hAnsi="Times New Roman" w:cs="Times New Roman"/>
        </w:rPr>
        <w:t xml:space="preserve">As is typical in simulation studies that use autoencoder models like the current one (e.g., Benton, 2024, 2026; Benton &amp; Lapan, 2021; Benton &amp; </w:t>
      </w:r>
      <w:proofErr w:type="spellStart"/>
      <w:r w:rsidR="00A91FBA">
        <w:rPr>
          <w:rFonts w:ascii="Times New Roman" w:hAnsi="Times New Roman" w:cs="Times New Roman"/>
        </w:rPr>
        <w:t>Rakison</w:t>
      </w:r>
      <w:proofErr w:type="spellEnd"/>
      <w:r w:rsidR="00A91FBA">
        <w:rPr>
          <w:rFonts w:ascii="Times New Roman" w:hAnsi="Times New Roman" w:cs="Times New Roman"/>
        </w:rPr>
        <w:t xml:space="preserve">, 2019; Mareschal et al., 2000; Quinn &amp; Johnson, 2000; </w:t>
      </w:r>
      <w:proofErr w:type="spellStart"/>
      <w:r w:rsidR="00A91FBA">
        <w:rPr>
          <w:rFonts w:ascii="Times New Roman" w:hAnsi="Times New Roman" w:cs="Times New Roman"/>
        </w:rPr>
        <w:t>Rakison</w:t>
      </w:r>
      <w:proofErr w:type="spellEnd"/>
      <w:r w:rsidR="00A91FBA">
        <w:rPr>
          <w:rFonts w:ascii="Times New Roman" w:hAnsi="Times New Roman" w:cs="Times New Roman"/>
        </w:rPr>
        <w:t xml:space="preserve"> &amp; </w:t>
      </w:r>
      <w:proofErr w:type="spellStart"/>
      <w:r w:rsidR="00A91FBA">
        <w:rPr>
          <w:rFonts w:ascii="Times New Roman" w:hAnsi="Times New Roman" w:cs="Times New Roman"/>
        </w:rPr>
        <w:t>Lupyan</w:t>
      </w:r>
      <w:proofErr w:type="spellEnd"/>
      <w:r w:rsidR="00A91FBA">
        <w:rPr>
          <w:rFonts w:ascii="Times New Roman" w:hAnsi="Times New Roman" w:cs="Times New Roman"/>
        </w:rPr>
        <w:t xml:space="preserve">, 2008; Twomey &amp; Westermann, 2016), it is common to treat error as a proxy for looking such that greater network error corresponds to longer looking. </w:t>
      </w:r>
      <w:r w:rsidR="00E71E95">
        <w:rPr>
          <w:rFonts w:ascii="Times New Roman" w:hAnsi="Times New Roman" w:cs="Times New Roman"/>
        </w:rPr>
        <w:t xml:space="preserve">To understand why </w:t>
      </w:r>
      <w:r w:rsidR="00007D2D">
        <w:rPr>
          <w:rFonts w:ascii="Times New Roman" w:hAnsi="Times New Roman" w:cs="Times New Roman"/>
        </w:rPr>
        <w:t>such an interpretation is merited</w:t>
      </w:r>
      <w:r w:rsidR="00F52B7C">
        <w:rPr>
          <w:rFonts w:ascii="Times New Roman" w:hAnsi="Times New Roman" w:cs="Times New Roman"/>
        </w:rPr>
        <w:t xml:space="preserve">, </w:t>
      </w:r>
      <w:r w:rsidR="00E71E95">
        <w:rPr>
          <w:rFonts w:ascii="Times New Roman" w:hAnsi="Times New Roman" w:cs="Times New Roman"/>
        </w:rPr>
        <w:t xml:space="preserve">it is </w:t>
      </w:r>
      <w:r w:rsidR="00F52B7C">
        <w:rPr>
          <w:rFonts w:ascii="Times New Roman" w:hAnsi="Times New Roman" w:cs="Times New Roman"/>
        </w:rPr>
        <w:t>instructive briefly to consider</w:t>
      </w:r>
      <w:r w:rsidR="00E71E95">
        <w:rPr>
          <w:rFonts w:ascii="Times New Roman" w:hAnsi="Times New Roman" w:cs="Times New Roman"/>
        </w:rPr>
        <w:t xml:space="preserve"> the relation </w:t>
      </w:r>
      <w:r w:rsidR="0002365D">
        <w:rPr>
          <w:rFonts w:ascii="Times New Roman" w:hAnsi="Times New Roman" w:cs="Times New Roman"/>
        </w:rPr>
        <w:t>between</w:t>
      </w:r>
      <w:r w:rsidR="00671B15">
        <w:rPr>
          <w:rFonts w:ascii="Times New Roman" w:hAnsi="Times New Roman" w:cs="Times New Roman"/>
        </w:rPr>
        <w:t xml:space="preserve"> existing proposals of what looking behavior means in habituation studies</w:t>
      </w:r>
      <w:r w:rsidR="0002365D">
        <w:rPr>
          <w:rFonts w:ascii="Times New Roman" w:hAnsi="Times New Roman" w:cs="Times New Roman"/>
        </w:rPr>
        <w:t xml:space="preserve"> </w:t>
      </w:r>
      <w:r w:rsidR="00E71E95">
        <w:rPr>
          <w:rFonts w:ascii="Times New Roman" w:hAnsi="Times New Roman" w:cs="Times New Roman"/>
        </w:rPr>
        <w:t>and</w:t>
      </w:r>
      <w:r w:rsidR="00F52B7C">
        <w:rPr>
          <w:rFonts w:ascii="Times New Roman" w:hAnsi="Times New Roman" w:cs="Times New Roman"/>
        </w:rPr>
        <w:t xml:space="preserve"> the nature of learning in autoencoder models.</w:t>
      </w:r>
      <w:r w:rsidR="00E71E95">
        <w:rPr>
          <w:rFonts w:ascii="Times New Roman" w:hAnsi="Times New Roman" w:cs="Times New Roman"/>
        </w:rPr>
        <w:t xml:space="preserve"> </w:t>
      </w:r>
      <w:r w:rsidR="003E737D">
        <w:rPr>
          <w:rFonts w:ascii="Times New Roman" w:hAnsi="Times New Roman" w:cs="Times New Roman"/>
        </w:rPr>
        <w:t xml:space="preserve">According to one </w:t>
      </w:r>
      <w:r w:rsidR="00751298">
        <w:rPr>
          <w:rFonts w:ascii="Times New Roman" w:hAnsi="Times New Roman" w:cs="Times New Roman"/>
        </w:rPr>
        <w:t xml:space="preserve">high-profile </w:t>
      </w:r>
      <w:r w:rsidR="003E737D">
        <w:rPr>
          <w:rFonts w:ascii="Times New Roman" w:hAnsi="Times New Roman" w:cs="Times New Roman"/>
        </w:rPr>
        <w:t>model</w:t>
      </w:r>
      <w:r w:rsidR="00751298">
        <w:rPr>
          <w:rFonts w:ascii="Times New Roman" w:hAnsi="Times New Roman" w:cs="Times New Roman"/>
        </w:rPr>
        <w:t xml:space="preserve"> that continues to influence how developmental cognitive scientists construe infant looking</w:t>
      </w:r>
      <w:r w:rsidR="003E737D">
        <w:rPr>
          <w:rFonts w:ascii="Times New Roman" w:hAnsi="Times New Roman" w:cs="Times New Roman"/>
        </w:rPr>
        <w:t xml:space="preserve">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w:t>
      </w:r>
      <w:r w:rsidR="00671B15">
        <w:rPr>
          <w:rFonts w:ascii="Times New Roman" w:hAnsi="Times New Roman" w:cs="Times New Roman"/>
        </w:rPr>
        <w:t xml:space="preserve"> a</w:t>
      </w:r>
      <w:r w:rsidR="00C26EA0">
        <w:rPr>
          <w:rFonts w:ascii="Times New Roman" w:hAnsi="Times New Roman" w:cs="Times New Roman"/>
        </w:rPr>
        <w:t xml:space="preserve"> learner</w:t>
      </w:r>
      <w:r w:rsidR="00671B15">
        <w:rPr>
          <w:rFonts w:ascii="Times New Roman" w:hAnsi="Times New Roman" w:cs="Times New Roman"/>
        </w:rPr>
        <w:t>’</w:t>
      </w:r>
      <w:r w:rsidR="00C26EA0">
        <w:rPr>
          <w:rFonts w:ascii="Times New Roman" w:hAnsi="Times New Roman" w:cs="Times New Roman"/>
        </w:rPr>
        <w:t>s</w:t>
      </w:r>
      <w:r w:rsidR="00671B15">
        <w:rPr>
          <w:rFonts w:ascii="Times New Roman" w:hAnsi="Times New Roman" w:cs="Times New Roman"/>
        </w:rPr>
        <w:t xml:space="preserve"> internal representation of an external stimulus is</w:t>
      </w:r>
      <w:r w:rsidR="009D0459">
        <w:rPr>
          <w:rFonts w:ascii="Times New Roman" w:hAnsi="Times New Roman" w:cs="Times New Roman"/>
        </w:rPr>
        <w:t xml:space="preserve"> gradually adjust</w:t>
      </w:r>
      <w:r w:rsidR="00671B15">
        <w:rPr>
          <w:rFonts w:ascii="Times New Roman" w:hAnsi="Times New Roman" w:cs="Times New Roman"/>
        </w:rPr>
        <w:t>ed</w:t>
      </w:r>
      <w:r w:rsidR="009D0459">
        <w:rPr>
          <w:rFonts w:ascii="Times New Roman" w:hAnsi="Times New Roman" w:cs="Times New Roman"/>
        </w:rPr>
        <w:t xml:space="preserve"> until </w:t>
      </w:r>
      <w:r w:rsidR="00671B15">
        <w:rPr>
          <w:rFonts w:ascii="Times New Roman" w:hAnsi="Times New Roman" w:cs="Times New Roman"/>
        </w:rPr>
        <w:t xml:space="preserve">there is a meaningful match between </w:t>
      </w:r>
      <w:r w:rsidR="0039023B">
        <w:rPr>
          <w:rFonts w:ascii="Times New Roman" w:hAnsi="Times New Roman" w:cs="Times New Roman"/>
        </w:rPr>
        <w:t>it and the</w:t>
      </w:r>
      <w:r w:rsidR="005D567A">
        <w:rPr>
          <w:rFonts w:ascii="Times New Roman" w:hAnsi="Times New Roman" w:cs="Times New Roman"/>
        </w:rPr>
        <w:t xml:space="preserve"> </w:t>
      </w:r>
      <w:r w:rsidR="00671B15">
        <w:rPr>
          <w:rFonts w:ascii="Times New Roman" w:hAnsi="Times New Roman" w:cs="Times New Roman"/>
        </w:rPr>
        <w:t>external stimulus.</w:t>
      </w:r>
      <w:r w:rsidR="005D29D3">
        <w:rPr>
          <w:rFonts w:ascii="Times New Roman" w:hAnsi="Times New Roman" w:cs="Times New Roman"/>
        </w:rPr>
        <w:t xml:space="preserve"> Given that </w:t>
      </w:r>
      <w:r w:rsidR="0039023B">
        <w:rPr>
          <w:rFonts w:ascii="Times New Roman" w:hAnsi="Times New Roman" w:cs="Times New Roman"/>
        </w:rPr>
        <w:t xml:space="preserve">time is needed </w:t>
      </w:r>
      <w:r w:rsidR="0039023B">
        <w:rPr>
          <w:rFonts w:ascii="Times New Roman" w:hAnsi="Times New Roman" w:cs="Times New Roman"/>
        </w:rPr>
        <w:lastRenderedPageBreak/>
        <w:t>for an internal representation to be constructed</w:t>
      </w:r>
      <w:r w:rsidR="005D29D3">
        <w:rPr>
          <w:rFonts w:ascii="Times New Roman" w:hAnsi="Times New Roman" w:cs="Times New Roman"/>
        </w:rPr>
        <w:t>,</w:t>
      </w:r>
      <w:r w:rsidR="00A26747">
        <w:rPr>
          <w:rFonts w:ascii="Times New Roman" w:hAnsi="Times New Roman" w:cs="Times New Roman"/>
        </w:rPr>
        <w:t xml:space="preserve"> during the first few trials of the habituation phase</w:t>
      </w:r>
      <w:r w:rsidR="005D29D3">
        <w:rPr>
          <w:rFonts w:ascii="Times New Roman" w:hAnsi="Times New Roman" w:cs="Times New Roman"/>
        </w:rPr>
        <w:t xml:space="preserve"> there will be a discrepancy between this representation and the external stimulus. </w:t>
      </w:r>
      <w:r w:rsidR="00824236">
        <w:rPr>
          <w:rFonts w:ascii="Times New Roman" w:hAnsi="Times New Roman" w:cs="Times New Roman"/>
        </w:rPr>
        <w:t xml:space="preserve">A consequence of this is that infants will continue attending to—and thus </w:t>
      </w:r>
      <w:r w:rsidR="009360BC">
        <w:rPr>
          <w:rFonts w:ascii="Times New Roman" w:hAnsi="Times New Roman" w:cs="Times New Roman"/>
        </w:rPr>
        <w:t>refining</w:t>
      </w:r>
      <w:r w:rsidR="00243D19">
        <w:rPr>
          <w:rFonts w:ascii="Times New Roman" w:hAnsi="Times New Roman" w:cs="Times New Roman"/>
        </w:rPr>
        <w:t xml:space="preserve"> their</w:t>
      </w:r>
      <w:r w:rsidR="00824236">
        <w:rPr>
          <w:rFonts w:ascii="Times New Roman" w:hAnsi="Times New Roman" w:cs="Times New Roman"/>
        </w:rPr>
        <w:t xml:space="preserve"> internal representation of—the external stimulus.  </w:t>
      </w:r>
      <w:r w:rsidR="00723920">
        <w:rPr>
          <w:rFonts w:ascii="Times New Roman" w:hAnsi="Times New Roman" w:cs="Times New Roman"/>
        </w:rPr>
        <w:t>It is only when the</w:t>
      </w:r>
      <w:r w:rsidR="00E32B52">
        <w:rPr>
          <w:rFonts w:ascii="Times New Roman" w:hAnsi="Times New Roman" w:cs="Times New Roman"/>
        </w:rPr>
        <w:t xml:space="preserve"> discrepancy</w:t>
      </w:r>
      <w:r w:rsidR="005D567A">
        <w:rPr>
          <w:rFonts w:ascii="Times New Roman" w:hAnsi="Times New Roman" w:cs="Times New Roman"/>
        </w:rPr>
        <w:t xml:space="preserve"> between infants’ internal representations of an external stimulus and the external stimulus itself</w:t>
      </w:r>
      <w:r w:rsidR="00E32B52">
        <w:rPr>
          <w:rFonts w:ascii="Times New Roman" w:hAnsi="Times New Roman" w:cs="Times New Roman"/>
        </w:rPr>
        <w:t xml:space="preserve"> is resolved </w:t>
      </w:r>
      <w:r w:rsidR="00723920">
        <w:rPr>
          <w:rFonts w:ascii="Times New Roman" w:hAnsi="Times New Roman" w:cs="Times New Roman"/>
        </w:rPr>
        <w:t xml:space="preserve">that infants </w:t>
      </w:r>
      <w:r w:rsidR="0048221D">
        <w:rPr>
          <w:rFonts w:ascii="Times New Roman" w:hAnsi="Times New Roman" w:cs="Times New Roman"/>
        </w:rPr>
        <w:t xml:space="preserve">are thought to </w:t>
      </w:r>
      <w:r w:rsidR="00723920">
        <w:rPr>
          <w:rFonts w:ascii="Times New Roman" w:hAnsi="Times New Roman" w:cs="Times New Roman"/>
        </w:rPr>
        <w:t xml:space="preserve">disengage from the external stimulus and turn their attention </w:t>
      </w:r>
      <w:r w:rsidR="009D49F1">
        <w:rPr>
          <w:rFonts w:ascii="Times New Roman" w:hAnsi="Times New Roman" w:cs="Times New Roman"/>
        </w:rPr>
        <w:t>elsewhere</w:t>
      </w:r>
      <w:r w:rsidR="00723920">
        <w:rPr>
          <w:rFonts w:ascii="Times New Roman" w:hAnsi="Times New Roman" w:cs="Times New Roman"/>
        </w:rPr>
        <w:t xml:space="preserve">. </w:t>
      </w:r>
    </w:p>
    <w:p w14:paraId="56CB88D3" w14:textId="437F6CB5" w:rsidR="001547A5" w:rsidRDefault="008F2452" w:rsidP="007F7477">
      <w:pPr>
        <w:spacing w:line="480" w:lineRule="auto"/>
        <w:ind w:firstLine="720"/>
        <w:contextualSpacing/>
        <w:rPr>
          <w:rFonts w:ascii="Times New Roman" w:hAnsi="Times New Roman" w:cs="Times New Roman"/>
        </w:rPr>
      </w:pPr>
      <w:r>
        <w:rPr>
          <w:rFonts w:ascii="Times New Roman" w:hAnsi="Times New Roman" w:cs="Times New Roman"/>
        </w:rPr>
        <w:t>An analogous</w:t>
      </w:r>
      <w:r w:rsidR="009915E8">
        <w:rPr>
          <w:rFonts w:ascii="Times New Roman" w:hAnsi="Times New Roman" w:cs="Times New Roman"/>
        </w:rPr>
        <w:t xml:space="preserve"> process </w:t>
      </w:r>
      <w:r>
        <w:rPr>
          <w:rFonts w:ascii="Times New Roman" w:hAnsi="Times New Roman" w:cs="Times New Roman"/>
        </w:rPr>
        <w:t>occurs in</w:t>
      </w:r>
      <w:r w:rsidR="009915E8">
        <w:rPr>
          <w:rFonts w:ascii="Times New Roman" w:hAnsi="Times New Roman" w:cs="Times New Roman"/>
        </w:rPr>
        <w:t xml:space="preserve"> autoencoder models. Recall that </w:t>
      </w:r>
      <w:r w:rsidR="00661DFC">
        <w:rPr>
          <w:rFonts w:ascii="Times New Roman" w:hAnsi="Times New Roman" w:cs="Times New Roman"/>
        </w:rPr>
        <w:t>these</w:t>
      </w:r>
      <w:r w:rsidR="00DD265A">
        <w:rPr>
          <w:rFonts w:ascii="Times New Roman" w:hAnsi="Times New Roman" w:cs="Times New Roman"/>
        </w:rPr>
        <w:t xml:space="preserve"> models are tasked with reproducing</w:t>
      </w:r>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w:t>
      </w:r>
      <w:r w:rsidR="00354B64">
        <w:rPr>
          <w:rFonts w:ascii="Times New Roman" w:hAnsi="Times New Roman" w:cs="Times New Roman"/>
        </w:rPr>
        <w:t xml:space="preserve"> This input is akin to an external stimulus. To achieve this </w:t>
      </w:r>
      <w:r w:rsidR="000A0E69">
        <w:rPr>
          <w:rFonts w:ascii="Times New Roman" w:hAnsi="Times New Roman" w:cs="Times New Roman"/>
        </w:rPr>
        <w:t>objective, these</w:t>
      </w:r>
      <w:r w:rsidR="00354B64">
        <w:rPr>
          <w:rFonts w:ascii="Times New Roman" w:hAnsi="Times New Roman" w:cs="Times New Roman"/>
        </w:rPr>
        <w:t xml:space="preserve"> networks must</w:t>
      </w:r>
      <w:r w:rsidR="00863608">
        <w:rPr>
          <w:rFonts w:ascii="Times New Roman" w:hAnsi="Times New Roman" w:cs="Times New Roman"/>
        </w:rPr>
        <w:t xml:space="preserve"> gradually </w:t>
      </w:r>
      <w:r w:rsidR="00354B64">
        <w:rPr>
          <w:rFonts w:ascii="Times New Roman" w:hAnsi="Times New Roman" w:cs="Times New Roman"/>
        </w:rPr>
        <w:t>adjust their</w:t>
      </w:r>
      <w:r w:rsidR="00863608">
        <w:rPr>
          <w:rFonts w:ascii="Times New Roman" w:hAnsi="Times New Roman" w:cs="Times New Roman"/>
        </w:rPr>
        <w:t xml:space="preserve"> </w:t>
      </w:r>
      <w:r w:rsidR="0081258F">
        <w:rPr>
          <w:rFonts w:ascii="Times New Roman" w:hAnsi="Times New Roman" w:cs="Times New Roman"/>
        </w:rPr>
        <w:t>“</w:t>
      </w:r>
      <w:r w:rsidR="00E10136">
        <w:rPr>
          <w:rFonts w:ascii="Times New Roman" w:hAnsi="Times New Roman" w:cs="Times New Roman"/>
        </w:rPr>
        <w:t>hidden</w:t>
      </w:r>
      <w:r w:rsidR="0081258F">
        <w:rPr>
          <w:rFonts w:ascii="Times New Roman" w:hAnsi="Times New Roman" w:cs="Times New Roman"/>
        </w:rPr>
        <w:t>”</w:t>
      </w:r>
      <w:r w:rsidR="00863608">
        <w:rPr>
          <w:rFonts w:ascii="Times New Roman" w:hAnsi="Times New Roman" w:cs="Times New Roman"/>
        </w:rPr>
        <w:t xml:space="preserve"> representations</w:t>
      </w:r>
      <w:r w:rsidR="00E50B4C">
        <w:rPr>
          <w:rFonts w:ascii="Times New Roman" w:hAnsi="Times New Roman" w:cs="Times New Roman"/>
        </w:rPr>
        <w:t xml:space="preserve"> </w:t>
      </w:r>
      <w:r w:rsidR="00863608">
        <w:rPr>
          <w:rFonts w:ascii="Times New Roman" w:hAnsi="Times New Roman" w:cs="Times New Roman"/>
        </w:rPr>
        <w:t xml:space="preserve">until </w:t>
      </w:r>
      <w:r w:rsidR="0081258F">
        <w:rPr>
          <w:rFonts w:ascii="Times New Roman" w:hAnsi="Times New Roman" w:cs="Times New Roman"/>
        </w:rPr>
        <w:t xml:space="preserve">they are </w:t>
      </w:r>
      <w:r w:rsidR="00863608">
        <w:rPr>
          <w:rFonts w:ascii="Times New Roman" w:hAnsi="Times New Roman" w:cs="Times New Roman"/>
        </w:rPr>
        <w:t>sufficient to reproduce that input at the output.</w:t>
      </w:r>
      <w:r w:rsidR="00C26EA0">
        <w:rPr>
          <w:rFonts w:ascii="Times New Roman" w:hAnsi="Times New Roman" w:cs="Times New Roman"/>
        </w:rPr>
        <w:t xml:space="preserve"> </w:t>
      </w:r>
      <w:r w:rsidR="000A0E69">
        <w:rPr>
          <w:rFonts w:ascii="Times New Roman" w:hAnsi="Times New Roman" w:cs="Times New Roman"/>
        </w:rPr>
        <w:t xml:space="preserve">These </w:t>
      </w:r>
      <w:r w:rsidR="00E50B4C">
        <w:rPr>
          <w:rFonts w:ascii="Times New Roman" w:hAnsi="Times New Roman" w:cs="Times New Roman"/>
        </w:rPr>
        <w:t xml:space="preserve">hidden representations are akin to the model’s internal representation of the input. </w:t>
      </w:r>
      <w:r w:rsidR="000A0E69">
        <w:rPr>
          <w:rFonts w:ascii="Times New Roman" w:hAnsi="Times New Roman" w:cs="Times New Roman"/>
        </w:rPr>
        <w:t>Given that learning continues until the network is able reliably to reproduce the input at the output layer</w:t>
      </w:r>
      <w:r w:rsidR="00630D64">
        <w:rPr>
          <w:rFonts w:ascii="Times New Roman" w:hAnsi="Times New Roman" w:cs="Times New Roman"/>
        </w:rPr>
        <w:t>,</w:t>
      </w:r>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w:t>
      </w:r>
      <w:r w:rsidR="000A0E69">
        <w:rPr>
          <w:rFonts w:ascii="Times New Roman" w:hAnsi="Times New Roman" w:cs="Times New Roman"/>
        </w:rPr>
        <w:t>much like infant looking to an external stimulus will remain high</w:t>
      </w:r>
      <w:r w:rsidR="00E10136">
        <w:rPr>
          <w:rFonts w:ascii="Times New Roman" w:hAnsi="Times New Roman" w:cs="Times New Roman"/>
        </w:rPr>
        <w:t>)</w:t>
      </w:r>
      <w:r w:rsidR="00FD7FD0">
        <w:rPr>
          <w:rFonts w:ascii="Times New Roman" w:hAnsi="Times New Roman" w:cs="Times New Roman"/>
        </w:rPr>
        <w:t xml:space="preserve"> until the discrepancy</w:t>
      </w:r>
      <w:r w:rsidR="00F155D1">
        <w:rPr>
          <w:rFonts w:ascii="Times New Roman" w:hAnsi="Times New Roman" w:cs="Times New Roman"/>
        </w:rPr>
        <w:t xml:space="preserve"> between the input and the model’s representation of it is resolved.</w:t>
      </w:r>
      <w:r w:rsidR="00FD7FD0">
        <w:rPr>
          <w:rFonts w:ascii="Times New Roman" w:hAnsi="Times New Roman" w:cs="Times New Roman"/>
        </w:rPr>
        <w:t xml:space="preserve"> </w:t>
      </w:r>
    </w:p>
    <w:p w14:paraId="360CBDC1" w14:textId="106EC3E2" w:rsidR="00CE5085" w:rsidRDefault="001D4A75" w:rsidP="007F7477">
      <w:pPr>
        <w:spacing w:line="480" w:lineRule="auto"/>
        <w:ind w:firstLine="720"/>
        <w:contextualSpacing/>
        <w:rPr>
          <w:rFonts w:ascii="Times New Roman" w:hAnsi="Times New Roman" w:cs="Times New Roman"/>
        </w:rPr>
      </w:pPr>
      <w:r>
        <w:rPr>
          <w:rFonts w:ascii="Times New Roman" w:hAnsi="Times New Roman" w:cs="Times New Roman"/>
        </w:rPr>
        <w:t>The aim</w:t>
      </w:r>
      <w:r w:rsidR="00457D05">
        <w:rPr>
          <w:rFonts w:ascii="Times New Roman" w:hAnsi="Times New Roman" w:cs="Times New Roman"/>
        </w:rPr>
        <w:t>s</w:t>
      </w:r>
      <w:r>
        <w:rPr>
          <w:rFonts w:ascii="Times New Roman" w:hAnsi="Times New Roman" w:cs="Times New Roman"/>
        </w:rPr>
        <w:t xml:space="preserve"> of the following simulations were </w:t>
      </w:r>
      <w:r w:rsidR="009F2657">
        <w:rPr>
          <w:rFonts w:ascii="Times New Roman" w:hAnsi="Times New Roman" w:cs="Times New Roman"/>
        </w:rPr>
        <w:t>threefold</w:t>
      </w:r>
      <w:r>
        <w:rPr>
          <w:rFonts w:ascii="Times New Roman" w:hAnsi="Times New Roman" w:cs="Times New Roman"/>
        </w:rPr>
        <w:t xml:space="preserve">. </w:t>
      </w:r>
      <w:r w:rsidR="00D4193A">
        <w:rPr>
          <w:rFonts w:ascii="Times New Roman" w:hAnsi="Times New Roman" w:cs="Times New Roman"/>
        </w:rPr>
        <w:t>The first</w:t>
      </w:r>
      <w:r w:rsidR="00A94D82">
        <w:rPr>
          <w:rFonts w:ascii="Times New Roman" w:hAnsi="Times New Roman" w:cs="Times New Roman"/>
        </w:rPr>
        <w:t>—and most important—</w:t>
      </w:r>
      <w:r w:rsidR="00E31864">
        <w:rPr>
          <w:rFonts w:ascii="Times New Roman" w:hAnsi="Times New Roman" w:cs="Times New Roman"/>
        </w:rPr>
        <w:t>aim</w:t>
      </w:r>
      <w:r w:rsidR="00D4193A">
        <w:rPr>
          <w:rFonts w:ascii="Times New Roman" w:hAnsi="Times New Roman" w:cs="Times New Roman"/>
        </w:rPr>
        <w:t xml:space="preserve"> was </w:t>
      </w:r>
      <w:r>
        <w:rPr>
          <w:rFonts w:ascii="Times New Roman" w:hAnsi="Times New Roman" w:cs="Times New Roman"/>
        </w:rPr>
        <w:t xml:space="preserve">to determine whether </w:t>
      </w:r>
      <w:r w:rsidR="00102DDA">
        <w:rPr>
          <w:rFonts w:ascii="Times New Roman" w:hAnsi="Times New Roman" w:cs="Times New Roman"/>
        </w:rPr>
        <w:t xml:space="preserve">ALIAS—a connectionist computational instantiation of the </w:t>
      </w:r>
      <w:r w:rsidR="00A94D82">
        <w:rPr>
          <w:rFonts w:ascii="Times New Roman" w:hAnsi="Times New Roman" w:cs="Times New Roman"/>
        </w:rPr>
        <w:t xml:space="preserve">current </w:t>
      </w:r>
      <w:r w:rsidR="00102DDA">
        <w:rPr>
          <w:rFonts w:ascii="Times New Roman" w:hAnsi="Times New Roman" w:cs="Times New Roman"/>
        </w:rPr>
        <w:t xml:space="preserve">proposal—is sufficient to account for a range of key findings </w:t>
      </w:r>
      <w:r w:rsidR="00785EE2">
        <w:rPr>
          <w:rFonts w:ascii="Times New Roman" w:hAnsi="Times New Roman" w:cs="Times New Roman"/>
        </w:rPr>
        <w:t xml:space="preserve">in </w:t>
      </w:r>
      <w:r w:rsidR="00102DDA">
        <w:rPr>
          <w:rFonts w:ascii="Times New Roman" w:hAnsi="Times New Roman" w:cs="Times New Roman"/>
        </w:rPr>
        <w:t xml:space="preserve">studies that putatively assess infants’ action understanding. </w:t>
      </w:r>
      <w:r w:rsidR="00D4193A">
        <w:rPr>
          <w:rFonts w:ascii="Times New Roman" w:hAnsi="Times New Roman" w:cs="Times New Roman"/>
        </w:rPr>
        <w:t xml:space="preserve">The second aim was to </w:t>
      </w:r>
      <w:r w:rsidR="00943249">
        <w:rPr>
          <w:rFonts w:ascii="Times New Roman" w:hAnsi="Times New Roman" w:cs="Times New Roman"/>
        </w:rPr>
        <w:t>assess whether, and in what contexts,</w:t>
      </w:r>
      <w:r w:rsidR="00EF2B5E">
        <w:rPr>
          <w:rFonts w:ascii="Times New Roman" w:hAnsi="Times New Roman" w:cs="Times New Roman"/>
        </w:rPr>
        <w:t xml:space="preserve"> ALIAS</w:t>
      </w:r>
      <w:r w:rsidR="001E7B88">
        <w:rPr>
          <w:rFonts w:ascii="Times New Roman" w:hAnsi="Times New Roman" w:cs="Times New Roman"/>
        </w:rPr>
        <w:t xml:space="preserve"> provides a better account of these</w:t>
      </w:r>
      <w:r w:rsidR="00286DB1">
        <w:rPr>
          <w:rFonts w:ascii="Times New Roman" w:hAnsi="Times New Roman" w:cs="Times New Roman"/>
        </w:rPr>
        <w:t xml:space="preserve"> </w:t>
      </w:r>
      <w:r w:rsidR="001E7B88">
        <w:rPr>
          <w:rFonts w:ascii="Times New Roman" w:hAnsi="Times New Roman" w:cs="Times New Roman"/>
        </w:rPr>
        <w:t>findings than</w:t>
      </w:r>
      <w:r w:rsidR="00286DB1">
        <w:rPr>
          <w:rFonts w:ascii="Times New Roman" w:hAnsi="Times New Roman" w:cs="Times New Roman"/>
        </w:rPr>
        <w:t xml:space="preserve"> the only other connectionist model on this topic,</w:t>
      </w:r>
      <w:r w:rsidR="001E7B88">
        <w:rPr>
          <w:rFonts w:ascii="Times New Roman" w:hAnsi="Times New Roman" w:cs="Times New Roman"/>
        </w:rPr>
        <w:t xml:space="preserve"> OM10, and an extension of </w:t>
      </w:r>
      <w:r w:rsidR="00182A6D">
        <w:rPr>
          <w:rFonts w:ascii="Times New Roman" w:hAnsi="Times New Roman" w:cs="Times New Roman"/>
        </w:rPr>
        <w:t>this model</w:t>
      </w:r>
      <w:r w:rsidR="001E7B88">
        <w:rPr>
          <w:rFonts w:ascii="Times New Roman" w:hAnsi="Times New Roman" w:cs="Times New Roman"/>
        </w:rPr>
        <w:t xml:space="preserve"> that more faithfully encodes </w:t>
      </w:r>
      <w:r w:rsidR="00DB6759">
        <w:rPr>
          <w:rFonts w:ascii="Times New Roman" w:hAnsi="Times New Roman" w:cs="Times New Roman"/>
        </w:rPr>
        <w:t>experimental set-up of action understanding studies, OM10-2.</w:t>
      </w:r>
      <w:r w:rsidR="001E7B88">
        <w:rPr>
          <w:rFonts w:ascii="Times New Roman" w:hAnsi="Times New Roman" w:cs="Times New Roman"/>
        </w:rPr>
        <w:t xml:space="preserve"> </w:t>
      </w:r>
      <w:r w:rsidR="00182A6D">
        <w:rPr>
          <w:rFonts w:ascii="Times New Roman" w:hAnsi="Times New Roman" w:cs="Times New Roman"/>
        </w:rPr>
        <w:t xml:space="preserve"> Given that</w:t>
      </w:r>
      <w:r w:rsidR="009F2657">
        <w:rPr>
          <w:rFonts w:ascii="Times New Roman" w:hAnsi="Times New Roman" w:cs="Times New Roman"/>
        </w:rPr>
        <w:t xml:space="preserve"> the current account assumes that the spatial arrangement of barriers and arced motion has important implications on how infants process action events, the </w:t>
      </w:r>
      <w:r w:rsidR="00BC6780">
        <w:rPr>
          <w:rFonts w:ascii="Times New Roman" w:hAnsi="Times New Roman" w:cs="Times New Roman"/>
        </w:rPr>
        <w:t>final</w:t>
      </w:r>
      <w:r w:rsidR="005F3F02">
        <w:rPr>
          <w:rFonts w:ascii="Times New Roman" w:hAnsi="Times New Roman" w:cs="Times New Roman"/>
        </w:rPr>
        <w:t xml:space="preserve"> aim was to determine whether it </w:t>
      </w:r>
      <w:r w:rsidR="00A1134F">
        <w:rPr>
          <w:rFonts w:ascii="Times New Roman" w:hAnsi="Times New Roman" w:cs="Times New Roman"/>
        </w:rPr>
        <w:t>was</w:t>
      </w:r>
      <w:r w:rsidR="005F3F02">
        <w:rPr>
          <w:rFonts w:ascii="Times New Roman" w:hAnsi="Times New Roman" w:cs="Times New Roman"/>
        </w:rPr>
        <w:t xml:space="preserve"> necessary to </w:t>
      </w:r>
      <w:r w:rsidR="005F3F02">
        <w:rPr>
          <w:rFonts w:ascii="Times New Roman" w:hAnsi="Times New Roman" w:cs="Times New Roman"/>
        </w:rPr>
        <w:lastRenderedPageBreak/>
        <w:t>assume that</w:t>
      </w:r>
      <w:r w:rsidR="00E67ED9">
        <w:rPr>
          <w:rFonts w:ascii="Times New Roman" w:hAnsi="Times New Roman" w:cs="Times New Roman"/>
        </w:rPr>
        <w:t xml:space="preserve"> peripherally located</w:t>
      </w:r>
      <w:r w:rsidR="005F3F02">
        <w:rPr>
          <w:rFonts w:ascii="Times New Roman" w:hAnsi="Times New Roman" w:cs="Times New Roman"/>
        </w:rPr>
        <w:t xml:space="preserve"> </w:t>
      </w:r>
      <w:r w:rsidR="001C3E68">
        <w:rPr>
          <w:rFonts w:ascii="Times New Roman" w:hAnsi="Times New Roman" w:cs="Times New Roman"/>
        </w:rPr>
        <w:t xml:space="preserve">obstacles </w:t>
      </w:r>
      <w:r w:rsidR="00E67ED9">
        <w:rPr>
          <w:rFonts w:ascii="Times New Roman" w:hAnsi="Times New Roman" w:cs="Times New Roman"/>
        </w:rPr>
        <w:t>espouse reduced salience.</w:t>
      </w:r>
      <w:r w:rsidR="00286DB1">
        <w:rPr>
          <w:rFonts w:ascii="Times New Roman" w:hAnsi="Times New Roman" w:cs="Times New Roman"/>
        </w:rPr>
        <w:t xml:space="preserve"> </w:t>
      </w:r>
      <w:r w:rsidR="000C1789">
        <w:rPr>
          <w:rFonts w:ascii="Times New Roman" w:hAnsi="Times New Roman" w:cs="Times New Roman"/>
        </w:rPr>
        <w:t xml:space="preserve">To this end, the performance of ALIAS was compared to a version of this model </w:t>
      </w:r>
      <w:r w:rsidR="00E657C1">
        <w:rPr>
          <w:rFonts w:ascii="Times New Roman" w:hAnsi="Times New Roman" w:cs="Times New Roman"/>
        </w:rPr>
        <w:t xml:space="preserve">that did not implement </w:t>
      </w:r>
      <w:r w:rsidR="00E67ED9">
        <w:rPr>
          <w:rFonts w:ascii="Times New Roman" w:hAnsi="Times New Roman" w:cs="Times New Roman"/>
        </w:rPr>
        <w:t xml:space="preserve">such </w:t>
      </w:r>
      <w:r w:rsidR="00E657C1">
        <w:rPr>
          <w:rFonts w:ascii="Times New Roman" w:hAnsi="Times New Roman" w:cs="Times New Roman"/>
        </w:rPr>
        <w:t>differential salience</w:t>
      </w:r>
      <w:r w:rsidR="00874A5C">
        <w:rPr>
          <w:rFonts w:ascii="Times New Roman" w:hAnsi="Times New Roman" w:cs="Times New Roman"/>
        </w:rPr>
        <w:t>, ALIAS-2</w:t>
      </w:r>
      <w:r w:rsidR="00390F91">
        <w:rPr>
          <w:rFonts w:ascii="Times New Roman" w:hAnsi="Times New Roman" w:cs="Times New Roman"/>
        </w:rPr>
        <w:t xml:space="preserve">. </w:t>
      </w:r>
      <w:r w:rsidR="00A1134F">
        <w:rPr>
          <w:rFonts w:ascii="Times New Roman" w:hAnsi="Times New Roman" w:cs="Times New Roman"/>
        </w:rPr>
        <w:t xml:space="preserve">If ALIAS </w:t>
      </w:r>
      <w:r w:rsidR="00E67ED9">
        <w:rPr>
          <w:rFonts w:ascii="Times New Roman" w:hAnsi="Times New Roman" w:cs="Times New Roman"/>
        </w:rPr>
        <w:t>provides a better account for the five findings that are the targets of the current series of simulations than ALIAS-2</w:t>
      </w:r>
      <w:r w:rsidR="00371F66">
        <w:rPr>
          <w:rFonts w:ascii="Times New Roman" w:hAnsi="Times New Roman" w:cs="Times New Roman"/>
        </w:rPr>
        <w:t xml:space="preserve">, </w:t>
      </w:r>
      <w:r w:rsidR="00F92D7F">
        <w:rPr>
          <w:rFonts w:ascii="Times New Roman" w:hAnsi="Times New Roman" w:cs="Times New Roman"/>
        </w:rPr>
        <w:t xml:space="preserve">then </w:t>
      </w:r>
      <w:r w:rsidR="00371F66">
        <w:rPr>
          <w:rFonts w:ascii="Times New Roman" w:hAnsi="Times New Roman" w:cs="Times New Roman"/>
        </w:rPr>
        <w:t>this would suggest that salience</w:t>
      </w:r>
      <w:r w:rsidR="005048EE">
        <w:rPr>
          <w:rFonts w:ascii="Times New Roman" w:hAnsi="Times New Roman" w:cs="Times New Roman"/>
        </w:rPr>
        <w:t xml:space="preserve"> </w:t>
      </w:r>
      <w:r w:rsidR="00E67ED9">
        <w:rPr>
          <w:rFonts w:ascii="Times New Roman" w:hAnsi="Times New Roman" w:cs="Times New Roman"/>
        </w:rPr>
        <w:t>is a key player in</w:t>
      </w:r>
      <w:r w:rsidR="005048EE">
        <w:rPr>
          <w:rFonts w:ascii="Times New Roman" w:hAnsi="Times New Roman" w:cs="Times New Roman"/>
        </w:rPr>
        <w:t xml:space="preserve"> networks’ performance than</w:t>
      </w:r>
      <w:r w:rsidR="00E67ED9">
        <w:rPr>
          <w:rFonts w:ascii="Times New Roman" w:hAnsi="Times New Roman" w:cs="Times New Roman"/>
        </w:rPr>
        <w:t xml:space="preserve"> it is</w:t>
      </w:r>
      <w:r w:rsidR="005048EE">
        <w:rPr>
          <w:rFonts w:ascii="Times New Roman" w:hAnsi="Times New Roman" w:cs="Times New Roman"/>
        </w:rPr>
        <w:t xml:space="preserve"> a modeling convenience. </w:t>
      </w:r>
      <w:r w:rsidR="00371F66">
        <w:rPr>
          <w:rFonts w:ascii="Times New Roman" w:hAnsi="Times New Roman" w:cs="Times New Roman"/>
        </w:rPr>
        <w:t xml:space="preserve"> </w:t>
      </w:r>
    </w:p>
    <w:p w14:paraId="7BB3849B" w14:textId="5A49B8F8" w:rsidR="00524642" w:rsidRPr="00AE207C" w:rsidRDefault="00C1152B" w:rsidP="007F7477">
      <w:pPr>
        <w:spacing w:line="480" w:lineRule="auto"/>
        <w:ind w:firstLine="720"/>
        <w:contextualSpacing/>
        <w:rPr>
          <w:rFonts w:ascii="Times New Roman" w:hAnsi="Times New Roman" w:cs="Times New Roman"/>
        </w:rPr>
      </w:pPr>
      <w:r>
        <w:rPr>
          <w:rFonts w:ascii="Times New Roman" w:hAnsi="Times New Roman" w:cs="Times New Roman"/>
        </w:rPr>
        <w:t>All</w:t>
      </w:r>
      <w:r w:rsidR="00524642">
        <w:rPr>
          <w:rFonts w:ascii="Times New Roman" w:hAnsi="Times New Roman" w:cs="Times New Roman"/>
        </w:rPr>
        <w:t xml:space="preserve"> simulations were run using the Lens neural network simulator (Rohde, 1999). </w:t>
      </w:r>
      <w:r w:rsidR="00CC51FA">
        <w:rPr>
          <w:rFonts w:ascii="Times New Roman" w:hAnsi="Times New Roman" w:cs="Times New Roman"/>
        </w:rPr>
        <w:t xml:space="preserve">The full set of training </w:t>
      </w:r>
      <w:r w:rsidR="00524642">
        <w:rPr>
          <w:rFonts w:ascii="Times New Roman" w:hAnsi="Times New Roman" w:cs="Times New Roman"/>
        </w:rPr>
        <w:t>and testing files</w:t>
      </w:r>
      <w:r w:rsidR="00FA78E9">
        <w:rPr>
          <w:rFonts w:ascii="Times New Roman" w:hAnsi="Times New Roman" w:cs="Times New Roman"/>
        </w:rPr>
        <w:t>, including data from the simulations</w:t>
      </w:r>
      <w:r w:rsidR="00CC51FA">
        <w:rPr>
          <w:rFonts w:ascii="Times New Roman" w:hAnsi="Times New Roman" w:cs="Times New Roman"/>
        </w:rPr>
        <w:t xml:space="preserve"> reported here</w:t>
      </w:r>
      <w:r w:rsidR="00FA78E9">
        <w:rPr>
          <w:rFonts w:ascii="Times New Roman" w:hAnsi="Times New Roman" w:cs="Times New Roman"/>
        </w:rPr>
        <w:t>,</w:t>
      </w:r>
      <w:r w:rsidR="00524642">
        <w:rPr>
          <w:rFonts w:ascii="Times New Roman" w:hAnsi="Times New Roman" w:cs="Times New Roman"/>
        </w:rPr>
        <w:t xml:space="preserve"> are available for download at </w:t>
      </w:r>
      <w:hyperlink r:id="rId11"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6386D02F"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896FCF" w:rsidRPr="00896FCF">
        <w:rPr>
          <w:rFonts w:ascii="Times New Roman" w:hAnsi="Times New Roman" w:cs="Times New Roman"/>
          <w:b/>
          <w:bCs/>
        </w:rPr>
        <w:t>Selective longer looking to inefficient than actions following constrained.</w:t>
      </w:r>
    </w:p>
    <w:p w14:paraId="65E8295C" w14:textId="7AB7E0F6"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474D88">
        <w:rPr>
          <w:rFonts w:ascii="Times New Roman" w:hAnsi="Times New Roman" w:cs="Times New Roman"/>
        </w:rPr>
        <w:t>Early studies on infant action understanding showed</w:t>
      </w:r>
      <w:r w:rsidRPr="004A274B">
        <w:rPr>
          <w:rFonts w:ascii="Times New Roman" w:hAnsi="Times New Roman" w:cs="Times New Roman"/>
        </w:rPr>
        <w:t xml:space="preserve"> that</w:t>
      </w:r>
      <w:r w:rsidR="007437EE">
        <w:rPr>
          <w:rFonts w:ascii="Times New Roman" w:hAnsi="Times New Roman" w:cs="Times New Roman"/>
        </w:rPr>
        <w:t>, following habituation to an event in which an object with</w:t>
      </w:r>
      <w:r w:rsidR="00CC51FA">
        <w:rPr>
          <w:rFonts w:ascii="Times New Roman" w:hAnsi="Times New Roman" w:cs="Times New Roman"/>
        </w:rPr>
        <w:t xml:space="preserve"> visible</w:t>
      </w:r>
      <w:r w:rsidR="007437EE">
        <w:rPr>
          <w:rFonts w:ascii="Times New Roman" w:hAnsi="Times New Roman" w:cs="Times New Roman"/>
        </w:rPr>
        <w:t xml:space="preserve"> surface features typical of animate</w:t>
      </w:r>
      <w:r w:rsidR="0002439A">
        <w:rPr>
          <w:rFonts w:ascii="Times New Roman" w:hAnsi="Times New Roman" w:cs="Times New Roman"/>
        </w:rPr>
        <w:t xml:space="preserve"> entities </w:t>
      </w:r>
      <w:r w:rsidR="007437EE">
        <w:rPr>
          <w:rFonts w:ascii="Times New Roman" w:hAnsi="Times New Roman" w:cs="Times New Roman"/>
        </w:rPr>
        <w:t>pas</w:t>
      </w:r>
      <w:r w:rsidR="0002439A">
        <w:rPr>
          <w:rFonts w:ascii="Times New Roman" w:hAnsi="Times New Roman" w:cs="Times New Roman"/>
        </w:rPr>
        <w:t>s</w:t>
      </w:r>
      <w:r w:rsidR="007437EE">
        <w:rPr>
          <w:rFonts w:ascii="Times New Roman" w:hAnsi="Times New Roman" w:cs="Times New Roman"/>
        </w:rPr>
        <w:t xml:space="preserve"> over a barrier along an arced path,</w:t>
      </w:r>
      <w:r w:rsidRPr="004A274B">
        <w:rPr>
          <w:rFonts w:ascii="Times New Roman" w:hAnsi="Times New Roman" w:cs="Times New Roman"/>
        </w:rPr>
        <w:t xml:space="preserve"> infants looked longer at </w:t>
      </w:r>
      <w:r w:rsidR="007437EE">
        <w:rPr>
          <w:rFonts w:ascii="Times New Roman" w:hAnsi="Times New Roman" w:cs="Times New Roman"/>
        </w:rPr>
        <w:t>a test event in which that same object continues to move along the arced path in the absence of the barrier than when it moves along a straight path.</w:t>
      </w:r>
      <w:r w:rsidR="009D1D2E">
        <w:rPr>
          <w:rFonts w:ascii="Times New Roman" w:hAnsi="Times New Roman" w:cs="Times New Roman"/>
        </w:rPr>
        <w:t xml:space="preserve"> </w:t>
      </w:r>
      <w:r w:rsidR="00474D88">
        <w:rPr>
          <w:rFonts w:ascii="Times New Roman" w:hAnsi="Times New Roman" w:cs="Times New Roman"/>
        </w:rPr>
        <w:t>Subsequent control experiments</w:t>
      </w:r>
      <w:r w:rsidR="00C46A81">
        <w:rPr>
          <w:rFonts w:ascii="Times New Roman" w:hAnsi="Times New Roman" w:cs="Times New Roman"/>
        </w:rPr>
        <w:t xml:space="preserve"> revealed</w:t>
      </w:r>
      <w:r w:rsidR="00474D88">
        <w:rPr>
          <w:rFonts w:ascii="Times New Roman" w:hAnsi="Times New Roman" w:cs="Times New Roman"/>
        </w:rPr>
        <w:t xml:space="preserve"> that infants looked equally long at both test events </w:t>
      </w:r>
      <w:r w:rsidR="00CC51FA">
        <w:rPr>
          <w:rFonts w:ascii="Times New Roman" w:hAnsi="Times New Roman" w:cs="Times New Roman"/>
        </w:rPr>
        <w:t>for a peripherally located obstacle</w:t>
      </w:r>
      <w:r w:rsidR="00C46A81">
        <w:rPr>
          <w:rFonts w:ascii="Times New Roman" w:hAnsi="Times New Roman" w:cs="Times New Roman"/>
        </w:rPr>
        <w:t xml:space="preserve">. </w:t>
      </w:r>
      <w:r>
        <w:rPr>
          <w:rFonts w:ascii="Times New Roman" w:hAnsi="Times New Roman" w:cs="Times New Roman"/>
        </w:rPr>
        <w:t>Simulation 1 tested whether</w:t>
      </w:r>
      <w:r w:rsidR="00C46A81">
        <w:rPr>
          <w:rFonts w:ascii="Times New Roman" w:hAnsi="Times New Roman" w:cs="Times New Roman"/>
        </w:rPr>
        <w:t xml:space="preserve"> ALIAS could capture this finding.</w:t>
      </w:r>
      <w:r>
        <w:rPr>
          <w:rFonts w:ascii="Times New Roman" w:hAnsi="Times New Roman" w:cs="Times New Roman"/>
        </w:rPr>
        <w:t xml:space="preserve"> </w:t>
      </w:r>
      <w:r w:rsidR="0035462D">
        <w:rPr>
          <w:rFonts w:ascii="Times New Roman" w:hAnsi="Times New Roman" w:cs="Times New Roman"/>
        </w:rPr>
        <w:t xml:space="preserve">To assess how much better ALIAS accounts for this finding compared to existing connectionist models of action understanding, ALIAS’s performance was compared to OM10, OM10-2, and </w:t>
      </w:r>
      <w:r w:rsidR="002A4D8C">
        <w:rPr>
          <w:rFonts w:ascii="Times New Roman" w:hAnsi="Times New Roman" w:cs="Times New Roman"/>
        </w:rPr>
        <w:t>ALIAS-2</w:t>
      </w:r>
      <w:r w:rsidR="0035462D">
        <w:rPr>
          <w:rFonts w:ascii="Times New Roman" w:hAnsi="Times New Roman" w:cs="Times New Roman"/>
        </w:rPr>
        <w:t>.</w:t>
      </w:r>
    </w:p>
    <w:p w14:paraId="1A2732DA" w14:textId="6B160D7C"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Networks were assigned either to the Experimental condition (</w:t>
      </w:r>
      <w:r w:rsidRPr="0032624C">
        <w:rPr>
          <w:rFonts w:ascii="Times New Roman" w:hAnsi="Times New Roman" w:cs="Times New Roman"/>
          <w:i/>
          <w:iCs/>
        </w:rPr>
        <w:t>N</w:t>
      </w:r>
      <w:r>
        <w:rPr>
          <w:rFonts w:ascii="Times New Roman" w:hAnsi="Times New Roman" w:cs="Times New Roman"/>
        </w:rPr>
        <w:t xml:space="preserve"> = 20) or to the Control condition (</w:t>
      </w:r>
      <w:r w:rsidRPr="0032624C">
        <w:rPr>
          <w:rFonts w:ascii="Times New Roman" w:hAnsi="Times New Roman" w:cs="Times New Roman"/>
          <w:i/>
          <w:iCs/>
        </w:rPr>
        <w:t>N</w:t>
      </w:r>
      <w:r>
        <w:rPr>
          <w:rFonts w:ascii="Times New Roman" w:hAnsi="Times New Roman" w:cs="Times New Roman"/>
        </w:rPr>
        <w:t xml:space="preserve"> = 20). </w:t>
      </w:r>
      <w:r w:rsidR="00CC3420">
        <w:rPr>
          <w:rFonts w:ascii="Times New Roman" w:hAnsi="Times New Roman" w:cs="Times New Roman"/>
        </w:rPr>
        <w:t xml:space="preserve">Twenty networks were assigned to each condition for </w:t>
      </w:r>
      <w:r w:rsidR="00874A5C">
        <w:rPr>
          <w:rFonts w:ascii="Times New Roman" w:hAnsi="Times New Roman" w:cs="Times New Roman"/>
        </w:rPr>
        <w:t>both versions of OM10 (</w:t>
      </w:r>
      <w:r w:rsidR="00874A5C">
        <w:rPr>
          <w:rFonts w:ascii="Times New Roman" w:hAnsi="Times New Roman" w:cs="Times New Roman"/>
          <w:i/>
          <w:iCs/>
        </w:rPr>
        <w:t xml:space="preserve">N </w:t>
      </w:r>
      <w:r w:rsidR="00874A5C">
        <w:rPr>
          <w:rFonts w:ascii="Times New Roman" w:hAnsi="Times New Roman" w:cs="Times New Roman"/>
        </w:rPr>
        <w:t xml:space="preserve">= 40). Given that the “looking” performance </w:t>
      </w:r>
      <w:r w:rsidR="006C7DCD">
        <w:rPr>
          <w:rFonts w:ascii="Times New Roman" w:hAnsi="Times New Roman" w:cs="Times New Roman"/>
        </w:rPr>
        <w:t xml:space="preserve">in the main model was assessed at each of five </w:t>
      </w:r>
      <w:r w:rsidR="006C7DCD">
        <w:rPr>
          <w:rFonts w:ascii="Times New Roman" w:hAnsi="Times New Roman" w:cs="Times New Roman"/>
        </w:rPr>
        <w:lastRenderedPageBreak/>
        <w:t>different “habituation” epochs and across two conditions, a total of 400 networks were tested in ALIAS (</w:t>
      </w:r>
      <w:r w:rsidR="006C7DCD" w:rsidRPr="006C7DCD">
        <w:rPr>
          <w:rFonts w:ascii="Times New Roman" w:hAnsi="Times New Roman" w:cs="Times New Roman"/>
          <w:i/>
          <w:iCs/>
        </w:rPr>
        <w:t>N</w:t>
      </w:r>
      <w:r w:rsidR="006C7DCD">
        <w:rPr>
          <w:rFonts w:ascii="Times New Roman" w:hAnsi="Times New Roman" w:cs="Times New Roman"/>
        </w:rPr>
        <w:t xml:space="preserve"> = 200) and ALIAS-2 (</w:t>
      </w:r>
      <w:r w:rsidR="006C7DCD" w:rsidRPr="006C7DCD">
        <w:rPr>
          <w:rFonts w:ascii="Times New Roman" w:hAnsi="Times New Roman" w:cs="Times New Roman"/>
          <w:i/>
          <w:iCs/>
        </w:rPr>
        <w:t>N</w:t>
      </w:r>
      <w:r w:rsidR="006C7DCD">
        <w:rPr>
          <w:rFonts w:ascii="Times New Roman" w:hAnsi="Times New Roman" w:cs="Times New Roman"/>
        </w:rPr>
        <w:t xml:space="preserve"> = 200). </w:t>
      </w:r>
      <w:r w:rsidR="00CC3420">
        <w:rPr>
          <w:rFonts w:ascii="Times New Roman" w:hAnsi="Times New Roman" w:cs="Times New Roman"/>
        </w:rPr>
        <w:t xml:space="preserve"> </w:t>
      </w:r>
      <w:r>
        <w:rPr>
          <w:rFonts w:ascii="Times New Roman" w:hAnsi="Times New Roman" w:cs="Times New Roman"/>
        </w:rPr>
        <w:t>The habituation event</w:t>
      </w:r>
      <w:r w:rsidR="008E0634">
        <w:rPr>
          <w:rFonts w:ascii="Times New Roman" w:hAnsi="Times New Roman" w:cs="Times New Roman"/>
        </w:rPr>
        <w:t xml:space="preserve"> shown to networks</w:t>
      </w:r>
      <w:r>
        <w:rPr>
          <w:rFonts w:ascii="Times New Roman" w:hAnsi="Times New Roman" w:cs="Times New Roman"/>
        </w:rPr>
        <w:t xml:space="preserve"> in the Experimental condition mirrored the </w:t>
      </w:r>
      <w:r w:rsidR="00346A02">
        <w:rPr>
          <w:rFonts w:ascii="Times New Roman" w:hAnsi="Times New Roman" w:cs="Times New Roman"/>
        </w:rPr>
        <w:t xml:space="preserve">Arced </w:t>
      </w:r>
      <w:r>
        <w:rPr>
          <w:rFonts w:ascii="Times New Roman" w:hAnsi="Times New Roman" w:cs="Times New Roman"/>
        </w:rPr>
        <w:t>Path pretraining events with two exceptions. First, novel objects were used</w:t>
      </w:r>
      <w:r w:rsidR="008E0634">
        <w:rPr>
          <w:rFonts w:ascii="Times New Roman" w:hAnsi="Times New Roman" w:cs="Times New Roman"/>
        </w:rPr>
        <w:t xml:space="preserve">. </w:t>
      </w:r>
      <w:r w:rsidR="00833705">
        <w:rPr>
          <w:rFonts w:ascii="Times New Roman" w:hAnsi="Times New Roman" w:cs="Times New Roman"/>
        </w:rPr>
        <w:t>Because</w:t>
      </w:r>
      <w:r w:rsidR="008E0634">
        <w:rPr>
          <w:rFonts w:ascii="Times New Roman" w:hAnsi="Times New Roman" w:cs="Times New Roman"/>
        </w:rPr>
        <w:t xml:space="preserve"> the</w:t>
      </w:r>
      <w:r w:rsidR="002E1B46">
        <w:rPr>
          <w:rFonts w:ascii="Times New Roman" w:hAnsi="Times New Roman" w:cs="Times New Roman"/>
        </w:rPr>
        <w:t xml:space="preserve"> finding that was the target of the current simulation was generated by</w:t>
      </w:r>
      <w:r w:rsidR="008E0634">
        <w:rPr>
          <w:rFonts w:ascii="Times New Roman" w:hAnsi="Times New Roman" w:cs="Times New Roman"/>
        </w:rPr>
        <w:t xml:space="preserve"> experiments</w:t>
      </w:r>
      <w:r w:rsidR="00D61E19">
        <w:rPr>
          <w:rFonts w:ascii="Times New Roman" w:hAnsi="Times New Roman" w:cs="Times New Roman"/>
        </w:rPr>
        <w:t xml:space="preserve"> </w:t>
      </w:r>
      <w:r w:rsidR="002E1B46">
        <w:rPr>
          <w:rFonts w:ascii="Times New Roman" w:hAnsi="Times New Roman" w:cs="Times New Roman"/>
        </w:rPr>
        <w:t>that</w:t>
      </w:r>
      <w:r w:rsidR="00D61E19">
        <w:rPr>
          <w:rFonts w:ascii="Times New Roman" w:hAnsi="Times New Roman" w:cs="Times New Roman"/>
        </w:rPr>
        <w:t xml:space="preserve"> used animate stimuli</w:t>
      </w:r>
      <w:r w:rsidR="008E0634">
        <w:rPr>
          <w:rFonts w:ascii="Times New Roman" w:hAnsi="Times New Roman" w:cs="Times New Roman"/>
        </w:rPr>
        <w:t xml:space="preserve"> </w:t>
      </w:r>
      <w:r w:rsidR="00D61E19">
        <w:rPr>
          <w:rFonts w:ascii="Times New Roman" w:hAnsi="Times New Roman" w:cs="Times New Roman"/>
        </w:rPr>
        <w:t xml:space="preserve">and </w:t>
      </w:r>
      <w:r w:rsidR="002E1B46">
        <w:rPr>
          <w:rFonts w:ascii="Times New Roman" w:hAnsi="Times New Roman" w:cs="Times New Roman"/>
        </w:rPr>
        <w:t>given that it is assumed here that</w:t>
      </w:r>
      <w:r w:rsidR="00833705">
        <w:rPr>
          <w:rFonts w:ascii="Times New Roman" w:hAnsi="Times New Roman" w:cs="Times New Roman"/>
        </w:rPr>
        <w:t xml:space="preserve"> </w:t>
      </w:r>
      <w:r w:rsidR="00D61E19">
        <w:rPr>
          <w:rFonts w:ascii="Times New Roman" w:hAnsi="Times New Roman" w:cs="Times New Roman"/>
        </w:rPr>
        <w:t xml:space="preserve">animate entities and inanimate objects possess </w:t>
      </w:r>
      <w:r w:rsidR="002E1B46">
        <w:rPr>
          <w:rFonts w:ascii="Times New Roman" w:hAnsi="Times New Roman" w:cs="Times New Roman"/>
        </w:rPr>
        <w:t>largely surface features</w:t>
      </w:r>
      <w:r w:rsidR="009F774E">
        <w:rPr>
          <w:rFonts w:ascii="Times New Roman" w:hAnsi="Times New Roman" w:cs="Times New Roman"/>
        </w:rPr>
        <w:t xml:space="preserve"> (e.g., elongated appendage-like extensions for animate entities and smooth, rectilinear edges for objects)</w:t>
      </w:r>
      <w:r w:rsidR="002E1B46">
        <w:rPr>
          <w:rFonts w:ascii="Times New Roman" w:hAnsi="Times New Roman" w:cs="Times New Roman"/>
        </w:rPr>
        <w:t xml:space="preserve">, </w:t>
      </w:r>
      <w:r w:rsidR="008E0634">
        <w:rPr>
          <w:rFonts w:ascii="Times New Roman" w:hAnsi="Times New Roman" w:cs="Times New Roman"/>
        </w:rPr>
        <w:t>the objects used in this simulation possessed Feature A.</w:t>
      </w:r>
      <w:r w:rsidR="003B6FA9">
        <w:rPr>
          <w:rFonts w:ascii="Times New Roman" w:hAnsi="Times New Roman" w:cs="Times New Roman"/>
        </w:rPr>
        <w:t xml:space="preserve"> To ensure that </w:t>
      </w:r>
      <w:r w:rsidR="006B6709">
        <w:rPr>
          <w:rFonts w:ascii="Times New Roman" w:hAnsi="Times New Roman" w:cs="Times New Roman"/>
        </w:rPr>
        <w:t>networks’</w:t>
      </w:r>
      <w:r w:rsidR="003B6FA9">
        <w:rPr>
          <w:rFonts w:ascii="Times New Roman" w:hAnsi="Times New Roman" w:cs="Times New Roman"/>
        </w:rPr>
        <w:t xml:space="preserve"> looking behaviors in the current simulations were not due to</w:t>
      </w:r>
      <w:r w:rsidR="00A43CF8">
        <w:rPr>
          <w:rFonts w:ascii="Times New Roman" w:hAnsi="Times New Roman" w:cs="Times New Roman"/>
        </w:rPr>
        <w:t xml:space="preserve"> prior experience with</w:t>
      </w:r>
      <w:r w:rsidR="00C545A0">
        <w:rPr>
          <w:rFonts w:ascii="Times New Roman" w:hAnsi="Times New Roman" w:cs="Times New Roman"/>
        </w:rPr>
        <w:t xml:space="preserve"> </w:t>
      </w:r>
      <w:r w:rsidR="006B6709">
        <w:rPr>
          <w:rFonts w:ascii="Times New Roman" w:hAnsi="Times New Roman" w:cs="Times New Roman"/>
        </w:rPr>
        <w:t>a particular arc or obstacle height,</w:t>
      </w:r>
      <w:r>
        <w:rPr>
          <w:rFonts w:ascii="Times New Roman" w:hAnsi="Times New Roman" w:cs="Times New Roman"/>
        </w:rPr>
        <w:t xml:space="preserve"> the </w:t>
      </w:r>
      <w:r w:rsidR="0040165B">
        <w:rPr>
          <w:rFonts w:ascii="Times New Roman" w:hAnsi="Times New Roman" w:cs="Times New Roman"/>
        </w:rPr>
        <w:t xml:space="preserve">fourth </w:t>
      </w:r>
      <w:r>
        <w:rPr>
          <w:rFonts w:ascii="Times New Roman" w:hAnsi="Times New Roman" w:cs="Times New Roman"/>
        </w:rPr>
        <w:t xml:space="preserve">unit rather than the </w:t>
      </w:r>
      <w:r w:rsidR="00A709D1">
        <w:rPr>
          <w:rFonts w:ascii="Times New Roman" w:hAnsi="Times New Roman" w:cs="Times New Roman"/>
        </w:rPr>
        <w:t xml:space="preserve">second </w:t>
      </w:r>
      <w:r>
        <w:rPr>
          <w:rFonts w:ascii="Times New Roman" w:hAnsi="Times New Roman" w:cs="Times New Roman"/>
        </w:rPr>
        <w:t xml:space="preserve">unit was turned on in the </w:t>
      </w:r>
      <w:r w:rsidR="00925285">
        <w:rPr>
          <w:rFonts w:ascii="Times New Roman" w:hAnsi="Times New Roman" w:cs="Times New Roman"/>
        </w:rPr>
        <w:t xml:space="preserve">Obstacle </w:t>
      </w:r>
      <w:r>
        <w:rPr>
          <w:rFonts w:ascii="Times New Roman" w:hAnsi="Times New Roman" w:cs="Times New Roman"/>
        </w:rPr>
        <w:t xml:space="preserve">Height and </w:t>
      </w:r>
      <w:r w:rsidR="00925285">
        <w:rPr>
          <w:rFonts w:ascii="Times New Roman" w:hAnsi="Times New Roman" w:cs="Times New Roman"/>
        </w:rPr>
        <w:t>Arc Peak Height</w:t>
      </w:r>
      <w:r>
        <w:rPr>
          <w:rFonts w:ascii="Times New Roman" w:hAnsi="Times New Roman" w:cs="Times New Roman"/>
        </w:rPr>
        <w:t xml:space="preserve"> groups. Networks were then shown straight and </w:t>
      </w:r>
      <w:r w:rsidR="006B6709">
        <w:rPr>
          <w:rFonts w:ascii="Times New Roman" w:hAnsi="Times New Roman" w:cs="Times New Roman"/>
        </w:rPr>
        <w:t xml:space="preserve">arced </w:t>
      </w:r>
      <w:r>
        <w:rPr>
          <w:rFonts w:ascii="Times New Roman" w:hAnsi="Times New Roman" w:cs="Times New Roman"/>
        </w:rPr>
        <w:t xml:space="preserve">path </w:t>
      </w:r>
      <w:r w:rsidR="006B6709">
        <w:rPr>
          <w:rFonts w:ascii="Times New Roman" w:hAnsi="Times New Roman" w:cs="Times New Roman"/>
        </w:rPr>
        <w:t xml:space="preserve">test </w:t>
      </w:r>
      <w:r>
        <w:rPr>
          <w:rFonts w:ascii="Times New Roman" w:hAnsi="Times New Roman" w:cs="Times New Roman"/>
        </w:rPr>
        <w:t>event</w:t>
      </w:r>
      <w:r w:rsidR="006B6709">
        <w:rPr>
          <w:rFonts w:ascii="Times New Roman" w:hAnsi="Times New Roman" w:cs="Times New Roman"/>
        </w:rPr>
        <w:t>s</w:t>
      </w:r>
      <w:r w:rsidR="007E06B9">
        <w:rPr>
          <w:rFonts w:ascii="Times New Roman" w:hAnsi="Times New Roman" w:cs="Times New Roman"/>
        </w:rPr>
        <w:t xml:space="preserve"> involving the habituation objects</w:t>
      </w:r>
      <w:r>
        <w:rPr>
          <w:rFonts w:ascii="Times New Roman" w:hAnsi="Times New Roman" w:cs="Times New Roman"/>
        </w:rPr>
        <w:t>.</w:t>
      </w:r>
      <w:r w:rsidR="006B6709">
        <w:rPr>
          <w:rFonts w:ascii="Times New Roman" w:hAnsi="Times New Roman" w:cs="Times New Roman"/>
        </w:rPr>
        <w:t xml:space="preserve"> The former event corresponded to the Efficient test event; the latter event corresponded to the Inefficient test event.</w:t>
      </w:r>
      <w:r>
        <w:rPr>
          <w:rFonts w:ascii="Times New Roman" w:hAnsi="Times New Roman" w:cs="Times New Roman"/>
        </w:rPr>
        <w:t xml:space="preserve"> Both events were shown without the </w:t>
      </w:r>
      <w:r w:rsidR="00103DE0">
        <w:rPr>
          <w:rFonts w:ascii="Times New Roman" w:hAnsi="Times New Roman" w:cs="Times New Roman"/>
        </w:rPr>
        <w:t xml:space="preserve">obstacle </w:t>
      </w:r>
      <w:r>
        <w:rPr>
          <w:rFonts w:ascii="Times New Roman" w:hAnsi="Times New Roman" w:cs="Times New Roman"/>
        </w:rPr>
        <w:t>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6E37D970" w:rsidR="00651513"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p w14:paraId="79C1707F" w14:textId="52C9A976" w:rsidR="00035C3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035C38">
        <w:rPr>
          <w:rFonts w:ascii="Times New Roman" w:hAnsi="Times New Roman" w:cs="Times New Roman"/>
        </w:rPr>
        <w:t>Figure 3 shows</w:t>
      </w:r>
      <w:r w:rsidR="00023256">
        <w:rPr>
          <w:rFonts w:ascii="Times New Roman" w:hAnsi="Times New Roman" w:cs="Times New Roman"/>
        </w:rPr>
        <w:t xml:space="preserve"> the looking time data</w:t>
      </w:r>
      <w:r w:rsidR="00A8343B">
        <w:rPr>
          <w:rFonts w:ascii="Times New Roman" w:hAnsi="Times New Roman" w:cs="Times New Roman"/>
        </w:rPr>
        <w:t>—operationalized as network error</w:t>
      </w:r>
      <w:r w:rsidR="005C21A3">
        <w:rPr>
          <w:rFonts w:ascii="Times New Roman" w:hAnsi="Times New Roman" w:cs="Times New Roman"/>
        </w:rPr>
        <w:t>—</w:t>
      </w:r>
      <w:r w:rsidR="00023256">
        <w:rPr>
          <w:rFonts w:ascii="Times New Roman" w:hAnsi="Times New Roman" w:cs="Times New Roman"/>
        </w:rPr>
        <w:t>for ALIAS</w:t>
      </w:r>
      <w:r w:rsidR="00B64108">
        <w:rPr>
          <w:rFonts w:ascii="Times New Roman" w:hAnsi="Times New Roman" w:cs="Times New Roman"/>
        </w:rPr>
        <w:t xml:space="preserve"> </w:t>
      </w:r>
      <w:r w:rsidR="007567EE">
        <w:rPr>
          <w:rFonts w:ascii="Times New Roman" w:hAnsi="Times New Roman" w:cs="Times New Roman"/>
        </w:rPr>
        <w:t xml:space="preserve">overall (i.e., </w:t>
      </w:r>
      <w:r w:rsidR="00B64108">
        <w:rPr>
          <w:rFonts w:ascii="Times New Roman" w:hAnsi="Times New Roman" w:cs="Times New Roman"/>
        </w:rPr>
        <w:t>averaged over different lengths of habituation</w:t>
      </w:r>
      <w:r w:rsidR="007567EE">
        <w:rPr>
          <w:rFonts w:ascii="Times New Roman" w:hAnsi="Times New Roman" w:cs="Times New Roman"/>
        </w:rPr>
        <w:t xml:space="preserve">; </w:t>
      </w:r>
      <w:r w:rsidR="00B64108">
        <w:rPr>
          <w:rFonts w:ascii="Times New Roman" w:hAnsi="Times New Roman" w:cs="Times New Roman"/>
        </w:rPr>
        <w:t>left) and</w:t>
      </w:r>
      <w:r w:rsidR="00023256">
        <w:rPr>
          <w:rFonts w:ascii="Times New Roman" w:hAnsi="Times New Roman" w:cs="Times New Roman"/>
        </w:rPr>
        <w:t xml:space="preserve"> </w:t>
      </w:r>
      <w:r w:rsidR="00390D27">
        <w:rPr>
          <w:rFonts w:ascii="Times New Roman" w:hAnsi="Times New Roman" w:cs="Times New Roman"/>
        </w:rPr>
        <w:t>for different amounts of habituation</w:t>
      </w:r>
      <w:r w:rsidR="00A8343B">
        <w:rPr>
          <w:rFonts w:ascii="Times New Roman" w:hAnsi="Times New Roman" w:cs="Times New Roman"/>
        </w:rPr>
        <w:t xml:space="preserve"> (</w:t>
      </w:r>
      <w:r w:rsidR="00B64108">
        <w:rPr>
          <w:rFonts w:ascii="Times New Roman" w:hAnsi="Times New Roman" w:cs="Times New Roman"/>
        </w:rPr>
        <w:t>right</w:t>
      </w:r>
      <w:r w:rsidR="00A8343B">
        <w:rPr>
          <w:rFonts w:ascii="Times New Roman" w:hAnsi="Times New Roman" w:cs="Times New Roman"/>
        </w:rPr>
        <w:t>)</w:t>
      </w:r>
      <w:r w:rsidR="00390D27">
        <w:rPr>
          <w:rFonts w:ascii="Times New Roman" w:hAnsi="Times New Roman" w:cs="Times New Roman"/>
        </w:rPr>
        <w:t>.</w:t>
      </w:r>
      <w:r w:rsidR="00B64108">
        <w:rPr>
          <w:rFonts w:ascii="Times New Roman" w:hAnsi="Times New Roman" w:cs="Times New Roman"/>
        </w:rPr>
        <w:t xml:space="preserve"> This table reveals two notable takeaways</w:t>
      </w:r>
      <w:r w:rsidR="005C21A3">
        <w:rPr>
          <w:rStyle w:val="FootnoteReference"/>
          <w:rFonts w:ascii="Times New Roman" w:hAnsi="Times New Roman" w:cs="Times New Roman"/>
        </w:rPr>
        <w:footnoteReference w:id="1"/>
      </w:r>
      <w:r w:rsidR="00B64108">
        <w:rPr>
          <w:rFonts w:ascii="Times New Roman" w:hAnsi="Times New Roman" w:cs="Times New Roman"/>
        </w:rPr>
        <w:t xml:space="preserve">. First, ALIAS successfully </w:t>
      </w:r>
      <w:r w:rsidR="00B64108">
        <w:rPr>
          <w:rFonts w:ascii="Times New Roman" w:hAnsi="Times New Roman" w:cs="Times New Roman"/>
        </w:rPr>
        <w:lastRenderedPageBreak/>
        <w:t xml:space="preserve">reproduced the first </w:t>
      </w:r>
      <w:r w:rsidR="007567EE">
        <w:rPr>
          <w:rFonts w:ascii="Times New Roman" w:hAnsi="Times New Roman" w:cs="Times New Roman"/>
        </w:rPr>
        <w:t>of the five target findings</w:t>
      </w:r>
      <w:r w:rsidR="00B64108">
        <w:rPr>
          <w:rFonts w:ascii="Times New Roman" w:hAnsi="Times New Roman" w:cs="Times New Roman"/>
        </w:rPr>
        <w:t xml:space="preserve">. Specifically, networks assigned to the Experimental condition produced greater error to (i.e., looked longer at) the Inefficient test event than at the Efficient one. In contrast, networks in the Control condition looked </w:t>
      </w:r>
      <w:r w:rsidR="00660433">
        <w:rPr>
          <w:rFonts w:ascii="Times New Roman" w:hAnsi="Times New Roman" w:cs="Times New Roman"/>
        </w:rPr>
        <w:t xml:space="preserve">about </w:t>
      </w:r>
      <w:r w:rsidR="00B64108">
        <w:rPr>
          <w:rFonts w:ascii="Times New Roman" w:hAnsi="Times New Roman" w:cs="Times New Roman"/>
        </w:rPr>
        <w:t xml:space="preserve">equally long at both test events. Second, this </w:t>
      </w:r>
      <w:r w:rsidR="007567EE">
        <w:rPr>
          <w:rFonts w:ascii="Times New Roman" w:hAnsi="Times New Roman" w:cs="Times New Roman"/>
        </w:rPr>
        <w:t>looking pattern</w:t>
      </w:r>
      <w:r w:rsidR="00B64108">
        <w:rPr>
          <w:rFonts w:ascii="Times New Roman" w:hAnsi="Times New Roman" w:cs="Times New Roman"/>
        </w:rPr>
        <w:t xml:space="preserve"> held for different amounts of habituation.</w:t>
      </w:r>
      <w:r w:rsidR="00660433">
        <w:rPr>
          <w:rFonts w:ascii="Times New Roman" w:hAnsi="Times New Roman" w:cs="Times New Roman"/>
        </w:rPr>
        <w:t xml:space="preserve"> This </w:t>
      </w:r>
      <w:r w:rsidR="00B64108">
        <w:rPr>
          <w:rFonts w:ascii="Times New Roman" w:hAnsi="Times New Roman" w:cs="Times New Roman"/>
        </w:rPr>
        <w:t xml:space="preserve">suggests that </w:t>
      </w:r>
      <w:r w:rsidR="00660433">
        <w:rPr>
          <w:rFonts w:ascii="Times New Roman" w:hAnsi="Times New Roman" w:cs="Times New Roman"/>
        </w:rPr>
        <w:t xml:space="preserve">ALIAS’s </w:t>
      </w:r>
      <w:r w:rsidR="00B64108">
        <w:rPr>
          <w:rFonts w:ascii="Times New Roman" w:hAnsi="Times New Roman" w:cs="Times New Roman"/>
        </w:rPr>
        <w:t xml:space="preserve">success was </w:t>
      </w:r>
      <w:r w:rsidR="00660433">
        <w:rPr>
          <w:rFonts w:ascii="Times New Roman" w:hAnsi="Times New Roman" w:cs="Times New Roman"/>
        </w:rPr>
        <w:t>robust to habituation length, at least within the range of lengths used here</w:t>
      </w:r>
      <w:r w:rsidR="00B64108">
        <w:rPr>
          <w:rFonts w:ascii="Times New Roman" w:hAnsi="Times New Roman" w:cs="Times New Roman"/>
        </w:rPr>
        <w:t>.</w:t>
      </w:r>
    </w:p>
    <w:p w14:paraId="509F50EB" w14:textId="77777777" w:rsidR="00660433" w:rsidRDefault="00660433"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655B921C"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9B5320">
        <w:rPr>
          <w:rFonts w:ascii="Times New Roman" w:hAnsi="Times New Roman" w:cs="Times New Roman"/>
          <w:b/>
          <w:bCs/>
          <w:i w:val="0"/>
          <w:iCs w:val="0"/>
          <w:noProof/>
          <w:color w:val="000000" w:themeColor="text1"/>
          <w:sz w:val="24"/>
          <w:szCs w:val="24"/>
        </w:rPr>
        <w:t>3</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Mean network error</w:t>
      </w:r>
      <w:r w:rsidR="00AC1613">
        <w:rPr>
          <w:rFonts w:ascii="Times New Roman" w:hAnsi="Times New Roman" w:cs="Times New Roman"/>
          <w:i w:val="0"/>
          <w:iCs w:val="0"/>
          <w:color w:val="000000" w:themeColor="text1"/>
          <w:sz w:val="24"/>
          <w:szCs w:val="24"/>
        </w:rPr>
        <w:t xml:space="preserve"> produced</w:t>
      </w:r>
      <w:r w:rsidRPr="00B64108">
        <w:rPr>
          <w:rFonts w:ascii="Times New Roman" w:hAnsi="Times New Roman" w:cs="Times New Roman"/>
          <w:i w:val="0"/>
          <w:iCs w:val="0"/>
          <w:color w:val="000000" w:themeColor="text1"/>
          <w:sz w:val="24"/>
          <w:szCs w:val="24"/>
        </w:rPr>
        <w:t xml:space="preserve"> to the Efficient and Inefficient test events in the Experimental and Control conditions</w:t>
      </w:r>
      <w:r w:rsidR="00614A04">
        <w:rPr>
          <w:rFonts w:ascii="Times New Roman" w:hAnsi="Times New Roman" w:cs="Times New Roman"/>
          <w:i w:val="0"/>
          <w:iCs w:val="0"/>
          <w:color w:val="000000" w:themeColor="text1"/>
          <w:sz w:val="24"/>
          <w:szCs w:val="24"/>
        </w:rPr>
        <w:t xml:space="preserve"> collapsed across habituation epochs (left panel) and</w:t>
      </w:r>
      <w:r w:rsidRPr="00B64108">
        <w:rPr>
          <w:rFonts w:ascii="Times New Roman" w:hAnsi="Times New Roman" w:cs="Times New Roman"/>
          <w:i w:val="0"/>
          <w:iCs w:val="0"/>
          <w:color w:val="000000" w:themeColor="text1"/>
          <w:sz w:val="24"/>
          <w:szCs w:val="24"/>
        </w:rPr>
        <w:t xml:space="preserve"> for different lengths of habituation (</w:t>
      </w:r>
      <w:r w:rsidR="00614A04">
        <w:rPr>
          <w:rFonts w:ascii="Times New Roman" w:hAnsi="Times New Roman" w:cs="Times New Roman"/>
          <w:i w:val="0"/>
          <w:iCs w:val="0"/>
          <w:color w:val="000000" w:themeColor="text1"/>
          <w:sz w:val="24"/>
          <w:szCs w:val="24"/>
        </w:rPr>
        <w:t xml:space="preserve">right </w:t>
      </w:r>
      <w:r w:rsidRPr="00B64108">
        <w:rPr>
          <w:rFonts w:ascii="Times New Roman" w:hAnsi="Times New Roman" w:cs="Times New Roman"/>
          <w:i w:val="0"/>
          <w:iCs w:val="0"/>
          <w:color w:val="000000" w:themeColor="text1"/>
          <w:sz w:val="24"/>
          <w:szCs w:val="24"/>
        </w:rPr>
        <w:t xml:space="preserve">panel) or collapses over these different lengths (right panel). Data shown </w:t>
      </w:r>
      <w:r w:rsidR="00663F95" w:rsidRPr="00B64108">
        <w:rPr>
          <w:rFonts w:ascii="Times New Roman" w:hAnsi="Times New Roman" w:cs="Times New Roman"/>
          <w:i w:val="0"/>
          <w:iCs w:val="0"/>
          <w:color w:val="000000" w:themeColor="text1"/>
          <w:sz w:val="24"/>
          <w:szCs w:val="24"/>
        </w:rPr>
        <w:t>here were generated by ALIAS.</w:t>
      </w:r>
    </w:p>
    <w:p w14:paraId="0B661446"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290E3324" w14:textId="40CFFFA3" w:rsidR="00660433" w:rsidRDefault="00660433" w:rsidP="00660433">
      <w:pPr>
        <w:spacing w:line="480" w:lineRule="auto"/>
        <w:ind w:firstLine="720"/>
        <w:contextualSpacing/>
        <w:rPr>
          <w:rFonts w:ascii="Times New Roman" w:hAnsi="Times New Roman" w:cs="Times New Roman"/>
        </w:rPr>
      </w:pPr>
      <w:r>
        <w:rPr>
          <w:rFonts w:ascii="Times New Roman" w:hAnsi="Times New Roman" w:cs="Times New Roman"/>
        </w:rPr>
        <w:t>Figure 4 shows the</w:t>
      </w:r>
      <w:r w:rsidR="007567EE">
        <w:rPr>
          <w:rFonts w:ascii="Times New Roman" w:hAnsi="Times New Roman" w:cs="Times New Roman"/>
        </w:rPr>
        <w:t xml:space="preserve"> same overall</w:t>
      </w:r>
      <w:r>
        <w:rPr>
          <w:rFonts w:ascii="Times New Roman" w:hAnsi="Times New Roman" w:cs="Times New Roman"/>
        </w:rPr>
        <w:t xml:space="preserve"> looking time data for ALIAS </w:t>
      </w:r>
      <w:r w:rsidR="007567EE">
        <w:rPr>
          <w:rFonts w:ascii="Times New Roman" w:hAnsi="Times New Roman" w:cs="Times New Roman"/>
        </w:rPr>
        <w:t xml:space="preserve">as that shown in Figure 3 as well as the looking responses of </w:t>
      </w:r>
      <w:r>
        <w:rPr>
          <w:rFonts w:ascii="Times New Roman" w:hAnsi="Times New Roman" w:cs="Times New Roman"/>
        </w:rPr>
        <w:t xml:space="preserve">OM10. As </w:t>
      </w:r>
      <w:r w:rsidR="007567EE">
        <w:rPr>
          <w:rFonts w:ascii="Times New Roman" w:hAnsi="Times New Roman" w:cs="Times New Roman"/>
        </w:rPr>
        <w:t>shown in the figure</w:t>
      </w:r>
      <w:r>
        <w:rPr>
          <w:rFonts w:ascii="Times New Roman" w:hAnsi="Times New Roman" w:cs="Times New Roman"/>
        </w:rPr>
        <w:t xml:space="preserve">, </w:t>
      </w:r>
      <w:r w:rsidR="00AC1613">
        <w:rPr>
          <w:rFonts w:ascii="Times New Roman" w:hAnsi="Times New Roman" w:cs="Times New Roman"/>
        </w:rPr>
        <w:t xml:space="preserve">both </w:t>
      </w:r>
      <w:r>
        <w:rPr>
          <w:rFonts w:ascii="Times New Roman" w:hAnsi="Times New Roman" w:cs="Times New Roman"/>
        </w:rPr>
        <w:t>networks</w:t>
      </w:r>
      <w:r w:rsidR="00AC1613">
        <w:rPr>
          <w:rFonts w:ascii="Times New Roman" w:hAnsi="Times New Roman" w:cs="Times New Roman"/>
        </w:rPr>
        <w:t xml:space="preserve"> reproduced the first target finding,</w:t>
      </w:r>
      <w:r>
        <w:rPr>
          <w:rFonts w:ascii="Times New Roman" w:hAnsi="Times New Roman" w:cs="Times New Roman"/>
        </w:rPr>
        <w:t xml:space="preserve"> although</w:t>
      </w:r>
      <w:r w:rsidR="00AC1613">
        <w:rPr>
          <w:rFonts w:ascii="Times New Roman" w:hAnsi="Times New Roman" w:cs="Times New Roman"/>
        </w:rPr>
        <w:t xml:space="preserve"> it is clear from the figure that the difference in error between the </w:t>
      </w:r>
      <w:r w:rsidR="00AC1613">
        <w:rPr>
          <w:rFonts w:ascii="Times New Roman" w:hAnsi="Times New Roman" w:cs="Times New Roman"/>
        </w:rPr>
        <w:lastRenderedPageBreak/>
        <w:t>Inefficient and Efficient test events was</w:t>
      </w:r>
      <w:r>
        <w:rPr>
          <w:rFonts w:ascii="Times New Roman" w:hAnsi="Times New Roman" w:cs="Times New Roman"/>
        </w:rPr>
        <w:t xml:space="preserve"> larger for ALIAS than for OM10. A different pattern emerged for networks in the Control condition in both models. Specifically, in both models, networks assigned to this condition overall looked equally long at both conditions. The fact that ALIAS succeeded in qualitatively reproducing</w:t>
      </w:r>
      <w:r w:rsidR="00AC1613">
        <w:rPr>
          <w:rFonts w:ascii="Times New Roman" w:hAnsi="Times New Roman" w:cs="Times New Roman"/>
        </w:rPr>
        <w:t xml:space="preserve"> the first target finding</w:t>
      </w:r>
      <w:r>
        <w:rPr>
          <w:rFonts w:ascii="Times New Roman" w:hAnsi="Times New Roman" w:cs="Times New Roman"/>
        </w:rPr>
        <w:t xml:space="preserve"> suggests that </w:t>
      </w:r>
      <w:r w:rsidR="00AC1613">
        <w:rPr>
          <w:rFonts w:ascii="Times New Roman" w:hAnsi="Times New Roman" w:cs="Times New Roman"/>
        </w:rPr>
        <w:t xml:space="preserve">the </w:t>
      </w:r>
      <w:r>
        <w:rPr>
          <w:rFonts w:ascii="Times New Roman" w:hAnsi="Times New Roman" w:cs="Times New Roman"/>
        </w:rPr>
        <w:t>theoretical account that it implements is sufficient to capture such looking behavior. OM10’s ability qualitatively to reproduce infants’ looking times in both conditions</w:t>
      </w:r>
      <w:r w:rsidR="00AC1613">
        <w:rPr>
          <w:rFonts w:ascii="Times New Roman" w:hAnsi="Times New Roman" w:cs="Times New Roman"/>
        </w:rPr>
        <w:t xml:space="preserve"> as well</w:t>
      </w:r>
      <w:r>
        <w:rPr>
          <w:rFonts w:ascii="Times New Roman" w:hAnsi="Times New Roman" w:cs="Times New Roman"/>
        </w:rPr>
        <w:t xml:space="preserve"> is perhaps not surprising given that it was built specifically</w:t>
      </w:r>
      <w:r w:rsidR="00AC1613">
        <w:rPr>
          <w:rFonts w:ascii="Times New Roman" w:hAnsi="Times New Roman" w:cs="Times New Roman"/>
        </w:rPr>
        <w:t xml:space="preserve"> and independently shown </w:t>
      </w:r>
      <w:r>
        <w:rPr>
          <w:rFonts w:ascii="Times New Roman" w:hAnsi="Times New Roman" w:cs="Times New Roman"/>
        </w:rPr>
        <w:t xml:space="preserve">to capture </w:t>
      </w:r>
      <w:r w:rsidR="00AC1613">
        <w:rPr>
          <w:rFonts w:ascii="Times New Roman" w:hAnsi="Times New Roman" w:cs="Times New Roman"/>
        </w:rPr>
        <w:t xml:space="preserve">the first major finding.  </w:t>
      </w:r>
      <w:r>
        <w:rPr>
          <w:rFonts w:ascii="Times New Roman" w:hAnsi="Times New Roman" w:cs="Times New Roman"/>
        </w:rPr>
        <w:t xml:space="preserve">Yet, as noted in the Introduction, it is possible that OM10’s success reflects a failure to model key features of </w:t>
      </w:r>
      <w:r w:rsidR="00AC1613">
        <w:rPr>
          <w:rFonts w:ascii="Times New Roman" w:hAnsi="Times New Roman" w:cs="Times New Roman"/>
        </w:rPr>
        <w:t>the</w:t>
      </w:r>
      <w:r>
        <w:rPr>
          <w:rFonts w:ascii="Times New Roman" w:hAnsi="Times New Roman" w:cs="Times New Roman"/>
        </w:rPr>
        <w:t xml:space="preserve"> design </w:t>
      </w:r>
      <w:r w:rsidR="00AC1613">
        <w:rPr>
          <w:rFonts w:ascii="Times New Roman" w:hAnsi="Times New Roman" w:cs="Times New Roman"/>
        </w:rPr>
        <w:t xml:space="preserve">of some </w:t>
      </w:r>
      <w:r w:rsidR="00407594">
        <w:rPr>
          <w:rFonts w:ascii="Times New Roman" w:hAnsi="Times New Roman" w:cs="Times New Roman"/>
        </w:rPr>
        <w:t>of</w:t>
      </w:r>
      <w:r w:rsidR="00AC1613">
        <w:rPr>
          <w:rFonts w:ascii="Times New Roman" w:hAnsi="Times New Roman" w:cs="Times New Roman"/>
        </w:rPr>
        <w:t xml:space="preserve"> the early studies on infant action understanding </w:t>
      </w:r>
      <w:r>
        <w:rPr>
          <w:rFonts w:ascii="Times New Roman" w:hAnsi="Times New Roman" w:cs="Times New Roman"/>
        </w:rPr>
        <w:t xml:space="preserve">rather than to its ability to capture the processes supporting action understanding.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36EF27CB" w14:textId="4EBC84F1" w:rsidR="00AC1613" w:rsidRPr="00AC1613" w:rsidRDefault="00AC1613" w:rsidP="00AC1613">
      <w:pPr>
        <w:pStyle w:val="Caption"/>
        <w:rPr>
          <w:rFonts w:ascii="Times New Roman" w:hAnsi="Times New Roman" w:cs="Times New Roman"/>
          <w:i w:val="0"/>
          <w:iCs w:val="0"/>
          <w:color w:val="000000" w:themeColor="text1"/>
          <w:sz w:val="24"/>
          <w:szCs w:val="24"/>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9B5320">
        <w:rPr>
          <w:rFonts w:ascii="Times New Roman" w:hAnsi="Times New Roman" w:cs="Times New Roman"/>
          <w:b/>
          <w:bCs/>
          <w:i w:val="0"/>
          <w:iCs w:val="0"/>
          <w:noProof/>
          <w:color w:val="000000" w:themeColor="text1"/>
          <w:sz w:val="24"/>
          <w:szCs w:val="24"/>
        </w:rPr>
        <w:t>4</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Mean </w:t>
      </w:r>
      <w:r w:rsidR="003F56CC">
        <w:rPr>
          <w:rFonts w:ascii="Times New Roman" w:hAnsi="Times New Roman" w:cs="Times New Roman"/>
          <w:i w:val="0"/>
          <w:iCs w:val="0"/>
          <w:color w:val="000000" w:themeColor="text1"/>
          <w:sz w:val="24"/>
          <w:szCs w:val="24"/>
        </w:rPr>
        <w:t>activation of the critical units</w:t>
      </w:r>
      <w:r>
        <w:rPr>
          <w:rFonts w:ascii="Times New Roman" w:hAnsi="Times New Roman" w:cs="Times New Roman"/>
          <w:i w:val="0"/>
          <w:iCs w:val="0"/>
          <w:color w:val="000000" w:themeColor="text1"/>
          <w:sz w:val="24"/>
          <w:szCs w:val="24"/>
        </w:rPr>
        <w:t xml:space="preserve"> produced</w:t>
      </w:r>
      <w:r w:rsidRPr="00AC1613">
        <w:rPr>
          <w:rFonts w:ascii="Times New Roman" w:hAnsi="Times New Roman" w:cs="Times New Roman"/>
          <w:i w:val="0"/>
          <w:iCs w:val="0"/>
          <w:color w:val="000000" w:themeColor="text1"/>
          <w:sz w:val="24"/>
          <w:szCs w:val="24"/>
        </w:rPr>
        <w:t xml:space="preserve"> to Efficient and Inefficient test events in the Experimental and Control conditions for OM10</w:t>
      </w:r>
      <w:r w:rsidR="003F56CC">
        <w:rPr>
          <w:rFonts w:ascii="Times New Roman" w:hAnsi="Times New Roman" w:cs="Times New Roman"/>
          <w:i w:val="0"/>
          <w:iCs w:val="0"/>
          <w:color w:val="000000" w:themeColor="text1"/>
          <w:sz w:val="24"/>
          <w:szCs w:val="24"/>
        </w:rPr>
        <w:t xml:space="preserve">. </w:t>
      </w:r>
      <w:r w:rsidRPr="00AC1613">
        <w:rPr>
          <w:rFonts w:ascii="Times New Roman" w:hAnsi="Times New Roman" w:cs="Times New Roman"/>
          <w:i w:val="0"/>
          <w:iCs w:val="0"/>
          <w:color w:val="000000" w:themeColor="text1"/>
          <w:sz w:val="24"/>
          <w:szCs w:val="24"/>
        </w:rPr>
        <w:t>Error bars represent standard errors.</w:t>
      </w:r>
    </w:p>
    <w:p w14:paraId="22323C99"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6B5CAD" w14:textId="3F35F1E8" w:rsidR="00C67CF5" w:rsidRDefault="00C67CF5" w:rsidP="00C67CF5">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To assess whether OM10’s performance is an artifact of these design choices, OM10’s performance was compared to that of a modified version of this model, OM10-2. It will be recalled that in this version of the model, the agent no longer overshoots the barrier and both the barrier and goal remain fully visible across all time steps. Figure </w:t>
      </w:r>
      <w:r w:rsidR="00A31190">
        <w:rPr>
          <w:rFonts w:ascii="Times New Roman" w:hAnsi="Times New Roman" w:cs="Times New Roman"/>
        </w:rPr>
        <w:t>5</w:t>
      </w:r>
      <w:r>
        <w:rPr>
          <w:rFonts w:ascii="Times New Roman" w:hAnsi="Times New Roman" w:cs="Times New Roman"/>
        </w:rPr>
        <w:t xml:space="preserve"> shows the looking time data of OM10 (replotted) and OM10-2. There are two important takeaways from this figure. First, OM10-2 model—which more faithfully captures the experimental details </w:t>
      </w:r>
      <w:r w:rsidR="006823B0">
        <w:rPr>
          <w:rFonts w:ascii="Times New Roman" w:hAnsi="Times New Roman" w:cs="Times New Roman"/>
        </w:rPr>
        <w:t>of studies associated with the first target finding</w:t>
      </w:r>
      <w:r>
        <w:rPr>
          <w:rFonts w:ascii="Times New Roman" w:hAnsi="Times New Roman" w:cs="Times New Roman"/>
        </w:rPr>
        <w:t xml:space="preserve">) than OM10—fails qualitatively to capture the first target finding. Second, OM10-2’s pattern of looking is the mirror reversal of that of OM10; that is, networks in the Control condition, but not those in the Experimental condition, looked longer at the </w:t>
      </w:r>
      <w:r w:rsidR="00FD62D8">
        <w:rPr>
          <w:rFonts w:ascii="Times New Roman" w:hAnsi="Times New Roman" w:cs="Times New Roman"/>
        </w:rPr>
        <w:t>Inefficient test event than at the Efficient test event.</w:t>
      </w:r>
      <w:r>
        <w:rPr>
          <w:rFonts w:ascii="Times New Roman" w:hAnsi="Times New Roman" w:cs="Times New Roman"/>
        </w:rPr>
        <w:t xml:space="preserve"> </w:t>
      </w:r>
    </w:p>
    <w:p w14:paraId="018FC986" w14:textId="77777777" w:rsidR="00BC196F" w:rsidRDefault="00BC196F" w:rsidP="006823B0">
      <w:pPr>
        <w:spacing w:line="480" w:lineRule="auto"/>
        <w:contextualSpacing/>
        <w:rPr>
          <w:rFonts w:ascii="Times New Roman" w:hAnsi="Times New Roman" w:cs="Times New Roman"/>
        </w:rPr>
      </w:pP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0008B960"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9B5320">
        <w:rPr>
          <w:rFonts w:ascii="Times New Roman" w:hAnsi="Times New Roman" w:cs="Times New Roman"/>
          <w:b/>
          <w:bCs/>
          <w:i w:val="0"/>
          <w:iCs w:val="0"/>
          <w:noProof/>
          <w:color w:val="000000" w:themeColor="text1"/>
          <w:sz w:val="24"/>
          <w:szCs w:val="24"/>
        </w:rPr>
        <w:t>5</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D0596C" w:rsidRPr="00AC1613">
        <w:rPr>
          <w:rFonts w:ascii="Times New Roman" w:hAnsi="Times New Roman" w:cs="Times New Roman"/>
          <w:i w:val="0"/>
          <w:iCs w:val="0"/>
          <w:color w:val="000000" w:themeColor="text1"/>
          <w:sz w:val="24"/>
          <w:szCs w:val="24"/>
        </w:rPr>
        <w:t xml:space="preserve">Mean </w:t>
      </w:r>
      <w:r w:rsidR="00D0596C">
        <w:rPr>
          <w:rFonts w:ascii="Times New Roman" w:hAnsi="Times New Roman" w:cs="Times New Roman"/>
          <w:i w:val="0"/>
          <w:iCs w:val="0"/>
          <w:color w:val="000000" w:themeColor="text1"/>
          <w:sz w:val="24"/>
          <w:szCs w:val="24"/>
        </w:rPr>
        <w:t>activation of the critical units produced</w:t>
      </w:r>
      <w:r w:rsidR="00D0596C" w:rsidRPr="00AC1613">
        <w:rPr>
          <w:rFonts w:ascii="Times New Roman" w:hAnsi="Times New Roman" w:cs="Times New Roman"/>
          <w:i w:val="0"/>
          <w:iCs w:val="0"/>
          <w:color w:val="000000" w:themeColor="text1"/>
          <w:sz w:val="24"/>
          <w:szCs w:val="24"/>
        </w:rPr>
        <w:t xml:space="preserve"> </w:t>
      </w:r>
      <w:r w:rsidR="00D0596C">
        <w:rPr>
          <w:rFonts w:ascii="Times New Roman" w:hAnsi="Times New Roman" w:cs="Times New Roman"/>
          <w:i w:val="0"/>
          <w:iCs w:val="0"/>
          <w:color w:val="000000" w:themeColor="text1"/>
          <w:sz w:val="24"/>
          <w:szCs w:val="24"/>
        </w:rPr>
        <w:t xml:space="preserve">to the </w:t>
      </w:r>
      <w:r w:rsidR="003554E4" w:rsidRPr="003554E4">
        <w:rPr>
          <w:rFonts w:ascii="Times New Roman" w:hAnsi="Times New Roman" w:cs="Times New Roman"/>
          <w:i w:val="0"/>
          <w:iCs w:val="0"/>
          <w:color w:val="000000" w:themeColor="text1"/>
          <w:sz w:val="24"/>
          <w:szCs w:val="24"/>
        </w:rPr>
        <w:t>Efficient and Inefficient test events in the Experimental and Control conditions for OM10-2.</w:t>
      </w:r>
    </w:p>
    <w:p w14:paraId="2CE49843" w14:textId="77777777" w:rsidR="009606A5" w:rsidRDefault="009606A5" w:rsidP="00A31190">
      <w:pPr>
        <w:spacing w:line="480" w:lineRule="auto"/>
        <w:contextualSpacing/>
        <w:rPr>
          <w:rFonts w:ascii="Times New Roman" w:hAnsi="Times New Roman" w:cs="Times New Roman"/>
        </w:rPr>
      </w:pPr>
    </w:p>
    <w:p w14:paraId="7A5DA74C" w14:textId="016681D7" w:rsidR="00BC1646" w:rsidRDefault="0023417E" w:rsidP="00285325">
      <w:pPr>
        <w:spacing w:line="480" w:lineRule="auto"/>
        <w:ind w:firstLine="720"/>
        <w:contextualSpacing/>
        <w:rPr>
          <w:rFonts w:ascii="Times New Roman" w:hAnsi="Times New Roman" w:cs="Times New Roman"/>
        </w:rPr>
      </w:pPr>
      <w:r>
        <w:rPr>
          <w:rFonts w:ascii="Times New Roman" w:hAnsi="Times New Roman" w:cs="Times New Roman"/>
        </w:rPr>
        <w:t xml:space="preserve">Given that a key assumption of ALIAS is that barriers that are located in the periphery </w:t>
      </w:r>
      <w:r w:rsidR="005D6240">
        <w:rPr>
          <w:rFonts w:ascii="Times New Roman" w:hAnsi="Times New Roman" w:cs="Times New Roman"/>
        </w:rPr>
        <w:t xml:space="preserve">of a visual scene </w:t>
      </w:r>
      <w:r>
        <w:rPr>
          <w:rFonts w:ascii="Times New Roman" w:hAnsi="Times New Roman" w:cs="Times New Roman"/>
        </w:rPr>
        <w:t xml:space="preserve">are less salient than those located beneath arced </w:t>
      </w:r>
      <w:r w:rsidR="005D6240">
        <w:rPr>
          <w:rFonts w:ascii="Times New Roman" w:hAnsi="Times New Roman" w:cs="Times New Roman"/>
        </w:rPr>
        <w:t>motion trajectories</w:t>
      </w:r>
      <w:r>
        <w:rPr>
          <w:rFonts w:ascii="Times New Roman" w:hAnsi="Times New Roman" w:cs="Times New Roman"/>
        </w:rPr>
        <w:t>—which has consequences for the strength or the magnitude of the association that is formed between them—the final analysis compared</w:t>
      </w:r>
      <w:r w:rsidR="003A2340">
        <w:rPr>
          <w:rFonts w:ascii="Times New Roman" w:hAnsi="Times New Roman" w:cs="Times New Roman"/>
        </w:rPr>
        <w:t xml:space="preserve"> the performance of</w:t>
      </w:r>
      <w:r>
        <w:rPr>
          <w:rFonts w:ascii="Times New Roman" w:hAnsi="Times New Roman" w:cs="Times New Roman"/>
        </w:rPr>
        <w:t xml:space="preserve"> ALIAS to a </w:t>
      </w:r>
      <w:r w:rsidR="003A2340">
        <w:rPr>
          <w:rFonts w:ascii="Times New Roman" w:hAnsi="Times New Roman" w:cs="Times New Roman"/>
        </w:rPr>
        <w:t>version of this model</w:t>
      </w:r>
      <w:r>
        <w:rPr>
          <w:rFonts w:ascii="Times New Roman" w:hAnsi="Times New Roman" w:cs="Times New Roman"/>
        </w:rPr>
        <w:t xml:space="preserve"> that did not implement differential salience.</w:t>
      </w:r>
      <w:r w:rsidR="007F07B1">
        <w:rPr>
          <w:rFonts w:ascii="Times New Roman" w:hAnsi="Times New Roman" w:cs="Times New Roman"/>
        </w:rPr>
        <w:t xml:space="preserve"> </w:t>
      </w:r>
      <w:r w:rsidR="005D6240">
        <w:rPr>
          <w:rFonts w:ascii="Times New Roman" w:hAnsi="Times New Roman" w:cs="Times New Roman"/>
        </w:rPr>
        <w:t xml:space="preserve">Data for this analysis is shown </w:t>
      </w:r>
      <w:r w:rsidR="00FE6A40">
        <w:rPr>
          <w:rFonts w:ascii="Times New Roman" w:hAnsi="Times New Roman" w:cs="Times New Roman"/>
        </w:rPr>
        <w:t>in Figure 6</w:t>
      </w:r>
      <w:r w:rsidR="005D6240">
        <w:rPr>
          <w:rFonts w:ascii="Times New Roman" w:hAnsi="Times New Roman" w:cs="Times New Roman"/>
        </w:rPr>
        <w:t xml:space="preserve">. </w:t>
      </w:r>
      <w:r w:rsidR="00222DF4">
        <w:rPr>
          <w:rFonts w:ascii="Times New Roman" w:hAnsi="Times New Roman" w:cs="Times New Roman"/>
        </w:rPr>
        <w:t>Although</w:t>
      </w:r>
      <w:r w:rsidR="008E0BC2">
        <w:rPr>
          <w:rFonts w:ascii="Times New Roman" w:hAnsi="Times New Roman" w:cs="Times New Roman"/>
        </w:rPr>
        <w:t xml:space="preserve"> </w:t>
      </w:r>
      <w:r w:rsidR="00E84D6E">
        <w:rPr>
          <w:rFonts w:ascii="Times New Roman" w:hAnsi="Times New Roman" w:cs="Times New Roman"/>
        </w:rPr>
        <w:t>both models show</w:t>
      </w:r>
      <w:r w:rsidR="00DE21B3">
        <w:rPr>
          <w:rFonts w:ascii="Times New Roman" w:hAnsi="Times New Roman" w:cs="Times New Roman"/>
        </w:rPr>
        <w:t>ed</w:t>
      </w:r>
      <w:r w:rsidR="00E84D6E">
        <w:rPr>
          <w:rFonts w:ascii="Times New Roman" w:hAnsi="Times New Roman" w:cs="Times New Roman"/>
        </w:rPr>
        <w:t xml:space="preserve"> similar patterns of looking in the Experimental condition</w:t>
      </w:r>
      <w:r w:rsidR="00B37F93">
        <w:rPr>
          <w:rFonts w:ascii="Times New Roman" w:hAnsi="Times New Roman" w:cs="Times New Roman"/>
        </w:rPr>
        <w:t>,</w:t>
      </w:r>
      <w:r w:rsidR="00DE21B3">
        <w:rPr>
          <w:rFonts w:ascii="Times New Roman" w:hAnsi="Times New Roman" w:cs="Times New Roman"/>
        </w:rPr>
        <w:t xml:space="preserve"> </w:t>
      </w:r>
      <w:r w:rsidR="00AD3D4F">
        <w:rPr>
          <w:rFonts w:ascii="Times New Roman" w:hAnsi="Times New Roman" w:cs="Times New Roman"/>
        </w:rPr>
        <w:t>the</w:t>
      </w:r>
      <w:r w:rsidR="00B37F93">
        <w:rPr>
          <w:rFonts w:ascii="Times New Roman" w:hAnsi="Times New Roman" w:cs="Times New Roman"/>
        </w:rPr>
        <w:t>ir patterns of looking diverged in the Control condition</w:t>
      </w:r>
      <w:r w:rsidR="00E9412F">
        <w:rPr>
          <w:rFonts w:ascii="Times New Roman" w:hAnsi="Times New Roman" w:cs="Times New Roman"/>
        </w:rPr>
        <w:t>.</w:t>
      </w:r>
      <w:r w:rsidR="00A251F2">
        <w:rPr>
          <w:rFonts w:ascii="Times New Roman" w:hAnsi="Times New Roman" w:cs="Times New Roman"/>
        </w:rPr>
        <w:t xml:space="preserve"> </w:t>
      </w:r>
      <w:r w:rsidR="003471D4">
        <w:rPr>
          <w:rFonts w:ascii="Times New Roman" w:hAnsi="Times New Roman" w:cs="Times New Roman"/>
        </w:rPr>
        <w:t xml:space="preserve">Specifically, </w:t>
      </w:r>
      <w:r w:rsidR="006F5084">
        <w:rPr>
          <w:rFonts w:ascii="Times New Roman" w:hAnsi="Times New Roman" w:cs="Times New Roman"/>
        </w:rPr>
        <w:t xml:space="preserve">although the </w:t>
      </w:r>
      <w:r w:rsidR="0056544E">
        <w:rPr>
          <w:rFonts w:ascii="Times New Roman" w:hAnsi="Times New Roman" w:cs="Times New Roman"/>
        </w:rPr>
        <w:t xml:space="preserve">difference in time spent </w:t>
      </w:r>
      <w:r w:rsidR="00F05981">
        <w:rPr>
          <w:rFonts w:ascii="Times New Roman" w:hAnsi="Times New Roman" w:cs="Times New Roman"/>
        </w:rPr>
        <w:t>looking at the two test</w:t>
      </w:r>
      <w:r w:rsidR="0056544E">
        <w:rPr>
          <w:rFonts w:ascii="Times New Roman" w:hAnsi="Times New Roman" w:cs="Times New Roman"/>
        </w:rPr>
        <w:t xml:space="preserve"> events</w:t>
      </w:r>
      <w:r w:rsidR="006F5084">
        <w:rPr>
          <w:rFonts w:ascii="Times New Roman" w:hAnsi="Times New Roman" w:cs="Times New Roman"/>
        </w:rPr>
        <w:t xml:space="preserve"> was smaller in this condition than in the Experimental condition in both models, </w:t>
      </w:r>
      <w:r w:rsidR="00AD0D36">
        <w:rPr>
          <w:rFonts w:ascii="Times New Roman" w:hAnsi="Times New Roman" w:cs="Times New Roman"/>
        </w:rPr>
        <w:t>only networks in ALIAS-2</w:t>
      </w:r>
      <w:r w:rsidR="006F5084">
        <w:rPr>
          <w:rFonts w:ascii="Times New Roman" w:hAnsi="Times New Roman" w:cs="Times New Roman"/>
        </w:rPr>
        <w:t xml:space="preserve"> </w:t>
      </w:r>
      <w:r w:rsidR="00E424AA">
        <w:rPr>
          <w:rFonts w:ascii="Times New Roman" w:hAnsi="Times New Roman" w:cs="Times New Roman"/>
        </w:rPr>
        <w:t>looked longer at the</w:t>
      </w:r>
      <w:r w:rsidR="006F5084">
        <w:rPr>
          <w:rFonts w:ascii="Times New Roman" w:hAnsi="Times New Roman" w:cs="Times New Roman"/>
        </w:rPr>
        <w:t xml:space="preserve"> Inefficient test event than at the Efficient one</w:t>
      </w:r>
      <w:r w:rsidR="002D1E7F">
        <w:rPr>
          <w:rFonts w:ascii="Times New Roman" w:hAnsi="Times New Roman" w:cs="Times New Roman"/>
        </w:rPr>
        <w:t>.</w:t>
      </w:r>
      <w:r w:rsidR="009172E6">
        <w:rPr>
          <w:rFonts w:ascii="Times New Roman" w:hAnsi="Times New Roman" w:cs="Times New Roman"/>
        </w:rPr>
        <w:t xml:space="preserve"> </w:t>
      </w:r>
      <w:r w:rsidR="00285325">
        <w:rPr>
          <w:rFonts w:ascii="Times New Roman" w:hAnsi="Times New Roman" w:cs="Times New Roman"/>
        </w:rPr>
        <w:t>Such reduced but still longer looking to the Inefficient to the Efficient test event</w:t>
      </w:r>
      <w:r w:rsidR="0052427B">
        <w:rPr>
          <w:rFonts w:ascii="Times New Roman" w:hAnsi="Times New Roman" w:cs="Times New Roman"/>
        </w:rPr>
        <w:t xml:space="preserve"> can be traced to</w:t>
      </w:r>
      <w:r w:rsidR="008431FB">
        <w:rPr>
          <w:rFonts w:ascii="Times New Roman" w:hAnsi="Times New Roman" w:cs="Times New Roman"/>
        </w:rPr>
        <w:t xml:space="preserve"> how salience was implemented in the current simulations and its</w:t>
      </w:r>
      <w:r w:rsidR="0052427B">
        <w:rPr>
          <w:rFonts w:ascii="Times New Roman" w:hAnsi="Times New Roman" w:cs="Times New Roman"/>
        </w:rPr>
        <w:t xml:space="preserve"> absence in ALIAS-2. </w:t>
      </w:r>
      <w:r w:rsidR="006278D9">
        <w:rPr>
          <w:rFonts w:ascii="Times New Roman" w:hAnsi="Times New Roman" w:cs="Times New Roman"/>
        </w:rPr>
        <w:t>Recall that salience was implemented by reducing the learning rate of and applying weight decay to the</w:t>
      </w:r>
      <w:r w:rsidR="00285325">
        <w:rPr>
          <w:rFonts w:ascii="Times New Roman" w:hAnsi="Times New Roman" w:cs="Times New Roman"/>
        </w:rPr>
        <w:t xml:space="preserve"> weights linking the model’s internal representation to the </w:t>
      </w:r>
      <w:r w:rsidR="003B154E">
        <w:rPr>
          <w:rFonts w:ascii="Times New Roman" w:hAnsi="Times New Roman" w:cs="Times New Roman"/>
        </w:rPr>
        <w:t>barrier input and output information.</w:t>
      </w:r>
      <w:r w:rsidR="006278D9">
        <w:rPr>
          <w:rFonts w:ascii="Times New Roman" w:hAnsi="Times New Roman" w:cs="Times New Roman"/>
        </w:rPr>
        <w:t xml:space="preserve"> </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355812B" w14:textId="5D5F94A3" w:rsidR="00A15CEA" w:rsidRPr="00427608" w:rsidRDefault="00A15CEA" w:rsidP="00A15CEA">
      <w:pPr>
        <w:pStyle w:val="Caption"/>
        <w:rPr>
          <w:rFonts w:ascii="Times New Roman" w:hAnsi="Times New Roman" w:cs="Times New Roman"/>
          <w:i w:val="0"/>
          <w:iCs w:val="0"/>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9B5320">
        <w:rPr>
          <w:rFonts w:ascii="Times New Roman" w:hAnsi="Times New Roman" w:cs="Times New Roman"/>
          <w:b/>
          <w:bCs/>
          <w:i w:val="0"/>
          <w:iCs w:val="0"/>
          <w:noProof/>
          <w:color w:val="000000" w:themeColor="text1"/>
          <w:sz w:val="24"/>
          <w:szCs w:val="24"/>
        </w:rPr>
        <w:t>6</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r w:rsidR="004347A6" w:rsidRPr="00B64108">
        <w:rPr>
          <w:rFonts w:ascii="Times New Roman" w:hAnsi="Times New Roman" w:cs="Times New Roman"/>
          <w:i w:val="0"/>
          <w:iCs w:val="0"/>
          <w:color w:val="000000" w:themeColor="text1"/>
          <w:sz w:val="24"/>
          <w:szCs w:val="24"/>
        </w:rPr>
        <w:t>Mean network error</w:t>
      </w:r>
      <w:r w:rsidR="004347A6">
        <w:rPr>
          <w:rFonts w:ascii="Times New Roman" w:hAnsi="Times New Roman" w:cs="Times New Roman"/>
          <w:i w:val="0"/>
          <w:iCs w:val="0"/>
          <w:color w:val="000000" w:themeColor="text1"/>
          <w:sz w:val="24"/>
          <w:szCs w:val="24"/>
        </w:rPr>
        <w:t xml:space="preserve"> produced</w:t>
      </w:r>
      <w:r w:rsidR="004347A6" w:rsidRPr="00B64108">
        <w:rPr>
          <w:rFonts w:ascii="Times New Roman" w:hAnsi="Times New Roman" w:cs="Times New Roman"/>
          <w:i w:val="0"/>
          <w:iCs w:val="0"/>
          <w:color w:val="000000" w:themeColor="text1"/>
          <w:sz w:val="24"/>
          <w:szCs w:val="24"/>
        </w:rPr>
        <w:t xml:space="preserve"> to the Efficient </w:t>
      </w:r>
      <w:r w:rsidRPr="00427608">
        <w:rPr>
          <w:rFonts w:ascii="Times New Roman" w:hAnsi="Times New Roman" w:cs="Times New Roman"/>
          <w:i w:val="0"/>
          <w:iCs w:val="0"/>
          <w:color w:val="000000" w:themeColor="text1"/>
          <w:sz w:val="24"/>
          <w:szCs w:val="24"/>
        </w:rPr>
        <w:t xml:space="preserve">and Inefficient test events in the Experimental and Control conditions for </w:t>
      </w:r>
      <w:r>
        <w:rPr>
          <w:rFonts w:ascii="Times New Roman" w:hAnsi="Times New Roman" w:cs="Times New Roman"/>
          <w:i w:val="0"/>
          <w:iCs w:val="0"/>
          <w:color w:val="000000" w:themeColor="text1"/>
          <w:sz w:val="24"/>
          <w:szCs w:val="24"/>
        </w:rPr>
        <w:t>ALIAS</w:t>
      </w:r>
      <w:r w:rsidR="005E429C">
        <w:rPr>
          <w:rFonts w:ascii="Times New Roman" w:hAnsi="Times New Roman" w:cs="Times New Roman"/>
          <w:i w:val="0"/>
          <w:iCs w:val="0"/>
          <w:color w:val="000000" w:themeColor="text1"/>
          <w:sz w:val="24"/>
          <w:szCs w:val="24"/>
        </w:rPr>
        <w:t>-2</w:t>
      </w:r>
      <w:r w:rsidRPr="00427608">
        <w:rPr>
          <w:rFonts w:ascii="Times New Roman" w:hAnsi="Times New Roman" w:cs="Times New Roman"/>
          <w:i w:val="0"/>
          <w:iCs w:val="0"/>
          <w:color w:val="000000" w:themeColor="text1"/>
          <w:sz w:val="24"/>
          <w:szCs w:val="24"/>
        </w:rPr>
        <w:t>.</w:t>
      </w:r>
    </w:p>
    <w:p w14:paraId="4289A654" w14:textId="77777777" w:rsidR="00A15CEA" w:rsidRDefault="00A15CEA" w:rsidP="001B653D">
      <w:pPr>
        <w:spacing w:line="480" w:lineRule="auto"/>
        <w:ind w:firstLine="720"/>
        <w:contextualSpacing/>
        <w:rPr>
          <w:rFonts w:ascii="Times New Roman" w:hAnsi="Times New Roman" w:cs="Times New Roman"/>
        </w:rPr>
      </w:pPr>
    </w:p>
    <w:p w14:paraId="4530F414" w14:textId="6D6403DF" w:rsidR="003C63D0" w:rsidRDefault="002A277E" w:rsidP="001B653D">
      <w:pPr>
        <w:spacing w:line="480" w:lineRule="auto"/>
        <w:ind w:firstLine="720"/>
        <w:contextualSpacing/>
        <w:rPr>
          <w:rFonts w:ascii="Times New Roman" w:hAnsi="Times New Roman" w:cs="Times New Roman"/>
        </w:rPr>
      </w:pPr>
      <w:r>
        <w:rPr>
          <w:rFonts w:ascii="Times New Roman" w:hAnsi="Times New Roman" w:cs="Times New Roman"/>
        </w:rPr>
        <w:t xml:space="preserve">This way of implementing salience meant that </w:t>
      </w:r>
      <w:r w:rsidR="003C1CC1">
        <w:rPr>
          <w:rFonts w:ascii="Times New Roman" w:hAnsi="Times New Roman" w:cs="Times New Roman"/>
        </w:rPr>
        <w:t xml:space="preserve">any association </w:t>
      </w:r>
      <w:r w:rsidR="003B154E">
        <w:rPr>
          <w:rFonts w:ascii="Times New Roman" w:hAnsi="Times New Roman" w:cs="Times New Roman"/>
        </w:rPr>
        <w:t xml:space="preserve">that is </w:t>
      </w:r>
      <w:r w:rsidR="003C1CC1">
        <w:rPr>
          <w:rFonts w:ascii="Times New Roman" w:hAnsi="Times New Roman" w:cs="Times New Roman"/>
        </w:rPr>
        <w:t>established between arced motion and obstacles</w:t>
      </w:r>
      <w:r w:rsidR="00BC1646">
        <w:rPr>
          <w:rFonts w:ascii="Times New Roman" w:hAnsi="Times New Roman" w:cs="Times New Roman"/>
        </w:rPr>
        <w:t xml:space="preserve"> </w:t>
      </w:r>
      <w:r w:rsidR="003B154E">
        <w:rPr>
          <w:rFonts w:ascii="Times New Roman" w:hAnsi="Times New Roman" w:cs="Times New Roman"/>
        </w:rPr>
        <w:t xml:space="preserve">should not only be weaker </w:t>
      </w:r>
      <w:r w:rsidR="003C1CC1">
        <w:rPr>
          <w:rFonts w:ascii="Times New Roman" w:hAnsi="Times New Roman" w:cs="Times New Roman"/>
        </w:rPr>
        <w:t xml:space="preserve">for </w:t>
      </w:r>
      <w:r>
        <w:rPr>
          <w:rFonts w:ascii="Times New Roman" w:hAnsi="Times New Roman" w:cs="Times New Roman"/>
        </w:rPr>
        <w:t>models that implemented differential salience</w:t>
      </w:r>
      <w:r w:rsidR="003C1CC1">
        <w:rPr>
          <w:rFonts w:ascii="Times New Roman" w:hAnsi="Times New Roman" w:cs="Times New Roman"/>
        </w:rPr>
        <w:t xml:space="preserve"> than those that did not</w:t>
      </w:r>
      <w:r w:rsidR="00BC1646">
        <w:rPr>
          <w:rFonts w:ascii="Times New Roman" w:hAnsi="Times New Roman" w:cs="Times New Roman"/>
        </w:rPr>
        <w:t xml:space="preserve"> but that the models should differ in the “pattern” of looking following exposure to events that are inconsistent with prior experience. One example of such an event is that shown to networks in the Control condition, in which objects move horizontally along a</w:t>
      </w:r>
      <w:r w:rsidR="00A15CEA">
        <w:rPr>
          <w:rFonts w:ascii="Times New Roman" w:hAnsi="Times New Roman" w:cs="Times New Roman"/>
        </w:rPr>
        <w:t>n</w:t>
      </w:r>
      <w:r w:rsidR="00BC1646">
        <w:rPr>
          <w:rFonts w:ascii="Times New Roman" w:hAnsi="Times New Roman" w:cs="Times New Roman"/>
        </w:rPr>
        <w:t xml:space="preserve"> arced path </w:t>
      </w:r>
      <w:r w:rsidR="00A15CEA">
        <w:rPr>
          <w:rFonts w:ascii="Times New Roman" w:hAnsi="Times New Roman" w:cs="Times New Roman"/>
        </w:rPr>
        <w:t>and over a barrier</w:t>
      </w:r>
      <w:r w:rsidR="00BC1646">
        <w:rPr>
          <w:rFonts w:ascii="Times New Roman" w:hAnsi="Times New Roman" w:cs="Times New Roman"/>
        </w:rPr>
        <w:t>. This</w:t>
      </w:r>
      <w:r w:rsidR="00A15CEA">
        <w:rPr>
          <w:rFonts w:ascii="Times New Roman" w:hAnsi="Times New Roman" w:cs="Times New Roman"/>
        </w:rPr>
        <w:t xml:space="preserve"> barrier-motion information</w:t>
      </w:r>
      <w:r w:rsidR="00BC1646">
        <w:rPr>
          <w:rFonts w:ascii="Times New Roman" w:hAnsi="Times New Roman" w:cs="Times New Roman"/>
        </w:rPr>
        <w:t xml:space="preserve"> event contrasts with</w:t>
      </w:r>
      <w:r w:rsidR="00703391">
        <w:rPr>
          <w:rFonts w:ascii="Times New Roman" w:hAnsi="Times New Roman" w:cs="Times New Roman"/>
        </w:rPr>
        <w:t xml:space="preserve"> that</w:t>
      </w:r>
      <w:r w:rsidR="00FC4725">
        <w:rPr>
          <w:rFonts w:ascii="Times New Roman" w:hAnsi="Times New Roman" w:cs="Times New Roman"/>
        </w:rPr>
        <w:t xml:space="preserve"> encountered during</w:t>
      </w:r>
      <w:r w:rsidR="00BC1646">
        <w:rPr>
          <w:rFonts w:ascii="Times New Roman" w:hAnsi="Times New Roman" w:cs="Times New Roman"/>
        </w:rPr>
        <w:t xml:space="preserve"> </w:t>
      </w:r>
      <w:r w:rsidR="00FC4725">
        <w:rPr>
          <w:rFonts w:ascii="Times New Roman" w:hAnsi="Times New Roman" w:cs="Times New Roman"/>
        </w:rPr>
        <w:t>pretraining; networks learned that</w:t>
      </w:r>
      <w:r w:rsidR="00BC1646">
        <w:rPr>
          <w:rFonts w:ascii="Times New Roman" w:hAnsi="Times New Roman" w:cs="Times New Roman"/>
        </w:rPr>
        <w:t xml:space="preserve"> arced motion occurs over rather than besides obstacles</w:t>
      </w:r>
      <w:r w:rsidR="00FC4725">
        <w:rPr>
          <w:rFonts w:ascii="Times New Roman" w:hAnsi="Times New Roman" w:cs="Times New Roman"/>
        </w:rPr>
        <w:t xml:space="preserve"> during that phase</w:t>
      </w:r>
      <w:r w:rsidR="00BC1646">
        <w:rPr>
          <w:rFonts w:ascii="Times New Roman" w:hAnsi="Times New Roman" w:cs="Times New Roman"/>
        </w:rPr>
        <w:t xml:space="preserve">. Because there is nothing that prevents networks that lack differential salience </w:t>
      </w:r>
      <w:r w:rsidR="00703391">
        <w:rPr>
          <w:rFonts w:ascii="Times New Roman" w:hAnsi="Times New Roman" w:cs="Times New Roman"/>
        </w:rPr>
        <w:t>from forming</w:t>
      </w:r>
      <w:r w:rsidR="00BC1646">
        <w:rPr>
          <w:rFonts w:ascii="Times New Roman" w:hAnsi="Times New Roman" w:cs="Times New Roman"/>
        </w:rPr>
        <w:t xml:space="preserve"> robust association</w:t>
      </w:r>
      <w:r w:rsidR="009C1A93">
        <w:rPr>
          <w:rFonts w:ascii="Times New Roman" w:hAnsi="Times New Roman" w:cs="Times New Roman"/>
        </w:rPr>
        <w:t>s</w:t>
      </w:r>
      <w:r w:rsidR="00BC1646">
        <w:rPr>
          <w:rFonts w:ascii="Times New Roman" w:hAnsi="Times New Roman" w:cs="Times New Roman"/>
        </w:rPr>
        <w:t xml:space="preserve"> between arced motion and peripherally located barriers, these networks will readily associate </w:t>
      </w:r>
      <w:r w:rsidR="009C1A93">
        <w:rPr>
          <w:rFonts w:ascii="Times New Roman" w:hAnsi="Times New Roman" w:cs="Times New Roman"/>
        </w:rPr>
        <w:t>them</w:t>
      </w:r>
      <w:r w:rsidR="00BC1646">
        <w:rPr>
          <w:rFonts w:ascii="Times New Roman" w:hAnsi="Times New Roman" w:cs="Times New Roman"/>
        </w:rPr>
        <w:t xml:space="preserve"> irrespective of their relative spatial </w:t>
      </w:r>
      <w:r w:rsidR="005421AE">
        <w:rPr>
          <w:rFonts w:ascii="Times New Roman" w:hAnsi="Times New Roman" w:cs="Times New Roman"/>
        </w:rPr>
        <w:t>positions</w:t>
      </w:r>
      <w:r w:rsidR="00BC1646">
        <w:rPr>
          <w:rFonts w:ascii="Times New Roman" w:hAnsi="Times New Roman" w:cs="Times New Roman"/>
        </w:rPr>
        <w:t xml:space="preserve">. </w:t>
      </w:r>
      <w:r w:rsidR="000263C1">
        <w:rPr>
          <w:rFonts w:ascii="Times New Roman" w:hAnsi="Times New Roman" w:cs="Times New Roman"/>
        </w:rPr>
        <w:t>Yet</w:t>
      </w:r>
      <w:r w:rsidR="009C1A93">
        <w:rPr>
          <w:rFonts w:ascii="Times New Roman" w:hAnsi="Times New Roman" w:cs="Times New Roman"/>
        </w:rPr>
        <w:t xml:space="preserve">, because such learning involves </w:t>
      </w:r>
      <w:r w:rsidR="000263C1">
        <w:rPr>
          <w:rFonts w:ascii="Times New Roman" w:hAnsi="Times New Roman" w:cs="Times New Roman"/>
        </w:rPr>
        <w:t>modifying the very</w:t>
      </w:r>
      <w:r w:rsidR="009C1A93">
        <w:rPr>
          <w:rFonts w:ascii="Times New Roman" w:hAnsi="Times New Roman" w:cs="Times New Roman"/>
        </w:rPr>
        <w:t xml:space="preserve"> same set of connections </w:t>
      </w:r>
      <w:r w:rsidR="000263C1">
        <w:rPr>
          <w:rFonts w:ascii="Times New Roman" w:hAnsi="Times New Roman" w:cs="Times New Roman"/>
        </w:rPr>
        <w:t xml:space="preserve">that embody </w:t>
      </w:r>
      <w:r w:rsidR="009C1A93">
        <w:rPr>
          <w:rFonts w:ascii="Times New Roman" w:hAnsi="Times New Roman" w:cs="Times New Roman"/>
        </w:rPr>
        <w:t xml:space="preserve">knowledge that arced motion occurs </w:t>
      </w:r>
      <w:r w:rsidR="009C1A93" w:rsidRPr="00026822">
        <w:rPr>
          <w:rFonts w:ascii="Times New Roman" w:hAnsi="Times New Roman" w:cs="Times New Roman"/>
          <w:i/>
          <w:iCs/>
        </w:rPr>
        <w:t>over</w:t>
      </w:r>
      <w:r w:rsidR="009C1A93">
        <w:rPr>
          <w:rFonts w:ascii="Times New Roman" w:hAnsi="Times New Roman" w:cs="Times New Roman"/>
        </w:rPr>
        <w:t xml:space="preserve"> obstacles, </w:t>
      </w:r>
      <w:r w:rsidR="00C02720">
        <w:rPr>
          <w:rFonts w:ascii="Times New Roman" w:hAnsi="Times New Roman" w:cs="Times New Roman"/>
        </w:rPr>
        <w:t>the new</w:t>
      </w:r>
      <w:r w:rsidR="004054B0">
        <w:rPr>
          <w:rFonts w:ascii="Times New Roman" w:hAnsi="Times New Roman" w:cs="Times New Roman"/>
        </w:rPr>
        <w:t xml:space="preserve"> information presented to the model during habituation </w:t>
      </w:r>
      <w:r w:rsidR="00C02720">
        <w:rPr>
          <w:rFonts w:ascii="Times New Roman" w:hAnsi="Times New Roman" w:cs="Times New Roman"/>
        </w:rPr>
        <w:t>will be learned at the expense of the</w:t>
      </w:r>
      <w:r w:rsidR="00B760E3">
        <w:rPr>
          <w:rFonts w:ascii="Times New Roman" w:hAnsi="Times New Roman" w:cs="Times New Roman"/>
        </w:rPr>
        <w:t xml:space="preserve"> barrier-motion</w:t>
      </w:r>
      <w:r w:rsidR="00C02720">
        <w:rPr>
          <w:rFonts w:ascii="Times New Roman" w:hAnsi="Times New Roman" w:cs="Times New Roman"/>
        </w:rPr>
        <w:t xml:space="preserve"> </w:t>
      </w:r>
      <w:r w:rsidR="004054B0">
        <w:rPr>
          <w:rFonts w:ascii="Times New Roman" w:hAnsi="Times New Roman" w:cs="Times New Roman"/>
        </w:rPr>
        <w:t xml:space="preserve">information </w:t>
      </w:r>
      <w:r w:rsidR="004054B0">
        <w:rPr>
          <w:rFonts w:ascii="Times New Roman" w:hAnsi="Times New Roman" w:cs="Times New Roman"/>
        </w:rPr>
        <w:lastRenderedPageBreak/>
        <w:t>encountered</w:t>
      </w:r>
      <w:r w:rsidR="00B760E3">
        <w:rPr>
          <w:rFonts w:ascii="Times New Roman" w:hAnsi="Times New Roman" w:cs="Times New Roman"/>
        </w:rPr>
        <w:t>—and learned—</w:t>
      </w:r>
      <w:r w:rsidR="004054B0">
        <w:rPr>
          <w:rFonts w:ascii="Times New Roman" w:hAnsi="Times New Roman" w:cs="Times New Roman"/>
        </w:rPr>
        <w:t>during pretraining</w:t>
      </w:r>
      <w:r w:rsidR="006B585C">
        <w:rPr>
          <w:rFonts w:ascii="Times New Roman" w:hAnsi="Times New Roman" w:cs="Times New Roman"/>
        </w:rPr>
        <w:t>; that is, some amount of the barrier-motion information that was acquired during the pretraining phase will be unlearned during habituation</w:t>
      </w:r>
      <w:r w:rsidR="00C02720">
        <w:rPr>
          <w:rFonts w:ascii="Times New Roman" w:hAnsi="Times New Roman" w:cs="Times New Roman"/>
        </w:rPr>
        <w:t xml:space="preserve">. </w:t>
      </w:r>
    </w:p>
    <w:p w14:paraId="3ABC8C3C" w14:textId="720C5411" w:rsidR="00524642" w:rsidRDefault="003C63D0" w:rsidP="00407594">
      <w:pPr>
        <w:spacing w:line="480" w:lineRule="auto"/>
        <w:ind w:firstLine="720"/>
        <w:contextualSpacing/>
        <w:rPr>
          <w:rFonts w:ascii="Times New Roman" w:eastAsia="Times New Roman" w:hAnsi="Times New Roman" w:cs="Times New Roman"/>
        </w:rPr>
      </w:pPr>
      <w:r>
        <w:rPr>
          <w:rFonts w:ascii="Times New Roman" w:hAnsi="Times New Roman" w:cs="Times New Roman"/>
        </w:rPr>
        <w:t>Crucially</w:t>
      </w:r>
      <w:r w:rsidR="006B585C">
        <w:rPr>
          <w:rFonts w:ascii="Times New Roman" w:hAnsi="Times New Roman" w:cs="Times New Roman"/>
        </w:rPr>
        <w:t>, because t</w:t>
      </w:r>
      <w:r w:rsidR="00C02720">
        <w:rPr>
          <w:rFonts w:ascii="Times New Roman" w:hAnsi="Times New Roman" w:cs="Times New Roman"/>
        </w:rPr>
        <w:t xml:space="preserve">he length of the habituation phase is necessarily shorter than the </w:t>
      </w:r>
      <w:r w:rsidR="006B585C">
        <w:rPr>
          <w:rFonts w:ascii="Times New Roman" w:hAnsi="Times New Roman" w:cs="Times New Roman"/>
        </w:rPr>
        <w:t>p</w:t>
      </w:r>
      <w:r w:rsidR="00C02720">
        <w:rPr>
          <w:rFonts w:ascii="Times New Roman" w:hAnsi="Times New Roman" w:cs="Times New Roman"/>
        </w:rPr>
        <w:t>retraining phase</w:t>
      </w:r>
      <w:r w:rsidR="005421AE">
        <w:rPr>
          <w:rFonts w:ascii="Times New Roman" w:hAnsi="Times New Roman" w:cs="Times New Roman"/>
        </w:rPr>
        <w:t xml:space="preserve"> and </w:t>
      </w:r>
      <w:r w:rsidR="00026822">
        <w:rPr>
          <w:rFonts w:ascii="Times New Roman" w:hAnsi="Times New Roman" w:cs="Times New Roman"/>
        </w:rPr>
        <w:t>the barrier-motion information presented during habituation conflicts with that encountered during pretraining</w:t>
      </w:r>
      <w:r w:rsidR="00C02720">
        <w:rPr>
          <w:rFonts w:ascii="Times New Roman" w:hAnsi="Times New Roman" w:cs="Times New Roman"/>
        </w:rPr>
        <w:t>, the association that is established</w:t>
      </w:r>
      <w:r w:rsidR="00A15CEA">
        <w:rPr>
          <w:rFonts w:ascii="Times New Roman" w:hAnsi="Times New Roman" w:cs="Times New Roman"/>
        </w:rPr>
        <w:t xml:space="preserve"> between obstacles and arced motion</w:t>
      </w:r>
      <w:r w:rsidR="00C02720">
        <w:rPr>
          <w:rFonts w:ascii="Times New Roman" w:hAnsi="Times New Roman" w:cs="Times New Roman"/>
        </w:rPr>
        <w:t xml:space="preserve"> will be weaker than what it would be if t</w:t>
      </w:r>
      <w:r w:rsidR="006B585C">
        <w:rPr>
          <w:rFonts w:ascii="Times New Roman" w:hAnsi="Times New Roman" w:cs="Times New Roman"/>
        </w:rPr>
        <w:t>he habituation and pretraining phases were comparable lengths</w:t>
      </w:r>
      <w:r w:rsidR="00E14D7A">
        <w:rPr>
          <w:rFonts w:ascii="Times New Roman" w:hAnsi="Times New Roman" w:cs="Times New Roman"/>
        </w:rPr>
        <w:t xml:space="preserve"> and the information presented to networks in both phases was compatible</w:t>
      </w:r>
      <w:r w:rsidR="006B585C">
        <w:rPr>
          <w:rFonts w:ascii="Times New Roman" w:hAnsi="Times New Roman" w:cs="Times New Roman"/>
        </w:rPr>
        <w:t xml:space="preserve">. What this means for the looking behavior of networks in the Control condition during the test phase is that the presence of one component of the relation (i.e., arced motion) will not activate as strongly the representation—at the hidden layer—of the other component (i.e., obstacles). </w:t>
      </w:r>
      <w:r w:rsidR="00690B39">
        <w:rPr>
          <w:rFonts w:ascii="Times New Roman" w:hAnsi="Times New Roman" w:cs="Times New Roman"/>
        </w:rPr>
        <w:t xml:space="preserve">The fact that the hidden representation is reactivated means that networks in ALIAS-2 will look longer at the Inefficient test event than at the Efficient one. Yet, because such activation is dampened means that the difference in looking to the Inefficient and Efficient test events will be smaller </w:t>
      </w:r>
      <w:r w:rsidR="00016D6C">
        <w:rPr>
          <w:rFonts w:ascii="Times New Roman" w:hAnsi="Times New Roman" w:cs="Times New Roman"/>
        </w:rPr>
        <w:t xml:space="preserve">for networks in the Control condition </w:t>
      </w:r>
      <w:r w:rsidR="00690B39">
        <w:rPr>
          <w:rFonts w:ascii="Times New Roman" w:hAnsi="Times New Roman" w:cs="Times New Roman"/>
        </w:rPr>
        <w:t xml:space="preserve">than that </w:t>
      </w:r>
      <w:r w:rsidR="00016D6C">
        <w:rPr>
          <w:rFonts w:ascii="Times New Roman" w:hAnsi="Times New Roman" w:cs="Times New Roman"/>
        </w:rPr>
        <w:t xml:space="preserve">for networks </w:t>
      </w:r>
      <w:r w:rsidR="00690B39">
        <w:rPr>
          <w:rFonts w:ascii="Times New Roman" w:hAnsi="Times New Roman" w:cs="Times New Roman"/>
        </w:rPr>
        <w:t xml:space="preserve">in the </w:t>
      </w:r>
      <w:r w:rsidR="00016D6C">
        <w:rPr>
          <w:rFonts w:ascii="Times New Roman" w:hAnsi="Times New Roman" w:cs="Times New Roman"/>
        </w:rPr>
        <w:t>Experimental</w:t>
      </w:r>
      <w:r w:rsidR="00690B39">
        <w:rPr>
          <w:rFonts w:ascii="Times New Roman" w:hAnsi="Times New Roman" w:cs="Times New Roman"/>
        </w:rPr>
        <w:t xml:space="preserve"> condition</w:t>
      </w:r>
      <w:r w:rsidR="00016D6C">
        <w:rPr>
          <w:rFonts w:ascii="Times New Roman" w:hAnsi="Times New Roman" w:cs="Times New Roman"/>
        </w:rPr>
        <w:t>.</w:t>
      </w:r>
      <w:r w:rsidR="00B51A35">
        <w:rPr>
          <w:rFonts w:ascii="Times New Roman" w:hAnsi="Times New Roman" w:cs="Times New Roman"/>
        </w:rPr>
        <w:t xml:space="preserve"> The fact that ALIAS outperformed ALIAS-2 suggests that differential salience is necessary for ALIAS to reproduce the full pattern of data. </w:t>
      </w:r>
    </w:p>
    <w:p w14:paraId="47B005BD" w14:textId="18470054" w:rsidR="0074311C"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3D0F3D">
        <w:rPr>
          <w:rFonts w:ascii="Times New Roman" w:eastAsia="Times New Roman" w:hAnsi="Times New Roman" w:cs="Times New Roman"/>
        </w:rPr>
        <w:t xml:space="preserve">Simulation 1a was designed with </w:t>
      </w:r>
      <w:r w:rsidR="0074311C">
        <w:rPr>
          <w:rFonts w:ascii="Times New Roman" w:eastAsia="Times New Roman" w:hAnsi="Times New Roman" w:cs="Times New Roman"/>
        </w:rPr>
        <w:t xml:space="preserve">three </w:t>
      </w:r>
      <w:r w:rsidR="003D0F3D">
        <w:rPr>
          <w:rFonts w:ascii="Times New Roman" w:eastAsia="Times New Roman" w:hAnsi="Times New Roman" w:cs="Times New Roman"/>
        </w:rPr>
        <w:t xml:space="preserve">goals in mind. </w:t>
      </w:r>
      <w:r w:rsidR="005418F5">
        <w:rPr>
          <w:rFonts w:ascii="Times New Roman" w:eastAsia="Times New Roman" w:hAnsi="Times New Roman" w:cs="Times New Roman"/>
        </w:rPr>
        <w:t>First, it</w:t>
      </w:r>
      <w:r w:rsidR="00FA55F6">
        <w:rPr>
          <w:rFonts w:ascii="Times New Roman" w:eastAsia="Times New Roman" w:hAnsi="Times New Roman" w:cs="Times New Roman"/>
        </w:rPr>
        <w:t xml:space="preserve"> test</w:t>
      </w:r>
      <w:r w:rsidR="005418F5">
        <w:rPr>
          <w:rFonts w:ascii="Times New Roman" w:eastAsia="Times New Roman" w:hAnsi="Times New Roman" w:cs="Times New Roman"/>
        </w:rPr>
        <w:t>ed</w:t>
      </w:r>
      <w:r w:rsidR="003D0F3D">
        <w:rPr>
          <w:rFonts w:ascii="Times New Roman" w:eastAsia="Times New Roman" w:hAnsi="Times New Roman" w:cs="Times New Roman"/>
        </w:rPr>
        <w:t xml:space="preserve"> whether </w:t>
      </w:r>
      <w:r w:rsidR="00C238C5">
        <w:rPr>
          <w:rFonts w:ascii="Times New Roman" w:eastAsia="Times New Roman" w:hAnsi="Times New Roman" w:cs="Times New Roman"/>
        </w:rPr>
        <w:t xml:space="preserve">infants’ </w:t>
      </w:r>
      <w:r w:rsidR="00C1774E">
        <w:rPr>
          <w:rFonts w:ascii="Times New Roman" w:eastAsia="Times New Roman" w:hAnsi="Times New Roman" w:cs="Times New Roman"/>
        </w:rPr>
        <w:t>performance</w:t>
      </w:r>
      <w:r w:rsidR="00C238C5">
        <w:rPr>
          <w:rFonts w:ascii="Times New Roman" w:eastAsia="Times New Roman" w:hAnsi="Times New Roman" w:cs="Times New Roman"/>
        </w:rPr>
        <w:t xml:space="preserve"> in </w:t>
      </w:r>
      <w:r w:rsidR="00110DF9">
        <w:rPr>
          <w:rFonts w:ascii="Times New Roman" w:eastAsia="Times New Roman" w:hAnsi="Times New Roman" w:cs="Times New Roman"/>
        </w:rPr>
        <w:t>action-</w:t>
      </w:r>
      <w:r w:rsidR="00D969E0">
        <w:rPr>
          <w:rFonts w:ascii="Times New Roman" w:eastAsia="Times New Roman" w:hAnsi="Times New Roman" w:cs="Times New Roman"/>
        </w:rPr>
        <w:t>understanding studies that use animate-like entities</w:t>
      </w:r>
      <w:r w:rsidR="00837327">
        <w:rPr>
          <w:rFonts w:ascii="Times New Roman" w:eastAsia="Times New Roman" w:hAnsi="Times New Roman" w:cs="Times New Roman"/>
        </w:rPr>
        <w:t xml:space="preserve"> can be explained </w:t>
      </w:r>
      <w:r w:rsidR="00773F36">
        <w:rPr>
          <w:rFonts w:ascii="Times New Roman" w:eastAsia="Times New Roman" w:hAnsi="Times New Roman" w:cs="Times New Roman"/>
        </w:rPr>
        <w:t>by</w:t>
      </w:r>
      <w:r w:rsidR="00837327">
        <w:rPr>
          <w:rFonts w:ascii="Times New Roman" w:eastAsia="Times New Roman" w:hAnsi="Times New Roman" w:cs="Times New Roman"/>
        </w:rPr>
        <w:t xml:space="preserve"> </w:t>
      </w:r>
      <w:r w:rsidR="00931876">
        <w:rPr>
          <w:rFonts w:ascii="Times New Roman" w:eastAsia="Times New Roman" w:hAnsi="Times New Roman" w:cs="Times New Roman"/>
        </w:rPr>
        <w:t xml:space="preserve">an associative learning mechanism that operates over </w:t>
      </w:r>
      <w:r w:rsidR="00D969E0">
        <w:rPr>
          <w:rFonts w:ascii="Times New Roman" w:eastAsia="Times New Roman" w:hAnsi="Times New Roman" w:cs="Times New Roman"/>
        </w:rPr>
        <w:t>the</w:t>
      </w:r>
      <w:r w:rsidR="00931876">
        <w:rPr>
          <w:rFonts w:ascii="Times New Roman" w:eastAsia="Times New Roman" w:hAnsi="Times New Roman" w:cs="Times New Roman"/>
        </w:rPr>
        <w:t xml:space="preserve"> low-level, perceptually grounded</w:t>
      </w:r>
      <w:r w:rsidR="00773F36">
        <w:rPr>
          <w:rFonts w:ascii="Times New Roman" w:eastAsia="Times New Roman" w:hAnsi="Times New Roman" w:cs="Times New Roman"/>
        </w:rPr>
        <w:t xml:space="preserve"> </w:t>
      </w:r>
      <w:r w:rsidR="00837327">
        <w:rPr>
          <w:rFonts w:ascii="Times New Roman" w:eastAsia="Times New Roman" w:hAnsi="Times New Roman" w:cs="Times New Roman"/>
        </w:rPr>
        <w:t>kinematics</w:t>
      </w:r>
      <w:r w:rsidR="00D969E0">
        <w:rPr>
          <w:rFonts w:ascii="Times New Roman" w:eastAsia="Times New Roman" w:hAnsi="Times New Roman" w:cs="Times New Roman"/>
        </w:rPr>
        <w:t xml:space="preserve"> of motion and the surface features of the objects involved</w:t>
      </w:r>
      <w:r w:rsidR="00931876">
        <w:rPr>
          <w:rFonts w:ascii="Times New Roman" w:eastAsia="Times New Roman" w:hAnsi="Times New Roman" w:cs="Times New Roman"/>
        </w:rPr>
        <w:t xml:space="preserve">. </w:t>
      </w:r>
      <w:r w:rsidR="005418F5">
        <w:rPr>
          <w:rFonts w:ascii="Times New Roman" w:eastAsia="Times New Roman" w:hAnsi="Times New Roman" w:cs="Times New Roman"/>
        </w:rPr>
        <w:t>Second, it compared</w:t>
      </w:r>
      <w:r w:rsidR="00E721C5">
        <w:rPr>
          <w:rFonts w:ascii="Times New Roman" w:eastAsia="Times New Roman" w:hAnsi="Times New Roman" w:cs="Times New Roman"/>
        </w:rPr>
        <w:t xml:space="preserve"> the performance of a computational instantiation of this proposal in a model called </w:t>
      </w:r>
      <w:r w:rsidR="00FA55F6">
        <w:rPr>
          <w:rFonts w:ascii="Times New Roman" w:eastAsia="Times New Roman" w:hAnsi="Times New Roman" w:cs="Times New Roman"/>
        </w:rPr>
        <w:t xml:space="preserve">ALIAS to </w:t>
      </w:r>
      <w:r w:rsidR="009D31F3">
        <w:rPr>
          <w:rFonts w:ascii="Times New Roman" w:eastAsia="Times New Roman" w:hAnsi="Times New Roman" w:cs="Times New Roman"/>
        </w:rPr>
        <w:t>that of OM10</w:t>
      </w:r>
      <w:r w:rsidR="00E721C5">
        <w:rPr>
          <w:rFonts w:ascii="Times New Roman" w:eastAsia="Times New Roman" w:hAnsi="Times New Roman" w:cs="Times New Roman"/>
        </w:rPr>
        <w:t xml:space="preserve"> and an extended version of this model that more faithfully captures the experimental set-up that infants experience in action understanding studies called OM-10. </w:t>
      </w:r>
      <w:r w:rsidR="0074311C">
        <w:rPr>
          <w:rFonts w:ascii="Times New Roman" w:eastAsia="Times New Roman" w:hAnsi="Times New Roman" w:cs="Times New Roman"/>
        </w:rPr>
        <w:t>Th</w:t>
      </w:r>
      <w:r w:rsidR="005418F5">
        <w:rPr>
          <w:rFonts w:ascii="Times New Roman" w:eastAsia="Times New Roman" w:hAnsi="Times New Roman" w:cs="Times New Roman"/>
        </w:rPr>
        <w:t xml:space="preserve">ird, it assessed </w:t>
      </w:r>
      <w:r w:rsidR="00E93CDA">
        <w:rPr>
          <w:rFonts w:ascii="Times New Roman" w:eastAsia="Times New Roman" w:hAnsi="Times New Roman" w:cs="Times New Roman"/>
        </w:rPr>
        <w:t>a</w:t>
      </w:r>
      <w:r w:rsidR="00CF0FB0">
        <w:rPr>
          <w:rFonts w:ascii="Times New Roman" w:eastAsia="Times New Roman" w:hAnsi="Times New Roman" w:cs="Times New Roman"/>
        </w:rPr>
        <w:t xml:space="preserve"> key </w:t>
      </w:r>
      <w:r w:rsidR="00CF0FB0">
        <w:rPr>
          <w:rFonts w:ascii="Times New Roman" w:eastAsia="Times New Roman" w:hAnsi="Times New Roman" w:cs="Times New Roman"/>
        </w:rPr>
        <w:lastRenderedPageBreak/>
        <w:t>assumption of the present account</w:t>
      </w:r>
      <w:r w:rsidR="00E93CDA">
        <w:rPr>
          <w:rFonts w:ascii="Times New Roman" w:eastAsia="Times New Roman" w:hAnsi="Times New Roman" w:cs="Times New Roman"/>
        </w:rPr>
        <w:t>:</w:t>
      </w:r>
      <w:r w:rsidR="005418F5">
        <w:rPr>
          <w:rFonts w:ascii="Times New Roman" w:eastAsia="Times New Roman" w:hAnsi="Times New Roman" w:cs="Times New Roman"/>
        </w:rPr>
        <w:t xml:space="preserve"> Infants’ looking behaviors in action understanding studies is based, at least in part, on </w:t>
      </w:r>
      <w:r w:rsidR="00A273F5">
        <w:rPr>
          <w:rFonts w:ascii="Times New Roman" w:eastAsia="Times New Roman" w:hAnsi="Times New Roman" w:cs="Times New Roman"/>
        </w:rPr>
        <w:t xml:space="preserve">how obstacles and arced motions are </w:t>
      </w:r>
      <w:r w:rsidR="000D78BD">
        <w:rPr>
          <w:rFonts w:ascii="Times New Roman" w:eastAsia="Times New Roman" w:hAnsi="Times New Roman" w:cs="Times New Roman"/>
        </w:rPr>
        <w:t>positioned relative to</w:t>
      </w:r>
      <w:r w:rsidR="00D05D3F">
        <w:rPr>
          <w:rFonts w:ascii="Times New Roman" w:eastAsia="Times New Roman" w:hAnsi="Times New Roman" w:cs="Times New Roman"/>
        </w:rPr>
        <w:t xml:space="preserve"> and </w:t>
      </w:r>
      <w:r w:rsidR="001D2A53">
        <w:rPr>
          <w:rFonts w:ascii="Times New Roman" w:eastAsia="Times New Roman" w:hAnsi="Times New Roman" w:cs="Times New Roman"/>
        </w:rPr>
        <w:t xml:space="preserve">thus </w:t>
      </w:r>
      <w:r w:rsidR="00D05D3F">
        <w:rPr>
          <w:rFonts w:ascii="Times New Roman" w:eastAsia="Times New Roman" w:hAnsi="Times New Roman" w:cs="Times New Roman"/>
        </w:rPr>
        <w:t>associated with</w:t>
      </w:r>
      <w:r w:rsidR="000D78BD">
        <w:rPr>
          <w:rFonts w:ascii="Times New Roman" w:eastAsia="Times New Roman" w:hAnsi="Times New Roman" w:cs="Times New Roman"/>
        </w:rPr>
        <w:t xml:space="preserve"> one another</w:t>
      </w:r>
      <w:r w:rsidR="00A273F5">
        <w:rPr>
          <w:rFonts w:ascii="Times New Roman" w:eastAsia="Times New Roman" w:hAnsi="Times New Roman" w:cs="Times New Roman"/>
        </w:rPr>
        <w:t>.</w:t>
      </w:r>
      <w:r w:rsidR="00E93CDA">
        <w:rPr>
          <w:rFonts w:ascii="Times New Roman" w:eastAsia="Times New Roman" w:hAnsi="Times New Roman" w:cs="Times New Roman"/>
        </w:rPr>
        <w:t xml:space="preserve"> </w:t>
      </w:r>
      <w:r w:rsidR="000D78BD">
        <w:rPr>
          <w:rFonts w:ascii="Times New Roman" w:eastAsia="Times New Roman" w:hAnsi="Times New Roman" w:cs="Times New Roman"/>
        </w:rPr>
        <w:t>The critical idea here is that o</w:t>
      </w:r>
      <w:r w:rsidR="00F4718D">
        <w:rPr>
          <w:rFonts w:ascii="Times New Roman" w:eastAsia="Times New Roman" w:hAnsi="Times New Roman" w:cs="Times New Roman"/>
        </w:rPr>
        <w:t>bstacles</w:t>
      </w:r>
      <w:r w:rsidR="00411D5D">
        <w:rPr>
          <w:rFonts w:ascii="Times New Roman" w:eastAsia="Times New Roman" w:hAnsi="Times New Roman" w:cs="Times New Roman"/>
        </w:rPr>
        <w:t xml:space="preserve"> located in the </w:t>
      </w:r>
      <w:r w:rsidR="002F7452">
        <w:rPr>
          <w:rFonts w:ascii="Times New Roman" w:eastAsia="Times New Roman" w:hAnsi="Times New Roman" w:cs="Times New Roman"/>
        </w:rPr>
        <w:t xml:space="preserve">periphery of a visual scene </w:t>
      </w:r>
      <w:r w:rsidR="000D78BD">
        <w:rPr>
          <w:rFonts w:ascii="Times New Roman" w:eastAsia="Times New Roman" w:hAnsi="Times New Roman" w:cs="Times New Roman"/>
        </w:rPr>
        <w:t xml:space="preserve">should be </w:t>
      </w:r>
      <w:r w:rsidR="00F4718D">
        <w:rPr>
          <w:rFonts w:ascii="Times New Roman" w:eastAsia="Times New Roman" w:hAnsi="Times New Roman" w:cs="Times New Roman"/>
        </w:rPr>
        <w:t xml:space="preserve">less visually salient than </w:t>
      </w:r>
      <w:r w:rsidR="008E3722">
        <w:rPr>
          <w:rFonts w:ascii="Times New Roman" w:eastAsia="Times New Roman" w:hAnsi="Times New Roman" w:cs="Times New Roman"/>
        </w:rPr>
        <w:t>those</w:t>
      </w:r>
      <w:r w:rsidR="00F4718D">
        <w:rPr>
          <w:rFonts w:ascii="Times New Roman" w:eastAsia="Times New Roman" w:hAnsi="Times New Roman" w:cs="Times New Roman"/>
        </w:rPr>
        <w:t xml:space="preserve"> located</w:t>
      </w:r>
      <w:r w:rsidR="008E3722">
        <w:rPr>
          <w:rFonts w:ascii="Times New Roman" w:eastAsia="Times New Roman" w:hAnsi="Times New Roman" w:cs="Times New Roman"/>
        </w:rPr>
        <w:t xml:space="preserve"> directly beneath arced motion trajectories. </w:t>
      </w:r>
      <w:r w:rsidR="000D78BD">
        <w:rPr>
          <w:rFonts w:ascii="Times New Roman" w:eastAsia="Times New Roman" w:hAnsi="Times New Roman" w:cs="Times New Roman"/>
        </w:rPr>
        <w:t>Such reduced salience of</w:t>
      </w:r>
      <w:r w:rsidR="00D05D3F">
        <w:rPr>
          <w:rFonts w:ascii="Times New Roman" w:eastAsia="Times New Roman" w:hAnsi="Times New Roman" w:cs="Times New Roman"/>
        </w:rPr>
        <w:t xml:space="preserve"> peripherally located</w:t>
      </w:r>
      <w:r w:rsidR="000D78BD">
        <w:rPr>
          <w:rFonts w:ascii="Times New Roman" w:eastAsia="Times New Roman" w:hAnsi="Times New Roman" w:cs="Times New Roman"/>
        </w:rPr>
        <w:t xml:space="preserve"> </w:t>
      </w:r>
      <w:r w:rsidR="00AF4D09">
        <w:rPr>
          <w:rFonts w:ascii="Times New Roman" w:eastAsia="Times New Roman" w:hAnsi="Times New Roman" w:cs="Times New Roman"/>
        </w:rPr>
        <w:t xml:space="preserve">obstacles should </w:t>
      </w:r>
      <w:r w:rsidR="00017757">
        <w:rPr>
          <w:rFonts w:ascii="Times New Roman" w:eastAsia="Times New Roman" w:hAnsi="Times New Roman" w:cs="Times New Roman"/>
        </w:rPr>
        <w:t>not only lead</w:t>
      </w:r>
      <w:r w:rsidR="00AF4D09">
        <w:rPr>
          <w:rFonts w:ascii="Times New Roman" w:eastAsia="Times New Roman" w:hAnsi="Times New Roman" w:cs="Times New Roman"/>
        </w:rPr>
        <w:t xml:space="preserve"> to much weaker learned associations between </w:t>
      </w:r>
      <w:r w:rsidR="00380F5B">
        <w:rPr>
          <w:rFonts w:ascii="Times New Roman" w:eastAsia="Times New Roman" w:hAnsi="Times New Roman" w:cs="Times New Roman"/>
        </w:rPr>
        <w:t>them and arced trajectories</w:t>
      </w:r>
      <w:r w:rsidR="00AF4D09">
        <w:rPr>
          <w:rFonts w:ascii="Times New Roman" w:eastAsia="Times New Roman" w:hAnsi="Times New Roman" w:cs="Times New Roman"/>
        </w:rPr>
        <w:t xml:space="preserve"> </w:t>
      </w:r>
      <w:r w:rsidR="00017757">
        <w:rPr>
          <w:rFonts w:ascii="Times New Roman" w:eastAsia="Times New Roman" w:hAnsi="Times New Roman" w:cs="Times New Roman"/>
        </w:rPr>
        <w:t xml:space="preserve">but to </w:t>
      </w:r>
      <w:r w:rsidR="00217500">
        <w:rPr>
          <w:rFonts w:ascii="Times New Roman" w:eastAsia="Times New Roman" w:hAnsi="Times New Roman" w:cs="Times New Roman"/>
        </w:rPr>
        <w:t>a more</w:t>
      </w:r>
      <w:r w:rsidR="00017757">
        <w:rPr>
          <w:rFonts w:ascii="Times New Roman" w:eastAsia="Times New Roman" w:hAnsi="Times New Roman" w:cs="Times New Roman"/>
        </w:rPr>
        <w:t xml:space="preserve"> diminished expectation for one of the components of this association (e.g., obstacles) given the other component (e.g., arced motion)</w:t>
      </w:r>
      <w:r w:rsidR="00217500">
        <w:rPr>
          <w:rFonts w:ascii="Times New Roman" w:eastAsia="Times New Roman" w:hAnsi="Times New Roman" w:cs="Times New Roman"/>
        </w:rPr>
        <w:t xml:space="preserve"> </w:t>
      </w:r>
      <w:r w:rsidR="00F82B89">
        <w:rPr>
          <w:rFonts w:ascii="Times New Roman" w:eastAsia="Times New Roman" w:hAnsi="Times New Roman" w:cs="Times New Roman"/>
        </w:rPr>
        <w:t xml:space="preserve">compared to when obstacles are positioned beneath the trajectories. This leads to the prediction that </w:t>
      </w:r>
      <w:r w:rsidR="007C1AA1">
        <w:rPr>
          <w:rFonts w:ascii="Times New Roman" w:eastAsia="Times New Roman" w:hAnsi="Times New Roman" w:cs="Times New Roman"/>
        </w:rPr>
        <w:t xml:space="preserve">infants habituated to a constrained jumping event should show a greater increase in </w:t>
      </w:r>
      <w:r w:rsidR="0054686B">
        <w:rPr>
          <w:rFonts w:ascii="Times New Roman" w:eastAsia="Times New Roman" w:hAnsi="Times New Roman" w:cs="Times New Roman"/>
        </w:rPr>
        <w:t xml:space="preserve">looking to a </w:t>
      </w:r>
      <w:r w:rsidR="007C1AA1">
        <w:rPr>
          <w:rFonts w:ascii="Times New Roman" w:eastAsia="Times New Roman" w:hAnsi="Times New Roman" w:cs="Times New Roman"/>
        </w:rPr>
        <w:t>barrierless arced motion test event than infants habituated to an unconstrained jumping event.</w:t>
      </w:r>
      <w:r w:rsidR="00965D87">
        <w:rPr>
          <w:rFonts w:ascii="Times New Roman" w:eastAsia="Times New Roman" w:hAnsi="Times New Roman" w:cs="Times New Roman"/>
        </w:rPr>
        <w:t xml:space="preserve"> </w:t>
      </w:r>
    </w:p>
    <w:p w14:paraId="4D08DD98" w14:textId="04EC5CB5" w:rsidR="003A5184" w:rsidRPr="006E1736" w:rsidRDefault="0061265A" w:rsidP="00B42423">
      <w:pPr>
        <w:spacing w:line="480" w:lineRule="auto"/>
        <w:ind w:firstLine="720"/>
        <w:contextualSpacing/>
        <w:rPr>
          <w:rFonts w:ascii="Times New Roman" w:hAnsi="Times New Roman" w:cs="Times New Roman"/>
        </w:rPr>
      </w:pPr>
      <w:r>
        <w:rPr>
          <w:rFonts w:ascii="Times New Roman" w:eastAsia="Times New Roman" w:hAnsi="Times New Roman" w:cs="Times New Roman"/>
        </w:rPr>
        <w:t>In terms of the first aim, the results revealed that</w:t>
      </w:r>
      <w:r w:rsidR="00DB6811">
        <w:rPr>
          <w:rFonts w:ascii="Times New Roman" w:eastAsia="Times New Roman" w:hAnsi="Times New Roman" w:cs="Times New Roman"/>
        </w:rPr>
        <w:t xml:space="preserve"> ALIAS</w:t>
      </w:r>
      <w:r w:rsidR="00642345">
        <w:rPr>
          <w:rFonts w:ascii="Times New Roman" w:eastAsia="Times New Roman" w:hAnsi="Times New Roman" w:cs="Times New Roman"/>
        </w:rPr>
        <w:t xml:space="preserve"> can explain infants’ looking behaviors in studies in which animate-like entities engage in </w:t>
      </w:r>
      <w:r w:rsidR="002052C3">
        <w:rPr>
          <w:rFonts w:ascii="Times New Roman" w:eastAsia="Times New Roman" w:hAnsi="Times New Roman" w:cs="Times New Roman"/>
        </w:rPr>
        <w:t>actions that putatively vary in their efficiency</w:t>
      </w:r>
      <w:r w:rsidR="00642345">
        <w:rPr>
          <w:rFonts w:ascii="Times New Roman" w:eastAsia="Times New Roman" w:hAnsi="Times New Roman" w:cs="Times New Roman"/>
        </w:rPr>
        <w:t xml:space="preserve">. Specifically, networks that were habituated to an event in which arced motion occurred over an obstacle looked longer at (i.e., produced greater error to) the Inefficient test event than at the Efficient one; networks looked equally long at both test events if the arced motion occurred beside the barrier during habituation. </w:t>
      </w:r>
      <w:r w:rsidR="0086354B">
        <w:rPr>
          <w:rFonts w:ascii="Times New Roman" w:eastAsia="Times New Roman" w:hAnsi="Times New Roman" w:cs="Times New Roman"/>
        </w:rPr>
        <w:t xml:space="preserve">The fact that two separate connectionist models (i.e., ALIAS and OM10) have now been shown successfully to reproduce infants’ looking behaviors </w:t>
      </w:r>
      <w:r w:rsidR="00BD3C6F">
        <w:rPr>
          <w:rFonts w:ascii="Times New Roman" w:hAnsi="Times New Roman" w:cs="Times New Roman"/>
        </w:rPr>
        <w:t xml:space="preserve">indicates that connectionist models are well-suited to simulate infant action understanding studies. </w:t>
      </w:r>
      <w:r w:rsidR="00773E77">
        <w:rPr>
          <w:rFonts w:ascii="Times New Roman" w:hAnsi="Times New Roman" w:cs="Times New Roman"/>
        </w:rPr>
        <w:t>ALIAS success also suggests that the mechanistic proposal that it implements may be</w:t>
      </w:r>
      <w:r w:rsidR="00BD3C6F">
        <w:rPr>
          <w:rFonts w:ascii="Times New Roman" w:hAnsi="Times New Roman" w:cs="Times New Roman"/>
        </w:rPr>
        <w:t xml:space="preserve"> sufficient to explain why </w:t>
      </w:r>
      <w:r w:rsidR="006E1736">
        <w:rPr>
          <w:rFonts w:ascii="Times New Roman" w:hAnsi="Times New Roman" w:cs="Times New Roman"/>
        </w:rPr>
        <w:t>and how</w:t>
      </w:r>
      <w:r w:rsidR="00BD3C6F">
        <w:rPr>
          <w:rFonts w:ascii="Times New Roman" w:hAnsi="Times New Roman" w:cs="Times New Roman"/>
        </w:rPr>
        <w:t xml:space="preserve"> infants come to look longer at some events than others</w:t>
      </w:r>
      <w:r w:rsidR="00773E77">
        <w:rPr>
          <w:rFonts w:ascii="Times New Roman" w:hAnsi="Times New Roman" w:cs="Times New Roman"/>
        </w:rPr>
        <w:t xml:space="preserve"> in studies that assess </w:t>
      </w:r>
      <w:r w:rsidR="00EC59B4">
        <w:rPr>
          <w:rFonts w:ascii="Times New Roman" w:hAnsi="Times New Roman" w:cs="Times New Roman"/>
        </w:rPr>
        <w:t xml:space="preserve">their </w:t>
      </w:r>
      <w:r w:rsidR="00773E77">
        <w:rPr>
          <w:rFonts w:ascii="Times New Roman" w:hAnsi="Times New Roman" w:cs="Times New Roman"/>
        </w:rPr>
        <w:t>putative action understanding</w:t>
      </w:r>
      <w:r w:rsidR="00BD3C6F">
        <w:rPr>
          <w:rFonts w:ascii="Times New Roman" w:hAnsi="Times New Roman" w:cs="Times New Roman"/>
        </w:rPr>
        <w:t xml:space="preserve">. </w:t>
      </w:r>
      <w:r w:rsidR="00B42423">
        <w:rPr>
          <w:rFonts w:ascii="Times New Roman" w:hAnsi="Times New Roman" w:cs="Times New Roman"/>
        </w:rPr>
        <w:t xml:space="preserve">Theoretically, </w:t>
      </w:r>
      <w:r w:rsidR="00B42423">
        <w:rPr>
          <w:rFonts w:ascii="Times New Roman" w:eastAsia="Times New Roman" w:hAnsi="Times New Roman" w:cs="Times New Roman"/>
        </w:rPr>
        <w:t xml:space="preserve">this finding that ALIAS could capture infants’ looking performance is important because it </w:t>
      </w:r>
      <w:r w:rsidR="00C14D65">
        <w:rPr>
          <w:rFonts w:ascii="Times New Roman" w:eastAsia="Times New Roman" w:hAnsi="Times New Roman" w:cs="Times New Roman"/>
        </w:rPr>
        <w:t>c</w:t>
      </w:r>
      <w:r w:rsidR="00642345">
        <w:rPr>
          <w:rFonts w:ascii="Times New Roman" w:eastAsia="Times New Roman" w:hAnsi="Times New Roman" w:cs="Times New Roman"/>
        </w:rPr>
        <w:t xml:space="preserve">alls into </w:t>
      </w:r>
      <w:r w:rsidR="00642345">
        <w:rPr>
          <w:rFonts w:ascii="Times New Roman" w:eastAsia="Times New Roman" w:hAnsi="Times New Roman" w:cs="Times New Roman"/>
        </w:rPr>
        <w:lastRenderedPageBreak/>
        <w:t>question</w:t>
      </w:r>
      <w:r w:rsidR="00F8226D">
        <w:rPr>
          <w:rFonts w:ascii="Times New Roman" w:eastAsia="Times New Roman" w:hAnsi="Times New Roman" w:cs="Times New Roman"/>
        </w:rPr>
        <w:t xml:space="preserve"> the need to assume that infants’ looking performance in action understanding studies is underpinned by </w:t>
      </w:r>
      <w:r>
        <w:rPr>
          <w:rFonts w:ascii="Times New Roman" w:eastAsia="Times New Roman" w:hAnsi="Times New Roman" w:cs="Times New Roman"/>
        </w:rPr>
        <w:t>domain-specific mechanisms such as a teleological stance or by conceptually rich notions of action and efficiency.</w:t>
      </w:r>
      <w:r w:rsidR="00321D85">
        <w:rPr>
          <w:rFonts w:ascii="Times New Roman" w:eastAsia="Times New Roman" w:hAnsi="Times New Roman" w:cs="Times New Roman"/>
        </w:rPr>
        <w:t xml:space="preserve"> </w:t>
      </w:r>
    </w:p>
    <w:p w14:paraId="4D367139" w14:textId="774A0543" w:rsidR="001366F3" w:rsidRDefault="00FE0D17" w:rsidP="0064441E">
      <w:pPr>
        <w:spacing w:line="480" w:lineRule="auto"/>
        <w:ind w:firstLine="720"/>
        <w:contextualSpacing/>
        <w:rPr>
          <w:rFonts w:ascii="Times New Roman" w:hAnsi="Times New Roman" w:cs="Times New Roman"/>
        </w:rPr>
      </w:pPr>
      <w:r>
        <w:rPr>
          <w:rFonts w:ascii="Times New Roman" w:eastAsia="Times New Roman" w:hAnsi="Times New Roman" w:cs="Times New Roman"/>
        </w:rPr>
        <w:t xml:space="preserve">In terms of the second aim, </w:t>
      </w:r>
      <w:r w:rsidR="00773E77">
        <w:rPr>
          <w:rFonts w:ascii="Times New Roman" w:eastAsia="Times New Roman" w:hAnsi="Times New Roman" w:cs="Times New Roman"/>
        </w:rPr>
        <w:t xml:space="preserve">as was alluded to above, the results indicated that OM10 could capture infants’ looking behaviors in action studies that use animate entities. </w:t>
      </w:r>
      <w:r w:rsidR="00BD3C6F">
        <w:rPr>
          <w:rFonts w:ascii="Times New Roman" w:eastAsia="Times New Roman" w:hAnsi="Times New Roman" w:cs="Times New Roman"/>
        </w:rPr>
        <w:t xml:space="preserve"> </w:t>
      </w:r>
      <w:r w:rsidR="00B42423">
        <w:rPr>
          <w:rFonts w:ascii="Times New Roman" w:hAnsi="Times New Roman" w:cs="Times New Roman"/>
        </w:rPr>
        <w:t>As was mentioned above, the fact that this model could also explain infants’</w:t>
      </w:r>
      <w:r w:rsidR="002200F1">
        <w:rPr>
          <w:rFonts w:ascii="Times New Roman" w:hAnsi="Times New Roman" w:cs="Times New Roman"/>
        </w:rPr>
        <w:t xml:space="preserve"> responses in early action understanding studies is </w:t>
      </w:r>
      <w:r w:rsidR="00B42423">
        <w:rPr>
          <w:rFonts w:ascii="Times New Roman" w:hAnsi="Times New Roman" w:cs="Times New Roman"/>
        </w:rPr>
        <w:t xml:space="preserve">less surprising given that </w:t>
      </w:r>
      <w:r w:rsidR="002200F1">
        <w:rPr>
          <w:rFonts w:ascii="Times New Roman" w:hAnsi="Times New Roman" w:cs="Times New Roman"/>
        </w:rPr>
        <w:t xml:space="preserve">the same finding was demonstrated in </w:t>
      </w:r>
      <w:proofErr w:type="spellStart"/>
      <w:r w:rsidR="002200F1">
        <w:rPr>
          <w:rFonts w:ascii="Times New Roman" w:hAnsi="Times New Roman" w:cs="Times New Roman"/>
        </w:rPr>
        <w:t>Overwalle</w:t>
      </w:r>
      <w:proofErr w:type="spellEnd"/>
      <w:r w:rsidR="002200F1">
        <w:rPr>
          <w:rFonts w:ascii="Times New Roman" w:hAnsi="Times New Roman" w:cs="Times New Roman"/>
        </w:rPr>
        <w:t xml:space="preserve"> (2010). However, the fact that </w:t>
      </w:r>
      <w:r w:rsidR="001366F3">
        <w:rPr>
          <w:rFonts w:ascii="Times New Roman" w:hAnsi="Times New Roman" w:cs="Times New Roman"/>
        </w:rPr>
        <w:t xml:space="preserve">an extended version of OM10—which, in its design, is more closely aligned with the task structure of typical action understanding studies than the original </w:t>
      </w:r>
      <w:proofErr w:type="spellStart"/>
      <w:r w:rsidR="001366F3">
        <w:rPr>
          <w:rFonts w:ascii="Times New Roman" w:hAnsi="Times New Roman" w:cs="Times New Roman"/>
        </w:rPr>
        <w:t>Overwalle</w:t>
      </w:r>
      <w:proofErr w:type="spellEnd"/>
      <w:r w:rsidR="001366F3">
        <w:rPr>
          <w:rFonts w:ascii="Times New Roman" w:hAnsi="Times New Roman" w:cs="Times New Roman"/>
        </w:rPr>
        <w:t xml:space="preserve"> (2010) model—could not capture infants’ looking responses in these studies suggests that OM10’s success may have less to do with its ability to simulate the processes underlying action understanding and more to do with</w:t>
      </w:r>
      <w:r w:rsidR="00931151">
        <w:rPr>
          <w:rFonts w:ascii="Times New Roman" w:hAnsi="Times New Roman" w:cs="Times New Roman"/>
        </w:rPr>
        <w:t xml:space="preserve"> consequential</w:t>
      </w:r>
      <w:r w:rsidR="001366F3">
        <w:rPr>
          <w:rFonts w:ascii="Times New Roman" w:hAnsi="Times New Roman" w:cs="Times New Roman"/>
        </w:rPr>
        <w:t xml:space="preserve"> model-design choices.</w:t>
      </w:r>
    </w:p>
    <w:p w14:paraId="3021D096" w14:textId="20B06DD9" w:rsidR="00FE0D17" w:rsidRPr="0064441E" w:rsidRDefault="00931151" w:rsidP="006E1736">
      <w:pPr>
        <w:spacing w:line="480" w:lineRule="auto"/>
        <w:ind w:firstLine="720"/>
        <w:contextualSpacing/>
        <w:rPr>
          <w:rFonts w:ascii="Times New Roman" w:eastAsia="Times New Roman" w:hAnsi="Times New Roman" w:cs="Times New Roman"/>
        </w:rPr>
      </w:pPr>
      <w:r>
        <w:rPr>
          <w:rFonts w:ascii="Times New Roman" w:hAnsi="Times New Roman" w:cs="Times New Roman"/>
        </w:rPr>
        <w:t>In terms of the final aim, ALIAS-2</w:t>
      </w:r>
      <w:r w:rsidR="009C5538">
        <w:rPr>
          <w:rFonts w:ascii="Times New Roman" w:hAnsi="Times New Roman" w:cs="Times New Roman"/>
        </w:rPr>
        <w:t>’s failure</w:t>
      </w:r>
      <w:r>
        <w:rPr>
          <w:rFonts w:ascii="Times New Roman" w:hAnsi="Times New Roman" w:cs="Times New Roman"/>
        </w:rPr>
        <w:t xml:space="preserve"> to reproduce infants’ looking responses across the Experimental and Control conditions can be interpreted to mean that differential salience </w:t>
      </w:r>
      <w:r w:rsidRPr="001A4EF4">
        <w:rPr>
          <w:rFonts w:ascii="Times New Roman" w:hAnsi="Times New Roman" w:cs="Times New Roman"/>
          <w:i/>
          <w:iCs/>
        </w:rPr>
        <w:t>is</w:t>
      </w:r>
      <w:r>
        <w:rPr>
          <w:rFonts w:ascii="Times New Roman" w:hAnsi="Times New Roman" w:cs="Times New Roman"/>
        </w:rPr>
        <w:t xml:space="preserve"> needed to modulate the strength of the association between arced motion and the barrier. </w:t>
      </w:r>
      <w:r w:rsidR="002536DD">
        <w:rPr>
          <w:rFonts w:ascii="Times New Roman" w:hAnsi="Times New Roman" w:cs="Times New Roman"/>
        </w:rPr>
        <w:t>This model’s failure can also be</w:t>
      </w:r>
      <w:r w:rsidR="00AF3A63">
        <w:rPr>
          <w:rFonts w:ascii="Times New Roman" w:hAnsi="Times New Roman" w:cs="Times New Roman"/>
        </w:rPr>
        <w:t xml:space="preserve"> interpreted to mean that </w:t>
      </w:r>
      <w:r w:rsidR="002536DD">
        <w:rPr>
          <w:rFonts w:ascii="Times New Roman" w:hAnsi="Times New Roman" w:cs="Times New Roman"/>
        </w:rPr>
        <w:t xml:space="preserve">associative learning alone is necessary but by itself not sufficient to capture infants’ looking behaviors in studies that assess their putative action understanding; </w:t>
      </w:r>
      <w:r w:rsidR="00AF3A63">
        <w:rPr>
          <w:rFonts w:ascii="Times New Roman" w:hAnsi="Times New Roman" w:cs="Times New Roman"/>
        </w:rPr>
        <w:t>differential barrier salience</w:t>
      </w:r>
      <w:r w:rsidR="002536DD">
        <w:rPr>
          <w:rFonts w:ascii="Times New Roman" w:hAnsi="Times New Roman" w:cs="Times New Roman"/>
        </w:rPr>
        <w:t xml:space="preserve"> is needed</w:t>
      </w:r>
      <w:r>
        <w:rPr>
          <w:rFonts w:ascii="Times New Roman" w:hAnsi="Times New Roman" w:cs="Times New Roman"/>
        </w:rPr>
        <w:t xml:space="preserve">. </w:t>
      </w:r>
    </w:p>
    <w:p w14:paraId="6E5CB6A2" w14:textId="58BAE0E5" w:rsidR="00524642" w:rsidRDefault="00C63083" w:rsidP="00AB78AE">
      <w:pPr>
        <w:spacing w:line="480" w:lineRule="auto"/>
        <w:contextualSpacing/>
        <w:rPr>
          <w:rFonts w:ascii="Times New Roman" w:eastAsia="Times New Roman" w:hAnsi="Times New Roman" w:cs="Times New Roman"/>
        </w:rPr>
      </w:pPr>
      <w:r>
        <w:rPr>
          <w:rFonts w:ascii="Times New Roman" w:hAnsi="Times New Roman" w:cs="Times New Roman"/>
        </w:rPr>
        <w:t xml:space="preserve"> </w:t>
      </w:r>
      <w:r w:rsidR="002B0BEB">
        <w:rPr>
          <w:rFonts w:ascii="Times New Roman" w:hAnsi="Times New Roman" w:cs="Times New Roman"/>
        </w:rPr>
        <w:tab/>
        <w:t xml:space="preserve">Despite </w:t>
      </w:r>
      <w:r w:rsidR="007F7612">
        <w:rPr>
          <w:rFonts w:ascii="Times New Roman" w:hAnsi="Times New Roman" w:cs="Times New Roman"/>
        </w:rPr>
        <w:t>ALIAS’s success</w:t>
      </w:r>
      <w:r w:rsidR="002B0BEB">
        <w:rPr>
          <w:rFonts w:ascii="Times New Roman" w:hAnsi="Times New Roman" w:cs="Times New Roman"/>
        </w:rPr>
        <w:t xml:space="preserve"> i</w:t>
      </w:r>
      <w:r w:rsidR="004C38F1">
        <w:rPr>
          <w:rFonts w:ascii="Times New Roman" w:hAnsi="Times New Roman" w:cs="Times New Roman"/>
        </w:rPr>
        <w:t>n</w:t>
      </w:r>
      <w:r w:rsidR="002B0BEB">
        <w:rPr>
          <w:rFonts w:ascii="Times New Roman" w:hAnsi="Times New Roman" w:cs="Times New Roman"/>
        </w:rPr>
        <w:t xml:space="preserve"> capturing infants’ looking patterns in </w:t>
      </w:r>
      <w:r w:rsidR="002B0BEB">
        <w:rPr>
          <w:rFonts w:ascii="Times New Roman" w:eastAsia="Times New Roman" w:hAnsi="Times New Roman" w:cs="Times New Roman"/>
        </w:rPr>
        <w:t xml:space="preserve">action-understanding studies that use animate-like entities, </w:t>
      </w:r>
      <w:r w:rsidR="007F7612">
        <w:rPr>
          <w:rFonts w:ascii="Times New Roman" w:eastAsia="Times New Roman" w:hAnsi="Times New Roman" w:cs="Times New Roman"/>
        </w:rPr>
        <w:t xml:space="preserve">a number of issues remain. One </w:t>
      </w:r>
      <w:r w:rsidR="00BF6767">
        <w:rPr>
          <w:rFonts w:ascii="Times New Roman" w:eastAsia="Times New Roman" w:hAnsi="Times New Roman" w:cs="Times New Roman"/>
        </w:rPr>
        <w:t>relates to the</w:t>
      </w:r>
      <w:r w:rsidR="0086194C">
        <w:rPr>
          <w:rFonts w:ascii="Times New Roman" w:eastAsia="Times New Roman" w:hAnsi="Times New Roman" w:cs="Times New Roman"/>
        </w:rPr>
        <w:t xml:space="preserve"> fact that</w:t>
      </w:r>
      <w:r w:rsidR="006E2470">
        <w:rPr>
          <w:rFonts w:ascii="Times New Roman" w:eastAsia="Times New Roman" w:hAnsi="Times New Roman" w:cs="Times New Roman"/>
        </w:rPr>
        <w:t>, compared to infants’ real-world action-processing experience,</w:t>
      </w:r>
      <w:r w:rsidR="00CC3593">
        <w:rPr>
          <w:rFonts w:ascii="Times New Roman" w:eastAsia="Times New Roman" w:hAnsi="Times New Roman" w:cs="Times New Roman"/>
        </w:rPr>
        <w:t xml:space="preserve"> the network’s “real-world” experience was </w:t>
      </w:r>
      <w:r w:rsidR="00D93905">
        <w:rPr>
          <w:rFonts w:ascii="Times New Roman" w:eastAsia="Times New Roman" w:hAnsi="Times New Roman" w:cs="Times New Roman"/>
        </w:rPr>
        <w:t>notably</w:t>
      </w:r>
      <w:r w:rsidR="00CC3593">
        <w:rPr>
          <w:rFonts w:ascii="Times New Roman" w:eastAsia="Times New Roman" w:hAnsi="Times New Roman" w:cs="Times New Roman"/>
        </w:rPr>
        <w:t xml:space="preserve"> </w:t>
      </w:r>
      <w:r w:rsidR="006E2470">
        <w:rPr>
          <w:rFonts w:ascii="Times New Roman" w:eastAsia="Times New Roman" w:hAnsi="Times New Roman" w:cs="Times New Roman"/>
        </w:rPr>
        <w:t>“</w:t>
      </w:r>
      <w:r w:rsidR="00CC3593">
        <w:rPr>
          <w:rFonts w:ascii="Times New Roman" w:eastAsia="Times New Roman" w:hAnsi="Times New Roman" w:cs="Times New Roman"/>
        </w:rPr>
        <w:t>purer</w:t>
      </w:r>
      <w:r w:rsidR="00D93905">
        <w:rPr>
          <w:rFonts w:ascii="Times New Roman" w:eastAsia="Times New Roman" w:hAnsi="Times New Roman" w:cs="Times New Roman"/>
        </w:rPr>
        <w:t>”</w:t>
      </w:r>
      <w:r w:rsidR="00BF6767">
        <w:rPr>
          <w:rFonts w:ascii="Times New Roman" w:eastAsia="Times New Roman" w:hAnsi="Times New Roman" w:cs="Times New Roman"/>
        </w:rPr>
        <w:t>; that is, in the current model,</w:t>
      </w:r>
      <w:r w:rsidR="00CC3593">
        <w:rPr>
          <w:rFonts w:ascii="Times New Roman" w:eastAsia="Times New Roman" w:hAnsi="Times New Roman" w:cs="Times New Roman"/>
        </w:rPr>
        <w:t xml:space="preserve"> </w:t>
      </w:r>
      <w:r w:rsidR="00585C9B">
        <w:rPr>
          <w:rFonts w:ascii="Times New Roman" w:eastAsia="Times New Roman" w:hAnsi="Times New Roman" w:cs="Times New Roman"/>
        </w:rPr>
        <w:t xml:space="preserve">arced motion </w:t>
      </w:r>
      <w:r w:rsidR="00BF6767">
        <w:rPr>
          <w:rFonts w:ascii="Times New Roman" w:eastAsia="Times New Roman" w:hAnsi="Times New Roman" w:cs="Times New Roman"/>
        </w:rPr>
        <w:t>never occurred in the absence of obstacles</w:t>
      </w:r>
      <w:r w:rsidR="0086194C">
        <w:rPr>
          <w:rFonts w:ascii="Times New Roman" w:eastAsia="Times New Roman" w:hAnsi="Times New Roman" w:cs="Times New Roman"/>
        </w:rPr>
        <w:t xml:space="preserve"> during</w:t>
      </w:r>
      <w:r w:rsidR="009E5DAF">
        <w:rPr>
          <w:rFonts w:ascii="Times New Roman" w:eastAsia="Times New Roman" w:hAnsi="Times New Roman" w:cs="Times New Roman"/>
        </w:rPr>
        <w:t xml:space="preserve"> pretraining</w:t>
      </w:r>
      <w:r w:rsidR="00CC3593">
        <w:rPr>
          <w:rFonts w:ascii="Times New Roman" w:eastAsia="Times New Roman" w:hAnsi="Times New Roman" w:cs="Times New Roman"/>
        </w:rPr>
        <w:t>.</w:t>
      </w:r>
      <w:r w:rsidR="00C2212E">
        <w:rPr>
          <w:rFonts w:ascii="Times New Roman" w:eastAsia="Times New Roman" w:hAnsi="Times New Roman" w:cs="Times New Roman"/>
        </w:rPr>
        <w:t xml:space="preserve"> The trouble here is that </w:t>
      </w:r>
      <w:r w:rsidR="001C40F2">
        <w:rPr>
          <w:rFonts w:ascii="Times New Roman" w:eastAsia="Times New Roman" w:hAnsi="Times New Roman" w:cs="Times New Roman"/>
        </w:rPr>
        <w:t xml:space="preserve">although arced motion in the </w:t>
      </w:r>
      <w:r w:rsidR="001C40F2">
        <w:rPr>
          <w:rFonts w:ascii="Times New Roman" w:eastAsia="Times New Roman" w:hAnsi="Times New Roman" w:cs="Times New Roman"/>
        </w:rPr>
        <w:lastRenderedPageBreak/>
        <w:t xml:space="preserve">presence of obstacles </w:t>
      </w:r>
      <w:r w:rsidR="00B36840">
        <w:rPr>
          <w:rFonts w:ascii="Times New Roman" w:eastAsia="Times New Roman" w:hAnsi="Times New Roman" w:cs="Times New Roman"/>
        </w:rPr>
        <w:t xml:space="preserve">may </w:t>
      </w:r>
      <w:r w:rsidR="00660DD3">
        <w:rPr>
          <w:rFonts w:ascii="Times New Roman" w:eastAsia="Times New Roman" w:hAnsi="Times New Roman" w:cs="Times New Roman"/>
        </w:rPr>
        <w:t xml:space="preserve">well </w:t>
      </w:r>
      <w:r w:rsidR="00B36840">
        <w:rPr>
          <w:rFonts w:ascii="Times New Roman" w:eastAsia="Times New Roman" w:hAnsi="Times New Roman" w:cs="Times New Roman"/>
        </w:rPr>
        <w:t>be the rule in infants’ everyday experience</w:t>
      </w:r>
      <w:r w:rsidR="001C40F2">
        <w:rPr>
          <w:rFonts w:ascii="Times New Roman" w:eastAsia="Times New Roman" w:hAnsi="Times New Roman" w:cs="Times New Roman"/>
        </w:rPr>
        <w:t xml:space="preserve">, </w:t>
      </w:r>
      <w:r w:rsidR="002A122C">
        <w:rPr>
          <w:rFonts w:ascii="Times New Roman" w:eastAsia="Times New Roman" w:hAnsi="Times New Roman" w:cs="Times New Roman"/>
        </w:rPr>
        <w:t>i</w:t>
      </w:r>
      <w:r w:rsidR="00660DD3">
        <w:rPr>
          <w:rFonts w:ascii="Times New Roman" w:eastAsia="Times New Roman" w:hAnsi="Times New Roman" w:cs="Times New Roman"/>
        </w:rPr>
        <w:t xml:space="preserve">nfants certainly encounter exceptions; that is, it seems likely that infants </w:t>
      </w:r>
      <w:r w:rsidR="002A122C">
        <w:rPr>
          <w:rFonts w:ascii="Times New Roman" w:eastAsia="Times New Roman" w:hAnsi="Times New Roman" w:cs="Times New Roman"/>
        </w:rPr>
        <w:t>observe instances of</w:t>
      </w:r>
      <w:r w:rsidR="00C2212E">
        <w:rPr>
          <w:rFonts w:ascii="Times New Roman" w:eastAsia="Times New Roman" w:hAnsi="Times New Roman" w:cs="Times New Roman"/>
        </w:rPr>
        <w:t xml:space="preserve"> arced motion in the absence of physical obstacles (e.g., when </w:t>
      </w:r>
      <w:r w:rsidR="001C40F2">
        <w:rPr>
          <w:rFonts w:ascii="Times New Roman" w:eastAsia="Times New Roman" w:hAnsi="Times New Roman" w:cs="Times New Roman"/>
        </w:rPr>
        <w:t>an older</w:t>
      </w:r>
      <w:r w:rsidR="00C2212E">
        <w:rPr>
          <w:rFonts w:ascii="Times New Roman" w:eastAsia="Times New Roman" w:hAnsi="Times New Roman" w:cs="Times New Roman"/>
        </w:rPr>
        <w:t xml:space="preserve"> sibling joyfully skips around the yard</w:t>
      </w:r>
      <w:r w:rsidR="001C40F2">
        <w:rPr>
          <w:rFonts w:ascii="Times New Roman" w:eastAsia="Times New Roman" w:hAnsi="Times New Roman" w:cs="Times New Roman"/>
        </w:rPr>
        <w:t xml:space="preserve"> or a cousin plays </w:t>
      </w:r>
      <w:r w:rsidR="003012FF">
        <w:rPr>
          <w:rFonts w:ascii="Times New Roman" w:eastAsia="Times New Roman" w:hAnsi="Times New Roman" w:cs="Times New Roman"/>
        </w:rPr>
        <w:t>the “Floor is Lava”</w:t>
      </w:r>
      <w:r w:rsidR="00C2212E">
        <w:rPr>
          <w:rFonts w:ascii="Times New Roman" w:eastAsia="Times New Roman" w:hAnsi="Times New Roman" w:cs="Times New Roman"/>
        </w:rPr>
        <w:t>). Thus,</w:t>
      </w:r>
      <w:r w:rsidR="004C38F1">
        <w:rPr>
          <w:rFonts w:ascii="Times New Roman" w:eastAsia="Times New Roman" w:hAnsi="Times New Roman" w:cs="Times New Roman"/>
        </w:rPr>
        <w:t xml:space="preserve"> before it can be concluded that ALIAS provides a plausible explanation of infants’ looking performance in action understanding studies broadly</w:t>
      </w:r>
      <w:r w:rsidR="00A9137D">
        <w:rPr>
          <w:rFonts w:ascii="Times New Roman" w:eastAsia="Times New Roman" w:hAnsi="Times New Roman" w:cs="Times New Roman"/>
        </w:rPr>
        <w:t xml:space="preserve"> rather than being limited to capturing the first target finding</w:t>
      </w:r>
      <w:r w:rsidR="004C38F1">
        <w:rPr>
          <w:rFonts w:ascii="Times New Roman" w:eastAsia="Times New Roman" w:hAnsi="Times New Roman" w:cs="Times New Roman"/>
        </w:rPr>
        <w:t xml:space="preserve">, </w:t>
      </w:r>
      <w:r w:rsidR="007B44B6">
        <w:rPr>
          <w:rFonts w:ascii="Times New Roman" w:eastAsia="Times New Roman" w:hAnsi="Times New Roman" w:cs="Times New Roman"/>
        </w:rPr>
        <w:t>it</w:t>
      </w:r>
      <w:r w:rsidR="003012FF">
        <w:rPr>
          <w:rFonts w:ascii="Times New Roman" w:eastAsia="Times New Roman" w:hAnsi="Times New Roman" w:cs="Times New Roman"/>
        </w:rPr>
        <w:t xml:space="preserve"> is important to demonstrate the </w:t>
      </w:r>
      <w:r w:rsidR="00AB78AE">
        <w:rPr>
          <w:rFonts w:ascii="Times New Roman" w:eastAsia="Times New Roman" w:hAnsi="Times New Roman" w:cs="Times New Roman"/>
        </w:rPr>
        <w:t>robustness of ALIAS’s performance in a</w:t>
      </w:r>
      <w:r w:rsidR="00C67B37">
        <w:rPr>
          <w:rFonts w:ascii="Times New Roman" w:eastAsia="Times New Roman" w:hAnsi="Times New Roman" w:cs="Times New Roman"/>
        </w:rPr>
        <w:t xml:space="preserve"> simulation that varies</w:t>
      </w:r>
      <w:r w:rsidR="00AB78AE">
        <w:rPr>
          <w:rFonts w:ascii="Times New Roman" w:eastAsia="Times New Roman" w:hAnsi="Times New Roman" w:cs="Times New Roman"/>
        </w:rPr>
        <w:t xml:space="preserve"> </w:t>
      </w:r>
      <w:r w:rsidR="00C2212E">
        <w:rPr>
          <w:rFonts w:ascii="Times New Roman" w:eastAsia="Times New Roman" w:hAnsi="Times New Roman" w:cs="Times New Roman"/>
        </w:rPr>
        <w:t xml:space="preserve">the </w:t>
      </w:r>
      <w:r w:rsidR="00EC725F">
        <w:rPr>
          <w:rFonts w:ascii="Times New Roman" w:eastAsia="Times New Roman" w:hAnsi="Times New Roman" w:cs="Times New Roman"/>
        </w:rPr>
        <w:t>ratio of constrained (i.e., with a barrier) to unconstrained (i.e., without a barrier)</w:t>
      </w:r>
      <w:r w:rsidR="00AB78AE">
        <w:rPr>
          <w:rFonts w:ascii="Times New Roman" w:eastAsia="Times New Roman" w:hAnsi="Times New Roman" w:cs="Times New Roman"/>
        </w:rPr>
        <w:t xml:space="preserve"> arced motion</w:t>
      </w:r>
      <w:r w:rsidR="00660DD3">
        <w:rPr>
          <w:rFonts w:ascii="Times New Roman" w:eastAsia="Times New Roman" w:hAnsi="Times New Roman" w:cs="Times New Roman"/>
        </w:rPr>
        <w:t xml:space="preserve"> during pretraining</w:t>
      </w:r>
      <w:r w:rsidR="00661234">
        <w:rPr>
          <w:rFonts w:ascii="Times New Roman" w:eastAsia="Times New Roman" w:hAnsi="Times New Roman" w:cs="Times New Roman"/>
        </w:rPr>
        <w:t xml:space="preserve">. </w:t>
      </w:r>
      <w:r w:rsidR="00AB78AE">
        <w:rPr>
          <w:rFonts w:ascii="Times New Roman" w:eastAsia="Times New Roman" w:hAnsi="Times New Roman" w:cs="Times New Roman"/>
        </w:rPr>
        <w:t>Simulation 1b addressed this issue.</w:t>
      </w:r>
      <w:r w:rsidR="002306AB">
        <w:rPr>
          <w:rFonts w:ascii="Times New Roman" w:eastAsia="Times New Roman" w:hAnsi="Times New Roman" w:cs="Times New Roman"/>
        </w:rPr>
        <w:t xml:space="preserve"> </w:t>
      </w:r>
      <w:r w:rsidR="00660DD3">
        <w:rPr>
          <w:rFonts w:ascii="Times New Roman" w:eastAsia="Times New Roman" w:hAnsi="Times New Roman" w:cs="Times New Roman"/>
        </w:rPr>
        <w:t xml:space="preserve">Subsequent simulations will address several remaining issues.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7654B5CB" w14:textId="59F61418" w:rsidR="00D135D3" w:rsidRDefault="00585C9B" w:rsidP="009A08C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main difference between this simulation and Simulation 1a was that here the ratio of </w:t>
      </w:r>
      <w:r w:rsidR="006E1BC4">
        <w:rPr>
          <w:rFonts w:ascii="Times New Roman" w:eastAsia="Times New Roman" w:hAnsi="Times New Roman" w:cs="Times New Roman"/>
        </w:rPr>
        <w:t>constrained a</w:t>
      </w:r>
      <w:r>
        <w:rPr>
          <w:rFonts w:ascii="Times New Roman" w:eastAsia="Times New Roman" w:hAnsi="Times New Roman" w:cs="Times New Roman"/>
        </w:rPr>
        <w:t>rced motion to</w:t>
      </w:r>
      <w:r w:rsidR="00700E15">
        <w:rPr>
          <w:rFonts w:ascii="Times New Roman" w:eastAsia="Times New Roman" w:hAnsi="Times New Roman" w:cs="Times New Roman"/>
        </w:rPr>
        <w:t xml:space="preserve"> unconstrained arced motion </w:t>
      </w:r>
      <w:r>
        <w:rPr>
          <w:rFonts w:ascii="Times New Roman" w:eastAsia="Times New Roman" w:hAnsi="Times New Roman" w:cs="Times New Roman"/>
        </w:rPr>
        <w:t xml:space="preserve">varied across networks. </w:t>
      </w:r>
      <w:r w:rsidR="00560C9F">
        <w:rPr>
          <w:rFonts w:ascii="Times New Roman" w:eastAsia="Times New Roman" w:hAnsi="Times New Roman" w:cs="Times New Roman"/>
        </w:rPr>
        <w:t>Six</w:t>
      </w:r>
      <w:r w:rsidR="0086256F">
        <w:rPr>
          <w:rFonts w:ascii="Times New Roman" w:eastAsia="Times New Roman" w:hAnsi="Times New Roman" w:cs="Times New Roman"/>
        </w:rPr>
        <w:t xml:space="preserve"> different ratio</w:t>
      </w:r>
      <w:r w:rsidR="00851BB4">
        <w:rPr>
          <w:rFonts w:ascii="Times New Roman" w:eastAsia="Times New Roman" w:hAnsi="Times New Roman" w:cs="Times New Roman"/>
        </w:rPr>
        <w:t>s</w:t>
      </w:r>
      <w:r w:rsidR="006E1BC4">
        <w:rPr>
          <w:rFonts w:ascii="Times New Roman" w:eastAsia="Times New Roman" w:hAnsi="Times New Roman" w:cs="Times New Roman"/>
        </w:rPr>
        <w:t xml:space="preserve"> </w:t>
      </w:r>
      <w:r w:rsidR="0086256F">
        <w:rPr>
          <w:rFonts w:ascii="Times New Roman" w:eastAsia="Times New Roman" w:hAnsi="Times New Roman" w:cs="Times New Roman"/>
        </w:rPr>
        <w:t>were used</w:t>
      </w:r>
      <w:r w:rsidR="006E1BC4">
        <w:rPr>
          <w:rFonts w:ascii="Times New Roman" w:eastAsia="Times New Roman" w:hAnsi="Times New Roman" w:cs="Times New Roman"/>
        </w:rPr>
        <w:t xml:space="preserve">, </w:t>
      </w:r>
      <w:r w:rsidR="00700E15">
        <w:rPr>
          <w:rFonts w:ascii="Times New Roman" w:eastAsia="Times New Roman" w:hAnsi="Times New Roman" w:cs="Times New Roman"/>
        </w:rPr>
        <w:t xml:space="preserve">and </w:t>
      </w:r>
      <w:r w:rsidR="006E1BC4">
        <w:rPr>
          <w:rFonts w:ascii="Times New Roman" w:eastAsia="Times New Roman" w:hAnsi="Times New Roman" w:cs="Times New Roman"/>
        </w:rPr>
        <w:t>each correspond</w:t>
      </w:r>
      <w:r w:rsidR="00700E15">
        <w:rPr>
          <w:rFonts w:ascii="Times New Roman" w:eastAsia="Times New Roman" w:hAnsi="Times New Roman" w:cs="Times New Roman"/>
        </w:rPr>
        <w:t>ed</w:t>
      </w:r>
      <w:r w:rsidR="006E1BC4">
        <w:rPr>
          <w:rFonts w:ascii="Times New Roman" w:eastAsia="Times New Roman" w:hAnsi="Times New Roman" w:cs="Times New Roman"/>
        </w:rPr>
        <w:t xml:space="preserve"> to a different condition</w:t>
      </w:r>
      <w:r w:rsidR="0086256F">
        <w:rPr>
          <w:rFonts w:ascii="Times New Roman" w:eastAsia="Times New Roman" w:hAnsi="Times New Roman" w:cs="Times New Roman"/>
        </w:rPr>
        <w:t xml:space="preserve">: 100% </w:t>
      </w:r>
      <w:r w:rsidR="00700E15">
        <w:rPr>
          <w:rFonts w:ascii="Times New Roman" w:eastAsia="Times New Roman" w:hAnsi="Times New Roman" w:cs="Times New Roman"/>
        </w:rPr>
        <w:t xml:space="preserve">constrained </w:t>
      </w:r>
      <w:r w:rsidR="0086256F">
        <w:rPr>
          <w:rFonts w:ascii="Times New Roman" w:eastAsia="Times New Roman" w:hAnsi="Times New Roman" w:cs="Times New Roman"/>
        </w:rPr>
        <w:t>vs. 0%</w:t>
      </w:r>
      <w:r w:rsidR="00700E15">
        <w:rPr>
          <w:rFonts w:ascii="Times New Roman" w:eastAsia="Times New Roman" w:hAnsi="Times New Roman" w:cs="Times New Roman"/>
        </w:rPr>
        <w:t xml:space="preserve"> unconstrained</w:t>
      </w:r>
      <w:r w:rsidR="00AE3FD6">
        <w:rPr>
          <w:rFonts w:ascii="Times New Roman" w:eastAsia="Times New Roman" w:hAnsi="Times New Roman" w:cs="Times New Roman"/>
        </w:rPr>
        <w:t>;</w:t>
      </w:r>
      <w:r w:rsidR="00B208F8">
        <w:rPr>
          <w:rFonts w:ascii="Times New Roman" w:eastAsia="Times New Roman" w:hAnsi="Times New Roman" w:cs="Times New Roman"/>
        </w:rPr>
        <w:t xml:space="preserve"> </w:t>
      </w:r>
      <w:r w:rsidR="00AE3FD6">
        <w:rPr>
          <w:rFonts w:ascii="Times New Roman" w:eastAsia="Times New Roman" w:hAnsi="Times New Roman" w:cs="Times New Roman"/>
        </w:rPr>
        <w:t xml:space="preserve">90% </w:t>
      </w:r>
      <w:r w:rsidR="00700E15">
        <w:rPr>
          <w:rFonts w:ascii="Times New Roman" w:eastAsia="Times New Roman" w:hAnsi="Times New Roman" w:cs="Times New Roman"/>
        </w:rPr>
        <w:t xml:space="preserve">constrained </w:t>
      </w:r>
      <w:r w:rsidR="00AE3FD6">
        <w:rPr>
          <w:rFonts w:ascii="Times New Roman" w:eastAsia="Times New Roman" w:hAnsi="Times New Roman" w:cs="Times New Roman"/>
        </w:rPr>
        <w:t xml:space="preserve">vs. 10% </w:t>
      </w:r>
      <w:r w:rsidR="00700E15">
        <w:rPr>
          <w:rFonts w:ascii="Times New Roman" w:eastAsia="Times New Roman" w:hAnsi="Times New Roman" w:cs="Times New Roman"/>
        </w:rPr>
        <w:t>unconstrained</w:t>
      </w:r>
      <w:r w:rsidR="00AE3FD6">
        <w:rPr>
          <w:rFonts w:ascii="Times New Roman" w:eastAsia="Times New Roman" w:hAnsi="Times New Roman" w:cs="Times New Roman"/>
        </w:rPr>
        <w:t>; 80%</w:t>
      </w:r>
      <w:r w:rsidR="00700E15">
        <w:rPr>
          <w:rFonts w:ascii="Times New Roman" w:eastAsia="Times New Roman" w:hAnsi="Times New Roman" w:cs="Times New Roman"/>
        </w:rPr>
        <w:t xml:space="preserve"> constrained</w:t>
      </w:r>
      <w:r w:rsidR="00AE3FD6">
        <w:rPr>
          <w:rFonts w:ascii="Times New Roman" w:eastAsia="Times New Roman" w:hAnsi="Times New Roman" w:cs="Times New Roman"/>
        </w:rPr>
        <w:t xml:space="preserve"> vs. 20%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70%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vs. 30%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60%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 xml:space="preserve">vs. 40% </w:t>
      </w:r>
      <w:r w:rsidR="00700E15">
        <w:rPr>
          <w:rFonts w:ascii="Times New Roman" w:eastAsia="Times New Roman" w:hAnsi="Times New Roman" w:cs="Times New Roman"/>
        </w:rPr>
        <w:t xml:space="preserve">unconstrained; </w:t>
      </w:r>
      <w:r w:rsidR="00736F05">
        <w:rPr>
          <w:rFonts w:ascii="Times New Roman" w:eastAsia="Times New Roman" w:hAnsi="Times New Roman" w:cs="Times New Roman"/>
        </w:rPr>
        <w:t xml:space="preserve">and 50% </w:t>
      </w:r>
      <w:r w:rsidR="00700E15">
        <w:rPr>
          <w:rFonts w:ascii="Times New Roman" w:eastAsia="Times New Roman" w:hAnsi="Times New Roman" w:cs="Times New Roman"/>
        </w:rPr>
        <w:t>constrained</w:t>
      </w:r>
      <w:r w:rsidR="00736F05">
        <w:rPr>
          <w:rFonts w:ascii="Times New Roman" w:eastAsia="Times New Roman" w:hAnsi="Times New Roman" w:cs="Times New Roman"/>
        </w:rPr>
        <w:t xml:space="preserve"> vs. 50%</w:t>
      </w:r>
      <w:r w:rsidR="00700E15">
        <w:rPr>
          <w:rFonts w:ascii="Times New Roman" w:eastAsia="Times New Roman" w:hAnsi="Times New Roman" w:cs="Times New Roman"/>
        </w:rPr>
        <w:t xml:space="preserve"> unconstrained</w:t>
      </w:r>
      <w:r>
        <w:rPr>
          <w:rFonts w:ascii="Times New Roman" w:eastAsia="Times New Roman" w:hAnsi="Times New Roman" w:cs="Times New Roman"/>
        </w:rPr>
        <w:t xml:space="preserve">. </w:t>
      </w:r>
      <w:r w:rsidR="00902E7F">
        <w:rPr>
          <w:rFonts w:ascii="Times New Roman" w:eastAsia="Times New Roman" w:hAnsi="Times New Roman" w:cs="Times New Roman"/>
        </w:rPr>
        <w:t xml:space="preserve">Here, a given ratio </w:t>
      </w:r>
      <w:r w:rsidR="00426521">
        <w:rPr>
          <w:rFonts w:ascii="Times New Roman" w:eastAsia="Times New Roman" w:hAnsi="Times New Roman" w:cs="Times New Roman"/>
        </w:rPr>
        <w:t>reflects</w:t>
      </w:r>
      <w:r w:rsidR="002E142A">
        <w:rPr>
          <w:rFonts w:ascii="Times New Roman" w:eastAsia="Times New Roman" w:hAnsi="Times New Roman" w:cs="Times New Roman"/>
        </w:rPr>
        <w:t xml:space="preserve"> the proportion of time during pretraining that networks experienced the corresponding motion.</w:t>
      </w:r>
      <w:r w:rsidR="00902E7F">
        <w:rPr>
          <w:rFonts w:ascii="Times New Roman" w:eastAsia="Times New Roman" w:hAnsi="Times New Roman" w:cs="Times New Roman"/>
        </w:rPr>
        <w:t xml:space="preserve"> </w:t>
      </w:r>
      <w:r w:rsidR="00EC725F">
        <w:rPr>
          <w:rFonts w:ascii="Times New Roman" w:eastAsia="Times New Roman" w:hAnsi="Times New Roman" w:cs="Times New Roman"/>
        </w:rPr>
        <w:t>To illustrate, c</w:t>
      </w:r>
      <w:r w:rsidR="002E142A">
        <w:rPr>
          <w:rFonts w:ascii="Times New Roman" w:eastAsia="Times New Roman" w:hAnsi="Times New Roman" w:cs="Times New Roman"/>
        </w:rPr>
        <w:t xml:space="preserve">onsider the </w:t>
      </w:r>
      <w:r w:rsidR="00B627C2">
        <w:rPr>
          <w:rFonts w:ascii="Times New Roman" w:eastAsia="Times New Roman" w:hAnsi="Times New Roman" w:cs="Times New Roman"/>
        </w:rPr>
        <w:t>“</w:t>
      </w:r>
      <w:r w:rsidR="002E142A">
        <w:rPr>
          <w:rFonts w:ascii="Times New Roman" w:eastAsia="Times New Roman" w:hAnsi="Times New Roman" w:cs="Times New Roman"/>
        </w:rPr>
        <w:t xml:space="preserve">60% </w:t>
      </w:r>
      <w:r w:rsidR="00FD6749">
        <w:rPr>
          <w:rFonts w:ascii="Times New Roman" w:eastAsia="Times New Roman" w:hAnsi="Times New Roman" w:cs="Times New Roman"/>
        </w:rPr>
        <w:t>constrained</w:t>
      </w:r>
      <w:r w:rsidR="002E142A">
        <w:rPr>
          <w:rFonts w:ascii="Times New Roman" w:eastAsia="Times New Roman" w:hAnsi="Times New Roman" w:cs="Times New Roman"/>
        </w:rPr>
        <w:t xml:space="preserve"> vs. 40% </w:t>
      </w:r>
      <w:r w:rsidR="00FD6749">
        <w:rPr>
          <w:rFonts w:ascii="Times New Roman" w:eastAsia="Times New Roman" w:hAnsi="Times New Roman" w:cs="Times New Roman"/>
        </w:rPr>
        <w:t xml:space="preserve">unconstrained” </w:t>
      </w:r>
      <w:r w:rsidR="002E142A">
        <w:rPr>
          <w:rFonts w:ascii="Times New Roman" w:eastAsia="Times New Roman" w:hAnsi="Times New Roman" w:cs="Times New Roman"/>
        </w:rPr>
        <w:t xml:space="preserve">condition. In this condition, </w:t>
      </w:r>
      <w:r w:rsidR="00426521">
        <w:rPr>
          <w:rFonts w:ascii="Times New Roman" w:eastAsia="Times New Roman" w:hAnsi="Times New Roman" w:cs="Times New Roman"/>
        </w:rPr>
        <w:t xml:space="preserve">arced motion occurred with obstacles 60% of the time; the remaining 40% of the time, arced motion occurred alone. </w:t>
      </w:r>
      <w:r w:rsidR="00784ED7">
        <w:rPr>
          <w:rFonts w:ascii="Times New Roman" w:eastAsia="Times New Roman" w:hAnsi="Times New Roman" w:cs="Times New Roman"/>
        </w:rPr>
        <w:t xml:space="preserve">Parametric variation of the ratio of constrained to unconstrained arced motion was used here </w:t>
      </w:r>
      <w:r w:rsidR="008764BA">
        <w:rPr>
          <w:rFonts w:ascii="Times New Roman" w:eastAsia="Times New Roman" w:hAnsi="Times New Roman" w:cs="Times New Roman"/>
        </w:rPr>
        <w:t>because there is</w:t>
      </w:r>
      <w:r w:rsidR="00B62F20">
        <w:rPr>
          <w:rFonts w:ascii="Times New Roman" w:eastAsia="Times New Roman" w:hAnsi="Times New Roman" w:cs="Times New Roman"/>
        </w:rPr>
        <w:t xml:space="preserve"> no clear way</w:t>
      </w:r>
      <w:r w:rsidR="00784ED7">
        <w:rPr>
          <w:rFonts w:ascii="Times New Roman" w:eastAsia="Times New Roman" w:hAnsi="Times New Roman" w:cs="Times New Roman"/>
        </w:rPr>
        <w:t xml:space="preserve"> empirically</w:t>
      </w:r>
      <w:r w:rsidR="00B62F20">
        <w:rPr>
          <w:rFonts w:ascii="Times New Roman" w:eastAsia="Times New Roman" w:hAnsi="Times New Roman" w:cs="Times New Roman"/>
        </w:rPr>
        <w:t xml:space="preserve"> to derive the </w:t>
      </w:r>
      <w:r w:rsidR="00784ED7">
        <w:rPr>
          <w:rFonts w:ascii="Times New Roman" w:eastAsia="Times New Roman" w:hAnsi="Times New Roman" w:cs="Times New Roman"/>
        </w:rPr>
        <w:t xml:space="preserve">true </w:t>
      </w:r>
      <w:r w:rsidR="00B62F20">
        <w:rPr>
          <w:rFonts w:ascii="Times New Roman" w:eastAsia="Times New Roman" w:hAnsi="Times New Roman" w:cs="Times New Roman"/>
        </w:rPr>
        <w:t>proportion of each kind of event in the real world</w:t>
      </w:r>
      <w:r w:rsidR="008764BA">
        <w:rPr>
          <w:rFonts w:ascii="Times New Roman" w:eastAsia="Times New Roman" w:hAnsi="Times New Roman" w:cs="Times New Roman"/>
        </w:rPr>
        <w:t xml:space="preserve">; however, because the true estimates likely fall within the range of proportions </w:t>
      </w:r>
      <w:r w:rsidR="008764BA">
        <w:rPr>
          <w:rFonts w:ascii="Times New Roman" w:eastAsia="Times New Roman" w:hAnsi="Times New Roman" w:cs="Times New Roman"/>
        </w:rPr>
        <w:lastRenderedPageBreak/>
        <w:t xml:space="preserve">tested here, </w:t>
      </w:r>
      <w:r w:rsidR="009455FE">
        <w:rPr>
          <w:rFonts w:ascii="Times New Roman" w:eastAsia="Times New Roman" w:hAnsi="Times New Roman" w:cs="Times New Roman"/>
        </w:rPr>
        <w:t xml:space="preserve">the results reported below </w:t>
      </w:r>
      <w:r w:rsidR="00BC6629">
        <w:rPr>
          <w:rFonts w:ascii="Times New Roman" w:eastAsia="Times New Roman" w:hAnsi="Times New Roman" w:cs="Times New Roman"/>
        </w:rPr>
        <w:t xml:space="preserve">should </w:t>
      </w:r>
      <w:r w:rsidR="009455FE">
        <w:rPr>
          <w:rFonts w:ascii="Times New Roman" w:eastAsia="Times New Roman" w:hAnsi="Times New Roman" w:cs="Times New Roman"/>
        </w:rPr>
        <w:t>provide a reasonable approximation of infants’ expected responses</w:t>
      </w:r>
      <w:r w:rsidR="00BC6629">
        <w:rPr>
          <w:rFonts w:ascii="Times New Roman" w:eastAsia="Times New Roman" w:hAnsi="Times New Roman" w:cs="Times New Roman"/>
        </w:rPr>
        <w:t xml:space="preserve"> across this parameter range</w:t>
      </w:r>
      <w:r w:rsidR="009455FE">
        <w:rPr>
          <w:rFonts w:ascii="Times New Roman" w:eastAsia="Times New Roman" w:hAnsi="Times New Roman" w:cs="Times New Roman"/>
        </w:rPr>
        <w:t>.</w:t>
      </w:r>
    </w:p>
    <w:p w14:paraId="6A58B730" w14:textId="0B5BB25A" w:rsidR="009A08C7" w:rsidRDefault="00237719" w:rsidP="00F0503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Two final notes are worth making</w:t>
      </w:r>
      <w:r w:rsidR="00784ED7">
        <w:rPr>
          <w:rFonts w:ascii="Times New Roman" w:eastAsia="Times New Roman" w:hAnsi="Times New Roman" w:cs="Times New Roman"/>
        </w:rPr>
        <w:t xml:space="preserve"> before proceeding</w:t>
      </w:r>
      <w:r>
        <w:rPr>
          <w:rFonts w:ascii="Times New Roman" w:eastAsia="Times New Roman" w:hAnsi="Times New Roman" w:cs="Times New Roman"/>
        </w:rPr>
        <w:t>. First,</w:t>
      </w:r>
      <w:r w:rsidR="00D135D3">
        <w:rPr>
          <w:rFonts w:ascii="Times New Roman" w:eastAsia="Times New Roman" w:hAnsi="Times New Roman" w:cs="Times New Roman"/>
        </w:rPr>
        <w:t xml:space="preserve"> </w:t>
      </w:r>
      <w:r w:rsidR="00DE5B14">
        <w:rPr>
          <w:rFonts w:ascii="Times New Roman" w:eastAsia="Times New Roman" w:hAnsi="Times New Roman" w:cs="Times New Roman"/>
        </w:rPr>
        <w:t>the</w:t>
      </w:r>
      <w:r w:rsidR="00585C9B">
        <w:rPr>
          <w:rFonts w:ascii="Times New Roman" w:eastAsia="Times New Roman" w:hAnsi="Times New Roman" w:cs="Times New Roman"/>
        </w:rPr>
        <w:t xml:space="preserve"> </w:t>
      </w:r>
      <w:r w:rsidR="00D135D3">
        <w:rPr>
          <w:rFonts w:ascii="Times New Roman" w:eastAsia="Times New Roman" w:hAnsi="Times New Roman" w:cs="Times New Roman"/>
        </w:rPr>
        <w:t xml:space="preserve">“100% arced motion with obstacles vs. 0% arced motion without obstacles” condition </w:t>
      </w:r>
      <w:r w:rsidR="00585C9B">
        <w:rPr>
          <w:rFonts w:ascii="Times New Roman" w:eastAsia="Times New Roman" w:hAnsi="Times New Roman" w:cs="Times New Roman"/>
        </w:rPr>
        <w:t>served as a direct replication of Simulation 1a</w:t>
      </w:r>
      <w:r w:rsidR="00784ED7">
        <w:rPr>
          <w:rFonts w:ascii="Times New Roman" w:eastAsia="Times New Roman" w:hAnsi="Times New Roman" w:cs="Times New Roman"/>
        </w:rPr>
        <w:t xml:space="preserve">. As with networks in that simulation, </w:t>
      </w:r>
      <w:r w:rsidR="00585C9B">
        <w:rPr>
          <w:rFonts w:ascii="Times New Roman" w:eastAsia="Times New Roman" w:hAnsi="Times New Roman" w:cs="Times New Roman"/>
        </w:rPr>
        <w:t xml:space="preserve">networks </w:t>
      </w:r>
      <w:r w:rsidR="00784ED7">
        <w:rPr>
          <w:rFonts w:ascii="Times New Roman" w:eastAsia="Times New Roman" w:hAnsi="Times New Roman" w:cs="Times New Roman"/>
        </w:rPr>
        <w:t>in this condition</w:t>
      </w:r>
      <w:r w:rsidR="00585C9B">
        <w:rPr>
          <w:rFonts w:ascii="Times New Roman" w:eastAsia="Times New Roman" w:hAnsi="Times New Roman" w:cs="Times New Roman"/>
        </w:rPr>
        <w:t xml:space="preserve"> never experienced arced motion without obstacles. </w:t>
      </w:r>
      <w:r w:rsidR="00AE3FD6">
        <w:rPr>
          <w:rFonts w:ascii="Times New Roman" w:eastAsia="Times New Roman" w:hAnsi="Times New Roman" w:cs="Times New Roman"/>
        </w:rPr>
        <w:t xml:space="preserve"> </w:t>
      </w:r>
      <w:r w:rsidR="009A08C7">
        <w:rPr>
          <w:rFonts w:ascii="Times New Roman" w:eastAsia="Times New Roman" w:hAnsi="Times New Roman" w:cs="Times New Roman"/>
        </w:rPr>
        <w:t>All other aspects of this simulation were identical to Simulation 1a.</w:t>
      </w:r>
      <w:r>
        <w:rPr>
          <w:rFonts w:ascii="Times New Roman" w:eastAsia="Times New Roman" w:hAnsi="Times New Roman" w:cs="Times New Roman"/>
        </w:rPr>
        <w:t xml:space="preserve"> Second, </w:t>
      </w:r>
      <w:r w:rsidR="00901C0F">
        <w:rPr>
          <w:rFonts w:ascii="Times New Roman" w:eastAsia="Times New Roman" w:hAnsi="Times New Roman" w:cs="Times New Roman"/>
        </w:rPr>
        <w:t xml:space="preserve">because this simulation was designed </w:t>
      </w:r>
      <w:r w:rsidR="003B5301">
        <w:rPr>
          <w:rFonts w:ascii="Times New Roman" w:eastAsia="Times New Roman" w:hAnsi="Times New Roman" w:cs="Times New Roman"/>
        </w:rPr>
        <w:t xml:space="preserve">to assess the robustness of ALIAS’s responses and </w:t>
      </w:r>
      <w:r w:rsidR="00901C0F">
        <w:rPr>
          <w:rFonts w:ascii="Times New Roman" w:eastAsia="Times New Roman" w:hAnsi="Times New Roman" w:cs="Times New Roman"/>
        </w:rPr>
        <w:t>give</w:t>
      </w:r>
      <w:r w:rsidR="00784ED7">
        <w:rPr>
          <w:rFonts w:ascii="Times New Roman" w:eastAsia="Times New Roman" w:hAnsi="Times New Roman" w:cs="Times New Roman"/>
        </w:rPr>
        <w:t>n</w:t>
      </w:r>
      <w:r w:rsidR="00901C0F">
        <w:rPr>
          <w:rFonts w:ascii="Times New Roman" w:eastAsia="Times New Roman" w:hAnsi="Times New Roman" w:cs="Times New Roman"/>
        </w:rPr>
        <w:t xml:space="preserve"> that </w:t>
      </w:r>
      <w:r w:rsidR="0063430A">
        <w:rPr>
          <w:rFonts w:ascii="Times New Roman" w:eastAsia="Times New Roman" w:hAnsi="Times New Roman" w:cs="Times New Roman"/>
        </w:rPr>
        <w:t xml:space="preserve">OM10 </w:t>
      </w:r>
      <w:r w:rsidR="004E2C0A">
        <w:rPr>
          <w:rFonts w:ascii="Times New Roman" w:eastAsia="Times New Roman" w:hAnsi="Times New Roman" w:cs="Times New Roman"/>
        </w:rPr>
        <w:t xml:space="preserve">(and its extension, OM10-2) </w:t>
      </w:r>
      <w:r w:rsidR="0063430A">
        <w:rPr>
          <w:rFonts w:ascii="Times New Roman" w:eastAsia="Times New Roman" w:hAnsi="Times New Roman" w:cs="Times New Roman"/>
        </w:rPr>
        <w:t>does not model infants’ real-world action-processing experience—this is a model of a typical action understanding study itself—</w:t>
      </w:r>
      <w:r w:rsidR="00901C0F">
        <w:rPr>
          <w:rFonts w:ascii="Times New Roman" w:eastAsia="Times New Roman" w:hAnsi="Times New Roman" w:cs="Times New Roman"/>
        </w:rPr>
        <w:t>ALIAS’s performance</w:t>
      </w:r>
      <w:r w:rsidR="00E148E1">
        <w:rPr>
          <w:rFonts w:ascii="Times New Roman" w:eastAsia="Times New Roman" w:hAnsi="Times New Roman" w:cs="Times New Roman"/>
        </w:rPr>
        <w:t xml:space="preserve"> was not compared to that of OM10</w:t>
      </w:r>
      <w:r w:rsidR="00784ED7">
        <w:rPr>
          <w:rFonts w:ascii="Times New Roman" w:eastAsia="Times New Roman" w:hAnsi="Times New Roman" w:cs="Times New Roman"/>
        </w:rPr>
        <w:t xml:space="preserve">.  </w:t>
      </w:r>
      <w:r w:rsidR="00696C17">
        <w:rPr>
          <w:rFonts w:ascii="Times New Roman" w:eastAsia="Times New Roman" w:hAnsi="Times New Roman" w:cs="Times New Roman"/>
        </w:rPr>
        <w:t xml:space="preserve">Although </w:t>
      </w:r>
      <w:r w:rsidR="009A539F">
        <w:rPr>
          <w:rFonts w:ascii="Times New Roman" w:eastAsia="Times New Roman" w:hAnsi="Times New Roman" w:cs="Times New Roman"/>
        </w:rPr>
        <w:t xml:space="preserve">such experience </w:t>
      </w:r>
      <w:r w:rsidR="00696C17">
        <w:rPr>
          <w:rFonts w:ascii="Times New Roman" w:eastAsia="Times New Roman" w:hAnsi="Times New Roman" w:cs="Times New Roman"/>
        </w:rPr>
        <w:t>wa</w:t>
      </w:r>
      <w:r w:rsidR="009A539F">
        <w:rPr>
          <w:rFonts w:ascii="Times New Roman" w:eastAsia="Times New Roman" w:hAnsi="Times New Roman" w:cs="Times New Roman"/>
        </w:rPr>
        <w:t>s integral</w:t>
      </w:r>
      <w:r w:rsidR="00316A4A">
        <w:rPr>
          <w:rFonts w:ascii="Times New Roman" w:eastAsia="Times New Roman" w:hAnsi="Times New Roman" w:cs="Times New Roman"/>
        </w:rPr>
        <w:t xml:space="preserve"> component of</w:t>
      </w:r>
      <w:r w:rsidR="009A539F">
        <w:rPr>
          <w:rFonts w:ascii="Times New Roman" w:eastAsia="Times New Roman" w:hAnsi="Times New Roman" w:cs="Times New Roman"/>
        </w:rPr>
        <w:t xml:space="preserve"> ALIAS-2, the </w:t>
      </w:r>
      <w:r w:rsidR="0063430A">
        <w:rPr>
          <w:rFonts w:ascii="Times New Roman" w:eastAsia="Times New Roman" w:hAnsi="Times New Roman" w:cs="Times New Roman"/>
        </w:rPr>
        <w:t>performance</w:t>
      </w:r>
      <w:r w:rsidR="00696C17">
        <w:rPr>
          <w:rFonts w:ascii="Times New Roman" w:eastAsia="Times New Roman" w:hAnsi="Times New Roman" w:cs="Times New Roman"/>
        </w:rPr>
        <w:t xml:space="preserve"> of this model was not compared to that of ALIAS</w:t>
      </w:r>
      <w:r w:rsidR="00316A4A">
        <w:rPr>
          <w:rFonts w:ascii="Times New Roman" w:eastAsia="Times New Roman" w:hAnsi="Times New Roman" w:cs="Times New Roman"/>
        </w:rPr>
        <w:t xml:space="preserve">. The principal reason is that this model failed to capture infants’ looking behaviors across conditions, despite </w:t>
      </w:r>
      <w:r w:rsidR="0083543A">
        <w:rPr>
          <w:rFonts w:ascii="Times New Roman" w:eastAsia="Times New Roman" w:hAnsi="Times New Roman" w:cs="Times New Roman"/>
        </w:rPr>
        <w:t>the fact that the relation between arced motion and obstacles was fully deterministic during pretraining</w:t>
      </w:r>
      <w:r w:rsidR="00316A4A">
        <w:rPr>
          <w:rFonts w:ascii="Times New Roman" w:eastAsia="Times New Roman" w:hAnsi="Times New Roman" w:cs="Times New Roman"/>
        </w:rPr>
        <w:t>.</w:t>
      </w:r>
      <w:r w:rsidR="0063430A">
        <w:rPr>
          <w:rFonts w:ascii="Times New Roman" w:eastAsia="Times New Roman" w:hAnsi="Times New Roman" w:cs="Times New Roman"/>
        </w:rPr>
        <w:t xml:space="preserve">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2FF7EF0F"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lastRenderedPageBreak/>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9B5320">
        <w:rPr>
          <w:rFonts w:ascii="Times New Roman" w:hAnsi="Times New Roman" w:cs="Times New Roman"/>
          <w:b/>
          <w:bCs/>
          <w:noProof/>
          <w:color w:val="000000" w:themeColor="text1"/>
        </w:rPr>
        <w:t>7</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B64108">
        <w:rPr>
          <w:rFonts w:ascii="Times New Roman" w:hAnsi="Times New Roman" w:cs="Times New Roman"/>
          <w:color w:val="000000" w:themeColor="text1"/>
        </w:rPr>
        <w:t>Mean network error</w:t>
      </w:r>
      <w:r>
        <w:rPr>
          <w:rFonts w:ascii="Times New Roman" w:hAnsi="Times New Roman" w:cs="Times New Roman"/>
          <w:color w:val="000000" w:themeColor="text1"/>
        </w:rPr>
        <w:t xml:space="preserve"> produced</w:t>
      </w:r>
      <w:r w:rsidRPr="00B64108">
        <w:rPr>
          <w:rFonts w:ascii="Times New Roman" w:hAnsi="Times New Roman" w:cs="Times New Roman"/>
          <w:color w:val="000000" w:themeColor="text1"/>
        </w:rPr>
        <w:t xml:space="preserve"> to the Efficient and Inefficient </w:t>
      </w:r>
      <w:r w:rsidR="00AD4C5C" w:rsidRPr="00AD2FB8">
        <w:rPr>
          <w:rFonts w:ascii="Times New Roman" w:hAnsi="Times New Roman" w:cs="Times New Roman"/>
          <w:color w:val="000000" w:themeColor="text1"/>
        </w:rPr>
        <w:t xml:space="preserve">test events in the Experimental and Control conditions </w:t>
      </w:r>
      <w:r w:rsidR="002518A6" w:rsidRPr="00AD2FB8">
        <w:rPr>
          <w:rFonts w:ascii="Times New Roman" w:hAnsi="Times New Roman" w:cs="Times New Roman"/>
          <w:color w:val="000000" w:themeColor="text1"/>
        </w:rPr>
        <w:t>across different ratios</w:t>
      </w:r>
      <w:r w:rsidR="00D97373">
        <w:rPr>
          <w:rFonts w:ascii="Times New Roman" w:hAnsi="Times New Roman" w:cs="Times New Roman"/>
          <w:color w:val="000000" w:themeColor="text1"/>
        </w:rPr>
        <w:t xml:space="preserve"> and averaged over habituation epochs</w:t>
      </w:r>
      <w:r w:rsidR="00AD4C5C" w:rsidRPr="00AD2FB8">
        <w:rPr>
          <w:rFonts w:ascii="Times New Roman" w:hAnsi="Times New Roman" w:cs="Times New Roman"/>
          <w:color w:val="000000" w:themeColor="text1"/>
        </w:rPr>
        <w:t>.</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77777777" w:rsidR="003A731B" w:rsidRDefault="0095104D" w:rsidP="0095104D">
      <w:pPr>
        <w:spacing w:line="480" w:lineRule="auto"/>
        <w:ind w:firstLine="720"/>
        <w:contextualSpacing/>
        <w:rPr>
          <w:rFonts w:ascii="Times New Roman" w:hAnsi="Times New Roman" w:cs="Times New Roman"/>
        </w:rPr>
      </w:pPr>
      <w:r>
        <w:rPr>
          <w:rFonts w:ascii="Times New Roman" w:hAnsi="Times New Roman" w:cs="Times New Roman"/>
        </w:rPr>
        <w:t xml:space="preserve">Figure 7 depicts the looking time data (i.e., error) for networks in ALIAS across different ratio conditions and averaged over different lengths of habituation. As shown in the figure, networks in the Experimental condition looked longer at the Inefficient test event than at the Efficient event </w:t>
      </w:r>
      <w:r w:rsidR="00D97373">
        <w:rPr>
          <w:rFonts w:ascii="Times New Roman" w:hAnsi="Times New Roman" w:cs="Times New Roman"/>
        </w:rPr>
        <w:t>irrespective of the ratio condition to which they were assigned. In contrast, networks in the Control condition looked about equally at these two test events; this result also did not depend on the ratio condition to which networks were assigned.</w:t>
      </w:r>
      <w:r w:rsidR="006223B9">
        <w:rPr>
          <w:rFonts w:ascii="Times New Roman" w:hAnsi="Times New Roman" w:cs="Times New Roman"/>
        </w:rPr>
        <w:t xml:space="preserve"> These results</w:t>
      </w:r>
      <w:r w:rsidR="00664F8B">
        <w:rPr>
          <w:rFonts w:ascii="Times New Roman" w:hAnsi="Times New Roman" w:cs="Times New Roman"/>
        </w:rPr>
        <w:t xml:space="preserve"> suggest </w:t>
      </w:r>
      <w:r w:rsidR="003A731B">
        <w:rPr>
          <w:rFonts w:ascii="Times New Roman" w:hAnsi="Times New Roman" w:cs="Times New Roman"/>
        </w:rPr>
        <w:t xml:space="preserve">that ALIAS test performance is </w:t>
      </w:r>
      <w:r w:rsidR="00C06E59">
        <w:rPr>
          <w:rFonts w:ascii="Times New Roman" w:hAnsi="Times New Roman" w:cs="Times New Roman"/>
        </w:rPr>
        <w:t>robust to the amount of constrained and unconstrained arced motion experienced during pretraining, at least for the ratios tested here</w:t>
      </w:r>
      <w:r w:rsidR="00664F8B">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1D826F2E" w14:textId="77777777" w:rsidR="001F7398" w:rsidRDefault="007079FE" w:rsidP="003A731B">
      <w:pPr>
        <w:spacing w:line="480" w:lineRule="auto"/>
        <w:ind w:firstLine="720"/>
        <w:contextualSpacing/>
        <w:rPr>
          <w:rFonts w:ascii="Times New Roman" w:hAnsi="Times New Roman" w:cs="Times New Roman"/>
        </w:rPr>
      </w:pPr>
      <w:r>
        <w:rPr>
          <w:rFonts w:ascii="Times New Roman" w:hAnsi="Times New Roman" w:cs="Times New Roman"/>
        </w:rPr>
        <w:lastRenderedPageBreak/>
        <w:t>One concern that Simulation 1a raised</w:t>
      </w:r>
      <w:r w:rsidR="00EF0DB5">
        <w:rPr>
          <w:rFonts w:ascii="Times New Roman" w:hAnsi="Times New Roman" w:cs="Times New Roman"/>
        </w:rPr>
        <w:t xml:space="preserve"> </w:t>
      </w:r>
      <w:r w:rsidR="003A731B">
        <w:rPr>
          <w:rFonts w:ascii="Times New Roman" w:hAnsi="Times New Roman" w:cs="Times New Roman"/>
        </w:rPr>
        <w:t xml:space="preserve">was </w:t>
      </w:r>
      <w:r w:rsidR="00A30563">
        <w:rPr>
          <w:rFonts w:ascii="Times New Roman" w:hAnsi="Times New Roman" w:cs="Times New Roman"/>
        </w:rPr>
        <w:t xml:space="preserve">that ALIAS may have succeeded in capturing infants’ looking behaviors simply because this model never </w:t>
      </w:r>
      <w:r w:rsidR="007A5374">
        <w:rPr>
          <w:rFonts w:ascii="Times New Roman" w:hAnsi="Times New Roman" w:cs="Times New Roman"/>
        </w:rPr>
        <w:t xml:space="preserve">encountered unconstrained arced motion during pretraining. </w:t>
      </w:r>
      <w:r w:rsidR="004E785B">
        <w:rPr>
          <w:rFonts w:ascii="Times New Roman" w:hAnsi="Times New Roman" w:cs="Times New Roman"/>
        </w:rPr>
        <w:t xml:space="preserve">The problem here is that </w:t>
      </w:r>
      <w:r w:rsidR="00E078AC">
        <w:rPr>
          <w:rFonts w:ascii="Times New Roman" w:hAnsi="Times New Roman" w:cs="Times New Roman"/>
        </w:rPr>
        <w:t>infants’</w:t>
      </w:r>
      <w:r w:rsidR="004A11A4">
        <w:rPr>
          <w:rFonts w:ascii="Times New Roman" w:hAnsi="Times New Roman" w:cs="Times New Roman"/>
        </w:rPr>
        <w:t xml:space="preserve"> own</w:t>
      </w:r>
      <w:r w:rsidR="00361251">
        <w:rPr>
          <w:rFonts w:ascii="Times New Roman" w:hAnsi="Times New Roman" w:cs="Times New Roman"/>
        </w:rPr>
        <w:t xml:space="preserve"> real-world</w:t>
      </w:r>
      <w:r w:rsidR="00E078AC">
        <w:rPr>
          <w:rFonts w:ascii="Times New Roman" w:hAnsi="Times New Roman" w:cs="Times New Roman"/>
        </w:rPr>
        <w:t>,</w:t>
      </w:r>
      <w:r w:rsidR="00361251">
        <w:rPr>
          <w:rFonts w:ascii="Times New Roman" w:hAnsi="Times New Roman" w:cs="Times New Roman"/>
        </w:rPr>
        <w:t xml:space="preserve"> action-processing experience likely involves </w:t>
      </w:r>
      <w:r w:rsidR="007A5374">
        <w:rPr>
          <w:rFonts w:ascii="Times New Roman" w:hAnsi="Times New Roman" w:cs="Times New Roman"/>
        </w:rPr>
        <w:t>some amount of unconstrained arced motion</w:t>
      </w:r>
      <w:r w:rsidR="004A11A4">
        <w:rPr>
          <w:rFonts w:ascii="Times New Roman" w:hAnsi="Times New Roman" w:cs="Times New Roman"/>
        </w:rPr>
        <w:t>. This means that</w:t>
      </w:r>
      <w:r w:rsidR="0053689B">
        <w:rPr>
          <w:rFonts w:ascii="Times New Roman" w:hAnsi="Times New Roman" w:cs="Times New Roman"/>
        </w:rPr>
        <w:t xml:space="preserve"> </w:t>
      </w:r>
      <w:r w:rsidR="00D529F4">
        <w:rPr>
          <w:rFonts w:ascii="Times New Roman" w:hAnsi="Times New Roman" w:cs="Times New Roman"/>
        </w:rPr>
        <w:t xml:space="preserve">any </w:t>
      </w:r>
      <w:r w:rsidR="002A1EE1">
        <w:rPr>
          <w:rFonts w:ascii="Times New Roman" w:hAnsi="Times New Roman" w:cs="Times New Roman"/>
        </w:rPr>
        <w:t>model claiming to</w:t>
      </w:r>
      <w:r w:rsidR="00D529F4">
        <w:rPr>
          <w:rFonts w:ascii="Times New Roman" w:hAnsi="Times New Roman" w:cs="Times New Roman"/>
        </w:rPr>
        <w:t xml:space="preserve"> provide </w:t>
      </w:r>
      <w:r>
        <w:rPr>
          <w:rFonts w:ascii="Times New Roman" w:hAnsi="Times New Roman" w:cs="Times New Roman"/>
        </w:rPr>
        <w:t>a veridical account of infants’ looking-time behavior in action understanding studies</w:t>
      </w:r>
      <w:r w:rsidR="004A11A4">
        <w:rPr>
          <w:rFonts w:ascii="Times New Roman" w:hAnsi="Times New Roman" w:cs="Times New Roman"/>
        </w:rPr>
        <w:t xml:space="preserve"> must also be able to reproduce such behavior </w:t>
      </w:r>
      <w:r w:rsidR="009021A8" w:rsidRPr="009021A8">
        <w:rPr>
          <w:rFonts w:ascii="Times New Roman" w:hAnsi="Times New Roman" w:cs="Times New Roman"/>
        </w:rPr>
        <w:t>even when its prior experience includes both constrained and unconstrained arced motion</w:t>
      </w:r>
      <w:r w:rsidR="009021A8">
        <w:rPr>
          <w:rFonts w:ascii="Times New Roman" w:hAnsi="Times New Roman" w:cs="Times New Roman"/>
        </w:rPr>
        <w:t xml:space="preserve">. This would demonstrate that ALIAS’s performance in Simulation 1a did not depend on a fully deterministic mapping between curved trajectories and the presence of obstacles. </w:t>
      </w:r>
    </w:p>
    <w:p w14:paraId="462C40EE" w14:textId="254C2EF8" w:rsidR="003A731B" w:rsidRDefault="00EF0DB5" w:rsidP="002C7276">
      <w:pPr>
        <w:spacing w:line="480" w:lineRule="auto"/>
        <w:ind w:firstLine="720"/>
        <w:contextualSpacing/>
        <w:rPr>
          <w:rFonts w:ascii="Times New Roman" w:hAnsi="Times New Roman" w:cs="Times New Roman"/>
        </w:rPr>
      </w:pPr>
      <w:r>
        <w:rPr>
          <w:rFonts w:ascii="Times New Roman" w:hAnsi="Times New Roman" w:cs="Times New Roman"/>
        </w:rPr>
        <w:t xml:space="preserve">Simulation 1b addressed this concern by systematically varying the </w:t>
      </w:r>
      <w:r w:rsidR="006920E0">
        <w:rPr>
          <w:rFonts w:ascii="Times New Roman" w:hAnsi="Times New Roman" w:cs="Times New Roman"/>
        </w:rPr>
        <w:t>amount of constrained and unconstrained arced motion that networks experienced</w:t>
      </w:r>
      <w:r>
        <w:rPr>
          <w:rFonts w:ascii="Times New Roman" w:hAnsi="Times New Roman" w:cs="Times New Roman"/>
        </w:rPr>
        <w:t xml:space="preserve"> during pretraining and </w:t>
      </w:r>
      <w:r w:rsidR="006D0E50">
        <w:rPr>
          <w:rFonts w:ascii="Times New Roman" w:hAnsi="Times New Roman" w:cs="Times New Roman"/>
        </w:rPr>
        <w:t>assessing whether</w:t>
      </w:r>
      <w:r w:rsidR="00097097">
        <w:rPr>
          <w:rFonts w:ascii="Times New Roman" w:hAnsi="Times New Roman" w:cs="Times New Roman"/>
        </w:rPr>
        <w:t xml:space="preserve"> </w:t>
      </w:r>
      <w:r w:rsidR="006D0E50">
        <w:rPr>
          <w:rFonts w:ascii="Times New Roman" w:hAnsi="Times New Roman" w:cs="Times New Roman"/>
        </w:rPr>
        <w:t xml:space="preserve">ALIAS </w:t>
      </w:r>
      <w:r w:rsidR="00097097">
        <w:rPr>
          <w:rFonts w:ascii="Times New Roman" w:hAnsi="Times New Roman" w:cs="Times New Roman"/>
        </w:rPr>
        <w:t xml:space="preserve">would </w:t>
      </w:r>
      <w:r w:rsidR="006D0E50">
        <w:rPr>
          <w:rFonts w:ascii="Times New Roman" w:hAnsi="Times New Roman" w:cs="Times New Roman"/>
        </w:rPr>
        <w:t>continu</w:t>
      </w:r>
      <w:r w:rsidR="00097097">
        <w:rPr>
          <w:rFonts w:ascii="Times New Roman" w:hAnsi="Times New Roman" w:cs="Times New Roman"/>
        </w:rPr>
        <w:t xml:space="preserve">e </w:t>
      </w:r>
      <w:r w:rsidR="00FF76B8">
        <w:rPr>
          <w:rFonts w:ascii="Times New Roman" w:hAnsi="Times New Roman" w:cs="Times New Roman"/>
        </w:rPr>
        <w:t xml:space="preserve">to capture infants’ looking responses to inefficient and efficient test events </w:t>
      </w:r>
      <w:r w:rsidR="00097097">
        <w:rPr>
          <w:rFonts w:ascii="Times New Roman" w:hAnsi="Times New Roman" w:cs="Times New Roman"/>
        </w:rPr>
        <w:t>across these ratios</w:t>
      </w:r>
      <w:r w:rsidR="006D0E50">
        <w:rPr>
          <w:rFonts w:ascii="Times New Roman" w:hAnsi="Times New Roman" w:cs="Times New Roman"/>
        </w:rPr>
        <w:t xml:space="preserve">. </w:t>
      </w:r>
      <w:r w:rsidR="001F7398">
        <w:rPr>
          <w:rFonts w:ascii="Times New Roman" w:hAnsi="Times New Roman" w:cs="Times New Roman"/>
        </w:rPr>
        <w:t>The results showed</w:t>
      </w:r>
      <w:r w:rsidR="00FF76B8">
        <w:rPr>
          <w:rFonts w:ascii="Times New Roman" w:hAnsi="Times New Roman" w:cs="Times New Roman"/>
        </w:rPr>
        <w:t xml:space="preserve"> that</w:t>
      </w:r>
      <w:r w:rsidR="008368B0">
        <w:rPr>
          <w:rFonts w:ascii="Times New Roman" w:hAnsi="Times New Roman" w:cs="Times New Roman"/>
        </w:rPr>
        <w:t>, irrespective of how much prior experience networks had</w:t>
      </w:r>
      <w:r w:rsidR="001F7398">
        <w:rPr>
          <w:rFonts w:ascii="Times New Roman" w:hAnsi="Times New Roman" w:cs="Times New Roman"/>
        </w:rPr>
        <w:t xml:space="preserve"> with constrained and unconstrained arced motion</w:t>
      </w:r>
      <w:r w:rsidR="0038514B">
        <w:rPr>
          <w:rFonts w:ascii="Times New Roman" w:hAnsi="Times New Roman" w:cs="Times New Roman"/>
        </w:rPr>
        <w:t xml:space="preserve">, those in the </w:t>
      </w:r>
      <w:r w:rsidR="006920E0">
        <w:rPr>
          <w:rFonts w:ascii="Times New Roman" w:hAnsi="Times New Roman" w:cs="Times New Roman"/>
        </w:rPr>
        <w:t xml:space="preserve">Experimental condition looked longer at the Inefficient test event than at the Efficient test event, whereas </w:t>
      </w:r>
      <w:r w:rsidR="0038514B">
        <w:rPr>
          <w:rFonts w:ascii="Times New Roman" w:hAnsi="Times New Roman" w:cs="Times New Roman"/>
        </w:rPr>
        <w:t>those in</w:t>
      </w:r>
      <w:r w:rsidR="001F7398">
        <w:rPr>
          <w:rFonts w:ascii="Times New Roman" w:hAnsi="Times New Roman" w:cs="Times New Roman"/>
        </w:rPr>
        <w:t xml:space="preserve"> the Control condition looked about equally long at both events.</w:t>
      </w:r>
      <w:r w:rsidR="00097097">
        <w:rPr>
          <w:rFonts w:ascii="Times New Roman" w:hAnsi="Times New Roman" w:cs="Times New Roman"/>
        </w:rPr>
        <w:t xml:space="preserve"> </w:t>
      </w:r>
      <w:r w:rsidR="008368B0">
        <w:rPr>
          <w:rFonts w:ascii="Times New Roman" w:hAnsi="Times New Roman" w:cs="Times New Roman"/>
        </w:rPr>
        <w:t>These results indicate that the performance of ALIAS in Simulation 1a was robust to the precise amount of constrained and unconstrained arced motion with which it was presented during pretraining</w:t>
      </w:r>
      <w:r w:rsidR="00197D22">
        <w:rPr>
          <w:rFonts w:ascii="Times New Roman" w:hAnsi="Times New Roman" w:cs="Times New Roman"/>
        </w:rPr>
        <w:t xml:space="preserve"> and does not depend on a deterministic mapping between curved trajectories and obstacles</w:t>
      </w:r>
      <w:r w:rsidR="008368B0">
        <w:rPr>
          <w:rFonts w:ascii="Times New Roman" w:hAnsi="Times New Roman" w:cs="Times New Roman"/>
        </w:rPr>
        <w:t>.</w:t>
      </w:r>
      <w:r w:rsidR="008A2609">
        <w:rPr>
          <w:rFonts w:ascii="Times New Roman" w:hAnsi="Times New Roman" w:cs="Times New Roman"/>
        </w:rPr>
        <w:t xml:space="preserve"> One notable feature of these results</w:t>
      </w:r>
      <w:r w:rsidR="006022BB">
        <w:rPr>
          <w:rFonts w:ascii="Times New Roman" w:hAnsi="Times New Roman" w:cs="Times New Roman"/>
        </w:rPr>
        <w:t>—which can be seen clearly in Figure 7—</w:t>
      </w:r>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the Experimental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w:t>
      </w:r>
      <w:r w:rsidR="00B954B2">
        <w:rPr>
          <w:rFonts w:ascii="Times New Roman" w:hAnsi="Times New Roman" w:cs="Times New Roman"/>
        </w:rPr>
        <w:t>This facet of the data is notable because</w:t>
      </w:r>
      <w:r w:rsidR="001C642A">
        <w:rPr>
          <w:rFonts w:ascii="Times New Roman" w:hAnsi="Times New Roman" w:cs="Times New Roman"/>
        </w:rPr>
        <w:t xml:space="preserve"> it might be expected that this difference should decrease </w:t>
      </w:r>
      <w:r w:rsidR="001C642A">
        <w:rPr>
          <w:rFonts w:ascii="Times New Roman" w:hAnsi="Times New Roman" w:cs="Times New Roman"/>
        </w:rPr>
        <w:lastRenderedPageBreak/>
        <w:t xml:space="preserve">as the proportion of unconstrained arced motion increases. </w:t>
      </w:r>
      <w:r w:rsidR="008A2609">
        <w:rPr>
          <w:rFonts w:ascii="Times New Roman" w:hAnsi="Times New Roman" w:cs="Times New Roman"/>
        </w:rPr>
        <w:t xml:space="preserve">The </w:t>
      </w:r>
      <w:r w:rsidR="00161BCA">
        <w:rPr>
          <w:rFonts w:ascii="Times New Roman" w:hAnsi="Times New Roman" w:cs="Times New Roman"/>
        </w:rPr>
        <w:t>reason the difference in looking to the Inefficient and Efficient test events</w:t>
      </w:r>
      <w:r w:rsidR="001C642A">
        <w:rPr>
          <w:rFonts w:ascii="Times New Roman" w:hAnsi="Times New Roman" w:cs="Times New Roman"/>
        </w:rPr>
        <w:t xml:space="preserve"> remained relatively stable across ratios was </w:t>
      </w:r>
      <w:r w:rsidR="00161BCA">
        <w:rPr>
          <w:rFonts w:ascii="Times New Roman" w:hAnsi="Times New Roman" w:cs="Times New Roman"/>
        </w:rPr>
        <w:t xml:space="preserve">simply </w:t>
      </w:r>
      <w:r w:rsidR="00956C2E">
        <w:rPr>
          <w:rFonts w:ascii="Times New Roman" w:hAnsi="Times New Roman" w:cs="Times New Roman"/>
        </w:rPr>
        <w:t>because</w:t>
      </w:r>
      <w:r w:rsidR="00C97B54">
        <w:rPr>
          <w:rFonts w:ascii="Times New Roman" w:hAnsi="Times New Roman" w:cs="Times New Roman"/>
        </w:rPr>
        <w:t xml:space="preserve"> </w:t>
      </w:r>
      <w:r w:rsidR="00161BCA">
        <w:rPr>
          <w:rFonts w:ascii="Times New Roman" w:hAnsi="Times New Roman" w:cs="Times New Roman"/>
        </w:rPr>
        <w:t xml:space="preserve">the network was habituated to a constrained arced motion event. A consequence of this </w:t>
      </w:r>
      <w:r w:rsidR="002C7276">
        <w:rPr>
          <w:rFonts w:ascii="Times New Roman" w:hAnsi="Times New Roman" w:cs="Times New Roman"/>
        </w:rPr>
        <w:t>was that</w:t>
      </w:r>
      <w:r w:rsidR="00A03867">
        <w:rPr>
          <w:rFonts w:ascii="Times New Roman" w:hAnsi="Times New Roman" w:cs="Times New Roman"/>
        </w:rPr>
        <w:t xml:space="preserve">, </w:t>
      </w:r>
      <w:r w:rsidR="00C97B54">
        <w:rPr>
          <w:rFonts w:ascii="Times New Roman" w:hAnsi="Times New Roman" w:cs="Times New Roman"/>
        </w:rPr>
        <w:t>even when</w:t>
      </w:r>
      <w:r w:rsidR="002C7276">
        <w:rPr>
          <w:rFonts w:ascii="Times New Roman" w:hAnsi="Times New Roman" w:cs="Times New Roman"/>
        </w:rPr>
        <w:t xml:space="preserve"> networks experienced equivalent amounts of constrained and unconstrained arced motion during pretraining</w:t>
      </w:r>
      <w:r w:rsidR="00A03867">
        <w:rPr>
          <w:rFonts w:ascii="Times New Roman" w:hAnsi="Times New Roman" w:cs="Times New Roman"/>
        </w:rPr>
        <w:t>, the arced motion-obstacle association was strengthened</w:t>
      </w:r>
      <w:r w:rsidR="002C7276">
        <w:rPr>
          <w:rFonts w:ascii="Times New Roman" w:hAnsi="Times New Roman" w:cs="Times New Roman"/>
        </w:rPr>
        <w:t>.</w:t>
      </w:r>
      <w:r w:rsidR="00C97B54">
        <w:rPr>
          <w:rFonts w:ascii="Times New Roman" w:hAnsi="Times New Roman" w:cs="Times New Roman"/>
        </w:rPr>
        <w:t xml:space="preserve"> </w:t>
      </w:r>
    </w:p>
    <w:p w14:paraId="328EAFCD" w14:textId="759819D3" w:rsidR="00A03867" w:rsidRDefault="00A03867" w:rsidP="00677D91">
      <w:pPr>
        <w:spacing w:line="480" w:lineRule="auto"/>
        <w:ind w:firstLine="720"/>
        <w:contextualSpacing/>
        <w:rPr>
          <w:rFonts w:ascii="Times New Roman" w:hAnsi="Times New Roman" w:cs="Times New Roman"/>
        </w:rPr>
      </w:pPr>
      <w:r>
        <w:rPr>
          <w:rFonts w:ascii="Times New Roman" w:hAnsi="Times New Roman" w:cs="Times New Roman"/>
        </w:rPr>
        <w:t xml:space="preserve">Although this simulation </w:t>
      </w:r>
      <w:r w:rsidR="009513D6">
        <w:rPr>
          <w:rFonts w:ascii="Times New Roman" w:hAnsi="Times New Roman" w:cs="Times New Roman"/>
        </w:rPr>
        <w:t>demonstrated that ALIAS’s performance</w:t>
      </w:r>
      <w:r w:rsidR="009B2C55">
        <w:rPr>
          <w:rFonts w:ascii="Times New Roman" w:hAnsi="Times New Roman" w:cs="Times New Roman"/>
        </w:rPr>
        <w:t xml:space="preserve"> in Simulation 1a</w:t>
      </w:r>
      <w:r w:rsidR="009513D6">
        <w:rPr>
          <w:rFonts w:ascii="Times New Roman" w:hAnsi="Times New Roman" w:cs="Times New Roman"/>
        </w:rPr>
        <w:t xml:space="preserve"> did not hinge on </w:t>
      </w:r>
      <w:r w:rsidR="009B2C55">
        <w:rPr>
          <w:rFonts w:ascii="Times New Roman" w:hAnsi="Times New Roman" w:cs="Times New Roman"/>
        </w:rPr>
        <w:t>a deterministic mapping between arced motion and obstacles,</w:t>
      </w:r>
      <w:r w:rsidR="00815A00">
        <w:rPr>
          <w:rFonts w:ascii="Times New Roman" w:hAnsi="Times New Roman" w:cs="Times New Roman"/>
        </w:rPr>
        <w:t xml:space="preserve"> a second issue that Simulation 1a raised concerned</w:t>
      </w:r>
      <w:r w:rsidR="009B2C55">
        <w:rPr>
          <w:rFonts w:ascii="Times New Roman" w:hAnsi="Times New Roman" w:cs="Times New Roman"/>
        </w:rPr>
        <w:t xml:space="preserve"> </w:t>
      </w:r>
      <w:r w:rsidR="002E509E">
        <w:rPr>
          <w:rFonts w:ascii="Times New Roman" w:hAnsi="Times New Roman" w:cs="Times New Roman"/>
        </w:rPr>
        <w:t xml:space="preserve">the explanatory breadth of </w:t>
      </w:r>
      <w:r w:rsidR="00815A00">
        <w:rPr>
          <w:rFonts w:ascii="Times New Roman" w:hAnsi="Times New Roman" w:cs="Times New Roman"/>
        </w:rPr>
        <w:t>this model</w:t>
      </w:r>
      <w:r w:rsidR="002E509E">
        <w:rPr>
          <w:rFonts w:ascii="Times New Roman" w:hAnsi="Times New Roman" w:cs="Times New Roman"/>
        </w:rPr>
        <w:t xml:space="preserve">. Specifically, it remains to be seen whether ALIAS </w:t>
      </w:r>
      <w:r w:rsidR="009B2C55">
        <w:rPr>
          <w:rFonts w:ascii="Times New Roman" w:hAnsi="Times New Roman" w:cs="Times New Roman"/>
        </w:rPr>
        <w:t>can account for the remaining target findings</w:t>
      </w:r>
      <w:r w:rsidR="002E509E">
        <w:rPr>
          <w:rFonts w:ascii="Times New Roman" w:hAnsi="Times New Roman" w:cs="Times New Roman"/>
        </w:rPr>
        <w:t xml:space="preserve">. </w:t>
      </w:r>
      <w:r w:rsidR="00157D08">
        <w:rPr>
          <w:rFonts w:ascii="Times New Roman" w:hAnsi="Times New Roman" w:cs="Times New Roman"/>
        </w:rPr>
        <w:t>This is one of several issues that need to be resolved</w:t>
      </w:r>
      <w:r w:rsidR="002E509E">
        <w:rPr>
          <w:rFonts w:ascii="Times New Roman" w:hAnsi="Times New Roman" w:cs="Times New Roman"/>
        </w:rPr>
        <w:t xml:space="preserve"> before it</w:t>
      </w:r>
      <w:r>
        <w:rPr>
          <w:rFonts w:ascii="Times New Roman" w:hAnsi="Times New Roman" w:cs="Times New Roman"/>
        </w:rPr>
        <w:t xml:space="preserve"> can</w:t>
      </w:r>
      <w:r w:rsidR="00666874">
        <w:rPr>
          <w:rFonts w:ascii="Times New Roman" w:hAnsi="Times New Roman" w:cs="Times New Roman"/>
        </w:rPr>
        <w:t xml:space="preserve"> be</w:t>
      </w:r>
      <w:r>
        <w:rPr>
          <w:rFonts w:ascii="Times New Roman" w:hAnsi="Times New Roman" w:cs="Times New Roman"/>
        </w:rPr>
        <w:t xml:space="preserve"> concluded that ALIAS </w:t>
      </w:r>
      <w:r w:rsidR="00666874">
        <w:rPr>
          <w:rFonts w:ascii="Times New Roman" w:hAnsi="Times New Roman" w:cs="Times New Roman"/>
        </w:rPr>
        <w:t>provides a</w:t>
      </w:r>
      <w:r>
        <w:rPr>
          <w:rFonts w:ascii="Times New Roman" w:hAnsi="Times New Roman" w:cs="Times New Roman"/>
        </w:rPr>
        <w:t xml:space="preserve"> veridical account of infants’ looking</w:t>
      </w:r>
      <w:r w:rsidR="00EF41A5">
        <w:rPr>
          <w:rFonts w:ascii="Times New Roman" w:hAnsi="Times New Roman" w:cs="Times New Roman"/>
        </w:rPr>
        <w:t xml:space="preserve"> patterns in</w:t>
      </w:r>
      <w:r w:rsidR="00666874">
        <w:rPr>
          <w:rFonts w:ascii="Times New Roman" w:hAnsi="Times New Roman" w:cs="Times New Roman"/>
        </w:rPr>
        <w:t xml:space="preserve"> action understanding</w:t>
      </w:r>
      <w:r w:rsidR="00EF41A5">
        <w:rPr>
          <w:rFonts w:ascii="Times New Roman" w:hAnsi="Times New Roman" w:cs="Times New Roman"/>
        </w:rPr>
        <w:t xml:space="preserve"> studies.</w:t>
      </w:r>
      <w:r>
        <w:rPr>
          <w:rFonts w:ascii="Times New Roman" w:hAnsi="Times New Roman" w:cs="Times New Roman"/>
        </w:rPr>
        <w:t xml:space="preserve"> </w:t>
      </w:r>
      <w:r w:rsidR="00D876C9">
        <w:rPr>
          <w:rFonts w:ascii="Times New Roman" w:eastAsia="Times New Roman" w:hAnsi="Times New Roman" w:cs="Times New Roman"/>
        </w:rPr>
        <w:t xml:space="preserve">Simulation 2 </w:t>
      </w:r>
      <w:r w:rsidR="00666874">
        <w:rPr>
          <w:rFonts w:ascii="Times New Roman" w:eastAsia="Times New Roman" w:hAnsi="Times New Roman" w:cs="Times New Roman"/>
        </w:rPr>
        <w:t>took a first step in this direction</w:t>
      </w:r>
      <w:r w:rsidR="00011353">
        <w:rPr>
          <w:rFonts w:ascii="Times New Roman" w:eastAsia="Times New Roman" w:hAnsi="Times New Roman" w:cs="Times New Roman"/>
        </w:rPr>
        <w:t xml:space="preserve"> by assessing whether ALIAS could capture </w:t>
      </w:r>
      <w:r w:rsidR="004B5117">
        <w:rPr>
          <w:rFonts w:ascii="Times New Roman" w:eastAsia="Times New Roman" w:hAnsi="Times New Roman" w:cs="Times New Roman"/>
        </w:rPr>
        <w:t>a</w:t>
      </w:r>
      <w:r w:rsidR="00011353">
        <w:rPr>
          <w:rFonts w:ascii="Times New Roman" w:eastAsia="Times New Roman" w:hAnsi="Times New Roman" w:cs="Times New Roman"/>
        </w:rPr>
        <w:t xml:space="preserve"> second target finding</w:t>
      </w:r>
      <w:r w:rsidR="00D876C9">
        <w:rPr>
          <w:rFonts w:ascii="Times New Roman" w:eastAsia="Times New Roman" w:hAnsi="Times New Roman" w:cs="Times New Roman"/>
        </w:rPr>
        <w:t>.</w:t>
      </w:r>
      <w:r w:rsidR="00011353">
        <w:rPr>
          <w:rFonts w:ascii="Times New Roman" w:eastAsia="Times New Roman" w:hAnsi="Times New Roman" w:cs="Times New Roman"/>
        </w:rPr>
        <w:t xml:space="preserve"> </w:t>
      </w:r>
      <w:r w:rsidR="00D876C9">
        <w:rPr>
          <w:rFonts w:ascii="Times New Roman" w:eastAsia="Times New Roman" w:hAnsi="Times New Roman" w:cs="Times New Roman"/>
        </w:rPr>
        <w:t xml:space="preserve">This </w:t>
      </w:r>
      <w:r w:rsidR="00011353">
        <w:rPr>
          <w:rFonts w:ascii="Times New Roman" w:eastAsia="Times New Roman" w:hAnsi="Times New Roman" w:cs="Times New Roman"/>
        </w:rPr>
        <w:t>is the finding that</w:t>
      </w:r>
      <w:r w:rsidR="00D876C9">
        <w:rPr>
          <w:rFonts w:ascii="Times New Roman" w:eastAsia="Times New Roman" w:hAnsi="Times New Roman" w:cs="Times New Roman"/>
        </w:rPr>
        <w:t xml:space="preserve"> infants’ looking responses in action understanding studies do not depend on whether the entities involved are animate.</w:t>
      </w:r>
      <w:r w:rsidR="00E2240B">
        <w:rPr>
          <w:rFonts w:ascii="Times New Roman" w:eastAsia="Times New Roman" w:hAnsi="Times New Roman" w:cs="Times New Roman"/>
        </w:rPr>
        <w:t xml:space="preserve"> The objects used in this simulation did not possess surface features typical of animate entities; instead, the objects possessed features typical of inanimate objects. Because</w:t>
      </w:r>
      <w:r w:rsidR="00677D91">
        <w:rPr>
          <w:rFonts w:ascii="Times New Roman" w:eastAsia="Times New Roman" w:hAnsi="Times New Roman" w:cs="Times New Roman"/>
        </w:rPr>
        <w:t xml:space="preserve"> the performance of OM10 in Simulation 2 would be identical to that in Simulation 1a</w:t>
      </w:r>
      <w:r w:rsidR="007B0E03">
        <w:rPr>
          <w:rFonts w:ascii="Times New Roman" w:eastAsia="Times New Roman" w:hAnsi="Times New Roman" w:cs="Times New Roman"/>
        </w:rPr>
        <w:t>,</w:t>
      </w:r>
      <w:r w:rsidR="00E2240B">
        <w:rPr>
          <w:rFonts w:ascii="Times New Roman" w:eastAsia="Times New Roman" w:hAnsi="Times New Roman" w:cs="Times New Roman"/>
        </w:rPr>
        <w:t xml:space="preserve"> </w:t>
      </w:r>
      <w:r w:rsidR="00677D91">
        <w:rPr>
          <w:rFonts w:ascii="Times New Roman" w:eastAsia="Times New Roman" w:hAnsi="Times New Roman" w:cs="Times New Roman"/>
        </w:rPr>
        <w:t>OM10’s behavior was</w:t>
      </w:r>
      <w:r w:rsidR="00E2240B">
        <w:rPr>
          <w:rFonts w:ascii="Times New Roman" w:eastAsia="Times New Roman" w:hAnsi="Times New Roman" w:cs="Times New Roman"/>
        </w:rPr>
        <w:t xml:space="preserve"> neither reported in Simulation 2 nor was it compared to</w:t>
      </w:r>
      <w:r w:rsidR="00677D91">
        <w:rPr>
          <w:rFonts w:ascii="Times New Roman" w:eastAsia="Times New Roman" w:hAnsi="Times New Roman" w:cs="Times New Roman"/>
        </w:rPr>
        <w:t xml:space="preserve"> that of</w:t>
      </w:r>
      <w:r w:rsidR="00E2240B">
        <w:rPr>
          <w:rFonts w:ascii="Times New Roman" w:eastAsia="Times New Roman" w:hAnsi="Times New Roman" w:cs="Times New Roman"/>
        </w:rPr>
        <w:t xml:space="preserve"> OM10-2, ALIAS, or ALIAS-2.</w:t>
      </w:r>
      <w:r w:rsidR="007B0E03">
        <w:rPr>
          <w:rFonts w:ascii="Times New Roman" w:eastAsia="Times New Roman" w:hAnsi="Times New Roman" w:cs="Times New Roman"/>
        </w:rPr>
        <w:t xml:space="preserve"> The reason OM10’s performance was not expected to differ between Simulations 1a and 2 is that this model did not include units for different kinds of surface features (e.g., those typical of animate entities or inanimate objects); the two models and their corresponding behaviors would therefore be identical. Crucially, o</w:t>
      </w:r>
      <w:r w:rsidR="00677D91">
        <w:rPr>
          <w:rFonts w:ascii="Times New Roman" w:eastAsia="Times New Roman" w:hAnsi="Times New Roman" w:cs="Times New Roman"/>
        </w:rPr>
        <w:t>mitting surface feature informat</w:t>
      </w:r>
      <w:r w:rsidR="007B0E03">
        <w:rPr>
          <w:rFonts w:ascii="Times New Roman" w:eastAsia="Times New Roman" w:hAnsi="Times New Roman" w:cs="Times New Roman"/>
        </w:rPr>
        <w:t>ion represents a significant limitation</w:t>
      </w:r>
      <w:r w:rsidR="00677D91">
        <w:rPr>
          <w:rFonts w:ascii="Times New Roman" w:eastAsia="Times New Roman" w:hAnsi="Times New Roman" w:cs="Times New Roman"/>
        </w:rPr>
        <w:t xml:space="preserve"> </w:t>
      </w:r>
      <w:r w:rsidR="00E2240B">
        <w:rPr>
          <w:rFonts w:ascii="Times New Roman" w:eastAsia="Times New Roman" w:hAnsi="Times New Roman" w:cs="Times New Roman"/>
        </w:rPr>
        <w:t>of OM10—the first being the fact that this model does not faithfully capture key aspects of the task structure of Gergely et al.-style studies—</w:t>
      </w:r>
      <w:r w:rsidR="00E2240B">
        <w:rPr>
          <w:rFonts w:ascii="Times New Roman" w:eastAsia="Times New Roman" w:hAnsi="Times New Roman" w:cs="Times New Roman"/>
        </w:rPr>
        <w:lastRenderedPageBreak/>
        <w:t>because</w:t>
      </w:r>
      <w:r w:rsidR="00677D91">
        <w:rPr>
          <w:rFonts w:ascii="Times New Roman" w:eastAsia="Times New Roman" w:hAnsi="Times New Roman" w:cs="Times New Roman"/>
        </w:rPr>
        <w:t xml:space="preserve"> </w:t>
      </w:r>
      <w:r w:rsidR="007B0E03">
        <w:rPr>
          <w:rFonts w:ascii="Times New Roman" w:eastAsia="Times New Roman" w:hAnsi="Times New Roman" w:cs="Times New Roman"/>
        </w:rPr>
        <w:t>doing so effectively builds into the model an</w:t>
      </w:r>
      <w:r w:rsidR="00677D91">
        <w:rPr>
          <w:rFonts w:ascii="Times New Roman" w:eastAsia="Times New Roman" w:hAnsi="Times New Roman" w:cs="Times New Roman"/>
        </w:rPr>
        <w:t xml:space="preserve"> insensitivity to the nature of an object’s surface features.</w:t>
      </w:r>
      <w:r w:rsidR="007B0E03">
        <w:rPr>
          <w:rFonts w:ascii="Times New Roman" w:eastAsia="Times New Roman" w:hAnsi="Times New Roman" w:cs="Times New Roman"/>
        </w:rPr>
        <w:t xml:space="preserve"> This means this model is necessarily silent about</w:t>
      </w:r>
      <w:r w:rsidR="00DE2FF5">
        <w:rPr>
          <w:rFonts w:ascii="Times New Roman" w:eastAsia="Times New Roman" w:hAnsi="Times New Roman" w:cs="Times New Roman"/>
        </w:rPr>
        <w:t xml:space="preserve"> how,</w:t>
      </w:r>
      <w:r w:rsidR="007B0E03">
        <w:rPr>
          <w:rFonts w:ascii="Times New Roman" w:eastAsia="Times New Roman" w:hAnsi="Times New Roman" w:cs="Times New Roman"/>
        </w:rPr>
        <w:t xml:space="preserve"> mechanistically, such </w:t>
      </w:r>
      <w:r w:rsidR="00DE2FF5">
        <w:rPr>
          <w:rFonts w:ascii="Times New Roman" w:eastAsia="Times New Roman" w:hAnsi="Times New Roman" w:cs="Times New Roman"/>
        </w:rPr>
        <w:t>insen</w:t>
      </w:r>
      <w:r w:rsidR="00E67DBD">
        <w:rPr>
          <w:rFonts w:ascii="Times New Roman" w:eastAsia="Times New Roman" w:hAnsi="Times New Roman" w:cs="Times New Roman"/>
        </w:rPr>
        <w:t>sitivity</w:t>
      </w:r>
      <w:r w:rsidR="00DE2FF5">
        <w:rPr>
          <w:rFonts w:ascii="Times New Roman" w:eastAsia="Times New Roman" w:hAnsi="Times New Roman" w:cs="Times New Roman"/>
        </w:rPr>
        <w:t xml:space="preserve">. </w:t>
      </w:r>
      <w:r w:rsidR="00E67DBD">
        <w:rPr>
          <w:rFonts w:ascii="Times New Roman" w:eastAsia="Times New Roman" w:hAnsi="Times New Roman" w:cs="Times New Roman"/>
        </w:rPr>
        <w:t xml:space="preserve">This is itself a limitation because a complete account of infants’ looking behaviors in action understanding studies would need to explain how infants become insensitive to an objects’ surface features. </w:t>
      </w:r>
      <w:r w:rsidR="00DE2FF5">
        <w:rPr>
          <w:rFonts w:ascii="Times New Roman" w:eastAsia="Times New Roman" w:hAnsi="Times New Roman" w:cs="Times New Roman"/>
        </w:rPr>
        <w:t>As will be seen in Simulation 2, ALIAS</w:t>
      </w:r>
      <w:r w:rsidR="00E67DBD">
        <w:rPr>
          <w:rFonts w:ascii="Times New Roman" w:eastAsia="Times New Roman" w:hAnsi="Times New Roman" w:cs="Times New Roman"/>
        </w:rPr>
        <w:t xml:space="preserve"> does not suffer from this limitation. This is because, </w:t>
      </w:r>
      <w:r w:rsidR="00677D91">
        <w:rPr>
          <w:rFonts w:ascii="Times New Roman" w:eastAsia="Times New Roman" w:hAnsi="Times New Roman" w:cs="Times New Roman"/>
        </w:rPr>
        <w:t xml:space="preserve">by observing objects with features typical of animates and </w:t>
      </w:r>
      <w:proofErr w:type="spellStart"/>
      <w:r w:rsidR="00677D91">
        <w:rPr>
          <w:rFonts w:ascii="Times New Roman" w:eastAsia="Times New Roman" w:hAnsi="Times New Roman" w:cs="Times New Roman"/>
        </w:rPr>
        <w:t>inanimates</w:t>
      </w:r>
      <w:proofErr w:type="spellEnd"/>
      <w:r w:rsidR="00677D91">
        <w:rPr>
          <w:rFonts w:ascii="Times New Roman" w:eastAsia="Times New Roman" w:hAnsi="Times New Roman" w:cs="Times New Roman"/>
        </w:rPr>
        <w:t xml:space="preserve"> move along different trajectories in the presence of absence of obstacles</w:t>
      </w:r>
      <w:r w:rsidR="00513BD3">
        <w:rPr>
          <w:rFonts w:ascii="Times New Roman" w:eastAsia="Times New Roman" w:hAnsi="Times New Roman" w:cs="Times New Roman"/>
        </w:rPr>
        <w:t xml:space="preserve"> during a model analogue infants’ real-world experience</w:t>
      </w:r>
      <w:r w:rsidR="00E67DBD">
        <w:rPr>
          <w:rFonts w:ascii="Times New Roman" w:eastAsia="Times New Roman" w:hAnsi="Times New Roman" w:cs="Times New Roman"/>
        </w:rPr>
        <w:t>, the model develops an insensitivity to the nature of an object’s surface features</w:t>
      </w:r>
      <w:r w:rsidR="00677D91">
        <w:rPr>
          <w:rFonts w:ascii="Times New Roman" w:eastAsia="Times New Roman" w:hAnsi="Times New Roman" w:cs="Times New Roman"/>
        </w:rPr>
        <w:t xml:space="preserve">. </w:t>
      </w:r>
    </w:p>
    <w:p w14:paraId="50411851" w14:textId="77777777" w:rsidR="003A731B" w:rsidRDefault="003A731B" w:rsidP="00E306B6">
      <w:pPr>
        <w:spacing w:line="480" w:lineRule="auto"/>
        <w:contextualSpacing/>
        <w:rPr>
          <w:rFonts w:ascii="Times New Roman" w:hAnsi="Times New Roman" w:cs="Times New Roman"/>
        </w:rPr>
      </w:pPr>
    </w:p>
    <w:p w14:paraId="0356A792" w14:textId="2235E780"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p>
    <w:p w14:paraId="5B4F8381" w14:textId="16D26CB5"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Simulation 2 was identical to Simulation 1</w:t>
      </w:r>
      <w:r w:rsidR="00333ACF">
        <w:rPr>
          <w:rFonts w:ascii="Times New Roman" w:eastAsia="Times New Roman" w:hAnsi="Times New Roman" w:cs="Times New Roman"/>
        </w:rPr>
        <w:t>a</w:t>
      </w:r>
      <w:r w:rsidR="007300EB">
        <w:rPr>
          <w:rFonts w:ascii="Times New Roman" w:eastAsia="Times New Roman" w:hAnsi="Times New Roman" w:cs="Times New Roman"/>
        </w:rPr>
        <w:t xml:space="preserve"> with two key exceptions. First,</w:t>
      </w:r>
      <w:r>
        <w:rPr>
          <w:rFonts w:ascii="Times New Roman" w:eastAsia="Times New Roman" w:hAnsi="Times New Roman" w:cs="Times New Roman"/>
        </w:rPr>
        <w:t xml:space="preserve">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used during habituation and test</w:t>
      </w:r>
      <w:r w:rsidR="0084011A">
        <w:rPr>
          <w:rFonts w:ascii="Times New Roman" w:eastAsia="Times New Roman" w:hAnsi="Times New Roman" w:cs="Times New Roman"/>
        </w:rPr>
        <w:t xml:space="preserve"> </w:t>
      </w:r>
      <w:r>
        <w:rPr>
          <w:rFonts w:ascii="Times New Roman" w:eastAsia="Times New Roman" w:hAnsi="Times New Roman" w:cs="Times New Roman"/>
        </w:rPr>
        <w:t xml:space="preserve">did not possess </w:t>
      </w:r>
      <w:r w:rsidR="00282727">
        <w:rPr>
          <w:rFonts w:ascii="Times New Roman" w:eastAsia="Times New Roman" w:hAnsi="Times New Roman" w:cs="Times New Roman"/>
        </w:rPr>
        <w:t>surface features associated with animate entities.</w:t>
      </w:r>
      <w:r w:rsidR="001216D8">
        <w:rPr>
          <w:rFonts w:ascii="Times New Roman" w:eastAsia="Times New Roman" w:hAnsi="Times New Roman" w:cs="Times New Roman"/>
        </w:rPr>
        <w:t xml:space="preserve"> </w:t>
      </w:r>
      <w:r w:rsidR="00282727">
        <w:rPr>
          <w:rFonts w:ascii="Times New Roman" w:eastAsia="Times New Roman" w:hAnsi="Times New Roman" w:cs="Times New Roman"/>
        </w:rPr>
        <w:t xml:space="preserve">To that end, the second rather than the first unit was activated in the Surface Property Left and Right groups during habituation and test. </w:t>
      </w:r>
      <w:r w:rsidR="0032241B">
        <w:rPr>
          <w:rFonts w:ascii="Times New Roman" w:eastAsia="Times New Roman" w:hAnsi="Times New Roman" w:cs="Times New Roman"/>
        </w:rPr>
        <w:t>As was also true in Simulation 1a, ALIAS’s performance was compared to OM10, OM10-2, and ALIAS-2.</w:t>
      </w:r>
      <w:r w:rsidR="001216D8">
        <w:rPr>
          <w:rFonts w:ascii="Times New Roman" w:eastAsia="Times New Roman" w:hAnsi="Times New Roman" w:cs="Times New Roman"/>
        </w:rPr>
        <w:t xml:space="preserve"> By habituating networks to objects that possessed features typical on inanimate objects, it was possible to determine whether ALIAS’s behavior in Simulations 1a and 1b depended on objects possessing features typical of inanimate objects during habituation and test. </w:t>
      </w:r>
      <w:r w:rsidR="007300EB">
        <w:rPr>
          <w:rFonts w:ascii="Times New Roman" w:eastAsia="Times New Roman" w:hAnsi="Times New Roman" w:cs="Times New Roman"/>
        </w:rPr>
        <w:t xml:space="preserve">Second, the length of the habituation phase was shortened from 900 epochs to 675 epochs. </w:t>
      </w:r>
      <w:r w:rsidR="00E239DF">
        <w:rPr>
          <w:rFonts w:ascii="Times New Roman" w:eastAsia="Times New Roman" w:hAnsi="Times New Roman" w:cs="Times New Roman"/>
        </w:rPr>
        <w:t xml:space="preserve">This decision was justified by the fact that </w:t>
      </w:r>
      <w:r w:rsidR="007300EB">
        <w:rPr>
          <w:rFonts w:ascii="Times New Roman" w:eastAsia="Times New Roman" w:hAnsi="Times New Roman" w:cs="Times New Roman"/>
        </w:rPr>
        <w:t>the finding that animate cues are not necessary for infants</w:t>
      </w:r>
      <w:r w:rsidR="00E239DF">
        <w:rPr>
          <w:rFonts w:ascii="Times New Roman" w:eastAsia="Times New Roman" w:hAnsi="Times New Roman" w:cs="Times New Roman"/>
        </w:rPr>
        <w:t xml:space="preserve"> </w:t>
      </w:r>
      <w:r w:rsidR="007300EB">
        <w:rPr>
          <w:rFonts w:ascii="Times New Roman" w:eastAsia="Times New Roman" w:hAnsi="Times New Roman" w:cs="Times New Roman"/>
        </w:rPr>
        <w:t xml:space="preserve">to process actions in terms of their efficiency </w:t>
      </w:r>
      <w:r w:rsidR="00E239DF">
        <w:rPr>
          <w:rFonts w:ascii="Times New Roman" w:eastAsia="Times New Roman" w:hAnsi="Times New Roman" w:cs="Times New Roman"/>
        </w:rPr>
        <w:t xml:space="preserve">comes from </w:t>
      </w:r>
      <w:r w:rsidR="005660C0">
        <w:rPr>
          <w:rFonts w:ascii="Times New Roman" w:eastAsia="Times New Roman" w:hAnsi="Times New Roman" w:cs="Times New Roman"/>
        </w:rPr>
        <w:t xml:space="preserve">research with younger infants, namely, </w:t>
      </w:r>
      <w:r w:rsidR="00E239DF">
        <w:rPr>
          <w:rFonts w:ascii="Times New Roman" w:eastAsia="Times New Roman" w:hAnsi="Times New Roman" w:cs="Times New Roman"/>
        </w:rPr>
        <w:t xml:space="preserve">with 9-month-olds (e.g., </w:t>
      </w:r>
      <w:proofErr w:type="spellStart"/>
      <w:r w:rsidR="00E239DF">
        <w:rPr>
          <w:rFonts w:ascii="Times New Roman" w:eastAsia="Times New Roman" w:hAnsi="Times New Roman" w:cs="Times New Roman"/>
        </w:rPr>
        <w:t>Csibra</w:t>
      </w:r>
      <w:proofErr w:type="spellEnd"/>
      <w:r w:rsidR="00E239DF">
        <w:rPr>
          <w:rFonts w:ascii="Times New Roman" w:eastAsia="Times New Roman" w:hAnsi="Times New Roman" w:cs="Times New Roman"/>
        </w:rPr>
        <w:t xml:space="preserve"> et al., 1999).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lastRenderedPageBreak/>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6D6B4BDD" w:rsidR="00614A04" w:rsidRDefault="00614A04" w:rsidP="00614A04">
      <w:pPr>
        <w:pStyle w:val="Caption"/>
        <w:rPr>
          <w:rFonts w:ascii="Times New Roman" w:hAnsi="Times New Roman" w:cs="Times New Roman"/>
          <w:i w:val="0"/>
          <w:iCs w:val="0"/>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9B5320">
        <w:rPr>
          <w:rFonts w:ascii="Times New Roman" w:hAnsi="Times New Roman" w:cs="Times New Roman"/>
          <w:b/>
          <w:bCs/>
          <w:i w:val="0"/>
          <w:iCs w:val="0"/>
          <w:noProof/>
          <w:color w:val="000000" w:themeColor="text1"/>
          <w:sz w:val="24"/>
          <w:szCs w:val="24"/>
        </w:rPr>
        <w:t>8</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B64108">
        <w:rPr>
          <w:rFonts w:ascii="Times New Roman" w:hAnsi="Times New Roman" w:cs="Times New Roman"/>
          <w:i w:val="0"/>
          <w:iCs w:val="0"/>
          <w:color w:val="000000" w:themeColor="text1"/>
          <w:sz w:val="24"/>
          <w:szCs w:val="24"/>
        </w:rPr>
        <w:t>Mean network error</w:t>
      </w:r>
      <w:r w:rsidR="00A9344A">
        <w:rPr>
          <w:rFonts w:ascii="Times New Roman" w:hAnsi="Times New Roman" w:cs="Times New Roman"/>
          <w:i w:val="0"/>
          <w:iCs w:val="0"/>
          <w:color w:val="000000" w:themeColor="text1"/>
          <w:sz w:val="24"/>
          <w:szCs w:val="24"/>
        </w:rPr>
        <w:t xml:space="preserve"> produced</w:t>
      </w:r>
      <w:r w:rsidR="00A9344A" w:rsidRPr="00B64108">
        <w:rPr>
          <w:rFonts w:ascii="Times New Roman" w:hAnsi="Times New Roman" w:cs="Times New Roman"/>
          <w:i w:val="0"/>
          <w:iCs w:val="0"/>
          <w:color w:val="000000" w:themeColor="text1"/>
          <w:sz w:val="24"/>
          <w:szCs w:val="24"/>
        </w:rPr>
        <w:t xml:space="preserve"> to the Efficient and Inefficient </w:t>
      </w:r>
      <w:r w:rsidRPr="00614A04">
        <w:rPr>
          <w:rFonts w:ascii="Times New Roman" w:hAnsi="Times New Roman" w:cs="Times New Roman"/>
          <w:i w:val="0"/>
          <w:iCs w:val="0"/>
          <w:color w:val="000000" w:themeColor="text1"/>
          <w:sz w:val="24"/>
          <w:szCs w:val="24"/>
        </w:rPr>
        <w:t>test events in Simulation 2 across conditions</w:t>
      </w:r>
      <w:r w:rsidR="0092396B">
        <w:rPr>
          <w:rFonts w:ascii="Times New Roman" w:hAnsi="Times New Roman" w:cs="Times New Roman"/>
          <w:i w:val="0"/>
          <w:iCs w:val="0"/>
          <w:color w:val="000000" w:themeColor="text1"/>
          <w:sz w:val="24"/>
          <w:szCs w:val="24"/>
        </w:rPr>
        <w:t xml:space="preserve"> overall (left panel)</w:t>
      </w:r>
      <w:r w:rsidRPr="00614A04">
        <w:rPr>
          <w:rFonts w:ascii="Times New Roman" w:hAnsi="Times New Roman" w:cs="Times New Roman"/>
          <w:i w:val="0"/>
          <w:iCs w:val="0"/>
          <w:color w:val="000000" w:themeColor="text1"/>
          <w:sz w:val="24"/>
          <w:szCs w:val="24"/>
        </w:rPr>
        <w:t xml:space="preserve"> and</w:t>
      </w:r>
      <w:r w:rsidR="0092396B">
        <w:rPr>
          <w:rFonts w:ascii="Times New Roman" w:hAnsi="Times New Roman" w:cs="Times New Roman"/>
          <w:i w:val="0"/>
          <w:iCs w:val="0"/>
          <w:color w:val="000000" w:themeColor="text1"/>
          <w:sz w:val="24"/>
          <w:szCs w:val="24"/>
        </w:rPr>
        <w:t xml:space="preserve"> across</w:t>
      </w:r>
      <w:r w:rsidRPr="00614A04">
        <w:rPr>
          <w:rFonts w:ascii="Times New Roman" w:hAnsi="Times New Roman" w:cs="Times New Roman"/>
          <w:i w:val="0"/>
          <w:iCs w:val="0"/>
          <w:color w:val="000000" w:themeColor="text1"/>
          <w:sz w:val="24"/>
          <w:szCs w:val="24"/>
        </w:rPr>
        <w:t xml:space="preserve"> </w:t>
      </w:r>
      <w:r w:rsidR="0092396B">
        <w:rPr>
          <w:rFonts w:ascii="Times New Roman" w:hAnsi="Times New Roman" w:cs="Times New Roman"/>
          <w:i w:val="0"/>
          <w:iCs w:val="0"/>
          <w:color w:val="000000" w:themeColor="text1"/>
          <w:sz w:val="24"/>
          <w:szCs w:val="24"/>
        </w:rPr>
        <w:t>different habituation epochs (right panel</w:t>
      </w:r>
      <w:r w:rsidR="004919FE">
        <w:rPr>
          <w:rFonts w:ascii="Times New Roman" w:hAnsi="Times New Roman" w:cs="Times New Roman"/>
          <w:i w:val="0"/>
          <w:iCs w:val="0"/>
          <w:color w:val="000000" w:themeColor="text1"/>
          <w:sz w:val="24"/>
          <w:szCs w:val="24"/>
        </w:rPr>
        <w:t>)</w:t>
      </w:r>
      <w:r w:rsidRPr="00614A04">
        <w:rPr>
          <w:rFonts w:ascii="Times New Roman" w:hAnsi="Times New Roman" w:cs="Times New Roman"/>
          <w:i w:val="0"/>
          <w:iCs w:val="0"/>
          <w:color w:val="000000" w:themeColor="text1"/>
          <w:sz w:val="24"/>
          <w:szCs w:val="24"/>
        </w:rPr>
        <w:t>.</w:t>
      </w:r>
    </w:p>
    <w:p w14:paraId="4082C555" w14:textId="77777777" w:rsidR="00614A04" w:rsidRPr="00614A04" w:rsidRDefault="00614A04" w:rsidP="00614A04"/>
    <w:p w14:paraId="09B1C71D" w14:textId="4842C23D"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614A04">
        <w:rPr>
          <w:rFonts w:ascii="Times New Roman" w:hAnsi="Times New Roman" w:cs="Times New Roman"/>
        </w:rPr>
        <w:t>8</w:t>
      </w:r>
      <w:r>
        <w:rPr>
          <w:rFonts w:ascii="Times New Roman" w:hAnsi="Times New Roman" w:cs="Times New Roman"/>
        </w:rPr>
        <w:t xml:space="preserve"> depicts </w:t>
      </w:r>
      <w:r w:rsidR="005A6D57">
        <w:rPr>
          <w:rFonts w:ascii="Times New Roman" w:hAnsi="Times New Roman" w:cs="Times New Roman"/>
        </w:rPr>
        <w:t xml:space="preserve">the mean network error produced </w:t>
      </w:r>
      <w:r>
        <w:rPr>
          <w:rFonts w:ascii="Times New Roman" w:hAnsi="Times New Roman" w:cs="Times New Roman"/>
        </w:rPr>
        <w:t>to the Efficient and Inefficient test events for the Experimental and Control conditions</w:t>
      </w:r>
      <w:r w:rsidR="00DF590B">
        <w:rPr>
          <w:rFonts w:ascii="Times New Roman" w:hAnsi="Times New Roman" w:cs="Times New Roman"/>
        </w:rPr>
        <w:t xml:space="preserve"> </w:t>
      </w:r>
      <w:r w:rsidR="0092396B">
        <w:rPr>
          <w:rFonts w:ascii="Times New Roman" w:hAnsi="Times New Roman" w:cs="Times New Roman"/>
        </w:rPr>
        <w:t xml:space="preserve">overall and </w:t>
      </w:r>
      <w:r w:rsidR="00DF590B">
        <w:rPr>
          <w:rFonts w:ascii="Times New Roman" w:hAnsi="Times New Roman" w:cs="Times New Roman"/>
        </w:rPr>
        <w:t>across the training epochs</w:t>
      </w:r>
      <w:r>
        <w:rPr>
          <w:rFonts w:ascii="Times New Roman" w:hAnsi="Times New Roman" w:cs="Times New Roman"/>
        </w:rPr>
        <w:t xml:space="preserve">. </w:t>
      </w:r>
      <w:r w:rsidR="00294E89">
        <w:rPr>
          <w:rFonts w:ascii="Times New Roman" w:hAnsi="Times New Roman" w:cs="Times New Roman"/>
        </w:rPr>
        <w:t xml:space="preserve">As can be seen, </w:t>
      </w:r>
      <w:r w:rsidR="001426AF">
        <w:rPr>
          <w:rFonts w:ascii="Times New Roman" w:hAnsi="Times New Roman" w:cs="Times New Roman"/>
        </w:rPr>
        <w:t>networks assigned to the Experimental condition looked longer at the Inefficient test event than at the Efficient test event. This was true</w:t>
      </w:r>
      <w:r w:rsidR="004919FE">
        <w:rPr>
          <w:rFonts w:ascii="Times New Roman" w:hAnsi="Times New Roman" w:cs="Times New Roman"/>
        </w:rPr>
        <w:t xml:space="preserve"> b</w:t>
      </w:r>
      <w:r w:rsidR="0094163A">
        <w:rPr>
          <w:rFonts w:ascii="Times New Roman" w:hAnsi="Times New Roman" w:cs="Times New Roman"/>
        </w:rPr>
        <w:t>oth</w:t>
      </w:r>
      <w:r w:rsidR="004919FE">
        <w:rPr>
          <w:rFonts w:ascii="Times New Roman" w:hAnsi="Times New Roman" w:cs="Times New Roman"/>
        </w:rPr>
        <w:t xml:space="preserve"> overall and</w:t>
      </w:r>
      <w:r w:rsidR="001426AF">
        <w:rPr>
          <w:rFonts w:ascii="Times New Roman" w:hAnsi="Times New Roman" w:cs="Times New Roman"/>
        </w:rPr>
        <w:t xml:space="preserve"> across training epochs. </w:t>
      </w:r>
      <w:r w:rsidR="007847D6">
        <w:rPr>
          <w:rFonts w:ascii="Times New Roman" w:hAnsi="Times New Roman" w:cs="Times New Roman"/>
        </w:rPr>
        <w:t xml:space="preserve"> In contrast, and as was true for Simulation</w:t>
      </w:r>
      <w:r w:rsidR="00614A04">
        <w:rPr>
          <w:rFonts w:ascii="Times New Roman" w:hAnsi="Times New Roman" w:cs="Times New Roman"/>
        </w:rPr>
        <w:t>s</w:t>
      </w:r>
      <w:r w:rsidR="007847D6">
        <w:rPr>
          <w:rFonts w:ascii="Times New Roman" w:hAnsi="Times New Roman" w:cs="Times New Roman"/>
        </w:rPr>
        <w:t xml:space="preserve"> 1</w:t>
      </w:r>
      <w:r w:rsidR="00614A04">
        <w:rPr>
          <w:rFonts w:ascii="Times New Roman" w:hAnsi="Times New Roman" w:cs="Times New Roman"/>
        </w:rPr>
        <w:t>a and 1b</w:t>
      </w:r>
      <w:r w:rsidR="007847D6">
        <w:rPr>
          <w:rFonts w:ascii="Times New Roman" w:hAnsi="Times New Roman" w:cs="Times New Roman"/>
        </w:rPr>
        <w:t>, networks in Control condition</w:t>
      </w:r>
      <w:r w:rsidR="00614A04">
        <w:rPr>
          <w:rFonts w:ascii="Times New Roman" w:hAnsi="Times New Roman" w:cs="Times New Roman"/>
        </w:rPr>
        <w:t xml:space="preserve"> looked about equally long at both test events</w:t>
      </w:r>
      <w:r w:rsidR="007847D6">
        <w:rPr>
          <w:rFonts w:ascii="Times New Roman" w:hAnsi="Times New Roman" w:cs="Times New Roman"/>
        </w:rPr>
        <w:t xml:space="preserve"> </w:t>
      </w:r>
      <w:r w:rsidR="004919FE">
        <w:rPr>
          <w:rFonts w:ascii="Times New Roman" w:hAnsi="Times New Roman" w:cs="Times New Roman"/>
        </w:rPr>
        <w:t xml:space="preserve">both overall and for different habituation lengths. </w:t>
      </w:r>
      <w:r>
        <w:rPr>
          <w:rFonts w:ascii="Times New Roman" w:eastAsia="Times New Roman" w:hAnsi="Times New Roman" w:cs="Times New Roman"/>
        </w:rPr>
        <w:t xml:space="preserve"> </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7B225141"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9B5320">
        <w:rPr>
          <w:rFonts w:ascii="Times New Roman" w:hAnsi="Times New Roman" w:cs="Times New Roman"/>
          <w:b/>
          <w:bCs/>
          <w:i w:val="0"/>
          <w:iCs w:val="0"/>
          <w:noProof/>
          <w:color w:val="000000" w:themeColor="text1"/>
          <w:sz w:val="24"/>
          <w:szCs w:val="24"/>
        </w:rPr>
        <w:t>9</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Mean network error produced to Efficient and Inefficient test events in the Experimental and Control conditions for ALIAS (left panel) and </w:t>
      </w:r>
      <w:r w:rsidR="001E48DD">
        <w:rPr>
          <w:rFonts w:ascii="Times New Roman" w:hAnsi="Times New Roman" w:cs="Times New Roman"/>
          <w:i w:val="0"/>
          <w:iCs w:val="0"/>
          <w:color w:val="000000" w:themeColor="text1"/>
          <w:sz w:val="24"/>
          <w:szCs w:val="24"/>
        </w:rPr>
        <w:t>ALIAS-2</w:t>
      </w:r>
      <w:r w:rsidRPr="002402B4">
        <w:rPr>
          <w:rFonts w:ascii="Times New Roman" w:hAnsi="Times New Roman" w:cs="Times New Roman"/>
          <w:i w:val="0"/>
          <w:iCs w:val="0"/>
          <w:color w:val="000000" w:themeColor="text1"/>
          <w:sz w:val="24"/>
          <w:szCs w:val="24"/>
        </w:rPr>
        <w:t xml:space="preserve"> (right panel</w:t>
      </w:r>
      <w:r>
        <w:rPr>
          <w:rFonts w:ascii="Times New Roman" w:hAnsi="Times New Roman" w:cs="Times New Roman"/>
          <w:i w:val="0"/>
          <w:iCs w:val="0"/>
          <w:color w:val="000000" w:themeColor="text1"/>
          <w:sz w:val="24"/>
          <w:szCs w:val="24"/>
        </w:rPr>
        <w:t>).</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0B0947CA"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9 contrasts ALIAS’s overall performance with that of </w:t>
      </w:r>
      <w:r w:rsidR="001E48DD">
        <w:rPr>
          <w:rFonts w:ascii="Times New Roman" w:eastAsia="Times New Roman" w:hAnsi="Times New Roman" w:cs="Times New Roman"/>
        </w:rPr>
        <w:t xml:space="preserve">ALIAS-2. As was true in Simulation 1a, ALIAS-2 failed to capture infants’ looking behaviors across conditions. This finding reinforces the contention that associative learning alone is insufficient to reproduce infants’ looking behaviors in actions-understanding studies; </w:t>
      </w:r>
      <w:r w:rsidR="00E950D0">
        <w:rPr>
          <w:rFonts w:ascii="Times New Roman" w:eastAsia="Times New Roman" w:hAnsi="Times New Roman" w:cs="Times New Roman"/>
        </w:rPr>
        <w:t>instead, it is necessary that peripherally located obstacles have lower salience than obstacles located beneath arced motion trajectories for ALIAS to capture the complete pattern of looking responses. The explanation</w:t>
      </w:r>
      <w:r w:rsidR="00251BE8">
        <w:rPr>
          <w:rFonts w:ascii="Times New Roman" w:eastAsia="Times New Roman" w:hAnsi="Times New Roman" w:cs="Times New Roman"/>
        </w:rPr>
        <w:t xml:space="preserve"> that was</w:t>
      </w:r>
      <w:r w:rsidR="00E950D0">
        <w:rPr>
          <w:rFonts w:ascii="Times New Roman" w:eastAsia="Times New Roman" w:hAnsi="Times New Roman" w:cs="Times New Roman"/>
        </w:rPr>
        <w:t xml:space="preserve"> provided earlier for why the difference in looking to the Inefficient and Efficient test events is lower in the Control condition than in the Experimental condition for ALIAS-2 also applies here</w:t>
      </w:r>
      <w:r w:rsidR="00251BE8">
        <w:rPr>
          <w:rFonts w:ascii="Times New Roman" w:eastAsia="Times New Roman" w:hAnsi="Times New Roman" w:cs="Times New Roman"/>
        </w:rPr>
        <w:t>. The idea is that because the association between barriers and arced trajectories will be weaker</w:t>
      </w:r>
      <w:r w:rsidR="001C3772">
        <w:rPr>
          <w:rFonts w:ascii="Times New Roman" w:eastAsia="Times New Roman" w:hAnsi="Times New Roman" w:cs="Times New Roman"/>
        </w:rPr>
        <w:t xml:space="preserve"> when those </w:t>
      </w:r>
      <w:r w:rsidR="00E950D0">
        <w:rPr>
          <w:rFonts w:ascii="Times New Roman" w:eastAsia="Times New Roman" w:hAnsi="Times New Roman" w:cs="Times New Roman"/>
        </w:rPr>
        <w:t xml:space="preserve">barriers </w:t>
      </w:r>
      <w:r w:rsidR="001C3772">
        <w:rPr>
          <w:rFonts w:ascii="Times New Roman" w:eastAsia="Times New Roman" w:hAnsi="Times New Roman" w:cs="Times New Roman"/>
        </w:rPr>
        <w:t xml:space="preserve">are peripherally located than when they occupy the same region of space, it will be the case that </w:t>
      </w:r>
      <w:r w:rsidR="00E950D0">
        <w:rPr>
          <w:rFonts w:ascii="Times New Roman" w:eastAsia="Times New Roman" w:hAnsi="Times New Roman" w:cs="Times New Roman"/>
        </w:rPr>
        <w:t xml:space="preserve">networks will show less heightened looking to test events that violate those associations.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3DAE9EEE"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1E7E39">
        <w:rPr>
          <w:rFonts w:ascii="Times New Roman" w:eastAsia="Times New Roman" w:hAnsi="Times New Roman" w:cs="Times New Roman"/>
        </w:rPr>
        <w:t xml:space="preserve">Simulation 2 tested whether ALIAS could capture a second target finding in the literature on infant action understanding. This is that infants’ putative processing of action events based on their efficiency is unaffected by whether the entities or objects that are involved in those actions possess animate features (e.g., </w:t>
      </w:r>
      <w:proofErr w:type="spellStart"/>
      <w:r w:rsidR="001E7E39">
        <w:rPr>
          <w:rFonts w:ascii="Times New Roman" w:eastAsia="Times New Roman" w:hAnsi="Times New Roman" w:cs="Times New Roman"/>
        </w:rPr>
        <w:t>Csibra</w:t>
      </w:r>
      <w:proofErr w:type="spellEnd"/>
      <w:r w:rsidR="001E7E39">
        <w:rPr>
          <w:rFonts w:ascii="Times New Roman" w:eastAsia="Times New Roman" w:hAnsi="Times New Roman" w:cs="Times New Roman"/>
        </w:rPr>
        <w:t xml:space="preserve"> et al., 1999). </w:t>
      </w:r>
      <w:r>
        <w:rPr>
          <w:rFonts w:ascii="Times New Roman" w:eastAsia="Times New Roman" w:hAnsi="Times New Roman" w:cs="Times New Roman"/>
        </w:rPr>
        <w:t xml:space="preserve">The results of Simulation 2 </w:t>
      </w:r>
      <w:r w:rsidR="00C46CF6">
        <w:rPr>
          <w:rFonts w:ascii="Times New Roman" w:eastAsia="Times New Roman" w:hAnsi="Times New Roman" w:cs="Times New Roman"/>
        </w:rPr>
        <w:t xml:space="preserve">showed that it was not necessary that the objects involved in the action sequences possess animate features. As was true for infants in Gergely et al. (1995) and </w:t>
      </w:r>
      <w:proofErr w:type="spellStart"/>
      <w:r w:rsidR="00C46CF6">
        <w:rPr>
          <w:rFonts w:ascii="Times New Roman" w:eastAsia="Times New Roman" w:hAnsi="Times New Roman" w:cs="Times New Roman"/>
        </w:rPr>
        <w:t>Csibra</w:t>
      </w:r>
      <w:proofErr w:type="spellEnd"/>
      <w:r w:rsidR="00C46CF6">
        <w:rPr>
          <w:rFonts w:ascii="Times New Roman" w:eastAsia="Times New Roman" w:hAnsi="Times New Roman" w:cs="Times New Roman"/>
        </w:rPr>
        <w:t xml:space="preserve"> et al. (1999),</w:t>
      </w:r>
      <w:r>
        <w:rPr>
          <w:rFonts w:ascii="Times New Roman" w:eastAsia="Times New Roman" w:hAnsi="Times New Roman" w:cs="Times New Roman"/>
        </w:rPr>
        <w:t xml:space="preserve"> </w:t>
      </w:r>
      <w:r w:rsidR="001E7E39">
        <w:rPr>
          <w:rFonts w:ascii="Times New Roman" w:eastAsia="Times New Roman" w:hAnsi="Times New Roman" w:cs="Times New Roman"/>
        </w:rPr>
        <w:t>ALIAS</w:t>
      </w:r>
      <w:r w:rsidR="00C46CF6">
        <w:rPr>
          <w:rFonts w:ascii="Times New Roman" w:eastAsia="Times New Roman" w:hAnsi="Times New Roman" w:cs="Times New Roman"/>
        </w:rPr>
        <w:t xml:space="preserve">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w:t>
      </w:r>
      <w:r w:rsidR="001E7E39">
        <w:rPr>
          <w:rFonts w:ascii="Times New Roman" w:eastAsia="Times New Roman" w:hAnsi="Times New Roman" w:cs="Times New Roman"/>
        </w:rPr>
        <w:t>However, and as was true in Simulation 1a, ALIAS failed to reproduce infants’ looking behaviors across conditions if the salience of obstacles located beneath arced trajectories was equivalent to that of peripherally located obstacles. This suggest that an associative learning mechanism combined with differential salience is necessary for ALIAS to capture the full qualitative pattern of looking-time data. More broadly, the results from this simulation lend additional support to</w:t>
      </w:r>
      <w:r>
        <w:rPr>
          <w:rFonts w:ascii="Times New Roman" w:eastAsia="Times New Roman" w:hAnsi="Times New Roman" w:cs="Times New Roman"/>
        </w:rPr>
        <w:t xml:space="preserve">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w:t>
      </w:r>
      <w:r w:rsidR="002B087E">
        <w:rPr>
          <w:rFonts w:ascii="Times New Roman" w:eastAsia="Times New Roman" w:hAnsi="Times New Roman" w:cs="Times New Roman"/>
        </w:rPr>
        <w:t xml:space="preserve"> by</w:t>
      </w:r>
      <w:r>
        <w:rPr>
          <w:rFonts w:ascii="Times New Roman" w:eastAsia="Times New Roman" w:hAnsi="Times New Roman" w:cs="Times New Roman"/>
        </w:rPr>
        <w:t xml:space="preserve"> </w:t>
      </w:r>
      <w:r w:rsidR="002B087E">
        <w:rPr>
          <w:rFonts w:ascii="Times New Roman" w:eastAsia="Times New Roman" w:hAnsi="Times New Roman" w:cs="Times New Roman"/>
        </w:rPr>
        <w:t>the operation of a</w:t>
      </w:r>
      <w:r>
        <w:rPr>
          <w:rFonts w:ascii="Times New Roman" w:eastAsia="Times New Roman" w:hAnsi="Times New Roman" w:cs="Times New Roman"/>
        </w:rPr>
        <w:t>n associative learning mechanism</w:t>
      </w:r>
      <w:r w:rsidR="005A7473">
        <w:rPr>
          <w:rFonts w:ascii="Times New Roman" w:eastAsia="Times New Roman" w:hAnsi="Times New Roman" w:cs="Times New Roman"/>
        </w:rPr>
        <w:t xml:space="preserve"> that operates over prior experience with curved and straight motions as well as over differentially salient obstacles.</w:t>
      </w:r>
      <w:r>
        <w:rPr>
          <w:rFonts w:ascii="Times New Roman" w:eastAsia="Times New Roman" w:hAnsi="Times New Roman" w:cs="Times New Roman"/>
        </w:rPr>
        <w:t xml:space="preserve"> </w:t>
      </w:r>
    </w:p>
    <w:p w14:paraId="6DD60A96" w14:textId="77777777" w:rsidR="00A56FD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B66B6C">
        <w:rPr>
          <w:rFonts w:ascii="Times New Roman" w:hAnsi="Times New Roman" w:cs="Times New Roman"/>
        </w:rPr>
        <w:t xml:space="preserve">Although </w:t>
      </w:r>
      <w:r w:rsidR="0066656B">
        <w:rPr>
          <w:rFonts w:ascii="Times New Roman" w:hAnsi="Times New Roman" w:cs="Times New Roman"/>
        </w:rPr>
        <w:t>these simulations demonstrate that</w:t>
      </w:r>
      <w:r w:rsidR="00B66B6C">
        <w:rPr>
          <w:rFonts w:ascii="Times New Roman" w:hAnsi="Times New Roman" w:cs="Times New Roman"/>
        </w:rPr>
        <w:t xml:space="preserve"> </w:t>
      </w:r>
      <w:r w:rsidR="0066656B">
        <w:rPr>
          <w:rFonts w:ascii="Times New Roman" w:hAnsi="Times New Roman" w:cs="Times New Roman"/>
        </w:rPr>
        <w:t>ALIAS can reproduce qualitatively infants’ looking responses</w:t>
      </w:r>
      <w:r w:rsidR="00B66B6C">
        <w:rPr>
          <w:rFonts w:ascii="Times New Roman" w:hAnsi="Times New Roman" w:cs="Times New Roman"/>
        </w:rPr>
        <w:t xml:space="preserve"> </w:t>
      </w:r>
      <w:r w:rsidR="0066656B">
        <w:rPr>
          <w:rFonts w:ascii="Times New Roman" w:hAnsi="Times New Roman" w:cs="Times New Roman"/>
        </w:rPr>
        <w:t>in action understanding studies that</w:t>
      </w:r>
      <w:r w:rsidR="00B66B6C">
        <w:rPr>
          <w:rFonts w:ascii="Times New Roman" w:hAnsi="Times New Roman" w:cs="Times New Roman"/>
        </w:rPr>
        <w:t xml:space="preserve"> use objects that possess animate and inanimate features</w:t>
      </w:r>
      <w:r w:rsidR="0066656B">
        <w:rPr>
          <w:rFonts w:ascii="Times New Roman" w:hAnsi="Times New Roman" w:cs="Times New Roman"/>
        </w:rPr>
        <w:t>,</w:t>
      </w:r>
      <w:r w:rsidR="00B66B6C">
        <w:rPr>
          <w:rFonts w:ascii="Times New Roman" w:hAnsi="Times New Roman" w:cs="Times New Roman"/>
        </w:rPr>
        <w:t xml:space="preserve"> it might be argued that</w:t>
      </w:r>
      <w:r w:rsidR="005A7473">
        <w:rPr>
          <w:rFonts w:ascii="Times New Roman" w:hAnsi="Times New Roman" w:cs="Times New Roman"/>
        </w:rPr>
        <w:t xml:space="preserve"> this is only a weak demonstration of the explanatory breadth of the model.</w:t>
      </w:r>
      <w:r w:rsidR="00B66B6C">
        <w:rPr>
          <w:rFonts w:ascii="Times New Roman" w:hAnsi="Times New Roman" w:cs="Times New Roman"/>
        </w:rPr>
        <w:t xml:space="preserve"> This is because the two simulations differed only in terms of whether the objects involved possessed animate features. </w:t>
      </w:r>
      <w:r w:rsidR="0066656B">
        <w:rPr>
          <w:rFonts w:ascii="Times New Roman" w:hAnsi="Times New Roman" w:cs="Times New Roman"/>
        </w:rPr>
        <w:t>Yet</w:t>
      </w:r>
      <w:r w:rsidR="00B66B6C">
        <w:rPr>
          <w:rFonts w:ascii="Times New Roman" w:hAnsi="Times New Roman" w:cs="Times New Roman"/>
        </w:rPr>
        <w:t xml:space="preserve">, a true test of </w:t>
      </w:r>
      <w:r w:rsidR="0066656B">
        <w:rPr>
          <w:rFonts w:ascii="Times New Roman" w:hAnsi="Times New Roman" w:cs="Times New Roman"/>
        </w:rPr>
        <w:t xml:space="preserve">ALIAS’s explanatory breadth </w:t>
      </w:r>
      <w:r w:rsidR="00B66B6C">
        <w:rPr>
          <w:rFonts w:ascii="Times New Roman" w:hAnsi="Times New Roman" w:cs="Times New Roman"/>
        </w:rPr>
        <w:lastRenderedPageBreak/>
        <w:t xml:space="preserve">would </w:t>
      </w:r>
      <w:r w:rsidR="0066656B">
        <w:rPr>
          <w:rFonts w:ascii="Times New Roman" w:hAnsi="Times New Roman" w:cs="Times New Roman"/>
        </w:rPr>
        <w:t>entail demonstrating that this model can capture infants’ responses in studies that r</w:t>
      </w:r>
      <w:r w:rsidR="0066656B" w:rsidRPr="0066656B">
        <w:rPr>
          <w:rFonts w:ascii="Times New Roman" w:hAnsi="Times New Roman" w:cs="Times New Roman"/>
        </w:rPr>
        <w:t>equire them to</w:t>
      </w:r>
      <w:r w:rsidR="00743F56">
        <w:rPr>
          <w:rFonts w:ascii="Times New Roman" w:hAnsi="Times New Roman" w:cs="Times New Roman"/>
        </w:rPr>
        <w:t xml:space="preserve"> go beyond discriminating between inefficient and efficient actions </w:t>
      </w:r>
      <w:r w:rsidR="00D87717">
        <w:rPr>
          <w:rFonts w:ascii="Times New Roman" w:hAnsi="Times New Roman" w:cs="Times New Roman"/>
        </w:rPr>
        <w:t>produced by animate entities</w:t>
      </w:r>
      <w:r w:rsidR="00743F56">
        <w:rPr>
          <w:rFonts w:ascii="Times New Roman" w:hAnsi="Times New Roman" w:cs="Times New Roman"/>
        </w:rPr>
        <w:t xml:space="preserve"> and inanimate objects to</w:t>
      </w:r>
      <w:r w:rsidR="0066656B" w:rsidRPr="0066656B">
        <w:rPr>
          <w:rFonts w:ascii="Times New Roman" w:hAnsi="Times New Roman" w:cs="Times New Roman"/>
        </w:rPr>
        <w:t xml:space="preserve"> </w:t>
      </w:r>
      <w:r w:rsidR="00743F56">
        <w:rPr>
          <w:rFonts w:ascii="Times New Roman" w:hAnsi="Times New Roman" w:cs="Times New Roman"/>
        </w:rPr>
        <w:t>making inferences</w:t>
      </w:r>
      <w:r w:rsidR="0066656B" w:rsidRPr="0066656B">
        <w:rPr>
          <w:rFonts w:ascii="Times New Roman" w:hAnsi="Times New Roman" w:cs="Times New Roman"/>
        </w:rPr>
        <w:t xml:space="preserve"> about the relations among actions, goals, and environmental constraints</w:t>
      </w:r>
      <w:r w:rsidR="00D87717">
        <w:rPr>
          <w:rFonts w:ascii="Times New Roman" w:hAnsi="Times New Roman" w:cs="Times New Roman"/>
        </w:rPr>
        <w:t xml:space="preserve">. </w:t>
      </w:r>
    </w:p>
    <w:p w14:paraId="1E07945E" w14:textId="0679D17E" w:rsidR="008A7E25" w:rsidRDefault="001A3FE9" w:rsidP="008A7E25">
      <w:pPr>
        <w:spacing w:line="480" w:lineRule="auto"/>
        <w:ind w:firstLine="720"/>
        <w:contextualSpacing/>
        <w:rPr>
          <w:rFonts w:ascii="Times New Roman" w:hAnsi="Times New Roman" w:cs="Times New Roman"/>
        </w:rPr>
      </w:pPr>
      <w:r>
        <w:rPr>
          <w:rFonts w:ascii="Times New Roman" w:hAnsi="Times New Roman" w:cs="Times New Roman"/>
        </w:rPr>
        <w:t>Simulation 3 was the first step in this direction</w:t>
      </w:r>
      <w:r w:rsidR="00FB406F">
        <w:rPr>
          <w:rFonts w:ascii="Times New Roman" w:hAnsi="Times New Roman" w:cs="Times New Roman"/>
        </w:rPr>
        <w:t>.</w:t>
      </w:r>
      <w:r w:rsidR="006F3B58">
        <w:rPr>
          <w:rFonts w:ascii="Times New Roman" w:hAnsi="Times New Roman" w:cs="Times New Roman"/>
        </w:rPr>
        <w:t xml:space="preserve"> The</w:t>
      </w:r>
      <w:r w:rsidR="008F3FD0">
        <w:rPr>
          <w:rFonts w:ascii="Times New Roman" w:hAnsi="Times New Roman" w:cs="Times New Roman"/>
        </w:rPr>
        <w:t xml:space="preserve"> target behavior</w:t>
      </w:r>
      <w:r w:rsidR="00657BCF">
        <w:rPr>
          <w:rFonts w:ascii="Times New Roman" w:hAnsi="Times New Roman" w:cs="Times New Roman"/>
        </w:rPr>
        <w:t xml:space="preserve"> addressed in</w:t>
      </w:r>
      <w:r w:rsidR="006E76EE">
        <w:rPr>
          <w:rFonts w:ascii="Times New Roman" w:hAnsi="Times New Roman" w:cs="Times New Roman"/>
        </w:rPr>
        <w:t xml:space="preserve"> Simulation 3</w:t>
      </w:r>
      <w:r w:rsidR="006F3B58">
        <w:rPr>
          <w:rFonts w:ascii="Times New Roman" w:hAnsi="Times New Roman" w:cs="Times New Roman"/>
        </w:rPr>
        <w:t xml:space="preserve"> </w:t>
      </w:r>
      <w:r w:rsidR="001208F8">
        <w:rPr>
          <w:rFonts w:ascii="Times New Roman" w:hAnsi="Times New Roman" w:cs="Times New Roman"/>
        </w:rPr>
        <w:t>were the findings</w:t>
      </w:r>
      <w:r w:rsidR="006F3B58">
        <w:rPr>
          <w:rFonts w:ascii="Times New Roman" w:hAnsi="Times New Roman" w:cs="Times New Roman"/>
        </w:rPr>
        <w:t xml:space="preserve"> that infants</w:t>
      </w:r>
      <w:r w:rsidR="00B91DBE">
        <w:rPr>
          <w:rFonts w:ascii="Times New Roman" w:hAnsi="Times New Roman" w:cs="Times New Roman"/>
        </w:rPr>
        <w:t xml:space="preserve"> can ostensibly infer</w:t>
      </w:r>
      <w:r w:rsidR="006F3B58">
        <w:rPr>
          <w:rFonts w:ascii="Times New Roman" w:hAnsi="Times New Roman" w:cs="Times New Roman"/>
        </w:rPr>
        <w:t xml:space="preserve"> external constraints from an agent’s actions and goals and </w:t>
      </w:r>
      <w:r w:rsidR="001208F8">
        <w:rPr>
          <w:rFonts w:ascii="Times New Roman" w:hAnsi="Times New Roman" w:cs="Times New Roman"/>
        </w:rPr>
        <w:t xml:space="preserve">can infer </w:t>
      </w:r>
      <w:r w:rsidR="006F3B58">
        <w:rPr>
          <w:rFonts w:ascii="Times New Roman" w:hAnsi="Times New Roman" w:cs="Times New Roman"/>
        </w:rPr>
        <w:t xml:space="preserve">goals from its actions and external constraints (e.g., </w:t>
      </w:r>
      <w:proofErr w:type="spellStart"/>
      <w:r w:rsidR="006F3B58">
        <w:rPr>
          <w:rFonts w:ascii="Times New Roman" w:hAnsi="Times New Roman" w:cs="Times New Roman"/>
        </w:rPr>
        <w:t>Csibra</w:t>
      </w:r>
      <w:proofErr w:type="spellEnd"/>
      <w:r w:rsidR="006F3B58">
        <w:rPr>
          <w:rFonts w:ascii="Times New Roman" w:hAnsi="Times New Roman" w:cs="Times New Roman"/>
        </w:rPr>
        <w:t xml:space="preserve"> et al., 2003; Wagner &amp; Carey, 2005). </w:t>
      </w:r>
      <w:r w:rsidR="00657BCF">
        <w:rPr>
          <w:rFonts w:ascii="Times New Roman" w:hAnsi="Times New Roman" w:cs="Times New Roman"/>
        </w:rPr>
        <w:t xml:space="preserve">Consider the study by </w:t>
      </w:r>
      <w:proofErr w:type="spellStart"/>
      <w:r w:rsidR="00657BCF">
        <w:rPr>
          <w:rFonts w:ascii="Times New Roman" w:hAnsi="Times New Roman" w:cs="Times New Roman"/>
        </w:rPr>
        <w:t>Csibra</w:t>
      </w:r>
      <w:proofErr w:type="spellEnd"/>
      <w:r w:rsidR="00657BCF">
        <w:rPr>
          <w:rFonts w:ascii="Times New Roman" w:hAnsi="Times New Roman" w:cs="Times New Roman"/>
        </w:rPr>
        <w:t xml:space="preserve"> et al. (2003), for example. </w:t>
      </w:r>
      <w:r w:rsidR="008F3FD0">
        <w:rPr>
          <w:rFonts w:ascii="Times New Roman" w:hAnsi="Times New Roman" w:cs="Times New Roman"/>
        </w:rPr>
        <w:t>In one of the</w:t>
      </w:r>
      <w:r w:rsidR="00657BCF">
        <w:rPr>
          <w:rFonts w:ascii="Times New Roman" w:hAnsi="Times New Roman" w:cs="Times New Roman"/>
        </w:rPr>
        <w:t>ir</w:t>
      </w:r>
      <w:r w:rsidR="008F3FD0">
        <w:rPr>
          <w:rFonts w:ascii="Times New Roman" w:hAnsi="Times New Roman" w:cs="Times New Roman"/>
        </w:rPr>
        <w:t xml:space="preserve"> experiments, </w:t>
      </w:r>
      <w:r w:rsidR="008F3FD0" w:rsidRPr="00EC6297">
        <w:rPr>
          <w:rFonts w:ascii="Times New Roman" w:hAnsi="Times New Roman" w:cs="Times New Roman"/>
        </w:rPr>
        <w:t xml:space="preserve">12-month-olds were habituated to an event </w:t>
      </w:r>
      <w:r w:rsidR="008F3FD0">
        <w:rPr>
          <w:rFonts w:ascii="Times New Roman" w:hAnsi="Times New Roman" w:cs="Times New Roman"/>
        </w:rPr>
        <w:t>in which</w:t>
      </w:r>
      <w:r w:rsidR="008F3FD0" w:rsidRPr="00EC6297">
        <w:rPr>
          <w:rFonts w:ascii="Times New Roman" w:hAnsi="Times New Roman" w:cs="Times New Roman"/>
        </w:rPr>
        <w:t xml:space="preserve"> </w:t>
      </w:r>
      <w:r w:rsidR="008F3FD0">
        <w:rPr>
          <w:rFonts w:ascii="Times New Roman" w:hAnsi="Times New Roman" w:cs="Times New Roman"/>
        </w:rPr>
        <w:t xml:space="preserve">a </w:t>
      </w:r>
      <w:r w:rsidR="008F3FD0" w:rsidRPr="00EC6297">
        <w:rPr>
          <w:rFonts w:ascii="Times New Roman" w:hAnsi="Times New Roman" w:cs="Times New Roman"/>
        </w:rPr>
        <w:t>small circle entered</w:t>
      </w:r>
      <w:r w:rsidR="008F3FD0">
        <w:rPr>
          <w:rFonts w:ascii="Times New Roman" w:hAnsi="Times New Roman" w:cs="Times New Roman"/>
        </w:rPr>
        <w:t xml:space="preserve"> the screen</w:t>
      </w:r>
      <w:r w:rsidR="008F3FD0" w:rsidRPr="00EC6297">
        <w:rPr>
          <w:rFonts w:ascii="Times New Roman" w:hAnsi="Times New Roman" w:cs="Times New Roman"/>
        </w:rPr>
        <w:t xml:space="preserve"> from the bottom left</w:t>
      </w:r>
      <w:r w:rsidR="001208F8">
        <w:rPr>
          <w:rFonts w:ascii="Times New Roman" w:hAnsi="Times New Roman" w:cs="Times New Roman"/>
        </w:rPr>
        <w:t xml:space="preserve"> and a larger circle entered the screen from the bottom left; the larger circle entered the screen shortly after the small circle emerged</w:t>
      </w:r>
      <w:r w:rsidR="00C96D96">
        <w:rPr>
          <w:rFonts w:ascii="Times New Roman" w:hAnsi="Times New Roman" w:cs="Times New Roman"/>
        </w:rPr>
        <w:t xml:space="preserve"> and appeared to be chasing the smaller circle</w:t>
      </w:r>
      <w:r w:rsidR="001208F8">
        <w:rPr>
          <w:rFonts w:ascii="Times New Roman" w:hAnsi="Times New Roman" w:cs="Times New Roman"/>
        </w:rPr>
        <w:t>.</w:t>
      </w:r>
      <w:r w:rsidR="004B653C">
        <w:rPr>
          <w:rFonts w:ascii="Times New Roman" w:hAnsi="Times New Roman" w:cs="Times New Roman"/>
        </w:rPr>
        <w:t xml:space="preserve"> </w:t>
      </w:r>
      <w:r w:rsidR="001208F8">
        <w:rPr>
          <w:rFonts w:ascii="Times New Roman" w:hAnsi="Times New Roman" w:cs="Times New Roman"/>
        </w:rPr>
        <w:t>The small circle then</w:t>
      </w:r>
      <w:r w:rsidR="00C96D96">
        <w:rPr>
          <w:rFonts w:ascii="Times New Roman" w:hAnsi="Times New Roman" w:cs="Times New Roman"/>
        </w:rPr>
        <w:t xml:space="preserve"> disappeared from the screen after moving through a small gap between two bars.</w:t>
      </w:r>
      <w:r w:rsidR="008F3FD0" w:rsidRPr="00EC6297">
        <w:rPr>
          <w:rFonts w:ascii="Times New Roman" w:hAnsi="Times New Roman" w:cs="Times New Roman"/>
        </w:rPr>
        <w:t xml:space="preserve"> </w:t>
      </w:r>
      <w:r w:rsidR="00C96D96">
        <w:rPr>
          <w:rFonts w:ascii="Times New Roman" w:hAnsi="Times New Roman" w:cs="Times New Roman"/>
        </w:rPr>
        <w:t xml:space="preserve">The </w:t>
      </w:r>
      <w:r w:rsidR="002465E9">
        <w:rPr>
          <w:rFonts w:ascii="Times New Roman" w:hAnsi="Times New Roman" w:cs="Times New Roman"/>
        </w:rPr>
        <w:t xml:space="preserve">larger circle </w:t>
      </w:r>
      <w:r w:rsidR="002151DB">
        <w:rPr>
          <w:rFonts w:ascii="Times New Roman" w:hAnsi="Times New Roman" w:cs="Times New Roman"/>
        </w:rPr>
        <w:t xml:space="preserve">followed </w:t>
      </w:r>
      <w:r w:rsidR="00604A05">
        <w:rPr>
          <w:rFonts w:ascii="Times New Roman" w:hAnsi="Times New Roman" w:cs="Times New Roman"/>
        </w:rPr>
        <w:t>a short</w:t>
      </w:r>
      <w:r w:rsidR="002151DB">
        <w:rPr>
          <w:rFonts w:ascii="Times New Roman" w:hAnsi="Times New Roman" w:cs="Times New Roman"/>
        </w:rPr>
        <w:t xml:space="preserve"> distance behind the smaller circle. However, because the opening</w:t>
      </w:r>
      <w:r w:rsidR="002465E9">
        <w:rPr>
          <w:rFonts w:ascii="Times New Roman" w:hAnsi="Times New Roman" w:cs="Times New Roman"/>
        </w:rPr>
        <w:t xml:space="preserve"> between </w:t>
      </w:r>
      <w:r w:rsidR="002151DB">
        <w:rPr>
          <w:rFonts w:ascii="Times New Roman" w:hAnsi="Times New Roman" w:cs="Times New Roman"/>
        </w:rPr>
        <w:t>the two bars was too narrow for the larger circle to fit through, it move</w:t>
      </w:r>
      <w:r w:rsidR="00604A05">
        <w:rPr>
          <w:rFonts w:ascii="Times New Roman" w:hAnsi="Times New Roman" w:cs="Times New Roman"/>
        </w:rPr>
        <w:t>d</w:t>
      </w:r>
      <w:r w:rsidR="008F3FD0" w:rsidRPr="00EC6297">
        <w:rPr>
          <w:rFonts w:ascii="Times New Roman" w:hAnsi="Times New Roman" w:cs="Times New Roman"/>
        </w:rPr>
        <w:t xml:space="preserve"> around </w:t>
      </w:r>
      <w:r w:rsidR="00604A05">
        <w:rPr>
          <w:rFonts w:ascii="Times New Roman" w:hAnsi="Times New Roman" w:cs="Times New Roman"/>
        </w:rPr>
        <w:t>one of the bars</w:t>
      </w:r>
      <w:r w:rsidR="008F3FD0" w:rsidRPr="00EC6297">
        <w:rPr>
          <w:rFonts w:ascii="Times New Roman" w:hAnsi="Times New Roman" w:cs="Times New Roman"/>
        </w:rPr>
        <w:t xml:space="preserve"> before continuing in the</w:t>
      </w:r>
      <w:r w:rsidR="008F3FD0">
        <w:rPr>
          <w:rFonts w:ascii="Times New Roman" w:hAnsi="Times New Roman" w:cs="Times New Roman"/>
        </w:rPr>
        <w:t xml:space="preserve"> small circle’s last seen</w:t>
      </w:r>
      <w:r w:rsidR="008F3FD0" w:rsidRPr="00EC6297">
        <w:rPr>
          <w:rFonts w:ascii="Times New Roman" w:hAnsi="Times New Roman" w:cs="Times New Roman"/>
        </w:rPr>
        <w:t xml:space="preserve"> </w:t>
      </w:r>
      <w:r w:rsidR="008F3FD0">
        <w:rPr>
          <w:rFonts w:ascii="Times New Roman" w:hAnsi="Times New Roman" w:cs="Times New Roman"/>
        </w:rPr>
        <w:t>direction. Crucially, because the larger circle never reached the small</w:t>
      </w:r>
      <w:r w:rsidR="00EF17A4">
        <w:rPr>
          <w:rFonts w:ascii="Times New Roman" w:hAnsi="Times New Roman" w:cs="Times New Roman"/>
        </w:rPr>
        <w:t>er one</w:t>
      </w:r>
      <w:r w:rsidR="008F3FD0">
        <w:rPr>
          <w:rFonts w:ascii="Times New Roman" w:hAnsi="Times New Roman" w:cs="Times New Roman"/>
        </w:rPr>
        <w:t>, its goal—namely, to catch the small circle—had to be inferred.</w:t>
      </w:r>
      <w:r w:rsidR="004B653C">
        <w:rPr>
          <w:rFonts w:ascii="Times New Roman" w:hAnsi="Times New Roman" w:cs="Times New Roman"/>
        </w:rPr>
        <w:t xml:space="preserve"> In the simulation reported below, networks that are habituated to a model analogue of this event are said to be in the Inferring Goals condition. this condition is referred to as the Inferring Goals condition. </w:t>
      </w:r>
      <w:r w:rsidR="008F3FD0">
        <w:rPr>
          <w:rFonts w:ascii="Times New Roman" w:hAnsi="Times New Roman" w:cs="Times New Roman"/>
        </w:rPr>
        <w:t xml:space="preserve"> Infants were then shown two test events. In both test events, the gap between the two barriers was now wide enough for both circles to pass through. In the Incongruent event, the larger circle again moved around the right barrier; it passed through the gap in the Congruent event. </w:t>
      </w:r>
      <w:proofErr w:type="spellStart"/>
      <w:r w:rsidR="008F3FD0">
        <w:rPr>
          <w:rFonts w:ascii="Times New Roman" w:hAnsi="Times New Roman" w:cs="Times New Roman"/>
        </w:rPr>
        <w:t>Csibra</w:t>
      </w:r>
      <w:proofErr w:type="spellEnd"/>
      <w:r w:rsidR="008F3FD0">
        <w:rPr>
          <w:rFonts w:ascii="Times New Roman" w:hAnsi="Times New Roman" w:cs="Times New Roman"/>
        </w:rPr>
        <w:t xml:space="preserve"> et al. (2003) found that infants looked longer at the former event than at the latter. This was interpreted to mean that </w:t>
      </w:r>
      <w:r w:rsidR="008F3FD0">
        <w:rPr>
          <w:rFonts w:ascii="Times New Roman" w:hAnsi="Times New Roman" w:cs="Times New Roman"/>
        </w:rPr>
        <w:lastRenderedPageBreak/>
        <w:t>infants understood that the larger circle’s goal was to catch the smaller circle.</w:t>
      </w:r>
      <w:r w:rsidR="008A7E25">
        <w:rPr>
          <w:rFonts w:ascii="Times New Roman" w:hAnsi="Times New Roman" w:cs="Times New Roman"/>
        </w:rPr>
        <w:t xml:space="preserve"> In another experiment—which was briefly discussed in the Introduction—infants were habituated to Gergely </w:t>
      </w:r>
      <w:r w:rsidR="0052771D">
        <w:rPr>
          <w:rFonts w:ascii="Times New Roman" w:hAnsi="Times New Roman" w:cs="Times New Roman"/>
        </w:rPr>
        <w:t>paradigm event</w:t>
      </w:r>
      <w:r w:rsidR="00B85EAA">
        <w:rPr>
          <w:rFonts w:ascii="Times New Roman" w:hAnsi="Times New Roman" w:cs="Times New Roman"/>
        </w:rPr>
        <w:t xml:space="preserve"> in which one object moved horizontally along a visible arced path ostensibly to reach as second object</w:t>
      </w:r>
      <w:r w:rsidR="008A7E25">
        <w:rPr>
          <w:rFonts w:ascii="Times New Roman" w:hAnsi="Times New Roman" w:cs="Times New Roman"/>
        </w:rPr>
        <w:t xml:space="preserve"> except that the barrier</w:t>
      </w:r>
      <w:r w:rsidR="00B85EAA">
        <w:rPr>
          <w:rFonts w:ascii="Times New Roman" w:hAnsi="Times New Roman" w:cs="Times New Roman"/>
        </w:rPr>
        <w:t xml:space="preserve"> over which the first object passed</w:t>
      </w:r>
      <w:r w:rsidR="008A7E25">
        <w:rPr>
          <w:rFonts w:ascii="Times New Roman" w:hAnsi="Times New Roman" w:cs="Times New Roman"/>
        </w:rPr>
        <w:t xml:space="preserve"> was hidden </w:t>
      </w:r>
      <w:r w:rsidR="002A7C5F">
        <w:rPr>
          <w:rFonts w:ascii="Times New Roman" w:hAnsi="Times New Roman" w:cs="Times New Roman"/>
        </w:rPr>
        <w:t>from view by an opaque screen</w:t>
      </w:r>
      <w:r w:rsidR="008A7E25">
        <w:rPr>
          <w:rFonts w:ascii="Times New Roman" w:hAnsi="Times New Roman" w:cs="Times New Roman"/>
        </w:rPr>
        <w:t>.</w:t>
      </w:r>
      <w:r w:rsidR="00B85EAA">
        <w:rPr>
          <w:rFonts w:ascii="Times New Roman" w:hAnsi="Times New Roman" w:cs="Times New Roman"/>
        </w:rPr>
        <w:t xml:space="preserve"> </w:t>
      </w:r>
      <w:proofErr w:type="spellStart"/>
      <w:r w:rsidR="00B85EAA">
        <w:rPr>
          <w:rFonts w:ascii="Times New Roman" w:hAnsi="Times New Roman" w:cs="Times New Roman"/>
        </w:rPr>
        <w:t>Csibra</w:t>
      </w:r>
      <w:proofErr w:type="spellEnd"/>
      <w:r w:rsidR="00B85EAA">
        <w:rPr>
          <w:rFonts w:ascii="Times New Roman" w:hAnsi="Times New Roman" w:cs="Times New Roman"/>
        </w:rPr>
        <w:t xml:space="preserve"> et al. (2003) found that infants looked longer at a</w:t>
      </w:r>
      <w:r w:rsidR="0081736A">
        <w:rPr>
          <w:rFonts w:ascii="Times New Roman" w:hAnsi="Times New Roman" w:cs="Times New Roman"/>
        </w:rPr>
        <w:t xml:space="preserve"> barrierless event in which the first object followed the same arced path to reach a second object</w:t>
      </w:r>
      <w:r w:rsidR="00B85EAA">
        <w:rPr>
          <w:rFonts w:ascii="Times New Roman" w:hAnsi="Times New Roman" w:cs="Times New Roman"/>
        </w:rPr>
        <w:t xml:space="preserve"> barrierless arced test event </w:t>
      </w:r>
      <w:r w:rsidR="0081736A">
        <w:rPr>
          <w:rFonts w:ascii="Times New Roman" w:hAnsi="Times New Roman" w:cs="Times New Roman"/>
        </w:rPr>
        <w:t xml:space="preserve">(No-Obstacle test event) </w:t>
      </w:r>
      <w:r w:rsidR="00B85EAA">
        <w:rPr>
          <w:rFonts w:ascii="Times New Roman" w:hAnsi="Times New Roman" w:cs="Times New Roman"/>
        </w:rPr>
        <w:t>than at a test event</w:t>
      </w:r>
      <w:r w:rsidR="0081736A">
        <w:rPr>
          <w:rFonts w:ascii="Times New Roman" w:hAnsi="Times New Roman" w:cs="Times New Roman"/>
        </w:rPr>
        <w:t xml:space="preserve"> than at an event in which the first object</w:t>
      </w:r>
      <w:r w:rsidR="008A7E25">
        <w:rPr>
          <w:rFonts w:ascii="Times New Roman" w:hAnsi="Times New Roman" w:cs="Times New Roman"/>
        </w:rPr>
        <w:t xml:space="preserve"> </w:t>
      </w:r>
      <w:r w:rsidR="0081736A">
        <w:rPr>
          <w:rFonts w:ascii="Times New Roman" w:hAnsi="Times New Roman" w:cs="Times New Roman"/>
        </w:rPr>
        <w:t>jumped</w:t>
      </w:r>
      <w:r w:rsidR="008A7E25">
        <w:rPr>
          <w:rFonts w:ascii="Times New Roman" w:hAnsi="Times New Roman" w:cs="Times New Roman"/>
        </w:rPr>
        <w:t xml:space="preserve"> over a now visible barrier to reach the second object (Obstacle test event). The second event was identical to the first except that the obstacle was missing (No-Obstacle test event). </w:t>
      </w:r>
      <w:r w:rsidR="0081736A">
        <w:rPr>
          <w:rFonts w:ascii="Times New Roman" w:hAnsi="Times New Roman" w:cs="Times New Roman"/>
        </w:rPr>
        <w:t>This finding was</w:t>
      </w:r>
      <w:r w:rsidR="008A7E25">
        <w:rPr>
          <w:rFonts w:ascii="Times New Roman" w:hAnsi="Times New Roman" w:cs="Times New Roman"/>
        </w:rPr>
        <w:t xml:space="preserve"> interpreted </w:t>
      </w:r>
      <w:r w:rsidR="00390CFF">
        <w:rPr>
          <w:rFonts w:ascii="Times New Roman" w:hAnsi="Times New Roman" w:cs="Times New Roman"/>
        </w:rPr>
        <w:t>to mean that</w:t>
      </w:r>
      <w:r w:rsidR="008A7E25">
        <w:rPr>
          <w:rFonts w:ascii="Times New Roman" w:hAnsi="Times New Roman" w:cs="Times New Roman"/>
        </w:rPr>
        <w:t xml:space="preserve"> infants can infer invisible constraints from actions and goals. </w:t>
      </w:r>
      <w:r w:rsidR="00390CFF">
        <w:rPr>
          <w:rFonts w:ascii="Times New Roman" w:hAnsi="Times New Roman" w:cs="Times New Roman"/>
        </w:rPr>
        <w:t>These two findings together</w:t>
      </w:r>
      <w:r w:rsidR="008A7E25">
        <w:rPr>
          <w:rFonts w:ascii="Times New Roman" w:hAnsi="Times New Roman" w:cs="Times New Roman"/>
        </w:rPr>
        <w:t xml:space="preserve"> were taken to mean that infants possess a teleological stance.</w:t>
      </w:r>
    </w:p>
    <w:p w14:paraId="494D8A6D" w14:textId="77CAE751" w:rsidR="00524642" w:rsidRDefault="00B614B9" w:rsidP="00AB63C6">
      <w:pPr>
        <w:spacing w:line="480" w:lineRule="auto"/>
        <w:ind w:firstLine="720"/>
        <w:contextualSpacing/>
        <w:rPr>
          <w:rFonts w:ascii="Times New Roman" w:hAnsi="Times New Roman" w:cs="Times New Roman"/>
        </w:rPr>
      </w:pPr>
      <w:r>
        <w:rPr>
          <w:rFonts w:ascii="Times New Roman" w:hAnsi="Times New Roman" w:cs="Times New Roman"/>
        </w:rPr>
        <w:t>A point worth noting before continuing is that</w:t>
      </w:r>
      <w:r w:rsidR="008A7E25">
        <w:rPr>
          <w:rFonts w:ascii="Times New Roman" w:hAnsi="Times New Roman" w:cs="Times New Roman"/>
        </w:rPr>
        <w:t xml:space="preserve"> although the experiment </w:t>
      </w:r>
      <w:r w:rsidR="008B3E78">
        <w:rPr>
          <w:rFonts w:ascii="Times New Roman" w:hAnsi="Times New Roman" w:cs="Times New Roman"/>
        </w:rPr>
        <w:t>testing</w:t>
      </w:r>
      <w:r w:rsidR="008A7E25">
        <w:rPr>
          <w:rFonts w:ascii="Times New Roman" w:hAnsi="Times New Roman" w:cs="Times New Roman"/>
        </w:rPr>
        <w:t xml:space="preserve"> whether infants could infer goals from actions and constraints did not </w:t>
      </w:r>
      <w:r>
        <w:rPr>
          <w:rFonts w:ascii="Times New Roman" w:hAnsi="Times New Roman" w:cs="Times New Roman"/>
        </w:rPr>
        <w:t>employ</w:t>
      </w:r>
      <w:r w:rsidR="008A7E25">
        <w:rPr>
          <w:rFonts w:ascii="Times New Roman" w:hAnsi="Times New Roman" w:cs="Times New Roman"/>
        </w:rPr>
        <w:t xml:space="preserve"> </w:t>
      </w:r>
      <w:r w:rsidR="008B3E78">
        <w:rPr>
          <w:rFonts w:ascii="Times New Roman" w:hAnsi="Times New Roman" w:cs="Times New Roman"/>
        </w:rPr>
        <w:t xml:space="preserve">a </w:t>
      </w:r>
      <w:r w:rsidR="008A7E25">
        <w:rPr>
          <w:rFonts w:ascii="Times New Roman" w:hAnsi="Times New Roman" w:cs="Times New Roman"/>
        </w:rPr>
        <w:t>Gergely</w:t>
      </w:r>
      <w:r>
        <w:rPr>
          <w:rFonts w:ascii="Times New Roman" w:hAnsi="Times New Roman" w:cs="Times New Roman"/>
        </w:rPr>
        <w:t xml:space="preserve"> et al.-style</w:t>
      </w:r>
      <w:r w:rsidR="008A7E25">
        <w:rPr>
          <w:rFonts w:ascii="Times New Roman" w:hAnsi="Times New Roman" w:cs="Times New Roman"/>
        </w:rPr>
        <w:t xml:space="preserve"> paradigm, it is straightforward to recast it within </w:t>
      </w:r>
      <w:r w:rsidR="008B3E78">
        <w:rPr>
          <w:rFonts w:ascii="Times New Roman" w:hAnsi="Times New Roman" w:cs="Times New Roman"/>
        </w:rPr>
        <w:t>this</w:t>
      </w:r>
      <w:r>
        <w:rPr>
          <w:rFonts w:ascii="Times New Roman" w:hAnsi="Times New Roman" w:cs="Times New Roman"/>
        </w:rPr>
        <w:t xml:space="preserve"> paradigm</w:t>
      </w:r>
      <w:r w:rsidR="008A7E25">
        <w:rPr>
          <w:rFonts w:ascii="Times New Roman" w:hAnsi="Times New Roman" w:cs="Times New Roman"/>
        </w:rPr>
        <w:t>. For example, the habituation event</w:t>
      </w:r>
      <w:r w:rsidR="008B3E78">
        <w:rPr>
          <w:rFonts w:ascii="Times New Roman" w:hAnsi="Times New Roman" w:cs="Times New Roman"/>
        </w:rPr>
        <w:t xml:space="preserve"> </w:t>
      </w:r>
      <w:r w:rsidR="008A7E25">
        <w:rPr>
          <w:rFonts w:ascii="Times New Roman" w:hAnsi="Times New Roman" w:cs="Times New Roman"/>
        </w:rPr>
        <w:t>could be stopped after the first object clears the barrier</w:t>
      </w:r>
      <w:r w:rsidR="008B3E78">
        <w:rPr>
          <w:rFonts w:ascii="Times New Roman" w:hAnsi="Times New Roman" w:cs="Times New Roman"/>
        </w:rPr>
        <w:t xml:space="preserve"> but before the first object reaches the second</w:t>
      </w:r>
      <w:r w:rsidR="008A7E25">
        <w:rPr>
          <w:rFonts w:ascii="Times New Roman" w:hAnsi="Times New Roman" w:cs="Times New Roman"/>
        </w:rPr>
        <w:t xml:space="preserve">. Because observers never see the first object reach the second in this configuration, observers must infer that the second object is the first object’s goal. Simulation 3 adopted this approach. </w:t>
      </w:r>
      <w:r w:rsidR="00E66072">
        <w:rPr>
          <w:rFonts w:ascii="Times New Roman" w:hAnsi="Times New Roman" w:cs="Times New Roman"/>
        </w:rPr>
        <w:t xml:space="preserve">A complication that recasting this experiment within the context </w:t>
      </w:r>
      <w:r w:rsidR="00423BAA">
        <w:rPr>
          <w:rFonts w:ascii="Times New Roman" w:hAnsi="Times New Roman" w:cs="Times New Roman"/>
        </w:rPr>
        <w:t>the Gergely et al. paradigm</w:t>
      </w:r>
      <w:r w:rsidR="00E66072">
        <w:rPr>
          <w:rFonts w:ascii="Times New Roman" w:hAnsi="Times New Roman" w:cs="Times New Roman"/>
        </w:rPr>
        <w:t xml:space="preserve"> avoids is that it ensures that any failure by ALIAS to reproduce infants’ responses cannot be attributed to changes in the model architecture relative to previous simulations but instead to limitations of the theoretical proposal that the model instantiates.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lastRenderedPageBreak/>
        <w:t>Simulation 3</w:t>
      </w:r>
    </w:p>
    <w:p w14:paraId="413E4886" w14:textId="15BB1FC5"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6912FB">
        <w:rPr>
          <w:rFonts w:ascii="Times New Roman" w:hAnsi="Times New Roman" w:cs="Times New Roman"/>
        </w:rPr>
        <w:t>can</w:t>
      </w:r>
      <w:r>
        <w:rPr>
          <w:rFonts w:ascii="Times New Roman" w:hAnsi="Times New Roman" w:cs="Times New Roman"/>
        </w:rPr>
        <w:t xml:space="preserve"> </w:t>
      </w:r>
      <w:r w:rsidR="00EF17A4">
        <w:rPr>
          <w:rFonts w:ascii="Times New Roman" w:hAnsi="Times New Roman" w:cs="Times New Roman"/>
        </w:rPr>
        <w:t xml:space="preserve">ostensibly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w:t>
      </w:r>
      <w:r w:rsidR="00BF429B">
        <w:rPr>
          <w:rFonts w:ascii="Times New Roman" w:hAnsi="Times New Roman" w:cs="Times New Roman"/>
        </w:rPr>
        <w:t xml:space="preserve"> Non-contiguity was implemented in a similar model for networks assigned to this condition in OM10</w:t>
      </w:r>
      <w:r w:rsidR="0070301A">
        <w:rPr>
          <w:rFonts w:ascii="Times New Roman" w:hAnsi="Times New Roman" w:cs="Times New Roman"/>
        </w:rPr>
        <w:t xml:space="preserve"> and OM10-2</w:t>
      </w:r>
      <w:r w:rsidR="003C0B21">
        <w:rPr>
          <w:rFonts w:ascii="Times New Roman" w:hAnsi="Times New Roman" w:cs="Times New Roman"/>
        </w:rPr>
        <w:t>.</w:t>
      </w:r>
      <w:r>
        <w:rPr>
          <w:rFonts w:ascii="Times New Roman" w:hAnsi="Times New Roman" w:cs="Times New Roman"/>
        </w:rPr>
        <w:t xml:space="preserve"> </w:t>
      </w:r>
      <w:r w:rsidR="006912FB">
        <w:rPr>
          <w:rFonts w:ascii="Times New Roman" w:hAnsi="Times New Roman" w:cs="Times New Roman"/>
        </w:rPr>
        <w:t>The</w:t>
      </w:r>
      <w:r>
        <w:rPr>
          <w:rFonts w:ascii="Times New Roman" w:hAnsi="Times New Roman" w:cs="Times New Roman"/>
        </w:rPr>
        <w:t xml:space="preserve"> </w:t>
      </w:r>
      <w:r w:rsidR="00E31E98">
        <w:rPr>
          <w:rFonts w:ascii="Times New Roman" w:hAnsi="Times New Roman" w:cs="Times New Roman"/>
        </w:rPr>
        <w:t>habituation event in the</w:t>
      </w:r>
      <w:r>
        <w:rPr>
          <w:rFonts w:ascii="Times New Roman" w:hAnsi="Times New Roman" w:cs="Times New Roman"/>
        </w:rPr>
        <w:t xml:space="preserve"> Inferring Constraints condition was identical to that used Simulation 1</w:t>
      </w:r>
      <w:r w:rsidR="00A578C0">
        <w:rPr>
          <w:rFonts w:ascii="Times New Roman" w:hAnsi="Times New Roman" w:cs="Times New Roman"/>
        </w:rPr>
        <w:t>a</w:t>
      </w:r>
      <w:r>
        <w:rPr>
          <w:rFonts w:ascii="Times New Roman" w:hAnsi="Times New Roman" w:cs="Times New Roman"/>
        </w:rPr>
        <w:t xml:space="preserve"> except that barrier information was missing</w:t>
      </w:r>
      <w:r w:rsidR="00797B56">
        <w:rPr>
          <w:rFonts w:ascii="Times New Roman" w:hAnsi="Times New Roman" w:cs="Times New Roman"/>
        </w:rPr>
        <w:t>; that is,</w:t>
      </w:r>
      <w:r w:rsidR="00EF17A4">
        <w:rPr>
          <w:rFonts w:ascii="Times New Roman" w:hAnsi="Times New Roman" w:cs="Times New Roman"/>
        </w:rPr>
        <w:t xml:space="preserve"> </w:t>
      </w:r>
      <w:r w:rsidR="00797B56">
        <w:rPr>
          <w:rFonts w:ascii="Times New Roman" w:hAnsi="Times New Roman" w:cs="Times New Roman"/>
        </w:rPr>
        <w:t xml:space="preserve">the </w:t>
      </w:r>
      <w:r>
        <w:rPr>
          <w:rFonts w:ascii="Times New Roman" w:hAnsi="Times New Roman" w:cs="Times New Roman"/>
        </w:rPr>
        <w:t>Barrier Height and Barrier Position groups</w:t>
      </w:r>
      <w:r w:rsidR="00797B56">
        <w:rPr>
          <w:rFonts w:ascii="Times New Roman" w:hAnsi="Times New Roman" w:cs="Times New Roman"/>
        </w:rPr>
        <w:t xml:space="preserve"> were removed</w:t>
      </w:r>
      <w:r w:rsidR="005F3778">
        <w:rPr>
          <w:rFonts w:ascii="Times New Roman" w:hAnsi="Times New Roman" w:cs="Times New Roman"/>
        </w:rPr>
        <w:t>; barrier information was also removed for networks assigned to this condition in OM10</w:t>
      </w:r>
      <w:r w:rsidR="00CF1586">
        <w:rPr>
          <w:rFonts w:ascii="Times New Roman" w:hAnsi="Times New Roman" w:cs="Times New Roman"/>
        </w:rPr>
        <w:t xml:space="preserve"> and OM10-2</w:t>
      </w:r>
      <w:r>
        <w:rPr>
          <w:rFonts w:ascii="Times New Roman" w:hAnsi="Times New Roman" w:cs="Times New Roman"/>
        </w:rPr>
        <w:t>.</w:t>
      </w:r>
      <w:r w:rsidR="00084C35">
        <w:rPr>
          <w:rFonts w:ascii="Times New Roman" w:hAnsi="Times New Roman" w:cs="Times New Roman"/>
        </w:rPr>
        <w:t xml:space="preserve"> Given that the studies associated with the behaviors that were the targets of this simulation were qualitatively different than those associated with </w:t>
      </w:r>
      <w:r w:rsidR="00E31E98">
        <w:rPr>
          <w:rFonts w:ascii="Times New Roman" w:hAnsi="Times New Roman" w:cs="Times New Roman"/>
        </w:rPr>
        <w:t>the behavioral targets</w:t>
      </w:r>
      <w:r w:rsidR="00084C35">
        <w:rPr>
          <w:rFonts w:ascii="Times New Roman" w:hAnsi="Times New Roman" w:cs="Times New Roman"/>
        </w:rPr>
        <w:t xml:space="preserve"> of Simulation </w:t>
      </w:r>
      <w:r w:rsidR="0005038D">
        <w:rPr>
          <w:rFonts w:ascii="Times New Roman" w:hAnsi="Times New Roman" w:cs="Times New Roman"/>
        </w:rPr>
        <w:t>1, ALIAS’s</w:t>
      </w:r>
      <w:r w:rsidR="004A2FD3">
        <w:rPr>
          <w:rFonts w:ascii="Times New Roman" w:hAnsi="Times New Roman" w:cs="Times New Roman"/>
        </w:rPr>
        <w:t xml:space="preserve"> performance</w:t>
      </w:r>
      <w:r w:rsidR="00084C35">
        <w:rPr>
          <w:rFonts w:ascii="Times New Roman" w:hAnsi="Times New Roman" w:cs="Times New Roman"/>
        </w:rPr>
        <w:t xml:space="preserve"> was</w:t>
      </w:r>
      <w:r w:rsidR="0005038D">
        <w:rPr>
          <w:rFonts w:ascii="Times New Roman" w:hAnsi="Times New Roman" w:cs="Times New Roman"/>
        </w:rPr>
        <w:t xml:space="preserve"> once</w:t>
      </w:r>
      <w:r w:rsidR="00084C35">
        <w:rPr>
          <w:rFonts w:ascii="Times New Roman" w:hAnsi="Times New Roman" w:cs="Times New Roman"/>
        </w:rPr>
        <w:t xml:space="preserve"> again</w:t>
      </w:r>
      <w:r w:rsidR="004A2FD3">
        <w:rPr>
          <w:rFonts w:ascii="Times New Roman" w:hAnsi="Times New Roman" w:cs="Times New Roman"/>
        </w:rPr>
        <w:t xml:space="preserve"> compared to that of ALIAS-2, OM10, and OM10-2.</w:t>
      </w:r>
      <w:r w:rsidR="00607174">
        <w:rPr>
          <w:rFonts w:ascii="Times New Roman" w:hAnsi="Times New Roman" w:cs="Times New Roman"/>
        </w:rPr>
        <w:t xml:space="preserve"> </w:t>
      </w:r>
      <w:r w:rsidR="007E62C2">
        <w:rPr>
          <w:rFonts w:ascii="Times New Roman" w:hAnsi="Times New Roman" w:cs="Times New Roman"/>
        </w:rPr>
        <w:t xml:space="preserve"> Note that</w:t>
      </w:r>
      <w:r w:rsidR="00073E90">
        <w:rPr>
          <w:rFonts w:ascii="Times New Roman" w:hAnsi="Times New Roman" w:cs="Times New Roman"/>
        </w:rPr>
        <w:t xml:space="preserve"> non-contiguity was implemented in a similar manner for </w:t>
      </w:r>
      <w:r w:rsidR="00A76C18">
        <w:rPr>
          <w:rFonts w:ascii="Times New Roman" w:hAnsi="Times New Roman" w:cs="Times New Roman"/>
        </w:rPr>
        <w:t xml:space="preserve">OM10 (and OM10-2) </w:t>
      </w:r>
      <w:r w:rsidR="00073E90">
        <w:rPr>
          <w:rFonts w:ascii="Times New Roman" w:hAnsi="Times New Roman" w:cs="Times New Roman"/>
        </w:rPr>
        <w:t xml:space="preserve">networks assigned to the Inferring Goals condition </w:t>
      </w:r>
      <w:r w:rsidR="00A76C18">
        <w:rPr>
          <w:rFonts w:ascii="Times New Roman" w:hAnsi="Times New Roman" w:cs="Times New Roman"/>
        </w:rPr>
        <w:t>to that for ALIAS networks assigned to this condition. This was achieved by stopping the agent one cell earlier than ne</w:t>
      </w:r>
      <w:r w:rsidR="00554B63">
        <w:rPr>
          <w:rFonts w:ascii="Times New Roman" w:hAnsi="Times New Roman" w:cs="Times New Roman"/>
        </w:rPr>
        <w:t xml:space="preserve">eded to reach the goal. </w:t>
      </w:r>
      <w:r w:rsidR="00A76C18">
        <w:rPr>
          <w:rFonts w:ascii="Times New Roman" w:hAnsi="Times New Roman" w:cs="Times New Roman"/>
        </w:rPr>
        <w:t xml:space="preserve">Likewise, </w:t>
      </w:r>
      <w:r w:rsidR="00554B63">
        <w:rPr>
          <w:rFonts w:ascii="Times New Roman" w:hAnsi="Times New Roman" w:cs="Times New Roman"/>
        </w:rPr>
        <w:t xml:space="preserve">barrier information was removed for </w:t>
      </w:r>
      <w:r w:rsidR="00D17834">
        <w:rPr>
          <w:rFonts w:ascii="Times New Roman" w:hAnsi="Times New Roman" w:cs="Times New Roman"/>
        </w:rPr>
        <w:t xml:space="preserve">OM10 </w:t>
      </w:r>
      <w:r w:rsidR="00554B63">
        <w:rPr>
          <w:rFonts w:ascii="Times New Roman" w:hAnsi="Times New Roman" w:cs="Times New Roman"/>
        </w:rPr>
        <w:t>networks in the Inferring Constraints condition by making such information invisible during habituation; that is, the barrier could neither contribute to other units’ net inputs nor to updates to the network weights</w:t>
      </w:r>
      <w:r w:rsidR="00D17834">
        <w:rPr>
          <w:rFonts w:ascii="Times New Roman" w:hAnsi="Times New Roman" w:cs="Times New Roman"/>
        </w:rPr>
        <w:t xml:space="preserve"> during habituation</w:t>
      </w:r>
      <w:r w:rsidR="00554B63">
        <w:rPr>
          <w:rFonts w:ascii="Times New Roman" w:hAnsi="Times New Roman" w:cs="Times New Roman"/>
        </w:rPr>
        <w:t>.</w:t>
      </w:r>
      <w:r w:rsidR="007E62C2">
        <w:rPr>
          <w:rFonts w:ascii="Times New Roman" w:hAnsi="Times New Roman" w:cs="Times New Roman"/>
        </w:rPr>
        <w:t xml:space="preserve"> ALIAS-2 was</w:t>
      </w:r>
      <w:r w:rsidR="00592AF0">
        <w:rPr>
          <w:rFonts w:ascii="Times New Roman" w:hAnsi="Times New Roman" w:cs="Times New Roman"/>
        </w:rPr>
        <w:t xml:space="preserve"> also</w:t>
      </w:r>
      <w:r w:rsidR="007E62C2">
        <w:rPr>
          <w:rFonts w:ascii="Times New Roman" w:hAnsi="Times New Roman" w:cs="Times New Roman"/>
        </w:rPr>
        <w:t xml:space="preserve"> identical to ALIAS except that </w:t>
      </w:r>
      <w:r w:rsidR="00592AF0">
        <w:rPr>
          <w:rFonts w:ascii="Times New Roman" w:hAnsi="Times New Roman" w:cs="Times New Roman"/>
        </w:rPr>
        <w:t xml:space="preserve">peripherally and centrally located barriers were equivalently salient.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3E619FB5"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009B5320">
        <w:rPr>
          <w:rFonts w:ascii="Times New Roman" w:hAnsi="Times New Roman" w:cs="Times New Roman"/>
          <w:b/>
          <w:bCs/>
          <w:i w:val="0"/>
          <w:iCs w:val="0"/>
          <w:noProof/>
          <w:color w:val="auto"/>
          <w:sz w:val="24"/>
          <w:szCs w:val="24"/>
        </w:rPr>
        <w:t>10</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Pr>
          <w:rFonts w:ascii="Times New Roman" w:hAnsi="Times New Roman" w:cs="Times New Roman"/>
          <w:i w:val="0"/>
          <w:iCs w:val="0"/>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sidR="00305CF3">
        <w:rPr>
          <w:rFonts w:ascii="Times New Roman" w:hAnsi="Times New Roman" w:cs="Times New Roman"/>
          <w:i w:val="0"/>
          <w:iCs w:val="0"/>
          <w:color w:val="000000" w:themeColor="text1"/>
          <w:sz w:val="24"/>
          <w:szCs w:val="24"/>
        </w:rPr>
        <w:t>Plotted is the mean</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w:t>
      </w:r>
      <w:r w:rsidR="00305CF3">
        <w:rPr>
          <w:rFonts w:ascii="Times New Roman" w:hAnsi="Times New Roman" w:cs="Times New Roman"/>
          <w:i w:val="0"/>
          <w:iCs w:val="0"/>
          <w:color w:val="000000" w:themeColor="text1"/>
          <w:sz w:val="24"/>
          <w:szCs w:val="24"/>
        </w:rPr>
        <w:t>in the</w:t>
      </w:r>
      <w:r w:rsidRPr="00F20CB1">
        <w:rPr>
          <w:rFonts w:ascii="Times New Roman" w:hAnsi="Times New Roman" w:cs="Times New Roman"/>
          <w:i w:val="0"/>
          <w:iCs w:val="0"/>
          <w:color w:val="000000" w:themeColor="text1"/>
          <w:sz w:val="24"/>
          <w:szCs w:val="24"/>
        </w:rPr>
        <w:t xml:space="preserv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305CF3">
        <w:rPr>
          <w:rFonts w:ascii="Times New Roman" w:hAnsi="Times New Roman" w:cs="Times New Roman"/>
          <w:i w:val="0"/>
          <w:iCs w:val="0"/>
          <w:color w:val="000000" w:themeColor="text1"/>
          <w:sz w:val="24"/>
          <w:szCs w:val="24"/>
        </w:rPr>
        <w:t xml:space="preserve"> (left column)</w:t>
      </w:r>
      <w:r>
        <w:rPr>
          <w:rFonts w:ascii="Times New Roman" w:hAnsi="Times New Roman" w:cs="Times New Roman"/>
          <w:i w:val="0"/>
          <w:iCs w:val="0"/>
          <w:color w:val="000000" w:themeColor="text1"/>
          <w:sz w:val="24"/>
          <w:szCs w:val="24"/>
        </w:rPr>
        <w:t xml:space="preserve"> and to the Obstacle and No-Obstacle test events</w:t>
      </w:r>
      <w:r w:rsidR="00305CF3">
        <w:rPr>
          <w:rFonts w:ascii="Times New Roman" w:hAnsi="Times New Roman" w:cs="Times New Roman"/>
          <w:i w:val="0"/>
          <w:iCs w:val="0"/>
          <w:color w:val="000000" w:themeColor="text1"/>
          <w:sz w:val="24"/>
          <w:szCs w:val="24"/>
        </w:rPr>
        <w:t xml:space="preserve"> for networks in the Inferring Constraints condition</w:t>
      </w:r>
      <w:r>
        <w:rPr>
          <w:rFonts w:ascii="Times New Roman" w:hAnsi="Times New Roman" w:cs="Times New Roman"/>
          <w:i w:val="0"/>
          <w:iCs w:val="0"/>
          <w:color w:val="000000" w:themeColor="text1"/>
          <w:sz w:val="24"/>
          <w:szCs w:val="24"/>
        </w:rPr>
        <w:t xml:space="preserve"> across habituation epochs (</w:t>
      </w:r>
      <w:r w:rsidR="00305CF3">
        <w:rPr>
          <w:rFonts w:ascii="Times New Roman" w:hAnsi="Times New Roman" w:cs="Times New Roman"/>
          <w:i w:val="0"/>
          <w:iCs w:val="0"/>
          <w:color w:val="000000" w:themeColor="text1"/>
          <w:sz w:val="24"/>
          <w:szCs w:val="24"/>
        </w:rPr>
        <w:t>top row</w:t>
      </w:r>
      <w:r>
        <w:rPr>
          <w:rFonts w:ascii="Times New Roman" w:hAnsi="Times New Roman" w:cs="Times New Roman"/>
          <w:i w:val="0"/>
          <w:iCs w:val="0"/>
          <w:color w:val="000000" w:themeColor="text1"/>
          <w:sz w:val="24"/>
          <w:szCs w:val="24"/>
        </w:rPr>
        <w:t>)</w:t>
      </w:r>
      <w:r w:rsidR="00305CF3">
        <w:rPr>
          <w:rFonts w:ascii="Times New Roman" w:hAnsi="Times New Roman" w:cs="Times New Roman"/>
          <w:i w:val="0"/>
          <w:iCs w:val="0"/>
          <w:color w:val="000000" w:themeColor="text1"/>
          <w:sz w:val="24"/>
          <w:szCs w:val="24"/>
        </w:rPr>
        <w:t xml:space="preserve"> and overall (bottom row)</w:t>
      </w:r>
      <w:r w:rsidRPr="00F20CB1">
        <w:rPr>
          <w:rFonts w:ascii="Times New Roman" w:hAnsi="Times New Roman" w:cs="Times New Roman"/>
          <w:i w:val="0"/>
          <w:iCs w:val="0"/>
          <w:color w:val="000000" w:themeColor="text1"/>
          <w:sz w:val="24"/>
          <w:szCs w:val="24"/>
        </w:rPr>
        <w:t>.</w:t>
      </w:r>
    </w:p>
    <w:p w14:paraId="14D9B74A" w14:textId="0959E889" w:rsidR="005735F8" w:rsidRDefault="00524642" w:rsidP="00255559">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0A317D">
        <w:rPr>
          <w:rFonts w:ascii="Times New Roman" w:hAnsi="Times New Roman" w:cs="Times New Roman"/>
        </w:rPr>
        <w:t xml:space="preserve">10 </w:t>
      </w:r>
      <w:r>
        <w:rPr>
          <w:rFonts w:ascii="Times New Roman" w:hAnsi="Times New Roman" w:cs="Times New Roman"/>
        </w:rPr>
        <w:t xml:space="preserve">shows the </w:t>
      </w:r>
      <w:r w:rsidR="000A317D">
        <w:rPr>
          <w:rFonts w:ascii="Times New Roman" w:hAnsi="Times New Roman" w:cs="Times New Roman"/>
        </w:rPr>
        <w:t>performance of ALIAS networks</w:t>
      </w:r>
      <w:r>
        <w:rPr>
          <w:rFonts w:ascii="Times New Roman" w:hAnsi="Times New Roman" w:cs="Times New Roman"/>
        </w:rPr>
        <w:t xml:space="preserve"> in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8F2A19">
        <w:rPr>
          <w:rFonts w:ascii="Times New Roman" w:hAnsi="Times New Roman" w:cs="Times New Roman"/>
        </w:rPr>
        <w:t xml:space="preserve"> across habituation epochs and overall</w:t>
      </w:r>
      <w:r w:rsidR="00EC3B66">
        <w:rPr>
          <w:rFonts w:ascii="Times New Roman" w:hAnsi="Times New Roman" w:cs="Times New Roman"/>
        </w:rPr>
        <w:t>.</w:t>
      </w:r>
      <w:r w:rsidR="0012108C">
        <w:rPr>
          <w:rFonts w:ascii="Times New Roman" w:hAnsi="Times New Roman" w:cs="Times New Roman"/>
        </w:rPr>
        <w:t xml:space="preserve"> </w:t>
      </w:r>
      <w:r w:rsidR="00EC3B66">
        <w:rPr>
          <w:rFonts w:ascii="Times New Roman" w:hAnsi="Times New Roman" w:cs="Times New Roman"/>
        </w:rPr>
        <w:t xml:space="preserve">As shown in the figure, networks assigned to the Inferring Goals condition produced greater error to (i.e., looked longer at) the Incongruent test event—in which the first object failed to stop next to the first one—than to the Congruent test event—in which the first object came to rest next to the first one. </w:t>
      </w:r>
      <w:r w:rsidR="001324BD">
        <w:rPr>
          <w:rFonts w:ascii="Times New Roman" w:hAnsi="Times New Roman" w:cs="Times New Roman"/>
        </w:rPr>
        <w:t xml:space="preserve">Networks assigned to the Inferring Constraints condition also </w:t>
      </w:r>
      <w:r w:rsidR="00757C00">
        <w:rPr>
          <w:rFonts w:ascii="Times New Roman" w:hAnsi="Times New Roman" w:cs="Times New Roman"/>
        </w:rPr>
        <w:t xml:space="preserve">responded differently to the two test events </w:t>
      </w:r>
      <w:r w:rsidR="00757C00">
        <w:rPr>
          <w:rFonts w:ascii="Times New Roman" w:hAnsi="Times New Roman" w:cs="Times New Roman"/>
        </w:rPr>
        <w:lastRenderedPageBreak/>
        <w:t xml:space="preserve">with which they were presented. </w:t>
      </w:r>
      <w:r w:rsidR="001324BD">
        <w:rPr>
          <w:rFonts w:ascii="Times New Roman" w:hAnsi="Times New Roman" w:cs="Times New Roman"/>
        </w:rPr>
        <w:t>Specifically, these networks produced greater error to the No-Obstacle test event than to the Obstacle test event.</w:t>
      </w:r>
      <w:r w:rsidR="008F2A19">
        <w:rPr>
          <w:rFonts w:ascii="Times New Roman" w:hAnsi="Times New Roman" w:cs="Times New Roman"/>
        </w:rPr>
        <w:t xml:space="preserve"> These patterns were true both across different habituation lengths as well as overall.</w:t>
      </w:r>
      <w:r w:rsidR="001324BD">
        <w:rPr>
          <w:rFonts w:ascii="Times New Roman" w:hAnsi="Times New Roman" w:cs="Times New Roman"/>
        </w:rPr>
        <w:t xml:space="preserve"> </w:t>
      </w:r>
      <w:r w:rsidR="00FB1AFA">
        <w:rPr>
          <w:rFonts w:ascii="Times New Roman" w:hAnsi="Times New Roman" w:cs="Times New Roman"/>
        </w:rPr>
        <w:t xml:space="preserve">Crucially, such </w:t>
      </w:r>
      <w:r w:rsidR="008F2A19">
        <w:rPr>
          <w:rFonts w:ascii="Times New Roman" w:hAnsi="Times New Roman" w:cs="Times New Roman"/>
        </w:rPr>
        <w:t>looking patterns</w:t>
      </w:r>
      <w:r w:rsidR="00FB1AFA">
        <w:rPr>
          <w:rFonts w:ascii="Times New Roman" w:hAnsi="Times New Roman" w:cs="Times New Roman"/>
        </w:rPr>
        <w:t xml:space="preserve"> were not based on information acquired during habituation. This is because the aspects of the task relevant to networks’ treatment of the test events—that is, information about obstacles and goals—were absent during habituation.</w:t>
      </w:r>
      <w:r w:rsidR="00997087">
        <w:rPr>
          <w:rFonts w:ascii="Times New Roman" w:hAnsi="Times New Roman" w:cs="Times New Roman"/>
        </w:rPr>
        <w:t xml:space="preserve"> </w:t>
      </w:r>
      <w:r w:rsidR="00FB1AFA">
        <w:rPr>
          <w:rFonts w:ascii="Times New Roman" w:hAnsi="Times New Roman" w:cs="Times New Roman"/>
        </w:rPr>
        <w:t xml:space="preserve">Instead, </w:t>
      </w:r>
      <w:r w:rsidR="00997087">
        <w:rPr>
          <w:rFonts w:ascii="Times New Roman" w:hAnsi="Times New Roman" w:cs="Times New Roman"/>
        </w:rPr>
        <w:t>networks’ differential treatment of the test events stemmed from the fact</w:t>
      </w:r>
      <w:r w:rsidR="00F2038F">
        <w:rPr>
          <w:rFonts w:ascii="Times New Roman" w:hAnsi="Times New Roman" w:cs="Times New Roman"/>
        </w:rPr>
        <w:t xml:space="preserve"> that, during pretraining,</w:t>
      </w:r>
      <w:r w:rsidR="008F37AD">
        <w:rPr>
          <w:rFonts w:ascii="Times New Roman" w:hAnsi="Times New Roman" w:cs="Times New Roman"/>
        </w:rPr>
        <w:t xml:space="preserve"> </w:t>
      </w:r>
      <w:r w:rsidR="00DD11EC">
        <w:rPr>
          <w:rFonts w:ascii="Times New Roman" w:hAnsi="Times New Roman" w:cs="Times New Roman"/>
        </w:rPr>
        <w:t>arced motion tended to</w:t>
      </w:r>
      <w:r w:rsidR="00952CBA">
        <w:rPr>
          <w:rFonts w:ascii="Times New Roman" w:hAnsi="Times New Roman" w:cs="Times New Roman"/>
        </w:rPr>
        <w:t xml:space="preserve"> occur over barriers and </w:t>
      </w:r>
      <w:r w:rsidR="00DD11EC">
        <w:rPr>
          <w:rFonts w:ascii="Times New Roman" w:hAnsi="Times New Roman" w:cs="Times New Roman"/>
        </w:rPr>
        <w:t>agents behaved</w:t>
      </w:r>
      <w:r w:rsidR="001C35AE">
        <w:rPr>
          <w:rFonts w:ascii="Times New Roman" w:hAnsi="Times New Roman" w:cs="Times New Roman"/>
        </w:rPr>
        <w:t xml:space="preserve"> in a goal-directed manner rather than haphazardly.</w:t>
      </w:r>
      <w:r w:rsidR="005735F8">
        <w:rPr>
          <w:rFonts w:ascii="Times New Roman" w:hAnsi="Times New Roman" w:cs="Times New Roman"/>
        </w:rPr>
        <w:t xml:space="preserve"> </w:t>
      </w:r>
      <w:r w:rsidR="001C35AE">
        <w:rPr>
          <w:rFonts w:ascii="Times New Roman" w:hAnsi="Times New Roman" w:cs="Times New Roman"/>
        </w:rPr>
        <w:t xml:space="preserve">The fact that a system </w:t>
      </w:r>
      <w:r w:rsidR="00DD11EC">
        <w:rPr>
          <w:rFonts w:ascii="Times New Roman" w:hAnsi="Times New Roman" w:cs="Times New Roman"/>
        </w:rPr>
        <w:t>that lacks a</w:t>
      </w:r>
      <w:r w:rsidR="00F2038F">
        <w:rPr>
          <w:rFonts w:ascii="Times New Roman" w:hAnsi="Times New Roman" w:cs="Times New Roman"/>
        </w:rPr>
        <w:t xml:space="preserve"> teleological stance, rich notions of goals and action efficiency, or sensitivity to subjective utilities could capture these target findings</w:t>
      </w:r>
      <w:r w:rsidR="001C35AE">
        <w:rPr>
          <w:rFonts w:ascii="Times New Roman" w:hAnsi="Times New Roman" w:cs="Times New Roman"/>
        </w:rPr>
        <w:t xml:space="preserve"> suggests that </w:t>
      </w:r>
      <w:r w:rsidR="00F2038F">
        <w:rPr>
          <w:rFonts w:ascii="Times New Roman" w:hAnsi="Times New Roman" w:cs="Times New Roman"/>
        </w:rPr>
        <w:t xml:space="preserve">these </w:t>
      </w:r>
      <w:r w:rsidR="00F7626C">
        <w:rPr>
          <w:rFonts w:ascii="Times New Roman" w:hAnsi="Times New Roman" w:cs="Times New Roman"/>
        </w:rPr>
        <w:t>conceptually rich principles and domain-specific mechanisms</w:t>
      </w:r>
      <w:r w:rsidR="001C35AE">
        <w:rPr>
          <w:rFonts w:ascii="Times New Roman" w:hAnsi="Times New Roman" w:cs="Times New Roman"/>
        </w:rPr>
        <w:t xml:space="preserve"> </w:t>
      </w:r>
      <w:r w:rsidR="00FA6AE5">
        <w:rPr>
          <w:rFonts w:ascii="Times New Roman" w:hAnsi="Times New Roman" w:cs="Times New Roman"/>
        </w:rPr>
        <w:t>may not be necessary</w:t>
      </w:r>
      <w:r w:rsidR="00F7626C">
        <w:rPr>
          <w:rFonts w:ascii="Times New Roman" w:hAnsi="Times New Roman" w:cs="Times New Roman"/>
        </w:rPr>
        <w:t>. This simulation suggests, instead,</w:t>
      </w:r>
      <w:r w:rsidR="00FA6AE5">
        <w:rPr>
          <w:rFonts w:ascii="Times New Roman" w:hAnsi="Times New Roman" w:cs="Times New Roman"/>
        </w:rPr>
        <w:t xml:space="preserve"> that associative learning combined with assumptions about differentially salient obstacles</w:t>
      </w:r>
      <w:r w:rsidR="00F7626C">
        <w:rPr>
          <w:rFonts w:ascii="Times New Roman" w:hAnsi="Times New Roman" w:cs="Times New Roman"/>
        </w:rPr>
        <w:t xml:space="preserve"> and real-world experience with different action trajectories</w:t>
      </w:r>
      <w:r w:rsidR="00FA6AE5">
        <w:rPr>
          <w:rFonts w:ascii="Times New Roman" w:hAnsi="Times New Roman" w:cs="Times New Roman"/>
        </w:rPr>
        <w:t xml:space="preserve"> is sufficient to explain </w:t>
      </w:r>
      <w:r w:rsidR="00087AF6">
        <w:rPr>
          <w:rFonts w:ascii="Times New Roman" w:hAnsi="Times New Roman" w:cs="Times New Roman"/>
        </w:rPr>
        <w:t>infants’</w:t>
      </w:r>
      <w:r w:rsidR="00FA6AE5">
        <w:rPr>
          <w:rFonts w:ascii="Times New Roman" w:hAnsi="Times New Roman" w:cs="Times New Roman"/>
        </w:rPr>
        <w:t xml:space="preserve"> looking behaviors. </w:t>
      </w:r>
      <w:r w:rsidR="005735F8">
        <w:rPr>
          <w:rFonts w:ascii="Times New Roman" w:hAnsi="Times New Roman" w:cs="Times New Roman"/>
        </w:rPr>
        <w:t xml:space="preserve">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61FF8BF6"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9B5320">
        <w:rPr>
          <w:rFonts w:ascii="Times New Roman" w:hAnsi="Times New Roman" w:cs="Times New Roman"/>
          <w:b/>
          <w:bCs/>
          <w:i w:val="0"/>
          <w:iCs w:val="0"/>
          <w:noProof/>
          <w:color w:val="000000" w:themeColor="text1"/>
          <w:sz w:val="24"/>
          <w:szCs w:val="24"/>
        </w:rPr>
        <w:t>11</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Performance of OM10.</w:t>
      </w:r>
      <w:r w:rsidR="00122550" w:rsidRPr="00F20CB1">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Plotted is the m</w:t>
      </w:r>
      <w:r w:rsidR="00122550"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122550">
        <w:rPr>
          <w:rFonts w:ascii="Times New Roman" w:hAnsi="Times New Roman" w:cs="Times New Roman"/>
          <w:i w:val="0"/>
          <w:iCs w:val="0"/>
          <w:color w:val="000000" w:themeColor="text1"/>
          <w:sz w:val="24"/>
          <w:szCs w:val="24"/>
        </w:rPr>
        <w:t>in the</w:t>
      </w:r>
      <w:r w:rsidR="00122550" w:rsidRPr="00FF4E79">
        <w:rPr>
          <w:rFonts w:ascii="Times New Roman" w:hAnsi="Times New Roman" w:cs="Times New Roman"/>
          <w:i w:val="0"/>
          <w:iCs w:val="0"/>
          <w:color w:val="000000" w:themeColor="text1"/>
          <w:sz w:val="24"/>
          <w:szCs w:val="24"/>
        </w:rPr>
        <w:t xml:space="preserve"> Inferring Goals condition and </w:t>
      </w:r>
      <w:r w:rsidR="00122550">
        <w:rPr>
          <w:rFonts w:ascii="Times New Roman" w:hAnsi="Times New Roman" w:cs="Times New Roman"/>
          <w:i w:val="0"/>
          <w:iCs w:val="0"/>
          <w:color w:val="000000" w:themeColor="text1"/>
          <w:sz w:val="24"/>
          <w:szCs w:val="24"/>
        </w:rPr>
        <w:t>to</w:t>
      </w:r>
      <w:r w:rsidR="00122550" w:rsidRPr="00FF4E79">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lastRenderedPageBreak/>
        <w:t>the Obstacle and No-Obstacle test events</w:t>
      </w:r>
      <w:r w:rsidR="00122550">
        <w:rPr>
          <w:rFonts w:ascii="Times New Roman" w:hAnsi="Times New Roman" w:cs="Times New Roman"/>
          <w:i w:val="0"/>
          <w:iCs w:val="0"/>
          <w:color w:val="000000" w:themeColor="text1"/>
          <w:sz w:val="24"/>
          <w:szCs w:val="24"/>
        </w:rPr>
        <w:t xml:space="preserve"> for networks assigned to the Inferring Constraints condition (right).</w:t>
      </w:r>
    </w:p>
    <w:p w14:paraId="43C9A5E8" w14:textId="77777777" w:rsidR="00133D2B" w:rsidRPr="00133D2B" w:rsidRDefault="00133D2B" w:rsidP="00133D2B"/>
    <w:p w14:paraId="3A29FE58" w14:textId="4550FAB6" w:rsidR="00BF52E3" w:rsidRDefault="00EA2B5F" w:rsidP="001E79E1">
      <w:pPr>
        <w:spacing w:line="480" w:lineRule="auto"/>
        <w:ind w:firstLine="720"/>
        <w:contextualSpacing/>
        <w:rPr>
          <w:rFonts w:ascii="Times New Roman" w:hAnsi="Times New Roman" w:cs="Times New Roman"/>
        </w:rPr>
      </w:pPr>
      <w:r>
        <w:rPr>
          <w:rFonts w:ascii="Times New Roman" w:hAnsi="Times New Roman" w:cs="Times New Roman"/>
        </w:rPr>
        <w:t>A different pattern</w:t>
      </w:r>
      <w:r w:rsidR="00DF11A6">
        <w:rPr>
          <w:rFonts w:ascii="Times New Roman" w:hAnsi="Times New Roman" w:cs="Times New Roman"/>
        </w:rPr>
        <w:t xml:space="preserve"> </w:t>
      </w:r>
      <w:r>
        <w:rPr>
          <w:rFonts w:ascii="Times New Roman" w:hAnsi="Times New Roman" w:cs="Times New Roman"/>
        </w:rPr>
        <w:t xml:space="preserve">emerged </w:t>
      </w:r>
      <w:r w:rsidR="00532B85">
        <w:rPr>
          <w:rFonts w:ascii="Times New Roman" w:hAnsi="Times New Roman" w:cs="Times New Roman"/>
        </w:rPr>
        <w:t>for</w:t>
      </w:r>
      <w:r w:rsidR="00AE3BDB">
        <w:rPr>
          <w:rFonts w:ascii="Times New Roman" w:hAnsi="Times New Roman" w:cs="Times New Roman"/>
        </w:rPr>
        <w:t xml:space="preserve"> OM10.</w:t>
      </w:r>
      <w:r w:rsidR="00832ECA">
        <w:rPr>
          <w:rFonts w:ascii="Times New Roman" w:hAnsi="Times New Roman" w:cs="Times New Roman"/>
        </w:rPr>
        <w:t xml:space="preserve"> </w:t>
      </w:r>
      <w:r w:rsidR="00DF11A6">
        <w:rPr>
          <w:rFonts w:ascii="Times New Roman" w:hAnsi="Times New Roman" w:cs="Times New Roman"/>
        </w:rPr>
        <w:t>Figure 11 shows</w:t>
      </w:r>
      <w:r w:rsidR="00832ECA">
        <w:rPr>
          <w:rFonts w:ascii="Times New Roman" w:hAnsi="Times New Roman" w:cs="Times New Roman"/>
        </w:rPr>
        <w:t xml:space="preserve"> that the behavior of these networks was exactly </w:t>
      </w:r>
      <w:r w:rsidR="00832ECA" w:rsidRPr="00101446">
        <w:rPr>
          <w:rFonts w:ascii="Times New Roman" w:hAnsi="Times New Roman" w:cs="Times New Roman"/>
        </w:rPr>
        <w:t xml:space="preserve">opposite to </w:t>
      </w:r>
      <w:r w:rsidR="00832ECA">
        <w:rPr>
          <w:rFonts w:ascii="Times New Roman" w:hAnsi="Times New Roman" w:cs="Times New Roman"/>
        </w:rPr>
        <w:t>that</w:t>
      </w:r>
      <w:r w:rsidR="00DA0540">
        <w:rPr>
          <w:rFonts w:ascii="Times New Roman" w:hAnsi="Times New Roman" w:cs="Times New Roman"/>
        </w:rPr>
        <w:t xml:space="preserve"> of ALIAS.</w:t>
      </w:r>
      <w:r w:rsidR="00832ECA" w:rsidRPr="00101446">
        <w:rPr>
          <w:rFonts w:ascii="Times New Roman" w:hAnsi="Times New Roman" w:cs="Times New Roman"/>
        </w:rPr>
        <w:t xml:space="preserve"> </w:t>
      </w:r>
      <w:r w:rsidR="00DA0540">
        <w:rPr>
          <w:rFonts w:ascii="Times New Roman" w:hAnsi="Times New Roman" w:cs="Times New Roman"/>
        </w:rPr>
        <w:t xml:space="preserve">Specifically, </w:t>
      </w:r>
      <w:r w:rsidR="00A92E9D">
        <w:rPr>
          <w:rFonts w:ascii="Times New Roman" w:hAnsi="Times New Roman" w:cs="Times New Roman"/>
        </w:rPr>
        <w:t xml:space="preserve">networks assigned to the Inferring Goals condition produced greater </w:t>
      </w:r>
      <w:r w:rsidR="00141CFE">
        <w:rPr>
          <w:rFonts w:ascii="Times New Roman" w:hAnsi="Times New Roman" w:cs="Times New Roman"/>
        </w:rPr>
        <w:t>critical-unit activation</w:t>
      </w:r>
      <w:r w:rsidR="00A92E9D">
        <w:rPr>
          <w:rFonts w:ascii="Times New Roman" w:hAnsi="Times New Roman" w:cs="Times New Roman"/>
        </w:rPr>
        <w:t xml:space="preserve"> in response to</w:t>
      </w:r>
      <w:r w:rsidR="002B5D0B">
        <w:rPr>
          <w:rFonts w:ascii="Times New Roman" w:hAnsi="Times New Roman" w:cs="Times New Roman"/>
        </w:rPr>
        <w:t xml:space="preserve"> </w:t>
      </w:r>
      <w:r w:rsidR="00A92E9D">
        <w:rPr>
          <w:rFonts w:ascii="Times New Roman" w:hAnsi="Times New Roman" w:cs="Times New Roman"/>
        </w:rPr>
        <w:t xml:space="preserve">the Congruent test event than </w:t>
      </w:r>
      <w:r w:rsidR="002B5D0B">
        <w:rPr>
          <w:rFonts w:ascii="Times New Roman" w:hAnsi="Times New Roman" w:cs="Times New Roman"/>
        </w:rPr>
        <w:t xml:space="preserve">to </w:t>
      </w:r>
      <w:r w:rsidR="00A92E9D">
        <w:rPr>
          <w:rFonts w:ascii="Times New Roman" w:hAnsi="Times New Roman" w:cs="Times New Roman"/>
        </w:rPr>
        <w:t xml:space="preserve">the Incongruent test event. </w:t>
      </w:r>
      <w:r w:rsidR="00920B59">
        <w:rPr>
          <w:rFonts w:ascii="Times New Roman" w:hAnsi="Times New Roman" w:cs="Times New Roman"/>
        </w:rPr>
        <w:t>Likewis</w:t>
      </w:r>
      <w:r w:rsidR="007B4BB9">
        <w:rPr>
          <w:rFonts w:ascii="Times New Roman" w:hAnsi="Times New Roman" w:cs="Times New Roman"/>
        </w:rPr>
        <w:t>e</w:t>
      </w:r>
      <w:r w:rsidR="002B5D0B">
        <w:rPr>
          <w:rFonts w:ascii="Times New Roman" w:hAnsi="Times New Roman" w:cs="Times New Roman"/>
        </w:rPr>
        <w:t>, the critical units were activated to a greater extent for the Obstacle test event than for the No-Obstacle event</w:t>
      </w:r>
      <w:r w:rsidR="003C2506">
        <w:rPr>
          <w:rFonts w:ascii="Times New Roman" w:hAnsi="Times New Roman" w:cs="Times New Roman"/>
        </w:rPr>
        <w:t xml:space="preserve"> for networks in the Inferring Goals condition</w:t>
      </w:r>
      <w:r w:rsidR="002B5D0B">
        <w:rPr>
          <w:rFonts w:ascii="Times New Roman" w:hAnsi="Times New Roman" w:cs="Times New Roman"/>
        </w:rPr>
        <w:t>.</w:t>
      </w:r>
      <w:r w:rsidR="00854D8D">
        <w:rPr>
          <w:rFonts w:ascii="Times New Roman" w:hAnsi="Times New Roman" w:cs="Times New Roman"/>
        </w:rPr>
        <w:t xml:space="preserve"> </w:t>
      </w:r>
      <w:r w:rsidR="00D915C7">
        <w:rPr>
          <w:rFonts w:ascii="Times New Roman" w:hAnsi="Times New Roman" w:cs="Times New Roman"/>
        </w:rPr>
        <w:t>Crucially, both patterns of responses depart</w:t>
      </w:r>
      <w:r w:rsidR="00DA0540">
        <w:rPr>
          <w:rFonts w:ascii="Times New Roman" w:hAnsi="Times New Roman" w:cs="Times New Roman"/>
        </w:rPr>
        <w:t xml:space="preserve"> from </w:t>
      </w:r>
      <w:r w:rsidR="009B48E5">
        <w:rPr>
          <w:rFonts w:ascii="Times New Roman" w:hAnsi="Times New Roman" w:cs="Times New Roman"/>
        </w:rPr>
        <w:t>those of</w:t>
      </w:r>
      <w:r w:rsidR="00DA0540">
        <w:rPr>
          <w:rFonts w:ascii="Times New Roman" w:hAnsi="Times New Roman" w:cs="Times New Roman"/>
        </w:rPr>
        <w:t xml:space="preserve"> a model capable of reproducing infants’ looking behaviors </w:t>
      </w:r>
      <w:r w:rsidR="005D2110">
        <w:rPr>
          <w:rFonts w:ascii="Times New Roman" w:hAnsi="Times New Roman" w:cs="Times New Roman"/>
        </w:rPr>
        <w:t>in the same</w:t>
      </w:r>
      <w:r w:rsidR="00DA0540">
        <w:rPr>
          <w:rFonts w:ascii="Times New Roman" w:hAnsi="Times New Roman" w:cs="Times New Roman"/>
        </w:rPr>
        <w:t xml:space="preserve"> conditions and </w:t>
      </w:r>
      <w:r w:rsidR="00FA723F" w:rsidRPr="00FA723F">
        <w:rPr>
          <w:rFonts w:ascii="Times New Roman" w:hAnsi="Times New Roman" w:cs="Times New Roman"/>
        </w:rPr>
        <w:t xml:space="preserve">suggests that </w:t>
      </w:r>
      <w:r w:rsidR="00037BD3">
        <w:rPr>
          <w:rFonts w:ascii="Times New Roman" w:hAnsi="Times New Roman" w:cs="Times New Roman"/>
        </w:rPr>
        <w:t>OM10</w:t>
      </w:r>
      <w:r w:rsidR="00FA723F" w:rsidRPr="00FA723F">
        <w:rPr>
          <w:rFonts w:ascii="Times New Roman" w:hAnsi="Times New Roman" w:cs="Times New Roman"/>
        </w:rPr>
        <w:t xml:space="preserve"> cannot account for infants’ putative ability to reason productively about goals, actions, and constraints.</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777C37">
        <w:trPr>
          <w:trHeight w:val="4455"/>
        </w:trPr>
        <w:tc>
          <w:tcPr>
            <w:tcW w:w="5796" w:type="dxa"/>
          </w:tcPr>
          <w:p w14:paraId="572D9596" w14:textId="7B6A4F3B" w:rsidR="00A3623B" w:rsidRDefault="00AB0E9B" w:rsidP="00777C37">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777C3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74A3D3F1"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9B5320">
        <w:rPr>
          <w:rFonts w:ascii="Times New Roman" w:hAnsi="Times New Roman" w:cs="Times New Roman"/>
          <w:b/>
          <w:bCs/>
          <w:i w:val="0"/>
          <w:iCs w:val="0"/>
          <w:noProof/>
          <w:color w:val="000000" w:themeColor="text1"/>
          <w:sz w:val="24"/>
          <w:szCs w:val="24"/>
        </w:rPr>
        <w:t>12</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Pr>
          <w:rFonts w:ascii="Times New Roman" w:hAnsi="Times New Roman" w:cs="Times New Roman"/>
          <w:i w:val="0"/>
          <w:iCs w:val="0"/>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w:t>
      </w:r>
      <w:r w:rsidR="00C667F8">
        <w:rPr>
          <w:rFonts w:ascii="Times New Roman" w:hAnsi="Times New Roman" w:cs="Times New Roman"/>
          <w:i w:val="0"/>
          <w:iCs w:val="0"/>
          <w:color w:val="000000" w:themeColor="text1"/>
          <w:sz w:val="24"/>
          <w:szCs w:val="24"/>
        </w:rPr>
        <w:t>Plotted is the m</w:t>
      </w:r>
      <w:r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C667F8">
        <w:rPr>
          <w:rFonts w:ascii="Times New Roman" w:hAnsi="Times New Roman" w:cs="Times New Roman"/>
          <w:i w:val="0"/>
          <w:iCs w:val="0"/>
          <w:color w:val="000000" w:themeColor="text1"/>
          <w:sz w:val="24"/>
          <w:szCs w:val="24"/>
        </w:rPr>
        <w:t>in the</w:t>
      </w:r>
      <w:r w:rsidRPr="00FF4E79">
        <w:rPr>
          <w:rFonts w:ascii="Times New Roman" w:hAnsi="Times New Roman" w:cs="Times New Roman"/>
          <w:i w:val="0"/>
          <w:iCs w:val="0"/>
          <w:color w:val="000000" w:themeColor="text1"/>
          <w:sz w:val="24"/>
          <w:szCs w:val="24"/>
        </w:rPr>
        <w:t xml:space="preserve"> Inferring Goals condition and </w:t>
      </w:r>
      <w:r w:rsidR="00C667F8">
        <w:rPr>
          <w:rFonts w:ascii="Times New Roman" w:hAnsi="Times New Roman" w:cs="Times New Roman"/>
          <w:i w:val="0"/>
          <w:iCs w:val="0"/>
          <w:color w:val="000000" w:themeColor="text1"/>
          <w:sz w:val="24"/>
          <w:szCs w:val="24"/>
        </w:rPr>
        <w:t>to</w:t>
      </w:r>
      <w:r w:rsidRPr="00FF4E79">
        <w:rPr>
          <w:rFonts w:ascii="Times New Roman" w:hAnsi="Times New Roman" w:cs="Times New Roman"/>
          <w:i w:val="0"/>
          <w:iCs w:val="0"/>
          <w:color w:val="000000" w:themeColor="text1"/>
          <w:sz w:val="24"/>
          <w:szCs w:val="24"/>
        </w:rPr>
        <w:t xml:space="preserve"> the Obstacle and No-Obstacle test events</w:t>
      </w:r>
      <w:r w:rsidR="00C667F8">
        <w:rPr>
          <w:rFonts w:ascii="Times New Roman" w:hAnsi="Times New Roman" w:cs="Times New Roman"/>
          <w:i w:val="0"/>
          <w:iCs w:val="0"/>
          <w:color w:val="000000" w:themeColor="text1"/>
          <w:sz w:val="24"/>
          <w:szCs w:val="24"/>
        </w:rPr>
        <w:t xml:space="preserve"> for networks assigned to the Inferring Constraints condition (right). </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1A0EDD7F" w:rsidR="00A2767C" w:rsidRDefault="00BF52E3" w:rsidP="005D2110">
      <w:pPr>
        <w:spacing w:line="480" w:lineRule="auto"/>
        <w:ind w:firstLine="720"/>
        <w:contextualSpacing/>
        <w:rPr>
          <w:rFonts w:ascii="Times New Roman" w:hAnsi="Times New Roman" w:cs="Times New Roman"/>
        </w:rPr>
      </w:pPr>
      <w:r>
        <w:rPr>
          <w:rFonts w:ascii="Times New Roman" w:hAnsi="Times New Roman" w:cs="Times New Roman"/>
        </w:rPr>
        <w:lastRenderedPageBreak/>
        <w:t>It is possible</w:t>
      </w:r>
      <w:r w:rsidR="00212133">
        <w:rPr>
          <w:rFonts w:ascii="Times New Roman" w:hAnsi="Times New Roman" w:cs="Times New Roman"/>
        </w:rPr>
        <w:t xml:space="preserve"> </w:t>
      </w:r>
      <w:r w:rsidR="005D2110">
        <w:rPr>
          <w:rFonts w:ascii="Times New Roman" w:hAnsi="Times New Roman" w:cs="Times New Roman"/>
        </w:rPr>
        <w:t xml:space="preserve">that OM10’s failure to capture the </w:t>
      </w:r>
      <w:r w:rsidR="000D7123">
        <w:rPr>
          <w:rFonts w:ascii="Times New Roman" w:hAnsi="Times New Roman" w:cs="Times New Roman"/>
        </w:rPr>
        <w:t xml:space="preserve">behavioral targets of this </w:t>
      </w:r>
      <w:r w:rsidR="00672132">
        <w:rPr>
          <w:rFonts w:ascii="Times New Roman" w:hAnsi="Times New Roman" w:cs="Times New Roman"/>
        </w:rPr>
        <w:t xml:space="preserve">simulation is that the model failed sufficiently to instantiate the task structure of the studies from which the target findings were derived. </w:t>
      </w:r>
      <w:r w:rsidR="00087AF6">
        <w:rPr>
          <w:rFonts w:ascii="Times New Roman" w:hAnsi="Times New Roman" w:cs="Times New Roman"/>
        </w:rPr>
        <w:t>O</w:t>
      </w:r>
      <w:r w:rsidR="00862A38">
        <w:rPr>
          <w:rFonts w:ascii="Times New Roman" w:hAnsi="Times New Roman" w:cs="Times New Roman"/>
        </w:rPr>
        <w:t xml:space="preserve">ne </w:t>
      </w:r>
      <w:r w:rsidR="00F97C90">
        <w:rPr>
          <w:rFonts w:ascii="Times New Roman" w:hAnsi="Times New Roman" w:cs="Times New Roman"/>
        </w:rPr>
        <w:t>notable difference</w:t>
      </w:r>
      <w:r w:rsidR="00862A38">
        <w:rPr>
          <w:rFonts w:ascii="Times New Roman" w:hAnsi="Times New Roman" w:cs="Times New Roman"/>
        </w:rPr>
        <w:t xml:space="preserve"> between the task the </w:t>
      </w:r>
      <w:r w:rsidR="00087AF6">
        <w:rPr>
          <w:rFonts w:ascii="Times New Roman" w:hAnsi="Times New Roman" w:cs="Times New Roman"/>
        </w:rPr>
        <w:t xml:space="preserve">model faced </w:t>
      </w:r>
      <w:r w:rsidR="00907DE9">
        <w:rPr>
          <w:rFonts w:ascii="Times New Roman" w:hAnsi="Times New Roman" w:cs="Times New Roman"/>
        </w:rPr>
        <w:t xml:space="preserve">and </w:t>
      </w:r>
      <w:r w:rsidR="00087AF6">
        <w:rPr>
          <w:rFonts w:ascii="Times New Roman" w:hAnsi="Times New Roman" w:cs="Times New Roman"/>
        </w:rPr>
        <w:t>that</w:t>
      </w:r>
      <w:r w:rsidR="00862A38">
        <w:rPr>
          <w:rFonts w:ascii="Times New Roman" w:hAnsi="Times New Roman" w:cs="Times New Roman"/>
        </w:rPr>
        <w:t xml:space="preserve"> </w:t>
      </w:r>
      <w:r w:rsidR="00087AF6">
        <w:rPr>
          <w:rFonts w:ascii="Times New Roman" w:hAnsi="Times New Roman" w:cs="Times New Roman"/>
        </w:rPr>
        <w:t>infants faced is that</w:t>
      </w:r>
      <w:r w:rsidR="00EF4AD6">
        <w:rPr>
          <w:rFonts w:ascii="Times New Roman" w:hAnsi="Times New Roman" w:cs="Times New Roman"/>
        </w:rPr>
        <w:t xml:space="preserve"> in the Obstacle test event that was shown to</w:t>
      </w:r>
      <w:r w:rsidR="009B7074">
        <w:rPr>
          <w:rFonts w:ascii="Times New Roman" w:hAnsi="Times New Roman" w:cs="Times New Roman"/>
        </w:rPr>
        <w:t xml:space="preserve"> networks in the </w:t>
      </w:r>
      <w:r w:rsidR="00EF4AD6">
        <w:rPr>
          <w:rFonts w:ascii="Times New Roman" w:hAnsi="Times New Roman" w:cs="Times New Roman"/>
        </w:rPr>
        <w:t>Inferring Constraints condition,</w:t>
      </w:r>
      <w:r w:rsidR="009B7074">
        <w:rPr>
          <w:rFonts w:ascii="Times New Roman" w:hAnsi="Times New Roman" w:cs="Times New Roman"/>
        </w:rPr>
        <w:t xml:space="preserve"> </w:t>
      </w:r>
      <w:r w:rsidR="00087AF6">
        <w:rPr>
          <w:rFonts w:ascii="Times New Roman" w:hAnsi="Times New Roman" w:cs="Times New Roman"/>
        </w:rPr>
        <w:t>the</w:t>
      </w:r>
      <w:r w:rsidR="00862A38">
        <w:rPr>
          <w:rFonts w:ascii="Times New Roman" w:hAnsi="Times New Roman" w:cs="Times New Roman"/>
        </w:rPr>
        <w:t xml:space="preserve"> </w:t>
      </w:r>
      <w:r w:rsidR="00087AF6">
        <w:rPr>
          <w:rFonts w:ascii="Times New Roman" w:hAnsi="Times New Roman" w:cs="Times New Roman"/>
        </w:rPr>
        <w:t xml:space="preserve">agent overshot the obstacle; </w:t>
      </w:r>
      <w:r w:rsidR="00566F5A">
        <w:rPr>
          <w:rFonts w:ascii="Times New Roman" w:hAnsi="Times New Roman" w:cs="Times New Roman"/>
        </w:rPr>
        <w:t>this did not happen in the corresponding event shown to infants</w:t>
      </w:r>
      <w:r w:rsidR="00087AF6">
        <w:rPr>
          <w:rFonts w:ascii="Times New Roman" w:hAnsi="Times New Roman" w:cs="Times New Roman"/>
        </w:rPr>
        <w:t>.</w:t>
      </w:r>
      <w:r w:rsidR="00A2767C">
        <w:rPr>
          <w:rFonts w:ascii="Times New Roman" w:hAnsi="Times New Roman" w:cs="Times New Roman"/>
        </w:rPr>
        <w:t xml:space="preserve"> However, OM10-2—a model that better reflects the structure </w:t>
      </w:r>
      <w:r w:rsidR="00937D47">
        <w:rPr>
          <w:rFonts w:ascii="Times New Roman" w:hAnsi="Times New Roman" w:cs="Times New Roman"/>
        </w:rPr>
        <w:t xml:space="preserve">of the </w:t>
      </w:r>
      <w:r w:rsidR="00A2767C">
        <w:rPr>
          <w:rFonts w:ascii="Times New Roman" w:hAnsi="Times New Roman" w:cs="Times New Roman"/>
        </w:rPr>
        <w:t xml:space="preserve">tasks </w:t>
      </w:r>
      <w:r w:rsidR="00EF4CD4">
        <w:rPr>
          <w:rFonts w:ascii="Times New Roman" w:hAnsi="Times New Roman" w:cs="Times New Roman"/>
        </w:rPr>
        <w:t xml:space="preserve">in which </w:t>
      </w:r>
      <w:r w:rsidR="00A2767C">
        <w:rPr>
          <w:rFonts w:ascii="Times New Roman" w:hAnsi="Times New Roman" w:cs="Times New Roman"/>
        </w:rPr>
        <w:t xml:space="preserve">the present </w:t>
      </w:r>
      <w:r w:rsidR="00937D47">
        <w:rPr>
          <w:rFonts w:ascii="Times New Roman" w:hAnsi="Times New Roman" w:cs="Times New Roman"/>
        </w:rPr>
        <w:t>behavioral targets</w:t>
      </w:r>
      <w:r w:rsidR="00EF4CD4">
        <w:rPr>
          <w:rFonts w:ascii="Times New Roman" w:hAnsi="Times New Roman" w:cs="Times New Roman"/>
        </w:rPr>
        <w:t xml:space="preserve"> were observed—also failed to replicate these behaviors.</w:t>
      </w:r>
      <w:r w:rsidR="007F617E">
        <w:rPr>
          <w:rFonts w:ascii="Times New Roman" w:hAnsi="Times New Roman" w:cs="Times New Roman"/>
        </w:rPr>
        <w:t xml:space="preserve"> As was true for OM10 and can be seen in</w:t>
      </w:r>
      <w:r w:rsidR="00EF4CD4">
        <w:rPr>
          <w:rFonts w:ascii="Times New Roman" w:hAnsi="Times New Roman" w:cs="Times New Roman"/>
        </w:rPr>
        <w:t xml:space="preserve"> Figure 12, networks</w:t>
      </w:r>
      <w:r w:rsidR="007F617E">
        <w:rPr>
          <w:rFonts w:ascii="Times New Roman" w:hAnsi="Times New Roman" w:cs="Times New Roman"/>
        </w:rPr>
        <w:t xml:space="preserve">’ responses in both conditions were at variance with those of a model capable of capturing </w:t>
      </w:r>
      <w:r w:rsidR="00A523F8">
        <w:rPr>
          <w:rFonts w:ascii="Times New Roman" w:hAnsi="Times New Roman" w:cs="Times New Roman"/>
        </w:rPr>
        <w:t>infants</w:t>
      </w:r>
      <w:r w:rsidR="007F617E">
        <w:rPr>
          <w:rFonts w:ascii="Times New Roman" w:hAnsi="Times New Roman" w:cs="Times New Roman"/>
        </w:rPr>
        <w:t xml:space="preserve">’ responses in </w:t>
      </w:r>
      <w:r w:rsidR="00A523F8">
        <w:rPr>
          <w:rFonts w:ascii="Times New Roman" w:hAnsi="Times New Roman" w:cs="Times New Roman"/>
        </w:rPr>
        <w:t>the corresponding behavioral conditions.</w:t>
      </w:r>
      <w:r w:rsidR="00EF4CD4">
        <w:rPr>
          <w:rFonts w:ascii="Times New Roman" w:hAnsi="Times New Roman" w:cs="Times New Roman"/>
        </w:rPr>
        <w:t xml:space="preserve"> </w:t>
      </w:r>
      <w:r w:rsidR="00A523F8">
        <w:rPr>
          <w:rFonts w:ascii="Times New Roman" w:hAnsi="Times New Roman" w:cs="Times New Roman"/>
        </w:rPr>
        <w:t xml:space="preserve">The performance of this model suggests that OM10’s </w:t>
      </w:r>
      <w:r w:rsidR="00773551">
        <w:rPr>
          <w:rFonts w:ascii="Times New Roman" w:hAnsi="Times New Roman" w:cs="Times New Roman"/>
        </w:rPr>
        <w:t>difficulties</w:t>
      </w:r>
      <w:r w:rsidR="00A523F8">
        <w:rPr>
          <w:rFonts w:ascii="Times New Roman" w:hAnsi="Times New Roman" w:cs="Times New Roman"/>
        </w:rPr>
        <w:t xml:space="preserve"> </w:t>
      </w:r>
      <w:r w:rsidR="00773551">
        <w:rPr>
          <w:rFonts w:ascii="Times New Roman" w:hAnsi="Times New Roman" w:cs="Times New Roman"/>
        </w:rPr>
        <w:t xml:space="preserve">cannot be attributed to its failure properly to implement the structure of the tasks that produced the target behaviors of this simulation. Instead, OM10’s </w:t>
      </w:r>
      <w:r w:rsidR="002E1B07">
        <w:rPr>
          <w:rFonts w:ascii="Times New Roman" w:hAnsi="Times New Roman" w:cs="Times New Roman"/>
        </w:rPr>
        <w:t>performance</w:t>
      </w:r>
      <w:r w:rsidR="00773551">
        <w:rPr>
          <w:rFonts w:ascii="Times New Roman" w:hAnsi="Times New Roman" w:cs="Times New Roman"/>
        </w:rPr>
        <w:t xml:space="preserve"> </w:t>
      </w:r>
      <w:r w:rsidR="002E1B07">
        <w:rPr>
          <w:rFonts w:ascii="Times New Roman" w:hAnsi="Times New Roman" w:cs="Times New Roman"/>
        </w:rPr>
        <w:t>may point to</w:t>
      </w:r>
      <w:r w:rsidR="00773551">
        <w:rPr>
          <w:rFonts w:ascii="Times New Roman" w:hAnsi="Times New Roman" w:cs="Times New Roman"/>
        </w:rPr>
        <w:t xml:space="preserve"> </w:t>
      </w:r>
      <w:r w:rsidR="002E1B07">
        <w:rPr>
          <w:rFonts w:ascii="Times New Roman" w:hAnsi="Times New Roman" w:cs="Times New Roman"/>
        </w:rPr>
        <w:t>a more fundamental failure to</w:t>
      </w:r>
      <w:r w:rsidR="00FC192C">
        <w:rPr>
          <w:rFonts w:ascii="Times New Roman" w:hAnsi="Times New Roman" w:cs="Times New Roman"/>
        </w:rPr>
        <w:t xml:space="preserve"> capture the processes </w:t>
      </w:r>
      <w:r w:rsidR="002E1B07">
        <w:rPr>
          <w:rFonts w:ascii="Times New Roman" w:hAnsi="Times New Roman" w:cs="Times New Roman"/>
        </w:rPr>
        <w:t>subserving</w:t>
      </w:r>
      <w:r w:rsidR="00FC192C">
        <w:rPr>
          <w:rFonts w:ascii="Times New Roman" w:hAnsi="Times New Roman" w:cs="Times New Roman"/>
        </w:rPr>
        <w:t xml:space="preserve"> infants’ looking behaviors in studies </w:t>
      </w:r>
      <w:r w:rsidR="002E1B07">
        <w:rPr>
          <w:rFonts w:ascii="Times New Roman" w:hAnsi="Times New Roman" w:cs="Times New Roman"/>
        </w:rPr>
        <w:t xml:space="preserve">requiring </w:t>
      </w:r>
      <w:r w:rsidR="00FC192C">
        <w:rPr>
          <w:rFonts w:ascii="Times New Roman" w:hAnsi="Times New Roman" w:cs="Times New Roman"/>
        </w:rPr>
        <w:t xml:space="preserve">them to </w:t>
      </w:r>
      <w:r w:rsidR="002E1B07">
        <w:rPr>
          <w:rFonts w:ascii="Times New Roman" w:hAnsi="Times New Roman" w:cs="Times New Roman"/>
        </w:rPr>
        <w:t>reason productively about</w:t>
      </w:r>
      <w:r w:rsidR="00FC192C">
        <w:rPr>
          <w:rFonts w:ascii="Times New Roman" w:hAnsi="Times New Roman" w:cs="Times New Roman"/>
        </w:rPr>
        <w:t xml:space="preserve"> goals, constraints, and actions.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2D19F2E6"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9B5320">
        <w:rPr>
          <w:rFonts w:ascii="Times New Roman" w:hAnsi="Times New Roman" w:cs="Times New Roman"/>
          <w:b/>
          <w:bCs/>
          <w:i w:val="0"/>
          <w:iCs w:val="0"/>
          <w:noProof/>
          <w:color w:val="000000" w:themeColor="text1"/>
          <w:sz w:val="24"/>
          <w:szCs w:val="24"/>
        </w:rPr>
        <w:t>13</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Pr>
          <w:rFonts w:ascii="Times New Roman" w:hAnsi="Times New Roman" w:cs="Times New Roman"/>
          <w:i w:val="0"/>
          <w:iCs w:val="0"/>
          <w:color w:val="000000" w:themeColor="text1"/>
          <w:sz w:val="24"/>
          <w:szCs w:val="24"/>
        </w:rPr>
        <w:t>Performance of ALIAS-</w:t>
      </w:r>
      <w:r w:rsidR="00FC274F">
        <w:rPr>
          <w:rFonts w:ascii="Times New Roman" w:hAnsi="Times New Roman" w:cs="Times New Roman"/>
          <w:i w:val="0"/>
          <w:iCs w:val="0"/>
          <w:color w:val="000000" w:themeColor="text1"/>
          <w:sz w:val="24"/>
          <w:szCs w:val="24"/>
        </w:rPr>
        <w:t>2</w:t>
      </w:r>
      <w:r>
        <w:rPr>
          <w:rFonts w:ascii="Times New Roman" w:hAnsi="Times New Roman" w:cs="Times New Roman"/>
          <w:i w:val="0"/>
          <w:iCs w:val="0"/>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00D338BE">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D338BE">
        <w:rPr>
          <w:rFonts w:ascii="Times New Roman" w:hAnsi="Times New Roman" w:cs="Times New Roman"/>
          <w:i w:val="0"/>
          <w:iCs w:val="0"/>
          <w:color w:val="000000" w:themeColor="text1"/>
          <w:sz w:val="24"/>
          <w:szCs w:val="24"/>
        </w:rPr>
        <w:t xml:space="preserve"> (left)</w:t>
      </w:r>
      <w:r>
        <w:rPr>
          <w:rFonts w:ascii="Times New Roman" w:hAnsi="Times New Roman" w:cs="Times New Roman"/>
          <w:i w:val="0"/>
          <w:iCs w:val="0"/>
          <w:color w:val="000000" w:themeColor="text1"/>
          <w:sz w:val="24"/>
          <w:szCs w:val="24"/>
        </w:rPr>
        <w:t xml:space="preserve"> and to the Obstacle and No-Obstacle test events </w:t>
      </w:r>
      <w:r w:rsidR="00D338BE">
        <w:rPr>
          <w:rFonts w:ascii="Times New Roman" w:hAnsi="Times New Roman" w:cs="Times New Roman"/>
          <w:i w:val="0"/>
          <w:iCs w:val="0"/>
          <w:color w:val="000000" w:themeColor="text1"/>
          <w:sz w:val="24"/>
          <w:szCs w:val="24"/>
        </w:rPr>
        <w:t>for networks in the Inferring Constraints condition (right).</w:t>
      </w:r>
    </w:p>
    <w:p w14:paraId="0A6D9B76" w14:textId="77777777" w:rsidR="007701A3" w:rsidRDefault="007701A3" w:rsidP="00820F99">
      <w:pPr>
        <w:spacing w:line="480" w:lineRule="auto"/>
        <w:ind w:firstLine="720"/>
        <w:contextualSpacing/>
        <w:rPr>
          <w:rFonts w:ascii="Times New Roman" w:hAnsi="Times New Roman" w:cs="Times New Roman"/>
        </w:rPr>
      </w:pPr>
    </w:p>
    <w:p w14:paraId="7275D405" w14:textId="7C6D720C" w:rsidR="00CF2AA6" w:rsidRDefault="00CF2AA6" w:rsidP="00820F99">
      <w:pPr>
        <w:spacing w:line="480" w:lineRule="auto"/>
        <w:ind w:firstLine="720"/>
        <w:contextualSpacing/>
        <w:rPr>
          <w:rFonts w:ascii="Times New Roman" w:hAnsi="Times New Roman" w:cs="Times New Roman"/>
        </w:rPr>
      </w:pPr>
      <w:r>
        <w:rPr>
          <w:rFonts w:ascii="Times New Roman" w:hAnsi="Times New Roman" w:cs="Times New Roman"/>
        </w:rPr>
        <w:t xml:space="preserve">Although </w:t>
      </w:r>
      <w:r w:rsidR="009316B0">
        <w:rPr>
          <w:rFonts w:ascii="Times New Roman" w:hAnsi="Times New Roman" w:cs="Times New Roman"/>
        </w:rPr>
        <w:t>ALIAS-2 failed to reproduce the first two target behaviors</w:t>
      </w:r>
      <w:r>
        <w:rPr>
          <w:rFonts w:ascii="Times New Roman" w:hAnsi="Times New Roman" w:cs="Times New Roman"/>
        </w:rPr>
        <w:t xml:space="preserve">, it </w:t>
      </w:r>
      <w:r w:rsidR="009316B0">
        <w:rPr>
          <w:rFonts w:ascii="Times New Roman" w:hAnsi="Times New Roman" w:cs="Times New Roman"/>
        </w:rPr>
        <w:t>remains possible that this model</w:t>
      </w:r>
      <w:r>
        <w:rPr>
          <w:rFonts w:ascii="Times New Roman" w:hAnsi="Times New Roman" w:cs="Times New Roman"/>
        </w:rPr>
        <w:t xml:space="preserve"> </w:t>
      </w:r>
      <w:r w:rsidR="009316B0">
        <w:rPr>
          <w:rFonts w:ascii="Times New Roman" w:hAnsi="Times New Roman" w:cs="Times New Roman"/>
        </w:rPr>
        <w:t>would</w:t>
      </w:r>
      <w:r>
        <w:rPr>
          <w:rFonts w:ascii="Times New Roman" w:hAnsi="Times New Roman" w:cs="Times New Roman"/>
        </w:rPr>
        <w:t xml:space="preserve"> succeed in accounting for the present target findings. </w:t>
      </w:r>
      <w:r w:rsidR="009316B0">
        <w:rPr>
          <w:rFonts w:ascii="Times New Roman" w:hAnsi="Times New Roman" w:cs="Times New Roman"/>
        </w:rPr>
        <w:t xml:space="preserve">Figure 13 shows that this </w:t>
      </w:r>
      <w:r w:rsidR="00454112">
        <w:rPr>
          <w:rFonts w:ascii="Times New Roman" w:hAnsi="Times New Roman" w:cs="Times New Roman"/>
        </w:rPr>
        <w:t>was</w:t>
      </w:r>
      <w:r w:rsidR="009316B0">
        <w:rPr>
          <w:rFonts w:ascii="Times New Roman" w:hAnsi="Times New Roman" w:cs="Times New Roman"/>
        </w:rPr>
        <w:t xml:space="preserve"> indeed the case. </w:t>
      </w:r>
      <w:r w:rsidR="00454112">
        <w:rPr>
          <w:rFonts w:ascii="Times New Roman" w:hAnsi="Times New Roman" w:cs="Times New Roman"/>
        </w:rPr>
        <w:t>As with ALIAS</w:t>
      </w:r>
      <w:r w:rsidR="009316B0">
        <w:rPr>
          <w:rFonts w:ascii="Times New Roman" w:hAnsi="Times New Roman" w:cs="Times New Roman"/>
        </w:rPr>
        <w:t xml:space="preserve">, </w:t>
      </w:r>
      <w:r w:rsidR="00EC79AC">
        <w:rPr>
          <w:rFonts w:ascii="Times New Roman" w:hAnsi="Times New Roman" w:cs="Times New Roman"/>
        </w:rPr>
        <w:t xml:space="preserve">networks in both conditions produced greater error to that condition’s inconsistent test event than to the consistent one. Thus, networks </w:t>
      </w:r>
      <w:r w:rsidR="009316B0">
        <w:rPr>
          <w:rFonts w:ascii="Times New Roman" w:hAnsi="Times New Roman" w:cs="Times New Roman"/>
        </w:rPr>
        <w:t xml:space="preserve">in the Inferring Goals condition </w:t>
      </w:r>
      <w:r w:rsidR="00027A15">
        <w:rPr>
          <w:rFonts w:ascii="Times New Roman" w:hAnsi="Times New Roman" w:cs="Times New Roman"/>
        </w:rPr>
        <w:t xml:space="preserve">produced greater error to </w:t>
      </w:r>
      <w:r w:rsidR="00EC79AC">
        <w:rPr>
          <w:rFonts w:ascii="Times New Roman" w:hAnsi="Times New Roman" w:cs="Times New Roman"/>
        </w:rPr>
        <w:t>the Incongruent test event than at the Congruent one</w:t>
      </w:r>
      <w:r w:rsidR="00027A15">
        <w:rPr>
          <w:rFonts w:ascii="Times New Roman" w:hAnsi="Times New Roman" w:cs="Times New Roman"/>
        </w:rPr>
        <w:t>, and</w:t>
      </w:r>
      <w:r w:rsidR="00DC61F9">
        <w:rPr>
          <w:rFonts w:ascii="Times New Roman" w:hAnsi="Times New Roman" w:cs="Times New Roman"/>
        </w:rPr>
        <w:t xml:space="preserve"> networks in the Inferring Constraints condition produced greater error to the No-Obstacle test event than tot the Obstacle test event. Given that the only difference between ALIAS and ALIAS-2 is that</w:t>
      </w:r>
      <w:r w:rsidR="00AC0BCA">
        <w:rPr>
          <w:rFonts w:ascii="Times New Roman" w:hAnsi="Times New Roman" w:cs="Times New Roman"/>
        </w:rPr>
        <w:t xml:space="preserve"> the former implements</w:t>
      </w:r>
      <w:r w:rsidR="00DC61F9">
        <w:rPr>
          <w:rFonts w:ascii="Times New Roman" w:hAnsi="Times New Roman" w:cs="Times New Roman"/>
        </w:rPr>
        <w:t xml:space="preserve"> differential </w:t>
      </w:r>
      <w:r w:rsidR="00AC0BCA">
        <w:rPr>
          <w:rFonts w:ascii="Times New Roman" w:hAnsi="Times New Roman" w:cs="Times New Roman"/>
        </w:rPr>
        <w:t xml:space="preserve">barrier </w:t>
      </w:r>
      <w:r w:rsidR="00DC61F9">
        <w:rPr>
          <w:rFonts w:ascii="Times New Roman" w:hAnsi="Times New Roman" w:cs="Times New Roman"/>
        </w:rPr>
        <w:t>salience</w:t>
      </w:r>
      <w:r w:rsidR="00AC0BCA">
        <w:rPr>
          <w:rFonts w:ascii="Times New Roman" w:hAnsi="Times New Roman" w:cs="Times New Roman"/>
        </w:rPr>
        <w:t xml:space="preserve"> whereas the latter does not. ALIAS-2’s success suggests</w:t>
      </w:r>
      <w:r w:rsidR="00DC61F9">
        <w:rPr>
          <w:rFonts w:ascii="Times New Roman" w:hAnsi="Times New Roman" w:cs="Times New Roman"/>
        </w:rPr>
        <w:t xml:space="preserve"> that</w:t>
      </w:r>
      <w:r>
        <w:rPr>
          <w:rFonts w:ascii="Times New Roman" w:hAnsi="Times New Roman" w:cs="Times New Roman"/>
        </w:rPr>
        <w:t xml:space="preserve"> associative</w:t>
      </w:r>
      <w:r w:rsidR="00820F99">
        <w:rPr>
          <w:rFonts w:ascii="Times New Roman" w:hAnsi="Times New Roman" w:cs="Times New Roman"/>
        </w:rPr>
        <w:t xml:space="preserve"> learning alone</w:t>
      </w:r>
      <w:r>
        <w:rPr>
          <w:rFonts w:ascii="Times New Roman" w:hAnsi="Times New Roman" w:cs="Times New Roman"/>
        </w:rPr>
        <w:t xml:space="preserve"> is sufficient to</w:t>
      </w:r>
      <w:r w:rsidR="000E090D">
        <w:rPr>
          <w:rFonts w:ascii="Times New Roman" w:hAnsi="Times New Roman" w:cs="Times New Roman"/>
        </w:rPr>
        <w:t xml:space="preserve"> explain a pattern of looking that</w:t>
      </w:r>
      <w:r w:rsidR="00AC0BCA">
        <w:rPr>
          <w:rFonts w:ascii="Times New Roman" w:hAnsi="Times New Roman" w:cs="Times New Roman"/>
        </w:rPr>
        <w:t xml:space="preserve"> heretofore </w:t>
      </w:r>
      <w:r w:rsidR="000E090D">
        <w:rPr>
          <w:rFonts w:ascii="Times New Roman" w:hAnsi="Times New Roman" w:cs="Times New Roman"/>
        </w:rPr>
        <w:t xml:space="preserve">has been taken to indicate that infants </w:t>
      </w:r>
      <w:r w:rsidR="00A07AC9">
        <w:rPr>
          <w:rFonts w:ascii="Times New Roman" w:hAnsi="Times New Roman" w:cs="Times New Roman"/>
        </w:rPr>
        <w:t xml:space="preserve">possess a teleological stance and </w:t>
      </w:r>
      <w:r w:rsidR="000E090D">
        <w:rPr>
          <w:rFonts w:ascii="Times New Roman" w:hAnsi="Times New Roman" w:cs="Times New Roman"/>
        </w:rPr>
        <w:t xml:space="preserve">can </w:t>
      </w:r>
      <w:r w:rsidR="00A07AC9">
        <w:rPr>
          <w:rFonts w:ascii="Times New Roman" w:hAnsi="Times New Roman" w:cs="Times New Roman"/>
        </w:rPr>
        <w:t>make inferences about how goals, actions, and constraints all relate to one another</w:t>
      </w:r>
      <w:r w:rsidR="000E090D">
        <w:rPr>
          <w:rFonts w:ascii="Times New Roman" w:hAnsi="Times New Roman" w:cs="Times New Roman"/>
        </w:rPr>
        <w:t xml:space="preserve">. </w:t>
      </w:r>
      <w:r w:rsidR="00A07AC9">
        <w:rPr>
          <w:rFonts w:ascii="Times New Roman" w:hAnsi="Times New Roman" w:cs="Times New Roman"/>
        </w:rPr>
        <w:t xml:space="preserve">At the same time, </w:t>
      </w:r>
      <w:r w:rsidR="009B5BBB">
        <w:rPr>
          <w:rFonts w:ascii="Times New Roman" w:hAnsi="Times New Roman" w:cs="Times New Roman"/>
        </w:rPr>
        <w:t xml:space="preserve">ALIAS-2 cannot be considered a </w:t>
      </w:r>
      <w:r w:rsidR="002D53A5">
        <w:rPr>
          <w:rFonts w:ascii="Times New Roman" w:hAnsi="Times New Roman" w:cs="Times New Roman"/>
        </w:rPr>
        <w:t>veridical</w:t>
      </w:r>
      <w:r w:rsidR="009B5BBB">
        <w:rPr>
          <w:rFonts w:ascii="Times New Roman" w:hAnsi="Times New Roman" w:cs="Times New Roman"/>
        </w:rPr>
        <w:t xml:space="preserve"> model of infants’ looking behaviors in </w:t>
      </w:r>
      <w:r w:rsidR="009B5BBB">
        <w:rPr>
          <w:rFonts w:ascii="Times New Roman" w:hAnsi="Times New Roman" w:cs="Times New Roman"/>
        </w:rPr>
        <w:lastRenderedPageBreak/>
        <w:t>action understanding studies</w:t>
      </w:r>
      <w:r w:rsidR="002D53A5">
        <w:rPr>
          <w:rFonts w:ascii="Times New Roman" w:hAnsi="Times New Roman" w:cs="Times New Roman"/>
        </w:rPr>
        <w:t>. This is because</w:t>
      </w:r>
      <w:r w:rsidR="000B67D6">
        <w:rPr>
          <w:rFonts w:ascii="Times New Roman" w:hAnsi="Times New Roman" w:cs="Times New Roman"/>
        </w:rPr>
        <w:t>, unlike</w:t>
      </w:r>
      <w:r w:rsidR="002D53A5">
        <w:rPr>
          <w:rFonts w:ascii="Times New Roman" w:hAnsi="Times New Roman" w:cs="Times New Roman"/>
        </w:rPr>
        <w:t xml:space="preserve"> ALIAS</w:t>
      </w:r>
      <w:r w:rsidR="000B67D6">
        <w:rPr>
          <w:rFonts w:ascii="Times New Roman" w:hAnsi="Times New Roman" w:cs="Times New Roman"/>
        </w:rPr>
        <w:t>, it fail</w:t>
      </w:r>
      <w:r w:rsidR="00CD5C5B">
        <w:rPr>
          <w:rFonts w:ascii="Times New Roman" w:hAnsi="Times New Roman" w:cs="Times New Roman"/>
        </w:rPr>
        <w:t>ed</w:t>
      </w:r>
      <w:r w:rsidR="000B67D6">
        <w:rPr>
          <w:rFonts w:ascii="Times New Roman" w:hAnsi="Times New Roman" w:cs="Times New Roman"/>
        </w:rPr>
        <w:t xml:space="preserve"> to capture the first two target findings. Any </w:t>
      </w:r>
      <w:r w:rsidR="00004EE8">
        <w:rPr>
          <w:rFonts w:ascii="Times New Roman" w:hAnsi="Times New Roman" w:cs="Times New Roman"/>
        </w:rPr>
        <w:t xml:space="preserve">worthy model </w:t>
      </w:r>
      <w:r w:rsidR="00CD5C5B">
        <w:rPr>
          <w:rFonts w:ascii="Times New Roman" w:hAnsi="Times New Roman" w:cs="Times New Roman"/>
        </w:rPr>
        <w:t>simulating the processing underpinning</w:t>
      </w:r>
      <w:r w:rsidR="000B67D6">
        <w:rPr>
          <w:rFonts w:ascii="Times New Roman" w:hAnsi="Times New Roman" w:cs="Times New Roman"/>
        </w:rPr>
        <w:t xml:space="preserve"> infants’ looking behaviors</w:t>
      </w:r>
      <w:r w:rsidR="003F443C">
        <w:rPr>
          <w:rFonts w:ascii="Times New Roman" w:hAnsi="Times New Roman" w:cs="Times New Roman"/>
        </w:rPr>
        <w:t xml:space="preserve"> in action understanding studies</w:t>
      </w:r>
      <w:r w:rsidR="000B67D6">
        <w:rPr>
          <w:rFonts w:ascii="Times New Roman" w:hAnsi="Times New Roman" w:cs="Times New Roman"/>
        </w:rPr>
        <w:t xml:space="preserve"> </w:t>
      </w:r>
      <w:r w:rsidR="00B070EB">
        <w:rPr>
          <w:rFonts w:ascii="Times New Roman" w:hAnsi="Times New Roman" w:cs="Times New Roman"/>
        </w:rPr>
        <w:t>must</w:t>
      </w:r>
      <w:r w:rsidR="000B67D6">
        <w:rPr>
          <w:rFonts w:ascii="Times New Roman" w:hAnsi="Times New Roman" w:cs="Times New Roman"/>
        </w:rPr>
        <w:t xml:space="preserve"> capture the </w:t>
      </w:r>
      <w:r w:rsidR="003F443C" w:rsidRPr="00490314">
        <w:rPr>
          <w:rFonts w:ascii="Times New Roman" w:hAnsi="Times New Roman" w:cs="Times New Roman"/>
          <w:i/>
          <w:iCs/>
        </w:rPr>
        <w:t>complete</w:t>
      </w:r>
      <w:r w:rsidR="003F443C">
        <w:rPr>
          <w:rFonts w:ascii="Times New Roman" w:hAnsi="Times New Roman" w:cs="Times New Roman"/>
        </w:rPr>
        <w:t xml:space="preserve"> range of target findings.</w:t>
      </w:r>
      <w:r w:rsidR="00D66C70">
        <w:rPr>
          <w:rFonts w:ascii="Times New Roman" w:hAnsi="Times New Roman" w:cs="Times New Roman"/>
        </w:rPr>
        <w:t xml:space="preserve"> </w:t>
      </w:r>
    </w:p>
    <w:p w14:paraId="6D912F94" w14:textId="1277C7E8" w:rsidR="00CF2AA6" w:rsidRDefault="00164313"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Overall, Simulation 3 showed that </w:t>
      </w:r>
      <w:r w:rsidR="009524B2">
        <w:rPr>
          <w:rFonts w:ascii="Times New Roman" w:hAnsi="Times New Roman" w:cs="Times New Roman"/>
        </w:rPr>
        <w:t xml:space="preserve">both versions of ALIAS </w:t>
      </w:r>
      <w:r>
        <w:rPr>
          <w:rFonts w:ascii="Times New Roman" w:hAnsi="Times New Roman" w:cs="Times New Roman"/>
        </w:rPr>
        <w:t xml:space="preserve">can account for </w:t>
      </w:r>
      <w:r w:rsidR="00730CA6">
        <w:rPr>
          <w:rFonts w:ascii="Times New Roman" w:hAnsi="Times New Roman" w:cs="Times New Roman"/>
        </w:rPr>
        <w:t>patterns of looking that have been construed as stemming from an ability to</w:t>
      </w:r>
      <w:r>
        <w:rPr>
          <w:rFonts w:ascii="Times New Roman" w:hAnsi="Times New Roman" w:cs="Times New Roman"/>
        </w:rPr>
        <w:t xml:space="preserve"> make bidirectional inferences about the relations among actions, goals, and environmental constraints</w:t>
      </w:r>
      <w:r w:rsidR="00E45F83">
        <w:rPr>
          <w:rFonts w:ascii="Times New Roman" w:hAnsi="Times New Roman" w:cs="Times New Roman"/>
        </w:rPr>
        <w:t xml:space="preserve"> based on rational inferences and domain-specific mechanisms</w:t>
      </w:r>
      <w:r>
        <w:rPr>
          <w:rFonts w:ascii="Times New Roman" w:hAnsi="Times New Roman" w:cs="Times New Roman"/>
        </w:rPr>
        <w:t xml:space="preserve">. </w:t>
      </w:r>
      <w:r w:rsidR="000F7511">
        <w:rPr>
          <w:rFonts w:ascii="Times New Roman" w:hAnsi="Times New Roman" w:cs="Times New Roman"/>
        </w:rPr>
        <w:t>Specifically, the</w:t>
      </w:r>
      <w:r w:rsidR="00C47E82">
        <w:rPr>
          <w:rFonts w:ascii="Times New Roman" w:hAnsi="Times New Roman" w:cs="Times New Roman"/>
        </w:rPr>
        <w:t xml:space="preserve"> performance of </w:t>
      </w:r>
      <w:r w:rsidR="00730CA6">
        <w:rPr>
          <w:rFonts w:ascii="Times New Roman" w:hAnsi="Times New Roman" w:cs="Times New Roman"/>
        </w:rPr>
        <w:t>these models</w:t>
      </w:r>
      <w:r w:rsidR="00C47E82">
        <w:rPr>
          <w:rFonts w:ascii="Times New Roman" w:hAnsi="Times New Roman" w:cs="Times New Roman"/>
        </w:rPr>
        <w:t xml:space="preserve"> across the Inferring Goals and Inferring Constraints </w:t>
      </w:r>
      <w:r w:rsidR="00D419A7">
        <w:rPr>
          <w:rFonts w:ascii="Times New Roman" w:hAnsi="Times New Roman" w:cs="Times New Roman"/>
        </w:rPr>
        <w:t xml:space="preserve">conditions </w:t>
      </w:r>
      <w:r w:rsidR="00C47E82">
        <w:rPr>
          <w:rFonts w:ascii="Times New Roman" w:hAnsi="Times New Roman" w:cs="Times New Roman"/>
        </w:rPr>
        <w:t xml:space="preserve">matched that of infants in the corresponding conditions. </w:t>
      </w:r>
      <w:r w:rsidR="00651092">
        <w:rPr>
          <w:rFonts w:ascii="Times New Roman" w:hAnsi="Times New Roman" w:cs="Times New Roman"/>
        </w:rPr>
        <w:t xml:space="preserve">The same was not true </w:t>
      </w:r>
      <w:r w:rsidR="00C47E82">
        <w:rPr>
          <w:rFonts w:ascii="Times New Roman" w:hAnsi="Times New Roman" w:cs="Times New Roman"/>
        </w:rPr>
        <w:t>for both variants of OM10</w:t>
      </w:r>
      <w:r w:rsidR="00161441">
        <w:rPr>
          <w:rFonts w:ascii="Times New Roman" w:hAnsi="Times New Roman" w:cs="Times New Roman"/>
        </w:rPr>
        <w:t xml:space="preserve">; </w:t>
      </w:r>
      <w:r w:rsidR="00C47E82">
        <w:rPr>
          <w:rFonts w:ascii="Times New Roman" w:hAnsi="Times New Roman" w:cs="Times New Roman"/>
        </w:rPr>
        <w:t xml:space="preserve">the behavior of these models was exactly opposite to that of ALIAS or infants. </w:t>
      </w:r>
      <w:r w:rsidR="00651092">
        <w:rPr>
          <w:rFonts w:ascii="Times New Roman" w:hAnsi="Times New Roman" w:cs="Times New Roman"/>
        </w:rPr>
        <w:t xml:space="preserve">The </w:t>
      </w:r>
      <w:r w:rsidR="00161441">
        <w:rPr>
          <w:rFonts w:ascii="Times New Roman" w:hAnsi="Times New Roman" w:cs="Times New Roman"/>
        </w:rPr>
        <w:t xml:space="preserve">fact that here </w:t>
      </w:r>
      <w:r w:rsidR="0004222F">
        <w:rPr>
          <w:rFonts w:ascii="Times New Roman" w:hAnsi="Times New Roman" w:cs="Times New Roman"/>
        </w:rPr>
        <w:t xml:space="preserve">both </w:t>
      </w:r>
      <w:r w:rsidR="00161441">
        <w:rPr>
          <w:rFonts w:ascii="Times New Roman" w:hAnsi="Times New Roman" w:cs="Times New Roman"/>
        </w:rPr>
        <w:t>ALIAS and ALIAS-2 replicated</w:t>
      </w:r>
      <w:r w:rsidR="0004222F">
        <w:rPr>
          <w:rFonts w:ascii="Times New Roman" w:hAnsi="Times New Roman" w:cs="Times New Roman"/>
        </w:rPr>
        <w:t xml:space="preserve"> the looking responses of infants</w:t>
      </w:r>
      <w:r w:rsidR="00651092">
        <w:rPr>
          <w:rFonts w:ascii="Times New Roman" w:hAnsi="Times New Roman" w:cs="Times New Roman"/>
        </w:rPr>
        <w:t xml:space="preserve"> is </w:t>
      </w:r>
      <w:r w:rsidR="0004222F">
        <w:rPr>
          <w:rFonts w:ascii="Times New Roman" w:hAnsi="Times New Roman" w:cs="Times New Roman"/>
        </w:rPr>
        <w:t>noteworthy</w:t>
      </w:r>
      <w:r w:rsidR="00161441">
        <w:rPr>
          <w:rFonts w:ascii="Times New Roman" w:hAnsi="Times New Roman" w:cs="Times New Roman"/>
        </w:rPr>
        <w:t>, not least</w:t>
      </w:r>
      <w:r w:rsidR="0004222F">
        <w:rPr>
          <w:rFonts w:ascii="Times New Roman" w:hAnsi="Times New Roman" w:cs="Times New Roman"/>
        </w:rPr>
        <w:t xml:space="preserve"> because it suggests that behavior </w:t>
      </w:r>
      <w:r w:rsidR="005B40D5">
        <w:rPr>
          <w:rFonts w:ascii="Times New Roman" w:hAnsi="Times New Roman" w:cs="Times New Roman"/>
        </w:rPr>
        <w:t xml:space="preserve">previously </w:t>
      </w:r>
      <w:r w:rsidR="0004222F">
        <w:rPr>
          <w:rFonts w:ascii="Times New Roman" w:hAnsi="Times New Roman" w:cs="Times New Roman"/>
        </w:rPr>
        <w:t xml:space="preserve">interpreted as evidence for abstract, theory-like reasoning about </w:t>
      </w:r>
      <w:r w:rsidR="005B40D5">
        <w:rPr>
          <w:rFonts w:ascii="Times New Roman" w:hAnsi="Times New Roman" w:cs="Times New Roman"/>
        </w:rPr>
        <w:t>goals</w:t>
      </w:r>
      <w:r w:rsidR="00F6320D">
        <w:rPr>
          <w:rFonts w:ascii="Times New Roman" w:hAnsi="Times New Roman" w:cs="Times New Roman"/>
        </w:rPr>
        <w:t>, actions,</w:t>
      </w:r>
      <w:r w:rsidR="005B40D5">
        <w:rPr>
          <w:rFonts w:ascii="Times New Roman" w:hAnsi="Times New Roman" w:cs="Times New Roman"/>
        </w:rPr>
        <w:t xml:space="preserve"> and constraints</w:t>
      </w:r>
      <w:r w:rsidR="0007750A">
        <w:rPr>
          <w:rFonts w:ascii="Times New Roman" w:hAnsi="Times New Roman" w:cs="Times New Roman"/>
        </w:rPr>
        <w:t xml:space="preserve"> can instead b</w:t>
      </w:r>
      <w:r w:rsidR="005B40D5">
        <w:rPr>
          <w:rFonts w:ascii="Times New Roman" w:hAnsi="Times New Roman" w:cs="Times New Roman"/>
        </w:rPr>
        <w:t>e</w:t>
      </w:r>
      <w:r w:rsidR="0007750A">
        <w:rPr>
          <w:rFonts w:ascii="Times New Roman" w:hAnsi="Times New Roman" w:cs="Times New Roman"/>
        </w:rPr>
        <w:t xml:space="preserve"> explained by</w:t>
      </w:r>
      <w:r w:rsidR="009C742B">
        <w:rPr>
          <w:rFonts w:ascii="Times New Roman" w:hAnsi="Times New Roman" w:cs="Times New Roman"/>
        </w:rPr>
        <w:t xml:space="preserve"> </w:t>
      </w:r>
      <w:r w:rsidR="0007750A">
        <w:rPr>
          <w:rFonts w:ascii="Times New Roman" w:hAnsi="Times New Roman" w:cs="Times New Roman"/>
        </w:rPr>
        <w:t>a domain-general associative learning mechanism that</w:t>
      </w:r>
      <w:r w:rsidR="009C742B">
        <w:rPr>
          <w:rFonts w:ascii="Times New Roman" w:hAnsi="Times New Roman" w:cs="Times New Roman"/>
        </w:rPr>
        <w:t>, in the real world and in the lab,</w:t>
      </w:r>
      <w:r w:rsidR="0007750A">
        <w:rPr>
          <w:rFonts w:ascii="Times New Roman" w:hAnsi="Times New Roman" w:cs="Times New Roman"/>
        </w:rPr>
        <w:t xml:space="preserve"> operates over the kinematics of various actions and the surface features of the individuals and entities that </w:t>
      </w:r>
      <w:r w:rsidR="004F014B">
        <w:rPr>
          <w:rFonts w:ascii="Times New Roman" w:hAnsi="Times New Roman" w:cs="Times New Roman"/>
        </w:rPr>
        <w:t>comprise</w:t>
      </w:r>
      <w:r w:rsidR="0007750A">
        <w:rPr>
          <w:rFonts w:ascii="Times New Roman" w:hAnsi="Times New Roman" w:cs="Times New Roman"/>
        </w:rPr>
        <w:t xml:space="preserve"> them.</w:t>
      </w:r>
    </w:p>
    <w:p w14:paraId="3B88DEC8" w14:textId="230254CE" w:rsidR="00227F52" w:rsidRDefault="00847F52" w:rsidP="005D2110">
      <w:pPr>
        <w:spacing w:line="480" w:lineRule="auto"/>
        <w:ind w:firstLine="720"/>
        <w:contextualSpacing/>
        <w:rPr>
          <w:ins w:id="341" w:author="Benton, Deon" w:date="2026-04-28T15:50:00Z" w16du:dateUtc="2026-04-28T20:50:00Z"/>
          <w:rFonts w:ascii="Times New Roman" w:hAnsi="Times New Roman" w:cs="Times New Roman"/>
        </w:rPr>
      </w:pPr>
      <w:r>
        <w:rPr>
          <w:rFonts w:ascii="Times New Roman" w:hAnsi="Times New Roman" w:cs="Times New Roman"/>
        </w:rPr>
        <w:t>A</w:t>
      </w:r>
      <w:r w:rsidRPr="00847F52">
        <w:rPr>
          <w:rFonts w:ascii="Times New Roman" w:hAnsi="Times New Roman" w:cs="Times New Roman"/>
        </w:rPr>
        <w:t xml:space="preserve">lthough Simulation 3 </w:t>
      </w:r>
      <w:r>
        <w:rPr>
          <w:rFonts w:ascii="Times New Roman" w:hAnsi="Times New Roman" w:cs="Times New Roman"/>
        </w:rPr>
        <w:t>demonstrated that</w:t>
      </w:r>
      <w:r w:rsidRPr="00847F52">
        <w:rPr>
          <w:rFonts w:ascii="Times New Roman" w:hAnsi="Times New Roman" w:cs="Times New Roman"/>
        </w:rPr>
        <w:t xml:space="preserve"> ALIAS can account for infants’ apparent ability</w:t>
      </w:r>
      <w:r w:rsidR="00561F79">
        <w:rPr>
          <w:rFonts w:ascii="Times New Roman" w:hAnsi="Times New Roman" w:cs="Times New Roman"/>
        </w:rPr>
        <w:t xml:space="preserve"> productively</w:t>
      </w:r>
      <w:r w:rsidRPr="00847F52">
        <w:rPr>
          <w:rFonts w:ascii="Times New Roman" w:hAnsi="Times New Roman" w:cs="Times New Roman"/>
        </w:rPr>
        <w:t xml:space="preserve"> to infer goals and constraints, an important question </w:t>
      </w:r>
      <w:r w:rsidR="00561F79">
        <w:rPr>
          <w:rFonts w:ascii="Times New Roman" w:hAnsi="Times New Roman" w:cs="Times New Roman"/>
        </w:rPr>
        <w:t xml:space="preserve">that </w:t>
      </w:r>
      <w:r w:rsidRPr="00847F52">
        <w:rPr>
          <w:rFonts w:ascii="Times New Roman" w:hAnsi="Times New Roman" w:cs="Times New Roman"/>
        </w:rPr>
        <w:t>remains</w:t>
      </w:r>
      <w:r w:rsidR="00561F79">
        <w:rPr>
          <w:rFonts w:ascii="Times New Roman" w:hAnsi="Times New Roman" w:cs="Times New Roman"/>
        </w:rPr>
        <w:t xml:space="preserve"> is whether</w:t>
      </w:r>
      <w:r>
        <w:rPr>
          <w:rFonts w:ascii="Times New Roman" w:hAnsi="Times New Roman" w:cs="Times New Roman"/>
        </w:rPr>
        <w:t xml:space="preserve"> ALIAS </w:t>
      </w:r>
      <w:r w:rsidR="0034590D">
        <w:rPr>
          <w:rFonts w:ascii="Times New Roman" w:hAnsi="Times New Roman" w:cs="Times New Roman"/>
        </w:rPr>
        <w:t>can capture additional findings that might, at first blush, seem to challenge associative-learning proposal</w:t>
      </w:r>
      <w:r w:rsidR="00C33F7B">
        <w:rPr>
          <w:rFonts w:ascii="Times New Roman" w:hAnsi="Times New Roman" w:cs="Times New Roman"/>
        </w:rPr>
        <w:t xml:space="preserve">s. </w:t>
      </w:r>
      <w:r w:rsidR="001B4043">
        <w:rPr>
          <w:rFonts w:ascii="Times New Roman" w:hAnsi="Times New Roman" w:cs="Times New Roman"/>
        </w:rPr>
        <w:t xml:space="preserve">One such finding is that </w:t>
      </w:r>
      <w:r w:rsidR="00922807">
        <w:rPr>
          <w:rFonts w:ascii="Times New Roman" w:hAnsi="Times New Roman" w:cs="Times New Roman"/>
        </w:rPr>
        <w:t>showing that</w:t>
      </w:r>
      <w:r w:rsidR="00A231E7">
        <w:rPr>
          <w:rFonts w:ascii="Times New Roman" w:hAnsi="Times New Roman" w:cs="Times New Roman"/>
        </w:rPr>
        <w:t>, in addition to representing the efficiency of an action in an all-or-none fashion,</w:t>
      </w:r>
      <w:r w:rsidR="00922807">
        <w:rPr>
          <w:rFonts w:ascii="Times New Roman" w:hAnsi="Times New Roman" w:cs="Times New Roman"/>
        </w:rPr>
        <w:t xml:space="preserve"> 6-month-old infants </w:t>
      </w:r>
      <w:r w:rsidR="00A231E7">
        <w:rPr>
          <w:rFonts w:ascii="Times New Roman" w:hAnsi="Times New Roman" w:cs="Times New Roman"/>
        </w:rPr>
        <w:t>can ostensibly</w:t>
      </w:r>
      <w:r w:rsidR="00922807" w:rsidRPr="00922807">
        <w:rPr>
          <w:rFonts w:ascii="Times New Roman" w:hAnsi="Times New Roman" w:cs="Times New Roman"/>
        </w:rPr>
        <w:t xml:space="preserve"> represent action efficiency continuously (e.g., Liu &amp; </w:t>
      </w:r>
      <w:proofErr w:type="spellStart"/>
      <w:r w:rsidR="00922807" w:rsidRPr="00922807">
        <w:rPr>
          <w:rFonts w:ascii="Times New Roman" w:hAnsi="Times New Roman" w:cs="Times New Roman"/>
        </w:rPr>
        <w:t>Spelke</w:t>
      </w:r>
      <w:proofErr w:type="spellEnd"/>
      <w:r w:rsidR="00922807" w:rsidRPr="00922807">
        <w:rPr>
          <w:rFonts w:ascii="Times New Roman" w:hAnsi="Times New Roman" w:cs="Times New Roman"/>
        </w:rPr>
        <w:t>, 2017).</w:t>
      </w:r>
      <w:r w:rsidR="00922807">
        <w:rPr>
          <w:rFonts w:ascii="Times New Roman" w:hAnsi="Times New Roman" w:cs="Times New Roman"/>
        </w:rPr>
        <w:t xml:space="preserve"> </w:t>
      </w:r>
      <w:ins w:id="342" w:author="Benton, Deon" w:date="2026-04-28T15:47:00Z" w16du:dateUtc="2026-04-28T20:47:00Z">
        <w:r w:rsidR="00181458">
          <w:rPr>
            <w:rFonts w:ascii="Times New Roman" w:hAnsi="Times New Roman" w:cs="Times New Roman"/>
          </w:rPr>
          <w:t>In the first experiment of this study infants</w:t>
        </w:r>
      </w:ins>
      <w:r w:rsidR="001D6F9E">
        <w:rPr>
          <w:rFonts w:ascii="Times New Roman" w:hAnsi="Times New Roman" w:cs="Times New Roman"/>
        </w:rPr>
        <w:t xml:space="preserve"> </w:t>
      </w:r>
      <w:r w:rsidR="00A231E7">
        <w:rPr>
          <w:rFonts w:ascii="Times New Roman" w:hAnsi="Times New Roman" w:cs="Times New Roman"/>
        </w:rPr>
        <w:t>were habituated</w:t>
      </w:r>
      <w:r w:rsidR="00A231E7" w:rsidRPr="00A231E7">
        <w:rPr>
          <w:rFonts w:ascii="Times New Roman" w:hAnsi="Times New Roman" w:cs="Times New Roman"/>
        </w:rPr>
        <w:t xml:space="preserve"> to an event in which a </w:t>
      </w:r>
      <w:r w:rsidR="00CB745E">
        <w:rPr>
          <w:rFonts w:ascii="Times New Roman" w:hAnsi="Times New Roman" w:cs="Times New Roman"/>
        </w:rPr>
        <w:t>cartoon-like character</w:t>
      </w:r>
      <w:r w:rsidR="00A231E7" w:rsidRPr="00A231E7">
        <w:rPr>
          <w:rFonts w:ascii="Times New Roman" w:hAnsi="Times New Roman" w:cs="Times New Roman"/>
        </w:rPr>
        <w:t xml:space="preserve"> jumped over a barrier to reach </w:t>
      </w:r>
      <w:r w:rsidR="00CB745E">
        <w:rPr>
          <w:rFonts w:ascii="Times New Roman" w:hAnsi="Times New Roman" w:cs="Times New Roman"/>
        </w:rPr>
        <w:t>another cartoon-like character</w:t>
      </w:r>
      <w:r w:rsidR="00A231E7" w:rsidRPr="00A231E7">
        <w:rPr>
          <w:rFonts w:ascii="Times New Roman" w:hAnsi="Times New Roman" w:cs="Times New Roman"/>
        </w:rPr>
        <w:t xml:space="preserve"> on the other side.</w:t>
      </w:r>
      <w:ins w:id="343" w:author="Benton, Deon" w:date="2026-04-28T15:48:00Z" w16du:dateUtc="2026-04-28T20:48:00Z">
        <w:r w:rsidR="00747CCB">
          <w:rPr>
            <w:rFonts w:ascii="Times New Roman" w:hAnsi="Times New Roman" w:cs="Times New Roman"/>
          </w:rPr>
          <w:t xml:space="preserve"> These infants were then tested on two events</w:t>
        </w:r>
      </w:ins>
      <w:ins w:id="344" w:author="Benton, Deon" w:date="2026-04-28T15:49:00Z" w16du:dateUtc="2026-04-28T20:49:00Z">
        <w:r w:rsidR="00747CCB">
          <w:rPr>
            <w:rFonts w:ascii="Times New Roman" w:hAnsi="Times New Roman" w:cs="Times New Roman"/>
          </w:rPr>
          <w:t xml:space="preserve">—the </w:t>
        </w:r>
        <w:r w:rsidR="00747CCB">
          <w:rPr>
            <w:rFonts w:ascii="Times New Roman" w:hAnsi="Times New Roman" w:cs="Times New Roman"/>
          </w:rPr>
          <w:lastRenderedPageBreak/>
          <w:t xml:space="preserve">barrier shown in both test events was now much shorter than that shown during habituation. </w:t>
        </w:r>
        <w:r w:rsidR="00747CCB" w:rsidRPr="00A231E7">
          <w:rPr>
            <w:rFonts w:ascii="Times New Roman" w:hAnsi="Times New Roman" w:cs="Times New Roman"/>
          </w:rPr>
          <w:t xml:space="preserve">In the low, efficient jump test event, the </w:t>
        </w:r>
        <w:r w:rsidR="00747CCB">
          <w:rPr>
            <w:rFonts w:ascii="Times New Roman" w:hAnsi="Times New Roman" w:cs="Times New Roman"/>
          </w:rPr>
          <w:t>height of the agent’s jump was sufficient</w:t>
        </w:r>
        <w:r w:rsidR="00747CCB" w:rsidRPr="00A231E7">
          <w:rPr>
            <w:rFonts w:ascii="Times New Roman" w:hAnsi="Times New Roman" w:cs="Times New Roman"/>
          </w:rPr>
          <w:t xml:space="preserve"> to clear th</w:t>
        </w:r>
        <w:r w:rsidR="00747CCB">
          <w:rPr>
            <w:rFonts w:ascii="Times New Roman" w:hAnsi="Times New Roman" w:cs="Times New Roman"/>
          </w:rPr>
          <w:t>e</w:t>
        </w:r>
        <w:r w:rsidR="00747CCB" w:rsidRPr="00A231E7">
          <w:rPr>
            <w:rFonts w:ascii="Times New Roman" w:hAnsi="Times New Roman" w:cs="Times New Roman"/>
          </w:rPr>
          <w:t xml:space="preserve"> barrier. In the high, inefficient jump event,</w:t>
        </w:r>
        <w:r w:rsidR="00747CCB">
          <w:rPr>
            <w:rFonts w:ascii="Times New Roman" w:hAnsi="Times New Roman" w:cs="Times New Roman"/>
          </w:rPr>
          <w:t xml:space="preserve"> however,</w:t>
        </w:r>
        <w:r w:rsidR="00747CCB" w:rsidRPr="00A231E7">
          <w:rPr>
            <w:rFonts w:ascii="Times New Roman" w:hAnsi="Times New Roman" w:cs="Times New Roman"/>
          </w:rPr>
          <w:t xml:space="preserve"> the agent jumped</w:t>
        </w:r>
        <w:r w:rsidR="00747CCB">
          <w:rPr>
            <w:rFonts w:ascii="Times New Roman" w:hAnsi="Times New Roman" w:cs="Times New Roman"/>
          </w:rPr>
          <w:t xml:space="preserve"> as high as it did during habituation</w:t>
        </w:r>
        <w:r w:rsidR="00227F52">
          <w:rPr>
            <w:rFonts w:ascii="Times New Roman" w:hAnsi="Times New Roman" w:cs="Times New Roman"/>
          </w:rPr>
          <w:t xml:space="preserve"> but now much higher than needed to clear the barrier</w:t>
        </w:r>
        <w:r w:rsidR="00747CCB">
          <w:rPr>
            <w:rFonts w:ascii="Times New Roman" w:hAnsi="Times New Roman" w:cs="Times New Roman"/>
          </w:rPr>
          <w:t xml:space="preserve">. </w:t>
        </w:r>
      </w:ins>
      <w:r w:rsidR="001D6F9E">
        <w:rPr>
          <w:rFonts w:ascii="Times New Roman" w:hAnsi="Times New Roman" w:cs="Times New Roman"/>
        </w:rPr>
        <w:t xml:space="preserve"> </w:t>
      </w:r>
      <w:ins w:id="345" w:author="Benton, Deon" w:date="2026-04-28T15:47:00Z" w16du:dateUtc="2026-04-28T20:47:00Z">
        <w:r w:rsidR="005B66DB">
          <w:rPr>
            <w:rFonts w:ascii="Times New Roman" w:hAnsi="Times New Roman" w:cs="Times New Roman"/>
          </w:rPr>
          <w:t>A</w:t>
        </w:r>
        <w:r w:rsidR="00181458">
          <w:rPr>
            <w:rFonts w:ascii="Times New Roman" w:hAnsi="Times New Roman" w:cs="Times New Roman"/>
          </w:rPr>
          <w:t>nother set of infants—tested in Experiment 2</w:t>
        </w:r>
      </w:ins>
      <w:ins w:id="346" w:author="Benton, Deon" w:date="2026-04-28T15:49:00Z" w16du:dateUtc="2026-04-28T20:49:00Z">
        <w:r w:rsidR="00227F52">
          <w:rPr>
            <w:rFonts w:ascii="Times New Roman" w:hAnsi="Times New Roman" w:cs="Times New Roman"/>
          </w:rPr>
          <w:t>—</w:t>
        </w:r>
      </w:ins>
      <w:r w:rsidR="00A231E7" w:rsidRPr="00A231E7">
        <w:rPr>
          <w:rFonts w:ascii="Times New Roman" w:hAnsi="Times New Roman" w:cs="Times New Roman"/>
        </w:rPr>
        <w:t>were habituated to</w:t>
      </w:r>
      <w:ins w:id="347" w:author="Benton, Deon" w:date="2026-04-28T15:49:00Z" w16du:dateUtc="2026-04-28T20:49:00Z">
        <w:r w:rsidR="00227F52">
          <w:rPr>
            <w:rFonts w:ascii="Times New Roman" w:hAnsi="Times New Roman" w:cs="Times New Roman"/>
          </w:rPr>
          <w:t xml:space="preserve"> and tested on the same </w:t>
        </w:r>
      </w:ins>
      <w:ins w:id="348" w:author="Benton, Deon" w:date="2026-04-28T15:50:00Z" w16du:dateUtc="2026-04-28T20:50:00Z">
        <w:r w:rsidR="00227F52">
          <w:rPr>
            <w:rFonts w:ascii="Times New Roman" w:hAnsi="Times New Roman" w:cs="Times New Roman"/>
          </w:rPr>
          <w:t xml:space="preserve">events except that the barrier was located peripherally. </w:t>
        </w:r>
      </w:ins>
      <w:ins w:id="349" w:author="Benton, Deon" w:date="2026-04-28T15:52:00Z" w16du:dateUtc="2026-04-28T20:52:00Z">
        <w:r w:rsidR="008050B6">
          <w:rPr>
            <w:rFonts w:ascii="Times New Roman" w:hAnsi="Times New Roman" w:cs="Times New Roman"/>
          </w:rPr>
          <w:t xml:space="preserve">Liu and </w:t>
        </w:r>
        <w:proofErr w:type="spellStart"/>
        <w:r w:rsidR="008050B6">
          <w:rPr>
            <w:rFonts w:ascii="Times New Roman" w:hAnsi="Times New Roman" w:cs="Times New Roman"/>
          </w:rPr>
          <w:t>Spelke</w:t>
        </w:r>
        <w:proofErr w:type="spellEnd"/>
        <w:r w:rsidR="008050B6">
          <w:rPr>
            <w:rFonts w:ascii="Times New Roman" w:hAnsi="Times New Roman" w:cs="Times New Roman"/>
          </w:rPr>
          <w:t xml:space="preserve"> (2017) found that only when the barrier was located beneath the curved motion did infants look longer at the high, inefficient test event than at the low, inefficient one; infants in Experiment 2 looked</w:t>
        </w:r>
      </w:ins>
      <w:ins w:id="350" w:author="Benton, Deon" w:date="2026-04-28T15:53:00Z" w16du:dateUtc="2026-04-28T20:53:00Z">
        <w:r w:rsidR="008050B6">
          <w:rPr>
            <w:rFonts w:ascii="Times New Roman" w:hAnsi="Times New Roman" w:cs="Times New Roman"/>
          </w:rPr>
          <w:t xml:space="preserve"> </w:t>
        </w:r>
      </w:ins>
      <w:ins w:id="351" w:author="Benton, Deon" w:date="2026-04-28T15:54:00Z" w16du:dateUtc="2026-04-28T20:54:00Z">
        <w:r w:rsidR="008050B6">
          <w:rPr>
            <w:rFonts w:ascii="Times New Roman" w:hAnsi="Times New Roman" w:cs="Times New Roman"/>
          </w:rPr>
          <w:t xml:space="preserve">about equally long at both test events. If anything, </w:t>
        </w:r>
      </w:ins>
      <w:ins w:id="352" w:author="Benton, Deon" w:date="2026-04-28T15:53:00Z" w16du:dateUtc="2026-04-28T20:53:00Z">
        <w:r w:rsidR="008050B6">
          <w:rPr>
            <w:rFonts w:ascii="Times New Roman" w:hAnsi="Times New Roman" w:cs="Times New Roman"/>
          </w:rPr>
          <w:t>there was a</w:t>
        </w:r>
      </w:ins>
      <w:ins w:id="353" w:author="Benton, Deon" w:date="2026-04-28T15:54:00Z" w16du:dateUtc="2026-04-28T20:54:00Z">
        <w:r w:rsidR="008050B6">
          <w:rPr>
            <w:rFonts w:ascii="Times New Roman" w:hAnsi="Times New Roman" w:cs="Times New Roman"/>
          </w:rPr>
          <w:t xml:space="preserve"> numerical, but still</w:t>
        </w:r>
      </w:ins>
      <w:ins w:id="354" w:author="Benton, Deon" w:date="2026-04-28T15:53:00Z" w16du:dateUtc="2026-04-28T20:53:00Z">
        <w:r w:rsidR="008050B6">
          <w:rPr>
            <w:rFonts w:ascii="Times New Roman" w:hAnsi="Times New Roman" w:cs="Times New Roman"/>
          </w:rPr>
          <w:t xml:space="preserve"> non</w:t>
        </w:r>
      </w:ins>
      <w:ins w:id="355" w:author="Benton, Deon" w:date="2026-04-28T15:55:00Z" w16du:dateUtc="2026-04-28T20:55:00Z">
        <w:r w:rsidR="008050B6">
          <w:rPr>
            <w:rFonts w:ascii="Times New Roman" w:hAnsi="Times New Roman" w:cs="Times New Roman"/>
          </w:rPr>
          <w:t>-significant,</w:t>
        </w:r>
      </w:ins>
      <w:ins w:id="356" w:author="Benton, Deon" w:date="2026-04-28T15:53:00Z" w16du:dateUtc="2026-04-28T20:53:00Z">
        <w:r w:rsidR="008050B6">
          <w:rPr>
            <w:rFonts w:ascii="Times New Roman" w:hAnsi="Times New Roman" w:cs="Times New Roman"/>
          </w:rPr>
          <w:t xml:space="preserve"> tendency for</w:t>
        </w:r>
      </w:ins>
      <w:ins w:id="357" w:author="Benton, Deon" w:date="2026-04-28T15:54:00Z" w16du:dateUtc="2026-04-28T20:54:00Z">
        <w:r w:rsidR="008050B6">
          <w:rPr>
            <w:rFonts w:ascii="Times New Roman" w:hAnsi="Times New Roman" w:cs="Times New Roman"/>
          </w:rPr>
          <w:t xml:space="preserve"> </w:t>
        </w:r>
      </w:ins>
      <w:ins w:id="358" w:author="Benton, Deon" w:date="2026-04-28T16:00:00Z" w16du:dateUtc="2026-04-28T21:00:00Z">
        <w:r w:rsidR="003C325C">
          <w:rPr>
            <w:rFonts w:ascii="Times New Roman" w:hAnsi="Times New Roman" w:cs="Times New Roman"/>
          </w:rPr>
          <w:t>infants in Experiment 2</w:t>
        </w:r>
      </w:ins>
      <w:ins w:id="359" w:author="Benton, Deon" w:date="2026-04-28T15:54:00Z" w16du:dateUtc="2026-04-28T20:54:00Z">
        <w:r w:rsidR="008050B6">
          <w:rPr>
            <w:rFonts w:ascii="Times New Roman" w:hAnsi="Times New Roman" w:cs="Times New Roman"/>
          </w:rPr>
          <w:t xml:space="preserve"> to look longer at the low, efficient event than at the high on</w:t>
        </w:r>
      </w:ins>
      <w:ins w:id="360" w:author="Benton, Deon" w:date="2026-04-28T15:55:00Z" w16du:dateUtc="2026-04-28T20:55:00Z">
        <w:r w:rsidR="008050B6">
          <w:rPr>
            <w:rFonts w:ascii="Times New Roman" w:hAnsi="Times New Roman" w:cs="Times New Roman"/>
          </w:rPr>
          <w:t>e</w:t>
        </w:r>
      </w:ins>
      <w:ins w:id="361" w:author="Benton, Deon" w:date="2026-04-28T15:54:00Z" w16du:dateUtc="2026-04-28T20:54:00Z">
        <w:r w:rsidR="008050B6">
          <w:rPr>
            <w:rFonts w:ascii="Times New Roman" w:hAnsi="Times New Roman" w:cs="Times New Roman"/>
          </w:rPr>
          <w:t>.</w:t>
        </w:r>
      </w:ins>
    </w:p>
    <w:p w14:paraId="199A3619" w14:textId="3A0E84F3" w:rsidR="00847F52" w:rsidRDefault="00227F52" w:rsidP="005D2110">
      <w:pPr>
        <w:spacing w:line="480" w:lineRule="auto"/>
        <w:ind w:firstLine="720"/>
        <w:contextualSpacing/>
        <w:rPr>
          <w:rFonts w:ascii="Times New Roman" w:hAnsi="Times New Roman" w:cs="Times New Roman"/>
        </w:rPr>
      </w:pPr>
      <w:ins w:id="362" w:author="Benton, Deon" w:date="2026-04-28T15:50:00Z" w16du:dateUtc="2026-04-28T20:50:00Z">
        <w:r>
          <w:rPr>
            <w:rFonts w:ascii="Times New Roman" w:hAnsi="Times New Roman" w:cs="Times New Roman"/>
          </w:rPr>
          <w:t>One question that these studies raised was whether</w:t>
        </w:r>
      </w:ins>
      <w:ins w:id="363" w:author="Benton, Deon" w:date="2026-04-28T15:55:00Z" w16du:dateUtc="2026-04-28T20:55:00Z">
        <w:r w:rsidR="00801EFC">
          <w:rPr>
            <w:rFonts w:ascii="Times New Roman" w:hAnsi="Times New Roman" w:cs="Times New Roman"/>
          </w:rPr>
          <w:t xml:space="preserve"> infants expect agents that </w:t>
        </w:r>
      </w:ins>
      <w:ins w:id="364" w:author="Benton, Deon" w:date="2026-04-28T15:56:00Z" w16du:dateUtc="2026-04-28T20:56:00Z">
        <w:r w:rsidR="00801EFC">
          <w:rPr>
            <w:rFonts w:ascii="Times New Roman" w:hAnsi="Times New Roman" w:cs="Times New Roman"/>
          </w:rPr>
          <w:t>engage</w:t>
        </w:r>
      </w:ins>
      <w:ins w:id="365" w:author="Benton, Deon" w:date="2026-04-28T16:00:00Z" w16du:dateUtc="2026-04-28T21:00:00Z">
        <w:r w:rsidR="001534A0">
          <w:rPr>
            <w:rFonts w:ascii="Times New Roman" w:hAnsi="Times New Roman" w:cs="Times New Roman"/>
          </w:rPr>
          <w:t>d</w:t>
        </w:r>
      </w:ins>
      <w:ins w:id="366" w:author="Benton, Deon" w:date="2026-04-28T15:56:00Z" w16du:dateUtc="2026-04-28T20:56:00Z">
        <w:r w:rsidR="00801EFC">
          <w:rPr>
            <w:rFonts w:ascii="Times New Roman" w:hAnsi="Times New Roman" w:cs="Times New Roman"/>
          </w:rPr>
          <w:t xml:space="preserve"> in </w:t>
        </w:r>
      </w:ins>
      <w:ins w:id="367" w:author="Benton, Deon" w:date="2026-04-28T16:00:00Z" w16du:dateUtc="2026-04-28T21:00:00Z">
        <w:r w:rsidR="001534A0">
          <w:rPr>
            <w:rFonts w:ascii="Times New Roman" w:hAnsi="Times New Roman" w:cs="Times New Roman"/>
          </w:rPr>
          <w:t>inefficient and costly</w:t>
        </w:r>
      </w:ins>
      <w:ins w:id="368" w:author="Benton, Deon" w:date="2026-04-28T15:56:00Z" w16du:dateUtc="2026-04-28T20:56:00Z">
        <w:r w:rsidR="00801EFC">
          <w:rPr>
            <w:rFonts w:ascii="Times New Roman" w:hAnsi="Times New Roman" w:cs="Times New Roman"/>
          </w:rPr>
          <w:t xml:space="preserve"> actions in the past to continue to do so in a new situation</w:t>
        </w:r>
      </w:ins>
      <w:ins w:id="369" w:author="Benton, Deon" w:date="2026-04-28T16:00:00Z" w16du:dateUtc="2026-04-28T21:00:00Z">
        <w:r w:rsidR="00E35595">
          <w:rPr>
            <w:rFonts w:ascii="Times New Roman" w:hAnsi="Times New Roman" w:cs="Times New Roman"/>
          </w:rPr>
          <w:t xml:space="preserve"> with a different set of constraints</w:t>
        </w:r>
      </w:ins>
      <w:ins w:id="370" w:author="Benton, Deon" w:date="2026-04-28T15:50:00Z" w16du:dateUtc="2026-04-28T20:50:00Z">
        <w:r>
          <w:rPr>
            <w:rFonts w:ascii="Times New Roman" w:hAnsi="Times New Roman" w:cs="Times New Roman"/>
          </w:rPr>
          <w:t xml:space="preserve">. To address this question, Liu and </w:t>
        </w:r>
        <w:proofErr w:type="spellStart"/>
        <w:r>
          <w:rPr>
            <w:rFonts w:ascii="Times New Roman" w:hAnsi="Times New Roman" w:cs="Times New Roman"/>
          </w:rPr>
          <w:t>Spelke</w:t>
        </w:r>
        <w:proofErr w:type="spellEnd"/>
        <w:r>
          <w:rPr>
            <w:rFonts w:ascii="Times New Roman" w:hAnsi="Times New Roman" w:cs="Times New Roman"/>
          </w:rPr>
          <w:t xml:space="preserve"> (2017) </w:t>
        </w:r>
      </w:ins>
      <w:ins w:id="371" w:author="Benton, Deon" w:date="2026-04-28T15:51:00Z" w16du:dateUtc="2026-04-28T20:51:00Z">
        <w:r>
          <w:rPr>
            <w:rFonts w:ascii="Times New Roman" w:hAnsi="Times New Roman" w:cs="Times New Roman"/>
          </w:rPr>
          <w:t xml:space="preserve">habituated </w:t>
        </w:r>
      </w:ins>
      <w:ins w:id="372" w:author="Benton, Deon" w:date="2026-04-28T15:57:00Z" w16du:dateUtc="2026-04-28T20:57:00Z">
        <w:r w:rsidR="00801EFC">
          <w:rPr>
            <w:rFonts w:ascii="Times New Roman" w:hAnsi="Times New Roman" w:cs="Times New Roman"/>
          </w:rPr>
          <w:t xml:space="preserve">a third set of infants to the </w:t>
        </w:r>
      </w:ins>
      <w:ins w:id="373" w:author="Benton, Deon" w:date="2026-04-28T16:01:00Z" w16du:dateUtc="2026-04-28T21:01:00Z">
        <w:r w:rsidR="007B5F29">
          <w:rPr>
            <w:rFonts w:ascii="Times New Roman" w:hAnsi="Times New Roman" w:cs="Times New Roman"/>
          </w:rPr>
          <w:t>habituation event used in Experiment 2</w:t>
        </w:r>
      </w:ins>
      <w:ins w:id="374" w:author="Benton, Deon" w:date="2026-04-28T15:57:00Z" w16du:dateUtc="2026-04-28T20:57:00Z">
        <w:r w:rsidR="00801EFC">
          <w:rPr>
            <w:rFonts w:ascii="Times New Roman" w:hAnsi="Times New Roman" w:cs="Times New Roman"/>
          </w:rPr>
          <w:t>.</w:t>
        </w:r>
      </w:ins>
      <w:ins w:id="375" w:author="Benton, Deon" w:date="2026-04-28T16:01:00Z" w16du:dateUtc="2026-04-28T21:01:00Z">
        <w:r w:rsidR="007B5F29">
          <w:rPr>
            <w:rFonts w:ascii="Times New Roman" w:hAnsi="Times New Roman" w:cs="Times New Roman"/>
          </w:rPr>
          <w:t xml:space="preserve"> Instead of testing infants on efficient and inefficient actions that occur besides</w:t>
        </w:r>
      </w:ins>
      <w:ins w:id="376" w:author="Benton, Deon" w:date="2026-04-28T16:02:00Z" w16du:dateUtc="2026-04-28T21:02:00Z">
        <w:r w:rsidR="007B5F29">
          <w:rPr>
            <w:rFonts w:ascii="Times New Roman" w:hAnsi="Times New Roman" w:cs="Times New Roman"/>
          </w:rPr>
          <w:t xml:space="preserve"> a barrier, however, these</w:t>
        </w:r>
      </w:ins>
      <w:ins w:id="377" w:author="Benton, Deon" w:date="2026-04-28T15:57:00Z" w16du:dateUtc="2026-04-28T20:57:00Z">
        <w:r w:rsidR="00801EFC">
          <w:rPr>
            <w:rFonts w:ascii="Times New Roman" w:hAnsi="Times New Roman" w:cs="Times New Roman"/>
          </w:rPr>
          <w:t xml:space="preserve"> </w:t>
        </w:r>
      </w:ins>
      <w:ins w:id="378" w:author="Benton, Deon" w:date="2026-04-28T16:02:00Z" w16du:dateUtc="2026-04-28T21:02:00Z">
        <w:r w:rsidR="007B5F29">
          <w:rPr>
            <w:rFonts w:ascii="Times New Roman" w:hAnsi="Times New Roman" w:cs="Times New Roman"/>
          </w:rPr>
          <w:t>infants</w:t>
        </w:r>
      </w:ins>
      <w:ins w:id="379" w:author="Benton, Deon" w:date="2026-04-28T15:57:00Z" w16du:dateUtc="2026-04-28T20:57:00Z">
        <w:r w:rsidR="00801EFC">
          <w:rPr>
            <w:rFonts w:ascii="Times New Roman" w:hAnsi="Times New Roman" w:cs="Times New Roman"/>
          </w:rPr>
          <w:t xml:space="preserve"> were </w:t>
        </w:r>
      </w:ins>
      <w:ins w:id="380" w:author="Benton, Deon" w:date="2026-04-28T16:02:00Z" w16du:dateUtc="2026-04-28T21:02:00Z">
        <w:r w:rsidR="007B5F29">
          <w:rPr>
            <w:rFonts w:ascii="Times New Roman" w:hAnsi="Times New Roman" w:cs="Times New Roman"/>
          </w:rPr>
          <w:t xml:space="preserve">tested on the test events used in Experiment 1, </w:t>
        </w:r>
      </w:ins>
      <w:ins w:id="381" w:author="Benton, Deon" w:date="2026-04-28T15:57:00Z" w16du:dateUtc="2026-04-28T20:57:00Z">
        <w:r w:rsidR="00801EFC">
          <w:rPr>
            <w:rFonts w:ascii="Times New Roman" w:hAnsi="Times New Roman" w:cs="Times New Roman"/>
          </w:rPr>
          <w:t>which the barrier was located beneath the arced motion.</w:t>
        </w:r>
      </w:ins>
      <w:ins w:id="382" w:author="Benton, Deon" w:date="2026-04-28T15:58:00Z" w16du:dateUtc="2026-04-28T20:58:00Z">
        <w:r w:rsidR="003C325C">
          <w:rPr>
            <w:rFonts w:ascii="Times New Roman" w:hAnsi="Times New Roman" w:cs="Times New Roman"/>
          </w:rPr>
          <w:t xml:space="preserve"> </w:t>
        </w:r>
      </w:ins>
      <w:ins w:id="383" w:author="Benton, Deon" w:date="2026-04-28T16:03:00Z" w16du:dateUtc="2026-04-28T21:03:00Z">
        <w:r w:rsidR="007B5F29">
          <w:rPr>
            <w:rFonts w:ascii="Times New Roman" w:hAnsi="Times New Roman" w:cs="Times New Roman"/>
          </w:rPr>
          <w:t>As was the case for infants in Experiment 1, infants looked longer at the high, inefficient test event than at the low, efficient one.</w:t>
        </w:r>
      </w:ins>
      <w:ins w:id="384" w:author="Benton, Deon" w:date="2026-04-28T16:02:00Z" w16du:dateUtc="2026-04-28T21:02:00Z">
        <w:r w:rsidR="007B5F29">
          <w:rPr>
            <w:rFonts w:ascii="Times New Roman" w:hAnsi="Times New Roman" w:cs="Times New Roman"/>
          </w:rPr>
          <w:t xml:space="preserve"> </w:t>
        </w:r>
      </w:ins>
      <w:ins w:id="385" w:author="Benton, Deon" w:date="2026-04-28T16:05:00Z" w16du:dateUtc="2026-04-28T21:05:00Z">
        <w:r w:rsidR="008525EB">
          <w:rPr>
            <w:rFonts w:ascii="Times New Roman" w:hAnsi="Times New Roman" w:cs="Times New Roman"/>
          </w:rPr>
          <w:t>Together, these results were interpreted to mean</w:t>
        </w:r>
        <w:r w:rsidR="00D26DDC">
          <w:rPr>
            <w:rFonts w:ascii="Times New Roman" w:hAnsi="Times New Roman" w:cs="Times New Roman"/>
          </w:rPr>
          <w:t xml:space="preserve"> two things. First,</w:t>
        </w:r>
      </w:ins>
      <w:r w:rsidR="00070634">
        <w:rPr>
          <w:rFonts w:ascii="Times New Roman" w:hAnsi="Times New Roman" w:cs="Times New Roman"/>
        </w:rPr>
        <w:t xml:space="preserve"> </w:t>
      </w:r>
      <w:r w:rsidR="003F2FD0">
        <w:rPr>
          <w:rFonts w:ascii="Times New Roman" w:hAnsi="Times New Roman" w:cs="Times New Roman"/>
        </w:rPr>
        <w:t>infants can</w:t>
      </w:r>
      <w:r w:rsidR="00A231E7" w:rsidRPr="00A231E7">
        <w:rPr>
          <w:rFonts w:ascii="Times New Roman" w:hAnsi="Times New Roman" w:cs="Times New Roman"/>
        </w:rPr>
        <w:t xml:space="preserve"> represent</w:t>
      </w:r>
      <w:ins w:id="386" w:author="Benton, Deon" w:date="2026-04-28T16:04:00Z" w16du:dateUtc="2026-04-28T21:04:00Z">
        <w:r w:rsidR="008525EB">
          <w:rPr>
            <w:rFonts w:ascii="Times New Roman" w:hAnsi="Times New Roman" w:cs="Times New Roman"/>
          </w:rPr>
          <w:t xml:space="preserve"> the efficiency of actions in a continuous manner,</w:t>
        </w:r>
      </w:ins>
      <w:r w:rsidR="00A231E7" w:rsidRPr="00A231E7">
        <w:rPr>
          <w:rFonts w:ascii="Times New Roman" w:hAnsi="Times New Roman" w:cs="Times New Roman"/>
        </w:rPr>
        <w:t xml:space="preserve"> </w:t>
      </w:r>
      <w:ins w:id="387" w:author="Benton, Deon" w:date="2026-04-28T16:06:00Z" w16du:dateUtc="2026-04-28T21:06:00Z">
        <w:r w:rsidR="00D26DDC">
          <w:rPr>
            <w:rFonts w:ascii="Times New Roman" w:hAnsi="Times New Roman" w:cs="Times New Roman"/>
          </w:rPr>
          <w:t xml:space="preserve">Second, if the </w:t>
        </w:r>
      </w:ins>
      <w:ins w:id="388" w:author="Benton, Deon" w:date="2026-04-28T16:07:00Z" w16du:dateUtc="2026-04-28T21:07:00Z">
        <w:r w:rsidR="00D26DDC">
          <w:rPr>
            <w:rFonts w:ascii="Times New Roman" w:hAnsi="Times New Roman" w:cs="Times New Roman"/>
          </w:rPr>
          <w:t>environmental</w:t>
        </w:r>
      </w:ins>
      <w:ins w:id="389" w:author="Benton, Deon" w:date="2026-04-28T16:06:00Z" w16du:dateUtc="2026-04-28T21:06:00Z">
        <w:r w:rsidR="00D26DDC">
          <w:rPr>
            <w:rFonts w:ascii="Times New Roman" w:hAnsi="Times New Roman" w:cs="Times New Roman"/>
          </w:rPr>
          <w:t xml:space="preserve"> context does not change, infants no longer expect agents to behave </w:t>
        </w:r>
      </w:ins>
      <w:ins w:id="390" w:author="Benton, Deon" w:date="2026-04-28T16:07:00Z" w16du:dateUtc="2026-04-28T21:07:00Z">
        <w:r w:rsidR="00D26DDC">
          <w:rPr>
            <w:rFonts w:ascii="Times New Roman" w:hAnsi="Times New Roman" w:cs="Times New Roman"/>
          </w:rPr>
          <w:t xml:space="preserve">efficiently. However, if the infants do not expect </w:t>
        </w:r>
        <w:r w:rsidR="00C543EB">
          <w:rPr>
            <w:rFonts w:ascii="Times New Roman" w:hAnsi="Times New Roman" w:cs="Times New Roman"/>
          </w:rPr>
          <w:t>agents that behaved inefficiently in the past to continue to do so in</w:t>
        </w:r>
      </w:ins>
      <w:ins w:id="391" w:author="Benton, Deon" w:date="2026-04-28T16:08:00Z" w16du:dateUtc="2026-04-28T21:08:00Z">
        <w:r w:rsidR="00C543EB">
          <w:rPr>
            <w:rFonts w:ascii="Times New Roman" w:hAnsi="Times New Roman" w:cs="Times New Roman"/>
          </w:rPr>
          <w:t xml:space="preserve"> a new situation that differs from the old one.</w:t>
        </w:r>
      </w:ins>
      <w:ins w:id="392" w:author="Benton, Deon" w:date="2026-04-28T16:06:00Z" w16du:dateUtc="2026-04-28T21:06:00Z">
        <w:r w:rsidR="00D26DDC">
          <w:rPr>
            <w:rFonts w:ascii="Times New Roman" w:hAnsi="Times New Roman" w:cs="Times New Roman"/>
          </w:rPr>
          <w:t xml:space="preserve"> </w:t>
        </w:r>
      </w:ins>
    </w:p>
    <w:p w14:paraId="62E4C8AD" w14:textId="2625D217" w:rsidR="00070634" w:rsidRDefault="00C543EB" w:rsidP="00853CF6">
      <w:pPr>
        <w:spacing w:line="480" w:lineRule="auto"/>
        <w:ind w:firstLine="720"/>
        <w:contextualSpacing/>
        <w:rPr>
          <w:rFonts w:ascii="Times New Roman" w:hAnsi="Times New Roman" w:cs="Times New Roman"/>
        </w:rPr>
      </w:pPr>
      <w:ins w:id="393" w:author="Benton, Deon" w:date="2026-04-28T16:09:00Z" w16du:dateUtc="2026-04-28T21:09:00Z">
        <w:r>
          <w:rPr>
            <w:rFonts w:ascii="Times New Roman" w:hAnsi="Times New Roman" w:cs="Times New Roman"/>
          </w:rPr>
          <w:lastRenderedPageBreak/>
          <w:t xml:space="preserve">On the basis of these findings, one might conclude that they </w:t>
        </w:r>
        <w:r w:rsidR="00B503E5">
          <w:rPr>
            <w:rFonts w:ascii="Times New Roman" w:hAnsi="Times New Roman" w:cs="Times New Roman"/>
          </w:rPr>
          <w:t>challenge a simple associative learn</w:t>
        </w:r>
      </w:ins>
      <w:ins w:id="394" w:author="Benton, Deon" w:date="2026-04-28T16:10:00Z" w16du:dateUtc="2026-04-28T21:10:00Z">
        <w:r w:rsidR="00B503E5">
          <w:rPr>
            <w:rFonts w:ascii="Times New Roman" w:hAnsi="Times New Roman" w:cs="Times New Roman"/>
          </w:rPr>
          <w:t xml:space="preserve">ing account of these data. This is because </w:t>
        </w:r>
      </w:ins>
      <w:ins w:id="395" w:author="Benton, Deon" w:date="2026-04-29T21:23:00Z" w16du:dateUtc="2026-04-30T02:23:00Z">
        <w:r w:rsidR="009351FD">
          <w:rPr>
            <w:rFonts w:ascii="Times New Roman" w:hAnsi="Times New Roman" w:cs="Times New Roman"/>
          </w:rPr>
          <w:t xml:space="preserve">it might be thought that </w:t>
        </w:r>
      </w:ins>
      <w:ins w:id="396" w:author="Benton, Deon" w:date="2026-04-28T16:10:00Z" w16du:dateUtc="2026-04-28T21:10:00Z">
        <w:r w:rsidR="00B503E5">
          <w:rPr>
            <w:rFonts w:ascii="Times New Roman" w:hAnsi="Times New Roman" w:cs="Times New Roman"/>
          </w:rPr>
          <w:t>the</w:t>
        </w:r>
      </w:ins>
      <w:r w:rsidR="00002DBA">
        <w:rPr>
          <w:rFonts w:ascii="Times New Roman" w:hAnsi="Times New Roman" w:cs="Times New Roman"/>
        </w:rPr>
        <w:t xml:space="preserve"> predictions that</w:t>
      </w:r>
      <w:ins w:id="397" w:author="Benton, Deon" w:date="2026-04-28T16:10:00Z" w16du:dateUtc="2026-04-28T21:10:00Z">
        <w:r w:rsidR="00B503E5">
          <w:rPr>
            <w:rFonts w:ascii="Times New Roman" w:hAnsi="Times New Roman" w:cs="Times New Roman"/>
          </w:rPr>
          <w:t xml:space="preserve"> such an account makes</w:t>
        </w:r>
      </w:ins>
      <w:r w:rsidR="00002DBA">
        <w:rPr>
          <w:rFonts w:ascii="Times New Roman" w:hAnsi="Times New Roman" w:cs="Times New Roman"/>
        </w:rPr>
        <w:t xml:space="preserve"> </w:t>
      </w:r>
      <w:ins w:id="398" w:author="Benton, Deon" w:date="2026-04-29T21:23:00Z" w16du:dateUtc="2026-04-30T02:23:00Z">
        <w:r w:rsidR="009351FD">
          <w:rPr>
            <w:rFonts w:ascii="Times New Roman" w:hAnsi="Times New Roman" w:cs="Times New Roman"/>
          </w:rPr>
          <w:t>are</w:t>
        </w:r>
      </w:ins>
      <w:ins w:id="399" w:author="Benton, Deon" w:date="2026-04-28T16:10:00Z" w16du:dateUtc="2026-04-28T21:10:00Z">
        <w:r w:rsidR="00B503E5">
          <w:rPr>
            <w:rFonts w:ascii="Times New Roman" w:hAnsi="Times New Roman" w:cs="Times New Roman"/>
          </w:rPr>
          <w:t xml:space="preserve"> fundamentally at odds with how infants actually performed in this study</w:t>
        </w:r>
      </w:ins>
      <w:r w:rsidR="00002DBA">
        <w:rPr>
          <w:rFonts w:ascii="Times New Roman" w:hAnsi="Times New Roman" w:cs="Times New Roman"/>
        </w:rPr>
        <w:t xml:space="preserve">. For example, if </w:t>
      </w:r>
      <w:r w:rsidR="006422FE">
        <w:rPr>
          <w:rFonts w:ascii="Times New Roman" w:hAnsi="Times New Roman" w:cs="Times New Roman"/>
        </w:rPr>
        <w:t>infants’</w:t>
      </w:r>
      <w:r w:rsidR="00002DBA">
        <w:rPr>
          <w:rFonts w:ascii="Times New Roman" w:hAnsi="Times New Roman" w:cs="Times New Roman"/>
        </w:rPr>
        <w:t xml:space="preserve"> performance in this task were </w:t>
      </w:r>
      <w:r w:rsidR="00DD7C73">
        <w:rPr>
          <w:rFonts w:ascii="Times New Roman" w:hAnsi="Times New Roman" w:cs="Times New Roman"/>
        </w:rPr>
        <w:t>governed</w:t>
      </w:r>
      <w:r w:rsidR="00002DBA">
        <w:rPr>
          <w:rFonts w:ascii="Times New Roman" w:hAnsi="Times New Roman" w:cs="Times New Roman"/>
        </w:rPr>
        <w:t xml:space="preserve"> by an associative learning mechanism and </w:t>
      </w:r>
      <w:ins w:id="400" w:author="Benton, Deon" w:date="2026-04-28T16:11:00Z" w16du:dateUtc="2026-04-28T21:11:00Z">
        <w:r w:rsidR="00B503E5">
          <w:rPr>
            <w:rFonts w:ascii="Times New Roman" w:hAnsi="Times New Roman" w:cs="Times New Roman"/>
          </w:rPr>
          <w:t>a link</w:t>
        </w:r>
      </w:ins>
      <w:r w:rsidR="006422FE">
        <w:rPr>
          <w:rFonts w:ascii="Times New Roman" w:hAnsi="Times New Roman" w:cs="Times New Roman"/>
        </w:rPr>
        <w:t xml:space="preserve"> was established between an</w:t>
      </w:r>
      <w:r w:rsidR="00DD7C73">
        <w:rPr>
          <w:rFonts w:ascii="Times New Roman" w:hAnsi="Times New Roman" w:cs="Times New Roman"/>
        </w:rPr>
        <w:t xml:space="preserve"> obstacle of a certain height and </w:t>
      </w:r>
      <w:r w:rsidR="006422FE">
        <w:rPr>
          <w:rFonts w:ascii="Times New Roman" w:hAnsi="Times New Roman" w:cs="Times New Roman"/>
        </w:rPr>
        <w:t>an arced motion trajectory</w:t>
      </w:r>
      <w:r w:rsidR="00DD7C73">
        <w:rPr>
          <w:rFonts w:ascii="Times New Roman" w:hAnsi="Times New Roman" w:cs="Times New Roman"/>
        </w:rPr>
        <w:t xml:space="preserve"> during habituation, then </w:t>
      </w:r>
      <w:r w:rsidR="00730EFA">
        <w:rPr>
          <w:rFonts w:ascii="Times New Roman" w:hAnsi="Times New Roman" w:cs="Times New Roman"/>
        </w:rPr>
        <w:t>it</w:t>
      </w:r>
      <w:r w:rsidR="00DD7C73">
        <w:rPr>
          <w:rFonts w:ascii="Times New Roman" w:hAnsi="Times New Roman" w:cs="Times New Roman"/>
        </w:rPr>
        <w:t xml:space="preserve"> might be expected that </w:t>
      </w:r>
      <w:ins w:id="401" w:author="Benton, Deon" w:date="2026-04-28T16:11:00Z" w16du:dateUtc="2026-04-28T21:11:00Z">
        <w:r w:rsidR="00B503E5">
          <w:rPr>
            <w:rFonts w:ascii="Times New Roman" w:hAnsi="Times New Roman" w:cs="Times New Roman"/>
          </w:rPr>
          <w:t xml:space="preserve">infants should show an equivalent increase in looking </w:t>
        </w:r>
      </w:ins>
      <w:ins w:id="402" w:author="Benton, Deon" w:date="2026-04-28T16:12:00Z" w16du:dateUtc="2026-04-28T21:12:00Z">
        <w:r w:rsidR="00CE3B81">
          <w:rPr>
            <w:rFonts w:ascii="Times New Roman" w:hAnsi="Times New Roman" w:cs="Times New Roman"/>
          </w:rPr>
          <w:t>at</w:t>
        </w:r>
      </w:ins>
      <w:ins w:id="403" w:author="Benton, Deon" w:date="2026-04-28T16:11:00Z" w16du:dateUtc="2026-04-28T21:11:00Z">
        <w:r w:rsidR="00B503E5">
          <w:rPr>
            <w:rFonts w:ascii="Times New Roman" w:hAnsi="Times New Roman" w:cs="Times New Roman"/>
          </w:rPr>
          <w:t xml:space="preserve"> both test events. The reason is</w:t>
        </w:r>
      </w:ins>
      <w:r w:rsidR="00821757">
        <w:rPr>
          <w:rFonts w:ascii="Times New Roman" w:hAnsi="Times New Roman" w:cs="Times New Roman"/>
        </w:rPr>
        <w:t xml:space="preserve"> that the </w:t>
      </w:r>
      <w:r w:rsidR="00DD7C73">
        <w:rPr>
          <w:rFonts w:ascii="Times New Roman" w:hAnsi="Times New Roman" w:cs="Times New Roman"/>
        </w:rPr>
        <w:t>obstacle information changed in both events—</w:t>
      </w:r>
      <w:r w:rsidR="00821757">
        <w:rPr>
          <w:rFonts w:ascii="Times New Roman" w:hAnsi="Times New Roman" w:cs="Times New Roman"/>
        </w:rPr>
        <w:t>different sized obstacles were shown across the phases.</w:t>
      </w:r>
      <w:ins w:id="404" w:author="Benton, Deon" w:date="2026-04-28T16:12:00Z" w16du:dateUtc="2026-04-28T21:12:00Z">
        <w:r w:rsidR="00CE3B81">
          <w:rPr>
            <w:rFonts w:ascii="Times New Roman" w:hAnsi="Times New Roman" w:cs="Times New Roman"/>
          </w:rPr>
          <w:t xml:space="preserve"> This means that any association that would have been established between </w:t>
        </w:r>
      </w:ins>
      <w:ins w:id="405" w:author="Benton, Deon" w:date="2026-04-28T16:13:00Z" w16du:dateUtc="2026-04-28T21:13:00Z">
        <w:r w:rsidR="00CE3B81">
          <w:rPr>
            <w:rFonts w:ascii="Times New Roman" w:hAnsi="Times New Roman" w:cs="Times New Roman"/>
          </w:rPr>
          <w:t xml:space="preserve">a barrier </w:t>
        </w:r>
      </w:ins>
      <w:ins w:id="406" w:author="Benton, Deon" w:date="2026-04-28T16:12:00Z" w16du:dateUtc="2026-04-28T21:12:00Z">
        <w:r w:rsidR="00CE3B81">
          <w:rPr>
            <w:rFonts w:ascii="Times New Roman" w:hAnsi="Times New Roman" w:cs="Times New Roman"/>
          </w:rPr>
          <w:t>and arced motio</w:t>
        </w:r>
      </w:ins>
      <w:ins w:id="407" w:author="Benton, Deon" w:date="2026-04-28T16:13:00Z" w16du:dateUtc="2026-04-28T21:13:00Z">
        <w:r w:rsidR="00CE3B81">
          <w:rPr>
            <w:rFonts w:ascii="Times New Roman" w:hAnsi="Times New Roman" w:cs="Times New Roman"/>
          </w:rPr>
          <w:t>n would be violated in both test events.</w:t>
        </w:r>
      </w:ins>
      <w:r w:rsidR="00DD7C73">
        <w:rPr>
          <w:rFonts w:ascii="Times New Roman" w:hAnsi="Times New Roman" w:cs="Times New Roman"/>
        </w:rPr>
        <w:t xml:space="preserve"> </w:t>
      </w:r>
      <w:r w:rsidR="00821757">
        <w:rPr>
          <w:rFonts w:ascii="Times New Roman" w:hAnsi="Times New Roman" w:cs="Times New Roman"/>
        </w:rPr>
        <w:t>I</w:t>
      </w:r>
      <w:r w:rsidR="0025765E">
        <w:rPr>
          <w:rFonts w:ascii="Times New Roman" w:hAnsi="Times New Roman" w:cs="Times New Roman"/>
        </w:rPr>
        <w:t xml:space="preserve">f </w:t>
      </w:r>
      <w:ins w:id="408" w:author="Benton, Deon" w:date="2026-04-28T16:13:00Z" w16du:dateUtc="2026-04-28T21:13:00Z">
        <w:r w:rsidR="00972BA3">
          <w:rPr>
            <w:rFonts w:ascii="Times New Roman" w:hAnsi="Times New Roman" w:cs="Times New Roman"/>
          </w:rPr>
          <w:t xml:space="preserve">the assumption is made that </w:t>
        </w:r>
      </w:ins>
      <w:r w:rsidR="0025765E">
        <w:rPr>
          <w:rFonts w:ascii="Times New Roman" w:hAnsi="Times New Roman" w:cs="Times New Roman"/>
        </w:rPr>
        <w:t>infants also encode the height of the arced motion</w:t>
      </w:r>
      <w:r w:rsidR="00730EFA">
        <w:rPr>
          <w:rFonts w:ascii="Times New Roman" w:hAnsi="Times New Roman" w:cs="Times New Roman"/>
        </w:rPr>
        <w:t xml:space="preserve"> is also made, then infants </w:t>
      </w:r>
      <w:ins w:id="409" w:author="Benton, Deon" w:date="2026-04-28T16:14:00Z" w16du:dateUtc="2026-04-28T21:14:00Z">
        <w:r w:rsidR="009E16A8">
          <w:rPr>
            <w:rFonts w:ascii="Times New Roman" w:hAnsi="Times New Roman" w:cs="Times New Roman"/>
          </w:rPr>
          <w:t xml:space="preserve">might even be expected to </w:t>
        </w:r>
      </w:ins>
      <w:r w:rsidR="00730EFA">
        <w:rPr>
          <w:rFonts w:ascii="Times New Roman" w:hAnsi="Times New Roman" w:cs="Times New Roman"/>
        </w:rPr>
        <w:t>look longer at the low, efficient jump event than at the high, inefficient one</w:t>
      </w:r>
      <w:ins w:id="410" w:author="Benton, Deon" w:date="2026-04-28T16:15:00Z" w16du:dateUtc="2026-04-28T21:15:00Z">
        <w:r w:rsidR="009E16A8">
          <w:rPr>
            <w:rFonts w:ascii="Times New Roman" w:hAnsi="Times New Roman" w:cs="Times New Roman"/>
          </w:rPr>
          <w:t>; the low, efficient event involves two changes relative to that seen during habituation</w:t>
        </w:r>
      </w:ins>
      <w:ins w:id="411" w:author="Benton, Deon" w:date="2026-04-28T16:16:00Z" w16du:dateUtc="2026-04-28T21:16:00Z">
        <w:r w:rsidR="009E16A8">
          <w:rPr>
            <w:rFonts w:ascii="Times New Roman" w:hAnsi="Times New Roman" w:cs="Times New Roman"/>
          </w:rPr>
          <w:t xml:space="preserve"> (i.e., a change to barrier </w:t>
        </w:r>
        <w:r w:rsidR="00242B8C">
          <w:rPr>
            <w:rFonts w:ascii="Times New Roman" w:hAnsi="Times New Roman" w:cs="Times New Roman"/>
          </w:rPr>
          <w:t>and arced motion heights)</w:t>
        </w:r>
      </w:ins>
      <w:ins w:id="412" w:author="Benton, Deon" w:date="2026-04-28T16:15:00Z" w16du:dateUtc="2026-04-28T21:15:00Z">
        <w:r w:rsidR="009E16A8">
          <w:rPr>
            <w:rFonts w:ascii="Times New Roman" w:hAnsi="Times New Roman" w:cs="Times New Roman"/>
          </w:rPr>
          <w:t>, whereas the high, inefficient event involve</w:t>
        </w:r>
      </w:ins>
      <w:ins w:id="413" w:author="Benton, Deon" w:date="2026-04-28T16:16:00Z" w16du:dateUtc="2026-04-28T21:16:00Z">
        <w:r w:rsidR="009E16A8">
          <w:rPr>
            <w:rFonts w:ascii="Times New Roman" w:hAnsi="Times New Roman" w:cs="Times New Roman"/>
          </w:rPr>
          <w:t>s only a single change (i.e., a change to barrier height alone)</w:t>
        </w:r>
      </w:ins>
      <w:r w:rsidR="00730EFA">
        <w:rPr>
          <w:rFonts w:ascii="Times New Roman" w:hAnsi="Times New Roman" w:cs="Times New Roman"/>
        </w:rPr>
        <w:t>.</w:t>
      </w:r>
      <w:r w:rsidR="00821757">
        <w:rPr>
          <w:rFonts w:ascii="Times New Roman" w:hAnsi="Times New Roman" w:cs="Times New Roman"/>
        </w:rPr>
        <w:t xml:space="preserve"> </w:t>
      </w:r>
      <w:r w:rsidR="00070634">
        <w:rPr>
          <w:rFonts w:ascii="Times New Roman" w:hAnsi="Times New Roman" w:cs="Times New Roman"/>
        </w:rPr>
        <w:t xml:space="preserve">Although these predictions </w:t>
      </w:r>
      <w:r w:rsidR="00D878C5">
        <w:rPr>
          <w:rFonts w:ascii="Times New Roman" w:hAnsi="Times New Roman" w:cs="Times New Roman"/>
        </w:rPr>
        <w:t>might explain the behavior of a simple associative model, it is possible that a refined model</w:t>
      </w:r>
      <w:r w:rsidR="00061107">
        <w:rPr>
          <w:rFonts w:ascii="Times New Roman" w:hAnsi="Times New Roman" w:cs="Times New Roman"/>
        </w:rPr>
        <w:t xml:space="preserve"> that implements additional</w:t>
      </w:r>
      <w:r w:rsidR="00276569">
        <w:rPr>
          <w:rFonts w:ascii="Times New Roman" w:hAnsi="Times New Roman" w:cs="Times New Roman"/>
        </w:rPr>
        <w:t xml:space="preserve"> </w:t>
      </w:r>
      <w:r w:rsidR="00425A80">
        <w:rPr>
          <w:rFonts w:ascii="Times New Roman" w:hAnsi="Times New Roman" w:cs="Times New Roman"/>
        </w:rPr>
        <w:t>features</w:t>
      </w:r>
      <w:r w:rsidR="00061107">
        <w:rPr>
          <w:rFonts w:ascii="Times New Roman" w:hAnsi="Times New Roman" w:cs="Times New Roman"/>
        </w:rPr>
        <w:t xml:space="preserve"> of the task</w:t>
      </w:r>
      <w:ins w:id="414" w:author="Benton, Deon" w:date="2026-04-28T16:17:00Z" w16du:dateUtc="2026-04-28T21:17:00Z">
        <w:r w:rsidR="00097C1B">
          <w:rPr>
            <w:rFonts w:ascii="Times New Roman" w:hAnsi="Times New Roman" w:cs="Times New Roman"/>
          </w:rPr>
          <w:t>—and infants real-world experience with different kinds of constrained and unconstrained motions—</w:t>
        </w:r>
      </w:ins>
      <w:r w:rsidR="00D878C5">
        <w:rPr>
          <w:rFonts w:ascii="Times New Roman" w:hAnsi="Times New Roman" w:cs="Times New Roman"/>
        </w:rPr>
        <w:t xml:space="preserve">could </w:t>
      </w:r>
      <w:r w:rsidR="00061107">
        <w:rPr>
          <w:rFonts w:ascii="Times New Roman" w:hAnsi="Times New Roman" w:cs="Times New Roman"/>
        </w:rPr>
        <w:t xml:space="preserve">capture </w:t>
      </w:r>
      <w:ins w:id="415" w:author="Benton, Deon" w:date="2026-04-28T16:17:00Z" w16du:dateUtc="2026-04-28T21:17:00Z">
        <w:r w:rsidR="00097C1B">
          <w:rPr>
            <w:rFonts w:ascii="Times New Roman" w:hAnsi="Times New Roman" w:cs="Times New Roman"/>
          </w:rPr>
          <w:t xml:space="preserve">their </w:t>
        </w:r>
      </w:ins>
      <w:r w:rsidR="00061107">
        <w:rPr>
          <w:rFonts w:ascii="Times New Roman" w:hAnsi="Times New Roman" w:cs="Times New Roman"/>
        </w:rPr>
        <w:t xml:space="preserve">looking behaviors in this study. </w:t>
      </w:r>
      <w:r w:rsidR="00276569">
        <w:rPr>
          <w:rFonts w:ascii="Times New Roman" w:hAnsi="Times New Roman" w:cs="Times New Roman"/>
        </w:rPr>
        <w:t xml:space="preserve">One </w:t>
      </w:r>
      <w:r w:rsidR="00425A80">
        <w:rPr>
          <w:rFonts w:ascii="Times New Roman" w:hAnsi="Times New Roman" w:cs="Times New Roman"/>
        </w:rPr>
        <w:t>potentially relevant feature is the</w:t>
      </w:r>
      <w:r w:rsidR="00276569">
        <w:rPr>
          <w:rFonts w:ascii="Times New Roman" w:hAnsi="Times New Roman" w:cs="Times New Roman"/>
        </w:rPr>
        <w:t xml:space="preserve"> vertical distance between the top of an obstacle and</w:t>
      </w:r>
      <w:r w:rsidR="00425A80">
        <w:rPr>
          <w:rFonts w:ascii="Times New Roman" w:hAnsi="Times New Roman" w:cs="Times New Roman"/>
        </w:rPr>
        <w:t xml:space="preserve"> the</w:t>
      </w:r>
      <w:r w:rsidR="00276569">
        <w:rPr>
          <w:rFonts w:ascii="Times New Roman" w:hAnsi="Times New Roman" w:cs="Times New Roman"/>
        </w:rPr>
        <w:t xml:space="preserve"> apex of arced motion</w:t>
      </w:r>
      <w:r w:rsidR="00425A80">
        <w:rPr>
          <w:rFonts w:ascii="Times New Roman" w:hAnsi="Times New Roman" w:cs="Times New Roman"/>
        </w:rPr>
        <w:t xml:space="preserve"> that occurs over it</w:t>
      </w:r>
      <w:r w:rsidR="00276569">
        <w:rPr>
          <w:rFonts w:ascii="Times New Roman" w:hAnsi="Times New Roman" w:cs="Times New Roman"/>
        </w:rPr>
        <w:t xml:space="preserve">. </w:t>
      </w:r>
      <w:r w:rsidR="00425A80">
        <w:rPr>
          <w:rFonts w:ascii="Times New Roman" w:hAnsi="Times New Roman" w:cs="Times New Roman"/>
        </w:rPr>
        <w:t>The idea here is that i</w:t>
      </w:r>
      <w:r w:rsidR="00276569">
        <w:rPr>
          <w:rFonts w:ascii="Times New Roman" w:hAnsi="Times New Roman" w:cs="Times New Roman"/>
        </w:rPr>
        <w:t xml:space="preserve">f infants </w:t>
      </w:r>
      <w:r w:rsidR="00425A80">
        <w:rPr>
          <w:rFonts w:ascii="Times New Roman" w:hAnsi="Times New Roman" w:cs="Times New Roman"/>
        </w:rPr>
        <w:t xml:space="preserve">learn in the real world that </w:t>
      </w:r>
      <w:r w:rsidR="00BC4D95">
        <w:rPr>
          <w:rFonts w:ascii="Times New Roman" w:hAnsi="Times New Roman" w:cs="Times New Roman"/>
        </w:rPr>
        <w:t>the vertical distance between the apex of a trajectory and the top of an obstacle is minimal—in addition to learning that arced motion trajectories tend to be associated with obstacles—</w:t>
      </w:r>
      <w:r w:rsidR="00276569">
        <w:rPr>
          <w:rFonts w:ascii="Times New Roman" w:hAnsi="Times New Roman" w:cs="Times New Roman"/>
        </w:rPr>
        <w:t xml:space="preserve">then they </w:t>
      </w:r>
      <w:r w:rsidR="00BC4D95">
        <w:rPr>
          <w:rFonts w:ascii="Times New Roman" w:hAnsi="Times New Roman" w:cs="Times New Roman"/>
        </w:rPr>
        <w:t>should look longer at</w:t>
      </w:r>
      <w:r w:rsidR="00ED360E">
        <w:rPr>
          <w:rFonts w:ascii="Times New Roman" w:hAnsi="Times New Roman" w:cs="Times New Roman"/>
        </w:rPr>
        <w:t xml:space="preserve"> test events in which this relation is violated—such as the high, inefficient test event in Liu and </w:t>
      </w:r>
      <w:proofErr w:type="spellStart"/>
      <w:r w:rsidR="00ED360E">
        <w:rPr>
          <w:rFonts w:ascii="Times New Roman" w:hAnsi="Times New Roman" w:cs="Times New Roman"/>
        </w:rPr>
        <w:lastRenderedPageBreak/>
        <w:t>Spelke</w:t>
      </w:r>
      <w:proofErr w:type="spellEnd"/>
      <w:r w:rsidR="00ED360E">
        <w:rPr>
          <w:rFonts w:ascii="Times New Roman" w:hAnsi="Times New Roman" w:cs="Times New Roman"/>
        </w:rPr>
        <w:t xml:space="preserve"> (2017) in which an agent follows an unnecessarily high, inefficient arced trajectory over a low barrier—than at events that preserve this relation</w:t>
      </w:r>
      <w:r w:rsidR="00276569">
        <w:rPr>
          <w:rFonts w:ascii="Times New Roman" w:hAnsi="Times New Roman" w:cs="Times New Roman"/>
        </w:rPr>
        <w:t xml:space="preserve">. </w:t>
      </w:r>
      <w:r w:rsidR="007D3709">
        <w:rPr>
          <w:rFonts w:ascii="Times New Roman" w:hAnsi="Times New Roman" w:cs="Times New Roman"/>
        </w:rPr>
        <w:t xml:space="preserve">Crucially, </w:t>
      </w:r>
      <w:r w:rsidR="00DA4EA7">
        <w:rPr>
          <w:rFonts w:ascii="Times New Roman" w:hAnsi="Times New Roman" w:cs="Times New Roman"/>
        </w:rPr>
        <w:t>such heightened looking to</w:t>
      </w:r>
      <w:r w:rsidR="00244494">
        <w:rPr>
          <w:rFonts w:ascii="Times New Roman" w:hAnsi="Times New Roman" w:cs="Times New Roman"/>
        </w:rPr>
        <w:t xml:space="preserve"> the high, inefficient event</w:t>
      </w:r>
      <w:r w:rsidR="007D3709">
        <w:rPr>
          <w:rFonts w:ascii="Times New Roman" w:hAnsi="Times New Roman" w:cs="Times New Roman"/>
        </w:rPr>
        <w:t xml:space="preserve"> need not reflect that infants see </w:t>
      </w:r>
      <w:r w:rsidR="004864A3">
        <w:rPr>
          <w:rFonts w:ascii="Times New Roman" w:hAnsi="Times New Roman" w:cs="Times New Roman"/>
        </w:rPr>
        <w:t>it</w:t>
      </w:r>
      <w:r w:rsidR="007D3709">
        <w:rPr>
          <w:rFonts w:ascii="Times New Roman" w:hAnsi="Times New Roman" w:cs="Times New Roman"/>
        </w:rPr>
        <w:t xml:space="preserve"> as </w:t>
      </w:r>
      <w:r w:rsidR="00244494">
        <w:rPr>
          <w:rFonts w:ascii="Times New Roman" w:hAnsi="Times New Roman" w:cs="Times New Roman"/>
        </w:rPr>
        <w:t>unnecessarily costly</w:t>
      </w:r>
      <w:r w:rsidR="004864A3">
        <w:rPr>
          <w:rFonts w:ascii="Times New Roman" w:hAnsi="Times New Roman" w:cs="Times New Roman"/>
        </w:rPr>
        <w:t>,</w:t>
      </w:r>
      <w:r w:rsidR="00244494">
        <w:rPr>
          <w:rFonts w:ascii="Times New Roman" w:hAnsi="Times New Roman" w:cs="Times New Roman"/>
        </w:rPr>
        <w:t xml:space="preserve"> </w:t>
      </w:r>
      <w:r w:rsidR="004864A3">
        <w:rPr>
          <w:rFonts w:ascii="Times New Roman" w:hAnsi="Times New Roman" w:cs="Times New Roman"/>
        </w:rPr>
        <w:t xml:space="preserve">perhaps </w:t>
      </w:r>
      <w:r w:rsidR="00244494">
        <w:rPr>
          <w:rFonts w:ascii="Times New Roman" w:hAnsi="Times New Roman" w:cs="Times New Roman"/>
        </w:rPr>
        <w:t>as an adult</w:t>
      </w:r>
      <w:r w:rsidR="004864A3">
        <w:rPr>
          <w:rFonts w:ascii="Times New Roman" w:hAnsi="Times New Roman" w:cs="Times New Roman"/>
        </w:rPr>
        <w:t xml:space="preserve"> might. Instead, it might</w:t>
      </w:r>
      <w:r w:rsidR="00244494">
        <w:rPr>
          <w:rFonts w:ascii="Times New Roman" w:hAnsi="Times New Roman" w:cs="Times New Roman"/>
        </w:rPr>
        <w:t xml:space="preserve"> </w:t>
      </w:r>
      <w:r w:rsidR="007D3709">
        <w:rPr>
          <w:rFonts w:ascii="Times New Roman" w:hAnsi="Times New Roman" w:cs="Times New Roman"/>
        </w:rPr>
        <w:t xml:space="preserve">reflect infants’ sensitivity to </w:t>
      </w:r>
      <w:r w:rsidR="00244494">
        <w:rPr>
          <w:rFonts w:ascii="Times New Roman" w:hAnsi="Times New Roman" w:cs="Times New Roman"/>
        </w:rPr>
        <w:t xml:space="preserve">an association—formed in the real world—that has been violated. </w:t>
      </w:r>
      <w:r w:rsidR="00CC21A3">
        <w:rPr>
          <w:rFonts w:ascii="Times New Roman" w:hAnsi="Times New Roman" w:cs="Times New Roman"/>
        </w:rPr>
        <w:t>Simulation 4 tests whether ALIAS—a</w:t>
      </w:r>
      <w:r w:rsidR="009B5E7E">
        <w:rPr>
          <w:rFonts w:ascii="Times New Roman" w:hAnsi="Times New Roman" w:cs="Times New Roman"/>
        </w:rPr>
        <w:t>n associative learning</w:t>
      </w:r>
      <w:r w:rsidR="00CC21A3">
        <w:rPr>
          <w:rFonts w:ascii="Times New Roman" w:hAnsi="Times New Roman" w:cs="Times New Roman"/>
        </w:rPr>
        <w:t xml:space="preserve"> model </w:t>
      </w:r>
      <w:r w:rsidR="009B5E7E">
        <w:rPr>
          <w:rFonts w:ascii="Times New Roman" w:hAnsi="Times New Roman" w:cs="Times New Roman"/>
        </w:rPr>
        <w:t xml:space="preserve">sensitive </w:t>
      </w:r>
      <w:r w:rsidR="00CC21A3">
        <w:rPr>
          <w:rFonts w:ascii="Times New Roman" w:hAnsi="Times New Roman" w:cs="Times New Roman"/>
        </w:rPr>
        <w:t>to the relation between obstacle and arced trajectory heights—can capture infants’ looking behaviors i</w:t>
      </w:r>
      <w:r w:rsidR="004C5597">
        <w:rPr>
          <w:rFonts w:ascii="Times New Roman" w:hAnsi="Times New Roman" w:cs="Times New Roman"/>
        </w:rPr>
        <w:t xml:space="preserve">n Liu and </w:t>
      </w:r>
      <w:proofErr w:type="spellStart"/>
      <w:r w:rsidR="004C5597">
        <w:rPr>
          <w:rFonts w:ascii="Times New Roman" w:hAnsi="Times New Roman" w:cs="Times New Roman"/>
        </w:rPr>
        <w:t>Spelke</w:t>
      </w:r>
      <w:proofErr w:type="spellEnd"/>
      <w:r w:rsidR="004C5597">
        <w:rPr>
          <w:rFonts w:ascii="Times New Roman" w:hAnsi="Times New Roman" w:cs="Times New Roman"/>
        </w:rPr>
        <w:t xml:space="preserve"> (2017)</w:t>
      </w:r>
      <w:r w:rsidR="009B5E7E">
        <w:rPr>
          <w:rFonts w:ascii="Times New Roman" w:hAnsi="Times New Roman" w:cs="Times New Roman"/>
        </w:rPr>
        <w:t>. If so, this model would undermine the</w:t>
      </w:r>
      <w:r w:rsidR="004C5597">
        <w:rPr>
          <w:rFonts w:ascii="Times New Roman" w:hAnsi="Times New Roman" w:cs="Times New Roman"/>
        </w:rPr>
        <w:t xml:space="preserve"> claim</w:t>
      </w:r>
      <w:r w:rsidR="00CC21A3">
        <w:rPr>
          <w:rFonts w:ascii="Times New Roman" w:hAnsi="Times New Roman" w:cs="Times New Roman"/>
        </w:rPr>
        <w:t xml:space="preserve"> </w:t>
      </w:r>
      <w:r w:rsidR="00853CF6">
        <w:rPr>
          <w:rFonts w:ascii="Times New Roman" w:hAnsi="Times New Roman" w:cs="Times New Roman"/>
        </w:rPr>
        <w:t>sensitivity to</w:t>
      </w:r>
      <w:r w:rsidR="00CC21A3">
        <w:rPr>
          <w:rFonts w:ascii="Times New Roman" w:hAnsi="Times New Roman" w:cs="Times New Roman"/>
        </w:rPr>
        <w:t xml:space="preserve"> the costliness of actions</w:t>
      </w:r>
      <w:r w:rsidR="00853CF6">
        <w:rPr>
          <w:rFonts w:ascii="Times New Roman" w:hAnsi="Times New Roman" w:cs="Times New Roman"/>
        </w:rPr>
        <w:t xml:space="preserve"> is necessary to explain infants’ looking behaviors in studies like that by Liu and </w:t>
      </w:r>
      <w:proofErr w:type="spellStart"/>
      <w:r w:rsidR="00853CF6">
        <w:rPr>
          <w:rFonts w:ascii="Times New Roman" w:hAnsi="Times New Roman" w:cs="Times New Roman"/>
        </w:rPr>
        <w:t>Spelke</w:t>
      </w:r>
      <w:proofErr w:type="spellEnd"/>
      <w:r w:rsidR="00853CF6">
        <w:rPr>
          <w:rFonts w:ascii="Times New Roman" w:hAnsi="Times New Roman" w:cs="Times New Roman"/>
        </w:rPr>
        <w:t xml:space="preserve"> (2017)</w:t>
      </w:r>
      <w:r w:rsidR="00CC21A3">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6166DC99" w14:textId="0BF2C72A" w:rsidR="001B35E7" w:rsidRDefault="00524642" w:rsidP="00853CF6">
      <w:pPr>
        <w:spacing w:line="480" w:lineRule="auto"/>
        <w:ind w:firstLine="720"/>
        <w:contextualSpacing/>
        <w:rPr>
          <w:ins w:id="416" w:author="Benton, Deon" w:date="2026-04-27T16:16:00Z" w16du:dateUtc="2026-04-27T21:16:00Z"/>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r w:rsidR="00853CF6">
        <w:rPr>
          <w:rFonts w:ascii="Times New Roman" w:eastAsia="Times New Roman" w:hAnsi="Times New Roman" w:cs="Times New Roman"/>
        </w:rPr>
        <w:t>, like infants,</w:t>
      </w:r>
      <w:r>
        <w:rPr>
          <w:rFonts w:ascii="Times New Roman" w:eastAsia="Times New Roman" w:hAnsi="Times New Roman" w:cs="Times New Roman"/>
        </w:rPr>
        <w:t xml:space="preserve"> could distinguish between two events that differed in their relative costliness.</w:t>
      </w:r>
      <w:ins w:id="417" w:author="Benton, Deon" w:date="2026-04-27T16:14:00Z" w16du:dateUtc="2026-04-27T21:14:00Z">
        <w:r w:rsidR="00184AC3">
          <w:rPr>
            <w:rFonts w:ascii="Times New Roman" w:eastAsia="Times New Roman" w:hAnsi="Times New Roman" w:cs="Times New Roman"/>
          </w:rPr>
          <w:t xml:space="preserve"> </w:t>
        </w:r>
      </w:ins>
      <w:ins w:id="418" w:author="Benton, Deon" w:date="2026-04-27T16:17:00Z" w16du:dateUtc="2026-04-27T21:17:00Z">
        <w:r w:rsidR="002A1166">
          <w:rPr>
            <w:rFonts w:ascii="Times New Roman" w:eastAsia="Times New Roman" w:hAnsi="Times New Roman" w:cs="Times New Roman"/>
          </w:rPr>
          <w:t>Networks</w:t>
        </w:r>
      </w:ins>
      <w:r w:rsidR="00FC5BDD">
        <w:rPr>
          <w:rFonts w:ascii="Times New Roman" w:eastAsia="Times New Roman" w:hAnsi="Times New Roman" w:cs="Times New Roman"/>
        </w:rPr>
        <w:t xml:space="preserve"> </w:t>
      </w:r>
      <w:r>
        <w:rPr>
          <w:rFonts w:ascii="Times New Roman" w:eastAsia="Times New Roman" w:hAnsi="Times New Roman" w:cs="Times New Roman"/>
        </w:rPr>
        <w:t xml:space="preserve">were habituated </w:t>
      </w:r>
      <w:r w:rsidR="00EE5434">
        <w:rPr>
          <w:rFonts w:ascii="Times New Roman" w:eastAsia="Times New Roman" w:hAnsi="Times New Roman" w:cs="Times New Roman"/>
        </w:rPr>
        <w:t xml:space="preserve">to </w:t>
      </w:r>
      <w:r>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Pr>
          <w:rFonts w:ascii="Times New Roman" w:eastAsia="Times New Roman" w:hAnsi="Times New Roman" w:cs="Times New Roman"/>
        </w:rPr>
        <w:t>. Networks were then tested with a</w:t>
      </w:r>
      <w:r>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higher than needed to clear the now much shorter barrier. The </w:t>
      </w:r>
      <w:r w:rsidR="00212940">
        <w:rPr>
          <w:rFonts w:ascii="Times New Roman" w:hAnsi="Times New Roman" w:cs="Times New Roman"/>
        </w:rPr>
        <w:t>Low Jump</w:t>
      </w:r>
      <w:r>
        <w:rPr>
          <w:rFonts w:ascii="Times New Roman" w:hAnsi="Times New Roman" w:cs="Times New Roman"/>
        </w:rPr>
        <w:t xml:space="preserve"> test event was identical to the High Jump test event except that the height of the first object’s jump corresponded to the height of the now much shorter barrier (i.e., the </w:t>
      </w:r>
      <w:r>
        <w:rPr>
          <w:rFonts w:ascii="Times New Roman" w:hAnsi="Times New Roman" w:cs="Times New Roman"/>
        </w:rPr>
        <w:lastRenderedPageBreak/>
        <w:t>Jump Height 2 unit was turned on).</w:t>
      </w:r>
      <w:ins w:id="419" w:author="Benton, Deon" w:date="2026-04-27T16:13:00Z" w16du:dateUtc="2026-04-27T21:13:00Z">
        <w:r w:rsidR="00184AC3">
          <w:rPr>
            <w:rFonts w:ascii="Times New Roman" w:hAnsi="Times New Roman" w:cs="Times New Roman"/>
          </w:rPr>
          <w:t xml:space="preserve"> </w:t>
        </w:r>
      </w:ins>
      <w:ins w:id="420" w:author="Benton, Deon" w:date="2026-04-27T16:16:00Z" w16du:dateUtc="2026-04-27T21:16:00Z">
        <w:r w:rsidR="001B35E7">
          <w:rPr>
            <w:rFonts w:ascii="Times New Roman" w:hAnsi="Times New Roman" w:cs="Times New Roman"/>
          </w:rPr>
          <w:t xml:space="preserve">These events were implemented in an identical manner </w:t>
        </w:r>
      </w:ins>
      <w:ins w:id="421" w:author="Benton, Deon" w:date="2026-04-27T16:17:00Z" w16du:dateUtc="2026-04-27T21:17:00Z">
        <w:r w:rsidR="002A1166">
          <w:rPr>
            <w:rFonts w:ascii="Times New Roman" w:hAnsi="Times New Roman" w:cs="Times New Roman"/>
          </w:rPr>
          <w:t>in ALIAS-2 except that, as before, differential barrier salience was not incorporated into this model.</w:t>
        </w:r>
      </w:ins>
    </w:p>
    <w:p w14:paraId="6308D11D" w14:textId="4C120060" w:rsidR="00524642" w:rsidRDefault="006D5542" w:rsidP="00853CF6">
      <w:pPr>
        <w:spacing w:line="480" w:lineRule="auto"/>
        <w:ind w:firstLine="720"/>
        <w:contextualSpacing/>
        <w:rPr>
          <w:rFonts w:ascii="Times New Roman" w:hAnsi="Times New Roman" w:cs="Times New Roman"/>
        </w:rPr>
      </w:pPr>
      <w:r>
        <w:rPr>
          <w:rFonts w:ascii="Times New Roman" w:hAnsi="Times New Roman" w:cs="Times New Roman"/>
        </w:rPr>
        <w:t xml:space="preserve">Given that the </w:t>
      </w:r>
      <w:r w:rsidR="00332BA6">
        <w:rPr>
          <w:rFonts w:ascii="Times New Roman" w:hAnsi="Times New Roman" w:cs="Times New Roman"/>
        </w:rPr>
        <w:t xml:space="preserve">study associated with the present target behavior tested </w:t>
      </w:r>
      <w:r>
        <w:rPr>
          <w:rFonts w:ascii="Times New Roman" w:hAnsi="Times New Roman" w:cs="Times New Roman"/>
        </w:rPr>
        <w:t>6-month-olds,</w:t>
      </w:r>
      <w:r w:rsidR="00332BA6">
        <w:rPr>
          <w:rFonts w:ascii="Times New Roman" w:hAnsi="Times New Roman" w:cs="Times New Roman"/>
        </w:rPr>
        <w:t xml:space="preserve"> for ALIAS and ALIAS-2</w:t>
      </w:r>
      <w:r>
        <w:rPr>
          <w:rFonts w:ascii="Times New Roman" w:hAnsi="Times New Roman" w:cs="Times New Roman"/>
        </w:rPr>
        <w:t xml:space="preserve"> the pretraining phase</w:t>
      </w:r>
      <w:r w:rsidR="00332BA6">
        <w:rPr>
          <w:rFonts w:ascii="Times New Roman" w:hAnsi="Times New Roman" w:cs="Times New Roman"/>
        </w:rPr>
        <w:t xml:space="preserve"> was</w:t>
      </w:r>
      <w:r w:rsidR="002C1F03">
        <w:rPr>
          <w:rFonts w:ascii="Times New Roman" w:hAnsi="Times New Roman" w:cs="Times New Roman"/>
        </w:rPr>
        <w:t xml:space="preserve"> 450 epochs</w:t>
      </w:r>
      <w:r w:rsidR="00332BA6">
        <w:rPr>
          <w:rFonts w:ascii="Times New Roman" w:hAnsi="Times New Roman" w:cs="Times New Roman"/>
        </w:rPr>
        <w:t xml:space="preserve"> long</w:t>
      </w:r>
      <w:r w:rsidR="002C1F03">
        <w:rPr>
          <w:rFonts w:ascii="Times New Roman" w:hAnsi="Times New Roman" w:cs="Times New Roman"/>
        </w:rPr>
        <w:t>. The learning rate and number of hidden units were also reduced—the learning rate was set to 0.0875</w:t>
      </w:r>
      <w:r w:rsidR="00332BA6">
        <w:rPr>
          <w:rFonts w:ascii="Times New Roman" w:hAnsi="Times New Roman" w:cs="Times New Roman"/>
        </w:rPr>
        <w:t>,</w:t>
      </w:r>
      <w:r w:rsidR="002C1F03">
        <w:rPr>
          <w:rFonts w:ascii="Times New Roman" w:hAnsi="Times New Roman" w:cs="Times New Roman"/>
        </w:rPr>
        <w:t xml:space="preserve"> and the number of hidden units that were used was 30.</w:t>
      </w:r>
      <w:r w:rsidR="00F17913">
        <w:rPr>
          <w:rFonts w:ascii="Times New Roman" w:hAnsi="Times New Roman" w:cs="Times New Roman"/>
        </w:rPr>
        <w:t xml:space="preserve"> The models used in this simulation were thus functionally “younger” than those used in the previous simulation.</w:t>
      </w:r>
      <w:r w:rsidR="004C6C92">
        <w:rPr>
          <w:rFonts w:ascii="Times New Roman" w:hAnsi="Times New Roman" w:cs="Times New Roman"/>
        </w:rPr>
        <w:t xml:space="preserve"> No such </w:t>
      </w:r>
      <w:ins w:id="422" w:author="Benton, Deon" w:date="2026-04-27T16:12:00Z" w16du:dateUtc="2026-04-27T21:12:00Z">
        <w:r w:rsidR="00A13863">
          <w:rPr>
            <w:rFonts w:ascii="Times New Roman" w:hAnsi="Times New Roman" w:cs="Times New Roman"/>
          </w:rPr>
          <w:t>modifications were made to</w:t>
        </w:r>
      </w:ins>
      <w:r w:rsidR="004C6C92">
        <w:rPr>
          <w:rFonts w:ascii="Times New Roman" w:hAnsi="Times New Roman" w:cs="Times New Roman"/>
        </w:rPr>
        <w:t xml:space="preserve"> OM10 (or </w:t>
      </w:r>
      <w:r w:rsidR="00B61531">
        <w:rPr>
          <w:rFonts w:ascii="Times New Roman" w:hAnsi="Times New Roman" w:cs="Times New Roman"/>
        </w:rPr>
        <w:t xml:space="preserve">its extension, </w:t>
      </w:r>
      <w:r w:rsidR="004C6C92">
        <w:rPr>
          <w:rFonts w:ascii="Times New Roman" w:hAnsi="Times New Roman" w:cs="Times New Roman"/>
        </w:rPr>
        <w:t>OM10-2). This is</w:t>
      </w:r>
      <w:ins w:id="423" w:author="Benton, Deon" w:date="2026-04-27T16:15:00Z" w16du:dateUtc="2026-04-27T21:15:00Z">
        <w:r w:rsidR="001B35E7">
          <w:rPr>
            <w:rFonts w:ascii="Times New Roman" w:hAnsi="Times New Roman" w:cs="Times New Roman"/>
          </w:rPr>
          <w:t xml:space="preserve"> because this model does not simulate </w:t>
        </w:r>
      </w:ins>
      <w:ins w:id="424" w:author="Benton, Deon" w:date="2026-04-27T16:16:00Z" w16du:dateUtc="2026-04-27T21:16:00Z">
        <w:r w:rsidR="001B35E7">
          <w:rPr>
            <w:rFonts w:ascii="Times New Roman" w:hAnsi="Times New Roman" w:cs="Times New Roman"/>
          </w:rPr>
          <w:t>age or real-world experience.</w:t>
        </w:r>
      </w:ins>
      <w:r w:rsidR="004C6C92">
        <w:rPr>
          <w:rFonts w:ascii="Times New Roman" w:hAnsi="Times New Roman" w:cs="Times New Roman"/>
        </w:rPr>
        <w:t xml:space="preserve"> </w:t>
      </w:r>
      <w:r w:rsidR="00B61531">
        <w:rPr>
          <w:rFonts w:ascii="Times New Roman" w:hAnsi="Times New Roman" w:cs="Times New Roman"/>
        </w:rPr>
        <w:t>By not manipulating this information in OM10, then, it was possible to</w:t>
      </w:r>
      <w:r w:rsidR="004C6C92">
        <w:rPr>
          <w:rFonts w:ascii="Times New Roman" w:hAnsi="Times New Roman" w:cs="Times New Roman"/>
        </w:rPr>
        <w:t xml:space="preserve"> </w:t>
      </w:r>
      <w:r w:rsidR="00B61531">
        <w:rPr>
          <w:rFonts w:ascii="Times New Roman" w:hAnsi="Times New Roman" w:cs="Times New Roman"/>
        </w:rPr>
        <w:t>evaluate the importance</w:t>
      </w:r>
      <w:r w:rsidR="000F7618">
        <w:rPr>
          <w:rFonts w:ascii="Times New Roman" w:hAnsi="Times New Roman" w:cs="Times New Roman"/>
        </w:rPr>
        <w:t xml:space="preserve"> of these factors by comparing the performance </w:t>
      </w:r>
      <w:r w:rsidR="00B61531">
        <w:rPr>
          <w:rFonts w:ascii="Times New Roman" w:hAnsi="Times New Roman" w:cs="Times New Roman"/>
        </w:rPr>
        <w:t>of OM10</w:t>
      </w:r>
      <w:r w:rsidR="000F7618" w:rsidRPr="007930E7">
        <w:rPr>
          <w:rFonts w:ascii="Times New Roman" w:hAnsi="Times New Roman" w:cs="Times New Roman"/>
        </w:rPr>
        <w:t xml:space="preserve"> as stipulated in </w:t>
      </w:r>
      <w:proofErr w:type="spellStart"/>
      <w:r w:rsidR="000F7618" w:rsidRPr="007930E7">
        <w:rPr>
          <w:rFonts w:ascii="Times New Roman" w:hAnsi="Times New Roman" w:cs="Times New Roman"/>
        </w:rPr>
        <w:t>Overwalle</w:t>
      </w:r>
      <w:proofErr w:type="spellEnd"/>
      <w:r w:rsidR="000F7618" w:rsidRPr="007930E7">
        <w:rPr>
          <w:rFonts w:ascii="Times New Roman" w:hAnsi="Times New Roman" w:cs="Times New Roman"/>
        </w:rPr>
        <w:t xml:space="preserve"> (2010)</w:t>
      </w:r>
      <w:r w:rsidR="000F7618">
        <w:rPr>
          <w:rFonts w:ascii="Times New Roman" w:hAnsi="Times New Roman" w:cs="Times New Roman"/>
        </w:rPr>
        <w:t xml:space="preserve"> to ALIAS.</w:t>
      </w:r>
      <w:ins w:id="425" w:author="Benton, Deon" w:date="2026-04-27T16:18:00Z" w16du:dateUtc="2026-04-27T21:18:00Z">
        <w:r w:rsidR="002A1166">
          <w:rPr>
            <w:rFonts w:ascii="Times New Roman" w:hAnsi="Times New Roman" w:cs="Times New Roman"/>
          </w:rPr>
          <w:t xml:space="preserve"> </w:t>
        </w:r>
      </w:ins>
    </w:p>
    <w:p w14:paraId="584C7EB1" w14:textId="1F9C28FE" w:rsidR="00CE60BA" w:rsidRDefault="002A1166" w:rsidP="00853CF6">
      <w:pPr>
        <w:spacing w:line="480" w:lineRule="auto"/>
        <w:ind w:firstLine="720"/>
        <w:contextualSpacing/>
        <w:rPr>
          <w:rFonts w:ascii="Times New Roman" w:hAnsi="Times New Roman" w:cs="Times New Roman"/>
        </w:rPr>
      </w:pPr>
      <w:ins w:id="426" w:author="Benton, Deon" w:date="2026-04-27T16:18:00Z" w16du:dateUtc="2026-04-27T21:18:00Z">
        <w:r>
          <w:rPr>
            <w:rFonts w:ascii="Times New Roman" w:hAnsi="Times New Roman" w:cs="Times New Roman"/>
          </w:rPr>
          <w:t xml:space="preserve">One issue that immediately arises as it relates to OM10 concerns how to treat the configural relation between arced motion and </w:t>
        </w:r>
      </w:ins>
      <w:ins w:id="427" w:author="Benton, Deon" w:date="2026-04-27T16:19:00Z" w16du:dateUtc="2026-04-27T21:19:00Z">
        <w:r w:rsidR="00AB1C87">
          <w:rPr>
            <w:rFonts w:ascii="Times New Roman" w:hAnsi="Times New Roman" w:cs="Times New Roman"/>
          </w:rPr>
          <w:t xml:space="preserve">the obstacle. The specific issue here is that </w:t>
        </w:r>
      </w:ins>
      <w:r w:rsidR="00A37CC2">
        <w:rPr>
          <w:rFonts w:ascii="Times New Roman" w:hAnsi="Times New Roman" w:cs="Times New Roman"/>
        </w:rPr>
        <w:t xml:space="preserve">because the </w:t>
      </w:r>
      <w:r w:rsidR="00224528">
        <w:rPr>
          <w:rFonts w:ascii="Times New Roman" w:hAnsi="Times New Roman" w:cs="Times New Roman"/>
        </w:rPr>
        <w:t>agent oversho</w:t>
      </w:r>
      <w:r w:rsidR="00453C64">
        <w:rPr>
          <w:rFonts w:ascii="Times New Roman" w:hAnsi="Times New Roman" w:cs="Times New Roman"/>
        </w:rPr>
        <w:t>o</w:t>
      </w:r>
      <w:r w:rsidR="00224528">
        <w:rPr>
          <w:rFonts w:ascii="Times New Roman" w:hAnsi="Times New Roman" w:cs="Times New Roman"/>
        </w:rPr>
        <w:t>t</w:t>
      </w:r>
      <w:r w:rsidR="00453C64">
        <w:rPr>
          <w:rFonts w:ascii="Times New Roman" w:hAnsi="Times New Roman" w:cs="Times New Roman"/>
        </w:rPr>
        <w:t>s</w:t>
      </w:r>
      <w:r w:rsidR="00224528">
        <w:rPr>
          <w:rFonts w:ascii="Times New Roman" w:hAnsi="Times New Roman" w:cs="Times New Roman"/>
        </w:rPr>
        <w:t xml:space="preserve"> the barrier by</w:t>
      </w:r>
      <w:r w:rsidR="000C20B8">
        <w:rPr>
          <w:rFonts w:ascii="Times New Roman" w:hAnsi="Times New Roman" w:cs="Times New Roman"/>
        </w:rPr>
        <w:t xml:space="preserve"> two cells</w:t>
      </w:r>
      <w:r w:rsidR="00A37CC2">
        <w:rPr>
          <w:rFonts w:ascii="Times New Roman" w:hAnsi="Times New Roman" w:cs="Times New Roman"/>
        </w:rPr>
        <w:t xml:space="preserve"> during habituation in the original model,</w:t>
      </w:r>
      <w:r w:rsidR="00307604">
        <w:rPr>
          <w:rFonts w:ascii="Times New Roman" w:hAnsi="Times New Roman" w:cs="Times New Roman"/>
        </w:rPr>
        <w:t xml:space="preserve"> it was </w:t>
      </w:r>
      <w:ins w:id="428" w:author="Benton, Deon" w:date="2026-04-27T16:20:00Z" w16du:dateUtc="2026-04-27T21:20:00Z">
        <w:r w:rsidR="00AB1C87">
          <w:rPr>
            <w:rFonts w:ascii="Times New Roman" w:hAnsi="Times New Roman" w:cs="Times New Roman"/>
          </w:rPr>
          <w:t xml:space="preserve">neither clear </w:t>
        </w:r>
      </w:ins>
      <w:r w:rsidR="00307604">
        <w:rPr>
          <w:rFonts w:ascii="Times New Roman" w:hAnsi="Times New Roman" w:cs="Times New Roman"/>
        </w:rPr>
        <w:t xml:space="preserve">what constituted </w:t>
      </w:r>
      <w:r w:rsidR="00A37CC2">
        <w:rPr>
          <w:rFonts w:ascii="Times New Roman" w:hAnsi="Times New Roman" w:cs="Times New Roman"/>
        </w:rPr>
        <w:t xml:space="preserve">true </w:t>
      </w:r>
      <w:r w:rsidR="00307604">
        <w:rPr>
          <w:rFonts w:ascii="Times New Roman" w:hAnsi="Times New Roman" w:cs="Times New Roman"/>
        </w:rPr>
        <w:t>overshooting in this model</w:t>
      </w:r>
      <w:ins w:id="429" w:author="Benton, Deon" w:date="2026-04-27T16:21:00Z" w16du:dateUtc="2026-04-27T21:21:00Z">
        <w:r w:rsidR="00AB1C87">
          <w:rPr>
            <w:rFonts w:ascii="Times New Roman" w:hAnsi="Times New Roman" w:cs="Times New Roman"/>
          </w:rPr>
          <w:t xml:space="preserve"> nor was it obvious</w:t>
        </w:r>
      </w:ins>
      <w:r w:rsidR="00D03595">
        <w:rPr>
          <w:rFonts w:ascii="Times New Roman" w:hAnsi="Times New Roman" w:cs="Times New Roman"/>
        </w:rPr>
        <w:t xml:space="preserve"> how </w:t>
      </w:r>
      <w:r w:rsidR="000C20B8">
        <w:rPr>
          <w:rFonts w:ascii="Times New Roman" w:hAnsi="Times New Roman" w:cs="Times New Roman"/>
        </w:rPr>
        <w:t xml:space="preserve">to adapt this model to simulate the current target finding. </w:t>
      </w:r>
      <w:ins w:id="430" w:author="Benton, Deon" w:date="2026-04-27T16:21:00Z" w16du:dateUtc="2026-04-27T21:21:00Z">
        <w:r w:rsidR="000B332C">
          <w:rPr>
            <w:rFonts w:ascii="Times New Roman" w:hAnsi="Times New Roman" w:cs="Times New Roman"/>
          </w:rPr>
          <w:t xml:space="preserve">Although there are presumably many </w:t>
        </w:r>
      </w:ins>
      <w:ins w:id="431" w:author="Benton, Deon" w:date="2026-04-27T16:22:00Z" w16du:dateUtc="2026-04-27T21:22:00Z">
        <w:r w:rsidR="000B332C">
          <w:rPr>
            <w:rFonts w:ascii="Times New Roman" w:hAnsi="Times New Roman" w:cs="Times New Roman"/>
          </w:rPr>
          <w:t>solutions to this problem</w:t>
        </w:r>
      </w:ins>
      <w:ins w:id="432" w:author="Benton, Deon" w:date="2026-04-27T16:21:00Z" w16du:dateUtc="2026-04-27T21:21:00Z">
        <w:r w:rsidR="000B332C">
          <w:rPr>
            <w:rFonts w:ascii="Times New Roman" w:hAnsi="Times New Roman" w:cs="Times New Roman"/>
          </w:rPr>
          <w:t xml:space="preserve">, </w:t>
        </w:r>
      </w:ins>
      <w:ins w:id="433" w:author="Benton, Deon" w:date="2026-04-27T16:28:00Z" w16du:dateUtc="2026-04-27T21:28:00Z">
        <w:r w:rsidR="0001243D">
          <w:rPr>
            <w:rFonts w:ascii="Times New Roman" w:hAnsi="Times New Roman" w:cs="Times New Roman"/>
          </w:rPr>
          <w:t xml:space="preserve">at least for the present purposes, </w:t>
        </w:r>
      </w:ins>
      <w:ins w:id="434" w:author="Benton, Deon" w:date="2026-04-27T16:21:00Z" w16du:dateUtc="2026-04-27T21:21:00Z">
        <w:r w:rsidR="000B332C">
          <w:rPr>
            <w:rFonts w:ascii="Times New Roman" w:hAnsi="Times New Roman" w:cs="Times New Roman"/>
          </w:rPr>
          <w:t>the approach that was adopte</w:t>
        </w:r>
      </w:ins>
      <w:ins w:id="435" w:author="Benton, Deon" w:date="2026-04-27T16:22:00Z" w16du:dateUtc="2026-04-27T21:22:00Z">
        <w:r w:rsidR="000B332C">
          <w:rPr>
            <w:rFonts w:ascii="Times New Roman" w:hAnsi="Times New Roman" w:cs="Times New Roman"/>
          </w:rPr>
          <w:t xml:space="preserve">d here was </w:t>
        </w:r>
      </w:ins>
      <w:r w:rsidR="00411010">
        <w:rPr>
          <w:rFonts w:ascii="Times New Roman" w:hAnsi="Times New Roman" w:cs="Times New Roman"/>
        </w:rPr>
        <w:t xml:space="preserve">to operationalize non-overshooting as a two-cell </w:t>
      </w:r>
      <w:r w:rsidR="000601A2">
        <w:rPr>
          <w:rFonts w:ascii="Times New Roman" w:hAnsi="Times New Roman" w:cs="Times New Roman"/>
        </w:rPr>
        <w:t xml:space="preserve">vertical </w:t>
      </w:r>
      <w:r w:rsidR="00AB791A">
        <w:rPr>
          <w:rFonts w:ascii="Times New Roman" w:hAnsi="Times New Roman" w:cs="Times New Roman"/>
        </w:rPr>
        <w:t>height</w:t>
      </w:r>
      <w:r w:rsidR="000601A2">
        <w:rPr>
          <w:rFonts w:ascii="Times New Roman" w:hAnsi="Times New Roman" w:cs="Times New Roman"/>
        </w:rPr>
        <w:t xml:space="preserve"> difference </w:t>
      </w:r>
      <w:r w:rsidR="00411010">
        <w:rPr>
          <w:rFonts w:ascii="Times New Roman" w:hAnsi="Times New Roman" w:cs="Times New Roman"/>
        </w:rPr>
        <w:t>between the top of an obstacle and the apex of an arced motion.</w:t>
      </w:r>
      <w:ins w:id="436" w:author="Benton, Deon" w:date="2026-04-27T16:27:00Z" w16du:dateUtc="2026-04-27T21:27:00Z">
        <w:r w:rsidR="005F03E5">
          <w:rPr>
            <w:rFonts w:ascii="Times New Roman" w:hAnsi="Times New Roman" w:cs="Times New Roman"/>
          </w:rPr>
          <w:t xml:space="preserve"> </w:t>
        </w:r>
      </w:ins>
      <w:del w:id="437" w:author="Benton, Deon" w:date="2026-04-27T16:28:00Z" w16du:dateUtc="2026-04-27T21:28:00Z">
        <w:r w:rsidR="00D03595" w:rsidDel="0001243D">
          <w:rPr>
            <w:rFonts w:ascii="Times New Roman" w:hAnsi="Times New Roman" w:cs="Times New Roman"/>
          </w:rPr>
          <w:delText xml:space="preserve"> </w:delText>
        </w:r>
      </w:del>
      <w:r w:rsidR="00D03595">
        <w:rPr>
          <w:rFonts w:ascii="Times New Roman" w:hAnsi="Times New Roman" w:cs="Times New Roman"/>
        </w:rPr>
        <w:t>Overshooting is thus any vertical distance that is greater than two cells.</w:t>
      </w:r>
      <w:r w:rsidR="00411010">
        <w:rPr>
          <w:rFonts w:ascii="Times New Roman" w:hAnsi="Times New Roman" w:cs="Times New Roman"/>
        </w:rPr>
        <w:t xml:space="preserve"> This was the approach taken here. </w:t>
      </w:r>
      <w:r w:rsidR="0064471B">
        <w:rPr>
          <w:rFonts w:ascii="Times New Roman" w:hAnsi="Times New Roman" w:cs="Times New Roman"/>
        </w:rPr>
        <w:t xml:space="preserve">An alternative strategy </w:t>
      </w:r>
      <w:r w:rsidR="000601A2">
        <w:rPr>
          <w:rFonts w:ascii="Times New Roman" w:hAnsi="Times New Roman" w:cs="Times New Roman"/>
        </w:rPr>
        <w:t xml:space="preserve">that could have—but ultimately was not—taken here </w:t>
      </w:r>
      <w:r w:rsidR="0064471B">
        <w:rPr>
          <w:rFonts w:ascii="Times New Roman" w:hAnsi="Times New Roman" w:cs="Times New Roman"/>
        </w:rPr>
        <w:t xml:space="preserve">would be </w:t>
      </w:r>
      <w:r w:rsidR="000601A2">
        <w:rPr>
          <w:rFonts w:ascii="Times New Roman" w:hAnsi="Times New Roman" w:cs="Times New Roman"/>
        </w:rPr>
        <w:t>to decrease the vertical distance between the arced motion and obstacle</w:t>
      </w:r>
      <w:r w:rsidR="0064471B">
        <w:rPr>
          <w:rFonts w:ascii="Times New Roman" w:hAnsi="Times New Roman" w:cs="Times New Roman"/>
        </w:rPr>
        <w:t>.</w:t>
      </w:r>
      <w:r w:rsidR="00467319">
        <w:rPr>
          <w:rFonts w:ascii="Times New Roman" w:hAnsi="Times New Roman" w:cs="Times New Roman"/>
        </w:rPr>
        <w:t xml:space="preserve"> The problem here is that</w:t>
      </w:r>
      <w:r w:rsidR="0064471B">
        <w:rPr>
          <w:rFonts w:ascii="Times New Roman" w:hAnsi="Times New Roman" w:cs="Times New Roman"/>
        </w:rPr>
        <w:t xml:space="preserve"> OM10-2</w:t>
      </w:r>
      <w:ins w:id="438" w:author="Benton, Deon" w:date="2026-04-24T22:16:00Z" w16du:dateUtc="2026-04-25T03:16:00Z">
        <w:r w:rsidR="00F7410B">
          <w:rPr>
            <w:rFonts w:ascii="Times New Roman" w:hAnsi="Times New Roman" w:cs="Times New Roman"/>
          </w:rPr>
          <w:t>, by design,</w:t>
        </w:r>
      </w:ins>
      <w:r w:rsidR="00467319">
        <w:rPr>
          <w:rFonts w:ascii="Times New Roman" w:hAnsi="Times New Roman" w:cs="Times New Roman"/>
        </w:rPr>
        <w:t xml:space="preserve"> more faithfully </w:t>
      </w:r>
      <w:ins w:id="439" w:author="Benton, Deon" w:date="2026-04-24T22:17:00Z" w16du:dateUtc="2026-04-25T03:17:00Z">
        <w:r w:rsidR="00F92C03">
          <w:rPr>
            <w:rFonts w:ascii="Times New Roman" w:hAnsi="Times New Roman" w:cs="Times New Roman"/>
          </w:rPr>
          <w:t xml:space="preserve">implements </w:t>
        </w:r>
      </w:ins>
      <w:r w:rsidR="00467319">
        <w:rPr>
          <w:rFonts w:ascii="Times New Roman" w:hAnsi="Times New Roman" w:cs="Times New Roman"/>
        </w:rPr>
        <w:t xml:space="preserve">the experimental context of action-understanding studies by removing any </w:t>
      </w:r>
      <w:r w:rsidR="00467319">
        <w:rPr>
          <w:rFonts w:ascii="Times New Roman" w:hAnsi="Times New Roman" w:cs="Times New Roman"/>
        </w:rPr>
        <w:lastRenderedPageBreak/>
        <w:t>overshooting</w:t>
      </w:r>
      <w:r w:rsidR="00E040F9">
        <w:rPr>
          <w:rFonts w:ascii="Times New Roman" w:hAnsi="Times New Roman" w:cs="Times New Roman"/>
        </w:rPr>
        <w:t>. This means that</w:t>
      </w:r>
      <w:r w:rsidR="0064471B">
        <w:rPr>
          <w:rFonts w:ascii="Times New Roman" w:hAnsi="Times New Roman" w:cs="Times New Roman"/>
        </w:rPr>
        <w:t xml:space="preserve"> </w:t>
      </w:r>
      <w:r w:rsidR="00467319">
        <w:rPr>
          <w:rFonts w:ascii="Times New Roman" w:hAnsi="Times New Roman" w:cs="Times New Roman"/>
        </w:rPr>
        <w:t xml:space="preserve">reducing the </w:t>
      </w:r>
      <w:r w:rsidR="00E040F9">
        <w:rPr>
          <w:rFonts w:ascii="Times New Roman" w:hAnsi="Times New Roman" w:cs="Times New Roman"/>
        </w:rPr>
        <w:t xml:space="preserve">vertical </w:t>
      </w:r>
      <w:r w:rsidR="00467319">
        <w:rPr>
          <w:rFonts w:ascii="Times New Roman" w:hAnsi="Times New Roman" w:cs="Times New Roman"/>
        </w:rPr>
        <w:t>distance between the arced motion and obstacle in</w:t>
      </w:r>
      <w:r w:rsidR="0064471B">
        <w:rPr>
          <w:rFonts w:ascii="Times New Roman" w:hAnsi="Times New Roman" w:cs="Times New Roman"/>
        </w:rPr>
        <w:t xml:space="preserve"> OM10 would </w:t>
      </w:r>
      <w:r w:rsidR="004E661A">
        <w:rPr>
          <w:rFonts w:ascii="Times New Roman" w:hAnsi="Times New Roman" w:cs="Times New Roman"/>
        </w:rPr>
        <w:t xml:space="preserve">render OM10-2 redundant and remove one of the major limitations of the model. </w:t>
      </w:r>
      <w:r w:rsidR="006D18D4">
        <w:rPr>
          <w:rFonts w:ascii="Times New Roman" w:hAnsi="Times New Roman" w:cs="Times New Roman"/>
        </w:rPr>
        <w:t>By</w:t>
      </w:r>
      <w:r w:rsidR="004E661A">
        <w:rPr>
          <w:rFonts w:ascii="Times New Roman" w:hAnsi="Times New Roman" w:cs="Times New Roman"/>
        </w:rPr>
        <w:t xml:space="preserve"> instead</w:t>
      </w:r>
      <w:r w:rsidR="006D18D4">
        <w:rPr>
          <w:rFonts w:ascii="Times New Roman" w:hAnsi="Times New Roman" w:cs="Times New Roman"/>
        </w:rPr>
        <w:t xml:space="preserve"> defining non-overshooting </w:t>
      </w:r>
      <w:r w:rsidR="005E43E6">
        <w:rPr>
          <w:rFonts w:ascii="Times New Roman" w:hAnsi="Times New Roman" w:cs="Times New Roman"/>
        </w:rPr>
        <w:t>as a two-cell</w:t>
      </w:r>
      <w:r w:rsidR="007D37CB">
        <w:rPr>
          <w:rFonts w:ascii="Times New Roman" w:hAnsi="Times New Roman" w:cs="Times New Roman"/>
        </w:rPr>
        <w:t xml:space="preserve"> vertical</w:t>
      </w:r>
      <w:r w:rsidR="005E43E6">
        <w:rPr>
          <w:rFonts w:ascii="Times New Roman" w:hAnsi="Times New Roman" w:cs="Times New Roman"/>
        </w:rPr>
        <w:t xml:space="preserve"> height difference</w:t>
      </w:r>
      <w:r w:rsidR="006D18D4">
        <w:rPr>
          <w:rFonts w:ascii="Times New Roman" w:hAnsi="Times New Roman" w:cs="Times New Roman"/>
        </w:rPr>
        <w:t>,</w:t>
      </w:r>
      <w:r w:rsidR="005E43E6">
        <w:rPr>
          <w:rFonts w:ascii="Times New Roman" w:hAnsi="Times New Roman" w:cs="Times New Roman"/>
        </w:rPr>
        <w:t xml:space="preserve"> the </w:t>
      </w:r>
      <w:r w:rsidR="002126F7">
        <w:rPr>
          <w:rFonts w:ascii="Times New Roman" w:hAnsi="Times New Roman" w:cs="Times New Roman"/>
        </w:rPr>
        <w:t>configural relation</w:t>
      </w:r>
      <w:r w:rsidR="004E661A">
        <w:rPr>
          <w:rFonts w:ascii="Times New Roman" w:hAnsi="Times New Roman" w:cs="Times New Roman"/>
        </w:rPr>
        <w:t xml:space="preserve"> between the arced trajectory and obstacle in the original model is preserved.</w:t>
      </w:r>
    </w:p>
    <w:p w14:paraId="5C3E17E3" w14:textId="33F1792E" w:rsidR="00307604" w:rsidRDefault="009E02A6" w:rsidP="00853CF6">
      <w:pPr>
        <w:spacing w:line="480" w:lineRule="auto"/>
        <w:ind w:firstLine="720"/>
        <w:contextualSpacing/>
        <w:rPr>
          <w:rFonts w:ascii="Times New Roman" w:hAnsi="Times New Roman" w:cs="Times New Roman"/>
        </w:rPr>
      </w:pPr>
      <w:r>
        <w:rPr>
          <w:rFonts w:ascii="Times New Roman" w:hAnsi="Times New Roman" w:cs="Times New Roman"/>
        </w:rPr>
        <w:t>As with ALIAS (and its extension</w:t>
      </w:r>
      <w:r w:rsidR="00CE60BA">
        <w:rPr>
          <w:rFonts w:ascii="Times New Roman" w:hAnsi="Times New Roman" w:cs="Times New Roman"/>
        </w:rPr>
        <w:t>, ALIAS-2</w:t>
      </w:r>
      <w:r>
        <w:rPr>
          <w:rFonts w:ascii="Times New Roman" w:hAnsi="Times New Roman" w:cs="Times New Roman"/>
        </w:rPr>
        <w:t xml:space="preserve">), </w:t>
      </w:r>
      <w:r w:rsidR="003F1E43">
        <w:rPr>
          <w:rFonts w:ascii="Times New Roman" w:hAnsi="Times New Roman" w:cs="Times New Roman"/>
        </w:rPr>
        <w:t xml:space="preserve">OM10 and OM10-2 </w:t>
      </w:r>
      <w:r w:rsidR="00CE60BA">
        <w:rPr>
          <w:rFonts w:ascii="Times New Roman" w:hAnsi="Times New Roman" w:cs="Times New Roman"/>
        </w:rPr>
        <w:t xml:space="preserve">networks were either assigned to the Experimental condition or to the Control condition. A </w:t>
      </w:r>
      <w:r w:rsidR="00857E59">
        <w:rPr>
          <w:rFonts w:ascii="Times New Roman" w:hAnsi="Times New Roman" w:cs="Times New Roman"/>
        </w:rPr>
        <w:t>three</w:t>
      </w:r>
      <w:r w:rsidR="00CE60BA">
        <w:rPr>
          <w:rFonts w:ascii="Times New Roman" w:hAnsi="Times New Roman" w:cs="Times New Roman"/>
        </w:rPr>
        <w:t xml:space="preserve">-cell high </w:t>
      </w:r>
      <w:r w:rsidR="003F1E43">
        <w:rPr>
          <w:rFonts w:ascii="Times New Roman" w:hAnsi="Times New Roman" w:cs="Times New Roman"/>
        </w:rPr>
        <w:t>obstacle</w:t>
      </w:r>
      <w:r w:rsidR="00CE60BA">
        <w:rPr>
          <w:rFonts w:ascii="Times New Roman" w:hAnsi="Times New Roman" w:cs="Times New Roman"/>
        </w:rPr>
        <w:t xml:space="preserve"> </w:t>
      </w:r>
      <w:r w:rsidR="009B01C8">
        <w:rPr>
          <w:rFonts w:ascii="Times New Roman" w:hAnsi="Times New Roman" w:cs="Times New Roman"/>
        </w:rPr>
        <w:t xml:space="preserve">was included in the environment specification for the networks in the </w:t>
      </w:r>
      <w:r w:rsidR="00483947">
        <w:rPr>
          <w:rFonts w:ascii="Times New Roman" w:hAnsi="Times New Roman" w:cs="Times New Roman"/>
        </w:rPr>
        <w:t>Experimental</w:t>
      </w:r>
      <w:r w:rsidR="009B01C8">
        <w:rPr>
          <w:rFonts w:ascii="Times New Roman" w:hAnsi="Times New Roman" w:cs="Times New Roman"/>
        </w:rPr>
        <w:t xml:space="preserve"> </w:t>
      </w:r>
      <w:proofErr w:type="spellStart"/>
      <w:r w:rsidR="009B01C8">
        <w:rPr>
          <w:rFonts w:ascii="Times New Roman" w:hAnsi="Times New Roman" w:cs="Times New Roman"/>
        </w:rPr>
        <w:t>condi</w:t>
      </w:r>
      <w:r w:rsidR="00483947">
        <w:rPr>
          <w:rFonts w:ascii="Times New Roman" w:hAnsi="Times New Roman" w:cs="Times New Roman"/>
        </w:rPr>
        <w:t>tion</w:t>
      </w:r>
      <w:r w:rsidR="00CE60BA">
        <w:rPr>
          <w:rFonts w:ascii="Times New Roman" w:hAnsi="Times New Roman" w:cs="Times New Roman"/>
        </w:rPr>
        <w:t>was</w:t>
      </w:r>
      <w:proofErr w:type="spellEnd"/>
      <w:r w:rsidR="00CE60BA">
        <w:rPr>
          <w:rFonts w:ascii="Times New Roman" w:hAnsi="Times New Roman" w:cs="Times New Roman"/>
        </w:rPr>
        <w:t xml:space="preserve"> shown during the habituation phase for</w:t>
      </w:r>
      <w:r w:rsidR="003F1E43">
        <w:rPr>
          <w:rFonts w:ascii="Times New Roman" w:hAnsi="Times New Roman" w:cs="Times New Roman"/>
        </w:rPr>
        <w:t xml:space="preserve"> OM10 and OM10-2</w:t>
      </w:r>
      <w:r w:rsidR="00CE60BA">
        <w:rPr>
          <w:rFonts w:ascii="Times New Roman" w:hAnsi="Times New Roman" w:cs="Times New Roman"/>
        </w:rPr>
        <w:t xml:space="preserve"> networks in the Experimental condition. </w:t>
      </w:r>
      <w:r w:rsidR="003F1E43">
        <w:rPr>
          <w:rFonts w:ascii="Times New Roman" w:hAnsi="Times New Roman" w:cs="Times New Roman"/>
        </w:rPr>
        <w:t>This barrier remained fully visible throughout the duration of the habituation event for OM10-2 networks</w:t>
      </w:r>
      <w:r w:rsidR="00EB54EB">
        <w:rPr>
          <w:rFonts w:ascii="Times New Roman" w:hAnsi="Times New Roman" w:cs="Times New Roman"/>
        </w:rPr>
        <w:t>. For OM10 networks, in contrast, the obstacle was only visible when the agent was adjacent to it</w:t>
      </w:r>
      <w:r w:rsidR="00F161EC">
        <w:rPr>
          <w:rFonts w:ascii="Times New Roman" w:hAnsi="Times New Roman" w:cs="Times New Roman"/>
        </w:rPr>
        <w:t xml:space="preserve">. Recall that this was the approach taken in the first three simulations as well as in </w:t>
      </w:r>
      <w:proofErr w:type="spellStart"/>
      <w:r w:rsidR="00F161EC">
        <w:rPr>
          <w:rFonts w:ascii="Times New Roman" w:hAnsi="Times New Roman" w:cs="Times New Roman"/>
        </w:rPr>
        <w:t>Overwalle</w:t>
      </w:r>
      <w:proofErr w:type="spellEnd"/>
      <w:r w:rsidR="00F161EC">
        <w:rPr>
          <w:rFonts w:ascii="Times New Roman" w:hAnsi="Times New Roman" w:cs="Times New Roman"/>
        </w:rPr>
        <w:t xml:space="preserve"> (2010)</w:t>
      </w:r>
      <w:r w:rsidR="00EB54EB">
        <w:rPr>
          <w:rFonts w:ascii="Times New Roman" w:hAnsi="Times New Roman" w:cs="Times New Roman"/>
        </w:rPr>
        <w:t xml:space="preserve">. No such barrier existed during habituation for OM10 networks assigned to the Control condition; </w:t>
      </w:r>
      <w:r w:rsidR="006B3E38">
        <w:rPr>
          <w:rFonts w:ascii="Times New Roman" w:hAnsi="Times New Roman" w:cs="Times New Roman"/>
        </w:rPr>
        <w:t>a peripherally located barrier—that remained fully visibly throughout the habituation phase—was shown to OM10-2 networks assigned to the Control condition. In terms of the arced motion that occurred either over or besides the obstacle, t</w:t>
      </w:r>
      <w:r w:rsidR="00CE60BA">
        <w:rPr>
          <w:rFonts w:ascii="Times New Roman" w:hAnsi="Times New Roman" w:cs="Times New Roman"/>
        </w:rPr>
        <w:t>he apex of th</w:t>
      </w:r>
      <w:r w:rsidR="0087493B">
        <w:rPr>
          <w:rFonts w:ascii="Times New Roman" w:hAnsi="Times New Roman" w:cs="Times New Roman"/>
        </w:rPr>
        <w:t xml:space="preserve">is motion </w:t>
      </w:r>
      <w:r w:rsidR="00CE60BA">
        <w:rPr>
          <w:rFonts w:ascii="Times New Roman" w:hAnsi="Times New Roman" w:cs="Times New Roman"/>
        </w:rPr>
        <w:t xml:space="preserve">was </w:t>
      </w:r>
      <w:r w:rsidR="00857E59">
        <w:rPr>
          <w:rFonts w:ascii="Times New Roman" w:hAnsi="Times New Roman" w:cs="Times New Roman"/>
        </w:rPr>
        <w:t>five</w:t>
      </w:r>
      <w:r w:rsidR="00CE60BA">
        <w:rPr>
          <w:rFonts w:ascii="Times New Roman" w:hAnsi="Times New Roman" w:cs="Times New Roman"/>
        </w:rPr>
        <w:t xml:space="preserve"> cells high for OM10 networks and </w:t>
      </w:r>
      <w:r w:rsidR="0087493B">
        <w:rPr>
          <w:rFonts w:ascii="Times New Roman" w:hAnsi="Times New Roman" w:cs="Times New Roman"/>
        </w:rPr>
        <w:t>four</w:t>
      </w:r>
      <w:r w:rsidR="00CE60BA">
        <w:rPr>
          <w:rFonts w:ascii="Times New Roman" w:hAnsi="Times New Roman" w:cs="Times New Roman"/>
        </w:rPr>
        <w:t xml:space="preserve"> cells high for OM10-2 networks.</w:t>
      </w:r>
      <w:r w:rsidR="0087493B">
        <w:rPr>
          <w:rFonts w:ascii="Times New Roman" w:hAnsi="Times New Roman" w:cs="Times New Roman"/>
        </w:rPr>
        <w:t xml:space="preserve"> The zenith of this trajectory was lower for OM10-2 networks than for OM10 to ensure that the agent did not overshoot the three-cell high obstacle.</w:t>
      </w:r>
      <w:r w:rsidR="00857E59">
        <w:rPr>
          <w:rFonts w:ascii="Times New Roman" w:hAnsi="Times New Roman" w:cs="Times New Roman"/>
        </w:rPr>
        <w:t xml:space="preserve"> </w:t>
      </w:r>
      <w:r w:rsidR="00CE60BA">
        <w:rPr>
          <w:rFonts w:ascii="Times New Roman" w:hAnsi="Times New Roman" w:cs="Times New Roman"/>
        </w:rPr>
        <w:t xml:space="preserve"> </w:t>
      </w:r>
      <w:r w:rsidR="00857E59">
        <w:rPr>
          <w:rFonts w:ascii="Times New Roman" w:hAnsi="Times New Roman" w:cs="Times New Roman"/>
        </w:rPr>
        <w:t xml:space="preserve">The barrier used in both test events was </w:t>
      </w:r>
      <w:r w:rsidR="00C222B1">
        <w:rPr>
          <w:rFonts w:ascii="Times New Roman" w:hAnsi="Times New Roman" w:cs="Times New Roman"/>
        </w:rPr>
        <w:t>one</w:t>
      </w:r>
      <w:r w:rsidR="00857E59">
        <w:rPr>
          <w:rFonts w:ascii="Times New Roman" w:hAnsi="Times New Roman" w:cs="Times New Roman"/>
        </w:rPr>
        <w:t xml:space="preserve"> cell high</w:t>
      </w:r>
      <w:r w:rsidR="00C16B3E">
        <w:rPr>
          <w:rFonts w:ascii="Times New Roman" w:hAnsi="Times New Roman" w:cs="Times New Roman"/>
        </w:rPr>
        <w:t>; this was true irrespective of the condition to which networks were assigned</w:t>
      </w:r>
      <w:r w:rsidR="00857E59">
        <w:rPr>
          <w:rFonts w:ascii="Times New Roman" w:hAnsi="Times New Roman" w:cs="Times New Roman"/>
        </w:rPr>
        <w:t>. The apex of the arced motion in the high, inefficient test event was identical to that during habituation.</w:t>
      </w:r>
      <w:r w:rsidR="00E83B51">
        <w:rPr>
          <w:rFonts w:ascii="Times New Roman" w:hAnsi="Times New Roman" w:cs="Times New Roman"/>
        </w:rPr>
        <w:t xml:space="preserve"> This meant that the agent overshot the barrier by </w:t>
      </w:r>
      <w:r w:rsidR="000851C0">
        <w:rPr>
          <w:rFonts w:ascii="Times New Roman" w:hAnsi="Times New Roman" w:cs="Times New Roman"/>
        </w:rPr>
        <w:t>four cells</w:t>
      </w:r>
      <w:r w:rsidR="00E83B51">
        <w:rPr>
          <w:rFonts w:ascii="Times New Roman" w:hAnsi="Times New Roman" w:cs="Times New Roman"/>
        </w:rPr>
        <w:t xml:space="preserve"> for OM10-</w:t>
      </w:r>
      <w:r w:rsidR="000851C0">
        <w:rPr>
          <w:rFonts w:ascii="Times New Roman" w:hAnsi="Times New Roman" w:cs="Times New Roman"/>
        </w:rPr>
        <w:t xml:space="preserve">2 and by three cells for OM10. The results reported below remain unchanged if the </w:t>
      </w:r>
      <w:r w:rsidR="006D46B2">
        <w:rPr>
          <w:rFonts w:ascii="Times New Roman" w:hAnsi="Times New Roman" w:cs="Times New Roman"/>
        </w:rPr>
        <w:t>extent</w:t>
      </w:r>
      <w:r w:rsidR="00EE157C">
        <w:rPr>
          <w:rFonts w:ascii="Times New Roman" w:hAnsi="Times New Roman" w:cs="Times New Roman"/>
        </w:rPr>
        <w:t xml:space="preserve"> of</w:t>
      </w:r>
      <w:r w:rsidR="000851C0">
        <w:rPr>
          <w:rFonts w:ascii="Times New Roman" w:hAnsi="Times New Roman" w:cs="Times New Roman"/>
        </w:rPr>
        <w:t xml:space="preserve"> overshooting is </w:t>
      </w:r>
      <w:r w:rsidR="006D46B2">
        <w:rPr>
          <w:rFonts w:ascii="Times New Roman" w:hAnsi="Times New Roman" w:cs="Times New Roman"/>
        </w:rPr>
        <w:t>controlled</w:t>
      </w:r>
      <w:r w:rsidR="000851C0">
        <w:rPr>
          <w:rFonts w:ascii="Times New Roman" w:hAnsi="Times New Roman" w:cs="Times New Roman"/>
        </w:rPr>
        <w:t>.</w:t>
      </w:r>
      <w:r w:rsidR="00857E59">
        <w:rPr>
          <w:rFonts w:ascii="Times New Roman" w:hAnsi="Times New Roman" w:cs="Times New Roman"/>
        </w:rPr>
        <w:t xml:space="preserve"> </w:t>
      </w:r>
      <w:r w:rsidR="00857E59">
        <w:rPr>
          <w:rFonts w:ascii="Times New Roman" w:hAnsi="Times New Roman" w:cs="Times New Roman"/>
        </w:rPr>
        <w:lastRenderedPageBreak/>
        <w:t>In contrast, the apex of the arced motion</w:t>
      </w:r>
      <w:r w:rsidR="001739DE">
        <w:rPr>
          <w:rFonts w:ascii="Times New Roman" w:hAnsi="Times New Roman" w:cs="Times New Roman"/>
        </w:rPr>
        <w:t xml:space="preserve"> in the low, efficient event was </w:t>
      </w:r>
      <w:r w:rsidR="00A13863">
        <w:rPr>
          <w:rFonts w:ascii="Times New Roman" w:hAnsi="Times New Roman" w:cs="Times New Roman"/>
        </w:rPr>
        <w:t>three</w:t>
      </w:r>
      <w:r w:rsidR="001739DE">
        <w:rPr>
          <w:rFonts w:ascii="Times New Roman" w:hAnsi="Times New Roman" w:cs="Times New Roman"/>
        </w:rPr>
        <w:t xml:space="preserve"> cells high for OM10 networks and </w:t>
      </w:r>
      <w:r w:rsidR="00A13863">
        <w:rPr>
          <w:rFonts w:ascii="Times New Roman" w:hAnsi="Times New Roman" w:cs="Times New Roman"/>
        </w:rPr>
        <w:t>two</w:t>
      </w:r>
      <w:r w:rsidR="001739DE">
        <w:rPr>
          <w:rFonts w:ascii="Times New Roman" w:hAnsi="Times New Roman" w:cs="Times New Roman"/>
        </w:rPr>
        <w:t xml:space="preserve"> cells high for OM10-2 networks</w:t>
      </w:r>
      <w:r w:rsidR="00A13863">
        <w:rPr>
          <w:rFonts w:ascii="Times New Roman" w:hAnsi="Times New Roman" w:cs="Times New Roman"/>
        </w:rPr>
        <w:t xml:space="preserve"> (to prevent overshooting)</w:t>
      </w:r>
      <w:r w:rsidR="001739DE">
        <w:rPr>
          <w:rFonts w:ascii="Times New Roman" w:hAnsi="Times New Roman" w:cs="Times New Roman"/>
        </w:rPr>
        <w:t xml:space="preserve">. </w:t>
      </w:r>
      <w:r w:rsidR="00857E59">
        <w:rPr>
          <w:rFonts w:ascii="Times New Roman" w:hAnsi="Times New Roman" w:cs="Times New Roman"/>
        </w:rPr>
        <w:t xml:space="preserve">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1DFCF532"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9B5320">
        <w:rPr>
          <w:rFonts w:ascii="Times New Roman" w:hAnsi="Times New Roman" w:cs="Times New Roman"/>
          <w:b/>
          <w:bCs/>
          <w:i w:val="0"/>
          <w:iCs w:val="0"/>
          <w:noProof/>
          <w:color w:val="000000" w:themeColor="text1"/>
          <w:sz w:val="24"/>
          <w:szCs w:val="24"/>
        </w:rPr>
        <w:t>14</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sidR="00497FE5">
        <w:rPr>
          <w:rFonts w:ascii="Times New Roman" w:hAnsi="Times New Roman" w:cs="Times New Roman"/>
          <w:i w:val="0"/>
          <w:iCs w:val="0"/>
          <w:color w:val="000000" w:themeColor="text1"/>
          <w:sz w:val="24"/>
          <w:szCs w:val="24"/>
        </w:rPr>
        <w:t>Performance of ALIAS. Plotted is n</w:t>
      </w:r>
      <w:r w:rsidR="00497FE5" w:rsidRPr="00614A04">
        <w:rPr>
          <w:rFonts w:ascii="Times New Roman" w:hAnsi="Times New Roman" w:cs="Times New Roman"/>
          <w:i w:val="0"/>
          <w:iCs w:val="0"/>
          <w:color w:val="000000" w:themeColor="text1"/>
          <w:sz w:val="24"/>
          <w:szCs w:val="24"/>
        </w:rPr>
        <w:t xml:space="preserve">etworks’ mean </w:t>
      </w:r>
      <w:r w:rsidR="00497FE5">
        <w:rPr>
          <w:rFonts w:ascii="Times New Roman" w:hAnsi="Times New Roman" w:cs="Times New Roman"/>
          <w:i w:val="0"/>
          <w:iCs w:val="0"/>
          <w:color w:val="000000" w:themeColor="text1"/>
          <w:sz w:val="24"/>
          <w:szCs w:val="24"/>
        </w:rPr>
        <w:t xml:space="preserve">error </w:t>
      </w:r>
      <w:r w:rsidR="00497FE5" w:rsidRPr="00614A04">
        <w:rPr>
          <w:rFonts w:ascii="Times New Roman" w:hAnsi="Times New Roman" w:cs="Times New Roman"/>
          <w:i w:val="0"/>
          <w:iCs w:val="0"/>
          <w:color w:val="000000" w:themeColor="text1"/>
          <w:sz w:val="24"/>
          <w:szCs w:val="24"/>
        </w:rPr>
        <w:t xml:space="preserve">to the </w:t>
      </w:r>
      <w:r w:rsidR="00497FE5">
        <w:rPr>
          <w:rFonts w:ascii="Times New Roman" w:hAnsi="Times New Roman" w:cs="Times New Roman"/>
          <w:i w:val="0"/>
          <w:iCs w:val="0"/>
          <w:color w:val="000000" w:themeColor="text1"/>
          <w:sz w:val="24"/>
          <w:szCs w:val="24"/>
        </w:rPr>
        <w:t xml:space="preserve">High (i.e., high, inefficient) and Low (i.e., low, efficient) </w:t>
      </w:r>
      <w:r w:rsidR="00497FE5" w:rsidRPr="00614A04">
        <w:rPr>
          <w:rFonts w:ascii="Times New Roman" w:hAnsi="Times New Roman" w:cs="Times New Roman"/>
          <w:i w:val="0"/>
          <w:iCs w:val="0"/>
          <w:color w:val="000000" w:themeColor="text1"/>
          <w:sz w:val="24"/>
          <w:szCs w:val="24"/>
        </w:rPr>
        <w:t>test events</w:t>
      </w:r>
      <w:r w:rsidR="00497FE5">
        <w:rPr>
          <w:rFonts w:ascii="Times New Roman" w:hAnsi="Times New Roman" w:cs="Times New Roman"/>
          <w:i w:val="0"/>
          <w:iCs w:val="0"/>
          <w:color w:val="000000" w:themeColor="text1"/>
          <w:sz w:val="24"/>
          <w:szCs w:val="24"/>
        </w:rPr>
        <w:t xml:space="preserve"> across experiments both overall (left) and across different habituation epochs (right). These experiments correspond to those in Liu and </w:t>
      </w:r>
      <w:proofErr w:type="spellStart"/>
      <w:r w:rsidR="00497FE5">
        <w:rPr>
          <w:rFonts w:ascii="Times New Roman" w:hAnsi="Times New Roman" w:cs="Times New Roman"/>
          <w:i w:val="0"/>
          <w:iCs w:val="0"/>
          <w:color w:val="000000" w:themeColor="text1"/>
          <w:sz w:val="24"/>
          <w:szCs w:val="24"/>
        </w:rPr>
        <w:t>Spelke</w:t>
      </w:r>
      <w:proofErr w:type="spellEnd"/>
      <w:r w:rsidR="00497FE5">
        <w:rPr>
          <w:rFonts w:ascii="Times New Roman" w:hAnsi="Times New Roman" w:cs="Times New Roman"/>
          <w:i w:val="0"/>
          <w:iCs w:val="0"/>
          <w:color w:val="000000" w:themeColor="text1"/>
          <w:sz w:val="24"/>
          <w:szCs w:val="24"/>
        </w:rPr>
        <w:t xml:space="preserve"> (2017).</w:t>
      </w:r>
    </w:p>
    <w:p w14:paraId="19B1429A" w14:textId="77777777" w:rsidR="001540F3" w:rsidRDefault="001540F3" w:rsidP="00524642">
      <w:pPr>
        <w:spacing w:line="480" w:lineRule="auto"/>
        <w:contextualSpacing/>
        <w:rPr>
          <w:ins w:id="440" w:author="Benton, Deon" w:date="2026-04-28T16:18:00Z" w16du:dateUtc="2026-04-28T21:18:00Z"/>
          <w:rFonts w:ascii="Times New Roman" w:hAnsi="Times New Roman" w:cs="Times New Roman"/>
        </w:rPr>
      </w:pPr>
    </w:p>
    <w:p w14:paraId="512FBC5F" w14:textId="287B4353" w:rsidR="009C5E1C" w:rsidRDefault="001540F3" w:rsidP="001540F3">
      <w:pPr>
        <w:spacing w:line="480" w:lineRule="auto"/>
        <w:ind w:firstLine="720"/>
        <w:contextualSpacing/>
        <w:rPr>
          <w:ins w:id="441" w:author="Benton, Deon" w:date="2026-04-28T16:29:00Z" w16du:dateUtc="2026-04-28T21:29:00Z"/>
          <w:rFonts w:ascii="Times New Roman" w:hAnsi="Times New Roman" w:cs="Times New Roman"/>
        </w:rPr>
      </w:pPr>
      <w:ins w:id="442" w:author="Benton, Deon" w:date="2026-04-28T16:18:00Z" w16du:dateUtc="2026-04-28T21:18:00Z">
        <w:r>
          <w:rPr>
            <w:rFonts w:ascii="Times New Roman" w:hAnsi="Times New Roman" w:cs="Times New Roman"/>
          </w:rPr>
          <w:t>Figure 14 shows the looking (i.e., error) behavior of networks</w:t>
        </w:r>
        <w:r w:rsidR="00156837">
          <w:rPr>
            <w:rFonts w:ascii="Times New Roman" w:hAnsi="Times New Roman" w:cs="Times New Roman"/>
          </w:rPr>
          <w:t xml:space="preserve"> to the </w:t>
        </w:r>
      </w:ins>
      <w:ins w:id="443" w:author="Benton, Deon" w:date="2026-04-28T16:19:00Z" w16du:dateUtc="2026-04-28T21:19:00Z">
        <w:r w:rsidR="00156837">
          <w:rPr>
            <w:rFonts w:ascii="Times New Roman" w:hAnsi="Times New Roman" w:cs="Times New Roman"/>
          </w:rPr>
          <w:t>High (i.e., high, inefficient) test event than to the Low (i.e., low, efficient) test event in each of three experiments. These experiments correspond to t</w:t>
        </w:r>
      </w:ins>
      <w:ins w:id="444" w:author="Benton, Deon" w:date="2026-04-28T16:20:00Z" w16du:dateUtc="2026-04-28T21:20:00Z">
        <w:r w:rsidR="00156837">
          <w:rPr>
            <w:rFonts w:ascii="Times New Roman" w:hAnsi="Times New Roman" w:cs="Times New Roman"/>
          </w:rPr>
          <w:t xml:space="preserve">hose in Liu and </w:t>
        </w:r>
        <w:proofErr w:type="spellStart"/>
        <w:r w:rsidR="00156837">
          <w:rPr>
            <w:rFonts w:ascii="Times New Roman" w:hAnsi="Times New Roman" w:cs="Times New Roman"/>
          </w:rPr>
          <w:t>Spelke</w:t>
        </w:r>
        <w:proofErr w:type="spellEnd"/>
        <w:r w:rsidR="00156837">
          <w:rPr>
            <w:rFonts w:ascii="Times New Roman" w:hAnsi="Times New Roman" w:cs="Times New Roman"/>
          </w:rPr>
          <w:t xml:space="preserve"> (2017). As was true for </w:t>
        </w:r>
      </w:ins>
      <w:ins w:id="445" w:author="Benton, Deon" w:date="2026-04-28T16:22:00Z" w16du:dateUtc="2026-04-28T21:22:00Z">
        <w:r w:rsidR="00C25EF4">
          <w:rPr>
            <w:rFonts w:ascii="Times New Roman" w:hAnsi="Times New Roman" w:cs="Times New Roman"/>
          </w:rPr>
          <w:t>infants in Experiment</w:t>
        </w:r>
      </w:ins>
      <w:ins w:id="446" w:author="Benton, Deon" w:date="2026-04-28T16:24:00Z" w16du:dateUtc="2026-04-28T21:24:00Z">
        <w:r w:rsidR="004C293F">
          <w:rPr>
            <w:rFonts w:ascii="Times New Roman" w:hAnsi="Times New Roman" w:cs="Times New Roman"/>
          </w:rPr>
          <w:t>s</w:t>
        </w:r>
      </w:ins>
      <w:ins w:id="447" w:author="Benton, Deon" w:date="2026-04-28T16:22:00Z" w16du:dateUtc="2026-04-28T21:22:00Z">
        <w:r w:rsidR="00C25EF4">
          <w:rPr>
            <w:rFonts w:ascii="Times New Roman" w:hAnsi="Times New Roman" w:cs="Times New Roman"/>
          </w:rPr>
          <w:t xml:space="preserve"> 1</w:t>
        </w:r>
      </w:ins>
      <w:ins w:id="448" w:author="Benton, Deon" w:date="2026-04-28T16:24:00Z" w16du:dateUtc="2026-04-28T21:24:00Z">
        <w:r w:rsidR="004C293F">
          <w:rPr>
            <w:rFonts w:ascii="Times New Roman" w:hAnsi="Times New Roman" w:cs="Times New Roman"/>
          </w:rPr>
          <w:t xml:space="preserve"> and 3</w:t>
        </w:r>
      </w:ins>
      <w:ins w:id="449" w:author="Benton, Deon" w:date="2026-04-28T16:22:00Z" w16du:dateUtc="2026-04-28T21:22:00Z">
        <w:r w:rsidR="00C25EF4">
          <w:rPr>
            <w:rFonts w:ascii="Times New Roman" w:hAnsi="Times New Roman" w:cs="Times New Roman"/>
          </w:rPr>
          <w:t xml:space="preserve"> of</w:t>
        </w:r>
      </w:ins>
      <w:ins w:id="450" w:author="Benton, Deon" w:date="2026-04-28T16:20:00Z" w16du:dateUtc="2026-04-28T21:20:00Z">
        <w:r w:rsidR="00156837">
          <w:rPr>
            <w:rFonts w:ascii="Times New Roman" w:hAnsi="Times New Roman" w:cs="Times New Roman"/>
          </w:rPr>
          <w:t xml:space="preserve"> that study, networks in </w:t>
        </w:r>
      </w:ins>
      <w:ins w:id="451" w:author="Benton, Deon" w:date="2026-04-28T16:25:00Z" w16du:dateUtc="2026-04-28T21:25:00Z">
        <w:r w:rsidR="004C293F">
          <w:rPr>
            <w:rFonts w:ascii="Times New Roman" w:hAnsi="Times New Roman" w:cs="Times New Roman"/>
          </w:rPr>
          <w:t xml:space="preserve">the </w:t>
        </w:r>
      </w:ins>
      <w:ins w:id="452" w:author="Benton, Deon" w:date="2026-04-28T16:22:00Z" w16du:dateUtc="2026-04-28T21:22:00Z">
        <w:r w:rsidR="00C25EF4">
          <w:rPr>
            <w:rFonts w:ascii="Times New Roman" w:hAnsi="Times New Roman" w:cs="Times New Roman"/>
          </w:rPr>
          <w:t xml:space="preserve">simulation analogue of </w:t>
        </w:r>
      </w:ins>
      <w:ins w:id="453" w:author="Benton, Deon" w:date="2026-04-28T16:24:00Z" w16du:dateUtc="2026-04-28T21:24:00Z">
        <w:r w:rsidR="004C293F">
          <w:rPr>
            <w:rFonts w:ascii="Times New Roman" w:hAnsi="Times New Roman" w:cs="Times New Roman"/>
          </w:rPr>
          <w:t>these experiments</w:t>
        </w:r>
      </w:ins>
      <w:ins w:id="454" w:author="Benton, Deon" w:date="2026-04-28T16:20:00Z" w16du:dateUtc="2026-04-28T21:20:00Z">
        <w:r w:rsidR="00156837">
          <w:rPr>
            <w:rFonts w:ascii="Times New Roman" w:hAnsi="Times New Roman" w:cs="Times New Roman"/>
          </w:rPr>
          <w:t xml:space="preserve"> looked </w:t>
        </w:r>
      </w:ins>
      <w:ins w:id="455" w:author="Benton, Deon" w:date="2026-04-28T16:22:00Z" w16du:dateUtc="2026-04-28T21:22:00Z">
        <w:r w:rsidR="00C25EF4">
          <w:rPr>
            <w:rFonts w:ascii="Times New Roman" w:hAnsi="Times New Roman" w:cs="Times New Roman"/>
          </w:rPr>
          <w:t>longer at—</w:t>
        </w:r>
      </w:ins>
      <w:ins w:id="456" w:author="Benton, Deon" w:date="2026-04-28T16:20:00Z" w16du:dateUtc="2026-04-28T21:20:00Z">
        <w:r w:rsidR="00156837">
          <w:rPr>
            <w:rFonts w:ascii="Times New Roman" w:hAnsi="Times New Roman" w:cs="Times New Roman"/>
          </w:rPr>
          <w:t xml:space="preserve">that is, produced greater error to—the high, inefficient test event than to the low, efficient </w:t>
        </w:r>
      </w:ins>
      <w:ins w:id="457" w:author="Benton, Deon" w:date="2026-04-28T16:21:00Z" w16du:dateUtc="2026-04-28T21:21:00Z">
        <w:r w:rsidR="00156837">
          <w:rPr>
            <w:rFonts w:ascii="Times New Roman" w:hAnsi="Times New Roman" w:cs="Times New Roman"/>
          </w:rPr>
          <w:t>event</w:t>
        </w:r>
      </w:ins>
      <w:ins w:id="458" w:author="Benton, Deon" w:date="2026-04-28T16:22:00Z" w16du:dateUtc="2026-04-28T21:22:00Z">
        <w:r w:rsidR="00C25EF4">
          <w:rPr>
            <w:rFonts w:ascii="Times New Roman" w:hAnsi="Times New Roman" w:cs="Times New Roman"/>
          </w:rPr>
          <w:t>.</w:t>
        </w:r>
      </w:ins>
      <w:r w:rsidR="00FB65D8">
        <w:rPr>
          <w:rFonts w:ascii="Times New Roman" w:hAnsi="Times New Roman" w:cs="Times New Roman"/>
        </w:rPr>
        <w:t xml:space="preserve"> This was true both overall and across different </w:t>
      </w:r>
      <w:ins w:id="459" w:author="Benton, Deon" w:date="2026-04-29T11:21:00Z" w16du:dateUtc="2026-04-29T16:21:00Z">
        <w:r w:rsidR="00512641">
          <w:rPr>
            <w:rFonts w:ascii="Times New Roman" w:hAnsi="Times New Roman" w:cs="Times New Roman"/>
          </w:rPr>
          <w:t>amounts</w:t>
        </w:r>
      </w:ins>
      <w:r w:rsidR="00FB65D8">
        <w:rPr>
          <w:rFonts w:ascii="Times New Roman" w:hAnsi="Times New Roman" w:cs="Times New Roman"/>
        </w:rPr>
        <w:t xml:space="preserve"> of habituation.</w:t>
      </w:r>
      <w:ins w:id="460" w:author="Benton, Deon" w:date="2026-04-28T16:22:00Z" w16du:dateUtc="2026-04-28T21:22:00Z">
        <w:r w:rsidR="00C25EF4">
          <w:rPr>
            <w:rFonts w:ascii="Times New Roman" w:hAnsi="Times New Roman" w:cs="Times New Roman"/>
          </w:rPr>
          <w:t xml:space="preserve"> In</w:t>
        </w:r>
      </w:ins>
      <w:ins w:id="461" w:author="Benton, Deon" w:date="2026-04-28T16:21:00Z" w16du:dateUtc="2026-04-28T21:21:00Z">
        <w:r w:rsidR="00C25EF4">
          <w:rPr>
            <w:rFonts w:ascii="Times New Roman" w:hAnsi="Times New Roman" w:cs="Times New Roman"/>
          </w:rPr>
          <w:t xml:space="preserve"> contrast, networks in Experiment 2</w:t>
        </w:r>
      </w:ins>
      <w:ins w:id="462" w:author="Benton, Deon" w:date="2026-04-28T16:22:00Z" w16du:dateUtc="2026-04-28T21:22:00Z">
        <w:r w:rsidR="00C25EF4">
          <w:rPr>
            <w:rFonts w:ascii="Times New Roman" w:hAnsi="Times New Roman" w:cs="Times New Roman"/>
          </w:rPr>
          <w:t>—like infants in</w:t>
        </w:r>
      </w:ins>
      <w:ins w:id="463" w:author="Benton, Deon" w:date="2026-04-28T16:23:00Z" w16du:dateUtc="2026-04-28T21:23:00Z">
        <w:r w:rsidR="00C25EF4">
          <w:rPr>
            <w:rFonts w:ascii="Times New Roman" w:hAnsi="Times New Roman" w:cs="Times New Roman"/>
          </w:rPr>
          <w:t xml:space="preserve"> the corresponding behavioral experiment—</w:t>
        </w:r>
      </w:ins>
      <w:ins w:id="464" w:author="Benton, Deon" w:date="2026-04-28T16:21:00Z" w16du:dateUtc="2026-04-28T21:21:00Z">
        <w:r w:rsidR="00C25EF4">
          <w:rPr>
            <w:rFonts w:ascii="Times New Roman" w:hAnsi="Times New Roman" w:cs="Times New Roman"/>
          </w:rPr>
          <w:lastRenderedPageBreak/>
          <w:t>looked about equally long at both test events</w:t>
        </w:r>
      </w:ins>
      <w:ins w:id="465" w:author="Benton, Deon" w:date="2026-04-28T16:23:00Z" w16du:dateUtc="2026-04-28T21:23:00Z">
        <w:r w:rsidR="004C293F">
          <w:rPr>
            <w:rFonts w:ascii="Times New Roman" w:hAnsi="Times New Roman" w:cs="Times New Roman"/>
          </w:rPr>
          <w:t xml:space="preserve">. </w:t>
        </w:r>
      </w:ins>
      <w:ins w:id="466" w:author="Benton, Deon" w:date="2026-04-28T16:26:00Z" w16du:dateUtc="2026-04-28T21:26:00Z">
        <w:r w:rsidR="004707E2">
          <w:rPr>
            <w:rFonts w:ascii="Times New Roman" w:hAnsi="Times New Roman" w:cs="Times New Roman"/>
          </w:rPr>
          <w:t>As</w:t>
        </w:r>
      </w:ins>
      <w:ins w:id="467" w:author="Benton, Deon" w:date="2026-04-28T16:23:00Z" w16du:dateUtc="2026-04-28T21:23:00Z">
        <w:r w:rsidR="004C293F">
          <w:rPr>
            <w:rFonts w:ascii="Times New Roman" w:hAnsi="Times New Roman" w:cs="Times New Roman"/>
          </w:rPr>
          <w:t xml:space="preserve"> was</w:t>
        </w:r>
      </w:ins>
      <w:ins w:id="468" w:author="Benton, Deon" w:date="2026-04-28T16:26:00Z" w16du:dateUtc="2026-04-28T21:26:00Z">
        <w:r w:rsidR="004707E2">
          <w:rPr>
            <w:rFonts w:ascii="Times New Roman" w:hAnsi="Times New Roman" w:cs="Times New Roman"/>
          </w:rPr>
          <w:t xml:space="preserve"> also</w:t>
        </w:r>
      </w:ins>
      <w:ins w:id="469" w:author="Benton, Deon" w:date="2026-04-28T16:23:00Z" w16du:dateUtc="2026-04-28T21:23:00Z">
        <w:r w:rsidR="004C293F">
          <w:rPr>
            <w:rFonts w:ascii="Times New Roman" w:hAnsi="Times New Roman" w:cs="Times New Roman"/>
          </w:rPr>
          <w:t xml:space="preserve"> true for infants</w:t>
        </w:r>
      </w:ins>
      <w:ins w:id="470" w:author="Benton, Deon" w:date="2026-04-28T16:26:00Z" w16du:dateUtc="2026-04-28T21:26:00Z">
        <w:r w:rsidR="004707E2">
          <w:rPr>
            <w:rFonts w:ascii="Times New Roman" w:hAnsi="Times New Roman" w:cs="Times New Roman"/>
          </w:rPr>
          <w:t xml:space="preserve"> in Experiment </w:t>
        </w:r>
      </w:ins>
      <w:r w:rsidR="00E13303">
        <w:rPr>
          <w:rFonts w:ascii="Times New Roman" w:hAnsi="Times New Roman" w:cs="Times New Roman"/>
        </w:rPr>
        <w:t>2</w:t>
      </w:r>
      <w:ins w:id="471" w:author="Benton, Deon" w:date="2026-04-28T16:23:00Z" w16du:dateUtc="2026-04-28T21:23:00Z">
        <w:r w:rsidR="004C293F">
          <w:rPr>
            <w:rFonts w:ascii="Times New Roman" w:hAnsi="Times New Roman" w:cs="Times New Roman"/>
          </w:rPr>
          <w:t xml:space="preserve">, </w:t>
        </w:r>
      </w:ins>
      <w:ins w:id="472" w:author="Benton, Deon" w:date="2026-04-28T16:26:00Z" w16du:dateUtc="2026-04-28T21:26:00Z">
        <w:r w:rsidR="004707E2">
          <w:rPr>
            <w:rFonts w:ascii="Times New Roman" w:hAnsi="Times New Roman" w:cs="Times New Roman"/>
          </w:rPr>
          <w:t>networks in the simulation analogue of it showed a</w:t>
        </w:r>
      </w:ins>
      <w:ins w:id="473" w:author="Benton, Deon" w:date="2026-04-28T16:23:00Z" w16du:dateUtc="2026-04-28T21:23:00Z">
        <w:r w:rsidR="004C293F">
          <w:rPr>
            <w:rFonts w:ascii="Times New Roman" w:hAnsi="Times New Roman" w:cs="Times New Roman"/>
          </w:rPr>
          <w:t xml:space="preserve"> slight numerica</w:t>
        </w:r>
      </w:ins>
      <w:ins w:id="474" w:author="Benton, Deon" w:date="2026-04-28T16:24:00Z" w16du:dateUtc="2026-04-28T21:24:00Z">
        <w:r w:rsidR="004C293F">
          <w:rPr>
            <w:rFonts w:ascii="Times New Roman" w:hAnsi="Times New Roman" w:cs="Times New Roman"/>
          </w:rPr>
          <w:t>l</w:t>
        </w:r>
      </w:ins>
      <w:ins w:id="475" w:author="Benton, Deon" w:date="2026-04-28T16:23:00Z" w16du:dateUtc="2026-04-28T21:23:00Z">
        <w:r w:rsidR="004C293F">
          <w:rPr>
            <w:rFonts w:ascii="Times New Roman" w:hAnsi="Times New Roman" w:cs="Times New Roman"/>
          </w:rPr>
          <w:t xml:space="preserve"> tendency to look longer</w:t>
        </w:r>
      </w:ins>
      <w:ins w:id="476" w:author="Benton, Deon" w:date="2026-04-28T16:18:00Z" w16du:dateUtc="2026-04-28T21:18:00Z">
        <w:r>
          <w:rPr>
            <w:rFonts w:ascii="Times New Roman" w:hAnsi="Times New Roman" w:cs="Times New Roman"/>
          </w:rPr>
          <w:t xml:space="preserve"> </w:t>
        </w:r>
      </w:ins>
      <w:ins w:id="477" w:author="Benton, Deon" w:date="2026-04-28T16:24:00Z" w16du:dateUtc="2026-04-28T21:24:00Z">
        <w:r w:rsidR="004C293F">
          <w:rPr>
            <w:rFonts w:ascii="Times New Roman" w:hAnsi="Times New Roman" w:cs="Times New Roman"/>
          </w:rPr>
          <w:t>at the low, efficient test event than at the high, inefficient one</w:t>
        </w:r>
      </w:ins>
      <w:r w:rsidR="00B4792C">
        <w:rPr>
          <w:rFonts w:ascii="Times New Roman" w:hAnsi="Times New Roman" w:cs="Times New Roman"/>
        </w:rPr>
        <w:t xml:space="preserve">. </w:t>
      </w:r>
      <w:r w:rsidR="00E13303">
        <w:rPr>
          <w:rFonts w:ascii="Times New Roman" w:hAnsi="Times New Roman" w:cs="Times New Roman"/>
        </w:rPr>
        <w:t xml:space="preserve">It is nonetheless worth interpreting this particular result with a bit of caution given that the difference in looking to these test events </w:t>
      </w:r>
      <w:r w:rsidR="006F23DD">
        <w:rPr>
          <w:rFonts w:ascii="Times New Roman" w:hAnsi="Times New Roman" w:cs="Times New Roman"/>
        </w:rPr>
        <w:t>failed to reach statistical significance in</w:t>
      </w:r>
      <w:r w:rsidR="00E13303">
        <w:rPr>
          <w:rFonts w:ascii="Times New Roman" w:hAnsi="Times New Roman" w:cs="Times New Roman"/>
        </w:rPr>
        <w:t xml:space="preserve"> Liu and </w:t>
      </w:r>
      <w:proofErr w:type="spellStart"/>
      <w:r w:rsidR="00E13303">
        <w:rPr>
          <w:rFonts w:ascii="Times New Roman" w:hAnsi="Times New Roman" w:cs="Times New Roman"/>
        </w:rPr>
        <w:t>Spelke</w:t>
      </w:r>
      <w:proofErr w:type="spellEnd"/>
      <w:r w:rsidR="00E13303">
        <w:rPr>
          <w:rFonts w:ascii="Times New Roman" w:hAnsi="Times New Roman" w:cs="Times New Roman"/>
        </w:rPr>
        <w:t xml:space="preserve"> (2017),</w:t>
      </w:r>
      <w:r w:rsidR="00B4792C">
        <w:rPr>
          <w:rFonts w:ascii="Times New Roman" w:hAnsi="Times New Roman" w:cs="Times New Roman"/>
        </w:rPr>
        <w:t xml:space="preserve"> whereas</w:t>
      </w:r>
      <w:r w:rsidR="006F23DD">
        <w:rPr>
          <w:rFonts w:ascii="Times New Roman" w:hAnsi="Times New Roman" w:cs="Times New Roman"/>
        </w:rPr>
        <w:t xml:space="preserve"> here</w:t>
      </w:r>
      <w:r w:rsidR="00B4792C">
        <w:rPr>
          <w:rFonts w:ascii="Times New Roman" w:hAnsi="Times New Roman" w:cs="Times New Roman"/>
        </w:rPr>
        <w:t xml:space="preserve"> th</w:t>
      </w:r>
      <w:r w:rsidR="006F23DD">
        <w:rPr>
          <w:rFonts w:ascii="Times New Roman" w:hAnsi="Times New Roman" w:cs="Times New Roman"/>
        </w:rPr>
        <w:t>is numerical</w:t>
      </w:r>
      <w:r w:rsidR="00B4792C">
        <w:rPr>
          <w:rFonts w:ascii="Times New Roman" w:hAnsi="Times New Roman" w:cs="Times New Roman"/>
        </w:rPr>
        <w:t xml:space="preserve"> </w:t>
      </w:r>
      <w:r w:rsidR="006F23DD">
        <w:rPr>
          <w:rFonts w:ascii="Times New Roman" w:hAnsi="Times New Roman" w:cs="Times New Roman"/>
        </w:rPr>
        <w:t>difference would likely be reliable</w:t>
      </w:r>
      <w:r w:rsidR="00E13303">
        <w:rPr>
          <w:rFonts w:ascii="Times New Roman" w:hAnsi="Times New Roman" w:cs="Times New Roman"/>
        </w:rPr>
        <w:t>.</w:t>
      </w:r>
      <w:r w:rsidR="00787672">
        <w:rPr>
          <w:rFonts w:ascii="Times New Roman" w:hAnsi="Times New Roman" w:cs="Times New Roman"/>
        </w:rPr>
        <w:t xml:space="preserve"> This caveat notwithstanding, t</w:t>
      </w:r>
      <w:ins w:id="478" w:author="Benton, Deon" w:date="2026-04-28T16:27:00Z" w16du:dateUtc="2026-04-28T21:27:00Z">
        <w:r w:rsidR="00676E55">
          <w:rPr>
            <w:rFonts w:ascii="Times New Roman" w:hAnsi="Times New Roman" w:cs="Times New Roman"/>
          </w:rPr>
          <w:t xml:space="preserve">he fact that a model </w:t>
        </w:r>
      </w:ins>
      <w:r w:rsidR="000E7BEC">
        <w:rPr>
          <w:rFonts w:ascii="Times New Roman" w:hAnsi="Times New Roman" w:cs="Times New Roman"/>
        </w:rPr>
        <w:t>lacking</w:t>
      </w:r>
      <w:r w:rsidR="00630B2A">
        <w:rPr>
          <w:rFonts w:ascii="Times New Roman" w:hAnsi="Times New Roman" w:cs="Times New Roman"/>
        </w:rPr>
        <w:t xml:space="preserve"> </w:t>
      </w:r>
      <w:r w:rsidR="00F55546">
        <w:rPr>
          <w:rFonts w:ascii="Times New Roman" w:hAnsi="Times New Roman" w:cs="Times New Roman"/>
        </w:rPr>
        <w:t>continuous</w:t>
      </w:r>
      <w:ins w:id="479" w:author="Benton, Deon" w:date="2026-04-28T16:27:00Z" w16du:dateUtc="2026-04-28T21:27:00Z">
        <w:r w:rsidR="00676E55">
          <w:rPr>
            <w:rFonts w:ascii="Times New Roman" w:hAnsi="Times New Roman" w:cs="Times New Roman"/>
          </w:rPr>
          <w:t xml:space="preserve"> notions of efficiency, cost, </w:t>
        </w:r>
      </w:ins>
      <w:r w:rsidR="00630B2A">
        <w:rPr>
          <w:rFonts w:ascii="Times New Roman" w:hAnsi="Times New Roman" w:cs="Times New Roman"/>
        </w:rPr>
        <w:t xml:space="preserve">or </w:t>
      </w:r>
      <w:ins w:id="480" w:author="Benton, Deon" w:date="2026-04-28T16:27:00Z" w16du:dateUtc="2026-04-28T21:27:00Z">
        <w:r w:rsidR="00676E55">
          <w:rPr>
            <w:rFonts w:ascii="Times New Roman" w:hAnsi="Times New Roman" w:cs="Times New Roman"/>
          </w:rPr>
          <w:t xml:space="preserve">utility can </w:t>
        </w:r>
      </w:ins>
      <w:ins w:id="481" w:author="Benton, Deon" w:date="2026-04-28T16:30:00Z" w16du:dateUtc="2026-04-28T21:30:00Z">
        <w:r w:rsidR="00A8046D">
          <w:rPr>
            <w:rFonts w:ascii="Times New Roman" w:hAnsi="Times New Roman" w:cs="Times New Roman"/>
          </w:rPr>
          <w:t xml:space="preserve">nonetheless </w:t>
        </w:r>
      </w:ins>
      <w:ins w:id="482" w:author="Benton, Deon" w:date="2026-04-28T16:27:00Z" w16du:dateUtc="2026-04-28T21:27:00Z">
        <w:r w:rsidR="00676E55">
          <w:rPr>
            <w:rFonts w:ascii="Times New Roman" w:hAnsi="Times New Roman" w:cs="Times New Roman"/>
          </w:rPr>
          <w:t>qualitatively reproduce infants’ looking behaviors</w:t>
        </w:r>
      </w:ins>
      <w:ins w:id="483" w:author="Benton, Deon" w:date="2026-04-28T16:28:00Z" w16du:dateUtc="2026-04-28T21:28:00Z">
        <w:r w:rsidR="009C5E1C">
          <w:rPr>
            <w:rFonts w:ascii="Times New Roman" w:hAnsi="Times New Roman" w:cs="Times New Roman"/>
          </w:rPr>
          <w:t xml:space="preserve"> lends additional support to the contention that these concepts are not necessary to explain</w:t>
        </w:r>
      </w:ins>
      <w:ins w:id="484" w:author="Benton, Deon" w:date="2026-04-28T16:30:00Z" w16du:dateUtc="2026-04-28T21:30:00Z">
        <w:r w:rsidR="00A8046D">
          <w:rPr>
            <w:rFonts w:ascii="Times New Roman" w:hAnsi="Times New Roman" w:cs="Times New Roman"/>
          </w:rPr>
          <w:t xml:space="preserve"> such patterns of looking; associative learning might be sufficient.</w:t>
        </w:r>
      </w:ins>
      <w:ins w:id="485" w:author="Benton, Deon" w:date="2026-04-28T16:28:00Z" w16du:dateUtc="2026-04-28T21:28:00Z">
        <w:r w:rsidR="009C5E1C">
          <w:rPr>
            <w:rFonts w:ascii="Times New Roman" w:hAnsi="Times New Roman" w:cs="Times New Roman"/>
          </w:rPr>
          <w:t xml:space="preserve"> </w:t>
        </w:r>
      </w:ins>
    </w:p>
    <w:p w14:paraId="1B185F1E" w14:textId="77777777" w:rsidR="009C5E1C" w:rsidRDefault="009C5E1C" w:rsidP="0042308C">
      <w:pPr>
        <w:spacing w:line="480" w:lineRule="auto"/>
        <w:contextualSpacing/>
        <w:rPr>
          <w:rFonts w:ascii="Times New Roman" w:hAnsi="Times New Roman" w:cs="Times New Roman"/>
        </w:rPr>
      </w:pPr>
    </w:p>
    <w:tbl>
      <w:tblPr>
        <w:tblStyle w:val="TableGrid"/>
        <w:tblW w:w="8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1"/>
      </w:tblGrid>
      <w:tr w:rsidR="00134062" w14:paraId="018139DC" w14:textId="77777777" w:rsidTr="00115979">
        <w:trPr>
          <w:trHeight w:val="4654"/>
        </w:trPr>
        <w:tc>
          <w:tcPr>
            <w:tcW w:w="8331" w:type="dxa"/>
          </w:tcPr>
          <w:p w14:paraId="5538DCF3" w14:textId="49E03F6B" w:rsidR="00134062" w:rsidRDefault="00F54BD7" w:rsidP="009438D0">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AEDB693" wp14:editId="1FDA7D6E">
                  <wp:extent cx="4667250" cy="2855200"/>
                  <wp:effectExtent l="0" t="0" r="0" b="2540"/>
                  <wp:docPr id="33382091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20916" name="Picture 33382091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683712" cy="2865271"/>
                          </a:xfrm>
                          <a:prstGeom prst="rect">
                            <a:avLst/>
                          </a:prstGeom>
                        </pic:spPr>
                      </pic:pic>
                    </a:graphicData>
                  </a:graphic>
                </wp:inline>
              </w:drawing>
            </w:r>
          </w:p>
        </w:tc>
      </w:tr>
    </w:tbl>
    <w:p w14:paraId="7AC25963" w14:textId="29E070F3" w:rsidR="0042308C" w:rsidRDefault="009438D0" w:rsidP="009438D0">
      <w:pPr>
        <w:pStyle w:val="Caption"/>
        <w:rPr>
          <w:rFonts w:ascii="Times New Roman" w:hAnsi="Times New Roman" w:cs="Times New Roman"/>
        </w:rPr>
      </w:pPr>
      <w:r w:rsidRPr="009438D0">
        <w:rPr>
          <w:rFonts w:ascii="Times New Roman" w:hAnsi="Times New Roman" w:cs="Times New Roman"/>
          <w:b/>
          <w:bCs/>
          <w:i w:val="0"/>
          <w:iCs w:val="0"/>
          <w:color w:val="000000" w:themeColor="text1"/>
          <w:sz w:val="24"/>
          <w:szCs w:val="24"/>
        </w:rPr>
        <w:t xml:space="preserve">Figure </w:t>
      </w:r>
      <w:r w:rsidRPr="009438D0">
        <w:rPr>
          <w:rFonts w:ascii="Times New Roman" w:hAnsi="Times New Roman" w:cs="Times New Roman"/>
          <w:b/>
          <w:bCs/>
          <w:i w:val="0"/>
          <w:iCs w:val="0"/>
          <w:color w:val="000000" w:themeColor="text1"/>
          <w:sz w:val="24"/>
          <w:szCs w:val="24"/>
        </w:rPr>
        <w:fldChar w:fldCharType="begin"/>
      </w:r>
      <w:r w:rsidRPr="009438D0">
        <w:rPr>
          <w:rFonts w:ascii="Times New Roman" w:hAnsi="Times New Roman" w:cs="Times New Roman"/>
          <w:b/>
          <w:bCs/>
          <w:i w:val="0"/>
          <w:iCs w:val="0"/>
          <w:color w:val="000000" w:themeColor="text1"/>
          <w:sz w:val="24"/>
          <w:szCs w:val="24"/>
        </w:rPr>
        <w:instrText xml:space="preserve"> SEQ Figure \* ARABIC </w:instrText>
      </w:r>
      <w:r w:rsidRPr="009438D0">
        <w:rPr>
          <w:rFonts w:ascii="Times New Roman" w:hAnsi="Times New Roman" w:cs="Times New Roman"/>
          <w:b/>
          <w:bCs/>
          <w:i w:val="0"/>
          <w:iCs w:val="0"/>
          <w:color w:val="000000" w:themeColor="text1"/>
          <w:sz w:val="24"/>
          <w:szCs w:val="24"/>
        </w:rPr>
        <w:fldChar w:fldCharType="separate"/>
      </w:r>
      <w:r w:rsidR="009B5320">
        <w:rPr>
          <w:rFonts w:ascii="Times New Roman" w:hAnsi="Times New Roman" w:cs="Times New Roman"/>
          <w:b/>
          <w:bCs/>
          <w:i w:val="0"/>
          <w:iCs w:val="0"/>
          <w:noProof/>
          <w:color w:val="000000" w:themeColor="text1"/>
          <w:sz w:val="24"/>
          <w:szCs w:val="24"/>
        </w:rPr>
        <w:t>15</w:t>
      </w:r>
      <w:r w:rsidRPr="009438D0">
        <w:rPr>
          <w:rFonts w:ascii="Times New Roman" w:hAnsi="Times New Roman" w:cs="Times New Roman"/>
          <w:b/>
          <w:bCs/>
          <w:i w:val="0"/>
          <w:iCs w:val="0"/>
          <w:color w:val="000000" w:themeColor="text1"/>
          <w:sz w:val="24"/>
          <w:szCs w:val="24"/>
        </w:rPr>
        <w:fldChar w:fldCharType="end"/>
      </w:r>
      <w:r w:rsidRPr="009438D0">
        <w:rPr>
          <w:rFonts w:ascii="Times New Roman" w:hAnsi="Times New Roman" w:cs="Times New Roman"/>
          <w:b/>
          <w:bCs/>
          <w:i w:val="0"/>
          <w:iCs w:val="0"/>
          <w:color w:val="000000" w:themeColor="text1"/>
          <w:sz w:val="24"/>
          <w:szCs w:val="24"/>
        </w:rPr>
        <w:t>.</w:t>
      </w:r>
      <w:r w:rsidRPr="009438D0">
        <w:rPr>
          <w:color w:val="000000" w:themeColor="text1"/>
        </w:rPr>
        <w:t xml:space="preserve"> </w:t>
      </w:r>
      <w:r>
        <w:rPr>
          <w:rFonts w:ascii="Times New Roman" w:hAnsi="Times New Roman" w:cs="Times New Roman"/>
          <w:i w:val="0"/>
          <w:iCs w:val="0"/>
          <w:color w:val="000000" w:themeColor="text1"/>
          <w:sz w:val="24"/>
          <w:szCs w:val="24"/>
        </w:rPr>
        <w:t>Performance of OM10.</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sidR="00AE6CAE">
        <w:rPr>
          <w:rFonts w:ascii="Times New Roman" w:hAnsi="Times New Roman" w:cs="Times New Roman"/>
          <w:i w:val="0"/>
          <w:iCs w:val="0"/>
          <w:color w:val="000000" w:themeColor="text1"/>
          <w:sz w:val="24"/>
          <w:szCs w:val="24"/>
        </w:rPr>
        <w:t>High (i.e., high, inefficient) and Low (i.e., low, efficient)</w:t>
      </w:r>
      <w:r w:rsidRPr="00F20CB1">
        <w:rPr>
          <w:rFonts w:ascii="Times New Roman" w:hAnsi="Times New Roman" w:cs="Times New Roman"/>
          <w:i w:val="0"/>
          <w:iCs w:val="0"/>
          <w:color w:val="000000" w:themeColor="text1"/>
          <w:sz w:val="24"/>
          <w:szCs w:val="24"/>
        </w:rPr>
        <w:t xml:space="preserve"> test events for networks </w:t>
      </w:r>
      <w:r w:rsidR="00AE6CAE">
        <w:rPr>
          <w:rFonts w:ascii="Times New Roman" w:hAnsi="Times New Roman" w:cs="Times New Roman"/>
          <w:i w:val="0"/>
          <w:iCs w:val="0"/>
          <w:color w:val="000000" w:themeColor="text1"/>
          <w:sz w:val="24"/>
          <w:szCs w:val="24"/>
        </w:rPr>
        <w:t xml:space="preserve">in Experiment 1 and those in Experiments 2 and 3. These experiments correspond to those in Liu and </w:t>
      </w:r>
      <w:proofErr w:type="spellStart"/>
      <w:r w:rsidR="00AE6CAE">
        <w:rPr>
          <w:rFonts w:ascii="Times New Roman" w:hAnsi="Times New Roman" w:cs="Times New Roman"/>
          <w:i w:val="0"/>
          <w:iCs w:val="0"/>
          <w:color w:val="000000" w:themeColor="text1"/>
          <w:sz w:val="24"/>
          <w:szCs w:val="24"/>
        </w:rPr>
        <w:t>Spelke</w:t>
      </w:r>
      <w:proofErr w:type="spellEnd"/>
      <w:r w:rsidR="00AE6CAE">
        <w:rPr>
          <w:rFonts w:ascii="Times New Roman" w:hAnsi="Times New Roman" w:cs="Times New Roman"/>
          <w:i w:val="0"/>
          <w:iCs w:val="0"/>
          <w:color w:val="000000" w:themeColor="text1"/>
          <w:sz w:val="24"/>
          <w:szCs w:val="24"/>
        </w:rPr>
        <w:t xml:space="preserve"> (2017).</w:t>
      </w:r>
    </w:p>
    <w:p w14:paraId="0EA0D3BC" w14:textId="77777777" w:rsidR="000027B6" w:rsidRPr="000027B6" w:rsidRDefault="000027B6" w:rsidP="000027B6">
      <w:pPr>
        <w:rPr>
          <w:ins w:id="486" w:author="Benton, Deon" w:date="2026-04-28T16:29:00Z" w16du:dateUtc="2026-04-28T21:29:00Z"/>
        </w:rPr>
      </w:pPr>
    </w:p>
    <w:p w14:paraId="7E2C574B" w14:textId="01049806" w:rsidR="00524642" w:rsidRDefault="00A8046D" w:rsidP="00EF724B">
      <w:pPr>
        <w:spacing w:line="480" w:lineRule="auto"/>
        <w:ind w:firstLine="720"/>
        <w:contextualSpacing/>
        <w:rPr>
          <w:rFonts w:ascii="Times New Roman" w:hAnsi="Times New Roman" w:cs="Times New Roman"/>
        </w:rPr>
      </w:pPr>
      <w:ins w:id="487" w:author="Benton, Deon" w:date="2026-04-28T16:31:00Z" w16du:dateUtc="2026-04-28T21:31:00Z">
        <w:r>
          <w:rPr>
            <w:rFonts w:ascii="Times New Roman" w:hAnsi="Times New Roman" w:cs="Times New Roman"/>
          </w:rPr>
          <w:t xml:space="preserve">As with the previous simulations, a different pattern of performance </w:t>
        </w:r>
      </w:ins>
      <w:ins w:id="488" w:author="Benton, Deon" w:date="2026-04-28T16:32:00Z" w16du:dateUtc="2026-04-28T21:32:00Z">
        <w:r w:rsidR="00D30BC2">
          <w:rPr>
            <w:rFonts w:ascii="Times New Roman" w:hAnsi="Times New Roman" w:cs="Times New Roman"/>
          </w:rPr>
          <w:t>emerged for OM10.</w:t>
        </w:r>
        <w:r w:rsidR="00EE2928">
          <w:rPr>
            <w:rFonts w:ascii="Times New Roman" w:hAnsi="Times New Roman" w:cs="Times New Roman"/>
          </w:rPr>
          <w:t xml:space="preserve"> </w:t>
        </w:r>
      </w:ins>
      <w:r w:rsidR="000359C1">
        <w:rPr>
          <w:rFonts w:ascii="Times New Roman" w:hAnsi="Times New Roman" w:cs="Times New Roman"/>
        </w:rPr>
        <w:t>This pattern i</w:t>
      </w:r>
      <w:ins w:id="489" w:author="Benton, Deon" w:date="2026-04-29T10:38:00Z" w16du:dateUtc="2026-04-29T15:38:00Z">
        <w:r w:rsidR="005839CC">
          <w:rPr>
            <w:rFonts w:ascii="Times New Roman" w:hAnsi="Times New Roman" w:cs="Times New Roman"/>
          </w:rPr>
          <w:t xml:space="preserve">s shown in Figure 15. </w:t>
        </w:r>
      </w:ins>
      <w:ins w:id="490" w:author="Benton, Deon" w:date="2026-04-29T10:43:00Z" w16du:dateUtc="2026-04-29T15:43:00Z">
        <w:r w:rsidR="000E0FAD">
          <w:rPr>
            <w:rFonts w:ascii="Times New Roman" w:hAnsi="Times New Roman" w:cs="Times New Roman"/>
          </w:rPr>
          <w:t>The figure shows that for networks in Experiment 1,</w:t>
        </w:r>
      </w:ins>
      <w:ins w:id="491" w:author="Benton, Deon" w:date="2026-04-29T10:37:00Z" w16du:dateUtc="2026-04-29T15:37:00Z">
        <w:r w:rsidR="005839CC">
          <w:rPr>
            <w:rFonts w:ascii="Times New Roman" w:hAnsi="Times New Roman" w:cs="Times New Roman"/>
          </w:rPr>
          <w:t xml:space="preserve"> </w:t>
        </w:r>
      </w:ins>
      <w:ins w:id="492" w:author="Benton, Deon" w:date="2026-04-29T10:39:00Z" w16du:dateUtc="2026-04-29T15:39:00Z">
        <w:r w:rsidR="005839CC">
          <w:rPr>
            <w:rFonts w:ascii="Times New Roman" w:hAnsi="Times New Roman" w:cs="Times New Roman"/>
          </w:rPr>
          <w:t xml:space="preserve">the </w:t>
        </w:r>
        <w:r w:rsidR="005839CC">
          <w:rPr>
            <w:rFonts w:ascii="Times New Roman" w:hAnsi="Times New Roman" w:cs="Times New Roman"/>
          </w:rPr>
          <w:lastRenderedPageBreak/>
          <w:t>critical units were activated to a greater extent during the Low test event than during the High one.</w:t>
        </w:r>
        <w:r w:rsidR="004F77B5">
          <w:rPr>
            <w:rFonts w:ascii="Times New Roman" w:hAnsi="Times New Roman" w:cs="Times New Roman"/>
          </w:rPr>
          <w:t xml:space="preserve"> </w:t>
        </w:r>
      </w:ins>
      <w:ins w:id="493" w:author="Benton, Deon" w:date="2026-04-29T10:46:00Z" w16du:dateUtc="2026-04-29T15:46:00Z">
        <w:r w:rsidR="00CA285F">
          <w:rPr>
            <w:rFonts w:ascii="Times New Roman" w:hAnsi="Times New Roman" w:cs="Times New Roman"/>
          </w:rPr>
          <w:t>In contrast,</w:t>
        </w:r>
      </w:ins>
      <w:ins w:id="494" w:author="Benton, Deon" w:date="2026-04-29T10:44:00Z" w16du:dateUtc="2026-04-29T15:44:00Z">
        <w:r w:rsidR="00CA285F">
          <w:rPr>
            <w:rFonts w:ascii="Times New Roman" w:hAnsi="Times New Roman" w:cs="Times New Roman"/>
          </w:rPr>
          <w:t xml:space="preserve"> these units </w:t>
        </w:r>
        <w:proofErr w:type="spellStart"/>
        <w:r w:rsidR="00CA285F">
          <w:rPr>
            <w:rFonts w:ascii="Times New Roman" w:hAnsi="Times New Roman" w:cs="Times New Roman"/>
          </w:rPr>
          <w:t>wre</w:t>
        </w:r>
        <w:proofErr w:type="spellEnd"/>
        <w:r w:rsidR="00CA285F">
          <w:rPr>
            <w:rFonts w:ascii="Times New Roman" w:hAnsi="Times New Roman" w:cs="Times New Roman"/>
          </w:rPr>
          <w:t xml:space="preserve"> activated to the same degree during both test events</w:t>
        </w:r>
      </w:ins>
      <w:ins w:id="495" w:author="Benton, Deon" w:date="2026-04-29T10:46:00Z" w16du:dateUtc="2026-04-29T15:46:00Z">
        <w:r w:rsidR="00CA285F">
          <w:rPr>
            <w:rFonts w:ascii="Times New Roman" w:hAnsi="Times New Roman" w:cs="Times New Roman"/>
          </w:rPr>
          <w:t xml:space="preserve"> for networks in Experiments 2 and 3</w:t>
        </w:r>
      </w:ins>
      <w:ins w:id="496" w:author="Benton, Deon" w:date="2026-04-29T10:44:00Z" w16du:dateUtc="2026-04-29T15:44:00Z">
        <w:r w:rsidR="00CA285F">
          <w:rPr>
            <w:rFonts w:ascii="Times New Roman" w:hAnsi="Times New Roman" w:cs="Times New Roman"/>
          </w:rPr>
          <w:t xml:space="preserve">. </w:t>
        </w:r>
      </w:ins>
      <w:r w:rsidR="00E1149B">
        <w:rPr>
          <w:rFonts w:ascii="Times New Roman" w:hAnsi="Times New Roman" w:cs="Times New Roman"/>
        </w:rPr>
        <w:t>The rationale for not</w:t>
      </w:r>
      <w:ins w:id="497" w:author="Benton, Deon" w:date="2026-04-29T10:50:00Z" w16du:dateUtc="2026-04-29T15:50:00Z">
        <w:r w:rsidR="003C5985">
          <w:rPr>
            <w:rFonts w:ascii="Times New Roman" w:hAnsi="Times New Roman" w:cs="Times New Roman"/>
          </w:rPr>
          <w:t xml:space="preserve"> </w:t>
        </w:r>
      </w:ins>
      <w:r w:rsidR="00D9480E">
        <w:rPr>
          <w:rFonts w:ascii="Times New Roman" w:hAnsi="Times New Roman" w:cs="Times New Roman"/>
        </w:rPr>
        <w:t xml:space="preserve">plotting </w:t>
      </w:r>
      <w:r w:rsidR="00E2070D" w:rsidRPr="00E2070D">
        <w:rPr>
          <w:rFonts w:ascii="Times New Roman" w:hAnsi="Times New Roman" w:cs="Times New Roman"/>
        </w:rPr>
        <w:t>OM10’s performance separately for Experiments</w:t>
      </w:r>
      <w:r w:rsidR="00525BB8">
        <w:rPr>
          <w:rFonts w:ascii="Times New Roman" w:hAnsi="Times New Roman" w:cs="Times New Roman"/>
        </w:rPr>
        <w:t xml:space="preserve"> 2 </w:t>
      </w:r>
      <w:r w:rsidR="00E2070D" w:rsidRPr="00E2070D">
        <w:rPr>
          <w:rFonts w:ascii="Times New Roman" w:hAnsi="Times New Roman" w:cs="Times New Roman"/>
        </w:rPr>
        <w:t xml:space="preserve">and </w:t>
      </w:r>
      <w:r w:rsidR="00525BB8">
        <w:rPr>
          <w:rFonts w:ascii="Times New Roman" w:hAnsi="Times New Roman" w:cs="Times New Roman"/>
        </w:rPr>
        <w:t>3</w:t>
      </w:r>
      <w:r w:rsidR="00E1149B">
        <w:rPr>
          <w:rFonts w:ascii="Times New Roman" w:hAnsi="Times New Roman" w:cs="Times New Roman"/>
        </w:rPr>
        <w:t xml:space="preserve"> was that</w:t>
      </w:r>
      <w:ins w:id="498" w:author="Benton, Deon" w:date="2026-04-29T10:57:00Z" w16du:dateUtc="2026-04-29T15:57:00Z">
        <w:r w:rsidR="001001BD">
          <w:rPr>
            <w:rFonts w:ascii="Times New Roman" w:hAnsi="Times New Roman" w:cs="Times New Roman"/>
          </w:rPr>
          <w:t xml:space="preserve"> simulati</w:t>
        </w:r>
      </w:ins>
      <w:ins w:id="499" w:author="Benton, Deon" w:date="2026-04-29T11:02:00Z" w16du:dateUtc="2026-04-29T16:02:00Z">
        <w:r w:rsidR="0065326F">
          <w:rPr>
            <w:rFonts w:ascii="Times New Roman" w:hAnsi="Times New Roman" w:cs="Times New Roman"/>
          </w:rPr>
          <w:t>ng</w:t>
        </w:r>
      </w:ins>
      <w:ins w:id="500" w:author="Benton, Deon" w:date="2026-04-29T10:57:00Z" w16du:dateUtc="2026-04-29T15:57:00Z">
        <w:r w:rsidR="001001BD">
          <w:rPr>
            <w:rFonts w:ascii="Times New Roman" w:hAnsi="Times New Roman" w:cs="Times New Roman"/>
          </w:rPr>
          <w:t xml:space="preserve"> control conditions</w:t>
        </w:r>
      </w:ins>
      <w:ins w:id="501" w:author="Benton, Deon" w:date="2026-04-29T10:58:00Z" w16du:dateUtc="2026-04-29T15:58:00Z">
        <w:r w:rsidR="001001BD">
          <w:rPr>
            <w:rFonts w:ascii="Times New Roman" w:hAnsi="Times New Roman" w:cs="Times New Roman"/>
          </w:rPr>
          <w:t xml:space="preserve"> with this model</w:t>
        </w:r>
      </w:ins>
      <w:ins w:id="502" w:author="Benton, Deon" w:date="2026-04-29T10:57:00Z" w16du:dateUtc="2026-04-29T15:57:00Z">
        <w:r w:rsidR="001001BD">
          <w:rPr>
            <w:rFonts w:ascii="Times New Roman" w:hAnsi="Times New Roman" w:cs="Times New Roman"/>
          </w:rPr>
          <w:t xml:space="preserve">—which </w:t>
        </w:r>
      </w:ins>
      <w:ins w:id="503" w:author="Benton, Deon" w:date="2026-04-29T12:28:00Z" w16du:dateUtc="2026-04-29T17:28:00Z">
        <w:r w:rsidR="00E94431">
          <w:rPr>
            <w:rFonts w:ascii="Times New Roman" w:hAnsi="Times New Roman" w:cs="Times New Roman"/>
          </w:rPr>
          <w:t>the corresponding behavioral experiments</w:t>
        </w:r>
      </w:ins>
      <w:ins w:id="504" w:author="Benton, Deon" w:date="2026-04-29T12:29:00Z" w16du:dateUtc="2026-04-29T17:29:00Z">
        <w:r w:rsidR="00E94431">
          <w:rPr>
            <w:rFonts w:ascii="Times New Roman" w:hAnsi="Times New Roman" w:cs="Times New Roman"/>
          </w:rPr>
          <w:t xml:space="preserve"> served as i</w:t>
        </w:r>
      </w:ins>
      <w:ins w:id="505" w:author="Benton, Deon" w:date="2026-04-29T10:57:00Z" w16du:dateUtc="2026-04-29T15:57:00Z">
        <w:r w:rsidR="001001BD">
          <w:rPr>
            <w:rFonts w:ascii="Times New Roman" w:hAnsi="Times New Roman" w:cs="Times New Roman"/>
          </w:rPr>
          <w:t xml:space="preserve">n Liu and </w:t>
        </w:r>
        <w:proofErr w:type="spellStart"/>
        <w:r w:rsidR="001001BD">
          <w:rPr>
            <w:rFonts w:ascii="Times New Roman" w:hAnsi="Times New Roman" w:cs="Times New Roman"/>
          </w:rPr>
          <w:t>Spelke</w:t>
        </w:r>
        <w:proofErr w:type="spellEnd"/>
        <w:r w:rsidR="001001BD">
          <w:rPr>
            <w:rFonts w:ascii="Times New Roman" w:hAnsi="Times New Roman" w:cs="Times New Roman"/>
          </w:rPr>
          <w:t xml:space="preserve"> (201</w:t>
        </w:r>
      </w:ins>
      <w:ins w:id="506" w:author="Benton, Deon" w:date="2026-04-29T10:58:00Z" w16du:dateUtc="2026-04-29T15:58:00Z">
        <w:r w:rsidR="001001BD">
          <w:rPr>
            <w:rFonts w:ascii="Times New Roman" w:hAnsi="Times New Roman" w:cs="Times New Roman"/>
          </w:rPr>
          <w:t>7)—</w:t>
        </w:r>
        <w:r w:rsidR="00784567">
          <w:rPr>
            <w:rFonts w:ascii="Times New Roman" w:hAnsi="Times New Roman" w:cs="Times New Roman"/>
          </w:rPr>
          <w:t>entails removing obstacles</w:t>
        </w:r>
      </w:ins>
      <w:ins w:id="507" w:author="Benton, Deon" w:date="2026-04-29T10:50:00Z" w16du:dateUtc="2026-04-29T15:50:00Z">
        <w:r w:rsidR="003C5985">
          <w:rPr>
            <w:rFonts w:ascii="Times New Roman" w:hAnsi="Times New Roman" w:cs="Times New Roman"/>
          </w:rPr>
          <w:t>.</w:t>
        </w:r>
      </w:ins>
      <w:ins w:id="508" w:author="Benton, Deon" w:date="2026-04-29T10:59:00Z" w16du:dateUtc="2026-04-29T15:59:00Z">
        <w:r w:rsidR="00784567">
          <w:rPr>
            <w:rFonts w:ascii="Times New Roman" w:hAnsi="Times New Roman" w:cs="Times New Roman"/>
          </w:rPr>
          <w:t xml:space="preserve"> </w:t>
        </w:r>
      </w:ins>
      <w:ins w:id="509" w:author="Benton, Deon" w:date="2026-04-29T11:10:00Z" w16du:dateUtc="2026-04-29T16:10:00Z">
        <w:r w:rsidR="00B7179B">
          <w:rPr>
            <w:rFonts w:ascii="Times New Roman" w:hAnsi="Times New Roman" w:cs="Times New Roman"/>
          </w:rPr>
          <w:t xml:space="preserve">Including </w:t>
        </w:r>
      </w:ins>
      <w:ins w:id="510" w:author="Benton, Deon" w:date="2026-04-29T11:03:00Z" w16du:dateUtc="2026-04-29T16:03:00Z">
        <w:r w:rsidR="0065326F">
          <w:rPr>
            <w:rFonts w:ascii="Times New Roman" w:hAnsi="Times New Roman" w:cs="Times New Roman"/>
          </w:rPr>
          <w:t xml:space="preserve">obstacles in the simulation of Experiments 1 and 2 </w:t>
        </w:r>
      </w:ins>
      <w:ins w:id="511" w:author="Benton, Deon" w:date="2026-04-29T11:05:00Z" w16du:dateUtc="2026-04-29T16:05:00Z">
        <w:r w:rsidR="007909D0">
          <w:rPr>
            <w:rFonts w:ascii="Times New Roman" w:hAnsi="Times New Roman" w:cs="Times New Roman"/>
          </w:rPr>
          <w:t>would</w:t>
        </w:r>
      </w:ins>
      <w:ins w:id="512" w:author="Benton, Deon" w:date="2026-04-29T11:10:00Z" w16du:dateUtc="2026-04-29T16:10:00Z">
        <w:r w:rsidR="00B7179B">
          <w:rPr>
            <w:rFonts w:ascii="Times New Roman" w:hAnsi="Times New Roman" w:cs="Times New Roman"/>
          </w:rPr>
          <w:t xml:space="preserve"> thus</w:t>
        </w:r>
      </w:ins>
      <w:ins w:id="513" w:author="Benton, Deon" w:date="2026-04-29T11:00:00Z" w16du:dateUtc="2026-04-29T16:00:00Z">
        <w:r w:rsidR="00784567">
          <w:rPr>
            <w:rFonts w:ascii="Times New Roman" w:hAnsi="Times New Roman" w:cs="Times New Roman"/>
          </w:rPr>
          <w:t xml:space="preserve"> </w:t>
        </w:r>
      </w:ins>
      <w:ins w:id="514" w:author="Benton, Deon" w:date="2026-04-29T11:11:00Z" w16du:dateUtc="2026-04-29T16:11:00Z">
        <w:r w:rsidR="003836F7">
          <w:rPr>
            <w:rFonts w:ascii="Times New Roman" w:hAnsi="Times New Roman" w:cs="Times New Roman"/>
          </w:rPr>
          <w:t xml:space="preserve">constitute a </w:t>
        </w:r>
      </w:ins>
      <w:ins w:id="515" w:author="Benton, Deon" w:date="2026-04-29T11:18:00Z" w16du:dateUtc="2026-04-29T16:18:00Z">
        <w:r w:rsidR="00EF724B">
          <w:rPr>
            <w:rFonts w:ascii="Times New Roman" w:hAnsi="Times New Roman" w:cs="Times New Roman"/>
          </w:rPr>
          <w:t>significant</w:t>
        </w:r>
      </w:ins>
      <w:ins w:id="516" w:author="Benton, Deon" w:date="2026-04-29T11:11:00Z" w16du:dateUtc="2026-04-29T16:11:00Z">
        <w:r w:rsidR="003836F7">
          <w:rPr>
            <w:rFonts w:ascii="Times New Roman" w:hAnsi="Times New Roman" w:cs="Times New Roman"/>
          </w:rPr>
          <w:t xml:space="preserve"> departure from</w:t>
        </w:r>
      </w:ins>
      <w:ins w:id="517" w:author="Benton, Deon" w:date="2026-04-29T11:01:00Z" w16du:dateUtc="2026-04-29T16:01:00Z">
        <w:r w:rsidR="000E2038">
          <w:rPr>
            <w:rFonts w:ascii="Times New Roman" w:hAnsi="Times New Roman" w:cs="Times New Roman"/>
          </w:rPr>
          <w:t xml:space="preserve"> </w:t>
        </w:r>
      </w:ins>
      <w:ins w:id="518" w:author="Benton, Deon" w:date="2026-04-29T11:04:00Z" w16du:dateUtc="2026-04-29T16:04:00Z">
        <w:r w:rsidR="0065326F">
          <w:rPr>
            <w:rFonts w:ascii="Times New Roman" w:hAnsi="Times New Roman" w:cs="Times New Roman"/>
          </w:rPr>
          <w:t xml:space="preserve">how </w:t>
        </w:r>
      </w:ins>
      <w:proofErr w:type="spellStart"/>
      <w:ins w:id="519" w:author="Benton, Deon" w:date="2026-04-29T11:05:00Z" w16du:dateUtc="2026-04-29T16:05:00Z">
        <w:r w:rsidR="007909D0">
          <w:rPr>
            <w:rFonts w:ascii="Times New Roman" w:hAnsi="Times New Roman" w:cs="Times New Roman"/>
          </w:rPr>
          <w:t>Overwalle</w:t>
        </w:r>
        <w:proofErr w:type="spellEnd"/>
        <w:r w:rsidR="007909D0">
          <w:rPr>
            <w:rFonts w:ascii="Times New Roman" w:hAnsi="Times New Roman" w:cs="Times New Roman"/>
          </w:rPr>
          <w:t xml:space="preserve"> (2010) used this model to simulate the control condition in Gergely et al. (1995)</w:t>
        </w:r>
      </w:ins>
      <w:ins w:id="520" w:author="Benton, Deon" w:date="2026-04-29T11:14:00Z" w16du:dateUtc="2026-04-29T16:14:00Z">
        <w:r w:rsidR="005D6354">
          <w:rPr>
            <w:rFonts w:ascii="Times New Roman" w:hAnsi="Times New Roman" w:cs="Times New Roman"/>
          </w:rPr>
          <w:t xml:space="preserve"> and how these conditions were </w:t>
        </w:r>
      </w:ins>
      <w:ins w:id="521" w:author="Benton, Deon" w:date="2026-04-29T11:17:00Z" w16du:dateUtc="2026-04-29T16:17:00Z">
        <w:r w:rsidR="00525C2F">
          <w:rPr>
            <w:rFonts w:ascii="Times New Roman" w:hAnsi="Times New Roman" w:cs="Times New Roman"/>
          </w:rPr>
          <w:t>implemented in</w:t>
        </w:r>
      </w:ins>
      <w:ins w:id="522" w:author="Benton, Deon" w:date="2026-04-29T11:14:00Z" w16du:dateUtc="2026-04-29T16:14:00Z">
        <w:r w:rsidR="005D6354">
          <w:rPr>
            <w:rFonts w:ascii="Times New Roman" w:hAnsi="Times New Roman" w:cs="Times New Roman"/>
          </w:rPr>
          <w:t xml:space="preserve"> the previous simulations</w:t>
        </w:r>
      </w:ins>
      <w:ins w:id="523" w:author="Benton, Deon" w:date="2026-04-29T11:05:00Z" w16du:dateUtc="2026-04-29T16:05:00Z">
        <w:r w:rsidR="007909D0">
          <w:rPr>
            <w:rFonts w:ascii="Times New Roman" w:hAnsi="Times New Roman" w:cs="Times New Roman"/>
          </w:rPr>
          <w:t xml:space="preserve">. </w:t>
        </w:r>
      </w:ins>
      <w:ins w:id="524" w:author="Benton, Deon" w:date="2026-04-29T11:12:00Z" w16du:dateUtc="2026-04-29T16:12:00Z">
        <w:r w:rsidR="003836F7">
          <w:rPr>
            <w:rFonts w:ascii="Times New Roman" w:hAnsi="Times New Roman" w:cs="Times New Roman"/>
          </w:rPr>
          <w:t xml:space="preserve">In those simulations, </w:t>
        </w:r>
      </w:ins>
      <w:ins w:id="525" w:author="Benton, Deon" w:date="2026-04-29T11:14:00Z" w16du:dateUtc="2026-04-29T16:14:00Z">
        <w:r w:rsidR="005D6354">
          <w:rPr>
            <w:rFonts w:ascii="Times New Roman" w:hAnsi="Times New Roman" w:cs="Times New Roman"/>
          </w:rPr>
          <w:t>barrier</w:t>
        </w:r>
      </w:ins>
      <w:ins w:id="526" w:author="Benton, Deon" w:date="2026-04-29T11:15:00Z" w16du:dateUtc="2026-04-29T16:15:00Z">
        <w:r w:rsidR="005D6354">
          <w:rPr>
            <w:rFonts w:ascii="Times New Roman" w:hAnsi="Times New Roman" w:cs="Times New Roman"/>
          </w:rPr>
          <w:t xml:space="preserve">-less control conditions were </w:t>
        </w:r>
      </w:ins>
      <w:ins w:id="527" w:author="Benton, Deon" w:date="2026-04-29T11:08:00Z" w16du:dateUtc="2026-04-29T16:08:00Z">
        <w:r w:rsidR="00E21F53">
          <w:rPr>
            <w:rFonts w:ascii="Times New Roman" w:hAnsi="Times New Roman" w:cs="Times New Roman"/>
          </w:rPr>
          <w:t>treated</w:t>
        </w:r>
      </w:ins>
      <w:ins w:id="528" w:author="Benton, Deon" w:date="2026-04-29T11:07:00Z" w16du:dateUtc="2026-04-29T16:07:00Z">
        <w:r w:rsidR="00E21F53">
          <w:rPr>
            <w:rFonts w:ascii="Times New Roman" w:hAnsi="Times New Roman" w:cs="Times New Roman"/>
          </w:rPr>
          <w:t xml:space="preserve"> </w:t>
        </w:r>
      </w:ins>
      <w:r w:rsidR="000A5F46" w:rsidRPr="000A5F46">
        <w:rPr>
          <w:rFonts w:ascii="Times New Roman" w:hAnsi="Times New Roman" w:cs="Times New Roman"/>
        </w:rPr>
        <w:t>as a theoretical commitment</w:t>
      </w:r>
      <w:ins w:id="529" w:author="Benton, Deon" w:date="2026-04-29T11:15:00Z" w16du:dateUtc="2026-04-29T16:15:00Z">
        <w:r w:rsidR="00525C2F">
          <w:rPr>
            <w:rFonts w:ascii="Times New Roman" w:hAnsi="Times New Roman" w:cs="Times New Roman"/>
          </w:rPr>
          <w:t>—and limitation—</w:t>
        </w:r>
      </w:ins>
      <w:r w:rsidR="000A5F46" w:rsidRPr="000A5F46">
        <w:rPr>
          <w:rFonts w:ascii="Times New Roman" w:hAnsi="Times New Roman" w:cs="Times New Roman"/>
        </w:rPr>
        <w:t xml:space="preserve">about which task-relevant features </w:t>
      </w:r>
      <w:ins w:id="530" w:author="Benton, Deon" w:date="2026-04-29T11:08:00Z" w16du:dateUtc="2026-04-29T16:08:00Z">
        <w:r w:rsidR="00E21F53">
          <w:rPr>
            <w:rFonts w:ascii="Times New Roman" w:hAnsi="Times New Roman" w:cs="Times New Roman"/>
          </w:rPr>
          <w:t>are relevant when modeling these conditions</w:t>
        </w:r>
      </w:ins>
      <w:r w:rsidR="000A5F46" w:rsidRPr="000A5F46">
        <w:rPr>
          <w:rFonts w:ascii="Times New Roman" w:hAnsi="Times New Roman" w:cs="Times New Roman"/>
        </w:rPr>
        <w:t xml:space="preserve"> in action-understanding studies</w:t>
      </w:r>
      <w:ins w:id="531" w:author="Benton, Deon" w:date="2026-04-29T11:17:00Z" w16du:dateUtc="2026-04-29T16:17:00Z">
        <w:r w:rsidR="00525C2F">
          <w:rPr>
            <w:rFonts w:ascii="Times New Roman" w:hAnsi="Times New Roman" w:cs="Times New Roman"/>
          </w:rPr>
          <w:t>; relaxing this constraint here would effectivel</w:t>
        </w:r>
      </w:ins>
      <w:ins w:id="532" w:author="Benton, Deon" w:date="2026-04-29T11:18:00Z" w16du:dateUtc="2026-04-29T16:18:00Z">
        <w:r w:rsidR="00525C2F">
          <w:rPr>
            <w:rFonts w:ascii="Times New Roman" w:hAnsi="Times New Roman" w:cs="Times New Roman"/>
          </w:rPr>
          <w:t>y transform OM10 into a fundamentally different model</w:t>
        </w:r>
      </w:ins>
      <w:ins w:id="533" w:author="Benton, Deon" w:date="2026-04-29T10:45:00Z" w16du:dateUtc="2026-04-29T15:45:00Z">
        <w:r w:rsidR="00CA285F">
          <w:rPr>
            <w:rFonts w:ascii="Times New Roman" w:hAnsi="Times New Roman" w:cs="Times New Roman"/>
          </w:rPr>
          <w:t xml:space="preserve">. </w:t>
        </w:r>
      </w:ins>
    </w:p>
    <w:p w14:paraId="215415E8" w14:textId="77777777" w:rsidR="00E1149B" w:rsidRDefault="00E1149B" w:rsidP="00EF724B">
      <w:pPr>
        <w:spacing w:line="480" w:lineRule="auto"/>
        <w:ind w:firstLine="720"/>
        <w:contextualSpacing/>
        <w:rPr>
          <w:rFonts w:ascii="Times New Roman" w:hAnsi="Times New Roman" w:cs="Times New Roman"/>
        </w:rPr>
      </w:pPr>
    </w:p>
    <w:tbl>
      <w:tblPr>
        <w:tblStyle w:val="TableGrid"/>
        <w:tblW w:w="8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4"/>
      </w:tblGrid>
      <w:tr w:rsidR="00B95EB5" w14:paraId="65D5ECF9" w14:textId="77777777" w:rsidTr="00F54BD7">
        <w:trPr>
          <w:trHeight w:val="4025"/>
        </w:trPr>
        <w:tc>
          <w:tcPr>
            <w:tcW w:w="8584" w:type="dxa"/>
          </w:tcPr>
          <w:p w14:paraId="5754A8A0" w14:textId="676146DF" w:rsidR="00B95EB5" w:rsidRDefault="00B95EB5" w:rsidP="00F54BD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9E8B434" wp14:editId="4296236E">
                  <wp:extent cx="4772025" cy="2919297"/>
                  <wp:effectExtent l="0" t="0" r="0" b="0"/>
                  <wp:docPr id="68103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9130" name="Picture 68103913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785070" cy="2927277"/>
                          </a:xfrm>
                          <a:prstGeom prst="rect">
                            <a:avLst/>
                          </a:prstGeom>
                        </pic:spPr>
                      </pic:pic>
                    </a:graphicData>
                  </a:graphic>
                </wp:inline>
              </w:drawing>
            </w:r>
          </w:p>
        </w:tc>
      </w:tr>
    </w:tbl>
    <w:p w14:paraId="73433703" w14:textId="73D04A2E" w:rsidR="00F54BD7" w:rsidRDefault="00F54BD7" w:rsidP="00F54BD7">
      <w:pPr>
        <w:pStyle w:val="Caption"/>
        <w:rPr>
          <w:rFonts w:ascii="Times New Roman" w:hAnsi="Times New Roman" w:cs="Times New Roman"/>
        </w:rPr>
      </w:pPr>
      <w:r w:rsidRPr="00F54BD7">
        <w:rPr>
          <w:rFonts w:ascii="Times New Roman" w:hAnsi="Times New Roman" w:cs="Times New Roman"/>
          <w:b/>
          <w:bCs/>
          <w:i w:val="0"/>
          <w:iCs w:val="0"/>
          <w:color w:val="auto"/>
          <w:sz w:val="24"/>
          <w:szCs w:val="24"/>
        </w:rPr>
        <w:t xml:space="preserve">Figure </w:t>
      </w:r>
      <w:r w:rsidRPr="00F54BD7">
        <w:rPr>
          <w:rFonts w:ascii="Times New Roman" w:hAnsi="Times New Roman" w:cs="Times New Roman"/>
          <w:b/>
          <w:bCs/>
          <w:i w:val="0"/>
          <w:iCs w:val="0"/>
          <w:color w:val="auto"/>
          <w:sz w:val="24"/>
          <w:szCs w:val="24"/>
        </w:rPr>
        <w:fldChar w:fldCharType="begin"/>
      </w:r>
      <w:r w:rsidRPr="00F54BD7">
        <w:rPr>
          <w:rFonts w:ascii="Times New Roman" w:hAnsi="Times New Roman" w:cs="Times New Roman"/>
          <w:b/>
          <w:bCs/>
          <w:i w:val="0"/>
          <w:iCs w:val="0"/>
          <w:color w:val="auto"/>
          <w:sz w:val="24"/>
          <w:szCs w:val="24"/>
        </w:rPr>
        <w:instrText xml:space="preserve"> SEQ Figure \* ARABIC </w:instrText>
      </w:r>
      <w:r w:rsidRPr="00F54BD7">
        <w:rPr>
          <w:rFonts w:ascii="Times New Roman" w:hAnsi="Times New Roman" w:cs="Times New Roman"/>
          <w:b/>
          <w:bCs/>
          <w:i w:val="0"/>
          <w:iCs w:val="0"/>
          <w:color w:val="auto"/>
          <w:sz w:val="24"/>
          <w:szCs w:val="24"/>
        </w:rPr>
        <w:fldChar w:fldCharType="separate"/>
      </w:r>
      <w:r w:rsidR="009B5320">
        <w:rPr>
          <w:rFonts w:ascii="Times New Roman" w:hAnsi="Times New Roman" w:cs="Times New Roman"/>
          <w:b/>
          <w:bCs/>
          <w:i w:val="0"/>
          <w:iCs w:val="0"/>
          <w:noProof/>
          <w:color w:val="auto"/>
          <w:sz w:val="24"/>
          <w:szCs w:val="24"/>
        </w:rPr>
        <w:t>16</w:t>
      </w:r>
      <w:r w:rsidRPr="00F54BD7">
        <w:rPr>
          <w:rFonts w:ascii="Times New Roman" w:hAnsi="Times New Roman" w:cs="Times New Roman"/>
          <w:b/>
          <w:bCs/>
          <w:i w:val="0"/>
          <w:iCs w:val="0"/>
          <w:color w:val="auto"/>
          <w:sz w:val="24"/>
          <w:szCs w:val="24"/>
        </w:rPr>
        <w:fldChar w:fldCharType="end"/>
      </w:r>
      <w:r w:rsidRPr="00F54BD7">
        <w:rPr>
          <w:rFonts w:ascii="Times New Roman" w:hAnsi="Times New Roman" w:cs="Times New Roman"/>
          <w:b/>
          <w:bCs/>
          <w:i w:val="0"/>
          <w:iCs w:val="0"/>
          <w:color w:val="auto"/>
          <w:sz w:val="24"/>
          <w:szCs w:val="24"/>
        </w:rPr>
        <w:t>.</w:t>
      </w:r>
      <w:r w:rsidRPr="00F54BD7">
        <w:rPr>
          <w:color w:val="auto"/>
        </w:rPr>
        <w:t xml:space="preserve"> </w:t>
      </w:r>
      <w:r>
        <w:rPr>
          <w:rFonts w:ascii="Times New Roman" w:hAnsi="Times New Roman" w:cs="Times New Roman"/>
          <w:i w:val="0"/>
          <w:iCs w:val="0"/>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Pr>
          <w:rFonts w:ascii="Times New Roman" w:hAnsi="Times New Roman" w:cs="Times New Roman"/>
          <w:i w:val="0"/>
          <w:iCs w:val="0"/>
          <w:color w:val="000000" w:themeColor="text1"/>
          <w:sz w:val="24"/>
          <w:szCs w:val="24"/>
        </w:rPr>
        <w:t>High (i.e., high, inefficient) and Low (i.e., low, efficient)</w:t>
      </w:r>
      <w:r w:rsidRPr="00F20CB1">
        <w:rPr>
          <w:rFonts w:ascii="Times New Roman" w:hAnsi="Times New Roman" w:cs="Times New Roman"/>
          <w:i w:val="0"/>
          <w:iCs w:val="0"/>
          <w:color w:val="000000" w:themeColor="text1"/>
          <w:sz w:val="24"/>
          <w:szCs w:val="24"/>
        </w:rPr>
        <w:t xml:space="preserve"> test events for networks </w:t>
      </w:r>
      <w:r>
        <w:rPr>
          <w:rFonts w:ascii="Times New Roman" w:hAnsi="Times New Roman" w:cs="Times New Roman"/>
          <w:i w:val="0"/>
          <w:iCs w:val="0"/>
          <w:color w:val="000000" w:themeColor="text1"/>
          <w:sz w:val="24"/>
          <w:szCs w:val="24"/>
        </w:rPr>
        <w:t>in Experiment 1</w:t>
      </w:r>
      <w:r w:rsidR="00554D8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 xml:space="preserve"> These experiments correspond to those in Liu and </w:t>
      </w:r>
      <w:proofErr w:type="spellStart"/>
      <w:r>
        <w:rPr>
          <w:rFonts w:ascii="Times New Roman" w:hAnsi="Times New Roman" w:cs="Times New Roman"/>
          <w:i w:val="0"/>
          <w:iCs w:val="0"/>
          <w:color w:val="000000" w:themeColor="text1"/>
          <w:sz w:val="24"/>
          <w:szCs w:val="24"/>
        </w:rPr>
        <w:t>Spelke</w:t>
      </w:r>
      <w:proofErr w:type="spellEnd"/>
      <w:r>
        <w:rPr>
          <w:rFonts w:ascii="Times New Roman" w:hAnsi="Times New Roman" w:cs="Times New Roman"/>
          <w:i w:val="0"/>
          <w:iCs w:val="0"/>
          <w:color w:val="000000" w:themeColor="text1"/>
          <w:sz w:val="24"/>
          <w:szCs w:val="24"/>
        </w:rPr>
        <w:t xml:space="preserve"> (2017).</w:t>
      </w:r>
    </w:p>
    <w:p w14:paraId="45A8B9FC" w14:textId="74A26812" w:rsidR="00E1149B" w:rsidRDefault="00E1149B" w:rsidP="00F54BD7">
      <w:pPr>
        <w:pStyle w:val="Caption"/>
        <w:rPr>
          <w:rFonts w:ascii="Times New Roman" w:hAnsi="Times New Roman" w:cs="Times New Roman"/>
        </w:rPr>
      </w:pPr>
    </w:p>
    <w:p w14:paraId="75464637" w14:textId="36FA0A8B" w:rsidR="00E1149B" w:rsidRDefault="00C445FE" w:rsidP="00EF724B">
      <w:pPr>
        <w:spacing w:line="480" w:lineRule="auto"/>
        <w:ind w:firstLine="720"/>
        <w:contextualSpacing/>
        <w:rPr>
          <w:rFonts w:ascii="Times New Roman" w:hAnsi="Times New Roman" w:cs="Times New Roman"/>
        </w:rPr>
      </w:pPr>
      <w:r>
        <w:rPr>
          <w:rFonts w:ascii="Times New Roman" w:hAnsi="Times New Roman" w:cs="Times New Roman"/>
        </w:rPr>
        <w:t>It is possible that</w:t>
      </w:r>
      <w:r w:rsidR="00115979">
        <w:rPr>
          <w:rFonts w:ascii="Times New Roman" w:hAnsi="Times New Roman" w:cs="Times New Roman"/>
        </w:rPr>
        <w:t xml:space="preserve"> </w:t>
      </w:r>
      <w:r w:rsidR="0096701D">
        <w:rPr>
          <w:rFonts w:ascii="Times New Roman" w:hAnsi="Times New Roman" w:cs="Times New Roman"/>
        </w:rPr>
        <w:t xml:space="preserve">OM10 would succeed at capturing infants’ looking responses </w:t>
      </w:r>
      <w:r w:rsidR="00994099">
        <w:rPr>
          <w:rFonts w:ascii="Times New Roman" w:hAnsi="Times New Roman" w:cs="Times New Roman"/>
        </w:rPr>
        <w:t xml:space="preserve">in Liu and </w:t>
      </w:r>
      <w:proofErr w:type="spellStart"/>
      <w:r w:rsidR="00994099">
        <w:rPr>
          <w:rFonts w:ascii="Times New Roman" w:hAnsi="Times New Roman" w:cs="Times New Roman"/>
        </w:rPr>
        <w:t>Spelke</w:t>
      </w:r>
      <w:proofErr w:type="spellEnd"/>
      <w:r w:rsidR="00994099">
        <w:rPr>
          <w:rFonts w:ascii="Times New Roman" w:hAnsi="Times New Roman" w:cs="Times New Roman"/>
        </w:rPr>
        <w:t xml:space="preserve"> (2017) if it simulated the</w:t>
      </w:r>
      <w:r w:rsidR="002E22B1">
        <w:rPr>
          <w:rFonts w:ascii="Times New Roman" w:hAnsi="Times New Roman" w:cs="Times New Roman"/>
        </w:rPr>
        <w:t xml:space="preserve"> three experiments </w:t>
      </w:r>
      <w:r w:rsidR="00994099">
        <w:rPr>
          <w:rFonts w:ascii="Times New Roman" w:hAnsi="Times New Roman" w:cs="Times New Roman"/>
        </w:rPr>
        <w:t xml:space="preserve">in this study </w:t>
      </w:r>
      <w:r w:rsidR="002E22B1">
        <w:rPr>
          <w:rFonts w:ascii="Times New Roman" w:hAnsi="Times New Roman" w:cs="Times New Roman"/>
        </w:rPr>
        <w:t xml:space="preserve">more veridically. </w:t>
      </w:r>
      <w:r w:rsidR="000F31B9">
        <w:rPr>
          <w:rFonts w:ascii="Times New Roman" w:hAnsi="Times New Roman" w:cs="Times New Roman"/>
        </w:rPr>
        <w:t xml:space="preserve">One way </w:t>
      </w:r>
      <w:r w:rsidR="00B9268C">
        <w:rPr>
          <w:rFonts w:ascii="Times New Roman" w:hAnsi="Times New Roman" w:cs="Times New Roman"/>
        </w:rPr>
        <w:t xml:space="preserve">to achieve this </w:t>
      </w:r>
      <w:r w:rsidR="000F31B9">
        <w:rPr>
          <w:rFonts w:ascii="Times New Roman" w:hAnsi="Times New Roman" w:cs="Times New Roman"/>
        </w:rPr>
        <w:t>is by including</w:t>
      </w:r>
      <w:r w:rsidR="00603E6F">
        <w:rPr>
          <w:rFonts w:ascii="Times New Roman" w:hAnsi="Times New Roman" w:cs="Times New Roman"/>
        </w:rPr>
        <w:t xml:space="preserve"> an obstacle during the test phase </w:t>
      </w:r>
      <w:r w:rsidR="00B9268C">
        <w:rPr>
          <w:rFonts w:ascii="Times New Roman" w:hAnsi="Times New Roman" w:cs="Times New Roman"/>
        </w:rPr>
        <w:t>the simulation of</w:t>
      </w:r>
      <w:r w:rsidR="00603E6F">
        <w:rPr>
          <w:rFonts w:ascii="Times New Roman" w:hAnsi="Times New Roman" w:cs="Times New Roman"/>
        </w:rPr>
        <w:t xml:space="preserve"> Experiments 2 and 3</w:t>
      </w:r>
      <w:r w:rsidR="00997292">
        <w:rPr>
          <w:rFonts w:ascii="Times New Roman" w:hAnsi="Times New Roman" w:cs="Times New Roman"/>
        </w:rPr>
        <w:t xml:space="preserve">. </w:t>
      </w:r>
      <w:r w:rsidR="000F31B9">
        <w:rPr>
          <w:rFonts w:ascii="Times New Roman" w:hAnsi="Times New Roman" w:cs="Times New Roman"/>
        </w:rPr>
        <w:t xml:space="preserve">Another way that this can be achieved is ensuring that </w:t>
      </w:r>
      <w:r w:rsidR="00997292">
        <w:rPr>
          <w:rFonts w:ascii="Times New Roman" w:hAnsi="Times New Roman" w:cs="Times New Roman"/>
        </w:rPr>
        <w:t>obstacles</w:t>
      </w:r>
      <w:r w:rsidR="005B695F">
        <w:rPr>
          <w:rFonts w:ascii="Times New Roman" w:hAnsi="Times New Roman" w:cs="Times New Roman"/>
        </w:rPr>
        <w:t xml:space="preserve"> remains fully visible throughout the</w:t>
      </w:r>
      <w:r w:rsidR="00603E6F">
        <w:rPr>
          <w:rFonts w:ascii="Times New Roman" w:hAnsi="Times New Roman" w:cs="Times New Roman"/>
        </w:rPr>
        <w:t xml:space="preserve"> duration of the</w:t>
      </w:r>
      <w:r w:rsidR="005B695F">
        <w:rPr>
          <w:rFonts w:ascii="Times New Roman" w:hAnsi="Times New Roman" w:cs="Times New Roman"/>
        </w:rPr>
        <w:t xml:space="preserve"> habituation and test phase</w:t>
      </w:r>
      <w:r w:rsidR="000F31B9">
        <w:rPr>
          <w:rFonts w:ascii="Times New Roman" w:hAnsi="Times New Roman" w:cs="Times New Roman"/>
        </w:rPr>
        <w:t xml:space="preserve">s across all three experiments. </w:t>
      </w:r>
      <w:r w:rsidR="00997292">
        <w:rPr>
          <w:rFonts w:ascii="Times New Roman" w:hAnsi="Times New Roman" w:cs="Times New Roman"/>
        </w:rPr>
        <w:t>The revised version of OM10, OM10-2, incorporated both of these changes.</w:t>
      </w:r>
      <w:r w:rsidR="005B695F">
        <w:rPr>
          <w:rFonts w:ascii="Times New Roman" w:hAnsi="Times New Roman" w:cs="Times New Roman"/>
        </w:rPr>
        <w:t xml:space="preserve"> </w:t>
      </w:r>
      <w:r w:rsidR="00997292">
        <w:rPr>
          <w:rFonts w:ascii="Times New Roman" w:hAnsi="Times New Roman" w:cs="Times New Roman"/>
        </w:rPr>
        <w:t xml:space="preserve">Although </w:t>
      </w:r>
      <w:r w:rsidR="00E0420F">
        <w:rPr>
          <w:rFonts w:ascii="Times New Roman" w:hAnsi="Times New Roman" w:cs="Times New Roman"/>
        </w:rPr>
        <w:t xml:space="preserve">these modifications </w:t>
      </w:r>
      <w:r w:rsidR="00072A47">
        <w:rPr>
          <w:rFonts w:ascii="Times New Roman" w:hAnsi="Times New Roman" w:cs="Times New Roman"/>
        </w:rPr>
        <w:t>resulted in a slight improvement in this model’s ability to capture infants’ looked responses—networks in Experiment 3, like infants in the corresponding behavioral experiment showed more activity in the critical units for the High test event than for the Low one—</w:t>
      </w:r>
      <w:r w:rsidR="00E0420F">
        <w:rPr>
          <w:rFonts w:ascii="Times New Roman" w:hAnsi="Times New Roman" w:cs="Times New Roman"/>
        </w:rPr>
        <w:t>OM10-2’s responses during Experiments 1 and 2</w:t>
      </w:r>
      <w:r w:rsidR="00E65C1F">
        <w:rPr>
          <w:rFonts w:ascii="Times New Roman" w:hAnsi="Times New Roman" w:cs="Times New Roman"/>
        </w:rPr>
        <w:t xml:space="preserve"> </w:t>
      </w:r>
      <w:r w:rsidR="00E0420F">
        <w:rPr>
          <w:rFonts w:ascii="Times New Roman" w:hAnsi="Times New Roman" w:cs="Times New Roman"/>
        </w:rPr>
        <w:t xml:space="preserve">diverged from those of ALIAS and infants. </w:t>
      </w:r>
      <w:r w:rsidR="005B2D7A">
        <w:rPr>
          <w:rFonts w:ascii="Times New Roman" w:hAnsi="Times New Roman" w:cs="Times New Roman"/>
        </w:rPr>
        <w:t>In Experiment 1,</w:t>
      </w:r>
      <w:r w:rsidR="00E65C1F">
        <w:rPr>
          <w:rFonts w:ascii="Times New Roman" w:hAnsi="Times New Roman" w:cs="Times New Roman"/>
        </w:rPr>
        <w:t xml:space="preserve"> for example, the critical units were activated to a greater extent during the </w:t>
      </w:r>
      <w:r w:rsidR="005B2D7A">
        <w:rPr>
          <w:rFonts w:ascii="Times New Roman" w:hAnsi="Times New Roman" w:cs="Times New Roman"/>
        </w:rPr>
        <w:t>Low</w:t>
      </w:r>
      <w:r w:rsidR="00E65C1F">
        <w:rPr>
          <w:rFonts w:ascii="Times New Roman" w:hAnsi="Times New Roman" w:cs="Times New Roman"/>
        </w:rPr>
        <w:t xml:space="preserve"> test event than during the </w:t>
      </w:r>
      <w:r w:rsidR="005B2D7A">
        <w:rPr>
          <w:rFonts w:ascii="Times New Roman" w:hAnsi="Times New Roman" w:cs="Times New Roman"/>
        </w:rPr>
        <w:t>High</w:t>
      </w:r>
      <w:r w:rsidR="00E65C1F">
        <w:rPr>
          <w:rFonts w:ascii="Times New Roman" w:hAnsi="Times New Roman" w:cs="Times New Roman"/>
        </w:rPr>
        <w:t xml:space="preserve"> test event.</w:t>
      </w:r>
      <w:r w:rsidR="005B2D7A">
        <w:rPr>
          <w:rFonts w:ascii="Times New Roman" w:hAnsi="Times New Roman" w:cs="Times New Roman"/>
        </w:rPr>
        <w:t xml:space="preserve"> The reverse pattern was observed in Experiment 2</w:t>
      </w:r>
      <w:r w:rsidR="00B42A6F">
        <w:rPr>
          <w:rFonts w:ascii="Times New Roman" w:hAnsi="Times New Roman" w:cs="Times New Roman"/>
        </w:rPr>
        <w:t>; that is, the critical units</w:t>
      </w:r>
      <w:r w:rsidR="005B2D7A">
        <w:rPr>
          <w:rFonts w:ascii="Times New Roman" w:hAnsi="Times New Roman" w:cs="Times New Roman"/>
        </w:rPr>
        <w:t xml:space="preserve"> were activated to a greater extent during the High test event than the Low test event.</w:t>
      </w:r>
      <w:r w:rsidR="00E65C1F">
        <w:rPr>
          <w:rFonts w:ascii="Times New Roman" w:hAnsi="Times New Roman" w:cs="Times New Roman"/>
        </w:rPr>
        <w:t xml:space="preserve">  </w:t>
      </w:r>
      <w:r w:rsidR="004A3269">
        <w:rPr>
          <w:rFonts w:ascii="Times New Roman" w:hAnsi="Times New Roman" w:cs="Times New Roman"/>
        </w:rPr>
        <w:t xml:space="preserve">These findings suggest that simply improving </w:t>
      </w:r>
      <w:r w:rsidR="004656FC">
        <w:rPr>
          <w:rFonts w:ascii="Times New Roman" w:hAnsi="Times New Roman" w:cs="Times New Roman"/>
        </w:rPr>
        <w:t>OM10’s fidelity to the</w:t>
      </w:r>
      <w:r w:rsidR="004A3269">
        <w:rPr>
          <w:rFonts w:ascii="Times New Roman" w:hAnsi="Times New Roman" w:cs="Times New Roman"/>
        </w:rPr>
        <w:t xml:space="preserve"> task structure of Experiments 1-3 in Liu and </w:t>
      </w:r>
      <w:proofErr w:type="spellStart"/>
      <w:r w:rsidR="004A3269">
        <w:rPr>
          <w:rFonts w:ascii="Times New Roman" w:hAnsi="Times New Roman" w:cs="Times New Roman"/>
        </w:rPr>
        <w:t>Spelke</w:t>
      </w:r>
      <w:proofErr w:type="spellEnd"/>
      <w:r w:rsidR="004A3269">
        <w:rPr>
          <w:rFonts w:ascii="Times New Roman" w:hAnsi="Times New Roman" w:cs="Times New Roman"/>
        </w:rPr>
        <w:t xml:space="preserve"> (2017) is insufficient to reproduce infants’ looking responses.</w:t>
      </w:r>
      <w:r w:rsidR="005B2D7A">
        <w:rPr>
          <w:rFonts w:ascii="Times New Roman" w:hAnsi="Times New Roman" w:cs="Times New Roman"/>
        </w:rPr>
        <w:t xml:space="preserve"> </w:t>
      </w:r>
      <w:r w:rsidR="00992137" w:rsidRPr="00992137">
        <w:rPr>
          <w:rFonts w:ascii="Times New Roman" w:hAnsi="Times New Roman" w:cs="Times New Roman"/>
        </w:rPr>
        <w:t>Instead, they point to a more fundamental limitation in the model’s ability to account for infants’ behavior in this study and in action-understanding studies more generally.</w:t>
      </w: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8"/>
      </w:tblGrid>
      <w:tr w:rsidR="004450EA" w14:paraId="24CA131F" w14:textId="77777777" w:rsidTr="00F61C53">
        <w:trPr>
          <w:trHeight w:val="3997"/>
        </w:trPr>
        <w:tc>
          <w:tcPr>
            <w:tcW w:w="8928" w:type="dxa"/>
          </w:tcPr>
          <w:p w14:paraId="6B1BCE66" w14:textId="57C05E9B" w:rsidR="004450EA" w:rsidRDefault="004450EA" w:rsidP="009B5320">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9FA48D6" wp14:editId="0A1A55A5">
                  <wp:extent cx="5400675" cy="3303874"/>
                  <wp:effectExtent l="0" t="0" r="0" b="0"/>
                  <wp:docPr id="10875510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1018" name="Picture 108755101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06136" cy="3307215"/>
                          </a:xfrm>
                          <a:prstGeom prst="rect">
                            <a:avLst/>
                          </a:prstGeom>
                        </pic:spPr>
                      </pic:pic>
                    </a:graphicData>
                  </a:graphic>
                </wp:inline>
              </w:drawing>
            </w:r>
          </w:p>
        </w:tc>
      </w:tr>
    </w:tbl>
    <w:p w14:paraId="2F261D5A" w14:textId="353CF506" w:rsidR="002D51F7" w:rsidRDefault="009B5320" w:rsidP="009B5320">
      <w:pPr>
        <w:pStyle w:val="Caption"/>
        <w:rPr>
          <w:rFonts w:ascii="Times New Roman" w:hAnsi="Times New Roman" w:cs="Times New Roman"/>
          <w:i w:val="0"/>
          <w:iCs w:val="0"/>
          <w:color w:val="000000" w:themeColor="text1"/>
          <w:sz w:val="24"/>
          <w:szCs w:val="24"/>
        </w:rPr>
      </w:pPr>
      <w:r w:rsidRPr="009B5320">
        <w:rPr>
          <w:rFonts w:ascii="Times New Roman" w:hAnsi="Times New Roman" w:cs="Times New Roman"/>
          <w:b/>
          <w:bCs/>
          <w:i w:val="0"/>
          <w:iCs w:val="0"/>
          <w:color w:val="auto"/>
          <w:sz w:val="24"/>
          <w:szCs w:val="24"/>
        </w:rPr>
        <w:t xml:space="preserve">Figure </w:t>
      </w:r>
      <w:r w:rsidRPr="009B5320">
        <w:rPr>
          <w:rFonts w:ascii="Times New Roman" w:hAnsi="Times New Roman" w:cs="Times New Roman"/>
          <w:b/>
          <w:bCs/>
          <w:i w:val="0"/>
          <w:iCs w:val="0"/>
          <w:color w:val="auto"/>
          <w:sz w:val="24"/>
          <w:szCs w:val="24"/>
        </w:rPr>
        <w:fldChar w:fldCharType="begin"/>
      </w:r>
      <w:r w:rsidRPr="009B5320">
        <w:rPr>
          <w:rFonts w:ascii="Times New Roman" w:hAnsi="Times New Roman" w:cs="Times New Roman"/>
          <w:b/>
          <w:bCs/>
          <w:i w:val="0"/>
          <w:iCs w:val="0"/>
          <w:color w:val="auto"/>
          <w:sz w:val="24"/>
          <w:szCs w:val="24"/>
        </w:rPr>
        <w:instrText xml:space="preserve"> SEQ Figure \* ARABIC </w:instrText>
      </w:r>
      <w:r w:rsidRPr="009B5320">
        <w:rPr>
          <w:rFonts w:ascii="Times New Roman" w:hAnsi="Times New Roman" w:cs="Times New Roman"/>
          <w:b/>
          <w:bCs/>
          <w:i w:val="0"/>
          <w:iCs w:val="0"/>
          <w:color w:val="auto"/>
          <w:sz w:val="24"/>
          <w:szCs w:val="24"/>
        </w:rPr>
        <w:fldChar w:fldCharType="separate"/>
      </w:r>
      <w:r w:rsidRPr="009B5320">
        <w:rPr>
          <w:rFonts w:ascii="Times New Roman" w:hAnsi="Times New Roman" w:cs="Times New Roman"/>
          <w:b/>
          <w:bCs/>
          <w:i w:val="0"/>
          <w:iCs w:val="0"/>
          <w:noProof/>
          <w:color w:val="auto"/>
          <w:sz w:val="24"/>
          <w:szCs w:val="24"/>
        </w:rPr>
        <w:t>17</w:t>
      </w:r>
      <w:r w:rsidRPr="009B5320">
        <w:rPr>
          <w:rFonts w:ascii="Times New Roman" w:hAnsi="Times New Roman" w:cs="Times New Roman"/>
          <w:b/>
          <w:bCs/>
          <w:i w:val="0"/>
          <w:iCs w:val="0"/>
          <w:color w:val="auto"/>
          <w:sz w:val="24"/>
          <w:szCs w:val="24"/>
        </w:rPr>
        <w:fldChar w:fldCharType="end"/>
      </w:r>
      <w:r w:rsidRPr="009B5320">
        <w:rPr>
          <w:rFonts w:ascii="Times New Roman" w:hAnsi="Times New Roman" w:cs="Times New Roman"/>
          <w:b/>
          <w:bCs/>
          <w:i w:val="0"/>
          <w:iCs w:val="0"/>
          <w:color w:val="auto"/>
          <w:sz w:val="24"/>
          <w:szCs w:val="24"/>
        </w:rPr>
        <w:t>.</w:t>
      </w:r>
      <w:r w:rsidRPr="001D058A">
        <w:rPr>
          <w:color w:val="000000" w:themeColor="text1"/>
        </w:rPr>
        <w:t xml:space="preserve"> </w:t>
      </w:r>
      <w:r>
        <w:rPr>
          <w:rFonts w:ascii="Times New Roman" w:hAnsi="Times New Roman" w:cs="Times New Roman"/>
          <w:i w:val="0"/>
          <w:iCs w:val="0"/>
          <w:color w:val="000000" w:themeColor="text1"/>
          <w:sz w:val="24"/>
          <w:szCs w:val="24"/>
        </w:rPr>
        <w:t xml:space="preserve">Performance of ALIAS-2. </w:t>
      </w:r>
      <w:r w:rsidR="00366253">
        <w:rPr>
          <w:rFonts w:ascii="Times New Roman" w:hAnsi="Times New Roman" w:cs="Times New Roman"/>
          <w:i w:val="0"/>
          <w:iCs w:val="0"/>
          <w:color w:val="000000" w:themeColor="text1"/>
          <w:sz w:val="24"/>
          <w:szCs w:val="24"/>
        </w:rPr>
        <w:t>Plotted is n</w:t>
      </w:r>
      <w:r w:rsidRPr="00614A04">
        <w:rPr>
          <w:rFonts w:ascii="Times New Roman" w:hAnsi="Times New Roman" w:cs="Times New Roman"/>
          <w:i w:val="0"/>
          <w:iCs w:val="0"/>
          <w:color w:val="000000" w:themeColor="text1"/>
          <w:sz w:val="24"/>
          <w:szCs w:val="24"/>
        </w:rPr>
        <w:t xml:space="preserve">etworks’ 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 xml:space="preserve">High (i.e., high, inefficient) and Low (i.e., low, efficient) </w:t>
      </w:r>
      <w:r w:rsidRPr="00614A04">
        <w:rPr>
          <w:rFonts w:ascii="Times New Roman" w:hAnsi="Times New Roman" w:cs="Times New Roman"/>
          <w:i w:val="0"/>
          <w:iCs w:val="0"/>
          <w:color w:val="000000" w:themeColor="text1"/>
          <w:sz w:val="24"/>
          <w:szCs w:val="24"/>
        </w:rPr>
        <w:t>test events</w:t>
      </w:r>
      <w:r w:rsidR="0036625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across experiments both overall</w:t>
      </w:r>
      <w:r w:rsidR="007B6C92">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These experiments correspond to those in Liu and </w:t>
      </w:r>
      <w:proofErr w:type="spellStart"/>
      <w:r>
        <w:rPr>
          <w:rFonts w:ascii="Times New Roman" w:hAnsi="Times New Roman" w:cs="Times New Roman"/>
          <w:i w:val="0"/>
          <w:iCs w:val="0"/>
          <w:color w:val="000000" w:themeColor="text1"/>
          <w:sz w:val="24"/>
          <w:szCs w:val="24"/>
        </w:rPr>
        <w:t>Spelke</w:t>
      </w:r>
      <w:proofErr w:type="spellEnd"/>
      <w:r>
        <w:rPr>
          <w:rFonts w:ascii="Times New Roman" w:hAnsi="Times New Roman" w:cs="Times New Roman"/>
          <w:i w:val="0"/>
          <w:iCs w:val="0"/>
          <w:color w:val="000000" w:themeColor="text1"/>
          <w:sz w:val="24"/>
          <w:szCs w:val="24"/>
        </w:rPr>
        <w:t xml:space="preserve"> (2017).</w:t>
      </w:r>
    </w:p>
    <w:p w14:paraId="5A1552E6" w14:textId="77777777" w:rsidR="00F61C53" w:rsidRPr="00F61C53" w:rsidRDefault="00F61C53" w:rsidP="00F61C53"/>
    <w:p w14:paraId="2BE4A8DF" w14:textId="57E4D802" w:rsidR="0019688A" w:rsidRDefault="00994099" w:rsidP="005A2886">
      <w:pPr>
        <w:spacing w:line="480" w:lineRule="auto"/>
        <w:ind w:firstLine="720"/>
        <w:contextualSpacing/>
        <w:rPr>
          <w:ins w:id="534" w:author="Benton, Deon" w:date="2026-04-28T16:18:00Z" w16du:dateUtc="2026-04-28T21:18:00Z"/>
          <w:rFonts w:ascii="Times New Roman" w:hAnsi="Times New Roman" w:cs="Times New Roman"/>
        </w:rPr>
      </w:pPr>
      <w:r>
        <w:rPr>
          <w:rFonts w:ascii="Times New Roman" w:hAnsi="Times New Roman" w:cs="Times New Roman"/>
        </w:rPr>
        <w:t xml:space="preserve">The fact that ALIAS succeeded in reproducing infants’ looking responses across the three experiments in Liu and </w:t>
      </w:r>
      <w:proofErr w:type="spellStart"/>
      <w:r>
        <w:rPr>
          <w:rFonts w:ascii="Times New Roman" w:hAnsi="Times New Roman" w:cs="Times New Roman"/>
        </w:rPr>
        <w:t>Spelke</w:t>
      </w:r>
      <w:proofErr w:type="spellEnd"/>
      <w:r>
        <w:rPr>
          <w:rFonts w:ascii="Times New Roman" w:hAnsi="Times New Roman" w:cs="Times New Roman"/>
        </w:rPr>
        <w:t xml:space="preserve"> (2017) suggests that associative learning </w:t>
      </w:r>
      <w:r w:rsidR="000A2761">
        <w:rPr>
          <w:rFonts w:ascii="Times New Roman" w:hAnsi="Times New Roman" w:cs="Times New Roman"/>
        </w:rPr>
        <w:t xml:space="preserve">may be sufficient </w:t>
      </w:r>
      <w:r w:rsidR="00040898">
        <w:rPr>
          <w:rFonts w:ascii="Times New Roman" w:hAnsi="Times New Roman" w:cs="Times New Roman"/>
        </w:rPr>
        <w:t>to account for these responses</w:t>
      </w:r>
      <w:r w:rsidR="000A2761">
        <w:rPr>
          <w:rFonts w:ascii="Times New Roman" w:hAnsi="Times New Roman" w:cs="Times New Roman"/>
        </w:rPr>
        <w:t xml:space="preserve">. However, because this model also </w:t>
      </w:r>
      <w:r w:rsidR="00040898">
        <w:rPr>
          <w:rFonts w:ascii="Times New Roman" w:hAnsi="Times New Roman" w:cs="Times New Roman"/>
        </w:rPr>
        <w:t xml:space="preserve">incorporated </w:t>
      </w:r>
      <w:r w:rsidR="000A2761">
        <w:rPr>
          <w:rFonts w:ascii="Times New Roman" w:hAnsi="Times New Roman" w:cs="Times New Roman"/>
        </w:rPr>
        <w:t xml:space="preserve">differential barrier salience, it is possible that </w:t>
      </w:r>
      <w:r w:rsidR="00040898">
        <w:rPr>
          <w:rFonts w:ascii="Times New Roman" w:hAnsi="Times New Roman" w:cs="Times New Roman"/>
        </w:rPr>
        <w:t xml:space="preserve">its success </w:t>
      </w:r>
      <w:r w:rsidR="007B0151">
        <w:rPr>
          <w:rFonts w:ascii="Times New Roman" w:hAnsi="Times New Roman" w:cs="Times New Roman"/>
        </w:rPr>
        <w:t>depended on</w:t>
      </w:r>
      <w:r w:rsidR="00040898">
        <w:rPr>
          <w:rFonts w:ascii="Times New Roman" w:hAnsi="Times New Roman" w:cs="Times New Roman"/>
        </w:rPr>
        <w:t xml:space="preserve"> associative learning </w:t>
      </w:r>
      <w:r w:rsidR="007B0151">
        <w:rPr>
          <w:rFonts w:ascii="Times New Roman" w:hAnsi="Times New Roman" w:cs="Times New Roman"/>
        </w:rPr>
        <w:t>and this additional assumption.</w:t>
      </w:r>
      <w:r w:rsidR="00040898">
        <w:rPr>
          <w:rFonts w:ascii="Times New Roman" w:hAnsi="Times New Roman" w:cs="Times New Roman"/>
        </w:rPr>
        <w:t xml:space="preserve"> </w:t>
      </w:r>
      <w:r w:rsidR="00EF64EB">
        <w:rPr>
          <w:rFonts w:ascii="Times New Roman" w:hAnsi="Times New Roman" w:cs="Times New Roman"/>
        </w:rPr>
        <w:t>The performance of ALIAS-2—</w:t>
      </w:r>
      <w:r w:rsidR="007B0151">
        <w:rPr>
          <w:rFonts w:ascii="Times New Roman" w:hAnsi="Times New Roman" w:cs="Times New Roman"/>
        </w:rPr>
        <w:t>which</w:t>
      </w:r>
      <w:r w:rsidR="000D755C">
        <w:rPr>
          <w:rFonts w:ascii="Times New Roman" w:hAnsi="Times New Roman" w:cs="Times New Roman"/>
        </w:rPr>
        <w:t xml:space="preserve"> omits differential barrier salience—was examined to shed light on this question.</w:t>
      </w:r>
      <w:r w:rsidR="002D51F7">
        <w:rPr>
          <w:rFonts w:ascii="Times New Roman" w:hAnsi="Times New Roman" w:cs="Times New Roman"/>
        </w:rPr>
        <w:t xml:space="preserve"> </w:t>
      </w:r>
      <w:r w:rsidR="0021682D">
        <w:rPr>
          <w:rFonts w:ascii="Times New Roman" w:hAnsi="Times New Roman" w:cs="Times New Roman"/>
        </w:rPr>
        <w:t>Figure 17 depicts the performance of this model</w:t>
      </w:r>
      <w:r w:rsidR="002D51F7">
        <w:rPr>
          <w:rFonts w:ascii="Times New Roman" w:hAnsi="Times New Roman" w:cs="Times New Roman"/>
        </w:rPr>
        <w:t>.</w:t>
      </w:r>
      <w:r w:rsidR="00E92E04">
        <w:rPr>
          <w:rFonts w:ascii="Times New Roman" w:hAnsi="Times New Roman" w:cs="Times New Roman"/>
        </w:rPr>
        <w:t xml:space="preserve"> The pattern of performance—which is shown in Figure 17—is clear: Networks in Experiments 1 and 3 produced greater error to the High test event than the Low test event, whereas networks in Experiment 2 produced roughly equivalent error to both test events. </w:t>
      </w:r>
      <w:r w:rsidR="00150C8F">
        <w:rPr>
          <w:rFonts w:ascii="Times New Roman" w:hAnsi="Times New Roman" w:cs="Times New Roman"/>
        </w:rPr>
        <w:t>These responses are notable not only because</w:t>
      </w:r>
      <w:r w:rsidR="00E92E04">
        <w:rPr>
          <w:rFonts w:ascii="Times New Roman" w:hAnsi="Times New Roman" w:cs="Times New Roman"/>
        </w:rPr>
        <w:t xml:space="preserve"> </w:t>
      </w:r>
      <w:r w:rsidR="00150C8F">
        <w:rPr>
          <w:rFonts w:ascii="Times New Roman" w:hAnsi="Times New Roman" w:cs="Times New Roman"/>
        </w:rPr>
        <w:t>they qualitatively match</w:t>
      </w:r>
      <w:r w:rsidR="00E92E04">
        <w:rPr>
          <w:rFonts w:ascii="Times New Roman" w:hAnsi="Times New Roman" w:cs="Times New Roman"/>
        </w:rPr>
        <w:t xml:space="preserve"> those of ALIAS and infants, but it suggests that </w:t>
      </w:r>
      <w:r w:rsidR="007B0151">
        <w:rPr>
          <w:rFonts w:ascii="Times New Roman" w:hAnsi="Times New Roman" w:cs="Times New Roman"/>
        </w:rPr>
        <w:t xml:space="preserve">associative learning alone is sufficient to </w:t>
      </w:r>
      <w:r w:rsidR="0021682D">
        <w:rPr>
          <w:rFonts w:ascii="Times New Roman" w:hAnsi="Times New Roman" w:cs="Times New Roman"/>
        </w:rPr>
        <w:t xml:space="preserve">account for infants’ looking responses across in Liu and </w:t>
      </w:r>
      <w:proofErr w:type="spellStart"/>
      <w:r w:rsidR="0021682D">
        <w:rPr>
          <w:rFonts w:ascii="Times New Roman" w:hAnsi="Times New Roman" w:cs="Times New Roman"/>
        </w:rPr>
        <w:lastRenderedPageBreak/>
        <w:t>Spelke</w:t>
      </w:r>
      <w:proofErr w:type="spellEnd"/>
      <w:r w:rsidR="0021682D">
        <w:rPr>
          <w:rFonts w:ascii="Times New Roman" w:hAnsi="Times New Roman" w:cs="Times New Roman"/>
        </w:rPr>
        <w:t xml:space="preserve"> (2017)</w:t>
      </w:r>
      <w:r w:rsidR="00150C8F">
        <w:rPr>
          <w:rFonts w:ascii="Times New Roman" w:hAnsi="Times New Roman" w:cs="Times New Roman"/>
        </w:rPr>
        <w:t xml:space="preserve">; it is not necessary to include addition assumptions </w:t>
      </w:r>
      <w:r w:rsidR="009B5320">
        <w:rPr>
          <w:rFonts w:ascii="Times New Roman" w:hAnsi="Times New Roman" w:cs="Times New Roman"/>
        </w:rPr>
        <w:t xml:space="preserve">about the salience of barriers in different positions. </w:t>
      </w:r>
    </w:p>
    <w:p w14:paraId="42D6DEDD" w14:textId="6BD97998" w:rsidR="00F0668E" w:rsidRDefault="008B7659" w:rsidP="00E407C6">
      <w:pPr>
        <w:spacing w:line="480" w:lineRule="auto"/>
        <w:contextualSpacing/>
        <w:rPr>
          <w:rFonts w:ascii="Times New Roman" w:hAnsi="Times New Roman" w:cs="Times New Roman"/>
        </w:rPr>
      </w:pPr>
      <w:r>
        <w:rPr>
          <w:rFonts w:ascii="Times New Roman" w:hAnsi="Times New Roman" w:cs="Times New Roman"/>
        </w:rPr>
        <w:tab/>
      </w:r>
      <w:r w:rsidR="00FD25D6" w:rsidRPr="00FD25D6">
        <w:rPr>
          <w:rFonts w:ascii="Times New Roman" w:hAnsi="Times New Roman" w:cs="Times New Roman"/>
        </w:rPr>
        <w:t xml:space="preserve">The goal of this simulation was to examine whether ALIAS could be extended to explain a set of results that, before now, were interpreted to mean that infants represent action efficiency in a graded or continuous manner. The results revealed that ALIAS succeeded in qualitatively reproducing infants’ looking responses across the three experiments reported in Liu and </w:t>
      </w:r>
      <w:proofErr w:type="spellStart"/>
      <w:r w:rsidR="00FD25D6" w:rsidRPr="00FD25D6">
        <w:rPr>
          <w:rFonts w:ascii="Times New Roman" w:hAnsi="Times New Roman" w:cs="Times New Roman"/>
        </w:rPr>
        <w:t>Spelke</w:t>
      </w:r>
      <w:proofErr w:type="spellEnd"/>
      <w:r w:rsidR="00FD25D6" w:rsidRPr="00FD25D6">
        <w:rPr>
          <w:rFonts w:ascii="Times New Roman" w:hAnsi="Times New Roman" w:cs="Times New Roman"/>
        </w:rPr>
        <w:t xml:space="preserve"> (2017). To clarify whether the success of this model was due to associative learning alone, the performance of a version of this model that omitted differential barrier salience—called ALIAS-2—was evaluated. Here too it was the case that ALIAS-2’s performance qualitatively matched that of infants in Liu and </w:t>
      </w:r>
      <w:proofErr w:type="spellStart"/>
      <w:r w:rsidR="00FD25D6" w:rsidRPr="00FD25D6">
        <w:rPr>
          <w:rFonts w:ascii="Times New Roman" w:hAnsi="Times New Roman" w:cs="Times New Roman"/>
        </w:rPr>
        <w:t>Spelke</w:t>
      </w:r>
      <w:proofErr w:type="spellEnd"/>
      <w:r w:rsidR="00FD25D6" w:rsidRPr="00FD25D6">
        <w:rPr>
          <w:rFonts w:ascii="Times New Roman" w:hAnsi="Times New Roman" w:cs="Times New Roman"/>
        </w:rPr>
        <w:t xml:space="preserve"> (2017). This suggests that associative learning alone is sufficient to capture the findings in this study. At the same time, the fact that ALIAS-2 was unable to replicate the first two target findings indicates that additional assumptions—in addition to associative learning—are required to capture the full range of findings in the infant literature on action understanding. One assumption relates to the differential salience of barriers: In events that include arced motion, barriers located peripherally to this motion are less visually salient than those located directly beneath it. The other assumption is that infants’ patterns of looking in a typical action-understanding study are shaped by the amount of real-world experience they have processing different kinds of actions.</w:t>
      </w:r>
    </w:p>
    <w:p w14:paraId="3570B0DF" w14:textId="26F73CC7" w:rsidR="006B67C9" w:rsidRDefault="00252FF3" w:rsidP="00E407C6">
      <w:pPr>
        <w:spacing w:line="480" w:lineRule="auto"/>
        <w:contextualSpacing/>
        <w:rPr>
          <w:rFonts w:ascii="Times New Roman" w:hAnsi="Times New Roman" w:cs="Times New Roman"/>
        </w:rPr>
      </w:pPr>
      <w:r>
        <w:rPr>
          <w:rFonts w:ascii="Times New Roman" w:hAnsi="Times New Roman" w:cs="Times New Roman"/>
        </w:rPr>
        <w:tab/>
      </w:r>
      <w:r w:rsidR="00CF3BF7" w:rsidRPr="00CF3BF7">
        <w:rPr>
          <w:rFonts w:ascii="Times New Roman" w:hAnsi="Times New Roman" w:cs="Times New Roman"/>
        </w:rPr>
        <w:t xml:space="preserve">In contrast to the success of ALIAS and ALIAS-2, OM10 was unable to reproduce infants’ looking responses in Liu and </w:t>
      </w:r>
      <w:proofErr w:type="spellStart"/>
      <w:r w:rsidR="00CF3BF7" w:rsidRPr="00CF3BF7">
        <w:rPr>
          <w:rFonts w:ascii="Times New Roman" w:hAnsi="Times New Roman" w:cs="Times New Roman"/>
        </w:rPr>
        <w:t>Spelke</w:t>
      </w:r>
      <w:proofErr w:type="spellEnd"/>
      <w:r w:rsidR="00CF3BF7" w:rsidRPr="00CF3BF7">
        <w:rPr>
          <w:rFonts w:ascii="Times New Roman" w:hAnsi="Times New Roman" w:cs="Times New Roman"/>
        </w:rPr>
        <w:t xml:space="preserve"> (2017). Although OM10-2 performed slightly better than OM10, it too was unable to account for all of the data in this study. That even OM10-2—a model that more closely mirrors the surface features of the tasks it simulates—failed to account for infants’ looking responses in this study is notable because it suggests that simply improving a </w:t>
      </w:r>
      <w:r w:rsidR="00CF3BF7" w:rsidRPr="00CF3BF7">
        <w:rPr>
          <w:rFonts w:ascii="Times New Roman" w:hAnsi="Times New Roman" w:cs="Times New Roman"/>
        </w:rPr>
        <w:lastRenderedPageBreak/>
        <w:t>connectionist model’s fidelity to the task structure is insufficient. A successful model must additionally capture the underlying processes and incorporate key assumptions that are presumed to give rise to infants’ behavior in studies that assess their action understanding.</w:t>
      </w:r>
    </w:p>
    <w:p w14:paraId="03AFDF57" w14:textId="7B4A3A19" w:rsidR="00BF2F6B" w:rsidRDefault="00C51108" w:rsidP="00524642">
      <w:pPr>
        <w:spacing w:line="480" w:lineRule="auto"/>
        <w:contextualSpacing/>
        <w:rPr>
          <w:rFonts w:ascii="Times New Roman" w:hAnsi="Times New Roman" w:cs="Times New Roman"/>
        </w:rPr>
      </w:pPr>
      <w:r>
        <w:rPr>
          <w:rFonts w:ascii="Times New Roman" w:hAnsi="Times New Roman" w:cs="Times New Roman"/>
        </w:rPr>
        <w:tab/>
      </w:r>
      <w:r w:rsidR="0094338E" w:rsidRPr="0094338E">
        <w:rPr>
          <w:rFonts w:ascii="Times New Roman" w:hAnsi="Times New Roman" w:cs="Times New Roman"/>
        </w:rPr>
        <w:t>The implementations of ALIAS evaluated thus far were designed to account for the looking behavior of infants who, because of their age, enter action-understanding studies with considerable experience processing actions in the real world. Yet, before ALIAS can be considered a truly general account of infants’ looking behavior in studies on this topic, it must also be able to explain findings from prior work demonstrating that much younger infants</w:t>
      </w:r>
      <w:r w:rsidR="0022270A">
        <w:rPr>
          <w:rFonts w:ascii="Times New Roman" w:hAnsi="Times New Roman" w:cs="Times New Roman"/>
        </w:rPr>
        <w:t xml:space="preserve"> </w:t>
      </w:r>
      <w:r w:rsidR="0094338E" w:rsidRPr="0094338E">
        <w:rPr>
          <w:rFonts w:ascii="Times New Roman" w:hAnsi="Times New Roman" w:cs="Times New Roman"/>
        </w:rPr>
        <w:t xml:space="preserve">exhibited patterns of looking similar to those of older infants. For example, Skerry et al. (2013) found that </w:t>
      </w:r>
      <w:r w:rsidR="004E14BF">
        <w:rPr>
          <w:rFonts w:ascii="Times New Roman" w:hAnsi="Times New Roman" w:cs="Times New Roman"/>
        </w:rPr>
        <w:t>prior</w:t>
      </w:r>
      <w:r w:rsidR="0094338E" w:rsidRPr="0094338E">
        <w:rPr>
          <w:rFonts w:ascii="Times New Roman" w:hAnsi="Times New Roman" w:cs="Times New Roman"/>
        </w:rPr>
        <w:t xml:space="preserve"> direct </w:t>
      </w:r>
      <w:r w:rsidR="000107A5">
        <w:rPr>
          <w:rFonts w:ascii="Times New Roman" w:hAnsi="Times New Roman" w:cs="Times New Roman"/>
        </w:rPr>
        <w:t>“</w:t>
      </w:r>
      <w:r w:rsidR="0094338E" w:rsidRPr="0094338E">
        <w:rPr>
          <w:rFonts w:ascii="Times New Roman" w:hAnsi="Times New Roman" w:cs="Times New Roman"/>
        </w:rPr>
        <w:t>sticky mittens</w:t>
      </w:r>
      <w:r w:rsidR="000107A5">
        <w:rPr>
          <w:rFonts w:ascii="Times New Roman" w:hAnsi="Times New Roman" w:cs="Times New Roman"/>
        </w:rPr>
        <w:t>”</w:t>
      </w:r>
      <w:r w:rsidR="0094338E" w:rsidRPr="0094338E">
        <w:rPr>
          <w:rFonts w:ascii="Times New Roman" w:hAnsi="Times New Roman" w:cs="Times New Roman"/>
        </w:rPr>
        <w:t xml:space="preserve"> experience was sufficient to elicit this pattern of looking in pre-reaching 3-month-olds</w:t>
      </w:r>
      <w:r w:rsidR="0094338E">
        <w:rPr>
          <w:rFonts w:ascii="Times New Roman" w:hAnsi="Times New Roman" w:cs="Times New Roman"/>
        </w:rPr>
        <w:t>.</w:t>
      </w:r>
      <w:r w:rsidR="00C52F5E">
        <w:rPr>
          <w:rFonts w:ascii="Times New Roman" w:hAnsi="Times New Roman" w:cs="Times New Roman"/>
        </w:rPr>
        <w:t xml:space="preserve"> Given that 3-month-olds </w:t>
      </w:r>
      <w:r w:rsidR="004379DF">
        <w:rPr>
          <w:rFonts w:ascii="Times New Roman" w:hAnsi="Times New Roman" w:cs="Times New Roman"/>
        </w:rPr>
        <w:t xml:space="preserve">necessarily </w:t>
      </w:r>
      <w:r w:rsidR="00C52F5E">
        <w:rPr>
          <w:rFonts w:ascii="Times New Roman" w:hAnsi="Times New Roman" w:cs="Times New Roman"/>
        </w:rPr>
        <w:t xml:space="preserve">have had less experience </w:t>
      </w:r>
      <w:r w:rsidR="004379DF">
        <w:rPr>
          <w:rFonts w:ascii="Times New Roman" w:hAnsi="Times New Roman" w:cs="Times New Roman"/>
        </w:rPr>
        <w:t xml:space="preserve">processing </w:t>
      </w:r>
      <w:r w:rsidR="00C52F5E">
        <w:rPr>
          <w:rFonts w:ascii="Times New Roman" w:hAnsi="Times New Roman" w:cs="Times New Roman"/>
        </w:rPr>
        <w:t xml:space="preserve">other’s actions than older infants, </w:t>
      </w:r>
      <w:r w:rsidR="0022270A">
        <w:rPr>
          <w:rFonts w:ascii="Times New Roman" w:hAnsi="Times New Roman" w:cs="Times New Roman"/>
        </w:rPr>
        <w:t>it is unlikely that</w:t>
      </w:r>
      <w:r w:rsidR="005E6317">
        <w:rPr>
          <w:rFonts w:ascii="Times New Roman" w:hAnsi="Times New Roman" w:cs="Times New Roman"/>
        </w:rPr>
        <w:t xml:space="preserve"> these </w:t>
      </w:r>
      <w:r w:rsidR="009A1345">
        <w:rPr>
          <w:rFonts w:ascii="Times New Roman" w:hAnsi="Times New Roman" w:cs="Times New Roman"/>
        </w:rPr>
        <w:t>looking patterns arise</w:t>
      </w:r>
      <w:r w:rsidR="005E6317">
        <w:rPr>
          <w:rFonts w:ascii="Times New Roman" w:hAnsi="Times New Roman" w:cs="Times New Roman"/>
        </w:rPr>
        <w:t xml:space="preserve"> solely from extensive</w:t>
      </w:r>
      <w:r w:rsidR="000107A5">
        <w:rPr>
          <w:rFonts w:ascii="Times New Roman" w:hAnsi="Times New Roman" w:cs="Times New Roman"/>
        </w:rPr>
        <w:t>, real-world action processing</w:t>
      </w:r>
      <w:r w:rsidR="005E6317">
        <w:rPr>
          <w:rFonts w:ascii="Times New Roman" w:hAnsi="Times New Roman" w:cs="Times New Roman"/>
        </w:rPr>
        <w:t xml:space="preserve"> </w:t>
      </w:r>
      <w:r w:rsidR="009B142C">
        <w:rPr>
          <w:rFonts w:ascii="Times New Roman" w:hAnsi="Times New Roman" w:cs="Times New Roman"/>
        </w:rPr>
        <w:t>experience</w:t>
      </w:r>
      <w:r w:rsidR="005E6317">
        <w:rPr>
          <w:rFonts w:ascii="Times New Roman" w:hAnsi="Times New Roman" w:cs="Times New Roman"/>
        </w:rPr>
        <w:t>.</w:t>
      </w:r>
      <w:r w:rsidR="0022270A">
        <w:rPr>
          <w:rFonts w:ascii="Times New Roman" w:hAnsi="Times New Roman" w:cs="Times New Roman"/>
        </w:rPr>
        <w:t xml:space="preserve"> </w:t>
      </w:r>
    </w:p>
    <w:p w14:paraId="517D46F9" w14:textId="5DFB69FF" w:rsidR="00B961F3" w:rsidDel="00B4247F" w:rsidRDefault="00FD1459" w:rsidP="00B4247F">
      <w:pPr>
        <w:spacing w:line="480" w:lineRule="auto"/>
        <w:ind w:firstLine="720"/>
        <w:contextualSpacing/>
        <w:rPr>
          <w:del w:id="535" w:author="Benton, Deon" w:date="2026-05-01T21:05:00Z" w16du:dateUtc="2026-05-02T02:05:00Z"/>
          <w:rFonts w:ascii="Times New Roman" w:hAnsi="Times New Roman" w:cs="Times New Roman"/>
        </w:rPr>
      </w:pPr>
      <w:r w:rsidRPr="00FD1459">
        <w:rPr>
          <w:rFonts w:ascii="Times New Roman" w:hAnsi="Times New Roman" w:cs="Times New Roman"/>
        </w:rPr>
        <w:t xml:space="preserve">As outlined in the Introduction, it may not be necessary to posit extensive, real-world action-processing experience </w:t>
      </w:r>
      <w:ins w:id="536" w:author="Benton, Deon" w:date="2026-05-01T21:01:00Z" w16du:dateUtc="2026-05-02T02:01:00Z">
        <w:r w:rsidR="00B4247F">
          <w:rPr>
            <w:rFonts w:ascii="Times New Roman" w:hAnsi="Times New Roman" w:cs="Times New Roman"/>
          </w:rPr>
          <w:t>to explain infants’ performance</w:t>
        </w:r>
      </w:ins>
      <w:r w:rsidRPr="00FD1459">
        <w:rPr>
          <w:rFonts w:ascii="Times New Roman" w:hAnsi="Times New Roman" w:cs="Times New Roman"/>
        </w:rPr>
        <w:t xml:space="preserve"> in Skerry et al. (2013). This is because features of the sticky-mittens task itself</w:t>
      </w:r>
      <w:ins w:id="537" w:author="Benton, Deon" w:date="2026-05-01T21:02:00Z" w16du:dateUtc="2026-05-02T02:02:00Z">
        <w:r w:rsidR="00B4247F">
          <w:rPr>
            <w:rFonts w:ascii="Times New Roman" w:hAnsi="Times New Roman" w:cs="Times New Roman"/>
          </w:rPr>
          <w:t xml:space="preserve"> </w:t>
        </w:r>
      </w:ins>
      <w:r w:rsidRPr="00FD1459">
        <w:rPr>
          <w:rFonts w:ascii="Times New Roman" w:hAnsi="Times New Roman" w:cs="Times New Roman"/>
        </w:rPr>
        <w:t xml:space="preserve">could clarify how the looking behavior of pre-reaching 3-month-olds </w:t>
      </w:r>
      <w:r w:rsidR="00136229" w:rsidRPr="00FD1459">
        <w:rPr>
          <w:rFonts w:ascii="Times New Roman" w:hAnsi="Times New Roman" w:cs="Times New Roman"/>
        </w:rPr>
        <w:t>can</w:t>
      </w:r>
      <w:r w:rsidRPr="00FD1459">
        <w:rPr>
          <w:rFonts w:ascii="Times New Roman" w:hAnsi="Times New Roman" w:cs="Times New Roman"/>
        </w:rPr>
        <w:t xml:space="preserve"> mirror that of older infants. </w:t>
      </w:r>
      <w:ins w:id="538" w:author="Benton, Deon" w:date="2026-05-01T21:02:00Z" w16du:dateUtc="2026-05-02T02:02:00Z">
        <w:r w:rsidR="00B4247F">
          <w:rPr>
            <w:rFonts w:ascii="Times New Roman" w:hAnsi="Times New Roman" w:cs="Times New Roman"/>
          </w:rPr>
          <w:t>The crux of the idea is</w:t>
        </w:r>
      </w:ins>
      <w:r w:rsidRPr="00FD1459">
        <w:rPr>
          <w:rFonts w:ascii="Times New Roman" w:hAnsi="Times New Roman" w:cs="Times New Roman"/>
        </w:rPr>
        <w:t xml:space="preserve"> that action experience that is effective—such as when a Velcro-covered ball adheres to Velcro-covered mittens—might temporarily heighten infants’ attention to, and encoding of, the</w:t>
      </w:r>
      <w:ins w:id="539" w:author="Benton, Deon" w:date="2026-05-01T21:03:00Z" w16du:dateUtc="2026-05-02T02:03:00Z">
        <w:r w:rsidR="00B4247F">
          <w:rPr>
            <w:rFonts w:ascii="Times New Roman" w:hAnsi="Times New Roman" w:cs="Times New Roman"/>
          </w:rPr>
          <w:t xml:space="preserve"> surface features of </w:t>
        </w:r>
      </w:ins>
      <w:ins w:id="540" w:author="Benton, Deon" w:date="2026-05-01T21:04:00Z" w16du:dateUtc="2026-05-02T02:04:00Z">
        <w:r w:rsidR="00B4247F">
          <w:rPr>
            <w:rFonts w:ascii="Times New Roman" w:hAnsi="Times New Roman" w:cs="Times New Roman"/>
          </w:rPr>
          <w:t>the</w:t>
        </w:r>
      </w:ins>
      <w:r w:rsidRPr="00FD1459">
        <w:rPr>
          <w:rFonts w:ascii="Times New Roman" w:hAnsi="Times New Roman" w:cs="Times New Roman"/>
        </w:rPr>
        <w:t xml:space="preserve"> </w:t>
      </w:r>
      <w:ins w:id="541" w:author="Benton, Deon" w:date="2026-05-01T21:04:00Z" w16du:dateUtc="2026-05-02T02:04:00Z">
        <w:r w:rsidR="00B4247F">
          <w:rPr>
            <w:rFonts w:ascii="Times New Roman" w:hAnsi="Times New Roman" w:cs="Times New Roman"/>
          </w:rPr>
          <w:t>ball</w:t>
        </w:r>
        <w:r w:rsidR="00B4247F" w:rsidRPr="00FD1459">
          <w:rPr>
            <w:rFonts w:ascii="Times New Roman" w:hAnsi="Times New Roman" w:cs="Times New Roman"/>
          </w:rPr>
          <w:t xml:space="preserve"> </w:t>
        </w:r>
      </w:ins>
      <w:r w:rsidRPr="00FD1459">
        <w:rPr>
          <w:rFonts w:ascii="Times New Roman" w:hAnsi="Times New Roman" w:cs="Times New Roman"/>
        </w:rPr>
        <w:t xml:space="preserve">as well as the geometry and trajectory of their own mostly direct and nearly linear reaches. A prototypical representation of these reaches could emerge if, as is the case in these studies, infants are allowed to engage in multiple reaching attempts. If infants subsequently observe an action whose geometry and trajectory overlap with this representation, it may be </w:t>
      </w:r>
      <w:r w:rsidRPr="00FD1459">
        <w:rPr>
          <w:rFonts w:ascii="Times New Roman" w:hAnsi="Times New Roman" w:cs="Times New Roman"/>
        </w:rPr>
        <w:lastRenderedPageBreak/>
        <w:t>perceived as familiar because, due to this overlap, the observed action reactivates the same representational units that encoded the infant’s own reaches during the action phase. Actions that deviate from this representation—such as arced reaches—may fail to reactivate these units to the same extent and, as such, elicit longer looks because they require additional encoding before they are perceived as familiar.</w:t>
      </w:r>
      <w:ins w:id="542" w:author="Benton, Deon" w:date="2026-05-01T21:05:00Z" w16du:dateUtc="2026-05-02T02:05:00Z">
        <w:r w:rsidR="00B4247F">
          <w:rPr>
            <w:rFonts w:ascii="Times New Roman" w:hAnsi="Times New Roman" w:cs="Times New Roman"/>
          </w:rPr>
          <w:t xml:space="preserve"> </w:t>
        </w:r>
      </w:ins>
      <w:r w:rsidR="00F222BE">
        <w:rPr>
          <w:rFonts w:ascii="Times New Roman" w:hAnsi="Times New Roman" w:cs="Times New Roman"/>
        </w:rPr>
        <w:t xml:space="preserve"> </w:t>
      </w:r>
      <w:ins w:id="543" w:author="Benton, Deon" w:date="2026-05-01T21:05:00Z" w16du:dateUtc="2026-05-02T02:05:00Z">
        <w:r w:rsidR="00B4247F">
          <w:rPr>
            <w:rFonts w:ascii="Times New Roman" w:hAnsi="Times New Roman" w:cs="Times New Roman"/>
          </w:rPr>
          <w:t>Simulation 5 was carried out</w:t>
        </w:r>
      </w:ins>
      <w:r w:rsidR="00F222BE">
        <w:rPr>
          <w:rFonts w:ascii="Times New Roman" w:hAnsi="Times New Roman" w:cs="Times New Roman"/>
        </w:rPr>
        <w:t xml:space="preserve"> to test whether this account</w:t>
      </w:r>
      <w:ins w:id="544" w:author="Benton, Deon" w:date="2026-05-01T21:05:00Z" w16du:dateUtc="2026-05-02T02:05:00Z">
        <w:r w:rsidR="00B4247F">
          <w:rPr>
            <w:rFonts w:ascii="Times New Roman" w:hAnsi="Times New Roman" w:cs="Times New Roman"/>
          </w:rPr>
          <w:t xml:space="preserve"> </w:t>
        </w:r>
      </w:ins>
      <w:r w:rsidR="00F222BE">
        <w:rPr>
          <w:rFonts w:ascii="Times New Roman" w:hAnsi="Times New Roman" w:cs="Times New Roman"/>
        </w:rPr>
        <w:t xml:space="preserve">is sufficient to explain the performance of pre-reaching infants in these studies. </w:t>
      </w:r>
      <w:ins w:id="545" w:author="Benton, Deon" w:date="2026-05-01T21:07:00Z" w16du:dateUtc="2026-05-02T02:07:00Z">
        <w:r w:rsidR="00B4247F">
          <w:rPr>
            <w:rFonts w:ascii="Times New Roman" w:hAnsi="Times New Roman" w:cs="Times New Roman"/>
          </w:rPr>
          <w:t>It i</w:t>
        </w:r>
      </w:ins>
      <w:ins w:id="546" w:author="Benton, Deon" w:date="2026-05-01T21:08:00Z" w16du:dateUtc="2026-05-02T02:08:00Z">
        <w:r w:rsidR="00B4247F">
          <w:rPr>
            <w:rFonts w:ascii="Times New Roman" w:hAnsi="Times New Roman" w:cs="Times New Roman"/>
          </w:rPr>
          <w:t>s worth noting that because</w:t>
        </w:r>
      </w:ins>
      <w:ins w:id="547" w:author="Benton, Deon" w:date="2026-05-01T21:09:00Z" w16du:dateUtc="2026-05-02T02:09:00Z">
        <w:r w:rsidR="00F61EFC">
          <w:rPr>
            <w:rFonts w:ascii="Times New Roman" w:hAnsi="Times New Roman" w:cs="Times New Roman"/>
          </w:rPr>
          <w:t xml:space="preserve"> there is no way to model developmental age with</w:t>
        </w:r>
      </w:ins>
      <w:ins w:id="548" w:author="Benton, Deon" w:date="2026-05-01T21:08:00Z" w16du:dateUtc="2026-05-02T02:08:00Z">
        <w:r w:rsidR="00B4247F">
          <w:rPr>
            <w:rFonts w:ascii="Times New Roman" w:hAnsi="Times New Roman" w:cs="Times New Roman"/>
          </w:rPr>
          <w:t xml:space="preserve"> OM10</w:t>
        </w:r>
      </w:ins>
      <w:ins w:id="549" w:author="Benton, Deon" w:date="2026-05-01T21:10:00Z" w16du:dateUtc="2026-05-02T02:10:00Z">
        <w:r w:rsidR="00F61EFC">
          <w:rPr>
            <w:rFonts w:ascii="Times New Roman" w:hAnsi="Times New Roman" w:cs="Times New Roman"/>
          </w:rPr>
          <w:t xml:space="preserve">, the performance of ALIAS </w:t>
        </w:r>
      </w:ins>
      <w:ins w:id="550" w:author="Benton, Deon" w:date="2026-05-01T21:11:00Z" w16du:dateUtc="2026-05-02T02:11:00Z">
        <w:r w:rsidR="00F61EFC">
          <w:rPr>
            <w:rFonts w:ascii="Times New Roman" w:hAnsi="Times New Roman" w:cs="Times New Roman"/>
          </w:rPr>
          <w:t>and ALIAS-2 was not compared to that of OM10 or OM10-2.</w:t>
        </w:r>
      </w:ins>
      <w:ins w:id="551" w:author="Benton, Deon" w:date="2026-05-01T21:12:00Z" w16du:dateUtc="2026-05-02T02:12:00Z">
        <w:r w:rsidR="00F61EFC">
          <w:rPr>
            <w:rFonts w:ascii="Times New Roman" w:hAnsi="Times New Roman" w:cs="Times New Roman"/>
          </w:rPr>
          <w:t xml:space="preserve"> </w:t>
        </w:r>
      </w:ins>
      <w:ins w:id="552" w:author="Benton, Deon" w:date="2026-05-01T21:08:00Z" w16du:dateUtc="2026-05-02T02:08:00Z">
        <w:r w:rsidR="00B4247F">
          <w:rPr>
            <w:rFonts w:ascii="Times New Roman" w:hAnsi="Times New Roman" w:cs="Times New Roman"/>
          </w:rPr>
          <w:t xml:space="preserve"> </w:t>
        </w:r>
      </w:ins>
      <w:ins w:id="553" w:author="Benton, Deon" w:date="2026-05-01T21:21:00Z" w16du:dateUtc="2026-05-02T02:21:00Z">
        <w:r w:rsidR="009A111D">
          <w:rPr>
            <w:rFonts w:ascii="Times New Roman" w:hAnsi="Times New Roman" w:cs="Times New Roman"/>
          </w:rPr>
          <w:t xml:space="preserve">In general, </w:t>
        </w:r>
      </w:ins>
      <w:ins w:id="554" w:author="Benton, Deon" w:date="2026-05-01T21:19:00Z" w16du:dateUtc="2026-05-02T02:19:00Z">
        <w:r w:rsidR="009A111D">
          <w:rPr>
            <w:rFonts w:ascii="Times New Roman" w:hAnsi="Times New Roman" w:cs="Times New Roman"/>
          </w:rPr>
          <w:t>OM10</w:t>
        </w:r>
      </w:ins>
      <w:ins w:id="555" w:author="Benton, Deon" w:date="2026-05-01T21:21:00Z" w16du:dateUtc="2026-05-02T02:21:00Z">
        <w:r w:rsidR="009A111D">
          <w:rPr>
            <w:rFonts w:ascii="Times New Roman" w:hAnsi="Times New Roman" w:cs="Times New Roman"/>
          </w:rPr>
          <w:t>’s inability to simulate age</w:t>
        </w:r>
      </w:ins>
      <w:ins w:id="556" w:author="Benton, Deon" w:date="2026-05-01T21:23:00Z" w16du:dateUtc="2026-05-02T02:23:00Z">
        <w:r w:rsidR="00B83463">
          <w:rPr>
            <w:rFonts w:ascii="Times New Roman" w:hAnsi="Times New Roman" w:cs="Times New Roman"/>
          </w:rPr>
          <w:t xml:space="preserve"> represents </w:t>
        </w:r>
      </w:ins>
      <w:ins w:id="557" w:author="Benton, Deon" w:date="2026-05-01T21:15:00Z" w16du:dateUtc="2026-05-02T02:15:00Z">
        <w:r w:rsidR="00236C94">
          <w:rPr>
            <w:rFonts w:ascii="Times New Roman" w:hAnsi="Times New Roman" w:cs="Times New Roman"/>
          </w:rPr>
          <w:t>a significant limitation because it means that this model cannot b</w:t>
        </w:r>
      </w:ins>
      <w:ins w:id="558" w:author="Benton, Deon" w:date="2026-05-01T21:16:00Z" w16du:dateUtc="2026-05-02T02:16:00Z">
        <w:r w:rsidR="00236C94">
          <w:rPr>
            <w:rFonts w:ascii="Times New Roman" w:hAnsi="Times New Roman" w:cs="Times New Roman"/>
          </w:rPr>
          <w:t xml:space="preserve">e </w:t>
        </w:r>
      </w:ins>
      <w:ins w:id="559" w:author="Benton, Deon" w:date="2026-05-01T21:20:00Z" w16du:dateUtc="2026-05-02T02:20:00Z">
        <w:r w:rsidR="009A111D">
          <w:rPr>
            <w:rFonts w:ascii="Times New Roman" w:hAnsi="Times New Roman" w:cs="Times New Roman"/>
          </w:rPr>
          <w:t>used</w:t>
        </w:r>
      </w:ins>
      <w:ins w:id="560" w:author="Benton, Deon" w:date="2026-05-01T21:12:00Z" w16du:dateUtc="2026-05-02T02:12:00Z">
        <w:r w:rsidR="00236C94">
          <w:rPr>
            <w:rFonts w:ascii="Times New Roman" w:hAnsi="Times New Roman" w:cs="Times New Roman"/>
          </w:rPr>
          <w:t xml:space="preserve"> </w:t>
        </w:r>
        <w:r w:rsidR="00236C94" w:rsidRPr="00236C94">
          <w:rPr>
            <w:rFonts w:ascii="Times New Roman" w:hAnsi="Times New Roman" w:cs="Times New Roman"/>
          </w:rPr>
          <w:t>to evaluate how differences in experience across development shape infants’ looking behavior.</w:t>
        </w:r>
      </w:ins>
    </w:p>
    <w:p w14:paraId="5C1A08E7" w14:textId="77777777" w:rsidR="00B83463" w:rsidRDefault="00B83463" w:rsidP="00B83463">
      <w:pPr>
        <w:spacing w:line="480" w:lineRule="auto"/>
        <w:contextualSpacing/>
        <w:rPr>
          <w:ins w:id="561" w:author="Benton, Deon" w:date="2026-05-01T21:22:00Z" w16du:dateUtc="2026-05-02T02:22:00Z"/>
          <w:rFonts w:ascii="Times New Roman" w:hAnsi="Times New Roman" w:cs="Times New Roman"/>
        </w:rPr>
      </w:pPr>
    </w:p>
    <w:p w14:paraId="3141E23B" w14:textId="68A0F5F0" w:rsidR="00B83463" w:rsidRPr="00B83463" w:rsidRDefault="00B83463" w:rsidP="00B83463">
      <w:pPr>
        <w:spacing w:line="480" w:lineRule="auto"/>
        <w:contextualSpacing/>
        <w:jc w:val="center"/>
        <w:rPr>
          <w:rFonts w:ascii="Times New Roman" w:hAnsi="Times New Roman" w:cs="Times New Roman"/>
          <w:b/>
          <w:bCs/>
        </w:rPr>
      </w:pPr>
      <w:ins w:id="562" w:author="Benton, Deon" w:date="2026-05-01T21:22:00Z" w16du:dateUtc="2026-05-02T02:22:00Z">
        <w:r>
          <w:rPr>
            <w:rFonts w:ascii="Times New Roman" w:hAnsi="Times New Roman" w:cs="Times New Roman"/>
            <w:b/>
            <w:bCs/>
          </w:rPr>
          <w:t>Simulation 5</w:t>
        </w:r>
      </w:ins>
    </w:p>
    <w:p w14:paraId="2C2C4530" w14:textId="1F711156" w:rsidR="00057FA2" w:rsidRDefault="00FC305F" w:rsidP="00887683">
      <w:pPr>
        <w:spacing w:line="480" w:lineRule="auto"/>
        <w:ind w:firstLine="720"/>
        <w:contextualSpacing/>
        <w:rPr>
          <w:ins w:id="563" w:author="Benton, Deon" w:date="2026-05-02T10:36:00Z" w16du:dateUtc="2026-05-02T15:36:00Z"/>
          <w:rFonts w:ascii="Times New Roman" w:eastAsia="Times New Roman" w:hAnsi="Times New Roman" w:cs="Times New Roman"/>
        </w:rPr>
      </w:pPr>
      <w:ins w:id="564" w:author="Benton, Deon" w:date="2026-05-02T09:56:00Z" w16du:dateUtc="2026-05-02T14:56:00Z">
        <w:r w:rsidRPr="00FC305F">
          <w:rPr>
            <w:rFonts w:ascii="Times New Roman" w:eastAsia="Times New Roman" w:hAnsi="Times New Roman" w:cs="Times New Roman"/>
          </w:rPr>
          <w:t>The primary goal of this simulation was to assess whether, when ALIAS is given limited pretraining experience, it can reproduce the looking behavior of pre-reaching infants when its attention is heightened during a phase analogous to the action phase in Skerry et al. (2013).</w:t>
        </w:r>
      </w:ins>
      <w:ins w:id="565" w:author="Benton, Deon" w:date="2026-05-02T10:02:00Z" w16du:dateUtc="2026-05-02T15:02:00Z">
        <w:r w:rsidR="00BA4878">
          <w:rPr>
            <w:rFonts w:ascii="Times New Roman" w:eastAsia="Times New Roman" w:hAnsi="Times New Roman" w:cs="Times New Roman"/>
          </w:rPr>
          <w:t xml:space="preserve"> To simulate </w:t>
        </w:r>
      </w:ins>
      <w:ins w:id="566" w:author="Benton, Deon" w:date="2026-05-02T10:04:00Z" w16du:dateUtc="2026-05-02T15:04:00Z">
        <w:r w:rsidR="00BA4878">
          <w:rPr>
            <w:rFonts w:ascii="Times New Roman" w:eastAsia="Times New Roman" w:hAnsi="Times New Roman" w:cs="Times New Roman"/>
          </w:rPr>
          <w:t>the performance of the 3-month-olds in this study, X changes were made to the model.</w:t>
        </w:r>
      </w:ins>
      <w:ins w:id="567" w:author="Benton, Deon" w:date="2026-05-02T10:05:00Z" w16du:dateUtc="2026-05-02T15:05:00Z">
        <w:r w:rsidR="00BA4878">
          <w:rPr>
            <w:rFonts w:ascii="Times New Roman" w:eastAsia="Times New Roman" w:hAnsi="Times New Roman" w:cs="Times New Roman"/>
          </w:rPr>
          <w:t xml:space="preserve"> The first involved reducing the length of the pretraining phase. This phase lasted between </w:t>
        </w:r>
      </w:ins>
      <w:ins w:id="568" w:author="Benton, Deon" w:date="2026-05-02T10:06:00Z" w16du:dateUtc="2026-05-02T15:06:00Z">
        <w:r w:rsidR="00BA4878">
          <w:rPr>
            <w:rFonts w:ascii="Times New Roman" w:eastAsia="Times New Roman" w:hAnsi="Times New Roman" w:cs="Times New Roman"/>
          </w:rPr>
          <w:t xml:space="preserve">450 and 900 epochs in Simulations 1-4. Here, </w:t>
        </w:r>
      </w:ins>
      <w:ins w:id="569" w:author="Benton, Deon" w:date="2026-05-02T10:07:00Z" w16du:dateUtc="2026-05-02T15:07:00Z">
        <w:r w:rsidR="00BA4878">
          <w:rPr>
            <w:rFonts w:ascii="Times New Roman" w:eastAsia="Times New Roman" w:hAnsi="Times New Roman" w:cs="Times New Roman"/>
          </w:rPr>
          <w:t xml:space="preserve">the pretraining phase lasted 225 epochs. This implemented the assumption that 3-month-olds have less action processing experience than </w:t>
        </w:r>
      </w:ins>
      <w:ins w:id="570" w:author="Benton, Deon" w:date="2026-05-02T10:08:00Z" w16du:dateUtc="2026-05-02T15:08:00Z">
        <w:r w:rsidR="00BA4878">
          <w:rPr>
            <w:rFonts w:ascii="Times New Roman" w:eastAsia="Times New Roman" w:hAnsi="Times New Roman" w:cs="Times New Roman"/>
          </w:rPr>
          <w:t>6- to 12-month-olds (the typical age of infants tested in action-understanding studies). The second change involved reducing the number of hidden</w:t>
        </w:r>
      </w:ins>
      <w:ins w:id="571" w:author="Benton, Deon" w:date="2026-05-02T10:09:00Z" w16du:dateUtc="2026-05-02T15:09:00Z">
        <w:r w:rsidR="00BA4878">
          <w:rPr>
            <w:rFonts w:ascii="Times New Roman" w:eastAsia="Times New Roman" w:hAnsi="Times New Roman" w:cs="Times New Roman"/>
          </w:rPr>
          <w:t xml:space="preserve"> units</w:t>
        </w:r>
      </w:ins>
      <w:ins w:id="572" w:author="Benton, Deon" w:date="2026-05-02T10:10:00Z" w16du:dateUtc="2026-05-02T15:10:00Z">
        <w:r w:rsidR="00907380">
          <w:rPr>
            <w:rFonts w:ascii="Times New Roman" w:eastAsia="Times New Roman" w:hAnsi="Times New Roman" w:cs="Times New Roman"/>
          </w:rPr>
          <w:t xml:space="preserve"> to 10; Simulations 1-4 </w:t>
        </w:r>
      </w:ins>
      <w:ins w:id="573" w:author="Benton, Deon" w:date="2026-05-02T10:17:00Z" w16du:dateUtc="2026-05-02T15:17:00Z">
        <w:r w:rsidR="00907380">
          <w:rPr>
            <w:rFonts w:ascii="Times New Roman" w:eastAsia="Times New Roman" w:hAnsi="Times New Roman" w:cs="Times New Roman"/>
          </w:rPr>
          <w:t xml:space="preserve">used </w:t>
        </w:r>
      </w:ins>
      <w:ins w:id="574" w:author="Benton, Deon" w:date="2026-05-02T10:10:00Z" w16du:dateUtc="2026-05-02T15:10:00Z">
        <w:r w:rsidR="00907380">
          <w:rPr>
            <w:rFonts w:ascii="Times New Roman" w:eastAsia="Times New Roman" w:hAnsi="Times New Roman" w:cs="Times New Roman"/>
          </w:rPr>
          <w:t>between</w:t>
        </w:r>
      </w:ins>
      <w:ins w:id="575" w:author="Benton, Deon" w:date="2026-05-02T10:13:00Z" w16du:dateUtc="2026-05-02T15:13:00Z">
        <w:r w:rsidR="00907380">
          <w:rPr>
            <w:rFonts w:ascii="Times New Roman" w:eastAsia="Times New Roman" w:hAnsi="Times New Roman" w:cs="Times New Roman"/>
          </w:rPr>
          <w:t xml:space="preserve"> 30 and 50</w:t>
        </w:r>
      </w:ins>
      <w:ins w:id="576" w:author="Benton, Deon" w:date="2026-05-02T10:18:00Z" w16du:dateUtc="2026-05-02T15:18:00Z">
        <w:r w:rsidR="00907380">
          <w:rPr>
            <w:rFonts w:ascii="Times New Roman" w:eastAsia="Times New Roman" w:hAnsi="Times New Roman" w:cs="Times New Roman"/>
          </w:rPr>
          <w:t xml:space="preserve"> hidden units</w:t>
        </w:r>
      </w:ins>
      <w:ins w:id="577" w:author="Benton, Deon" w:date="2026-05-02T10:09:00Z" w16du:dateUtc="2026-05-02T15:09:00Z">
        <w:r w:rsidR="00BA4878">
          <w:rPr>
            <w:rFonts w:ascii="Times New Roman" w:eastAsia="Times New Roman" w:hAnsi="Times New Roman" w:cs="Times New Roman"/>
          </w:rPr>
          <w:t>.</w:t>
        </w:r>
      </w:ins>
      <w:ins w:id="578" w:author="Benton, Deon" w:date="2026-05-02T10:10:00Z" w16du:dateUtc="2026-05-02T15:10:00Z">
        <w:r w:rsidR="00907380">
          <w:rPr>
            <w:rFonts w:ascii="Times New Roman" w:eastAsia="Times New Roman" w:hAnsi="Times New Roman" w:cs="Times New Roman"/>
          </w:rPr>
          <w:t xml:space="preserve"> As discussed earlier</w:t>
        </w:r>
      </w:ins>
      <w:ins w:id="579" w:author="Benton, Deon" w:date="2026-05-02T10:11:00Z" w16du:dateUtc="2026-05-02T15:11:00Z">
        <w:r w:rsidR="00907380">
          <w:rPr>
            <w:rFonts w:ascii="Times New Roman" w:eastAsia="Times New Roman" w:hAnsi="Times New Roman" w:cs="Times New Roman"/>
          </w:rPr>
          <w:t>, the number of hidden units in a network</w:t>
        </w:r>
      </w:ins>
      <w:ins w:id="580" w:author="Benton, Deon" w:date="2026-05-02T10:13:00Z" w16du:dateUtc="2026-05-02T15:13:00Z">
        <w:r w:rsidR="00907380">
          <w:rPr>
            <w:rFonts w:ascii="Times New Roman" w:eastAsia="Times New Roman" w:hAnsi="Times New Roman" w:cs="Times New Roman"/>
          </w:rPr>
          <w:t>s corresponds roughly</w:t>
        </w:r>
      </w:ins>
      <w:ins w:id="581" w:author="Benton, Deon" w:date="2026-05-02T10:11:00Z" w16du:dateUtc="2026-05-02T15:11:00Z">
        <w:r w:rsidR="00907380">
          <w:rPr>
            <w:rFonts w:ascii="Times New Roman" w:eastAsia="Times New Roman" w:hAnsi="Times New Roman" w:cs="Times New Roman"/>
          </w:rPr>
          <w:t xml:space="preserve"> </w:t>
        </w:r>
      </w:ins>
      <w:ins w:id="582" w:author="Benton, Deon" w:date="2026-05-02T10:15:00Z" w16du:dateUtc="2026-05-02T15:15:00Z">
        <w:r w:rsidR="00907380">
          <w:rPr>
            <w:rFonts w:ascii="Times New Roman" w:eastAsia="Times New Roman" w:hAnsi="Times New Roman" w:cs="Times New Roman"/>
          </w:rPr>
          <w:t>its</w:t>
        </w:r>
      </w:ins>
      <w:ins w:id="583" w:author="Benton, Deon" w:date="2026-05-02T10:14:00Z" w16du:dateUtc="2026-05-02T15:14:00Z">
        <w:r w:rsidR="00907380">
          <w:rPr>
            <w:rFonts w:ascii="Times New Roman" w:eastAsia="Times New Roman" w:hAnsi="Times New Roman" w:cs="Times New Roman"/>
          </w:rPr>
          <w:t xml:space="preserve"> storage </w:t>
        </w:r>
      </w:ins>
      <w:ins w:id="584" w:author="Benton, Deon" w:date="2026-05-02T10:12:00Z" w16du:dateUtc="2026-05-02T15:12:00Z">
        <w:r w:rsidR="00907380">
          <w:rPr>
            <w:rFonts w:ascii="Times New Roman" w:eastAsia="Times New Roman" w:hAnsi="Times New Roman" w:cs="Times New Roman"/>
          </w:rPr>
          <w:t>capacity; more hidden units correspond</w:t>
        </w:r>
      </w:ins>
      <w:ins w:id="585" w:author="Benton, Deon" w:date="2026-05-02T10:28:00Z" w16du:dateUtc="2026-05-02T15:28:00Z">
        <w:r w:rsidR="001A7034">
          <w:rPr>
            <w:rFonts w:ascii="Times New Roman" w:eastAsia="Times New Roman" w:hAnsi="Times New Roman" w:cs="Times New Roman"/>
          </w:rPr>
          <w:t>s</w:t>
        </w:r>
      </w:ins>
      <w:ins w:id="586" w:author="Benton, Deon" w:date="2026-05-02T10:12:00Z" w16du:dateUtc="2026-05-02T15:12:00Z">
        <w:r w:rsidR="00907380">
          <w:rPr>
            <w:rFonts w:ascii="Times New Roman" w:eastAsia="Times New Roman" w:hAnsi="Times New Roman" w:cs="Times New Roman"/>
          </w:rPr>
          <w:t xml:space="preserve"> to greater storage.</w:t>
        </w:r>
      </w:ins>
      <w:ins w:id="587" w:author="Benton, Deon" w:date="2026-05-02T10:09:00Z" w16du:dateUtc="2026-05-02T15:09:00Z">
        <w:r w:rsidR="00BA4878">
          <w:rPr>
            <w:rFonts w:ascii="Times New Roman" w:eastAsia="Times New Roman" w:hAnsi="Times New Roman" w:cs="Times New Roman"/>
          </w:rPr>
          <w:t xml:space="preserve"> The final change </w:t>
        </w:r>
        <w:r w:rsidR="00BA4878">
          <w:rPr>
            <w:rFonts w:ascii="Times New Roman" w:eastAsia="Times New Roman" w:hAnsi="Times New Roman" w:cs="Times New Roman"/>
          </w:rPr>
          <w:lastRenderedPageBreak/>
          <w:t xml:space="preserve">related </w:t>
        </w:r>
      </w:ins>
      <w:ins w:id="588" w:author="Benton, Deon" w:date="2026-05-02T10:18:00Z" w16du:dateUtc="2026-05-02T15:18:00Z">
        <w:r w:rsidR="007A780F">
          <w:rPr>
            <w:rFonts w:ascii="Times New Roman" w:eastAsia="Times New Roman" w:hAnsi="Times New Roman" w:cs="Times New Roman"/>
          </w:rPr>
          <w:t xml:space="preserve">to the task structure. In the first four simulations, the habituation and test phases </w:t>
        </w:r>
      </w:ins>
      <w:ins w:id="589" w:author="Benton, Deon" w:date="2026-05-02T10:28:00Z" w16du:dateUtc="2026-05-02T15:28:00Z">
        <w:r w:rsidR="001A7034">
          <w:rPr>
            <w:rFonts w:ascii="Times New Roman" w:eastAsia="Times New Roman" w:hAnsi="Times New Roman" w:cs="Times New Roman"/>
          </w:rPr>
          <w:t>fo</w:t>
        </w:r>
      </w:ins>
      <w:ins w:id="590" w:author="Benton, Deon" w:date="2026-05-02T10:18:00Z" w16du:dateUtc="2026-05-02T15:18:00Z">
        <w:r w:rsidR="007A780F">
          <w:rPr>
            <w:rFonts w:ascii="Times New Roman" w:eastAsia="Times New Roman" w:hAnsi="Times New Roman" w:cs="Times New Roman"/>
          </w:rPr>
          <w:t>llowed</w:t>
        </w:r>
      </w:ins>
      <w:ins w:id="591" w:author="Benton, Deon" w:date="2026-05-02T10:19:00Z" w16du:dateUtc="2026-05-02T15:19:00Z">
        <w:r w:rsidR="007A780F">
          <w:rPr>
            <w:rFonts w:ascii="Times New Roman" w:eastAsia="Times New Roman" w:hAnsi="Times New Roman" w:cs="Times New Roman"/>
          </w:rPr>
          <w:t xml:space="preserve"> the pretraining phase.</w:t>
        </w:r>
        <w:r w:rsidR="004D60FC">
          <w:rPr>
            <w:rFonts w:ascii="Times New Roman" w:eastAsia="Times New Roman" w:hAnsi="Times New Roman" w:cs="Times New Roman"/>
          </w:rPr>
          <w:t xml:space="preserve"> In the current simulation, an action phase immediately followed the pretraining phase</w:t>
        </w:r>
      </w:ins>
      <w:ins w:id="592" w:author="Benton, Deon" w:date="2026-05-02T10:23:00Z" w16du:dateUtc="2026-05-02T15:23:00Z">
        <w:r w:rsidR="001A7034">
          <w:rPr>
            <w:rFonts w:ascii="Times New Roman" w:eastAsia="Times New Roman" w:hAnsi="Times New Roman" w:cs="Times New Roman"/>
          </w:rPr>
          <w:t>.</w:t>
        </w:r>
      </w:ins>
      <w:ins w:id="593" w:author="Benton, Deon" w:date="2026-05-02T10:36:00Z" w16du:dateUtc="2026-05-02T15:36:00Z">
        <w:r w:rsidR="00A02814">
          <w:rPr>
            <w:rFonts w:ascii="Times New Roman" w:eastAsia="Times New Roman" w:hAnsi="Times New Roman" w:cs="Times New Roman"/>
          </w:rPr>
          <w:t xml:space="preserve"> N</w:t>
        </w:r>
        <w:r w:rsidR="00A02814">
          <w:rPr>
            <w:rFonts w:ascii="Times New Roman" w:eastAsia="Times New Roman" w:hAnsi="Times New Roman" w:cs="Times New Roman"/>
          </w:rPr>
          <w:t>etworks</w:t>
        </w:r>
        <w:r w:rsidR="00A02814">
          <w:rPr>
            <w:rFonts w:ascii="Times New Roman" w:eastAsia="Times New Roman" w:hAnsi="Times New Roman" w:cs="Times New Roman"/>
          </w:rPr>
          <w:t xml:space="preserve">—like </w:t>
        </w:r>
        <w:proofErr w:type="spellStart"/>
        <w:r w:rsidR="00A02814">
          <w:rPr>
            <w:rFonts w:ascii="Times New Roman" w:eastAsia="Times New Roman" w:hAnsi="Times New Roman" w:cs="Times New Roman"/>
          </w:rPr>
          <w:t>the</w:t>
        </w:r>
        <w:proofErr w:type="spellEnd"/>
        <w:r w:rsidR="00A02814">
          <w:rPr>
            <w:rFonts w:ascii="Times New Roman" w:eastAsia="Times New Roman" w:hAnsi="Times New Roman" w:cs="Times New Roman"/>
          </w:rPr>
          <w:t xml:space="preserve"> infants in Skerry et al. (2013)—</w:t>
        </w:r>
        <w:r w:rsidR="00A02814">
          <w:rPr>
            <w:rFonts w:ascii="Times New Roman" w:eastAsia="Times New Roman" w:hAnsi="Times New Roman" w:cs="Times New Roman"/>
          </w:rPr>
          <w:t xml:space="preserve">were assigned either to the Effective Action condition or the Ineffective Action condition. </w:t>
        </w:r>
      </w:ins>
    </w:p>
    <w:p w14:paraId="46B4FF6F" w14:textId="77777777" w:rsidR="00057FA2" w:rsidRDefault="00057FA2" w:rsidP="00887683">
      <w:pPr>
        <w:spacing w:line="480" w:lineRule="auto"/>
        <w:ind w:firstLine="720"/>
        <w:contextualSpacing/>
        <w:rPr>
          <w:ins w:id="594" w:author="Benton, Deon" w:date="2026-05-02T10:36:00Z" w16du:dateUtc="2026-05-02T15:36:00Z"/>
          <w:rFonts w:ascii="Times New Roman" w:eastAsia="Times New Roman" w:hAnsi="Times New Roman" w:cs="Times New Roman"/>
        </w:rPr>
      </w:pPr>
    </w:p>
    <w:p w14:paraId="1E8AC94C" w14:textId="49D68B90" w:rsidR="00312213" w:rsidDel="00501514" w:rsidRDefault="00CE6E35" w:rsidP="00887683">
      <w:pPr>
        <w:spacing w:line="480" w:lineRule="auto"/>
        <w:ind w:firstLine="720"/>
        <w:contextualSpacing/>
        <w:rPr>
          <w:del w:id="595" w:author="Benton, Deon" w:date="2026-05-01T21:33:00Z" w16du:dateUtc="2026-05-02T02:33:00Z"/>
          <w:rFonts w:ascii="Times New Roman" w:eastAsia="Times New Roman" w:hAnsi="Times New Roman" w:cs="Times New Roman"/>
        </w:rPr>
      </w:pPr>
      <w:ins w:id="596" w:author="Benton, Deon" w:date="2026-05-02T10:33:00Z" w16du:dateUtc="2026-05-02T15:33:00Z">
        <w:r>
          <w:rPr>
            <w:rFonts w:ascii="Times New Roman" w:eastAsia="Times New Roman" w:hAnsi="Times New Roman" w:cs="Times New Roman"/>
          </w:rPr>
          <w:t xml:space="preserve">The habituation and test phases were identical to Simulation 1a. </w:t>
        </w:r>
      </w:ins>
      <w:ins w:id="597" w:author="Benton, Deon" w:date="2026-05-02T10:29:00Z" w16du:dateUtc="2026-05-02T15:29:00Z">
        <w:r w:rsidR="001A7034">
          <w:rPr>
            <w:rFonts w:ascii="Times New Roman" w:eastAsia="Times New Roman" w:hAnsi="Times New Roman" w:cs="Times New Roman"/>
          </w:rPr>
          <w:t xml:space="preserve">To simulate heightened attention during this phase for networks assigned to the Effective Action condition, . </w:t>
        </w:r>
      </w:ins>
      <w:ins w:id="598" w:author="Benton, Deon" w:date="2026-05-02T10:34:00Z" w16du:dateUtc="2026-05-02T15:34:00Z">
        <w:r w:rsidR="003506EF">
          <w:rPr>
            <w:rFonts w:ascii="Times New Roman" w:eastAsia="Times New Roman" w:hAnsi="Times New Roman" w:cs="Times New Roman"/>
          </w:rPr>
          <w:t xml:space="preserve">As was true in Skerry et al. (2013), </w:t>
        </w:r>
      </w:ins>
      <w:ins w:id="599" w:author="Benton, Deon" w:date="2026-05-02T10:35:00Z" w16du:dateUtc="2026-05-02T15:35:00Z">
        <w:r w:rsidR="00A02814">
          <w:rPr>
            <w:rFonts w:ascii="Times New Roman" w:eastAsia="Times New Roman" w:hAnsi="Times New Roman" w:cs="Times New Roman"/>
          </w:rPr>
          <w:t xml:space="preserve">, </w:t>
        </w:r>
      </w:ins>
      <w:ins w:id="600" w:author="Benton, Deon" w:date="2026-05-02T10:29:00Z" w16du:dateUtc="2026-05-02T15:29:00Z">
        <w:r w:rsidR="001A7034">
          <w:rPr>
            <w:rFonts w:ascii="Times New Roman" w:eastAsia="Times New Roman" w:hAnsi="Times New Roman" w:cs="Times New Roman"/>
          </w:rPr>
          <w:t>To simulate the assumption that</w:t>
        </w:r>
      </w:ins>
      <w:ins w:id="601" w:author="Benton, Deon" w:date="2026-05-02T10:30:00Z" w16du:dateUtc="2026-05-02T15:30:00Z">
        <w:r w:rsidR="001A7034">
          <w:rPr>
            <w:rFonts w:ascii="Times New Roman" w:eastAsia="Times New Roman" w:hAnsi="Times New Roman" w:cs="Times New Roman"/>
          </w:rPr>
          <w:t xml:space="preserve"> the attentional boost that infants who are assigned to the Effective Action condition is short-lived,  </w:t>
        </w:r>
      </w:ins>
    </w:p>
    <w:p w14:paraId="09E96F7A" w14:textId="77777777" w:rsidR="00501514" w:rsidRPr="00501514" w:rsidRDefault="00501514" w:rsidP="00887683">
      <w:pPr>
        <w:spacing w:line="480" w:lineRule="auto"/>
        <w:ind w:firstLine="720"/>
        <w:contextualSpacing/>
        <w:rPr>
          <w:ins w:id="602" w:author="Benton, Deon" w:date="2026-05-01T21:41:00Z" w16du:dateUtc="2026-05-02T02:41:00Z"/>
          <w:rFonts w:ascii="Times New Roman" w:eastAsia="Times New Roman" w:hAnsi="Times New Roman" w:cs="Times New Roman"/>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w:t>
      </w:r>
      <w:proofErr w:type="spellStart"/>
      <w:r w:rsidR="00C37281">
        <w:rPr>
          <w:rFonts w:ascii="Times New Roman" w:hAnsi="Times New Roman" w:cs="Times New Roman"/>
        </w:rPr>
        <w:t>Spelke</w:t>
      </w:r>
      <w:proofErr w:type="spellEnd"/>
      <w:r w:rsidR="00C37281">
        <w:rPr>
          <w:rFonts w:ascii="Times New Roman" w:hAnsi="Times New Roman" w:cs="Times New Roman"/>
        </w:rPr>
        <w:t xml:space="preserv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efficiency, or action or domain-specific mechanisms such as </w:t>
      </w:r>
      <w:r>
        <w:rPr>
          <w:rFonts w:ascii="Times New Roman" w:hAnsi="Times New Roman" w:cs="Times New Roman"/>
        </w:rPr>
        <w:t xml:space="preserve">a NUC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 xml:space="preserve">like that by Liu and </w:t>
      </w:r>
      <w:proofErr w:type="spellStart"/>
      <w:r w:rsidR="008D0170">
        <w:rPr>
          <w:rFonts w:ascii="Times New Roman" w:hAnsi="Times New Roman" w:cs="Times New Roman"/>
        </w:rPr>
        <w:t>Spelke</w:t>
      </w:r>
      <w:proofErr w:type="spellEnd"/>
      <w:r w:rsidR="008D0170">
        <w:rPr>
          <w:rFonts w:ascii="Times New Roman" w:hAnsi="Times New Roman" w:cs="Times New Roman"/>
        </w:rPr>
        <w:t xml:space="preserv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the present simulations </w:t>
      </w:r>
      <w:r w:rsidR="000651A7">
        <w:rPr>
          <w:rFonts w:ascii="Times New Roman" w:eastAsia="Times New Roman" w:hAnsi="Times New Roman" w:cs="Times New Roman"/>
        </w:rPr>
        <w:t xml:space="preserve">serve as a </w:t>
      </w:r>
      <w:r w:rsidR="0018749A">
        <w:rPr>
          <w:rFonts w:ascii="Times New Roman" w:eastAsia="Times New Roman" w:hAnsi="Times New Roman" w:cs="Times New Roman"/>
        </w:rPr>
        <w:t xml:space="preserve">proof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 xml:space="preserve">in </w:t>
      </w:r>
      <w:proofErr w:type="spellStart"/>
      <w:r w:rsidR="00A4169B">
        <w:rPr>
          <w:rFonts w:ascii="Times New Roman" w:eastAsia="Times New Roman" w:hAnsi="Times New Roman" w:cs="Times New Roman"/>
        </w:rPr>
        <w:t>VoE</w:t>
      </w:r>
      <w:proofErr w:type="spellEnd"/>
      <w:r w:rsidR="00A4169B">
        <w:rPr>
          <w:rFonts w:ascii="Times New Roman" w:eastAsia="Times New Roman" w:hAnsi="Times New Roman" w:cs="Times New Roman"/>
        </w:rPr>
        <w:t xml:space="preserv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proofErr w:type="spellStart"/>
      <w:r w:rsidR="00F405B0">
        <w:rPr>
          <w:rFonts w:ascii="Times New Roman" w:hAnsi="Times New Roman" w:cs="Times New Roman"/>
        </w:rPr>
        <w:t>VoE</w:t>
      </w:r>
      <w:proofErr w:type="spellEnd"/>
      <w:r w:rsidR="00F405B0">
        <w:rPr>
          <w:rFonts w:ascii="Times New Roman" w:hAnsi="Times New Roman" w:cs="Times New Roman"/>
        </w:rPr>
        <w:t xml:space="preserv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 xml:space="preserve">processed </w:t>
      </w:r>
      <w:r w:rsidR="00C4444B">
        <w:rPr>
          <w:rFonts w:ascii="Times New Roman" w:hAnsi="Times New Roman" w:cs="Times New Roman"/>
        </w:rPr>
        <w:lastRenderedPageBreak/>
        <w:t>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 xml:space="preserve">the network will develop a representation at the hidden layer </w:t>
      </w:r>
      <w:r>
        <w:rPr>
          <w:rFonts w:ascii="Times New Roman" w:hAnsi="Times New Roman" w:cs="Times New Roman"/>
        </w:rPr>
        <w:lastRenderedPageBreak/>
        <w:t>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the features with which they were associated during 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 xml:space="preserve">it </w:t>
      </w:r>
      <w:r w:rsidR="002969FD">
        <w:rPr>
          <w:rFonts w:ascii="Times New Roman" w:hAnsi="Times New Roman" w:cs="Times New Roman"/>
        </w:rPr>
        <w:lastRenderedPageBreak/>
        <w:t>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3809BFFE"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9B5320">
                              <w:rPr>
                                <w:rFonts w:ascii="Times New Roman" w:hAnsi="Times New Roman" w:cs="Times New Roman"/>
                                <w:i w:val="0"/>
                                <w:iCs w:val="0"/>
                                <w:noProof/>
                                <w:color w:val="000000" w:themeColor="text1"/>
                                <w:sz w:val="24"/>
                                <w:szCs w:val="24"/>
                              </w:rPr>
                              <w:t>18</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7"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3809BFFE"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9B5320">
                        <w:rPr>
                          <w:rFonts w:ascii="Times New Roman" w:hAnsi="Times New Roman" w:cs="Times New Roman"/>
                          <w:i w:val="0"/>
                          <w:iCs w:val="0"/>
                          <w:noProof/>
                          <w:color w:val="000000" w:themeColor="text1"/>
                          <w:sz w:val="24"/>
                          <w:szCs w:val="24"/>
                        </w:rPr>
                        <w:t>18</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and the 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 xml:space="preserve">f </w:t>
      </w:r>
      <w:r w:rsidR="00A71523">
        <w:rPr>
          <w:rFonts w:ascii="Times New Roman" w:hAnsi="Times New Roman" w:cs="Times New Roman"/>
        </w:rPr>
        <w:lastRenderedPageBreak/>
        <w:t>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the network activates the same units as those in the Inconsistent test event. However, 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2635A812"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9B5320">
                              <w:rPr>
                                <w:rFonts w:ascii="Times New Roman" w:hAnsi="Times New Roman" w:cs="Times New Roman"/>
                                <w:i w:val="0"/>
                                <w:iCs w:val="0"/>
                                <w:noProof/>
                                <w:color w:val="000000" w:themeColor="text1"/>
                                <w:sz w:val="24"/>
                                <w:szCs w:val="24"/>
                              </w:rPr>
                              <w:t>19</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28"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B0kS6X&#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2635A812"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9B5320">
                        <w:rPr>
                          <w:rFonts w:ascii="Times New Roman" w:hAnsi="Times New Roman" w:cs="Times New Roman"/>
                          <w:i w:val="0"/>
                          <w:iCs w:val="0"/>
                          <w:noProof/>
                          <w:color w:val="000000" w:themeColor="text1"/>
                          <w:sz w:val="24"/>
                          <w:szCs w:val="24"/>
                        </w:rPr>
                        <w:t>19</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lastRenderedPageBreak/>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during the Inconsistent test event, the network does not activate the Barrier Height 4 or Barrier Side output units in response to input from the Curved Motion, Jump Height 4, Contiguous, and 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w:t>
      </w:r>
      <w:r w:rsidR="00136774" w:rsidRPr="00136774">
        <w:rPr>
          <w:rFonts w:ascii="Times New Roman" w:hAnsi="Times New Roman" w:cs="Times New Roman"/>
        </w:rPr>
        <w:lastRenderedPageBreak/>
        <w:t xml:space="preserve">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In contrast to the lowered salience of the Barrier Height 4 unit, the Jump Height 4 unit remains visually salient to reflect the assumption that infants are drawn to dynamic motion events. As a result, the network can adjust its weights sufficiently during the habituation phase to activate the Jump Height 4 output unit in response to any of the input features it was associated with during pretraining</w:t>
      </w:r>
      <w:r w:rsidR="00EB0AC1">
        <w:rPr>
          <w:rFonts w:ascii="Times New Roman" w:hAnsi="Times New Roman" w:cs="Times New Roman"/>
        </w:rPr>
        <w:t>, including itself</w:t>
      </w:r>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w:t>
      </w:r>
      <w:r w:rsidRPr="00610A6A">
        <w:rPr>
          <w:rFonts w:ascii="Times New Roman" w:hAnsi="Times New Roman" w:cs="Times New Roman"/>
        </w:rPr>
        <w:lastRenderedPageBreak/>
        <w:t>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decision to increase the salience of these features was itself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w:t>
      </w:r>
      <w:proofErr w:type="spellStart"/>
      <w:r w:rsidR="002614CF">
        <w:rPr>
          <w:rFonts w:ascii="Times New Roman" w:hAnsi="Times New Roman" w:cs="Times New Roman"/>
        </w:rPr>
        <w:t>Vallortigara</w:t>
      </w:r>
      <w:proofErr w:type="spellEnd"/>
      <w:r w:rsidR="002614CF">
        <w:rPr>
          <w:rFonts w:ascii="Times New Roman" w:hAnsi="Times New Roman" w:cs="Times New Roman"/>
        </w:rPr>
        <w:t xml:space="preserve"> et 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 xml:space="preserve">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Taken together, these results suggest that infants’ behavior in </w:t>
      </w:r>
      <w:proofErr w:type="spellStart"/>
      <w:r w:rsidRPr="00F70315">
        <w:rPr>
          <w:rFonts w:ascii="Times New Roman" w:hAnsi="Times New Roman" w:cs="Times New Roman"/>
        </w:rPr>
        <w:t>VoE</w:t>
      </w:r>
      <w:proofErr w:type="spellEnd"/>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a</w:t>
      </w:r>
      <w:r w:rsidRPr="00F70315">
        <w:rPr>
          <w:rFonts w:ascii="Times New Roman" w:hAnsi="Times New Roman" w:cs="Times New Roman"/>
        </w:rPr>
        <w:t xml:space="preserve"> domain-general associative mechanisms </w:t>
      </w:r>
      <w:r w:rsidR="00BC3C3D">
        <w:rPr>
          <w:rFonts w:ascii="Times New Roman" w:hAnsi="Times New Roman" w:cs="Times New Roman"/>
        </w:rPr>
        <w:t>that operates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xml:space="preserve">, the reason networks in the Inferring Constraints condition in Simulation 3 looked longer at the No-Obstacle test event than at the Obstacle test event was because the former violated an association that was established during the pretraining phase </w:t>
      </w:r>
      <w:r w:rsidR="001D6D65" w:rsidRPr="001D6D65">
        <w:rPr>
          <w:rFonts w:ascii="Times New Roman" w:hAnsi="Times New Roman" w:cs="Times New Roman"/>
        </w:rPr>
        <w:lastRenderedPageBreak/>
        <w:t>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t xml:space="preserve">Considered together, these findings reinforce the notion that infants' looking behaviors in </w:t>
      </w:r>
      <w:proofErr w:type="spellStart"/>
      <w:r w:rsidR="001D6D65" w:rsidRPr="001D6D65">
        <w:rPr>
          <w:rFonts w:ascii="Times New Roman" w:hAnsi="Times New Roman" w:cs="Times New Roman"/>
        </w:rPr>
        <w:t>VoE</w:t>
      </w:r>
      <w:proofErr w:type="spellEnd"/>
      <w:r w:rsidR="001D6D65" w:rsidRPr="001D6D65">
        <w:rPr>
          <w:rFonts w:ascii="Times New Roman" w:hAnsi="Times New Roman" w:cs="Times New Roman"/>
        </w:rPr>
        <w:t xml:space="preserv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 xml:space="preserve">Carey, 2009;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&amp; Gergely, 1998; Gergely &amp;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2003; Jara-Ettinger et al., 2020; Leslie, 1995; </w:t>
      </w:r>
      <w:proofErr w:type="spellStart"/>
      <w:r w:rsidR="006C4E68" w:rsidRPr="006C4E68">
        <w:rPr>
          <w:rFonts w:ascii="Times New Roman" w:eastAsia="Times New Roman" w:hAnsi="Times New Roman" w:cs="Times New Roman"/>
        </w:rPr>
        <w:t>Spelke</w:t>
      </w:r>
      <w:proofErr w:type="spellEnd"/>
      <w:r w:rsidR="006C4E68" w:rsidRPr="006C4E68">
        <w:rPr>
          <w:rFonts w:ascii="Times New Roman" w:eastAsia="Times New Roman" w:hAnsi="Times New Roman" w:cs="Times New Roman"/>
        </w:rPr>
        <w:t>,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w:t>
      </w:r>
      <w:proofErr w:type="spellStart"/>
      <w:r w:rsidR="00963F99">
        <w:rPr>
          <w:rFonts w:ascii="Times New Roman" w:eastAsia="Times New Roman" w:hAnsi="Times New Roman" w:cs="Times New Roman"/>
        </w:rPr>
        <w:t>VoE</w:t>
      </w:r>
      <w:proofErr w:type="spellEnd"/>
      <w:r w:rsidR="00963F99">
        <w:rPr>
          <w:rFonts w:ascii="Times New Roman" w:eastAsia="Times New Roman" w:hAnsi="Times New Roman" w:cs="Times New Roman"/>
        </w:rPr>
        <w:t xml:space="preserv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 xml:space="preserve">(e.g., Benton, 2024; Benton &amp; Lapan, 2022; </w:t>
      </w:r>
      <w:proofErr w:type="spellStart"/>
      <w:r w:rsidR="00543220" w:rsidRPr="00543220">
        <w:rPr>
          <w:rFonts w:ascii="Times New Roman" w:eastAsia="Times New Roman" w:hAnsi="Times New Roman" w:cs="Times New Roman"/>
        </w:rPr>
        <w:t>Bogartz</w:t>
      </w:r>
      <w:proofErr w:type="spellEnd"/>
      <w:r w:rsidR="00543220" w:rsidRPr="00543220">
        <w:rPr>
          <w:rFonts w:ascii="Times New Roman" w:eastAsia="Times New Roman" w:hAnsi="Times New Roman" w:cs="Times New Roman"/>
        </w:rPr>
        <w:t xml:space="preserve"> et al., 2000; Cohen et al., 2002; Cohen &amp; Marks, 2002; Colunga &amp; Smith, 2005; Jones &amp; Smith, 1993; Oakes &amp; Cohen, 2003; Perner &amp; Ruffman, 2005;  Quinn &amp; </w:t>
      </w:r>
      <w:proofErr w:type="spellStart"/>
      <w:r w:rsidR="00543220" w:rsidRPr="00543220">
        <w:rPr>
          <w:rFonts w:ascii="Times New Roman" w:eastAsia="Times New Roman" w:hAnsi="Times New Roman" w:cs="Times New Roman"/>
        </w:rPr>
        <w:t>Eimas</w:t>
      </w:r>
      <w:proofErr w:type="spellEnd"/>
      <w:r w:rsidR="00543220" w:rsidRPr="00543220">
        <w:rPr>
          <w:rFonts w:ascii="Times New Roman" w:eastAsia="Times New Roman" w:hAnsi="Times New Roman" w:cs="Times New Roman"/>
        </w:rPr>
        <w:t xml:space="preserve">, 1997; </w:t>
      </w:r>
      <w:proofErr w:type="spellStart"/>
      <w:r w:rsidR="00543220" w:rsidRPr="00543220">
        <w:rPr>
          <w:rFonts w:ascii="Times New Roman" w:eastAsia="Times New Roman" w:hAnsi="Times New Roman" w:cs="Times New Roman"/>
        </w:rPr>
        <w:t>Rakison</w:t>
      </w:r>
      <w:proofErr w:type="spellEnd"/>
      <w:r w:rsidR="00543220" w:rsidRPr="00543220">
        <w:rPr>
          <w:rFonts w:ascii="Times New Roman" w:eastAsia="Times New Roman" w:hAnsi="Times New Roman" w:cs="Times New Roman"/>
        </w:rPr>
        <w:t xml:space="preserve"> &amp; </w:t>
      </w:r>
      <w:proofErr w:type="spellStart"/>
      <w:r w:rsidR="00543220" w:rsidRPr="00543220">
        <w:rPr>
          <w:rFonts w:ascii="Times New Roman" w:eastAsia="Times New Roman" w:hAnsi="Times New Roman" w:cs="Times New Roman"/>
        </w:rPr>
        <w:t>Lupyan</w:t>
      </w:r>
      <w:proofErr w:type="spellEnd"/>
      <w:r w:rsidR="00543220" w:rsidRPr="00543220">
        <w:rPr>
          <w:rFonts w:ascii="Times New Roman" w:eastAsia="Times New Roman" w:hAnsi="Times New Roman" w:cs="Times New Roman"/>
        </w:rPr>
        <w:t>,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w:t>
      </w:r>
      <w:proofErr w:type="spellStart"/>
      <w:r w:rsidR="007C01C2">
        <w:rPr>
          <w:rFonts w:ascii="Times New Roman" w:eastAsia="Times New Roman" w:hAnsi="Times New Roman" w:cs="Times New Roman"/>
        </w:rPr>
        <w:t>VoE</w:t>
      </w:r>
      <w:proofErr w:type="spellEnd"/>
      <w:r w:rsidR="007C01C2">
        <w:rPr>
          <w:rFonts w:ascii="Times New Roman" w:eastAsia="Times New Roman" w:hAnsi="Times New Roman" w:cs="Times New Roman"/>
        </w:rPr>
        <w:t xml:space="preserv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I argued further that the strength of these associations depends on the physical proximity of the barrier to the curved motion: 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t>reproduced</w:t>
      </w:r>
      <w:r w:rsidR="00BD2E2A">
        <w:rPr>
          <w:rFonts w:ascii="Times New Roman" w:eastAsia="Times New Roman" w:hAnsi="Times New Roman" w:cs="Times New Roman"/>
        </w:rPr>
        <w:t xml:space="preserve"> the finding that infants show this pattern irrespective of whether objects possess 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r w:rsidR="00524642">
        <w:rPr>
          <w:rFonts w:ascii="Times New Roman" w:eastAsia="Times New Roman" w:hAnsi="Times New Roman" w:cs="Times New Roman"/>
        </w:rPr>
        <w:t xml:space="preserve">Taken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w:t>
      </w:r>
      <w:proofErr w:type="spellStart"/>
      <w:r w:rsidR="00396E78">
        <w:rPr>
          <w:rFonts w:ascii="Times New Roman" w:eastAsia="Times New Roman" w:hAnsi="Times New Roman" w:cs="Times New Roman"/>
        </w:rPr>
        <w:t>VoE</w:t>
      </w:r>
      <w:proofErr w:type="spellEnd"/>
      <w:r w:rsidR="00396E78">
        <w:rPr>
          <w:rFonts w:ascii="Times New Roman" w:eastAsia="Times New Roman" w:hAnsi="Times New Roman" w:cs="Times New Roman"/>
        </w:rPr>
        <w:t xml:space="preserv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w:t>
      </w:r>
      <w:proofErr w:type="spellStart"/>
      <w:r w:rsidRPr="00B83C7E">
        <w:rPr>
          <w:rFonts w:ascii="Times New Roman" w:eastAsia="Times New Roman" w:hAnsi="Times New Roman" w:cs="Times New Roman"/>
        </w:rPr>
        <w:t>Yermolayeva</w:t>
      </w:r>
      <w:proofErr w:type="spellEnd"/>
      <w:r w:rsidRPr="00B83C7E">
        <w:rPr>
          <w:rFonts w:ascii="Times New Roman" w:eastAsia="Times New Roman" w:hAnsi="Times New Roman" w:cs="Times New Roman"/>
        </w:rPr>
        <w:t xml:space="preserve"> &amp; </w:t>
      </w:r>
      <w:proofErr w:type="spellStart"/>
      <w:r w:rsidRPr="00B83C7E">
        <w:rPr>
          <w:rFonts w:ascii="Times New Roman" w:eastAsia="Times New Roman" w:hAnsi="Times New Roman" w:cs="Times New Roman"/>
        </w:rPr>
        <w:t>Rakison</w:t>
      </w:r>
      <w:proofErr w:type="spellEnd"/>
      <w:r w:rsidRPr="00B83C7E">
        <w:rPr>
          <w:rFonts w:ascii="Times New Roman" w:eastAsia="Times New Roman" w:hAnsi="Times New Roman" w:cs="Times New Roman"/>
        </w:rPr>
        <w:t xml:space="preserve">,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lastRenderedPageBreak/>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xml:space="preserve">. This contrasts with the only other connectionist model in this space by </w:t>
      </w:r>
      <w:proofErr w:type="spellStart"/>
      <w:r w:rsidR="00F21664" w:rsidRPr="00F21664">
        <w:rPr>
          <w:rFonts w:ascii="Times New Roman" w:eastAsia="Times New Roman" w:hAnsi="Times New Roman" w:cs="Times New Roman"/>
        </w:rPr>
        <w:t>Overwalle</w:t>
      </w:r>
      <w:proofErr w:type="spellEnd"/>
      <w:r w:rsidR="00F21664" w:rsidRPr="00F21664">
        <w:rPr>
          <w:rFonts w:ascii="Times New Roman" w:eastAsia="Times New Roman" w:hAnsi="Times New Roman" w:cs="Times New Roman"/>
        </w:rPr>
        <w:t xml:space="preserv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w:t>
      </w:r>
      <w:r>
        <w:rPr>
          <w:rFonts w:ascii="Times New Roman" w:eastAsia="Times New Roman" w:hAnsi="Times New Roman" w:cs="Times New Roman"/>
        </w:rPr>
        <w:lastRenderedPageBreak/>
        <w:t xml:space="preserve">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 looking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incorporating only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w:t>
      </w:r>
      <w:r w:rsidR="007C394B">
        <w:rPr>
          <w:rFonts w:ascii="Times New Roman" w:eastAsia="Times New Roman" w:hAnsi="Times New Roman" w:cs="Times New Roman"/>
        </w:rPr>
        <w:lastRenderedPageBreak/>
        <w:t>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trends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other studies on infant 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 xml:space="preserve">Inferring Goals condition in </w:t>
      </w:r>
      <w:proofErr w:type="spellStart"/>
      <w:r w:rsidRPr="00B05A5B">
        <w:rPr>
          <w:rFonts w:ascii="Times New Roman" w:eastAsia="Times New Roman" w:hAnsi="Times New Roman" w:cs="Times New Roman"/>
        </w:rPr>
        <w:t>Csibra</w:t>
      </w:r>
      <w:proofErr w:type="spellEnd"/>
      <w:r w:rsidRPr="00B05A5B">
        <w:rPr>
          <w:rFonts w:ascii="Times New Roman" w:eastAsia="Times New Roman" w:hAnsi="Times New Roman" w:cs="Times New Roman"/>
        </w:rPr>
        <w:t xml:space="preserve">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w:t>
      </w:r>
      <w:r w:rsidR="00D41B3E">
        <w:rPr>
          <w:rFonts w:ascii="Times New Roman" w:eastAsia="Times New Roman" w:hAnsi="Times New Roman" w:cs="Times New Roman"/>
        </w:rPr>
        <w:lastRenderedPageBreak/>
        <w:t>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a wider 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w:t>
      </w:r>
      <w:proofErr w:type="spellStart"/>
      <w:r w:rsidR="00440D59">
        <w:rPr>
          <w:rFonts w:ascii="Times New Roman" w:eastAsia="Times New Roman" w:hAnsi="Times New Roman" w:cs="Times New Roman"/>
        </w:rPr>
        <w:t>VoE</w:t>
      </w:r>
      <w:proofErr w:type="spellEnd"/>
      <w:r w:rsidR="00440D59">
        <w:rPr>
          <w:rFonts w:ascii="Times New Roman" w:eastAsia="Times New Roman" w:hAnsi="Times New Roman" w:cs="Times New Roman"/>
        </w:rPr>
        <w:t xml:space="preserv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42D415E2" w14:textId="77777777" w:rsidR="000E08AF" w:rsidRDefault="000E08AF" w:rsidP="000E08AF">
      <w:pPr>
        <w:spacing w:line="480" w:lineRule="auto"/>
        <w:contextualSpacing/>
        <w:rPr>
          <w:rFonts w:ascii="Times New Roman" w:eastAsia="Times New Roman" w:hAnsi="Times New Roman" w:cs="Times New Roman"/>
        </w:rPr>
      </w:pPr>
    </w:p>
    <w:p w14:paraId="202834EF" w14:textId="21D49786" w:rsidR="000E08AF" w:rsidRPr="000E08AF" w:rsidRDefault="000E08AF" w:rsidP="000E08AF">
      <w:pPr>
        <w:spacing w:line="480" w:lineRule="auto"/>
        <w:contextualSpacing/>
        <w:rPr>
          <w:rFonts w:ascii="Times New Roman" w:eastAsia="Times New Roman" w:hAnsi="Times New Roman" w:cs="Times New Roman"/>
          <w:b/>
          <w:bCs/>
        </w:rPr>
      </w:pPr>
      <w:r w:rsidRPr="000E08AF">
        <w:rPr>
          <w:rFonts w:ascii="Times New Roman" w:eastAsia="Times New Roman" w:hAnsi="Times New Roman" w:cs="Times New Roman"/>
          <w:b/>
          <w:bCs/>
        </w:rPr>
        <w:lastRenderedPageBreak/>
        <w:t>although OM10-2 failed to capture the target findings the results from all models will continue to be reported for each subsequent simulation so that a "score card" can be generated at the end</w:t>
      </w:r>
      <w:r>
        <w:rPr>
          <w:rFonts w:ascii="Times New Roman" w:eastAsia="Times New Roman" w:hAnsi="Times New Roman" w:cs="Times New Roman"/>
          <w:b/>
          <w:bCs/>
        </w:rPr>
        <w:t xml:space="preserve"> KEEP</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40"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41"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42"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 xml:space="preserve">Baillargeon, R., </w:t>
      </w:r>
      <w:proofErr w:type="spellStart"/>
      <w:r w:rsidRPr="001F385D">
        <w:rPr>
          <w:rFonts w:ascii="Times New Roman" w:eastAsia="Times New Roman" w:hAnsi="Times New Roman" w:cs="Times New Roman"/>
        </w:rPr>
        <w:t>Spelke</w:t>
      </w:r>
      <w:proofErr w:type="spellEnd"/>
      <w:r w:rsidRPr="001F385D">
        <w:rPr>
          <w:rFonts w:ascii="Times New Roman" w:eastAsia="Times New Roman" w:hAnsi="Times New Roman" w:cs="Times New Roman"/>
        </w:rPr>
        <w:t>, E. S., &amp; Wasserman, S. (1985). Object permanence in five-month-old infants. Cognition, 20(3), 191-208.</w:t>
      </w:r>
      <w:r>
        <w:rPr>
          <w:rFonts w:ascii="Times New Roman" w:eastAsia="Times New Roman" w:hAnsi="Times New Roman" w:cs="Times New Roman"/>
        </w:rPr>
        <w:t xml:space="preserve"> </w:t>
      </w:r>
      <w:hyperlink r:id="rId43"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w:t>
      </w:r>
      <w:proofErr w:type="spellStart"/>
      <w:r w:rsidRPr="00871FE7">
        <w:rPr>
          <w:rFonts w:ascii="Times New Roman" w:eastAsia="Times New Roman" w:hAnsi="Times New Roman" w:cs="Times New Roman"/>
        </w:rPr>
        <w:t>inanimates</w:t>
      </w:r>
      <w:proofErr w:type="spellEnd"/>
      <w:r w:rsidRPr="00871FE7">
        <w:rPr>
          <w:rFonts w:ascii="Times New Roman" w:eastAsia="Times New Roman" w:hAnsi="Times New Roman" w:cs="Times New Roman"/>
        </w:rPr>
        <w:t xml:space="preserve">: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44"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45"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proofErr w:type="spellStart"/>
      <w:r w:rsidRPr="00CB7504">
        <w:rPr>
          <w:rFonts w:ascii="Times New Roman" w:eastAsia="Times New Roman" w:hAnsi="Times New Roman" w:cs="Times New Roman"/>
        </w:rPr>
        <w:t>Bogartz</w:t>
      </w:r>
      <w:proofErr w:type="spellEnd"/>
      <w:r w:rsidRPr="00CB7504">
        <w:rPr>
          <w:rFonts w:ascii="Times New Roman" w:eastAsia="Times New Roman" w:hAnsi="Times New Roman" w:cs="Times New Roman"/>
        </w:rPr>
        <w:t xml:space="preserve">, R. S., </w:t>
      </w:r>
      <w:proofErr w:type="spellStart"/>
      <w:r w:rsidRPr="00CB7504">
        <w:rPr>
          <w:rFonts w:ascii="Times New Roman" w:eastAsia="Times New Roman" w:hAnsi="Times New Roman" w:cs="Times New Roman"/>
        </w:rPr>
        <w:t>Shinskey</w:t>
      </w:r>
      <w:proofErr w:type="spellEnd"/>
      <w:r w:rsidRPr="00CB7504">
        <w:rPr>
          <w:rFonts w:ascii="Times New Roman" w:eastAsia="Times New Roman" w:hAnsi="Times New Roman" w:cs="Times New Roman"/>
        </w:rPr>
        <w:t>, J. L., &amp; Schilling, T. H. (2000). Object permanence in five‐and‐a‐half‐month‐old infants?.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46"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47"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48"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49"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50"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51"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 xml:space="preserve">Csibra, G., Gergely, G., Bı́ró, S., Koos, O., &amp; Brockbank, M. (1999). Goal attribution without agency cues: the perception of ‘pure </w:t>
      </w:r>
      <w:proofErr w:type="spellStart"/>
      <w:r w:rsidRPr="00970257">
        <w:rPr>
          <w:rFonts w:ascii="Times New Roman" w:eastAsia="Times New Roman" w:hAnsi="Times New Roman" w:cs="Times New Roman"/>
        </w:rPr>
        <w:t>reason’in</w:t>
      </w:r>
      <w:proofErr w:type="spellEnd"/>
      <w:r w:rsidRPr="00970257">
        <w:rPr>
          <w:rFonts w:ascii="Times New Roman" w:eastAsia="Times New Roman" w:hAnsi="Times New Roman" w:cs="Times New Roman"/>
        </w:rPr>
        <w:t xml:space="preserve"> infancy.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52"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53"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54"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55"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attend to prosocial interactions. Nat Commun 16, 6304 (2025). </w:t>
      </w:r>
      <w:hyperlink r:id="rId56"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&amp;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xml:space="preserve">, G. (2003). Teleological reasoning in infancy: The </w:t>
      </w:r>
      <w:proofErr w:type="spellStart"/>
      <w:r w:rsidRPr="00C5443B">
        <w:rPr>
          <w:rFonts w:ascii="Times New Roman" w:eastAsia="Times New Roman" w:hAnsi="Times New Roman" w:cs="Times New Roman"/>
        </w:rPr>
        <w:t>naıve</w:t>
      </w:r>
      <w:proofErr w:type="spellEnd"/>
      <w:r w:rsidRPr="00C5443B">
        <w:rPr>
          <w:rFonts w:ascii="Times New Roman" w:eastAsia="Times New Roman" w:hAnsi="Times New Roman" w:cs="Times New Roman"/>
        </w:rPr>
        <w:t xml:space="preser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57"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Nádasdy, Z.,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58"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60"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61"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62"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63"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proofErr w:type="spellStart"/>
      <w:r w:rsidRPr="00BD030F">
        <w:rPr>
          <w:rFonts w:ascii="Times New Roman" w:eastAsia="Times New Roman" w:hAnsi="Times New Roman" w:cs="Times New Roman"/>
        </w:rPr>
        <w:t>Kamewari</w:t>
      </w:r>
      <w:proofErr w:type="spellEnd"/>
      <w:r w:rsidRPr="00BD030F">
        <w:rPr>
          <w:rFonts w:ascii="Times New Roman" w:eastAsia="Times New Roman" w:hAnsi="Times New Roman" w:cs="Times New Roman"/>
        </w:rPr>
        <w:t>,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65"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Kellman, P. J.,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66"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Kim, I. K.,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67"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Leslie, A. M., &amp; Keeble, S. (1987). Do six-month-old infants perceive causality?.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68"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69"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w:t>
      </w:r>
      <w:proofErr w:type="spellStart"/>
      <w:r w:rsidRPr="00871FE7">
        <w:rPr>
          <w:rFonts w:ascii="Times New Roman" w:eastAsia="Times New Roman" w:hAnsi="Times New Roman" w:cs="Times New Roman"/>
        </w:rPr>
        <w:t>Spelke</w:t>
      </w:r>
      <w:proofErr w:type="spellEnd"/>
      <w:r w:rsidRPr="00871FE7">
        <w:rPr>
          <w:rFonts w:ascii="Times New Roman" w:eastAsia="Times New Roman" w:hAnsi="Times New Roman" w:cs="Times New Roman"/>
        </w:rPr>
        <w:t xml:space="preserv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70"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71"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72"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73"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proofErr w:type="spellStart"/>
      <w:r w:rsidRPr="00906CD4">
        <w:rPr>
          <w:rFonts w:ascii="Times New Roman" w:eastAsia="Times New Roman" w:hAnsi="Times New Roman" w:cs="Times New Roman"/>
        </w:rPr>
        <w:t>Muentener</w:t>
      </w:r>
      <w:proofErr w:type="spellEnd"/>
      <w:r w:rsidRPr="00906CD4">
        <w:rPr>
          <w:rFonts w:ascii="Times New Roman" w:eastAsia="Times New Roman" w:hAnsi="Times New Roman" w:cs="Times New Roman"/>
        </w:rPr>
        <w:t>,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74"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75"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Onishi, K. H., &amp; Baillargeon, R. (2005). Do 15-month-old infants understand false beliefs?.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76"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Perner, J., &amp; Ruffman, T. (2005). Infants' insight into the mind: How deep?.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77"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78"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Powell, L. J., &amp; </w:t>
      </w:r>
      <w:proofErr w:type="spellStart"/>
      <w:r w:rsidRPr="00FD7B0A">
        <w:rPr>
          <w:rFonts w:ascii="Times New Roman" w:eastAsia="Times New Roman" w:hAnsi="Times New Roman" w:cs="Times New Roman"/>
        </w:rPr>
        <w:t>Spelke</w:t>
      </w:r>
      <w:proofErr w:type="spellEnd"/>
      <w:r w:rsidRPr="00FD7B0A">
        <w:rPr>
          <w:rFonts w:ascii="Times New Roman" w:eastAsia="Times New Roman" w:hAnsi="Times New Roman" w:cs="Times New Roman"/>
        </w:rPr>
        <w:t>,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79"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Quinn, P. C., &amp; </w:t>
      </w:r>
      <w:proofErr w:type="spellStart"/>
      <w:r w:rsidRPr="00C050FD">
        <w:rPr>
          <w:rFonts w:ascii="Times New Roman" w:eastAsia="Times New Roman" w:hAnsi="Times New Roman" w:cs="Times New Roman"/>
        </w:rPr>
        <w:t>Eimas</w:t>
      </w:r>
      <w:proofErr w:type="spellEnd"/>
      <w:r w:rsidRPr="00C050FD">
        <w:rPr>
          <w:rFonts w:ascii="Times New Roman" w:eastAsia="Times New Roman" w:hAnsi="Times New Roman" w:cs="Times New Roman"/>
        </w:rPr>
        <w:t>,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80"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w:t>
      </w:r>
      <w:proofErr w:type="spellStart"/>
      <w:r w:rsidRPr="00871FE7">
        <w:rPr>
          <w:rFonts w:ascii="Times New Roman" w:eastAsia="Times New Roman" w:hAnsi="Times New Roman" w:cs="Times New Roman"/>
        </w:rPr>
        <w:t>Lupyan</w:t>
      </w:r>
      <w:proofErr w:type="spellEnd"/>
      <w:r w:rsidRPr="00871FE7">
        <w:rPr>
          <w:rFonts w:ascii="Times New Roman" w:eastAsia="Times New Roman" w:hAnsi="Times New Roman" w:cs="Times New Roman"/>
        </w:rPr>
        <w:t xml:space="preserve">,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81"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82"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Scarf, D., </w:t>
      </w:r>
      <w:proofErr w:type="spellStart"/>
      <w:r w:rsidRPr="00C050FD">
        <w:rPr>
          <w:rFonts w:ascii="Times New Roman" w:eastAsia="Times New Roman" w:hAnsi="Times New Roman" w:cs="Times New Roman"/>
        </w:rPr>
        <w:t>Imuta</w:t>
      </w:r>
      <w:proofErr w:type="spellEnd"/>
      <w:r w:rsidRPr="00C050FD">
        <w:rPr>
          <w:rFonts w:ascii="Times New Roman" w:eastAsia="Times New Roman" w:hAnsi="Times New Roman" w:cs="Times New Roman"/>
        </w:rPr>
        <w:t>,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83"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84"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 xml:space="preserve">Schlingloff, L., </w:t>
      </w:r>
      <w:proofErr w:type="spellStart"/>
      <w:r w:rsidRPr="00A56EAD">
        <w:rPr>
          <w:rFonts w:ascii="Times New Roman" w:eastAsia="Times New Roman" w:hAnsi="Times New Roman" w:cs="Times New Roman"/>
        </w:rPr>
        <w:t>Csibra</w:t>
      </w:r>
      <w:proofErr w:type="spellEnd"/>
      <w:r w:rsidRPr="00A56EAD">
        <w:rPr>
          <w:rFonts w:ascii="Times New Roman" w:eastAsia="Times New Roman" w:hAnsi="Times New Roman" w:cs="Times New Roman"/>
        </w:rPr>
        <w:t>, G., &amp; Tatone, D. (2020). Do 15-month-old infants prefer helpers? A replication of Hamlin et al.(2007).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85"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proofErr w:type="spellStart"/>
      <w:r w:rsidRPr="00A56EAD">
        <w:rPr>
          <w:rFonts w:ascii="Times New Roman" w:eastAsia="Times New Roman" w:hAnsi="Times New Roman" w:cs="Times New Roman"/>
          <w:i/>
          <w:iCs/>
        </w:rPr>
        <w:t>PloS</w:t>
      </w:r>
      <w:proofErr w:type="spellEnd"/>
      <w:r w:rsidRPr="00A56EAD">
        <w:rPr>
          <w:rFonts w:ascii="Times New Roman" w:eastAsia="Times New Roman" w:hAnsi="Times New Roman" w:cs="Times New Roman"/>
          <w:i/>
          <w:iCs/>
        </w:rPr>
        <w:t xml:space="preserve">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86"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87"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88"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89"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Sloutsky, V. M. (2010). From perceptual categories to concepts: What develops?.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90"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Sodian</w:t>
      </w:r>
      <w:proofErr w:type="spellEnd"/>
      <w:r w:rsidRPr="00871FE7">
        <w:rPr>
          <w:rFonts w:ascii="Times New Roman" w:eastAsia="Times New Roman" w:hAnsi="Times New Roman" w:cs="Times New Roman"/>
        </w:rPr>
        <w:t xml:space="preserve">,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91"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EE631C">
        <w:rPr>
          <w:rFonts w:ascii="Times New Roman" w:eastAsia="Times New Roman" w:hAnsi="Times New Roman" w:cs="Times New Roman"/>
        </w:rPr>
        <w:t>Spelke</w:t>
      </w:r>
      <w:proofErr w:type="spellEnd"/>
      <w:r w:rsidRPr="00EE631C">
        <w:rPr>
          <w:rFonts w:ascii="Times New Roman" w:eastAsia="Times New Roman" w:hAnsi="Times New Roman" w:cs="Times New Roman"/>
        </w:rPr>
        <w:t xml:space="preserv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7B3347">
        <w:rPr>
          <w:rFonts w:ascii="Times New Roman" w:eastAsia="Times New Roman" w:hAnsi="Times New Roman" w:cs="Times New Roman"/>
        </w:rPr>
        <w:lastRenderedPageBreak/>
        <w:t>Spelke</w:t>
      </w:r>
      <w:proofErr w:type="spellEnd"/>
      <w:r w:rsidRPr="007B3347">
        <w:rPr>
          <w:rFonts w:ascii="Times New Roman" w:eastAsia="Times New Roman" w:hAnsi="Times New Roman" w:cs="Times New Roman"/>
        </w:rPr>
        <w:t xml:space="preserve">, E. S., </w:t>
      </w:r>
      <w:proofErr w:type="spellStart"/>
      <w:r w:rsidRPr="007B3347">
        <w:rPr>
          <w:rFonts w:ascii="Times New Roman" w:eastAsia="Times New Roman" w:hAnsi="Times New Roman" w:cs="Times New Roman"/>
        </w:rPr>
        <w:t>Breinlinger</w:t>
      </w:r>
      <w:proofErr w:type="spellEnd"/>
      <w:r w:rsidRPr="007B3347">
        <w:rPr>
          <w:rFonts w:ascii="Times New Roman" w:eastAsia="Times New Roman" w:hAnsi="Times New Roman" w:cs="Times New Roman"/>
        </w:rPr>
        <w:t>,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92"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93"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proofErr w:type="spellStart"/>
      <w:r w:rsidRPr="00FB08B2">
        <w:rPr>
          <w:rFonts w:ascii="Times New Roman" w:eastAsia="Times New Roman" w:hAnsi="Times New Roman" w:cs="Times New Roman"/>
        </w:rPr>
        <w:t>Vallortigara</w:t>
      </w:r>
      <w:proofErr w:type="spellEnd"/>
      <w:r w:rsidRPr="00FB08B2">
        <w:rPr>
          <w:rFonts w:ascii="Times New Roman" w:eastAsia="Times New Roman" w:hAnsi="Times New Roman" w:cs="Times New Roman"/>
        </w:rPr>
        <w:t xml:space="preserve">, G., </w:t>
      </w:r>
      <w:proofErr w:type="spellStart"/>
      <w:r w:rsidRPr="00FB08B2">
        <w:rPr>
          <w:rFonts w:ascii="Times New Roman" w:eastAsia="Times New Roman" w:hAnsi="Times New Roman" w:cs="Times New Roman"/>
        </w:rPr>
        <w:t>Regolin</w:t>
      </w:r>
      <w:proofErr w:type="spellEnd"/>
      <w:r w:rsidRPr="00FB08B2">
        <w:rPr>
          <w:rFonts w:ascii="Times New Roman" w:eastAsia="Times New Roman" w:hAnsi="Times New Roman" w:cs="Times New Roman"/>
        </w:rPr>
        <w:t xml:space="preserve">, L., &amp; </w:t>
      </w:r>
      <w:proofErr w:type="spellStart"/>
      <w:r w:rsidRPr="00FB08B2">
        <w:rPr>
          <w:rFonts w:ascii="Times New Roman" w:eastAsia="Times New Roman" w:hAnsi="Times New Roman" w:cs="Times New Roman"/>
        </w:rPr>
        <w:t>Marconato</w:t>
      </w:r>
      <w:proofErr w:type="spellEnd"/>
      <w:r w:rsidRPr="00FB08B2">
        <w:rPr>
          <w:rFonts w:ascii="Times New Roman" w:eastAsia="Times New Roman" w:hAnsi="Times New Roman" w:cs="Times New Roman"/>
        </w:rPr>
        <w:t xml:space="preserve">, F. (2005). Visually inexperienced chicks exhibit spontaneous preference for biological motion patterns. </w:t>
      </w:r>
      <w:proofErr w:type="spellStart"/>
      <w:r w:rsidRPr="00FB08B2">
        <w:rPr>
          <w:rFonts w:ascii="Times New Roman" w:eastAsia="Times New Roman" w:hAnsi="Times New Roman" w:cs="Times New Roman"/>
        </w:rPr>
        <w:t>PLoS</w:t>
      </w:r>
      <w:proofErr w:type="spellEnd"/>
      <w:r w:rsidRPr="00FB08B2">
        <w:rPr>
          <w:rFonts w:ascii="Times New Roman" w:eastAsia="Times New Roman" w:hAnsi="Times New Roman" w:cs="Times New Roman"/>
        </w:rPr>
        <w:t xml:space="preserve"> biology, 3(7), e208.</w:t>
      </w:r>
      <w:r>
        <w:rPr>
          <w:rFonts w:ascii="Times New Roman" w:eastAsia="Times New Roman" w:hAnsi="Times New Roman" w:cs="Times New Roman"/>
        </w:rPr>
        <w:t xml:space="preserve"> </w:t>
      </w:r>
      <w:hyperlink r:id="rId94"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w:t>
      </w:r>
      <w:proofErr w:type="spellStart"/>
      <w:r w:rsidRPr="00EE631C">
        <w:rPr>
          <w:rFonts w:ascii="Times New Roman" w:eastAsia="Times New Roman" w:hAnsi="Times New Roman" w:cs="Times New Roman"/>
        </w:rPr>
        <w:t>Overwalle</w:t>
      </w:r>
      <w:proofErr w:type="spellEnd"/>
      <w:r w:rsidRPr="00EE631C">
        <w:rPr>
          <w:rFonts w:ascii="Times New Roman" w:eastAsia="Times New Roman" w:hAnsi="Times New Roman" w:cs="Times New Roman"/>
        </w:rPr>
        <w:t xml:space="preserve">, F. (2010). Infants' teleological and belief inference: A recurrent connectionist approach to their minimal representational and computational requirements. </w:t>
      </w:r>
      <w:proofErr w:type="spellStart"/>
      <w:r w:rsidRPr="00EE631C">
        <w:rPr>
          <w:rFonts w:ascii="Times New Roman" w:eastAsia="Times New Roman" w:hAnsi="Times New Roman" w:cs="Times New Roman"/>
        </w:rPr>
        <w:t>NeuroImage</w:t>
      </w:r>
      <w:proofErr w:type="spellEnd"/>
      <w:r w:rsidRPr="00EE631C">
        <w:rPr>
          <w:rFonts w:ascii="Times New Roman" w:eastAsia="Times New Roman" w:hAnsi="Times New Roman" w:cs="Times New Roman"/>
        </w:rPr>
        <w:t xml:space="preserve">, 52(3), 1095-1108. </w:t>
      </w:r>
      <w:hyperlink r:id="rId95"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96"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 B. M., Steckler, C. M., Le, D. T., &amp; Hamlin, J. K. (2017). Social evaluation of intentional, truly accidental, and negligently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97"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98"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99"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100"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proofErr w:type="spellStart"/>
      <w:r w:rsidRPr="000371F1">
        <w:rPr>
          <w:rFonts w:ascii="Times New Roman" w:eastAsia="Times New Roman" w:hAnsi="Times New Roman" w:cs="Times New Roman"/>
        </w:rPr>
        <w:t>Yermolayeva</w:t>
      </w:r>
      <w:proofErr w:type="spellEnd"/>
      <w:r w:rsidRPr="000371F1">
        <w:rPr>
          <w:rFonts w:ascii="Times New Roman" w:eastAsia="Times New Roman" w:hAnsi="Times New Roman" w:cs="Times New Roman"/>
        </w:rPr>
        <w:t xml:space="preserve">, Y., &amp; </w:t>
      </w:r>
      <w:proofErr w:type="spellStart"/>
      <w:r w:rsidRPr="000371F1">
        <w:rPr>
          <w:rFonts w:ascii="Times New Roman" w:eastAsia="Times New Roman" w:hAnsi="Times New Roman" w:cs="Times New Roman"/>
        </w:rPr>
        <w:t>Rakison</w:t>
      </w:r>
      <w:proofErr w:type="spellEnd"/>
      <w:r w:rsidRPr="000371F1">
        <w:rPr>
          <w:rFonts w:ascii="Times New Roman" w:eastAsia="Times New Roman" w:hAnsi="Times New Roman" w:cs="Times New Roman"/>
        </w:rPr>
        <w:t>,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101"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02"/>
      <w:headerReference w:type="first" r:id="rId10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7DBAE" w14:textId="77777777" w:rsidR="005A1897" w:rsidRDefault="005A1897" w:rsidP="00391C7E">
      <w:pPr>
        <w:spacing w:after="0" w:line="240" w:lineRule="auto"/>
      </w:pPr>
      <w:r>
        <w:separator/>
      </w:r>
    </w:p>
  </w:endnote>
  <w:endnote w:type="continuationSeparator" w:id="0">
    <w:p w14:paraId="0E2281A8" w14:textId="77777777" w:rsidR="005A1897" w:rsidRDefault="005A1897"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1554D" w14:textId="77777777" w:rsidR="005A1897" w:rsidRDefault="005A1897" w:rsidP="00391C7E">
      <w:pPr>
        <w:spacing w:after="0" w:line="240" w:lineRule="auto"/>
      </w:pPr>
      <w:r>
        <w:separator/>
      </w:r>
    </w:p>
  </w:footnote>
  <w:footnote w:type="continuationSeparator" w:id="0">
    <w:p w14:paraId="2DAA3F25" w14:textId="77777777" w:rsidR="005A1897" w:rsidRDefault="005A1897" w:rsidP="00391C7E">
      <w:pPr>
        <w:spacing w:after="0" w:line="240" w:lineRule="auto"/>
      </w:pPr>
      <w:r>
        <w:continuationSeparator/>
      </w:r>
    </w:p>
  </w:footnote>
  <w:footnote w:id="1">
    <w:p w14:paraId="435FA0FC" w14:textId="77777777" w:rsidR="005C21A3" w:rsidRPr="005C21A3" w:rsidRDefault="005C21A3" w:rsidP="005C21A3">
      <w:pPr>
        <w:pStyle w:val="FootnoteText"/>
        <w:rPr>
          <w:rFonts w:ascii="Times New Roman" w:hAnsi="Times New Roman" w:cs="Times New Roman"/>
          <w:sz w:val="24"/>
          <w:szCs w:val="24"/>
        </w:rPr>
      </w:pPr>
      <w:r w:rsidRPr="005C21A3">
        <w:rPr>
          <w:rStyle w:val="FootnoteReference"/>
          <w:rFonts w:ascii="Times New Roman" w:hAnsi="Times New Roman" w:cs="Times New Roman"/>
          <w:sz w:val="24"/>
          <w:szCs w:val="24"/>
        </w:rPr>
        <w:footnoteRef/>
      </w:r>
      <w:r w:rsidRPr="005C21A3">
        <w:rPr>
          <w:rFonts w:ascii="Times New Roman" w:hAnsi="Times New Roman" w:cs="Times New Roman"/>
          <w:sz w:val="24"/>
          <w:szCs w:val="24"/>
        </w:rPr>
        <w:t xml:space="preserve"> </w:t>
      </w:r>
      <w:r w:rsidRPr="005C21A3">
        <w:rPr>
          <w:rFonts w:ascii="Times New Roman" w:eastAsia="Times New Roman" w:hAnsi="Times New Roman" w:cs="Times New Roman"/>
          <w:sz w:val="24"/>
          <w:szCs w:val="24"/>
        </w:rPr>
        <w:t>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the developmental cognitive sciences (e.g., Benton, 2024; Mareschal et al., 2000; Mareschal &amp; Schultz, 1999; McClelland &amp; Thompson, 2007; Plaut &amp; Vande Velde, 2017).</w:t>
      </w:r>
    </w:p>
    <w:p w14:paraId="2572063A" w14:textId="46AFBBAA" w:rsidR="005C21A3" w:rsidRDefault="005C21A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D3"/>
    <w:rsid w:val="00000FDA"/>
    <w:rsid w:val="0000108B"/>
    <w:rsid w:val="000014B3"/>
    <w:rsid w:val="00001A99"/>
    <w:rsid w:val="00001ABA"/>
    <w:rsid w:val="00001BFB"/>
    <w:rsid w:val="00001FD5"/>
    <w:rsid w:val="000021C8"/>
    <w:rsid w:val="000027B6"/>
    <w:rsid w:val="00002CA0"/>
    <w:rsid w:val="00002DBA"/>
    <w:rsid w:val="000030F0"/>
    <w:rsid w:val="00003878"/>
    <w:rsid w:val="00003BC2"/>
    <w:rsid w:val="0000436D"/>
    <w:rsid w:val="00004788"/>
    <w:rsid w:val="0000482E"/>
    <w:rsid w:val="0000495B"/>
    <w:rsid w:val="00004EE8"/>
    <w:rsid w:val="00005701"/>
    <w:rsid w:val="00005907"/>
    <w:rsid w:val="0000707B"/>
    <w:rsid w:val="00007559"/>
    <w:rsid w:val="000079D0"/>
    <w:rsid w:val="00007D2D"/>
    <w:rsid w:val="00007F8F"/>
    <w:rsid w:val="000107A5"/>
    <w:rsid w:val="00010A55"/>
    <w:rsid w:val="00010FC6"/>
    <w:rsid w:val="00011353"/>
    <w:rsid w:val="0001141F"/>
    <w:rsid w:val="00011DAB"/>
    <w:rsid w:val="0001243D"/>
    <w:rsid w:val="0001298D"/>
    <w:rsid w:val="00012AA5"/>
    <w:rsid w:val="00012E70"/>
    <w:rsid w:val="00013134"/>
    <w:rsid w:val="0001385A"/>
    <w:rsid w:val="00014150"/>
    <w:rsid w:val="00014B0E"/>
    <w:rsid w:val="00015DDE"/>
    <w:rsid w:val="000163C0"/>
    <w:rsid w:val="00016768"/>
    <w:rsid w:val="00016D6C"/>
    <w:rsid w:val="00016DD5"/>
    <w:rsid w:val="00017757"/>
    <w:rsid w:val="00017D72"/>
    <w:rsid w:val="00017DBA"/>
    <w:rsid w:val="00020260"/>
    <w:rsid w:val="000206B5"/>
    <w:rsid w:val="00020BD2"/>
    <w:rsid w:val="00020CAF"/>
    <w:rsid w:val="0002114F"/>
    <w:rsid w:val="000213EE"/>
    <w:rsid w:val="00021531"/>
    <w:rsid w:val="000217C9"/>
    <w:rsid w:val="00022327"/>
    <w:rsid w:val="00022546"/>
    <w:rsid w:val="00022801"/>
    <w:rsid w:val="00022C46"/>
    <w:rsid w:val="00023046"/>
    <w:rsid w:val="00023256"/>
    <w:rsid w:val="0002365D"/>
    <w:rsid w:val="00023A54"/>
    <w:rsid w:val="00023B5C"/>
    <w:rsid w:val="00023DB7"/>
    <w:rsid w:val="00023E47"/>
    <w:rsid w:val="000241BE"/>
    <w:rsid w:val="0002439A"/>
    <w:rsid w:val="000245B8"/>
    <w:rsid w:val="0002497E"/>
    <w:rsid w:val="00024F3E"/>
    <w:rsid w:val="00025D02"/>
    <w:rsid w:val="00025ED5"/>
    <w:rsid w:val="00026194"/>
    <w:rsid w:val="000263C1"/>
    <w:rsid w:val="00026822"/>
    <w:rsid w:val="00026A2F"/>
    <w:rsid w:val="00026A36"/>
    <w:rsid w:val="00026BFA"/>
    <w:rsid w:val="000271FF"/>
    <w:rsid w:val="00027A15"/>
    <w:rsid w:val="00027DDD"/>
    <w:rsid w:val="0003069E"/>
    <w:rsid w:val="00030981"/>
    <w:rsid w:val="00030BE5"/>
    <w:rsid w:val="00030D29"/>
    <w:rsid w:val="00030E89"/>
    <w:rsid w:val="0003197D"/>
    <w:rsid w:val="00031AF9"/>
    <w:rsid w:val="00031B2C"/>
    <w:rsid w:val="00031D3F"/>
    <w:rsid w:val="00031DA5"/>
    <w:rsid w:val="000323A9"/>
    <w:rsid w:val="000323C8"/>
    <w:rsid w:val="000326AF"/>
    <w:rsid w:val="000329CC"/>
    <w:rsid w:val="00032A25"/>
    <w:rsid w:val="00032E80"/>
    <w:rsid w:val="0003320B"/>
    <w:rsid w:val="000334A7"/>
    <w:rsid w:val="00033634"/>
    <w:rsid w:val="0003467C"/>
    <w:rsid w:val="00034A30"/>
    <w:rsid w:val="00034AA1"/>
    <w:rsid w:val="000359C1"/>
    <w:rsid w:val="00035C38"/>
    <w:rsid w:val="000361F6"/>
    <w:rsid w:val="000362C5"/>
    <w:rsid w:val="000363E9"/>
    <w:rsid w:val="00036806"/>
    <w:rsid w:val="000371F1"/>
    <w:rsid w:val="000375C0"/>
    <w:rsid w:val="00037ADB"/>
    <w:rsid w:val="00037BD3"/>
    <w:rsid w:val="00037D11"/>
    <w:rsid w:val="00037EA9"/>
    <w:rsid w:val="00037ED7"/>
    <w:rsid w:val="00040656"/>
    <w:rsid w:val="0004069B"/>
    <w:rsid w:val="00040898"/>
    <w:rsid w:val="000412D9"/>
    <w:rsid w:val="0004140C"/>
    <w:rsid w:val="000420E6"/>
    <w:rsid w:val="000420ED"/>
    <w:rsid w:val="0004222F"/>
    <w:rsid w:val="000428C9"/>
    <w:rsid w:val="0004301F"/>
    <w:rsid w:val="00044011"/>
    <w:rsid w:val="0004411F"/>
    <w:rsid w:val="00044152"/>
    <w:rsid w:val="00044173"/>
    <w:rsid w:val="0004487E"/>
    <w:rsid w:val="00045DDA"/>
    <w:rsid w:val="0004604C"/>
    <w:rsid w:val="000467F5"/>
    <w:rsid w:val="00046880"/>
    <w:rsid w:val="0004750E"/>
    <w:rsid w:val="000475E7"/>
    <w:rsid w:val="000476A1"/>
    <w:rsid w:val="00047E5C"/>
    <w:rsid w:val="00047ECC"/>
    <w:rsid w:val="0005005B"/>
    <w:rsid w:val="0005038D"/>
    <w:rsid w:val="00050686"/>
    <w:rsid w:val="00050739"/>
    <w:rsid w:val="0005092E"/>
    <w:rsid w:val="00050A8A"/>
    <w:rsid w:val="00050DB2"/>
    <w:rsid w:val="000512B7"/>
    <w:rsid w:val="000513F9"/>
    <w:rsid w:val="00051561"/>
    <w:rsid w:val="0005238F"/>
    <w:rsid w:val="00052891"/>
    <w:rsid w:val="00052988"/>
    <w:rsid w:val="00052C35"/>
    <w:rsid w:val="00052DF8"/>
    <w:rsid w:val="00052E0C"/>
    <w:rsid w:val="0005322D"/>
    <w:rsid w:val="00053773"/>
    <w:rsid w:val="000537A9"/>
    <w:rsid w:val="00053B11"/>
    <w:rsid w:val="00054354"/>
    <w:rsid w:val="000543D8"/>
    <w:rsid w:val="000548CD"/>
    <w:rsid w:val="00054A21"/>
    <w:rsid w:val="00054E01"/>
    <w:rsid w:val="000550B3"/>
    <w:rsid w:val="00055355"/>
    <w:rsid w:val="000553C8"/>
    <w:rsid w:val="00055CAF"/>
    <w:rsid w:val="0005658D"/>
    <w:rsid w:val="00057FA2"/>
    <w:rsid w:val="00060065"/>
    <w:rsid w:val="000601A2"/>
    <w:rsid w:val="00060551"/>
    <w:rsid w:val="0006086D"/>
    <w:rsid w:val="00061107"/>
    <w:rsid w:val="000615F6"/>
    <w:rsid w:val="00061CE4"/>
    <w:rsid w:val="00061FA1"/>
    <w:rsid w:val="00062194"/>
    <w:rsid w:val="00062B4C"/>
    <w:rsid w:val="0006396F"/>
    <w:rsid w:val="00063A23"/>
    <w:rsid w:val="00063A7C"/>
    <w:rsid w:val="00063AA1"/>
    <w:rsid w:val="00063BA5"/>
    <w:rsid w:val="00063FD5"/>
    <w:rsid w:val="00064912"/>
    <w:rsid w:val="0006493F"/>
    <w:rsid w:val="000649A1"/>
    <w:rsid w:val="000651A7"/>
    <w:rsid w:val="0006578D"/>
    <w:rsid w:val="000678F1"/>
    <w:rsid w:val="0007013C"/>
    <w:rsid w:val="000702EB"/>
    <w:rsid w:val="000705E6"/>
    <w:rsid w:val="00070634"/>
    <w:rsid w:val="00070F13"/>
    <w:rsid w:val="00070F6C"/>
    <w:rsid w:val="00071370"/>
    <w:rsid w:val="00071A55"/>
    <w:rsid w:val="00071F26"/>
    <w:rsid w:val="00072A47"/>
    <w:rsid w:val="0007371A"/>
    <w:rsid w:val="00073E90"/>
    <w:rsid w:val="000742D7"/>
    <w:rsid w:val="000755C5"/>
    <w:rsid w:val="00075C51"/>
    <w:rsid w:val="000767FC"/>
    <w:rsid w:val="00076BA6"/>
    <w:rsid w:val="00076E0D"/>
    <w:rsid w:val="000771B9"/>
    <w:rsid w:val="0007750A"/>
    <w:rsid w:val="00077880"/>
    <w:rsid w:val="00080691"/>
    <w:rsid w:val="00080943"/>
    <w:rsid w:val="00081085"/>
    <w:rsid w:val="000810FA"/>
    <w:rsid w:val="000819BC"/>
    <w:rsid w:val="00081CB1"/>
    <w:rsid w:val="0008231A"/>
    <w:rsid w:val="00082561"/>
    <w:rsid w:val="000829B9"/>
    <w:rsid w:val="000832B4"/>
    <w:rsid w:val="000835DD"/>
    <w:rsid w:val="00083D9B"/>
    <w:rsid w:val="00083DC8"/>
    <w:rsid w:val="00084962"/>
    <w:rsid w:val="000849D1"/>
    <w:rsid w:val="00084C35"/>
    <w:rsid w:val="000850EE"/>
    <w:rsid w:val="000851C0"/>
    <w:rsid w:val="000858E1"/>
    <w:rsid w:val="0008747D"/>
    <w:rsid w:val="000875D2"/>
    <w:rsid w:val="000875FE"/>
    <w:rsid w:val="00087AF6"/>
    <w:rsid w:val="00087B68"/>
    <w:rsid w:val="00087C36"/>
    <w:rsid w:val="00090053"/>
    <w:rsid w:val="00091784"/>
    <w:rsid w:val="00091A8C"/>
    <w:rsid w:val="0009200D"/>
    <w:rsid w:val="00092D1A"/>
    <w:rsid w:val="00093050"/>
    <w:rsid w:val="000938AC"/>
    <w:rsid w:val="00093BEA"/>
    <w:rsid w:val="00093E13"/>
    <w:rsid w:val="0009471E"/>
    <w:rsid w:val="00094806"/>
    <w:rsid w:val="0009483E"/>
    <w:rsid w:val="00094B4D"/>
    <w:rsid w:val="00095066"/>
    <w:rsid w:val="00095B88"/>
    <w:rsid w:val="00095FBB"/>
    <w:rsid w:val="00095FF6"/>
    <w:rsid w:val="00096D37"/>
    <w:rsid w:val="00097097"/>
    <w:rsid w:val="0009709A"/>
    <w:rsid w:val="0009722A"/>
    <w:rsid w:val="00097C1B"/>
    <w:rsid w:val="000A0BB0"/>
    <w:rsid w:val="000A0BE5"/>
    <w:rsid w:val="000A0E69"/>
    <w:rsid w:val="000A1184"/>
    <w:rsid w:val="000A11B5"/>
    <w:rsid w:val="000A11D4"/>
    <w:rsid w:val="000A170D"/>
    <w:rsid w:val="000A1B95"/>
    <w:rsid w:val="000A2761"/>
    <w:rsid w:val="000A276E"/>
    <w:rsid w:val="000A29F2"/>
    <w:rsid w:val="000A317D"/>
    <w:rsid w:val="000A346C"/>
    <w:rsid w:val="000A3648"/>
    <w:rsid w:val="000A37B5"/>
    <w:rsid w:val="000A3A74"/>
    <w:rsid w:val="000A4963"/>
    <w:rsid w:val="000A51FC"/>
    <w:rsid w:val="000A555F"/>
    <w:rsid w:val="000A58E8"/>
    <w:rsid w:val="000A599D"/>
    <w:rsid w:val="000A5F46"/>
    <w:rsid w:val="000A6762"/>
    <w:rsid w:val="000A7004"/>
    <w:rsid w:val="000A7017"/>
    <w:rsid w:val="000A715B"/>
    <w:rsid w:val="000A7280"/>
    <w:rsid w:val="000A78E6"/>
    <w:rsid w:val="000A7DBF"/>
    <w:rsid w:val="000B0656"/>
    <w:rsid w:val="000B074D"/>
    <w:rsid w:val="000B08D2"/>
    <w:rsid w:val="000B09DB"/>
    <w:rsid w:val="000B0B74"/>
    <w:rsid w:val="000B1763"/>
    <w:rsid w:val="000B1C1A"/>
    <w:rsid w:val="000B1F17"/>
    <w:rsid w:val="000B20EE"/>
    <w:rsid w:val="000B2757"/>
    <w:rsid w:val="000B279A"/>
    <w:rsid w:val="000B286C"/>
    <w:rsid w:val="000B332C"/>
    <w:rsid w:val="000B35C1"/>
    <w:rsid w:val="000B3C24"/>
    <w:rsid w:val="000B3D55"/>
    <w:rsid w:val="000B3F0A"/>
    <w:rsid w:val="000B4399"/>
    <w:rsid w:val="000B4DD6"/>
    <w:rsid w:val="000B4ECF"/>
    <w:rsid w:val="000B60E2"/>
    <w:rsid w:val="000B6458"/>
    <w:rsid w:val="000B67D6"/>
    <w:rsid w:val="000B7017"/>
    <w:rsid w:val="000B75DA"/>
    <w:rsid w:val="000B7DDA"/>
    <w:rsid w:val="000B7E28"/>
    <w:rsid w:val="000C0869"/>
    <w:rsid w:val="000C1789"/>
    <w:rsid w:val="000C18C9"/>
    <w:rsid w:val="000C20B8"/>
    <w:rsid w:val="000C307E"/>
    <w:rsid w:val="000C31FB"/>
    <w:rsid w:val="000C3312"/>
    <w:rsid w:val="000C3566"/>
    <w:rsid w:val="000C3BCB"/>
    <w:rsid w:val="000C5A1C"/>
    <w:rsid w:val="000C649B"/>
    <w:rsid w:val="000C66BC"/>
    <w:rsid w:val="000C6870"/>
    <w:rsid w:val="000C6B58"/>
    <w:rsid w:val="000D00F9"/>
    <w:rsid w:val="000D05F9"/>
    <w:rsid w:val="000D1213"/>
    <w:rsid w:val="000D148B"/>
    <w:rsid w:val="000D15C4"/>
    <w:rsid w:val="000D1EAC"/>
    <w:rsid w:val="000D22BE"/>
    <w:rsid w:val="000D26F7"/>
    <w:rsid w:val="000D323A"/>
    <w:rsid w:val="000D3AB6"/>
    <w:rsid w:val="000D3BCD"/>
    <w:rsid w:val="000D41A4"/>
    <w:rsid w:val="000D45E6"/>
    <w:rsid w:val="000D4C01"/>
    <w:rsid w:val="000D4DB9"/>
    <w:rsid w:val="000D4FF3"/>
    <w:rsid w:val="000D5358"/>
    <w:rsid w:val="000D5598"/>
    <w:rsid w:val="000D5B81"/>
    <w:rsid w:val="000D5F92"/>
    <w:rsid w:val="000D6324"/>
    <w:rsid w:val="000D6788"/>
    <w:rsid w:val="000D67DC"/>
    <w:rsid w:val="000D6C8E"/>
    <w:rsid w:val="000D6F38"/>
    <w:rsid w:val="000D7123"/>
    <w:rsid w:val="000D755C"/>
    <w:rsid w:val="000D78BD"/>
    <w:rsid w:val="000E08AF"/>
    <w:rsid w:val="000E090D"/>
    <w:rsid w:val="000E0A20"/>
    <w:rsid w:val="000E0E36"/>
    <w:rsid w:val="000E0FAD"/>
    <w:rsid w:val="000E2038"/>
    <w:rsid w:val="000E2DC0"/>
    <w:rsid w:val="000E337A"/>
    <w:rsid w:val="000E3F68"/>
    <w:rsid w:val="000E4248"/>
    <w:rsid w:val="000E43E7"/>
    <w:rsid w:val="000E440C"/>
    <w:rsid w:val="000E4F2E"/>
    <w:rsid w:val="000E4FA5"/>
    <w:rsid w:val="000E6636"/>
    <w:rsid w:val="000E700A"/>
    <w:rsid w:val="000E7279"/>
    <w:rsid w:val="000E7561"/>
    <w:rsid w:val="000E775A"/>
    <w:rsid w:val="000E7BCF"/>
    <w:rsid w:val="000E7BEC"/>
    <w:rsid w:val="000E7F18"/>
    <w:rsid w:val="000F0203"/>
    <w:rsid w:val="000F0989"/>
    <w:rsid w:val="000F0F58"/>
    <w:rsid w:val="000F158C"/>
    <w:rsid w:val="000F1A90"/>
    <w:rsid w:val="000F1D20"/>
    <w:rsid w:val="000F1DD4"/>
    <w:rsid w:val="000F2337"/>
    <w:rsid w:val="000F31B9"/>
    <w:rsid w:val="000F3686"/>
    <w:rsid w:val="000F390C"/>
    <w:rsid w:val="000F3AD5"/>
    <w:rsid w:val="000F3AF0"/>
    <w:rsid w:val="000F3DC9"/>
    <w:rsid w:val="000F3DEE"/>
    <w:rsid w:val="000F3F9C"/>
    <w:rsid w:val="000F43CD"/>
    <w:rsid w:val="000F4505"/>
    <w:rsid w:val="000F4507"/>
    <w:rsid w:val="000F4814"/>
    <w:rsid w:val="000F491E"/>
    <w:rsid w:val="000F4A8C"/>
    <w:rsid w:val="000F566F"/>
    <w:rsid w:val="000F5BC5"/>
    <w:rsid w:val="000F65EB"/>
    <w:rsid w:val="000F68C8"/>
    <w:rsid w:val="000F68EC"/>
    <w:rsid w:val="000F6EAD"/>
    <w:rsid w:val="000F726E"/>
    <w:rsid w:val="000F7511"/>
    <w:rsid w:val="000F7618"/>
    <w:rsid w:val="000F7626"/>
    <w:rsid w:val="000F7CAC"/>
    <w:rsid w:val="001001BD"/>
    <w:rsid w:val="001002AB"/>
    <w:rsid w:val="0010035E"/>
    <w:rsid w:val="00100DFB"/>
    <w:rsid w:val="00100FC9"/>
    <w:rsid w:val="00101446"/>
    <w:rsid w:val="00101D73"/>
    <w:rsid w:val="00101D77"/>
    <w:rsid w:val="00102C53"/>
    <w:rsid w:val="00102DDA"/>
    <w:rsid w:val="00103DE0"/>
    <w:rsid w:val="00104354"/>
    <w:rsid w:val="00104484"/>
    <w:rsid w:val="00104696"/>
    <w:rsid w:val="0010545A"/>
    <w:rsid w:val="00105831"/>
    <w:rsid w:val="00105BB1"/>
    <w:rsid w:val="00105D7B"/>
    <w:rsid w:val="00106046"/>
    <w:rsid w:val="00106100"/>
    <w:rsid w:val="00106257"/>
    <w:rsid w:val="00106471"/>
    <w:rsid w:val="00106C81"/>
    <w:rsid w:val="00106D77"/>
    <w:rsid w:val="0010728E"/>
    <w:rsid w:val="0010787E"/>
    <w:rsid w:val="0011041C"/>
    <w:rsid w:val="00110DF9"/>
    <w:rsid w:val="00111142"/>
    <w:rsid w:val="00111B8C"/>
    <w:rsid w:val="0011240F"/>
    <w:rsid w:val="00112880"/>
    <w:rsid w:val="00112ABC"/>
    <w:rsid w:val="00114F18"/>
    <w:rsid w:val="00115051"/>
    <w:rsid w:val="00115675"/>
    <w:rsid w:val="001157F1"/>
    <w:rsid w:val="00115972"/>
    <w:rsid w:val="00115979"/>
    <w:rsid w:val="00115B8A"/>
    <w:rsid w:val="00116CFE"/>
    <w:rsid w:val="00117198"/>
    <w:rsid w:val="001178B1"/>
    <w:rsid w:val="00117A1A"/>
    <w:rsid w:val="00117AE9"/>
    <w:rsid w:val="001202EE"/>
    <w:rsid w:val="0012060D"/>
    <w:rsid w:val="00120625"/>
    <w:rsid w:val="001208F8"/>
    <w:rsid w:val="00120B35"/>
    <w:rsid w:val="00120B8F"/>
    <w:rsid w:val="00120F6F"/>
    <w:rsid w:val="0012108C"/>
    <w:rsid w:val="001216D8"/>
    <w:rsid w:val="00121E0F"/>
    <w:rsid w:val="00122550"/>
    <w:rsid w:val="00122750"/>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EFD"/>
    <w:rsid w:val="00131FB9"/>
    <w:rsid w:val="001324BD"/>
    <w:rsid w:val="001335A3"/>
    <w:rsid w:val="00133782"/>
    <w:rsid w:val="00133D2B"/>
    <w:rsid w:val="00134062"/>
    <w:rsid w:val="0013438E"/>
    <w:rsid w:val="0013468D"/>
    <w:rsid w:val="001349B0"/>
    <w:rsid w:val="00134B55"/>
    <w:rsid w:val="00134CB3"/>
    <w:rsid w:val="00136065"/>
    <w:rsid w:val="00136229"/>
    <w:rsid w:val="001366F3"/>
    <w:rsid w:val="00136774"/>
    <w:rsid w:val="00137227"/>
    <w:rsid w:val="00137CA9"/>
    <w:rsid w:val="0014090D"/>
    <w:rsid w:val="00140E0D"/>
    <w:rsid w:val="001414E8"/>
    <w:rsid w:val="0014179B"/>
    <w:rsid w:val="00141CFE"/>
    <w:rsid w:val="00142214"/>
    <w:rsid w:val="001426AF"/>
    <w:rsid w:val="00142ED1"/>
    <w:rsid w:val="00143F51"/>
    <w:rsid w:val="001440E5"/>
    <w:rsid w:val="00144357"/>
    <w:rsid w:val="001443CC"/>
    <w:rsid w:val="001445E1"/>
    <w:rsid w:val="00144CDB"/>
    <w:rsid w:val="001450B7"/>
    <w:rsid w:val="00145AD8"/>
    <w:rsid w:val="00146207"/>
    <w:rsid w:val="00146CE2"/>
    <w:rsid w:val="00146CEE"/>
    <w:rsid w:val="001473F6"/>
    <w:rsid w:val="00147C99"/>
    <w:rsid w:val="00150907"/>
    <w:rsid w:val="00150C8F"/>
    <w:rsid w:val="00151CC3"/>
    <w:rsid w:val="0015277B"/>
    <w:rsid w:val="00152D65"/>
    <w:rsid w:val="00152F19"/>
    <w:rsid w:val="001534A0"/>
    <w:rsid w:val="0015353E"/>
    <w:rsid w:val="00153600"/>
    <w:rsid w:val="0015363E"/>
    <w:rsid w:val="001537B7"/>
    <w:rsid w:val="00153BF3"/>
    <w:rsid w:val="001540F3"/>
    <w:rsid w:val="001547A5"/>
    <w:rsid w:val="0015486A"/>
    <w:rsid w:val="00155437"/>
    <w:rsid w:val="0015555E"/>
    <w:rsid w:val="00155706"/>
    <w:rsid w:val="001558F7"/>
    <w:rsid w:val="00155A19"/>
    <w:rsid w:val="00156205"/>
    <w:rsid w:val="001563E6"/>
    <w:rsid w:val="00156837"/>
    <w:rsid w:val="00156A94"/>
    <w:rsid w:val="001572EE"/>
    <w:rsid w:val="00157975"/>
    <w:rsid w:val="00157D08"/>
    <w:rsid w:val="00160829"/>
    <w:rsid w:val="00160EBD"/>
    <w:rsid w:val="00161333"/>
    <w:rsid w:val="001613A6"/>
    <w:rsid w:val="00161441"/>
    <w:rsid w:val="001614AB"/>
    <w:rsid w:val="00161B73"/>
    <w:rsid w:val="00161BCA"/>
    <w:rsid w:val="00162040"/>
    <w:rsid w:val="0016283A"/>
    <w:rsid w:val="0016301B"/>
    <w:rsid w:val="00163335"/>
    <w:rsid w:val="00163799"/>
    <w:rsid w:val="00163E2B"/>
    <w:rsid w:val="00164313"/>
    <w:rsid w:val="001645F2"/>
    <w:rsid w:val="0016470F"/>
    <w:rsid w:val="001647C9"/>
    <w:rsid w:val="00164941"/>
    <w:rsid w:val="00165398"/>
    <w:rsid w:val="00165454"/>
    <w:rsid w:val="001654E4"/>
    <w:rsid w:val="001664C2"/>
    <w:rsid w:val="0016695E"/>
    <w:rsid w:val="00166A93"/>
    <w:rsid w:val="00166E78"/>
    <w:rsid w:val="001673BB"/>
    <w:rsid w:val="00167651"/>
    <w:rsid w:val="0016771A"/>
    <w:rsid w:val="0016781E"/>
    <w:rsid w:val="00167C72"/>
    <w:rsid w:val="0017005B"/>
    <w:rsid w:val="00170603"/>
    <w:rsid w:val="001716AD"/>
    <w:rsid w:val="001719A1"/>
    <w:rsid w:val="00172718"/>
    <w:rsid w:val="00172FAE"/>
    <w:rsid w:val="0017340E"/>
    <w:rsid w:val="00173688"/>
    <w:rsid w:val="001736EE"/>
    <w:rsid w:val="001739DE"/>
    <w:rsid w:val="00173D94"/>
    <w:rsid w:val="0017525B"/>
    <w:rsid w:val="001753BC"/>
    <w:rsid w:val="00175501"/>
    <w:rsid w:val="00175628"/>
    <w:rsid w:val="00175A63"/>
    <w:rsid w:val="0017668E"/>
    <w:rsid w:val="00176FA7"/>
    <w:rsid w:val="00177C21"/>
    <w:rsid w:val="001804B0"/>
    <w:rsid w:val="001807FC"/>
    <w:rsid w:val="00181380"/>
    <w:rsid w:val="00181458"/>
    <w:rsid w:val="00181761"/>
    <w:rsid w:val="0018182D"/>
    <w:rsid w:val="00181ADB"/>
    <w:rsid w:val="001823A3"/>
    <w:rsid w:val="00182A6D"/>
    <w:rsid w:val="00183524"/>
    <w:rsid w:val="00183560"/>
    <w:rsid w:val="00183E63"/>
    <w:rsid w:val="00183E98"/>
    <w:rsid w:val="00184AC3"/>
    <w:rsid w:val="00185AE3"/>
    <w:rsid w:val="00186357"/>
    <w:rsid w:val="001863D5"/>
    <w:rsid w:val="00186442"/>
    <w:rsid w:val="001864B7"/>
    <w:rsid w:val="00186981"/>
    <w:rsid w:val="00186BE8"/>
    <w:rsid w:val="0018749A"/>
    <w:rsid w:val="00190AA0"/>
    <w:rsid w:val="00190D1A"/>
    <w:rsid w:val="0019193F"/>
    <w:rsid w:val="00191AB7"/>
    <w:rsid w:val="00192340"/>
    <w:rsid w:val="00192937"/>
    <w:rsid w:val="001938E6"/>
    <w:rsid w:val="00193DD6"/>
    <w:rsid w:val="0019465C"/>
    <w:rsid w:val="001950BB"/>
    <w:rsid w:val="0019511C"/>
    <w:rsid w:val="00195B5F"/>
    <w:rsid w:val="00196664"/>
    <w:rsid w:val="001966E3"/>
    <w:rsid w:val="00196750"/>
    <w:rsid w:val="0019688A"/>
    <w:rsid w:val="001968A7"/>
    <w:rsid w:val="00197111"/>
    <w:rsid w:val="001971A6"/>
    <w:rsid w:val="001976DC"/>
    <w:rsid w:val="00197D22"/>
    <w:rsid w:val="001A00F6"/>
    <w:rsid w:val="001A0520"/>
    <w:rsid w:val="001A0B2E"/>
    <w:rsid w:val="001A0FC2"/>
    <w:rsid w:val="001A16E9"/>
    <w:rsid w:val="001A2641"/>
    <w:rsid w:val="001A288F"/>
    <w:rsid w:val="001A2A1E"/>
    <w:rsid w:val="001A2E10"/>
    <w:rsid w:val="001A319B"/>
    <w:rsid w:val="001A365D"/>
    <w:rsid w:val="001A36CD"/>
    <w:rsid w:val="001A3FE9"/>
    <w:rsid w:val="001A4239"/>
    <w:rsid w:val="001A49A7"/>
    <w:rsid w:val="001A4EF4"/>
    <w:rsid w:val="001A55CE"/>
    <w:rsid w:val="001A5F56"/>
    <w:rsid w:val="001A6079"/>
    <w:rsid w:val="001A61AD"/>
    <w:rsid w:val="001A7034"/>
    <w:rsid w:val="001A7264"/>
    <w:rsid w:val="001A7B4F"/>
    <w:rsid w:val="001A7F1C"/>
    <w:rsid w:val="001B02CA"/>
    <w:rsid w:val="001B02D5"/>
    <w:rsid w:val="001B034E"/>
    <w:rsid w:val="001B06BB"/>
    <w:rsid w:val="001B0A01"/>
    <w:rsid w:val="001B0D77"/>
    <w:rsid w:val="001B1023"/>
    <w:rsid w:val="001B1084"/>
    <w:rsid w:val="001B1E4E"/>
    <w:rsid w:val="001B1FAF"/>
    <w:rsid w:val="001B205C"/>
    <w:rsid w:val="001B26F5"/>
    <w:rsid w:val="001B271C"/>
    <w:rsid w:val="001B35E7"/>
    <w:rsid w:val="001B3C78"/>
    <w:rsid w:val="001B3CF6"/>
    <w:rsid w:val="001B4043"/>
    <w:rsid w:val="001B597B"/>
    <w:rsid w:val="001B5A5F"/>
    <w:rsid w:val="001B5BC6"/>
    <w:rsid w:val="001B653D"/>
    <w:rsid w:val="001B6D86"/>
    <w:rsid w:val="001B741F"/>
    <w:rsid w:val="001B7D81"/>
    <w:rsid w:val="001B7D9D"/>
    <w:rsid w:val="001C01D1"/>
    <w:rsid w:val="001C0D7C"/>
    <w:rsid w:val="001C1F09"/>
    <w:rsid w:val="001C23ED"/>
    <w:rsid w:val="001C249A"/>
    <w:rsid w:val="001C27AA"/>
    <w:rsid w:val="001C32DA"/>
    <w:rsid w:val="001C35AE"/>
    <w:rsid w:val="001C3772"/>
    <w:rsid w:val="001C3859"/>
    <w:rsid w:val="001C3B16"/>
    <w:rsid w:val="001C3E68"/>
    <w:rsid w:val="001C3FAA"/>
    <w:rsid w:val="001C40F2"/>
    <w:rsid w:val="001C584A"/>
    <w:rsid w:val="001C58CB"/>
    <w:rsid w:val="001C6311"/>
    <w:rsid w:val="001C642A"/>
    <w:rsid w:val="001C64B7"/>
    <w:rsid w:val="001C69DD"/>
    <w:rsid w:val="001C7484"/>
    <w:rsid w:val="001C7D07"/>
    <w:rsid w:val="001D02BD"/>
    <w:rsid w:val="001D034B"/>
    <w:rsid w:val="001D058A"/>
    <w:rsid w:val="001D05DF"/>
    <w:rsid w:val="001D087E"/>
    <w:rsid w:val="001D0C1B"/>
    <w:rsid w:val="001D10B1"/>
    <w:rsid w:val="001D1299"/>
    <w:rsid w:val="001D25EC"/>
    <w:rsid w:val="001D2623"/>
    <w:rsid w:val="001D2A53"/>
    <w:rsid w:val="001D2A6B"/>
    <w:rsid w:val="001D3B6A"/>
    <w:rsid w:val="001D4735"/>
    <w:rsid w:val="001D4A75"/>
    <w:rsid w:val="001D5018"/>
    <w:rsid w:val="001D5054"/>
    <w:rsid w:val="001D5278"/>
    <w:rsid w:val="001D55A7"/>
    <w:rsid w:val="001D5B55"/>
    <w:rsid w:val="001D636F"/>
    <w:rsid w:val="001D66CF"/>
    <w:rsid w:val="001D6AD0"/>
    <w:rsid w:val="001D6D65"/>
    <w:rsid w:val="001D6F9E"/>
    <w:rsid w:val="001D6FD0"/>
    <w:rsid w:val="001D7AB5"/>
    <w:rsid w:val="001D7DAF"/>
    <w:rsid w:val="001E02B6"/>
    <w:rsid w:val="001E0B88"/>
    <w:rsid w:val="001E0BE4"/>
    <w:rsid w:val="001E0D59"/>
    <w:rsid w:val="001E15BC"/>
    <w:rsid w:val="001E1626"/>
    <w:rsid w:val="001E2FFC"/>
    <w:rsid w:val="001E340B"/>
    <w:rsid w:val="001E3924"/>
    <w:rsid w:val="001E3EFD"/>
    <w:rsid w:val="001E487B"/>
    <w:rsid w:val="001E48DD"/>
    <w:rsid w:val="001E4FD6"/>
    <w:rsid w:val="001E5197"/>
    <w:rsid w:val="001E5726"/>
    <w:rsid w:val="001E5742"/>
    <w:rsid w:val="001E5A5F"/>
    <w:rsid w:val="001E68C5"/>
    <w:rsid w:val="001E700D"/>
    <w:rsid w:val="001E71FB"/>
    <w:rsid w:val="001E79E1"/>
    <w:rsid w:val="001E7B88"/>
    <w:rsid w:val="001E7E39"/>
    <w:rsid w:val="001F04C3"/>
    <w:rsid w:val="001F0E24"/>
    <w:rsid w:val="001F0FC2"/>
    <w:rsid w:val="001F12BD"/>
    <w:rsid w:val="001F1755"/>
    <w:rsid w:val="001F182C"/>
    <w:rsid w:val="001F1A49"/>
    <w:rsid w:val="001F1CA8"/>
    <w:rsid w:val="001F1D9B"/>
    <w:rsid w:val="001F2099"/>
    <w:rsid w:val="001F213A"/>
    <w:rsid w:val="001F25E8"/>
    <w:rsid w:val="001F286B"/>
    <w:rsid w:val="001F36CB"/>
    <w:rsid w:val="001F385D"/>
    <w:rsid w:val="001F434E"/>
    <w:rsid w:val="001F4C8B"/>
    <w:rsid w:val="001F4D04"/>
    <w:rsid w:val="001F4EC9"/>
    <w:rsid w:val="001F5299"/>
    <w:rsid w:val="001F5919"/>
    <w:rsid w:val="001F5B9A"/>
    <w:rsid w:val="001F5CD5"/>
    <w:rsid w:val="001F5E44"/>
    <w:rsid w:val="001F5E86"/>
    <w:rsid w:val="001F61B4"/>
    <w:rsid w:val="001F6794"/>
    <w:rsid w:val="001F6D33"/>
    <w:rsid w:val="001F704D"/>
    <w:rsid w:val="001F7398"/>
    <w:rsid w:val="001F754E"/>
    <w:rsid w:val="001F76E9"/>
    <w:rsid w:val="0020030E"/>
    <w:rsid w:val="00200CDA"/>
    <w:rsid w:val="00200D50"/>
    <w:rsid w:val="0020131C"/>
    <w:rsid w:val="00201990"/>
    <w:rsid w:val="00201A31"/>
    <w:rsid w:val="0020276E"/>
    <w:rsid w:val="002027D9"/>
    <w:rsid w:val="00202880"/>
    <w:rsid w:val="0020291A"/>
    <w:rsid w:val="00202D35"/>
    <w:rsid w:val="0020340C"/>
    <w:rsid w:val="002035BC"/>
    <w:rsid w:val="00204F2C"/>
    <w:rsid w:val="002050FA"/>
    <w:rsid w:val="002052C3"/>
    <w:rsid w:val="002055D5"/>
    <w:rsid w:val="002056D1"/>
    <w:rsid w:val="00207271"/>
    <w:rsid w:val="00207289"/>
    <w:rsid w:val="002074F3"/>
    <w:rsid w:val="00207D09"/>
    <w:rsid w:val="00207FF5"/>
    <w:rsid w:val="002103B3"/>
    <w:rsid w:val="00210604"/>
    <w:rsid w:val="00210BB0"/>
    <w:rsid w:val="002118CF"/>
    <w:rsid w:val="00211ACD"/>
    <w:rsid w:val="00211AF2"/>
    <w:rsid w:val="00211EAC"/>
    <w:rsid w:val="00212133"/>
    <w:rsid w:val="0021225C"/>
    <w:rsid w:val="00212270"/>
    <w:rsid w:val="002126F7"/>
    <w:rsid w:val="0021280E"/>
    <w:rsid w:val="00212940"/>
    <w:rsid w:val="002136CF"/>
    <w:rsid w:val="00214332"/>
    <w:rsid w:val="00214AD6"/>
    <w:rsid w:val="00214FCB"/>
    <w:rsid w:val="00214FE8"/>
    <w:rsid w:val="002151DB"/>
    <w:rsid w:val="0021523A"/>
    <w:rsid w:val="00215900"/>
    <w:rsid w:val="00216020"/>
    <w:rsid w:val="0021682D"/>
    <w:rsid w:val="00216B90"/>
    <w:rsid w:val="00216CFD"/>
    <w:rsid w:val="0021738E"/>
    <w:rsid w:val="00217500"/>
    <w:rsid w:val="00217A83"/>
    <w:rsid w:val="00217C7B"/>
    <w:rsid w:val="002200F1"/>
    <w:rsid w:val="002204AE"/>
    <w:rsid w:val="002205EA"/>
    <w:rsid w:val="0022061A"/>
    <w:rsid w:val="00220755"/>
    <w:rsid w:val="00221A05"/>
    <w:rsid w:val="00221A84"/>
    <w:rsid w:val="0022220E"/>
    <w:rsid w:val="0022270A"/>
    <w:rsid w:val="00222DF4"/>
    <w:rsid w:val="0022328E"/>
    <w:rsid w:val="002235F4"/>
    <w:rsid w:val="00223D51"/>
    <w:rsid w:val="00224073"/>
    <w:rsid w:val="002240E0"/>
    <w:rsid w:val="0022410E"/>
    <w:rsid w:val="002241DE"/>
    <w:rsid w:val="00224528"/>
    <w:rsid w:val="002246F3"/>
    <w:rsid w:val="00225EAA"/>
    <w:rsid w:val="002265B0"/>
    <w:rsid w:val="00226665"/>
    <w:rsid w:val="002267AD"/>
    <w:rsid w:val="002268D7"/>
    <w:rsid w:val="00226AC2"/>
    <w:rsid w:val="00226F49"/>
    <w:rsid w:val="002278AD"/>
    <w:rsid w:val="002279A3"/>
    <w:rsid w:val="00227F52"/>
    <w:rsid w:val="002306AB"/>
    <w:rsid w:val="002306DE"/>
    <w:rsid w:val="00230700"/>
    <w:rsid w:val="00230718"/>
    <w:rsid w:val="00230A9A"/>
    <w:rsid w:val="00230D82"/>
    <w:rsid w:val="002319D4"/>
    <w:rsid w:val="002322A5"/>
    <w:rsid w:val="002327B3"/>
    <w:rsid w:val="00232B68"/>
    <w:rsid w:val="00232BD9"/>
    <w:rsid w:val="00233897"/>
    <w:rsid w:val="00233AAE"/>
    <w:rsid w:val="00233BDD"/>
    <w:rsid w:val="00233DE0"/>
    <w:rsid w:val="0023417E"/>
    <w:rsid w:val="002341FE"/>
    <w:rsid w:val="00234A10"/>
    <w:rsid w:val="00235E21"/>
    <w:rsid w:val="00235E44"/>
    <w:rsid w:val="0023612F"/>
    <w:rsid w:val="002361BE"/>
    <w:rsid w:val="00236819"/>
    <w:rsid w:val="00236C94"/>
    <w:rsid w:val="00237147"/>
    <w:rsid w:val="002373B3"/>
    <w:rsid w:val="002373D8"/>
    <w:rsid w:val="002375BF"/>
    <w:rsid w:val="00237719"/>
    <w:rsid w:val="0023774E"/>
    <w:rsid w:val="0023784B"/>
    <w:rsid w:val="00237A1E"/>
    <w:rsid w:val="002402B4"/>
    <w:rsid w:val="00241352"/>
    <w:rsid w:val="00241462"/>
    <w:rsid w:val="00241852"/>
    <w:rsid w:val="00241CF4"/>
    <w:rsid w:val="00241F2A"/>
    <w:rsid w:val="00241F9B"/>
    <w:rsid w:val="0024216C"/>
    <w:rsid w:val="0024232B"/>
    <w:rsid w:val="00242464"/>
    <w:rsid w:val="0024260C"/>
    <w:rsid w:val="002428A9"/>
    <w:rsid w:val="002428C0"/>
    <w:rsid w:val="00242B8C"/>
    <w:rsid w:val="00242C4E"/>
    <w:rsid w:val="0024322C"/>
    <w:rsid w:val="00243D19"/>
    <w:rsid w:val="00243D6F"/>
    <w:rsid w:val="00243E42"/>
    <w:rsid w:val="00243F2E"/>
    <w:rsid w:val="00243F44"/>
    <w:rsid w:val="00243F95"/>
    <w:rsid w:val="00244267"/>
    <w:rsid w:val="00244494"/>
    <w:rsid w:val="00244733"/>
    <w:rsid w:val="002447BC"/>
    <w:rsid w:val="002450CA"/>
    <w:rsid w:val="00245509"/>
    <w:rsid w:val="00245521"/>
    <w:rsid w:val="002455CC"/>
    <w:rsid w:val="002455E6"/>
    <w:rsid w:val="002456DD"/>
    <w:rsid w:val="0024591C"/>
    <w:rsid w:val="00245994"/>
    <w:rsid w:val="00245D6C"/>
    <w:rsid w:val="00246178"/>
    <w:rsid w:val="00246567"/>
    <w:rsid w:val="002465E9"/>
    <w:rsid w:val="00246765"/>
    <w:rsid w:val="002468ED"/>
    <w:rsid w:val="00246BFD"/>
    <w:rsid w:val="00247D78"/>
    <w:rsid w:val="002500F0"/>
    <w:rsid w:val="00250B2A"/>
    <w:rsid w:val="002518A6"/>
    <w:rsid w:val="00251B62"/>
    <w:rsid w:val="00251BE8"/>
    <w:rsid w:val="00251F38"/>
    <w:rsid w:val="00252054"/>
    <w:rsid w:val="0025217C"/>
    <w:rsid w:val="00252FF3"/>
    <w:rsid w:val="002531AE"/>
    <w:rsid w:val="002536DD"/>
    <w:rsid w:val="00254EDB"/>
    <w:rsid w:val="00255261"/>
    <w:rsid w:val="00255559"/>
    <w:rsid w:val="0025617C"/>
    <w:rsid w:val="002575FD"/>
    <w:rsid w:val="0025765E"/>
    <w:rsid w:val="002576EE"/>
    <w:rsid w:val="002609AA"/>
    <w:rsid w:val="002614CF"/>
    <w:rsid w:val="00261659"/>
    <w:rsid w:val="00261D7B"/>
    <w:rsid w:val="00261DEA"/>
    <w:rsid w:val="0026223F"/>
    <w:rsid w:val="00262BC9"/>
    <w:rsid w:val="002630C8"/>
    <w:rsid w:val="00263271"/>
    <w:rsid w:val="0026456F"/>
    <w:rsid w:val="00265334"/>
    <w:rsid w:val="00265A92"/>
    <w:rsid w:val="00266050"/>
    <w:rsid w:val="0026634B"/>
    <w:rsid w:val="0026695F"/>
    <w:rsid w:val="00266FBB"/>
    <w:rsid w:val="0026781C"/>
    <w:rsid w:val="00271083"/>
    <w:rsid w:val="0027190A"/>
    <w:rsid w:val="0027198F"/>
    <w:rsid w:val="00271F24"/>
    <w:rsid w:val="0027220C"/>
    <w:rsid w:val="002731B1"/>
    <w:rsid w:val="00273B30"/>
    <w:rsid w:val="00273E89"/>
    <w:rsid w:val="00273FB5"/>
    <w:rsid w:val="00275131"/>
    <w:rsid w:val="00275FC4"/>
    <w:rsid w:val="00276359"/>
    <w:rsid w:val="00276569"/>
    <w:rsid w:val="0027661B"/>
    <w:rsid w:val="0028026B"/>
    <w:rsid w:val="00280367"/>
    <w:rsid w:val="002807A7"/>
    <w:rsid w:val="00281DD5"/>
    <w:rsid w:val="00282505"/>
    <w:rsid w:val="00282527"/>
    <w:rsid w:val="00282727"/>
    <w:rsid w:val="002827E0"/>
    <w:rsid w:val="00282C4E"/>
    <w:rsid w:val="00282D77"/>
    <w:rsid w:val="00285325"/>
    <w:rsid w:val="00285F58"/>
    <w:rsid w:val="002860AD"/>
    <w:rsid w:val="0028632B"/>
    <w:rsid w:val="00286C99"/>
    <w:rsid w:val="00286DB1"/>
    <w:rsid w:val="00286E20"/>
    <w:rsid w:val="00286F3B"/>
    <w:rsid w:val="002875F4"/>
    <w:rsid w:val="0029016F"/>
    <w:rsid w:val="002907E3"/>
    <w:rsid w:val="00290A11"/>
    <w:rsid w:val="00290B5C"/>
    <w:rsid w:val="002911E8"/>
    <w:rsid w:val="002916CF"/>
    <w:rsid w:val="00291A4B"/>
    <w:rsid w:val="002921E1"/>
    <w:rsid w:val="002921F8"/>
    <w:rsid w:val="0029249D"/>
    <w:rsid w:val="0029288D"/>
    <w:rsid w:val="00292D0E"/>
    <w:rsid w:val="002936C1"/>
    <w:rsid w:val="002942A6"/>
    <w:rsid w:val="00294E89"/>
    <w:rsid w:val="00295316"/>
    <w:rsid w:val="00295C36"/>
    <w:rsid w:val="00296023"/>
    <w:rsid w:val="00296148"/>
    <w:rsid w:val="00296228"/>
    <w:rsid w:val="00296443"/>
    <w:rsid w:val="00296919"/>
    <w:rsid w:val="002969FD"/>
    <w:rsid w:val="002974C4"/>
    <w:rsid w:val="00297BF6"/>
    <w:rsid w:val="00297E73"/>
    <w:rsid w:val="002A0037"/>
    <w:rsid w:val="002A0405"/>
    <w:rsid w:val="002A1166"/>
    <w:rsid w:val="002A117A"/>
    <w:rsid w:val="002A122C"/>
    <w:rsid w:val="002A1EE1"/>
    <w:rsid w:val="002A20CD"/>
    <w:rsid w:val="002A217C"/>
    <w:rsid w:val="002A2538"/>
    <w:rsid w:val="002A277E"/>
    <w:rsid w:val="002A2896"/>
    <w:rsid w:val="002A3067"/>
    <w:rsid w:val="002A3397"/>
    <w:rsid w:val="002A3442"/>
    <w:rsid w:val="002A3587"/>
    <w:rsid w:val="002A37DF"/>
    <w:rsid w:val="002A3A1B"/>
    <w:rsid w:val="002A3C80"/>
    <w:rsid w:val="002A3D05"/>
    <w:rsid w:val="002A3D14"/>
    <w:rsid w:val="002A46F8"/>
    <w:rsid w:val="002A49D0"/>
    <w:rsid w:val="002A4D8C"/>
    <w:rsid w:val="002A4DD0"/>
    <w:rsid w:val="002A532D"/>
    <w:rsid w:val="002A557A"/>
    <w:rsid w:val="002A5A9C"/>
    <w:rsid w:val="002A5F73"/>
    <w:rsid w:val="002A693A"/>
    <w:rsid w:val="002A69C6"/>
    <w:rsid w:val="002A6E3D"/>
    <w:rsid w:val="002A6F3D"/>
    <w:rsid w:val="002A72AC"/>
    <w:rsid w:val="002A758B"/>
    <w:rsid w:val="002A7C4E"/>
    <w:rsid w:val="002A7C5F"/>
    <w:rsid w:val="002A7E6A"/>
    <w:rsid w:val="002B039E"/>
    <w:rsid w:val="002B087E"/>
    <w:rsid w:val="002B0AE2"/>
    <w:rsid w:val="002B0BEB"/>
    <w:rsid w:val="002B0EE1"/>
    <w:rsid w:val="002B12B5"/>
    <w:rsid w:val="002B12CB"/>
    <w:rsid w:val="002B13EE"/>
    <w:rsid w:val="002B1745"/>
    <w:rsid w:val="002B1DB0"/>
    <w:rsid w:val="002B2A87"/>
    <w:rsid w:val="002B338A"/>
    <w:rsid w:val="002B3A31"/>
    <w:rsid w:val="002B3C35"/>
    <w:rsid w:val="002B3E4E"/>
    <w:rsid w:val="002B4582"/>
    <w:rsid w:val="002B47A7"/>
    <w:rsid w:val="002B4D83"/>
    <w:rsid w:val="002B52DA"/>
    <w:rsid w:val="002B5449"/>
    <w:rsid w:val="002B58E1"/>
    <w:rsid w:val="002B5D0B"/>
    <w:rsid w:val="002B6388"/>
    <w:rsid w:val="002B6640"/>
    <w:rsid w:val="002B6B8D"/>
    <w:rsid w:val="002B6D19"/>
    <w:rsid w:val="002B7209"/>
    <w:rsid w:val="002B739D"/>
    <w:rsid w:val="002B752F"/>
    <w:rsid w:val="002B7929"/>
    <w:rsid w:val="002B7E6E"/>
    <w:rsid w:val="002B7F6C"/>
    <w:rsid w:val="002C001C"/>
    <w:rsid w:val="002C05D5"/>
    <w:rsid w:val="002C068B"/>
    <w:rsid w:val="002C0B93"/>
    <w:rsid w:val="002C108B"/>
    <w:rsid w:val="002C109E"/>
    <w:rsid w:val="002C1978"/>
    <w:rsid w:val="002C1EA7"/>
    <w:rsid w:val="002C1F03"/>
    <w:rsid w:val="002C2893"/>
    <w:rsid w:val="002C2BDF"/>
    <w:rsid w:val="002C2FA4"/>
    <w:rsid w:val="002C2FEA"/>
    <w:rsid w:val="002C3076"/>
    <w:rsid w:val="002C3779"/>
    <w:rsid w:val="002C38E4"/>
    <w:rsid w:val="002C398B"/>
    <w:rsid w:val="002C3A0E"/>
    <w:rsid w:val="002C3D04"/>
    <w:rsid w:val="002C3D2A"/>
    <w:rsid w:val="002C3FF9"/>
    <w:rsid w:val="002C4837"/>
    <w:rsid w:val="002C4C55"/>
    <w:rsid w:val="002C4F63"/>
    <w:rsid w:val="002C50CE"/>
    <w:rsid w:val="002C5F74"/>
    <w:rsid w:val="002C6957"/>
    <w:rsid w:val="002C6A24"/>
    <w:rsid w:val="002C6EBF"/>
    <w:rsid w:val="002C7217"/>
    <w:rsid w:val="002C7276"/>
    <w:rsid w:val="002C73D9"/>
    <w:rsid w:val="002C7405"/>
    <w:rsid w:val="002C7767"/>
    <w:rsid w:val="002D00A1"/>
    <w:rsid w:val="002D082E"/>
    <w:rsid w:val="002D0BEE"/>
    <w:rsid w:val="002D0F50"/>
    <w:rsid w:val="002D1978"/>
    <w:rsid w:val="002D1BE0"/>
    <w:rsid w:val="002D1DEC"/>
    <w:rsid w:val="002D1E7F"/>
    <w:rsid w:val="002D1FB6"/>
    <w:rsid w:val="002D2BA1"/>
    <w:rsid w:val="002D3528"/>
    <w:rsid w:val="002D3A1B"/>
    <w:rsid w:val="002D3EB7"/>
    <w:rsid w:val="002D3F04"/>
    <w:rsid w:val="002D40D4"/>
    <w:rsid w:val="002D4413"/>
    <w:rsid w:val="002D468C"/>
    <w:rsid w:val="002D4786"/>
    <w:rsid w:val="002D51F7"/>
    <w:rsid w:val="002D5326"/>
    <w:rsid w:val="002D53A5"/>
    <w:rsid w:val="002D55C6"/>
    <w:rsid w:val="002D6288"/>
    <w:rsid w:val="002D6839"/>
    <w:rsid w:val="002D687C"/>
    <w:rsid w:val="002D745F"/>
    <w:rsid w:val="002D7684"/>
    <w:rsid w:val="002D7708"/>
    <w:rsid w:val="002E0363"/>
    <w:rsid w:val="002E0FE1"/>
    <w:rsid w:val="002E13C5"/>
    <w:rsid w:val="002E142A"/>
    <w:rsid w:val="002E183C"/>
    <w:rsid w:val="002E1B07"/>
    <w:rsid w:val="002E1B46"/>
    <w:rsid w:val="002E1DAB"/>
    <w:rsid w:val="002E22B1"/>
    <w:rsid w:val="002E23C4"/>
    <w:rsid w:val="002E2BA7"/>
    <w:rsid w:val="002E379E"/>
    <w:rsid w:val="002E3A21"/>
    <w:rsid w:val="002E3F09"/>
    <w:rsid w:val="002E4060"/>
    <w:rsid w:val="002E478B"/>
    <w:rsid w:val="002E509E"/>
    <w:rsid w:val="002E6504"/>
    <w:rsid w:val="002E6730"/>
    <w:rsid w:val="002E6DC4"/>
    <w:rsid w:val="002E75D6"/>
    <w:rsid w:val="002E776B"/>
    <w:rsid w:val="002E7906"/>
    <w:rsid w:val="002E7B21"/>
    <w:rsid w:val="002E7DA6"/>
    <w:rsid w:val="002F0131"/>
    <w:rsid w:val="002F0216"/>
    <w:rsid w:val="002F0729"/>
    <w:rsid w:val="002F0A86"/>
    <w:rsid w:val="002F0C25"/>
    <w:rsid w:val="002F12FF"/>
    <w:rsid w:val="002F136A"/>
    <w:rsid w:val="002F295A"/>
    <w:rsid w:val="002F3DF8"/>
    <w:rsid w:val="002F3FF3"/>
    <w:rsid w:val="002F417D"/>
    <w:rsid w:val="002F47C2"/>
    <w:rsid w:val="002F4940"/>
    <w:rsid w:val="002F6238"/>
    <w:rsid w:val="002F6423"/>
    <w:rsid w:val="002F6552"/>
    <w:rsid w:val="002F6716"/>
    <w:rsid w:val="002F6A30"/>
    <w:rsid w:val="002F6C33"/>
    <w:rsid w:val="002F7452"/>
    <w:rsid w:val="003000D0"/>
    <w:rsid w:val="00300630"/>
    <w:rsid w:val="00300FD4"/>
    <w:rsid w:val="003012FF"/>
    <w:rsid w:val="0030159F"/>
    <w:rsid w:val="003020DD"/>
    <w:rsid w:val="003027F0"/>
    <w:rsid w:val="003037C2"/>
    <w:rsid w:val="00305253"/>
    <w:rsid w:val="003058A8"/>
    <w:rsid w:val="00305A74"/>
    <w:rsid w:val="00305B4B"/>
    <w:rsid w:val="00305CF3"/>
    <w:rsid w:val="0030629D"/>
    <w:rsid w:val="003065B8"/>
    <w:rsid w:val="003065D0"/>
    <w:rsid w:val="00306C1A"/>
    <w:rsid w:val="00307604"/>
    <w:rsid w:val="00307939"/>
    <w:rsid w:val="00307A1C"/>
    <w:rsid w:val="00307F45"/>
    <w:rsid w:val="0031008B"/>
    <w:rsid w:val="00310140"/>
    <w:rsid w:val="003102E1"/>
    <w:rsid w:val="00310B37"/>
    <w:rsid w:val="003110EA"/>
    <w:rsid w:val="00311162"/>
    <w:rsid w:val="00311337"/>
    <w:rsid w:val="00311D0F"/>
    <w:rsid w:val="00312213"/>
    <w:rsid w:val="003128F0"/>
    <w:rsid w:val="00313295"/>
    <w:rsid w:val="0031334A"/>
    <w:rsid w:val="003148AF"/>
    <w:rsid w:val="0031496D"/>
    <w:rsid w:val="003153B3"/>
    <w:rsid w:val="003154EC"/>
    <w:rsid w:val="00315AA6"/>
    <w:rsid w:val="00315BAF"/>
    <w:rsid w:val="00316871"/>
    <w:rsid w:val="003168A7"/>
    <w:rsid w:val="00316A4A"/>
    <w:rsid w:val="00316FCF"/>
    <w:rsid w:val="0031793A"/>
    <w:rsid w:val="00320796"/>
    <w:rsid w:val="00320BF1"/>
    <w:rsid w:val="00320CB7"/>
    <w:rsid w:val="00320E67"/>
    <w:rsid w:val="003218F1"/>
    <w:rsid w:val="00321D85"/>
    <w:rsid w:val="0032241B"/>
    <w:rsid w:val="00322AB3"/>
    <w:rsid w:val="00322DE6"/>
    <w:rsid w:val="00322E22"/>
    <w:rsid w:val="0032327D"/>
    <w:rsid w:val="0032420B"/>
    <w:rsid w:val="003248FE"/>
    <w:rsid w:val="00324C6A"/>
    <w:rsid w:val="00325351"/>
    <w:rsid w:val="0032624C"/>
    <w:rsid w:val="00326503"/>
    <w:rsid w:val="00326DF7"/>
    <w:rsid w:val="00326ED5"/>
    <w:rsid w:val="00327070"/>
    <w:rsid w:val="00327258"/>
    <w:rsid w:val="00327476"/>
    <w:rsid w:val="003314EC"/>
    <w:rsid w:val="0033184B"/>
    <w:rsid w:val="00331AF7"/>
    <w:rsid w:val="00331E63"/>
    <w:rsid w:val="00332406"/>
    <w:rsid w:val="00332621"/>
    <w:rsid w:val="00332BA6"/>
    <w:rsid w:val="00333ACF"/>
    <w:rsid w:val="00333DF3"/>
    <w:rsid w:val="00334952"/>
    <w:rsid w:val="00334A80"/>
    <w:rsid w:val="00334B9E"/>
    <w:rsid w:val="00334F3E"/>
    <w:rsid w:val="003350D3"/>
    <w:rsid w:val="0033579E"/>
    <w:rsid w:val="00335A86"/>
    <w:rsid w:val="00335D3C"/>
    <w:rsid w:val="00335DE1"/>
    <w:rsid w:val="00335F59"/>
    <w:rsid w:val="00337846"/>
    <w:rsid w:val="003400D2"/>
    <w:rsid w:val="00340295"/>
    <w:rsid w:val="00340595"/>
    <w:rsid w:val="00341C38"/>
    <w:rsid w:val="00341D26"/>
    <w:rsid w:val="00342333"/>
    <w:rsid w:val="00342564"/>
    <w:rsid w:val="0034287D"/>
    <w:rsid w:val="00342B65"/>
    <w:rsid w:val="00342C1C"/>
    <w:rsid w:val="00342F82"/>
    <w:rsid w:val="0034312D"/>
    <w:rsid w:val="0034456C"/>
    <w:rsid w:val="00344626"/>
    <w:rsid w:val="0034465C"/>
    <w:rsid w:val="0034473E"/>
    <w:rsid w:val="00344886"/>
    <w:rsid w:val="00345274"/>
    <w:rsid w:val="003455EB"/>
    <w:rsid w:val="0034590D"/>
    <w:rsid w:val="00345A2E"/>
    <w:rsid w:val="00345D18"/>
    <w:rsid w:val="00345E3E"/>
    <w:rsid w:val="00346A02"/>
    <w:rsid w:val="00346B8D"/>
    <w:rsid w:val="00346D92"/>
    <w:rsid w:val="003471D4"/>
    <w:rsid w:val="00347B0E"/>
    <w:rsid w:val="00350670"/>
    <w:rsid w:val="003506EF"/>
    <w:rsid w:val="00350C5C"/>
    <w:rsid w:val="00350FFB"/>
    <w:rsid w:val="0035106A"/>
    <w:rsid w:val="0035138D"/>
    <w:rsid w:val="00351EF3"/>
    <w:rsid w:val="003528D6"/>
    <w:rsid w:val="00352C0F"/>
    <w:rsid w:val="003534DD"/>
    <w:rsid w:val="003535ED"/>
    <w:rsid w:val="00353A69"/>
    <w:rsid w:val="00354104"/>
    <w:rsid w:val="0035462D"/>
    <w:rsid w:val="00354B64"/>
    <w:rsid w:val="003554CF"/>
    <w:rsid w:val="003554E4"/>
    <w:rsid w:val="00355614"/>
    <w:rsid w:val="00355D43"/>
    <w:rsid w:val="003579F0"/>
    <w:rsid w:val="00357D82"/>
    <w:rsid w:val="00357EBC"/>
    <w:rsid w:val="00360DC5"/>
    <w:rsid w:val="00361251"/>
    <w:rsid w:val="00361582"/>
    <w:rsid w:val="00362066"/>
    <w:rsid w:val="00362392"/>
    <w:rsid w:val="003629A1"/>
    <w:rsid w:val="003633B5"/>
    <w:rsid w:val="00363803"/>
    <w:rsid w:val="00364034"/>
    <w:rsid w:val="00364714"/>
    <w:rsid w:val="00364857"/>
    <w:rsid w:val="00364A1A"/>
    <w:rsid w:val="00364CAF"/>
    <w:rsid w:val="00364F6F"/>
    <w:rsid w:val="003654F0"/>
    <w:rsid w:val="00365724"/>
    <w:rsid w:val="0036596B"/>
    <w:rsid w:val="00365D77"/>
    <w:rsid w:val="0036601C"/>
    <w:rsid w:val="00366253"/>
    <w:rsid w:val="00366532"/>
    <w:rsid w:val="00366CD3"/>
    <w:rsid w:val="003673D6"/>
    <w:rsid w:val="00367775"/>
    <w:rsid w:val="00367E30"/>
    <w:rsid w:val="00367F9C"/>
    <w:rsid w:val="00370A4B"/>
    <w:rsid w:val="00371051"/>
    <w:rsid w:val="0037167D"/>
    <w:rsid w:val="00371F66"/>
    <w:rsid w:val="00372084"/>
    <w:rsid w:val="0037276C"/>
    <w:rsid w:val="00372BC6"/>
    <w:rsid w:val="003730F6"/>
    <w:rsid w:val="0037334F"/>
    <w:rsid w:val="00374AE7"/>
    <w:rsid w:val="00374C03"/>
    <w:rsid w:val="0037528A"/>
    <w:rsid w:val="003753A7"/>
    <w:rsid w:val="003754B0"/>
    <w:rsid w:val="00375BEE"/>
    <w:rsid w:val="00375FBD"/>
    <w:rsid w:val="00376019"/>
    <w:rsid w:val="003764BE"/>
    <w:rsid w:val="00376A43"/>
    <w:rsid w:val="003770CF"/>
    <w:rsid w:val="003770EC"/>
    <w:rsid w:val="0037753D"/>
    <w:rsid w:val="003779FF"/>
    <w:rsid w:val="00377F56"/>
    <w:rsid w:val="00380551"/>
    <w:rsid w:val="003805C0"/>
    <w:rsid w:val="00380A08"/>
    <w:rsid w:val="00380A25"/>
    <w:rsid w:val="00380F5B"/>
    <w:rsid w:val="003810AD"/>
    <w:rsid w:val="00381646"/>
    <w:rsid w:val="00381806"/>
    <w:rsid w:val="003818B5"/>
    <w:rsid w:val="003819AD"/>
    <w:rsid w:val="00381B79"/>
    <w:rsid w:val="003826AA"/>
    <w:rsid w:val="00382CD4"/>
    <w:rsid w:val="00382E21"/>
    <w:rsid w:val="003833DC"/>
    <w:rsid w:val="0038350E"/>
    <w:rsid w:val="003836A8"/>
    <w:rsid w:val="003836F7"/>
    <w:rsid w:val="00383A1C"/>
    <w:rsid w:val="00383A4D"/>
    <w:rsid w:val="00383E4B"/>
    <w:rsid w:val="00384447"/>
    <w:rsid w:val="00385014"/>
    <w:rsid w:val="0038514B"/>
    <w:rsid w:val="003852DA"/>
    <w:rsid w:val="00385A62"/>
    <w:rsid w:val="00385ADB"/>
    <w:rsid w:val="003860C6"/>
    <w:rsid w:val="00386361"/>
    <w:rsid w:val="003868F5"/>
    <w:rsid w:val="00387B83"/>
    <w:rsid w:val="00387DEB"/>
    <w:rsid w:val="0039023B"/>
    <w:rsid w:val="0039042D"/>
    <w:rsid w:val="003904CB"/>
    <w:rsid w:val="00390CFF"/>
    <w:rsid w:val="00390D27"/>
    <w:rsid w:val="00390F91"/>
    <w:rsid w:val="003916EF"/>
    <w:rsid w:val="0039195C"/>
    <w:rsid w:val="00391C7E"/>
    <w:rsid w:val="00391CD2"/>
    <w:rsid w:val="003943BB"/>
    <w:rsid w:val="0039487E"/>
    <w:rsid w:val="00395866"/>
    <w:rsid w:val="00396028"/>
    <w:rsid w:val="003960B5"/>
    <w:rsid w:val="003962FC"/>
    <w:rsid w:val="00396E78"/>
    <w:rsid w:val="003977BC"/>
    <w:rsid w:val="00397D00"/>
    <w:rsid w:val="00397D27"/>
    <w:rsid w:val="003A0BCB"/>
    <w:rsid w:val="003A1FC6"/>
    <w:rsid w:val="003A2340"/>
    <w:rsid w:val="003A2701"/>
    <w:rsid w:val="003A291F"/>
    <w:rsid w:val="003A3080"/>
    <w:rsid w:val="003A320F"/>
    <w:rsid w:val="003A3A76"/>
    <w:rsid w:val="003A3BF0"/>
    <w:rsid w:val="003A4D94"/>
    <w:rsid w:val="003A5184"/>
    <w:rsid w:val="003A5B59"/>
    <w:rsid w:val="003A5E67"/>
    <w:rsid w:val="003A613D"/>
    <w:rsid w:val="003A731B"/>
    <w:rsid w:val="003A78A1"/>
    <w:rsid w:val="003A7CC6"/>
    <w:rsid w:val="003B154E"/>
    <w:rsid w:val="003B27D8"/>
    <w:rsid w:val="003B2898"/>
    <w:rsid w:val="003B343A"/>
    <w:rsid w:val="003B35C4"/>
    <w:rsid w:val="003B3EDF"/>
    <w:rsid w:val="003B480B"/>
    <w:rsid w:val="003B5301"/>
    <w:rsid w:val="003B5A45"/>
    <w:rsid w:val="003B6400"/>
    <w:rsid w:val="003B6663"/>
    <w:rsid w:val="003B6799"/>
    <w:rsid w:val="003B6AAD"/>
    <w:rsid w:val="003B6FA9"/>
    <w:rsid w:val="003B70A7"/>
    <w:rsid w:val="003B7BD9"/>
    <w:rsid w:val="003B7ED1"/>
    <w:rsid w:val="003C038A"/>
    <w:rsid w:val="003C042C"/>
    <w:rsid w:val="003C0494"/>
    <w:rsid w:val="003C0B21"/>
    <w:rsid w:val="003C0D57"/>
    <w:rsid w:val="003C1C65"/>
    <w:rsid w:val="003C1CC1"/>
    <w:rsid w:val="003C215A"/>
    <w:rsid w:val="003C24AA"/>
    <w:rsid w:val="003C2506"/>
    <w:rsid w:val="003C2930"/>
    <w:rsid w:val="003C325C"/>
    <w:rsid w:val="003C36B5"/>
    <w:rsid w:val="003C3F81"/>
    <w:rsid w:val="003C4483"/>
    <w:rsid w:val="003C45D4"/>
    <w:rsid w:val="003C5492"/>
    <w:rsid w:val="003C5985"/>
    <w:rsid w:val="003C618C"/>
    <w:rsid w:val="003C63D0"/>
    <w:rsid w:val="003C67CE"/>
    <w:rsid w:val="003C6979"/>
    <w:rsid w:val="003C6AC9"/>
    <w:rsid w:val="003C6B4E"/>
    <w:rsid w:val="003C6BCE"/>
    <w:rsid w:val="003C6F0B"/>
    <w:rsid w:val="003C7E29"/>
    <w:rsid w:val="003D011B"/>
    <w:rsid w:val="003D02D8"/>
    <w:rsid w:val="003D0775"/>
    <w:rsid w:val="003D0F3D"/>
    <w:rsid w:val="003D2474"/>
    <w:rsid w:val="003D2746"/>
    <w:rsid w:val="003D350A"/>
    <w:rsid w:val="003D4119"/>
    <w:rsid w:val="003D465B"/>
    <w:rsid w:val="003D48D0"/>
    <w:rsid w:val="003D4B80"/>
    <w:rsid w:val="003D4F3B"/>
    <w:rsid w:val="003D5226"/>
    <w:rsid w:val="003D5994"/>
    <w:rsid w:val="003D5E26"/>
    <w:rsid w:val="003D5F2A"/>
    <w:rsid w:val="003D61E6"/>
    <w:rsid w:val="003D66EC"/>
    <w:rsid w:val="003D740D"/>
    <w:rsid w:val="003D7E19"/>
    <w:rsid w:val="003E001A"/>
    <w:rsid w:val="003E0191"/>
    <w:rsid w:val="003E0868"/>
    <w:rsid w:val="003E09D2"/>
    <w:rsid w:val="003E09E4"/>
    <w:rsid w:val="003E1F01"/>
    <w:rsid w:val="003E2B47"/>
    <w:rsid w:val="003E2FC2"/>
    <w:rsid w:val="003E345B"/>
    <w:rsid w:val="003E3AE1"/>
    <w:rsid w:val="003E46D0"/>
    <w:rsid w:val="003E47F5"/>
    <w:rsid w:val="003E497A"/>
    <w:rsid w:val="003E4BC8"/>
    <w:rsid w:val="003E634A"/>
    <w:rsid w:val="003E63CE"/>
    <w:rsid w:val="003E6487"/>
    <w:rsid w:val="003E68E0"/>
    <w:rsid w:val="003E6A28"/>
    <w:rsid w:val="003E6E9E"/>
    <w:rsid w:val="003E700A"/>
    <w:rsid w:val="003E7264"/>
    <w:rsid w:val="003E737D"/>
    <w:rsid w:val="003E7461"/>
    <w:rsid w:val="003E76B1"/>
    <w:rsid w:val="003E7940"/>
    <w:rsid w:val="003E7DFA"/>
    <w:rsid w:val="003F08C4"/>
    <w:rsid w:val="003F0FFD"/>
    <w:rsid w:val="003F199F"/>
    <w:rsid w:val="003F1B19"/>
    <w:rsid w:val="003F1D39"/>
    <w:rsid w:val="003F1E43"/>
    <w:rsid w:val="003F258E"/>
    <w:rsid w:val="003F2FD0"/>
    <w:rsid w:val="003F3318"/>
    <w:rsid w:val="003F4043"/>
    <w:rsid w:val="003F443C"/>
    <w:rsid w:val="003F4AAC"/>
    <w:rsid w:val="003F4BFA"/>
    <w:rsid w:val="003F56CC"/>
    <w:rsid w:val="003F62C6"/>
    <w:rsid w:val="003F6D4C"/>
    <w:rsid w:val="003F712B"/>
    <w:rsid w:val="003F7FD9"/>
    <w:rsid w:val="004008F3"/>
    <w:rsid w:val="00400A8A"/>
    <w:rsid w:val="0040165B"/>
    <w:rsid w:val="00401890"/>
    <w:rsid w:val="00401F62"/>
    <w:rsid w:val="00402F99"/>
    <w:rsid w:val="00403BB8"/>
    <w:rsid w:val="00404147"/>
    <w:rsid w:val="004046F3"/>
    <w:rsid w:val="00404AC4"/>
    <w:rsid w:val="00404B49"/>
    <w:rsid w:val="004054B0"/>
    <w:rsid w:val="00405547"/>
    <w:rsid w:val="00405854"/>
    <w:rsid w:val="00405C88"/>
    <w:rsid w:val="00406364"/>
    <w:rsid w:val="004069A0"/>
    <w:rsid w:val="00406F1E"/>
    <w:rsid w:val="0040758C"/>
    <w:rsid w:val="00407594"/>
    <w:rsid w:val="0040779B"/>
    <w:rsid w:val="00410053"/>
    <w:rsid w:val="00410230"/>
    <w:rsid w:val="004107DA"/>
    <w:rsid w:val="00410F4D"/>
    <w:rsid w:val="00411010"/>
    <w:rsid w:val="00411887"/>
    <w:rsid w:val="004119A0"/>
    <w:rsid w:val="00411C2E"/>
    <w:rsid w:val="00411D5D"/>
    <w:rsid w:val="004126A0"/>
    <w:rsid w:val="004129D6"/>
    <w:rsid w:val="00413032"/>
    <w:rsid w:val="004130B2"/>
    <w:rsid w:val="00413766"/>
    <w:rsid w:val="00413C32"/>
    <w:rsid w:val="0041495A"/>
    <w:rsid w:val="004149D1"/>
    <w:rsid w:val="00414A73"/>
    <w:rsid w:val="00414B5B"/>
    <w:rsid w:val="00414B9A"/>
    <w:rsid w:val="00415AB9"/>
    <w:rsid w:val="00416199"/>
    <w:rsid w:val="004166FC"/>
    <w:rsid w:val="00416748"/>
    <w:rsid w:val="00416815"/>
    <w:rsid w:val="00416BA1"/>
    <w:rsid w:val="0041717B"/>
    <w:rsid w:val="004172D3"/>
    <w:rsid w:val="0041758A"/>
    <w:rsid w:val="00417B76"/>
    <w:rsid w:val="004201EB"/>
    <w:rsid w:val="00420AB2"/>
    <w:rsid w:val="00420E5D"/>
    <w:rsid w:val="0042242E"/>
    <w:rsid w:val="004227CF"/>
    <w:rsid w:val="004229A7"/>
    <w:rsid w:val="004229FE"/>
    <w:rsid w:val="00422A3C"/>
    <w:rsid w:val="0042308C"/>
    <w:rsid w:val="004230CA"/>
    <w:rsid w:val="004230F5"/>
    <w:rsid w:val="00423577"/>
    <w:rsid w:val="004235AE"/>
    <w:rsid w:val="004235B8"/>
    <w:rsid w:val="00423BAA"/>
    <w:rsid w:val="004248E9"/>
    <w:rsid w:val="00424FED"/>
    <w:rsid w:val="00425A80"/>
    <w:rsid w:val="00425AC5"/>
    <w:rsid w:val="00426521"/>
    <w:rsid w:val="0042659C"/>
    <w:rsid w:val="00426CE7"/>
    <w:rsid w:val="004270B1"/>
    <w:rsid w:val="004271E8"/>
    <w:rsid w:val="00427608"/>
    <w:rsid w:val="004277B0"/>
    <w:rsid w:val="00427ADE"/>
    <w:rsid w:val="00427E98"/>
    <w:rsid w:val="00430623"/>
    <w:rsid w:val="00430703"/>
    <w:rsid w:val="00431948"/>
    <w:rsid w:val="004319CE"/>
    <w:rsid w:val="00431A61"/>
    <w:rsid w:val="00432298"/>
    <w:rsid w:val="004323AB"/>
    <w:rsid w:val="00432733"/>
    <w:rsid w:val="00432BEB"/>
    <w:rsid w:val="00432D34"/>
    <w:rsid w:val="00433EEF"/>
    <w:rsid w:val="00433FAF"/>
    <w:rsid w:val="004347A6"/>
    <w:rsid w:val="00434A02"/>
    <w:rsid w:val="0043548D"/>
    <w:rsid w:val="00435732"/>
    <w:rsid w:val="00435AFB"/>
    <w:rsid w:val="00435E2A"/>
    <w:rsid w:val="004369C7"/>
    <w:rsid w:val="004373BA"/>
    <w:rsid w:val="004376DC"/>
    <w:rsid w:val="004378E5"/>
    <w:rsid w:val="004379DF"/>
    <w:rsid w:val="00437BF2"/>
    <w:rsid w:val="00437E08"/>
    <w:rsid w:val="0044000D"/>
    <w:rsid w:val="0044005B"/>
    <w:rsid w:val="004401C7"/>
    <w:rsid w:val="00440D59"/>
    <w:rsid w:val="00440E1A"/>
    <w:rsid w:val="00441141"/>
    <w:rsid w:val="00441421"/>
    <w:rsid w:val="004416FA"/>
    <w:rsid w:val="004419FC"/>
    <w:rsid w:val="00441A7D"/>
    <w:rsid w:val="00442495"/>
    <w:rsid w:val="00442667"/>
    <w:rsid w:val="00442816"/>
    <w:rsid w:val="00442EA0"/>
    <w:rsid w:val="004433D4"/>
    <w:rsid w:val="004447FF"/>
    <w:rsid w:val="00444B2A"/>
    <w:rsid w:val="00444DAC"/>
    <w:rsid w:val="00444FD4"/>
    <w:rsid w:val="00445048"/>
    <w:rsid w:val="004450EA"/>
    <w:rsid w:val="00445430"/>
    <w:rsid w:val="00445460"/>
    <w:rsid w:val="004454B4"/>
    <w:rsid w:val="00445BF3"/>
    <w:rsid w:val="00446614"/>
    <w:rsid w:val="00446A20"/>
    <w:rsid w:val="0045041D"/>
    <w:rsid w:val="004507C2"/>
    <w:rsid w:val="00450CC0"/>
    <w:rsid w:val="00451AFF"/>
    <w:rsid w:val="00451C83"/>
    <w:rsid w:val="00452025"/>
    <w:rsid w:val="0045203F"/>
    <w:rsid w:val="00452801"/>
    <w:rsid w:val="00452848"/>
    <w:rsid w:val="00452B7E"/>
    <w:rsid w:val="004537FC"/>
    <w:rsid w:val="00453C64"/>
    <w:rsid w:val="00454112"/>
    <w:rsid w:val="00455692"/>
    <w:rsid w:val="00455A5B"/>
    <w:rsid w:val="00455D04"/>
    <w:rsid w:val="00456258"/>
    <w:rsid w:val="0045639D"/>
    <w:rsid w:val="004565E7"/>
    <w:rsid w:val="00456B28"/>
    <w:rsid w:val="00456E1C"/>
    <w:rsid w:val="00457BC7"/>
    <w:rsid w:val="00457D05"/>
    <w:rsid w:val="00457D74"/>
    <w:rsid w:val="0046026A"/>
    <w:rsid w:val="0046083C"/>
    <w:rsid w:val="00461154"/>
    <w:rsid w:val="00461A8D"/>
    <w:rsid w:val="0046222C"/>
    <w:rsid w:val="00462807"/>
    <w:rsid w:val="00462878"/>
    <w:rsid w:val="004628A0"/>
    <w:rsid w:val="0046374F"/>
    <w:rsid w:val="00464028"/>
    <w:rsid w:val="0046412A"/>
    <w:rsid w:val="0046453A"/>
    <w:rsid w:val="004645FE"/>
    <w:rsid w:val="0046476F"/>
    <w:rsid w:val="00464C90"/>
    <w:rsid w:val="004650A1"/>
    <w:rsid w:val="004656FC"/>
    <w:rsid w:val="00465943"/>
    <w:rsid w:val="0046648B"/>
    <w:rsid w:val="00466562"/>
    <w:rsid w:val="00466BE0"/>
    <w:rsid w:val="00466E24"/>
    <w:rsid w:val="00467159"/>
    <w:rsid w:val="00467261"/>
    <w:rsid w:val="00467319"/>
    <w:rsid w:val="00467912"/>
    <w:rsid w:val="00467B27"/>
    <w:rsid w:val="00470240"/>
    <w:rsid w:val="0047043E"/>
    <w:rsid w:val="00470612"/>
    <w:rsid w:val="004707E2"/>
    <w:rsid w:val="00470D5C"/>
    <w:rsid w:val="0047178C"/>
    <w:rsid w:val="004717DE"/>
    <w:rsid w:val="004720BB"/>
    <w:rsid w:val="004726B4"/>
    <w:rsid w:val="00472702"/>
    <w:rsid w:val="00472971"/>
    <w:rsid w:val="00473039"/>
    <w:rsid w:val="004731A0"/>
    <w:rsid w:val="00473BD2"/>
    <w:rsid w:val="00473E0E"/>
    <w:rsid w:val="004741FA"/>
    <w:rsid w:val="004743FE"/>
    <w:rsid w:val="00474D88"/>
    <w:rsid w:val="00474E38"/>
    <w:rsid w:val="00475524"/>
    <w:rsid w:val="00475880"/>
    <w:rsid w:val="00475907"/>
    <w:rsid w:val="00475A8D"/>
    <w:rsid w:val="00476CD9"/>
    <w:rsid w:val="004800B5"/>
    <w:rsid w:val="00480130"/>
    <w:rsid w:val="00480783"/>
    <w:rsid w:val="004809DA"/>
    <w:rsid w:val="00480E70"/>
    <w:rsid w:val="004815FC"/>
    <w:rsid w:val="00481F13"/>
    <w:rsid w:val="0048221D"/>
    <w:rsid w:val="004822A8"/>
    <w:rsid w:val="00482AA0"/>
    <w:rsid w:val="00482BE5"/>
    <w:rsid w:val="00482F22"/>
    <w:rsid w:val="00483082"/>
    <w:rsid w:val="004834A9"/>
    <w:rsid w:val="00483947"/>
    <w:rsid w:val="00483DF0"/>
    <w:rsid w:val="00483E82"/>
    <w:rsid w:val="0048430D"/>
    <w:rsid w:val="004846D9"/>
    <w:rsid w:val="00484994"/>
    <w:rsid w:val="004849A1"/>
    <w:rsid w:val="00485058"/>
    <w:rsid w:val="004856B9"/>
    <w:rsid w:val="004864A3"/>
    <w:rsid w:val="0048659B"/>
    <w:rsid w:val="00486861"/>
    <w:rsid w:val="00486EC4"/>
    <w:rsid w:val="0048749D"/>
    <w:rsid w:val="00487662"/>
    <w:rsid w:val="00487841"/>
    <w:rsid w:val="004878F3"/>
    <w:rsid w:val="00490314"/>
    <w:rsid w:val="004903C3"/>
    <w:rsid w:val="004906F2"/>
    <w:rsid w:val="0049073F"/>
    <w:rsid w:val="004910CA"/>
    <w:rsid w:val="004910E6"/>
    <w:rsid w:val="004916FE"/>
    <w:rsid w:val="004919FE"/>
    <w:rsid w:val="00491A58"/>
    <w:rsid w:val="00491E6D"/>
    <w:rsid w:val="00491F3E"/>
    <w:rsid w:val="00492711"/>
    <w:rsid w:val="00492918"/>
    <w:rsid w:val="00492CB7"/>
    <w:rsid w:val="00492F56"/>
    <w:rsid w:val="0049319B"/>
    <w:rsid w:val="0049328D"/>
    <w:rsid w:val="00493A31"/>
    <w:rsid w:val="00493D23"/>
    <w:rsid w:val="00494550"/>
    <w:rsid w:val="00494CB3"/>
    <w:rsid w:val="00494DAB"/>
    <w:rsid w:val="004951EC"/>
    <w:rsid w:val="004958D3"/>
    <w:rsid w:val="00495A2C"/>
    <w:rsid w:val="00495A8A"/>
    <w:rsid w:val="00496A43"/>
    <w:rsid w:val="00496FAE"/>
    <w:rsid w:val="00497398"/>
    <w:rsid w:val="004979E4"/>
    <w:rsid w:val="00497C46"/>
    <w:rsid w:val="00497F11"/>
    <w:rsid w:val="00497FE5"/>
    <w:rsid w:val="004A045E"/>
    <w:rsid w:val="004A06DB"/>
    <w:rsid w:val="004A07A5"/>
    <w:rsid w:val="004A0BA0"/>
    <w:rsid w:val="004A11A4"/>
    <w:rsid w:val="004A1C93"/>
    <w:rsid w:val="004A274B"/>
    <w:rsid w:val="004A2FD3"/>
    <w:rsid w:val="004A302F"/>
    <w:rsid w:val="004A3269"/>
    <w:rsid w:val="004A34CE"/>
    <w:rsid w:val="004A3C37"/>
    <w:rsid w:val="004A3CC9"/>
    <w:rsid w:val="004A4790"/>
    <w:rsid w:val="004A55FC"/>
    <w:rsid w:val="004A587D"/>
    <w:rsid w:val="004A5D51"/>
    <w:rsid w:val="004A5E3E"/>
    <w:rsid w:val="004A5EA5"/>
    <w:rsid w:val="004A69E7"/>
    <w:rsid w:val="004A6E29"/>
    <w:rsid w:val="004A6F4E"/>
    <w:rsid w:val="004A7C3D"/>
    <w:rsid w:val="004A7EA9"/>
    <w:rsid w:val="004B03EF"/>
    <w:rsid w:val="004B0766"/>
    <w:rsid w:val="004B1270"/>
    <w:rsid w:val="004B16EB"/>
    <w:rsid w:val="004B229D"/>
    <w:rsid w:val="004B22DC"/>
    <w:rsid w:val="004B2781"/>
    <w:rsid w:val="004B3357"/>
    <w:rsid w:val="004B3A73"/>
    <w:rsid w:val="004B3DFC"/>
    <w:rsid w:val="004B3F0C"/>
    <w:rsid w:val="004B3FD6"/>
    <w:rsid w:val="004B4034"/>
    <w:rsid w:val="004B4BDD"/>
    <w:rsid w:val="004B4CD0"/>
    <w:rsid w:val="004B4FDB"/>
    <w:rsid w:val="004B5117"/>
    <w:rsid w:val="004B5BE3"/>
    <w:rsid w:val="004B5C9D"/>
    <w:rsid w:val="004B62BF"/>
    <w:rsid w:val="004B631E"/>
    <w:rsid w:val="004B653C"/>
    <w:rsid w:val="004B658E"/>
    <w:rsid w:val="004B69BE"/>
    <w:rsid w:val="004B71F8"/>
    <w:rsid w:val="004B7234"/>
    <w:rsid w:val="004B7711"/>
    <w:rsid w:val="004B7866"/>
    <w:rsid w:val="004B7974"/>
    <w:rsid w:val="004C0098"/>
    <w:rsid w:val="004C00B1"/>
    <w:rsid w:val="004C042A"/>
    <w:rsid w:val="004C0529"/>
    <w:rsid w:val="004C152B"/>
    <w:rsid w:val="004C15C0"/>
    <w:rsid w:val="004C165D"/>
    <w:rsid w:val="004C1755"/>
    <w:rsid w:val="004C1969"/>
    <w:rsid w:val="004C293F"/>
    <w:rsid w:val="004C2AD2"/>
    <w:rsid w:val="004C2B8E"/>
    <w:rsid w:val="004C3088"/>
    <w:rsid w:val="004C38F1"/>
    <w:rsid w:val="004C473B"/>
    <w:rsid w:val="004C47A9"/>
    <w:rsid w:val="004C48D9"/>
    <w:rsid w:val="004C4B00"/>
    <w:rsid w:val="004C4B98"/>
    <w:rsid w:val="004C4EE4"/>
    <w:rsid w:val="004C5031"/>
    <w:rsid w:val="004C5597"/>
    <w:rsid w:val="004C5792"/>
    <w:rsid w:val="004C5CBD"/>
    <w:rsid w:val="004C6440"/>
    <w:rsid w:val="004C689B"/>
    <w:rsid w:val="004C6B43"/>
    <w:rsid w:val="004C6C92"/>
    <w:rsid w:val="004C7140"/>
    <w:rsid w:val="004C795D"/>
    <w:rsid w:val="004C7C59"/>
    <w:rsid w:val="004C7F46"/>
    <w:rsid w:val="004D009C"/>
    <w:rsid w:val="004D0C42"/>
    <w:rsid w:val="004D151D"/>
    <w:rsid w:val="004D1B3F"/>
    <w:rsid w:val="004D271B"/>
    <w:rsid w:val="004D27DA"/>
    <w:rsid w:val="004D2C27"/>
    <w:rsid w:val="004D32F5"/>
    <w:rsid w:val="004D3C8A"/>
    <w:rsid w:val="004D4762"/>
    <w:rsid w:val="004D4AA5"/>
    <w:rsid w:val="004D527A"/>
    <w:rsid w:val="004D53BE"/>
    <w:rsid w:val="004D54DA"/>
    <w:rsid w:val="004D5AD0"/>
    <w:rsid w:val="004D5D03"/>
    <w:rsid w:val="004D5F24"/>
    <w:rsid w:val="004D5FF4"/>
    <w:rsid w:val="004D60FC"/>
    <w:rsid w:val="004D6916"/>
    <w:rsid w:val="004D6B7F"/>
    <w:rsid w:val="004D6DCF"/>
    <w:rsid w:val="004D6F40"/>
    <w:rsid w:val="004D739E"/>
    <w:rsid w:val="004D7CEA"/>
    <w:rsid w:val="004E0094"/>
    <w:rsid w:val="004E05F7"/>
    <w:rsid w:val="004E06C5"/>
    <w:rsid w:val="004E0FC1"/>
    <w:rsid w:val="004E1192"/>
    <w:rsid w:val="004E14BF"/>
    <w:rsid w:val="004E170A"/>
    <w:rsid w:val="004E20B8"/>
    <w:rsid w:val="004E28B0"/>
    <w:rsid w:val="004E2C0A"/>
    <w:rsid w:val="004E3677"/>
    <w:rsid w:val="004E3CE1"/>
    <w:rsid w:val="004E413A"/>
    <w:rsid w:val="004E438D"/>
    <w:rsid w:val="004E50C5"/>
    <w:rsid w:val="004E5234"/>
    <w:rsid w:val="004E5383"/>
    <w:rsid w:val="004E5457"/>
    <w:rsid w:val="004E5558"/>
    <w:rsid w:val="004E5A80"/>
    <w:rsid w:val="004E5DB2"/>
    <w:rsid w:val="004E60B7"/>
    <w:rsid w:val="004E661A"/>
    <w:rsid w:val="004E6BFF"/>
    <w:rsid w:val="004E6DB2"/>
    <w:rsid w:val="004E785B"/>
    <w:rsid w:val="004F014B"/>
    <w:rsid w:val="004F044E"/>
    <w:rsid w:val="004F15D3"/>
    <w:rsid w:val="004F2B4A"/>
    <w:rsid w:val="004F3228"/>
    <w:rsid w:val="004F32E8"/>
    <w:rsid w:val="004F4FC0"/>
    <w:rsid w:val="004F5A03"/>
    <w:rsid w:val="004F629A"/>
    <w:rsid w:val="004F6391"/>
    <w:rsid w:val="004F6440"/>
    <w:rsid w:val="004F6BF0"/>
    <w:rsid w:val="004F77B5"/>
    <w:rsid w:val="004F7ADE"/>
    <w:rsid w:val="00500409"/>
    <w:rsid w:val="00501068"/>
    <w:rsid w:val="00501514"/>
    <w:rsid w:val="00501680"/>
    <w:rsid w:val="00501DEA"/>
    <w:rsid w:val="00502FFA"/>
    <w:rsid w:val="005033CE"/>
    <w:rsid w:val="00503726"/>
    <w:rsid w:val="0050384B"/>
    <w:rsid w:val="00503A87"/>
    <w:rsid w:val="0050410C"/>
    <w:rsid w:val="00504560"/>
    <w:rsid w:val="00504680"/>
    <w:rsid w:val="005046E7"/>
    <w:rsid w:val="005048EE"/>
    <w:rsid w:val="00505535"/>
    <w:rsid w:val="0050569B"/>
    <w:rsid w:val="0050622B"/>
    <w:rsid w:val="00506300"/>
    <w:rsid w:val="00506630"/>
    <w:rsid w:val="00506D12"/>
    <w:rsid w:val="005070EF"/>
    <w:rsid w:val="005072F7"/>
    <w:rsid w:val="005076A1"/>
    <w:rsid w:val="00510561"/>
    <w:rsid w:val="00510876"/>
    <w:rsid w:val="00511B5E"/>
    <w:rsid w:val="00511EFF"/>
    <w:rsid w:val="00512641"/>
    <w:rsid w:val="0051293E"/>
    <w:rsid w:val="00512C62"/>
    <w:rsid w:val="00512CFD"/>
    <w:rsid w:val="00513734"/>
    <w:rsid w:val="00513BD3"/>
    <w:rsid w:val="00513C0A"/>
    <w:rsid w:val="00513C73"/>
    <w:rsid w:val="00514921"/>
    <w:rsid w:val="00514A46"/>
    <w:rsid w:val="00514CDE"/>
    <w:rsid w:val="005158B9"/>
    <w:rsid w:val="0051699E"/>
    <w:rsid w:val="00516AC4"/>
    <w:rsid w:val="00516E10"/>
    <w:rsid w:val="00517F1A"/>
    <w:rsid w:val="00517F8E"/>
    <w:rsid w:val="00521380"/>
    <w:rsid w:val="005216B0"/>
    <w:rsid w:val="005217F5"/>
    <w:rsid w:val="00521D26"/>
    <w:rsid w:val="00522843"/>
    <w:rsid w:val="00522BE1"/>
    <w:rsid w:val="00522C66"/>
    <w:rsid w:val="00523168"/>
    <w:rsid w:val="00523624"/>
    <w:rsid w:val="00523A5A"/>
    <w:rsid w:val="00523C7B"/>
    <w:rsid w:val="0052427B"/>
    <w:rsid w:val="00524642"/>
    <w:rsid w:val="0052470C"/>
    <w:rsid w:val="00524DCD"/>
    <w:rsid w:val="0052528F"/>
    <w:rsid w:val="00525589"/>
    <w:rsid w:val="00525BB8"/>
    <w:rsid w:val="00525C2F"/>
    <w:rsid w:val="005272E0"/>
    <w:rsid w:val="0052771D"/>
    <w:rsid w:val="00527B4D"/>
    <w:rsid w:val="005302CB"/>
    <w:rsid w:val="00530632"/>
    <w:rsid w:val="00530B88"/>
    <w:rsid w:val="00530DF1"/>
    <w:rsid w:val="00530FCA"/>
    <w:rsid w:val="00531204"/>
    <w:rsid w:val="005319EB"/>
    <w:rsid w:val="00532374"/>
    <w:rsid w:val="00532A6B"/>
    <w:rsid w:val="00532B85"/>
    <w:rsid w:val="00532B91"/>
    <w:rsid w:val="00532C80"/>
    <w:rsid w:val="00532E61"/>
    <w:rsid w:val="00532F73"/>
    <w:rsid w:val="005330CC"/>
    <w:rsid w:val="005335FD"/>
    <w:rsid w:val="0053378E"/>
    <w:rsid w:val="00533863"/>
    <w:rsid w:val="00533F44"/>
    <w:rsid w:val="005344BF"/>
    <w:rsid w:val="0053471E"/>
    <w:rsid w:val="00534AB2"/>
    <w:rsid w:val="00534CCA"/>
    <w:rsid w:val="0053507D"/>
    <w:rsid w:val="0053644D"/>
    <w:rsid w:val="0053689B"/>
    <w:rsid w:val="00536F88"/>
    <w:rsid w:val="00537EE9"/>
    <w:rsid w:val="0054146D"/>
    <w:rsid w:val="005416F9"/>
    <w:rsid w:val="00541704"/>
    <w:rsid w:val="005418F5"/>
    <w:rsid w:val="00541FCA"/>
    <w:rsid w:val="005421AE"/>
    <w:rsid w:val="00543220"/>
    <w:rsid w:val="0054379B"/>
    <w:rsid w:val="0054398E"/>
    <w:rsid w:val="005439CC"/>
    <w:rsid w:val="00543A42"/>
    <w:rsid w:val="0054474F"/>
    <w:rsid w:val="00544B2D"/>
    <w:rsid w:val="00544F7F"/>
    <w:rsid w:val="0054510C"/>
    <w:rsid w:val="0054525C"/>
    <w:rsid w:val="00545875"/>
    <w:rsid w:val="00545E1D"/>
    <w:rsid w:val="0054686B"/>
    <w:rsid w:val="00546966"/>
    <w:rsid w:val="00546C3B"/>
    <w:rsid w:val="00547101"/>
    <w:rsid w:val="0054716B"/>
    <w:rsid w:val="00547B25"/>
    <w:rsid w:val="00547B6D"/>
    <w:rsid w:val="0055007A"/>
    <w:rsid w:val="005509E0"/>
    <w:rsid w:val="00550F57"/>
    <w:rsid w:val="005510C2"/>
    <w:rsid w:val="00551B6D"/>
    <w:rsid w:val="00552237"/>
    <w:rsid w:val="00552D36"/>
    <w:rsid w:val="00552D79"/>
    <w:rsid w:val="00553AD7"/>
    <w:rsid w:val="005540D0"/>
    <w:rsid w:val="005541AB"/>
    <w:rsid w:val="00554B63"/>
    <w:rsid w:val="00554D82"/>
    <w:rsid w:val="00555C07"/>
    <w:rsid w:val="00556548"/>
    <w:rsid w:val="005565CD"/>
    <w:rsid w:val="00556BD0"/>
    <w:rsid w:val="00557181"/>
    <w:rsid w:val="0055722D"/>
    <w:rsid w:val="00560C8D"/>
    <w:rsid w:val="00560C9F"/>
    <w:rsid w:val="00560F91"/>
    <w:rsid w:val="0056133C"/>
    <w:rsid w:val="005617FB"/>
    <w:rsid w:val="00561F64"/>
    <w:rsid w:val="00561F79"/>
    <w:rsid w:val="00562ACD"/>
    <w:rsid w:val="00562E90"/>
    <w:rsid w:val="00562F6A"/>
    <w:rsid w:val="0056303B"/>
    <w:rsid w:val="00563A21"/>
    <w:rsid w:val="00563C1A"/>
    <w:rsid w:val="00564104"/>
    <w:rsid w:val="0056425E"/>
    <w:rsid w:val="0056464D"/>
    <w:rsid w:val="00564DC2"/>
    <w:rsid w:val="00564DEC"/>
    <w:rsid w:val="0056544E"/>
    <w:rsid w:val="00565F54"/>
    <w:rsid w:val="005660C0"/>
    <w:rsid w:val="0056623D"/>
    <w:rsid w:val="00566307"/>
    <w:rsid w:val="00566653"/>
    <w:rsid w:val="00566B69"/>
    <w:rsid w:val="00566EE9"/>
    <w:rsid w:val="00566F5A"/>
    <w:rsid w:val="00567071"/>
    <w:rsid w:val="005679C7"/>
    <w:rsid w:val="00570032"/>
    <w:rsid w:val="00570519"/>
    <w:rsid w:val="00570714"/>
    <w:rsid w:val="00570BB5"/>
    <w:rsid w:val="00570DF2"/>
    <w:rsid w:val="00571059"/>
    <w:rsid w:val="00571081"/>
    <w:rsid w:val="00571546"/>
    <w:rsid w:val="005715BA"/>
    <w:rsid w:val="0057194A"/>
    <w:rsid w:val="00572139"/>
    <w:rsid w:val="0057217D"/>
    <w:rsid w:val="00572B16"/>
    <w:rsid w:val="00572C6C"/>
    <w:rsid w:val="00572D50"/>
    <w:rsid w:val="00572DFC"/>
    <w:rsid w:val="00573571"/>
    <w:rsid w:val="005735F8"/>
    <w:rsid w:val="00573FA5"/>
    <w:rsid w:val="00574297"/>
    <w:rsid w:val="00574CDA"/>
    <w:rsid w:val="00575813"/>
    <w:rsid w:val="00575943"/>
    <w:rsid w:val="00575EF0"/>
    <w:rsid w:val="00576594"/>
    <w:rsid w:val="00576E17"/>
    <w:rsid w:val="00577459"/>
    <w:rsid w:val="00577556"/>
    <w:rsid w:val="00580981"/>
    <w:rsid w:val="00580C32"/>
    <w:rsid w:val="00580F17"/>
    <w:rsid w:val="00582C9C"/>
    <w:rsid w:val="0058342C"/>
    <w:rsid w:val="005839CC"/>
    <w:rsid w:val="00583CB6"/>
    <w:rsid w:val="005843E9"/>
    <w:rsid w:val="005843FA"/>
    <w:rsid w:val="00584DD2"/>
    <w:rsid w:val="005853DF"/>
    <w:rsid w:val="00585C1D"/>
    <w:rsid w:val="00585C9B"/>
    <w:rsid w:val="00585F21"/>
    <w:rsid w:val="00586047"/>
    <w:rsid w:val="00586774"/>
    <w:rsid w:val="00586957"/>
    <w:rsid w:val="0058743A"/>
    <w:rsid w:val="005879DA"/>
    <w:rsid w:val="00587D2D"/>
    <w:rsid w:val="0059069B"/>
    <w:rsid w:val="00590B37"/>
    <w:rsid w:val="00591021"/>
    <w:rsid w:val="005916D7"/>
    <w:rsid w:val="005917AA"/>
    <w:rsid w:val="005917B9"/>
    <w:rsid w:val="00592AF0"/>
    <w:rsid w:val="00593CC0"/>
    <w:rsid w:val="00594362"/>
    <w:rsid w:val="00594485"/>
    <w:rsid w:val="005948EA"/>
    <w:rsid w:val="0059594F"/>
    <w:rsid w:val="0059619C"/>
    <w:rsid w:val="005963CC"/>
    <w:rsid w:val="0059677B"/>
    <w:rsid w:val="00596951"/>
    <w:rsid w:val="00597830"/>
    <w:rsid w:val="00597AD3"/>
    <w:rsid w:val="005A0500"/>
    <w:rsid w:val="005A05D9"/>
    <w:rsid w:val="005A0644"/>
    <w:rsid w:val="005A0A14"/>
    <w:rsid w:val="005A1669"/>
    <w:rsid w:val="005A1897"/>
    <w:rsid w:val="005A1E37"/>
    <w:rsid w:val="005A1E71"/>
    <w:rsid w:val="005A22DD"/>
    <w:rsid w:val="005A26E5"/>
    <w:rsid w:val="005A2886"/>
    <w:rsid w:val="005A2B3D"/>
    <w:rsid w:val="005A2FE6"/>
    <w:rsid w:val="005A421A"/>
    <w:rsid w:val="005A426B"/>
    <w:rsid w:val="005A446F"/>
    <w:rsid w:val="005A4668"/>
    <w:rsid w:val="005A4760"/>
    <w:rsid w:val="005A4C6A"/>
    <w:rsid w:val="005A660C"/>
    <w:rsid w:val="005A6D57"/>
    <w:rsid w:val="005A703B"/>
    <w:rsid w:val="005A72CB"/>
    <w:rsid w:val="005A7473"/>
    <w:rsid w:val="005A7984"/>
    <w:rsid w:val="005A7C4E"/>
    <w:rsid w:val="005A7F7F"/>
    <w:rsid w:val="005B26B8"/>
    <w:rsid w:val="005B2900"/>
    <w:rsid w:val="005B2D7A"/>
    <w:rsid w:val="005B2DE0"/>
    <w:rsid w:val="005B323D"/>
    <w:rsid w:val="005B3ABC"/>
    <w:rsid w:val="005B40D5"/>
    <w:rsid w:val="005B4D58"/>
    <w:rsid w:val="005B4DA8"/>
    <w:rsid w:val="005B4EEF"/>
    <w:rsid w:val="005B4FE9"/>
    <w:rsid w:val="005B571A"/>
    <w:rsid w:val="005B614B"/>
    <w:rsid w:val="005B624E"/>
    <w:rsid w:val="005B66DB"/>
    <w:rsid w:val="005B670E"/>
    <w:rsid w:val="005B6758"/>
    <w:rsid w:val="005B695F"/>
    <w:rsid w:val="005B79AB"/>
    <w:rsid w:val="005B7E5C"/>
    <w:rsid w:val="005C0644"/>
    <w:rsid w:val="005C0C57"/>
    <w:rsid w:val="005C12FA"/>
    <w:rsid w:val="005C1411"/>
    <w:rsid w:val="005C14CF"/>
    <w:rsid w:val="005C1ABE"/>
    <w:rsid w:val="005C1DE1"/>
    <w:rsid w:val="005C21A3"/>
    <w:rsid w:val="005C3341"/>
    <w:rsid w:val="005C4922"/>
    <w:rsid w:val="005C5186"/>
    <w:rsid w:val="005C5320"/>
    <w:rsid w:val="005C5375"/>
    <w:rsid w:val="005C6500"/>
    <w:rsid w:val="005C7C83"/>
    <w:rsid w:val="005C7F84"/>
    <w:rsid w:val="005D0203"/>
    <w:rsid w:val="005D0320"/>
    <w:rsid w:val="005D05D0"/>
    <w:rsid w:val="005D07DE"/>
    <w:rsid w:val="005D109D"/>
    <w:rsid w:val="005D13AE"/>
    <w:rsid w:val="005D15F1"/>
    <w:rsid w:val="005D1CB3"/>
    <w:rsid w:val="005D2110"/>
    <w:rsid w:val="005D2269"/>
    <w:rsid w:val="005D22D7"/>
    <w:rsid w:val="005D2600"/>
    <w:rsid w:val="005D29D3"/>
    <w:rsid w:val="005D2B4E"/>
    <w:rsid w:val="005D3679"/>
    <w:rsid w:val="005D3A58"/>
    <w:rsid w:val="005D3A5F"/>
    <w:rsid w:val="005D4226"/>
    <w:rsid w:val="005D444D"/>
    <w:rsid w:val="005D478E"/>
    <w:rsid w:val="005D481F"/>
    <w:rsid w:val="005D4897"/>
    <w:rsid w:val="005D4BE7"/>
    <w:rsid w:val="005D4CC8"/>
    <w:rsid w:val="005D5170"/>
    <w:rsid w:val="005D5244"/>
    <w:rsid w:val="005D52E1"/>
    <w:rsid w:val="005D567A"/>
    <w:rsid w:val="005D5E1D"/>
    <w:rsid w:val="005D616C"/>
    <w:rsid w:val="005D6240"/>
    <w:rsid w:val="005D6354"/>
    <w:rsid w:val="005D674D"/>
    <w:rsid w:val="005D6AE0"/>
    <w:rsid w:val="005D6F99"/>
    <w:rsid w:val="005D7161"/>
    <w:rsid w:val="005D74CB"/>
    <w:rsid w:val="005D770B"/>
    <w:rsid w:val="005D7B83"/>
    <w:rsid w:val="005E03D9"/>
    <w:rsid w:val="005E0B56"/>
    <w:rsid w:val="005E1A3E"/>
    <w:rsid w:val="005E1B9A"/>
    <w:rsid w:val="005E1E69"/>
    <w:rsid w:val="005E28F2"/>
    <w:rsid w:val="005E2925"/>
    <w:rsid w:val="005E2B09"/>
    <w:rsid w:val="005E350A"/>
    <w:rsid w:val="005E3ED4"/>
    <w:rsid w:val="005E429C"/>
    <w:rsid w:val="005E43E6"/>
    <w:rsid w:val="005E4A7C"/>
    <w:rsid w:val="005E4F02"/>
    <w:rsid w:val="005E59C7"/>
    <w:rsid w:val="005E5E72"/>
    <w:rsid w:val="005E61B0"/>
    <w:rsid w:val="005E6317"/>
    <w:rsid w:val="005E6ED1"/>
    <w:rsid w:val="005E73B5"/>
    <w:rsid w:val="005E73C1"/>
    <w:rsid w:val="005F03E5"/>
    <w:rsid w:val="005F04C2"/>
    <w:rsid w:val="005F1961"/>
    <w:rsid w:val="005F1C3C"/>
    <w:rsid w:val="005F223F"/>
    <w:rsid w:val="005F2703"/>
    <w:rsid w:val="005F2777"/>
    <w:rsid w:val="005F2CF5"/>
    <w:rsid w:val="005F2D51"/>
    <w:rsid w:val="005F3778"/>
    <w:rsid w:val="005F3F02"/>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0E8D"/>
    <w:rsid w:val="006019F3"/>
    <w:rsid w:val="00601A7D"/>
    <w:rsid w:val="00601EDE"/>
    <w:rsid w:val="006022BB"/>
    <w:rsid w:val="00602BA1"/>
    <w:rsid w:val="00602CDD"/>
    <w:rsid w:val="0060305E"/>
    <w:rsid w:val="00603949"/>
    <w:rsid w:val="00603B06"/>
    <w:rsid w:val="00603E6F"/>
    <w:rsid w:val="0060428E"/>
    <w:rsid w:val="0060473C"/>
    <w:rsid w:val="00604875"/>
    <w:rsid w:val="00604960"/>
    <w:rsid w:val="00604A05"/>
    <w:rsid w:val="00604DD2"/>
    <w:rsid w:val="00605525"/>
    <w:rsid w:val="00605D33"/>
    <w:rsid w:val="00606406"/>
    <w:rsid w:val="00607174"/>
    <w:rsid w:val="00607E4D"/>
    <w:rsid w:val="00607FF6"/>
    <w:rsid w:val="006109DF"/>
    <w:rsid w:val="00610A20"/>
    <w:rsid w:val="00610A6A"/>
    <w:rsid w:val="00611CCC"/>
    <w:rsid w:val="00612353"/>
    <w:rsid w:val="0061265A"/>
    <w:rsid w:val="00613257"/>
    <w:rsid w:val="0061426F"/>
    <w:rsid w:val="00614A04"/>
    <w:rsid w:val="00614B6D"/>
    <w:rsid w:val="006150A4"/>
    <w:rsid w:val="006151A4"/>
    <w:rsid w:val="00615345"/>
    <w:rsid w:val="006159FC"/>
    <w:rsid w:val="006160C1"/>
    <w:rsid w:val="00616350"/>
    <w:rsid w:val="006166F1"/>
    <w:rsid w:val="00616A6A"/>
    <w:rsid w:val="00616B52"/>
    <w:rsid w:val="00617087"/>
    <w:rsid w:val="006173BD"/>
    <w:rsid w:val="00617409"/>
    <w:rsid w:val="0061789E"/>
    <w:rsid w:val="006179C7"/>
    <w:rsid w:val="00617B5C"/>
    <w:rsid w:val="00620593"/>
    <w:rsid w:val="00620A87"/>
    <w:rsid w:val="00620AAD"/>
    <w:rsid w:val="00621102"/>
    <w:rsid w:val="00621F7C"/>
    <w:rsid w:val="00622034"/>
    <w:rsid w:val="006223B9"/>
    <w:rsid w:val="006228B0"/>
    <w:rsid w:val="00622B22"/>
    <w:rsid w:val="0062328E"/>
    <w:rsid w:val="00623ED3"/>
    <w:rsid w:val="00624B0D"/>
    <w:rsid w:val="006261D9"/>
    <w:rsid w:val="006278D9"/>
    <w:rsid w:val="00627D86"/>
    <w:rsid w:val="006304C3"/>
    <w:rsid w:val="0063061E"/>
    <w:rsid w:val="00630B2A"/>
    <w:rsid w:val="00630D64"/>
    <w:rsid w:val="006315A5"/>
    <w:rsid w:val="00631863"/>
    <w:rsid w:val="00631B2C"/>
    <w:rsid w:val="0063270F"/>
    <w:rsid w:val="00633138"/>
    <w:rsid w:val="0063362D"/>
    <w:rsid w:val="0063365C"/>
    <w:rsid w:val="006340A7"/>
    <w:rsid w:val="00634225"/>
    <w:rsid w:val="0063430A"/>
    <w:rsid w:val="00634697"/>
    <w:rsid w:val="006346A4"/>
    <w:rsid w:val="006358B3"/>
    <w:rsid w:val="00635C87"/>
    <w:rsid w:val="00635DAB"/>
    <w:rsid w:val="00636098"/>
    <w:rsid w:val="00636DAC"/>
    <w:rsid w:val="006373DC"/>
    <w:rsid w:val="00637678"/>
    <w:rsid w:val="006377CD"/>
    <w:rsid w:val="00637979"/>
    <w:rsid w:val="00637C01"/>
    <w:rsid w:val="006401BE"/>
    <w:rsid w:val="006401FB"/>
    <w:rsid w:val="00640CAC"/>
    <w:rsid w:val="0064223D"/>
    <w:rsid w:val="006422FE"/>
    <w:rsid w:val="00642345"/>
    <w:rsid w:val="00642A68"/>
    <w:rsid w:val="00642D50"/>
    <w:rsid w:val="006432DB"/>
    <w:rsid w:val="00643439"/>
    <w:rsid w:val="006438E6"/>
    <w:rsid w:val="00643A05"/>
    <w:rsid w:val="00643C67"/>
    <w:rsid w:val="00643DE0"/>
    <w:rsid w:val="0064441E"/>
    <w:rsid w:val="0064471B"/>
    <w:rsid w:val="00644795"/>
    <w:rsid w:val="00645281"/>
    <w:rsid w:val="00645BB7"/>
    <w:rsid w:val="00645D05"/>
    <w:rsid w:val="0064675D"/>
    <w:rsid w:val="00646CBB"/>
    <w:rsid w:val="00647003"/>
    <w:rsid w:val="00647041"/>
    <w:rsid w:val="00647216"/>
    <w:rsid w:val="00647888"/>
    <w:rsid w:val="00650786"/>
    <w:rsid w:val="00650B4D"/>
    <w:rsid w:val="00650F06"/>
    <w:rsid w:val="00651092"/>
    <w:rsid w:val="006510CD"/>
    <w:rsid w:val="006512F6"/>
    <w:rsid w:val="00651513"/>
    <w:rsid w:val="00651648"/>
    <w:rsid w:val="00651F98"/>
    <w:rsid w:val="00652135"/>
    <w:rsid w:val="0065220D"/>
    <w:rsid w:val="00652419"/>
    <w:rsid w:val="006524E0"/>
    <w:rsid w:val="00652672"/>
    <w:rsid w:val="006528FF"/>
    <w:rsid w:val="00652AD4"/>
    <w:rsid w:val="00652E3F"/>
    <w:rsid w:val="00652EF0"/>
    <w:rsid w:val="0065326F"/>
    <w:rsid w:val="006535B5"/>
    <w:rsid w:val="00653789"/>
    <w:rsid w:val="006537E7"/>
    <w:rsid w:val="00653917"/>
    <w:rsid w:val="006542C9"/>
    <w:rsid w:val="006543D7"/>
    <w:rsid w:val="00654585"/>
    <w:rsid w:val="00654A0D"/>
    <w:rsid w:val="00654B76"/>
    <w:rsid w:val="0065508E"/>
    <w:rsid w:val="0065514C"/>
    <w:rsid w:val="00655804"/>
    <w:rsid w:val="0065588C"/>
    <w:rsid w:val="00655B06"/>
    <w:rsid w:val="00655DFA"/>
    <w:rsid w:val="00655F46"/>
    <w:rsid w:val="0065679D"/>
    <w:rsid w:val="00656F43"/>
    <w:rsid w:val="006571BC"/>
    <w:rsid w:val="006578DB"/>
    <w:rsid w:val="00657BCF"/>
    <w:rsid w:val="00657E09"/>
    <w:rsid w:val="00660231"/>
    <w:rsid w:val="00660433"/>
    <w:rsid w:val="00660DD3"/>
    <w:rsid w:val="00661234"/>
    <w:rsid w:val="00661DFC"/>
    <w:rsid w:val="0066206F"/>
    <w:rsid w:val="006624D1"/>
    <w:rsid w:val="00662A1E"/>
    <w:rsid w:val="0066373B"/>
    <w:rsid w:val="00663890"/>
    <w:rsid w:val="00663F95"/>
    <w:rsid w:val="00664EBA"/>
    <w:rsid w:val="00664F8B"/>
    <w:rsid w:val="00665834"/>
    <w:rsid w:val="00665BA2"/>
    <w:rsid w:val="006663DD"/>
    <w:rsid w:val="0066656B"/>
    <w:rsid w:val="00666874"/>
    <w:rsid w:val="00666E29"/>
    <w:rsid w:val="006670BE"/>
    <w:rsid w:val="00667311"/>
    <w:rsid w:val="0066745C"/>
    <w:rsid w:val="00670905"/>
    <w:rsid w:val="00671070"/>
    <w:rsid w:val="006710F2"/>
    <w:rsid w:val="00671B15"/>
    <w:rsid w:val="00672000"/>
    <w:rsid w:val="00672132"/>
    <w:rsid w:val="0067216A"/>
    <w:rsid w:val="0067230E"/>
    <w:rsid w:val="00672728"/>
    <w:rsid w:val="006729CD"/>
    <w:rsid w:val="00672C8A"/>
    <w:rsid w:val="00672F7D"/>
    <w:rsid w:val="00673D12"/>
    <w:rsid w:val="0067470E"/>
    <w:rsid w:val="0067525E"/>
    <w:rsid w:val="00675616"/>
    <w:rsid w:val="006760AF"/>
    <w:rsid w:val="00676474"/>
    <w:rsid w:val="00676E55"/>
    <w:rsid w:val="00677114"/>
    <w:rsid w:val="00677369"/>
    <w:rsid w:val="006778AC"/>
    <w:rsid w:val="00677910"/>
    <w:rsid w:val="00677A99"/>
    <w:rsid w:val="00677AA8"/>
    <w:rsid w:val="00677D91"/>
    <w:rsid w:val="006805C3"/>
    <w:rsid w:val="00680AC3"/>
    <w:rsid w:val="00680E02"/>
    <w:rsid w:val="00680EB7"/>
    <w:rsid w:val="0068133A"/>
    <w:rsid w:val="00681944"/>
    <w:rsid w:val="006823B0"/>
    <w:rsid w:val="00682824"/>
    <w:rsid w:val="0068299E"/>
    <w:rsid w:val="0068337B"/>
    <w:rsid w:val="0068428D"/>
    <w:rsid w:val="006842DF"/>
    <w:rsid w:val="00684751"/>
    <w:rsid w:val="006849FB"/>
    <w:rsid w:val="00684B6C"/>
    <w:rsid w:val="0068586F"/>
    <w:rsid w:val="00685FA5"/>
    <w:rsid w:val="006866B6"/>
    <w:rsid w:val="006866F8"/>
    <w:rsid w:val="00686A3F"/>
    <w:rsid w:val="00686D71"/>
    <w:rsid w:val="00687073"/>
    <w:rsid w:val="006873F6"/>
    <w:rsid w:val="006874DB"/>
    <w:rsid w:val="00687FF6"/>
    <w:rsid w:val="00690892"/>
    <w:rsid w:val="00690B39"/>
    <w:rsid w:val="0069126B"/>
    <w:rsid w:val="006912FB"/>
    <w:rsid w:val="00691467"/>
    <w:rsid w:val="00691D93"/>
    <w:rsid w:val="006920E0"/>
    <w:rsid w:val="00692E63"/>
    <w:rsid w:val="00693870"/>
    <w:rsid w:val="00693FC8"/>
    <w:rsid w:val="0069554C"/>
    <w:rsid w:val="006959B0"/>
    <w:rsid w:val="00695B7B"/>
    <w:rsid w:val="006969EB"/>
    <w:rsid w:val="00696C04"/>
    <w:rsid w:val="00696C17"/>
    <w:rsid w:val="00696E83"/>
    <w:rsid w:val="006977B0"/>
    <w:rsid w:val="006A0061"/>
    <w:rsid w:val="006A02DB"/>
    <w:rsid w:val="006A108C"/>
    <w:rsid w:val="006A10F7"/>
    <w:rsid w:val="006A14C5"/>
    <w:rsid w:val="006A15E1"/>
    <w:rsid w:val="006A1861"/>
    <w:rsid w:val="006A18D1"/>
    <w:rsid w:val="006A1D61"/>
    <w:rsid w:val="006A1D8C"/>
    <w:rsid w:val="006A2238"/>
    <w:rsid w:val="006A2F94"/>
    <w:rsid w:val="006A3BB6"/>
    <w:rsid w:val="006A3D7F"/>
    <w:rsid w:val="006A419C"/>
    <w:rsid w:val="006A456E"/>
    <w:rsid w:val="006A49F3"/>
    <w:rsid w:val="006A4E8A"/>
    <w:rsid w:val="006A5B68"/>
    <w:rsid w:val="006A6F1E"/>
    <w:rsid w:val="006A72E8"/>
    <w:rsid w:val="006A789A"/>
    <w:rsid w:val="006A7B62"/>
    <w:rsid w:val="006A7BD0"/>
    <w:rsid w:val="006A7FEB"/>
    <w:rsid w:val="006B0561"/>
    <w:rsid w:val="006B0C8E"/>
    <w:rsid w:val="006B0C96"/>
    <w:rsid w:val="006B0CE8"/>
    <w:rsid w:val="006B114B"/>
    <w:rsid w:val="006B18F7"/>
    <w:rsid w:val="006B225F"/>
    <w:rsid w:val="006B2AE1"/>
    <w:rsid w:val="006B2F6E"/>
    <w:rsid w:val="006B3776"/>
    <w:rsid w:val="006B3E38"/>
    <w:rsid w:val="006B449E"/>
    <w:rsid w:val="006B4AA0"/>
    <w:rsid w:val="006B4F0B"/>
    <w:rsid w:val="006B5231"/>
    <w:rsid w:val="006B5248"/>
    <w:rsid w:val="006B5510"/>
    <w:rsid w:val="006B585C"/>
    <w:rsid w:val="006B599B"/>
    <w:rsid w:val="006B5ACD"/>
    <w:rsid w:val="006B6209"/>
    <w:rsid w:val="006B65F3"/>
    <w:rsid w:val="006B666F"/>
    <w:rsid w:val="006B6709"/>
    <w:rsid w:val="006B67C9"/>
    <w:rsid w:val="006B7002"/>
    <w:rsid w:val="006B78F3"/>
    <w:rsid w:val="006C012B"/>
    <w:rsid w:val="006C0589"/>
    <w:rsid w:val="006C05D7"/>
    <w:rsid w:val="006C0A30"/>
    <w:rsid w:val="006C0AA7"/>
    <w:rsid w:val="006C277B"/>
    <w:rsid w:val="006C2C60"/>
    <w:rsid w:val="006C2D16"/>
    <w:rsid w:val="006C2F24"/>
    <w:rsid w:val="006C2F7B"/>
    <w:rsid w:val="006C3037"/>
    <w:rsid w:val="006C33A3"/>
    <w:rsid w:val="006C3DF4"/>
    <w:rsid w:val="006C3F33"/>
    <w:rsid w:val="006C4159"/>
    <w:rsid w:val="006C4A07"/>
    <w:rsid w:val="006C4E68"/>
    <w:rsid w:val="006C4F53"/>
    <w:rsid w:val="006C5494"/>
    <w:rsid w:val="006C6ADB"/>
    <w:rsid w:val="006C6E3E"/>
    <w:rsid w:val="006C7667"/>
    <w:rsid w:val="006C7DCD"/>
    <w:rsid w:val="006D000D"/>
    <w:rsid w:val="006D007E"/>
    <w:rsid w:val="006D0E50"/>
    <w:rsid w:val="006D17D2"/>
    <w:rsid w:val="006D18D4"/>
    <w:rsid w:val="006D29B4"/>
    <w:rsid w:val="006D2AED"/>
    <w:rsid w:val="006D339D"/>
    <w:rsid w:val="006D356F"/>
    <w:rsid w:val="006D3768"/>
    <w:rsid w:val="006D46B2"/>
    <w:rsid w:val="006D4AF4"/>
    <w:rsid w:val="006D4C64"/>
    <w:rsid w:val="006D50F8"/>
    <w:rsid w:val="006D51A8"/>
    <w:rsid w:val="006D54BC"/>
    <w:rsid w:val="006D5542"/>
    <w:rsid w:val="006D5A6E"/>
    <w:rsid w:val="006D6448"/>
    <w:rsid w:val="006D7406"/>
    <w:rsid w:val="006D7DD0"/>
    <w:rsid w:val="006E0465"/>
    <w:rsid w:val="006E0957"/>
    <w:rsid w:val="006E0B30"/>
    <w:rsid w:val="006E1736"/>
    <w:rsid w:val="006E1791"/>
    <w:rsid w:val="006E1BBA"/>
    <w:rsid w:val="006E1BC4"/>
    <w:rsid w:val="006E21DF"/>
    <w:rsid w:val="006E2470"/>
    <w:rsid w:val="006E2794"/>
    <w:rsid w:val="006E3582"/>
    <w:rsid w:val="006E393C"/>
    <w:rsid w:val="006E3ED1"/>
    <w:rsid w:val="006E4352"/>
    <w:rsid w:val="006E4A39"/>
    <w:rsid w:val="006E4D46"/>
    <w:rsid w:val="006E4FDA"/>
    <w:rsid w:val="006E55B5"/>
    <w:rsid w:val="006E59CB"/>
    <w:rsid w:val="006E59D3"/>
    <w:rsid w:val="006E5A5E"/>
    <w:rsid w:val="006E6AE9"/>
    <w:rsid w:val="006E6C79"/>
    <w:rsid w:val="006E76EE"/>
    <w:rsid w:val="006F01BF"/>
    <w:rsid w:val="006F0798"/>
    <w:rsid w:val="006F0CAC"/>
    <w:rsid w:val="006F0EFB"/>
    <w:rsid w:val="006F1777"/>
    <w:rsid w:val="006F1836"/>
    <w:rsid w:val="006F1D6A"/>
    <w:rsid w:val="006F1EAF"/>
    <w:rsid w:val="006F23DD"/>
    <w:rsid w:val="006F25E6"/>
    <w:rsid w:val="006F2773"/>
    <w:rsid w:val="006F2853"/>
    <w:rsid w:val="006F2FB7"/>
    <w:rsid w:val="006F2FF6"/>
    <w:rsid w:val="006F30B6"/>
    <w:rsid w:val="006F31B8"/>
    <w:rsid w:val="006F3300"/>
    <w:rsid w:val="006F345C"/>
    <w:rsid w:val="006F3B58"/>
    <w:rsid w:val="006F4E6E"/>
    <w:rsid w:val="006F5084"/>
    <w:rsid w:val="006F58C2"/>
    <w:rsid w:val="006F5BF5"/>
    <w:rsid w:val="006F5DD4"/>
    <w:rsid w:val="006F60CB"/>
    <w:rsid w:val="006F67D4"/>
    <w:rsid w:val="006F710B"/>
    <w:rsid w:val="006F7263"/>
    <w:rsid w:val="006F77E7"/>
    <w:rsid w:val="006F77F4"/>
    <w:rsid w:val="006F7A51"/>
    <w:rsid w:val="006F7D40"/>
    <w:rsid w:val="00700E15"/>
    <w:rsid w:val="007010E0"/>
    <w:rsid w:val="007010FA"/>
    <w:rsid w:val="00701F66"/>
    <w:rsid w:val="00702669"/>
    <w:rsid w:val="0070301A"/>
    <w:rsid w:val="00703391"/>
    <w:rsid w:val="0070374F"/>
    <w:rsid w:val="00703792"/>
    <w:rsid w:val="00704050"/>
    <w:rsid w:val="0070428C"/>
    <w:rsid w:val="00704837"/>
    <w:rsid w:val="00705050"/>
    <w:rsid w:val="007058DE"/>
    <w:rsid w:val="007059C9"/>
    <w:rsid w:val="007064D7"/>
    <w:rsid w:val="00707240"/>
    <w:rsid w:val="00707469"/>
    <w:rsid w:val="0070789A"/>
    <w:rsid w:val="007079FE"/>
    <w:rsid w:val="00707D57"/>
    <w:rsid w:val="00710203"/>
    <w:rsid w:val="007109FF"/>
    <w:rsid w:val="00710E81"/>
    <w:rsid w:val="00711837"/>
    <w:rsid w:val="00713513"/>
    <w:rsid w:val="00714074"/>
    <w:rsid w:val="00714257"/>
    <w:rsid w:val="007142FC"/>
    <w:rsid w:val="00714977"/>
    <w:rsid w:val="00715713"/>
    <w:rsid w:val="00715AB2"/>
    <w:rsid w:val="00715DDD"/>
    <w:rsid w:val="00716327"/>
    <w:rsid w:val="0071635A"/>
    <w:rsid w:val="007166EB"/>
    <w:rsid w:val="00716B1F"/>
    <w:rsid w:val="00716C50"/>
    <w:rsid w:val="00717CF4"/>
    <w:rsid w:val="007205A0"/>
    <w:rsid w:val="00720720"/>
    <w:rsid w:val="00720784"/>
    <w:rsid w:val="007208DB"/>
    <w:rsid w:val="00720A1B"/>
    <w:rsid w:val="00721075"/>
    <w:rsid w:val="00721F5F"/>
    <w:rsid w:val="00722439"/>
    <w:rsid w:val="0072275E"/>
    <w:rsid w:val="00722EFF"/>
    <w:rsid w:val="0072329E"/>
    <w:rsid w:val="00723920"/>
    <w:rsid w:val="00723A8E"/>
    <w:rsid w:val="00723FAC"/>
    <w:rsid w:val="00725B8D"/>
    <w:rsid w:val="0072658E"/>
    <w:rsid w:val="00726B6A"/>
    <w:rsid w:val="00726D02"/>
    <w:rsid w:val="00726E12"/>
    <w:rsid w:val="00727508"/>
    <w:rsid w:val="00727CB1"/>
    <w:rsid w:val="007300EB"/>
    <w:rsid w:val="00730CA6"/>
    <w:rsid w:val="00730EFA"/>
    <w:rsid w:val="007314F1"/>
    <w:rsid w:val="0073183C"/>
    <w:rsid w:val="00731ADA"/>
    <w:rsid w:val="00732101"/>
    <w:rsid w:val="00733452"/>
    <w:rsid w:val="0073348D"/>
    <w:rsid w:val="007334BE"/>
    <w:rsid w:val="0073360D"/>
    <w:rsid w:val="0073366E"/>
    <w:rsid w:val="007336E4"/>
    <w:rsid w:val="00733C83"/>
    <w:rsid w:val="00734053"/>
    <w:rsid w:val="007346F5"/>
    <w:rsid w:val="00734F45"/>
    <w:rsid w:val="007350B5"/>
    <w:rsid w:val="00736A8C"/>
    <w:rsid w:val="00736B53"/>
    <w:rsid w:val="00736F05"/>
    <w:rsid w:val="00737142"/>
    <w:rsid w:val="00740587"/>
    <w:rsid w:val="007409C9"/>
    <w:rsid w:val="007409EB"/>
    <w:rsid w:val="00740A52"/>
    <w:rsid w:val="00740B6F"/>
    <w:rsid w:val="00740DF4"/>
    <w:rsid w:val="00740E1E"/>
    <w:rsid w:val="00741612"/>
    <w:rsid w:val="007418DF"/>
    <w:rsid w:val="00741F27"/>
    <w:rsid w:val="007424A2"/>
    <w:rsid w:val="007425C4"/>
    <w:rsid w:val="00742E43"/>
    <w:rsid w:val="00742FC0"/>
    <w:rsid w:val="0074311C"/>
    <w:rsid w:val="00743467"/>
    <w:rsid w:val="007434DB"/>
    <w:rsid w:val="00743637"/>
    <w:rsid w:val="007437EE"/>
    <w:rsid w:val="007439EB"/>
    <w:rsid w:val="00743F56"/>
    <w:rsid w:val="007441A8"/>
    <w:rsid w:val="0074445A"/>
    <w:rsid w:val="0074478E"/>
    <w:rsid w:val="007448A5"/>
    <w:rsid w:val="00744F21"/>
    <w:rsid w:val="00744FEF"/>
    <w:rsid w:val="0074588B"/>
    <w:rsid w:val="007458D4"/>
    <w:rsid w:val="00745C47"/>
    <w:rsid w:val="00745DDF"/>
    <w:rsid w:val="00745DE1"/>
    <w:rsid w:val="0074612B"/>
    <w:rsid w:val="007467A7"/>
    <w:rsid w:val="00746A55"/>
    <w:rsid w:val="00746F30"/>
    <w:rsid w:val="00746FB7"/>
    <w:rsid w:val="00746FC8"/>
    <w:rsid w:val="0074758C"/>
    <w:rsid w:val="0074774D"/>
    <w:rsid w:val="00747C36"/>
    <w:rsid w:val="00747CCB"/>
    <w:rsid w:val="00747F36"/>
    <w:rsid w:val="00751298"/>
    <w:rsid w:val="00751B32"/>
    <w:rsid w:val="00751CE3"/>
    <w:rsid w:val="00751DFD"/>
    <w:rsid w:val="007525AB"/>
    <w:rsid w:val="00752CFE"/>
    <w:rsid w:val="0075366D"/>
    <w:rsid w:val="00753AB2"/>
    <w:rsid w:val="00754205"/>
    <w:rsid w:val="00754213"/>
    <w:rsid w:val="00754FDB"/>
    <w:rsid w:val="00755587"/>
    <w:rsid w:val="007567EE"/>
    <w:rsid w:val="00756B1E"/>
    <w:rsid w:val="007574C9"/>
    <w:rsid w:val="00757781"/>
    <w:rsid w:val="0075794E"/>
    <w:rsid w:val="00757AF6"/>
    <w:rsid w:val="00757C00"/>
    <w:rsid w:val="00757D6A"/>
    <w:rsid w:val="00760389"/>
    <w:rsid w:val="0076092B"/>
    <w:rsid w:val="00762AB4"/>
    <w:rsid w:val="00762F90"/>
    <w:rsid w:val="007636E8"/>
    <w:rsid w:val="007649FC"/>
    <w:rsid w:val="00764DEC"/>
    <w:rsid w:val="0076508A"/>
    <w:rsid w:val="00765A23"/>
    <w:rsid w:val="00765EE3"/>
    <w:rsid w:val="0076652A"/>
    <w:rsid w:val="0076716D"/>
    <w:rsid w:val="0076719D"/>
    <w:rsid w:val="00767BD5"/>
    <w:rsid w:val="00767C35"/>
    <w:rsid w:val="007701A3"/>
    <w:rsid w:val="007702D7"/>
    <w:rsid w:val="00770678"/>
    <w:rsid w:val="00770891"/>
    <w:rsid w:val="00770984"/>
    <w:rsid w:val="00770DE0"/>
    <w:rsid w:val="0077113B"/>
    <w:rsid w:val="007712E0"/>
    <w:rsid w:val="0077169C"/>
    <w:rsid w:val="007718CB"/>
    <w:rsid w:val="00771E48"/>
    <w:rsid w:val="0077236B"/>
    <w:rsid w:val="00772B3F"/>
    <w:rsid w:val="00772C0F"/>
    <w:rsid w:val="00772C1D"/>
    <w:rsid w:val="00772DBF"/>
    <w:rsid w:val="0077319C"/>
    <w:rsid w:val="00773551"/>
    <w:rsid w:val="007738D4"/>
    <w:rsid w:val="00773A8C"/>
    <w:rsid w:val="00773E77"/>
    <w:rsid w:val="00773EE1"/>
    <w:rsid w:val="00773F36"/>
    <w:rsid w:val="00774252"/>
    <w:rsid w:val="007742EA"/>
    <w:rsid w:val="007749D6"/>
    <w:rsid w:val="00774EFB"/>
    <w:rsid w:val="007750A3"/>
    <w:rsid w:val="00775603"/>
    <w:rsid w:val="0077624C"/>
    <w:rsid w:val="00776861"/>
    <w:rsid w:val="0077783B"/>
    <w:rsid w:val="00777E51"/>
    <w:rsid w:val="00780197"/>
    <w:rsid w:val="007806FD"/>
    <w:rsid w:val="00780735"/>
    <w:rsid w:val="0078079B"/>
    <w:rsid w:val="00780892"/>
    <w:rsid w:val="00780B0E"/>
    <w:rsid w:val="00780B62"/>
    <w:rsid w:val="007811D2"/>
    <w:rsid w:val="00781413"/>
    <w:rsid w:val="00781EF5"/>
    <w:rsid w:val="00783F1E"/>
    <w:rsid w:val="00784196"/>
    <w:rsid w:val="0078424D"/>
    <w:rsid w:val="00784567"/>
    <w:rsid w:val="007847D6"/>
    <w:rsid w:val="00784BEC"/>
    <w:rsid w:val="00784ED7"/>
    <w:rsid w:val="0078570D"/>
    <w:rsid w:val="00785E5D"/>
    <w:rsid w:val="00785EE2"/>
    <w:rsid w:val="00787672"/>
    <w:rsid w:val="007909D0"/>
    <w:rsid w:val="00790E1C"/>
    <w:rsid w:val="007916EF"/>
    <w:rsid w:val="00791C06"/>
    <w:rsid w:val="00791DBB"/>
    <w:rsid w:val="007930E7"/>
    <w:rsid w:val="0079351C"/>
    <w:rsid w:val="00793864"/>
    <w:rsid w:val="00793930"/>
    <w:rsid w:val="00793BEE"/>
    <w:rsid w:val="00793E6A"/>
    <w:rsid w:val="00793FC0"/>
    <w:rsid w:val="00793FEB"/>
    <w:rsid w:val="00794632"/>
    <w:rsid w:val="0079501A"/>
    <w:rsid w:val="00795359"/>
    <w:rsid w:val="00795BA1"/>
    <w:rsid w:val="00796A92"/>
    <w:rsid w:val="007978A2"/>
    <w:rsid w:val="00797B56"/>
    <w:rsid w:val="00797E75"/>
    <w:rsid w:val="00797EF7"/>
    <w:rsid w:val="007A0022"/>
    <w:rsid w:val="007A07DB"/>
    <w:rsid w:val="007A106B"/>
    <w:rsid w:val="007A11F9"/>
    <w:rsid w:val="007A157E"/>
    <w:rsid w:val="007A23AB"/>
    <w:rsid w:val="007A28C6"/>
    <w:rsid w:val="007A352C"/>
    <w:rsid w:val="007A3CC7"/>
    <w:rsid w:val="007A4606"/>
    <w:rsid w:val="007A46E1"/>
    <w:rsid w:val="007A4942"/>
    <w:rsid w:val="007A4C33"/>
    <w:rsid w:val="007A5374"/>
    <w:rsid w:val="007A5ABB"/>
    <w:rsid w:val="007A5C67"/>
    <w:rsid w:val="007A629C"/>
    <w:rsid w:val="007A636E"/>
    <w:rsid w:val="007A65EA"/>
    <w:rsid w:val="007A7037"/>
    <w:rsid w:val="007A723F"/>
    <w:rsid w:val="007A780F"/>
    <w:rsid w:val="007A7B41"/>
    <w:rsid w:val="007A7E19"/>
    <w:rsid w:val="007B0151"/>
    <w:rsid w:val="007B0E03"/>
    <w:rsid w:val="007B0ECD"/>
    <w:rsid w:val="007B1477"/>
    <w:rsid w:val="007B1572"/>
    <w:rsid w:val="007B18A4"/>
    <w:rsid w:val="007B2167"/>
    <w:rsid w:val="007B256C"/>
    <w:rsid w:val="007B3347"/>
    <w:rsid w:val="007B43AC"/>
    <w:rsid w:val="007B44B6"/>
    <w:rsid w:val="007B4BB9"/>
    <w:rsid w:val="007B5240"/>
    <w:rsid w:val="007B5F29"/>
    <w:rsid w:val="007B5FC1"/>
    <w:rsid w:val="007B60E9"/>
    <w:rsid w:val="007B6696"/>
    <w:rsid w:val="007B697A"/>
    <w:rsid w:val="007B6A4E"/>
    <w:rsid w:val="007B6AA5"/>
    <w:rsid w:val="007B6C92"/>
    <w:rsid w:val="007B71CE"/>
    <w:rsid w:val="007B777A"/>
    <w:rsid w:val="007B795A"/>
    <w:rsid w:val="007B79E3"/>
    <w:rsid w:val="007C01C2"/>
    <w:rsid w:val="007C05B2"/>
    <w:rsid w:val="007C05ED"/>
    <w:rsid w:val="007C077F"/>
    <w:rsid w:val="007C07E0"/>
    <w:rsid w:val="007C0C38"/>
    <w:rsid w:val="007C0C5A"/>
    <w:rsid w:val="007C115F"/>
    <w:rsid w:val="007C1598"/>
    <w:rsid w:val="007C1AA1"/>
    <w:rsid w:val="007C1F86"/>
    <w:rsid w:val="007C2988"/>
    <w:rsid w:val="007C313A"/>
    <w:rsid w:val="007C344B"/>
    <w:rsid w:val="007C3635"/>
    <w:rsid w:val="007C36AD"/>
    <w:rsid w:val="007C37A3"/>
    <w:rsid w:val="007C37CB"/>
    <w:rsid w:val="007C3851"/>
    <w:rsid w:val="007C394B"/>
    <w:rsid w:val="007C3AEF"/>
    <w:rsid w:val="007C42A4"/>
    <w:rsid w:val="007C43AC"/>
    <w:rsid w:val="007C4465"/>
    <w:rsid w:val="007C483F"/>
    <w:rsid w:val="007C5E07"/>
    <w:rsid w:val="007C5EFB"/>
    <w:rsid w:val="007C689F"/>
    <w:rsid w:val="007C6F73"/>
    <w:rsid w:val="007C71AF"/>
    <w:rsid w:val="007C7310"/>
    <w:rsid w:val="007C744E"/>
    <w:rsid w:val="007C7EAC"/>
    <w:rsid w:val="007D03E5"/>
    <w:rsid w:val="007D0542"/>
    <w:rsid w:val="007D1241"/>
    <w:rsid w:val="007D16EA"/>
    <w:rsid w:val="007D1E9D"/>
    <w:rsid w:val="007D285B"/>
    <w:rsid w:val="007D3709"/>
    <w:rsid w:val="007D37CB"/>
    <w:rsid w:val="007D3D94"/>
    <w:rsid w:val="007D403D"/>
    <w:rsid w:val="007D4B1A"/>
    <w:rsid w:val="007D4C49"/>
    <w:rsid w:val="007D5256"/>
    <w:rsid w:val="007D5323"/>
    <w:rsid w:val="007D5829"/>
    <w:rsid w:val="007D5B8A"/>
    <w:rsid w:val="007D682B"/>
    <w:rsid w:val="007D6A74"/>
    <w:rsid w:val="007D6BA2"/>
    <w:rsid w:val="007D6C53"/>
    <w:rsid w:val="007D7314"/>
    <w:rsid w:val="007D7544"/>
    <w:rsid w:val="007D7753"/>
    <w:rsid w:val="007D787B"/>
    <w:rsid w:val="007D7F06"/>
    <w:rsid w:val="007D7F14"/>
    <w:rsid w:val="007E006B"/>
    <w:rsid w:val="007E006F"/>
    <w:rsid w:val="007E023B"/>
    <w:rsid w:val="007E06B9"/>
    <w:rsid w:val="007E0846"/>
    <w:rsid w:val="007E0E64"/>
    <w:rsid w:val="007E1283"/>
    <w:rsid w:val="007E1A4C"/>
    <w:rsid w:val="007E3120"/>
    <w:rsid w:val="007E3290"/>
    <w:rsid w:val="007E43F8"/>
    <w:rsid w:val="007E4D4C"/>
    <w:rsid w:val="007E503C"/>
    <w:rsid w:val="007E599D"/>
    <w:rsid w:val="007E5E6D"/>
    <w:rsid w:val="007E62C2"/>
    <w:rsid w:val="007E6784"/>
    <w:rsid w:val="007E67CB"/>
    <w:rsid w:val="007E68F5"/>
    <w:rsid w:val="007E6B7B"/>
    <w:rsid w:val="007E6C2C"/>
    <w:rsid w:val="007E6F85"/>
    <w:rsid w:val="007E7BF4"/>
    <w:rsid w:val="007F0053"/>
    <w:rsid w:val="007F05E0"/>
    <w:rsid w:val="007F07B1"/>
    <w:rsid w:val="007F0A46"/>
    <w:rsid w:val="007F20F3"/>
    <w:rsid w:val="007F213B"/>
    <w:rsid w:val="007F27FF"/>
    <w:rsid w:val="007F2D36"/>
    <w:rsid w:val="007F309C"/>
    <w:rsid w:val="007F35EA"/>
    <w:rsid w:val="007F4585"/>
    <w:rsid w:val="007F617E"/>
    <w:rsid w:val="007F66CE"/>
    <w:rsid w:val="007F6D04"/>
    <w:rsid w:val="007F720E"/>
    <w:rsid w:val="007F7477"/>
    <w:rsid w:val="007F7612"/>
    <w:rsid w:val="007F7CDF"/>
    <w:rsid w:val="007F7D9D"/>
    <w:rsid w:val="007F7EE0"/>
    <w:rsid w:val="0080004F"/>
    <w:rsid w:val="0080058A"/>
    <w:rsid w:val="00800993"/>
    <w:rsid w:val="00800ABE"/>
    <w:rsid w:val="00801363"/>
    <w:rsid w:val="00801E2F"/>
    <w:rsid w:val="00801EFC"/>
    <w:rsid w:val="008021BD"/>
    <w:rsid w:val="00803276"/>
    <w:rsid w:val="0080343E"/>
    <w:rsid w:val="00803555"/>
    <w:rsid w:val="00803AC9"/>
    <w:rsid w:val="008045EF"/>
    <w:rsid w:val="00804C29"/>
    <w:rsid w:val="008050B6"/>
    <w:rsid w:val="008055AC"/>
    <w:rsid w:val="0080566C"/>
    <w:rsid w:val="00805AE8"/>
    <w:rsid w:val="00806261"/>
    <w:rsid w:val="00806D79"/>
    <w:rsid w:val="00807108"/>
    <w:rsid w:val="0080748F"/>
    <w:rsid w:val="00807A6B"/>
    <w:rsid w:val="00807B0F"/>
    <w:rsid w:val="00807D1E"/>
    <w:rsid w:val="00810B00"/>
    <w:rsid w:val="00811174"/>
    <w:rsid w:val="00811185"/>
    <w:rsid w:val="00811279"/>
    <w:rsid w:val="008113AA"/>
    <w:rsid w:val="00811479"/>
    <w:rsid w:val="008116FC"/>
    <w:rsid w:val="00811804"/>
    <w:rsid w:val="00811BF5"/>
    <w:rsid w:val="00811E39"/>
    <w:rsid w:val="00811FFC"/>
    <w:rsid w:val="00812234"/>
    <w:rsid w:val="0081223A"/>
    <w:rsid w:val="008123BA"/>
    <w:rsid w:val="0081258F"/>
    <w:rsid w:val="00813661"/>
    <w:rsid w:val="00813B8A"/>
    <w:rsid w:val="00814524"/>
    <w:rsid w:val="008145F7"/>
    <w:rsid w:val="0081476D"/>
    <w:rsid w:val="008149A6"/>
    <w:rsid w:val="008157D0"/>
    <w:rsid w:val="00815808"/>
    <w:rsid w:val="00815A00"/>
    <w:rsid w:val="00815E16"/>
    <w:rsid w:val="0081607E"/>
    <w:rsid w:val="0081612A"/>
    <w:rsid w:val="00816370"/>
    <w:rsid w:val="008167CE"/>
    <w:rsid w:val="0081681E"/>
    <w:rsid w:val="00816A7D"/>
    <w:rsid w:val="00816AE3"/>
    <w:rsid w:val="00816BE0"/>
    <w:rsid w:val="00816E14"/>
    <w:rsid w:val="00816F16"/>
    <w:rsid w:val="0081725A"/>
    <w:rsid w:val="00817291"/>
    <w:rsid w:val="00817347"/>
    <w:rsid w:val="0081736A"/>
    <w:rsid w:val="00817C59"/>
    <w:rsid w:val="00820218"/>
    <w:rsid w:val="00820D2D"/>
    <w:rsid w:val="00820F57"/>
    <w:rsid w:val="00820F99"/>
    <w:rsid w:val="008211D3"/>
    <w:rsid w:val="008212A4"/>
    <w:rsid w:val="00821320"/>
    <w:rsid w:val="00821757"/>
    <w:rsid w:val="008223E1"/>
    <w:rsid w:val="008227CF"/>
    <w:rsid w:val="00823362"/>
    <w:rsid w:val="008233F0"/>
    <w:rsid w:val="00824236"/>
    <w:rsid w:val="00824650"/>
    <w:rsid w:val="00824A70"/>
    <w:rsid w:val="0082609A"/>
    <w:rsid w:val="00826106"/>
    <w:rsid w:val="0082670C"/>
    <w:rsid w:val="00826D1B"/>
    <w:rsid w:val="00827993"/>
    <w:rsid w:val="008279E3"/>
    <w:rsid w:val="0083058F"/>
    <w:rsid w:val="008308C9"/>
    <w:rsid w:val="008317A2"/>
    <w:rsid w:val="00831E0C"/>
    <w:rsid w:val="008324D1"/>
    <w:rsid w:val="008327D6"/>
    <w:rsid w:val="00832ECA"/>
    <w:rsid w:val="00832F06"/>
    <w:rsid w:val="008331D8"/>
    <w:rsid w:val="00833705"/>
    <w:rsid w:val="0083379E"/>
    <w:rsid w:val="00833D38"/>
    <w:rsid w:val="008343F0"/>
    <w:rsid w:val="00834486"/>
    <w:rsid w:val="0083496E"/>
    <w:rsid w:val="008351BD"/>
    <w:rsid w:val="008353F2"/>
    <w:rsid w:val="0083543A"/>
    <w:rsid w:val="0083613E"/>
    <w:rsid w:val="00836622"/>
    <w:rsid w:val="0083671A"/>
    <w:rsid w:val="008368B0"/>
    <w:rsid w:val="00836EA6"/>
    <w:rsid w:val="00837114"/>
    <w:rsid w:val="00837327"/>
    <w:rsid w:val="00837A23"/>
    <w:rsid w:val="00837F81"/>
    <w:rsid w:val="0084011A"/>
    <w:rsid w:val="008403E8"/>
    <w:rsid w:val="0084040E"/>
    <w:rsid w:val="00840921"/>
    <w:rsid w:val="00840FE5"/>
    <w:rsid w:val="00841430"/>
    <w:rsid w:val="008414EA"/>
    <w:rsid w:val="00841801"/>
    <w:rsid w:val="008418FE"/>
    <w:rsid w:val="00841A7E"/>
    <w:rsid w:val="00842450"/>
    <w:rsid w:val="00842627"/>
    <w:rsid w:val="00842C58"/>
    <w:rsid w:val="008431FB"/>
    <w:rsid w:val="00843D21"/>
    <w:rsid w:val="008446E8"/>
    <w:rsid w:val="00844C1B"/>
    <w:rsid w:val="0084584F"/>
    <w:rsid w:val="00845B0E"/>
    <w:rsid w:val="00845DA8"/>
    <w:rsid w:val="00846A79"/>
    <w:rsid w:val="00846E02"/>
    <w:rsid w:val="00846F99"/>
    <w:rsid w:val="008471E0"/>
    <w:rsid w:val="008472E4"/>
    <w:rsid w:val="00847C7B"/>
    <w:rsid w:val="00847F52"/>
    <w:rsid w:val="0085025A"/>
    <w:rsid w:val="008505CC"/>
    <w:rsid w:val="008512A3"/>
    <w:rsid w:val="00851B40"/>
    <w:rsid w:val="00851BB4"/>
    <w:rsid w:val="00851D10"/>
    <w:rsid w:val="008523EA"/>
    <w:rsid w:val="008525EB"/>
    <w:rsid w:val="008529C3"/>
    <w:rsid w:val="00852A56"/>
    <w:rsid w:val="00853343"/>
    <w:rsid w:val="0085367D"/>
    <w:rsid w:val="00853CF6"/>
    <w:rsid w:val="00854B95"/>
    <w:rsid w:val="00854D8D"/>
    <w:rsid w:val="008557E5"/>
    <w:rsid w:val="00855D4E"/>
    <w:rsid w:val="00856DF2"/>
    <w:rsid w:val="00856EC5"/>
    <w:rsid w:val="00857369"/>
    <w:rsid w:val="00857E59"/>
    <w:rsid w:val="00857F40"/>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A38"/>
    <w:rsid w:val="00862BAC"/>
    <w:rsid w:val="00863400"/>
    <w:rsid w:val="0086354B"/>
    <w:rsid w:val="00863608"/>
    <w:rsid w:val="00863918"/>
    <w:rsid w:val="00863C6D"/>
    <w:rsid w:val="00864247"/>
    <w:rsid w:val="008646CA"/>
    <w:rsid w:val="00864BDF"/>
    <w:rsid w:val="00865776"/>
    <w:rsid w:val="00866C5E"/>
    <w:rsid w:val="0086760B"/>
    <w:rsid w:val="00867CF7"/>
    <w:rsid w:val="00870188"/>
    <w:rsid w:val="008708A3"/>
    <w:rsid w:val="00870B40"/>
    <w:rsid w:val="00870D84"/>
    <w:rsid w:val="00871DB9"/>
    <w:rsid w:val="00871FE7"/>
    <w:rsid w:val="00872015"/>
    <w:rsid w:val="00872238"/>
    <w:rsid w:val="00872693"/>
    <w:rsid w:val="0087325A"/>
    <w:rsid w:val="0087493B"/>
    <w:rsid w:val="0087497E"/>
    <w:rsid w:val="0087499F"/>
    <w:rsid w:val="008749E2"/>
    <w:rsid w:val="00874A47"/>
    <w:rsid w:val="00874A5C"/>
    <w:rsid w:val="00874FA2"/>
    <w:rsid w:val="00875523"/>
    <w:rsid w:val="0087567A"/>
    <w:rsid w:val="0087577B"/>
    <w:rsid w:val="00875EE0"/>
    <w:rsid w:val="00876044"/>
    <w:rsid w:val="008764BA"/>
    <w:rsid w:val="00877394"/>
    <w:rsid w:val="00877A67"/>
    <w:rsid w:val="00877AEA"/>
    <w:rsid w:val="00880903"/>
    <w:rsid w:val="00880AC5"/>
    <w:rsid w:val="0088152C"/>
    <w:rsid w:val="008816BC"/>
    <w:rsid w:val="00882489"/>
    <w:rsid w:val="008827A7"/>
    <w:rsid w:val="00882A0A"/>
    <w:rsid w:val="00883325"/>
    <w:rsid w:val="0088394A"/>
    <w:rsid w:val="00883F04"/>
    <w:rsid w:val="00884672"/>
    <w:rsid w:val="0088536E"/>
    <w:rsid w:val="00885BA2"/>
    <w:rsid w:val="00885D4C"/>
    <w:rsid w:val="008860DE"/>
    <w:rsid w:val="00886985"/>
    <w:rsid w:val="008869E1"/>
    <w:rsid w:val="00887045"/>
    <w:rsid w:val="00887683"/>
    <w:rsid w:val="00890CFD"/>
    <w:rsid w:val="00890D2E"/>
    <w:rsid w:val="008913F2"/>
    <w:rsid w:val="0089147C"/>
    <w:rsid w:val="0089176F"/>
    <w:rsid w:val="0089177D"/>
    <w:rsid w:val="0089178E"/>
    <w:rsid w:val="00892559"/>
    <w:rsid w:val="00892940"/>
    <w:rsid w:val="008929AE"/>
    <w:rsid w:val="00892DA6"/>
    <w:rsid w:val="00893BEB"/>
    <w:rsid w:val="00893DFA"/>
    <w:rsid w:val="00894104"/>
    <w:rsid w:val="00894149"/>
    <w:rsid w:val="0089435D"/>
    <w:rsid w:val="008948F0"/>
    <w:rsid w:val="00895308"/>
    <w:rsid w:val="0089552C"/>
    <w:rsid w:val="008958E9"/>
    <w:rsid w:val="00896326"/>
    <w:rsid w:val="00896D74"/>
    <w:rsid w:val="00896FCF"/>
    <w:rsid w:val="008979EA"/>
    <w:rsid w:val="008A014D"/>
    <w:rsid w:val="008A0DE0"/>
    <w:rsid w:val="008A0F0D"/>
    <w:rsid w:val="008A0F87"/>
    <w:rsid w:val="008A1C8D"/>
    <w:rsid w:val="008A1EC2"/>
    <w:rsid w:val="008A22C6"/>
    <w:rsid w:val="008A2609"/>
    <w:rsid w:val="008A27B0"/>
    <w:rsid w:val="008A28D4"/>
    <w:rsid w:val="008A2E25"/>
    <w:rsid w:val="008A2FA2"/>
    <w:rsid w:val="008A2FA7"/>
    <w:rsid w:val="008A348B"/>
    <w:rsid w:val="008A35FC"/>
    <w:rsid w:val="008A3C32"/>
    <w:rsid w:val="008A3E9D"/>
    <w:rsid w:val="008A446F"/>
    <w:rsid w:val="008A493D"/>
    <w:rsid w:val="008A4AA4"/>
    <w:rsid w:val="008A4E7A"/>
    <w:rsid w:val="008A5458"/>
    <w:rsid w:val="008A5486"/>
    <w:rsid w:val="008A5F06"/>
    <w:rsid w:val="008A641D"/>
    <w:rsid w:val="008A690B"/>
    <w:rsid w:val="008A734F"/>
    <w:rsid w:val="008A7E25"/>
    <w:rsid w:val="008B095A"/>
    <w:rsid w:val="008B0DC3"/>
    <w:rsid w:val="008B158C"/>
    <w:rsid w:val="008B1779"/>
    <w:rsid w:val="008B17C6"/>
    <w:rsid w:val="008B1C5C"/>
    <w:rsid w:val="008B24E1"/>
    <w:rsid w:val="008B2A1D"/>
    <w:rsid w:val="008B2BDD"/>
    <w:rsid w:val="008B33D2"/>
    <w:rsid w:val="008B3CB2"/>
    <w:rsid w:val="008B3E78"/>
    <w:rsid w:val="008B3EE5"/>
    <w:rsid w:val="008B46E7"/>
    <w:rsid w:val="008B49B8"/>
    <w:rsid w:val="008B4CFF"/>
    <w:rsid w:val="008B5039"/>
    <w:rsid w:val="008B5493"/>
    <w:rsid w:val="008B5C7C"/>
    <w:rsid w:val="008B6581"/>
    <w:rsid w:val="008B7659"/>
    <w:rsid w:val="008C02C7"/>
    <w:rsid w:val="008C06C1"/>
    <w:rsid w:val="008C15D0"/>
    <w:rsid w:val="008C1CD5"/>
    <w:rsid w:val="008C205A"/>
    <w:rsid w:val="008C27AE"/>
    <w:rsid w:val="008C2D7B"/>
    <w:rsid w:val="008C3083"/>
    <w:rsid w:val="008C38EB"/>
    <w:rsid w:val="008C4764"/>
    <w:rsid w:val="008C4E3A"/>
    <w:rsid w:val="008C55D6"/>
    <w:rsid w:val="008C5847"/>
    <w:rsid w:val="008C5D38"/>
    <w:rsid w:val="008C5DB0"/>
    <w:rsid w:val="008C67D6"/>
    <w:rsid w:val="008C6C4F"/>
    <w:rsid w:val="008C75A3"/>
    <w:rsid w:val="008C7D82"/>
    <w:rsid w:val="008D008B"/>
    <w:rsid w:val="008D0170"/>
    <w:rsid w:val="008D01DF"/>
    <w:rsid w:val="008D040E"/>
    <w:rsid w:val="008D0B80"/>
    <w:rsid w:val="008D14E2"/>
    <w:rsid w:val="008D17DA"/>
    <w:rsid w:val="008D19B2"/>
    <w:rsid w:val="008D22A1"/>
    <w:rsid w:val="008D2955"/>
    <w:rsid w:val="008D351D"/>
    <w:rsid w:val="008D3D0D"/>
    <w:rsid w:val="008D46EC"/>
    <w:rsid w:val="008D61A0"/>
    <w:rsid w:val="008D6A75"/>
    <w:rsid w:val="008D714C"/>
    <w:rsid w:val="008D72C9"/>
    <w:rsid w:val="008E0039"/>
    <w:rsid w:val="008E037F"/>
    <w:rsid w:val="008E0634"/>
    <w:rsid w:val="008E07C3"/>
    <w:rsid w:val="008E0BC2"/>
    <w:rsid w:val="008E0F75"/>
    <w:rsid w:val="008E11CA"/>
    <w:rsid w:val="008E170A"/>
    <w:rsid w:val="008E2E20"/>
    <w:rsid w:val="008E3560"/>
    <w:rsid w:val="008E36C2"/>
    <w:rsid w:val="008E3722"/>
    <w:rsid w:val="008E3767"/>
    <w:rsid w:val="008E3D5D"/>
    <w:rsid w:val="008E4B6F"/>
    <w:rsid w:val="008E4B8C"/>
    <w:rsid w:val="008E51A4"/>
    <w:rsid w:val="008E542C"/>
    <w:rsid w:val="008E5DB6"/>
    <w:rsid w:val="008E602C"/>
    <w:rsid w:val="008E61B0"/>
    <w:rsid w:val="008E6334"/>
    <w:rsid w:val="008E6FE0"/>
    <w:rsid w:val="008E70B3"/>
    <w:rsid w:val="008E75C1"/>
    <w:rsid w:val="008E7614"/>
    <w:rsid w:val="008E78C5"/>
    <w:rsid w:val="008F011B"/>
    <w:rsid w:val="008F038F"/>
    <w:rsid w:val="008F0625"/>
    <w:rsid w:val="008F0951"/>
    <w:rsid w:val="008F1789"/>
    <w:rsid w:val="008F19CE"/>
    <w:rsid w:val="008F1FBD"/>
    <w:rsid w:val="008F2162"/>
    <w:rsid w:val="008F2452"/>
    <w:rsid w:val="008F2A19"/>
    <w:rsid w:val="008F3092"/>
    <w:rsid w:val="008F3601"/>
    <w:rsid w:val="008F37AD"/>
    <w:rsid w:val="008F3FD0"/>
    <w:rsid w:val="008F453A"/>
    <w:rsid w:val="008F4E2B"/>
    <w:rsid w:val="008F5B2B"/>
    <w:rsid w:val="008F6102"/>
    <w:rsid w:val="008F6595"/>
    <w:rsid w:val="008F6768"/>
    <w:rsid w:val="008F7668"/>
    <w:rsid w:val="008F7C7B"/>
    <w:rsid w:val="008F7E8A"/>
    <w:rsid w:val="0090007C"/>
    <w:rsid w:val="00900B1A"/>
    <w:rsid w:val="00900B7F"/>
    <w:rsid w:val="00900D1B"/>
    <w:rsid w:val="00901013"/>
    <w:rsid w:val="00901508"/>
    <w:rsid w:val="009017C2"/>
    <w:rsid w:val="00901BD0"/>
    <w:rsid w:val="00901C0F"/>
    <w:rsid w:val="009021A8"/>
    <w:rsid w:val="0090230A"/>
    <w:rsid w:val="0090245D"/>
    <w:rsid w:val="00902E7F"/>
    <w:rsid w:val="00903601"/>
    <w:rsid w:val="0090421C"/>
    <w:rsid w:val="00904DB1"/>
    <w:rsid w:val="00905051"/>
    <w:rsid w:val="00905087"/>
    <w:rsid w:val="00905528"/>
    <w:rsid w:val="009055E6"/>
    <w:rsid w:val="00905E6E"/>
    <w:rsid w:val="00906CD4"/>
    <w:rsid w:val="00906D82"/>
    <w:rsid w:val="00907142"/>
    <w:rsid w:val="00907380"/>
    <w:rsid w:val="00907CFC"/>
    <w:rsid w:val="00907D4F"/>
    <w:rsid w:val="00907DE9"/>
    <w:rsid w:val="00907FC4"/>
    <w:rsid w:val="009100A7"/>
    <w:rsid w:val="009102AD"/>
    <w:rsid w:val="00910803"/>
    <w:rsid w:val="0091174F"/>
    <w:rsid w:val="0091196C"/>
    <w:rsid w:val="00912451"/>
    <w:rsid w:val="009125B3"/>
    <w:rsid w:val="009127FD"/>
    <w:rsid w:val="009130D6"/>
    <w:rsid w:val="00913512"/>
    <w:rsid w:val="009135CF"/>
    <w:rsid w:val="009135DA"/>
    <w:rsid w:val="009135E1"/>
    <w:rsid w:val="009136A9"/>
    <w:rsid w:val="009139C0"/>
    <w:rsid w:val="00913D5E"/>
    <w:rsid w:val="00914763"/>
    <w:rsid w:val="00914A32"/>
    <w:rsid w:val="00914A3A"/>
    <w:rsid w:val="00914D5A"/>
    <w:rsid w:val="0091568C"/>
    <w:rsid w:val="00915F3D"/>
    <w:rsid w:val="009163C4"/>
    <w:rsid w:val="009165B4"/>
    <w:rsid w:val="0091671E"/>
    <w:rsid w:val="009170D2"/>
    <w:rsid w:val="009172E6"/>
    <w:rsid w:val="009202A3"/>
    <w:rsid w:val="009208EF"/>
    <w:rsid w:val="00920922"/>
    <w:rsid w:val="00920B59"/>
    <w:rsid w:val="00920D2C"/>
    <w:rsid w:val="0092101F"/>
    <w:rsid w:val="00922807"/>
    <w:rsid w:val="00922D45"/>
    <w:rsid w:val="0092396B"/>
    <w:rsid w:val="009242D3"/>
    <w:rsid w:val="009248A1"/>
    <w:rsid w:val="00924A39"/>
    <w:rsid w:val="00925285"/>
    <w:rsid w:val="00926560"/>
    <w:rsid w:val="0092661E"/>
    <w:rsid w:val="00926A43"/>
    <w:rsid w:val="00926B08"/>
    <w:rsid w:val="00926D5F"/>
    <w:rsid w:val="00927EE5"/>
    <w:rsid w:val="009309A1"/>
    <w:rsid w:val="00930D6E"/>
    <w:rsid w:val="00930FEC"/>
    <w:rsid w:val="0093112D"/>
    <w:rsid w:val="00931151"/>
    <w:rsid w:val="009313B8"/>
    <w:rsid w:val="00931489"/>
    <w:rsid w:val="009316B0"/>
    <w:rsid w:val="00931876"/>
    <w:rsid w:val="00931D53"/>
    <w:rsid w:val="00932620"/>
    <w:rsid w:val="00932664"/>
    <w:rsid w:val="009338D6"/>
    <w:rsid w:val="00934A10"/>
    <w:rsid w:val="009351F3"/>
    <w:rsid w:val="009351FD"/>
    <w:rsid w:val="009352CD"/>
    <w:rsid w:val="0093541E"/>
    <w:rsid w:val="00935537"/>
    <w:rsid w:val="009355E0"/>
    <w:rsid w:val="00935891"/>
    <w:rsid w:val="009358CD"/>
    <w:rsid w:val="009359CC"/>
    <w:rsid w:val="00935B01"/>
    <w:rsid w:val="00935D3A"/>
    <w:rsid w:val="00935DE9"/>
    <w:rsid w:val="009360BC"/>
    <w:rsid w:val="00936A30"/>
    <w:rsid w:val="00936B29"/>
    <w:rsid w:val="009372D8"/>
    <w:rsid w:val="00937374"/>
    <w:rsid w:val="0093767D"/>
    <w:rsid w:val="00937BD1"/>
    <w:rsid w:val="00937D47"/>
    <w:rsid w:val="00937E80"/>
    <w:rsid w:val="00940028"/>
    <w:rsid w:val="00940055"/>
    <w:rsid w:val="009406C0"/>
    <w:rsid w:val="00940F31"/>
    <w:rsid w:val="00940FBC"/>
    <w:rsid w:val="0094163A"/>
    <w:rsid w:val="0094211D"/>
    <w:rsid w:val="00942861"/>
    <w:rsid w:val="00942CF0"/>
    <w:rsid w:val="00943249"/>
    <w:rsid w:val="0094338E"/>
    <w:rsid w:val="009438D0"/>
    <w:rsid w:val="00943E74"/>
    <w:rsid w:val="00944070"/>
    <w:rsid w:val="00944188"/>
    <w:rsid w:val="00944226"/>
    <w:rsid w:val="009442FC"/>
    <w:rsid w:val="00944389"/>
    <w:rsid w:val="0094482C"/>
    <w:rsid w:val="00944950"/>
    <w:rsid w:val="00945423"/>
    <w:rsid w:val="009455FE"/>
    <w:rsid w:val="00945CE8"/>
    <w:rsid w:val="0094618E"/>
    <w:rsid w:val="009461CC"/>
    <w:rsid w:val="00946DF5"/>
    <w:rsid w:val="00946FC1"/>
    <w:rsid w:val="00947FC3"/>
    <w:rsid w:val="009500BF"/>
    <w:rsid w:val="009505C5"/>
    <w:rsid w:val="009507E8"/>
    <w:rsid w:val="00950D30"/>
    <w:rsid w:val="00950F4C"/>
    <w:rsid w:val="0095104D"/>
    <w:rsid w:val="009513D6"/>
    <w:rsid w:val="00951796"/>
    <w:rsid w:val="00951952"/>
    <w:rsid w:val="009519C7"/>
    <w:rsid w:val="00951BCB"/>
    <w:rsid w:val="00951C55"/>
    <w:rsid w:val="0095228B"/>
    <w:rsid w:val="009524B2"/>
    <w:rsid w:val="009525E6"/>
    <w:rsid w:val="009526B1"/>
    <w:rsid w:val="009526C3"/>
    <w:rsid w:val="00952CBA"/>
    <w:rsid w:val="009532A1"/>
    <w:rsid w:val="009539FA"/>
    <w:rsid w:val="00953A8D"/>
    <w:rsid w:val="00953B34"/>
    <w:rsid w:val="00953FA9"/>
    <w:rsid w:val="00954129"/>
    <w:rsid w:val="0095540A"/>
    <w:rsid w:val="009557D6"/>
    <w:rsid w:val="00955AA2"/>
    <w:rsid w:val="00955F89"/>
    <w:rsid w:val="00956483"/>
    <w:rsid w:val="00956913"/>
    <w:rsid w:val="00956C2E"/>
    <w:rsid w:val="00957DFC"/>
    <w:rsid w:val="0096055E"/>
    <w:rsid w:val="009606A5"/>
    <w:rsid w:val="009608CD"/>
    <w:rsid w:val="00960944"/>
    <w:rsid w:val="009611D9"/>
    <w:rsid w:val="0096134E"/>
    <w:rsid w:val="009613B3"/>
    <w:rsid w:val="00961B2B"/>
    <w:rsid w:val="00962119"/>
    <w:rsid w:val="00962626"/>
    <w:rsid w:val="00963623"/>
    <w:rsid w:val="00963ACE"/>
    <w:rsid w:val="00963AF0"/>
    <w:rsid w:val="00963F99"/>
    <w:rsid w:val="00964347"/>
    <w:rsid w:val="009649D0"/>
    <w:rsid w:val="00964B0C"/>
    <w:rsid w:val="00964B4C"/>
    <w:rsid w:val="00964D23"/>
    <w:rsid w:val="009650C0"/>
    <w:rsid w:val="00965615"/>
    <w:rsid w:val="00965B05"/>
    <w:rsid w:val="00965D87"/>
    <w:rsid w:val="00966715"/>
    <w:rsid w:val="00966E53"/>
    <w:rsid w:val="0096701D"/>
    <w:rsid w:val="00967403"/>
    <w:rsid w:val="0096761D"/>
    <w:rsid w:val="00967683"/>
    <w:rsid w:val="009700FD"/>
    <w:rsid w:val="00970257"/>
    <w:rsid w:val="00970973"/>
    <w:rsid w:val="00970A55"/>
    <w:rsid w:val="00971205"/>
    <w:rsid w:val="0097127C"/>
    <w:rsid w:val="0097153C"/>
    <w:rsid w:val="00971A00"/>
    <w:rsid w:val="00971B09"/>
    <w:rsid w:val="00971C57"/>
    <w:rsid w:val="00971E16"/>
    <w:rsid w:val="0097287D"/>
    <w:rsid w:val="0097290B"/>
    <w:rsid w:val="00972BA3"/>
    <w:rsid w:val="00972D7B"/>
    <w:rsid w:val="00973154"/>
    <w:rsid w:val="00973274"/>
    <w:rsid w:val="00974615"/>
    <w:rsid w:val="0097588A"/>
    <w:rsid w:val="00975F5D"/>
    <w:rsid w:val="009761A8"/>
    <w:rsid w:val="00976811"/>
    <w:rsid w:val="00976AEB"/>
    <w:rsid w:val="00976E80"/>
    <w:rsid w:val="00977120"/>
    <w:rsid w:val="00977197"/>
    <w:rsid w:val="00977D06"/>
    <w:rsid w:val="00977EAF"/>
    <w:rsid w:val="00977EC4"/>
    <w:rsid w:val="00982472"/>
    <w:rsid w:val="00982B50"/>
    <w:rsid w:val="00983580"/>
    <w:rsid w:val="00983A23"/>
    <w:rsid w:val="00983F96"/>
    <w:rsid w:val="009841DE"/>
    <w:rsid w:val="00984BDE"/>
    <w:rsid w:val="00985654"/>
    <w:rsid w:val="009856BE"/>
    <w:rsid w:val="00985758"/>
    <w:rsid w:val="00985A75"/>
    <w:rsid w:val="0098673B"/>
    <w:rsid w:val="00986B93"/>
    <w:rsid w:val="009870E3"/>
    <w:rsid w:val="00987489"/>
    <w:rsid w:val="00987A3A"/>
    <w:rsid w:val="00987D54"/>
    <w:rsid w:val="00990294"/>
    <w:rsid w:val="00990452"/>
    <w:rsid w:val="0099050D"/>
    <w:rsid w:val="009907B4"/>
    <w:rsid w:val="00990CEF"/>
    <w:rsid w:val="00990DDD"/>
    <w:rsid w:val="009915E8"/>
    <w:rsid w:val="00992137"/>
    <w:rsid w:val="00992848"/>
    <w:rsid w:val="00993375"/>
    <w:rsid w:val="009934C6"/>
    <w:rsid w:val="00993CE7"/>
    <w:rsid w:val="00994099"/>
    <w:rsid w:val="009943CD"/>
    <w:rsid w:val="009952B7"/>
    <w:rsid w:val="00995683"/>
    <w:rsid w:val="00996380"/>
    <w:rsid w:val="009967C3"/>
    <w:rsid w:val="00997087"/>
    <w:rsid w:val="00997292"/>
    <w:rsid w:val="009975B0"/>
    <w:rsid w:val="0099779C"/>
    <w:rsid w:val="00997C20"/>
    <w:rsid w:val="009A00AB"/>
    <w:rsid w:val="009A00F6"/>
    <w:rsid w:val="009A0315"/>
    <w:rsid w:val="009A0566"/>
    <w:rsid w:val="009A08C7"/>
    <w:rsid w:val="009A0926"/>
    <w:rsid w:val="009A111D"/>
    <w:rsid w:val="009A12E4"/>
    <w:rsid w:val="009A1345"/>
    <w:rsid w:val="009A1510"/>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177"/>
    <w:rsid w:val="009A630B"/>
    <w:rsid w:val="009A6851"/>
    <w:rsid w:val="009A6D8E"/>
    <w:rsid w:val="009A70D1"/>
    <w:rsid w:val="009A76EF"/>
    <w:rsid w:val="009A7B28"/>
    <w:rsid w:val="009A7C76"/>
    <w:rsid w:val="009B01C8"/>
    <w:rsid w:val="009B02A0"/>
    <w:rsid w:val="009B0551"/>
    <w:rsid w:val="009B142C"/>
    <w:rsid w:val="009B1F81"/>
    <w:rsid w:val="009B2395"/>
    <w:rsid w:val="009B27AA"/>
    <w:rsid w:val="009B2C55"/>
    <w:rsid w:val="009B3D3F"/>
    <w:rsid w:val="009B48E5"/>
    <w:rsid w:val="009B49B7"/>
    <w:rsid w:val="009B505A"/>
    <w:rsid w:val="009B50DC"/>
    <w:rsid w:val="009B5320"/>
    <w:rsid w:val="009B5BBB"/>
    <w:rsid w:val="009B5E7E"/>
    <w:rsid w:val="009B6780"/>
    <w:rsid w:val="009B68DB"/>
    <w:rsid w:val="009B6BE9"/>
    <w:rsid w:val="009B7074"/>
    <w:rsid w:val="009B718F"/>
    <w:rsid w:val="009B74EB"/>
    <w:rsid w:val="009B76EC"/>
    <w:rsid w:val="009B7C29"/>
    <w:rsid w:val="009B7CD2"/>
    <w:rsid w:val="009C18CF"/>
    <w:rsid w:val="009C1A93"/>
    <w:rsid w:val="009C1D07"/>
    <w:rsid w:val="009C23FD"/>
    <w:rsid w:val="009C2F46"/>
    <w:rsid w:val="009C3982"/>
    <w:rsid w:val="009C3EF9"/>
    <w:rsid w:val="009C431B"/>
    <w:rsid w:val="009C4A63"/>
    <w:rsid w:val="009C4B66"/>
    <w:rsid w:val="009C5538"/>
    <w:rsid w:val="009C56EC"/>
    <w:rsid w:val="009C59B7"/>
    <w:rsid w:val="009C5E1C"/>
    <w:rsid w:val="009C6D23"/>
    <w:rsid w:val="009C6E3C"/>
    <w:rsid w:val="009C73A9"/>
    <w:rsid w:val="009C742B"/>
    <w:rsid w:val="009C7755"/>
    <w:rsid w:val="009D0459"/>
    <w:rsid w:val="009D0868"/>
    <w:rsid w:val="009D14FD"/>
    <w:rsid w:val="009D1C06"/>
    <w:rsid w:val="009D1D2E"/>
    <w:rsid w:val="009D1FA7"/>
    <w:rsid w:val="009D205F"/>
    <w:rsid w:val="009D21A1"/>
    <w:rsid w:val="009D31C5"/>
    <w:rsid w:val="009D31F3"/>
    <w:rsid w:val="009D339E"/>
    <w:rsid w:val="009D3C89"/>
    <w:rsid w:val="009D3E05"/>
    <w:rsid w:val="009D3ED5"/>
    <w:rsid w:val="009D49F1"/>
    <w:rsid w:val="009D4EC0"/>
    <w:rsid w:val="009D6884"/>
    <w:rsid w:val="009D6B5A"/>
    <w:rsid w:val="009D70F9"/>
    <w:rsid w:val="009D7639"/>
    <w:rsid w:val="009D7E96"/>
    <w:rsid w:val="009E02A6"/>
    <w:rsid w:val="009E099A"/>
    <w:rsid w:val="009E09CA"/>
    <w:rsid w:val="009E0AE8"/>
    <w:rsid w:val="009E0D45"/>
    <w:rsid w:val="009E16A8"/>
    <w:rsid w:val="009E1837"/>
    <w:rsid w:val="009E193F"/>
    <w:rsid w:val="009E2952"/>
    <w:rsid w:val="009E30A3"/>
    <w:rsid w:val="009E3705"/>
    <w:rsid w:val="009E3864"/>
    <w:rsid w:val="009E3BB5"/>
    <w:rsid w:val="009E3E0A"/>
    <w:rsid w:val="009E3F46"/>
    <w:rsid w:val="009E471B"/>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3B6"/>
    <w:rsid w:val="009F066E"/>
    <w:rsid w:val="009F0A97"/>
    <w:rsid w:val="009F0C35"/>
    <w:rsid w:val="009F102B"/>
    <w:rsid w:val="009F10D4"/>
    <w:rsid w:val="009F1297"/>
    <w:rsid w:val="009F17EA"/>
    <w:rsid w:val="009F19E1"/>
    <w:rsid w:val="009F1B36"/>
    <w:rsid w:val="009F1E54"/>
    <w:rsid w:val="009F1E9A"/>
    <w:rsid w:val="009F1EC1"/>
    <w:rsid w:val="009F2395"/>
    <w:rsid w:val="009F2530"/>
    <w:rsid w:val="009F2657"/>
    <w:rsid w:val="009F2733"/>
    <w:rsid w:val="009F27E9"/>
    <w:rsid w:val="009F2F7F"/>
    <w:rsid w:val="009F3444"/>
    <w:rsid w:val="009F3527"/>
    <w:rsid w:val="009F3BBA"/>
    <w:rsid w:val="009F3D8E"/>
    <w:rsid w:val="009F3DCF"/>
    <w:rsid w:val="009F41EB"/>
    <w:rsid w:val="009F4ECB"/>
    <w:rsid w:val="009F59B7"/>
    <w:rsid w:val="009F5F7A"/>
    <w:rsid w:val="009F7697"/>
    <w:rsid w:val="009F774E"/>
    <w:rsid w:val="009F7A89"/>
    <w:rsid w:val="009F7F31"/>
    <w:rsid w:val="00A00104"/>
    <w:rsid w:val="00A00226"/>
    <w:rsid w:val="00A00271"/>
    <w:rsid w:val="00A00325"/>
    <w:rsid w:val="00A00BDA"/>
    <w:rsid w:val="00A0169D"/>
    <w:rsid w:val="00A02315"/>
    <w:rsid w:val="00A02377"/>
    <w:rsid w:val="00A02814"/>
    <w:rsid w:val="00A03432"/>
    <w:rsid w:val="00A037F0"/>
    <w:rsid w:val="00A03801"/>
    <w:rsid w:val="00A03867"/>
    <w:rsid w:val="00A041EB"/>
    <w:rsid w:val="00A04A7D"/>
    <w:rsid w:val="00A060CD"/>
    <w:rsid w:val="00A0611F"/>
    <w:rsid w:val="00A06DD6"/>
    <w:rsid w:val="00A073F1"/>
    <w:rsid w:val="00A076A4"/>
    <w:rsid w:val="00A07AC9"/>
    <w:rsid w:val="00A07C5F"/>
    <w:rsid w:val="00A07E4E"/>
    <w:rsid w:val="00A07FB7"/>
    <w:rsid w:val="00A10820"/>
    <w:rsid w:val="00A108E3"/>
    <w:rsid w:val="00A1134F"/>
    <w:rsid w:val="00A113DB"/>
    <w:rsid w:val="00A119B5"/>
    <w:rsid w:val="00A11D7E"/>
    <w:rsid w:val="00A13194"/>
    <w:rsid w:val="00A131A1"/>
    <w:rsid w:val="00A131E8"/>
    <w:rsid w:val="00A13863"/>
    <w:rsid w:val="00A13E84"/>
    <w:rsid w:val="00A145E9"/>
    <w:rsid w:val="00A145F9"/>
    <w:rsid w:val="00A154A1"/>
    <w:rsid w:val="00A15CEA"/>
    <w:rsid w:val="00A168A9"/>
    <w:rsid w:val="00A178AE"/>
    <w:rsid w:val="00A20504"/>
    <w:rsid w:val="00A20AA8"/>
    <w:rsid w:val="00A20DC8"/>
    <w:rsid w:val="00A21CB9"/>
    <w:rsid w:val="00A22499"/>
    <w:rsid w:val="00A22998"/>
    <w:rsid w:val="00A231E7"/>
    <w:rsid w:val="00A2336B"/>
    <w:rsid w:val="00A23A9C"/>
    <w:rsid w:val="00A23D9B"/>
    <w:rsid w:val="00A23E8A"/>
    <w:rsid w:val="00A244C1"/>
    <w:rsid w:val="00A24716"/>
    <w:rsid w:val="00A24724"/>
    <w:rsid w:val="00A24C05"/>
    <w:rsid w:val="00A251F2"/>
    <w:rsid w:val="00A25948"/>
    <w:rsid w:val="00A26747"/>
    <w:rsid w:val="00A271FD"/>
    <w:rsid w:val="00A273F5"/>
    <w:rsid w:val="00A2767C"/>
    <w:rsid w:val="00A27B5E"/>
    <w:rsid w:val="00A27D94"/>
    <w:rsid w:val="00A300DC"/>
    <w:rsid w:val="00A30563"/>
    <w:rsid w:val="00A30FB2"/>
    <w:rsid w:val="00A31190"/>
    <w:rsid w:val="00A311E7"/>
    <w:rsid w:val="00A318A3"/>
    <w:rsid w:val="00A31C2C"/>
    <w:rsid w:val="00A32CC3"/>
    <w:rsid w:val="00A34693"/>
    <w:rsid w:val="00A3511B"/>
    <w:rsid w:val="00A35226"/>
    <w:rsid w:val="00A3623B"/>
    <w:rsid w:val="00A3639E"/>
    <w:rsid w:val="00A3716A"/>
    <w:rsid w:val="00A376CF"/>
    <w:rsid w:val="00A379CA"/>
    <w:rsid w:val="00A37CC2"/>
    <w:rsid w:val="00A4013A"/>
    <w:rsid w:val="00A404F2"/>
    <w:rsid w:val="00A40620"/>
    <w:rsid w:val="00A40F65"/>
    <w:rsid w:val="00A41039"/>
    <w:rsid w:val="00A4169B"/>
    <w:rsid w:val="00A420B2"/>
    <w:rsid w:val="00A426A5"/>
    <w:rsid w:val="00A42E15"/>
    <w:rsid w:val="00A43A0B"/>
    <w:rsid w:val="00A43CF8"/>
    <w:rsid w:val="00A44142"/>
    <w:rsid w:val="00A4433E"/>
    <w:rsid w:val="00A44FE1"/>
    <w:rsid w:val="00A46D12"/>
    <w:rsid w:val="00A4710E"/>
    <w:rsid w:val="00A474B0"/>
    <w:rsid w:val="00A47BB0"/>
    <w:rsid w:val="00A500C3"/>
    <w:rsid w:val="00A50C75"/>
    <w:rsid w:val="00A50D7D"/>
    <w:rsid w:val="00A5158F"/>
    <w:rsid w:val="00A5163D"/>
    <w:rsid w:val="00A51B3E"/>
    <w:rsid w:val="00A521F1"/>
    <w:rsid w:val="00A523F8"/>
    <w:rsid w:val="00A529D2"/>
    <w:rsid w:val="00A52D6B"/>
    <w:rsid w:val="00A53913"/>
    <w:rsid w:val="00A53C70"/>
    <w:rsid w:val="00A5450C"/>
    <w:rsid w:val="00A54F8B"/>
    <w:rsid w:val="00A552F9"/>
    <w:rsid w:val="00A556CC"/>
    <w:rsid w:val="00A55725"/>
    <w:rsid w:val="00A56514"/>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63D"/>
    <w:rsid w:val="00A60719"/>
    <w:rsid w:val="00A610B2"/>
    <w:rsid w:val="00A62B1E"/>
    <w:rsid w:val="00A62FC9"/>
    <w:rsid w:val="00A63352"/>
    <w:rsid w:val="00A649C6"/>
    <w:rsid w:val="00A65073"/>
    <w:rsid w:val="00A66922"/>
    <w:rsid w:val="00A66C83"/>
    <w:rsid w:val="00A66DA7"/>
    <w:rsid w:val="00A66E38"/>
    <w:rsid w:val="00A66FFF"/>
    <w:rsid w:val="00A670EC"/>
    <w:rsid w:val="00A6761E"/>
    <w:rsid w:val="00A67926"/>
    <w:rsid w:val="00A67D28"/>
    <w:rsid w:val="00A67E7E"/>
    <w:rsid w:val="00A703F3"/>
    <w:rsid w:val="00A709A0"/>
    <w:rsid w:val="00A709D1"/>
    <w:rsid w:val="00A70A72"/>
    <w:rsid w:val="00A70C63"/>
    <w:rsid w:val="00A70D5E"/>
    <w:rsid w:val="00A70F21"/>
    <w:rsid w:val="00A71523"/>
    <w:rsid w:val="00A71A33"/>
    <w:rsid w:val="00A71CE7"/>
    <w:rsid w:val="00A71DFF"/>
    <w:rsid w:val="00A7232E"/>
    <w:rsid w:val="00A72621"/>
    <w:rsid w:val="00A72F19"/>
    <w:rsid w:val="00A73232"/>
    <w:rsid w:val="00A735E9"/>
    <w:rsid w:val="00A73A94"/>
    <w:rsid w:val="00A74BC2"/>
    <w:rsid w:val="00A753E6"/>
    <w:rsid w:val="00A753F4"/>
    <w:rsid w:val="00A75B41"/>
    <w:rsid w:val="00A765E8"/>
    <w:rsid w:val="00A76C18"/>
    <w:rsid w:val="00A7703B"/>
    <w:rsid w:val="00A776DA"/>
    <w:rsid w:val="00A77F7B"/>
    <w:rsid w:val="00A80248"/>
    <w:rsid w:val="00A8046D"/>
    <w:rsid w:val="00A80C79"/>
    <w:rsid w:val="00A80E39"/>
    <w:rsid w:val="00A80E6B"/>
    <w:rsid w:val="00A81342"/>
    <w:rsid w:val="00A81651"/>
    <w:rsid w:val="00A81A34"/>
    <w:rsid w:val="00A81B31"/>
    <w:rsid w:val="00A81FE5"/>
    <w:rsid w:val="00A8238A"/>
    <w:rsid w:val="00A82422"/>
    <w:rsid w:val="00A833F0"/>
    <w:rsid w:val="00A8343B"/>
    <w:rsid w:val="00A858D9"/>
    <w:rsid w:val="00A85BF1"/>
    <w:rsid w:val="00A861E6"/>
    <w:rsid w:val="00A86427"/>
    <w:rsid w:val="00A86784"/>
    <w:rsid w:val="00A86B1C"/>
    <w:rsid w:val="00A87063"/>
    <w:rsid w:val="00A87BB6"/>
    <w:rsid w:val="00A87E09"/>
    <w:rsid w:val="00A90082"/>
    <w:rsid w:val="00A9049C"/>
    <w:rsid w:val="00A9104D"/>
    <w:rsid w:val="00A9112B"/>
    <w:rsid w:val="00A9137D"/>
    <w:rsid w:val="00A9183C"/>
    <w:rsid w:val="00A91FBA"/>
    <w:rsid w:val="00A921C7"/>
    <w:rsid w:val="00A92A6A"/>
    <w:rsid w:val="00A92C29"/>
    <w:rsid w:val="00A92E9D"/>
    <w:rsid w:val="00A9344A"/>
    <w:rsid w:val="00A94823"/>
    <w:rsid w:val="00A94B96"/>
    <w:rsid w:val="00A94D82"/>
    <w:rsid w:val="00A94DF8"/>
    <w:rsid w:val="00A9514B"/>
    <w:rsid w:val="00A9551C"/>
    <w:rsid w:val="00A955F5"/>
    <w:rsid w:val="00A966ED"/>
    <w:rsid w:val="00A971DD"/>
    <w:rsid w:val="00A97403"/>
    <w:rsid w:val="00A974A5"/>
    <w:rsid w:val="00A977FC"/>
    <w:rsid w:val="00A97902"/>
    <w:rsid w:val="00A97B4A"/>
    <w:rsid w:val="00AA020C"/>
    <w:rsid w:val="00AA047F"/>
    <w:rsid w:val="00AA04E9"/>
    <w:rsid w:val="00AA09FD"/>
    <w:rsid w:val="00AA0C2B"/>
    <w:rsid w:val="00AA112F"/>
    <w:rsid w:val="00AA1614"/>
    <w:rsid w:val="00AA19F7"/>
    <w:rsid w:val="00AA2119"/>
    <w:rsid w:val="00AA2391"/>
    <w:rsid w:val="00AA239A"/>
    <w:rsid w:val="00AA2479"/>
    <w:rsid w:val="00AA4760"/>
    <w:rsid w:val="00AA4767"/>
    <w:rsid w:val="00AA4801"/>
    <w:rsid w:val="00AA4A19"/>
    <w:rsid w:val="00AA4E3E"/>
    <w:rsid w:val="00AA5009"/>
    <w:rsid w:val="00AA5095"/>
    <w:rsid w:val="00AA6282"/>
    <w:rsid w:val="00AA7078"/>
    <w:rsid w:val="00AA7184"/>
    <w:rsid w:val="00AB00F5"/>
    <w:rsid w:val="00AB0386"/>
    <w:rsid w:val="00AB045C"/>
    <w:rsid w:val="00AB0709"/>
    <w:rsid w:val="00AB0818"/>
    <w:rsid w:val="00AB0E9B"/>
    <w:rsid w:val="00AB1C87"/>
    <w:rsid w:val="00AB2187"/>
    <w:rsid w:val="00AB2AC1"/>
    <w:rsid w:val="00AB345E"/>
    <w:rsid w:val="00AB3878"/>
    <w:rsid w:val="00AB3BD9"/>
    <w:rsid w:val="00AB3FE4"/>
    <w:rsid w:val="00AB4808"/>
    <w:rsid w:val="00AB528D"/>
    <w:rsid w:val="00AB5296"/>
    <w:rsid w:val="00AB63C6"/>
    <w:rsid w:val="00AB6869"/>
    <w:rsid w:val="00AB7607"/>
    <w:rsid w:val="00AB78AE"/>
    <w:rsid w:val="00AB791A"/>
    <w:rsid w:val="00AC07BC"/>
    <w:rsid w:val="00AC07E5"/>
    <w:rsid w:val="00AC095B"/>
    <w:rsid w:val="00AC0A7F"/>
    <w:rsid w:val="00AC0BCA"/>
    <w:rsid w:val="00AC0C13"/>
    <w:rsid w:val="00AC1279"/>
    <w:rsid w:val="00AC14F2"/>
    <w:rsid w:val="00AC1613"/>
    <w:rsid w:val="00AC16B1"/>
    <w:rsid w:val="00AC1B5A"/>
    <w:rsid w:val="00AC20EE"/>
    <w:rsid w:val="00AC2BE6"/>
    <w:rsid w:val="00AC2DF9"/>
    <w:rsid w:val="00AC2F10"/>
    <w:rsid w:val="00AC3525"/>
    <w:rsid w:val="00AC361E"/>
    <w:rsid w:val="00AC3D23"/>
    <w:rsid w:val="00AC5804"/>
    <w:rsid w:val="00AC5933"/>
    <w:rsid w:val="00AC5D58"/>
    <w:rsid w:val="00AC61D8"/>
    <w:rsid w:val="00AC6665"/>
    <w:rsid w:val="00AC6BAC"/>
    <w:rsid w:val="00AC6E00"/>
    <w:rsid w:val="00AC6F16"/>
    <w:rsid w:val="00AC6F71"/>
    <w:rsid w:val="00AC7C96"/>
    <w:rsid w:val="00AC7DF7"/>
    <w:rsid w:val="00AC7F40"/>
    <w:rsid w:val="00AD00AF"/>
    <w:rsid w:val="00AD0D36"/>
    <w:rsid w:val="00AD1099"/>
    <w:rsid w:val="00AD1A5E"/>
    <w:rsid w:val="00AD202B"/>
    <w:rsid w:val="00AD23C4"/>
    <w:rsid w:val="00AD265E"/>
    <w:rsid w:val="00AD2DE0"/>
    <w:rsid w:val="00AD2FB8"/>
    <w:rsid w:val="00AD393F"/>
    <w:rsid w:val="00AD3D4F"/>
    <w:rsid w:val="00AD48DF"/>
    <w:rsid w:val="00AD4C5C"/>
    <w:rsid w:val="00AD4C74"/>
    <w:rsid w:val="00AD5570"/>
    <w:rsid w:val="00AD56A0"/>
    <w:rsid w:val="00AD6584"/>
    <w:rsid w:val="00AD6765"/>
    <w:rsid w:val="00AD68D7"/>
    <w:rsid w:val="00AD6A30"/>
    <w:rsid w:val="00AD6BA9"/>
    <w:rsid w:val="00AD6E44"/>
    <w:rsid w:val="00AD7425"/>
    <w:rsid w:val="00AD7AE3"/>
    <w:rsid w:val="00AD7E2A"/>
    <w:rsid w:val="00AE029E"/>
    <w:rsid w:val="00AE090A"/>
    <w:rsid w:val="00AE1125"/>
    <w:rsid w:val="00AE13AA"/>
    <w:rsid w:val="00AE15EC"/>
    <w:rsid w:val="00AE177B"/>
    <w:rsid w:val="00AE18BB"/>
    <w:rsid w:val="00AE207C"/>
    <w:rsid w:val="00AE350A"/>
    <w:rsid w:val="00AE3882"/>
    <w:rsid w:val="00AE3BDB"/>
    <w:rsid w:val="00AE3FD6"/>
    <w:rsid w:val="00AE4CB8"/>
    <w:rsid w:val="00AE5308"/>
    <w:rsid w:val="00AE5ADC"/>
    <w:rsid w:val="00AE5C14"/>
    <w:rsid w:val="00AE5C3C"/>
    <w:rsid w:val="00AE5E1F"/>
    <w:rsid w:val="00AE5E69"/>
    <w:rsid w:val="00AE61FE"/>
    <w:rsid w:val="00AE6298"/>
    <w:rsid w:val="00AE6485"/>
    <w:rsid w:val="00AE6CAE"/>
    <w:rsid w:val="00AE6D1E"/>
    <w:rsid w:val="00AE7AB9"/>
    <w:rsid w:val="00AF0534"/>
    <w:rsid w:val="00AF0571"/>
    <w:rsid w:val="00AF1530"/>
    <w:rsid w:val="00AF15E4"/>
    <w:rsid w:val="00AF1B3D"/>
    <w:rsid w:val="00AF2379"/>
    <w:rsid w:val="00AF3245"/>
    <w:rsid w:val="00AF33F0"/>
    <w:rsid w:val="00AF3633"/>
    <w:rsid w:val="00AF3A63"/>
    <w:rsid w:val="00AF3BF6"/>
    <w:rsid w:val="00AF3CD1"/>
    <w:rsid w:val="00AF4AD0"/>
    <w:rsid w:val="00AF4B3A"/>
    <w:rsid w:val="00AF4D09"/>
    <w:rsid w:val="00AF5451"/>
    <w:rsid w:val="00AF554A"/>
    <w:rsid w:val="00AF57C4"/>
    <w:rsid w:val="00AF60B8"/>
    <w:rsid w:val="00AF6150"/>
    <w:rsid w:val="00AF6FD2"/>
    <w:rsid w:val="00AF7951"/>
    <w:rsid w:val="00AF7DDD"/>
    <w:rsid w:val="00B00200"/>
    <w:rsid w:val="00B00645"/>
    <w:rsid w:val="00B00D3E"/>
    <w:rsid w:val="00B00FC9"/>
    <w:rsid w:val="00B019C9"/>
    <w:rsid w:val="00B0260D"/>
    <w:rsid w:val="00B02678"/>
    <w:rsid w:val="00B02D04"/>
    <w:rsid w:val="00B030D5"/>
    <w:rsid w:val="00B03140"/>
    <w:rsid w:val="00B0365B"/>
    <w:rsid w:val="00B0365F"/>
    <w:rsid w:val="00B03AB8"/>
    <w:rsid w:val="00B03DF4"/>
    <w:rsid w:val="00B03EA0"/>
    <w:rsid w:val="00B04EF2"/>
    <w:rsid w:val="00B05A5B"/>
    <w:rsid w:val="00B05B2B"/>
    <w:rsid w:val="00B06DF2"/>
    <w:rsid w:val="00B070EB"/>
    <w:rsid w:val="00B07690"/>
    <w:rsid w:val="00B07A0C"/>
    <w:rsid w:val="00B07F8B"/>
    <w:rsid w:val="00B105E4"/>
    <w:rsid w:val="00B10715"/>
    <w:rsid w:val="00B10E6B"/>
    <w:rsid w:val="00B110C8"/>
    <w:rsid w:val="00B112D0"/>
    <w:rsid w:val="00B12272"/>
    <w:rsid w:val="00B12474"/>
    <w:rsid w:val="00B12893"/>
    <w:rsid w:val="00B12CDF"/>
    <w:rsid w:val="00B12D4A"/>
    <w:rsid w:val="00B12D83"/>
    <w:rsid w:val="00B12EBA"/>
    <w:rsid w:val="00B13025"/>
    <w:rsid w:val="00B13A99"/>
    <w:rsid w:val="00B13C77"/>
    <w:rsid w:val="00B14211"/>
    <w:rsid w:val="00B142D5"/>
    <w:rsid w:val="00B143A6"/>
    <w:rsid w:val="00B14A7F"/>
    <w:rsid w:val="00B158A5"/>
    <w:rsid w:val="00B164E9"/>
    <w:rsid w:val="00B1685F"/>
    <w:rsid w:val="00B168E7"/>
    <w:rsid w:val="00B16E11"/>
    <w:rsid w:val="00B1724C"/>
    <w:rsid w:val="00B17B18"/>
    <w:rsid w:val="00B17B7B"/>
    <w:rsid w:val="00B17BB5"/>
    <w:rsid w:val="00B17C73"/>
    <w:rsid w:val="00B17C95"/>
    <w:rsid w:val="00B17F20"/>
    <w:rsid w:val="00B203EF"/>
    <w:rsid w:val="00B208F8"/>
    <w:rsid w:val="00B20D90"/>
    <w:rsid w:val="00B2137D"/>
    <w:rsid w:val="00B2144E"/>
    <w:rsid w:val="00B2202E"/>
    <w:rsid w:val="00B2241E"/>
    <w:rsid w:val="00B229F8"/>
    <w:rsid w:val="00B2338A"/>
    <w:rsid w:val="00B23EFA"/>
    <w:rsid w:val="00B2442C"/>
    <w:rsid w:val="00B24437"/>
    <w:rsid w:val="00B245D1"/>
    <w:rsid w:val="00B245D2"/>
    <w:rsid w:val="00B250A5"/>
    <w:rsid w:val="00B255EE"/>
    <w:rsid w:val="00B25E66"/>
    <w:rsid w:val="00B263B6"/>
    <w:rsid w:val="00B264F3"/>
    <w:rsid w:val="00B26DED"/>
    <w:rsid w:val="00B27F73"/>
    <w:rsid w:val="00B304D6"/>
    <w:rsid w:val="00B30AA1"/>
    <w:rsid w:val="00B30C25"/>
    <w:rsid w:val="00B30C52"/>
    <w:rsid w:val="00B316C0"/>
    <w:rsid w:val="00B31B44"/>
    <w:rsid w:val="00B31C98"/>
    <w:rsid w:val="00B31E4B"/>
    <w:rsid w:val="00B32AC3"/>
    <w:rsid w:val="00B3374C"/>
    <w:rsid w:val="00B3469F"/>
    <w:rsid w:val="00B3601A"/>
    <w:rsid w:val="00B3622E"/>
    <w:rsid w:val="00B36546"/>
    <w:rsid w:val="00B36840"/>
    <w:rsid w:val="00B37BBF"/>
    <w:rsid w:val="00B37EAA"/>
    <w:rsid w:val="00B37F93"/>
    <w:rsid w:val="00B37F94"/>
    <w:rsid w:val="00B40634"/>
    <w:rsid w:val="00B40710"/>
    <w:rsid w:val="00B40E70"/>
    <w:rsid w:val="00B4104B"/>
    <w:rsid w:val="00B41E23"/>
    <w:rsid w:val="00B420B8"/>
    <w:rsid w:val="00B42423"/>
    <w:rsid w:val="00B4247F"/>
    <w:rsid w:val="00B42A6F"/>
    <w:rsid w:val="00B42B37"/>
    <w:rsid w:val="00B4339F"/>
    <w:rsid w:val="00B43BF1"/>
    <w:rsid w:val="00B46B2D"/>
    <w:rsid w:val="00B46EF7"/>
    <w:rsid w:val="00B474F5"/>
    <w:rsid w:val="00B4792C"/>
    <w:rsid w:val="00B47965"/>
    <w:rsid w:val="00B503E5"/>
    <w:rsid w:val="00B506DB"/>
    <w:rsid w:val="00B50ED9"/>
    <w:rsid w:val="00B5101D"/>
    <w:rsid w:val="00B51764"/>
    <w:rsid w:val="00B51A35"/>
    <w:rsid w:val="00B51F12"/>
    <w:rsid w:val="00B52E48"/>
    <w:rsid w:val="00B531EF"/>
    <w:rsid w:val="00B534B0"/>
    <w:rsid w:val="00B535D1"/>
    <w:rsid w:val="00B535E1"/>
    <w:rsid w:val="00B53B3F"/>
    <w:rsid w:val="00B53B42"/>
    <w:rsid w:val="00B54340"/>
    <w:rsid w:val="00B545F1"/>
    <w:rsid w:val="00B54850"/>
    <w:rsid w:val="00B54EFC"/>
    <w:rsid w:val="00B5666A"/>
    <w:rsid w:val="00B5681A"/>
    <w:rsid w:val="00B56A1A"/>
    <w:rsid w:val="00B57207"/>
    <w:rsid w:val="00B572F3"/>
    <w:rsid w:val="00B604CF"/>
    <w:rsid w:val="00B604E0"/>
    <w:rsid w:val="00B611BA"/>
    <w:rsid w:val="00B614B9"/>
    <w:rsid w:val="00B61531"/>
    <w:rsid w:val="00B61B53"/>
    <w:rsid w:val="00B627C2"/>
    <w:rsid w:val="00B6282E"/>
    <w:rsid w:val="00B62DA8"/>
    <w:rsid w:val="00B62F20"/>
    <w:rsid w:val="00B63A5C"/>
    <w:rsid w:val="00B64108"/>
    <w:rsid w:val="00B64262"/>
    <w:rsid w:val="00B6525C"/>
    <w:rsid w:val="00B6529F"/>
    <w:rsid w:val="00B6552F"/>
    <w:rsid w:val="00B659E3"/>
    <w:rsid w:val="00B659F1"/>
    <w:rsid w:val="00B66B6C"/>
    <w:rsid w:val="00B66DC6"/>
    <w:rsid w:val="00B66F2A"/>
    <w:rsid w:val="00B66F44"/>
    <w:rsid w:val="00B67082"/>
    <w:rsid w:val="00B67083"/>
    <w:rsid w:val="00B6743A"/>
    <w:rsid w:val="00B67580"/>
    <w:rsid w:val="00B6764A"/>
    <w:rsid w:val="00B67850"/>
    <w:rsid w:val="00B7144B"/>
    <w:rsid w:val="00B716BE"/>
    <w:rsid w:val="00B7179B"/>
    <w:rsid w:val="00B725B4"/>
    <w:rsid w:val="00B72E2D"/>
    <w:rsid w:val="00B73E84"/>
    <w:rsid w:val="00B73E8F"/>
    <w:rsid w:val="00B74FB8"/>
    <w:rsid w:val="00B758D5"/>
    <w:rsid w:val="00B75B27"/>
    <w:rsid w:val="00B760E3"/>
    <w:rsid w:val="00B768A2"/>
    <w:rsid w:val="00B76E9F"/>
    <w:rsid w:val="00B77102"/>
    <w:rsid w:val="00B775B0"/>
    <w:rsid w:val="00B778CC"/>
    <w:rsid w:val="00B77B44"/>
    <w:rsid w:val="00B80004"/>
    <w:rsid w:val="00B8047D"/>
    <w:rsid w:val="00B80628"/>
    <w:rsid w:val="00B80B47"/>
    <w:rsid w:val="00B80D24"/>
    <w:rsid w:val="00B80D3D"/>
    <w:rsid w:val="00B81018"/>
    <w:rsid w:val="00B81767"/>
    <w:rsid w:val="00B81769"/>
    <w:rsid w:val="00B832CB"/>
    <w:rsid w:val="00B83463"/>
    <w:rsid w:val="00B83467"/>
    <w:rsid w:val="00B837C9"/>
    <w:rsid w:val="00B83C7E"/>
    <w:rsid w:val="00B8453C"/>
    <w:rsid w:val="00B845C6"/>
    <w:rsid w:val="00B84810"/>
    <w:rsid w:val="00B84842"/>
    <w:rsid w:val="00B84C3F"/>
    <w:rsid w:val="00B84C9E"/>
    <w:rsid w:val="00B85B22"/>
    <w:rsid w:val="00B85EAA"/>
    <w:rsid w:val="00B86741"/>
    <w:rsid w:val="00B867E0"/>
    <w:rsid w:val="00B86AE9"/>
    <w:rsid w:val="00B87F57"/>
    <w:rsid w:val="00B9047B"/>
    <w:rsid w:val="00B90810"/>
    <w:rsid w:val="00B9118A"/>
    <w:rsid w:val="00B91DBE"/>
    <w:rsid w:val="00B91F1D"/>
    <w:rsid w:val="00B9268C"/>
    <w:rsid w:val="00B9402D"/>
    <w:rsid w:val="00B9407D"/>
    <w:rsid w:val="00B9424D"/>
    <w:rsid w:val="00B94A3A"/>
    <w:rsid w:val="00B94FBB"/>
    <w:rsid w:val="00B954B2"/>
    <w:rsid w:val="00B95538"/>
    <w:rsid w:val="00B95923"/>
    <w:rsid w:val="00B95EB5"/>
    <w:rsid w:val="00B961F3"/>
    <w:rsid w:val="00B96261"/>
    <w:rsid w:val="00B964FC"/>
    <w:rsid w:val="00B9768C"/>
    <w:rsid w:val="00B976AB"/>
    <w:rsid w:val="00B97859"/>
    <w:rsid w:val="00BA006E"/>
    <w:rsid w:val="00BA00C2"/>
    <w:rsid w:val="00BA027D"/>
    <w:rsid w:val="00BA0306"/>
    <w:rsid w:val="00BA0E3A"/>
    <w:rsid w:val="00BA0E9D"/>
    <w:rsid w:val="00BA0F18"/>
    <w:rsid w:val="00BA0F85"/>
    <w:rsid w:val="00BA1455"/>
    <w:rsid w:val="00BA22CE"/>
    <w:rsid w:val="00BA2326"/>
    <w:rsid w:val="00BA27F0"/>
    <w:rsid w:val="00BA2929"/>
    <w:rsid w:val="00BA29AD"/>
    <w:rsid w:val="00BA2B35"/>
    <w:rsid w:val="00BA3203"/>
    <w:rsid w:val="00BA342A"/>
    <w:rsid w:val="00BA34AC"/>
    <w:rsid w:val="00BA3735"/>
    <w:rsid w:val="00BA3C5A"/>
    <w:rsid w:val="00BA3DA4"/>
    <w:rsid w:val="00BA43B0"/>
    <w:rsid w:val="00BA4507"/>
    <w:rsid w:val="00BA4878"/>
    <w:rsid w:val="00BA4A8F"/>
    <w:rsid w:val="00BA4C0B"/>
    <w:rsid w:val="00BA502B"/>
    <w:rsid w:val="00BA5989"/>
    <w:rsid w:val="00BA6275"/>
    <w:rsid w:val="00BA6736"/>
    <w:rsid w:val="00BA7139"/>
    <w:rsid w:val="00BA759D"/>
    <w:rsid w:val="00BB07E6"/>
    <w:rsid w:val="00BB0BAF"/>
    <w:rsid w:val="00BB0FD1"/>
    <w:rsid w:val="00BB13DF"/>
    <w:rsid w:val="00BB1924"/>
    <w:rsid w:val="00BB19CE"/>
    <w:rsid w:val="00BB1A5B"/>
    <w:rsid w:val="00BB21C8"/>
    <w:rsid w:val="00BB2A5D"/>
    <w:rsid w:val="00BB2FBE"/>
    <w:rsid w:val="00BB324C"/>
    <w:rsid w:val="00BB3C6B"/>
    <w:rsid w:val="00BB3E3C"/>
    <w:rsid w:val="00BB407A"/>
    <w:rsid w:val="00BB41F9"/>
    <w:rsid w:val="00BB4BAA"/>
    <w:rsid w:val="00BB5957"/>
    <w:rsid w:val="00BB5B21"/>
    <w:rsid w:val="00BB607E"/>
    <w:rsid w:val="00BB684F"/>
    <w:rsid w:val="00BB7735"/>
    <w:rsid w:val="00BB7CF2"/>
    <w:rsid w:val="00BB7DBB"/>
    <w:rsid w:val="00BC14D4"/>
    <w:rsid w:val="00BC1646"/>
    <w:rsid w:val="00BC196F"/>
    <w:rsid w:val="00BC19E0"/>
    <w:rsid w:val="00BC1E32"/>
    <w:rsid w:val="00BC21C3"/>
    <w:rsid w:val="00BC21FE"/>
    <w:rsid w:val="00BC285A"/>
    <w:rsid w:val="00BC2A35"/>
    <w:rsid w:val="00BC3402"/>
    <w:rsid w:val="00BC3C3D"/>
    <w:rsid w:val="00BC4572"/>
    <w:rsid w:val="00BC4BB8"/>
    <w:rsid w:val="00BC4D60"/>
    <w:rsid w:val="00BC4D95"/>
    <w:rsid w:val="00BC5A2D"/>
    <w:rsid w:val="00BC5E9D"/>
    <w:rsid w:val="00BC654B"/>
    <w:rsid w:val="00BC65BD"/>
    <w:rsid w:val="00BC6629"/>
    <w:rsid w:val="00BC6780"/>
    <w:rsid w:val="00BC6C12"/>
    <w:rsid w:val="00BC7B45"/>
    <w:rsid w:val="00BC7DA6"/>
    <w:rsid w:val="00BD030F"/>
    <w:rsid w:val="00BD0EFA"/>
    <w:rsid w:val="00BD1815"/>
    <w:rsid w:val="00BD1A3E"/>
    <w:rsid w:val="00BD25CB"/>
    <w:rsid w:val="00BD2798"/>
    <w:rsid w:val="00BD28B3"/>
    <w:rsid w:val="00BD2B2A"/>
    <w:rsid w:val="00BD2E2A"/>
    <w:rsid w:val="00BD309B"/>
    <w:rsid w:val="00BD3308"/>
    <w:rsid w:val="00BD34DC"/>
    <w:rsid w:val="00BD39EE"/>
    <w:rsid w:val="00BD3BA5"/>
    <w:rsid w:val="00BD3C6F"/>
    <w:rsid w:val="00BD3C97"/>
    <w:rsid w:val="00BD48F4"/>
    <w:rsid w:val="00BD4D7E"/>
    <w:rsid w:val="00BD5834"/>
    <w:rsid w:val="00BD6120"/>
    <w:rsid w:val="00BD6656"/>
    <w:rsid w:val="00BD6A9D"/>
    <w:rsid w:val="00BD6CB2"/>
    <w:rsid w:val="00BD7846"/>
    <w:rsid w:val="00BD7B8E"/>
    <w:rsid w:val="00BE0536"/>
    <w:rsid w:val="00BE0C77"/>
    <w:rsid w:val="00BE1E3A"/>
    <w:rsid w:val="00BE1F57"/>
    <w:rsid w:val="00BE2144"/>
    <w:rsid w:val="00BE2E9B"/>
    <w:rsid w:val="00BE33F8"/>
    <w:rsid w:val="00BE349A"/>
    <w:rsid w:val="00BE350A"/>
    <w:rsid w:val="00BE3531"/>
    <w:rsid w:val="00BE3EF1"/>
    <w:rsid w:val="00BE41AF"/>
    <w:rsid w:val="00BE48FB"/>
    <w:rsid w:val="00BE4B00"/>
    <w:rsid w:val="00BE536B"/>
    <w:rsid w:val="00BE5D91"/>
    <w:rsid w:val="00BE5DC9"/>
    <w:rsid w:val="00BE60B0"/>
    <w:rsid w:val="00BE628D"/>
    <w:rsid w:val="00BE652A"/>
    <w:rsid w:val="00BE654E"/>
    <w:rsid w:val="00BE707A"/>
    <w:rsid w:val="00BE744F"/>
    <w:rsid w:val="00BE79F0"/>
    <w:rsid w:val="00BF0538"/>
    <w:rsid w:val="00BF09D2"/>
    <w:rsid w:val="00BF0B6A"/>
    <w:rsid w:val="00BF0B81"/>
    <w:rsid w:val="00BF0CC1"/>
    <w:rsid w:val="00BF0D23"/>
    <w:rsid w:val="00BF11CF"/>
    <w:rsid w:val="00BF1627"/>
    <w:rsid w:val="00BF17B0"/>
    <w:rsid w:val="00BF231D"/>
    <w:rsid w:val="00BF23E2"/>
    <w:rsid w:val="00BF2454"/>
    <w:rsid w:val="00BF289A"/>
    <w:rsid w:val="00BF2F6B"/>
    <w:rsid w:val="00BF429B"/>
    <w:rsid w:val="00BF52E3"/>
    <w:rsid w:val="00BF5620"/>
    <w:rsid w:val="00BF6767"/>
    <w:rsid w:val="00BF73AD"/>
    <w:rsid w:val="00BF7E16"/>
    <w:rsid w:val="00BF7ECE"/>
    <w:rsid w:val="00C00ECD"/>
    <w:rsid w:val="00C01009"/>
    <w:rsid w:val="00C015A0"/>
    <w:rsid w:val="00C018DB"/>
    <w:rsid w:val="00C02195"/>
    <w:rsid w:val="00C02720"/>
    <w:rsid w:val="00C0332B"/>
    <w:rsid w:val="00C035F6"/>
    <w:rsid w:val="00C03637"/>
    <w:rsid w:val="00C03AA4"/>
    <w:rsid w:val="00C03B2C"/>
    <w:rsid w:val="00C04915"/>
    <w:rsid w:val="00C0494B"/>
    <w:rsid w:val="00C04B8E"/>
    <w:rsid w:val="00C04DFD"/>
    <w:rsid w:val="00C050FD"/>
    <w:rsid w:val="00C05135"/>
    <w:rsid w:val="00C05334"/>
    <w:rsid w:val="00C05467"/>
    <w:rsid w:val="00C0571E"/>
    <w:rsid w:val="00C05FBE"/>
    <w:rsid w:val="00C06055"/>
    <w:rsid w:val="00C069A2"/>
    <w:rsid w:val="00C06E59"/>
    <w:rsid w:val="00C073D6"/>
    <w:rsid w:val="00C07A50"/>
    <w:rsid w:val="00C10B39"/>
    <w:rsid w:val="00C10F72"/>
    <w:rsid w:val="00C1152B"/>
    <w:rsid w:val="00C11584"/>
    <w:rsid w:val="00C11B44"/>
    <w:rsid w:val="00C11F4C"/>
    <w:rsid w:val="00C12084"/>
    <w:rsid w:val="00C12B8E"/>
    <w:rsid w:val="00C12E2C"/>
    <w:rsid w:val="00C13A31"/>
    <w:rsid w:val="00C13B9B"/>
    <w:rsid w:val="00C13DD4"/>
    <w:rsid w:val="00C14D65"/>
    <w:rsid w:val="00C1546E"/>
    <w:rsid w:val="00C1548D"/>
    <w:rsid w:val="00C15A86"/>
    <w:rsid w:val="00C16B3E"/>
    <w:rsid w:val="00C1774E"/>
    <w:rsid w:val="00C200EC"/>
    <w:rsid w:val="00C20523"/>
    <w:rsid w:val="00C2053F"/>
    <w:rsid w:val="00C20E72"/>
    <w:rsid w:val="00C21033"/>
    <w:rsid w:val="00C218FE"/>
    <w:rsid w:val="00C21A74"/>
    <w:rsid w:val="00C21D3F"/>
    <w:rsid w:val="00C2212E"/>
    <w:rsid w:val="00C222B1"/>
    <w:rsid w:val="00C22466"/>
    <w:rsid w:val="00C23172"/>
    <w:rsid w:val="00C2376E"/>
    <w:rsid w:val="00C238C5"/>
    <w:rsid w:val="00C23DD3"/>
    <w:rsid w:val="00C245E4"/>
    <w:rsid w:val="00C24ECF"/>
    <w:rsid w:val="00C2551E"/>
    <w:rsid w:val="00C2566D"/>
    <w:rsid w:val="00C25EF4"/>
    <w:rsid w:val="00C264C0"/>
    <w:rsid w:val="00C26EA0"/>
    <w:rsid w:val="00C2785F"/>
    <w:rsid w:val="00C27F62"/>
    <w:rsid w:val="00C307E8"/>
    <w:rsid w:val="00C30B04"/>
    <w:rsid w:val="00C30D64"/>
    <w:rsid w:val="00C30EDE"/>
    <w:rsid w:val="00C31893"/>
    <w:rsid w:val="00C31D52"/>
    <w:rsid w:val="00C31FD3"/>
    <w:rsid w:val="00C3263E"/>
    <w:rsid w:val="00C32CC5"/>
    <w:rsid w:val="00C32D6D"/>
    <w:rsid w:val="00C3314B"/>
    <w:rsid w:val="00C337E7"/>
    <w:rsid w:val="00C3386F"/>
    <w:rsid w:val="00C339B9"/>
    <w:rsid w:val="00C33B89"/>
    <w:rsid w:val="00C33C0A"/>
    <w:rsid w:val="00C33EA5"/>
    <w:rsid w:val="00C33F7B"/>
    <w:rsid w:val="00C340B6"/>
    <w:rsid w:val="00C34543"/>
    <w:rsid w:val="00C34E71"/>
    <w:rsid w:val="00C35BBA"/>
    <w:rsid w:val="00C365BB"/>
    <w:rsid w:val="00C37281"/>
    <w:rsid w:val="00C37792"/>
    <w:rsid w:val="00C4025F"/>
    <w:rsid w:val="00C40504"/>
    <w:rsid w:val="00C41654"/>
    <w:rsid w:val="00C4182E"/>
    <w:rsid w:val="00C41A5A"/>
    <w:rsid w:val="00C41ED8"/>
    <w:rsid w:val="00C41F7A"/>
    <w:rsid w:val="00C42363"/>
    <w:rsid w:val="00C4274D"/>
    <w:rsid w:val="00C43758"/>
    <w:rsid w:val="00C43F56"/>
    <w:rsid w:val="00C442F3"/>
    <w:rsid w:val="00C4444B"/>
    <w:rsid w:val="00C445FE"/>
    <w:rsid w:val="00C44C5D"/>
    <w:rsid w:val="00C450BA"/>
    <w:rsid w:val="00C4526A"/>
    <w:rsid w:val="00C457E2"/>
    <w:rsid w:val="00C4616F"/>
    <w:rsid w:val="00C4667A"/>
    <w:rsid w:val="00C46A81"/>
    <w:rsid w:val="00C46B1C"/>
    <w:rsid w:val="00C46CF6"/>
    <w:rsid w:val="00C472CB"/>
    <w:rsid w:val="00C47526"/>
    <w:rsid w:val="00C47923"/>
    <w:rsid w:val="00C47E82"/>
    <w:rsid w:val="00C50184"/>
    <w:rsid w:val="00C502AB"/>
    <w:rsid w:val="00C50832"/>
    <w:rsid w:val="00C51108"/>
    <w:rsid w:val="00C51255"/>
    <w:rsid w:val="00C518AD"/>
    <w:rsid w:val="00C51CAF"/>
    <w:rsid w:val="00C51F4D"/>
    <w:rsid w:val="00C51F90"/>
    <w:rsid w:val="00C521F0"/>
    <w:rsid w:val="00C52DD9"/>
    <w:rsid w:val="00C52F5E"/>
    <w:rsid w:val="00C530DC"/>
    <w:rsid w:val="00C5342D"/>
    <w:rsid w:val="00C5351D"/>
    <w:rsid w:val="00C5385B"/>
    <w:rsid w:val="00C543EB"/>
    <w:rsid w:val="00C5443B"/>
    <w:rsid w:val="00C545A0"/>
    <w:rsid w:val="00C5465D"/>
    <w:rsid w:val="00C546B9"/>
    <w:rsid w:val="00C54E36"/>
    <w:rsid w:val="00C54E7C"/>
    <w:rsid w:val="00C55171"/>
    <w:rsid w:val="00C555F5"/>
    <w:rsid w:val="00C55E75"/>
    <w:rsid w:val="00C566C7"/>
    <w:rsid w:val="00C56B2F"/>
    <w:rsid w:val="00C56DCB"/>
    <w:rsid w:val="00C56F1B"/>
    <w:rsid w:val="00C56F38"/>
    <w:rsid w:val="00C570FC"/>
    <w:rsid w:val="00C57CAD"/>
    <w:rsid w:val="00C60228"/>
    <w:rsid w:val="00C61018"/>
    <w:rsid w:val="00C616A2"/>
    <w:rsid w:val="00C62822"/>
    <w:rsid w:val="00C63083"/>
    <w:rsid w:val="00C63381"/>
    <w:rsid w:val="00C63969"/>
    <w:rsid w:val="00C63A84"/>
    <w:rsid w:val="00C64721"/>
    <w:rsid w:val="00C64BA7"/>
    <w:rsid w:val="00C64FB6"/>
    <w:rsid w:val="00C65284"/>
    <w:rsid w:val="00C65941"/>
    <w:rsid w:val="00C65B37"/>
    <w:rsid w:val="00C667F8"/>
    <w:rsid w:val="00C66C18"/>
    <w:rsid w:val="00C66CAA"/>
    <w:rsid w:val="00C66E1A"/>
    <w:rsid w:val="00C66E74"/>
    <w:rsid w:val="00C678D5"/>
    <w:rsid w:val="00C67AB0"/>
    <w:rsid w:val="00C67B37"/>
    <w:rsid w:val="00C67CF5"/>
    <w:rsid w:val="00C70432"/>
    <w:rsid w:val="00C70736"/>
    <w:rsid w:val="00C72207"/>
    <w:rsid w:val="00C72415"/>
    <w:rsid w:val="00C72C3C"/>
    <w:rsid w:val="00C72C6C"/>
    <w:rsid w:val="00C734A3"/>
    <w:rsid w:val="00C7381B"/>
    <w:rsid w:val="00C73E82"/>
    <w:rsid w:val="00C7438A"/>
    <w:rsid w:val="00C749FF"/>
    <w:rsid w:val="00C7507C"/>
    <w:rsid w:val="00C75B7F"/>
    <w:rsid w:val="00C76199"/>
    <w:rsid w:val="00C772A6"/>
    <w:rsid w:val="00C7789A"/>
    <w:rsid w:val="00C77DB5"/>
    <w:rsid w:val="00C809C4"/>
    <w:rsid w:val="00C80AC6"/>
    <w:rsid w:val="00C81348"/>
    <w:rsid w:val="00C81587"/>
    <w:rsid w:val="00C81684"/>
    <w:rsid w:val="00C8172F"/>
    <w:rsid w:val="00C82716"/>
    <w:rsid w:val="00C82BE6"/>
    <w:rsid w:val="00C82F77"/>
    <w:rsid w:val="00C839AB"/>
    <w:rsid w:val="00C84DB7"/>
    <w:rsid w:val="00C84E5C"/>
    <w:rsid w:val="00C84FA5"/>
    <w:rsid w:val="00C86297"/>
    <w:rsid w:val="00C870C2"/>
    <w:rsid w:val="00C873C2"/>
    <w:rsid w:val="00C875E3"/>
    <w:rsid w:val="00C87A6B"/>
    <w:rsid w:val="00C90067"/>
    <w:rsid w:val="00C90914"/>
    <w:rsid w:val="00C91E55"/>
    <w:rsid w:val="00C91F29"/>
    <w:rsid w:val="00C92879"/>
    <w:rsid w:val="00C929D0"/>
    <w:rsid w:val="00C92A33"/>
    <w:rsid w:val="00C92A5E"/>
    <w:rsid w:val="00C92AA9"/>
    <w:rsid w:val="00C92ABD"/>
    <w:rsid w:val="00C9336C"/>
    <w:rsid w:val="00C93749"/>
    <w:rsid w:val="00C94277"/>
    <w:rsid w:val="00C95114"/>
    <w:rsid w:val="00C95E66"/>
    <w:rsid w:val="00C9636F"/>
    <w:rsid w:val="00C963EC"/>
    <w:rsid w:val="00C96CA7"/>
    <w:rsid w:val="00C96D96"/>
    <w:rsid w:val="00C96EB0"/>
    <w:rsid w:val="00C97A19"/>
    <w:rsid w:val="00C97B54"/>
    <w:rsid w:val="00C97E4A"/>
    <w:rsid w:val="00CA05A7"/>
    <w:rsid w:val="00CA1341"/>
    <w:rsid w:val="00CA13AD"/>
    <w:rsid w:val="00CA146B"/>
    <w:rsid w:val="00CA18AE"/>
    <w:rsid w:val="00CA1909"/>
    <w:rsid w:val="00CA1A99"/>
    <w:rsid w:val="00CA1BFC"/>
    <w:rsid w:val="00CA1D02"/>
    <w:rsid w:val="00CA285F"/>
    <w:rsid w:val="00CA2FFA"/>
    <w:rsid w:val="00CA3F31"/>
    <w:rsid w:val="00CA43AF"/>
    <w:rsid w:val="00CA5297"/>
    <w:rsid w:val="00CA5B4A"/>
    <w:rsid w:val="00CA5BBF"/>
    <w:rsid w:val="00CA684E"/>
    <w:rsid w:val="00CA6A68"/>
    <w:rsid w:val="00CA711C"/>
    <w:rsid w:val="00CA737A"/>
    <w:rsid w:val="00CA7522"/>
    <w:rsid w:val="00CA7723"/>
    <w:rsid w:val="00CA7750"/>
    <w:rsid w:val="00CA7B39"/>
    <w:rsid w:val="00CB049D"/>
    <w:rsid w:val="00CB14FD"/>
    <w:rsid w:val="00CB18B4"/>
    <w:rsid w:val="00CB1A2D"/>
    <w:rsid w:val="00CB1F41"/>
    <w:rsid w:val="00CB22E3"/>
    <w:rsid w:val="00CB2377"/>
    <w:rsid w:val="00CB29AC"/>
    <w:rsid w:val="00CB4189"/>
    <w:rsid w:val="00CB4683"/>
    <w:rsid w:val="00CB4940"/>
    <w:rsid w:val="00CB4B79"/>
    <w:rsid w:val="00CB4E79"/>
    <w:rsid w:val="00CB51A3"/>
    <w:rsid w:val="00CB5688"/>
    <w:rsid w:val="00CB58C8"/>
    <w:rsid w:val="00CB5E7A"/>
    <w:rsid w:val="00CB6142"/>
    <w:rsid w:val="00CB745E"/>
    <w:rsid w:val="00CB7504"/>
    <w:rsid w:val="00CB7F61"/>
    <w:rsid w:val="00CC0006"/>
    <w:rsid w:val="00CC1146"/>
    <w:rsid w:val="00CC17E5"/>
    <w:rsid w:val="00CC1A56"/>
    <w:rsid w:val="00CC21A3"/>
    <w:rsid w:val="00CC231A"/>
    <w:rsid w:val="00CC2F41"/>
    <w:rsid w:val="00CC3420"/>
    <w:rsid w:val="00CC3593"/>
    <w:rsid w:val="00CC3777"/>
    <w:rsid w:val="00CC3F4F"/>
    <w:rsid w:val="00CC3F59"/>
    <w:rsid w:val="00CC51FA"/>
    <w:rsid w:val="00CC53AD"/>
    <w:rsid w:val="00CC57B8"/>
    <w:rsid w:val="00CC5E9D"/>
    <w:rsid w:val="00CC62A2"/>
    <w:rsid w:val="00CC6652"/>
    <w:rsid w:val="00CC7164"/>
    <w:rsid w:val="00CC7469"/>
    <w:rsid w:val="00CD0161"/>
    <w:rsid w:val="00CD01AD"/>
    <w:rsid w:val="00CD062E"/>
    <w:rsid w:val="00CD1446"/>
    <w:rsid w:val="00CD166A"/>
    <w:rsid w:val="00CD2FA0"/>
    <w:rsid w:val="00CD3063"/>
    <w:rsid w:val="00CD32BB"/>
    <w:rsid w:val="00CD3619"/>
    <w:rsid w:val="00CD40A3"/>
    <w:rsid w:val="00CD46DD"/>
    <w:rsid w:val="00CD4829"/>
    <w:rsid w:val="00CD51FC"/>
    <w:rsid w:val="00CD554D"/>
    <w:rsid w:val="00CD5B9D"/>
    <w:rsid w:val="00CD5C5B"/>
    <w:rsid w:val="00CD66A2"/>
    <w:rsid w:val="00CD6FC4"/>
    <w:rsid w:val="00CD7918"/>
    <w:rsid w:val="00CD7BD3"/>
    <w:rsid w:val="00CE09FB"/>
    <w:rsid w:val="00CE106E"/>
    <w:rsid w:val="00CE14CD"/>
    <w:rsid w:val="00CE1571"/>
    <w:rsid w:val="00CE165F"/>
    <w:rsid w:val="00CE1FE3"/>
    <w:rsid w:val="00CE33E0"/>
    <w:rsid w:val="00CE3B81"/>
    <w:rsid w:val="00CE3D02"/>
    <w:rsid w:val="00CE47FC"/>
    <w:rsid w:val="00CE5085"/>
    <w:rsid w:val="00CE59AD"/>
    <w:rsid w:val="00CE5A7B"/>
    <w:rsid w:val="00CE5D3E"/>
    <w:rsid w:val="00CE5DD4"/>
    <w:rsid w:val="00CE60BA"/>
    <w:rsid w:val="00CE6E35"/>
    <w:rsid w:val="00CE7486"/>
    <w:rsid w:val="00CE74CA"/>
    <w:rsid w:val="00CE74E8"/>
    <w:rsid w:val="00CE7773"/>
    <w:rsid w:val="00CE7981"/>
    <w:rsid w:val="00CE7E5C"/>
    <w:rsid w:val="00CF0533"/>
    <w:rsid w:val="00CF07AA"/>
    <w:rsid w:val="00CF07BC"/>
    <w:rsid w:val="00CF0FB0"/>
    <w:rsid w:val="00CF0FCD"/>
    <w:rsid w:val="00CF150C"/>
    <w:rsid w:val="00CF1586"/>
    <w:rsid w:val="00CF1DBF"/>
    <w:rsid w:val="00CF1F7C"/>
    <w:rsid w:val="00CF2128"/>
    <w:rsid w:val="00CF2AA6"/>
    <w:rsid w:val="00CF3B36"/>
    <w:rsid w:val="00CF3BF7"/>
    <w:rsid w:val="00CF3F59"/>
    <w:rsid w:val="00CF453E"/>
    <w:rsid w:val="00CF4781"/>
    <w:rsid w:val="00CF4E22"/>
    <w:rsid w:val="00CF4F01"/>
    <w:rsid w:val="00CF5340"/>
    <w:rsid w:val="00CF59D4"/>
    <w:rsid w:val="00CF6D13"/>
    <w:rsid w:val="00CF6F6A"/>
    <w:rsid w:val="00CF7353"/>
    <w:rsid w:val="00CF7576"/>
    <w:rsid w:val="00CF769D"/>
    <w:rsid w:val="00CF7892"/>
    <w:rsid w:val="00D0124B"/>
    <w:rsid w:val="00D0227A"/>
    <w:rsid w:val="00D027B5"/>
    <w:rsid w:val="00D02CB7"/>
    <w:rsid w:val="00D02F1A"/>
    <w:rsid w:val="00D031BC"/>
    <w:rsid w:val="00D03381"/>
    <w:rsid w:val="00D03595"/>
    <w:rsid w:val="00D0574D"/>
    <w:rsid w:val="00D0596C"/>
    <w:rsid w:val="00D05B9F"/>
    <w:rsid w:val="00D05D3F"/>
    <w:rsid w:val="00D05D7B"/>
    <w:rsid w:val="00D0709C"/>
    <w:rsid w:val="00D07834"/>
    <w:rsid w:val="00D108B4"/>
    <w:rsid w:val="00D10ECC"/>
    <w:rsid w:val="00D10F0D"/>
    <w:rsid w:val="00D11646"/>
    <w:rsid w:val="00D11876"/>
    <w:rsid w:val="00D123BB"/>
    <w:rsid w:val="00D1264D"/>
    <w:rsid w:val="00D126E5"/>
    <w:rsid w:val="00D12D42"/>
    <w:rsid w:val="00D135D3"/>
    <w:rsid w:val="00D13D5A"/>
    <w:rsid w:val="00D1447B"/>
    <w:rsid w:val="00D1467C"/>
    <w:rsid w:val="00D14B96"/>
    <w:rsid w:val="00D15380"/>
    <w:rsid w:val="00D1592D"/>
    <w:rsid w:val="00D1615E"/>
    <w:rsid w:val="00D16229"/>
    <w:rsid w:val="00D1642B"/>
    <w:rsid w:val="00D168E6"/>
    <w:rsid w:val="00D16A84"/>
    <w:rsid w:val="00D16B47"/>
    <w:rsid w:val="00D16BF5"/>
    <w:rsid w:val="00D1738D"/>
    <w:rsid w:val="00D17834"/>
    <w:rsid w:val="00D17A95"/>
    <w:rsid w:val="00D17B7D"/>
    <w:rsid w:val="00D17F2C"/>
    <w:rsid w:val="00D204CB"/>
    <w:rsid w:val="00D205A4"/>
    <w:rsid w:val="00D20604"/>
    <w:rsid w:val="00D20AEB"/>
    <w:rsid w:val="00D213F8"/>
    <w:rsid w:val="00D21862"/>
    <w:rsid w:val="00D225EE"/>
    <w:rsid w:val="00D226EB"/>
    <w:rsid w:val="00D2333D"/>
    <w:rsid w:val="00D2337C"/>
    <w:rsid w:val="00D23766"/>
    <w:rsid w:val="00D23F8D"/>
    <w:rsid w:val="00D24343"/>
    <w:rsid w:val="00D24830"/>
    <w:rsid w:val="00D24C6D"/>
    <w:rsid w:val="00D25482"/>
    <w:rsid w:val="00D25B4C"/>
    <w:rsid w:val="00D25C7E"/>
    <w:rsid w:val="00D25DBF"/>
    <w:rsid w:val="00D26206"/>
    <w:rsid w:val="00D26B7E"/>
    <w:rsid w:val="00D26DDC"/>
    <w:rsid w:val="00D26E56"/>
    <w:rsid w:val="00D271B7"/>
    <w:rsid w:val="00D27560"/>
    <w:rsid w:val="00D27BF8"/>
    <w:rsid w:val="00D306E8"/>
    <w:rsid w:val="00D30BC2"/>
    <w:rsid w:val="00D30D47"/>
    <w:rsid w:val="00D30F4B"/>
    <w:rsid w:val="00D315F6"/>
    <w:rsid w:val="00D31768"/>
    <w:rsid w:val="00D327B5"/>
    <w:rsid w:val="00D338BE"/>
    <w:rsid w:val="00D339D0"/>
    <w:rsid w:val="00D33CC8"/>
    <w:rsid w:val="00D34A44"/>
    <w:rsid w:val="00D35C7A"/>
    <w:rsid w:val="00D35C83"/>
    <w:rsid w:val="00D36B78"/>
    <w:rsid w:val="00D37BBE"/>
    <w:rsid w:val="00D37BE2"/>
    <w:rsid w:val="00D37E49"/>
    <w:rsid w:val="00D37FC8"/>
    <w:rsid w:val="00D401E8"/>
    <w:rsid w:val="00D4032F"/>
    <w:rsid w:val="00D4098D"/>
    <w:rsid w:val="00D409AB"/>
    <w:rsid w:val="00D4143A"/>
    <w:rsid w:val="00D4193A"/>
    <w:rsid w:val="00D419A7"/>
    <w:rsid w:val="00D41B3E"/>
    <w:rsid w:val="00D41EF2"/>
    <w:rsid w:val="00D42F21"/>
    <w:rsid w:val="00D441B3"/>
    <w:rsid w:val="00D447B4"/>
    <w:rsid w:val="00D45295"/>
    <w:rsid w:val="00D45C7C"/>
    <w:rsid w:val="00D45F4C"/>
    <w:rsid w:val="00D470F2"/>
    <w:rsid w:val="00D4764C"/>
    <w:rsid w:val="00D47D06"/>
    <w:rsid w:val="00D47E63"/>
    <w:rsid w:val="00D506E5"/>
    <w:rsid w:val="00D50803"/>
    <w:rsid w:val="00D51CDA"/>
    <w:rsid w:val="00D529F4"/>
    <w:rsid w:val="00D532E5"/>
    <w:rsid w:val="00D5365A"/>
    <w:rsid w:val="00D53934"/>
    <w:rsid w:val="00D539D9"/>
    <w:rsid w:val="00D541C6"/>
    <w:rsid w:val="00D5421A"/>
    <w:rsid w:val="00D5436C"/>
    <w:rsid w:val="00D55339"/>
    <w:rsid w:val="00D556B7"/>
    <w:rsid w:val="00D55FBF"/>
    <w:rsid w:val="00D56C35"/>
    <w:rsid w:val="00D56C4D"/>
    <w:rsid w:val="00D56FB0"/>
    <w:rsid w:val="00D573D6"/>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D58"/>
    <w:rsid w:val="00D64235"/>
    <w:rsid w:val="00D65145"/>
    <w:rsid w:val="00D6535A"/>
    <w:rsid w:val="00D65DC2"/>
    <w:rsid w:val="00D664FA"/>
    <w:rsid w:val="00D66C70"/>
    <w:rsid w:val="00D66F22"/>
    <w:rsid w:val="00D67101"/>
    <w:rsid w:val="00D6723B"/>
    <w:rsid w:val="00D701F5"/>
    <w:rsid w:val="00D70438"/>
    <w:rsid w:val="00D70706"/>
    <w:rsid w:val="00D707A6"/>
    <w:rsid w:val="00D711F2"/>
    <w:rsid w:val="00D7233A"/>
    <w:rsid w:val="00D72584"/>
    <w:rsid w:val="00D72664"/>
    <w:rsid w:val="00D72751"/>
    <w:rsid w:val="00D7275F"/>
    <w:rsid w:val="00D72B1C"/>
    <w:rsid w:val="00D73348"/>
    <w:rsid w:val="00D73477"/>
    <w:rsid w:val="00D74336"/>
    <w:rsid w:val="00D7476B"/>
    <w:rsid w:val="00D749A9"/>
    <w:rsid w:val="00D749BD"/>
    <w:rsid w:val="00D74BE6"/>
    <w:rsid w:val="00D7656F"/>
    <w:rsid w:val="00D76C7B"/>
    <w:rsid w:val="00D77000"/>
    <w:rsid w:val="00D772CF"/>
    <w:rsid w:val="00D77409"/>
    <w:rsid w:val="00D80217"/>
    <w:rsid w:val="00D80739"/>
    <w:rsid w:val="00D80943"/>
    <w:rsid w:val="00D80BEC"/>
    <w:rsid w:val="00D81444"/>
    <w:rsid w:val="00D838CA"/>
    <w:rsid w:val="00D83D5A"/>
    <w:rsid w:val="00D84475"/>
    <w:rsid w:val="00D84499"/>
    <w:rsid w:val="00D85002"/>
    <w:rsid w:val="00D85633"/>
    <w:rsid w:val="00D866F7"/>
    <w:rsid w:val="00D8709E"/>
    <w:rsid w:val="00D87370"/>
    <w:rsid w:val="00D876C9"/>
    <w:rsid w:val="00D87717"/>
    <w:rsid w:val="00D878C5"/>
    <w:rsid w:val="00D87A4B"/>
    <w:rsid w:val="00D87EE9"/>
    <w:rsid w:val="00D902A5"/>
    <w:rsid w:val="00D90A05"/>
    <w:rsid w:val="00D90B52"/>
    <w:rsid w:val="00D90E96"/>
    <w:rsid w:val="00D910E2"/>
    <w:rsid w:val="00D91346"/>
    <w:rsid w:val="00D914C7"/>
    <w:rsid w:val="00D915C7"/>
    <w:rsid w:val="00D91814"/>
    <w:rsid w:val="00D92B12"/>
    <w:rsid w:val="00D93369"/>
    <w:rsid w:val="00D93905"/>
    <w:rsid w:val="00D93E13"/>
    <w:rsid w:val="00D940E8"/>
    <w:rsid w:val="00D9480E"/>
    <w:rsid w:val="00D94C08"/>
    <w:rsid w:val="00D9594F"/>
    <w:rsid w:val="00D95BD1"/>
    <w:rsid w:val="00D95C3E"/>
    <w:rsid w:val="00D969E0"/>
    <w:rsid w:val="00D96F7B"/>
    <w:rsid w:val="00D97373"/>
    <w:rsid w:val="00D973CA"/>
    <w:rsid w:val="00D9740E"/>
    <w:rsid w:val="00D97578"/>
    <w:rsid w:val="00DA0540"/>
    <w:rsid w:val="00DA06E5"/>
    <w:rsid w:val="00DA0ABD"/>
    <w:rsid w:val="00DA0B7C"/>
    <w:rsid w:val="00DA138D"/>
    <w:rsid w:val="00DA1506"/>
    <w:rsid w:val="00DA1F8A"/>
    <w:rsid w:val="00DA21E8"/>
    <w:rsid w:val="00DA2268"/>
    <w:rsid w:val="00DA232F"/>
    <w:rsid w:val="00DA26A5"/>
    <w:rsid w:val="00DA286F"/>
    <w:rsid w:val="00DA3695"/>
    <w:rsid w:val="00DA4520"/>
    <w:rsid w:val="00DA47D1"/>
    <w:rsid w:val="00DA4EA7"/>
    <w:rsid w:val="00DA5522"/>
    <w:rsid w:val="00DA5568"/>
    <w:rsid w:val="00DA56A2"/>
    <w:rsid w:val="00DA57F6"/>
    <w:rsid w:val="00DA5E16"/>
    <w:rsid w:val="00DA5E62"/>
    <w:rsid w:val="00DA5E88"/>
    <w:rsid w:val="00DA6161"/>
    <w:rsid w:val="00DA6CD0"/>
    <w:rsid w:val="00DA7257"/>
    <w:rsid w:val="00DA7336"/>
    <w:rsid w:val="00DA73F5"/>
    <w:rsid w:val="00DA7FA8"/>
    <w:rsid w:val="00DB020F"/>
    <w:rsid w:val="00DB0878"/>
    <w:rsid w:val="00DB0B34"/>
    <w:rsid w:val="00DB0CFE"/>
    <w:rsid w:val="00DB0E07"/>
    <w:rsid w:val="00DB0EB2"/>
    <w:rsid w:val="00DB1DE0"/>
    <w:rsid w:val="00DB1E68"/>
    <w:rsid w:val="00DB2407"/>
    <w:rsid w:val="00DB3408"/>
    <w:rsid w:val="00DB355C"/>
    <w:rsid w:val="00DB3A30"/>
    <w:rsid w:val="00DB3EC1"/>
    <w:rsid w:val="00DB4A47"/>
    <w:rsid w:val="00DB4F10"/>
    <w:rsid w:val="00DB578D"/>
    <w:rsid w:val="00DB5FFD"/>
    <w:rsid w:val="00DB6759"/>
    <w:rsid w:val="00DB6811"/>
    <w:rsid w:val="00DB72B1"/>
    <w:rsid w:val="00DB7944"/>
    <w:rsid w:val="00DB7A24"/>
    <w:rsid w:val="00DC0A12"/>
    <w:rsid w:val="00DC0ABB"/>
    <w:rsid w:val="00DC0FE1"/>
    <w:rsid w:val="00DC2394"/>
    <w:rsid w:val="00DC2CEA"/>
    <w:rsid w:val="00DC365C"/>
    <w:rsid w:val="00DC3BD9"/>
    <w:rsid w:val="00DC3C33"/>
    <w:rsid w:val="00DC44EA"/>
    <w:rsid w:val="00DC4E12"/>
    <w:rsid w:val="00DC5011"/>
    <w:rsid w:val="00DC50D8"/>
    <w:rsid w:val="00DC50DC"/>
    <w:rsid w:val="00DC58E4"/>
    <w:rsid w:val="00DC5A18"/>
    <w:rsid w:val="00DC5E7A"/>
    <w:rsid w:val="00DC604A"/>
    <w:rsid w:val="00DC61F9"/>
    <w:rsid w:val="00DC6318"/>
    <w:rsid w:val="00DC7210"/>
    <w:rsid w:val="00DC7422"/>
    <w:rsid w:val="00DC74C8"/>
    <w:rsid w:val="00DC7515"/>
    <w:rsid w:val="00DC7CAB"/>
    <w:rsid w:val="00DD0491"/>
    <w:rsid w:val="00DD04E1"/>
    <w:rsid w:val="00DD0C8C"/>
    <w:rsid w:val="00DD11EC"/>
    <w:rsid w:val="00DD1664"/>
    <w:rsid w:val="00DD1BAF"/>
    <w:rsid w:val="00DD213A"/>
    <w:rsid w:val="00DD265A"/>
    <w:rsid w:val="00DD290B"/>
    <w:rsid w:val="00DD3688"/>
    <w:rsid w:val="00DD3FDE"/>
    <w:rsid w:val="00DD4429"/>
    <w:rsid w:val="00DD4A33"/>
    <w:rsid w:val="00DD510D"/>
    <w:rsid w:val="00DD5CA9"/>
    <w:rsid w:val="00DD6731"/>
    <w:rsid w:val="00DD75E0"/>
    <w:rsid w:val="00DD7685"/>
    <w:rsid w:val="00DD7A6C"/>
    <w:rsid w:val="00DD7C73"/>
    <w:rsid w:val="00DE04F1"/>
    <w:rsid w:val="00DE0CC6"/>
    <w:rsid w:val="00DE0F2D"/>
    <w:rsid w:val="00DE1779"/>
    <w:rsid w:val="00DE18F0"/>
    <w:rsid w:val="00DE1A35"/>
    <w:rsid w:val="00DE202A"/>
    <w:rsid w:val="00DE2096"/>
    <w:rsid w:val="00DE21B3"/>
    <w:rsid w:val="00DE2443"/>
    <w:rsid w:val="00DE24A3"/>
    <w:rsid w:val="00DE2FF0"/>
    <w:rsid w:val="00DE2FF5"/>
    <w:rsid w:val="00DE359F"/>
    <w:rsid w:val="00DE35F3"/>
    <w:rsid w:val="00DE38E7"/>
    <w:rsid w:val="00DE3EEF"/>
    <w:rsid w:val="00DE4309"/>
    <w:rsid w:val="00DE481C"/>
    <w:rsid w:val="00DE4ED0"/>
    <w:rsid w:val="00DE5238"/>
    <w:rsid w:val="00DE5412"/>
    <w:rsid w:val="00DE5587"/>
    <w:rsid w:val="00DE5B14"/>
    <w:rsid w:val="00DE5FE7"/>
    <w:rsid w:val="00DE6A2C"/>
    <w:rsid w:val="00DF0672"/>
    <w:rsid w:val="00DF0835"/>
    <w:rsid w:val="00DF095F"/>
    <w:rsid w:val="00DF0EC3"/>
    <w:rsid w:val="00DF0EE5"/>
    <w:rsid w:val="00DF11A6"/>
    <w:rsid w:val="00DF18B8"/>
    <w:rsid w:val="00DF2286"/>
    <w:rsid w:val="00DF2580"/>
    <w:rsid w:val="00DF3239"/>
    <w:rsid w:val="00DF36A8"/>
    <w:rsid w:val="00DF3D6A"/>
    <w:rsid w:val="00DF3E23"/>
    <w:rsid w:val="00DF3E6A"/>
    <w:rsid w:val="00DF4952"/>
    <w:rsid w:val="00DF4BEE"/>
    <w:rsid w:val="00DF4ED3"/>
    <w:rsid w:val="00DF52FA"/>
    <w:rsid w:val="00DF5335"/>
    <w:rsid w:val="00DF5681"/>
    <w:rsid w:val="00DF58F0"/>
    <w:rsid w:val="00DF590B"/>
    <w:rsid w:val="00DF62EE"/>
    <w:rsid w:val="00DF6D9E"/>
    <w:rsid w:val="00E00C7A"/>
    <w:rsid w:val="00E00D62"/>
    <w:rsid w:val="00E016FD"/>
    <w:rsid w:val="00E024EB"/>
    <w:rsid w:val="00E030EC"/>
    <w:rsid w:val="00E03CC8"/>
    <w:rsid w:val="00E03DD5"/>
    <w:rsid w:val="00E040F9"/>
    <w:rsid w:val="00E0420F"/>
    <w:rsid w:val="00E0430E"/>
    <w:rsid w:val="00E046D2"/>
    <w:rsid w:val="00E04DFE"/>
    <w:rsid w:val="00E06D25"/>
    <w:rsid w:val="00E073A5"/>
    <w:rsid w:val="00E073F9"/>
    <w:rsid w:val="00E078AC"/>
    <w:rsid w:val="00E10101"/>
    <w:rsid w:val="00E10136"/>
    <w:rsid w:val="00E1109A"/>
    <w:rsid w:val="00E11144"/>
    <w:rsid w:val="00E1149B"/>
    <w:rsid w:val="00E129B7"/>
    <w:rsid w:val="00E12DF6"/>
    <w:rsid w:val="00E13303"/>
    <w:rsid w:val="00E138A8"/>
    <w:rsid w:val="00E1396C"/>
    <w:rsid w:val="00E13DD2"/>
    <w:rsid w:val="00E1427C"/>
    <w:rsid w:val="00E148E1"/>
    <w:rsid w:val="00E14B3B"/>
    <w:rsid w:val="00E14D7A"/>
    <w:rsid w:val="00E14E86"/>
    <w:rsid w:val="00E160A7"/>
    <w:rsid w:val="00E164AF"/>
    <w:rsid w:val="00E1679A"/>
    <w:rsid w:val="00E1685A"/>
    <w:rsid w:val="00E16F0B"/>
    <w:rsid w:val="00E17375"/>
    <w:rsid w:val="00E17426"/>
    <w:rsid w:val="00E17676"/>
    <w:rsid w:val="00E17857"/>
    <w:rsid w:val="00E17877"/>
    <w:rsid w:val="00E17BC6"/>
    <w:rsid w:val="00E2070D"/>
    <w:rsid w:val="00E20BAF"/>
    <w:rsid w:val="00E20D06"/>
    <w:rsid w:val="00E20DB4"/>
    <w:rsid w:val="00E214C8"/>
    <w:rsid w:val="00E21AE5"/>
    <w:rsid w:val="00E21E77"/>
    <w:rsid w:val="00E21F53"/>
    <w:rsid w:val="00E21FFA"/>
    <w:rsid w:val="00E2240B"/>
    <w:rsid w:val="00E22974"/>
    <w:rsid w:val="00E22C4C"/>
    <w:rsid w:val="00E22F89"/>
    <w:rsid w:val="00E23089"/>
    <w:rsid w:val="00E239DF"/>
    <w:rsid w:val="00E240D0"/>
    <w:rsid w:val="00E25014"/>
    <w:rsid w:val="00E26167"/>
    <w:rsid w:val="00E26300"/>
    <w:rsid w:val="00E26CCC"/>
    <w:rsid w:val="00E276BA"/>
    <w:rsid w:val="00E27715"/>
    <w:rsid w:val="00E2792D"/>
    <w:rsid w:val="00E27F47"/>
    <w:rsid w:val="00E27F9E"/>
    <w:rsid w:val="00E30261"/>
    <w:rsid w:val="00E306B6"/>
    <w:rsid w:val="00E3097B"/>
    <w:rsid w:val="00E316C0"/>
    <w:rsid w:val="00E31864"/>
    <w:rsid w:val="00E31E98"/>
    <w:rsid w:val="00E32409"/>
    <w:rsid w:val="00E326A7"/>
    <w:rsid w:val="00E32921"/>
    <w:rsid w:val="00E32B52"/>
    <w:rsid w:val="00E339D7"/>
    <w:rsid w:val="00E343BF"/>
    <w:rsid w:val="00E34656"/>
    <w:rsid w:val="00E34EED"/>
    <w:rsid w:val="00E350B1"/>
    <w:rsid w:val="00E35595"/>
    <w:rsid w:val="00E35E64"/>
    <w:rsid w:val="00E36030"/>
    <w:rsid w:val="00E3656B"/>
    <w:rsid w:val="00E371DA"/>
    <w:rsid w:val="00E376E6"/>
    <w:rsid w:val="00E37790"/>
    <w:rsid w:val="00E37F87"/>
    <w:rsid w:val="00E40300"/>
    <w:rsid w:val="00E405E3"/>
    <w:rsid w:val="00E407C6"/>
    <w:rsid w:val="00E409AC"/>
    <w:rsid w:val="00E41327"/>
    <w:rsid w:val="00E41941"/>
    <w:rsid w:val="00E41FF4"/>
    <w:rsid w:val="00E424AA"/>
    <w:rsid w:val="00E42CC8"/>
    <w:rsid w:val="00E43D65"/>
    <w:rsid w:val="00E43F96"/>
    <w:rsid w:val="00E4402B"/>
    <w:rsid w:val="00E4463E"/>
    <w:rsid w:val="00E44B06"/>
    <w:rsid w:val="00E44E85"/>
    <w:rsid w:val="00E45204"/>
    <w:rsid w:val="00E45C60"/>
    <w:rsid w:val="00E45DBA"/>
    <w:rsid w:val="00E45F83"/>
    <w:rsid w:val="00E467DF"/>
    <w:rsid w:val="00E46CD7"/>
    <w:rsid w:val="00E47072"/>
    <w:rsid w:val="00E47ED1"/>
    <w:rsid w:val="00E50066"/>
    <w:rsid w:val="00E50604"/>
    <w:rsid w:val="00E50B4C"/>
    <w:rsid w:val="00E51229"/>
    <w:rsid w:val="00E52A71"/>
    <w:rsid w:val="00E52B24"/>
    <w:rsid w:val="00E52B9F"/>
    <w:rsid w:val="00E537A4"/>
    <w:rsid w:val="00E53D02"/>
    <w:rsid w:val="00E543BC"/>
    <w:rsid w:val="00E54B91"/>
    <w:rsid w:val="00E54CCA"/>
    <w:rsid w:val="00E54FF9"/>
    <w:rsid w:val="00E554DB"/>
    <w:rsid w:val="00E57181"/>
    <w:rsid w:val="00E5730A"/>
    <w:rsid w:val="00E576CA"/>
    <w:rsid w:val="00E57CD1"/>
    <w:rsid w:val="00E60464"/>
    <w:rsid w:val="00E606FC"/>
    <w:rsid w:val="00E61003"/>
    <w:rsid w:val="00E61B8B"/>
    <w:rsid w:val="00E61CDE"/>
    <w:rsid w:val="00E63115"/>
    <w:rsid w:val="00E632B3"/>
    <w:rsid w:val="00E63793"/>
    <w:rsid w:val="00E63BF1"/>
    <w:rsid w:val="00E63F31"/>
    <w:rsid w:val="00E63FA9"/>
    <w:rsid w:val="00E6500A"/>
    <w:rsid w:val="00E657C1"/>
    <w:rsid w:val="00E65C1F"/>
    <w:rsid w:val="00E66072"/>
    <w:rsid w:val="00E66F57"/>
    <w:rsid w:val="00E67560"/>
    <w:rsid w:val="00E678BA"/>
    <w:rsid w:val="00E67BCC"/>
    <w:rsid w:val="00E67C60"/>
    <w:rsid w:val="00E67D87"/>
    <w:rsid w:val="00E67DBD"/>
    <w:rsid w:val="00E67ED9"/>
    <w:rsid w:val="00E709BF"/>
    <w:rsid w:val="00E70A52"/>
    <w:rsid w:val="00E70DB2"/>
    <w:rsid w:val="00E718C8"/>
    <w:rsid w:val="00E71E95"/>
    <w:rsid w:val="00E721C5"/>
    <w:rsid w:val="00E72417"/>
    <w:rsid w:val="00E72866"/>
    <w:rsid w:val="00E72ACE"/>
    <w:rsid w:val="00E72C2E"/>
    <w:rsid w:val="00E732BC"/>
    <w:rsid w:val="00E73884"/>
    <w:rsid w:val="00E73E92"/>
    <w:rsid w:val="00E740ED"/>
    <w:rsid w:val="00E744E6"/>
    <w:rsid w:val="00E7463E"/>
    <w:rsid w:val="00E74726"/>
    <w:rsid w:val="00E74F16"/>
    <w:rsid w:val="00E74F7F"/>
    <w:rsid w:val="00E754EE"/>
    <w:rsid w:val="00E75A21"/>
    <w:rsid w:val="00E7705F"/>
    <w:rsid w:val="00E7730E"/>
    <w:rsid w:val="00E77899"/>
    <w:rsid w:val="00E77F4F"/>
    <w:rsid w:val="00E8219A"/>
    <w:rsid w:val="00E8248B"/>
    <w:rsid w:val="00E824EF"/>
    <w:rsid w:val="00E82734"/>
    <w:rsid w:val="00E82DD2"/>
    <w:rsid w:val="00E8323B"/>
    <w:rsid w:val="00E833DD"/>
    <w:rsid w:val="00E836BA"/>
    <w:rsid w:val="00E836E9"/>
    <w:rsid w:val="00E83B51"/>
    <w:rsid w:val="00E83F16"/>
    <w:rsid w:val="00E8413C"/>
    <w:rsid w:val="00E84C42"/>
    <w:rsid w:val="00E84D6E"/>
    <w:rsid w:val="00E863FA"/>
    <w:rsid w:val="00E86C0A"/>
    <w:rsid w:val="00E908AA"/>
    <w:rsid w:val="00E90F00"/>
    <w:rsid w:val="00E9139F"/>
    <w:rsid w:val="00E91CF8"/>
    <w:rsid w:val="00E920F1"/>
    <w:rsid w:val="00E92E04"/>
    <w:rsid w:val="00E92E75"/>
    <w:rsid w:val="00E93A9B"/>
    <w:rsid w:val="00E93CDA"/>
    <w:rsid w:val="00E9412F"/>
    <w:rsid w:val="00E94431"/>
    <w:rsid w:val="00E948A6"/>
    <w:rsid w:val="00E950D0"/>
    <w:rsid w:val="00E9583B"/>
    <w:rsid w:val="00E95CFB"/>
    <w:rsid w:val="00E9694D"/>
    <w:rsid w:val="00E96994"/>
    <w:rsid w:val="00E975C0"/>
    <w:rsid w:val="00E97A5B"/>
    <w:rsid w:val="00E97BFE"/>
    <w:rsid w:val="00E97F98"/>
    <w:rsid w:val="00EA0325"/>
    <w:rsid w:val="00EA0BC6"/>
    <w:rsid w:val="00EA2657"/>
    <w:rsid w:val="00EA2B5F"/>
    <w:rsid w:val="00EA37A6"/>
    <w:rsid w:val="00EA3DAB"/>
    <w:rsid w:val="00EA4335"/>
    <w:rsid w:val="00EA4C6F"/>
    <w:rsid w:val="00EA4E6A"/>
    <w:rsid w:val="00EA5AB9"/>
    <w:rsid w:val="00EA5D79"/>
    <w:rsid w:val="00EA7838"/>
    <w:rsid w:val="00EA7F5F"/>
    <w:rsid w:val="00EA7FF2"/>
    <w:rsid w:val="00EB031A"/>
    <w:rsid w:val="00EB061F"/>
    <w:rsid w:val="00EB0AC1"/>
    <w:rsid w:val="00EB108F"/>
    <w:rsid w:val="00EB239C"/>
    <w:rsid w:val="00EB2670"/>
    <w:rsid w:val="00EB2791"/>
    <w:rsid w:val="00EB2A66"/>
    <w:rsid w:val="00EB3215"/>
    <w:rsid w:val="00EB38EC"/>
    <w:rsid w:val="00EB4313"/>
    <w:rsid w:val="00EB45DF"/>
    <w:rsid w:val="00EB4CA4"/>
    <w:rsid w:val="00EB4E46"/>
    <w:rsid w:val="00EB54EB"/>
    <w:rsid w:val="00EB591F"/>
    <w:rsid w:val="00EB59DF"/>
    <w:rsid w:val="00EB5AED"/>
    <w:rsid w:val="00EB5BF7"/>
    <w:rsid w:val="00EB6B88"/>
    <w:rsid w:val="00EB7174"/>
    <w:rsid w:val="00EB7C61"/>
    <w:rsid w:val="00EC0E90"/>
    <w:rsid w:val="00EC0FEC"/>
    <w:rsid w:val="00EC20D0"/>
    <w:rsid w:val="00EC2DE1"/>
    <w:rsid w:val="00EC2EE5"/>
    <w:rsid w:val="00EC33BD"/>
    <w:rsid w:val="00EC34A9"/>
    <w:rsid w:val="00EC36C8"/>
    <w:rsid w:val="00EC3A67"/>
    <w:rsid w:val="00EC3B66"/>
    <w:rsid w:val="00EC44E7"/>
    <w:rsid w:val="00EC46FB"/>
    <w:rsid w:val="00EC4799"/>
    <w:rsid w:val="00EC4A81"/>
    <w:rsid w:val="00EC4AC0"/>
    <w:rsid w:val="00EC4BE5"/>
    <w:rsid w:val="00EC4C11"/>
    <w:rsid w:val="00EC59B4"/>
    <w:rsid w:val="00EC61AC"/>
    <w:rsid w:val="00EC6297"/>
    <w:rsid w:val="00EC6A4A"/>
    <w:rsid w:val="00EC6A71"/>
    <w:rsid w:val="00EC6AB6"/>
    <w:rsid w:val="00EC6B36"/>
    <w:rsid w:val="00EC6F53"/>
    <w:rsid w:val="00EC725F"/>
    <w:rsid w:val="00EC75F1"/>
    <w:rsid w:val="00EC7604"/>
    <w:rsid w:val="00EC79AC"/>
    <w:rsid w:val="00EC7BB8"/>
    <w:rsid w:val="00ED015A"/>
    <w:rsid w:val="00ED04C6"/>
    <w:rsid w:val="00ED0548"/>
    <w:rsid w:val="00ED183C"/>
    <w:rsid w:val="00ED1C88"/>
    <w:rsid w:val="00ED2432"/>
    <w:rsid w:val="00ED2947"/>
    <w:rsid w:val="00ED2E5A"/>
    <w:rsid w:val="00ED3290"/>
    <w:rsid w:val="00ED360E"/>
    <w:rsid w:val="00ED3E36"/>
    <w:rsid w:val="00ED4AB7"/>
    <w:rsid w:val="00ED5EFE"/>
    <w:rsid w:val="00ED6246"/>
    <w:rsid w:val="00ED65B9"/>
    <w:rsid w:val="00ED6C4D"/>
    <w:rsid w:val="00ED70CB"/>
    <w:rsid w:val="00ED78AD"/>
    <w:rsid w:val="00ED794B"/>
    <w:rsid w:val="00EE004C"/>
    <w:rsid w:val="00EE0C28"/>
    <w:rsid w:val="00EE0F9F"/>
    <w:rsid w:val="00EE145C"/>
    <w:rsid w:val="00EE157C"/>
    <w:rsid w:val="00EE1B56"/>
    <w:rsid w:val="00EE2414"/>
    <w:rsid w:val="00EE2928"/>
    <w:rsid w:val="00EE29D6"/>
    <w:rsid w:val="00EE2BEA"/>
    <w:rsid w:val="00EE2C2A"/>
    <w:rsid w:val="00EE2F59"/>
    <w:rsid w:val="00EE32F4"/>
    <w:rsid w:val="00EE368D"/>
    <w:rsid w:val="00EE38BF"/>
    <w:rsid w:val="00EE46D0"/>
    <w:rsid w:val="00EE4C86"/>
    <w:rsid w:val="00EE51FC"/>
    <w:rsid w:val="00EE5434"/>
    <w:rsid w:val="00EE5680"/>
    <w:rsid w:val="00EE5EBC"/>
    <w:rsid w:val="00EE6228"/>
    <w:rsid w:val="00EE631C"/>
    <w:rsid w:val="00EE6483"/>
    <w:rsid w:val="00EE657A"/>
    <w:rsid w:val="00EE6FBF"/>
    <w:rsid w:val="00EE7480"/>
    <w:rsid w:val="00EE74A8"/>
    <w:rsid w:val="00EF0A10"/>
    <w:rsid w:val="00EF0A9F"/>
    <w:rsid w:val="00EF0DB5"/>
    <w:rsid w:val="00EF10E4"/>
    <w:rsid w:val="00EF17A4"/>
    <w:rsid w:val="00EF188C"/>
    <w:rsid w:val="00EF1920"/>
    <w:rsid w:val="00EF1DF9"/>
    <w:rsid w:val="00EF2209"/>
    <w:rsid w:val="00EF252C"/>
    <w:rsid w:val="00EF2B5E"/>
    <w:rsid w:val="00EF41A5"/>
    <w:rsid w:val="00EF4342"/>
    <w:rsid w:val="00EF4AD6"/>
    <w:rsid w:val="00EF4B25"/>
    <w:rsid w:val="00EF4CD4"/>
    <w:rsid w:val="00EF5636"/>
    <w:rsid w:val="00EF571D"/>
    <w:rsid w:val="00EF6113"/>
    <w:rsid w:val="00EF6131"/>
    <w:rsid w:val="00EF64EB"/>
    <w:rsid w:val="00EF65DE"/>
    <w:rsid w:val="00EF724B"/>
    <w:rsid w:val="00EF78CB"/>
    <w:rsid w:val="00F00019"/>
    <w:rsid w:val="00F0039B"/>
    <w:rsid w:val="00F00631"/>
    <w:rsid w:val="00F00DBF"/>
    <w:rsid w:val="00F00F20"/>
    <w:rsid w:val="00F014E5"/>
    <w:rsid w:val="00F01DCF"/>
    <w:rsid w:val="00F020B6"/>
    <w:rsid w:val="00F02B1D"/>
    <w:rsid w:val="00F02B58"/>
    <w:rsid w:val="00F03116"/>
    <w:rsid w:val="00F03A2B"/>
    <w:rsid w:val="00F047E0"/>
    <w:rsid w:val="00F048AF"/>
    <w:rsid w:val="00F04FA5"/>
    <w:rsid w:val="00F05034"/>
    <w:rsid w:val="00F05981"/>
    <w:rsid w:val="00F05DE8"/>
    <w:rsid w:val="00F0619D"/>
    <w:rsid w:val="00F0668E"/>
    <w:rsid w:val="00F06E39"/>
    <w:rsid w:val="00F06E48"/>
    <w:rsid w:val="00F06FB8"/>
    <w:rsid w:val="00F10356"/>
    <w:rsid w:val="00F10462"/>
    <w:rsid w:val="00F10AA5"/>
    <w:rsid w:val="00F10AA6"/>
    <w:rsid w:val="00F10BF9"/>
    <w:rsid w:val="00F121C3"/>
    <w:rsid w:val="00F12397"/>
    <w:rsid w:val="00F1249D"/>
    <w:rsid w:val="00F12553"/>
    <w:rsid w:val="00F13157"/>
    <w:rsid w:val="00F142C5"/>
    <w:rsid w:val="00F14D46"/>
    <w:rsid w:val="00F15087"/>
    <w:rsid w:val="00F155D1"/>
    <w:rsid w:val="00F15849"/>
    <w:rsid w:val="00F15A81"/>
    <w:rsid w:val="00F15BC5"/>
    <w:rsid w:val="00F15BF6"/>
    <w:rsid w:val="00F161EC"/>
    <w:rsid w:val="00F1637A"/>
    <w:rsid w:val="00F17246"/>
    <w:rsid w:val="00F178F2"/>
    <w:rsid w:val="00F17913"/>
    <w:rsid w:val="00F2038F"/>
    <w:rsid w:val="00F204C6"/>
    <w:rsid w:val="00F20CB1"/>
    <w:rsid w:val="00F20DF3"/>
    <w:rsid w:val="00F21664"/>
    <w:rsid w:val="00F21E22"/>
    <w:rsid w:val="00F222BE"/>
    <w:rsid w:val="00F2233A"/>
    <w:rsid w:val="00F228E6"/>
    <w:rsid w:val="00F229BE"/>
    <w:rsid w:val="00F2356C"/>
    <w:rsid w:val="00F23EE3"/>
    <w:rsid w:val="00F2446B"/>
    <w:rsid w:val="00F246A7"/>
    <w:rsid w:val="00F25674"/>
    <w:rsid w:val="00F25B4E"/>
    <w:rsid w:val="00F25C80"/>
    <w:rsid w:val="00F25DC3"/>
    <w:rsid w:val="00F26115"/>
    <w:rsid w:val="00F268BB"/>
    <w:rsid w:val="00F26DCE"/>
    <w:rsid w:val="00F2763C"/>
    <w:rsid w:val="00F2764F"/>
    <w:rsid w:val="00F2783C"/>
    <w:rsid w:val="00F27A77"/>
    <w:rsid w:val="00F27C99"/>
    <w:rsid w:val="00F27E3C"/>
    <w:rsid w:val="00F303B9"/>
    <w:rsid w:val="00F30D3F"/>
    <w:rsid w:val="00F3141E"/>
    <w:rsid w:val="00F3194E"/>
    <w:rsid w:val="00F31A93"/>
    <w:rsid w:val="00F32D9F"/>
    <w:rsid w:val="00F33569"/>
    <w:rsid w:val="00F3370F"/>
    <w:rsid w:val="00F35422"/>
    <w:rsid w:val="00F35BB5"/>
    <w:rsid w:val="00F35D63"/>
    <w:rsid w:val="00F36435"/>
    <w:rsid w:val="00F36B19"/>
    <w:rsid w:val="00F37618"/>
    <w:rsid w:val="00F37ACB"/>
    <w:rsid w:val="00F405B0"/>
    <w:rsid w:val="00F4089A"/>
    <w:rsid w:val="00F40A74"/>
    <w:rsid w:val="00F41036"/>
    <w:rsid w:val="00F416D3"/>
    <w:rsid w:val="00F420C7"/>
    <w:rsid w:val="00F42116"/>
    <w:rsid w:val="00F4241F"/>
    <w:rsid w:val="00F435C9"/>
    <w:rsid w:val="00F43724"/>
    <w:rsid w:val="00F43B2A"/>
    <w:rsid w:val="00F44462"/>
    <w:rsid w:val="00F44557"/>
    <w:rsid w:val="00F445AA"/>
    <w:rsid w:val="00F44A9B"/>
    <w:rsid w:val="00F44AD4"/>
    <w:rsid w:val="00F44E67"/>
    <w:rsid w:val="00F454AA"/>
    <w:rsid w:val="00F45622"/>
    <w:rsid w:val="00F45785"/>
    <w:rsid w:val="00F45A64"/>
    <w:rsid w:val="00F46D12"/>
    <w:rsid w:val="00F46E2D"/>
    <w:rsid w:val="00F4718D"/>
    <w:rsid w:val="00F478A3"/>
    <w:rsid w:val="00F478FB"/>
    <w:rsid w:val="00F47A07"/>
    <w:rsid w:val="00F47D68"/>
    <w:rsid w:val="00F50885"/>
    <w:rsid w:val="00F50D46"/>
    <w:rsid w:val="00F51002"/>
    <w:rsid w:val="00F51750"/>
    <w:rsid w:val="00F52B7C"/>
    <w:rsid w:val="00F52CFE"/>
    <w:rsid w:val="00F53D85"/>
    <w:rsid w:val="00F542C3"/>
    <w:rsid w:val="00F54712"/>
    <w:rsid w:val="00F547AB"/>
    <w:rsid w:val="00F54AB6"/>
    <w:rsid w:val="00F54BD7"/>
    <w:rsid w:val="00F54E74"/>
    <w:rsid w:val="00F550C8"/>
    <w:rsid w:val="00F553A0"/>
    <w:rsid w:val="00F55546"/>
    <w:rsid w:val="00F559BC"/>
    <w:rsid w:val="00F55CCA"/>
    <w:rsid w:val="00F55EAD"/>
    <w:rsid w:val="00F55F74"/>
    <w:rsid w:val="00F563F4"/>
    <w:rsid w:val="00F564C8"/>
    <w:rsid w:val="00F56835"/>
    <w:rsid w:val="00F56F81"/>
    <w:rsid w:val="00F57151"/>
    <w:rsid w:val="00F57842"/>
    <w:rsid w:val="00F579DD"/>
    <w:rsid w:val="00F603B4"/>
    <w:rsid w:val="00F6063A"/>
    <w:rsid w:val="00F6074B"/>
    <w:rsid w:val="00F61350"/>
    <w:rsid w:val="00F61813"/>
    <w:rsid w:val="00F61914"/>
    <w:rsid w:val="00F61C53"/>
    <w:rsid w:val="00F61D6F"/>
    <w:rsid w:val="00F61DB4"/>
    <w:rsid w:val="00F61EFC"/>
    <w:rsid w:val="00F621EA"/>
    <w:rsid w:val="00F62820"/>
    <w:rsid w:val="00F62E1D"/>
    <w:rsid w:val="00F6320D"/>
    <w:rsid w:val="00F6368F"/>
    <w:rsid w:val="00F63756"/>
    <w:rsid w:val="00F63F0A"/>
    <w:rsid w:val="00F6493B"/>
    <w:rsid w:val="00F649C9"/>
    <w:rsid w:val="00F64C3E"/>
    <w:rsid w:val="00F655E1"/>
    <w:rsid w:val="00F655E7"/>
    <w:rsid w:val="00F65A5F"/>
    <w:rsid w:val="00F65CDA"/>
    <w:rsid w:val="00F665A4"/>
    <w:rsid w:val="00F6662D"/>
    <w:rsid w:val="00F66778"/>
    <w:rsid w:val="00F67055"/>
    <w:rsid w:val="00F67E24"/>
    <w:rsid w:val="00F70315"/>
    <w:rsid w:val="00F7059C"/>
    <w:rsid w:val="00F70864"/>
    <w:rsid w:val="00F70B2D"/>
    <w:rsid w:val="00F70F76"/>
    <w:rsid w:val="00F71396"/>
    <w:rsid w:val="00F71A9E"/>
    <w:rsid w:val="00F72A7D"/>
    <w:rsid w:val="00F72C4A"/>
    <w:rsid w:val="00F737C1"/>
    <w:rsid w:val="00F73F26"/>
    <w:rsid w:val="00F7410B"/>
    <w:rsid w:val="00F749B5"/>
    <w:rsid w:val="00F74A58"/>
    <w:rsid w:val="00F74BB7"/>
    <w:rsid w:val="00F74F8A"/>
    <w:rsid w:val="00F75A2B"/>
    <w:rsid w:val="00F7626C"/>
    <w:rsid w:val="00F77113"/>
    <w:rsid w:val="00F77428"/>
    <w:rsid w:val="00F77620"/>
    <w:rsid w:val="00F777EF"/>
    <w:rsid w:val="00F80189"/>
    <w:rsid w:val="00F80976"/>
    <w:rsid w:val="00F81813"/>
    <w:rsid w:val="00F81C2F"/>
    <w:rsid w:val="00F8226D"/>
    <w:rsid w:val="00F82852"/>
    <w:rsid w:val="00F82AFD"/>
    <w:rsid w:val="00F82B89"/>
    <w:rsid w:val="00F82E95"/>
    <w:rsid w:val="00F82F57"/>
    <w:rsid w:val="00F830A4"/>
    <w:rsid w:val="00F8321F"/>
    <w:rsid w:val="00F833D4"/>
    <w:rsid w:val="00F8342C"/>
    <w:rsid w:val="00F83D8A"/>
    <w:rsid w:val="00F83FBE"/>
    <w:rsid w:val="00F84003"/>
    <w:rsid w:val="00F8450D"/>
    <w:rsid w:val="00F85290"/>
    <w:rsid w:val="00F85CD0"/>
    <w:rsid w:val="00F85D14"/>
    <w:rsid w:val="00F85E06"/>
    <w:rsid w:val="00F861A3"/>
    <w:rsid w:val="00F86CFB"/>
    <w:rsid w:val="00F86DE5"/>
    <w:rsid w:val="00F87159"/>
    <w:rsid w:val="00F87705"/>
    <w:rsid w:val="00F90C60"/>
    <w:rsid w:val="00F911F3"/>
    <w:rsid w:val="00F9148C"/>
    <w:rsid w:val="00F92C03"/>
    <w:rsid w:val="00F92D7F"/>
    <w:rsid w:val="00F936AC"/>
    <w:rsid w:val="00F93971"/>
    <w:rsid w:val="00F94C55"/>
    <w:rsid w:val="00F9599E"/>
    <w:rsid w:val="00F95D68"/>
    <w:rsid w:val="00F95E83"/>
    <w:rsid w:val="00F961C4"/>
    <w:rsid w:val="00F9799A"/>
    <w:rsid w:val="00F97C90"/>
    <w:rsid w:val="00F97CDD"/>
    <w:rsid w:val="00F97D08"/>
    <w:rsid w:val="00FA08CD"/>
    <w:rsid w:val="00FA0AFC"/>
    <w:rsid w:val="00FA0DA0"/>
    <w:rsid w:val="00FA15EE"/>
    <w:rsid w:val="00FA18D9"/>
    <w:rsid w:val="00FA1A74"/>
    <w:rsid w:val="00FA1E65"/>
    <w:rsid w:val="00FA25D6"/>
    <w:rsid w:val="00FA264D"/>
    <w:rsid w:val="00FA2A15"/>
    <w:rsid w:val="00FA37B3"/>
    <w:rsid w:val="00FA41A8"/>
    <w:rsid w:val="00FA4415"/>
    <w:rsid w:val="00FA4CDC"/>
    <w:rsid w:val="00FA55F6"/>
    <w:rsid w:val="00FA59D7"/>
    <w:rsid w:val="00FA5D6C"/>
    <w:rsid w:val="00FA6246"/>
    <w:rsid w:val="00FA6560"/>
    <w:rsid w:val="00FA6AE5"/>
    <w:rsid w:val="00FA723F"/>
    <w:rsid w:val="00FA782C"/>
    <w:rsid w:val="00FA78E9"/>
    <w:rsid w:val="00FA7D63"/>
    <w:rsid w:val="00FB07D4"/>
    <w:rsid w:val="00FB08B2"/>
    <w:rsid w:val="00FB0BCB"/>
    <w:rsid w:val="00FB0D73"/>
    <w:rsid w:val="00FB11D8"/>
    <w:rsid w:val="00FB1AFA"/>
    <w:rsid w:val="00FB1CF6"/>
    <w:rsid w:val="00FB3362"/>
    <w:rsid w:val="00FB3565"/>
    <w:rsid w:val="00FB406F"/>
    <w:rsid w:val="00FB5018"/>
    <w:rsid w:val="00FB65D8"/>
    <w:rsid w:val="00FC031C"/>
    <w:rsid w:val="00FC192C"/>
    <w:rsid w:val="00FC1A1E"/>
    <w:rsid w:val="00FC1B2A"/>
    <w:rsid w:val="00FC1B56"/>
    <w:rsid w:val="00FC216C"/>
    <w:rsid w:val="00FC274F"/>
    <w:rsid w:val="00FC2F2A"/>
    <w:rsid w:val="00FC305F"/>
    <w:rsid w:val="00FC3B3E"/>
    <w:rsid w:val="00FC438F"/>
    <w:rsid w:val="00FC4725"/>
    <w:rsid w:val="00FC4ACD"/>
    <w:rsid w:val="00FC5BDD"/>
    <w:rsid w:val="00FC5CD7"/>
    <w:rsid w:val="00FC5D4F"/>
    <w:rsid w:val="00FC659B"/>
    <w:rsid w:val="00FC7624"/>
    <w:rsid w:val="00FC7A58"/>
    <w:rsid w:val="00FC7A59"/>
    <w:rsid w:val="00FD0140"/>
    <w:rsid w:val="00FD0559"/>
    <w:rsid w:val="00FD0D90"/>
    <w:rsid w:val="00FD0E0C"/>
    <w:rsid w:val="00FD110A"/>
    <w:rsid w:val="00FD1459"/>
    <w:rsid w:val="00FD197B"/>
    <w:rsid w:val="00FD1C40"/>
    <w:rsid w:val="00FD20BE"/>
    <w:rsid w:val="00FD25D6"/>
    <w:rsid w:val="00FD3778"/>
    <w:rsid w:val="00FD37AB"/>
    <w:rsid w:val="00FD3991"/>
    <w:rsid w:val="00FD3AB9"/>
    <w:rsid w:val="00FD3DFD"/>
    <w:rsid w:val="00FD40E6"/>
    <w:rsid w:val="00FD44DE"/>
    <w:rsid w:val="00FD55BE"/>
    <w:rsid w:val="00FD56A1"/>
    <w:rsid w:val="00FD56B9"/>
    <w:rsid w:val="00FD62D8"/>
    <w:rsid w:val="00FD6749"/>
    <w:rsid w:val="00FD6C4C"/>
    <w:rsid w:val="00FD78C4"/>
    <w:rsid w:val="00FD7B0A"/>
    <w:rsid w:val="00FD7C23"/>
    <w:rsid w:val="00FD7E2B"/>
    <w:rsid w:val="00FD7FD0"/>
    <w:rsid w:val="00FE02B4"/>
    <w:rsid w:val="00FE088A"/>
    <w:rsid w:val="00FE0AF8"/>
    <w:rsid w:val="00FE0D17"/>
    <w:rsid w:val="00FE0F26"/>
    <w:rsid w:val="00FE10E3"/>
    <w:rsid w:val="00FE1823"/>
    <w:rsid w:val="00FE1D14"/>
    <w:rsid w:val="00FE26BD"/>
    <w:rsid w:val="00FE2717"/>
    <w:rsid w:val="00FE2B0E"/>
    <w:rsid w:val="00FE2BF9"/>
    <w:rsid w:val="00FE2CDB"/>
    <w:rsid w:val="00FE3282"/>
    <w:rsid w:val="00FE354E"/>
    <w:rsid w:val="00FE3987"/>
    <w:rsid w:val="00FE450C"/>
    <w:rsid w:val="00FE4588"/>
    <w:rsid w:val="00FE4608"/>
    <w:rsid w:val="00FE481E"/>
    <w:rsid w:val="00FE4932"/>
    <w:rsid w:val="00FE4DA2"/>
    <w:rsid w:val="00FE55EE"/>
    <w:rsid w:val="00FE5F90"/>
    <w:rsid w:val="00FE6071"/>
    <w:rsid w:val="00FE6A40"/>
    <w:rsid w:val="00FE6C2C"/>
    <w:rsid w:val="00FE6E6A"/>
    <w:rsid w:val="00FE7098"/>
    <w:rsid w:val="00FE70C7"/>
    <w:rsid w:val="00FE7133"/>
    <w:rsid w:val="00FE7308"/>
    <w:rsid w:val="00FE739E"/>
    <w:rsid w:val="00FE787D"/>
    <w:rsid w:val="00FF0405"/>
    <w:rsid w:val="00FF041C"/>
    <w:rsid w:val="00FF0861"/>
    <w:rsid w:val="00FF0A6F"/>
    <w:rsid w:val="00FF0E4F"/>
    <w:rsid w:val="00FF0FF5"/>
    <w:rsid w:val="00FF110D"/>
    <w:rsid w:val="00FF1636"/>
    <w:rsid w:val="00FF2403"/>
    <w:rsid w:val="00FF28B1"/>
    <w:rsid w:val="00FF369D"/>
    <w:rsid w:val="00FF4E79"/>
    <w:rsid w:val="00FF4FC8"/>
    <w:rsid w:val="00FF543A"/>
    <w:rsid w:val="00FF585D"/>
    <w:rsid w:val="00FF5F71"/>
    <w:rsid w:val="00FF6ED3"/>
    <w:rsid w:val="00FF6FD5"/>
    <w:rsid w:val="00FF7075"/>
    <w:rsid w:val="00FF7138"/>
    <w:rsid w:val="00FF72C0"/>
    <w:rsid w:val="00FF76B8"/>
    <w:rsid w:val="00FF786C"/>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hyperlink" Target="https://doi.org/10.1111/j.1467-8624.1991.tb01602.x" TargetMode="External"/><Relationship Id="rId47" Type="http://schemas.openxmlformats.org/officeDocument/2006/relationships/hyperlink" Target="https://psycnet.apa.org/doi/10.1016/S1364-6613(99)01356-X" TargetMode="External"/><Relationship Id="rId63" Type="http://schemas.openxmlformats.org/officeDocument/2006/relationships/hyperlink" Target="https://psycnet.apa.org/doi/10.1037/0012-1649.19.3.338" TargetMode="External"/><Relationship Id="rId68" Type="http://schemas.openxmlformats.org/officeDocument/2006/relationships/hyperlink" Target="https://doi.org/10.1016/S0010-0277(87)80006-9" TargetMode="External"/><Relationship Id="rId84" Type="http://schemas.openxmlformats.org/officeDocument/2006/relationships/hyperlink" Target="https://doi.org/10.1080/09540090310001655093" TargetMode="External"/><Relationship Id="rId89" Type="http://schemas.openxmlformats.org/officeDocument/2006/relationships/hyperlink" Target="https://doi.org/10.1016/S1364-6613(02)01926-5" TargetMode="External"/><Relationship Id="rId16" Type="http://schemas.openxmlformats.org/officeDocument/2006/relationships/image" Target="media/image7.png"/><Relationship Id="rId11" Type="http://schemas.openxmlformats.org/officeDocument/2006/relationships/hyperlink" Target="https://osf.io/9eqpf/?view_only=62f752417a9141c7b0509a998039ad13" TargetMode="External"/><Relationship Id="rId32" Type="http://schemas.openxmlformats.org/officeDocument/2006/relationships/image" Target="media/image23.png"/><Relationship Id="rId37" Type="http://schemas.openxmlformats.org/officeDocument/2006/relationships/image" Target="media/image270.png"/><Relationship Id="rId53" Type="http://schemas.openxmlformats.org/officeDocument/2006/relationships/hyperlink" Target="https://doi.org/10.1207/s15516709cog2701_4" TargetMode="External"/><Relationship Id="rId58" Type="http://schemas.openxmlformats.org/officeDocument/2006/relationships/hyperlink" Target="https://doi.org/10.1016/0010-0277(95)00661-H" TargetMode="External"/><Relationship Id="rId74" Type="http://schemas.openxmlformats.org/officeDocument/2006/relationships/hyperlink" Target="https://doi.org/10.1016/j.cogpsych.2010.02.001" TargetMode="External"/><Relationship Id="rId79" Type="http://schemas.openxmlformats.org/officeDocument/2006/relationships/hyperlink" Target="https://doi.org/10.1016/j.cognition.2017.09.007" TargetMode="External"/><Relationship Id="rId102" Type="http://schemas.openxmlformats.org/officeDocument/2006/relationships/header" Target="header1.xml"/><Relationship Id="rId5" Type="http://schemas.openxmlformats.org/officeDocument/2006/relationships/webSettings" Target="webSettings.xml"/><Relationship Id="rId90" Type="http://schemas.openxmlformats.org/officeDocument/2006/relationships/hyperlink" Target="https://doi.org/10.1111/j.1551-6709.2010.01129.x" TargetMode="External"/><Relationship Id="rId95" Type="http://schemas.openxmlformats.org/officeDocument/2006/relationships/hyperlink" Target="https://doi.org/10.1016/j.neuroimage.2010.05.028" TargetMode="Externa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hyperlink" Target="https://doi.org/10.1016/0010-0277(85)90008-3" TargetMode="External"/><Relationship Id="rId48" Type="http://schemas.openxmlformats.org/officeDocument/2006/relationships/hyperlink" Target="https://doi.org/10.1016/S0885-2014(02)00124-7" TargetMode="External"/><Relationship Id="rId64" Type="http://schemas.openxmlformats.org/officeDocument/2006/relationships/hyperlink" Target="https://doi.org/10.1016/0885-2014(93)90008-S" TargetMode="External"/><Relationship Id="rId69" Type="http://schemas.openxmlformats.org/officeDocument/2006/relationships/hyperlink" Target="https://doi.org/10.1111/desc.13581" TargetMode="External"/><Relationship Id="rId80" Type="http://schemas.openxmlformats.org/officeDocument/2006/relationships/hyperlink" Target="https://doi.org/10.1037/1089-2680.1.3.271" TargetMode="External"/><Relationship Id="rId85" Type="http://schemas.openxmlformats.org/officeDocument/2006/relationships/hyperlink" Target="https://doi.org/10.1098/rsos.191795" TargetMode="External"/><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8.png"/><Relationship Id="rId59" Type="http://schemas.openxmlformats.org/officeDocument/2006/relationships/hyperlink" Target="https://doi.org/10.1177/0963721412470687" TargetMode="External"/><Relationship Id="rId103" Type="http://schemas.openxmlformats.org/officeDocument/2006/relationships/header" Target="header2.xml"/><Relationship Id="rId20" Type="http://schemas.openxmlformats.org/officeDocument/2006/relationships/image" Target="media/image11.png"/><Relationship Id="rId41" Type="http://schemas.openxmlformats.org/officeDocument/2006/relationships/hyperlink" Target="https://psycnet.apa.org/doi/10.1037/0012-1649.23.5.655" TargetMode="External"/><Relationship Id="rId54" Type="http://schemas.openxmlformats.org/officeDocument/2006/relationships/hyperlink" Target="https://doi.org/10.1207/s15516709cog1401_5" TargetMode="External"/><Relationship Id="rId62" Type="http://schemas.openxmlformats.org/officeDocument/2006/relationships/hyperlink" Target="https://doi.org/10.1162/neco.1989.1.1.143" TargetMode="External"/><Relationship Id="rId70" Type="http://schemas.openxmlformats.org/officeDocument/2006/relationships/hyperlink" Target="https://doi.org/10.1016/j.cognition.2016.12.007" TargetMode="External"/><Relationship Id="rId75" Type="http://schemas.openxmlformats.org/officeDocument/2006/relationships/hyperlink" Target="https://doi.org/10.1016/S0010-0277(96)00727-5" TargetMode="External"/><Relationship Id="rId83" Type="http://schemas.openxmlformats.org/officeDocument/2006/relationships/hyperlink" Target="https://doi.org/10.1371/journal.pone.0042698" TargetMode="External"/><Relationship Id="rId88" Type="http://schemas.openxmlformats.org/officeDocument/2006/relationships/hyperlink" Target="https://doi.org/10.1521/soco.2025.43.3.152" TargetMode="External"/><Relationship Id="rId91" Type="http://schemas.openxmlformats.org/officeDocument/2006/relationships/hyperlink" Target="https://doi.org/10.1146/annurev.ph.25.030163.002553" TargetMode="External"/><Relationship Id="rId96" Type="http://schemas.openxmlformats.org/officeDocument/2006/relationships/hyperlink" Target="https://doi.org/10.1016/j.cogdev.2012.08.004"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doi.org/10.1111/1467-7687.00220" TargetMode="External"/><Relationship Id="rId57" Type="http://schemas.openxmlformats.org/officeDocument/2006/relationships/hyperlink" Target="https://doi.org/10.1016/S1364-6613(03)00128-1" TargetMode="External"/><Relationship Id="rId106" Type="http://schemas.openxmlformats.org/officeDocument/2006/relationships/theme" Target="theme/theme1.xml"/><Relationship Id="rId10" Type="http://schemas.openxmlformats.org/officeDocument/2006/relationships/image" Target="media/image20.jpg"/><Relationship Id="rId31" Type="http://schemas.openxmlformats.org/officeDocument/2006/relationships/image" Target="media/image22.png"/><Relationship Id="rId44" Type="http://schemas.openxmlformats.org/officeDocument/2006/relationships/hyperlink" Target="https://doi.org/10.1037/xge0001656" TargetMode="External"/><Relationship Id="rId52" Type="http://schemas.openxmlformats.org/officeDocument/2006/relationships/hyperlink" Target="https://doi.org/10.1016/S0010-0277(99)00039-6" TargetMode="External"/><Relationship Id="rId60" Type="http://schemas.openxmlformats.org/officeDocument/2006/relationships/hyperlink" Target="https://doi.org/10.1016/j.cogdev.2010.09.001" TargetMode="External"/><Relationship Id="rId65" Type="http://schemas.openxmlformats.org/officeDocument/2006/relationships/hyperlink" Target="https://doi.org/10.1016/j.cogdev.2005.04.004" TargetMode="External"/><Relationship Id="rId73" Type="http://schemas.openxmlformats.org/officeDocument/2006/relationships/hyperlink" Target="https://doi.org/10.1111/j.0956-7976.2004.00755.x" TargetMode="External"/><Relationship Id="rId78" Type="http://schemas.openxmlformats.org/officeDocument/2006/relationships/hyperlink" Target="https://doi.org/10.1016/j.cognition.2004.11.005" TargetMode="External"/><Relationship Id="rId81" Type="http://schemas.openxmlformats.org/officeDocument/2006/relationships/hyperlink" Target="http://www.jstor.org/stable/30162860" TargetMode="External"/><Relationship Id="rId86" Type="http://schemas.openxmlformats.org/officeDocument/2006/relationships/hyperlink" Target="https://doi.org/10.1371/journal.pone.0023223" TargetMode="External"/><Relationship Id="rId94" Type="http://schemas.openxmlformats.org/officeDocument/2006/relationships/hyperlink" Target="https://doi.org/10.1371/journal.pbio.0030208" TargetMode="External"/><Relationship Id="rId99" Type="http://schemas.openxmlformats.org/officeDocument/2006/relationships/hyperlink" Target="https://doi.org/10.1038/358749a0" TargetMode="External"/><Relationship Id="rId101" Type="http://schemas.openxmlformats.org/officeDocument/2006/relationships/hyperlink" Target="https://psycnet.apa.org/doi/10.1037/a0032150" TargetMode="Externa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80.png"/><Relationship Id="rId34" Type="http://schemas.openxmlformats.org/officeDocument/2006/relationships/image" Target="media/image25.png"/><Relationship Id="rId50" Type="http://schemas.openxmlformats.org/officeDocument/2006/relationships/hyperlink" Target="https://psycnet.apa.org/doi/10.1037/0033-295X.112.2.347" TargetMode="External"/><Relationship Id="rId55" Type="http://schemas.openxmlformats.org/officeDocument/2006/relationships/hyperlink" Target="https://doi.org/10.1111/j.1467-7687.2011.01048.x" TargetMode="External"/><Relationship Id="rId76" Type="http://schemas.openxmlformats.org/officeDocument/2006/relationships/hyperlink" Target="https://doi.org/10.1126/science.1107621" TargetMode="External"/><Relationship Id="rId97" Type="http://schemas.openxmlformats.org/officeDocument/2006/relationships/hyperlink" Target="https://doi.org/10.1016/j.cognition.2017.06.029" TargetMode="External"/><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doi.org/10.1037/0012-1649.36.5.635" TargetMode="External"/><Relationship Id="rId92" Type="http://schemas.openxmlformats.org/officeDocument/2006/relationships/hyperlink" Target="https://psycnet.apa.org/doi/10.1037/0033-295X.99.4.605"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hyperlink" Target="https://doi.org/10.1016/0010-0277(86)90052-1" TargetMode="External"/><Relationship Id="rId45" Type="http://schemas.openxmlformats.org/officeDocument/2006/relationships/hyperlink" Target="https://doi.org/10.1016/j.cogdev.2022.101164" TargetMode="External"/><Relationship Id="rId66" Type="http://schemas.openxmlformats.org/officeDocument/2006/relationships/hyperlink" Target="https://doi.org/10.1016/0010-0285(83)90017-8" TargetMode="External"/><Relationship Id="rId87" Type="http://schemas.openxmlformats.org/officeDocument/2006/relationships/hyperlink" Target="https://doi.org/10.1207/s15327078in1003_6" TargetMode="External"/><Relationship Id="rId61" Type="http://schemas.openxmlformats.org/officeDocument/2006/relationships/hyperlink" Target="https://doi.org/10.1038/nature06288" TargetMode="External"/><Relationship Id="rId82" Type="http://schemas.openxmlformats.org/officeDocument/2006/relationships/hyperlink" Target="https://doi.org/10.1038/323533a0"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hyperlink" Target="https://doi.org/10.1038/s41467-025-61517-3" TargetMode="External"/><Relationship Id="rId77" Type="http://schemas.openxmlformats.org/officeDocument/2006/relationships/hyperlink" Target="https://doi.org/10.1126/science.1111656" TargetMode="External"/><Relationship Id="rId100" Type="http://schemas.openxmlformats.org/officeDocument/2006/relationships/hyperlink" Target="https://doi.org/10.1111/1467-8721.ep10772615" TargetMode="External"/><Relationship Id="rId105" Type="http://schemas.microsoft.com/office/2011/relationships/people" Target="people.xml"/><Relationship Id="rId8" Type="http://schemas.openxmlformats.org/officeDocument/2006/relationships/image" Target="media/image1.jpg"/><Relationship Id="rId51" Type="http://schemas.openxmlformats.org/officeDocument/2006/relationships/hyperlink" Target="https://doi.org/10.1111/1467-7687.00039" TargetMode="External"/><Relationship Id="rId72" Type="http://schemas.openxmlformats.org/officeDocument/2006/relationships/hyperlink" Target="https://doi.org/10.1080/095400999116322" TargetMode="External"/><Relationship Id="rId93" Type="http://schemas.openxmlformats.org/officeDocument/2006/relationships/hyperlink" Target="https://doi.org/10.1002/icd.2359" TargetMode="External"/><Relationship Id="rId98" Type="http://schemas.openxmlformats.org/officeDocument/2006/relationships/hyperlink" Target="https://doi.org/10.1111/1467-9280.00218" TargetMode="Externa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hyperlink" Target="https://doi.org/10.1207/S15327078IN0104_3" TargetMode="External"/><Relationship Id="rId67" Type="http://schemas.openxmlformats.org/officeDocument/2006/relationships/hyperlink" Target="https://doi.org/10.1016/S0010-0277(98)0003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113</Pages>
  <Words>31333</Words>
  <Characters>178603</Characters>
  <Application>Microsoft Office Word</Application>
  <DocSecurity>0</DocSecurity>
  <Lines>1488</Lines>
  <Paragraphs>419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11</cp:revision>
  <dcterms:created xsi:type="dcterms:W3CDTF">2026-05-02T14:44:00Z</dcterms:created>
  <dcterms:modified xsi:type="dcterms:W3CDTF">2026-05-02T15:52:00Z</dcterms:modified>
</cp:coreProperties>
</file>