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382388A6" w:rsidR="00311162" w:rsidRDefault="009125B3" w:rsidP="0096761D">
      <w:pPr>
        <w:spacing w:line="480" w:lineRule="auto"/>
        <w:ind w:firstLine="720"/>
        <w:contextualSpacing/>
        <w:rPr>
          <w:ins w:id="1" w:author="Benton, Deon" w:date="2026-04-24T20:43:00Z" w16du:dateUtc="2026-04-25T01:43:00Z"/>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 xml:space="preserve">may not only increase their overall engagement in the task but it </w:t>
      </w:r>
      <w:r w:rsidR="00D84499">
        <w:rPr>
          <w:rFonts w:ascii="Times New Roman" w:hAnsi="Times New Roman" w:cs="Times New Roman"/>
        </w:rPr>
        <w:t xml:space="preserve">may </w:t>
      </w:r>
      <w:r w:rsidR="00510876">
        <w:rPr>
          <w:rFonts w:ascii="Times New Roman" w:hAnsi="Times New Roman" w:cs="Times New Roman"/>
        </w:rPr>
        <w:t xml:space="preserve">facilitate successful encoding of the visual features of the objects involved. </w:t>
      </w:r>
      <w:r w:rsidR="00FF1636">
        <w:rPr>
          <w:rFonts w:ascii="Times New Roman" w:hAnsi="Times New Roman" w:cs="Times New Roman"/>
        </w:rPr>
        <w:t>Critically, even if that boost is ephemeral as is assumed here, infants may have sufficient time while in this heightened attentional state to</w:t>
      </w:r>
      <w:r w:rsidR="00ED2E5A">
        <w:rPr>
          <w:rFonts w:ascii="Times New Roman" w:hAnsi="Times New Roman" w:cs="Times New Roman"/>
        </w:rPr>
        <w:t xml:space="preserve"> encode key aspects of the task that bear directly on their subsequent looking behavior. </w:t>
      </w:r>
      <w:r w:rsidR="00510876">
        <w:rPr>
          <w:rFonts w:ascii="Times New Roman" w:hAnsi="Times New Roman" w:cs="Times New Roman"/>
        </w:rPr>
        <w:t xml:space="preserve">Support for this 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w:t>
      </w:r>
      <w:r w:rsidR="00594362">
        <w:rPr>
          <w:rFonts w:ascii="Times New Roman" w:hAnsi="Times New Roman" w:cs="Times New Roman"/>
        </w:rPr>
        <w:lastRenderedPageBreak/>
        <w:t>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ins w:id="2" w:author="Benton, Deon" w:date="2026-04-24T20:11:00Z" w16du:dateUtc="2026-04-25T01:11:00Z">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ins>
      <w:ins w:id="3" w:author="Benton, Deon" w:date="2026-04-24T20:50:00Z" w16du:dateUtc="2026-04-25T01:50:00Z">
        <w:r w:rsidR="00311162">
          <w:rPr>
            <w:rFonts w:ascii="Times New Roman" w:hAnsi="Times New Roman" w:cs="Times New Roman"/>
          </w:rPr>
          <w:t>igh</w:t>
        </w:r>
      </w:ins>
      <w:ins w:id="4" w:author="Benton, Deon" w:date="2026-04-24T20:11:00Z" w16du:dateUtc="2026-04-25T01:11:00Z">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ins>
      <w:ins w:id="5" w:author="Benton, Deon" w:date="2026-04-24T20:22:00Z" w16du:dateUtc="2026-04-25T01:22:00Z">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ins>
      <w:ins w:id="6" w:author="Benton, Deon" w:date="2026-04-26T00:12:00Z" w16du:dateUtc="2026-04-26T05:12:00Z">
        <w:r w:rsidR="003E1F01">
          <w:rPr>
            <w:rFonts w:ascii="Times New Roman" w:hAnsi="Times New Roman" w:cs="Times New Roman"/>
          </w:rPr>
          <w:t xml:space="preserve">when their hand contacts the object </w:t>
        </w:r>
      </w:ins>
      <w:ins w:id="7" w:author="Benton, Deon" w:date="2026-04-24T20:22:00Z" w16du:dateUtc="2026-04-25T01:22:00Z">
        <w:r w:rsidR="00BE2E9B" w:rsidRPr="00BE2E9B">
          <w:rPr>
            <w:rFonts w:ascii="Times New Roman" w:hAnsi="Times New Roman" w:cs="Times New Roman"/>
          </w:rPr>
          <w:t xml:space="preserve">and that these reaches tend to be relatively </w:t>
        </w:r>
      </w:ins>
      <w:ins w:id="8" w:author="Benton, Deon" w:date="2026-04-24T20:25:00Z" w16du:dateUtc="2026-04-25T01:25:00Z">
        <w:r w:rsidR="00BE2E9B">
          <w:rPr>
            <w:rFonts w:ascii="Times New Roman" w:hAnsi="Times New Roman" w:cs="Times New Roman"/>
          </w:rPr>
          <w:t>direct</w:t>
        </w:r>
      </w:ins>
      <w:ins w:id="9" w:author="Benton, Deon" w:date="2026-04-24T20:22:00Z" w16du:dateUtc="2026-04-25T01:22:00Z">
        <w:r w:rsidR="00BE2E9B">
          <w:rPr>
            <w:rFonts w:ascii="Times New Roman" w:hAnsi="Times New Roman" w:cs="Times New Roman"/>
          </w:rPr>
          <w:t xml:space="preserve">. </w:t>
        </w:r>
      </w:ins>
      <w:ins w:id="10" w:author="Benton, Deon" w:date="2026-04-24T20:23:00Z" w16du:dateUtc="2026-04-25T01:23:00Z">
        <w:r w:rsidR="00BE2E9B">
          <w:rPr>
            <w:rFonts w:ascii="Times New Roman" w:hAnsi="Times New Roman" w:cs="Times New Roman"/>
          </w:rPr>
          <w:t>Crucially, e</w:t>
        </w:r>
      </w:ins>
      <w:ins w:id="11" w:author="Benton, Deon" w:date="2026-04-24T20:11:00Z" w16du:dateUtc="2026-04-25T01:11:00Z">
        <w:r w:rsidR="00D47D06" w:rsidRPr="00D47D06">
          <w:rPr>
            <w:rFonts w:ascii="Times New Roman" w:hAnsi="Times New Roman" w:cs="Times New Roman"/>
          </w:rPr>
          <w:t xml:space="preserve">ven if </w:t>
        </w:r>
      </w:ins>
      <w:ins w:id="12" w:author="Benton, Deon" w:date="2026-04-24T20:24:00Z" w16du:dateUtc="2026-04-25T01:24:00Z">
        <w:r w:rsidR="00BE2E9B">
          <w:rPr>
            <w:rFonts w:ascii="Times New Roman" w:hAnsi="Times New Roman" w:cs="Times New Roman"/>
          </w:rPr>
          <w:t xml:space="preserve">the geometry of their direct reaches </w:t>
        </w:r>
      </w:ins>
      <w:ins w:id="13" w:author="Benton, Deon" w:date="2026-04-24T22:13:00Z" w16du:dateUtc="2026-04-25T03:13:00Z">
        <w:r w:rsidR="00181380">
          <w:rPr>
            <w:rFonts w:ascii="Times New Roman" w:hAnsi="Times New Roman" w:cs="Times New Roman"/>
          </w:rPr>
          <w:t xml:space="preserve">does not perfectly </w:t>
        </w:r>
      </w:ins>
      <w:ins w:id="14" w:author="Benton, Deon" w:date="2026-04-26T00:12:00Z" w16du:dateUtc="2026-04-26T05:12:00Z">
        <w:r w:rsidR="003E1F01">
          <w:rPr>
            <w:rFonts w:ascii="Times New Roman" w:hAnsi="Times New Roman" w:cs="Times New Roman"/>
          </w:rPr>
          <w:t>reflect</w:t>
        </w:r>
      </w:ins>
      <w:ins w:id="15" w:author="Benton, Deon" w:date="2026-04-26T00:13:00Z" w16du:dateUtc="2026-04-26T05:13:00Z">
        <w:r w:rsidR="003E1F01">
          <w:rPr>
            <w:rFonts w:ascii="Times New Roman" w:hAnsi="Times New Roman" w:cs="Times New Roman"/>
          </w:rPr>
          <w:t xml:space="preserve"> a</w:t>
        </w:r>
      </w:ins>
      <w:ins w:id="16" w:author="Benton, Deon" w:date="2026-04-24T20:24:00Z" w16du:dateUtc="2026-04-25T01:24:00Z">
        <w:r w:rsidR="00BE2E9B">
          <w:rPr>
            <w:rFonts w:ascii="Times New Roman" w:hAnsi="Times New Roman" w:cs="Times New Roman"/>
          </w:rPr>
          <w:t xml:space="preserve"> 180</w:t>
        </w:r>
      </w:ins>
      <w:ins w:id="17" w:author="Benton, Deon" w:date="2026-04-24T20:29:00Z" w16du:dateUtc="2026-04-25T01:29:00Z">
        <w:r w:rsidR="00842C58">
          <w:rPr>
            <w:rFonts w:ascii="Times New Roman" w:hAnsi="Times New Roman" w:cs="Times New Roman"/>
          </w:rPr>
          <w:t>-</w:t>
        </w:r>
      </w:ins>
      <w:ins w:id="18" w:author="Benton, Deon" w:date="2026-04-24T20:24:00Z" w16du:dateUtc="2026-04-25T01:24:00Z">
        <w:r w:rsidR="00BE2E9B">
          <w:rPr>
            <w:rFonts w:ascii="Times New Roman" w:hAnsi="Times New Roman" w:cs="Times New Roman"/>
          </w:rPr>
          <w:t>degree angle</w:t>
        </w:r>
      </w:ins>
      <w:ins w:id="19" w:author="Benton, Deon" w:date="2026-04-24T20:11:00Z" w16du:dateUtc="2026-04-25T01:11:00Z">
        <w:r w:rsidR="00D47D06" w:rsidRPr="00D47D06">
          <w:rPr>
            <w:rFonts w:ascii="Times New Roman" w:hAnsi="Times New Roman" w:cs="Times New Roman"/>
          </w:rPr>
          <w:t xml:space="preserve">, they may nonetheless approximate </w:t>
        </w:r>
      </w:ins>
      <w:ins w:id="20" w:author="Benton, Deon" w:date="2026-04-26T00:13:00Z" w16du:dateUtc="2026-04-26T05:13:00Z">
        <w:r w:rsidR="003E1F01">
          <w:rPr>
            <w:rFonts w:ascii="Times New Roman" w:hAnsi="Times New Roman" w:cs="Times New Roman"/>
          </w:rPr>
          <w:t>(</w:t>
        </w:r>
      </w:ins>
      <w:ins w:id="21" w:author="Benton, Deon" w:date="2026-04-24T20:11:00Z" w16du:dateUtc="2026-04-25T01:11:00Z">
        <w:r w:rsidR="00D47D06" w:rsidRPr="00D47D06">
          <w:rPr>
            <w:rFonts w:ascii="Times New Roman" w:hAnsi="Times New Roman" w:cs="Times New Roman"/>
          </w:rPr>
          <w:t>and be perceived as</w:t>
        </w:r>
      </w:ins>
      <w:ins w:id="22" w:author="Benton, Deon" w:date="2026-04-26T00:13:00Z" w16du:dateUtc="2026-04-26T05:13:00Z">
        <w:r w:rsidR="003E1F01">
          <w:rPr>
            <w:rFonts w:ascii="Times New Roman" w:hAnsi="Times New Roman" w:cs="Times New Roman"/>
          </w:rPr>
          <w:t>)</w:t>
        </w:r>
      </w:ins>
      <w:ins w:id="23" w:author="Benton, Deon" w:date="2026-04-24T20:11:00Z" w16du:dateUtc="2026-04-25T01:11:00Z">
        <w:r w:rsidR="00D47D06" w:rsidRPr="00D47D06">
          <w:rPr>
            <w:rFonts w:ascii="Times New Roman" w:hAnsi="Times New Roman" w:cs="Times New Roman"/>
          </w:rPr>
          <w:t xml:space="preserve"> linear trajectories.</w:t>
        </w:r>
      </w:ins>
      <w:ins w:id="24" w:author="Benton, Deon" w:date="2026-04-24T20:26:00Z" w16du:dateUtc="2026-04-25T01:26:00Z">
        <w:r w:rsidR="00842C58">
          <w:rPr>
            <w:rFonts w:ascii="Times New Roman" w:hAnsi="Times New Roman" w:cs="Times New Roman"/>
          </w:rPr>
          <w:t xml:space="preserve"> </w:t>
        </w:r>
      </w:ins>
      <w:ins w:id="25" w:author="Benton, Deon" w:date="2026-04-24T20:30:00Z" w16du:dateUtc="2026-04-25T01:30:00Z">
        <w:r w:rsidR="00842C58">
          <w:rPr>
            <w:rFonts w:ascii="Times New Roman" w:hAnsi="Times New Roman" w:cs="Times New Roman"/>
          </w:rPr>
          <w:t>Coupled</w:t>
        </w:r>
      </w:ins>
      <w:ins w:id="26" w:author="Benton, Deon" w:date="2026-04-24T20:34:00Z" w16du:dateUtc="2026-04-25T01:34:00Z">
        <w:r w:rsidR="00842C58">
          <w:rPr>
            <w:rFonts w:ascii="Times New Roman" w:hAnsi="Times New Roman" w:cs="Times New Roman"/>
          </w:rPr>
          <w:t xml:space="preserve"> </w:t>
        </w:r>
      </w:ins>
      <w:ins w:id="27" w:author="Benton, Deon" w:date="2026-04-24T20:30:00Z" w16du:dateUtc="2026-04-25T01:30:00Z">
        <w:r w:rsidR="00842C58">
          <w:rPr>
            <w:rFonts w:ascii="Times New Roman" w:hAnsi="Times New Roman" w:cs="Times New Roman"/>
          </w:rPr>
          <w:t>with</w:t>
        </w:r>
      </w:ins>
      <w:ins w:id="28" w:author="Benton, Deon" w:date="2026-04-24T20:26:00Z" w16du:dateUtc="2026-04-25T01:26:00Z">
        <w:r w:rsidR="00842C58">
          <w:rPr>
            <w:rFonts w:ascii="Times New Roman" w:hAnsi="Times New Roman" w:cs="Times New Roman"/>
          </w:rPr>
          <w:t xml:space="preserve"> the fact that</w:t>
        </w:r>
      </w:ins>
      <w:ins w:id="29" w:author="Benton, Deon" w:date="2026-04-24T20:30:00Z" w16du:dateUtc="2026-04-25T01:30:00Z">
        <w:r w:rsidR="00842C58">
          <w:rPr>
            <w:rFonts w:ascii="Times New Roman" w:hAnsi="Times New Roman" w:cs="Times New Roman"/>
          </w:rPr>
          <w:t xml:space="preserve"> it is unlikely that</w:t>
        </w:r>
      </w:ins>
      <w:ins w:id="30" w:author="Benton, Deon" w:date="2026-04-24T20:26:00Z" w16du:dateUtc="2026-04-25T01:26:00Z">
        <w:r w:rsidR="00842C58">
          <w:rPr>
            <w:rFonts w:ascii="Times New Roman" w:hAnsi="Times New Roman" w:cs="Times New Roman"/>
          </w:rPr>
          <w:t xml:space="preserve"> </w:t>
        </w:r>
      </w:ins>
      <w:ins w:id="31" w:author="Benton, Deon" w:date="2026-04-24T20:11:00Z" w16du:dateUtc="2026-04-25T01:11:00Z">
        <w:r w:rsidR="00D47D06" w:rsidRPr="00D47D06">
          <w:rPr>
            <w:rFonts w:ascii="Times New Roman" w:hAnsi="Times New Roman" w:cs="Times New Roman"/>
          </w:rPr>
          <w:t>infants</w:t>
        </w:r>
      </w:ins>
      <w:ins w:id="32" w:author="Benton, Deon" w:date="2026-04-24T20:31:00Z" w16du:dateUtc="2026-04-25T01:31:00Z">
        <w:r w:rsidR="00842C58">
          <w:rPr>
            <w:rFonts w:ascii="Times New Roman" w:hAnsi="Times New Roman" w:cs="Times New Roman"/>
          </w:rPr>
          <w:t xml:space="preserve"> spontaneously produce arced reaches (as one might when reaching over obstacles)</w:t>
        </w:r>
      </w:ins>
      <w:ins w:id="33" w:author="Benton, Deon" w:date="2026-04-24T20:36:00Z" w16du:dateUtc="2026-04-25T01:36:00Z">
        <w:r w:rsidR="00DC3BD9">
          <w:rPr>
            <w:rFonts w:ascii="Times New Roman" w:hAnsi="Times New Roman" w:cs="Times New Roman"/>
          </w:rPr>
          <w:t>, and with th</w:t>
        </w:r>
      </w:ins>
      <w:ins w:id="34" w:author="Benton, Deon" w:date="2026-04-24T20:33:00Z" w16du:dateUtc="2026-04-25T01:33:00Z">
        <w:r w:rsidR="00842C58">
          <w:rPr>
            <w:rFonts w:ascii="Times New Roman" w:hAnsi="Times New Roman" w:cs="Times New Roman"/>
          </w:rPr>
          <w:t xml:space="preserve">e </w:t>
        </w:r>
      </w:ins>
      <w:ins w:id="35" w:author="Benton, Deon" w:date="2026-04-24T20:34:00Z" w16du:dateUtc="2026-04-25T01:34:00Z">
        <w:r w:rsidR="00842C58">
          <w:rPr>
            <w:rFonts w:ascii="Times New Roman" w:hAnsi="Times New Roman" w:cs="Times New Roman"/>
          </w:rPr>
          <w:t>assumption</w:t>
        </w:r>
      </w:ins>
      <w:ins w:id="36" w:author="Benton, Deon" w:date="2026-04-24T20:33:00Z" w16du:dateUtc="2026-04-25T01:33:00Z">
        <w:r w:rsidR="00842C58">
          <w:rPr>
            <w:rFonts w:ascii="Times New Roman" w:hAnsi="Times New Roman" w:cs="Times New Roman"/>
          </w:rPr>
          <w:t xml:space="preserve"> that successful reaches heighten infants’ attention</w:t>
        </w:r>
      </w:ins>
      <w:ins w:id="37" w:author="Benton, Deon" w:date="2026-04-24T20:11:00Z" w16du:dateUtc="2026-04-25T01:11:00Z">
        <w:r w:rsidR="00D47D06" w:rsidRPr="00D47D06">
          <w:rPr>
            <w:rFonts w:ascii="Times New Roman" w:hAnsi="Times New Roman" w:cs="Times New Roman"/>
          </w:rPr>
          <w:t xml:space="preserve">, </w:t>
        </w:r>
      </w:ins>
      <w:ins w:id="38" w:author="Benton, Deon" w:date="2026-04-24T20:34:00Z" w16du:dateUtc="2026-04-25T01:34:00Z">
        <w:r w:rsidR="00842C58">
          <w:rPr>
            <w:rFonts w:ascii="Times New Roman" w:hAnsi="Times New Roman" w:cs="Times New Roman"/>
          </w:rPr>
          <w:t>s</w:t>
        </w:r>
      </w:ins>
      <w:ins w:id="39" w:author="Benton, Deon" w:date="2026-04-24T20:37:00Z" w16du:dateUtc="2026-04-25T01:37:00Z">
        <w:r w:rsidR="00DC3BD9">
          <w:rPr>
            <w:rFonts w:ascii="Times New Roman" w:hAnsi="Times New Roman" w:cs="Times New Roman"/>
          </w:rPr>
          <w:t>uch</w:t>
        </w:r>
      </w:ins>
      <w:ins w:id="40" w:author="Benton, Deon" w:date="2026-04-24T20:34:00Z" w16du:dateUtc="2026-04-25T01:34:00Z">
        <w:r w:rsidR="00842C58">
          <w:rPr>
            <w:rFonts w:ascii="Times New Roman" w:hAnsi="Times New Roman" w:cs="Times New Roman"/>
          </w:rPr>
          <w:t xml:space="preserve"> </w:t>
        </w:r>
      </w:ins>
      <w:ins w:id="41" w:author="Benton, Deon" w:date="2026-04-24T20:11:00Z" w16du:dateUtc="2026-04-25T01:11:00Z">
        <w:r w:rsidR="00D47D06" w:rsidRPr="00D47D06">
          <w:rPr>
            <w:rFonts w:ascii="Times New Roman" w:hAnsi="Times New Roman" w:cs="Times New Roman"/>
          </w:rPr>
          <w:t xml:space="preserve">action experience may </w:t>
        </w:r>
      </w:ins>
      <w:ins w:id="42" w:author="Benton, Deon" w:date="2026-04-24T20:34:00Z" w16du:dateUtc="2026-04-25T01:34:00Z">
        <w:r w:rsidR="00842C58">
          <w:rPr>
            <w:rFonts w:ascii="Times New Roman" w:hAnsi="Times New Roman" w:cs="Times New Roman"/>
          </w:rPr>
          <w:t>lead to more robust encoding o</w:t>
        </w:r>
      </w:ins>
      <w:ins w:id="43" w:author="Benton, Deon" w:date="2026-04-24T20:37:00Z" w16du:dateUtc="2026-04-25T01:37:00Z">
        <w:r w:rsidR="00DC3BD9">
          <w:rPr>
            <w:rFonts w:ascii="Times New Roman" w:hAnsi="Times New Roman" w:cs="Times New Roman"/>
          </w:rPr>
          <w:t>f</w:t>
        </w:r>
      </w:ins>
      <w:ins w:id="44" w:author="Benton, Deon" w:date="2026-04-24T20:34:00Z" w16du:dateUtc="2026-04-25T01:34:00Z">
        <w:r w:rsidR="00842C58">
          <w:rPr>
            <w:rFonts w:ascii="Times New Roman" w:hAnsi="Times New Roman" w:cs="Times New Roman"/>
          </w:rPr>
          <w:t xml:space="preserve"> direct, nearly linear paths </w:t>
        </w:r>
      </w:ins>
      <w:ins w:id="45" w:author="Benton, Deon" w:date="2026-04-24T20:35:00Z" w16du:dateUtc="2026-04-25T01:35:00Z">
        <w:r w:rsidR="00842C58">
          <w:rPr>
            <w:rFonts w:ascii="Times New Roman" w:hAnsi="Times New Roman" w:cs="Times New Roman"/>
          </w:rPr>
          <w:t>than</w:t>
        </w:r>
      </w:ins>
      <w:ins w:id="46" w:author="Benton, Deon" w:date="2026-04-24T20:37:00Z" w16du:dateUtc="2026-04-25T01:37:00Z">
        <w:r w:rsidR="00DC3BD9">
          <w:rPr>
            <w:rFonts w:ascii="Times New Roman" w:hAnsi="Times New Roman" w:cs="Times New Roman"/>
          </w:rPr>
          <w:t xml:space="preserve"> of</w:t>
        </w:r>
      </w:ins>
      <w:ins w:id="47" w:author="Benton, Deon" w:date="2026-04-24T20:35:00Z" w16du:dateUtc="2026-04-25T01:35:00Z">
        <w:r w:rsidR="00842C58">
          <w:rPr>
            <w:rFonts w:ascii="Times New Roman" w:hAnsi="Times New Roman" w:cs="Times New Roman"/>
          </w:rPr>
          <w:t xml:space="preserve"> more circuitous, arced ones. </w:t>
        </w:r>
      </w:ins>
      <w:ins w:id="48" w:author="Benton, Deon" w:date="2026-04-24T20:28:00Z">
        <w:r w:rsidR="00842C58" w:rsidRPr="00842C58">
          <w:rPr>
            <w:rFonts w:ascii="Times New Roman" w:hAnsi="Times New Roman" w:cs="Times New Roman"/>
          </w:rPr>
          <w:t>A corollary of this is that, over repeated experience, such regularities could render straight (or nearly straight) paths more familiar than curved ones.</w:t>
        </w:r>
      </w:ins>
      <w:ins w:id="49" w:author="Benton, Deon" w:date="2026-04-24T20:28:00Z" w16du:dateUtc="2026-04-25T01:28:00Z">
        <w:r w:rsidR="00842C58">
          <w:rPr>
            <w:rFonts w:ascii="Times New Roman" w:hAnsi="Times New Roman" w:cs="Times New Roman"/>
          </w:rPr>
          <w:t xml:space="preserve">  </w:t>
        </w:r>
      </w:ins>
    </w:p>
    <w:p w14:paraId="3F43DA49" w14:textId="5A85DB4D" w:rsidR="00B3601A" w:rsidRDefault="003E1F01" w:rsidP="0096761D">
      <w:pPr>
        <w:spacing w:line="480" w:lineRule="auto"/>
        <w:ind w:firstLine="720"/>
        <w:contextualSpacing/>
        <w:rPr>
          <w:rFonts w:ascii="Times New Roman" w:hAnsi="Times New Roman" w:cs="Times New Roman"/>
        </w:rPr>
      </w:pPr>
      <w:ins w:id="50" w:author="Benton, Deon" w:date="2026-04-26T00:14:00Z" w16du:dateUtc="2026-04-26T05:14:00Z">
        <w:r>
          <w:rPr>
            <w:rFonts w:ascii="Times New Roman" w:hAnsi="Times New Roman" w:cs="Times New Roman"/>
          </w:rPr>
          <w:t>This has important implications for</w:t>
        </w:r>
      </w:ins>
      <w:ins w:id="51" w:author="Benton, Deon" w:date="2026-04-24T20:38:00Z" w16du:dateUtc="2026-04-25T01:38:00Z">
        <w:r w:rsidR="00DC3BD9">
          <w:rPr>
            <w:rFonts w:ascii="Times New Roman" w:hAnsi="Times New Roman" w:cs="Times New Roman"/>
          </w:rPr>
          <w:t xml:space="preserve"> infants’ looking behaviors in studies like that by</w:t>
        </w:r>
      </w:ins>
      <w:r w:rsidR="006873F6">
        <w:rPr>
          <w:rFonts w:ascii="Times New Roman" w:hAnsi="Times New Roman" w:cs="Times New Roman"/>
        </w:rPr>
        <w:t xml:space="preserve"> Skerry et al. (2013)</w:t>
      </w:r>
      <w:ins w:id="52" w:author="Benton, Deon" w:date="2026-04-26T00:15:00Z" w16du:dateUtc="2026-04-26T05:15:00Z">
        <w:r>
          <w:rPr>
            <w:rFonts w:ascii="Times New Roman" w:hAnsi="Times New Roman" w:cs="Times New Roman"/>
          </w:rPr>
          <w:t>. For instance,</w:t>
        </w:r>
      </w:ins>
      <w:r w:rsidR="006873F6">
        <w:rPr>
          <w:rFonts w:ascii="Times New Roman" w:hAnsi="Times New Roman" w:cs="Times New Roman"/>
        </w:rPr>
        <w:t xml:space="preserve"> if </w:t>
      </w:r>
      <w:r w:rsidR="004D271B">
        <w:rPr>
          <w:rFonts w:ascii="Times New Roman" w:hAnsi="Times New Roman" w:cs="Times New Roman"/>
        </w:rPr>
        <w:t>infants</w:t>
      </w:r>
      <w:ins w:id="53" w:author="Benton, Deon" w:date="2026-04-24T20:40:00Z" w16du:dateUtc="2026-04-25T01:40:00Z">
        <w:r w:rsidR="00DC3BD9">
          <w:rPr>
            <w:rFonts w:ascii="Times New Roman" w:hAnsi="Times New Roman" w:cs="Times New Roman"/>
          </w:rPr>
          <w:t xml:space="preserve">—who </w:t>
        </w:r>
      </w:ins>
      <w:ins w:id="54" w:author="Benton, Deon" w:date="2026-04-26T00:15:00Z" w16du:dateUtc="2026-04-26T05:15:00Z">
        <w:r>
          <w:rPr>
            <w:rFonts w:ascii="Times New Roman" w:hAnsi="Times New Roman" w:cs="Times New Roman"/>
          </w:rPr>
          <w:t>are known to</w:t>
        </w:r>
      </w:ins>
      <w:ins w:id="55" w:author="Benton, Deon" w:date="2026-04-24T20:41:00Z" w16du:dateUtc="2026-04-25T01:41:00Z">
        <w:r w:rsidR="00DC3BD9">
          <w:rPr>
            <w:rFonts w:ascii="Times New Roman" w:hAnsi="Times New Roman" w:cs="Times New Roman"/>
          </w:rPr>
          <w:t xml:space="preserve"> look longer at novel than at familiar stimuli following habituation (e.g., </w:t>
        </w:r>
      </w:ins>
      <w:ins w:id="56" w:author="Benton, Deon" w:date="2026-04-26T00:15:00Z" w16du:dateUtc="2026-04-26T05:15:00Z">
        <w:r>
          <w:rPr>
            <w:rFonts w:ascii="Times New Roman" w:hAnsi="Times New Roman" w:cs="Times New Roman"/>
          </w:rPr>
          <w:t>Cohen, 1973</w:t>
        </w:r>
        <w:r>
          <w:rPr>
            <w:rFonts w:ascii="Times New Roman" w:hAnsi="Times New Roman" w:cs="Times New Roman"/>
          </w:rPr>
          <w:t xml:space="preserve">; </w:t>
        </w:r>
      </w:ins>
      <w:ins w:id="57" w:author="Benton, Deon" w:date="2026-04-24T20:41:00Z" w16du:dateUtc="2026-04-25T01:41:00Z">
        <w:r w:rsidR="00DC3BD9">
          <w:rPr>
            <w:rFonts w:ascii="Times New Roman" w:hAnsi="Times New Roman" w:cs="Times New Roman"/>
          </w:rPr>
          <w:t>Sokolov, 1963)—</w:t>
        </w:r>
      </w:ins>
      <w:del w:id="58" w:author="Benton, Deon" w:date="2026-04-24T20:41:00Z" w16du:dateUtc="2026-04-25T01:41:00Z">
        <w:r w:rsidR="004D271B" w:rsidDel="00DC3BD9">
          <w:rPr>
            <w:rFonts w:ascii="Times New Roman" w:hAnsi="Times New Roman" w:cs="Times New Roman"/>
          </w:rPr>
          <w:delText xml:space="preserve"> </w:delText>
        </w:r>
      </w:del>
      <w:r w:rsidR="004D271B">
        <w:rPr>
          <w:rFonts w:ascii="Times New Roman" w:hAnsi="Times New Roman" w:cs="Times New Roman"/>
        </w:rPr>
        <w:t xml:space="preserve">perceived the </w:t>
      </w:r>
      <w:r w:rsidR="00D315F6">
        <w:rPr>
          <w:rFonts w:ascii="Times New Roman" w:hAnsi="Times New Roman" w:cs="Times New Roman"/>
        </w:rPr>
        <w:lastRenderedPageBreak/>
        <w:t>straight trajector</w:t>
      </w:r>
      <w:r w:rsidR="004D271B">
        <w:rPr>
          <w:rFonts w:ascii="Times New Roman" w:hAnsi="Times New Roman" w:cs="Times New Roman"/>
        </w:rPr>
        <w:t xml:space="preserve">y </w:t>
      </w:r>
      <w:ins w:id="59" w:author="Benton, Deon" w:date="2026-04-24T20:39:00Z" w16du:dateUtc="2026-04-25T01:39:00Z">
        <w:r w:rsidR="00DC3BD9">
          <w:rPr>
            <w:rFonts w:ascii="Times New Roman" w:hAnsi="Times New Roman" w:cs="Times New Roman"/>
          </w:rPr>
          <w:t>as mo</w:t>
        </w:r>
      </w:ins>
      <w:ins w:id="60" w:author="Benton, Deon" w:date="2026-04-24T20:40:00Z" w16du:dateUtc="2026-04-25T01:40:00Z">
        <w:r w:rsidR="00DC3BD9">
          <w:rPr>
            <w:rFonts w:ascii="Times New Roman" w:hAnsi="Times New Roman" w:cs="Times New Roman"/>
          </w:rPr>
          <w:t>re</w:t>
        </w:r>
      </w:ins>
      <w:r w:rsidR="004D271B">
        <w:rPr>
          <w:rFonts w:ascii="Times New Roman" w:hAnsi="Times New Roman" w:cs="Times New Roman"/>
        </w:rPr>
        <w:t xml:space="preserve"> familiar than the curved one</w:t>
      </w:r>
      <w:ins w:id="61" w:author="Benton, Deon" w:date="2026-04-24T20:41:00Z" w16du:dateUtc="2026-04-25T01:41:00Z">
        <w:r w:rsidR="00DC3BD9">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ins w:id="62" w:author="Benton, Deon" w:date="2026-04-24T20:41:00Z" w16du:dateUtc="2026-04-25T01:41:00Z">
        <w:r w:rsidR="00DC3BD9">
          <w:rPr>
            <w:rFonts w:ascii="Times New Roman" w:hAnsi="Times New Roman" w:cs="Times New Roman"/>
          </w:rPr>
          <w:t>novel</w:t>
        </w:r>
      </w:ins>
      <w:ins w:id="63" w:author="Benton, Deon" w:date="2026-04-26T00:16:00Z" w16du:dateUtc="2026-04-26T05:16:00Z">
        <w:r w:rsidR="006B5510">
          <w:rPr>
            <w:rFonts w:ascii="Times New Roman" w:hAnsi="Times New Roman" w:cs="Times New Roman"/>
          </w:rPr>
          <w:t>,</w:t>
        </w:r>
      </w:ins>
      <w:r w:rsidR="004D271B">
        <w:rPr>
          <w:rFonts w:ascii="Times New Roman" w:hAnsi="Times New Roman" w:cs="Times New Roman"/>
        </w:rPr>
        <w:t xml:space="preserve"> inefficient test events</w:t>
      </w:r>
      <w:ins w:id="64" w:author="Benton, Deon" w:date="2026-04-26T00:16:00Z" w16du:dateUtc="2026-04-26T05:16:00Z">
        <w:r w:rsidR="006B5510">
          <w:rPr>
            <w:rFonts w:ascii="Times New Roman" w:hAnsi="Times New Roman" w:cs="Times New Roman"/>
          </w:rPr>
          <w:t xml:space="preserve"> depicting arced motion</w:t>
        </w:r>
      </w:ins>
      <w:r w:rsidR="004D271B">
        <w:rPr>
          <w:rFonts w:ascii="Times New Roman" w:hAnsi="Times New Roman" w:cs="Times New Roman"/>
        </w:rPr>
        <w:t xml:space="preserve"> than </w:t>
      </w:r>
      <w:ins w:id="65" w:author="Benton, Deon" w:date="2026-04-24T20:52:00Z" w16du:dateUtc="2026-04-25T01:52:00Z">
        <w:r w:rsidR="002C2BDF">
          <w:rPr>
            <w:rFonts w:ascii="Times New Roman" w:hAnsi="Times New Roman" w:cs="Times New Roman"/>
          </w:rPr>
          <w:t xml:space="preserve">at </w:t>
        </w:r>
      </w:ins>
      <w:ins w:id="66" w:author="Benton, Deon" w:date="2026-04-24T20:41:00Z" w16du:dateUtc="2026-04-25T01:41:00Z">
        <w:r w:rsidR="00DC3BD9">
          <w:rPr>
            <w:rFonts w:ascii="Times New Roman" w:hAnsi="Times New Roman" w:cs="Times New Roman"/>
          </w:rPr>
          <w:t>familiar</w:t>
        </w:r>
      </w:ins>
      <w:ins w:id="67" w:author="Benton, Deon" w:date="2026-04-24T20:54:00Z" w16du:dateUtc="2026-04-25T01:54:00Z">
        <w:r w:rsidR="00B17B18">
          <w:rPr>
            <w:rFonts w:ascii="Times New Roman" w:hAnsi="Times New Roman" w:cs="Times New Roman"/>
          </w:rPr>
          <w:t>,</w:t>
        </w:r>
      </w:ins>
      <w:r w:rsidR="004D271B">
        <w:rPr>
          <w:rFonts w:ascii="Times New Roman" w:hAnsi="Times New Roman" w:cs="Times New Roman"/>
        </w:rPr>
        <w:t xml:space="preserve"> efficient ones</w:t>
      </w:r>
      <w:ins w:id="68" w:author="Benton, Deon" w:date="2026-04-26T00:16:00Z" w16du:dateUtc="2026-04-26T05:16:00Z">
        <w:r w:rsidR="006B5510">
          <w:rPr>
            <w:rFonts w:ascii="Times New Roman" w:hAnsi="Times New Roman" w:cs="Times New Roman"/>
          </w:rPr>
          <w:t xml:space="preserve"> depicting linear motion</w:t>
        </w:r>
      </w:ins>
      <w:r w:rsidR="004D271B">
        <w:rPr>
          <w:rFonts w:ascii="Times New Roman" w:hAnsi="Times New Roman" w:cs="Times New Roman"/>
        </w:rPr>
        <w:t>.</w:t>
      </w:r>
      <w:r w:rsidR="00EC2EE5">
        <w:rPr>
          <w:rFonts w:ascii="Times New Roman" w:hAnsi="Times New Roman" w:cs="Times New Roman"/>
        </w:rPr>
        <w:t xml:space="preserve"> </w:t>
      </w:r>
      <w:ins w:id="69" w:author="Benton, Deon" w:date="2026-04-24T20:41:00Z" w16du:dateUtc="2026-04-25T01:41:00Z">
        <w:r w:rsidR="00DC3BD9">
          <w:rPr>
            <w:rFonts w:ascii="Times New Roman" w:hAnsi="Times New Roman" w:cs="Times New Roman"/>
          </w:rPr>
          <w:t xml:space="preserve">The </w:t>
        </w:r>
      </w:ins>
      <w:ins w:id="70" w:author="Benton, Deon" w:date="2026-04-24T20:42:00Z" w16du:dateUtc="2026-04-25T01:42:00Z">
        <w:r w:rsidR="00DC3BD9">
          <w:rPr>
            <w:rFonts w:ascii="Times New Roman" w:hAnsi="Times New Roman" w:cs="Times New Roman"/>
          </w:rPr>
          <w:t>significance of such a pattern of looking is that it</w:t>
        </w:r>
      </w:ins>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ins w:id="71" w:author="Benton, Deon" w:date="2026-04-26T00:17:00Z" w16du:dateUtc="2026-04-26T05:17:00Z">
        <w:r w:rsidR="0021738E">
          <w:rPr>
            <w:rFonts w:ascii="Times New Roman" w:hAnsi="Times New Roman" w:cs="Times New Roman"/>
          </w:rPr>
          <w:t xml:space="preserve">may have had </w:t>
        </w:r>
      </w:ins>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ins w:id="72" w:author="Benton, Deon" w:date="2026-04-26T00:17:00Z" w16du:dateUtc="2026-04-26T05:17:00Z">
        <w:r w:rsidR="0021738E">
          <w:rPr>
            <w:rFonts w:ascii="Times New Roman" w:hAnsi="Times New Roman" w:cs="Times New Roman"/>
          </w:rPr>
          <w:t xml:space="preserve"> to and encoding of the geometry of their own successful reaches</w:t>
        </w:r>
      </w:ins>
      <w:ins w:id="73" w:author="Benton, Deon" w:date="2026-04-26T00:18:00Z" w16du:dateUtc="2026-04-26T05:18:00Z">
        <w:r w:rsidR="0021738E">
          <w:rPr>
            <w:rFonts w:ascii="Times New Roman" w:hAnsi="Times New Roman" w:cs="Times New Roman"/>
          </w:rPr>
          <w:t xml:space="preserve"> and the features of the contacted object</w:t>
        </w:r>
      </w:ins>
      <w:ins w:id="74" w:author="Benton, Deon" w:date="2026-04-26T00:17:00Z" w16du:dateUtc="2026-04-26T05:17:00Z">
        <w:r w:rsidR="0021738E">
          <w:rPr>
            <w:rFonts w:ascii="Times New Roman" w:hAnsi="Times New Roman" w:cs="Times New Roman"/>
          </w:rPr>
          <w:t xml:space="preserve">, </w:t>
        </w:r>
      </w:ins>
      <w:ins w:id="75" w:author="Benton, Deon" w:date="2026-04-26T00:18:00Z" w16du:dateUtc="2026-04-26T05:18:00Z">
        <w:r w:rsidR="0021738E">
          <w:rPr>
            <w:rFonts w:ascii="Times New Roman" w:hAnsi="Times New Roman" w:cs="Times New Roman"/>
          </w:rPr>
          <w:t xml:space="preserve">perhaps </w:t>
        </w:r>
      </w:ins>
      <w:ins w:id="76" w:author="Benton, Deon" w:date="2026-04-26T00:17:00Z" w16du:dateUtc="2026-04-26T05:17:00Z">
        <w:r w:rsidR="0021738E">
          <w:rPr>
            <w:rFonts w:ascii="Times New Roman" w:hAnsi="Times New Roman" w:cs="Times New Roman"/>
          </w:rPr>
          <w:t xml:space="preserve">among other things. </w:t>
        </w:r>
      </w:ins>
    </w:p>
    <w:p w14:paraId="2989804D" w14:textId="12334067" w:rsidR="008B095A" w:rsidRDefault="00F1637A" w:rsidP="00795BA1">
      <w:pPr>
        <w:spacing w:line="480" w:lineRule="auto"/>
        <w:ind w:firstLine="720"/>
        <w:contextualSpacing/>
        <w:rPr>
          <w:rFonts w:ascii="Times New Roman" w:hAnsi="Times New Roman" w:cs="Times New Roman"/>
        </w:rPr>
      </w:pPr>
      <w:ins w:id="77" w:author="Benton, Deon" w:date="2026-04-26T00:21:00Z" w16du:dateUtc="2026-04-26T05:21:00Z">
        <w:r>
          <w:rPr>
            <w:rFonts w:ascii="Times New Roman" w:hAnsi="Times New Roman" w:cs="Times New Roman"/>
          </w:rPr>
          <w:t xml:space="preserve">My contention here is that </w:t>
        </w:r>
      </w:ins>
      <w:ins w:id="78" w:author="Benton, Deon" w:date="2026-04-26T00:22:00Z" w16du:dateUtc="2026-04-26T05:22:00Z">
        <w:r>
          <w:rPr>
            <w:rFonts w:ascii="Times New Roman" w:hAnsi="Times New Roman" w:cs="Times New Roman"/>
          </w:rPr>
          <w:t xml:space="preserve">this account can </w:t>
        </w:r>
      </w:ins>
      <w:ins w:id="79" w:author="Benton, Deon" w:date="2026-04-26T00:23:00Z" w16du:dateUtc="2026-04-26T05:23:00Z">
        <w:r>
          <w:rPr>
            <w:rFonts w:ascii="Times New Roman" w:hAnsi="Times New Roman" w:cs="Times New Roman"/>
          </w:rPr>
          <w:t xml:space="preserve">also </w:t>
        </w:r>
      </w:ins>
      <w:ins w:id="80" w:author="Benton, Deon" w:date="2026-04-26T00:22:00Z" w16du:dateUtc="2026-04-26T05:22:00Z">
        <w:r>
          <w:rPr>
            <w:rFonts w:ascii="Times New Roman" w:hAnsi="Times New Roman" w:cs="Times New Roman"/>
          </w:rPr>
          <w:t>explain infants’ looking patterns in</w:t>
        </w:r>
      </w:ins>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ins w:id="81" w:author="Benton, Deon" w:date="2026-04-26T00:23:00Z" w16du:dateUtc="2026-04-26T05:23:00Z">
        <w:r>
          <w:rPr>
            <w:rFonts w:ascii="Times New Roman" w:hAnsi="Times New Roman" w:cs="Times New Roman"/>
          </w:rPr>
          <w:t>For example,</w:t>
        </w:r>
      </w:ins>
      <w:r w:rsidR="00D55339">
        <w:rPr>
          <w:rFonts w:ascii="Times New Roman" w:hAnsi="Times New Roman" w:cs="Times New Roman"/>
        </w:rPr>
        <w:t xml:space="preserve"> </w:t>
      </w:r>
      <w:ins w:id="82" w:author="Benton, Deon" w:date="2026-04-26T00:26:00Z" w16du:dateUtc="2026-04-26T05:26:00Z">
        <w:r>
          <w:rPr>
            <w:rFonts w:ascii="Times New Roman" w:hAnsi="Times New Roman" w:cs="Times New Roman"/>
          </w:rPr>
          <w:t>if</w:t>
        </w:r>
      </w:ins>
      <w:ins w:id="83" w:author="Benton, Deon" w:date="2026-04-26T00:41:00Z" w16du:dateUtc="2026-04-26T05:41:00Z">
        <w:r w:rsidR="00063A23">
          <w:rPr>
            <w:rFonts w:ascii="Times New Roman" w:hAnsi="Times New Roman" w:cs="Times New Roman"/>
          </w:rPr>
          <w:t xml:space="preserve"> </w:t>
        </w:r>
      </w:ins>
      <w:ins w:id="84" w:author="Benton, Deon" w:date="2026-04-26T00:26:00Z" w16du:dateUtc="2026-04-26T05:26:00Z">
        <w:r>
          <w:rPr>
            <w:rFonts w:ascii="Times New Roman" w:hAnsi="Times New Roman" w:cs="Times New Roman"/>
          </w:rPr>
          <w:t>each time an actor contacts an object</w:t>
        </w:r>
      </w:ins>
      <w:ins w:id="85" w:author="Benton, Deon" w:date="2026-04-26T00:41:00Z" w16du:dateUtc="2026-04-26T05:41:00Z">
        <w:r w:rsidR="00063A23">
          <w:rPr>
            <w:rFonts w:ascii="Times New Roman" w:hAnsi="Times New Roman" w:cs="Times New Roman"/>
          </w:rPr>
          <w:t xml:space="preserve"> </w:t>
        </w:r>
      </w:ins>
      <w:ins w:id="86" w:author="Benton, Deon" w:date="2026-04-26T00:36:00Z" w16du:dateUtc="2026-04-26T05:36:00Z">
        <w:r w:rsidR="00D24C6D">
          <w:rPr>
            <w:rFonts w:ascii="Times New Roman" w:hAnsi="Times New Roman" w:cs="Times New Roman"/>
          </w:rPr>
          <w:t>it</w:t>
        </w:r>
      </w:ins>
      <w:ins w:id="87" w:author="Benton, Deon" w:date="2026-04-26T00:27:00Z" w16du:dateUtc="2026-04-26T05:27:00Z">
        <w:r>
          <w:rPr>
            <w:rFonts w:ascii="Times New Roman" w:hAnsi="Times New Roman" w:cs="Times New Roman"/>
          </w:rPr>
          <w:t xml:space="preserve"> immediately changes state, </w:t>
        </w:r>
      </w:ins>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ins w:id="88" w:author="Benton, Deon" w:date="2026-04-26T00:42:00Z" w16du:dateUtc="2026-04-26T05:42:00Z">
        <w:r w:rsidR="00063A23">
          <w:rPr>
            <w:rFonts w:ascii="Times New Roman" w:hAnsi="Times New Roman" w:cs="Times New Roman"/>
          </w:rPr>
          <w:t xml:space="preserve"> overall</w:t>
        </w:r>
      </w:ins>
      <w:r w:rsidR="008D714C">
        <w:rPr>
          <w:rFonts w:ascii="Times New Roman" w:hAnsi="Times New Roman" w:cs="Times New Roman"/>
        </w:rPr>
        <w:t xml:space="preserve"> attention</w:t>
      </w:r>
      <w:ins w:id="89" w:author="Benton, Deon" w:date="2026-04-26T00:31:00Z" w16du:dateUtc="2026-04-26T05:31:00Z">
        <w:r w:rsidR="00D24C6D">
          <w:rPr>
            <w:rFonts w:ascii="Times New Roman" w:hAnsi="Times New Roman" w:cs="Times New Roman"/>
          </w:rPr>
          <w:t xml:space="preserve"> and enhance </w:t>
        </w:r>
      </w:ins>
      <w:ins w:id="90" w:author="Benton, Deon" w:date="2026-04-26T00:42:00Z" w16du:dateUtc="2026-04-26T05:42:00Z">
        <w:r w:rsidR="00063A23">
          <w:rPr>
            <w:rFonts w:ascii="Times New Roman" w:hAnsi="Times New Roman" w:cs="Times New Roman"/>
          </w:rPr>
          <w:t xml:space="preserve">any </w:t>
        </w:r>
      </w:ins>
      <w:ins w:id="91" w:author="Benton, Deon" w:date="2026-04-26T00:31:00Z" w16du:dateUtc="2026-04-26T05:31:00Z">
        <w:r w:rsidR="00D24C6D">
          <w:rPr>
            <w:rFonts w:ascii="Times New Roman" w:hAnsi="Times New Roman" w:cs="Times New Roman"/>
          </w:rPr>
          <w:t>subsequent learning</w:t>
        </w:r>
      </w:ins>
      <w:r w:rsidR="002F6552">
        <w:rPr>
          <w:rFonts w:ascii="Times New Roman" w:hAnsi="Times New Roman" w:cs="Times New Roman"/>
        </w:rPr>
        <w:t>.</w:t>
      </w:r>
      <w:r w:rsidR="008D714C">
        <w:rPr>
          <w:rFonts w:ascii="Times New Roman" w:hAnsi="Times New Roman" w:cs="Times New Roman"/>
        </w:rPr>
        <w:t xml:space="preserve"> </w:t>
      </w:r>
      <w:ins w:id="92" w:author="Benton, Deon" w:date="2026-04-26T00:37:00Z" w16du:dateUtc="2026-04-26T05:37:00Z">
        <w:r w:rsidR="00D24C6D">
          <w:rPr>
            <w:rFonts w:ascii="Times New Roman" w:hAnsi="Times New Roman" w:cs="Times New Roman"/>
          </w:rPr>
          <w:t>An aspect of the task that infants may encode while in this</w:t>
        </w:r>
      </w:ins>
      <w:ins w:id="93" w:author="Benton, Deon" w:date="2026-04-26T00:38:00Z" w16du:dateUtc="2026-04-26T05:38:00Z">
        <w:r w:rsidR="00D24C6D">
          <w:rPr>
            <w:rFonts w:ascii="Times New Roman" w:hAnsi="Times New Roman" w:cs="Times New Roman"/>
          </w:rPr>
          <w:t xml:space="preserve"> </w:t>
        </w:r>
      </w:ins>
      <w:ins w:id="94" w:author="Benton, Deon" w:date="2026-04-26T00:39:00Z" w16du:dateUtc="2026-04-26T05:39:00Z">
        <w:r w:rsidR="00D24C6D">
          <w:rPr>
            <w:rFonts w:ascii="Times New Roman" w:hAnsi="Times New Roman" w:cs="Times New Roman"/>
          </w:rPr>
          <w:t xml:space="preserve">elevated </w:t>
        </w:r>
      </w:ins>
      <w:ins w:id="95" w:author="Benton, Deon" w:date="2026-04-26T00:38:00Z" w16du:dateUtc="2026-04-26T05:38:00Z">
        <w:r w:rsidR="00D24C6D">
          <w:rPr>
            <w:rFonts w:ascii="Times New Roman" w:hAnsi="Times New Roman" w:cs="Times New Roman"/>
          </w:rPr>
          <w:t>attentional state</w:t>
        </w:r>
      </w:ins>
      <w:ins w:id="96" w:author="Benton, Deon" w:date="2026-04-26T00:37:00Z" w16du:dateUtc="2026-04-26T05:37:00Z">
        <w:r w:rsidR="00D24C6D">
          <w:rPr>
            <w:rFonts w:ascii="Times New Roman" w:hAnsi="Times New Roman" w:cs="Times New Roman"/>
          </w:rPr>
          <w:t xml:space="preserve"> </w:t>
        </w:r>
      </w:ins>
      <w:ins w:id="97" w:author="Benton, Deon" w:date="2026-04-26T00:38:00Z" w16du:dateUtc="2026-04-26T05:38:00Z">
        <w:r w:rsidR="00D24C6D">
          <w:rPr>
            <w:rFonts w:ascii="Times New Roman" w:hAnsi="Times New Roman" w:cs="Times New Roman"/>
          </w:rPr>
          <w:t xml:space="preserve">is the relative configuration of the arm’s arced reaching path and the barrier over which it occurs. </w:t>
        </w:r>
      </w:ins>
      <w:ins w:id="98" w:author="Benton, Deon" w:date="2026-04-26T00:40:00Z" w16du:dateUtc="2026-04-26T05:40:00Z">
        <w:r w:rsidR="00063A23">
          <w:rPr>
            <w:rFonts w:ascii="Times New Roman" w:hAnsi="Times New Roman" w:cs="Times New Roman"/>
          </w:rPr>
          <w:t xml:space="preserve">The fact that this configuration is seen </w:t>
        </w:r>
      </w:ins>
      <w:ins w:id="99" w:author="Benton, Deon" w:date="2026-04-26T00:44:00Z" w16du:dateUtc="2026-04-26T05:44:00Z">
        <w:r w:rsidR="00063A23">
          <w:rPr>
            <w:rFonts w:ascii="Times New Roman" w:hAnsi="Times New Roman" w:cs="Times New Roman"/>
          </w:rPr>
          <w:t>in each habituation trial could result in the formation of a robust association between the arced r</w:t>
        </w:r>
      </w:ins>
      <w:ins w:id="100" w:author="Benton, Deon" w:date="2026-04-26T00:45:00Z" w16du:dateUtc="2026-04-26T05:45:00Z">
        <w:r w:rsidR="00063A23">
          <w:rPr>
            <w:rFonts w:ascii="Times New Roman" w:hAnsi="Times New Roman" w:cs="Times New Roman"/>
          </w:rPr>
          <w:t>each trajectory and the obstacle.</w:t>
        </w:r>
      </w:ins>
      <w:ins w:id="101" w:author="Benton, Deon" w:date="2026-04-26T00:40:00Z" w16du:dateUtc="2026-04-26T05:40:00Z">
        <w:r w:rsidR="00063A23">
          <w:rPr>
            <w:rFonts w:ascii="Times New Roman" w:hAnsi="Times New Roman" w:cs="Times New Roman"/>
          </w:rPr>
          <w:t xml:space="preserve"> </w:t>
        </w:r>
      </w:ins>
      <w:r w:rsidR="00B2144E">
        <w:rPr>
          <w:rFonts w:ascii="Times New Roman" w:hAnsi="Times New Roman" w:cs="Times New Roman"/>
        </w:rPr>
        <w:t xml:space="preserve">On this view, </w:t>
      </w:r>
      <w:ins w:id="102" w:author="Benton, Deon" w:date="2026-04-26T00:49:00Z" w16du:dateUtc="2026-04-26T05:49:00Z">
        <w:r w:rsidR="00EE657A">
          <w:rPr>
            <w:rFonts w:ascii="Times New Roman" w:hAnsi="Times New Roman" w:cs="Times New Roman"/>
          </w:rPr>
          <w:t>causal efficacy functions</w:t>
        </w:r>
      </w:ins>
      <w:ins w:id="103" w:author="Benton, Deon" w:date="2026-04-26T00:47:00Z" w16du:dateUtc="2026-04-26T05:47:00Z">
        <w:r w:rsidR="00EE657A">
          <w:rPr>
            <w:rFonts w:ascii="Times New Roman" w:hAnsi="Times New Roman" w:cs="Times New Roman"/>
          </w:rPr>
          <w:t xml:space="preserve"> n</w:t>
        </w:r>
      </w:ins>
      <w:r w:rsidR="00B2144E">
        <w:rPr>
          <w:rFonts w:ascii="Times New Roman" w:hAnsi="Times New Roman" w:cs="Times New Roman"/>
        </w:rPr>
        <w:t xml:space="preserve">ot to cause infants to process actions in terms of their efficiency but to </w:t>
      </w:r>
      <w:ins w:id="104" w:author="Benton, Deon" w:date="2026-04-26T00:47:00Z" w16du:dateUtc="2026-04-26T05:47:00Z">
        <w:r w:rsidR="00EE657A">
          <w:rPr>
            <w:rFonts w:ascii="Times New Roman" w:hAnsi="Times New Roman" w:cs="Times New Roman"/>
          </w:rPr>
          <w:t>increase</w:t>
        </w:r>
      </w:ins>
      <w:ins w:id="105" w:author="Benton, Deon" w:date="2026-04-26T00:49:00Z" w16du:dateUtc="2026-04-26T05:49:00Z">
        <w:r w:rsidR="00EE657A">
          <w:rPr>
            <w:rFonts w:ascii="Times New Roman" w:hAnsi="Times New Roman" w:cs="Times New Roman"/>
          </w:rPr>
          <w:t xml:space="preserve"> their attention</w:t>
        </w:r>
      </w:ins>
      <w:ins w:id="106" w:author="Benton, Deon" w:date="2026-04-26T00:50:00Z" w16du:dateUtc="2026-04-26T05:50:00Z">
        <w:r w:rsidR="00EE657A">
          <w:rPr>
            <w:rFonts w:ascii="Times New Roman" w:hAnsi="Times New Roman" w:cs="Times New Roman"/>
          </w:rPr>
          <w:t xml:space="preserve"> to and encoding of </w:t>
        </w:r>
      </w:ins>
      <w:ins w:id="107" w:author="Benton, Deon" w:date="2026-04-26T00:51:00Z" w16du:dateUtc="2026-04-26T05:51:00Z">
        <w:r w:rsidR="00EE657A">
          <w:rPr>
            <w:rFonts w:ascii="Times New Roman" w:hAnsi="Times New Roman" w:cs="Times New Roman"/>
          </w:rPr>
          <w:t xml:space="preserve">the </w:t>
        </w:r>
        <w:r w:rsidR="00811E39">
          <w:rPr>
            <w:rFonts w:ascii="Times New Roman" w:hAnsi="Times New Roman" w:cs="Times New Roman"/>
          </w:rPr>
          <w:t xml:space="preserve">visible </w:t>
        </w:r>
        <w:r w:rsidR="00EE657A">
          <w:rPr>
            <w:rFonts w:ascii="Times New Roman" w:hAnsi="Times New Roman" w:cs="Times New Roman"/>
          </w:rPr>
          <w:t>surface features</w:t>
        </w:r>
      </w:ins>
      <w:ins w:id="108" w:author="Benton, Deon" w:date="2026-04-26T00:52:00Z" w16du:dateUtc="2026-04-26T05:52:00Z">
        <w:r w:rsidR="00811E39">
          <w:rPr>
            <w:rFonts w:ascii="Times New Roman" w:hAnsi="Times New Roman" w:cs="Times New Roman"/>
          </w:rPr>
          <w:t>,</w:t>
        </w:r>
      </w:ins>
      <w:ins w:id="109" w:author="Benton, Deon" w:date="2026-04-26T00:51:00Z" w16du:dateUtc="2026-04-26T05:51:00Z">
        <w:r w:rsidR="00EE657A">
          <w:rPr>
            <w:rFonts w:ascii="Times New Roman" w:hAnsi="Times New Roman" w:cs="Times New Roman"/>
          </w:rPr>
          <w:t xml:space="preserve"> configural relations</w:t>
        </w:r>
      </w:ins>
      <w:ins w:id="110" w:author="Benton, Deon" w:date="2026-04-26T00:52:00Z" w16du:dateUtc="2026-04-26T05:52:00Z">
        <w:r w:rsidR="00811E39">
          <w:rPr>
            <w:rFonts w:ascii="Times New Roman" w:hAnsi="Times New Roman" w:cs="Times New Roman"/>
          </w:rPr>
          <w:t>, and kinematics</w:t>
        </w:r>
      </w:ins>
      <w:ins w:id="111" w:author="Benton, Deon" w:date="2026-04-26T00:51:00Z" w16du:dateUtc="2026-04-26T05:51:00Z">
        <w:r w:rsidR="00EE657A">
          <w:rPr>
            <w:rFonts w:ascii="Times New Roman" w:hAnsi="Times New Roman" w:cs="Times New Roman"/>
          </w:rPr>
          <w:t xml:space="preserve"> in action events. </w:t>
        </w:r>
      </w:ins>
      <w:r w:rsidR="00B2144E">
        <w:rPr>
          <w:rFonts w:ascii="Times New Roman" w:hAnsi="Times New Roman" w:cs="Times New Roman"/>
        </w:rPr>
        <w:t xml:space="preserve">Crucially, </w:t>
      </w:r>
      <w:r w:rsidR="00795BA1">
        <w:rPr>
          <w:rFonts w:ascii="Times New Roman" w:hAnsi="Times New Roman" w:cs="Times New Roman"/>
        </w:rPr>
        <w:t xml:space="preserve">infants’ ability to process an event as a single, cohesive action sequence and to encode the relation between the curved motion and barrier within it may be disrupted </w:t>
      </w:r>
      <w:r w:rsidR="00B2144E">
        <w:rPr>
          <w:rFonts w:ascii="Times New Roman" w:hAnsi="Times New Roman" w:cs="Times New Roman"/>
        </w:rPr>
        <w:t xml:space="preserve">if </w:t>
      </w:r>
      <w:r w:rsidR="00795BA1">
        <w:rPr>
          <w:rFonts w:ascii="Times New Roman" w:hAnsi="Times New Roman" w:cs="Times New Roman"/>
        </w:rPr>
        <w:t>an object changes state after</w:t>
      </w:r>
      <w:r w:rsidR="00F3370F">
        <w:rPr>
          <w:rFonts w:ascii="Times New Roman" w:hAnsi="Times New Roman" w:cs="Times New Roman"/>
        </w:rPr>
        <w:t xml:space="preserve"> a brief delay and at some spatial distance from </w:t>
      </w:r>
      <w:r w:rsidR="00795BA1">
        <w:rPr>
          <w:rFonts w:ascii="Times New Roman" w:hAnsi="Times New Roman" w:cs="Times New Roman"/>
        </w:rPr>
        <w:t>a</w:t>
      </w:r>
      <w:r w:rsidR="00F3370F">
        <w:rPr>
          <w:rFonts w:ascii="Times New Roman" w:hAnsi="Times New Roman" w:cs="Times New Roman"/>
        </w:rPr>
        <w:t xml:space="preserve"> hand</w:t>
      </w:r>
      <w:r w:rsidR="00DF52FA">
        <w:rPr>
          <w:rFonts w:ascii="Times New Roman" w:hAnsi="Times New Roman" w:cs="Times New Roman"/>
        </w:rPr>
        <w:t xml:space="preserve">. A corollary of this </w:t>
      </w:r>
      <w:r w:rsidR="008F5B2B">
        <w:rPr>
          <w:rFonts w:ascii="Times New Roman" w:hAnsi="Times New Roman" w:cs="Times New Roman"/>
        </w:rPr>
        <w:t xml:space="preserve">disruption </w:t>
      </w:r>
      <w:r w:rsidR="00DF52FA">
        <w:rPr>
          <w:rFonts w:ascii="Times New Roman" w:hAnsi="Times New Roman" w:cs="Times New Roman"/>
        </w:rPr>
        <w:t>is</w:t>
      </w:r>
      <w:ins w:id="112" w:author="Benton, Deon" w:date="2026-04-26T00:52:00Z" w16du:dateUtc="2026-04-26T05:52:00Z">
        <w:r w:rsidR="00C264C0">
          <w:rPr>
            <w:rFonts w:ascii="Times New Roman" w:hAnsi="Times New Roman" w:cs="Times New Roman"/>
          </w:rPr>
          <w:t xml:space="preserve"> not only that inf</w:t>
        </w:r>
      </w:ins>
      <w:ins w:id="113" w:author="Benton, Deon" w:date="2026-04-26T00:53:00Z" w16du:dateUtc="2026-04-26T05:53:00Z">
        <w:r w:rsidR="00C264C0">
          <w:rPr>
            <w:rFonts w:ascii="Times New Roman" w:hAnsi="Times New Roman" w:cs="Times New Roman"/>
          </w:rPr>
          <w:t>ants’ attention should be boosted less, if at all,</w:t>
        </w:r>
      </w:ins>
      <w:r w:rsidR="00DF52FA">
        <w:rPr>
          <w:rFonts w:ascii="Times New Roman" w:hAnsi="Times New Roman" w:cs="Times New Roman"/>
        </w:rPr>
        <w:t xml:space="preserve"> </w:t>
      </w:r>
      <w:del w:id="114" w:author="Benton, Deon" w:date="2026-04-26T00:53:00Z" w16du:dateUtc="2026-04-26T05:53:00Z">
        <w:r w:rsidR="00DF52FA" w:rsidDel="00C264C0">
          <w:rPr>
            <w:rFonts w:ascii="Times New Roman" w:hAnsi="Times New Roman" w:cs="Times New Roman"/>
          </w:rPr>
          <w:delText>that</w:delText>
        </w:r>
        <w:r w:rsidR="008F5B2B" w:rsidDel="00C264C0">
          <w:rPr>
            <w:rFonts w:ascii="Times New Roman" w:hAnsi="Times New Roman" w:cs="Times New Roman"/>
          </w:rPr>
          <w:delText xml:space="preserve"> not only that infants’ attention should undergo less of a boost but that </w:delText>
        </w:r>
      </w:del>
      <w:r w:rsidR="008F5B2B">
        <w:rPr>
          <w:rFonts w:ascii="Times New Roman" w:hAnsi="Times New Roman" w:cs="Times New Roman"/>
        </w:rPr>
        <w:t>any</w:t>
      </w:r>
      <w:r w:rsidR="00D902A5">
        <w:rPr>
          <w:rFonts w:ascii="Times New Roman" w:hAnsi="Times New Roman" w:cs="Times New Roman"/>
        </w:rPr>
        <w:t xml:space="preserve"> association that is formed between the </w:t>
      </w:r>
      <w:del w:id="115" w:author="Benton, Deon" w:date="2026-04-26T00:53:00Z" w16du:dateUtc="2026-04-26T05:53:00Z">
        <w:r w:rsidR="00D902A5" w:rsidDel="00C264C0">
          <w:rPr>
            <w:rFonts w:ascii="Times New Roman" w:hAnsi="Times New Roman" w:cs="Times New Roman"/>
          </w:rPr>
          <w:delText>arced motion</w:delText>
        </w:r>
        <w:r w:rsidR="008F5B2B" w:rsidDel="00C264C0">
          <w:rPr>
            <w:rFonts w:ascii="Times New Roman" w:hAnsi="Times New Roman" w:cs="Times New Roman"/>
          </w:rPr>
          <w:delText xml:space="preserve"> trajectory</w:delText>
        </w:r>
        <w:r w:rsidR="00D902A5" w:rsidDel="00C264C0">
          <w:rPr>
            <w:rFonts w:ascii="Times New Roman" w:hAnsi="Times New Roman" w:cs="Times New Roman"/>
          </w:rPr>
          <w:delText xml:space="preserve"> and the barrier</w:delText>
        </w:r>
      </w:del>
      <w:ins w:id="116" w:author="Benton, Deon" w:date="2026-04-26T00:53:00Z" w16du:dateUtc="2026-04-26T05:53:00Z">
        <w:r w:rsidR="00C264C0">
          <w:rPr>
            <w:rFonts w:ascii="Times New Roman" w:hAnsi="Times New Roman" w:cs="Times New Roman"/>
          </w:rPr>
          <w:t>arced trajectories and obtacles</w:t>
        </w:r>
      </w:ins>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w:t>
      </w:r>
      <w:r w:rsidR="008F5B2B">
        <w:rPr>
          <w:rFonts w:ascii="Times New Roman" w:hAnsi="Times New Roman" w:cs="Times New Roman"/>
        </w:rPr>
        <w:lastRenderedPageBreak/>
        <w:t>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650F06">
        <w:rPr>
          <w:rFonts w:ascii="Times New Roman" w:hAnsi="Times New Roman" w:cs="Times New Roman"/>
        </w:rPr>
        <w:t>an object changes physical state immediately</w:t>
      </w:r>
      <w:r w:rsidR="008F5B2B">
        <w:rPr>
          <w:rFonts w:ascii="Times New Roman" w:hAnsi="Times New Roman" w:cs="Times New Roman"/>
        </w:rPr>
        <w:t xml:space="preserve"> and infants’ attention is heightened</w:t>
      </w:r>
      <w:r w:rsidR="00DF52FA">
        <w:rPr>
          <w:rFonts w:ascii="Times New Roman" w:hAnsi="Times New Roman" w:cs="Times New Roman"/>
        </w:rPr>
        <w:t xml:space="preserve">, if the barrier is positioned </w:t>
      </w:r>
      <w:r w:rsidR="002074F3">
        <w:rPr>
          <w:rFonts w:ascii="Times New Roman" w:hAnsi="Times New Roman" w:cs="Times New Roman"/>
        </w:rPr>
        <w:t>off</w:t>
      </w:r>
      <w:r w:rsidR="00DF52FA">
        <w:rPr>
          <w:rFonts w:ascii="Times New Roman" w:hAnsi="Times New Roman" w:cs="Times New Roman"/>
        </w:rPr>
        <w:t xml:space="preserve"> to the side of the arced motion, </w:t>
      </w:r>
      <w:r w:rsidR="008B095A">
        <w:rPr>
          <w:rFonts w:ascii="Times New Roman" w:hAnsi="Times New Roman" w:cs="Times New Roman"/>
        </w:rPr>
        <w:t xml:space="preserve">infants should be less likely to associate it with </w:t>
      </w:r>
      <w:r w:rsidR="00650F06">
        <w:rPr>
          <w:rFonts w:ascii="Times New Roman" w:hAnsi="Times New Roman" w:cs="Times New Roman"/>
        </w:rPr>
        <w:t xml:space="preserve">such motion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functions—</w:t>
      </w:r>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xml:space="preserve">. Instead, the current </w:t>
      </w:r>
      <w:r>
        <w:rPr>
          <w:rFonts w:ascii="Times New Roman" w:hAnsi="Times New Roman" w:cs="Times New Roman"/>
        </w:rPr>
        <w:lastRenderedPageBreak/>
        <w:t>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responses across a range of </w:t>
      </w:r>
      <w:r w:rsidR="00F83FBE">
        <w:rPr>
          <w:rFonts w:ascii="Times New Roman" w:hAnsi="Times New Roman" w:cs="Times New Roman"/>
        </w:rPr>
        <w:t>VoE</w:t>
      </w:r>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w:t>
      </w:r>
      <w:r w:rsidR="00841A7E">
        <w:rPr>
          <w:rFonts w:ascii="Times New Roman" w:eastAsia="Times New Roman" w:hAnsi="Times New Roman" w:cs="Times New Roman"/>
        </w:rPr>
        <w:lastRenderedPageBreak/>
        <w:t>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 xml:space="preserve">when they are given direct motor </w:t>
      </w:r>
      <w:r w:rsidR="00CD3063">
        <w:rPr>
          <w:rFonts w:ascii="Times New Roman" w:hAnsi="Times New Roman" w:cs="Times New Roman"/>
        </w:rPr>
        <w:lastRenderedPageBreak/>
        <w:t>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7B01CA43"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 xml:space="preserve">a fuller description </w:t>
      </w:r>
      <w:r w:rsidR="009A3502">
        <w:rPr>
          <w:rFonts w:ascii="Times New Roman" w:hAnsi="Times New Roman" w:cs="Times New Roman"/>
        </w:rPr>
        <w:lastRenderedPageBreak/>
        <w:t>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w:t>
      </w:r>
      <w:ins w:id="117" w:author="Benton, Deon" w:date="2026-04-22T15:43:00Z" w16du:dateUtc="2026-04-22T20:43:00Z">
        <w:r w:rsidR="00342564">
          <w:rPr>
            <w:rFonts w:ascii="Times New Roman" w:hAnsi="Times New Roman" w:cs="Times New Roman"/>
          </w:rPr>
          <w:t>separate models</w:t>
        </w:r>
      </w:ins>
      <w:ins w:id="118" w:author="Benton, Deon" w:date="2026-04-22T15:46:00Z" w16du:dateUtc="2026-04-22T20:46:00Z">
        <w:r w:rsidR="00650B4D">
          <w:rPr>
            <w:rFonts w:ascii="Times New Roman" w:hAnsi="Times New Roman" w:cs="Times New Roman"/>
          </w:rPr>
          <w:t xml:space="preserve"> to determine which one </w:t>
        </w:r>
      </w:ins>
      <w:ins w:id="119" w:author="Benton, Deon" w:date="2026-04-22T15:47:00Z" w16du:dateUtc="2026-04-22T20:47:00Z">
        <w:r w:rsidR="00650B4D">
          <w:rPr>
            <w:rFonts w:ascii="Times New Roman" w:hAnsi="Times New Roman" w:cs="Times New Roman"/>
          </w:rPr>
          <w:t>best captures the target finding of that simulation</w:t>
        </w:r>
      </w:ins>
      <w:ins w:id="120" w:author="Benton, Deon" w:date="2026-04-22T15:43:00Z" w16du:dateUtc="2026-04-22T20:43:00Z">
        <w:r w:rsidR="00342564">
          <w:rPr>
            <w:rFonts w:ascii="Times New Roman" w:hAnsi="Times New Roman" w:cs="Times New Roman"/>
          </w:rPr>
          <w:t>. One is OM10. Another is an extension of OM10</w:t>
        </w:r>
      </w:ins>
      <w:ins w:id="121" w:author="Benton, Deon" w:date="2026-04-22T15:44:00Z" w16du:dateUtc="2026-04-22T20:44:00Z">
        <w:r w:rsidR="00342564">
          <w:rPr>
            <w:rFonts w:ascii="Times New Roman" w:hAnsi="Times New Roman" w:cs="Times New Roman"/>
          </w:rPr>
          <w:t>, OM10-2,</w:t>
        </w:r>
      </w:ins>
      <w:ins w:id="122" w:author="Benton, Deon" w:date="2026-04-22T15:43:00Z" w16du:dateUtc="2026-04-22T20:43:00Z">
        <w:r w:rsidR="00342564">
          <w:rPr>
            <w:rFonts w:ascii="Times New Roman" w:hAnsi="Times New Roman" w:cs="Times New Roman"/>
          </w:rPr>
          <w:t xml:space="preserve"> that more faithfully represents the task structure of the studies from which the present targ</w:t>
        </w:r>
      </w:ins>
      <w:ins w:id="123" w:author="Benton, Deon" w:date="2026-04-22T15:44:00Z" w16du:dateUtc="2026-04-22T20:44:00Z">
        <w:r w:rsidR="00342564">
          <w:rPr>
            <w:rFonts w:ascii="Times New Roman" w:hAnsi="Times New Roman" w:cs="Times New Roman"/>
          </w:rPr>
          <w:t>et behaviors were derived. A final model is an extension of ALIAS-2.T</w:t>
        </w:r>
      </w:ins>
      <w:ins w:id="124" w:author="Benton, Deon" w:date="2026-04-22T15:45:00Z" w16du:dateUtc="2026-04-22T20:45:00Z">
        <w:r w:rsidR="00650B4D">
          <w:rPr>
            <w:rFonts w:ascii="Times New Roman" w:hAnsi="Times New Roman" w:cs="Times New Roman"/>
          </w:rPr>
          <w:t>he sole difference between this model and ALIAS is that salience information is removed from it. By rem</w:t>
        </w:r>
      </w:ins>
      <w:ins w:id="125" w:author="Benton, Deon" w:date="2026-04-22T15:46:00Z" w16du:dateUtc="2026-04-22T20:46:00Z">
        <w:r w:rsidR="00650B4D">
          <w:rPr>
            <w:rFonts w:ascii="Times New Roman" w:hAnsi="Times New Roman" w:cs="Times New Roman"/>
          </w:rPr>
          <w:t xml:space="preserve">oving such information, it is possible to evaluate the theoretical claim of the present account that the strength of the association between a barrier and arced motion depends on their relative configuration. </w:t>
        </w:r>
      </w:ins>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ins w:id="126" w:author="Benton, Deon" w:date="2026-04-22T15:47:00Z" w16du:dateUtc="2026-04-22T20:47:00Z">
        <w:r w:rsidR="00715DDD">
          <w:rPr>
            <w:rFonts w:ascii="Times New Roman" w:hAnsi="Times New Roman" w:cs="Times New Roman"/>
          </w:rPr>
          <w:t>A final point that is worth noting is that</w:t>
        </w:r>
      </w:ins>
      <w:ins w:id="127" w:author="Benton, Deon" w:date="2026-04-22T15:49:00Z" w16du:dateUtc="2026-04-22T20:49:00Z">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w:t>
        </w:r>
      </w:ins>
      <w:ins w:id="128" w:author="Benton, Deon" w:date="2026-04-22T15:50:00Z" w16du:dateUtc="2026-04-22T20:50:00Z">
        <w:r w:rsidR="00D21862">
          <w:rPr>
            <w:rFonts w:ascii="Times New Roman" w:hAnsi="Times New Roman" w:cs="Times New Roman"/>
          </w:rPr>
          <w:t>s</w:t>
        </w:r>
      </w:ins>
      <w:ins w:id="129" w:author="Benton, Deon" w:date="2026-04-22T15:49:00Z" w16du:dateUtc="2026-04-22T20:49:00Z">
        <w:r w:rsidR="00D21862">
          <w:rPr>
            <w:rFonts w:ascii="Times New Roman" w:hAnsi="Times New Roman" w:cs="Times New Roman"/>
          </w:rPr>
          <w:t xml:space="preserve"> to demonstrate </w:t>
        </w:r>
      </w:ins>
      <w:ins w:id="130" w:author="Benton, Deon" w:date="2026-04-22T15:50:00Z" w16du:dateUtc="2026-04-22T20:50:00Z">
        <w:r w:rsidR="00D21862">
          <w:rPr>
            <w:rFonts w:ascii="Times New Roman" w:hAnsi="Times New Roman" w:cs="Times New Roman"/>
          </w:rPr>
          <w:t>the sufficiency of ALIAS in capturing</w:t>
        </w:r>
      </w:ins>
      <w:ins w:id="131" w:author="Benton, Deon" w:date="2026-04-22T15:49:00Z" w16du:dateUtc="2026-04-22T20:49:00Z">
        <w:r w:rsidR="00D21862">
          <w:rPr>
            <w:rFonts w:ascii="Times New Roman" w:hAnsi="Times New Roman" w:cs="Times New Roman"/>
          </w:rPr>
          <w:t xml:space="preserve"> the five target findings</w:t>
        </w:r>
      </w:ins>
      <w:ins w:id="132" w:author="Benton, Deon" w:date="2026-04-22T15:50:00Z" w16du:dateUtc="2026-04-22T20:50:00Z">
        <w:r w:rsidR="00D21862">
          <w:rPr>
            <w:rFonts w:ascii="Times New Roman" w:hAnsi="Times New Roman" w:cs="Times New Roman"/>
          </w:rPr>
          <w:t>—</w:t>
        </w:r>
      </w:ins>
      <w:r>
        <w:rPr>
          <w:rFonts w:ascii="Times New Roman" w:hAnsi="Times New Roman" w:cs="Times New Roman"/>
        </w:rPr>
        <w:t xml:space="preserve">each of the studies </w:t>
      </w:r>
      <w:ins w:id="133" w:author="Benton, Deon" w:date="2026-04-22T15:48:00Z" w16du:dateUtc="2026-04-22T20:48:00Z">
        <w:r w:rsidR="00715DDD">
          <w:rPr>
            <w:rFonts w:ascii="Times New Roman" w:hAnsi="Times New Roman" w:cs="Times New Roman"/>
          </w:rPr>
          <w:t xml:space="preserve">from which a given target </w:t>
        </w:r>
      </w:ins>
      <w:ins w:id="134" w:author="Benton, Deon" w:date="2026-04-22T15:50:00Z" w16du:dateUtc="2026-04-22T20:50:00Z">
        <w:r w:rsidR="00D21862">
          <w:rPr>
            <w:rFonts w:ascii="Times New Roman" w:hAnsi="Times New Roman" w:cs="Times New Roman"/>
          </w:rPr>
          <w:t xml:space="preserve">finding or </w:t>
        </w:r>
      </w:ins>
      <w:ins w:id="135" w:author="Benton, Deon" w:date="2026-04-22T15:48:00Z" w16du:dateUtc="2026-04-22T20:48:00Z">
        <w:r w:rsidR="00715DDD">
          <w:rPr>
            <w:rFonts w:ascii="Times New Roman" w:hAnsi="Times New Roman" w:cs="Times New Roman"/>
          </w:rPr>
          <w:t>behavior was derived</w:t>
        </w:r>
      </w:ins>
      <w:ins w:id="136" w:author="Benton, Deon" w:date="2026-04-22T15:50:00Z" w16du:dateUtc="2026-04-22T20:50:00Z">
        <w:r w:rsidR="00D21862">
          <w:rPr>
            <w:rFonts w:ascii="Times New Roman" w:hAnsi="Times New Roman" w:cs="Times New Roman"/>
          </w:rPr>
          <w:t xml:space="preserve"> was modeled at only the most general level</w:t>
        </w:r>
      </w:ins>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del w:id="137" w:author="Benton, Deon" w:date="2026-04-22T15:49:00Z" w16du:dateUtc="2026-04-22T20:49:00Z">
        <w:r w:rsidR="00C90067" w:rsidDel="00715DDD">
          <w:rPr>
            <w:rFonts w:ascii="Times New Roman" w:hAnsi="Times New Roman" w:cs="Times New Roman"/>
          </w:rPr>
          <w:delText>Skerry et al., 2013</w:delText>
        </w:r>
      </w:del>
      <w:ins w:id="138" w:author="Benton, Deon" w:date="2026-04-22T15:49:00Z" w16du:dateUtc="2026-04-22T20:49:00Z">
        <w:r w:rsidR="00715DDD">
          <w:rPr>
            <w:rFonts w:ascii="Times New Roman" w:hAnsi="Times New Roman" w:cs="Times New Roman"/>
          </w:rPr>
          <w:t>studies that evaluate action understanding in pre-reaching infants; e.g., Skerry et al., 2013</w:t>
        </w:r>
      </w:ins>
      <w:r w:rsidR="00C90067">
        <w:rPr>
          <w:rFonts w:ascii="Times New Roman" w:hAnsi="Times New Roman" w:cs="Times New Roman"/>
        </w:rPr>
        <w:t>)</w:t>
      </w:r>
      <w:r w:rsidR="004B22DC">
        <w:rPr>
          <w:rFonts w:ascii="Times New Roman" w:hAnsi="Times New Roman" w:cs="Times New Roman"/>
        </w:rPr>
        <w:t>, reasonable assumptions were made to implement those elements in the present simulations.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lastRenderedPageBreak/>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w:t>
      </w:r>
      <w:r w:rsidR="00964B0C">
        <w:rPr>
          <w:rFonts w:ascii="Times New Roman" w:hAnsi="Times New Roman" w:cs="Times New Roman"/>
        </w:rPr>
        <w:lastRenderedPageBreak/>
        <w:t>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5A693E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84D2AB"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5F837936"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67D986B9"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0C331CFE">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3A3E89A4">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2C4DA4EE"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w:t>
      </w:r>
      <w:r>
        <w:rPr>
          <w:rFonts w:ascii="Times New Roman" w:hAnsi="Times New Roman" w:cs="Times New Roman"/>
        </w:rPr>
        <w:lastRenderedPageBreak/>
        <w:t>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2B6873B4"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w:t>
      </w:r>
      <w:r w:rsidR="00690B39">
        <w:rPr>
          <w:rFonts w:ascii="Times New Roman" w:hAnsi="Times New Roman" w:cs="Times New Roman"/>
        </w:rPr>
        <w:lastRenderedPageBreak/>
        <w:t xml:space="preserve">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 xml:space="preserve">actions that putatively vary in their </w:t>
      </w:r>
      <w:r w:rsidR="002052C3">
        <w:rPr>
          <w:rFonts w:ascii="Times New Roman" w:eastAsia="Times New Roman" w:hAnsi="Times New Roman" w:cs="Times New Roman"/>
        </w:rPr>
        <w:lastRenderedPageBreak/>
        <w:t>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alls into 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w:t>
      </w:r>
      <w:r w:rsidR="00316A4A">
        <w:rPr>
          <w:rFonts w:ascii="Times New Roman" w:eastAsia="Times New Roman" w:hAnsi="Times New Roman" w:cs="Times New Roman"/>
        </w:rPr>
        <w:lastRenderedPageBreak/>
        <w:t xml:space="preserve">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4EE108F7"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rPr>
        <w:drawing>
          <wp:inline distT="0" distB="0" distL="0" distR="0" wp14:anchorId="1E9D3B14" wp14:editId="697EA2F5">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51373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networks in the Control condition looked about equally at these two test events; this result also </w:t>
      </w:r>
      <w:r w:rsidR="00D97373">
        <w:rPr>
          <w:rFonts w:ascii="Times New Roman" w:hAnsi="Times New Roman" w:cs="Times New Roman"/>
        </w:rPr>
        <w:lastRenderedPageBreak/>
        <w:t>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w:t>
      </w:r>
      <w:r w:rsidR="00197D22">
        <w:rPr>
          <w:rFonts w:ascii="Times New Roman" w:hAnsi="Times New Roman" w:cs="Times New Roman"/>
        </w:rPr>
        <w:lastRenderedPageBreak/>
        <w:t>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w:t>
      </w:r>
      <w:r w:rsidR="007B0E03">
        <w:rPr>
          <w:rFonts w:ascii="Times New Roman" w:eastAsia="Times New Roman" w:hAnsi="Times New Roman" w:cs="Times New Roman"/>
        </w:rPr>
        <w:lastRenderedPageBreak/>
        <w:t>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w:t>
      </w:r>
      <w:r w:rsidR="001216D8">
        <w:rPr>
          <w:rFonts w:ascii="Times New Roman" w:eastAsia="Times New Roman" w:hAnsi="Times New Roman" w:cs="Times New Roman"/>
        </w:rPr>
        <w:lastRenderedPageBreak/>
        <w:t xml:space="preserve">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6156"/>
      </w:tblGrid>
      <w:tr w:rsidR="0092396B" w14:paraId="38D622CA" w14:textId="77777777" w:rsidTr="00430623">
        <w:trPr>
          <w:trHeight w:val="3633"/>
        </w:trPr>
        <w:tc>
          <w:tcPr>
            <w:tcW w:w="5392" w:type="dxa"/>
          </w:tcPr>
          <w:p w14:paraId="0CC5A73C" w14:textId="18403C97" w:rsidR="0092396B" w:rsidRDefault="0092396B" w:rsidP="00614A04">
            <w:pPr>
              <w:keepNext/>
              <w:spacing w:line="480" w:lineRule="auto"/>
              <w:contextualSpacing/>
            </w:pPr>
            <w:r>
              <w:rPr>
                <w:noProof/>
              </w:rPr>
              <w:drawing>
                <wp:inline distT="0" distB="0" distL="0" distR="0" wp14:anchorId="73613DC6" wp14:editId="3813C523">
                  <wp:extent cx="3543300" cy="2180492"/>
                  <wp:effectExtent l="0" t="0" r="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9480" cy="2202756"/>
                          </a:xfrm>
                          <a:prstGeom prst="rect">
                            <a:avLst/>
                          </a:prstGeom>
                        </pic:spPr>
                      </pic:pic>
                    </a:graphicData>
                  </a:graphic>
                </wp:inline>
              </w:drawing>
            </w:r>
          </w:p>
        </w:tc>
        <w:tc>
          <w:tcPr>
            <w:tcW w:w="6560" w:type="dxa"/>
          </w:tcPr>
          <w:p w14:paraId="15AD6A5D" w14:textId="4797A8C8" w:rsidR="0092396B" w:rsidRDefault="0092396B" w:rsidP="00614A04">
            <w:pPr>
              <w:keepNext/>
              <w:spacing w:line="480" w:lineRule="auto"/>
              <w:contextualSpacing/>
            </w:pPr>
            <w:r>
              <w:rPr>
                <w:noProof/>
              </w:rPr>
              <w:drawing>
                <wp:inline distT="0" distB="0" distL="0" distR="0" wp14:anchorId="2032D002" wp14:editId="193C8C40">
                  <wp:extent cx="3596675" cy="2200275"/>
                  <wp:effectExtent l="0" t="0" r="381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8067" cy="2219479"/>
                          </a:xfrm>
                          <a:prstGeom prst="rect">
                            <a:avLst/>
                          </a:prstGeom>
                        </pic:spPr>
                      </pic:pic>
                    </a:graphicData>
                  </a:graphic>
                </wp:inline>
              </w:drawing>
            </w:r>
          </w:p>
        </w:tc>
      </w:tr>
    </w:tbl>
    <w:p w14:paraId="2AB9E48B" w14:textId="67721A8C"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0A317D">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6291"/>
      </w:tblGrid>
      <w:tr w:rsidR="003629A1" w14:paraId="73983939" w14:textId="77777777" w:rsidTr="00B659F1">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lastRenderedPageBreak/>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28630CA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 xml:space="preserve">produced by animate </w:t>
      </w:r>
      <w:r w:rsidR="00D87717">
        <w:rPr>
          <w:rFonts w:ascii="Times New Roman" w:hAnsi="Times New Roman" w:cs="Times New Roman"/>
        </w:rPr>
        <w:lastRenderedPageBreak/>
        <w:t>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w:t>
      </w:r>
      <w:r w:rsidR="008A7E25">
        <w:rPr>
          <w:rFonts w:ascii="Times New Roman" w:hAnsi="Times New Roman" w:cs="Times New Roman"/>
        </w:rPr>
        <w:lastRenderedPageBreak/>
        <w:t xml:space="preserve">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lastRenderedPageBreak/>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5FF9132"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513734" w:rsidRPr="00513734">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Congruent test event—in which the first object came to rest next to the first one. </w:t>
      </w:r>
      <w:r w:rsidR="001324BD">
        <w:rPr>
          <w:rFonts w:ascii="Times New Roman" w:hAnsi="Times New Roman" w:cs="Times New Roman"/>
        </w:rPr>
        <w:t xml:space="preserve">Networks </w:t>
      </w:r>
      <w:r w:rsidR="001324BD">
        <w:rPr>
          <w:rFonts w:ascii="Times New Roman" w:hAnsi="Times New Roman" w:cs="Times New Roman"/>
        </w:rPr>
        <w:lastRenderedPageBreak/>
        <w:t xml:space="preserve">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062F81C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lastRenderedPageBreak/>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F69641C"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513734">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6F00E9B3"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Pr="0044005B">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r w:rsidR="009B5BBB">
        <w:rPr>
          <w:rFonts w:ascii="Times New Roman" w:hAnsi="Times New Roman" w:cs="Times New Roman"/>
        </w:rPr>
        <w:lastRenderedPageBreak/>
        <w:t>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199A3619" w14:textId="33371A69" w:rsidR="00847F52" w:rsidRDefault="00847F52" w:rsidP="005D2110">
      <w:pPr>
        <w:spacing w:line="480" w:lineRule="auto"/>
        <w:ind w:firstLine="720"/>
        <w:contextualSpacing/>
        <w:rPr>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r w:rsidR="00A231E7">
        <w:rPr>
          <w:rFonts w:ascii="Times New Roman" w:hAnsi="Times New Roman" w:cs="Times New Roman"/>
        </w:rPr>
        <w:t>In this study, infants 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 A separate group of infants in a control condition were habituated to the same </w:t>
      </w:r>
      <w:r w:rsidR="00A231E7" w:rsidRPr="00A231E7">
        <w:rPr>
          <w:rFonts w:ascii="Times New Roman" w:hAnsi="Times New Roman" w:cs="Times New Roman"/>
        </w:rPr>
        <w:lastRenderedPageBreak/>
        <w:t>event expect that the jumping action occurred besides rather than over the barrier</w:t>
      </w:r>
      <w:r w:rsidR="00081CB1">
        <w:rPr>
          <w:rFonts w:ascii="Times New Roman" w:hAnsi="Times New Roman" w:cs="Times New Roman"/>
        </w:rPr>
        <w:t xml:space="preserve">. All infants were then shown two test events—an identical but now much shorter barrier was shown in both events. </w:t>
      </w:r>
      <w:r w:rsidR="00A231E7" w:rsidRPr="00A231E7">
        <w:rPr>
          <w:rFonts w:ascii="Times New Roman" w:hAnsi="Times New Roman" w:cs="Times New Roman"/>
        </w:rPr>
        <w:t xml:space="preserve">In the low, efficient jump test event, the </w:t>
      </w:r>
      <w:r w:rsidR="002373B3">
        <w:rPr>
          <w:rFonts w:ascii="Times New Roman" w:hAnsi="Times New Roman" w:cs="Times New Roman"/>
        </w:rPr>
        <w:t>height of the agent’s jump was sufficient</w:t>
      </w:r>
      <w:r w:rsidR="00A231E7" w:rsidRPr="00A231E7">
        <w:rPr>
          <w:rFonts w:ascii="Times New Roman" w:hAnsi="Times New Roman" w:cs="Times New Roman"/>
        </w:rPr>
        <w:t xml:space="preserve"> to clear th</w:t>
      </w:r>
      <w:r w:rsidR="002373B3">
        <w:rPr>
          <w:rFonts w:ascii="Times New Roman" w:hAnsi="Times New Roman" w:cs="Times New Roman"/>
        </w:rPr>
        <w:t>e</w:t>
      </w:r>
      <w:r w:rsidR="00A231E7" w:rsidRPr="00A231E7">
        <w:rPr>
          <w:rFonts w:ascii="Times New Roman" w:hAnsi="Times New Roman" w:cs="Times New Roman"/>
        </w:rPr>
        <w:t xml:space="preserve"> barrier. In the high, inefficient jump event, the agent jumped</w:t>
      </w:r>
      <w:r w:rsidR="002373B3">
        <w:rPr>
          <w:rFonts w:ascii="Times New Roman" w:hAnsi="Times New Roman" w:cs="Times New Roman"/>
        </w:rPr>
        <w:t xml:space="preserve"> as high as it did during habituation. </w:t>
      </w:r>
      <w:r w:rsidR="003F2FD0">
        <w:rPr>
          <w:rFonts w:ascii="Times New Roman" w:hAnsi="Times New Roman" w:cs="Times New Roman"/>
        </w:rPr>
        <w:t>However,</w:t>
      </w:r>
      <w:r w:rsidR="002373B3">
        <w:rPr>
          <w:rFonts w:ascii="Times New Roman" w:hAnsi="Times New Roman" w:cs="Times New Roman"/>
        </w:rPr>
        <w:t xml:space="preserve"> because the</w:t>
      </w:r>
      <w:r w:rsidR="003F2FD0">
        <w:rPr>
          <w:rFonts w:ascii="Times New Roman" w:hAnsi="Times New Roman" w:cs="Times New Roman"/>
        </w:rPr>
        <w:t xml:space="preserve"> test</w:t>
      </w:r>
      <w:r w:rsidR="002373B3">
        <w:rPr>
          <w:rFonts w:ascii="Times New Roman" w:hAnsi="Times New Roman" w:cs="Times New Roman"/>
        </w:rPr>
        <w:t xml:space="preserve"> barrier was much shorter than </w:t>
      </w:r>
      <w:r w:rsidR="003F2FD0">
        <w:rPr>
          <w:rFonts w:ascii="Times New Roman" w:hAnsi="Times New Roman" w:cs="Times New Roman"/>
        </w:rPr>
        <w:t>the habituation one</w:t>
      </w:r>
      <w:r w:rsidR="002373B3">
        <w:rPr>
          <w:rFonts w:ascii="Times New Roman" w:hAnsi="Times New Roman" w:cs="Times New Roman"/>
        </w:rPr>
        <w:t>, the height of this jump far exceeded what was needed to clear the barrier.</w:t>
      </w:r>
      <w:r w:rsidR="003F2FD0">
        <w:rPr>
          <w:rFonts w:ascii="Times New Roman" w:hAnsi="Times New Roman" w:cs="Times New Roman"/>
        </w:rPr>
        <w:t xml:space="preserve"> Only infants in the Experimental condition looked longer at the high, inefficient test event than at the low, inefficient one; infants in the Control condition looked about equally at both test events. These results </w:t>
      </w:r>
      <w:r w:rsidR="00070634">
        <w:rPr>
          <w:rFonts w:ascii="Times New Roman" w:hAnsi="Times New Roman" w:cs="Times New Roman"/>
        </w:rPr>
        <w:t>suggest that</w:t>
      </w:r>
      <w:r w:rsidR="000875FE">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 efficiency continuously</w:t>
      </w:r>
      <w:r w:rsidR="008C5847">
        <w:rPr>
          <w:rFonts w:ascii="Times New Roman" w:hAnsi="Times New Roman" w:cs="Times New Roman"/>
        </w:rPr>
        <w:t xml:space="preserve"> and </w:t>
      </w:r>
      <w:r w:rsidR="00A231E7" w:rsidRPr="00A231E7">
        <w:rPr>
          <w:rFonts w:ascii="Times New Roman" w:hAnsi="Times New Roman" w:cs="Times New Roman"/>
        </w:rPr>
        <w:t xml:space="preserve">expect agents to engage in the </w:t>
      </w:r>
      <w:r w:rsidR="00131FB9">
        <w:rPr>
          <w:rFonts w:ascii="Times New Roman" w:hAnsi="Times New Roman" w:cs="Times New Roman"/>
        </w:rPr>
        <w:t xml:space="preserve">least </w:t>
      </w:r>
      <w:r w:rsidR="00A231E7" w:rsidRPr="00A231E7">
        <w:rPr>
          <w:rFonts w:ascii="Times New Roman" w:hAnsi="Times New Roman" w:cs="Times New Roman"/>
        </w:rPr>
        <w:t>costly action when pursuing goals</w:t>
      </w:r>
      <w:r w:rsidR="000875FE">
        <w:rPr>
          <w:rFonts w:ascii="Times New Roman" w:hAnsi="Times New Roman" w:cs="Times New Roman"/>
        </w:rPr>
        <w:t xml:space="preserve"> but only when earlier costly actions are justified</w:t>
      </w:r>
      <w:r w:rsidR="00A231E7" w:rsidRPr="00A231E7">
        <w:rPr>
          <w:rFonts w:ascii="Times New Roman" w:hAnsi="Times New Roman" w:cs="Times New Roman"/>
        </w:rPr>
        <w:t>.</w:t>
      </w:r>
    </w:p>
    <w:p w14:paraId="62E4C8AD" w14:textId="4CF13244" w:rsidR="00070634" w:rsidRDefault="00002DBA"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These findings might be </w:t>
      </w:r>
      <w:r w:rsidR="006422FE">
        <w:rPr>
          <w:rFonts w:ascii="Times New Roman" w:hAnsi="Times New Roman" w:cs="Times New Roman"/>
        </w:rPr>
        <w:t>taken to</w:t>
      </w:r>
      <w:r>
        <w:rPr>
          <w:rFonts w:ascii="Times New Roman" w:hAnsi="Times New Roman" w:cs="Times New Roman"/>
        </w:rPr>
        <w:t xml:space="preserve"> challenge an associative learning account because the predictions that such an account makes for how infants should process both test events diverge from their actual performance. For example, if </w:t>
      </w:r>
      <w:r w:rsidR="006422FE">
        <w:rPr>
          <w:rFonts w:ascii="Times New Roman" w:hAnsi="Times New Roman" w:cs="Times New Roman"/>
        </w:rPr>
        <w:t>infants’</w:t>
      </w:r>
      <w:r>
        <w:rPr>
          <w:rFonts w:ascii="Times New Roman" w:hAnsi="Times New Roman" w:cs="Times New Roman"/>
        </w:rPr>
        <w:t xml:space="preserve"> performance in this task were </w:t>
      </w:r>
      <w:r w:rsidR="00DD7C73">
        <w:rPr>
          <w:rFonts w:ascii="Times New Roman" w:hAnsi="Times New Roman" w:cs="Times New Roman"/>
        </w:rPr>
        <w:t>governed</w:t>
      </w:r>
      <w:r>
        <w:rPr>
          <w:rFonts w:ascii="Times New Roman" w:hAnsi="Times New Roman" w:cs="Times New Roman"/>
        </w:rPr>
        <w:t xml:space="preserve"> by an associative learning mechanism and </w:t>
      </w:r>
      <w:r w:rsidR="006422FE">
        <w:rPr>
          <w:rFonts w:ascii="Times New Roman" w:hAnsi="Times New Roman" w:cs="Times New Roman"/>
        </w:rPr>
        <w:t>an association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any increase in looking at test should be equivalent for both events. </w:t>
      </w:r>
      <w:r w:rsidR="00821757">
        <w:rPr>
          <w:rFonts w:ascii="Times New Roman" w:hAnsi="Times New Roman" w:cs="Times New Roman"/>
        </w:rPr>
        <w:t xml:space="preserve">This prediction is based on the fact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r w:rsidR="00730EFA">
        <w:rPr>
          <w:rFonts w:ascii="Times New Roman" w:hAnsi="Times New Roman" w:cs="Times New Roman"/>
        </w:rPr>
        <w:t xml:space="preserve">the further assumption </w:t>
      </w:r>
      <w:r w:rsidR="0025765E">
        <w:rPr>
          <w:rFonts w:ascii="Times New Roman" w:hAnsi="Times New Roman" w:cs="Times New Roman"/>
        </w:rPr>
        <w:t>that infants also encode the height of the arced motion</w:t>
      </w:r>
      <w:r w:rsidR="00730EFA">
        <w:rPr>
          <w:rFonts w:ascii="Times New Roman" w:hAnsi="Times New Roman" w:cs="Times New Roman"/>
        </w:rPr>
        <w:t xml:space="preserve"> is also made, then it might be predicted that infants should look longer at the low, efficient jump event than at the high, inefficient one.</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r w:rsidR="00D878C5">
        <w:rPr>
          <w:rFonts w:ascii="Times New Roman" w:hAnsi="Times New Roman" w:cs="Times New Roman"/>
        </w:rPr>
        <w:t xml:space="preserve"> could </w:t>
      </w:r>
      <w:r w:rsidR="00061107">
        <w:rPr>
          <w:rFonts w:ascii="Times New Roman" w:hAnsi="Times New Roman" w:cs="Times New Roman"/>
        </w:rPr>
        <w:t xml:space="preserve">capture infants’ 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w:t>
      </w:r>
      <w:r w:rsidR="00276569">
        <w:rPr>
          <w:rFonts w:ascii="Times New Roman" w:hAnsi="Times New Roman" w:cs="Times New Roman"/>
        </w:rPr>
        <w:lastRenderedPageBreak/>
        <w:t>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308D11D" w14:textId="22967D42" w:rsidR="00524642" w:rsidRDefault="00524642" w:rsidP="00853CF6">
      <w:pPr>
        <w:spacing w:line="480" w:lineRule="auto"/>
        <w:ind w:firstLine="720"/>
        <w:contextualSpacing/>
        <w:rPr>
          <w:rFonts w:ascii="Times New Roman" w:hAnsi="Times New Roman" w:cs="Times New Roman"/>
        </w:rPr>
      </w:pPr>
      <w:r>
        <w:rPr>
          <w:rFonts w:ascii="Times New Roman" w:eastAsia="Times New Roman" w:hAnsi="Times New Roman" w:cs="Times New Roman"/>
        </w:rPr>
        <w:t>This simulation tested whether networks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 </w:t>
      </w:r>
      <w:r w:rsidR="00FC5BDD">
        <w:rPr>
          <w:rFonts w:ascii="Times New Roman" w:eastAsia="Times New Roman" w:hAnsi="Times New Roman" w:cs="Times New Roman"/>
        </w:rPr>
        <w:t xml:space="preserve">Networks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w:t>
      </w:r>
      <w:r>
        <w:rPr>
          <w:rFonts w:ascii="Times New Roman" w:hAnsi="Times New Roman" w:cs="Times New Roman"/>
        </w:rPr>
        <w:lastRenderedPageBreak/>
        <w:t xml:space="preserve">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r w:rsidR="006D5542">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sidR="006D5542">
        <w:rPr>
          <w:rFonts w:ascii="Times New Roman" w:hAnsi="Times New Roman" w:cs="Times New Roman"/>
        </w:rPr>
        <w:t>6-month-olds,</w:t>
      </w:r>
      <w:r w:rsidR="00332BA6">
        <w:rPr>
          <w:rFonts w:ascii="Times New Roman" w:hAnsi="Times New Roman" w:cs="Times New Roman"/>
        </w:rPr>
        <w:t xml:space="preserve"> for ALIAS and ALIAS-2</w:t>
      </w:r>
      <w:r w:rsidR="006D5542">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manipulations applied to OM10 (or </w:t>
      </w:r>
      <w:r w:rsidR="00B61531">
        <w:rPr>
          <w:rFonts w:ascii="Times New Roman" w:hAnsi="Times New Roman" w:cs="Times New Roman"/>
        </w:rPr>
        <w:t xml:space="preserve">its extension, </w:t>
      </w:r>
      <w:r w:rsidR="004C6C92">
        <w:rPr>
          <w:rFonts w:ascii="Times New Roman" w:hAnsi="Times New Roman" w:cs="Times New Roman"/>
        </w:rPr>
        <w:t xml:space="preserve">OM10-2). This is because </w:t>
      </w:r>
      <w:r w:rsidR="000206B5">
        <w:rPr>
          <w:rFonts w:ascii="Times New Roman" w:hAnsi="Times New Roman" w:cs="Times New Roman"/>
        </w:rPr>
        <w:t xml:space="preserve">age and real-world experience were not </w:t>
      </w:r>
      <w:r w:rsidR="000F7618">
        <w:rPr>
          <w:rFonts w:ascii="Times New Roman" w:hAnsi="Times New Roman" w:cs="Times New Roman"/>
        </w:rPr>
        <w:t>factored</w:t>
      </w:r>
      <w:r w:rsidR="000206B5">
        <w:rPr>
          <w:rFonts w:ascii="Times New Roman" w:hAnsi="Times New Roman" w:cs="Times New Roman"/>
        </w:rPr>
        <w:t xml:space="preserve"> in</w:t>
      </w:r>
      <w:r w:rsidR="000F7618">
        <w:rPr>
          <w:rFonts w:ascii="Times New Roman" w:hAnsi="Times New Roman" w:cs="Times New Roman"/>
        </w:rPr>
        <w:t>to</w:t>
      </w:r>
      <w:r w:rsidR="000206B5">
        <w:rPr>
          <w:rFonts w:ascii="Times New Roman" w:hAnsi="Times New Roman" w:cs="Times New Roman"/>
        </w:rPr>
        <w:t xml:space="preserve"> the formulation of this model.</w:t>
      </w:r>
      <w:r w:rsidR="00B61531">
        <w:rPr>
          <w:rFonts w:ascii="Times New Roman" w:hAnsi="Times New Roman" w:cs="Times New Roman"/>
        </w:rPr>
        <w:t xml:space="preserve"> 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p>
    <w:p w14:paraId="584C7EB1" w14:textId="77777777" w:rsidR="00CE60BA" w:rsidRDefault="00307604" w:rsidP="00853CF6">
      <w:pPr>
        <w:spacing w:line="480" w:lineRule="auto"/>
        <w:ind w:firstLine="720"/>
        <w:contextualSpacing/>
        <w:rPr>
          <w:ins w:id="139" w:author="Benton, Deon" w:date="2026-04-24T22:25:00Z" w16du:dateUtc="2026-04-25T03:25:00Z"/>
          <w:rFonts w:ascii="Times New Roman" w:hAnsi="Times New Roman" w:cs="Times New Roman"/>
        </w:rPr>
      </w:pPr>
      <w:r>
        <w:rPr>
          <w:rFonts w:ascii="Times New Roman" w:hAnsi="Times New Roman" w:cs="Times New Roman"/>
        </w:rPr>
        <w:t>A complication with OM10 that is worth noting is that</w:t>
      </w:r>
      <w:r w:rsidR="00A37CC2">
        <w:rPr>
          <w:rFonts w:ascii="Times New Roman" w:hAnsi="Times New Roman" w:cs="Times New Roman"/>
        </w:rPr>
        <w:t xml:space="preserve">, 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Pr>
          <w:rFonts w:ascii="Times New Roman" w:hAnsi="Times New Roman" w:cs="Times New Roman"/>
        </w:rPr>
        <w:t xml:space="preserve"> it was unclear what constituted </w:t>
      </w:r>
      <w:r w:rsidR="00A37CC2">
        <w:rPr>
          <w:rFonts w:ascii="Times New Roman" w:hAnsi="Times New Roman" w:cs="Times New Roman"/>
        </w:rPr>
        <w:t xml:space="preserve">true </w:t>
      </w:r>
      <w:r>
        <w:rPr>
          <w:rFonts w:ascii="Times New Roman" w:hAnsi="Times New Roman" w:cs="Times New Roman"/>
        </w:rPr>
        <w:t>overshooting in this model</w:t>
      </w:r>
      <w:r w:rsidR="00A27D94">
        <w:rPr>
          <w:rFonts w:ascii="Times New Roman" w:hAnsi="Times New Roman" w:cs="Times New Roman"/>
        </w:rPr>
        <w:t>.</w:t>
      </w:r>
      <w:r w:rsidR="00D03595">
        <w:rPr>
          <w:rFonts w:ascii="Times New Roman" w:hAnsi="Times New Roman" w:cs="Times New Roman"/>
        </w:rPr>
        <w:t xml:space="preserve"> </w:t>
      </w:r>
      <w:r w:rsidR="00453C64">
        <w:rPr>
          <w:rFonts w:ascii="Times New Roman" w:hAnsi="Times New Roman" w:cs="Times New Roman"/>
        </w:rPr>
        <w:t>The problem that this creates is that it is difficult to know</w:t>
      </w:r>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r w:rsidR="00411010">
        <w:rPr>
          <w:rFonts w:ascii="Times New Roman" w:hAnsi="Times New Roman" w:cs="Times New Roman"/>
        </w:rPr>
        <w:t xml:space="preserve">A straightforward solution to this problem is 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r w:rsidR="00D03595">
        <w:rPr>
          <w:rFonts w:ascii="Times New Roman" w:hAnsi="Times New Roman" w:cs="Times New Roman"/>
        </w:rPr>
        <w:t xml:space="preserve"> 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to decrease the vertical distance between the 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140"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141"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 xml:space="preserve">distance between the arced motion and </w:t>
      </w:r>
      <w:r w:rsidR="00467319">
        <w:rPr>
          <w:rFonts w:ascii="Times New Roman" w:hAnsi="Times New Roman" w:cs="Times New Roman"/>
        </w:rPr>
        <w:lastRenderedPageBreak/>
        <w:t>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3E91FFC6" w:rsidR="00307604" w:rsidRDefault="004E661A" w:rsidP="00853CF6">
      <w:pPr>
        <w:spacing w:line="480" w:lineRule="auto"/>
        <w:ind w:firstLine="720"/>
        <w:contextualSpacing/>
        <w:rPr>
          <w:rFonts w:ascii="Times New Roman" w:hAnsi="Times New Roman" w:cs="Times New Roman"/>
        </w:rPr>
      </w:pPr>
      <w:del w:id="142" w:author="Benton, Deon" w:date="2026-04-24T22:25:00Z" w16du:dateUtc="2026-04-25T03:25:00Z">
        <w:r w:rsidDel="00CE60BA">
          <w:rPr>
            <w:rFonts w:ascii="Times New Roman" w:hAnsi="Times New Roman" w:cs="Times New Roman"/>
          </w:rPr>
          <w:delText xml:space="preserve"> </w:delText>
        </w:r>
      </w:del>
      <w:ins w:id="143" w:author="Benton, Deon" w:date="2026-04-24T22:19:00Z" w16du:dateUtc="2026-04-25T03:19:00Z">
        <w:r w:rsidR="009E02A6">
          <w:rPr>
            <w:rFonts w:ascii="Times New Roman" w:hAnsi="Times New Roman" w:cs="Times New Roman"/>
          </w:rPr>
          <w:t>As with ALIAS (and its extension</w:t>
        </w:r>
      </w:ins>
      <w:ins w:id="144" w:author="Benton, Deon" w:date="2026-04-24T22:23:00Z" w16du:dateUtc="2026-04-25T03:23:00Z">
        <w:r w:rsidR="00CE60BA">
          <w:rPr>
            <w:rFonts w:ascii="Times New Roman" w:hAnsi="Times New Roman" w:cs="Times New Roman"/>
          </w:rPr>
          <w:t>, ALIAS-2</w:t>
        </w:r>
      </w:ins>
      <w:ins w:id="145" w:author="Benton, Deon" w:date="2026-04-24T22:19:00Z" w16du:dateUtc="2026-04-25T03:19:00Z">
        <w:r w:rsidR="009E02A6">
          <w:rPr>
            <w:rFonts w:ascii="Times New Roman" w:hAnsi="Times New Roman" w:cs="Times New Roman"/>
          </w:rPr>
          <w:t xml:space="preserve">), </w:t>
        </w:r>
      </w:ins>
      <w:ins w:id="146" w:author="Benton, Deon" w:date="2026-04-24T22:25:00Z" w16du:dateUtc="2026-04-25T03:25:00Z">
        <w:r w:rsidR="00CE60BA">
          <w:rPr>
            <w:rFonts w:ascii="Times New Roman" w:hAnsi="Times New Roman" w:cs="Times New Roman"/>
          </w:rPr>
          <w:t>networks were either assigned to the Experimental condition or to the Control condition</w:t>
        </w:r>
      </w:ins>
      <w:ins w:id="147" w:author="Benton, Deon" w:date="2026-04-24T22:26:00Z" w16du:dateUtc="2026-04-25T03:26:00Z">
        <w:r w:rsidR="00CE60BA">
          <w:rPr>
            <w:rFonts w:ascii="Times New Roman" w:hAnsi="Times New Roman" w:cs="Times New Roman"/>
          </w:rPr>
          <w:t xml:space="preserve"> for OM10 and OM10-2</w:t>
        </w:r>
      </w:ins>
      <w:ins w:id="148" w:author="Benton, Deon" w:date="2026-04-24T22:25:00Z" w16du:dateUtc="2026-04-25T03:25:00Z">
        <w:r w:rsidR="00CE60BA">
          <w:rPr>
            <w:rFonts w:ascii="Times New Roman" w:hAnsi="Times New Roman" w:cs="Times New Roman"/>
          </w:rPr>
          <w:t>.</w:t>
        </w:r>
      </w:ins>
      <w:ins w:id="149" w:author="Benton, Deon" w:date="2026-04-24T22:26:00Z" w16du:dateUtc="2026-04-25T03:26:00Z">
        <w:r w:rsidR="00CE60BA">
          <w:rPr>
            <w:rFonts w:ascii="Times New Roman" w:hAnsi="Times New Roman" w:cs="Times New Roman"/>
          </w:rPr>
          <w:t xml:space="preserve"> A </w:t>
        </w:r>
      </w:ins>
      <w:ins w:id="150" w:author="Benton, Deon" w:date="2026-04-24T23:06:00Z" w16du:dateUtc="2026-04-25T04:06:00Z">
        <w:r w:rsidR="00857E59">
          <w:rPr>
            <w:rFonts w:ascii="Times New Roman" w:hAnsi="Times New Roman" w:cs="Times New Roman"/>
          </w:rPr>
          <w:t>three</w:t>
        </w:r>
      </w:ins>
      <w:ins w:id="151" w:author="Benton, Deon" w:date="2026-04-24T22:26:00Z" w16du:dateUtc="2026-04-25T03:26:00Z">
        <w:r w:rsidR="00CE60BA">
          <w:rPr>
            <w:rFonts w:ascii="Times New Roman" w:hAnsi="Times New Roman" w:cs="Times New Roman"/>
          </w:rPr>
          <w:t xml:space="preserve">-cell high barrier was </w:t>
        </w:r>
      </w:ins>
      <w:ins w:id="152" w:author="Benton, Deon" w:date="2026-04-24T22:27:00Z" w16du:dateUtc="2026-04-25T03:27:00Z">
        <w:r w:rsidR="00CE60BA">
          <w:rPr>
            <w:rFonts w:ascii="Times New Roman" w:hAnsi="Times New Roman" w:cs="Times New Roman"/>
          </w:rPr>
          <w:t>shown</w:t>
        </w:r>
      </w:ins>
      <w:ins w:id="153" w:author="Benton, Deon" w:date="2026-04-24T22:26:00Z" w16du:dateUtc="2026-04-25T03:26:00Z">
        <w:r w:rsidR="00CE60BA">
          <w:rPr>
            <w:rFonts w:ascii="Times New Roman" w:hAnsi="Times New Roman" w:cs="Times New Roman"/>
          </w:rPr>
          <w:t xml:space="preserve"> during the habituation phase for networks in the Experimental condition; no barrier was shown during habituation for networks in the Control condition. </w:t>
        </w:r>
      </w:ins>
      <w:ins w:id="154" w:author="Benton, Deon" w:date="2026-04-24T22:28:00Z" w16du:dateUtc="2026-04-25T03:28:00Z">
        <w:r w:rsidR="00CE60BA">
          <w:rPr>
            <w:rFonts w:ascii="Times New Roman" w:hAnsi="Times New Roman" w:cs="Times New Roman"/>
          </w:rPr>
          <w:t xml:space="preserve">The apex of the arced motion </w:t>
        </w:r>
      </w:ins>
      <w:ins w:id="155" w:author="Benton, Deon" w:date="2026-04-24T23:05:00Z" w16du:dateUtc="2026-04-25T04:05:00Z">
        <w:r w:rsidR="00857E59">
          <w:rPr>
            <w:rFonts w:ascii="Times New Roman" w:hAnsi="Times New Roman" w:cs="Times New Roman"/>
          </w:rPr>
          <w:t xml:space="preserve">trajectory </w:t>
        </w:r>
      </w:ins>
      <w:ins w:id="156" w:author="Benton, Deon" w:date="2026-04-24T22:28:00Z" w16du:dateUtc="2026-04-25T03:28:00Z">
        <w:r w:rsidR="00CE60BA">
          <w:rPr>
            <w:rFonts w:ascii="Times New Roman" w:hAnsi="Times New Roman" w:cs="Times New Roman"/>
          </w:rPr>
          <w:t>during this phase</w:t>
        </w:r>
      </w:ins>
      <w:ins w:id="157" w:author="Benton, Deon" w:date="2026-04-24T23:07:00Z" w16du:dateUtc="2026-04-25T04:07:00Z">
        <w:r w:rsidR="00857E59">
          <w:rPr>
            <w:rFonts w:ascii="Times New Roman" w:hAnsi="Times New Roman" w:cs="Times New Roman"/>
          </w:rPr>
          <w:t xml:space="preserve"> </w:t>
        </w:r>
      </w:ins>
      <w:ins w:id="158" w:author="Benton, Deon" w:date="2026-04-24T22:28:00Z" w16du:dateUtc="2026-04-25T03:28:00Z">
        <w:r w:rsidR="00CE60BA">
          <w:rPr>
            <w:rFonts w:ascii="Times New Roman" w:hAnsi="Times New Roman" w:cs="Times New Roman"/>
          </w:rPr>
          <w:t xml:space="preserve">was </w:t>
        </w:r>
      </w:ins>
      <w:ins w:id="159" w:author="Benton, Deon" w:date="2026-04-24T23:12:00Z" w16du:dateUtc="2026-04-25T04:12:00Z">
        <w:r w:rsidR="00857E59">
          <w:rPr>
            <w:rFonts w:ascii="Times New Roman" w:hAnsi="Times New Roman" w:cs="Times New Roman"/>
          </w:rPr>
          <w:t>five</w:t>
        </w:r>
      </w:ins>
      <w:ins w:id="160" w:author="Benton, Deon" w:date="2026-04-24T22:28:00Z" w16du:dateUtc="2026-04-25T03:28:00Z">
        <w:r w:rsidR="00CE60BA">
          <w:rPr>
            <w:rFonts w:ascii="Times New Roman" w:hAnsi="Times New Roman" w:cs="Times New Roman"/>
          </w:rPr>
          <w:t xml:space="preserve"> cells high for </w:t>
        </w:r>
      </w:ins>
      <w:ins w:id="161" w:author="Benton, Deon" w:date="2026-04-24T22:29:00Z" w16du:dateUtc="2026-04-25T03:29:00Z">
        <w:r w:rsidR="00CE60BA">
          <w:rPr>
            <w:rFonts w:ascii="Times New Roman" w:hAnsi="Times New Roman" w:cs="Times New Roman"/>
          </w:rPr>
          <w:t>OM10 networks and 4 cells high for OM10-2 networks</w:t>
        </w:r>
      </w:ins>
      <w:ins w:id="162" w:author="Benton, Deon" w:date="2026-04-24T23:10:00Z" w16du:dateUtc="2026-04-25T04:10:00Z">
        <w:r w:rsidR="00857E59">
          <w:rPr>
            <w:rFonts w:ascii="Times New Roman" w:hAnsi="Times New Roman" w:cs="Times New Roman"/>
          </w:rPr>
          <w:t>; this height was true for networks in both conditions</w:t>
        </w:r>
      </w:ins>
      <w:ins w:id="163" w:author="Benton, Deon" w:date="2026-04-24T22:29:00Z" w16du:dateUtc="2026-04-25T03:29:00Z">
        <w:r w:rsidR="00CE60BA">
          <w:rPr>
            <w:rFonts w:ascii="Times New Roman" w:hAnsi="Times New Roman" w:cs="Times New Roman"/>
          </w:rPr>
          <w:t>.</w:t>
        </w:r>
      </w:ins>
      <w:ins w:id="164" w:author="Benton, Deon" w:date="2026-04-24T23:10:00Z" w16du:dateUtc="2026-04-25T04:10:00Z">
        <w:r w:rsidR="00857E59">
          <w:rPr>
            <w:rFonts w:ascii="Times New Roman" w:hAnsi="Times New Roman" w:cs="Times New Roman"/>
          </w:rPr>
          <w:t xml:space="preserve"> </w:t>
        </w:r>
      </w:ins>
      <w:ins w:id="165" w:author="Benton, Deon" w:date="2026-04-24T22:25:00Z" w16du:dateUtc="2026-04-25T03:25:00Z">
        <w:r w:rsidR="00CE60BA">
          <w:rPr>
            <w:rFonts w:ascii="Times New Roman" w:hAnsi="Times New Roman" w:cs="Times New Roman"/>
          </w:rPr>
          <w:t xml:space="preserve"> </w:t>
        </w:r>
      </w:ins>
      <w:ins w:id="166" w:author="Benton, Deon" w:date="2026-04-24T23:08:00Z" w16du:dateUtc="2026-04-25T04:08:00Z">
        <w:r w:rsidR="00857E59">
          <w:rPr>
            <w:rFonts w:ascii="Times New Roman" w:hAnsi="Times New Roman" w:cs="Times New Roman"/>
          </w:rPr>
          <w:t>The</w:t>
        </w:r>
      </w:ins>
      <w:ins w:id="167" w:author="Benton, Deon" w:date="2026-04-24T23:12:00Z" w16du:dateUtc="2026-04-25T04:12:00Z">
        <w:r w:rsidR="00857E59">
          <w:rPr>
            <w:rFonts w:ascii="Times New Roman" w:hAnsi="Times New Roman" w:cs="Times New Roman"/>
          </w:rPr>
          <w:t xml:space="preserve"> barrier used in both test events was 1 cell high. </w:t>
        </w:r>
      </w:ins>
      <w:ins w:id="168"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69" w:author="Benton, Deon" w:date="2026-04-24T23:14:00Z" w16du:dateUtc="2026-04-25T04:14:00Z">
        <w:r w:rsidR="00857E59">
          <w:rPr>
            <w:rFonts w:ascii="Times New Roman" w:hAnsi="Times New Roman" w:cs="Times New Roman"/>
          </w:rPr>
          <w:t>during habituation. In contrast, the apex of the arced motion</w:t>
        </w:r>
      </w:ins>
      <w:ins w:id="170" w:author="Benton, Deon" w:date="2026-04-24T23:19:00Z" w16du:dateUtc="2026-04-25T04:19:00Z">
        <w:r w:rsidR="001739DE">
          <w:rPr>
            <w:rFonts w:ascii="Times New Roman" w:hAnsi="Times New Roman" w:cs="Times New Roman"/>
          </w:rPr>
          <w:t xml:space="preserve"> in the low, efficient </w:t>
        </w:r>
      </w:ins>
      <w:ins w:id="171" w:author="Benton, Deon" w:date="2026-04-24T23:20:00Z" w16du:dateUtc="2026-04-25T04:20:00Z">
        <w:r w:rsidR="001739DE">
          <w:rPr>
            <w:rFonts w:ascii="Times New Roman" w:hAnsi="Times New Roman" w:cs="Times New Roman"/>
          </w:rPr>
          <w:t xml:space="preserve">event was 3 cells high for OM10 networks and 2 cells high for OM10-2 networks. </w:t>
        </w:r>
      </w:ins>
      <w:ins w:id="172" w:author="Benton, Deon" w:date="2026-04-24T23:08:00Z" w16du:dateUtc="2026-04-25T04:08:00Z">
        <w:r w:rsidR="00857E59">
          <w:rPr>
            <w:rFonts w:ascii="Times New Roman" w:hAnsi="Times New Roman" w:cs="Times New Roman"/>
          </w:rPr>
          <w:t xml:space="preserve"> height of the </w:t>
        </w:r>
      </w:ins>
      <w:ins w:id="173" w:author="Benton, Deon" w:date="2026-04-24T23:11:00Z" w16du:dateUtc="2026-04-25T04:11:00Z">
        <w:r w:rsidR="00857E59">
          <w:rPr>
            <w:rFonts w:ascii="Times New Roman" w:hAnsi="Times New Roman" w:cs="Times New Roman"/>
          </w:rPr>
          <w:t xml:space="preserve">barrier used in both test events was </w:t>
        </w:r>
      </w:ins>
      <w:ins w:id="174" w:author="Benton, Deon" w:date="2026-04-24T23:12:00Z" w16du:dateUtc="2026-04-25T04:12:00Z">
        <w:r w:rsidR="00857E59">
          <w:rPr>
            <w:rFonts w:ascii="Times New Roman" w:hAnsi="Times New Roman" w:cs="Times New Roman"/>
          </w:rPr>
          <w:t>one</w:t>
        </w:r>
      </w:ins>
      <w:ins w:id="175" w:author="Benton, Deon" w:date="2026-04-24T23:11:00Z" w16du:dateUtc="2026-04-25T04:11:00Z">
        <w:r w:rsidR="00857E59">
          <w:rPr>
            <w:rFonts w:ascii="Times New Roman" w:hAnsi="Times New Roman" w:cs="Times New Roman"/>
          </w:rPr>
          <w:t xml:space="preserve"> cell high .</w:t>
        </w:r>
      </w:ins>
      <w:ins w:id="176" w:author="Benton, Deon" w:date="2026-04-24T23:08:00Z" w16du:dateUtc="2026-04-25T04:08:00Z">
        <w:r w:rsidR="00857E59">
          <w:rPr>
            <w:rFonts w:ascii="Times New Roman" w:hAnsi="Times New Roman" w:cs="Times New Roman"/>
          </w:rPr>
          <w:t>test barrier</w:t>
        </w:r>
      </w:ins>
      <w:ins w:id="177" w:author="Benton, Deon" w:date="2026-04-24T23:09:00Z" w16du:dateUtc="2026-04-25T04:09:00Z">
        <w:r w:rsidR="00857E59">
          <w:rPr>
            <w:rFonts w:ascii="Times New Roman" w:hAnsi="Times New Roman" w:cs="Times New Roman"/>
          </w:rPr>
          <w:t xml:space="preserve"> was 1 cell high</w:t>
        </w:r>
      </w:ins>
      <w:ins w:id="178" w:author="Benton, Deon" w:date="2026-04-24T23:08:00Z" w16du:dateUtc="2026-04-25T04:08:00Z">
        <w:r w:rsidR="00857E59">
          <w:rPr>
            <w:rFonts w:ascii="Times New Roman" w:hAnsi="Times New Roman" w:cs="Times New Roman"/>
          </w:rPr>
          <w:t xml:space="preserve"> --all networks, regardless of condition, were shown this barrier. </w:t>
        </w:r>
      </w:ins>
      <w:ins w:id="179" w:author="Benton, Deon" w:date="2026-04-24T22:19:00Z" w16du:dateUtc="2026-04-25T03:19:00Z">
        <w:r w:rsidR="009E02A6">
          <w:rPr>
            <w:rFonts w:ascii="Times New Roman" w:hAnsi="Times New Roman" w:cs="Times New Roman"/>
          </w:rPr>
          <w:t>the habituation and test barriers</w:t>
        </w:r>
      </w:ins>
      <w:ins w:id="180" w:author="Benton, Deon" w:date="2026-04-24T22:23:00Z" w16du:dateUtc="2026-04-25T03:23:00Z">
        <w:r w:rsidR="00CE60BA">
          <w:rPr>
            <w:rFonts w:ascii="Times New Roman" w:hAnsi="Times New Roman" w:cs="Times New Roman"/>
          </w:rPr>
          <w:t xml:space="preserve"> for OM10 and OM10-2</w:t>
        </w:r>
      </w:ins>
      <w:ins w:id="181" w:author="Benton, Deon" w:date="2026-04-24T22:19:00Z" w16du:dateUtc="2026-04-25T03:19:00Z">
        <w:r w:rsidR="009E02A6">
          <w:rPr>
            <w:rFonts w:ascii="Times New Roman" w:hAnsi="Times New Roman" w:cs="Times New Roman"/>
          </w:rPr>
          <w:t xml:space="preserve"> differed in height</w:t>
        </w:r>
      </w:ins>
      <w:ins w:id="182" w:author="Benton, Deon" w:date="2026-04-24T22:23:00Z" w16du:dateUtc="2026-04-25T03:23:00Z">
        <w:r w:rsidR="00CE60BA">
          <w:rPr>
            <w:rFonts w:ascii="Times New Roman" w:hAnsi="Times New Roman" w:cs="Times New Roman"/>
          </w:rPr>
          <w:t>.</w:t>
        </w:r>
      </w:ins>
      <w:ins w:id="183" w:author="Benton, Deon" w:date="2026-04-24T22:24:00Z" w16du:dateUtc="2026-04-25T03:24:00Z">
        <w:r w:rsidR="00CE60BA">
          <w:rPr>
            <w:rFonts w:ascii="Times New Roman" w:hAnsi="Times New Roman" w:cs="Times New Roman"/>
          </w:rPr>
          <w:t xml:space="preserve"> Specifically,</w:t>
        </w:r>
      </w:ins>
      <w:ins w:id="184" w:author="Benton, Deon" w:date="2026-04-24T22:19:00Z" w16du:dateUtc="2026-04-25T03:19:00Z">
        <w:r w:rsidR="009E02A6">
          <w:rPr>
            <w:rFonts w:ascii="Times New Roman" w:hAnsi="Times New Roman" w:cs="Times New Roman"/>
          </w:rPr>
          <w:t xml:space="preserve"> The </w:t>
        </w:r>
      </w:ins>
      <w:ins w:id="185" w:author="Benton, Deon" w:date="2026-04-24T22:20:00Z" w16du:dateUtc="2026-04-25T03:20:00Z">
        <w:r w:rsidR="009E02A6">
          <w:rPr>
            <w:rFonts w:ascii="Times New Roman" w:hAnsi="Times New Roman" w:cs="Times New Roman"/>
          </w:rPr>
          <w:t xml:space="preserve">habituation barrier was </w:t>
        </w:r>
      </w:ins>
      <w:ins w:id="186" w:author="Benton, Deon" w:date="2026-04-24T22:21:00Z" w16du:dateUtc="2026-04-25T03:21:00Z">
        <w:r w:rsidR="009E02A6">
          <w:rPr>
            <w:rFonts w:ascii="Times New Roman" w:hAnsi="Times New Roman" w:cs="Times New Roman"/>
          </w:rPr>
          <w:t>three cells high</w:t>
        </w:r>
      </w:ins>
      <w:ins w:id="187" w:author="Benton, Deon" w:date="2026-04-24T22:22:00Z" w16du:dateUtc="2026-04-25T03:22:00Z">
        <w:r w:rsidR="00CE60BA">
          <w:rPr>
            <w:rFonts w:ascii="Times New Roman" w:hAnsi="Times New Roman" w:cs="Times New Roman"/>
          </w:rPr>
          <w:t xml:space="preserve"> for networks </w:t>
        </w:r>
      </w:ins>
      <w:ins w:id="188" w:author="Benton, Deon" w:date="2026-04-24T22:23:00Z" w16du:dateUtc="2026-04-25T03:23:00Z">
        <w:r w:rsidR="00CE60BA">
          <w:rPr>
            <w:rFonts w:ascii="Times New Roman" w:hAnsi="Times New Roman" w:cs="Times New Roman"/>
          </w:rPr>
          <w:t>in the Experimental condition</w:t>
        </w:r>
      </w:ins>
      <w:ins w:id="189" w:author="Benton, Deon" w:date="2026-04-24T22:22:00Z" w16du:dateUtc="2026-04-25T03:22:00Z">
        <w:r w:rsidR="009E02A6">
          <w:rPr>
            <w:rFonts w:ascii="Times New Roman" w:hAnsi="Times New Roman" w:cs="Times New Roman"/>
          </w:rPr>
          <w:t xml:space="preserve">, whereas the test barrier was one cell high. </w:t>
        </w:r>
      </w:ins>
      <w:ins w:id="190" w:author="Benton, Deon" w:date="2026-04-24T22:19:00Z" w16du:dateUtc="2026-04-25T03:19:00Z">
        <w:r w:rsidR="009E02A6">
          <w:rPr>
            <w:rFonts w:ascii="Times New Roman" w:hAnsi="Times New Roman" w:cs="Times New Roman"/>
          </w:rPr>
          <w:t>OM10 and its extension were habit</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lastRenderedPageBreak/>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5889FD7"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15</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w:t>
      </w:r>
      <w:r>
        <w:rPr>
          <w:rFonts w:ascii="Times New Roman" w:eastAsia="Times New Roman" w:hAnsi="Times New Roman" w:cs="Times New Roman"/>
        </w:rPr>
        <w:lastRenderedPageBreak/>
        <w:t xml:space="preserve">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w:t>
      </w:r>
      <w:r w:rsidR="000F566F">
        <w:rPr>
          <w:rFonts w:ascii="Times New Roman" w:hAnsi="Times New Roman" w:cs="Times New Roman"/>
        </w:rPr>
        <w:lastRenderedPageBreak/>
        <w:t>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w:t>
      </w:r>
      <w:r>
        <w:rPr>
          <w:rFonts w:ascii="Times New Roman" w:hAnsi="Times New Roman" w:cs="Times New Roman"/>
        </w:rPr>
        <w:lastRenderedPageBreak/>
        <w:t xml:space="preserve">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69159A6"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7DD1736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13734">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5"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8"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9"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1"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4"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0"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2"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5"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7"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3"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5"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8"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9"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3"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8"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2"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6"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8"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9"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3"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4"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6"/>
      <w:headerReference w:type="first" r:id="rId9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A31F" w14:textId="77777777" w:rsidR="00656F43" w:rsidRDefault="00656F43" w:rsidP="00391C7E">
      <w:pPr>
        <w:spacing w:after="0" w:line="240" w:lineRule="auto"/>
      </w:pPr>
      <w:r>
        <w:separator/>
      </w:r>
    </w:p>
  </w:endnote>
  <w:endnote w:type="continuationSeparator" w:id="0">
    <w:p w14:paraId="220FEEFC" w14:textId="77777777" w:rsidR="00656F43" w:rsidRDefault="00656F4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FB87A" w14:textId="77777777" w:rsidR="00656F43" w:rsidRDefault="00656F43" w:rsidP="00391C7E">
      <w:pPr>
        <w:spacing w:after="0" w:line="240" w:lineRule="auto"/>
      </w:pPr>
      <w:r>
        <w:separator/>
      </w:r>
    </w:p>
  </w:footnote>
  <w:footnote w:type="continuationSeparator" w:id="0">
    <w:p w14:paraId="25099F12" w14:textId="77777777" w:rsidR="00656F43" w:rsidRDefault="00656F43"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2DBA"/>
    <w:rsid w:val="000030F0"/>
    <w:rsid w:val="00003878"/>
    <w:rsid w:val="00003BC2"/>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F19"/>
    <w:rsid w:val="0015353E"/>
    <w:rsid w:val="00153600"/>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4043"/>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2FD0"/>
    <w:rsid w:val="003F3318"/>
    <w:rsid w:val="003F443C"/>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1EB"/>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734"/>
    <w:rsid w:val="00513BD3"/>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F17"/>
    <w:rsid w:val="00582C9C"/>
    <w:rsid w:val="0058342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6D57"/>
    <w:rsid w:val="005A703B"/>
    <w:rsid w:val="005A72CB"/>
    <w:rsid w:val="005A7473"/>
    <w:rsid w:val="005A7984"/>
    <w:rsid w:val="005A7C4E"/>
    <w:rsid w:val="005A7F7F"/>
    <w:rsid w:val="005B26B8"/>
    <w:rsid w:val="005B2900"/>
    <w:rsid w:val="005B2DE0"/>
    <w:rsid w:val="005B3ABC"/>
    <w:rsid w:val="005B40D5"/>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3E6"/>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675D"/>
    <w:rsid w:val="00646CBB"/>
    <w:rsid w:val="00647003"/>
    <w:rsid w:val="00647041"/>
    <w:rsid w:val="00647216"/>
    <w:rsid w:val="00647888"/>
    <w:rsid w:val="00650786"/>
    <w:rsid w:val="00650B4D"/>
    <w:rsid w:val="00650F06"/>
    <w:rsid w:val="00651092"/>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4F0B"/>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18D4"/>
    <w:rsid w:val="006D2AED"/>
    <w:rsid w:val="006D339D"/>
    <w:rsid w:val="006D356F"/>
    <w:rsid w:val="006D3768"/>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2A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613"/>
    <w:rsid w:val="00AC16B1"/>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4C0"/>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B9F"/>
    <w:rsid w:val="00D05D3F"/>
    <w:rsid w:val="00D05D7B"/>
    <w:rsid w:val="00D0709C"/>
    <w:rsid w:val="00D07834"/>
    <w:rsid w:val="00D108B4"/>
    <w:rsid w:val="00D10F0D"/>
    <w:rsid w:val="00D11646"/>
    <w:rsid w:val="00D123BB"/>
    <w:rsid w:val="00D1264D"/>
    <w:rsid w:val="00D126E5"/>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4C6D"/>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4EA7"/>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17BC6"/>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016/S0885-2014(02)00124-7" TargetMode="External"/><Relationship Id="rId47" Type="http://schemas.openxmlformats.org/officeDocument/2006/relationships/hyperlink" Target="https://doi.org/10.1207/s15516709cog2701_4" TargetMode="External"/><Relationship Id="rId63" Type="http://schemas.openxmlformats.org/officeDocument/2006/relationships/hyperlink" Target="https://doi.org/10.1111/desc.13581" TargetMode="External"/><Relationship Id="rId68" Type="http://schemas.openxmlformats.org/officeDocument/2006/relationships/hyperlink" Target="https://doi.org/10.1016/j.cogpsych.2010.02.001" TargetMode="External"/><Relationship Id="rId84" Type="http://schemas.openxmlformats.org/officeDocument/2006/relationships/hyperlink" Target="https://doi.org/10.1111/j.1551-6709.2010.01129.x" TargetMode="External"/><Relationship Id="rId89" Type="http://schemas.openxmlformats.org/officeDocument/2006/relationships/hyperlink" Target="https://doi.org/10.1016/j.neuroimage.2010.05.02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doi.org/10.1016/0010-0277(85)90008-3" TargetMode="External"/><Relationship Id="rId53" Type="http://schemas.openxmlformats.org/officeDocument/2006/relationships/hyperlink" Target="https://doi.org/10.1177/0963721412470687" TargetMode="External"/><Relationship Id="rId58" Type="http://schemas.openxmlformats.org/officeDocument/2006/relationships/hyperlink" Target="https://doi.org/10.1016/0885-2014(93)90008-S" TargetMode="External"/><Relationship Id="rId74" Type="http://schemas.openxmlformats.org/officeDocument/2006/relationships/hyperlink" Target="https://doi.org/10.1037/1089-2680.1.3.271" TargetMode="External"/><Relationship Id="rId79" Type="http://schemas.openxmlformats.org/officeDocument/2006/relationships/hyperlink" Target="https://doi.org/10.1098/rsos.191795" TargetMode="External"/><Relationship Id="rId5" Type="http://schemas.openxmlformats.org/officeDocument/2006/relationships/webSettings" Target="webSettings.xml"/><Relationship Id="rId90" Type="http://schemas.openxmlformats.org/officeDocument/2006/relationships/hyperlink" Target="https://doi.org/10.1016/j.cogdev.2012.08.004" TargetMode="External"/><Relationship Id="rId95" Type="http://schemas.openxmlformats.org/officeDocument/2006/relationships/hyperlink" Target="https://psycnet.apa.org/doi/10.1037/a003215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111/1467-7687.00220" TargetMode="External"/><Relationship Id="rId48" Type="http://schemas.openxmlformats.org/officeDocument/2006/relationships/hyperlink" Target="https://doi.org/10.1207/s15516709cog1401_5" TargetMode="External"/><Relationship Id="rId64" Type="http://schemas.openxmlformats.org/officeDocument/2006/relationships/hyperlink" Target="https://doi.org/10.1016/j.cognition.2016.12.007" TargetMode="External"/><Relationship Id="rId69" Type="http://schemas.openxmlformats.org/officeDocument/2006/relationships/hyperlink" Target="https://doi.org/10.1016/S0010-0277(96)00727-5" TargetMode="External"/><Relationship Id="rId80" Type="http://schemas.openxmlformats.org/officeDocument/2006/relationships/hyperlink" Target="https://doi.org/10.1371/journal.pone.0023223" TargetMode="External"/><Relationship Id="rId85" Type="http://schemas.openxmlformats.org/officeDocument/2006/relationships/hyperlink" Target="https://doi.org/10.1146/annurev.ph.25.030163.0025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1037/xge0001656" TargetMode="External"/><Relationship Id="rId46" Type="http://schemas.openxmlformats.org/officeDocument/2006/relationships/hyperlink" Target="https://doi.org/10.1016/S0010-0277(99)00039-6" TargetMode="External"/><Relationship Id="rId59" Type="http://schemas.openxmlformats.org/officeDocument/2006/relationships/hyperlink" Target="https://doi.org/10.1016/j.cogdev.2005.04.004" TargetMode="External"/><Relationship Id="rId67" Type="http://schemas.openxmlformats.org/officeDocument/2006/relationships/hyperlink" Target="https://doi.org/10.1111/j.0956-7976.2004.00755.x" TargetMode="External"/><Relationship Id="rId20" Type="http://schemas.openxmlformats.org/officeDocument/2006/relationships/image" Target="media/image12.png"/><Relationship Id="rId41" Type="http://schemas.openxmlformats.org/officeDocument/2006/relationships/hyperlink" Target="https://psycnet.apa.org/doi/10.1016/S1364-6613(99)01356-X" TargetMode="External"/><Relationship Id="rId54" Type="http://schemas.openxmlformats.org/officeDocument/2006/relationships/hyperlink" Target="https://doi.org/10.1016/j.cogdev.2010.09.001" TargetMode="External"/><Relationship Id="rId62" Type="http://schemas.openxmlformats.org/officeDocument/2006/relationships/hyperlink" Target="https://doi.org/10.1016/S0010-0277(87)80006-9" TargetMode="External"/><Relationship Id="rId70" Type="http://schemas.openxmlformats.org/officeDocument/2006/relationships/hyperlink" Target="https://doi.org/10.1126/science.1107621" TargetMode="External"/><Relationship Id="rId75" Type="http://schemas.openxmlformats.org/officeDocument/2006/relationships/hyperlink" Target="http://www.jstor.org/stable/30162860" TargetMode="External"/><Relationship Id="rId83" Type="http://schemas.openxmlformats.org/officeDocument/2006/relationships/hyperlink" Target="https://doi.org/10.1016/S1364-6613(02)01926-5" TargetMode="External"/><Relationship Id="rId88" Type="http://schemas.openxmlformats.org/officeDocument/2006/relationships/hyperlink" Target="https://doi.org/10.1371/journal.pbio.0030208" TargetMode="External"/><Relationship Id="rId91" Type="http://schemas.openxmlformats.org/officeDocument/2006/relationships/hyperlink" Target="https://doi.org/10.1016/j.cognition.2017.06.029"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111/j.1467-8624.1991.tb01602.x" TargetMode="External"/><Relationship Id="rId49" Type="http://schemas.openxmlformats.org/officeDocument/2006/relationships/hyperlink" Target="https://doi.org/10.1111/j.1467-7687.2011.01048.x" TargetMode="External"/><Relationship Id="rId57" Type="http://schemas.openxmlformats.org/officeDocument/2006/relationships/hyperlink" Target="https://psycnet.apa.org/doi/10.1037/0012-1649.19.3.338" TargetMode="Externa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jpeg"/><Relationship Id="rId44" Type="http://schemas.openxmlformats.org/officeDocument/2006/relationships/hyperlink" Target="https://psycnet.apa.org/doi/10.1037/0033-295X.112.2.347" TargetMode="External"/><Relationship Id="rId52" Type="http://schemas.openxmlformats.org/officeDocument/2006/relationships/hyperlink" Target="https://doi.org/10.1016/0010-0277(95)00661-H" TargetMode="External"/><Relationship Id="rId60" Type="http://schemas.openxmlformats.org/officeDocument/2006/relationships/hyperlink" Target="https://doi.org/10.1016/0010-0285(83)90017-8" TargetMode="External"/><Relationship Id="rId65" Type="http://schemas.openxmlformats.org/officeDocument/2006/relationships/hyperlink" Target="https://doi.org/10.1037/0012-1649.36.5.635" TargetMode="External"/><Relationship Id="rId73" Type="http://schemas.openxmlformats.org/officeDocument/2006/relationships/hyperlink" Target="https://doi.org/10.1016/j.cognition.2017.09.007" TargetMode="External"/><Relationship Id="rId78" Type="http://schemas.openxmlformats.org/officeDocument/2006/relationships/hyperlink" Target="https://doi.org/10.1080/09540090310001655093" TargetMode="External"/><Relationship Id="rId81" Type="http://schemas.openxmlformats.org/officeDocument/2006/relationships/hyperlink" Target="https://doi.org/10.1207/s15327078in1003_6" TargetMode="External"/><Relationship Id="rId86" Type="http://schemas.openxmlformats.org/officeDocument/2006/relationships/hyperlink" Target="https://psycnet.apa.org/doi/10.1037/0033-295X.99.4.605" TargetMode="External"/><Relationship Id="rId94" Type="http://schemas.openxmlformats.org/officeDocument/2006/relationships/hyperlink" Target="https://doi.org/10.1111/1467-8721.ep10772615" TargetMode="External"/><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j.cogdev.2022.101164" TargetMode="External"/><Relationship Id="rId34" Type="http://schemas.openxmlformats.org/officeDocument/2006/relationships/hyperlink" Target="https://doi.org/10.1016/0010-0277(86)90052-1" TargetMode="External"/><Relationship Id="rId50" Type="http://schemas.openxmlformats.org/officeDocument/2006/relationships/hyperlink" Target="https://doi.org/10.1038/s41467-025-61517-3" TargetMode="External"/><Relationship Id="rId55" Type="http://schemas.openxmlformats.org/officeDocument/2006/relationships/hyperlink" Target="https://doi.org/10.1038/nature06288" TargetMode="External"/><Relationship Id="rId76" Type="http://schemas.openxmlformats.org/officeDocument/2006/relationships/hyperlink" Target="https://doi.org/10.1038/323533a0" TargetMode="External"/><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doi.org/10.1126/science.1111656" TargetMode="External"/><Relationship Id="rId92" Type="http://schemas.openxmlformats.org/officeDocument/2006/relationships/hyperlink" Target="https://doi.org/10.1111/1467-9280.0021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207/S15327078IN0104_3" TargetMode="External"/><Relationship Id="rId45" Type="http://schemas.openxmlformats.org/officeDocument/2006/relationships/hyperlink" Target="https://doi.org/10.1111/1467-7687.00039" TargetMode="External"/><Relationship Id="rId66" Type="http://schemas.openxmlformats.org/officeDocument/2006/relationships/hyperlink" Target="https://doi.org/10.1080/095400999116322" TargetMode="External"/><Relationship Id="rId87" Type="http://schemas.openxmlformats.org/officeDocument/2006/relationships/hyperlink" Target="https://doi.org/10.1002/icd.2359" TargetMode="External"/><Relationship Id="rId61" Type="http://schemas.openxmlformats.org/officeDocument/2006/relationships/hyperlink" Target="https://doi.org/10.1016/S0010-0277(98)00036-5" TargetMode="External"/><Relationship Id="rId82" Type="http://schemas.openxmlformats.org/officeDocument/2006/relationships/hyperlink" Target="https://doi.org/10.1521/soco.2025.43.3.152"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psycnet.apa.org/doi/10.1037/0012-1649.23.5.655" TargetMode="External"/><Relationship Id="rId56" Type="http://schemas.openxmlformats.org/officeDocument/2006/relationships/hyperlink" Target="https://doi.org/10.1162/neco.1989.1.1.143" TargetMode="External"/><Relationship Id="rId77" Type="http://schemas.openxmlformats.org/officeDocument/2006/relationships/hyperlink" Target="https://doi.org/10.1371/journal.pone.0042698" TargetMode="External"/><Relationship Id="rId100"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i.org/10.1016/S1364-6613(03)00128-1" TargetMode="External"/><Relationship Id="rId72" Type="http://schemas.openxmlformats.org/officeDocument/2006/relationships/hyperlink" Target="https://doi.org/10.1016/j.cognition.2004.11.005" TargetMode="External"/><Relationship Id="rId93" Type="http://schemas.openxmlformats.org/officeDocument/2006/relationships/hyperlink" Target="https://doi.org/10.1038/358749a0"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103</Pages>
  <Words>28900</Words>
  <Characters>164732</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16</cp:revision>
  <dcterms:created xsi:type="dcterms:W3CDTF">2026-04-26T05:09:00Z</dcterms:created>
  <dcterms:modified xsi:type="dcterms:W3CDTF">2026-04-26T05:53:00Z</dcterms:modified>
</cp:coreProperties>
</file>