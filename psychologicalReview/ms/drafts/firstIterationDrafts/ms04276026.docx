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proofErr w:type="gramEnd"/>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proofErr w:type="gramEnd"/>
      <w:r w:rsidR="009F1B36">
        <w:rPr>
          <w:rFonts w:ascii="Times New Roman" w:hAnsi="Times New Roman" w:cs="Times New Roman"/>
        </w:rPr>
        <w:t>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proofErr w:type="gramEnd"/>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These two </w:t>
      </w:r>
      <w:proofErr w:type="gramStart"/>
      <w:r>
        <w:rPr>
          <w:rFonts w:ascii="Times New Roman" w:hAnsi="Times New Roman" w:cs="Times New Roman"/>
        </w:rPr>
        <w:t>factors—</w:t>
      </w:r>
      <w:proofErr w:type="gramEnd"/>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r w:rsidR="000A276E">
        <w:rPr>
          <w:rFonts w:ascii="Times New Roman" w:hAnsi="Times New Roman" w:cs="Times New Roman"/>
        </w:rPr>
        <w:t>—</w:t>
      </w:r>
      <w:proofErr w:type="gramEnd"/>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w:t>
      </w:r>
      <w:proofErr w:type="gramStart"/>
      <w:r w:rsidR="004319CE">
        <w:rPr>
          <w:rFonts w:ascii="Times New Roman" w:hAnsi="Times New Roman" w:cs="Times New Roman"/>
        </w:rPr>
        <w:t>direct action</w:t>
      </w:r>
      <w:proofErr w:type="gramEnd"/>
      <w:r w:rsidR="004319CE">
        <w:rPr>
          <w:rFonts w:ascii="Times New Roman" w:hAnsi="Times New Roman" w:cs="Times New Roman"/>
        </w:rPr>
        <w:t xml:space="preserve">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4DCBDEDA" w:rsidR="00311162" w:rsidRDefault="009125B3" w:rsidP="0096761D">
      <w:pPr>
        <w:spacing w:line="480" w:lineRule="auto"/>
        <w:ind w:firstLine="720"/>
        <w:contextualSpacing/>
        <w:rPr>
          <w:ins w:id="1" w:author="Benton, Deon" w:date="2026-04-24T20:43:00Z" w16du:dateUtc="2026-04-25T01:43:00Z"/>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may not only</w:t>
      </w:r>
      <w:r w:rsidR="00D84499">
        <w:rPr>
          <w:rFonts w:ascii="Times New Roman" w:hAnsi="Times New Roman" w:cs="Times New Roman"/>
        </w:rPr>
        <w:t xml:space="preserve"> </w:t>
      </w:r>
      <w:r w:rsidR="00510876">
        <w:rPr>
          <w:rFonts w:ascii="Times New Roman" w:hAnsi="Times New Roman" w:cs="Times New Roman"/>
        </w:rPr>
        <w:t>facilitate successful encoding of the visual features of the objects involved</w:t>
      </w:r>
      <w:ins w:id="2" w:author="Benton, Deon" w:date="2026-04-27T15:38:00Z" w16du:dateUtc="2026-04-27T20:38:00Z">
        <w:r w:rsidR="00CF5340">
          <w:rPr>
            <w:rFonts w:ascii="Times New Roman" w:hAnsi="Times New Roman" w:cs="Times New Roman"/>
          </w:rPr>
          <w:t xml:space="preserve"> but</w:t>
        </w:r>
      </w:ins>
      <w:ins w:id="3" w:author="Benton, Deon" w:date="2026-04-27T15:39:00Z" w16du:dateUtc="2026-04-27T20:39:00Z">
        <w:r w:rsidR="00CF5340">
          <w:rPr>
            <w:rFonts w:ascii="Times New Roman" w:hAnsi="Times New Roman" w:cs="Times New Roman"/>
          </w:rPr>
          <w:t xml:space="preserve"> it may </w:t>
        </w:r>
      </w:ins>
      <w:ins w:id="4" w:author="Benton, Deon" w:date="2026-04-27T15:41:00Z" w16du:dateUtc="2026-04-27T20:41:00Z">
        <w:r w:rsidR="00956483">
          <w:rPr>
            <w:rFonts w:ascii="Times New Roman" w:hAnsi="Times New Roman" w:cs="Times New Roman"/>
          </w:rPr>
          <w:t xml:space="preserve">boost </w:t>
        </w:r>
      </w:ins>
      <w:ins w:id="5" w:author="Benton, Deon" w:date="2026-04-27T15:39:00Z" w16du:dateUtc="2026-04-27T20:39:00Z">
        <w:r w:rsidR="00CF5340">
          <w:rPr>
            <w:rFonts w:ascii="Times New Roman" w:hAnsi="Times New Roman" w:cs="Times New Roman"/>
          </w:rPr>
          <w:t>infants’</w:t>
        </w:r>
      </w:ins>
      <w:ins w:id="6" w:author="Benton, Deon" w:date="2026-04-27T15:40:00Z" w16du:dateUtc="2026-04-27T20:40:00Z">
        <w:r w:rsidR="00CF5340">
          <w:rPr>
            <w:rFonts w:ascii="Times New Roman" w:hAnsi="Times New Roman" w:cs="Times New Roman"/>
          </w:rPr>
          <w:t xml:space="preserve"> overall</w:t>
        </w:r>
      </w:ins>
      <w:ins w:id="7" w:author="Benton, Deon" w:date="2026-04-27T15:39:00Z" w16du:dateUtc="2026-04-27T20:39:00Z">
        <w:r w:rsidR="00CF5340">
          <w:rPr>
            <w:rFonts w:ascii="Times New Roman" w:hAnsi="Times New Roman" w:cs="Times New Roman"/>
          </w:rPr>
          <w:t xml:space="preserve"> attention. </w:t>
        </w:r>
      </w:ins>
      <w:ins w:id="8" w:author="Benton, Deon" w:date="2026-04-27T15:38:00Z" w16du:dateUtc="2026-04-27T20:38:00Z">
        <w:r w:rsidR="00CF5340">
          <w:rPr>
            <w:rFonts w:ascii="Times New Roman" w:hAnsi="Times New Roman" w:cs="Times New Roman"/>
          </w:rPr>
          <w:t xml:space="preserve"> </w:t>
        </w:r>
      </w:ins>
      <w:r w:rsidR="00FF1636">
        <w:rPr>
          <w:rFonts w:ascii="Times New Roman" w:hAnsi="Times New Roman" w:cs="Times New Roman"/>
        </w:rPr>
        <w:t xml:space="preserve">Critically, even if </w:t>
      </w:r>
      <w:ins w:id="9" w:author="Benton, Deon" w:date="2026-04-27T15:41:00Z" w16du:dateUtc="2026-04-27T20:41:00Z">
        <w:r w:rsidR="00956483">
          <w:rPr>
            <w:rFonts w:ascii="Times New Roman" w:hAnsi="Times New Roman" w:cs="Times New Roman"/>
          </w:rPr>
          <w:t>this boost is</w:t>
        </w:r>
      </w:ins>
      <w:r w:rsidR="00FF1636">
        <w:rPr>
          <w:rFonts w:ascii="Times New Roman" w:hAnsi="Times New Roman" w:cs="Times New Roman"/>
        </w:rPr>
        <w:t xml:space="preserve"> ephemeral</w:t>
      </w:r>
      <w:ins w:id="10" w:author="Benton, Deon" w:date="2026-04-27T15:40:00Z" w16du:dateUtc="2026-04-27T20:40:00Z">
        <w:r w:rsidR="00EC4A81">
          <w:rPr>
            <w:rFonts w:ascii="Times New Roman" w:hAnsi="Times New Roman" w:cs="Times New Roman"/>
          </w:rPr>
          <w:t>,</w:t>
        </w:r>
      </w:ins>
      <w:r w:rsidR="00FF1636">
        <w:rPr>
          <w:rFonts w:ascii="Times New Roman" w:hAnsi="Times New Roman" w:cs="Times New Roman"/>
        </w:rPr>
        <w:t xml:space="preserve"> as is assumed here, infants may</w:t>
      </w:r>
      <w:ins w:id="11" w:author="Benton, Deon" w:date="2026-04-27T15:41:00Z" w16du:dateUtc="2026-04-27T20:41:00Z">
        <w:r w:rsidR="00DB3408">
          <w:rPr>
            <w:rFonts w:ascii="Times New Roman" w:hAnsi="Times New Roman" w:cs="Times New Roman"/>
          </w:rPr>
          <w:t xml:space="preserve"> nonetheless</w:t>
        </w:r>
      </w:ins>
      <w:r w:rsidR="00FF1636">
        <w:rPr>
          <w:rFonts w:ascii="Times New Roman" w:hAnsi="Times New Roman" w:cs="Times New Roman"/>
        </w:rPr>
        <w:t xml:space="preserve"> have sufficient time while in this heightened </w:t>
      </w:r>
      <w:proofErr w:type="gramStart"/>
      <w:r w:rsidR="00FF1636">
        <w:rPr>
          <w:rFonts w:ascii="Times New Roman" w:hAnsi="Times New Roman" w:cs="Times New Roman"/>
        </w:rPr>
        <w:t>attentional</w:t>
      </w:r>
      <w:proofErr w:type="gramEnd"/>
      <w:r w:rsidR="00FF1636">
        <w:rPr>
          <w:rFonts w:ascii="Times New Roman" w:hAnsi="Times New Roman" w:cs="Times New Roman"/>
        </w:rPr>
        <w:t xml:space="preserve"> state to</w:t>
      </w:r>
      <w:r w:rsidR="00ED2E5A">
        <w:rPr>
          <w:rFonts w:ascii="Times New Roman" w:hAnsi="Times New Roman" w:cs="Times New Roman"/>
        </w:rPr>
        <w:t xml:space="preserve"> encode key aspects of the task that bear directly on their subsequent looking behavior.</w:t>
      </w:r>
      <w:ins w:id="12" w:author="Benton, Deon" w:date="2026-04-27T15:42:00Z" w16du:dateUtc="2026-04-27T20:42:00Z">
        <w:r w:rsidR="00E20DB4">
          <w:rPr>
            <w:rFonts w:ascii="Times New Roman" w:hAnsi="Times New Roman" w:cs="Times New Roman"/>
          </w:rPr>
          <w:t xml:space="preserve"> </w:t>
        </w:r>
      </w:ins>
      <w:ins w:id="13" w:author="Benton, Deon" w:date="2026-04-27T15:43:00Z" w16du:dateUtc="2026-04-27T20:43:00Z">
        <w:r w:rsidR="007A352C">
          <w:rPr>
            <w:rFonts w:ascii="Times New Roman" w:hAnsi="Times New Roman" w:cs="Times New Roman"/>
          </w:rPr>
          <w:t>Of course, t</w:t>
        </w:r>
      </w:ins>
      <w:ins w:id="14" w:author="Benton, Deon" w:date="2026-04-27T15:42:00Z" w16du:dateUtc="2026-04-27T20:42:00Z">
        <w:r w:rsidR="00E20DB4">
          <w:rPr>
            <w:rFonts w:ascii="Times New Roman" w:hAnsi="Times New Roman" w:cs="Times New Roman"/>
          </w:rPr>
          <w:t xml:space="preserve">his </w:t>
        </w:r>
      </w:ins>
      <w:ins w:id="15" w:author="Benton, Deon" w:date="2026-04-27T15:43:00Z" w16du:dateUtc="2026-04-27T20:43:00Z">
        <w:r w:rsidR="007A352C">
          <w:rPr>
            <w:rFonts w:ascii="Times New Roman" w:hAnsi="Times New Roman" w:cs="Times New Roman"/>
          </w:rPr>
          <w:t>supposition</w:t>
        </w:r>
      </w:ins>
      <w:ins w:id="16" w:author="Benton, Deon" w:date="2026-04-27T15:42:00Z" w16du:dateUtc="2026-04-27T20:42:00Z">
        <w:r w:rsidR="00E20DB4">
          <w:rPr>
            <w:rFonts w:ascii="Times New Roman" w:hAnsi="Times New Roman" w:cs="Times New Roman"/>
          </w:rPr>
          <w:t xml:space="preserve"> </w:t>
        </w:r>
      </w:ins>
      <w:ins w:id="17" w:author="Benton, Deon" w:date="2026-04-27T15:43:00Z" w16du:dateUtc="2026-04-27T20:43:00Z">
        <w:r w:rsidR="007A352C">
          <w:rPr>
            <w:rFonts w:ascii="Times New Roman" w:hAnsi="Times New Roman" w:cs="Times New Roman"/>
          </w:rPr>
          <w:t>assumes</w:t>
        </w:r>
      </w:ins>
      <w:ins w:id="18" w:author="Benton, Deon" w:date="2026-04-27T15:42:00Z" w16du:dateUtc="2026-04-27T20:42:00Z">
        <w:r w:rsidR="00E20DB4">
          <w:rPr>
            <w:rFonts w:ascii="Times New Roman" w:hAnsi="Times New Roman" w:cs="Times New Roman"/>
          </w:rPr>
          <w:t xml:space="preserve"> that increased attention in a task leads to better learning and encoding of its features.</w:t>
        </w:r>
      </w:ins>
      <w:r w:rsidR="00ED2E5A">
        <w:rPr>
          <w:rFonts w:ascii="Times New Roman" w:hAnsi="Times New Roman" w:cs="Times New Roman"/>
        </w:rPr>
        <w:t xml:space="preserve"> </w:t>
      </w:r>
      <w:r w:rsidR="00510876">
        <w:rPr>
          <w:rFonts w:ascii="Times New Roman" w:hAnsi="Times New Roman" w:cs="Times New Roman"/>
        </w:rPr>
        <w:t xml:space="preserve">Support for this </w:t>
      </w:r>
      <w:r w:rsidR="00510876">
        <w:rPr>
          <w:rFonts w:ascii="Times New Roman" w:hAnsi="Times New Roman" w:cs="Times New Roman"/>
        </w:rPr>
        <w:lastRenderedPageBreak/>
        <w:t xml:space="preserve">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ins w:id="19" w:author="Benton, Deon" w:date="2026-04-24T20:11:00Z" w16du:dateUtc="2026-04-25T01:11:00Z">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ins>
      <w:ins w:id="20" w:author="Benton, Deon" w:date="2026-04-24T20:50:00Z" w16du:dateUtc="2026-04-25T01:50:00Z">
        <w:r w:rsidR="00311162">
          <w:rPr>
            <w:rFonts w:ascii="Times New Roman" w:hAnsi="Times New Roman" w:cs="Times New Roman"/>
          </w:rPr>
          <w:t>igh</w:t>
        </w:r>
      </w:ins>
      <w:ins w:id="21" w:author="Benton, Deon" w:date="2026-04-24T20:11:00Z" w16du:dateUtc="2026-04-25T01:11:00Z">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ins>
      <w:ins w:id="22" w:author="Benton, Deon" w:date="2026-04-24T20:22:00Z" w16du:dateUtc="2026-04-25T01:22:00Z">
        <w:r w:rsidR="00BE2E9B" w:rsidRPr="00BE2E9B">
          <w:rPr>
            <w:rFonts w:ascii="Times New Roman" w:hAnsi="Times New Roman" w:cs="Times New Roman"/>
          </w:rPr>
          <w:t xml:space="preserve">A critical regularity is the configuration of their arms during such successful reaches. Specifically, infants may encode that their arm is extended </w:t>
        </w:r>
      </w:ins>
      <w:ins w:id="23" w:author="Benton, Deon" w:date="2026-04-26T00:12:00Z" w16du:dateUtc="2026-04-26T05:12:00Z">
        <w:r w:rsidR="003E1F01">
          <w:rPr>
            <w:rFonts w:ascii="Times New Roman" w:hAnsi="Times New Roman" w:cs="Times New Roman"/>
          </w:rPr>
          <w:t xml:space="preserve">when their hand contacts the object </w:t>
        </w:r>
      </w:ins>
      <w:ins w:id="24" w:author="Benton, Deon" w:date="2026-04-24T20:22:00Z" w16du:dateUtc="2026-04-25T01:22:00Z">
        <w:r w:rsidR="00BE2E9B" w:rsidRPr="00BE2E9B">
          <w:rPr>
            <w:rFonts w:ascii="Times New Roman" w:hAnsi="Times New Roman" w:cs="Times New Roman"/>
          </w:rPr>
          <w:t xml:space="preserve">and that these reaches tend to be relatively </w:t>
        </w:r>
      </w:ins>
      <w:ins w:id="25" w:author="Benton, Deon" w:date="2026-04-24T20:25:00Z" w16du:dateUtc="2026-04-25T01:25:00Z">
        <w:r w:rsidR="00BE2E9B">
          <w:rPr>
            <w:rFonts w:ascii="Times New Roman" w:hAnsi="Times New Roman" w:cs="Times New Roman"/>
          </w:rPr>
          <w:t>direct</w:t>
        </w:r>
      </w:ins>
      <w:ins w:id="26" w:author="Benton, Deon" w:date="2026-04-24T20:22:00Z" w16du:dateUtc="2026-04-25T01:22:00Z">
        <w:r w:rsidR="00BE2E9B">
          <w:rPr>
            <w:rFonts w:ascii="Times New Roman" w:hAnsi="Times New Roman" w:cs="Times New Roman"/>
          </w:rPr>
          <w:t xml:space="preserve">. </w:t>
        </w:r>
      </w:ins>
      <w:ins w:id="27" w:author="Benton, Deon" w:date="2026-04-24T20:23:00Z" w16du:dateUtc="2026-04-25T01:23:00Z">
        <w:r w:rsidR="00BE2E9B">
          <w:rPr>
            <w:rFonts w:ascii="Times New Roman" w:hAnsi="Times New Roman" w:cs="Times New Roman"/>
          </w:rPr>
          <w:t>Crucially, e</w:t>
        </w:r>
      </w:ins>
      <w:ins w:id="28" w:author="Benton, Deon" w:date="2026-04-24T20:11:00Z" w16du:dateUtc="2026-04-25T01:11:00Z">
        <w:r w:rsidR="00D47D06" w:rsidRPr="00D47D06">
          <w:rPr>
            <w:rFonts w:ascii="Times New Roman" w:hAnsi="Times New Roman" w:cs="Times New Roman"/>
          </w:rPr>
          <w:t xml:space="preserve">ven if </w:t>
        </w:r>
      </w:ins>
      <w:ins w:id="29" w:author="Benton, Deon" w:date="2026-04-24T20:24:00Z" w16du:dateUtc="2026-04-25T01:24:00Z">
        <w:r w:rsidR="00BE2E9B">
          <w:rPr>
            <w:rFonts w:ascii="Times New Roman" w:hAnsi="Times New Roman" w:cs="Times New Roman"/>
          </w:rPr>
          <w:t xml:space="preserve">the geometry of their direct reaches </w:t>
        </w:r>
      </w:ins>
      <w:ins w:id="30" w:author="Benton, Deon" w:date="2026-04-24T22:13:00Z" w16du:dateUtc="2026-04-25T03:13:00Z">
        <w:r w:rsidR="00181380">
          <w:rPr>
            <w:rFonts w:ascii="Times New Roman" w:hAnsi="Times New Roman" w:cs="Times New Roman"/>
          </w:rPr>
          <w:t xml:space="preserve">does not perfectly </w:t>
        </w:r>
      </w:ins>
      <w:ins w:id="31" w:author="Benton, Deon" w:date="2026-04-26T00:12:00Z" w16du:dateUtc="2026-04-26T05:12:00Z">
        <w:r w:rsidR="003E1F01">
          <w:rPr>
            <w:rFonts w:ascii="Times New Roman" w:hAnsi="Times New Roman" w:cs="Times New Roman"/>
          </w:rPr>
          <w:t>reflect</w:t>
        </w:r>
      </w:ins>
      <w:ins w:id="32" w:author="Benton, Deon" w:date="2026-04-26T00:13:00Z" w16du:dateUtc="2026-04-26T05:13:00Z">
        <w:r w:rsidR="003E1F01">
          <w:rPr>
            <w:rFonts w:ascii="Times New Roman" w:hAnsi="Times New Roman" w:cs="Times New Roman"/>
          </w:rPr>
          <w:t xml:space="preserve"> a</w:t>
        </w:r>
      </w:ins>
      <w:ins w:id="33" w:author="Benton, Deon" w:date="2026-04-24T20:24:00Z" w16du:dateUtc="2026-04-25T01:24:00Z">
        <w:r w:rsidR="00BE2E9B">
          <w:rPr>
            <w:rFonts w:ascii="Times New Roman" w:hAnsi="Times New Roman" w:cs="Times New Roman"/>
          </w:rPr>
          <w:t xml:space="preserve"> 180</w:t>
        </w:r>
      </w:ins>
      <w:ins w:id="34" w:author="Benton, Deon" w:date="2026-04-24T20:29:00Z" w16du:dateUtc="2026-04-25T01:29:00Z">
        <w:r w:rsidR="00842C58">
          <w:rPr>
            <w:rFonts w:ascii="Times New Roman" w:hAnsi="Times New Roman" w:cs="Times New Roman"/>
          </w:rPr>
          <w:t>-</w:t>
        </w:r>
      </w:ins>
      <w:ins w:id="35" w:author="Benton, Deon" w:date="2026-04-24T20:24:00Z" w16du:dateUtc="2026-04-25T01:24:00Z">
        <w:r w:rsidR="00BE2E9B">
          <w:rPr>
            <w:rFonts w:ascii="Times New Roman" w:hAnsi="Times New Roman" w:cs="Times New Roman"/>
          </w:rPr>
          <w:t>degree angle</w:t>
        </w:r>
      </w:ins>
      <w:ins w:id="36" w:author="Benton, Deon" w:date="2026-04-24T20:11:00Z" w16du:dateUtc="2026-04-25T01:11:00Z">
        <w:r w:rsidR="00D47D06" w:rsidRPr="00D47D06">
          <w:rPr>
            <w:rFonts w:ascii="Times New Roman" w:hAnsi="Times New Roman" w:cs="Times New Roman"/>
          </w:rPr>
          <w:t xml:space="preserve">, they may nonetheless approximate </w:t>
        </w:r>
      </w:ins>
      <w:ins w:id="37" w:author="Benton, Deon" w:date="2026-04-26T00:13:00Z" w16du:dateUtc="2026-04-26T05:13:00Z">
        <w:r w:rsidR="003E1F01">
          <w:rPr>
            <w:rFonts w:ascii="Times New Roman" w:hAnsi="Times New Roman" w:cs="Times New Roman"/>
          </w:rPr>
          <w:t>(</w:t>
        </w:r>
      </w:ins>
      <w:ins w:id="38" w:author="Benton, Deon" w:date="2026-04-24T20:11:00Z" w16du:dateUtc="2026-04-25T01:11:00Z">
        <w:r w:rsidR="00D47D06" w:rsidRPr="00D47D06">
          <w:rPr>
            <w:rFonts w:ascii="Times New Roman" w:hAnsi="Times New Roman" w:cs="Times New Roman"/>
          </w:rPr>
          <w:t>and be perceived as</w:t>
        </w:r>
      </w:ins>
      <w:ins w:id="39" w:author="Benton, Deon" w:date="2026-04-26T00:13:00Z" w16du:dateUtc="2026-04-26T05:13:00Z">
        <w:r w:rsidR="003E1F01">
          <w:rPr>
            <w:rFonts w:ascii="Times New Roman" w:hAnsi="Times New Roman" w:cs="Times New Roman"/>
          </w:rPr>
          <w:t>)</w:t>
        </w:r>
      </w:ins>
      <w:ins w:id="40" w:author="Benton, Deon" w:date="2026-04-24T20:11:00Z" w16du:dateUtc="2026-04-25T01:11:00Z">
        <w:r w:rsidR="00D47D06" w:rsidRPr="00D47D06">
          <w:rPr>
            <w:rFonts w:ascii="Times New Roman" w:hAnsi="Times New Roman" w:cs="Times New Roman"/>
          </w:rPr>
          <w:t xml:space="preserve"> linear trajectories.</w:t>
        </w:r>
      </w:ins>
      <w:ins w:id="41" w:author="Benton, Deon" w:date="2026-04-24T20:26:00Z" w16du:dateUtc="2026-04-25T01:26:00Z">
        <w:r w:rsidR="00842C58">
          <w:rPr>
            <w:rFonts w:ascii="Times New Roman" w:hAnsi="Times New Roman" w:cs="Times New Roman"/>
          </w:rPr>
          <w:t xml:space="preserve"> </w:t>
        </w:r>
      </w:ins>
      <w:ins w:id="42" w:author="Benton, Deon" w:date="2026-04-24T20:30:00Z" w16du:dateUtc="2026-04-25T01:30:00Z">
        <w:r w:rsidR="00842C58">
          <w:rPr>
            <w:rFonts w:ascii="Times New Roman" w:hAnsi="Times New Roman" w:cs="Times New Roman"/>
          </w:rPr>
          <w:t>Coupled</w:t>
        </w:r>
      </w:ins>
      <w:ins w:id="43" w:author="Benton, Deon" w:date="2026-04-24T20:34:00Z" w16du:dateUtc="2026-04-25T01:34:00Z">
        <w:r w:rsidR="00842C58">
          <w:rPr>
            <w:rFonts w:ascii="Times New Roman" w:hAnsi="Times New Roman" w:cs="Times New Roman"/>
          </w:rPr>
          <w:t xml:space="preserve"> </w:t>
        </w:r>
      </w:ins>
      <w:ins w:id="44" w:author="Benton, Deon" w:date="2026-04-24T20:30:00Z" w16du:dateUtc="2026-04-25T01:30:00Z">
        <w:r w:rsidR="00842C58">
          <w:rPr>
            <w:rFonts w:ascii="Times New Roman" w:hAnsi="Times New Roman" w:cs="Times New Roman"/>
          </w:rPr>
          <w:t>with</w:t>
        </w:r>
      </w:ins>
      <w:ins w:id="45" w:author="Benton, Deon" w:date="2026-04-24T20:26:00Z" w16du:dateUtc="2026-04-25T01:26:00Z">
        <w:r w:rsidR="00842C58">
          <w:rPr>
            <w:rFonts w:ascii="Times New Roman" w:hAnsi="Times New Roman" w:cs="Times New Roman"/>
          </w:rPr>
          <w:t xml:space="preserve"> the fact that</w:t>
        </w:r>
      </w:ins>
      <w:ins w:id="46" w:author="Benton, Deon" w:date="2026-04-24T20:30:00Z" w16du:dateUtc="2026-04-25T01:30:00Z">
        <w:r w:rsidR="00842C58">
          <w:rPr>
            <w:rFonts w:ascii="Times New Roman" w:hAnsi="Times New Roman" w:cs="Times New Roman"/>
          </w:rPr>
          <w:t xml:space="preserve"> it is unlikely that</w:t>
        </w:r>
      </w:ins>
      <w:ins w:id="47" w:author="Benton, Deon" w:date="2026-04-24T20:26:00Z" w16du:dateUtc="2026-04-25T01:26:00Z">
        <w:r w:rsidR="00842C58">
          <w:rPr>
            <w:rFonts w:ascii="Times New Roman" w:hAnsi="Times New Roman" w:cs="Times New Roman"/>
          </w:rPr>
          <w:t xml:space="preserve"> </w:t>
        </w:r>
      </w:ins>
      <w:ins w:id="48" w:author="Benton, Deon" w:date="2026-04-24T20:11:00Z" w16du:dateUtc="2026-04-25T01:11:00Z">
        <w:r w:rsidR="00D47D06" w:rsidRPr="00D47D06">
          <w:rPr>
            <w:rFonts w:ascii="Times New Roman" w:hAnsi="Times New Roman" w:cs="Times New Roman"/>
          </w:rPr>
          <w:t>infants</w:t>
        </w:r>
      </w:ins>
      <w:ins w:id="49" w:author="Benton, Deon" w:date="2026-04-24T20:31:00Z" w16du:dateUtc="2026-04-25T01:31:00Z">
        <w:r w:rsidR="00842C58">
          <w:rPr>
            <w:rFonts w:ascii="Times New Roman" w:hAnsi="Times New Roman" w:cs="Times New Roman"/>
          </w:rPr>
          <w:t xml:space="preserve"> spontaneously produce arced reaches (as one might when reaching over obstacles)</w:t>
        </w:r>
      </w:ins>
      <w:ins w:id="50" w:author="Benton, Deon" w:date="2026-04-24T20:36:00Z" w16du:dateUtc="2026-04-25T01:36:00Z">
        <w:r w:rsidR="00DC3BD9">
          <w:rPr>
            <w:rFonts w:ascii="Times New Roman" w:hAnsi="Times New Roman" w:cs="Times New Roman"/>
          </w:rPr>
          <w:t>, and with th</w:t>
        </w:r>
      </w:ins>
      <w:ins w:id="51" w:author="Benton, Deon" w:date="2026-04-24T20:33:00Z" w16du:dateUtc="2026-04-25T01:33:00Z">
        <w:r w:rsidR="00842C58">
          <w:rPr>
            <w:rFonts w:ascii="Times New Roman" w:hAnsi="Times New Roman" w:cs="Times New Roman"/>
          </w:rPr>
          <w:t xml:space="preserve">e </w:t>
        </w:r>
      </w:ins>
      <w:ins w:id="52" w:author="Benton, Deon" w:date="2026-04-24T20:34:00Z" w16du:dateUtc="2026-04-25T01:34:00Z">
        <w:r w:rsidR="00842C58">
          <w:rPr>
            <w:rFonts w:ascii="Times New Roman" w:hAnsi="Times New Roman" w:cs="Times New Roman"/>
          </w:rPr>
          <w:t>assumption</w:t>
        </w:r>
      </w:ins>
      <w:ins w:id="53" w:author="Benton, Deon" w:date="2026-04-24T20:33:00Z" w16du:dateUtc="2026-04-25T01:33:00Z">
        <w:r w:rsidR="00842C58">
          <w:rPr>
            <w:rFonts w:ascii="Times New Roman" w:hAnsi="Times New Roman" w:cs="Times New Roman"/>
          </w:rPr>
          <w:t xml:space="preserve"> that successful reaches heighten infants’ attention</w:t>
        </w:r>
      </w:ins>
      <w:ins w:id="54" w:author="Benton, Deon" w:date="2026-04-24T20:11:00Z" w16du:dateUtc="2026-04-25T01:11:00Z">
        <w:r w:rsidR="00D47D06" w:rsidRPr="00D47D06">
          <w:rPr>
            <w:rFonts w:ascii="Times New Roman" w:hAnsi="Times New Roman" w:cs="Times New Roman"/>
          </w:rPr>
          <w:t xml:space="preserve">, </w:t>
        </w:r>
      </w:ins>
      <w:ins w:id="55" w:author="Benton, Deon" w:date="2026-04-24T20:34:00Z" w16du:dateUtc="2026-04-25T01:34:00Z">
        <w:r w:rsidR="00842C58">
          <w:rPr>
            <w:rFonts w:ascii="Times New Roman" w:hAnsi="Times New Roman" w:cs="Times New Roman"/>
          </w:rPr>
          <w:t>s</w:t>
        </w:r>
      </w:ins>
      <w:ins w:id="56" w:author="Benton, Deon" w:date="2026-04-24T20:37:00Z" w16du:dateUtc="2026-04-25T01:37:00Z">
        <w:r w:rsidR="00DC3BD9">
          <w:rPr>
            <w:rFonts w:ascii="Times New Roman" w:hAnsi="Times New Roman" w:cs="Times New Roman"/>
          </w:rPr>
          <w:t>uch</w:t>
        </w:r>
      </w:ins>
      <w:ins w:id="57" w:author="Benton, Deon" w:date="2026-04-24T20:34:00Z" w16du:dateUtc="2026-04-25T01:34:00Z">
        <w:r w:rsidR="00842C58">
          <w:rPr>
            <w:rFonts w:ascii="Times New Roman" w:hAnsi="Times New Roman" w:cs="Times New Roman"/>
          </w:rPr>
          <w:t xml:space="preserve"> </w:t>
        </w:r>
      </w:ins>
      <w:ins w:id="58" w:author="Benton, Deon" w:date="2026-04-24T20:11:00Z" w16du:dateUtc="2026-04-25T01:11:00Z">
        <w:r w:rsidR="00D47D06" w:rsidRPr="00D47D06">
          <w:rPr>
            <w:rFonts w:ascii="Times New Roman" w:hAnsi="Times New Roman" w:cs="Times New Roman"/>
          </w:rPr>
          <w:t xml:space="preserve">action experience may </w:t>
        </w:r>
      </w:ins>
      <w:ins w:id="59" w:author="Benton, Deon" w:date="2026-04-24T20:34:00Z" w16du:dateUtc="2026-04-25T01:34:00Z">
        <w:r w:rsidR="00842C58">
          <w:rPr>
            <w:rFonts w:ascii="Times New Roman" w:hAnsi="Times New Roman" w:cs="Times New Roman"/>
          </w:rPr>
          <w:t>lead to more robust encoding o</w:t>
        </w:r>
      </w:ins>
      <w:ins w:id="60" w:author="Benton, Deon" w:date="2026-04-24T20:37:00Z" w16du:dateUtc="2026-04-25T01:37:00Z">
        <w:r w:rsidR="00DC3BD9">
          <w:rPr>
            <w:rFonts w:ascii="Times New Roman" w:hAnsi="Times New Roman" w:cs="Times New Roman"/>
          </w:rPr>
          <w:t>f</w:t>
        </w:r>
      </w:ins>
      <w:ins w:id="61" w:author="Benton, Deon" w:date="2026-04-24T20:34:00Z" w16du:dateUtc="2026-04-25T01:34:00Z">
        <w:r w:rsidR="00842C58">
          <w:rPr>
            <w:rFonts w:ascii="Times New Roman" w:hAnsi="Times New Roman" w:cs="Times New Roman"/>
          </w:rPr>
          <w:t xml:space="preserve"> direct, nearly linear paths </w:t>
        </w:r>
      </w:ins>
      <w:ins w:id="62" w:author="Benton, Deon" w:date="2026-04-24T20:35:00Z" w16du:dateUtc="2026-04-25T01:35:00Z">
        <w:r w:rsidR="00842C58">
          <w:rPr>
            <w:rFonts w:ascii="Times New Roman" w:hAnsi="Times New Roman" w:cs="Times New Roman"/>
          </w:rPr>
          <w:t>than</w:t>
        </w:r>
      </w:ins>
      <w:ins w:id="63" w:author="Benton, Deon" w:date="2026-04-24T20:37:00Z" w16du:dateUtc="2026-04-25T01:37:00Z">
        <w:r w:rsidR="00DC3BD9">
          <w:rPr>
            <w:rFonts w:ascii="Times New Roman" w:hAnsi="Times New Roman" w:cs="Times New Roman"/>
          </w:rPr>
          <w:t xml:space="preserve"> of</w:t>
        </w:r>
      </w:ins>
      <w:ins w:id="64" w:author="Benton, Deon" w:date="2026-04-24T20:35:00Z" w16du:dateUtc="2026-04-25T01:35:00Z">
        <w:r w:rsidR="00842C58">
          <w:rPr>
            <w:rFonts w:ascii="Times New Roman" w:hAnsi="Times New Roman" w:cs="Times New Roman"/>
          </w:rPr>
          <w:t xml:space="preserve"> more circuitous, arced ones. </w:t>
        </w:r>
      </w:ins>
      <w:ins w:id="65" w:author="Benton, Deon" w:date="2026-04-24T20:28:00Z">
        <w:r w:rsidR="00842C58" w:rsidRPr="00842C58">
          <w:rPr>
            <w:rFonts w:ascii="Times New Roman" w:hAnsi="Times New Roman" w:cs="Times New Roman"/>
          </w:rPr>
          <w:t>A corollary of this is that, over repeated experience, such regularities could render straight (or nearly straight) paths more familiar than curved ones.</w:t>
        </w:r>
      </w:ins>
      <w:ins w:id="66" w:author="Benton, Deon" w:date="2026-04-24T20:28:00Z" w16du:dateUtc="2026-04-25T01:28:00Z">
        <w:r w:rsidR="00842C58">
          <w:rPr>
            <w:rFonts w:ascii="Times New Roman" w:hAnsi="Times New Roman" w:cs="Times New Roman"/>
          </w:rPr>
          <w:t xml:space="preserve">  </w:t>
        </w:r>
      </w:ins>
    </w:p>
    <w:p w14:paraId="3F43DA49" w14:textId="22BCF9B0" w:rsidR="00B3601A" w:rsidRDefault="003E1F01" w:rsidP="0096761D">
      <w:pPr>
        <w:spacing w:line="480" w:lineRule="auto"/>
        <w:ind w:firstLine="720"/>
        <w:contextualSpacing/>
        <w:rPr>
          <w:ins w:id="67" w:author="Benton, Deon" w:date="2026-04-27T13:01:00Z" w16du:dateUtc="2026-04-27T18:01:00Z"/>
          <w:rFonts w:ascii="Times New Roman" w:hAnsi="Times New Roman" w:cs="Times New Roman"/>
        </w:rPr>
      </w:pPr>
      <w:ins w:id="68" w:author="Benton, Deon" w:date="2026-04-26T00:14:00Z" w16du:dateUtc="2026-04-26T05:14:00Z">
        <w:r>
          <w:rPr>
            <w:rFonts w:ascii="Times New Roman" w:hAnsi="Times New Roman" w:cs="Times New Roman"/>
          </w:rPr>
          <w:t>This has important implications for</w:t>
        </w:r>
      </w:ins>
      <w:ins w:id="69" w:author="Benton, Deon" w:date="2026-04-24T20:38:00Z" w16du:dateUtc="2026-04-25T01:38:00Z">
        <w:r w:rsidR="00DC3BD9">
          <w:rPr>
            <w:rFonts w:ascii="Times New Roman" w:hAnsi="Times New Roman" w:cs="Times New Roman"/>
          </w:rPr>
          <w:t xml:space="preserve"> infants’ looking behaviors in studies like that by</w:t>
        </w:r>
      </w:ins>
      <w:r w:rsidR="006873F6">
        <w:rPr>
          <w:rFonts w:ascii="Times New Roman" w:hAnsi="Times New Roman" w:cs="Times New Roman"/>
        </w:rPr>
        <w:t xml:space="preserve"> Skerry et al. (2013)</w:t>
      </w:r>
      <w:ins w:id="70" w:author="Benton, Deon" w:date="2026-04-26T00:15:00Z" w16du:dateUtc="2026-04-26T05:15:00Z">
        <w:r>
          <w:rPr>
            <w:rFonts w:ascii="Times New Roman" w:hAnsi="Times New Roman" w:cs="Times New Roman"/>
          </w:rPr>
          <w:t>. For instance,</w:t>
        </w:r>
      </w:ins>
      <w:r w:rsidR="006873F6">
        <w:rPr>
          <w:rFonts w:ascii="Times New Roman" w:hAnsi="Times New Roman" w:cs="Times New Roman"/>
        </w:rPr>
        <w:t xml:space="preserve"> if </w:t>
      </w:r>
      <w:r w:rsidR="004D271B">
        <w:rPr>
          <w:rFonts w:ascii="Times New Roman" w:hAnsi="Times New Roman" w:cs="Times New Roman"/>
        </w:rPr>
        <w:t>infants</w:t>
      </w:r>
      <w:ins w:id="71" w:author="Benton, Deon" w:date="2026-04-24T20:40:00Z" w16du:dateUtc="2026-04-25T01:40:00Z">
        <w:r w:rsidR="00DC3BD9">
          <w:rPr>
            <w:rFonts w:ascii="Times New Roman" w:hAnsi="Times New Roman" w:cs="Times New Roman"/>
          </w:rPr>
          <w:t xml:space="preserve">—who </w:t>
        </w:r>
      </w:ins>
      <w:ins w:id="72" w:author="Benton, Deon" w:date="2026-04-26T00:15:00Z" w16du:dateUtc="2026-04-26T05:15:00Z">
        <w:r>
          <w:rPr>
            <w:rFonts w:ascii="Times New Roman" w:hAnsi="Times New Roman" w:cs="Times New Roman"/>
          </w:rPr>
          <w:t>are known to</w:t>
        </w:r>
      </w:ins>
      <w:ins w:id="73" w:author="Benton, Deon" w:date="2026-04-24T20:41:00Z" w16du:dateUtc="2026-04-25T01:41:00Z">
        <w:r w:rsidR="00DC3BD9">
          <w:rPr>
            <w:rFonts w:ascii="Times New Roman" w:hAnsi="Times New Roman" w:cs="Times New Roman"/>
          </w:rPr>
          <w:t xml:space="preserve"> look longer at novel than at </w:t>
        </w:r>
        <w:r w:rsidR="00DC3BD9">
          <w:rPr>
            <w:rFonts w:ascii="Times New Roman" w:hAnsi="Times New Roman" w:cs="Times New Roman"/>
          </w:rPr>
          <w:lastRenderedPageBreak/>
          <w:t xml:space="preserve">familiar stimuli following habituation (e.g., </w:t>
        </w:r>
      </w:ins>
      <w:ins w:id="74" w:author="Benton, Deon" w:date="2026-04-26T00:15:00Z" w16du:dateUtc="2026-04-26T05:15:00Z">
        <w:r>
          <w:rPr>
            <w:rFonts w:ascii="Times New Roman" w:hAnsi="Times New Roman" w:cs="Times New Roman"/>
          </w:rPr>
          <w:t xml:space="preserve">Cohen, 1973; </w:t>
        </w:r>
      </w:ins>
      <w:ins w:id="75" w:author="Benton, Deon" w:date="2026-04-24T20:41:00Z" w16du:dateUtc="2026-04-25T01:41:00Z">
        <w:r w:rsidR="00DC3BD9">
          <w:rPr>
            <w:rFonts w:ascii="Times New Roman" w:hAnsi="Times New Roman" w:cs="Times New Roman"/>
          </w:rPr>
          <w:t>Sokolov, 1963)—</w:t>
        </w:r>
      </w:ins>
      <w:r w:rsidR="004D271B">
        <w:rPr>
          <w:rFonts w:ascii="Times New Roman" w:hAnsi="Times New Roman" w:cs="Times New Roman"/>
        </w:rPr>
        <w:t xml:space="preserve">perceived the </w:t>
      </w:r>
      <w:r w:rsidR="00D315F6">
        <w:rPr>
          <w:rFonts w:ascii="Times New Roman" w:hAnsi="Times New Roman" w:cs="Times New Roman"/>
        </w:rPr>
        <w:t>straight trajector</w:t>
      </w:r>
      <w:r w:rsidR="004D271B">
        <w:rPr>
          <w:rFonts w:ascii="Times New Roman" w:hAnsi="Times New Roman" w:cs="Times New Roman"/>
        </w:rPr>
        <w:t xml:space="preserve">y </w:t>
      </w:r>
      <w:ins w:id="76" w:author="Benton, Deon" w:date="2026-04-24T20:39:00Z" w16du:dateUtc="2026-04-25T01:39:00Z">
        <w:r w:rsidR="00DC3BD9">
          <w:rPr>
            <w:rFonts w:ascii="Times New Roman" w:hAnsi="Times New Roman" w:cs="Times New Roman"/>
          </w:rPr>
          <w:t>as mo</w:t>
        </w:r>
      </w:ins>
      <w:ins w:id="77" w:author="Benton, Deon" w:date="2026-04-24T20:40:00Z" w16du:dateUtc="2026-04-25T01:40:00Z">
        <w:r w:rsidR="00DC3BD9">
          <w:rPr>
            <w:rFonts w:ascii="Times New Roman" w:hAnsi="Times New Roman" w:cs="Times New Roman"/>
          </w:rPr>
          <w:t>re</w:t>
        </w:r>
      </w:ins>
      <w:r w:rsidR="004D271B">
        <w:rPr>
          <w:rFonts w:ascii="Times New Roman" w:hAnsi="Times New Roman" w:cs="Times New Roman"/>
        </w:rPr>
        <w:t xml:space="preserve"> familiar than the curved one</w:t>
      </w:r>
      <w:r w:rsidR="00DC3BD9">
        <w:rPr>
          <w:rFonts w:ascii="Times New Roman" w:hAnsi="Times New Roman" w:cs="Times New Roman"/>
        </w:rPr>
        <w:t xml:space="preserve">, </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ins w:id="78" w:author="Benton, Deon" w:date="2026-04-24T20:41:00Z" w16du:dateUtc="2026-04-25T01:41:00Z">
        <w:r w:rsidR="00DC3BD9">
          <w:rPr>
            <w:rFonts w:ascii="Times New Roman" w:hAnsi="Times New Roman" w:cs="Times New Roman"/>
          </w:rPr>
          <w:t>novel</w:t>
        </w:r>
      </w:ins>
      <w:ins w:id="79" w:author="Benton, Deon" w:date="2026-04-26T00:16:00Z" w16du:dateUtc="2026-04-26T05:16:00Z">
        <w:r w:rsidR="006B5510">
          <w:rPr>
            <w:rFonts w:ascii="Times New Roman" w:hAnsi="Times New Roman" w:cs="Times New Roman"/>
          </w:rPr>
          <w:t>,</w:t>
        </w:r>
      </w:ins>
      <w:r w:rsidR="004D271B">
        <w:rPr>
          <w:rFonts w:ascii="Times New Roman" w:hAnsi="Times New Roman" w:cs="Times New Roman"/>
        </w:rPr>
        <w:t xml:space="preserve"> inefficient test events</w:t>
      </w:r>
      <w:ins w:id="80" w:author="Benton, Deon" w:date="2026-04-26T00:16:00Z" w16du:dateUtc="2026-04-26T05:16:00Z">
        <w:r w:rsidR="006B5510">
          <w:rPr>
            <w:rFonts w:ascii="Times New Roman" w:hAnsi="Times New Roman" w:cs="Times New Roman"/>
          </w:rPr>
          <w:t xml:space="preserve"> depicting arced motion</w:t>
        </w:r>
      </w:ins>
      <w:r w:rsidR="004D271B">
        <w:rPr>
          <w:rFonts w:ascii="Times New Roman" w:hAnsi="Times New Roman" w:cs="Times New Roman"/>
        </w:rPr>
        <w:t xml:space="preserve"> than </w:t>
      </w:r>
      <w:ins w:id="81" w:author="Benton, Deon" w:date="2026-04-24T20:52:00Z" w16du:dateUtc="2026-04-25T01:52:00Z">
        <w:r w:rsidR="002C2BDF">
          <w:rPr>
            <w:rFonts w:ascii="Times New Roman" w:hAnsi="Times New Roman" w:cs="Times New Roman"/>
          </w:rPr>
          <w:t xml:space="preserve">at </w:t>
        </w:r>
      </w:ins>
      <w:ins w:id="82" w:author="Benton, Deon" w:date="2026-04-24T20:41:00Z" w16du:dateUtc="2026-04-25T01:41:00Z">
        <w:r w:rsidR="00DC3BD9">
          <w:rPr>
            <w:rFonts w:ascii="Times New Roman" w:hAnsi="Times New Roman" w:cs="Times New Roman"/>
          </w:rPr>
          <w:t>familiar</w:t>
        </w:r>
      </w:ins>
      <w:ins w:id="83" w:author="Benton, Deon" w:date="2026-04-24T20:54:00Z" w16du:dateUtc="2026-04-25T01:54:00Z">
        <w:r w:rsidR="00B17B18">
          <w:rPr>
            <w:rFonts w:ascii="Times New Roman" w:hAnsi="Times New Roman" w:cs="Times New Roman"/>
          </w:rPr>
          <w:t>,</w:t>
        </w:r>
      </w:ins>
      <w:r w:rsidR="004D271B">
        <w:rPr>
          <w:rFonts w:ascii="Times New Roman" w:hAnsi="Times New Roman" w:cs="Times New Roman"/>
        </w:rPr>
        <w:t xml:space="preserve"> efficient ones</w:t>
      </w:r>
      <w:ins w:id="84" w:author="Benton, Deon" w:date="2026-04-26T00:16:00Z" w16du:dateUtc="2026-04-26T05:16:00Z">
        <w:r w:rsidR="006B5510">
          <w:rPr>
            <w:rFonts w:ascii="Times New Roman" w:hAnsi="Times New Roman" w:cs="Times New Roman"/>
          </w:rPr>
          <w:t xml:space="preserve"> depicting linear motion</w:t>
        </w:r>
      </w:ins>
      <w:r w:rsidR="004D271B">
        <w:rPr>
          <w:rFonts w:ascii="Times New Roman" w:hAnsi="Times New Roman" w:cs="Times New Roman"/>
        </w:rPr>
        <w:t>.</w:t>
      </w:r>
      <w:r w:rsidR="00EC2EE5">
        <w:rPr>
          <w:rFonts w:ascii="Times New Roman" w:hAnsi="Times New Roman" w:cs="Times New Roman"/>
        </w:rPr>
        <w:t xml:space="preserve"> </w:t>
      </w:r>
      <w:ins w:id="85" w:author="Benton, Deon" w:date="2026-04-24T20:41:00Z" w16du:dateUtc="2026-04-25T01:41:00Z">
        <w:r w:rsidR="00DC3BD9">
          <w:rPr>
            <w:rFonts w:ascii="Times New Roman" w:hAnsi="Times New Roman" w:cs="Times New Roman"/>
          </w:rPr>
          <w:t xml:space="preserve">The </w:t>
        </w:r>
      </w:ins>
      <w:ins w:id="86" w:author="Benton, Deon" w:date="2026-04-24T20:42:00Z" w16du:dateUtc="2026-04-25T01:42:00Z">
        <w:r w:rsidR="00DC3BD9">
          <w:rPr>
            <w:rFonts w:ascii="Times New Roman" w:hAnsi="Times New Roman" w:cs="Times New Roman"/>
          </w:rPr>
          <w:t>significance of such a pattern of looking is that it</w:t>
        </w:r>
      </w:ins>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this study </w:t>
      </w:r>
      <w:ins w:id="87" w:author="Benton, Deon" w:date="2026-04-26T00:17:00Z" w16du:dateUtc="2026-04-26T05:17:00Z">
        <w:r w:rsidR="0021738E">
          <w:rPr>
            <w:rFonts w:ascii="Times New Roman" w:hAnsi="Times New Roman" w:cs="Times New Roman"/>
          </w:rPr>
          <w:t xml:space="preserve">may have had </w:t>
        </w:r>
      </w:ins>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ins w:id="88" w:author="Benton, Deon" w:date="2026-04-26T00:17:00Z" w16du:dateUtc="2026-04-26T05:17:00Z">
        <w:r w:rsidR="0021738E">
          <w:rPr>
            <w:rFonts w:ascii="Times New Roman" w:hAnsi="Times New Roman" w:cs="Times New Roman"/>
          </w:rPr>
          <w:t xml:space="preserve"> to and encoding of the geometry of their own successful reaches</w:t>
        </w:r>
      </w:ins>
      <w:ins w:id="89" w:author="Benton, Deon" w:date="2026-04-26T00:18:00Z" w16du:dateUtc="2026-04-26T05:18:00Z">
        <w:r w:rsidR="0021738E">
          <w:rPr>
            <w:rFonts w:ascii="Times New Roman" w:hAnsi="Times New Roman" w:cs="Times New Roman"/>
          </w:rPr>
          <w:t xml:space="preserve"> and the features of the contacted object</w:t>
        </w:r>
      </w:ins>
      <w:ins w:id="90" w:author="Benton, Deon" w:date="2026-04-26T00:17:00Z" w16du:dateUtc="2026-04-26T05:17:00Z">
        <w:r w:rsidR="0021738E">
          <w:rPr>
            <w:rFonts w:ascii="Times New Roman" w:hAnsi="Times New Roman" w:cs="Times New Roman"/>
          </w:rPr>
          <w:t xml:space="preserve">, </w:t>
        </w:r>
      </w:ins>
      <w:ins w:id="91" w:author="Benton, Deon" w:date="2026-04-26T00:18:00Z" w16du:dateUtc="2026-04-26T05:18:00Z">
        <w:r w:rsidR="0021738E">
          <w:rPr>
            <w:rFonts w:ascii="Times New Roman" w:hAnsi="Times New Roman" w:cs="Times New Roman"/>
          </w:rPr>
          <w:t xml:space="preserve">perhaps </w:t>
        </w:r>
      </w:ins>
      <w:ins w:id="92" w:author="Benton, Deon" w:date="2026-04-26T00:17:00Z" w16du:dateUtc="2026-04-26T05:17:00Z">
        <w:r w:rsidR="0021738E">
          <w:rPr>
            <w:rFonts w:ascii="Times New Roman" w:hAnsi="Times New Roman" w:cs="Times New Roman"/>
          </w:rPr>
          <w:t xml:space="preserve">among other things. </w:t>
        </w:r>
      </w:ins>
    </w:p>
    <w:p w14:paraId="2852AB09" w14:textId="6ABFF316" w:rsidR="00D16B47" w:rsidRDefault="00D16B47" w:rsidP="00AF5451">
      <w:pPr>
        <w:spacing w:line="480" w:lineRule="auto"/>
        <w:ind w:firstLine="720"/>
        <w:contextualSpacing/>
        <w:rPr>
          <w:rFonts w:ascii="Times New Roman" w:hAnsi="Times New Roman" w:cs="Times New Roman"/>
        </w:rPr>
      </w:pPr>
      <w:ins w:id="93" w:author="Benton, Deon" w:date="2026-04-27T13:01:00Z" w16du:dateUtc="2026-04-27T18:01:00Z">
        <w:r>
          <w:rPr>
            <w:rFonts w:ascii="Times New Roman" w:hAnsi="Times New Roman" w:cs="Times New Roman"/>
          </w:rPr>
          <w:t xml:space="preserve">One </w:t>
        </w:r>
      </w:ins>
      <w:ins w:id="94" w:author="Benton, Deon" w:date="2026-04-27T14:15:00Z" w16du:dateUtc="2026-04-27T19:15:00Z">
        <w:r w:rsidR="00F04FA5">
          <w:rPr>
            <w:rFonts w:ascii="Times New Roman" w:hAnsi="Times New Roman" w:cs="Times New Roman"/>
          </w:rPr>
          <w:t xml:space="preserve">potential </w:t>
        </w:r>
      </w:ins>
      <w:ins w:id="95" w:author="Benton, Deon" w:date="2026-04-27T14:19:00Z" w16du:dateUtc="2026-04-27T19:19:00Z">
        <w:r w:rsidR="002A69C6">
          <w:rPr>
            <w:rFonts w:ascii="Times New Roman" w:hAnsi="Times New Roman" w:cs="Times New Roman"/>
          </w:rPr>
          <w:t>question</w:t>
        </w:r>
      </w:ins>
      <w:ins w:id="96" w:author="Benton, Deon" w:date="2026-04-27T14:15:00Z" w16du:dateUtc="2026-04-27T19:15:00Z">
        <w:r w:rsidR="00F04FA5">
          <w:rPr>
            <w:rFonts w:ascii="Times New Roman" w:hAnsi="Times New Roman" w:cs="Times New Roman"/>
          </w:rPr>
          <w:t xml:space="preserve"> </w:t>
        </w:r>
        <w:proofErr w:type="gramStart"/>
        <w:r w:rsidR="00F04FA5">
          <w:rPr>
            <w:rFonts w:ascii="Times New Roman" w:hAnsi="Times New Roman" w:cs="Times New Roman"/>
          </w:rPr>
          <w:t>that</w:t>
        </w:r>
        <w:proofErr w:type="gramEnd"/>
        <w:r w:rsidR="00F04FA5">
          <w:rPr>
            <w:rFonts w:ascii="Times New Roman" w:hAnsi="Times New Roman" w:cs="Times New Roman"/>
          </w:rPr>
          <w:t xml:space="preserve"> this</w:t>
        </w:r>
      </w:ins>
      <w:ins w:id="97" w:author="Benton, Deon" w:date="2026-04-27T13:01:00Z" w16du:dateUtc="2026-04-27T18:01:00Z">
        <w:r>
          <w:rPr>
            <w:rFonts w:ascii="Times New Roman" w:hAnsi="Times New Roman" w:cs="Times New Roman"/>
          </w:rPr>
          <w:t xml:space="preserve"> account of</w:t>
        </w:r>
      </w:ins>
      <w:ins w:id="98" w:author="Benton, Deon" w:date="2026-04-27T14:15:00Z" w16du:dateUtc="2026-04-27T19:15:00Z">
        <w:r w:rsidR="00F04FA5">
          <w:rPr>
            <w:rFonts w:ascii="Times New Roman" w:hAnsi="Times New Roman" w:cs="Times New Roman"/>
          </w:rPr>
          <w:t xml:space="preserve"> </w:t>
        </w:r>
      </w:ins>
      <w:ins w:id="99" w:author="Benton, Deon" w:date="2026-04-27T14:59:00Z" w16du:dateUtc="2026-04-27T19:59:00Z">
        <w:r w:rsidR="00AB2187">
          <w:rPr>
            <w:rFonts w:ascii="Times New Roman" w:hAnsi="Times New Roman" w:cs="Times New Roman"/>
          </w:rPr>
          <w:t>the looking behavior of</w:t>
        </w:r>
      </w:ins>
      <w:ins w:id="100" w:author="Benton, Deon" w:date="2026-04-27T13:01:00Z" w16du:dateUtc="2026-04-27T18:01:00Z">
        <w:r>
          <w:rPr>
            <w:rFonts w:ascii="Times New Roman" w:hAnsi="Times New Roman" w:cs="Times New Roman"/>
          </w:rPr>
          <w:t xml:space="preserve"> </w:t>
        </w:r>
      </w:ins>
      <w:ins w:id="101" w:author="Benton, Deon" w:date="2026-04-27T13:47:00Z" w16du:dateUtc="2026-04-27T18:47:00Z">
        <w:r w:rsidR="00CA7723">
          <w:rPr>
            <w:rFonts w:ascii="Times New Roman" w:hAnsi="Times New Roman" w:cs="Times New Roman"/>
          </w:rPr>
          <w:t>pre</w:t>
        </w:r>
      </w:ins>
      <w:ins w:id="102" w:author="Benton, Deon" w:date="2026-04-27T13:07:00Z" w16du:dateUtc="2026-04-27T18:07:00Z">
        <w:r w:rsidR="008E61B0">
          <w:rPr>
            <w:rFonts w:ascii="Times New Roman" w:hAnsi="Times New Roman" w:cs="Times New Roman"/>
          </w:rPr>
          <w:t>-reaching infants</w:t>
        </w:r>
      </w:ins>
      <w:ins w:id="103" w:author="Benton, Deon" w:date="2026-04-27T13:47:00Z" w16du:dateUtc="2026-04-27T18:47:00Z">
        <w:r w:rsidR="00CA7723">
          <w:rPr>
            <w:rFonts w:ascii="Times New Roman" w:hAnsi="Times New Roman" w:cs="Times New Roman"/>
          </w:rPr>
          <w:t xml:space="preserve"> </w:t>
        </w:r>
      </w:ins>
      <w:ins w:id="104" w:author="Benton, Deon" w:date="2026-04-27T14:19:00Z" w16du:dateUtc="2026-04-27T19:19:00Z">
        <w:r w:rsidR="002A69C6">
          <w:rPr>
            <w:rFonts w:ascii="Times New Roman" w:hAnsi="Times New Roman" w:cs="Times New Roman"/>
          </w:rPr>
          <w:t>raises</w:t>
        </w:r>
      </w:ins>
      <w:ins w:id="105" w:author="Benton, Deon" w:date="2026-04-27T13:07:00Z" w16du:dateUtc="2026-04-27T18:07:00Z">
        <w:r w:rsidR="008E61B0">
          <w:rPr>
            <w:rFonts w:ascii="Times New Roman" w:hAnsi="Times New Roman" w:cs="Times New Roman"/>
          </w:rPr>
          <w:t xml:space="preserve"> </w:t>
        </w:r>
      </w:ins>
      <w:ins w:id="106" w:author="Benton, Deon" w:date="2026-04-27T13:04:00Z" w16du:dateUtc="2026-04-27T18:04:00Z">
        <w:r w:rsidR="008A0F87">
          <w:rPr>
            <w:rFonts w:ascii="Times New Roman" w:hAnsi="Times New Roman" w:cs="Times New Roman"/>
          </w:rPr>
          <w:t xml:space="preserve">concerns </w:t>
        </w:r>
      </w:ins>
      <w:ins w:id="107" w:author="Benton, Deon" w:date="2026-04-27T13:07:00Z" w16du:dateUtc="2026-04-27T18:07:00Z">
        <w:r w:rsidR="008E61B0">
          <w:rPr>
            <w:rFonts w:ascii="Times New Roman" w:hAnsi="Times New Roman" w:cs="Times New Roman"/>
          </w:rPr>
          <w:t xml:space="preserve">how </w:t>
        </w:r>
      </w:ins>
      <w:ins w:id="108" w:author="Benton, Deon" w:date="2026-04-27T14:17:00Z" w16du:dateUtc="2026-04-27T19:17:00Z">
        <w:r w:rsidR="00F04FA5">
          <w:rPr>
            <w:rFonts w:ascii="Times New Roman" w:hAnsi="Times New Roman" w:cs="Times New Roman"/>
          </w:rPr>
          <w:t>they detect a</w:t>
        </w:r>
      </w:ins>
      <w:ins w:id="109" w:author="Benton, Deon" w:date="2026-04-27T14:16:00Z" w16du:dateUtc="2026-04-27T19:16:00Z">
        <w:r w:rsidR="00F04FA5">
          <w:rPr>
            <w:rFonts w:ascii="Times New Roman" w:hAnsi="Times New Roman" w:cs="Times New Roman"/>
          </w:rPr>
          <w:t xml:space="preserve"> correspondence between </w:t>
        </w:r>
      </w:ins>
      <w:ins w:id="110" w:author="Benton, Deon" w:date="2026-04-27T14:19:00Z" w16du:dateUtc="2026-04-27T19:19:00Z">
        <w:r w:rsidR="002A69C6">
          <w:rPr>
            <w:rFonts w:ascii="Times New Roman" w:hAnsi="Times New Roman" w:cs="Times New Roman"/>
          </w:rPr>
          <w:t>their</w:t>
        </w:r>
      </w:ins>
      <w:ins w:id="111" w:author="Benton, Deon" w:date="2026-04-27T15:24:00Z" w16du:dateUtc="2026-04-27T20:24:00Z">
        <w:r w:rsidR="003F4043">
          <w:rPr>
            <w:rFonts w:ascii="Times New Roman" w:hAnsi="Times New Roman" w:cs="Times New Roman"/>
          </w:rPr>
          <w:t xml:space="preserve"> own reaches and that of another </w:t>
        </w:r>
      </w:ins>
      <w:ins w:id="112" w:author="Benton, Deon" w:date="2026-04-27T15:25:00Z" w16du:dateUtc="2026-04-27T20:25:00Z">
        <w:r w:rsidR="003F4043">
          <w:rPr>
            <w:rFonts w:ascii="Times New Roman" w:hAnsi="Times New Roman" w:cs="Times New Roman"/>
          </w:rPr>
          <w:t xml:space="preserve">individual </w:t>
        </w:r>
      </w:ins>
      <w:ins w:id="113" w:author="Benton, Deon" w:date="2026-04-27T14:16:00Z" w16du:dateUtc="2026-04-27T19:16:00Z">
        <w:r w:rsidR="00F04FA5">
          <w:rPr>
            <w:rFonts w:ascii="Times New Roman" w:hAnsi="Times New Roman" w:cs="Times New Roman"/>
          </w:rPr>
          <w:t>during the efficient test event</w:t>
        </w:r>
      </w:ins>
      <w:ins w:id="114" w:author="Benton, Deon" w:date="2026-04-27T14:17:00Z" w16du:dateUtc="2026-04-27T19:17:00Z">
        <w:r w:rsidR="00F04FA5">
          <w:rPr>
            <w:rFonts w:ascii="Times New Roman" w:hAnsi="Times New Roman" w:cs="Times New Roman"/>
          </w:rPr>
          <w:t xml:space="preserve"> in the first place</w:t>
        </w:r>
      </w:ins>
      <w:ins w:id="115" w:author="Benton, Deon" w:date="2026-04-27T14:16:00Z" w16du:dateUtc="2026-04-27T19:16:00Z">
        <w:r w:rsidR="00F04FA5">
          <w:rPr>
            <w:rFonts w:ascii="Times New Roman" w:hAnsi="Times New Roman" w:cs="Times New Roman"/>
          </w:rPr>
          <w:t>.</w:t>
        </w:r>
      </w:ins>
      <w:ins w:id="116" w:author="Benton, Deon" w:date="2026-04-27T14:48:00Z" w16du:dateUtc="2026-04-27T19:48:00Z">
        <w:r w:rsidR="00372BC6">
          <w:rPr>
            <w:rFonts w:ascii="Times New Roman" w:hAnsi="Times New Roman" w:cs="Times New Roman"/>
          </w:rPr>
          <w:t xml:space="preserve"> It is one thing to </w:t>
        </w:r>
      </w:ins>
      <w:ins w:id="117" w:author="Benton, Deon" w:date="2026-04-27T14:49:00Z" w16du:dateUtc="2026-04-27T19:49:00Z">
        <w:r w:rsidR="00372BC6">
          <w:rPr>
            <w:rFonts w:ascii="Times New Roman" w:hAnsi="Times New Roman" w:cs="Times New Roman"/>
          </w:rPr>
          <w:t>encode one’s own actions; it is a different thing to map those actions to</w:t>
        </w:r>
      </w:ins>
      <w:ins w:id="118" w:author="Benton, Deon" w:date="2026-04-27T15:00:00Z" w16du:dateUtc="2026-04-27T20:00:00Z">
        <w:r w:rsidR="00AB2187">
          <w:rPr>
            <w:rFonts w:ascii="Times New Roman" w:hAnsi="Times New Roman" w:cs="Times New Roman"/>
          </w:rPr>
          <w:t xml:space="preserve"> the</w:t>
        </w:r>
      </w:ins>
      <w:ins w:id="119" w:author="Benton, Deon" w:date="2026-04-27T14:49:00Z" w16du:dateUtc="2026-04-27T19:49:00Z">
        <w:r w:rsidR="00372BC6">
          <w:rPr>
            <w:rFonts w:ascii="Times New Roman" w:hAnsi="Times New Roman" w:cs="Times New Roman"/>
          </w:rPr>
          <w:t xml:space="preserve"> external actions</w:t>
        </w:r>
      </w:ins>
      <w:ins w:id="120" w:author="Benton, Deon" w:date="2026-04-27T15:00:00Z" w16du:dateUtc="2026-04-27T20:00:00Z">
        <w:r w:rsidR="00AB2187">
          <w:rPr>
            <w:rFonts w:ascii="Times New Roman" w:hAnsi="Times New Roman" w:cs="Times New Roman"/>
          </w:rPr>
          <w:t xml:space="preserve"> of others</w:t>
        </w:r>
      </w:ins>
      <w:ins w:id="121" w:author="Benton, Deon" w:date="2026-04-27T14:49:00Z" w16du:dateUtc="2026-04-27T19:49:00Z">
        <w:r w:rsidR="00372BC6">
          <w:rPr>
            <w:rFonts w:ascii="Times New Roman" w:hAnsi="Times New Roman" w:cs="Times New Roman"/>
          </w:rPr>
          <w:t>.</w:t>
        </w:r>
      </w:ins>
      <w:ins w:id="122" w:author="Benton, Deon" w:date="2026-04-27T14:48:00Z" w16du:dateUtc="2026-04-27T19:48:00Z">
        <w:r w:rsidR="00372BC6">
          <w:rPr>
            <w:rFonts w:ascii="Times New Roman" w:hAnsi="Times New Roman" w:cs="Times New Roman"/>
          </w:rPr>
          <w:t xml:space="preserve"> Yet,</w:t>
        </w:r>
      </w:ins>
      <w:ins w:id="123" w:author="Benton, Deon" w:date="2026-04-27T14:20:00Z" w16du:dateUtc="2026-04-27T19:20:00Z">
        <w:r w:rsidR="0016695E">
          <w:rPr>
            <w:rFonts w:ascii="Times New Roman" w:hAnsi="Times New Roman" w:cs="Times New Roman"/>
          </w:rPr>
          <w:t xml:space="preserve"> </w:t>
        </w:r>
      </w:ins>
      <w:ins w:id="124" w:author="Benton, Deon" w:date="2026-04-27T14:49:00Z" w16du:dateUtc="2026-04-27T19:49:00Z">
        <w:r w:rsidR="00372BC6">
          <w:rPr>
            <w:rFonts w:ascii="Times New Roman" w:hAnsi="Times New Roman" w:cs="Times New Roman"/>
          </w:rPr>
          <w:t>such detection abilities are likely</w:t>
        </w:r>
      </w:ins>
      <w:ins w:id="125" w:author="Benton, Deon" w:date="2026-04-27T14:20:00Z" w16du:dateUtc="2026-04-27T19:20:00Z">
        <w:r w:rsidR="0016695E">
          <w:rPr>
            <w:rFonts w:ascii="Times New Roman" w:hAnsi="Times New Roman" w:cs="Times New Roman"/>
          </w:rPr>
          <w:t xml:space="preserve"> </w:t>
        </w:r>
      </w:ins>
      <w:ins w:id="126" w:author="Benton, Deon" w:date="2026-04-27T15:00:00Z" w16du:dateUtc="2026-04-27T20:00:00Z">
        <w:r w:rsidR="00326503">
          <w:rPr>
            <w:rFonts w:ascii="Times New Roman" w:hAnsi="Times New Roman" w:cs="Times New Roman"/>
          </w:rPr>
          <w:t>needed</w:t>
        </w:r>
      </w:ins>
      <w:ins w:id="127" w:author="Benton, Deon" w:date="2026-04-27T14:20:00Z" w16du:dateUtc="2026-04-27T19:20:00Z">
        <w:r w:rsidR="0016695E">
          <w:rPr>
            <w:rFonts w:ascii="Times New Roman" w:hAnsi="Times New Roman" w:cs="Times New Roman"/>
          </w:rPr>
          <w:t xml:space="preserve"> before</w:t>
        </w:r>
      </w:ins>
      <w:ins w:id="128" w:author="Benton, Deon" w:date="2026-04-27T14:49:00Z" w16du:dateUtc="2026-04-27T19:49:00Z">
        <w:r w:rsidR="00B245D2">
          <w:rPr>
            <w:rFonts w:ascii="Times New Roman" w:hAnsi="Times New Roman" w:cs="Times New Roman"/>
          </w:rPr>
          <w:t xml:space="preserve"> the</w:t>
        </w:r>
      </w:ins>
      <w:ins w:id="129" w:author="Benton, Deon" w:date="2026-04-27T14:20:00Z" w16du:dateUtc="2026-04-27T19:20:00Z">
        <w:r w:rsidR="0016695E">
          <w:rPr>
            <w:rFonts w:ascii="Times New Roman" w:hAnsi="Times New Roman" w:cs="Times New Roman"/>
          </w:rPr>
          <w:t xml:space="preserve"> efficient test event</w:t>
        </w:r>
      </w:ins>
      <w:ins w:id="130" w:author="Benton, Deon" w:date="2026-04-27T14:21:00Z" w16du:dateUtc="2026-04-27T19:21:00Z">
        <w:r w:rsidR="0016695E">
          <w:rPr>
            <w:rFonts w:ascii="Times New Roman" w:hAnsi="Times New Roman" w:cs="Times New Roman"/>
          </w:rPr>
          <w:t xml:space="preserve"> </w:t>
        </w:r>
      </w:ins>
      <w:ins w:id="131" w:author="Benton, Deon" w:date="2026-04-27T15:00:00Z" w16du:dateUtc="2026-04-27T20:00:00Z">
        <w:r w:rsidR="0034287D">
          <w:rPr>
            <w:rFonts w:ascii="Times New Roman" w:hAnsi="Times New Roman" w:cs="Times New Roman"/>
          </w:rPr>
          <w:t xml:space="preserve">is treated </w:t>
        </w:r>
      </w:ins>
      <w:ins w:id="132" w:author="Benton, Deon" w:date="2026-04-27T14:21:00Z" w16du:dateUtc="2026-04-27T19:21:00Z">
        <w:r w:rsidR="0016695E">
          <w:rPr>
            <w:rFonts w:ascii="Times New Roman" w:hAnsi="Times New Roman" w:cs="Times New Roman"/>
          </w:rPr>
          <w:t>as familiar. One</w:t>
        </w:r>
      </w:ins>
      <w:ins w:id="133" w:author="Benton, Deon" w:date="2026-04-27T14:50:00Z" w16du:dateUtc="2026-04-27T19:50:00Z">
        <w:r w:rsidR="00D1738D">
          <w:rPr>
            <w:rFonts w:ascii="Times New Roman" w:hAnsi="Times New Roman" w:cs="Times New Roman"/>
          </w:rPr>
          <w:t xml:space="preserve"> potential solution to this problem is to note that</w:t>
        </w:r>
      </w:ins>
      <w:ins w:id="134" w:author="Benton, Deon" w:date="2026-04-27T14:28:00Z" w16du:dateUtc="2026-04-27T19:28:00Z">
        <w:r w:rsidR="006A2F94">
          <w:rPr>
            <w:rFonts w:ascii="Times New Roman" w:hAnsi="Times New Roman" w:cs="Times New Roman"/>
          </w:rPr>
          <w:t xml:space="preserve"> self-recognition</w:t>
        </w:r>
      </w:ins>
      <w:ins w:id="135" w:author="Benton, Deon" w:date="2026-04-27T14:34:00Z" w16du:dateUtc="2026-04-27T19:34:00Z">
        <w:r w:rsidR="00BC19E0">
          <w:rPr>
            <w:rFonts w:ascii="Times New Roman" w:hAnsi="Times New Roman" w:cs="Times New Roman"/>
          </w:rPr>
          <w:t>,</w:t>
        </w:r>
      </w:ins>
      <w:ins w:id="136" w:author="Benton, Deon" w:date="2026-04-27T14:29:00Z" w16du:dateUtc="2026-04-27T19:29:00Z">
        <w:r w:rsidR="006A2F94">
          <w:rPr>
            <w:rFonts w:ascii="Times New Roman" w:hAnsi="Times New Roman" w:cs="Times New Roman"/>
          </w:rPr>
          <w:t xml:space="preserve"> or the ability to recognize one’s</w:t>
        </w:r>
      </w:ins>
      <w:ins w:id="137" w:author="Benton, Deon" w:date="2026-04-27T14:34:00Z" w16du:dateUtc="2026-04-27T19:34:00Z">
        <w:r w:rsidR="00BC19E0">
          <w:rPr>
            <w:rFonts w:ascii="Times New Roman" w:hAnsi="Times New Roman" w:cs="Times New Roman"/>
          </w:rPr>
          <w:t xml:space="preserve"> </w:t>
        </w:r>
      </w:ins>
      <w:ins w:id="138" w:author="Benton, Deon" w:date="2026-04-27T14:29:00Z" w16du:dateUtc="2026-04-27T19:29:00Z">
        <w:r w:rsidR="006A2F94">
          <w:rPr>
            <w:rFonts w:ascii="Times New Roman" w:hAnsi="Times New Roman" w:cs="Times New Roman"/>
          </w:rPr>
          <w:t>image as their own</w:t>
        </w:r>
      </w:ins>
      <w:ins w:id="139" w:author="Benton, Deon" w:date="2026-04-27T14:35:00Z" w16du:dateUtc="2026-04-27T19:35:00Z">
        <w:r w:rsidR="00BC19E0">
          <w:rPr>
            <w:rFonts w:ascii="Times New Roman" w:hAnsi="Times New Roman" w:cs="Times New Roman"/>
          </w:rPr>
          <w:t>,</w:t>
        </w:r>
      </w:ins>
      <w:ins w:id="140" w:author="Benton, Deon" w:date="2026-04-27T14:29:00Z" w16du:dateUtc="2026-04-27T19:29:00Z">
        <w:r w:rsidR="006A2F94">
          <w:rPr>
            <w:rFonts w:ascii="Times New Roman" w:hAnsi="Times New Roman" w:cs="Times New Roman"/>
          </w:rPr>
          <w:t xml:space="preserve"> is not in place until well after the second year of life (e.g., </w:t>
        </w:r>
      </w:ins>
      <w:ins w:id="141" w:author="Benton, Deon" w:date="2026-04-27T14:30:00Z" w16du:dateUtc="2026-04-27T19:30:00Z">
        <w:r w:rsidR="006A2F94">
          <w:rPr>
            <w:rFonts w:ascii="Times New Roman" w:hAnsi="Times New Roman" w:cs="Times New Roman"/>
          </w:rPr>
          <w:t>Amsterdam, 1972)</w:t>
        </w:r>
      </w:ins>
      <w:ins w:id="142" w:author="Benton, Deon" w:date="2026-04-27T14:51:00Z" w16du:dateUtc="2026-04-27T19:51:00Z">
        <w:r w:rsidR="00D1738D">
          <w:rPr>
            <w:rFonts w:ascii="Times New Roman" w:hAnsi="Times New Roman" w:cs="Times New Roman"/>
          </w:rPr>
          <w:t xml:space="preserve">. This is relevant here because </w:t>
        </w:r>
      </w:ins>
      <w:ins w:id="143" w:author="Benton, Deon" w:date="2026-04-27T14:28:00Z" w16du:dateUtc="2026-04-27T19:28:00Z">
        <w:r w:rsidR="006A2F94">
          <w:rPr>
            <w:rFonts w:ascii="Times New Roman" w:hAnsi="Times New Roman" w:cs="Times New Roman"/>
          </w:rPr>
          <w:t>3-month-olds</w:t>
        </w:r>
      </w:ins>
      <w:ins w:id="144" w:author="Benton, Deon" w:date="2026-04-27T15:01:00Z" w16du:dateUtc="2026-04-27T20:01:00Z">
        <w:r w:rsidR="0034287D">
          <w:rPr>
            <w:rFonts w:ascii="Times New Roman" w:hAnsi="Times New Roman" w:cs="Times New Roman"/>
          </w:rPr>
          <w:t>—the population tested</w:t>
        </w:r>
      </w:ins>
      <w:ins w:id="145" w:author="Benton, Deon" w:date="2026-04-27T14:51:00Z" w16du:dateUtc="2026-04-27T19:51:00Z">
        <w:r w:rsidR="00D1738D">
          <w:rPr>
            <w:rFonts w:ascii="Times New Roman" w:hAnsi="Times New Roman" w:cs="Times New Roman"/>
          </w:rPr>
          <w:t xml:space="preserve"> in studies like that by Skerry et al. (2013)</w:t>
        </w:r>
      </w:ins>
      <w:ins w:id="146" w:author="Benton, Deon" w:date="2026-04-27T15:01:00Z" w16du:dateUtc="2026-04-27T20:01:00Z">
        <w:r w:rsidR="0034287D">
          <w:rPr>
            <w:rFonts w:ascii="Times New Roman" w:hAnsi="Times New Roman" w:cs="Times New Roman"/>
          </w:rPr>
          <w:t>—</w:t>
        </w:r>
      </w:ins>
      <w:ins w:id="147" w:author="Benton, Deon" w:date="2026-04-27T14:28:00Z" w16du:dateUtc="2026-04-27T19:28:00Z">
        <w:r w:rsidR="006A2F94">
          <w:rPr>
            <w:rFonts w:ascii="Times New Roman" w:hAnsi="Times New Roman" w:cs="Times New Roman"/>
          </w:rPr>
          <w:t>are well below this age</w:t>
        </w:r>
      </w:ins>
      <w:ins w:id="148" w:author="Benton, Deon" w:date="2026-04-27T14:51:00Z" w16du:dateUtc="2026-04-27T19:51:00Z">
        <w:r w:rsidR="00D1738D">
          <w:rPr>
            <w:rFonts w:ascii="Times New Roman" w:hAnsi="Times New Roman" w:cs="Times New Roman"/>
          </w:rPr>
          <w:t>.</w:t>
        </w:r>
      </w:ins>
      <w:ins w:id="149" w:author="Benton, Deon" w:date="2026-04-27T14:52:00Z" w16du:dateUtc="2026-04-27T19:52:00Z">
        <w:r w:rsidR="00D56C4D">
          <w:rPr>
            <w:rFonts w:ascii="Times New Roman" w:hAnsi="Times New Roman" w:cs="Times New Roman"/>
          </w:rPr>
          <w:t xml:space="preserve"> Th</w:t>
        </w:r>
      </w:ins>
      <w:ins w:id="150" w:author="Benton, Deon" w:date="2026-04-27T15:15:00Z" w16du:dateUtc="2026-04-27T20:15:00Z">
        <w:r w:rsidR="00AF5451">
          <w:rPr>
            <w:rFonts w:ascii="Times New Roman" w:hAnsi="Times New Roman" w:cs="Times New Roman"/>
          </w:rPr>
          <w:t xml:space="preserve">is has implications for </w:t>
        </w:r>
      </w:ins>
      <w:ins w:id="151" w:author="Benton, Deon" w:date="2026-04-27T14:53:00Z" w16du:dateUtc="2026-04-27T19:53:00Z">
        <w:r w:rsidR="00D56C4D">
          <w:rPr>
            <w:rFonts w:ascii="Times New Roman" w:hAnsi="Times New Roman" w:cs="Times New Roman"/>
          </w:rPr>
          <w:t>the reaching behavior of 3-month-olds</w:t>
        </w:r>
      </w:ins>
      <w:ins w:id="152" w:author="Benton, Deon" w:date="2026-04-27T15:16:00Z" w16du:dateUtc="2026-04-27T20:16:00Z">
        <w:r w:rsidR="00726E12">
          <w:rPr>
            <w:rFonts w:ascii="Times New Roman" w:hAnsi="Times New Roman" w:cs="Times New Roman"/>
          </w:rPr>
          <w:t>. The idea</w:t>
        </w:r>
      </w:ins>
      <w:ins w:id="153" w:author="Benton, Deon" w:date="2026-04-27T14:53:00Z" w16du:dateUtc="2026-04-27T19:53:00Z">
        <w:r w:rsidR="00D56C4D">
          <w:rPr>
            <w:rFonts w:ascii="Times New Roman" w:hAnsi="Times New Roman" w:cs="Times New Roman"/>
          </w:rPr>
          <w:t xml:space="preserve"> is that</w:t>
        </w:r>
      </w:ins>
      <w:ins w:id="154" w:author="Benton, Deon" w:date="2026-04-27T15:16:00Z" w16du:dateUtc="2026-04-27T20:16:00Z">
        <w:r w:rsidR="00726E12">
          <w:rPr>
            <w:rFonts w:ascii="Times New Roman" w:hAnsi="Times New Roman" w:cs="Times New Roman"/>
          </w:rPr>
          <w:t xml:space="preserve"> at this age</w:t>
        </w:r>
      </w:ins>
      <w:ins w:id="155" w:author="Benton, Deon" w:date="2026-04-27T14:53:00Z" w16du:dateUtc="2026-04-27T19:53:00Z">
        <w:r w:rsidR="00D56C4D">
          <w:rPr>
            <w:rFonts w:ascii="Times New Roman" w:hAnsi="Times New Roman" w:cs="Times New Roman"/>
          </w:rPr>
          <w:t xml:space="preserve"> infa</w:t>
        </w:r>
      </w:ins>
      <w:ins w:id="156" w:author="Benton, Deon" w:date="2026-04-27T14:54:00Z" w16du:dateUtc="2026-04-27T19:54:00Z">
        <w:r w:rsidR="00D56C4D">
          <w:rPr>
            <w:rFonts w:ascii="Times New Roman" w:hAnsi="Times New Roman" w:cs="Times New Roman"/>
          </w:rPr>
          <w:t xml:space="preserve">nts </w:t>
        </w:r>
      </w:ins>
      <w:ins w:id="157" w:author="Benton, Deon" w:date="2026-04-27T15:01:00Z" w16du:dateUtc="2026-04-27T20:01:00Z">
        <w:r w:rsidR="00563C1A">
          <w:rPr>
            <w:rFonts w:ascii="Times New Roman" w:hAnsi="Times New Roman" w:cs="Times New Roman"/>
          </w:rPr>
          <w:t>might not</w:t>
        </w:r>
      </w:ins>
      <w:ins w:id="158" w:author="Benton, Deon" w:date="2026-04-27T14:39:00Z" w16du:dateUtc="2026-04-27T19:39:00Z">
        <w:r w:rsidR="003C618C">
          <w:rPr>
            <w:rFonts w:ascii="Times New Roman" w:hAnsi="Times New Roman" w:cs="Times New Roman"/>
          </w:rPr>
          <w:t xml:space="preserve"> yet understand that they are the producers of their own </w:t>
        </w:r>
        <w:proofErr w:type="gramStart"/>
        <w:r w:rsidR="00983F96">
          <w:rPr>
            <w:rFonts w:ascii="Times New Roman" w:hAnsi="Times New Roman" w:cs="Times New Roman"/>
          </w:rPr>
          <w:t>reaches</w:t>
        </w:r>
      </w:ins>
      <w:proofErr w:type="gramEnd"/>
      <w:ins w:id="159" w:author="Benton, Deon" w:date="2026-04-27T15:02:00Z" w16du:dateUtc="2026-04-27T20:02:00Z">
        <w:r w:rsidR="002F6716">
          <w:rPr>
            <w:rFonts w:ascii="Times New Roman" w:hAnsi="Times New Roman" w:cs="Times New Roman"/>
          </w:rPr>
          <w:t xml:space="preserve"> and actions</w:t>
        </w:r>
      </w:ins>
      <w:ins w:id="160" w:author="Benton, Deon" w:date="2026-04-27T14:39:00Z" w16du:dateUtc="2026-04-27T19:39:00Z">
        <w:r w:rsidR="00983F96">
          <w:rPr>
            <w:rFonts w:ascii="Times New Roman" w:hAnsi="Times New Roman" w:cs="Times New Roman"/>
          </w:rPr>
          <w:t>. At the same time,</w:t>
        </w:r>
      </w:ins>
      <w:ins w:id="161" w:author="Benton, Deon" w:date="2026-04-27T14:42:00Z" w16du:dateUtc="2026-04-27T19:42:00Z">
        <w:r w:rsidR="004E50C5">
          <w:rPr>
            <w:rFonts w:ascii="Times New Roman" w:hAnsi="Times New Roman" w:cs="Times New Roman"/>
          </w:rPr>
          <w:t xml:space="preserve"> because</w:t>
        </w:r>
      </w:ins>
      <w:ins w:id="162" w:author="Benton, Deon" w:date="2026-04-27T14:54:00Z" w16du:dateUtc="2026-04-27T19:54:00Z">
        <w:r w:rsidR="005F2777">
          <w:rPr>
            <w:rFonts w:ascii="Times New Roman" w:hAnsi="Times New Roman" w:cs="Times New Roman"/>
          </w:rPr>
          <w:t xml:space="preserve"> </w:t>
        </w:r>
      </w:ins>
      <w:ins w:id="163" w:author="Benton, Deon" w:date="2026-04-27T14:42:00Z" w16du:dateUtc="2026-04-27T19:42:00Z">
        <w:r w:rsidR="004E50C5">
          <w:rPr>
            <w:rFonts w:ascii="Times New Roman" w:hAnsi="Times New Roman" w:cs="Times New Roman"/>
          </w:rPr>
          <w:t>infants can see their own reaches</w:t>
        </w:r>
      </w:ins>
      <w:ins w:id="164" w:author="Benton, Deon" w:date="2026-04-27T15:17:00Z" w16du:dateUtc="2026-04-27T20:17:00Z">
        <w:r w:rsidR="002C398B">
          <w:rPr>
            <w:rFonts w:ascii="Times New Roman" w:hAnsi="Times New Roman" w:cs="Times New Roman"/>
          </w:rPr>
          <w:t xml:space="preserve"> given that they occur largely in full view</w:t>
        </w:r>
      </w:ins>
      <w:ins w:id="165" w:author="Benton, Deon" w:date="2026-04-27T14:42:00Z" w16du:dateUtc="2026-04-27T19:42:00Z">
        <w:r w:rsidR="004E50C5">
          <w:rPr>
            <w:rFonts w:ascii="Times New Roman" w:hAnsi="Times New Roman" w:cs="Times New Roman"/>
          </w:rPr>
          <w:t>, they may build a representation of thos</w:t>
        </w:r>
      </w:ins>
      <w:ins w:id="166" w:author="Benton, Deon" w:date="2026-04-27T14:43:00Z" w16du:dateUtc="2026-04-27T19:43:00Z">
        <w:r w:rsidR="004E50C5">
          <w:rPr>
            <w:rFonts w:ascii="Times New Roman" w:hAnsi="Times New Roman" w:cs="Times New Roman"/>
          </w:rPr>
          <w:t xml:space="preserve">e reaches that </w:t>
        </w:r>
        <w:proofErr w:type="gramStart"/>
        <w:r w:rsidR="004E50C5">
          <w:rPr>
            <w:rFonts w:ascii="Times New Roman" w:hAnsi="Times New Roman" w:cs="Times New Roman"/>
          </w:rPr>
          <w:t>captures</w:t>
        </w:r>
        <w:proofErr w:type="gramEnd"/>
        <w:r w:rsidR="004E50C5">
          <w:rPr>
            <w:rFonts w:ascii="Times New Roman" w:hAnsi="Times New Roman" w:cs="Times New Roman"/>
          </w:rPr>
          <w:t xml:space="preserve"> their geometry and trajectory</w:t>
        </w:r>
      </w:ins>
      <w:ins w:id="167" w:author="Benton, Deon" w:date="2026-04-27T15:17:00Z" w16du:dateUtc="2026-04-27T20:17:00Z">
        <w:r w:rsidR="002C398B">
          <w:rPr>
            <w:rFonts w:ascii="Times New Roman" w:hAnsi="Times New Roman" w:cs="Times New Roman"/>
          </w:rPr>
          <w:t xml:space="preserve">. </w:t>
        </w:r>
      </w:ins>
      <w:ins w:id="168" w:author="Benton, Deon" w:date="2026-04-27T15:18:00Z" w16du:dateUtc="2026-04-27T20:18:00Z">
        <w:r w:rsidR="002C398B">
          <w:rPr>
            <w:rFonts w:ascii="Times New Roman" w:hAnsi="Times New Roman" w:cs="Times New Roman"/>
          </w:rPr>
          <w:t xml:space="preserve">Crucially, </w:t>
        </w:r>
      </w:ins>
      <w:ins w:id="169" w:author="Benton, Deon" w:date="2026-04-27T15:19:00Z" w16du:dateUtc="2026-04-27T20:19:00Z">
        <w:r w:rsidR="00FE4DA2">
          <w:rPr>
            <w:rFonts w:ascii="Times New Roman" w:hAnsi="Times New Roman" w:cs="Times New Roman"/>
          </w:rPr>
          <w:t>once such a</w:t>
        </w:r>
      </w:ins>
      <w:ins w:id="170" w:author="Benton, Deon" w:date="2026-04-27T15:17:00Z" w16du:dateUtc="2026-04-27T20:17:00Z">
        <w:r w:rsidR="002C398B">
          <w:rPr>
            <w:rFonts w:ascii="Times New Roman" w:hAnsi="Times New Roman" w:cs="Times New Roman"/>
          </w:rPr>
          <w:t xml:space="preserve"> representation</w:t>
        </w:r>
      </w:ins>
      <w:ins w:id="171" w:author="Benton, Deon" w:date="2026-04-27T15:19:00Z" w16du:dateUtc="2026-04-27T20:19:00Z">
        <w:r w:rsidR="00FE4DA2">
          <w:rPr>
            <w:rFonts w:ascii="Times New Roman" w:hAnsi="Times New Roman" w:cs="Times New Roman"/>
          </w:rPr>
          <w:t xml:space="preserve"> is established</w:t>
        </w:r>
      </w:ins>
      <w:ins w:id="172" w:author="Benton, Deon" w:date="2026-04-27T15:18:00Z" w16du:dateUtc="2026-04-27T20:18:00Z">
        <w:r w:rsidR="002C398B">
          <w:rPr>
            <w:rFonts w:ascii="Times New Roman" w:hAnsi="Times New Roman" w:cs="Times New Roman"/>
          </w:rPr>
          <w:t>—</w:t>
        </w:r>
      </w:ins>
      <w:ins w:id="173" w:author="Benton, Deon" w:date="2026-04-27T15:20:00Z" w16du:dateUtc="2026-04-27T20:20:00Z">
        <w:r w:rsidR="00AC14F2">
          <w:rPr>
            <w:rFonts w:ascii="Times New Roman" w:hAnsi="Times New Roman" w:cs="Times New Roman"/>
          </w:rPr>
          <w:t xml:space="preserve">perhaps </w:t>
        </w:r>
      </w:ins>
      <w:ins w:id="174" w:author="Benton, Deon" w:date="2026-04-27T15:19:00Z" w16du:dateUtc="2026-04-27T20:19:00Z">
        <w:r w:rsidR="00FE4DA2">
          <w:rPr>
            <w:rFonts w:ascii="Times New Roman" w:hAnsi="Times New Roman" w:cs="Times New Roman"/>
          </w:rPr>
          <w:t>via</w:t>
        </w:r>
      </w:ins>
      <w:ins w:id="175" w:author="Benton, Deon" w:date="2026-04-27T15:20:00Z" w16du:dateUtc="2026-04-27T20:20:00Z">
        <w:r w:rsidR="00CC6652">
          <w:rPr>
            <w:rFonts w:ascii="Times New Roman" w:hAnsi="Times New Roman" w:cs="Times New Roman"/>
          </w:rPr>
          <w:t xml:space="preserve"> a very similar</w:t>
        </w:r>
      </w:ins>
      <w:ins w:id="176" w:author="Benton, Deon" w:date="2026-04-27T15:19:00Z" w16du:dateUtc="2026-04-27T20:19:00Z">
        <w:r w:rsidR="00FE4DA2">
          <w:rPr>
            <w:rFonts w:ascii="Times New Roman" w:hAnsi="Times New Roman" w:cs="Times New Roman"/>
          </w:rPr>
          <w:t xml:space="preserve"> Hebbian-learning-like</w:t>
        </w:r>
      </w:ins>
      <w:ins w:id="177" w:author="Benton, Deon" w:date="2026-04-27T15:20:00Z" w16du:dateUtc="2026-04-27T20:20:00Z">
        <w:r w:rsidR="00CC6652">
          <w:rPr>
            <w:rFonts w:ascii="Times New Roman" w:hAnsi="Times New Roman" w:cs="Times New Roman"/>
          </w:rPr>
          <w:t>, associative-learning</w:t>
        </w:r>
      </w:ins>
      <w:ins w:id="178" w:author="Benton, Deon" w:date="2026-04-27T15:19:00Z" w16du:dateUtc="2026-04-27T20:19:00Z">
        <w:r w:rsidR="00FE4DA2">
          <w:rPr>
            <w:rFonts w:ascii="Times New Roman" w:hAnsi="Times New Roman" w:cs="Times New Roman"/>
          </w:rPr>
          <w:t xml:space="preserve"> process</w:t>
        </w:r>
      </w:ins>
      <w:ins w:id="179" w:author="Benton, Deon" w:date="2026-04-27T15:20:00Z" w16du:dateUtc="2026-04-27T20:20:00Z">
        <w:r w:rsidR="00CC6652">
          <w:rPr>
            <w:rFonts w:ascii="Times New Roman" w:hAnsi="Times New Roman" w:cs="Times New Roman"/>
          </w:rPr>
          <w:t xml:space="preserve"> to that described here</w:t>
        </w:r>
      </w:ins>
      <w:ins w:id="180" w:author="Benton, Deon" w:date="2026-04-27T15:19:00Z" w16du:dateUtc="2026-04-27T20:19:00Z">
        <w:r w:rsidR="00FE4DA2">
          <w:rPr>
            <w:rFonts w:ascii="Times New Roman" w:hAnsi="Times New Roman" w:cs="Times New Roman"/>
          </w:rPr>
          <w:t xml:space="preserve"> (e.g., Benton &amp; Hoch, in press)</w:t>
        </w:r>
      </w:ins>
      <w:ins w:id="181" w:author="Benton, Deon" w:date="2026-04-27T15:18:00Z" w16du:dateUtc="2026-04-27T20:18:00Z">
        <w:r w:rsidR="00FE4DA2">
          <w:rPr>
            <w:rFonts w:ascii="Times New Roman" w:hAnsi="Times New Roman" w:cs="Times New Roman"/>
          </w:rPr>
          <w:t>—</w:t>
        </w:r>
      </w:ins>
      <w:ins w:id="182" w:author="Benton, Deon" w:date="2026-04-27T15:19:00Z" w16du:dateUtc="2026-04-27T20:19:00Z">
        <w:r w:rsidR="00BB19CE">
          <w:rPr>
            <w:rFonts w:ascii="Times New Roman" w:hAnsi="Times New Roman" w:cs="Times New Roman"/>
          </w:rPr>
          <w:t>it may</w:t>
        </w:r>
      </w:ins>
      <w:ins w:id="183" w:author="Benton, Deon" w:date="2026-04-27T14:45:00Z" w16du:dateUtc="2026-04-27T19:45:00Z">
        <w:r w:rsidR="00D11876">
          <w:rPr>
            <w:rFonts w:ascii="Times New Roman" w:hAnsi="Times New Roman" w:cs="Times New Roman"/>
          </w:rPr>
          <w:t xml:space="preserve"> </w:t>
        </w:r>
      </w:ins>
      <w:ins w:id="184" w:author="Benton, Deon" w:date="2026-04-27T14:46:00Z" w16du:dateUtc="2026-04-27T19:46:00Z">
        <w:r w:rsidR="00F048AF">
          <w:rPr>
            <w:rFonts w:ascii="Times New Roman" w:hAnsi="Times New Roman" w:cs="Times New Roman"/>
          </w:rPr>
          <w:t xml:space="preserve">capture </w:t>
        </w:r>
      </w:ins>
      <w:ins w:id="185" w:author="Benton, Deon" w:date="2026-04-27T14:47:00Z" w16du:dateUtc="2026-04-27T19:47:00Z">
        <w:r w:rsidR="00F048AF">
          <w:rPr>
            <w:rFonts w:ascii="Times New Roman" w:hAnsi="Times New Roman" w:cs="Times New Roman"/>
          </w:rPr>
          <w:t>the nature or “look” of</w:t>
        </w:r>
      </w:ins>
      <w:ins w:id="186" w:author="Benton, Deon" w:date="2026-04-27T14:46:00Z" w16du:dateUtc="2026-04-27T19:46:00Z">
        <w:r w:rsidR="00F048AF">
          <w:rPr>
            <w:rFonts w:ascii="Times New Roman" w:hAnsi="Times New Roman" w:cs="Times New Roman"/>
          </w:rPr>
          <w:t xml:space="preserve"> </w:t>
        </w:r>
      </w:ins>
      <w:ins w:id="187" w:author="Benton, Deon" w:date="2026-04-27T14:56:00Z" w16du:dateUtc="2026-04-27T19:56:00Z">
        <w:r w:rsidR="005F2777">
          <w:rPr>
            <w:rFonts w:ascii="Times New Roman" w:hAnsi="Times New Roman" w:cs="Times New Roman"/>
          </w:rPr>
          <w:t>those</w:t>
        </w:r>
      </w:ins>
      <w:ins w:id="188" w:author="Benton, Deon" w:date="2026-04-27T14:46:00Z" w16du:dateUtc="2026-04-27T19:46:00Z">
        <w:r w:rsidR="00F048AF">
          <w:rPr>
            <w:rFonts w:ascii="Times New Roman" w:hAnsi="Times New Roman" w:cs="Times New Roman"/>
          </w:rPr>
          <w:t xml:space="preserve"> </w:t>
        </w:r>
        <w:r w:rsidR="00F048AF">
          <w:rPr>
            <w:rFonts w:ascii="Times New Roman" w:hAnsi="Times New Roman" w:cs="Times New Roman"/>
          </w:rPr>
          <w:lastRenderedPageBreak/>
          <w:t>reaches</w:t>
        </w:r>
      </w:ins>
      <w:ins w:id="189" w:author="Benton, Deon" w:date="2026-04-27T14:43:00Z" w16du:dateUtc="2026-04-27T19:43:00Z">
        <w:r w:rsidR="004E50C5">
          <w:rPr>
            <w:rFonts w:ascii="Times New Roman" w:hAnsi="Times New Roman" w:cs="Times New Roman"/>
          </w:rPr>
          <w:t xml:space="preserve">. A consequence of this </w:t>
        </w:r>
      </w:ins>
      <w:ins w:id="190" w:author="Benton, Deon" w:date="2026-04-27T14:56:00Z" w16du:dateUtc="2026-04-27T19:56:00Z">
        <w:r w:rsidR="005F2777">
          <w:rPr>
            <w:rFonts w:ascii="Times New Roman" w:hAnsi="Times New Roman" w:cs="Times New Roman"/>
          </w:rPr>
          <w:t xml:space="preserve">for infants’ looking behaviors during the test phase in studies like that by Skerry et al. (2013) </w:t>
        </w:r>
      </w:ins>
      <w:ins w:id="191" w:author="Benton, Deon" w:date="2026-04-27T14:43:00Z" w16du:dateUtc="2026-04-27T19:43:00Z">
        <w:r w:rsidR="004E50C5">
          <w:rPr>
            <w:rFonts w:ascii="Times New Roman" w:hAnsi="Times New Roman" w:cs="Times New Roman"/>
          </w:rPr>
          <w:t xml:space="preserve">is that </w:t>
        </w:r>
      </w:ins>
      <w:ins w:id="192" w:author="Benton, Deon" w:date="2026-04-27T14:37:00Z" w16du:dateUtc="2026-04-27T19:37:00Z">
        <w:r w:rsidR="0054525C">
          <w:rPr>
            <w:rFonts w:ascii="Times New Roman" w:hAnsi="Times New Roman" w:cs="Times New Roman"/>
          </w:rPr>
          <w:t xml:space="preserve">simply seeing </w:t>
        </w:r>
      </w:ins>
      <w:ins w:id="193" w:author="Benton, Deon" w:date="2026-04-27T14:44:00Z" w16du:dateUtc="2026-04-27T19:44:00Z">
        <w:r w:rsidR="00D11876">
          <w:rPr>
            <w:rFonts w:ascii="Times New Roman" w:hAnsi="Times New Roman" w:cs="Times New Roman"/>
          </w:rPr>
          <w:t xml:space="preserve">similar </w:t>
        </w:r>
      </w:ins>
      <w:ins w:id="194" w:author="Benton, Deon" w:date="2026-04-27T14:43:00Z" w16du:dateUtc="2026-04-27T19:43:00Z">
        <w:r w:rsidR="004E50C5">
          <w:rPr>
            <w:rFonts w:ascii="Times New Roman" w:hAnsi="Times New Roman" w:cs="Times New Roman"/>
          </w:rPr>
          <w:t>external actions</w:t>
        </w:r>
      </w:ins>
      <w:ins w:id="195" w:author="Benton, Deon" w:date="2026-04-27T14:44:00Z" w16du:dateUtc="2026-04-27T19:44:00Z">
        <w:r w:rsidR="00D11876">
          <w:rPr>
            <w:rFonts w:ascii="Times New Roman" w:hAnsi="Times New Roman" w:cs="Times New Roman"/>
          </w:rPr>
          <w:t>—as</w:t>
        </w:r>
      </w:ins>
      <w:ins w:id="196" w:author="Benton, Deon" w:date="2026-04-27T14:56:00Z" w16du:dateUtc="2026-04-27T19:56:00Z">
        <w:r w:rsidR="005F2777">
          <w:rPr>
            <w:rFonts w:ascii="Times New Roman" w:hAnsi="Times New Roman" w:cs="Times New Roman"/>
          </w:rPr>
          <w:t xml:space="preserve"> I ar</w:t>
        </w:r>
      </w:ins>
      <w:ins w:id="197" w:author="Benton, Deon" w:date="2026-04-27T14:57:00Z" w16du:dateUtc="2026-04-27T19:57:00Z">
        <w:r w:rsidR="005F2777">
          <w:rPr>
            <w:rFonts w:ascii="Times New Roman" w:hAnsi="Times New Roman" w:cs="Times New Roman"/>
          </w:rPr>
          <w:t>gue</w:t>
        </w:r>
      </w:ins>
      <w:ins w:id="198" w:author="Benton, Deon" w:date="2026-04-27T14:47:00Z" w16du:dateUtc="2026-04-27T19:47:00Z">
        <w:r w:rsidR="00F048AF">
          <w:rPr>
            <w:rFonts w:ascii="Times New Roman" w:hAnsi="Times New Roman" w:cs="Times New Roman"/>
          </w:rPr>
          <w:t xml:space="preserve"> </w:t>
        </w:r>
      </w:ins>
      <w:ins w:id="199" w:author="Benton, Deon" w:date="2026-04-27T15:03:00Z" w16du:dateUtc="2026-04-27T20:03:00Z">
        <w:r w:rsidR="00DA6CD0">
          <w:rPr>
            <w:rFonts w:ascii="Times New Roman" w:hAnsi="Times New Roman" w:cs="Times New Roman"/>
          </w:rPr>
          <w:t xml:space="preserve">3-month-olds </w:t>
        </w:r>
      </w:ins>
      <w:ins w:id="200" w:author="Benton, Deon" w:date="2026-04-27T14:44:00Z" w16du:dateUtc="2026-04-27T19:44:00Z">
        <w:r w:rsidR="00D11876">
          <w:rPr>
            <w:rFonts w:ascii="Times New Roman" w:hAnsi="Times New Roman" w:cs="Times New Roman"/>
          </w:rPr>
          <w:t xml:space="preserve">do when shown the efficient test event—may trigger </w:t>
        </w:r>
      </w:ins>
      <w:ins w:id="201" w:author="Benton, Deon" w:date="2026-04-27T14:45:00Z" w16du:dateUtc="2026-04-27T19:45:00Z">
        <w:r w:rsidR="00D11876">
          <w:rPr>
            <w:rFonts w:ascii="Times New Roman" w:hAnsi="Times New Roman" w:cs="Times New Roman"/>
          </w:rPr>
          <w:t xml:space="preserve">many of the same representational “units” that </w:t>
        </w:r>
      </w:ins>
      <w:ins w:id="202" w:author="Benton, Deon" w:date="2026-04-27T15:21:00Z" w16du:dateUtc="2026-04-27T20:21:00Z">
        <w:r w:rsidR="00A10820">
          <w:rPr>
            <w:rFonts w:ascii="Times New Roman" w:hAnsi="Times New Roman" w:cs="Times New Roman"/>
          </w:rPr>
          <w:t>formed to represent</w:t>
        </w:r>
      </w:ins>
      <w:ins w:id="203" w:author="Benton, Deon" w:date="2026-04-27T14:57:00Z" w16du:dateUtc="2026-04-27T19:57:00Z">
        <w:r w:rsidR="006D29B4">
          <w:rPr>
            <w:rFonts w:ascii="Times New Roman" w:hAnsi="Times New Roman" w:cs="Times New Roman"/>
          </w:rPr>
          <w:t xml:space="preserve"> infants’</w:t>
        </w:r>
      </w:ins>
      <w:ins w:id="204" w:author="Benton, Deon" w:date="2026-04-27T14:45:00Z" w16du:dateUtc="2026-04-27T19:45:00Z">
        <w:r w:rsidR="00D11876">
          <w:rPr>
            <w:rFonts w:ascii="Times New Roman" w:hAnsi="Times New Roman" w:cs="Times New Roman"/>
          </w:rPr>
          <w:t xml:space="preserve"> own </w:t>
        </w:r>
      </w:ins>
      <w:ins w:id="205" w:author="Benton, Deon" w:date="2026-04-27T14:47:00Z" w16du:dateUtc="2026-04-27T19:47:00Z">
        <w:r w:rsidR="00F048AF">
          <w:rPr>
            <w:rFonts w:ascii="Times New Roman" w:hAnsi="Times New Roman" w:cs="Times New Roman"/>
          </w:rPr>
          <w:t xml:space="preserve">nearly </w:t>
        </w:r>
      </w:ins>
      <w:ins w:id="206" w:author="Benton, Deon" w:date="2026-04-27T15:21:00Z" w16du:dateUtc="2026-04-27T20:21:00Z">
        <w:r w:rsidR="00A10820">
          <w:rPr>
            <w:rFonts w:ascii="Times New Roman" w:hAnsi="Times New Roman" w:cs="Times New Roman"/>
          </w:rPr>
          <w:t>linear</w:t>
        </w:r>
        <w:r w:rsidR="00C55E75">
          <w:rPr>
            <w:rFonts w:ascii="Times New Roman" w:hAnsi="Times New Roman" w:cs="Times New Roman"/>
          </w:rPr>
          <w:t>,</w:t>
        </w:r>
        <w:r w:rsidR="00872015">
          <w:rPr>
            <w:rFonts w:ascii="Times New Roman" w:hAnsi="Times New Roman" w:cs="Times New Roman"/>
          </w:rPr>
          <w:t xml:space="preserve"> mostly</w:t>
        </w:r>
      </w:ins>
      <w:ins w:id="207" w:author="Benton, Deon" w:date="2026-04-27T14:47:00Z" w16du:dateUtc="2026-04-27T19:47:00Z">
        <w:r w:rsidR="00F048AF">
          <w:rPr>
            <w:rFonts w:ascii="Times New Roman" w:hAnsi="Times New Roman" w:cs="Times New Roman"/>
          </w:rPr>
          <w:t xml:space="preserve"> direct reaches</w:t>
        </w:r>
      </w:ins>
      <w:ins w:id="208" w:author="Benton, Deon" w:date="2026-04-27T14:48:00Z" w16du:dateUtc="2026-04-27T19:48:00Z">
        <w:r w:rsidR="00372BC6">
          <w:rPr>
            <w:rFonts w:ascii="Times New Roman" w:hAnsi="Times New Roman" w:cs="Times New Roman"/>
          </w:rPr>
          <w:t>.</w:t>
        </w:r>
      </w:ins>
      <w:ins w:id="209" w:author="Benton, Deon" w:date="2026-04-27T14:34:00Z" w16du:dateUtc="2026-04-27T19:34:00Z">
        <w:r w:rsidR="00E42CC8">
          <w:rPr>
            <w:rFonts w:ascii="Times New Roman" w:hAnsi="Times New Roman" w:cs="Times New Roman"/>
          </w:rPr>
          <w:t xml:space="preserve"> </w:t>
        </w:r>
      </w:ins>
      <w:ins w:id="210" w:author="Benton, Deon" w:date="2026-04-27T15:05:00Z" w16du:dateUtc="2026-04-27T20:05:00Z">
        <w:r w:rsidR="002860AD">
          <w:rPr>
            <w:rFonts w:ascii="Times New Roman" w:hAnsi="Times New Roman" w:cs="Times New Roman"/>
          </w:rPr>
          <w:t>To the extent that</w:t>
        </w:r>
      </w:ins>
      <w:ins w:id="211" w:author="Benton, Deon" w:date="2026-04-27T15:03:00Z" w16du:dateUtc="2026-04-27T20:03:00Z">
        <w:r w:rsidR="002860AD">
          <w:rPr>
            <w:rFonts w:ascii="Times New Roman" w:hAnsi="Times New Roman" w:cs="Times New Roman"/>
          </w:rPr>
          <w:t xml:space="preserve"> </w:t>
        </w:r>
      </w:ins>
      <w:ins w:id="212" w:author="Benton, Deon" w:date="2026-04-27T15:04:00Z" w16du:dateUtc="2026-04-27T20:04:00Z">
        <w:r w:rsidR="002860AD">
          <w:rPr>
            <w:rFonts w:ascii="Times New Roman" w:hAnsi="Times New Roman" w:cs="Times New Roman"/>
          </w:rPr>
          <w:t>the</w:t>
        </w:r>
      </w:ins>
      <w:ins w:id="213" w:author="Benton, Deon" w:date="2026-04-27T15:06:00Z" w16du:dateUtc="2026-04-27T20:06:00Z">
        <w:r w:rsidR="00501DEA">
          <w:rPr>
            <w:rFonts w:ascii="Times New Roman" w:hAnsi="Times New Roman" w:cs="Times New Roman"/>
          </w:rPr>
          <w:t>re is a positive relation between how long infants look at a s</w:t>
        </w:r>
      </w:ins>
      <w:ins w:id="214" w:author="Benton, Deon" w:date="2026-04-27T15:07:00Z" w16du:dateUtc="2026-04-27T20:07:00Z">
        <w:r w:rsidR="00501DEA">
          <w:rPr>
            <w:rFonts w:ascii="Times New Roman" w:hAnsi="Times New Roman" w:cs="Times New Roman"/>
          </w:rPr>
          <w:t xml:space="preserve">timulus and their </w:t>
        </w:r>
      </w:ins>
      <w:ins w:id="215" w:author="Benton, Deon" w:date="2026-04-27T15:04:00Z" w16du:dateUtc="2026-04-27T20:04:00Z">
        <w:r w:rsidR="002860AD">
          <w:rPr>
            <w:rFonts w:ascii="Times New Roman" w:hAnsi="Times New Roman" w:cs="Times New Roman"/>
          </w:rPr>
          <w:t xml:space="preserve">encoding of it (e.g., Sokolov, 1963), </w:t>
        </w:r>
      </w:ins>
      <w:ins w:id="216" w:author="Benton, Deon" w:date="2026-04-27T15:09:00Z" w16du:dateUtc="2026-04-27T20:09:00Z">
        <w:r w:rsidR="0004487E">
          <w:rPr>
            <w:rFonts w:ascii="Times New Roman" w:hAnsi="Times New Roman" w:cs="Times New Roman"/>
          </w:rPr>
          <w:t xml:space="preserve">the match between </w:t>
        </w:r>
        <w:r w:rsidR="00D573D6">
          <w:rPr>
            <w:rFonts w:ascii="Times New Roman" w:hAnsi="Times New Roman" w:cs="Times New Roman"/>
          </w:rPr>
          <w:t xml:space="preserve">the </w:t>
        </w:r>
      </w:ins>
      <w:ins w:id="217" w:author="Benton, Deon" w:date="2026-04-27T15:13:00Z" w16du:dateUtc="2026-04-27T20:13:00Z">
        <w:r w:rsidR="00AF5451">
          <w:rPr>
            <w:rFonts w:ascii="Times New Roman" w:hAnsi="Times New Roman" w:cs="Times New Roman"/>
          </w:rPr>
          <w:t xml:space="preserve">actor’s </w:t>
        </w:r>
      </w:ins>
      <w:ins w:id="218" w:author="Benton, Deon" w:date="2026-04-27T15:09:00Z" w16du:dateUtc="2026-04-27T20:09:00Z">
        <w:r w:rsidR="00D573D6">
          <w:rPr>
            <w:rFonts w:ascii="Times New Roman" w:hAnsi="Times New Roman" w:cs="Times New Roman"/>
          </w:rPr>
          <w:t xml:space="preserve">linear reach </w:t>
        </w:r>
      </w:ins>
      <w:ins w:id="219" w:author="Benton, Deon" w:date="2026-04-27T15:13:00Z" w16du:dateUtc="2026-04-27T20:13:00Z">
        <w:r w:rsidR="00AF5451">
          <w:rPr>
            <w:rFonts w:ascii="Times New Roman" w:hAnsi="Times New Roman" w:cs="Times New Roman"/>
          </w:rPr>
          <w:t>in the effi</w:t>
        </w:r>
      </w:ins>
      <w:ins w:id="220" w:author="Benton, Deon" w:date="2026-04-27T15:14:00Z" w16du:dateUtc="2026-04-27T20:14:00Z">
        <w:r w:rsidR="00AF5451">
          <w:rPr>
            <w:rFonts w:ascii="Times New Roman" w:hAnsi="Times New Roman" w:cs="Times New Roman"/>
          </w:rPr>
          <w:t xml:space="preserve">cient event </w:t>
        </w:r>
      </w:ins>
      <w:ins w:id="221" w:author="Benton, Deon" w:date="2026-04-27T15:09:00Z" w16du:dateUtc="2026-04-27T20:09:00Z">
        <w:r w:rsidR="00D573D6">
          <w:rPr>
            <w:rFonts w:ascii="Times New Roman" w:hAnsi="Times New Roman" w:cs="Times New Roman"/>
          </w:rPr>
          <w:t xml:space="preserve">and </w:t>
        </w:r>
      </w:ins>
      <w:ins w:id="222" w:author="Benton, Deon" w:date="2026-04-27T15:14:00Z" w16du:dateUtc="2026-04-27T20:14:00Z">
        <w:r w:rsidR="00AF5451">
          <w:rPr>
            <w:rFonts w:ascii="Times New Roman" w:hAnsi="Times New Roman" w:cs="Times New Roman"/>
          </w:rPr>
          <w:t>infants’ encoding</w:t>
        </w:r>
      </w:ins>
      <w:ins w:id="223" w:author="Benton, Deon" w:date="2026-04-27T15:10:00Z" w16du:dateUtc="2026-04-27T20:10:00Z">
        <w:r w:rsidR="00D573D6">
          <w:rPr>
            <w:rFonts w:ascii="Times New Roman" w:hAnsi="Times New Roman" w:cs="Times New Roman"/>
          </w:rPr>
          <w:t xml:space="preserve"> of reaches with similar geometries and trajectories should render the efficient event les</w:t>
        </w:r>
      </w:ins>
      <w:ins w:id="224" w:author="Benton, Deon" w:date="2026-04-27T15:11:00Z" w16du:dateUtc="2026-04-27T20:11:00Z">
        <w:r w:rsidR="00D573D6">
          <w:rPr>
            <w:rFonts w:ascii="Times New Roman" w:hAnsi="Times New Roman" w:cs="Times New Roman"/>
          </w:rPr>
          <w:t>s interesting</w:t>
        </w:r>
      </w:ins>
      <w:ins w:id="225" w:author="Benton, Deon" w:date="2026-04-27T15:14:00Z" w16du:dateUtc="2026-04-27T20:14:00Z">
        <w:r w:rsidR="00AF5451">
          <w:rPr>
            <w:rFonts w:ascii="Times New Roman" w:hAnsi="Times New Roman" w:cs="Times New Roman"/>
          </w:rPr>
          <w:t>. This, in turn, should result in</w:t>
        </w:r>
      </w:ins>
      <w:ins w:id="226" w:author="Benton, Deon" w:date="2026-04-27T15:12:00Z" w16du:dateUtc="2026-04-27T20:12:00Z">
        <w:r w:rsidR="00D573D6">
          <w:rPr>
            <w:rFonts w:ascii="Times New Roman" w:hAnsi="Times New Roman" w:cs="Times New Roman"/>
          </w:rPr>
          <w:t xml:space="preserve"> reduced looking times</w:t>
        </w:r>
      </w:ins>
      <w:ins w:id="227" w:author="Benton, Deon" w:date="2026-04-27T15:10:00Z" w16du:dateUtc="2026-04-27T20:10:00Z">
        <w:r w:rsidR="00D573D6">
          <w:rPr>
            <w:rFonts w:ascii="Times New Roman" w:hAnsi="Times New Roman" w:cs="Times New Roman"/>
          </w:rPr>
          <w:t xml:space="preserve">.  </w:t>
        </w:r>
      </w:ins>
      <w:ins w:id="228" w:author="Benton, Deon" w:date="2026-04-27T15:14:00Z" w16du:dateUtc="2026-04-27T20:14:00Z">
        <w:r w:rsidR="00AF5451">
          <w:rPr>
            <w:rFonts w:ascii="Times New Roman" w:hAnsi="Times New Roman" w:cs="Times New Roman"/>
          </w:rPr>
          <w:t>In contrast, b</w:t>
        </w:r>
      </w:ins>
      <w:ins w:id="229" w:author="Benton, Deon" w:date="2026-04-27T14:58:00Z" w16du:dateUtc="2026-04-27T19:58:00Z">
        <w:r w:rsidR="006D29B4">
          <w:rPr>
            <w:rFonts w:ascii="Times New Roman" w:hAnsi="Times New Roman" w:cs="Times New Roman"/>
          </w:rPr>
          <w:t>ecause a similar representation presumably does not exist for</w:t>
        </w:r>
      </w:ins>
      <w:ins w:id="230" w:author="Benton, Deon" w:date="2026-04-27T15:15:00Z" w16du:dateUtc="2026-04-27T20:15:00Z">
        <w:r w:rsidR="00AF5451">
          <w:rPr>
            <w:rFonts w:ascii="Times New Roman" w:hAnsi="Times New Roman" w:cs="Times New Roman"/>
          </w:rPr>
          <w:t xml:space="preserve"> </w:t>
        </w:r>
      </w:ins>
      <w:ins w:id="231" w:author="Benton, Deon" w:date="2026-04-27T15:22:00Z" w16du:dateUtc="2026-04-27T20:22:00Z">
        <w:r w:rsidR="005540D0">
          <w:rPr>
            <w:rFonts w:ascii="Times New Roman" w:hAnsi="Times New Roman" w:cs="Times New Roman"/>
          </w:rPr>
          <w:t xml:space="preserve">the </w:t>
        </w:r>
      </w:ins>
      <w:ins w:id="232" w:author="Benton, Deon" w:date="2026-04-27T15:15:00Z" w16du:dateUtc="2026-04-27T20:15:00Z">
        <w:r w:rsidR="00AF5451">
          <w:rPr>
            <w:rFonts w:ascii="Times New Roman" w:hAnsi="Times New Roman" w:cs="Times New Roman"/>
          </w:rPr>
          <w:t>arced trajector</w:t>
        </w:r>
      </w:ins>
      <w:ins w:id="233" w:author="Benton, Deon" w:date="2026-04-27T15:23:00Z" w16du:dateUtc="2026-04-27T20:23:00Z">
        <w:r w:rsidR="005540D0">
          <w:rPr>
            <w:rFonts w:ascii="Times New Roman" w:hAnsi="Times New Roman" w:cs="Times New Roman"/>
          </w:rPr>
          <w:t>y</w:t>
        </w:r>
      </w:ins>
      <w:ins w:id="234" w:author="Benton, Deon" w:date="2026-04-27T15:15:00Z" w16du:dateUtc="2026-04-27T20:15:00Z">
        <w:r w:rsidR="00AF5451">
          <w:rPr>
            <w:rFonts w:ascii="Times New Roman" w:hAnsi="Times New Roman" w:cs="Times New Roman"/>
          </w:rPr>
          <w:t xml:space="preserve"> depicted in</w:t>
        </w:r>
      </w:ins>
      <w:ins w:id="235" w:author="Benton, Deon" w:date="2026-04-27T14:58:00Z" w16du:dateUtc="2026-04-27T19:58:00Z">
        <w:r w:rsidR="006D29B4">
          <w:rPr>
            <w:rFonts w:ascii="Times New Roman" w:hAnsi="Times New Roman" w:cs="Times New Roman"/>
          </w:rPr>
          <w:t xml:space="preserve"> the inefficient </w:t>
        </w:r>
      </w:ins>
      <w:ins w:id="236" w:author="Benton, Deon" w:date="2026-04-27T15:14:00Z" w16du:dateUtc="2026-04-27T20:14:00Z">
        <w:r w:rsidR="00AF5451">
          <w:rPr>
            <w:rFonts w:ascii="Times New Roman" w:hAnsi="Times New Roman" w:cs="Times New Roman"/>
          </w:rPr>
          <w:t>test event</w:t>
        </w:r>
      </w:ins>
      <w:ins w:id="237" w:author="Benton, Deon" w:date="2026-04-27T14:58:00Z" w16du:dateUtc="2026-04-27T19:58:00Z">
        <w:r w:rsidR="006D29B4">
          <w:rPr>
            <w:rFonts w:ascii="Times New Roman" w:hAnsi="Times New Roman" w:cs="Times New Roman"/>
          </w:rPr>
          <w:t xml:space="preserve">, </w:t>
        </w:r>
      </w:ins>
      <w:ins w:id="238" w:author="Benton, Deon" w:date="2026-04-27T14:59:00Z" w16du:dateUtc="2026-04-27T19:59:00Z">
        <w:r w:rsidR="006D29B4">
          <w:rPr>
            <w:rFonts w:ascii="Times New Roman" w:hAnsi="Times New Roman" w:cs="Times New Roman"/>
          </w:rPr>
          <w:t xml:space="preserve">infants may </w:t>
        </w:r>
      </w:ins>
      <w:ins w:id="239" w:author="Benton, Deon" w:date="2026-04-27T15:15:00Z" w16du:dateUtc="2026-04-27T20:15:00Z">
        <w:r w:rsidR="00AF5451">
          <w:rPr>
            <w:rFonts w:ascii="Times New Roman" w:hAnsi="Times New Roman" w:cs="Times New Roman"/>
          </w:rPr>
          <w:t>show heightened looking to this event</w:t>
        </w:r>
      </w:ins>
      <w:ins w:id="240" w:author="Benton, Deon" w:date="2026-04-27T14:59:00Z" w16du:dateUtc="2026-04-27T19:59:00Z">
        <w:r w:rsidR="006D29B4">
          <w:rPr>
            <w:rFonts w:ascii="Times New Roman" w:hAnsi="Times New Roman" w:cs="Times New Roman"/>
          </w:rPr>
          <w:t xml:space="preserve"> because a representation of it would need to be established.</w:t>
        </w:r>
      </w:ins>
      <w:ins w:id="241" w:author="Benton, Deon" w:date="2026-04-27T13:06:00Z" w16du:dateUtc="2026-04-27T18:06:00Z">
        <w:r w:rsidR="008A0F87">
          <w:rPr>
            <w:rFonts w:ascii="Times New Roman" w:hAnsi="Times New Roman" w:cs="Times New Roman"/>
          </w:rPr>
          <w:t xml:space="preserve"> </w:t>
        </w:r>
      </w:ins>
    </w:p>
    <w:p w14:paraId="2989804D" w14:textId="4DCB7796" w:rsidR="008B095A" w:rsidRDefault="00D556B7" w:rsidP="00795BA1">
      <w:pPr>
        <w:spacing w:line="480" w:lineRule="auto"/>
        <w:ind w:firstLine="720"/>
        <w:contextualSpacing/>
        <w:rPr>
          <w:rFonts w:ascii="Times New Roman" w:hAnsi="Times New Roman" w:cs="Times New Roman"/>
        </w:rPr>
      </w:pPr>
      <w:ins w:id="242" w:author="Benton, Deon" w:date="2026-04-27T15:23:00Z" w16du:dateUtc="2026-04-27T20:23:00Z">
        <w:r>
          <w:rPr>
            <w:rFonts w:ascii="Times New Roman" w:hAnsi="Times New Roman" w:cs="Times New Roman"/>
          </w:rPr>
          <w:t xml:space="preserve">In terms of the broader account of </w:t>
        </w:r>
      </w:ins>
      <w:ins w:id="243" w:author="Benton, Deon" w:date="2026-04-27T15:24:00Z" w16du:dateUtc="2026-04-27T20:24:00Z">
        <w:r>
          <w:rPr>
            <w:rFonts w:ascii="Times New Roman" w:hAnsi="Times New Roman" w:cs="Times New Roman"/>
          </w:rPr>
          <w:t xml:space="preserve">pre-reaching </w:t>
        </w:r>
      </w:ins>
      <w:ins w:id="244" w:author="Benton, Deon" w:date="2026-04-27T15:23:00Z" w16du:dateUtc="2026-04-27T20:23:00Z">
        <w:r>
          <w:rPr>
            <w:rFonts w:ascii="Times New Roman" w:hAnsi="Times New Roman" w:cs="Times New Roman"/>
          </w:rPr>
          <w:t xml:space="preserve">infants’ looking behaviors in action understanding studies, </w:t>
        </w:r>
      </w:ins>
      <w:ins w:id="245" w:author="Benton, Deon" w:date="2026-04-27T15:24:00Z" w16du:dateUtc="2026-04-27T20:24:00Z">
        <w:r>
          <w:rPr>
            <w:rFonts w:ascii="Times New Roman" w:hAnsi="Times New Roman" w:cs="Times New Roman"/>
          </w:rPr>
          <w:t>my contention</w:t>
        </w:r>
      </w:ins>
      <w:ins w:id="246" w:author="Benton, Deon" w:date="2026-04-26T00:21:00Z" w16du:dateUtc="2026-04-26T05:21:00Z">
        <w:r w:rsidR="00F1637A">
          <w:rPr>
            <w:rFonts w:ascii="Times New Roman" w:hAnsi="Times New Roman" w:cs="Times New Roman"/>
          </w:rPr>
          <w:t xml:space="preserve"> is that </w:t>
        </w:r>
      </w:ins>
      <w:ins w:id="247" w:author="Benton, Deon" w:date="2026-04-26T00:22:00Z" w16du:dateUtc="2026-04-26T05:22:00Z">
        <w:r w:rsidR="00F1637A">
          <w:rPr>
            <w:rFonts w:ascii="Times New Roman" w:hAnsi="Times New Roman" w:cs="Times New Roman"/>
          </w:rPr>
          <w:t xml:space="preserve">this account can </w:t>
        </w:r>
      </w:ins>
      <w:ins w:id="248" w:author="Benton, Deon" w:date="2026-04-26T00:23:00Z" w16du:dateUtc="2026-04-26T05:23:00Z">
        <w:r w:rsidR="00F1637A">
          <w:rPr>
            <w:rFonts w:ascii="Times New Roman" w:hAnsi="Times New Roman" w:cs="Times New Roman"/>
          </w:rPr>
          <w:t xml:space="preserve">also </w:t>
        </w:r>
      </w:ins>
      <w:ins w:id="249" w:author="Benton, Deon" w:date="2026-04-26T00:22:00Z" w16du:dateUtc="2026-04-26T05:22:00Z">
        <w:r w:rsidR="00F1637A">
          <w:rPr>
            <w:rFonts w:ascii="Times New Roman" w:hAnsi="Times New Roman" w:cs="Times New Roman"/>
          </w:rPr>
          <w:t>explain infants’ looking patterns in</w:t>
        </w:r>
      </w:ins>
      <w:r w:rsidR="00A75B41">
        <w:rPr>
          <w:rFonts w:ascii="Times New Roman" w:hAnsi="Times New Roman" w:cs="Times New Roman"/>
        </w:rPr>
        <w:t xml:space="preserve">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ins w:id="250" w:author="Benton, Deon" w:date="2026-04-26T00:23:00Z" w16du:dateUtc="2026-04-26T05:23:00Z">
        <w:r w:rsidR="00F1637A">
          <w:rPr>
            <w:rFonts w:ascii="Times New Roman" w:hAnsi="Times New Roman" w:cs="Times New Roman"/>
          </w:rPr>
          <w:t>For example,</w:t>
        </w:r>
      </w:ins>
      <w:r w:rsidR="00D55339">
        <w:rPr>
          <w:rFonts w:ascii="Times New Roman" w:hAnsi="Times New Roman" w:cs="Times New Roman"/>
        </w:rPr>
        <w:t xml:space="preserve"> </w:t>
      </w:r>
      <w:ins w:id="251" w:author="Benton, Deon" w:date="2026-04-26T00:26:00Z" w16du:dateUtc="2026-04-26T05:26:00Z">
        <w:r w:rsidR="00F1637A">
          <w:rPr>
            <w:rFonts w:ascii="Times New Roman" w:hAnsi="Times New Roman" w:cs="Times New Roman"/>
          </w:rPr>
          <w:t>if</w:t>
        </w:r>
      </w:ins>
      <w:ins w:id="252" w:author="Benton, Deon" w:date="2026-04-26T00:41:00Z" w16du:dateUtc="2026-04-26T05:41:00Z">
        <w:r w:rsidR="00063A23">
          <w:rPr>
            <w:rFonts w:ascii="Times New Roman" w:hAnsi="Times New Roman" w:cs="Times New Roman"/>
          </w:rPr>
          <w:t xml:space="preserve"> </w:t>
        </w:r>
      </w:ins>
      <w:ins w:id="253" w:author="Benton, Deon" w:date="2026-04-26T00:26:00Z" w16du:dateUtc="2026-04-26T05:26:00Z">
        <w:r w:rsidR="00F1637A">
          <w:rPr>
            <w:rFonts w:ascii="Times New Roman" w:hAnsi="Times New Roman" w:cs="Times New Roman"/>
          </w:rPr>
          <w:t>each time an actor contacts an object</w:t>
        </w:r>
      </w:ins>
      <w:ins w:id="254" w:author="Benton, Deon" w:date="2026-04-26T00:41:00Z" w16du:dateUtc="2026-04-26T05:41:00Z">
        <w:r w:rsidR="00063A23">
          <w:rPr>
            <w:rFonts w:ascii="Times New Roman" w:hAnsi="Times New Roman" w:cs="Times New Roman"/>
          </w:rPr>
          <w:t xml:space="preserve"> </w:t>
        </w:r>
      </w:ins>
      <w:ins w:id="255" w:author="Benton, Deon" w:date="2026-04-26T00:36:00Z" w16du:dateUtc="2026-04-26T05:36:00Z">
        <w:r w:rsidR="00D24C6D">
          <w:rPr>
            <w:rFonts w:ascii="Times New Roman" w:hAnsi="Times New Roman" w:cs="Times New Roman"/>
          </w:rPr>
          <w:t>it</w:t>
        </w:r>
      </w:ins>
      <w:ins w:id="256" w:author="Benton, Deon" w:date="2026-04-26T00:27:00Z" w16du:dateUtc="2026-04-26T05:27:00Z">
        <w:r w:rsidR="00F1637A">
          <w:rPr>
            <w:rFonts w:ascii="Times New Roman" w:hAnsi="Times New Roman" w:cs="Times New Roman"/>
          </w:rPr>
          <w:t xml:space="preserve"> immediately changes state, </w:t>
        </w:r>
      </w:ins>
      <w:r w:rsidR="00906D82">
        <w:rPr>
          <w:rFonts w:ascii="Times New Roman" w:hAnsi="Times New Roman" w:cs="Times New Roman"/>
        </w:rPr>
        <w:t>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w:t>
      </w:r>
      <w:ins w:id="257" w:author="Benton, Deon" w:date="2026-04-26T00:42:00Z" w16du:dateUtc="2026-04-26T05:42:00Z">
        <w:r w:rsidR="00063A23">
          <w:rPr>
            <w:rFonts w:ascii="Times New Roman" w:hAnsi="Times New Roman" w:cs="Times New Roman"/>
          </w:rPr>
          <w:t xml:space="preserve"> overall</w:t>
        </w:r>
      </w:ins>
      <w:r w:rsidR="008D714C">
        <w:rPr>
          <w:rFonts w:ascii="Times New Roman" w:hAnsi="Times New Roman" w:cs="Times New Roman"/>
        </w:rPr>
        <w:t xml:space="preserve"> attention</w:t>
      </w:r>
      <w:ins w:id="258" w:author="Benton, Deon" w:date="2026-04-26T00:31:00Z" w16du:dateUtc="2026-04-26T05:31:00Z">
        <w:r w:rsidR="00D24C6D">
          <w:rPr>
            <w:rFonts w:ascii="Times New Roman" w:hAnsi="Times New Roman" w:cs="Times New Roman"/>
          </w:rPr>
          <w:t xml:space="preserve"> and enhance </w:t>
        </w:r>
      </w:ins>
      <w:ins w:id="259" w:author="Benton, Deon" w:date="2026-04-26T00:42:00Z" w16du:dateUtc="2026-04-26T05:42:00Z">
        <w:r w:rsidR="00063A23">
          <w:rPr>
            <w:rFonts w:ascii="Times New Roman" w:hAnsi="Times New Roman" w:cs="Times New Roman"/>
          </w:rPr>
          <w:t xml:space="preserve">any </w:t>
        </w:r>
      </w:ins>
      <w:ins w:id="260" w:author="Benton, Deon" w:date="2026-04-26T00:31:00Z" w16du:dateUtc="2026-04-26T05:31:00Z">
        <w:r w:rsidR="00D24C6D">
          <w:rPr>
            <w:rFonts w:ascii="Times New Roman" w:hAnsi="Times New Roman" w:cs="Times New Roman"/>
          </w:rPr>
          <w:t>subsequent learning</w:t>
        </w:r>
      </w:ins>
      <w:r w:rsidR="002F6552">
        <w:rPr>
          <w:rFonts w:ascii="Times New Roman" w:hAnsi="Times New Roman" w:cs="Times New Roman"/>
        </w:rPr>
        <w:t>.</w:t>
      </w:r>
      <w:r w:rsidR="008D714C">
        <w:rPr>
          <w:rFonts w:ascii="Times New Roman" w:hAnsi="Times New Roman" w:cs="Times New Roman"/>
        </w:rPr>
        <w:t xml:space="preserve"> </w:t>
      </w:r>
      <w:ins w:id="261" w:author="Benton, Deon" w:date="2026-04-26T00:37:00Z" w16du:dateUtc="2026-04-26T05:37:00Z">
        <w:r w:rsidR="00D24C6D">
          <w:rPr>
            <w:rFonts w:ascii="Times New Roman" w:hAnsi="Times New Roman" w:cs="Times New Roman"/>
          </w:rPr>
          <w:t>An aspect of the task that infants may encode while in this</w:t>
        </w:r>
      </w:ins>
      <w:ins w:id="262" w:author="Benton, Deon" w:date="2026-04-26T00:38:00Z" w16du:dateUtc="2026-04-26T05:38:00Z">
        <w:r w:rsidR="00D24C6D">
          <w:rPr>
            <w:rFonts w:ascii="Times New Roman" w:hAnsi="Times New Roman" w:cs="Times New Roman"/>
          </w:rPr>
          <w:t xml:space="preserve"> </w:t>
        </w:r>
      </w:ins>
      <w:ins w:id="263" w:author="Benton, Deon" w:date="2026-04-26T00:39:00Z" w16du:dateUtc="2026-04-26T05:39:00Z">
        <w:r w:rsidR="00D24C6D">
          <w:rPr>
            <w:rFonts w:ascii="Times New Roman" w:hAnsi="Times New Roman" w:cs="Times New Roman"/>
          </w:rPr>
          <w:t xml:space="preserve">elevated </w:t>
        </w:r>
      </w:ins>
      <w:ins w:id="264" w:author="Benton, Deon" w:date="2026-04-26T00:38:00Z" w16du:dateUtc="2026-04-26T05:38:00Z">
        <w:r w:rsidR="00D24C6D">
          <w:rPr>
            <w:rFonts w:ascii="Times New Roman" w:hAnsi="Times New Roman" w:cs="Times New Roman"/>
          </w:rPr>
          <w:t>attentional state</w:t>
        </w:r>
      </w:ins>
      <w:ins w:id="265" w:author="Benton, Deon" w:date="2026-04-26T00:37:00Z" w16du:dateUtc="2026-04-26T05:37:00Z">
        <w:r w:rsidR="00D24C6D">
          <w:rPr>
            <w:rFonts w:ascii="Times New Roman" w:hAnsi="Times New Roman" w:cs="Times New Roman"/>
          </w:rPr>
          <w:t xml:space="preserve"> </w:t>
        </w:r>
      </w:ins>
      <w:ins w:id="266" w:author="Benton, Deon" w:date="2026-04-26T00:38:00Z" w16du:dateUtc="2026-04-26T05:38:00Z">
        <w:r w:rsidR="00D24C6D">
          <w:rPr>
            <w:rFonts w:ascii="Times New Roman" w:hAnsi="Times New Roman" w:cs="Times New Roman"/>
          </w:rPr>
          <w:t xml:space="preserve">is the relative configuration of the arm’s arced reaching path and the barrier over which it occurs. </w:t>
        </w:r>
      </w:ins>
      <w:ins w:id="267" w:author="Benton, Deon" w:date="2026-04-26T00:40:00Z" w16du:dateUtc="2026-04-26T05:40:00Z">
        <w:r w:rsidR="00063A23">
          <w:rPr>
            <w:rFonts w:ascii="Times New Roman" w:hAnsi="Times New Roman" w:cs="Times New Roman"/>
          </w:rPr>
          <w:t xml:space="preserve">The fact that this configuration is seen </w:t>
        </w:r>
      </w:ins>
      <w:ins w:id="268" w:author="Benton, Deon" w:date="2026-04-26T00:44:00Z" w16du:dateUtc="2026-04-26T05:44:00Z">
        <w:r w:rsidR="00063A23">
          <w:rPr>
            <w:rFonts w:ascii="Times New Roman" w:hAnsi="Times New Roman" w:cs="Times New Roman"/>
          </w:rPr>
          <w:t>in each habituation trial could result in the formation of a robust association between the arced r</w:t>
        </w:r>
      </w:ins>
      <w:ins w:id="269" w:author="Benton, Deon" w:date="2026-04-26T00:45:00Z" w16du:dateUtc="2026-04-26T05:45:00Z">
        <w:r w:rsidR="00063A23">
          <w:rPr>
            <w:rFonts w:ascii="Times New Roman" w:hAnsi="Times New Roman" w:cs="Times New Roman"/>
          </w:rPr>
          <w:t>each trajectory and the obstacle.</w:t>
        </w:r>
      </w:ins>
      <w:ins w:id="270" w:author="Benton, Deon" w:date="2026-04-26T00:40:00Z" w16du:dateUtc="2026-04-26T05:40:00Z">
        <w:r w:rsidR="00063A23">
          <w:rPr>
            <w:rFonts w:ascii="Times New Roman" w:hAnsi="Times New Roman" w:cs="Times New Roman"/>
          </w:rPr>
          <w:t xml:space="preserve"> </w:t>
        </w:r>
      </w:ins>
      <w:r w:rsidR="00B2144E">
        <w:rPr>
          <w:rFonts w:ascii="Times New Roman" w:hAnsi="Times New Roman" w:cs="Times New Roman"/>
        </w:rPr>
        <w:t xml:space="preserve">On this view, </w:t>
      </w:r>
      <w:ins w:id="271" w:author="Benton, Deon" w:date="2026-04-26T00:49:00Z" w16du:dateUtc="2026-04-26T05:49:00Z">
        <w:r w:rsidR="00EE657A">
          <w:rPr>
            <w:rFonts w:ascii="Times New Roman" w:hAnsi="Times New Roman" w:cs="Times New Roman"/>
          </w:rPr>
          <w:t>causal efficacy functions</w:t>
        </w:r>
      </w:ins>
      <w:ins w:id="272" w:author="Benton, Deon" w:date="2026-04-26T00:47:00Z" w16du:dateUtc="2026-04-26T05:47:00Z">
        <w:r w:rsidR="00EE657A">
          <w:rPr>
            <w:rFonts w:ascii="Times New Roman" w:hAnsi="Times New Roman" w:cs="Times New Roman"/>
          </w:rPr>
          <w:t xml:space="preserve"> n</w:t>
        </w:r>
      </w:ins>
      <w:r w:rsidR="00B2144E">
        <w:rPr>
          <w:rFonts w:ascii="Times New Roman" w:hAnsi="Times New Roman" w:cs="Times New Roman"/>
        </w:rPr>
        <w:t>ot to cause infants to process actions in terms of their efficiency</w:t>
      </w:r>
      <w:ins w:id="273" w:author="Benton, Deon" w:date="2026-04-27T15:25:00Z" w16du:dateUtc="2026-04-27T20:25:00Z">
        <w:r w:rsidR="00D33CC8">
          <w:rPr>
            <w:rFonts w:ascii="Times New Roman" w:hAnsi="Times New Roman" w:cs="Times New Roman"/>
          </w:rPr>
          <w:t>. Instead, its purpose may be to</w:t>
        </w:r>
      </w:ins>
      <w:r w:rsidR="00B2144E">
        <w:rPr>
          <w:rFonts w:ascii="Times New Roman" w:hAnsi="Times New Roman" w:cs="Times New Roman"/>
        </w:rPr>
        <w:t xml:space="preserve"> </w:t>
      </w:r>
      <w:ins w:id="274" w:author="Benton, Deon" w:date="2026-04-26T00:47:00Z" w16du:dateUtc="2026-04-26T05:47:00Z">
        <w:r w:rsidR="00EE657A">
          <w:rPr>
            <w:rFonts w:ascii="Times New Roman" w:hAnsi="Times New Roman" w:cs="Times New Roman"/>
          </w:rPr>
          <w:t>increase</w:t>
        </w:r>
      </w:ins>
      <w:ins w:id="275" w:author="Benton, Deon" w:date="2026-04-26T00:49:00Z" w16du:dateUtc="2026-04-26T05:49:00Z">
        <w:r w:rsidR="00EE657A">
          <w:rPr>
            <w:rFonts w:ascii="Times New Roman" w:hAnsi="Times New Roman" w:cs="Times New Roman"/>
          </w:rPr>
          <w:t xml:space="preserve"> </w:t>
        </w:r>
      </w:ins>
      <w:ins w:id="276" w:author="Benton, Deon" w:date="2026-04-27T15:25:00Z" w16du:dateUtc="2026-04-27T20:25:00Z">
        <w:r w:rsidR="0000436D">
          <w:rPr>
            <w:rFonts w:ascii="Times New Roman" w:hAnsi="Times New Roman" w:cs="Times New Roman"/>
          </w:rPr>
          <w:t>infants’</w:t>
        </w:r>
      </w:ins>
      <w:ins w:id="277" w:author="Benton, Deon" w:date="2026-04-26T00:49:00Z" w16du:dateUtc="2026-04-26T05:49:00Z">
        <w:r w:rsidR="00EE657A">
          <w:rPr>
            <w:rFonts w:ascii="Times New Roman" w:hAnsi="Times New Roman" w:cs="Times New Roman"/>
          </w:rPr>
          <w:t xml:space="preserve"> attention</w:t>
        </w:r>
      </w:ins>
      <w:ins w:id="278" w:author="Benton, Deon" w:date="2026-04-26T00:50:00Z" w16du:dateUtc="2026-04-26T05:50:00Z">
        <w:r w:rsidR="00EE657A">
          <w:rPr>
            <w:rFonts w:ascii="Times New Roman" w:hAnsi="Times New Roman" w:cs="Times New Roman"/>
          </w:rPr>
          <w:t xml:space="preserve"> to and </w:t>
        </w:r>
        <w:proofErr w:type="gramStart"/>
        <w:r w:rsidR="00EE657A">
          <w:rPr>
            <w:rFonts w:ascii="Times New Roman" w:hAnsi="Times New Roman" w:cs="Times New Roman"/>
          </w:rPr>
          <w:t xml:space="preserve">encoding of </w:t>
        </w:r>
      </w:ins>
      <w:ins w:id="279" w:author="Benton, Deon" w:date="2026-04-26T00:51:00Z" w16du:dateUtc="2026-04-26T05:51:00Z">
        <w:r w:rsidR="00EE657A">
          <w:rPr>
            <w:rFonts w:ascii="Times New Roman" w:hAnsi="Times New Roman" w:cs="Times New Roman"/>
          </w:rPr>
          <w:t>the</w:t>
        </w:r>
        <w:proofErr w:type="gramEnd"/>
        <w:r w:rsidR="00EE657A">
          <w:rPr>
            <w:rFonts w:ascii="Times New Roman" w:hAnsi="Times New Roman" w:cs="Times New Roman"/>
          </w:rPr>
          <w:t xml:space="preserve"> </w:t>
        </w:r>
        <w:r w:rsidR="00811E39">
          <w:rPr>
            <w:rFonts w:ascii="Times New Roman" w:hAnsi="Times New Roman" w:cs="Times New Roman"/>
          </w:rPr>
          <w:t xml:space="preserve">visible </w:t>
        </w:r>
        <w:r w:rsidR="00EE657A">
          <w:rPr>
            <w:rFonts w:ascii="Times New Roman" w:hAnsi="Times New Roman" w:cs="Times New Roman"/>
          </w:rPr>
          <w:t>surface features</w:t>
        </w:r>
      </w:ins>
      <w:ins w:id="280" w:author="Benton, Deon" w:date="2026-04-26T00:52:00Z" w16du:dateUtc="2026-04-26T05:52:00Z">
        <w:r w:rsidR="00811E39">
          <w:rPr>
            <w:rFonts w:ascii="Times New Roman" w:hAnsi="Times New Roman" w:cs="Times New Roman"/>
          </w:rPr>
          <w:t>,</w:t>
        </w:r>
      </w:ins>
      <w:ins w:id="281" w:author="Benton, Deon" w:date="2026-04-26T00:51:00Z" w16du:dateUtc="2026-04-26T05:51:00Z">
        <w:r w:rsidR="00EE657A">
          <w:rPr>
            <w:rFonts w:ascii="Times New Roman" w:hAnsi="Times New Roman" w:cs="Times New Roman"/>
          </w:rPr>
          <w:t xml:space="preserve"> configural relations</w:t>
        </w:r>
      </w:ins>
      <w:ins w:id="282" w:author="Benton, Deon" w:date="2026-04-26T00:52:00Z" w16du:dateUtc="2026-04-26T05:52:00Z">
        <w:r w:rsidR="00811E39">
          <w:rPr>
            <w:rFonts w:ascii="Times New Roman" w:hAnsi="Times New Roman" w:cs="Times New Roman"/>
          </w:rPr>
          <w:t>, and kinematics</w:t>
        </w:r>
      </w:ins>
      <w:ins w:id="283" w:author="Benton, Deon" w:date="2026-04-26T00:51:00Z" w16du:dateUtc="2026-04-26T05:51:00Z">
        <w:r w:rsidR="00EE657A">
          <w:rPr>
            <w:rFonts w:ascii="Times New Roman" w:hAnsi="Times New Roman" w:cs="Times New Roman"/>
          </w:rPr>
          <w:t xml:space="preserve"> in action events. </w:t>
        </w:r>
      </w:ins>
      <w:ins w:id="284" w:author="Benton, Deon" w:date="2026-04-27T15:26:00Z" w16du:dateUtc="2026-04-27T20:26:00Z">
        <w:r w:rsidR="00AC20EE">
          <w:rPr>
            <w:rFonts w:ascii="Times New Roman" w:hAnsi="Times New Roman" w:cs="Times New Roman"/>
          </w:rPr>
          <w:t>This</w:t>
        </w:r>
      </w:ins>
      <w:r w:rsidR="00795BA1">
        <w:rPr>
          <w:rFonts w:ascii="Times New Roman" w:hAnsi="Times New Roman" w:cs="Times New Roman"/>
        </w:rPr>
        <w:t xml:space="preserve"> ability to process an event as a single, cohesive </w:t>
      </w:r>
      <w:r w:rsidR="00795BA1">
        <w:rPr>
          <w:rFonts w:ascii="Times New Roman" w:hAnsi="Times New Roman" w:cs="Times New Roman"/>
        </w:rPr>
        <w:lastRenderedPageBreak/>
        <w:t>action sequence and to encode the relation between the curved motion and barrier within it may</w:t>
      </w:r>
      <w:ins w:id="285" w:author="Benton, Deon" w:date="2026-04-27T15:26:00Z" w16du:dateUtc="2026-04-27T20:26:00Z">
        <w:r w:rsidR="00AC20EE">
          <w:rPr>
            <w:rFonts w:ascii="Times New Roman" w:hAnsi="Times New Roman" w:cs="Times New Roman"/>
          </w:rPr>
          <w:t>, however,</w:t>
        </w:r>
      </w:ins>
      <w:r w:rsidR="00795BA1">
        <w:rPr>
          <w:rFonts w:ascii="Times New Roman" w:hAnsi="Times New Roman" w:cs="Times New Roman"/>
        </w:rPr>
        <w:t xml:space="preserve"> be disrupted </w:t>
      </w:r>
      <w:r w:rsidR="00B2144E">
        <w:rPr>
          <w:rFonts w:ascii="Times New Roman" w:hAnsi="Times New Roman" w:cs="Times New Roman"/>
        </w:rPr>
        <w:t xml:space="preserve">if </w:t>
      </w:r>
      <w:ins w:id="286" w:author="Benton, Deon" w:date="2026-04-27T15:26:00Z" w16du:dateUtc="2026-04-27T20:26:00Z">
        <w:r w:rsidR="00AC20EE">
          <w:rPr>
            <w:rFonts w:ascii="Times New Roman" w:hAnsi="Times New Roman" w:cs="Times New Roman"/>
          </w:rPr>
          <w:t>the state change is non-causal such</w:t>
        </w:r>
      </w:ins>
      <w:ins w:id="287" w:author="Benton, Deon" w:date="2026-04-27T15:27:00Z" w16du:dateUtc="2026-04-27T20:27:00Z">
        <w:r w:rsidR="00AC20EE">
          <w:rPr>
            <w:rFonts w:ascii="Times New Roman" w:hAnsi="Times New Roman" w:cs="Times New Roman"/>
          </w:rPr>
          <w:t xml:space="preserve"> as</w:t>
        </w:r>
      </w:ins>
      <w:r w:rsidR="00795BA1">
        <w:rPr>
          <w:rFonts w:ascii="Times New Roman" w:hAnsi="Times New Roman" w:cs="Times New Roman"/>
        </w:rPr>
        <w:t xml:space="preserve"> after</w:t>
      </w:r>
      <w:r w:rsidR="00F3370F">
        <w:rPr>
          <w:rFonts w:ascii="Times New Roman" w:hAnsi="Times New Roman" w:cs="Times New Roman"/>
        </w:rPr>
        <w:t xml:space="preserve"> a brief delay and</w:t>
      </w:r>
      <w:ins w:id="288" w:author="Benton, Deon" w:date="2026-04-27T15:27:00Z" w16du:dateUtc="2026-04-27T20:27:00Z">
        <w:r w:rsidR="00AC20EE">
          <w:rPr>
            <w:rFonts w:ascii="Times New Roman" w:hAnsi="Times New Roman" w:cs="Times New Roman"/>
          </w:rPr>
          <w:t xml:space="preserve"> in the absence of physical contact from a hand.</w:t>
        </w:r>
      </w:ins>
      <w:r w:rsidR="00F3370F">
        <w:rPr>
          <w:rFonts w:ascii="Times New Roman" w:hAnsi="Times New Roman" w:cs="Times New Roman"/>
        </w:rPr>
        <w:t xml:space="preserve"> </w:t>
      </w:r>
      <w:ins w:id="289" w:author="Benton, Deon" w:date="2026-04-27T15:27:00Z" w16du:dateUtc="2026-04-27T20:27:00Z">
        <w:r w:rsidR="00AC20EE">
          <w:rPr>
            <w:rFonts w:ascii="Times New Roman" w:hAnsi="Times New Roman" w:cs="Times New Roman"/>
          </w:rPr>
          <w:t xml:space="preserve">The impact of such a disruption is </w:t>
        </w:r>
      </w:ins>
      <w:ins w:id="290" w:author="Benton, Deon" w:date="2026-04-26T00:52:00Z" w16du:dateUtc="2026-04-26T05:52:00Z">
        <w:r w:rsidR="00C264C0">
          <w:rPr>
            <w:rFonts w:ascii="Times New Roman" w:hAnsi="Times New Roman" w:cs="Times New Roman"/>
          </w:rPr>
          <w:t>not only that inf</w:t>
        </w:r>
      </w:ins>
      <w:ins w:id="291" w:author="Benton, Deon" w:date="2026-04-26T00:53:00Z" w16du:dateUtc="2026-04-26T05:53:00Z">
        <w:r w:rsidR="00C264C0">
          <w:rPr>
            <w:rFonts w:ascii="Times New Roman" w:hAnsi="Times New Roman" w:cs="Times New Roman"/>
          </w:rPr>
          <w:t>ants’ attention should be boosted less, if at all,</w:t>
        </w:r>
      </w:ins>
      <w:r w:rsidR="00DF52FA">
        <w:rPr>
          <w:rFonts w:ascii="Times New Roman" w:hAnsi="Times New Roman" w:cs="Times New Roman"/>
        </w:rPr>
        <w:t xml:space="preserve"> </w:t>
      </w:r>
      <w:ins w:id="292" w:author="Benton, Deon" w:date="2026-04-27T15:28:00Z" w16du:dateUtc="2026-04-27T20:28:00Z">
        <w:r w:rsidR="00AC20EE">
          <w:rPr>
            <w:rFonts w:ascii="Times New Roman" w:hAnsi="Times New Roman" w:cs="Times New Roman"/>
          </w:rPr>
          <w:t xml:space="preserve">but that </w:t>
        </w:r>
      </w:ins>
      <w:r w:rsidR="008F5B2B">
        <w:rPr>
          <w:rFonts w:ascii="Times New Roman" w:hAnsi="Times New Roman" w:cs="Times New Roman"/>
        </w:rPr>
        <w:t>any</w:t>
      </w:r>
      <w:r w:rsidR="00D902A5">
        <w:rPr>
          <w:rFonts w:ascii="Times New Roman" w:hAnsi="Times New Roman" w:cs="Times New Roman"/>
        </w:rPr>
        <w:t xml:space="preserve"> association that is formed between </w:t>
      </w:r>
      <w:ins w:id="293" w:author="Benton, Deon" w:date="2026-04-27T15:28:00Z" w16du:dateUtc="2026-04-27T20:28:00Z">
        <w:r w:rsidR="00AC20EE">
          <w:rPr>
            <w:rFonts w:ascii="Times New Roman" w:hAnsi="Times New Roman" w:cs="Times New Roman"/>
          </w:rPr>
          <w:t>an arced motion trajectory and the obstacle over which it occurs</w:t>
        </w:r>
      </w:ins>
      <w:r w:rsidR="00D902A5">
        <w:rPr>
          <w:rFonts w:ascii="Times New Roman" w:hAnsi="Times New Roman" w:cs="Times New Roman"/>
        </w:rPr>
        <w:t xml:space="preserve">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ins w:id="294" w:author="Benton, Deon" w:date="2026-04-27T15:29:00Z" w16du:dateUtc="2026-04-27T20:29:00Z">
        <w:r w:rsidR="000E2DC0">
          <w:rPr>
            <w:rFonts w:ascii="Times New Roman" w:hAnsi="Times New Roman" w:cs="Times New Roman"/>
          </w:rPr>
          <w:t>an infant’s attention is heightened by an</w:t>
        </w:r>
      </w:ins>
      <w:r w:rsidR="00650F06">
        <w:rPr>
          <w:rFonts w:ascii="Times New Roman" w:hAnsi="Times New Roman" w:cs="Times New Roman"/>
        </w:rPr>
        <w:t xml:space="preserve"> object </w:t>
      </w:r>
      <w:ins w:id="295" w:author="Benton, Deon" w:date="2026-04-27T15:29:00Z" w16du:dateUtc="2026-04-27T20:29:00Z">
        <w:r w:rsidR="000E2DC0">
          <w:rPr>
            <w:rFonts w:ascii="Times New Roman" w:hAnsi="Times New Roman" w:cs="Times New Roman"/>
          </w:rPr>
          <w:t>whose physical state changes immediately and upon contact from a hand</w:t>
        </w:r>
      </w:ins>
      <w:r w:rsidR="00DF52FA">
        <w:rPr>
          <w:rFonts w:ascii="Times New Roman" w:hAnsi="Times New Roman" w:cs="Times New Roman"/>
        </w:rPr>
        <w:t>, if the</w:t>
      </w:r>
      <w:ins w:id="296" w:author="Benton, Deon" w:date="2026-04-27T15:30:00Z" w16du:dateUtc="2026-04-27T20:30:00Z">
        <w:r w:rsidR="000E2DC0">
          <w:rPr>
            <w:rFonts w:ascii="Times New Roman" w:hAnsi="Times New Roman" w:cs="Times New Roman"/>
          </w:rPr>
          <w:t xml:space="preserve"> obstacle</w:t>
        </w:r>
      </w:ins>
      <w:r w:rsidR="00DF52FA">
        <w:rPr>
          <w:rFonts w:ascii="Times New Roman" w:hAnsi="Times New Roman" w:cs="Times New Roman"/>
        </w:rPr>
        <w:t xml:space="preserve"> is </w:t>
      </w:r>
      <w:ins w:id="297" w:author="Benton, Deon" w:date="2026-04-27T15:31:00Z" w16du:dateUtc="2026-04-27T20:31:00Z">
        <w:r w:rsidR="00AA1614">
          <w:rPr>
            <w:rFonts w:ascii="Times New Roman" w:hAnsi="Times New Roman" w:cs="Times New Roman"/>
          </w:rPr>
          <w:t xml:space="preserve">peripherally located rather than beneath the actor’s arced reach, </w:t>
        </w:r>
      </w:ins>
      <w:r w:rsidR="008B095A">
        <w:rPr>
          <w:rFonts w:ascii="Times New Roman" w:hAnsi="Times New Roman" w:cs="Times New Roman"/>
        </w:rPr>
        <w:t xml:space="preserve">infants should be less likely to associate it with </w:t>
      </w:r>
      <w:ins w:id="298" w:author="Benton, Deon" w:date="2026-04-27T15:31:00Z" w16du:dateUtc="2026-04-27T20:31:00Z">
        <w:r w:rsidR="00A81651">
          <w:rPr>
            <w:rFonts w:ascii="Times New Roman" w:hAnsi="Times New Roman" w:cs="Times New Roman"/>
          </w:rPr>
          <w:t>the kinematics of the reach</w:t>
        </w:r>
      </w:ins>
      <w:r w:rsidR="00650F06">
        <w:rPr>
          <w:rFonts w:ascii="Times New Roman" w:hAnsi="Times New Roman" w:cs="Times New Roman"/>
        </w:rPr>
        <w:t xml:space="preserve">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proofErr w:type="gramEnd"/>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proofErr w:type="gramStart"/>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proofErr w:type="gramEnd"/>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proofErr w:type="gramStart"/>
      <w:r w:rsidR="008E78C5">
        <w:rPr>
          <w:rFonts w:ascii="Times New Roman" w:hAnsi="Times New Roman" w:cs="Times New Roman"/>
        </w:rPr>
        <w:t>ALIAS—</w:t>
      </w:r>
      <w:proofErr w:type="gramEnd"/>
      <w:r w:rsidR="008E78C5">
        <w:rPr>
          <w:rFonts w:ascii="Times New Roman" w:hAnsi="Times New Roman" w:cs="Times New Roman"/>
        </w:rPr>
        <w:t>which</w:t>
      </w:r>
      <w:r w:rsidR="000D6324">
        <w:rPr>
          <w:rFonts w:ascii="Times New Roman" w:hAnsi="Times New Roman" w:cs="Times New Roman"/>
        </w:rPr>
        <w:t xml:space="preserve"> incorporates prior experience, richer internal structure, and a more faithful representation of key task features in action-understanding </w:t>
      </w:r>
      <w:proofErr w:type="gramStart"/>
      <w:r w:rsidR="000D6324">
        <w:rPr>
          <w:rFonts w:ascii="Times New Roman" w:hAnsi="Times New Roman" w:cs="Times New Roman"/>
        </w:rPr>
        <w:t>studies</w:t>
      </w:r>
      <w:r w:rsidR="008E78C5">
        <w:rPr>
          <w:rFonts w:ascii="Times New Roman" w:hAnsi="Times New Roman" w:cs="Times New Roman"/>
        </w:rPr>
        <w:t>—</w:t>
      </w:r>
      <w:proofErr w:type="gramEnd"/>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7B01CA43"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w:t>
      </w:r>
      <w:ins w:id="299" w:author="Benton, Deon" w:date="2026-04-22T15:43:00Z" w16du:dateUtc="2026-04-22T20:43:00Z">
        <w:r w:rsidR="00342564">
          <w:rPr>
            <w:rFonts w:ascii="Times New Roman" w:hAnsi="Times New Roman" w:cs="Times New Roman"/>
          </w:rPr>
          <w:t>separate models</w:t>
        </w:r>
      </w:ins>
      <w:ins w:id="300" w:author="Benton, Deon" w:date="2026-04-22T15:46:00Z" w16du:dateUtc="2026-04-22T20:46:00Z">
        <w:r w:rsidR="00650B4D">
          <w:rPr>
            <w:rFonts w:ascii="Times New Roman" w:hAnsi="Times New Roman" w:cs="Times New Roman"/>
          </w:rPr>
          <w:t xml:space="preserve"> to determine which one </w:t>
        </w:r>
      </w:ins>
      <w:ins w:id="301" w:author="Benton, Deon" w:date="2026-04-22T15:47:00Z" w16du:dateUtc="2026-04-22T20:47:00Z">
        <w:r w:rsidR="00650B4D">
          <w:rPr>
            <w:rFonts w:ascii="Times New Roman" w:hAnsi="Times New Roman" w:cs="Times New Roman"/>
          </w:rPr>
          <w:t>best captures the target finding of that simulation</w:t>
        </w:r>
      </w:ins>
      <w:ins w:id="302" w:author="Benton, Deon" w:date="2026-04-22T15:43:00Z" w16du:dateUtc="2026-04-22T20:43:00Z">
        <w:r w:rsidR="00342564">
          <w:rPr>
            <w:rFonts w:ascii="Times New Roman" w:hAnsi="Times New Roman" w:cs="Times New Roman"/>
          </w:rPr>
          <w:t>. One is OM10. Another is an extension of OM10</w:t>
        </w:r>
      </w:ins>
      <w:ins w:id="303" w:author="Benton, Deon" w:date="2026-04-22T15:44:00Z" w16du:dateUtc="2026-04-22T20:44:00Z">
        <w:r w:rsidR="00342564">
          <w:rPr>
            <w:rFonts w:ascii="Times New Roman" w:hAnsi="Times New Roman" w:cs="Times New Roman"/>
          </w:rPr>
          <w:t>, OM10-2,</w:t>
        </w:r>
      </w:ins>
      <w:ins w:id="304" w:author="Benton, Deon" w:date="2026-04-22T15:43:00Z" w16du:dateUtc="2026-04-22T20:43:00Z">
        <w:r w:rsidR="00342564">
          <w:rPr>
            <w:rFonts w:ascii="Times New Roman" w:hAnsi="Times New Roman" w:cs="Times New Roman"/>
          </w:rPr>
          <w:t xml:space="preserve"> that more faithfully represents the task structure of the studies from which the present targ</w:t>
        </w:r>
      </w:ins>
      <w:ins w:id="305" w:author="Benton, Deon" w:date="2026-04-22T15:44:00Z" w16du:dateUtc="2026-04-22T20:44:00Z">
        <w:r w:rsidR="00342564">
          <w:rPr>
            <w:rFonts w:ascii="Times New Roman" w:hAnsi="Times New Roman" w:cs="Times New Roman"/>
          </w:rPr>
          <w:t xml:space="preserve">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ins>
      <w:ins w:id="306" w:author="Benton, Deon" w:date="2026-04-22T15:45:00Z" w16du:dateUtc="2026-04-22T20:45:00Z">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w:t>
        </w:r>
      </w:ins>
      <w:ins w:id="307" w:author="Benton, Deon" w:date="2026-04-22T15:46:00Z" w16du:dateUtc="2026-04-22T20:46:00Z">
        <w:r w:rsidR="00650B4D">
          <w:rPr>
            <w:rFonts w:ascii="Times New Roman" w:hAnsi="Times New Roman" w:cs="Times New Roman"/>
          </w:rPr>
          <w:t xml:space="preserve">oving such information, it is possible to evaluate the theoretical claim of the present account that the strength of the association between a barrier and arced motion depends on their relative configuration. </w:t>
        </w:r>
      </w:ins>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ins w:id="308" w:author="Benton, Deon" w:date="2026-04-22T15:47:00Z" w16du:dateUtc="2026-04-22T20:47:00Z">
        <w:r w:rsidR="00715DDD">
          <w:rPr>
            <w:rFonts w:ascii="Times New Roman" w:hAnsi="Times New Roman" w:cs="Times New Roman"/>
          </w:rPr>
          <w:t>A final point that is worth noting is that</w:t>
        </w:r>
      </w:ins>
      <w:ins w:id="309" w:author="Benton, Deon" w:date="2026-04-22T15:49:00Z" w16du:dateUtc="2026-04-22T20:49:00Z">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w:t>
        </w:r>
      </w:ins>
      <w:ins w:id="310" w:author="Benton, Deon" w:date="2026-04-22T15:50:00Z" w16du:dateUtc="2026-04-22T20:50:00Z">
        <w:r w:rsidR="00D21862">
          <w:rPr>
            <w:rFonts w:ascii="Times New Roman" w:hAnsi="Times New Roman" w:cs="Times New Roman"/>
          </w:rPr>
          <w:t>s</w:t>
        </w:r>
      </w:ins>
      <w:ins w:id="311" w:author="Benton, Deon" w:date="2026-04-22T15:49:00Z" w16du:dateUtc="2026-04-22T20:49:00Z">
        <w:r w:rsidR="00D21862">
          <w:rPr>
            <w:rFonts w:ascii="Times New Roman" w:hAnsi="Times New Roman" w:cs="Times New Roman"/>
          </w:rPr>
          <w:t xml:space="preserve"> to demonstrate </w:t>
        </w:r>
      </w:ins>
      <w:ins w:id="312" w:author="Benton, Deon" w:date="2026-04-22T15:50:00Z" w16du:dateUtc="2026-04-22T20:50:00Z">
        <w:r w:rsidR="00D21862">
          <w:rPr>
            <w:rFonts w:ascii="Times New Roman" w:hAnsi="Times New Roman" w:cs="Times New Roman"/>
          </w:rPr>
          <w:t>the sufficiency of ALIAS in capturing</w:t>
        </w:r>
      </w:ins>
      <w:ins w:id="313" w:author="Benton, Deon" w:date="2026-04-22T15:49:00Z" w16du:dateUtc="2026-04-22T20:49:00Z">
        <w:r w:rsidR="00D21862">
          <w:rPr>
            <w:rFonts w:ascii="Times New Roman" w:hAnsi="Times New Roman" w:cs="Times New Roman"/>
          </w:rPr>
          <w:t xml:space="preserve"> the five target findings</w:t>
        </w:r>
      </w:ins>
      <w:ins w:id="314" w:author="Benton, Deon" w:date="2026-04-22T15:50:00Z" w16du:dateUtc="2026-04-22T20:50:00Z">
        <w:r w:rsidR="00D21862">
          <w:rPr>
            <w:rFonts w:ascii="Times New Roman" w:hAnsi="Times New Roman" w:cs="Times New Roman"/>
          </w:rPr>
          <w:t>—</w:t>
        </w:r>
      </w:ins>
      <w:r>
        <w:rPr>
          <w:rFonts w:ascii="Times New Roman" w:hAnsi="Times New Roman" w:cs="Times New Roman"/>
        </w:rPr>
        <w:t xml:space="preserve">each of the studies </w:t>
      </w:r>
      <w:ins w:id="315" w:author="Benton, Deon" w:date="2026-04-22T15:48:00Z" w16du:dateUtc="2026-04-22T20:48:00Z">
        <w:r w:rsidR="00715DDD">
          <w:rPr>
            <w:rFonts w:ascii="Times New Roman" w:hAnsi="Times New Roman" w:cs="Times New Roman"/>
          </w:rPr>
          <w:t xml:space="preserve">from which a given target </w:t>
        </w:r>
      </w:ins>
      <w:ins w:id="316" w:author="Benton, Deon" w:date="2026-04-22T15:50:00Z" w16du:dateUtc="2026-04-22T20:50:00Z">
        <w:r w:rsidR="00D21862">
          <w:rPr>
            <w:rFonts w:ascii="Times New Roman" w:hAnsi="Times New Roman" w:cs="Times New Roman"/>
          </w:rPr>
          <w:t xml:space="preserve">finding or </w:t>
        </w:r>
      </w:ins>
      <w:ins w:id="317" w:author="Benton, Deon" w:date="2026-04-22T15:48:00Z" w16du:dateUtc="2026-04-22T20:48:00Z">
        <w:r w:rsidR="00715DDD">
          <w:rPr>
            <w:rFonts w:ascii="Times New Roman" w:hAnsi="Times New Roman" w:cs="Times New Roman"/>
          </w:rPr>
          <w:t>behavior was derived</w:t>
        </w:r>
      </w:ins>
      <w:ins w:id="318" w:author="Benton, Deon" w:date="2026-04-22T15:50:00Z" w16du:dateUtc="2026-04-22T20:50:00Z">
        <w:r w:rsidR="00D21862">
          <w:rPr>
            <w:rFonts w:ascii="Times New Roman" w:hAnsi="Times New Roman" w:cs="Times New Roman"/>
          </w:rPr>
          <w:t xml:space="preserve"> was modeled at only the most general level</w:t>
        </w:r>
      </w:ins>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w:t>
      </w:r>
      <w:r w:rsidR="00826D1B">
        <w:rPr>
          <w:rFonts w:ascii="Times New Roman" w:hAnsi="Times New Roman" w:cs="Times New Roman"/>
        </w:rPr>
        <w:lastRenderedPageBreak/>
        <w:t>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del w:id="319" w:author="Benton, Deon" w:date="2026-04-22T15:49:00Z" w16du:dateUtc="2026-04-22T20:49:00Z">
        <w:r w:rsidR="00C90067" w:rsidDel="00715DDD">
          <w:rPr>
            <w:rFonts w:ascii="Times New Roman" w:hAnsi="Times New Roman" w:cs="Times New Roman"/>
          </w:rPr>
          <w:delText>Skerry et al., 2013</w:delText>
        </w:r>
      </w:del>
      <w:ins w:id="320" w:author="Benton, Deon" w:date="2026-04-22T15:49:00Z" w16du:dateUtc="2026-04-22T20:49:00Z">
        <w:r w:rsidR="00715DDD">
          <w:rPr>
            <w:rFonts w:ascii="Times New Roman" w:hAnsi="Times New Roman" w:cs="Times New Roman"/>
          </w:rPr>
          <w:t>studies that evaluate action understanding in pre-reaching infants; e.g., Skerry et al., 2013</w:t>
        </w:r>
      </w:ins>
      <w:r w:rsidR="00C90067">
        <w:rPr>
          <w:rFonts w:ascii="Times New Roman" w:hAnsi="Times New Roman" w:cs="Times New Roman"/>
        </w:rPr>
        <w:t>)</w:t>
      </w:r>
      <w:r w:rsidR="004B22DC">
        <w:rPr>
          <w:rFonts w:ascii="Times New Roman" w:hAnsi="Times New Roman" w:cs="Times New Roman"/>
        </w:rPr>
        <w:t>, reasonable assumptions were made to implement those elements in the present simulations.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w:t>
      </w:r>
      <w:proofErr w:type="gramStart"/>
      <w:r w:rsidR="00C0332B">
        <w:rPr>
          <w:rFonts w:ascii="Times New Roman" w:hAnsi="Times New Roman" w:cs="Times New Roman"/>
        </w:rPr>
        <w:t>. .</w:t>
      </w:r>
      <w:proofErr w:type="gramEnd"/>
      <w:r w:rsidR="00C0332B">
        <w:rPr>
          <w:rFonts w:ascii="Times New Roman" w:hAnsi="Times New Roman" w:cs="Times New Roman"/>
        </w:rPr>
        <w:t xml:space="preserve">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A693E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w:t>
      </w:r>
      <w:proofErr w:type="gramStart"/>
      <w:r w:rsidR="00BC1E32">
        <w:rPr>
          <w:rFonts w:ascii="Times New Roman" w:hAnsi="Times New Roman" w:cs="Times New Roman"/>
        </w:rPr>
        <w:t>as to</w:t>
      </w:r>
      <w:proofErr w:type="gramEnd"/>
      <w:r w:rsidR="00BC1E32">
        <w:rPr>
          <w:rFonts w:ascii="Times New Roman" w:hAnsi="Times New Roman" w:cs="Times New Roman"/>
        </w:rPr>
        <w:t xml:space="preserve">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proofErr w:type="gramStart"/>
      <w:r w:rsidR="00181ADB">
        <w:rPr>
          <w:rFonts w:ascii="Times New Roman" w:hAnsi="Times New Roman" w:cs="Times New Roman"/>
        </w:rPr>
        <w:t>SRN;</w:t>
      </w:r>
      <w:proofErr w:type="gramEnd"/>
      <w:r w:rsidR="00181ADB">
        <w:rPr>
          <w:rFonts w:ascii="Times New Roman" w:hAnsi="Times New Roman" w:cs="Times New Roman"/>
        </w:rPr>
        <w:t xml:space="preserve">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proofErr w:type="gramStart"/>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5F83793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7D986B9"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w:t>
      </w:r>
      <w:proofErr w:type="gramStart"/>
      <w:r w:rsidRPr="00AC1613">
        <w:rPr>
          <w:rFonts w:ascii="Times New Roman" w:hAnsi="Times New Roman" w:cs="Times New Roman"/>
          <w:i w:val="0"/>
          <w:iCs w:val="0"/>
          <w:color w:val="000000" w:themeColor="text1"/>
          <w:sz w:val="24"/>
          <w:szCs w:val="24"/>
        </w:rPr>
        <w:t>are collapsed</w:t>
      </w:r>
      <w:proofErr w:type="gramEnd"/>
      <w:r w:rsidRPr="00AC1613">
        <w:rPr>
          <w:rFonts w:ascii="Times New Roman" w:hAnsi="Times New Roman" w:cs="Times New Roman"/>
          <w:i w:val="0"/>
          <w:iCs w:val="0"/>
          <w:color w:val="000000" w:themeColor="text1"/>
          <w:sz w:val="24"/>
          <w:szCs w:val="24"/>
        </w:rPr>
        <w:t xml:space="preserve">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58062EB5">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164B0B88">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2C4DA4E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2B6873B4"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EE108F7"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049D0164">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1373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 xml:space="preserve">of OM10—the first being the fact that this model does not faithfully capture key aspects of the task structure of Gergely et </w:t>
      </w:r>
      <w:proofErr w:type="gramStart"/>
      <w:r w:rsidR="00E2240B">
        <w:rPr>
          <w:rFonts w:ascii="Times New Roman" w:eastAsia="Times New Roman" w:hAnsi="Times New Roman" w:cs="Times New Roman"/>
        </w:rPr>
        <w:t>al.-</w:t>
      </w:r>
      <w:proofErr w:type="gramEnd"/>
      <w:r w:rsidR="00E2240B">
        <w:rPr>
          <w:rFonts w:ascii="Times New Roman" w:eastAsia="Times New Roman" w:hAnsi="Times New Roman" w:cs="Times New Roman"/>
        </w:rPr>
        <w:t>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w:t>
      </w:r>
      <w:r w:rsidR="001216D8">
        <w:rPr>
          <w:rFonts w:ascii="Times New Roman" w:eastAsia="Times New Roman" w:hAnsi="Times New Roman" w:cs="Times New Roman"/>
        </w:rPr>
        <w:lastRenderedPageBreak/>
        <w:t xml:space="preserve">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42384ADE">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67721A8C"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28630CA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w:t>
      </w:r>
      <w:proofErr w:type="gramStart"/>
      <w:r w:rsidR="001E7E39">
        <w:rPr>
          <w:rFonts w:ascii="Times New Roman" w:eastAsia="Times New Roman" w:hAnsi="Times New Roman" w:cs="Times New Roman"/>
        </w:rPr>
        <w:t>’ looking</w:t>
      </w:r>
      <w:proofErr w:type="gramEnd"/>
      <w:r w:rsidR="001E7E39">
        <w:rPr>
          <w:rFonts w:ascii="Times New Roman" w:eastAsia="Times New Roman" w:hAnsi="Times New Roman" w:cs="Times New Roman"/>
        </w:rPr>
        <w:t xml:space="preserve">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lastRenderedPageBreak/>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5FF9132"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513734" w:rsidRPr="00513734">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w:t>
      </w:r>
      <w:r w:rsidR="001324BD">
        <w:rPr>
          <w:rFonts w:ascii="Times New Roman" w:hAnsi="Times New Roman" w:cs="Times New Roman"/>
        </w:rPr>
        <w:lastRenderedPageBreak/>
        <w:t xml:space="preserve">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 xml:space="preserve">Specifically, these networks produced greater </w:t>
      </w:r>
      <w:proofErr w:type="gramStart"/>
      <w:r w:rsidR="001324BD">
        <w:rPr>
          <w:rFonts w:ascii="Times New Roman" w:hAnsi="Times New Roman" w:cs="Times New Roman"/>
        </w:rPr>
        <w:t>error</w:t>
      </w:r>
      <w:proofErr w:type="gramEnd"/>
      <w:r w:rsidR="001324BD">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062F81C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lastRenderedPageBreak/>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F69641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6F00E9B3"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Pr="0044005B">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199A3619" w14:textId="33371A69" w:rsidR="00847F52" w:rsidRDefault="00847F52" w:rsidP="005D2110">
      <w:pPr>
        <w:spacing w:line="480" w:lineRule="auto"/>
        <w:ind w:firstLine="720"/>
        <w:contextualSpacing/>
        <w:rPr>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r w:rsidR="00A231E7">
        <w:rPr>
          <w:rFonts w:ascii="Times New Roman" w:hAnsi="Times New Roman" w:cs="Times New Roman"/>
        </w:rPr>
        <w:t>In this study, infants 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 A separate group of infants in a control condition were habituated to the same </w:t>
      </w:r>
      <w:r w:rsidR="00A231E7" w:rsidRPr="00A231E7">
        <w:rPr>
          <w:rFonts w:ascii="Times New Roman" w:hAnsi="Times New Roman" w:cs="Times New Roman"/>
        </w:rPr>
        <w:lastRenderedPageBreak/>
        <w:t>event expect that the jumping action occurred besides rather than over the barrier</w:t>
      </w:r>
      <w:r w:rsidR="00081CB1">
        <w:rPr>
          <w:rFonts w:ascii="Times New Roman" w:hAnsi="Times New Roman" w:cs="Times New Roman"/>
        </w:rPr>
        <w:t xml:space="preserve">. All infants were then shown two test events—an identical but now much shorter barrier was shown in both events. </w:t>
      </w:r>
      <w:r w:rsidR="00A231E7" w:rsidRPr="00A231E7">
        <w:rPr>
          <w:rFonts w:ascii="Times New Roman" w:hAnsi="Times New Roman" w:cs="Times New Roman"/>
        </w:rPr>
        <w:t xml:space="preserve">In the low, efficient jump test event, the </w:t>
      </w:r>
      <w:r w:rsidR="002373B3">
        <w:rPr>
          <w:rFonts w:ascii="Times New Roman" w:hAnsi="Times New Roman" w:cs="Times New Roman"/>
        </w:rPr>
        <w:t>height of the agent’s jump was sufficient</w:t>
      </w:r>
      <w:r w:rsidR="00A231E7" w:rsidRPr="00A231E7">
        <w:rPr>
          <w:rFonts w:ascii="Times New Roman" w:hAnsi="Times New Roman" w:cs="Times New Roman"/>
        </w:rPr>
        <w:t xml:space="preserve"> to clear th</w:t>
      </w:r>
      <w:r w:rsidR="002373B3">
        <w:rPr>
          <w:rFonts w:ascii="Times New Roman" w:hAnsi="Times New Roman" w:cs="Times New Roman"/>
        </w:rPr>
        <w:t>e</w:t>
      </w:r>
      <w:r w:rsidR="00A231E7" w:rsidRPr="00A231E7">
        <w:rPr>
          <w:rFonts w:ascii="Times New Roman" w:hAnsi="Times New Roman" w:cs="Times New Roman"/>
        </w:rPr>
        <w:t xml:space="preserve"> barrier. In the high, inefficient jump event, the agent jumped</w:t>
      </w:r>
      <w:r w:rsidR="002373B3">
        <w:rPr>
          <w:rFonts w:ascii="Times New Roman" w:hAnsi="Times New Roman" w:cs="Times New Roman"/>
        </w:rPr>
        <w:t xml:space="preserve"> as high as it did during habituation. </w:t>
      </w:r>
      <w:r w:rsidR="003F2FD0">
        <w:rPr>
          <w:rFonts w:ascii="Times New Roman" w:hAnsi="Times New Roman" w:cs="Times New Roman"/>
        </w:rPr>
        <w:t>However,</w:t>
      </w:r>
      <w:r w:rsidR="002373B3">
        <w:rPr>
          <w:rFonts w:ascii="Times New Roman" w:hAnsi="Times New Roman" w:cs="Times New Roman"/>
        </w:rPr>
        <w:t xml:space="preserve"> because the</w:t>
      </w:r>
      <w:r w:rsidR="003F2FD0">
        <w:rPr>
          <w:rFonts w:ascii="Times New Roman" w:hAnsi="Times New Roman" w:cs="Times New Roman"/>
        </w:rPr>
        <w:t xml:space="preserve"> test</w:t>
      </w:r>
      <w:r w:rsidR="002373B3">
        <w:rPr>
          <w:rFonts w:ascii="Times New Roman" w:hAnsi="Times New Roman" w:cs="Times New Roman"/>
        </w:rPr>
        <w:t xml:space="preserve"> barrier was much shorter than </w:t>
      </w:r>
      <w:r w:rsidR="003F2FD0">
        <w:rPr>
          <w:rFonts w:ascii="Times New Roman" w:hAnsi="Times New Roman" w:cs="Times New Roman"/>
        </w:rPr>
        <w:t>the habituation one</w:t>
      </w:r>
      <w:r w:rsidR="002373B3">
        <w:rPr>
          <w:rFonts w:ascii="Times New Roman" w:hAnsi="Times New Roman" w:cs="Times New Roman"/>
        </w:rPr>
        <w:t>, the height of this jump far exceeded what was needed to clear the barrier.</w:t>
      </w:r>
      <w:r w:rsidR="003F2FD0">
        <w:rPr>
          <w:rFonts w:ascii="Times New Roman" w:hAnsi="Times New Roman" w:cs="Times New Roman"/>
        </w:rPr>
        <w:t xml:space="preserve"> Only infants in the Experimental condition looked longer at the high, inefficient test event than at the low, inefficient one; infants in the Control condition looked about equally at both test events. These results </w:t>
      </w:r>
      <w:r w:rsidR="00070634">
        <w:rPr>
          <w:rFonts w:ascii="Times New Roman" w:hAnsi="Times New Roman" w:cs="Times New Roman"/>
        </w:rPr>
        <w:t>suggest that</w:t>
      </w:r>
      <w:r w:rsidR="000875FE">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 efficiency continuously</w:t>
      </w:r>
      <w:r w:rsidR="008C5847">
        <w:rPr>
          <w:rFonts w:ascii="Times New Roman" w:hAnsi="Times New Roman" w:cs="Times New Roman"/>
        </w:rPr>
        <w:t xml:space="preserve"> and </w:t>
      </w:r>
      <w:r w:rsidR="00A231E7" w:rsidRPr="00A231E7">
        <w:rPr>
          <w:rFonts w:ascii="Times New Roman" w:hAnsi="Times New Roman" w:cs="Times New Roman"/>
        </w:rPr>
        <w:t xml:space="preserve">expect agents to engage in the </w:t>
      </w:r>
      <w:r w:rsidR="00131FB9">
        <w:rPr>
          <w:rFonts w:ascii="Times New Roman" w:hAnsi="Times New Roman" w:cs="Times New Roman"/>
        </w:rPr>
        <w:t xml:space="preserve">least </w:t>
      </w:r>
      <w:r w:rsidR="00A231E7" w:rsidRPr="00A231E7">
        <w:rPr>
          <w:rFonts w:ascii="Times New Roman" w:hAnsi="Times New Roman" w:cs="Times New Roman"/>
        </w:rPr>
        <w:t>costly action when pursuing goals</w:t>
      </w:r>
      <w:r w:rsidR="000875FE">
        <w:rPr>
          <w:rFonts w:ascii="Times New Roman" w:hAnsi="Times New Roman" w:cs="Times New Roman"/>
        </w:rPr>
        <w:t xml:space="preserve"> but only when earlier costly actions are justified</w:t>
      </w:r>
      <w:r w:rsidR="00A231E7" w:rsidRPr="00A231E7">
        <w:rPr>
          <w:rFonts w:ascii="Times New Roman" w:hAnsi="Times New Roman" w:cs="Times New Roman"/>
        </w:rPr>
        <w:t>.</w:t>
      </w:r>
    </w:p>
    <w:p w14:paraId="62E4C8AD" w14:textId="038C67FB" w:rsidR="00070634" w:rsidRDefault="00002DBA"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These findings might be </w:t>
      </w:r>
      <w:r w:rsidR="006422FE">
        <w:rPr>
          <w:rFonts w:ascii="Times New Roman" w:hAnsi="Times New Roman" w:cs="Times New Roman"/>
        </w:rPr>
        <w:t>taken to</w:t>
      </w:r>
      <w:r>
        <w:rPr>
          <w:rFonts w:ascii="Times New Roman" w:hAnsi="Times New Roman" w:cs="Times New Roman"/>
        </w:rPr>
        <w:t xml:space="preserve"> challenge an associative learning account because the predictions that </w:t>
      </w:r>
      <w:ins w:id="321" w:author="Benton, Deon" w:date="2026-04-27T16:31:00Z" w16du:dateUtc="2026-04-27T21:31:00Z">
        <w:r w:rsidR="00050A8A">
          <w:rPr>
            <w:rFonts w:ascii="Times New Roman" w:hAnsi="Times New Roman" w:cs="Times New Roman"/>
          </w:rPr>
          <w:t>it</w:t>
        </w:r>
      </w:ins>
      <w:r>
        <w:rPr>
          <w:rFonts w:ascii="Times New Roman" w:hAnsi="Times New Roman" w:cs="Times New Roman"/>
        </w:rPr>
        <w:t xml:space="preserve"> makes for how infants should process both test events diverge from their actual performance. For example, if </w:t>
      </w:r>
      <w:r w:rsidR="006422FE">
        <w:rPr>
          <w:rFonts w:ascii="Times New Roman" w:hAnsi="Times New Roman" w:cs="Times New Roman"/>
        </w:rPr>
        <w:t>infants’</w:t>
      </w:r>
      <w:r>
        <w:rPr>
          <w:rFonts w:ascii="Times New Roman" w:hAnsi="Times New Roman" w:cs="Times New Roman"/>
        </w:rPr>
        <w:t xml:space="preserve"> performance in this task were </w:t>
      </w:r>
      <w:r w:rsidR="00DD7C73">
        <w:rPr>
          <w:rFonts w:ascii="Times New Roman" w:hAnsi="Times New Roman" w:cs="Times New Roman"/>
        </w:rPr>
        <w:t>governed</w:t>
      </w:r>
      <w:r>
        <w:rPr>
          <w:rFonts w:ascii="Times New Roman" w:hAnsi="Times New Roman" w:cs="Times New Roman"/>
        </w:rPr>
        <w:t xml:space="preserve"> by an associative learning mechanism and </w:t>
      </w:r>
      <w:r w:rsidR="006422FE">
        <w:rPr>
          <w:rFonts w:ascii="Times New Roman" w:hAnsi="Times New Roman" w:cs="Times New Roman"/>
        </w:rPr>
        <w:t>an association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any increase in looking at test should be equivalent for both events. </w:t>
      </w:r>
      <w:r w:rsidR="00821757">
        <w:rPr>
          <w:rFonts w:ascii="Times New Roman" w:hAnsi="Times New Roman" w:cs="Times New Roman"/>
        </w:rPr>
        <w:t xml:space="preserve">This prediction is based on the fact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r w:rsidR="00730EFA">
        <w:rPr>
          <w:rFonts w:ascii="Times New Roman" w:hAnsi="Times New Roman" w:cs="Times New Roman"/>
        </w:rPr>
        <w:t xml:space="preserve">the further assumption </w:t>
      </w:r>
      <w:r w:rsidR="0025765E">
        <w:rPr>
          <w:rFonts w:ascii="Times New Roman" w:hAnsi="Times New Roman" w:cs="Times New Roman"/>
        </w:rPr>
        <w:t>that infants also encode the height of the arced motion</w:t>
      </w:r>
      <w:r w:rsidR="00730EFA">
        <w:rPr>
          <w:rFonts w:ascii="Times New Roman" w:hAnsi="Times New Roman" w:cs="Times New Roman"/>
        </w:rPr>
        <w:t xml:space="preserve"> is also made, then it might be predicted that infants should look longer at the low, efficient jump event than at the high, inefficient one.</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r w:rsidR="00D878C5">
        <w:rPr>
          <w:rFonts w:ascii="Times New Roman" w:hAnsi="Times New Roman" w:cs="Times New Roman"/>
        </w:rPr>
        <w:t xml:space="preserve"> could </w:t>
      </w:r>
      <w:r w:rsidR="00061107">
        <w:rPr>
          <w:rFonts w:ascii="Times New Roman" w:hAnsi="Times New Roman" w:cs="Times New Roman"/>
        </w:rPr>
        <w:t xml:space="preserve">capture infants’ 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w:t>
      </w:r>
      <w:r w:rsidR="00425A80">
        <w:rPr>
          <w:rFonts w:ascii="Times New Roman" w:hAnsi="Times New Roman" w:cs="Times New Roman"/>
        </w:rPr>
        <w:lastRenderedPageBreak/>
        <w:t>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322"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323" w:author="Benton, Deon" w:date="2026-04-27T16:14:00Z" w16du:dateUtc="2026-04-27T21:14:00Z">
        <w:r w:rsidR="00184AC3">
          <w:rPr>
            <w:rFonts w:ascii="Times New Roman" w:eastAsia="Times New Roman" w:hAnsi="Times New Roman" w:cs="Times New Roman"/>
          </w:rPr>
          <w:t xml:space="preserve"> </w:t>
        </w:r>
      </w:ins>
      <w:ins w:id="324"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w:t>
      </w:r>
      <w:r>
        <w:rPr>
          <w:rFonts w:ascii="Times New Roman" w:hAnsi="Times New Roman" w:cs="Times New Roman"/>
        </w:rPr>
        <w:lastRenderedPageBreak/>
        <w:t xml:space="preserve">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325" w:author="Benton, Deon" w:date="2026-04-27T16:13:00Z" w16du:dateUtc="2026-04-27T21:13:00Z">
        <w:r w:rsidR="00184AC3">
          <w:rPr>
            <w:rFonts w:ascii="Times New Roman" w:hAnsi="Times New Roman" w:cs="Times New Roman"/>
          </w:rPr>
          <w:t xml:space="preserve"> </w:t>
        </w:r>
      </w:ins>
      <w:ins w:id="326" w:author="Benton, Deon" w:date="2026-04-27T16:16:00Z" w16du:dateUtc="2026-04-27T21:16:00Z">
        <w:r w:rsidR="001B35E7">
          <w:rPr>
            <w:rFonts w:ascii="Times New Roman" w:hAnsi="Times New Roman" w:cs="Times New Roman"/>
          </w:rPr>
          <w:t xml:space="preserve">These events were implemented in an identical manner </w:t>
        </w:r>
      </w:ins>
      <w:ins w:id="327"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328"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329" w:author="Benton, Deon" w:date="2026-04-27T16:15:00Z" w16du:dateUtc="2026-04-27T21:15:00Z">
        <w:r w:rsidR="001B35E7">
          <w:rPr>
            <w:rFonts w:ascii="Times New Roman" w:hAnsi="Times New Roman" w:cs="Times New Roman"/>
          </w:rPr>
          <w:t xml:space="preserve"> because this model does not simulate </w:t>
        </w:r>
      </w:ins>
      <w:ins w:id="330"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ins w:id="331"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ins w:id="332" w:author="Benton, Deon" w:date="2026-04-24T22:25:00Z" w16du:dateUtc="2026-04-25T03:25:00Z"/>
          <w:rFonts w:ascii="Times New Roman" w:hAnsi="Times New Roman" w:cs="Times New Roman"/>
        </w:rPr>
      </w:pPr>
      <w:ins w:id="333"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334"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335"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336"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337" w:author="Benton, Deon" w:date="2026-04-27T16:21:00Z" w16du:dateUtc="2026-04-27T21:21:00Z">
        <w:r w:rsidR="000B332C">
          <w:rPr>
            <w:rFonts w:ascii="Times New Roman" w:hAnsi="Times New Roman" w:cs="Times New Roman"/>
          </w:rPr>
          <w:t xml:space="preserve">Although there are presumably many </w:t>
        </w:r>
      </w:ins>
      <w:ins w:id="338" w:author="Benton, Deon" w:date="2026-04-27T16:22:00Z" w16du:dateUtc="2026-04-27T21:22:00Z">
        <w:r w:rsidR="000B332C">
          <w:rPr>
            <w:rFonts w:ascii="Times New Roman" w:hAnsi="Times New Roman" w:cs="Times New Roman"/>
          </w:rPr>
          <w:t>solutions to this problem</w:t>
        </w:r>
      </w:ins>
      <w:ins w:id="339" w:author="Benton, Deon" w:date="2026-04-27T16:21:00Z" w16du:dateUtc="2026-04-27T21:21:00Z">
        <w:r w:rsidR="000B332C">
          <w:rPr>
            <w:rFonts w:ascii="Times New Roman" w:hAnsi="Times New Roman" w:cs="Times New Roman"/>
          </w:rPr>
          <w:t xml:space="preserve">, </w:t>
        </w:r>
      </w:ins>
      <w:ins w:id="340" w:author="Benton, Deon" w:date="2026-04-27T16:28:00Z" w16du:dateUtc="2026-04-27T21:28:00Z">
        <w:r w:rsidR="0001243D">
          <w:rPr>
            <w:rFonts w:ascii="Times New Roman" w:hAnsi="Times New Roman" w:cs="Times New Roman"/>
          </w:rPr>
          <w:t xml:space="preserve">at least for </w:t>
        </w:r>
        <w:proofErr w:type="gramStart"/>
        <w:r w:rsidR="0001243D">
          <w:rPr>
            <w:rFonts w:ascii="Times New Roman" w:hAnsi="Times New Roman" w:cs="Times New Roman"/>
          </w:rPr>
          <w:t>the present</w:t>
        </w:r>
        <w:proofErr w:type="gramEnd"/>
        <w:r w:rsidR="0001243D">
          <w:rPr>
            <w:rFonts w:ascii="Times New Roman" w:hAnsi="Times New Roman" w:cs="Times New Roman"/>
          </w:rPr>
          <w:t xml:space="preserve"> purposes, </w:t>
        </w:r>
      </w:ins>
      <w:ins w:id="341" w:author="Benton, Deon" w:date="2026-04-27T16:21:00Z" w16du:dateUtc="2026-04-27T21:21:00Z">
        <w:r w:rsidR="000B332C">
          <w:rPr>
            <w:rFonts w:ascii="Times New Roman" w:hAnsi="Times New Roman" w:cs="Times New Roman"/>
          </w:rPr>
          <w:t>the approach that was adopte</w:t>
        </w:r>
      </w:ins>
      <w:ins w:id="342"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343" w:author="Benton, Deon" w:date="2026-04-27T16:27:00Z" w16du:dateUtc="2026-04-27T21:27:00Z">
        <w:r w:rsidR="005F03E5">
          <w:rPr>
            <w:rFonts w:ascii="Times New Roman" w:hAnsi="Times New Roman" w:cs="Times New Roman"/>
          </w:rPr>
          <w:t xml:space="preserve"> </w:t>
        </w:r>
      </w:ins>
      <w:del w:id="344"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w:t>
      </w:r>
      <w:r w:rsidR="000601A2">
        <w:rPr>
          <w:rFonts w:ascii="Times New Roman" w:hAnsi="Times New Roman" w:cs="Times New Roman"/>
        </w:rPr>
        <w:lastRenderedPageBreak/>
        <w:t xml:space="preserve">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345"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346"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0ECFB732" w:rsidR="00307604" w:rsidRDefault="004E661A" w:rsidP="00853CF6">
      <w:pPr>
        <w:spacing w:line="480" w:lineRule="auto"/>
        <w:ind w:firstLine="720"/>
        <w:contextualSpacing/>
        <w:rPr>
          <w:rFonts w:ascii="Times New Roman" w:hAnsi="Times New Roman" w:cs="Times New Roman"/>
        </w:rPr>
      </w:pPr>
      <w:del w:id="347" w:author="Benton, Deon" w:date="2026-04-24T22:25:00Z" w16du:dateUtc="2026-04-25T03:25:00Z">
        <w:r w:rsidDel="00CE60BA">
          <w:rPr>
            <w:rFonts w:ascii="Times New Roman" w:hAnsi="Times New Roman" w:cs="Times New Roman"/>
          </w:rPr>
          <w:delText xml:space="preserve"> </w:delText>
        </w:r>
      </w:del>
      <w:ins w:id="348" w:author="Benton, Deon" w:date="2026-04-24T22:19:00Z" w16du:dateUtc="2026-04-25T03:19:00Z">
        <w:r w:rsidR="009E02A6">
          <w:rPr>
            <w:rFonts w:ascii="Times New Roman" w:hAnsi="Times New Roman" w:cs="Times New Roman"/>
          </w:rPr>
          <w:t>As with ALIAS (and its extension</w:t>
        </w:r>
      </w:ins>
      <w:ins w:id="349" w:author="Benton, Deon" w:date="2026-04-24T22:23:00Z" w16du:dateUtc="2026-04-25T03:23:00Z">
        <w:r w:rsidR="00CE60BA">
          <w:rPr>
            <w:rFonts w:ascii="Times New Roman" w:hAnsi="Times New Roman" w:cs="Times New Roman"/>
          </w:rPr>
          <w:t>, ALIAS-2</w:t>
        </w:r>
      </w:ins>
      <w:ins w:id="350" w:author="Benton, Deon" w:date="2026-04-24T22:19:00Z" w16du:dateUtc="2026-04-25T03:19:00Z">
        <w:r w:rsidR="009E02A6">
          <w:rPr>
            <w:rFonts w:ascii="Times New Roman" w:hAnsi="Times New Roman" w:cs="Times New Roman"/>
          </w:rPr>
          <w:t xml:space="preserve">), </w:t>
        </w:r>
      </w:ins>
      <w:ins w:id="351" w:author="Benton, Deon" w:date="2026-04-27T15:58:00Z" w16du:dateUtc="2026-04-27T20:58:00Z">
        <w:r w:rsidR="003F1E43">
          <w:rPr>
            <w:rFonts w:ascii="Times New Roman" w:hAnsi="Times New Roman" w:cs="Times New Roman"/>
          </w:rPr>
          <w:t xml:space="preserve">OM10 and OM10-2 </w:t>
        </w:r>
      </w:ins>
      <w:ins w:id="352" w:author="Benton, Deon" w:date="2026-04-24T22:25:00Z" w16du:dateUtc="2026-04-25T03:25:00Z">
        <w:r w:rsidR="00CE60BA">
          <w:rPr>
            <w:rFonts w:ascii="Times New Roman" w:hAnsi="Times New Roman" w:cs="Times New Roman"/>
          </w:rPr>
          <w:t>networks were either assigned to the Experimental condition or to the Control condition.</w:t>
        </w:r>
      </w:ins>
      <w:ins w:id="353" w:author="Benton, Deon" w:date="2026-04-24T22:26:00Z" w16du:dateUtc="2026-04-25T03:26:00Z">
        <w:r w:rsidR="00CE60BA">
          <w:rPr>
            <w:rFonts w:ascii="Times New Roman" w:hAnsi="Times New Roman" w:cs="Times New Roman"/>
          </w:rPr>
          <w:t xml:space="preserve"> A </w:t>
        </w:r>
      </w:ins>
      <w:ins w:id="354" w:author="Benton, Deon" w:date="2026-04-24T23:06:00Z" w16du:dateUtc="2026-04-25T04:06:00Z">
        <w:r w:rsidR="00857E59">
          <w:rPr>
            <w:rFonts w:ascii="Times New Roman" w:hAnsi="Times New Roman" w:cs="Times New Roman"/>
          </w:rPr>
          <w:t>three</w:t>
        </w:r>
      </w:ins>
      <w:ins w:id="355" w:author="Benton, Deon" w:date="2026-04-24T22:26:00Z" w16du:dateUtc="2026-04-25T03:26:00Z">
        <w:r w:rsidR="00CE60BA">
          <w:rPr>
            <w:rFonts w:ascii="Times New Roman" w:hAnsi="Times New Roman" w:cs="Times New Roman"/>
          </w:rPr>
          <w:t xml:space="preserve">-cell high </w:t>
        </w:r>
      </w:ins>
      <w:ins w:id="356" w:author="Benton, Deon" w:date="2026-04-27T15:59:00Z" w16du:dateUtc="2026-04-27T20:59:00Z">
        <w:r w:rsidR="003F1E43">
          <w:rPr>
            <w:rFonts w:ascii="Times New Roman" w:hAnsi="Times New Roman" w:cs="Times New Roman"/>
          </w:rPr>
          <w:t>obstacle</w:t>
        </w:r>
      </w:ins>
      <w:ins w:id="357" w:author="Benton, Deon" w:date="2026-04-24T22:26:00Z" w16du:dateUtc="2026-04-25T03:26:00Z">
        <w:r w:rsidR="00CE60BA">
          <w:rPr>
            <w:rFonts w:ascii="Times New Roman" w:hAnsi="Times New Roman" w:cs="Times New Roman"/>
          </w:rPr>
          <w:t xml:space="preserve"> was </w:t>
        </w:r>
      </w:ins>
      <w:ins w:id="358" w:author="Benton, Deon" w:date="2026-04-24T22:27:00Z" w16du:dateUtc="2026-04-25T03:27:00Z">
        <w:r w:rsidR="00CE60BA">
          <w:rPr>
            <w:rFonts w:ascii="Times New Roman" w:hAnsi="Times New Roman" w:cs="Times New Roman"/>
          </w:rPr>
          <w:t>shown</w:t>
        </w:r>
      </w:ins>
      <w:ins w:id="359" w:author="Benton, Deon" w:date="2026-04-24T22:26:00Z" w16du:dateUtc="2026-04-25T03:26:00Z">
        <w:r w:rsidR="00CE60BA">
          <w:rPr>
            <w:rFonts w:ascii="Times New Roman" w:hAnsi="Times New Roman" w:cs="Times New Roman"/>
          </w:rPr>
          <w:t xml:space="preserve"> during the habituation phase for</w:t>
        </w:r>
      </w:ins>
      <w:ins w:id="360" w:author="Benton, Deon" w:date="2026-04-27T15:58:00Z" w16du:dateUtc="2026-04-27T20:58:00Z">
        <w:r w:rsidR="003F1E43">
          <w:rPr>
            <w:rFonts w:ascii="Times New Roman" w:hAnsi="Times New Roman" w:cs="Times New Roman"/>
          </w:rPr>
          <w:t xml:space="preserve"> OM10 and OM10-2</w:t>
        </w:r>
      </w:ins>
      <w:ins w:id="361" w:author="Benton, Deon" w:date="2026-04-24T22:26:00Z" w16du:dateUtc="2026-04-25T03:26:00Z">
        <w:r w:rsidR="00CE60BA">
          <w:rPr>
            <w:rFonts w:ascii="Times New Roman" w:hAnsi="Times New Roman" w:cs="Times New Roman"/>
          </w:rPr>
          <w:t xml:space="preserve"> networks in </w:t>
        </w:r>
        <w:proofErr w:type="gramStart"/>
        <w:r w:rsidR="00CE60BA">
          <w:rPr>
            <w:rFonts w:ascii="Times New Roman" w:hAnsi="Times New Roman" w:cs="Times New Roman"/>
          </w:rPr>
          <w:t>the Experimental</w:t>
        </w:r>
        <w:proofErr w:type="gramEnd"/>
        <w:r w:rsidR="00CE60BA">
          <w:rPr>
            <w:rFonts w:ascii="Times New Roman" w:hAnsi="Times New Roman" w:cs="Times New Roman"/>
          </w:rPr>
          <w:t xml:space="preserve"> condition. </w:t>
        </w:r>
      </w:ins>
      <w:ins w:id="362" w:author="Benton, Deon" w:date="2026-04-27T15:59:00Z" w16du:dateUtc="2026-04-27T20:59:00Z">
        <w:r w:rsidR="003F1E43">
          <w:rPr>
            <w:rFonts w:ascii="Times New Roman" w:hAnsi="Times New Roman" w:cs="Times New Roman"/>
          </w:rPr>
          <w:t>This barrier remained fully visible throughout the duration of the habituation event for OM10-2 networks</w:t>
        </w:r>
      </w:ins>
      <w:ins w:id="363" w:author="Benton, Deon" w:date="2026-04-27T16:00:00Z" w16du:dateUtc="2026-04-27T21:00:00Z">
        <w:r w:rsidR="00EB54EB">
          <w:rPr>
            <w:rFonts w:ascii="Times New Roman" w:hAnsi="Times New Roman" w:cs="Times New Roman"/>
          </w:rPr>
          <w:t>. For OM10 networks, in contrast, the obstacle was only visible when the agent was adjacent to it</w:t>
        </w:r>
      </w:ins>
      <w:ins w:id="364" w:author="Benton, Deon" w:date="2026-04-27T16:24:00Z" w16du:dateUtc="2026-04-27T21:24:00Z">
        <w:r w:rsidR="00F161EC">
          <w:rPr>
            <w:rFonts w:ascii="Times New Roman" w:hAnsi="Times New Roman" w:cs="Times New Roman"/>
          </w:rPr>
          <w:t xml:space="preserve">. Recall that </w:t>
        </w:r>
      </w:ins>
      <w:ins w:id="365" w:author="Benton, Deon" w:date="2026-04-27T16:23:00Z" w16du:dateUtc="2026-04-27T21:23:00Z">
        <w:r w:rsidR="00F161EC">
          <w:rPr>
            <w:rFonts w:ascii="Times New Roman" w:hAnsi="Times New Roman" w:cs="Times New Roman"/>
          </w:rPr>
          <w:t>t</w:t>
        </w:r>
      </w:ins>
      <w:ins w:id="366" w:author="Benton, Deon" w:date="2026-04-27T16:24:00Z" w16du:dateUtc="2026-04-27T21:24:00Z">
        <w:r w:rsidR="00F161EC">
          <w:rPr>
            <w:rFonts w:ascii="Times New Roman" w:hAnsi="Times New Roman" w:cs="Times New Roman"/>
          </w:rPr>
          <w:t xml:space="preserve">his was the approach taken in the first three simulations as well as in </w:t>
        </w:r>
        <w:proofErr w:type="spellStart"/>
        <w:r w:rsidR="00F161EC">
          <w:rPr>
            <w:rFonts w:ascii="Times New Roman" w:hAnsi="Times New Roman" w:cs="Times New Roman"/>
          </w:rPr>
          <w:t>Overwalle</w:t>
        </w:r>
        <w:proofErr w:type="spellEnd"/>
        <w:r w:rsidR="00F161EC">
          <w:rPr>
            <w:rFonts w:ascii="Times New Roman" w:hAnsi="Times New Roman" w:cs="Times New Roman"/>
          </w:rPr>
          <w:t xml:space="preserve"> (2010)</w:t>
        </w:r>
      </w:ins>
      <w:ins w:id="367" w:author="Benton, Deon" w:date="2026-04-27T16:00:00Z" w16du:dateUtc="2026-04-27T21:00:00Z">
        <w:r w:rsidR="00EB54EB">
          <w:rPr>
            <w:rFonts w:ascii="Times New Roman" w:hAnsi="Times New Roman" w:cs="Times New Roman"/>
          </w:rPr>
          <w:t xml:space="preserve">. </w:t>
        </w:r>
      </w:ins>
      <w:ins w:id="368" w:author="Benton, Deon" w:date="2026-04-27T16:01:00Z" w16du:dateUtc="2026-04-27T21:01:00Z">
        <w:r w:rsidR="00EB54EB">
          <w:rPr>
            <w:rFonts w:ascii="Times New Roman" w:hAnsi="Times New Roman" w:cs="Times New Roman"/>
          </w:rPr>
          <w:t xml:space="preserve">No such barrier existed during habituation for OM10 networks assigned to the Control condition; </w:t>
        </w:r>
      </w:ins>
      <w:ins w:id="369" w:author="Benton, Deon" w:date="2026-04-27T16:06:00Z" w16du:dateUtc="2026-04-27T21:06:00Z">
        <w:r w:rsidR="006B3E38">
          <w:rPr>
            <w:rFonts w:ascii="Times New Roman" w:hAnsi="Times New Roman" w:cs="Times New Roman"/>
          </w:rPr>
          <w:t xml:space="preserve">a peripherally located barrier—that remained fully visibly throughout the habituation phase—was shown to OM10-2 networks assigned to the Control condition. </w:t>
        </w:r>
      </w:ins>
      <w:ins w:id="370" w:author="Benton, Deon" w:date="2026-04-27T16:07:00Z" w16du:dateUtc="2026-04-27T21:07:00Z">
        <w:r w:rsidR="006B3E38">
          <w:rPr>
            <w:rFonts w:ascii="Times New Roman" w:hAnsi="Times New Roman" w:cs="Times New Roman"/>
          </w:rPr>
          <w:t xml:space="preserve">In terms of the arced motion that occurred either over or besides the obstacle, </w:t>
        </w:r>
      </w:ins>
      <w:ins w:id="371" w:author="Benton, Deon" w:date="2026-04-27T16:06:00Z" w16du:dateUtc="2026-04-27T21:06:00Z">
        <w:r w:rsidR="006B3E38">
          <w:rPr>
            <w:rFonts w:ascii="Times New Roman" w:hAnsi="Times New Roman" w:cs="Times New Roman"/>
          </w:rPr>
          <w:t>t</w:t>
        </w:r>
      </w:ins>
      <w:ins w:id="372" w:author="Benton, Deon" w:date="2026-04-24T22:28:00Z" w16du:dateUtc="2026-04-25T03:28:00Z">
        <w:r w:rsidR="00CE60BA">
          <w:rPr>
            <w:rFonts w:ascii="Times New Roman" w:hAnsi="Times New Roman" w:cs="Times New Roman"/>
          </w:rPr>
          <w:t>he apex of th</w:t>
        </w:r>
      </w:ins>
      <w:ins w:id="373" w:author="Benton, Deon" w:date="2026-04-27T16:08:00Z" w16du:dateUtc="2026-04-27T21:08:00Z">
        <w:r w:rsidR="0087493B">
          <w:rPr>
            <w:rFonts w:ascii="Times New Roman" w:hAnsi="Times New Roman" w:cs="Times New Roman"/>
          </w:rPr>
          <w:t xml:space="preserve">is motion </w:t>
        </w:r>
      </w:ins>
      <w:ins w:id="374" w:author="Benton, Deon" w:date="2026-04-24T22:28:00Z" w16du:dateUtc="2026-04-25T03:28:00Z">
        <w:r w:rsidR="00CE60BA">
          <w:rPr>
            <w:rFonts w:ascii="Times New Roman" w:hAnsi="Times New Roman" w:cs="Times New Roman"/>
          </w:rPr>
          <w:t xml:space="preserve">was </w:t>
        </w:r>
      </w:ins>
      <w:ins w:id="375" w:author="Benton, Deon" w:date="2026-04-24T23:12:00Z" w16du:dateUtc="2026-04-25T04:12:00Z">
        <w:r w:rsidR="00857E59">
          <w:rPr>
            <w:rFonts w:ascii="Times New Roman" w:hAnsi="Times New Roman" w:cs="Times New Roman"/>
          </w:rPr>
          <w:t>five</w:t>
        </w:r>
      </w:ins>
      <w:ins w:id="376" w:author="Benton, Deon" w:date="2026-04-24T22:28:00Z" w16du:dateUtc="2026-04-25T03:28:00Z">
        <w:r w:rsidR="00CE60BA">
          <w:rPr>
            <w:rFonts w:ascii="Times New Roman" w:hAnsi="Times New Roman" w:cs="Times New Roman"/>
          </w:rPr>
          <w:t xml:space="preserve"> cells high for </w:t>
        </w:r>
      </w:ins>
      <w:ins w:id="377" w:author="Benton, Deon" w:date="2026-04-24T22:29:00Z" w16du:dateUtc="2026-04-25T03:29:00Z">
        <w:r w:rsidR="00CE60BA">
          <w:rPr>
            <w:rFonts w:ascii="Times New Roman" w:hAnsi="Times New Roman" w:cs="Times New Roman"/>
          </w:rPr>
          <w:t xml:space="preserve">OM10 networks and </w:t>
        </w:r>
      </w:ins>
      <w:ins w:id="378" w:author="Benton, Deon" w:date="2026-04-27T16:08:00Z" w16du:dateUtc="2026-04-27T21:08:00Z">
        <w:r w:rsidR="0087493B">
          <w:rPr>
            <w:rFonts w:ascii="Times New Roman" w:hAnsi="Times New Roman" w:cs="Times New Roman"/>
          </w:rPr>
          <w:t>four</w:t>
        </w:r>
      </w:ins>
      <w:ins w:id="379" w:author="Benton, Deon" w:date="2026-04-24T22:29:00Z" w16du:dateUtc="2026-04-25T03:29:00Z">
        <w:r w:rsidR="00CE60BA">
          <w:rPr>
            <w:rFonts w:ascii="Times New Roman" w:hAnsi="Times New Roman" w:cs="Times New Roman"/>
          </w:rPr>
          <w:t xml:space="preserve"> cells high for OM10-2 networks.</w:t>
        </w:r>
      </w:ins>
      <w:ins w:id="380" w:author="Benton, Deon" w:date="2026-04-27T16:08:00Z" w16du:dateUtc="2026-04-27T21:08:00Z">
        <w:r w:rsidR="0087493B">
          <w:rPr>
            <w:rFonts w:ascii="Times New Roman" w:hAnsi="Times New Roman" w:cs="Times New Roman"/>
          </w:rPr>
          <w:t xml:space="preserve"> The zenith</w:t>
        </w:r>
      </w:ins>
      <w:ins w:id="381" w:author="Benton, Deon" w:date="2026-04-27T16:09:00Z" w16du:dateUtc="2026-04-27T21:09:00Z">
        <w:r w:rsidR="0087493B">
          <w:rPr>
            <w:rFonts w:ascii="Times New Roman" w:hAnsi="Times New Roman" w:cs="Times New Roman"/>
          </w:rPr>
          <w:t xml:space="preserve"> of this trajectory</w:t>
        </w:r>
      </w:ins>
      <w:ins w:id="382" w:author="Benton, Deon" w:date="2026-04-27T16:08:00Z" w16du:dateUtc="2026-04-27T21:08:00Z">
        <w:r w:rsidR="0087493B">
          <w:rPr>
            <w:rFonts w:ascii="Times New Roman" w:hAnsi="Times New Roman" w:cs="Times New Roman"/>
          </w:rPr>
          <w:t xml:space="preserve"> was </w:t>
        </w:r>
      </w:ins>
      <w:ins w:id="383" w:author="Benton, Deon" w:date="2026-04-27T16:09:00Z" w16du:dateUtc="2026-04-27T21:09:00Z">
        <w:r w:rsidR="0087493B">
          <w:rPr>
            <w:rFonts w:ascii="Times New Roman" w:hAnsi="Times New Roman" w:cs="Times New Roman"/>
          </w:rPr>
          <w:t>lower for OM10-2 networks than for OM10 to ensure that the agent did not overshoot the three-cell high obstacle.</w:t>
        </w:r>
      </w:ins>
      <w:ins w:id="384" w:author="Benton, Deon" w:date="2026-04-24T23:10:00Z" w16du:dateUtc="2026-04-25T04:10:00Z">
        <w:r w:rsidR="00857E59">
          <w:rPr>
            <w:rFonts w:ascii="Times New Roman" w:hAnsi="Times New Roman" w:cs="Times New Roman"/>
          </w:rPr>
          <w:t xml:space="preserve"> </w:t>
        </w:r>
      </w:ins>
      <w:ins w:id="385" w:author="Benton, Deon" w:date="2026-04-24T22:25:00Z" w16du:dateUtc="2026-04-25T03:25:00Z">
        <w:r w:rsidR="00CE60BA">
          <w:rPr>
            <w:rFonts w:ascii="Times New Roman" w:hAnsi="Times New Roman" w:cs="Times New Roman"/>
          </w:rPr>
          <w:t xml:space="preserve"> </w:t>
        </w:r>
      </w:ins>
      <w:ins w:id="386" w:author="Benton, Deon" w:date="2026-04-24T23:08:00Z" w16du:dateUtc="2026-04-25T04:08:00Z">
        <w:r w:rsidR="00857E59">
          <w:rPr>
            <w:rFonts w:ascii="Times New Roman" w:hAnsi="Times New Roman" w:cs="Times New Roman"/>
          </w:rPr>
          <w:t>The</w:t>
        </w:r>
      </w:ins>
      <w:ins w:id="387" w:author="Benton, Deon" w:date="2026-04-24T23:12:00Z" w16du:dateUtc="2026-04-25T04:12:00Z">
        <w:r w:rsidR="00857E59">
          <w:rPr>
            <w:rFonts w:ascii="Times New Roman" w:hAnsi="Times New Roman" w:cs="Times New Roman"/>
          </w:rPr>
          <w:t xml:space="preserve"> barrier used in both test events was </w:t>
        </w:r>
      </w:ins>
      <w:ins w:id="388" w:author="Benton, Deon" w:date="2026-04-27T16:30:00Z" w16du:dateUtc="2026-04-27T21:30:00Z">
        <w:r w:rsidR="00C222B1">
          <w:rPr>
            <w:rFonts w:ascii="Times New Roman" w:hAnsi="Times New Roman" w:cs="Times New Roman"/>
          </w:rPr>
          <w:t>one</w:t>
        </w:r>
      </w:ins>
      <w:ins w:id="389" w:author="Benton, Deon" w:date="2026-04-24T23:12:00Z" w16du:dateUtc="2026-04-25T04:12:00Z">
        <w:r w:rsidR="00857E59">
          <w:rPr>
            <w:rFonts w:ascii="Times New Roman" w:hAnsi="Times New Roman" w:cs="Times New Roman"/>
          </w:rPr>
          <w:t xml:space="preserve"> cell high</w:t>
        </w:r>
      </w:ins>
      <w:ins w:id="390" w:author="Benton, Deon" w:date="2026-04-27T16:09:00Z" w16du:dateUtc="2026-04-27T21:09:00Z">
        <w:r w:rsidR="00C16B3E">
          <w:rPr>
            <w:rFonts w:ascii="Times New Roman" w:hAnsi="Times New Roman" w:cs="Times New Roman"/>
          </w:rPr>
          <w:t>; this was true irrespective of the condition to</w:t>
        </w:r>
      </w:ins>
      <w:ins w:id="391" w:author="Benton, Deon" w:date="2026-04-27T16:10:00Z" w16du:dateUtc="2026-04-27T21:10:00Z">
        <w:r w:rsidR="00C16B3E">
          <w:rPr>
            <w:rFonts w:ascii="Times New Roman" w:hAnsi="Times New Roman" w:cs="Times New Roman"/>
          </w:rPr>
          <w:t xml:space="preserve"> which networks were assigned</w:t>
        </w:r>
      </w:ins>
      <w:ins w:id="392" w:author="Benton, Deon" w:date="2026-04-24T23:12:00Z" w16du:dateUtc="2026-04-25T04:12:00Z">
        <w:r w:rsidR="00857E59">
          <w:rPr>
            <w:rFonts w:ascii="Times New Roman" w:hAnsi="Times New Roman" w:cs="Times New Roman"/>
          </w:rPr>
          <w:t xml:space="preserve">. </w:t>
        </w:r>
      </w:ins>
      <w:ins w:id="393"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394" w:author="Benton, Deon" w:date="2026-04-24T23:14:00Z" w16du:dateUtc="2026-04-25T04:14:00Z">
        <w:r w:rsidR="00857E59">
          <w:rPr>
            <w:rFonts w:ascii="Times New Roman" w:hAnsi="Times New Roman" w:cs="Times New Roman"/>
          </w:rPr>
          <w:t>during habituation.</w:t>
        </w:r>
      </w:ins>
      <w:ins w:id="395" w:author="Benton, Deon" w:date="2026-04-27T16:25:00Z" w16du:dateUtc="2026-04-27T21:25:00Z">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2</w:t>
        </w:r>
      </w:ins>
      <w:ins w:id="396" w:author="Benton, Deon" w:date="2026-04-27T16:26:00Z" w16du:dateUtc="2026-04-27T21:26:00Z">
        <w:r w:rsidR="000851C0">
          <w:rPr>
            <w:rFonts w:ascii="Times New Roman" w:hAnsi="Times New Roman" w:cs="Times New Roman"/>
          </w:rPr>
          <w:t xml:space="preserve"> and by three cells for </w:t>
        </w:r>
        <w:r w:rsidR="000851C0">
          <w:rPr>
            <w:rFonts w:ascii="Times New Roman" w:hAnsi="Times New Roman" w:cs="Times New Roman"/>
          </w:rPr>
          <w:lastRenderedPageBreak/>
          <w:t xml:space="preserve">OM10. The results reported below remain unchanged if the </w:t>
        </w:r>
      </w:ins>
      <w:ins w:id="397" w:author="Benton, Deon" w:date="2026-04-27T16:30:00Z" w16du:dateUtc="2026-04-27T21:30:00Z">
        <w:r w:rsidR="006D46B2">
          <w:rPr>
            <w:rFonts w:ascii="Times New Roman" w:hAnsi="Times New Roman" w:cs="Times New Roman"/>
          </w:rPr>
          <w:t>extent</w:t>
        </w:r>
      </w:ins>
      <w:ins w:id="398" w:author="Benton, Deon" w:date="2026-04-27T16:32:00Z" w16du:dateUtc="2026-04-27T21:32:00Z">
        <w:r w:rsidR="00EE157C">
          <w:rPr>
            <w:rFonts w:ascii="Times New Roman" w:hAnsi="Times New Roman" w:cs="Times New Roman"/>
          </w:rPr>
          <w:t xml:space="preserve"> of</w:t>
        </w:r>
      </w:ins>
      <w:ins w:id="399" w:author="Benton, Deon" w:date="2026-04-27T16:26:00Z" w16du:dateUtc="2026-04-27T21:26:00Z">
        <w:r w:rsidR="000851C0">
          <w:rPr>
            <w:rFonts w:ascii="Times New Roman" w:hAnsi="Times New Roman" w:cs="Times New Roman"/>
          </w:rPr>
          <w:t xml:space="preserve"> overshooting is </w:t>
        </w:r>
      </w:ins>
      <w:ins w:id="400" w:author="Benton, Deon" w:date="2026-04-27T16:31:00Z" w16du:dateUtc="2026-04-27T21:31:00Z">
        <w:r w:rsidR="006D46B2">
          <w:rPr>
            <w:rFonts w:ascii="Times New Roman" w:hAnsi="Times New Roman" w:cs="Times New Roman"/>
          </w:rPr>
          <w:t>controlled</w:t>
        </w:r>
      </w:ins>
      <w:ins w:id="401" w:author="Benton, Deon" w:date="2026-04-27T16:26:00Z" w16du:dateUtc="2026-04-27T21:26:00Z">
        <w:r w:rsidR="000851C0">
          <w:rPr>
            <w:rFonts w:ascii="Times New Roman" w:hAnsi="Times New Roman" w:cs="Times New Roman"/>
          </w:rPr>
          <w:t>.</w:t>
        </w:r>
      </w:ins>
      <w:ins w:id="402" w:author="Benton, Deon" w:date="2026-04-24T23:14:00Z" w16du:dateUtc="2026-04-25T04:14:00Z">
        <w:r w:rsidR="00857E59">
          <w:rPr>
            <w:rFonts w:ascii="Times New Roman" w:hAnsi="Times New Roman" w:cs="Times New Roman"/>
          </w:rPr>
          <w:t xml:space="preserve"> In contrast, the apex of the arced motion</w:t>
        </w:r>
      </w:ins>
      <w:ins w:id="403" w:author="Benton, Deon" w:date="2026-04-24T23:19:00Z" w16du:dateUtc="2026-04-25T04:19:00Z">
        <w:r w:rsidR="001739DE">
          <w:rPr>
            <w:rFonts w:ascii="Times New Roman" w:hAnsi="Times New Roman" w:cs="Times New Roman"/>
          </w:rPr>
          <w:t xml:space="preserve"> in the low, efficient </w:t>
        </w:r>
      </w:ins>
      <w:ins w:id="404" w:author="Benton, Deon" w:date="2026-04-24T23:20:00Z" w16du:dateUtc="2026-04-25T04:20:00Z">
        <w:r w:rsidR="001739DE">
          <w:rPr>
            <w:rFonts w:ascii="Times New Roman" w:hAnsi="Times New Roman" w:cs="Times New Roman"/>
          </w:rPr>
          <w:t xml:space="preserve">event was </w:t>
        </w:r>
      </w:ins>
      <w:ins w:id="405" w:author="Benton, Deon" w:date="2026-04-27T16:11:00Z" w16du:dateUtc="2026-04-27T21:11:00Z">
        <w:r w:rsidR="00A13863">
          <w:rPr>
            <w:rFonts w:ascii="Times New Roman" w:hAnsi="Times New Roman" w:cs="Times New Roman"/>
          </w:rPr>
          <w:t>three</w:t>
        </w:r>
      </w:ins>
      <w:ins w:id="406" w:author="Benton, Deon" w:date="2026-04-24T23:20:00Z" w16du:dateUtc="2026-04-25T04:20:00Z">
        <w:r w:rsidR="001739DE">
          <w:rPr>
            <w:rFonts w:ascii="Times New Roman" w:hAnsi="Times New Roman" w:cs="Times New Roman"/>
          </w:rPr>
          <w:t xml:space="preserve"> cells high for OM10 networks and </w:t>
        </w:r>
      </w:ins>
      <w:ins w:id="407" w:author="Benton, Deon" w:date="2026-04-27T16:11:00Z" w16du:dateUtc="2026-04-27T21:11:00Z">
        <w:r w:rsidR="00A13863">
          <w:rPr>
            <w:rFonts w:ascii="Times New Roman" w:hAnsi="Times New Roman" w:cs="Times New Roman"/>
          </w:rPr>
          <w:t>two</w:t>
        </w:r>
      </w:ins>
      <w:ins w:id="408" w:author="Benton, Deon" w:date="2026-04-24T23:20:00Z" w16du:dateUtc="2026-04-25T04:20:00Z">
        <w:r w:rsidR="001739DE">
          <w:rPr>
            <w:rFonts w:ascii="Times New Roman" w:hAnsi="Times New Roman" w:cs="Times New Roman"/>
          </w:rPr>
          <w:t xml:space="preserve"> cells high for OM10-2 networks</w:t>
        </w:r>
      </w:ins>
      <w:ins w:id="409" w:author="Benton, Deon" w:date="2026-04-27T16:11:00Z" w16du:dateUtc="2026-04-27T21:11:00Z">
        <w:r w:rsidR="00A13863">
          <w:rPr>
            <w:rFonts w:ascii="Times New Roman" w:hAnsi="Times New Roman" w:cs="Times New Roman"/>
          </w:rPr>
          <w:t xml:space="preserve"> (to prevent overshooting)</w:t>
        </w:r>
      </w:ins>
      <w:ins w:id="410" w:author="Benton, Deon" w:date="2026-04-24T23:20:00Z" w16du:dateUtc="2026-04-25T04:20:00Z">
        <w:r w:rsidR="001739DE">
          <w:rPr>
            <w:rFonts w:ascii="Times New Roman" w:hAnsi="Times New Roman" w:cs="Times New Roman"/>
          </w:rPr>
          <w:t xml:space="preserve">. </w:t>
        </w:r>
      </w:ins>
      <w:ins w:id="411" w:author="Benton, Deon" w:date="2026-04-24T23:08:00Z" w16du:dateUtc="2026-04-25T04:08:00Z">
        <w:r w:rsidR="00857E59">
          <w:rPr>
            <w:rFonts w:ascii="Times New Roman" w:hAnsi="Times New Roman" w:cs="Times New Roman"/>
          </w:rPr>
          <w:t xml:space="preserve"> </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5889FD7"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15</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w:t>
      </w:r>
      <w:r w:rsidR="00714977">
        <w:rPr>
          <w:rFonts w:ascii="Times New Roman" w:hAnsi="Times New Roman" w:cs="Times New Roman"/>
        </w:rPr>
        <w:lastRenderedPageBreak/>
        <w:t xml:space="preserve">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r w:rsidR="003E09D2">
        <w:rPr>
          <w:rFonts w:ascii="Times New Roman" w:eastAsia="Times New Roman" w:hAnsi="Times New Roman" w:cs="Times New Roman"/>
        </w:rPr>
        <w:lastRenderedPageBreak/>
        <w:t xml:space="preserve">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lastRenderedPageBreak/>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5"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8"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9"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1"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4"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50"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2"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5"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7"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3"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5"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8"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9"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3"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8"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2"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6"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8"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6"/>
      <w:headerReference w:type="first" r:id="rId9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DE91" w14:textId="77777777" w:rsidR="00C30EDE" w:rsidRDefault="00C30EDE" w:rsidP="00391C7E">
      <w:pPr>
        <w:spacing w:after="0" w:line="240" w:lineRule="auto"/>
      </w:pPr>
      <w:r>
        <w:separator/>
      </w:r>
    </w:p>
  </w:endnote>
  <w:endnote w:type="continuationSeparator" w:id="0">
    <w:p w14:paraId="704D0A34" w14:textId="77777777" w:rsidR="00C30EDE" w:rsidRDefault="00C30ED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C433B" w14:textId="77777777" w:rsidR="00C30EDE" w:rsidRDefault="00C30EDE" w:rsidP="00391C7E">
      <w:pPr>
        <w:spacing w:after="0" w:line="240" w:lineRule="auto"/>
      </w:pPr>
      <w:r>
        <w:separator/>
      </w:r>
    </w:p>
  </w:footnote>
  <w:footnote w:type="continuationSeparator" w:id="0">
    <w:p w14:paraId="7ADA9868" w14:textId="77777777" w:rsidR="00C30EDE" w:rsidRDefault="00C30EDE"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43D"/>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2DC0"/>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0F58"/>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D65"/>
    <w:rsid w:val="00152F19"/>
    <w:rsid w:val="0015353E"/>
    <w:rsid w:val="00153600"/>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95E"/>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38E"/>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716"/>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1EB"/>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440"/>
    <w:rsid w:val="004F6BF0"/>
    <w:rsid w:val="004F7ADE"/>
    <w:rsid w:val="00500409"/>
    <w:rsid w:val="00501680"/>
    <w:rsid w:val="00501DE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0A"/>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B25"/>
    <w:rsid w:val="00547B6D"/>
    <w:rsid w:val="0055007A"/>
    <w:rsid w:val="005509E0"/>
    <w:rsid w:val="00550F57"/>
    <w:rsid w:val="005510C2"/>
    <w:rsid w:val="00551B6D"/>
    <w:rsid w:val="00552237"/>
    <w:rsid w:val="00552D36"/>
    <w:rsid w:val="00553AD7"/>
    <w:rsid w:val="005540D0"/>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6D57"/>
    <w:rsid w:val="005A703B"/>
    <w:rsid w:val="005A72CB"/>
    <w:rsid w:val="005A7473"/>
    <w:rsid w:val="005A7984"/>
    <w:rsid w:val="005A7C4E"/>
    <w:rsid w:val="005A7F7F"/>
    <w:rsid w:val="005B26B8"/>
    <w:rsid w:val="005B2900"/>
    <w:rsid w:val="005B2DE0"/>
    <w:rsid w:val="005B3ABC"/>
    <w:rsid w:val="005B40D5"/>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3E6"/>
    <w:rsid w:val="005E4A7C"/>
    <w:rsid w:val="005E4F02"/>
    <w:rsid w:val="005E59C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3E38"/>
    <w:rsid w:val="006B4F0B"/>
    <w:rsid w:val="006B5248"/>
    <w:rsid w:val="006B5510"/>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572"/>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3058F"/>
    <w:rsid w:val="008308C9"/>
    <w:rsid w:val="008317A2"/>
    <w:rsid w:val="00831E0C"/>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015"/>
    <w:rsid w:val="00872238"/>
    <w:rsid w:val="00872693"/>
    <w:rsid w:val="0087325A"/>
    <w:rsid w:val="0087493B"/>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F0D"/>
    <w:rsid w:val="008A0F87"/>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5285"/>
    <w:rsid w:val="00926560"/>
    <w:rsid w:val="0092661E"/>
    <w:rsid w:val="00926A43"/>
    <w:rsid w:val="00926B08"/>
    <w:rsid w:val="00926D5F"/>
    <w:rsid w:val="00927EE5"/>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639"/>
    <w:rsid w:val="009D7E96"/>
    <w:rsid w:val="009E02A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1C87"/>
    <w:rsid w:val="00AB2187"/>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451"/>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9CE"/>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64C0"/>
    <w:rsid w:val="00C26EA0"/>
    <w:rsid w:val="00C2785F"/>
    <w:rsid w:val="00C27F62"/>
    <w:rsid w:val="00C307E8"/>
    <w:rsid w:val="00C30B04"/>
    <w:rsid w:val="00C30D64"/>
    <w:rsid w:val="00C30EDE"/>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665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6FC4"/>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B9F"/>
    <w:rsid w:val="00D05D3F"/>
    <w:rsid w:val="00D05D7B"/>
    <w:rsid w:val="00D0709C"/>
    <w:rsid w:val="00D07834"/>
    <w:rsid w:val="00D108B4"/>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4C6D"/>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3CC8"/>
    <w:rsid w:val="00D34A44"/>
    <w:rsid w:val="00D35C7A"/>
    <w:rsid w:val="00D35C83"/>
    <w:rsid w:val="00D37BBE"/>
    <w:rsid w:val="00D37BE2"/>
    <w:rsid w:val="00D37E49"/>
    <w:rsid w:val="00D37FC8"/>
    <w:rsid w:val="00D401E8"/>
    <w:rsid w:val="00D4032F"/>
    <w:rsid w:val="00D4098D"/>
    <w:rsid w:val="00D409AB"/>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4EA7"/>
    <w:rsid w:val="00DA5522"/>
    <w:rsid w:val="00DA5568"/>
    <w:rsid w:val="00DA57F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17BC6"/>
    <w:rsid w:val="00E20BAF"/>
    <w:rsid w:val="00E20D06"/>
    <w:rsid w:val="00E20DB4"/>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B51"/>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57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48AF"/>
    <w:rsid w:val="00F04FA5"/>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81E"/>
    <w:rsid w:val="00FE4932"/>
    <w:rsid w:val="00FE4DA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16/S0885-2014(02)00124-7" TargetMode="External"/><Relationship Id="rId47" Type="http://schemas.openxmlformats.org/officeDocument/2006/relationships/hyperlink" Target="https://doi.org/10.1207/s15516709cog2701_4" TargetMode="External"/><Relationship Id="rId63" Type="http://schemas.openxmlformats.org/officeDocument/2006/relationships/hyperlink" Target="https://doi.org/10.1111/desc.13581" TargetMode="External"/><Relationship Id="rId68" Type="http://schemas.openxmlformats.org/officeDocument/2006/relationships/hyperlink" Target="https://doi.org/10.1016/j.cogpsych.2010.02.001" TargetMode="External"/><Relationship Id="rId84" Type="http://schemas.openxmlformats.org/officeDocument/2006/relationships/hyperlink" Target="https://doi.org/10.1111/j.1551-6709.2010.01129.x" TargetMode="External"/><Relationship Id="rId89" Type="http://schemas.openxmlformats.org/officeDocument/2006/relationships/hyperlink" Target="https://doi.org/10.1016/j.neuroimage.2010.05.02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016/0010-0277(85)90008-3" TargetMode="External"/><Relationship Id="rId53" Type="http://schemas.openxmlformats.org/officeDocument/2006/relationships/hyperlink" Target="https://doi.org/10.1177/0963721412470687" TargetMode="External"/><Relationship Id="rId58" Type="http://schemas.openxmlformats.org/officeDocument/2006/relationships/hyperlink" Target="https://doi.org/10.1016/0885-2014(93)90008-S" TargetMode="External"/><Relationship Id="rId74" Type="http://schemas.openxmlformats.org/officeDocument/2006/relationships/hyperlink" Target="https://doi.org/10.1037/1089-2680.1.3.271" TargetMode="External"/><Relationship Id="rId79" Type="http://schemas.openxmlformats.org/officeDocument/2006/relationships/hyperlink" Target="https://doi.org/10.1098/rsos.191795" TargetMode="External"/><Relationship Id="rId5" Type="http://schemas.openxmlformats.org/officeDocument/2006/relationships/webSettings" Target="webSettings.xml"/><Relationship Id="rId90" Type="http://schemas.openxmlformats.org/officeDocument/2006/relationships/hyperlink" Target="https://doi.org/10.1016/j.cogdev.2012.08.004" TargetMode="External"/><Relationship Id="rId95" Type="http://schemas.openxmlformats.org/officeDocument/2006/relationships/hyperlink" Target="https://psycnet.apa.org/doi/10.1037/a003215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111/1467-7687.00220" TargetMode="External"/><Relationship Id="rId48" Type="http://schemas.openxmlformats.org/officeDocument/2006/relationships/hyperlink" Target="https://doi.org/10.1207/s15516709cog1401_5" TargetMode="External"/><Relationship Id="rId64" Type="http://schemas.openxmlformats.org/officeDocument/2006/relationships/hyperlink" Target="https://doi.org/10.1016/j.cognition.2016.12.007" TargetMode="External"/><Relationship Id="rId69" Type="http://schemas.openxmlformats.org/officeDocument/2006/relationships/hyperlink" Target="https://doi.org/10.1016/S0010-0277(96)00727-5" TargetMode="External"/><Relationship Id="rId80" Type="http://schemas.openxmlformats.org/officeDocument/2006/relationships/hyperlink" Target="https://doi.org/10.1371/journal.pone.0023223" TargetMode="External"/><Relationship Id="rId85" Type="http://schemas.openxmlformats.org/officeDocument/2006/relationships/hyperlink" Target="https://doi.org/10.1146/annurev.ph.25.030163.0025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37/xge0001656" TargetMode="External"/><Relationship Id="rId46" Type="http://schemas.openxmlformats.org/officeDocument/2006/relationships/hyperlink" Target="https://doi.org/10.1016/S0010-0277(99)00039-6" TargetMode="External"/><Relationship Id="rId59" Type="http://schemas.openxmlformats.org/officeDocument/2006/relationships/hyperlink" Target="https://doi.org/10.1016/j.cogdev.2005.04.004" TargetMode="External"/><Relationship Id="rId67" Type="http://schemas.openxmlformats.org/officeDocument/2006/relationships/hyperlink" Target="https://doi.org/10.1111/j.0956-7976.2004.00755.x" TargetMode="External"/><Relationship Id="rId20" Type="http://schemas.openxmlformats.org/officeDocument/2006/relationships/image" Target="media/image12.png"/><Relationship Id="rId41" Type="http://schemas.openxmlformats.org/officeDocument/2006/relationships/hyperlink" Target="https://psycnet.apa.org/doi/10.1016/S1364-6613(99)01356-X" TargetMode="External"/><Relationship Id="rId54" Type="http://schemas.openxmlformats.org/officeDocument/2006/relationships/hyperlink" Target="https://doi.org/10.1016/j.cogdev.2010.09.001" TargetMode="External"/><Relationship Id="rId62" Type="http://schemas.openxmlformats.org/officeDocument/2006/relationships/hyperlink" Target="https://doi.org/10.1016/S0010-0277(87)80006-9" TargetMode="External"/><Relationship Id="rId70" Type="http://schemas.openxmlformats.org/officeDocument/2006/relationships/hyperlink" Target="https://doi.org/10.1126/science.1107621" TargetMode="External"/><Relationship Id="rId75" Type="http://schemas.openxmlformats.org/officeDocument/2006/relationships/hyperlink" Target="http://www.jstor.org/stable/30162860" TargetMode="External"/><Relationship Id="rId83" Type="http://schemas.openxmlformats.org/officeDocument/2006/relationships/hyperlink" Target="https://doi.org/10.1016/S1364-6613(02)01926-5" TargetMode="External"/><Relationship Id="rId88" Type="http://schemas.openxmlformats.org/officeDocument/2006/relationships/hyperlink" Target="https://doi.org/10.1371/journal.pbio.0030208" TargetMode="External"/><Relationship Id="rId91" Type="http://schemas.openxmlformats.org/officeDocument/2006/relationships/hyperlink" Target="https://doi.org/10.1016/j.cognition.2017.06.029"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111/j.1467-8624.1991.tb01602.x" TargetMode="External"/><Relationship Id="rId49" Type="http://schemas.openxmlformats.org/officeDocument/2006/relationships/hyperlink" Target="https://doi.org/10.1111/j.1467-7687.2011.01048.x" TargetMode="External"/><Relationship Id="rId57" Type="http://schemas.openxmlformats.org/officeDocument/2006/relationships/hyperlink" Target="https://psycnet.apa.org/doi/10.1037/0012-1649.19.3.338"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jpeg"/><Relationship Id="rId44" Type="http://schemas.openxmlformats.org/officeDocument/2006/relationships/hyperlink" Target="https://psycnet.apa.org/doi/10.1037/0033-295X.112.2.347" TargetMode="External"/><Relationship Id="rId52" Type="http://schemas.openxmlformats.org/officeDocument/2006/relationships/hyperlink" Target="https://doi.org/10.1016/0010-0277(95)00661-H" TargetMode="External"/><Relationship Id="rId60" Type="http://schemas.openxmlformats.org/officeDocument/2006/relationships/hyperlink" Target="https://doi.org/10.1016/0010-0285(83)90017-8" TargetMode="External"/><Relationship Id="rId65" Type="http://schemas.openxmlformats.org/officeDocument/2006/relationships/hyperlink" Target="https://doi.org/10.1037/0012-1649.36.5.635" TargetMode="External"/><Relationship Id="rId73" Type="http://schemas.openxmlformats.org/officeDocument/2006/relationships/hyperlink" Target="https://doi.org/10.1016/j.cognition.2017.09.007" TargetMode="External"/><Relationship Id="rId78" Type="http://schemas.openxmlformats.org/officeDocument/2006/relationships/hyperlink" Target="https://doi.org/10.1080/09540090310001655093" TargetMode="External"/><Relationship Id="rId81" Type="http://schemas.openxmlformats.org/officeDocument/2006/relationships/hyperlink" Target="https://doi.org/10.1207/s15327078in1003_6" TargetMode="External"/><Relationship Id="rId86" Type="http://schemas.openxmlformats.org/officeDocument/2006/relationships/hyperlink" Target="https://psycnet.apa.org/doi/10.1037/0033-295X.99.4.605" TargetMode="External"/><Relationship Id="rId94" Type="http://schemas.openxmlformats.org/officeDocument/2006/relationships/hyperlink" Target="https://doi.org/10.1111/1467-8721.ep10772615" TargetMode="External"/><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cogdev.2022.101164" TargetMode="External"/><Relationship Id="rId34" Type="http://schemas.openxmlformats.org/officeDocument/2006/relationships/hyperlink" Target="https://doi.org/10.1016/0010-0277(86)90052-1" TargetMode="External"/><Relationship Id="rId50" Type="http://schemas.openxmlformats.org/officeDocument/2006/relationships/hyperlink" Target="https://doi.org/10.1038/s41467-025-61517-3" TargetMode="External"/><Relationship Id="rId55" Type="http://schemas.openxmlformats.org/officeDocument/2006/relationships/hyperlink" Target="https://doi.org/10.1038/nature06288" TargetMode="External"/><Relationship Id="rId76" Type="http://schemas.openxmlformats.org/officeDocument/2006/relationships/hyperlink" Target="https://doi.org/10.1038/323533a0" TargetMode="External"/><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126/science.1111656" TargetMode="External"/><Relationship Id="rId92" Type="http://schemas.openxmlformats.org/officeDocument/2006/relationships/hyperlink" Target="https://doi.org/10.1111/1467-9280.0021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207/S15327078IN0104_3" TargetMode="External"/><Relationship Id="rId45" Type="http://schemas.openxmlformats.org/officeDocument/2006/relationships/hyperlink" Target="https://doi.org/10.1111/1467-7687.00039" TargetMode="External"/><Relationship Id="rId66" Type="http://schemas.openxmlformats.org/officeDocument/2006/relationships/hyperlink" Target="https://doi.org/10.1080/095400999116322" TargetMode="External"/><Relationship Id="rId87" Type="http://schemas.openxmlformats.org/officeDocument/2006/relationships/hyperlink" Target="https://doi.org/10.1002/icd.2359" TargetMode="External"/><Relationship Id="rId61" Type="http://schemas.openxmlformats.org/officeDocument/2006/relationships/hyperlink" Target="https://doi.org/10.1016/S0010-0277(98)00036-5" TargetMode="External"/><Relationship Id="rId82" Type="http://schemas.openxmlformats.org/officeDocument/2006/relationships/hyperlink" Target="https://doi.org/10.1521/soco.2025.43.3.15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psycnet.apa.org/doi/10.1037/0012-1649.23.5.655" TargetMode="External"/><Relationship Id="rId56" Type="http://schemas.openxmlformats.org/officeDocument/2006/relationships/hyperlink" Target="https://doi.org/10.1162/neco.1989.1.1.143" TargetMode="External"/><Relationship Id="rId77" Type="http://schemas.openxmlformats.org/officeDocument/2006/relationships/hyperlink" Target="https://doi.org/10.1371/journal.pone.0042698" TargetMode="External"/><Relationship Id="rId100"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016/S1364-6613(03)00128-1" TargetMode="External"/><Relationship Id="rId72" Type="http://schemas.openxmlformats.org/officeDocument/2006/relationships/hyperlink" Target="https://doi.org/10.1016/j.cognition.2004.11.005" TargetMode="External"/><Relationship Id="rId93" Type="http://schemas.openxmlformats.org/officeDocument/2006/relationships/hyperlink" Target="https://doi.org/10.1038/358749a0"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104</Pages>
  <Words>29426</Words>
  <Characters>167731</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50</cp:revision>
  <dcterms:created xsi:type="dcterms:W3CDTF">2026-04-27T17:50:00Z</dcterms:created>
  <dcterms:modified xsi:type="dcterms:W3CDTF">2026-04-27T21:32:00Z</dcterms:modified>
</cp:coreProperties>
</file>