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45B60BC8"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2"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 xml:space="preserve">—the </w:t>
      </w:r>
      <w:r w:rsidR="0050410C">
        <w:rPr>
          <w:rFonts w:ascii="Times New Roman" w:hAnsi="Times New Roman" w:cs="Times New Roman"/>
        </w:rPr>
        <w:lastRenderedPageBreak/>
        <w:t>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3" w:author="Benton, Deon" w:date="2026-05-11T10:08:00Z" w16du:dateUtc="2026-05-11T15:08:00Z"/>
          <w:rFonts w:ascii="Times New Roman" w:hAnsi="Times New Roman" w:cs="Times New Roman"/>
        </w:rPr>
      </w:pPr>
      <w:ins w:id="4" w:author="Benton, Deon" w:date="2026-05-10T21:12:00Z" w16du:dateUtc="2026-05-11T02:12:00Z">
        <w:r w:rsidRPr="00C62E91">
          <w:rPr>
            <w:rFonts w:ascii="Times New Roman" w:hAnsi="Times New Roman" w:cs="Times New Roman"/>
          </w:rPr>
          <w:t>Although these perspectives differ</w:t>
        </w:r>
      </w:ins>
      <w:ins w:id="5" w:author="Benton, Deon" w:date="2026-05-11T12:33:00Z" w16du:dateUtc="2026-05-11T17:33:00Z">
        <w:r w:rsidR="00906243">
          <w:rPr>
            <w:rFonts w:ascii="Times New Roman" w:hAnsi="Times New Roman" w:cs="Times New Roman"/>
          </w:rPr>
          <w:t xml:space="preserve"> from one another</w:t>
        </w:r>
      </w:ins>
      <w:ins w:id="6"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7" w:author="Benton, Deon" w:date="2026-05-11T11:55:00Z" w16du:dateUtc="2026-05-11T16:55:00Z">
        <w:r w:rsidR="00270E73">
          <w:rPr>
            <w:rFonts w:ascii="Times New Roman" w:hAnsi="Times New Roman" w:cs="Times New Roman"/>
          </w:rPr>
          <w:t xml:space="preserve"> both</w:t>
        </w:r>
      </w:ins>
      <w:ins w:id="8"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9" w:author="Benton, Deon" w:date="2026-05-10T21:13:00Z" w16du:dateUtc="2026-05-11T02:13:00Z">
        <w:r>
          <w:rPr>
            <w:rFonts w:ascii="Times New Roman" w:hAnsi="Times New Roman" w:cs="Times New Roman"/>
          </w:rPr>
          <w:t>i.e.,</w:t>
        </w:r>
      </w:ins>
      <w:ins w:id="10" w:author="Benton, Deon" w:date="2026-05-10T21:12:00Z" w16du:dateUtc="2026-05-11T02:12:00Z">
        <w:r w:rsidRPr="00C62E91">
          <w:rPr>
            <w:rFonts w:ascii="Times New Roman" w:hAnsi="Times New Roman" w:cs="Times New Roman"/>
          </w:rPr>
          <w:t xml:space="preserve"> agents or objects) and</w:t>
        </w:r>
      </w:ins>
      <w:ins w:id="11" w:author="Benton, Deon" w:date="2026-05-11T11:55:00Z" w16du:dateUtc="2026-05-11T16:55:00Z">
        <w:r w:rsidR="00270E73">
          <w:rPr>
            <w:rFonts w:ascii="Times New Roman" w:hAnsi="Times New Roman" w:cs="Times New Roman"/>
          </w:rPr>
          <w:t xml:space="preserve"> in terms of</w:t>
        </w:r>
      </w:ins>
      <w:ins w:id="12" w:author="Benton, Deon" w:date="2026-05-10T21:12:00Z" w16du:dateUtc="2026-05-11T02:12:00Z">
        <w:r w:rsidRPr="00C62E91">
          <w:rPr>
            <w:rFonts w:ascii="Times New Roman" w:hAnsi="Times New Roman" w:cs="Times New Roman"/>
          </w:rPr>
          <w:t xml:space="preserve"> </w:t>
        </w:r>
      </w:ins>
      <w:ins w:id="13" w:author="Benton, Deon" w:date="2026-05-10T21:13:00Z" w16du:dateUtc="2026-05-11T02:13:00Z">
        <w:r>
          <w:rPr>
            <w:rFonts w:ascii="Times New Roman" w:hAnsi="Times New Roman" w:cs="Times New Roman"/>
          </w:rPr>
          <w:t>their efficiency</w:t>
        </w:r>
      </w:ins>
      <w:ins w:id="14" w:author="Benton, Deon" w:date="2026-05-11T11:58:00Z" w16du:dateUtc="2026-05-11T16:58:00Z">
        <w:r w:rsidR="00CD2C97">
          <w:rPr>
            <w:rFonts w:ascii="Times New Roman" w:hAnsi="Times New Roman" w:cs="Times New Roman"/>
          </w:rPr>
          <w:t>,</w:t>
        </w:r>
      </w:ins>
      <w:ins w:id="15" w:author="Benton, Deon" w:date="2026-05-10T21:13:00Z" w16du:dateUtc="2026-05-11T02:13:00Z">
        <w:r>
          <w:rPr>
            <w:rFonts w:ascii="Times New Roman" w:hAnsi="Times New Roman" w:cs="Times New Roman"/>
          </w:rPr>
          <w:t xml:space="preserve"> </w:t>
        </w:r>
      </w:ins>
      <w:ins w:id="16" w:author="Benton, Deon" w:date="2026-05-11T11:55:00Z" w16du:dateUtc="2026-05-11T16:55:00Z">
        <w:r w:rsidR="001166DF">
          <w:rPr>
            <w:rFonts w:ascii="Times New Roman" w:hAnsi="Times New Roman" w:cs="Times New Roman"/>
          </w:rPr>
          <w:t xml:space="preserve">rationality, </w:t>
        </w:r>
      </w:ins>
      <w:ins w:id="17" w:author="Benton, Deon" w:date="2026-05-10T21:13:00Z" w16du:dateUtc="2026-05-11T02:13:00Z">
        <w:r>
          <w:rPr>
            <w:rFonts w:ascii="Times New Roman" w:hAnsi="Times New Roman" w:cs="Times New Roman"/>
          </w:rPr>
          <w:t>and cost</w:t>
        </w:r>
      </w:ins>
      <w:ins w:id="18" w:author="Benton, Deon" w:date="2026-05-11T11:58:00Z" w16du:dateUtc="2026-05-11T16:58:00Z">
        <w:r w:rsidR="00CD2C97">
          <w:rPr>
            <w:rFonts w:ascii="Times New Roman" w:hAnsi="Times New Roman" w:cs="Times New Roman"/>
          </w:rPr>
          <w:t>, a</w:t>
        </w:r>
      </w:ins>
      <w:ins w:id="19" w:author="Benton, Deon" w:date="2026-05-11T11:59:00Z" w16du:dateUtc="2026-05-11T16:59:00Z">
        <w:r w:rsidR="00CD2C97">
          <w:rPr>
            <w:rFonts w:ascii="Times New Roman" w:hAnsi="Times New Roman" w:cs="Times New Roman"/>
          </w:rPr>
          <w:t>mong other things</w:t>
        </w:r>
      </w:ins>
      <w:ins w:id="20"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21" w:author="Benton, Deon" w:date="2026-05-11T11:59:00Z" w16du:dateUtc="2026-05-11T16:59:00Z">
        <w:r w:rsidR="00CC4C6E">
          <w:rPr>
            <w:rFonts w:ascii="Times New Roman" w:hAnsi="Times New Roman" w:cs="Times New Roman"/>
          </w:rPr>
          <w:t>ttractive</w:t>
        </w:r>
      </w:ins>
      <w:ins w:id="22"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23" w:author="Benton, Deon" w:date="2026-05-11T11:13:00Z" w16du:dateUtc="2026-05-11T16:13:00Z">
        <w:r w:rsidR="00AC6FC0">
          <w:rPr>
            <w:rFonts w:ascii="Times New Roman" w:hAnsi="Times New Roman" w:cs="Times New Roman"/>
          </w:rPr>
          <w:t xml:space="preserve"> at the heart of the developmental cognitive sciences</w:t>
        </w:r>
      </w:ins>
      <w:ins w:id="24" w:author="Benton, Deon" w:date="2026-05-11T11:57:00Z" w16du:dateUtc="2026-05-11T16:57:00Z">
        <w:r w:rsidR="00CD2C97">
          <w:rPr>
            <w:rFonts w:ascii="Times New Roman" w:hAnsi="Times New Roman" w:cs="Times New Roman"/>
          </w:rPr>
          <w:t>,</w:t>
        </w:r>
      </w:ins>
      <w:ins w:id="25" w:author="Benton, Deon" w:date="2026-05-10T21:12:00Z" w16du:dateUtc="2026-05-11T02:12:00Z">
        <w:r w:rsidRPr="00C62E91">
          <w:rPr>
            <w:rFonts w:ascii="Times New Roman" w:hAnsi="Times New Roman" w:cs="Times New Roman"/>
          </w:rPr>
          <w:t xml:space="preserve"> have generated a</w:t>
        </w:r>
      </w:ins>
      <w:ins w:id="26" w:author="Benton, Deon" w:date="2026-05-11T11:56:00Z" w16du:dateUtc="2026-05-11T16:56:00Z">
        <w:r w:rsidR="002F05F8">
          <w:rPr>
            <w:rFonts w:ascii="Times New Roman" w:hAnsi="Times New Roman" w:cs="Times New Roman"/>
          </w:rPr>
          <w:t xml:space="preserve"> substantial body of research,</w:t>
        </w:r>
      </w:ins>
      <w:ins w:id="27" w:author="Benton, Deon" w:date="2026-05-10T21:15:00Z" w16du:dateUtc="2026-05-11T02:15:00Z">
        <w:r>
          <w:rPr>
            <w:rFonts w:ascii="Times New Roman" w:hAnsi="Times New Roman" w:cs="Times New Roman"/>
          </w:rPr>
          <w:t xml:space="preserve"> </w:t>
        </w:r>
      </w:ins>
      <w:ins w:id="28" w:author="Benton, Deon" w:date="2026-05-10T21:12:00Z" w16du:dateUtc="2026-05-11T02:12:00Z">
        <w:r w:rsidRPr="00C62E91">
          <w:rPr>
            <w:rFonts w:ascii="Times New Roman" w:hAnsi="Times New Roman" w:cs="Times New Roman"/>
          </w:rPr>
          <w:t>and</w:t>
        </w:r>
      </w:ins>
      <w:ins w:id="29" w:author="Benton, Deon" w:date="2026-05-10T21:16:00Z" w16du:dateUtc="2026-05-11T02:16:00Z">
        <w:r>
          <w:rPr>
            <w:rFonts w:ascii="Times New Roman" w:hAnsi="Times New Roman" w:cs="Times New Roman"/>
          </w:rPr>
          <w:t xml:space="preserve"> </w:t>
        </w:r>
      </w:ins>
      <w:ins w:id="30" w:author="Benton, Deon" w:date="2026-05-11T12:00:00Z" w16du:dateUtc="2026-05-11T17:00:00Z">
        <w:r w:rsidR="006C5AAB">
          <w:rPr>
            <w:rFonts w:ascii="Times New Roman" w:hAnsi="Times New Roman" w:cs="Times New Roman"/>
          </w:rPr>
          <w:t>enjoy some degree of</w:t>
        </w:r>
      </w:ins>
      <w:ins w:id="31" w:author="Benton, Deon" w:date="2026-05-10T21:12:00Z" w16du:dateUtc="2026-05-11T02:12:00Z">
        <w:r w:rsidRPr="00C62E91">
          <w:rPr>
            <w:rFonts w:ascii="Times New Roman" w:hAnsi="Times New Roman" w:cs="Times New Roman"/>
          </w:rPr>
          <w:t xml:space="preserve"> empirical support. </w:t>
        </w:r>
      </w:ins>
      <w:ins w:id="32" w:author="Benton, Deon" w:date="2026-05-11T12:01:00Z" w16du:dateUtc="2026-05-11T17:01:00Z">
        <w:r w:rsidR="008A4FA6">
          <w:rPr>
            <w:rFonts w:ascii="Times New Roman" w:hAnsi="Times New Roman" w:cs="Times New Roman"/>
          </w:rPr>
          <w:t>Yet i</w:t>
        </w:r>
      </w:ins>
      <w:ins w:id="33" w:author="Benton, Deon" w:date="2026-05-11T09:53:00Z" w16du:dateUtc="2026-05-11T14:53:00Z">
        <w:r w:rsidR="00F42F5B">
          <w:rPr>
            <w:rFonts w:ascii="Times New Roman" w:hAnsi="Times New Roman" w:cs="Times New Roman"/>
          </w:rPr>
          <w:t xml:space="preserve">mportant questions </w:t>
        </w:r>
      </w:ins>
      <w:ins w:id="34" w:author="Benton, Deon" w:date="2026-05-10T21:23:00Z" w16du:dateUtc="2026-05-11T02:23:00Z">
        <w:r w:rsidR="00956572">
          <w:rPr>
            <w:rFonts w:ascii="Times New Roman" w:hAnsi="Times New Roman" w:cs="Times New Roman"/>
          </w:rPr>
          <w:t>remain</w:t>
        </w:r>
      </w:ins>
      <w:ins w:id="35" w:author="Benton, Deon" w:date="2026-05-10T21:19:00Z" w16du:dateUtc="2026-05-11T02:19:00Z">
        <w:r>
          <w:rPr>
            <w:rFonts w:ascii="Times New Roman" w:hAnsi="Times New Roman" w:cs="Times New Roman"/>
          </w:rPr>
          <w:t xml:space="preserve"> about key aspects of each proposal.</w:t>
        </w:r>
      </w:ins>
      <w:ins w:id="36" w:author="Benton, Deon" w:date="2026-05-10T21:12:00Z" w16du:dateUtc="2026-05-11T02:12:00Z">
        <w:r w:rsidRPr="00C62E91">
          <w:rPr>
            <w:rFonts w:ascii="Times New Roman" w:hAnsi="Times New Roman" w:cs="Times New Roman"/>
          </w:rPr>
          <w:t xml:space="preserve"> For example,</w:t>
        </w:r>
      </w:ins>
      <w:ins w:id="37" w:author="Benton, Deon" w:date="2026-05-10T21:26:00Z" w16du:dateUtc="2026-05-11T02:26:00Z">
        <w:r w:rsidR="00952AE6">
          <w:rPr>
            <w:rFonts w:ascii="Times New Roman" w:hAnsi="Times New Roman" w:cs="Times New Roman"/>
          </w:rPr>
          <w:t xml:space="preserve"> although</w:t>
        </w:r>
      </w:ins>
      <w:ins w:id="38" w:author="Benton, Deon" w:date="2026-05-10T21:12:00Z" w16du:dateUtc="2026-05-11T02:12:00Z">
        <w:r w:rsidRPr="00C62E91">
          <w:rPr>
            <w:rFonts w:ascii="Times New Roman" w:hAnsi="Times New Roman" w:cs="Times New Roman"/>
          </w:rPr>
          <w:t xml:space="preserve"> </w:t>
        </w:r>
      </w:ins>
      <w:ins w:id="39" w:author="Benton, Deon" w:date="2026-05-10T21:26:00Z" w16du:dateUtc="2026-05-11T02:26:00Z">
        <w:r w:rsidR="00952AE6">
          <w:rPr>
            <w:rFonts w:ascii="Times New Roman" w:hAnsi="Times New Roman" w:cs="Times New Roman"/>
          </w:rPr>
          <w:t>proponents of the</w:t>
        </w:r>
      </w:ins>
      <w:ins w:id="40" w:author="Benton, Deon" w:date="2026-05-10T21:12:00Z" w16du:dateUtc="2026-05-11T02:12:00Z">
        <w:r w:rsidRPr="00C62E91">
          <w:rPr>
            <w:rFonts w:ascii="Times New Roman" w:hAnsi="Times New Roman" w:cs="Times New Roman"/>
          </w:rPr>
          <w:t xml:space="preserve"> teleological stance </w:t>
        </w:r>
      </w:ins>
      <w:ins w:id="41" w:author="Benton, Deon" w:date="2026-05-10T21:26:00Z" w16du:dateUtc="2026-05-11T02:26:00Z">
        <w:r w:rsidR="00952AE6">
          <w:rPr>
            <w:rFonts w:ascii="Times New Roman" w:hAnsi="Times New Roman" w:cs="Times New Roman"/>
          </w:rPr>
          <w:t>maintain that</w:t>
        </w:r>
      </w:ins>
      <w:ins w:id="42" w:author="Benton, Deon" w:date="2026-05-10T21:12:00Z" w16du:dateUtc="2026-05-11T02:12:00Z">
        <w:r w:rsidRPr="00C62E91">
          <w:rPr>
            <w:rFonts w:ascii="Times New Roman" w:hAnsi="Times New Roman" w:cs="Times New Roman"/>
          </w:rPr>
          <w:t xml:space="preserve"> infants interpret actions in terms of</w:t>
        </w:r>
      </w:ins>
      <w:ins w:id="43" w:author="Benton, Deon" w:date="2026-05-10T21:22:00Z" w16du:dateUtc="2026-05-11T02:22:00Z">
        <w:r>
          <w:rPr>
            <w:rFonts w:ascii="Times New Roman" w:hAnsi="Times New Roman" w:cs="Times New Roman"/>
          </w:rPr>
          <w:t xml:space="preserve"> </w:t>
        </w:r>
      </w:ins>
      <w:ins w:id="44" w:author="Benton, Deon" w:date="2026-05-11T09:53:00Z" w16du:dateUtc="2026-05-11T14:53:00Z">
        <w:r w:rsidR="000651E9">
          <w:rPr>
            <w:rFonts w:ascii="Times New Roman" w:hAnsi="Times New Roman" w:cs="Times New Roman"/>
          </w:rPr>
          <w:t>goals, constraints, efficiency, and rationality,</w:t>
        </w:r>
      </w:ins>
      <w:ins w:id="45" w:author="Benton, Deon" w:date="2026-05-10T21:22:00Z" w16du:dateUtc="2026-05-11T02:22:00Z">
        <w:r>
          <w:rPr>
            <w:rFonts w:ascii="Times New Roman" w:hAnsi="Times New Roman" w:cs="Times New Roman"/>
          </w:rPr>
          <w:t xml:space="preserve"> </w:t>
        </w:r>
      </w:ins>
      <w:ins w:id="46" w:author="Benton, Deon" w:date="2026-05-11T09:53:00Z" w16du:dateUtc="2026-05-11T14:53:00Z">
        <w:r w:rsidR="000651E9">
          <w:rPr>
            <w:rFonts w:ascii="Times New Roman" w:hAnsi="Times New Roman" w:cs="Times New Roman"/>
          </w:rPr>
          <w:t>the theor</w:t>
        </w:r>
      </w:ins>
      <w:ins w:id="47" w:author="Benton, Deon" w:date="2026-05-11T09:54:00Z" w16du:dateUtc="2026-05-11T14:54:00Z">
        <w:r w:rsidR="000651E9">
          <w:rPr>
            <w:rFonts w:ascii="Times New Roman" w:hAnsi="Times New Roman" w:cs="Times New Roman"/>
          </w:rPr>
          <w:t>y is notably silent about the</w:t>
        </w:r>
      </w:ins>
      <w:ins w:id="48" w:author="Benton, Deon" w:date="2026-05-10T21:23:00Z" w16du:dateUtc="2026-05-11T02:23:00Z">
        <w:r w:rsidR="00956572">
          <w:rPr>
            <w:rFonts w:ascii="Times New Roman" w:hAnsi="Times New Roman" w:cs="Times New Roman"/>
          </w:rPr>
          <w:t xml:space="preserve"> </w:t>
        </w:r>
      </w:ins>
      <w:ins w:id="49" w:author="Benton, Deon" w:date="2026-05-10T21:12:00Z" w16du:dateUtc="2026-05-11T02:12:00Z">
        <w:r w:rsidRPr="00C62E91">
          <w:rPr>
            <w:rFonts w:ascii="Times New Roman" w:hAnsi="Times New Roman" w:cs="Times New Roman"/>
          </w:rPr>
          <w:t>origins of these notions.</w:t>
        </w:r>
      </w:ins>
      <w:ins w:id="50" w:author="Benton, Deon" w:date="2026-05-10T21:17:00Z" w16du:dateUtc="2026-05-11T02:17:00Z">
        <w:r>
          <w:rPr>
            <w:rFonts w:ascii="Times New Roman" w:hAnsi="Times New Roman" w:cs="Times New Roman"/>
          </w:rPr>
          <w:t xml:space="preserve"> </w:t>
        </w:r>
      </w:ins>
      <w:ins w:id="51" w:author="Benton, Deon" w:date="2026-05-11T09:54:00Z" w16du:dateUtc="2026-05-11T14:54:00Z">
        <w:r w:rsidR="005E54A6">
          <w:rPr>
            <w:rFonts w:ascii="Times New Roman" w:hAnsi="Times New Roman" w:cs="Times New Roman"/>
          </w:rPr>
          <w:t xml:space="preserve">This is a notable shortcoming given that possessing some idea of what makes an action rational or efficient is a prerequisite </w:t>
        </w:r>
      </w:ins>
      <w:ins w:id="52" w:author="Benton, Deon" w:date="2026-05-11T09:55:00Z" w16du:dateUtc="2026-05-11T14:55:00Z">
        <w:r w:rsidR="005E54A6">
          <w:rPr>
            <w:rFonts w:ascii="Times New Roman" w:hAnsi="Times New Roman" w:cs="Times New Roman"/>
          </w:rPr>
          <w:t xml:space="preserve">for judging whether an action is or is not efficient or </w:t>
        </w:r>
        <w:r w:rsidR="005E54A6">
          <w:rPr>
            <w:rFonts w:ascii="Times New Roman" w:hAnsi="Times New Roman" w:cs="Times New Roman"/>
          </w:rPr>
          <w:lastRenderedPageBreak/>
          <w:t>rational.</w:t>
        </w:r>
      </w:ins>
      <w:ins w:id="53" w:author="Benton, Deon" w:date="2026-05-10T21:30:00Z" w16du:dateUtc="2026-05-11T02:30:00Z">
        <w:r w:rsidR="00952AE6">
          <w:rPr>
            <w:rFonts w:ascii="Times New Roman" w:hAnsi="Times New Roman" w:cs="Times New Roman"/>
          </w:rPr>
          <w:t xml:space="preserve"> </w:t>
        </w:r>
      </w:ins>
      <w:ins w:id="54" w:author="Benton, Deon" w:date="2026-05-10T21:32:00Z" w16du:dateUtc="2026-05-11T02:32:00Z">
        <w:r w:rsidR="004277B3">
          <w:rPr>
            <w:rFonts w:ascii="Times New Roman" w:hAnsi="Times New Roman" w:cs="Times New Roman"/>
          </w:rPr>
          <w:t xml:space="preserve">Another </w:t>
        </w:r>
      </w:ins>
      <w:ins w:id="55" w:author="Benton, Deon" w:date="2026-05-11T10:01:00Z" w16du:dateUtc="2026-05-11T15:01:00Z">
        <w:r w:rsidR="005A6517">
          <w:rPr>
            <w:rFonts w:ascii="Times New Roman" w:hAnsi="Times New Roman" w:cs="Times New Roman"/>
          </w:rPr>
          <w:t>critique of this proposal is that it remains to be seen how</w:t>
        </w:r>
      </w:ins>
      <w:ins w:id="56" w:author="Benton, Deon" w:date="2026-05-11T10:02:00Z" w16du:dateUtc="2026-05-11T15:02:00Z">
        <w:r w:rsidR="005A6517">
          <w:rPr>
            <w:rFonts w:ascii="Times New Roman" w:hAnsi="Times New Roman" w:cs="Times New Roman"/>
          </w:rPr>
          <w:t>,</w:t>
        </w:r>
      </w:ins>
      <w:ins w:id="57" w:author="Benton, Deon" w:date="2026-05-11T10:01:00Z" w16du:dateUtc="2026-05-11T15:01:00Z">
        <w:r w:rsidR="005A6517">
          <w:rPr>
            <w:rFonts w:ascii="Times New Roman" w:hAnsi="Times New Roman" w:cs="Times New Roman"/>
          </w:rPr>
          <w:t xml:space="preserve"> </w:t>
        </w:r>
      </w:ins>
      <w:ins w:id="58" w:author="Benton, Deon" w:date="2026-05-11T10:02:00Z" w16du:dateUtc="2026-05-11T15:02:00Z">
        <w:r w:rsidR="005A6517">
          <w:rPr>
            <w:rFonts w:ascii="Times New Roman" w:hAnsi="Times New Roman" w:cs="Times New Roman"/>
          </w:rPr>
          <w:t xml:space="preserve">in precise mechanistic terms, </w:t>
        </w:r>
      </w:ins>
      <w:ins w:id="59" w:author="Benton, Deon" w:date="2026-05-10T21:33:00Z" w16du:dateUtc="2026-05-11T02:33:00Z">
        <w:r w:rsidR="004277B3">
          <w:rPr>
            <w:rFonts w:ascii="Times New Roman" w:hAnsi="Times New Roman" w:cs="Times New Roman"/>
          </w:rPr>
          <w:t>an</w:t>
        </w:r>
      </w:ins>
      <w:ins w:id="60" w:author="Benton, Deon" w:date="2026-05-10T21:12:00Z" w16du:dateUtc="2026-05-11T02:12:00Z">
        <w:r w:rsidRPr="00C62E91">
          <w:rPr>
            <w:rFonts w:ascii="Times New Roman" w:hAnsi="Times New Roman" w:cs="Times New Roman"/>
          </w:rPr>
          <w:t xml:space="preserve"> observed action </w:t>
        </w:r>
      </w:ins>
      <w:ins w:id="61" w:author="Benton, Deon" w:date="2026-05-11T10:02:00Z" w16du:dateUtc="2026-05-11T15:02:00Z">
        <w:r w:rsidR="005A6517">
          <w:rPr>
            <w:rFonts w:ascii="Times New Roman" w:hAnsi="Times New Roman" w:cs="Times New Roman"/>
          </w:rPr>
          <w:t>consisting of</w:t>
        </w:r>
      </w:ins>
      <w:ins w:id="62" w:author="Benton, Deon" w:date="2026-05-10T21:12:00Z" w16du:dateUtc="2026-05-11T02:12:00Z">
        <w:r w:rsidRPr="00C62E91">
          <w:rPr>
            <w:rFonts w:ascii="Times New Roman" w:hAnsi="Times New Roman" w:cs="Times New Roman"/>
          </w:rPr>
          <w:t xml:space="preserve"> </w:t>
        </w:r>
      </w:ins>
      <w:ins w:id="63" w:author="Benton, Deon" w:date="2026-05-11T10:03:00Z" w16du:dateUtc="2026-05-11T15:03:00Z">
        <w:r w:rsidR="005A6517">
          <w:rPr>
            <w:rFonts w:ascii="Times New Roman" w:hAnsi="Times New Roman" w:cs="Times New Roman"/>
          </w:rPr>
          <w:t>an end state, a physical context, and observed behavior</w:t>
        </w:r>
      </w:ins>
      <w:ins w:id="64" w:author="Benton, Deon" w:date="2026-05-10T21:12:00Z" w16du:dateUtc="2026-05-11T02:12:00Z">
        <w:r w:rsidRPr="00C62E91">
          <w:rPr>
            <w:rFonts w:ascii="Times New Roman" w:hAnsi="Times New Roman" w:cs="Times New Roman"/>
          </w:rPr>
          <w:t xml:space="preserve"> is transformed into </w:t>
        </w:r>
      </w:ins>
      <w:ins w:id="65" w:author="Benton, Deon" w:date="2026-05-10T21:33:00Z" w16du:dateUtc="2026-05-11T02:33:00Z">
        <w:r w:rsidR="004277B3">
          <w:rPr>
            <w:rFonts w:ascii="Times New Roman" w:hAnsi="Times New Roman" w:cs="Times New Roman"/>
          </w:rPr>
          <w:t>an</w:t>
        </w:r>
      </w:ins>
      <w:ins w:id="6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67" w:author="Benton, Deon" w:date="2026-05-11T10:08:00Z" w16du:dateUtc="2026-05-11T15:08:00Z">
        <w:r w:rsidR="000F3F41">
          <w:rPr>
            <w:rFonts w:ascii="Times New Roman" w:hAnsi="Times New Roman" w:cs="Times New Roman"/>
          </w:rPr>
          <w:t xml:space="preserve"> (</w:t>
        </w:r>
      </w:ins>
      <w:proofErr w:type="spellStart"/>
      <w:ins w:id="68" w:author="Benton, Deon" w:date="2026-05-11T12:24:00Z" w16du:dateUtc="2026-05-11T17:24:00Z">
        <w:r w:rsidR="0029581D">
          <w:rPr>
            <w:rFonts w:ascii="Times New Roman" w:hAnsi="Times New Roman" w:cs="Times New Roman"/>
          </w:rPr>
          <w:t>Csibra</w:t>
        </w:r>
        <w:proofErr w:type="spellEnd"/>
        <w:r w:rsidR="0029581D">
          <w:rPr>
            <w:rFonts w:ascii="Times New Roman" w:hAnsi="Times New Roman" w:cs="Times New Roman"/>
          </w:rPr>
          <w:t xml:space="preserve"> et al., 2003; </w:t>
        </w:r>
      </w:ins>
      <w:ins w:id="69" w:author="Benton, Deon" w:date="2026-05-11T10:12:00Z" w16du:dateUtc="2026-05-11T15:12:00Z">
        <w:r w:rsidR="00D749CF">
          <w:rPr>
            <w:rFonts w:ascii="Times New Roman" w:hAnsi="Times New Roman" w:cs="Times New Roman"/>
          </w:rPr>
          <w:t xml:space="preserve">Gergely &amp; </w:t>
        </w:r>
        <w:proofErr w:type="spellStart"/>
        <w:r w:rsidR="00D749CF">
          <w:rPr>
            <w:rFonts w:ascii="Times New Roman" w:hAnsi="Times New Roman" w:cs="Times New Roman"/>
          </w:rPr>
          <w:t>Csibra</w:t>
        </w:r>
        <w:proofErr w:type="spellEnd"/>
        <w:r w:rsidR="00D749CF">
          <w:rPr>
            <w:rFonts w:ascii="Times New Roman" w:hAnsi="Times New Roman" w:cs="Times New Roman"/>
          </w:rPr>
          <w:t>, 1997</w:t>
        </w:r>
      </w:ins>
      <w:ins w:id="70" w:author="Benton, Deon" w:date="2026-05-11T10:09:00Z" w16du:dateUtc="2026-05-11T15:09:00Z">
        <w:r w:rsidR="000F3F41">
          <w:rPr>
            <w:rFonts w:ascii="Times New Roman" w:hAnsi="Times New Roman" w:cs="Times New Roman"/>
          </w:rPr>
          <w:t>)</w:t>
        </w:r>
      </w:ins>
      <w:ins w:id="71" w:author="Benton, Deon" w:date="2026-05-11T10:05:00Z" w16du:dateUtc="2026-05-11T15:05:00Z">
        <w:r w:rsidR="00577501">
          <w:rPr>
            <w:rFonts w:ascii="Times New Roman" w:hAnsi="Times New Roman" w:cs="Times New Roman"/>
          </w:rPr>
          <w:t xml:space="preserve">; merely </w:t>
        </w:r>
      </w:ins>
      <w:ins w:id="72" w:author="Benton, Deon" w:date="2026-05-11T10:06:00Z" w16du:dateUtc="2026-05-11T15:06:00Z">
        <w:r w:rsidR="002267D1">
          <w:rPr>
            <w:rFonts w:ascii="Times New Roman" w:hAnsi="Times New Roman" w:cs="Times New Roman"/>
          </w:rPr>
          <w:t>stipulating</w:t>
        </w:r>
      </w:ins>
      <w:ins w:id="73" w:author="Benton, Deon" w:date="2026-05-11T10:05:00Z" w16du:dateUtc="2026-05-11T15:05:00Z">
        <w:r w:rsidR="00577501">
          <w:rPr>
            <w:rFonts w:ascii="Times New Roman" w:hAnsi="Times New Roman" w:cs="Times New Roman"/>
          </w:rPr>
          <w:t xml:space="preserve"> </w:t>
        </w:r>
      </w:ins>
      <w:ins w:id="74" w:author="Benton, Deon" w:date="2026-05-11T10:06:00Z" w16du:dateUtc="2026-05-11T15:06:00Z">
        <w:r w:rsidR="002267D1">
          <w:rPr>
            <w:rFonts w:ascii="Times New Roman" w:hAnsi="Times New Roman" w:cs="Times New Roman"/>
          </w:rPr>
          <w:t>that such a transformation takes place</w:t>
        </w:r>
      </w:ins>
      <w:ins w:id="75" w:author="Benton, Deon" w:date="2026-05-11T10:07:00Z" w16du:dateUtc="2026-05-11T15:07:00Z">
        <w:r w:rsidR="002267D1">
          <w:rPr>
            <w:rFonts w:ascii="Times New Roman" w:hAnsi="Times New Roman" w:cs="Times New Roman"/>
          </w:rPr>
          <w:t xml:space="preserve"> once </w:t>
        </w:r>
      </w:ins>
      <w:ins w:id="76" w:author="Benton, Deon" w:date="2026-05-11T10:17:00Z" w16du:dateUtc="2026-05-11T15:17:00Z">
        <w:r w:rsidR="00CF1087">
          <w:rPr>
            <w:rFonts w:ascii="Times New Roman" w:hAnsi="Times New Roman" w:cs="Times New Roman"/>
          </w:rPr>
          <w:t>it is determined that some</w:t>
        </w:r>
      </w:ins>
      <w:ins w:id="77" w:author="Benton, Deon" w:date="2026-05-11T10:18:00Z" w16du:dateUtc="2026-05-11T15:18:00Z">
        <w:r w:rsidR="00CF1087">
          <w:rPr>
            <w:rFonts w:ascii="Times New Roman" w:hAnsi="Times New Roman" w:cs="Times New Roman"/>
          </w:rPr>
          <w:t xml:space="preserve"> </w:t>
        </w:r>
      </w:ins>
      <w:ins w:id="78" w:author="Benton, Deon" w:date="2026-05-11T10:08:00Z" w16du:dateUtc="2026-05-11T15:08:00Z">
        <w:r w:rsidR="000F3F41">
          <w:rPr>
            <w:rFonts w:ascii="Times New Roman" w:hAnsi="Times New Roman" w:cs="Times New Roman"/>
          </w:rPr>
          <w:t>behavior is</w:t>
        </w:r>
      </w:ins>
      <w:ins w:id="79" w:author="Benton, Deon" w:date="2026-05-11T10:05:00Z" w16du:dateUtc="2026-05-11T15:05:00Z">
        <w:r w:rsidR="00577501">
          <w:rPr>
            <w:rFonts w:ascii="Times New Roman" w:hAnsi="Times New Roman" w:cs="Times New Roman"/>
          </w:rPr>
          <w:t xml:space="preserve"> </w:t>
        </w:r>
      </w:ins>
      <w:ins w:id="80" w:author="Benton, Deon" w:date="2026-05-11T10:08:00Z" w16du:dateUtc="2026-05-11T15:08:00Z">
        <w:r w:rsidR="000F3F41">
          <w:rPr>
            <w:rFonts w:ascii="Times New Roman" w:hAnsi="Times New Roman" w:cs="Times New Roman"/>
          </w:rPr>
          <w:t>rational</w:t>
        </w:r>
      </w:ins>
      <w:ins w:id="81"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82" w:author="Benton, Deon" w:date="2026-05-11T10:06:00Z" w16du:dateUtc="2026-05-11T15:06:00Z">
        <w:r w:rsidR="002267D1">
          <w:rPr>
            <w:rFonts w:ascii="Times New Roman" w:hAnsi="Times New Roman" w:cs="Times New Roman"/>
          </w:rPr>
          <w:t xml:space="preserve"> given the physical context is insufficient</w:t>
        </w:r>
      </w:ins>
      <w:ins w:id="83"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84" w:author="Benton, Deon" w:date="2026-05-11T11:20:00Z" w16du:dateUtc="2026-05-11T16:20:00Z"/>
          <w:rFonts w:ascii="Times New Roman" w:hAnsi="Times New Roman" w:cs="Times New Roman"/>
        </w:rPr>
      </w:pPr>
      <w:ins w:id="85" w:author="Benton, Deon" w:date="2026-05-10T21:12:00Z" w16du:dateUtc="2026-05-11T02:12:00Z">
        <w:r w:rsidRPr="00C62E91">
          <w:rPr>
            <w:rFonts w:ascii="Times New Roman" w:hAnsi="Times New Roman" w:cs="Times New Roman"/>
          </w:rPr>
          <w:t>Similar concerns apply to the naive utility calculus account.</w:t>
        </w:r>
      </w:ins>
      <w:ins w:id="86" w:author="Benton, Deon" w:date="2026-05-11T10:39:00Z" w16du:dateUtc="2026-05-11T15:39:00Z">
        <w:r w:rsidR="00B83F51">
          <w:rPr>
            <w:rFonts w:ascii="Times New Roman" w:hAnsi="Times New Roman" w:cs="Times New Roman"/>
          </w:rPr>
          <w:t xml:space="preserve"> </w:t>
        </w:r>
      </w:ins>
      <w:ins w:id="87" w:author="Benton, Deon" w:date="2026-05-11T10:24:00Z" w16du:dateUtc="2026-05-11T15:24:00Z">
        <w:r w:rsidR="00B967F8">
          <w:rPr>
            <w:rFonts w:ascii="Times New Roman" w:hAnsi="Times New Roman" w:cs="Times New Roman"/>
          </w:rPr>
          <w:t>Two concerns are particularly worth noting.</w:t>
        </w:r>
      </w:ins>
      <w:ins w:id="8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89" w:author="Benton, Deon" w:date="2026-05-11T10:30:00Z" w16du:dateUtc="2026-05-11T15:30:00Z">
        <w:r w:rsidR="005639C4">
          <w:rPr>
            <w:rFonts w:ascii="Times New Roman" w:hAnsi="Times New Roman" w:cs="Times New Roman"/>
          </w:rPr>
          <w:t>lopmental origins of notions such as reward, cost, and subjective utility</w:t>
        </w:r>
      </w:ins>
      <w:ins w:id="90"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91" w:author="Benton, Deon" w:date="2026-05-11T10:41:00Z" w16du:dateUtc="2026-05-11T15:41:00Z">
        <w:r w:rsidR="00AA6E3C">
          <w:rPr>
            <w:rFonts w:ascii="Times New Roman" w:hAnsi="Times New Roman" w:cs="Times New Roman"/>
          </w:rPr>
          <w:t>us</w:t>
        </w:r>
      </w:ins>
      <w:ins w:id="92" w:author="Benton, Deon" w:date="2026-05-11T10:31:00Z" w16du:dateUtc="2026-05-11T15:31:00Z">
        <w:r w:rsidR="0095422A">
          <w:rPr>
            <w:rFonts w:ascii="Times New Roman" w:hAnsi="Times New Roman" w:cs="Times New Roman"/>
          </w:rPr>
          <w:t xml:space="preserve">e these </w:t>
        </w:r>
      </w:ins>
      <w:ins w:id="93" w:author="Benton, Deon" w:date="2026-05-11T10:42:00Z" w16du:dateUtc="2026-05-11T15:42:00Z">
        <w:r w:rsidR="00AA6E3C">
          <w:rPr>
            <w:rFonts w:ascii="Times New Roman" w:hAnsi="Times New Roman" w:cs="Times New Roman"/>
          </w:rPr>
          <w:t>concepts when</w:t>
        </w:r>
      </w:ins>
      <w:ins w:id="94" w:author="Benton, Deon" w:date="2026-05-11T10:41:00Z" w16du:dateUtc="2026-05-11T15:41:00Z">
        <w:r w:rsidR="00AA6E3C">
          <w:rPr>
            <w:rFonts w:ascii="Times New Roman" w:hAnsi="Times New Roman" w:cs="Times New Roman"/>
          </w:rPr>
          <w:t xml:space="preserve"> evaluating the basis of an agent’s actions. The second </w:t>
        </w:r>
      </w:ins>
      <w:ins w:id="95"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96" w:author="Benton, Deon" w:date="2026-05-11T12:28:00Z" w16du:dateUtc="2026-05-11T17:28:00Z">
        <w:r w:rsidR="00972FDA">
          <w:rPr>
            <w:rFonts w:ascii="Times New Roman" w:hAnsi="Times New Roman" w:cs="Times New Roman"/>
          </w:rPr>
          <w:t xml:space="preserve">it has yet to be determined </w:t>
        </w:r>
      </w:ins>
      <w:ins w:id="97" w:author="Benton, Deon" w:date="2026-05-11T10:44:00Z" w16du:dateUtc="2026-05-11T15:44:00Z">
        <w:r w:rsidR="00041BC9">
          <w:rPr>
            <w:rFonts w:ascii="Times New Roman" w:hAnsi="Times New Roman" w:cs="Times New Roman"/>
          </w:rPr>
          <w:t>how</w:t>
        </w:r>
      </w:ins>
      <w:ins w:id="98" w:author="Benton, Deon" w:date="2026-05-11T10:46:00Z" w16du:dateUtc="2026-05-11T15:46:00Z">
        <w:r w:rsidR="00041BC9">
          <w:rPr>
            <w:rFonts w:ascii="Times New Roman" w:hAnsi="Times New Roman" w:cs="Times New Roman"/>
          </w:rPr>
          <w:t xml:space="preserve"> </w:t>
        </w:r>
      </w:ins>
      <w:ins w:id="99" w:author="Benton, Deon" w:date="2026-05-11T10:42:00Z" w16du:dateUtc="2026-05-11T15:42:00Z">
        <w:r w:rsidR="00AA6E3C">
          <w:rPr>
            <w:rFonts w:ascii="Times New Roman" w:hAnsi="Times New Roman" w:cs="Times New Roman"/>
          </w:rPr>
          <w:t>the co</w:t>
        </w:r>
      </w:ins>
      <w:ins w:id="100" w:author="Benton, Deon" w:date="2026-05-11T10:43:00Z" w16du:dateUtc="2026-05-11T15:43:00Z">
        <w:r w:rsidR="00AA6E3C">
          <w:rPr>
            <w:rFonts w:ascii="Times New Roman" w:hAnsi="Times New Roman" w:cs="Times New Roman"/>
          </w:rPr>
          <w:t xml:space="preserve">mputations </w:t>
        </w:r>
      </w:ins>
      <w:ins w:id="101" w:author="Benton, Deon" w:date="2026-05-11T10:45:00Z" w16du:dateUtc="2026-05-11T15:45:00Z">
        <w:r w:rsidR="00041BC9">
          <w:rPr>
            <w:rFonts w:ascii="Times New Roman" w:hAnsi="Times New Roman" w:cs="Times New Roman"/>
          </w:rPr>
          <w:t>specified</w:t>
        </w:r>
      </w:ins>
      <w:ins w:id="102" w:author="Benton, Deon" w:date="2026-05-11T10:51:00Z" w16du:dateUtc="2026-05-11T15:51:00Z">
        <w:r w:rsidR="008541BE">
          <w:rPr>
            <w:rFonts w:ascii="Times New Roman" w:hAnsi="Times New Roman" w:cs="Times New Roman"/>
          </w:rPr>
          <w:t xml:space="preserve"> by the</w:t>
        </w:r>
      </w:ins>
      <w:ins w:id="103" w:author="Benton, Deon" w:date="2026-05-11T10:45:00Z" w16du:dateUtc="2026-05-11T15:45:00Z">
        <w:r w:rsidR="00041BC9">
          <w:rPr>
            <w:rFonts w:ascii="Times New Roman" w:hAnsi="Times New Roman" w:cs="Times New Roman"/>
          </w:rPr>
          <w:t xml:space="preserve"> theory are physically realized</w:t>
        </w:r>
      </w:ins>
      <w:ins w:id="104" w:author="Benton, Deon" w:date="2026-05-11T10:46:00Z" w16du:dateUtc="2026-05-11T15:46:00Z">
        <w:r w:rsidR="00BC3476">
          <w:rPr>
            <w:rFonts w:ascii="Times New Roman" w:hAnsi="Times New Roman" w:cs="Times New Roman"/>
          </w:rPr>
          <w:t xml:space="preserve"> in the human brain and mind</w:t>
        </w:r>
      </w:ins>
      <w:ins w:id="105" w:author="Benton, Deon" w:date="2026-05-11T10:45:00Z" w16du:dateUtc="2026-05-11T15:45:00Z">
        <w:r w:rsidR="00041BC9">
          <w:rPr>
            <w:rFonts w:ascii="Times New Roman" w:hAnsi="Times New Roman" w:cs="Times New Roman"/>
          </w:rPr>
          <w:t xml:space="preserve"> </w:t>
        </w:r>
      </w:ins>
      <w:ins w:id="106" w:author="Benton, Deon" w:date="2026-05-11T10:46:00Z" w16du:dateUtc="2026-05-11T15:46:00Z">
        <w:r w:rsidR="00041BC9">
          <w:rPr>
            <w:rFonts w:ascii="Times New Roman" w:hAnsi="Times New Roman" w:cs="Times New Roman"/>
          </w:rPr>
          <w:t xml:space="preserve">at </w:t>
        </w:r>
      </w:ins>
      <w:ins w:id="107" w:author="Benton, Deon" w:date="2026-05-11T10:49:00Z" w16du:dateUtc="2026-05-11T15:49:00Z">
        <w:r w:rsidR="002913D3">
          <w:rPr>
            <w:rFonts w:ascii="Times New Roman" w:hAnsi="Times New Roman" w:cs="Times New Roman"/>
          </w:rPr>
          <w:t>the</w:t>
        </w:r>
      </w:ins>
      <w:ins w:id="108"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09" w:author="Benton, Deon" w:date="2026-05-11T12:28:00Z" w16du:dateUtc="2026-05-11T17:28:00Z">
        <w:r w:rsidR="00972FDA">
          <w:rPr>
            <w:rFonts w:ascii="Times New Roman" w:hAnsi="Times New Roman" w:cs="Times New Roman"/>
          </w:rPr>
          <w:t>or</w:t>
        </w:r>
      </w:ins>
      <w:ins w:id="110" w:author="Benton, Deon" w:date="2026-05-11T10:47:00Z" w16du:dateUtc="2026-05-11T15:47:00Z">
        <w:r w:rsidR="00BC3476">
          <w:rPr>
            <w:rFonts w:ascii="Times New Roman" w:hAnsi="Times New Roman" w:cs="Times New Roman"/>
          </w:rPr>
          <w:t xml:space="preserve"> </w:t>
        </w:r>
      </w:ins>
      <w:ins w:id="111" w:author="Benton, Deon" w:date="2026-05-11T10:52:00Z" w16du:dateUtc="2026-05-11T15:52:00Z">
        <w:r w:rsidR="008541BE">
          <w:rPr>
            <w:rFonts w:ascii="Times New Roman" w:hAnsi="Times New Roman" w:cs="Times New Roman"/>
          </w:rPr>
          <w:t>what</w:t>
        </w:r>
      </w:ins>
      <w:ins w:id="112"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13" w:author="Benton, Deon" w:date="2026-05-11T10:51:00Z" w16du:dateUtc="2026-05-11T15:51:00Z">
        <w:r w:rsidR="008541BE">
          <w:rPr>
            <w:rFonts w:ascii="Times New Roman" w:hAnsi="Times New Roman" w:cs="Times New Roman"/>
          </w:rPr>
          <w:t xml:space="preserve"> give rise to these computations</w:t>
        </w:r>
      </w:ins>
      <w:ins w:id="114" w:author="Benton, Deon" w:date="2026-05-11T10:47:00Z" w16du:dateUtc="2026-05-11T15:47:00Z">
        <w:r w:rsidR="00BC3476">
          <w:rPr>
            <w:rFonts w:ascii="Times New Roman" w:hAnsi="Times New Roman" w:cs="Times New Roman"/>
          </w:rPr>
          <w:t xml:space="preserve"> </w:t>
        </w:r>
      </w:ins>
      <w:ins w:id="115" w:author="Benton, Deon" w:date="2026-05-11T10:49:00Z" w16du:dateUtc="2026-05-11T15:49:00Z">
        <w:r w:rsidR="002913D3">
          <w:rPr>
            <w:rFonts w:ascii="Times New Roman" w:hAnsi="Times New Roman" w:cs="Times New Roman"/>
          </w:rPr>
          <w:t>at the algorithmic and representational level.</w:t>
        </w:r>
      </w:ins>
      <w:ins w:id="116" w:author="Benton, Deon" w:date="2026-05-11T10:53:00Z" w16du:dateUtc="2026-05-11T15:53:00Z">
        <w:r w:rsidR="00337B96">
          <w:rPr>
            <w:rFonts w:ascii="Times New Roman" w:hAnsi="Times New Roman" w:cs="Times New Roman"/>
          </w:rPr>
          <w:t xml:space="preserve"> </w:t>
        </w:r>
      </w:ins>
      <w:ins w:id="117" w:author="Benton, Deon" w:date="2026-05-11T11:01:00Z" w16du:dateUtc="2026-05-11T16:01:00Z">
        <w:r w:rsidR="00F47C53" w:rsidRPr="00F47C53">
          <w:rPr>
            <w:rFonts w:ascii="Times New Roman" w:hAnsi="Times New Roman" w:cs="Times New Roman"/>
          </w:rPr>
          <w:t xml:space="preserve">In terms of Liu et al.’s </w:t>
        </w:r>
      </w:ins>
      <w:ins w:id="118" w:author="Benton, Deon" w:date="2026-05-11T11:19:00Z" w16du:dateUtc="2026-05-11T16:19:00Z">
        <w:r w:rsidR="008F21E5">
          <w:rPr>
            <w:rFonts w:ascii="Times New Roman" w:hAnsi="Times New Roman" w:cs="Times New Roman"/>
          </w:rPr>
          <w:t xml:space="preserve">(2025) </w:t>
        </w:r>
      </w:ins>
      <w:ins w:id="119" w:author="Benton, Deon" w:date="2026-05-11T11:01:00Z" w16du:dateUtc="2026-05-11T16:01:00Z">
        <w:r w:rsidR="00F47C53" w:rsidRPr="00F47C53">
          <w:rPr>
            <w:rFonts w:ascii="Times New Roman" w:hAnsi="Times New Roman" w:cs="Times New Roman"/>
          </w:rPr>
          <w:t xml:space="preserve">proposal, the primary concern </w:t>
        </w:r>
      </w:ins>
      <w:ins w:id="120" w:author="Benton, Deon" w:date="2026-05-11T11:07:00Z" w16du:dateUtc="2026-05-11T16:07:00Z">
        <w:r w:rsidR="00F91F47">
          <w:rPr>
            <w:rFonts w:ascii="Times New Roman" w:hAnsi="Times New Roman" w:cs="Times New Roman"/>
          </w:rPr>
          <w:t xml:space="preserve">is that </w:t>
        </w:r>
      </w:ins>
      <w:ins w:id="121" w:author="Benton, Deon" w:date="2026-05-11T12:30:00Z" w16du:dateUtc="2026-05-11T17:30:00Z">
        <w:r w:rsidR="0069067D">
          <w:rPr>
            <w:rFonts w:ascii="Times New Roman" w:hAnsi="Times New Roman" w:cs="Times New Roman"/>
          </w:rPr>
          <w:t>it</w:t>
        </w:r>
      </w:ins>
      <w:ins w:id="122" w:author="Benton, Deon" w:date="2026-05-11T11:07:00Z" w16du:dateUtc="2026-05-11T16:07:00Z">
        <w:r w:rsidR="00F91F47">
          <w:rPr>
            <w:rFonts w:ascii="Times New Roman" w:hAnsi="Times New Roman" w:cs="Times New Roman"/>
          </w:rPr>
          <w:t xml:space="preserve"> </w:t>
        </w:r>
      </w:ins>
      <w:ins w:id="123" w:author="Benton, Deon" w:date="2026-05-11T12:30:00Z" w16du:dateUtc="2026-05-11T17:30:00Z">
        <w:r w:rsidR="0069067D">
          <w:rPr>
            <w:rFonts w:ascii="Times New Roman" w:hAnsi="Times New Roman" w:cs="Times New Roman"/>
          </w:rPr>
          <w:t>assumes</w:t>
        </w:r>
      </w:ins>
      <w:ins w:id="124"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25" w:author="Benton, Deon" w:date="2026-05-11T11:08:00Z" w16du:dateUtc="2026-05-11T16:08:00Z">
        <w:r w:rsidR="00B7730C">
          <w:rPr>
            <w:rFonts w:ascii="Times New Roman" w:hAnsi="Times New Roman" w:cs="Times New Roman"/>
          </w:rPr>
          <w:t>s and objects.</w:t>
        </w:r>
      </w:ins>
      <w:ins w:id="126" w:author="Benton, Deon" w:date="2026-05-11T11:04:00Z" w16du:dateUtc="2026-05-11T16:04:00Z">
        <w:r w:rsidR="00FC0858">
          <w:rPr>
            <w:rFonts w:ascii="Times New Roman" w:hAnsi="Times New Roman" w:cs="Times New Roman"/>
          </w:rPr>
          <w:t xml:space="preserve"> </w:t>
        </w:r>
      </w:ins>
      <w:ins w:id="127" w:author="Benton, Deon" w:date="2026-05-11T11:08:00Z" w16du:dateUtc="2026-05-11T16:08:00Z">
        <w:r w:rsidR="00B7730C">
          <w:rPr>
            <w:rFonts w:ascii="Times New Roman" w:hAnsi="Times New Roman" w:cs="Times New Roman"/>
          </w:rPr>
          <w:t xml:space="preserve">As has been discussed extensively elsewhere, the </w:t>
        </w:r>
      </w:ins>
      <w:ins w:id="128" w:author="Benton, Deon" w:date="2026-05-11T11:01:00Z" w16du:dateUtc="2026-05-11T16:01:00Z">
        <w:r w:rsidR="00F47C53" w:rsidRPr="00F47C53">
          <w:rPr>
            <w:rFonts w:ascii="Times New Roman" w:hAnsi="Times New Roman" w:cs="Times New Roman"/>
          </w:rPr>
          <w:t>difficulty with this</w:t>
        </w:r>
      </w:ins>
      <w:ins w:id="129" w:author="Benton, Deon" w:date="2026-05-11T11:08:00Z" w16du:dateUtc="2026-05-11T16:08:00Z">
        <w:r w:rsidR="00B7730C">
          <w:rPr>
            <w:rFonts w:ascii="Times New Roman" w:hAnsi="Times New Roman" w:cs="Times New Roman"/>
          </w:rPr>
          <w:t xml:space="preserve"> position</w:t>
        </w:r>
      </w:ins>
      <w:ins w:id="13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31" w:author="Benton, Deon" w:date="2026-05-11T12:30:00Z" w16du:dateUtc="2026-05-11T17:30:00Z">
        <w:r w:rsidR="008526EC">
          <w:rPr>
            <w:rFonts w:ascii="Times New Roman" w:hAnsi="Times New Roman" w:cs="Times New Roman"/>
          </w:rPr>
          <w:t xml:space="preserve"> largely</w:t>
        </w:r>
      </w:ins>
      <w:ins w:id="132" w:author="Benton, Deon" w:date="2026-05-11T11:01:00Z" w16du:dateUtc="2026-05-11T16:01:00Z">
        <w:r w:rsidR="00F47C53" w:rsidRPr="00F47C53">
          <w:rPr>
            <w:rFonts w:ascii="Times New Roman" w:hAnsi="Times New Roman" w:cs="Times New Roman"/>
          </w:rPr>
          <w:t xml:space="preserve"> from infants who</w:t>
        </w:r>
      </w:ins>
      <w:ins w:id="133" w:author="Benton, Deon" w:date="2026-05-11T12:30:00Z" w16du:dateUtc="2026-05-11T17:30:00Z">
        <w:r w:rsidR="008526EC">
          <w:rPr>
            <w:rFonts w:ascii="Times New Roman" w:hAnsi="Times New Roman" w:cs="Times New Roman"/>
          </w:rPr>
          <w:t xml:space="preserve"> </w:t>
        </w:r>
      </w:ins>
      <w:ins w:id="134"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35" w:author="Benton, Deon" w:date="2026-05-11T11:02:00Z" w16du:dateUtc="2026-05-11T16:02:00Z">
        <w:r w:rsidR="00F47C53">
          <w:rPr>
            <w:rFonts w:ascii="Times New Roman" w:hAnsi="Times New Roman" w:cs="Times New Roman"/>
          </w:rPr>
          <w:t xml:space="preserve"> (e.g., Benton, 2025</w:t>
        </w:r>
      </w:ins>
      <w:ins w:id="136" w:author="Benton, Deon" w:date="2026-05-11T11:08:00Z" w16du:dateUtc="2026-05-11T16:08:00Z">
        <w:r w:rsidR="00B7730C">
          <w:rPr>
            <w:rFonts w:ascii="Times New Roman" w:hAnsi="Times New Roman" w:cs="Times New Roman"/>
          </w:rPr>
          <w:t>;</w:t>
        </w:r>
      </w:ins>
      <w:ins w:id="137" w:author="Benton, Deon" w:date="2026-05-11T11:09:00Z" w16du:dateUtc="2026-05-11T16:09:00Z">
        <w:r w:rsidR="00B7730C">
          <w:rPr>
            <w:rFonts w:ascii="Times New Roman" w:hAnsi="Times New Roman" w:cs="Times New Roman"/>
          </w:rPr>
          <w:t xml:space="preserve"> Haith, 1998;</w:t>
        </w:r>
      </w:ins>
      <w:ins w:id="138" w:author="Benton, Deon" w:date="2026-05-11T11:08:00Z" w16du:dateUtc="2026-05-11T16:08:00Z">
        <w:r w:rsidR="00B7730C">
          <w:rPr>
            <w:rFonts w:ascii="Times New Roman" w:hAnsi="Times New Roman" w:cs="Times New Roman"/>
          </w:rPr>
          <w:t xml:space="preserve"> </w:t>
        </w:r>
        <w:proofErr w:type="spellStart"/>
        <w:r w:rsidR="00B7730C">
          <w:rPr>
            <w:rFonts w:ascii="Times New Roman" w:hAnsi="Times New Roman" w:cs="Times New Roman"/>
          </w:rPr>
          <w:t>Rakison</w:t>
        </w:r>
        <w:proofErr w:type="spellEnd"/>
        <w:r w:rsidR="00B7730C">
          <w:rPr>
            <w:rFonts w:ascii="Times New Roman" w:hAnsi="Times New Roman" w:cs="Times New Roman"/>
          </w:rPr>
          <w:t xml:space="preserve"> &amp; </w:t>
        </w:r>
        <w:proofErr w:type="spellStart"/>
        <w:r w:rsidR="00B7730C">
          <w:rPr>
            <w:rFonts w:ascii="Times New Roman" w:hAnsi="Times New Roman" w:cs="Times New Roman"/>
          </w:rPr>
          <w:t>Lupyan</w:t>
        </w:r>
        <w:proofErr w:type="spellEnd"/>
        <w:r w:rsidR="00B7730C">
          <w:rPr>
            <w:rFonts w:ascii="Times New Roman" w:hAnsi="Times New Roman" w:cs="Times New Roman"/>
          </w:rPr>
          <w:t>, 2008</w:t>
        </w:r>
      </w:ins>
      <w:ins w:id="139" w:author="Benton, Deon" w:date="2026-05-11T11:16:00Z" w16du:dateUtc="2026-05-11T16:16:00Z">
        <w:r w:rsidR="00C61DE3">
          <w:rPr>
            <w:rFonts w:ascii="Times New Roman" w:hAnsi="Times New Roman" w:cs="Times New Roman"/>
          </w:rPr>
          <w:t>; Scott &amp; Arcaro, 2023</w:t>
        </w:r>
      </w:ins>
      <w:ins w:id="140" w:author="Benton, Deon" w:date="2026-05-11T11:02:00Z" w16du:dateUtc="2026-05-11T16:02:00Z">
        <w:r w:rsidR="00F47C53">
          <w:rPr>
            <w:rFonts w:ascii="Times New Roman" w:hAnsi="Times New Roman" w:cs="Times New Roman"/>
          </w:rPr>
          <w:t>)</w:t>
        </w:r>
      </w:ins>
      <w:ins w:id="141" w:author="Benton, Deon" w:date="2026-05-11T11:01:00Z" w16du:dateUtc="2026-05-11T16:01:00Z">
        <w:r w:rsidR="00F47C53" w:rsidRPr="00F47C53">
          <w:rPr>
            <w:rFonts w:ascii="Times New Roman" w:hAnsi="Times New Roman" w:cs="Times New Roman"/>
          </w:rPr>
          <w:t xml:space="preserve">. </w:t>
        </w:r>
      </w:ins>
      <w:ins w:id="142" w:author="Benton, Deon" w:date="2026-05-11T11:20:00Z" w16du:dateUtc="2026-05-11T16:20:00Z">
        <w:r w:rsidR="008F21E5">
          <w:rPr>
            <w:rFonts w:ascii="Times New Roman" w:hAnsi="Times New Roman" w:cs="Times New Roman"/>
          </w:rPr>
          <w:t xml:space="preserve"> </w:t>
        </w:r>
      </w:ins>
    </w:p>
    <w:p w14:paraId="60ABB2D4" w14:textId="7EF11B8B" w:rsidR="00385AC9" w:rsidRDefault="00FC1CA5" w:rsidP="00337B96">
      <w:pPr>
        <w:spacing w:line="480" w:lineRule="auto"/>
        <w:ind w:firstLine="720"/>
        <w:contextualSpacing/>
        <w:rPr>
          <w:ins w:id="143" w:author="Benton, Deon" w:date="2026-05-11T13:07:00Z" w16du:dateUtc="2026-05-11T18:07:00Z"/>
          <w:rFonts w:ascii="Times New Roman" w:hAnsi="Times New Roman" w:cs="Times New Roman"/>
        </w:rPr>
      </w:pPr>
      <w:ins w:id="144" w:author="Benton, Deon" w:date="2026-05-11T11:26:00Z" w16du:dateUtc="2026-05-11T16:26:00Z">
        <w:r w:rsidRPr="00FC1CA5">
          <w:rPr>
            <w:rFonts w:ascii="Times New Roman" w:hAnsi="Times New Roman" w:cs="Times New Roman"/>
          </w:rPr>
          <w:t xml:space="preserve">In light of these criticisms, </w:t>
        </w:r>
      </w:ins>
      <w:ins w:id="145" w:author="Benton, Deon" w:date="2026-05-11T11:27:00Z" w16du:dateUtc="2026-05-11T16:27:00Z">
        <w:r>
          <w:rPr>
            <w:rFonts w:ascii="Times New Roman" w:hAnsi="Times New Roman" w:cs="Times New Roman"/>
          </w:rPr>
          <w:t>there are at least two ways forward</w:t>
        </w:r>
      </w:ins>
      <w:ins w:id="146" w:author="Benton, Deon" w:date="2026-05-11T11:26:00Z" w16du:dateUtc="2026-05-11T16:26:00Z">
        <w:r w:rsidRPr="00FC1CA5">
          <w:rPr>
            <w:rFonts w:ascii="Times New Roman" w:hAnsi="Times New Roman" w:cs="Times New Roman"/>
          </w:rPr>
          <w:t>. One is</w:t>
        </w:r>
      </w:ins>
      <w:ins w:id="147" w:author="Benton, Deon" w:date="2026-05-11T11:27:00Z" w16du:dateUtc="2026-05-11T16:27:00Z">
        <w:r>
          <w:rPr>
            <w:rFonts w:ascii="Times New Roman" w:hAnsi="Times New Roman" w:cs="Times New Roman"/>
          </w:rPr>
          <w:t xml:space="preserve"> simply</w:t>
        </w:r>
      </w:ins>
      <w:ins w:id="148" w:author="Benton, Deon" w:date="2026-05-11T11:26:00Z" w16du:dateUtc="2026-05-11T16:26:00Z">
        <w:r w:rsidRPr="00FC1CA5">
          <w:rPr>
            <w:rFonts w:ascii="Times New Roman" w:hAnsi="Times New Roman" w:cs="Times New Roman"/>
          </w:rPr>
          <w:t xml:space="preserve"> to address these criticisms</w:t>
        </w:r>
      </w:ins>
      <w:ins w:id="149" w:author="Benton, Deon" w:date="2026-05-11T11:27:00Z" w16du:dateUtc="2026-05-11T16:27:00Z">
        <w:r>
          <w:rPr>
            <w:rFonts w:ascii="Times New Roman" w:hAnsi="Times New Roman" w:cs="Times New Roman"/>
          </w:rPr>
          <w:t xml:space="preserve"> by elaborating and refining the theories themselves. </w:t>
        </w:r>
      </w:ins>
      <w:ins w:id="150" w:author="Benton, Deon" w:date="2026-05-11T11:26:00Z" w16du:dateUtc="2026-05-11T16:26:00Z">
        <w:r w:rsidRPr="00FC1CA5">
          <w:rPr>
            <w:rFonts w:ascii="Times New Roman" w:hAnsi="Times New Roman" w:cs="Times New Roman"/>
          </w:rPr>
          <w:t>Another is t</w:t>
        </w:r>
      </w:ins>
      <w:ins w:id="151" w:author="Benton, Deon" w:date="2026-05-11T12:38:00Z" w16du:dateUtc="2026-05-11T17:38:00Z">
        <w:r w:rsidR="00930298">
          <w:rPr>
            <w:rFonts w:ascii="Times New Roman" w:hAnsi="Times New Roman" w:cs="Times New Roman"/>
          </w:rPr>
          <w:t xml:space="preserve">o </w:t>
        </w:r>
      </w:ins>
      <w:ins w:id="152" w:author="Benton, Deon" w:date="2026-05-11T12:40:00Z" w16du:dateUtc="2026-05-11T17:40:00Z">
        <w:r w:rsidR="00FF22B9">
          <w:rPr>
            <w:rFonts w:ascii="Times New Roman" w:hAnsi="Times New Roman" w:cs="Times New Roman"/>
          </w:rPr>
          <w:t>develop a</w:t>
        </w:r>
      </w:ins>
      <w:ins w:id="153" w:author="Benton, Deon" w:date="2026-05-11T12:38:00Z" w16du:dateUtc="2026-05-11T17:38:00Z">
        <w:r w:rsidR="00930298">
          <w:rPr>
            <w:rFonts w:ascii="Times New Roman" w:hAnsi="Times New Roman" w:cs="Times New Roman"/>
          </w:rPr>
          <w:t xml:space="preserve"> fundamentally different </w:t>
        </w:r>
      </w:ins>
      <w:ins w:id="154" w:author="Benton, Deon" w:date="2026-05-11T12:40:00Z" w16du:dateUtc="2026-05-11T17:40:00Z">
        <w:r w:rsidR="00FF22B9">
          <w:rPr>
            <w:rFonts w:ascii="Times New Roman" w:hAnsi="Times New Roman" w:cs="Times New Roman"/>
          </w:rPr>
          <w:t>account</w:t>
        </w:r>
      </w:ins>
      <w:ins w:id="155" w:author="Benton, Deon" w:date="2026-05-11T11:47:00Z" w16du:dateUtc="2026-05-11T16:47:00Z">
        <w:r w:rsidR="00DF5FE5">
          <w:rPr>
            <w:rFonts w:ascii="Times New Roman" w:hAnsi="Times New Roman" w:cs="Times New Roman"/>
          </w:rPr>
          <w:t>. This is the approach I take here. I will argue that</w:t>
        </w:r>
      </w:ins>
      <w:ins w:id="156" w:author="Benton, Deon" w:date="2026-05-11T11:26:00Z" w16du:dateUtc="2026-05-11T16:26:00Z">
        <w:r w:rsidRPr="00FC1CA5">
          <w:rPr>
            <w:rFonts w:ascii="Times New Roman" w:hAnsi="Times New Roman" w:cs="Times New Roman"/>
          </w:rPr>
          <w:t xml:space="preserve"> infants’ looking behavior in action understanding studies</w:t>
        </w:r>
      </w:ins>
      <w:ins w:id="157" w:author="Benton, Deon" w:date="2026-05-11T12:35:00Z" w16du:dateUtc="2026-05-11T17:35:00Z">
        <w:r w:rsidR="00324065">
          <w:rPr>
            <w:rFonts w:ascii="Times New Roman" w:hAnsi="Times New Roman" w:cs="Times New Roman"/>
          </w:rPr>
          <w:t xml:space="preserve"> can be explained without </w:t>
        </w:r>
      </w:ins>
      <w:ins w:id="158" w:author="Benton, Deon" w:date="2026-05-11T12:43:00Z" w16du:dateUtc="2026-05-11T17:43:00Z">
        <w:r w:rsidR="00317C0B">
          <w:rPr>
            <w:rFonts w:ascii="Times New Roman" w:hAnsi="Times New Roman" w:cs="Times New Roman"/>
          </w:rPr>
          <w:t>recourse</w:t>
        </w:r>
      </w:ins>
      <w:ins w:id="159" w:author="Benton, Deon" w:date="2026-05-11T11:26:00Z" w16du:dateUtc="2026-05-11T16:26:00Z">
        <w:r w:rsidRPr="00FC1CA5">
          <w:rPr>
            <w:rFonts w:ascii="Times New Roman" w:hAnsi="Times New Roman" w:cs="Times New Roman"/>
          </w:rPr>
          <w:t xml:space="preserve"> </w:t>
        </w:r>
      </w:ins>
      <w:ins w:id="160" w:author="Benton, Deon" w:date="2026-05-11T12:35:00Z" w16du:dateUtc="2026-05-11T17:35:00Z">
        <w:r w:rsidR="00324065">
          <w:rPr>
            <w:rFonts w:ascii="Times New Roman" w:hAnsi="Times New Roman" w:cs="Times New Roman"/>
          </w:rPr>
          <w:t>to</w:t>
        </w:r>
      </w:ins>
      <w:ins w:id="161" w:author="Benton, Deon" w:date="2026-05-11T11:48:00Z" w16du:dateUtc="2026-05-11T16:48:00Z">
        <w:r w:rsidR="00515639">
          <w:rPr>
            <w:rFonts w:ascii="Times New Roman" w:hAnsi="Times New Roman" w:cs="Times New Roman"/>
          </w:rPr>
          <w:t xml:space="preserve"> domain-</w:t>
        </w:r>
        <w:r w:rsidR="00515639">
          <w:rPr>
            <w:rFonts w:ascii="Times New Roman" w:hAnsi="Times New Roman" w:cs="Times New Roman"/>
          </w:rPr>
          <w:lastRenderedPageBreak/>
          <w:t xml:space="preserve">specific mechanisms that support </w:t>
        </w:r>
      </w:ins>
      <w:ins w:id="162" w:author="Benton, Deon" w:date="2026-05-11T11:49:00Z" w16du:dateUtc="2026-05-11T16:49:00Z">
        <w:r w:rsidR="00515639">
          <w:rPr>
            <w:rFonts w:ascii="Times New Roman" w:hAnsi="Times New Roman" w:cs="Times New Roman"/>
          </w:rPr>
          <w:t xml:space="preserve">conceptually </w:t>
        </w:r>
      </w:ins>
      <w:ins w:id="163" w:author="Benton, Deon" w:date="2026-05-11T11:48:00Z" w16du:dateUtc="2026-05-11T16:48:00Z">
        <w:r w:rsidR="00515639">
          <w:rPr>
            <w:rFonts w:ascii="Times New Roman" w:hAnsi="Times New Roman" w:cs="Times New Roman"/>
          </w:rPr>
          <w:t>rich notions of agents, objects, goals, cost, subjective utility, efficiency or rationality</w:t>
        </w:r>
      </w:ins>
      <w:ins w:id="164" w:author="Benton, Deon" w:date="2026-05-11T11:49:00Z" w16du:dateUtc="2026-05-11T16:49:00Z">
        <w:r w:rsidR="00515639">
          <w:rPr>
            <w:rFonts w:ascii="Times New Roman" w:hAnsi="Times New Roman" w:cs="Times New Roman"/>
          </w:rPr>
          <w:t xml:space="preserve"> that are early emerging or even innate</w:t>
        </w:r>
      </w:ins>
      <w:ins w:id="165" w:author="Benton, Deon" w:date="2026-05-11T11:48:00Z" w16du:dateUtc="2026-05-11T16:48:00Z">
        <w:r w:rsidR="00515639">
          <w:rPr>
            <w:rFonts w:ascii="Times New Roman" w:hAnsi="Times New Roman" w:cs="Times New Roman"/>
          </w:rPr>
          <w:t>.</w:t>
        </w:r>
      </w:ins>
      <w:ins w:id="166" w:author="Benton, Deon" w:date="2026-05-11T11:49:00Z" w16du:dateUtc="2026-05-11T16:49:00Z">
        <w:r w:rsidR="00515639">
          <w:rPr>
            <w:rFonts w:ascii="Times New Roman" w:hAnsi="Times New Roman" w:cs="Times New Roman"/>
          </w:rPr>
          <w:t xml:space="preserve"> Instead, I will argue that such behavior emerges</w:t>
        </w:r>
      </w:ins>
      <w:ins w:id="167" w:author="Benton, Deon" w:date="2026-05-11T11:26:00Z" w16du:dateUtc="2026-05-11T16:26:00Z">
        <w:r w:rsidRPr="00FC1CA5">
          <w:rPr>
            <w:rFonts w:ascii="Times New Roman" w:hAnsi="Times New Roman" w:cs="Times New Roman"/>
          </w:rPr>
          <w:t xml:space="preserve"> from</w:t>
        </w:r>
      </w:ins>
      <w:ins w:id="168" w:author="Benton, Deon" w:date="2026-05-11T11:50:00Z" w16du:dateUtc="2026-05-11T16:50:00Z">
        <w:r w:rsidR="00346D11">
          <w:rPr>
            <w:rFonts w:ascii="Times New Roman" w:hAnsi="Times New Roman" w:cs="Times New Roman"/>
          </w:rPr>
          <w:t xml:space="preserve"> much</w:t>
        </w:r>
      </w:ins>
      <w:ins w:id="169" w:author="Benton, Deon" w:date="2026-05-11T11:26:00Z" w16du:dateUtc="2026-05-11T16:26:00Z">
        <w:r w:rsidRPr="00FC1CA5">
          <w:rPr>
            <w:rFonts w:ascii="Times New Roman" w:hAnsi="Times New Roman" w:cs="Times New Roman"/>
          </w:rPr>
          <w:t xml:space="preserve"> leaner domain-general learning mechanisms </w:t>
        </w:r>
      </w:ins>
      <w:ins w:id="170" w:author="Benton, Deon" w:date="2026-05-11T11:28:00Z" w16du:dateUtc="2026-05-11T16:28:00Z">
        <w:r>
          <w:rPr>
            <w:rFonts w:ascii="Times New Roman" w:hAnsi="Times New Roman" w:cs="Times New Roman"/>
          </w:rPr>
          <w:t>that operate over the</w:t>
        </w:r>
      </w:ins>
      <w:ins w:id="171" w:author="Benton, Deon" w:date="2026-05-11T11:50:00Z" w16du:dateUtc="2026-05-11T16:50:00Z">
        <w:r w:rsidR="00346D11">
          <w:rPr>
            <w:rFonts w:ascii="Times New Roman" w:hAnsi="Times New Roman" w:cs="Times New Roman"/>
          </w:rPr>
          <w:t xml:space="preserve"> statistics of infants’ everyday visual experience and that</w:t>
        </w:r>
      </w:ins>
      <w:ins w:id="172" w:author="Benton, Deon" w:date="2026-05-11T11:26:00Z" w16du:dateUtc="2026-05-11T16:26:00Z">
        <w:r w:rsidRPr="00FC1CA5">
          <w:rPr>
            <w:rFonts w:ascii="Times New Roman" w:hAnsi="Times New Roman" w:cs="Times New Roman"/>
          </w:rPr>
          <w:t xml:space="preserve"> </w:t>
        </w:r>
      </w:ins>
      <w:ins w:id="173" w:author="Benton, Deon" w:date="2026-05-11T11:50:00Z" w16du:dateUtc="2026-05-11T16:50:00Z">
        <w:r w:rsidR="00346D11">
          <w:rPr>
            <w:rFonts w:ascii="Times New Roman" w:hAnsi="Times New Roman" w:cs="Times New Roman"/>
          </w:rPr>
          <w:t xml:space="preserve">process the conceptually neutral, </w:t>
        </w:r>
      </w:ins>
      <w:ins w:id="174" w:author="Benton, Deon" w:date="2026-05-11T11:26:00Z" w16du:dateUtc="2026-05-11T16:26:00Z">
        <w:r w:rsidRPr="00FC1CA5">
          <w:rPr>
            <w:rFonts w:ascii="Times New Roman" w:hAnsi="Times New Roman" w:cs="Times New Roman"/>
          </w:rPr>
          <w:t xml:space="preserve">perceptual regularities that </w:t>
        </w:r>
      </w:ins>
      <w:ins w:id="175" w:author="Benton, Deon" w:date="2026-05-11T11:50:00Z" w16du:dateUtc="2026-05-11T16:50:00Z">
        <w:r w:rsidR="001E57AA">
          <w:rPr>
            <w:rFonts w:ascii="Times New Roman" w:hAnsi="Times New Roman" w:cs="Times New Roman"/>
          </w:rPr>
          <w:t>d</w:t>
        </w:r>
      </w:ins>
      <w:ins w:id="176" w:author="Benton, Deon" w:date="2026-05-11T11:51:00Z" w16du:dateUtc="2026-05-11T16:51:00Z">
        <w:r w:rsidR="001E57AA">
          <w:rPr>
            <w:rFonts w:ascii="Times New Roman" w:hAnsi="Times New Roman" w:cs="Times New Roman"/>
          </w:rPr>
          <w:t>efine</w:t>
        </w:r>
      </w:ins>
      <w:ins w:id="177" w:author="Benton, Deon" w:date="2026-05-11T11:26:00Z" w16du:dateUtc="2026-05-11T16:26:00Z">
        <w:r w:rsidRPr="00FC1CA5">
          <w:rPr>
            <w:rFonts w:ascii="Times New Roman" w:hAnsi="Times New Roman" w:cs="Times New Roman"/>
          </w:rPr>
          <w:t xml:space="preserve"> others’ actions. </w:t>
        </w:r>
      </w:ins>
      <w:ins w:id="178" w:author="Benton, Deon" w:date="2026-05-11T13:16:00Z" w16du:dateUtc="2026-05-11T18:16:00Z">
        <w:r w:rsidR="00DE5917" w:rsidRPr="00DE5917">
          <w:rPr>
            <w:rFonts w:ascii="Times New Roman" w:hAnsi="Times New Roman" w:cs="Times New Roman"/>
          </w:rPr>
          <w:t xml:space="preserve">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First, it provides </w:t>
        </w:r>
        <w:proofErr w:type="gramStart"/>
        <w:r w:rsidR="00DE5917" w:rsidRPr="00DE5917">
          <w:rPr>
            <w:rFonts w:ascii="Times New Roman" w:hAnsi="Times New Roman" w:cs="Times New Roman"/>
          </w:rPr>
          <w:t>a proof</w:t>
        </w:r>
        <w:proofErr w:type="gramEnd"/>
        <w:r w:rsidR="00DE5917" w:rsidRPr="00DE5917">
          <w:rPr>
            <w:rFonts w:ascii="Times New Roman" w:hAnsi="Times New Roman" w:cs="Times New Roman"/>
          </w:rPr>
          <w:t xml:space="preserve"> of concept that infants’ behavior in studies purported to assess their action understanding can emerge from simpler and more general processes. Second, it calls into question whether the findings from these studies uniquely support richer, domain-specific interpretations.”</w:t>
        </w:r>
      </w:ins>
    </w:p>
    <w:p w14:paraId="119BC41C" w14:textId="49259723" w:rsidR="008F21E5" w:rsidDel="00FC1CA5" w:rsidRDefault="001D4936" w:rsidP="00337B96">
      <w:pPr>
        <w:spacing w:line="480" w:lineRule="auto"/>
        <w:ind w:firstLine="720"/>
        <w:contextualSpacing/>
        <w:rPr>
          <w:del w:id="179" w:author="Benton, Deon" w:date="2026-05-11T11:26:00Z" w16du:dateUtc="2026-05-11T16:26:00Z"/>
          <w:rFonts w:ascii="Times New Roman" w:hAnsi="Times New Roman" w:cs="Times New Roman"/>
        </w:rPr>
      </w:pPr>
      <w:ins w:id="180" w:author="Benton, Deon" w:date="2026-05-11T13:18:00Z" w16du:dateUtc="2026-05-11T18:18:00Z">
        <w:r w:rsidRPr="001D4936">
          <w:rPr>
            <w:rFonts w:ascii="Times New Roman" w:hAnsi="Times New Roman" w:cs="Times New Roman"/>
          </w:rPr>
          <w:t>In what follows, I describe this alternative account. However, because it builds on and extends existing lean explanations of infants’ performance in studies using methodologies similar to those employed in action understanding research, I first discuss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3F441A3C" w:rsidR="007C71AF" w:rsidRDefault="00EA5505" w:rsidP="003065D0">
      <w:pPr>
        <w:spacing w:line="480" w:lineRule="auto"/>
        <w:ind w:firstLine="720"/>
        <w:contextualSpacing/>
        <w:rPr>
          <w:rFonts w:ascii="Times New Roman" w:hAnsi="Times New Roman" w:cs="Times New Roman"/>
        </w:rPr>
      </w:pPr>
      <w:ins w:id="181" w:author="Benton, Deon" w:date="2026-05-11T11:37:00Z" w16du:dateUtc="2026-05-11T16:37:00Z">
        <w:r>
          <w:rPr>
            <w:rFonts w:ascii="Times New Roman" w:hAnsi="Times New Roman" w:cs="Times New Roman"/>
          </w:rPr>
          <w:t xml:space="preserve">In contrast to the rich proposals </w:t>
        </w:r>
      </w:ins>
      <w:ins w:id="182" w:author="Benton, Deon" w:date="2026-05-11T11:39:00Z" w16du:dateUtc="2026-05-11T16:39:00Z">
        <w:r>
          <w:rPr>
            <w:rFonts w:ascii="Times New Roman" w:hAnsi="Times New Roman" w:cs="Times New Roman"/>
          </w:rPr>
          <w:t>d</w:t>
        </w:r>
      </w:ins>
      <w:ins w:id="183" w:author="Benton, Deon" w:date="2026-05-11T11:40:00Z" w16du:dateUtc="2026-05-11T16:40:00Z">
        <w:r w:rsidR="00570CED">
          <w:rPr>
            <w:rFonts w:ascii="Times New Roman" w:hAnsi="Times New Roman" w:cs="Times New Roman"/>
          </w:rPr>
          <w:t>escribed</w:t>
        </w:r>
      </w:ins>
      <w:ins w:id="184" w:author="Benton, Deon" w:date="2026-05-11T11:39:00Z" w16du:dateUtc="2026-05-11T16:39:00Z">
        <w:r>
          <w:rPr>
            <w:rFonts w:ascii="Times New Roman" w:hAnsi="Times New Roman" w:cs="Times New Roman"/>
          </w:rPr>
          <w:t xml:space="preserve"> above</w:t>
        </w:r>
      </w:ins>
      <w:ins w:id="185"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186"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187" w:author="Benton, Deon" w:date="2026-05-11T11:40:00Z" w16du:dateUtc="2026-05-11T16:40:00Z">
        <w:r w:rsidR="007C734F">
          <w:rPr>
            <w:rFonts w:ascii="Times New Roman" w:hAnsi="Times New Roman" w:cs="Times New Roman"/>
          </w:rPr>
          <w:t>The crux of these proposals</w:t>
        </w:r>
      </w:ins>
      <w:ins w:id="188" w:author="Benton, Deon" w:date="2026-05-11T11:41:00Z" w16du:dateUtc="2026-05-11T16:41:00Z">
        <w:r w:rsidR="007C734F">
          <w:rPr>
            <w:rFonts w:ascii="Times New Roman" w:hAnsi="Times New Roman" w:cs="Times New Roman"/>
          </w:rPr>
          <w:t xml:space="preserve"> is that</w:t>
        </w:r>
      </w:ins>
      <w:del w:id="189"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—of which the study by Gergely et al. (1995)</w:t>
      </w:r>
      <w:ins w:id="190"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191"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w:t>
      </w:r>
      <w:r w:rsidR="00B30C25">
        <w:rPr>
          <w:rFonts w:ascii="Times New Roman" w:hAnsi="Times New Roman" w:cs="Times New Roman"/>
        </w:rPr>
        <w:lastRenderedPageBreak/>
        <w:t>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19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19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194" w:author="Benton, Deon" w:date="2026-05-11T11:39:00Z" w16du:dateUtc="2026-05-11T16:39:00Z">
        <w:r>
          <w:rPr>
            <w:rFonts w:ascii="Times New Roman" w:hAnsi="Times New Roman" w:cs="Times New Roman"/>
          </w:rPr>
          <w:t xml:space="preserve"> </w:t>
        </w:r>
      </w:ins>
      <w:r>
        <w:rPr>
          <w:rFonts w:ascii="Times New Roman" w:hAnsi="Times New Roman" w:cs="Times New Roman"/>
        </w:rPr>
        <w:t xml:space="preserve">(e.g., Cohen et al., 2002; Colunga &amp; Smith, 2005; Cohen &amp; Oakes, 2003; Jones &amp; Smith, 1993; Quinn &amp; </w:t>
      </w:r>
      <w:proofErr w:type="spellStart"/>
      <w:r>
        <w:rPr>
          <w:rFonts w:ascii="Times New Roman" w:hAnsi="Times New Roman" w:cs="Times New Roman"/>
        </w:rPr>
        <w:t>Eimas</w:t>
      </w:r>
      <w:proofErr w:type="spellEnd"/>
      <w:r>
        <w:rPr>
          <w:rFonts w:ascii="Times New Roman" w:hAnsi="Times New Roman" w:cs="Times New Roman"/>
        </w:rPr>
        <w:t xml:space="preserv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t>
      </w:r>
      <w:r w:rsidR="003E47F5">
        <w:rPr>
          <w:rFonts w:ascii="Times New Roman" w:hAnsi="Times New Roman" w:cs="Times New Roman"/>
        </w:rPr>
        <w:lastRenderedPageBreak/>
        <w:t xml:space="preserve">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lastRenderedPageBreak/>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w:t>
      </w:r>
      <w:r w:rsidR="00BC285A">
        <w:rPr>
          <w:rFonts w:ascii="Times New Roman" w:eastAsia="Times New Roman" w:hAnsi="Times New Roman" w:cs="Times New Roman"/>
        </w:rPr>
        <w:lastRenderedPageBreak/>
        <w:t>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spatial arrangement </w:t>
      </w:r>
      <w:r w:rsidR="00652672">
        <w:rPr>
          <w:rFonts w:ascii="Times New Roman" w:eastAsia="Times New Roman" w:hAnsi="Times New Roman" w:cs="Times New Roman"/>
        </w:rPr>
        <w:lastRenderedPageBreak/>
        <w:t>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w:t>
      </w:r>
      <w:r w:rsidR="0012624E">
        <w:rPr>
          <w:rFonts w:ascii="Times New Roman" w:hAnsi="Times New Roman" w:cs="Times New Roman"/>
        </w:rPr>
        <w:lastRenderedPageBreak/>
        <w:t xml:space="preserve">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w:t>
      </w:r>
      <w:r w:rsidR="003D4119">
        <w:rPr>
          <w:rFonts w:ascii="Times New Roman" w:hAnsi="Times New Roman" w:cs="Times New Roman"/>
        </w:rPr>
        <w:lastRenderedPageBreak/>
        <w:t xml:space="preserve">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w:t>
      </w:r>
      <w:r w:rsidR="001F61B4">
        <w:rPr>
          <w:rFonts w:ascii="Times New Roman" w:hAnsi="Times New Roman" w:cs="Times New Roman"/>
        </w:rPr>
        <w:lastRenderedPageBreak/>
        <w:t xml:space="preserve">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w:t>
      </w:r>
      <w:r>
        <w:rPr>
          <w:rFonts w:ascii="Times New Roman" w:hAnsi="Times New Roman" w:cs="Times New Roman"/>
        </w:rPr>
        <w:lastRenderedPageBreak/>
        <w:t>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w:t>
      </w:r>
      <w:r w:rsidR="006866F8">
        <w:rPr>
          <w:rFonts w:ascii="Times New Roman" w:hAnsi="Times New Roman" w:cs="Times New Roman"/>
        </w:rPr>
        <w:lastRenderedPageBreak/>
        <w:t xml:space="preserve">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95" w:author="Benton, Deon" w:date="2026-05-01T10:10:00Z" w16du:dateUtc="2026-05-01T15:10:00Z">
        <w:r w:rsidR="000D26F7">
          <w:rPr>
            <w:rFonts w:ascii="Times New Roman" w:hAnsi="Times New Roman" w:cs="Times New Roman"/>
          </w:rPr>
          <w:t xml:space="preserve">Given these interpretational issues, </w:t>
        </w:r>
      </w:ins>
      <w:ins w:id="196" w:author="Benton, Deon" w:date="2026-05-01T10:13:00Z" w16du:dateUtc="2026-05-01T15:13:00Z">
        <w:r w:rsidR="00E72C2E">
          <w:rPr>
            <w:rFonts w:ascii="Times New Roman" w:hAnsi="Times New Roman" w:cs="Times New Roman"/>
          </w:rPr>
          <w:t xml:space="preserve">this study will not be discussed further. </w:t>
        </w:r>
      </w:ins>
      <w:ins w:id="197" w:author="Benton, Deon" w:date="2026-05-01T10:10:00Z" w16du:dateUtc="2026-05-01T15:10:00Z">
        <w:r w:rsidR="000D26F7">
          <w:rPr>
            <w:rFonts w:ascii="Times New Roman" w:hAnsi="Times New Roman" w:cs="Times New Roman"/>
          </w:rPr>
          <w:t>It shou</w:t>
        </w:r>
      </w:ins>
      <w:ins w:id="198"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199"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00"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01" w:author="Benton, Deon" w:date="2026-05-01T10:13:00Z" w16du:dateUtc="2026-05-01T15:13:00Z">
        <w:r w:rsidR="00E72C2E">
          <w:rPr>
            <w:rFonts w:ascii="Times New Roman" w:hAnsi="Times New Roman" w:cs="Times New Roman"/>
          </w:rPr>
          <w:t>.</w:t>
        </w:r>
      </w:ins>
      <w:ins w:id="202"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203" w:author="Benton, Deon" w:date="2026-05-01T10:34:00Z" w16du:dateUtc="2026-05-01T15:34:00Z"/>
          <w:rFonts w:ascii="Times New Roman" w:hAnsi="Times New Roman" w:cs="Times New Roman"/>
        </w:rPr>
      </w:pPr>
      <w:ins w:id="204" w:author="Benton, Deon" w:date="2026-05-01T10:01:00Z" w16du:dateUtc="2026-05-01T15:01:00Z">
        <w:r>
          <w:rPr>
            <w:rFonts w:ascii="Times New Roman" w:hAnsi="Times New Roman" w:cs="Times New Roman"/>
          </w:rPr>
          <w:t xml:space="preserve">The challenge that </w:t>
        </w:r>
      </w:ins>
      <w:ins w:id="205" w:author="Benton, Deon" w:date="2026-05-01T10:13:00Z" w16du:dateUtc="2026-05-01T15:13:00Z">
        <w:r w:rsidR="00E72C2E">
          <w:rPr>
            <w:rFonts w:ascii="Times New Roman" w:hAnsi="Times New Roman" w:cs="Times New Roman"/>
          </w:rPr>
          <w:t>the findings</w:t>
        </w:r>
      </w:ins>
      <w:ins w:id="206" w:author="Benton, Deon" w:date="2026-05-01T10:01:00Z" w16du:dateUtc="2026-05-01T15:01:00Z">
        <w:r>
          <w:rPr>
            <w:rFonts w:ascii="Times New Roman" w:hAnsi="Times New Roman" w:cs="Times New Roman"/>
          </w:rPr>
          <w:t xml:space="preserve"> by Skerry et al. (2013)</w:t>
        </w:r>
      </w:ins>
      <w:ins w:id="207" w:author="Benton, Deon" w:date="2026-05-01T10:14:00Z" w16du:dateUtc="2026-05-01T15:14:00Z">
        <w:r w:rsidR="00E72C2E">
          <w:rPr>
            <w:rFonts w:ascii="Times New Roman" w:hAnsi="Times New Roman" w:cs="Times New Roman"/>
          </w:rPr>
          <w:t xml:space="preserve"> </w:t>
        </w:r>
      </w:ins>
      <w:ins w:id="208"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209"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10" w:author="Benton, Deon" w:date="2026-05-01T10:02:00Z" w16du:dateUtc="2026-05-01T15:02:00Z">
        <w:r>
          <w:rPr>
            <w:rFonts w:ascii="Times New Roman" w:hAnsi="Times New Roman" w:cs="Times New Roman"/>
          </w:rPr>
          <w:t xml:space="preserve"> </w:t>
        </w:r>
      </w:ins>
      <w:ins w:id="211"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212"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13"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14" w:author="Benton, Deon" w:date="2026-05-01T11:57:00Z" w16du:dateUtc="2026-05-01T16:57:00Z">
        <w:r w:rsidR="00FF369D">
          <w:rPr>
            <w:rFonts w:ascii="Times New Roman" w:hAnsi="Times New Roman" w:cs="Times New Roman"/>
          </w:rPr>
          <w:t>have largely been</w:t>
        </w:r>
      </w:ins>
      <w:ins w:id="215" w:author="Benton, Deon" w:date="2026-05-01T11:56:00Z" w16du:dateUtc="2026-05-01T16:56:00Z">
        <w:r w:rsidR="00FF369D" w:rsidRPr="00FF369D">
          <w:rPr>
            <w:rFonts w:ascii="Times New Roman" w:hAnsi="Times New Roman" w:cs="Times New Roman"/>
          </w:rPr>
          <w:t xml:space="preserve"> unsuccessful—and the immediate success</w:t>
        </w:r>
      </w:ins>
      <w:ins w:id="216" w:author="Benton, Deon" w:date="2026-05-01T11:57:00Z" w16du:dateUtc="2026-05-01T16:57:00Z">
        <w:r w:rsidR="00E61CDE">
          <w:rPr>
            <w:rFonts w:ascii="Times New Roman" w:hAnsi="Times New Roman" w:cs="Times New Roman"/>
          </w:rPr>
          <w:t xml:space="preserve"> that infants experience when </w:t>
        </w:r>
      </w:ins>
      <w:ins w:id="217" w:author="Benton, Deon" w:date="2026-05-01T11:58:00Z" w16du:dateUtc="2026-05-01T16:58:00Z">
        <w:r w:rsidR="00E61CDE">
          <w:rPr>
            <w:rFonts w:ascii="Times New Roman" w:hAnsi="Times New Roman" w:cs="Times New Roman"/>
          </w:rPr>
          <w:t xml:space="preserve">infants attempt the </w:t>
        </w:r>
        <w:r w:rsidR="00E61CDE">
          <w:rPr>
            <w:rFonts w:ascii="Times New Roman" w:hAnsi="Times New Roman" w:cs="Times New Roman"/>
          </w:rPr>
          <w:lastRenderedPageBreak/>
          <w:t>very same actions during a</w:t>
        </w:r>
      </w:ins>
      <w:ins w:id="218" w:author="Benton, Deon" w:date="2026-05-01T11:56:00Z" w16du:dateUtc="2026-05-01T16:56:00Z">
        <w:r w:rsidR="00FF369D" w:rsidRPr="00FF369D">
          <w:rPr>
            <w:rFonts w:ascii="Times New Roman" w:hAnsi="Times New Roman" w:cs="Times New Roman"/>
          </w:rPr>
          <w:t xml:space="preserve"> sticky-mittens manipulation. </w:t>
        </w:r>
      </w:ins>
      <w:ins w:id="219" w:author="Benton, Deon" w:date="2026-05-01T11:58:00Z" w16du:dateUtc="2026-05-01T16:58:00Z">
        <w:r w:rsidR="00E61CDE">
          <w:rPr>
            <w:rFonts w:ascii="Times New Roman" w:hAnsi="Times New Roman" w:cs="Times New Roman"/>
          </w:rPr>
          <w:t>As it relates to Skerry et al. (2013),</w:t>
        </w:r>
      </w:ins>
      <w:ins w:id="220" w:author="Benton, Deon" w:date="2026-05-01T11:51:00Z" w16du:dateUtc="2026-05-01T16:51:00Z">
        <w:r w:rsidR="00435732">
          <w:rPr>
            <w:rFonts w:ascii="Times New Roman" w:hAnsi="Times New Roman" w:cs="Times New Roman"/>
          </w:rPr>
          <w:t xml:space="preserve"> i</w:t>
        </w:r>
      </w:ins>
      <w:ins w:id="221" w:author="Benton, Deon" w:date="2026-05-01T11:47:00Z" w16du:dateUtc="2026-05-01T16:47:00Z">
        <w:r w:rsidR="004A69E7">
          <w:rPr>
            <w:rFonts w:ascii="Times New Roman" w:hAnsi="Times New Roman" w:cs="Times New Roman"/>
          </w:rPr>
          <w:t>f</w:t>
        </w:r>
      </w:ins>
      <w:ins w:id="222" w:author="Benton, Deon" w:date="2026-05-01T11:50:00Z" w16du:dateUtc="2026-05-01T16:50:00Z">
        <w:r w:rsidR="004A69E7">
          <w:rPr>
            <w:rFonts w:ascii="Times New Roman" w:hAnsi="Times New Roman" w:cs="Times New Roman"/>
          </w:rPr>
          <w:t xml:space="preserve"> the 3-month-olds tested in </w:t>
        </w:r>
      </w:ins>
      <w:ins w:id="223" w:author="Benton, Deon" w:date="2026-05-01T11:58:00Z" w16du:dateUtc="2026-05-01T16:58:00Z">
        <w:r w:rsidR="00E61CDE">
          <w:rPr>
            <w:rFonts w:ascii="Times New Roman" w:hAnsi="Times New Roman" w:cs="Times New Roman"/>
          </w:rPr>
          <w:t>that study</w:t>
        </w:r>
      </w:ins>
      <w:ins w:id="224" w:author="Benton, Deon" w:date="2026-05-01T11:50:00Z" w16du:dateUtc="2026-05-01T16:50:00Z">
        <w:r w:rsidR="004A69E7">
          <w:rPr>
            <w:rFonts w:ascii="Times New Roman" w:hAnsi="Times New Roman" w:cs="Times New Roman"/>
          </w:rPr>
          <w:t xml:space="preserve"> learned that</w:t>
        </w:r>
      </w:ins>
      <w:ins w:id="225" w:author="Benton, Deon" w:date="2026-05-01T11:47:00Z" w16du:dateUtc="2026-05-01T16:47:00Z">
        <w:r w:rsidR="004A69E7">
          <w:rPr>
            <w:rFonts w:ascii="Times New Roman" w:hAnsi="Times New Roman" w:cs="Times New Roman"/>
          </w:rPr>
          <w:t xml:space="preserve"> </w:t>
        </w:r>
      </w:ins>
      <w:ins w:id="226"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27" w:author="Benton, Deon" w:date="2026-05-01T11:59:00Z" w16du:dateUtc="2026-05-01T16:59:00Z">
        <w:r w:rsidR="00E61CDE">
          <w:rPr>
            <w:rFonts w:ascii="Times New Roman" w:hAnsi="Times New Roman" w:cs="Times New Roman"/>
          </w:rPr>
          <w:t>typically been ineffective</w:t>
        </w:r>
      </w:ins>
      <w:ins w:id="228" w:author="Benton, Deon" w:date="2026-05-01T11:48:00Z" w16du:dateUtc="2026-05-01T16:48:00Z">
        <w:r w:rsidR="004A69E7">
          <w:rPr>
            <w:rFonts w:ascii="Times New Roman" w:hAnsi="Times New Roman" w:cs="Times New Roman"/>
          </w:rPr>
          <w:t>,</w:t>
        </w:r>
      </w:ins>
      <w:ins w:id="229" w:author="Benton, Deon" w:date="2026-05-01T11:59:00Z" w16du:dateUtc="2026-05-01T16:59:00Z">
        <w:r w:rsidR="00E61CDE">
          <w:rPr>
            <w:rFonts w:ascii="Times New Roman" w:hAnsi="Times New Roman" w:cs="Times New Roman"/>
          </w:rPr>
          <w:t xml:space="preserve"> then</w:t>
        </w:r>
      </w:ins>
      <w:ins w:id="230" w:author="Benton, Deon" w:date="2026-05-01T11:48:00Z" w16du:dateUtc="2026-05-01T16:48:00Z">
        <w:r w:rsidR="004A69E7">
          <w:rPr>
            <w:rFonts w:ascii="Times New Roman" w:hAnsi="Times New Roman" w:cs="Times New Roman"/>
          </w:rPr>
          <w:t xml:space="preserve"> the unanticipated success of their reaches</w:t>
        </w:r>
      </w:ins>
      <w:ins w:id="231" w:author="Benton, Deon" w:date="2026-05-01T11:52:00Z" w16du:dateUtc="2026-05-01T16:52:00Z">
        <w:r w:rsidR="00435732">
          <w:rPr>
            <w:rFonts w:ascii="Times New Roman" w:hAnsi="Times New Roman" w:cs="Times New Roman"/>
          </w:rPr>
          <w:t>—as well as the contingent feedback that accompanies them—</w:t>
        </w:r>
      </w:ins>
      <w:ins w:id="232" w:author="Benton, Deon" w:date="2026-05-01T11:48:00Z" w16du:dateUtc="2026-05-01T16:48:00Z">
        <w:r w:rsidR="004A69E7">
          <w:rPr>
            <w:rFonts w:ascii="Times New Roman" w:hAnsi="Times New Roman" w:cs="Times New Roman"/>
          </w:rPr>
          <w:t>during a sticky-mittens experience may be inherently attention-grabbing</w:t>
        </w:r>
      </w:ins>
      <w:ins w:id="233" w:author="Benton, Deon" w:date="2026-05-01T12:26:00Z" w16du:dateUtc="2026-05-01T17:26:00Z">
        <w:r w:rsidR="009358CD">
          <w:rPr>
            <w:rFonts w:ascii="Times New Roman" w:hAnsi="Times New Roman" w:cs="Times New Roman"/>
          </w:rPr>
          <w:t xml:space="preserve"> and attention-heightening</w:t>
        </w:r>
      </w:ins>
      <w:ins w:id="234" w:author="Benton, Deon" w:date="2026-05-01T11:59:00Z" w16du:dateUtc="2026-05-01T16:59:00Z">
        <w:r w:rsidR="00CE106E">
          <w:rPr>
            <w:rFonts w:ascii="Times New Roman" w:hAnsi="Times New Roman" w:cs="Times New Roman"/>
          </w:rPr>
          <w:t xml:space="preserve">. </w:t>
        </w:r>
      </w:ins>
      <w:ins w:id="235"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36"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37" w:author="Benton, Deon" w:date="2026-05-01T10:26:00Z" w16du:dateUtc="2026-05-01T15:26:00Z">
        <w:r w:rsidR="009C3982">
          <w:rPr>
            <w:rFonts w:ascii="Times New Roman" w:hAnsi="Times New Roman" w:cs="Times New Roman"/>
          </w:rPr>
          <w:t>’</w:t>
        </w:r>
      </w:ins>
      <w:ins w:id="238" w:author="Benton, Deon" w:date="2026-05-01T10:22:00Z" w16du:dateUtc="2026-05-01T15:22:00Z">
        <w:r w:rsidR="00C3263E">
          <w:rPr>
            <w:rFonts w:ascii="Times New Roman" w:hAnsi="Times New Roman" w:cs="Times New Roman"/>
          </w:rPr>
          <w:t xml:space="preserve"> attention </w:t>
        </w:r>
      </w:ins>
      <w:ins w:id="239" w:author="Benton, Deon" w:date="2026-05-01T11:37:00Z" w16du:dateUtc="2026-05-01T16:37:00Z">
        <w:r w:rsidR="008B5039">
          <w:rPr>
            <w:rFonts w:ascii="Times New Roman" w:hAnsi="Times New Roman" w:cs="Times New Roman"/>
          </w:rPr>
          <w:t>to, encoding of, and learning about the</w:t>
        </w:r>
      </w:ins>
      <w:ins w:id="240" w:author="Benton, Deon" w:date="2026-05-01T10:23:00Z" w16du:dateUtc="2026-05-01T15:23:00Z">
        <w:r w:rsidR="00C3263E">
          <w:rPr>
            <w:rFonts w:ascii="Times New Roman" w:hAnsi="Times New Roman" w:cs="Times New Roman"/>
          </w:rPr>
          <w:t xml:space="preserve"> </w:t>
        </w:r>
      </w:ins>
      <w:ins w:id="241" w:author="Benton, Deon" w:date="2026-05-01T10:26:00Z" w16du:dateUtc="2026-05-01T15:26:00Z">
        <w:r w:rsidR="009C3982">
          <w:rPr>
            <w:rFonts w:ascii="Times New Roman" w:hAnsi="Times New Roman" w:cs="Times New Roman"/>
          </w:rPr>
          <w:t xml:space="preserve">surface </w:t>
        </w:r>
      </w:ins>
      <w:ins w:id="242" w:author="Benton, Deon" w:date="2026-05-01T10:23:00Z" w16du:dateUtc="2026-05-01T15:23:00Z">
        <w:r w:rsidR="00C3263E">
          <w:rPr>
            <w:rFonts w:ascii="Times New Roman" w:hAnsi="Times New Roman" w:cs="Times New Roman"/>
          </w:rPr>
          <w:t>features</w:t>
        </w:r>
      </w:ins>
      <w:ins w:id="243" w:author="Benton, Deon" w:date="2026-05-01T11:37:00Z" w16du:dateUtc="2026-05-01T16:37:00Z">
        <w:r w:rsidR="008B5039">
          <w:rPr>
            <w:rFonts w:ascii="Times New Roman" w:hAnsi="Times New Roman" w:cs="Times New Roman"/>
          </w:rPr>
          <w:t xml:space="preserve"> of a task</w:t>
        </w:r>
      </w:ins>
      <w:ins w:id="244" w:author="Benton, Deon" w:date="2026-05-01T11:35:00Z" w16du:dateUtc="2026-05-01T16:35:00Z">
        <w:r w:rsidR="00AF60B8">
          <w:rPr>
            <w:rFonts w:ascii="Times New Roman" w:hAnsi="Times New Roman" w:cs="Times New Roman"/>
          </w:rPr>
          <w:t xml:space="preserve">, Needham et al. </w:t>
        </w:r>
      </w:ins>
      <w:ins w:id="245" w:author="Benton, Deon" w:date="2026-05-01T11:36:00Z" w16du:dateUtc="2026-05-01T16:36:00Z">
        <w:r w:rsidR="00AF60B8">
          <w:rPr>
            <w:rFonts w:ascii="Times New Roman" w:hAnsi="Times New Roman" w:cs="Times New Roman"/>
          </w:rPr>
          <w:t xml:space="preserve">(2002) </w:t>
        </w:r>
      </w:ins>
      <w:del w:id="246" w:author="Benton, Deon" w:date="2026-05-01T10:23:00Z" w16du:dateUtc="2026-05-01T15:23:00Z">
        <w:r w:rsidR="00510876" w:rsidDel="00C3263E">
          <w:rPr>
            <w:rFonts w:ascii="Times New Roman" w:hAnsi="Times New Roman" w:cs="Times New Roman"/>
          </w:rPr>
          <w:delText xml:space="preserve"> </w:delText>
        </w:r>
      </w:del>
      <w:ins w:id="247"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48"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49" w:author="Benton, Deon" w:date="2026-05-01T10:27:00Z" w16du:dateUtc="2026-05-01T15:27:00Z">
        <w:r w:rsidR="00EC4C11">
          <w:rPr>
            <w:rFonts w:ascii="Times New Roman" w:hAnsi="Times New Roman" w:cs="Times New Roman"/>
          </w:rPr>
          <w:t>a</w:t>
        </w:r>
      </w:ins>
      <w:ins w:id="250"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51" w:author="Benton, Deon" w:date="2026-05-01T10:30:00Z" w16du:dateUtc="2026-05-01T15:30:00Z">
        <w:r w:rsidR="003852DA">
          <w:rPr>
            <w:rFonts w:ascii="Times New Roman" w:hAnsi="Times New Roman" w:cs="Times New Roman"/>
          </w:rPr>
          <w:t>object’s</w:t>
        </w:r>
      </w:ins>
      <w:ins w:id="252" w:author="Benton, Deon" w:date="2026-05-01T10:27:00Z" w16du:dateUtc="2026-05-01T15:27:00Z">
        <w:r w:rsidR="00EC4C11">
          <w:rPr>
            <w:rFonts w:ascii="Times New Roman" w:hAnsi="Times New Roman" w:cs="Times New Roman"/>
          </w:rPr>
          <w:t xml:space="preserve"> visible </w:t>
        </w:r>
      </w:ins>
      <w:ins w:id="253" w:author="Benton, Deon" w:date="2026-05-01T10:29:00Z" w16du:dateUtc="2026-05-01T15:29:00Z">
        <w:r w:rsidR="00EC4C11">
          <w:rPr>
            <w:rFonts w:ascii="Times New Roman" w:hAnsi="Times New Roman" w:cs="Times New Roman"/>
          </w:rPr>
          <w:t>features</w:t>
        </w:r>
      </w:ins>
      <w:ins w:id="254" w:author="Benton, Deon" w:date="2026-05-01T10:28:00Z" w16du:dateUtc="2026-05-01T15:28:00Z">
        <w:r w:rsidR="00EC4C11">
          <w:rPr>
            <w:rFonts w:ascii="Times New Roman" w:hAnsi="Times New Roman" w:cs="Times New Roman"/>
          </w:rPr>
          <w:t>. The contention that</w:t>
        </w:r>
      </w:ins>
      <w:ins w:id="255" w:author="Benton, Deon" w:date="2026-05-01T10:31:00Z" w16du:dateUtc="2026-05-01T15:31:00Z">
        <w:r w:rsidR="003852DA">
          <w:rPr>
            <w:rFonts w:ascii="Times New Roman" w:hAnsi="Times New Roman" w:cs="Times New Roman"/>
          </w:rPr>
          <w:t xml:space="preserve"> sticky-mittens experience induces a short-lived attentional</w:t>
        </w:r>
      </w:ins>
      <w:ins w:id="256" w:author="Benton, Deon" w:date="2026-05-01T10:32:00Z" w16du:dateUtc="2026-05-01T15:32:00Z">
        <w:r w:rsidR="00D24343">
          <w:rPr>
            <w:rFonts w:ascii="Times New Roman" w:hAnsi="Times New Roman" w:cs="Times New Roman"/>
          </w:rPr>
          <w:t xml:space="preserve"> boost</w:t>
        </w:r>
      </w:ins>
      <w:ins w:id="257" w:author="Benton, Deon" w:date="2026-05-01T10:28:00Z" w16du:dateUtc="2026-05-01T15:28:00Z">
        <w:r w:rsidR="00EC4C11">
          <w:rPr>
            <w:rFonts w:ascii="Times New Roman" w:hAnsi="Times New Roman" w:cs="Times New Roman"/>
          </w:rPr>
          <w:t xml:space="preserve"> also has empirical support. For example, </w:t>
        </w:r>
      </w:ins>
      <w:ins w:id="258"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59"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60" w:author="Benton, Deon" w:date="2026-05-01T12:32:00Z" w16du:dateUtc="2026-05-01T17:32:00Z">
        <w:r>
          <w:rPr>
            <w:rFonts w:ascii="Times New Roman" w:hAnsi="Times New Roman" w:cs="Times New Roman"/>
          </w:rPr>
          <w:t xml:space="preserve">In addition to attending to the properties of the objects </w:t>
        </w:r>
      </w:ins>
      <w:ins w:id="261" w:author="Benton, Deon" w:date="2026-05-01T12:37:00Z" w16du:dateUtc="2026-05-01T17:37:00Z">
        <w:r w:rsidR="00BA34AC">
          <w:rPr>
            <w:rFonts w:ascii="Times New Roman" w:hAnsi="Times New Roman" w:cs="Times New Roman"/>
          </w:rPr>
          <w:t>during a sticky-mittens experience</w:t>
        </w:r>
      </w:ins>
      <w:ins w:id="262" w:author="Benton, Deon" w:date="2026-05-01T12:32:00Z" w16du:dateUtc="2026-05-01T17:32:00Z">
        <w:r>
          <w:rPr>
            <w:rFonts w:ascii="Times New Roman" w:hAnsi="Times New Roman" w:cs="Times New Roman"/>
          </w:rPr>
          <w:t xml:space="preserve">, </w:t>
        </w:r>
      </w:ins>
      <w:ins w:id="263" w:author="Benton, Deon" w:date="2026-05-01T12:37:00Z" w16du:dateUtc="2026-05-01T17:37:00Z">
        <w:r w:rsidR="00BA34AC">
          <w:rPr>
            <w:rFonts w:ascii="Times New Roman" w:hAnsi="Times New Roman" w:cs="Times New Roman"/>
          </w:rPr>
          <w:t xml:space="preserve">successful reaches may enable </w:t>
        </w:r>
      </w:ins>
      <w:ins w:id="264" w:author="Benton, Deon" w:date="2026-05-01T11:33:00Z" w16du:dateUtc="2026-05-01T16:33:00Z">
        <w:r w:rsidR="00492918">
          <w:rPr>
            <w:rFonts w:ascii="Times New Roman" w:hAnsi="Times New Roman" w:cs="Times New Roman"/>
          </w:rPr>
          <w:t xml:space="preserve">infants </w:t>
        </w:r>
      </w:ins>
      <w:ins w:id="265" w:author="Benton, Deon" w:date="2026-05-01T12:37:00Z" w16du:dateUtc="2026-05-01T17:37:00Z">
        <w:r w:rsidR="00BA34AC">
          <w:rPr>
            <w:rFonts w:ascii="Times New Roman" w:hAnsi="Times New Roman" w:cs="Times New Roman"/>
          </w:rPr>
          <w:t>incidentally to encode</w:t>
        </w:r>
      </w:ins>
      <w:ins w:id="266"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267" w:author="Benton, Deon" w:date="2026-05-01T12:38:00Z" w16du:dateUtc="2026-05-01T17:38:00Z">
        <w:r w:rsidR="00BA34AC">
          <w:rPr>
            <w:rFonts w:ascii="Times New Roman" w:hAnsi="Times New Roman" w:cs="Times New Roman"/>
          </w:rPr>
          <w:t>may</w:t>
        </w:r>
      </w:ins>
      <w:ins w:id="268"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269" w:author="Benton, Deon" w:date="2026-05-01T12:39:00Z" w16du:dateUtc="2026-05-01T17:39:00Z">
        <w:r w:rsidR="000B20EE">
          <w:rPr>
            <w:rFonts w:ascii="Times New Roman" w:hAnsi="Times New Roman" w:cs="Times New Roman"/>
          </w:rPr>
          <w:t xml:space="preserve">) </w:t>
        </w:r>
      </w:ins>
      <w:ins w:id="270" w:author="Benton, Deon" w:date="2026-05-01T13:00:00Z" w16du:dateUtc="2026-05-01T18:00:00Z">
        <w:r w:rsidR="00C92A5E">
          <w:rPr>
            <w:rFonts w:ascii="Times New Roman" w:hAnsi="Times New Roman" w:cs="Times New Roman"/>
          </w:rPr>
          <w:t xml:space="preserve">of their arms </w:t>
        </w:r>
      </w:ins>
      <w:ins w:id="271" w:author="Benton, Deon" w:date="2026-05-01T12:39:00Z" w16du:dateUtc="2026-05-01T17:39:00Z">
        <w:r w:rsidR="000B20EE">
          <w:rPr>
            <w:rFonts w:ascii="Times New Roman" w:hAnsi="Times New Roman" w:cs="Times New Roman"/>
          </w:rPr>
          <w:t>and trajectory</w:t>
        </w:r>
      </w:ins>
      <w:ins w:id="272" w:author="Benton, Deon" w:date="2026-05-01T12:59:00Z" w16du:dateUtc="2026-05-01T17:59:00Z">
        <w:r w:rsidR="00C92A5E">
          <w:rPr>
            <w:rFonts w:ascii="Times New Roman" w:hAnsi="Times New Roman" w:cs="Times New Roman"/>
          </w:rPr>
          <w:t xml:space="preserve"> (i.e., </w:t>
        </w:r>
      </w:ins>
      <w:ins w:id="273" w:author="Benton, Deon" w:date="2026-05-01T13:00:00Z" w16du:dateUtc="2026-05-01T18:00:00Z">
        <w:r w:rsidR="00C92A5E">
          <w:rPr>
            <w:rFonts w:ascii="Times New Roman" w:hAnsi="Times New Roman" w:cs="Times New Roman"/>
          </w:rPr>
          <w:t>the directness</w:t>
        </w:r>
      </w:ins>
      <w:ins w:id="274" w:author="Benton, Deon" w:date="2026-05-01T12:59:00Z" w16du:dateUtc="2026-05-01T17:59:00Z">
        <w:r w:rsidR="00C92A5E">
          <w:rPr>
            <w:rFonts w:ascii="Times New Roman" w:hAnsi="Times New Roman" w:cs="Times New Roman"/>
          </w:rPr>
          <w:t>)</w:t>
        </w:r>
      </w:ins>
      <w:ins w:id="275"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276"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277"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278" w:author="Benton, Deon" w:date="2026-05-01T12:45:00Z" w16du:dateUtc="2026-05-01T17:45:00Z">
        <w:r w:rsidR="002A5F73">
          <w:rPr>
            <w:rFonts w:ascii="Times New Roman" w:hAnsi="Times New Roman" w:cs="Times New Roman"/>
          </w:rPr>
          <w:t xml:space="preserve">Infants may </w:t>
        </w:r>
      </w:ins>
      <w:del w:id="279" w:author="Benton, Deon" w:date="2026-05-01T13:05:00Z" w16du:dateUtc="2026-05-01T18:05:00Z">
        <w:r w:rsidR="00BA34AC" w:rsidRPr="00BE2E9B" w:rsidDel="008A2E25">
          <w:rPr>
            <w:rFonts w:ascii="Times New Roman" w:hAnsi="Times New Roman" w:cs="Times New Roman"/>
          </w:rPr>
          <w:delText xml:space="preserve"> </w:delText>
        </w:r>
      </w:del>
      <w:ins w:id="280" w:author="Benton, Deon" w:date="2026-05-01T12:41:00Z" w16du:dateUtc="2026-05-01T17:41:00Z">
        <w:r w:rsidR="001664C2">
          <w:rPr>
            <w:rFonts w:ascii="Times New Roman" w:hAnsi="Times New Roman" w:cs="Times New Roman"/>
          </w:rPr>
          <w:t xml:space="preserve">notice that each time they </w:t>
        </w:r>
      </w:ins>
      <w:ins w:id="281" w:author="Benton, Deon" w:date="2026-05-01T12:42:00Z" w16du:dateUtc="2026-05-01T17:42:00Z">
        <w:r w:rsidR="001664C2">
          <w:rPr>
            <w:rFonts w:ascii="Times New Roman" w:hAnsi="Times New Roman" w:cs="Times New Roman"/>
          </w:rPr>
          <w:t>contact and attempt to retrieve an object, their arms are extended</w:t>
        </w:r>
      </w:ins>
      <w:ins w:id="282" w:author="Benton, Deon" w:date="2026-05-01T12:46:00Z" w16du:dateUtc="2026-05-01T17:46:00Z">
        <w:r w:rsidR="00C41ED8">
          <w:rPr>
            <w:rFonts w:ascii="Times New Roman" w:hAnsi="Times New Roman" w:cs="Times New Roman"/>
          </w:rPr>
          <w:t xml:space="preserve"> </w:t>
        </w:r>
      </w:ins>
      <w:ins w:id="283" w:author="Benton, Deon" w:date="2026-05-01T12:49:00Z" w16du:dateUtc="2026-05-01T17:49:00Z">
        <w:r w:rsidR="001B02CA">
          <w:rPr>
            <w:rFonts w:ascii="Times New Roman" w:hAnsi="Times New Roman" w:cs="Times New Roman"/>
          </w:rPr>
          <w:t>forward from the body</w:t>
        </w:r>
      </w:ins>
      <w:ins w:id="284" w:author="Benton, Deon" w:date="2026-05-01T12:50:00Z" w16du:dateUtc="2026-05-01T17:50:00Z">
        <w:r w:rsidR="008E07C3">
          <w:rPr>
            <w:rFonts w:ascii="Times New Roman" w:hAnsi="Times New Roman" w:cs="Times New Roman"/>
          </w:rPr>
          <w:t xml:space="preserve"> in a relatively straight configuration</w:t>
        </w:r>
      </w:ins>
      <w:ins w:id="285" w:author="Benton, Deon" w:date="2026-05-01T12:49:00Z" w16du:dateUtc="2026-05-01T17:49:00Z">
        <w:r w:rsidR="001B02CA">
          <w:rPr>
            <w:rFonts w:ascii="Times New Roman" w:hAnsi="Times New Roman" w:cs="Times New Roman"/>
          </w:rPr>
          <w:t xml:space="preserve"> and follow</w:t>
        </w:r>
      </w:ins>
      <w:ins w:id="286" w:author="Benton, Deon" w:date="2026-05-01T12:46:00Z" w16du:dateUtc="2026-05-01T17:46:00Z">
        <w:r w:rsidR="00C41ED8">
          <w:rPr>
            <w:rFonts w:ascii="Times New Roman" w:hAnsi="Times New Roman" w:cs="Times New Roman"/>
          </w:rPr>
          <w:t xml:space="preserve"> </w:t>
        </w:r>
      </w:ins>
      <w:ins w:id="287" w:author="Benton, Deon" w:date="2026-05-01T12:49:00Z" w16du:dateUtc="2026-05-01T17:49:00Z">
        <w:r w:rsidR="001B02CA">
          <w:rPr>
            <w:rFonts w:ascii="Times New Roman" w:hAnsi="Times New Roman" w:cs="Times New Roman"/>
          </w:rPr>
          <w:t xml:space="preserve">a </w:t>
        </w:r>
      </w:ins>
      <w:ins w:id="288"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289"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290" w:author="Benton, Deon" w:date="2026-05-01T12:50:00Z" w16du:dateUtc="2026-05-01T17:50:00Z">
        <w:r w:rsidR="008E07C3">
          <w:rPr>
            <w:rFonts w:ascii="Times New Roman" w:hAnsi="Times New Roman" w:cs="Times New Roman"/>
          </w:rPr>
          <w:t>An illustr</w:t>
        </w:r>
      </w:ins>
      <w:ins w:id="291" w:author="Benton, Deon" w:date="2026-05-01T12:51:00Z" w16du:dateUtc="2026-05-01T17:51:00Z">
        <w:r w:rsidR="008E07C3">
          <w:rPr>
            <w:rFonts w:ascii="Times New Roman" w:hAnsi="Times New Roman" w:cs="Times New Roman"/>
          </w:rPr>
          <w:t xml:space="preserve">ative example of this </w:t>
        </w:r>
      </w:ins>
      <w:ins w:id="292" w:author="Benton, Deon" w:date="2026-05-01T12:53:00Z" w16du:dateUtc="2026-05-01T17:53:00Z">
        <w:r w:rsidR="00686D71">
          <w:rPr>
            <w:rFonts w:ascii="Times New Roman" w:hAnsi="Times New Roman" w:cs="Times New Roman"/>
          </w:rPr>
          <w:t>is</w:t>
        </w:r>
      </w:ins>
      <w:ins w:id="29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294" w:author="Benton, Deon" w:date="2026-05-01T12:54:00Z" w16du:dateUtc="2026-05-01T17:54:00Z">
        <w:r w:rsidR="00686D71">
          <w:rPr>
            <w:rFonts w:ascii="Times New Roman" w:hAnsi="Times New Roman" w:cs="Times New Roman"/>
          </w:rPr>
          <w:t xml:space="preserve">a </w:t>
        </w:r>
      </w:ins>
      <w:ins w:id="295" w:author="Benton, Deon" w:date="2026-05-01T12:55:00Z" w16du:dateUtc="2026-05-01T17:55:00Z">
        <w:r w:rsidR="0039487E">
          <w:rPr>
            <w:rFonts w:ascii="Times New Roman" w:hAnsi="Times New Roman" w:cs="Times New Roman"/>
          </w:rPr>
          <w:t>highchair</w:t>
        </w:r>
      </w:ins>
      <w:ins w:id="296" w:author="Benton, Deon" w:date="2026-05-01T12:54:00Z" w16du:dateUtc="2026-05-01T17:54:00Z">
        <w:r w:rsidR="0039487E">
          <w:rPr>
            <w:rFonts w:ascii="Times New Roman" w:hAnsi="Times New Roman" w:cs="Times New Roman"/>
          </w:rPr>
          <w:t xml:space="preserve"> in anticipation of a snack</w:t>
        </w:r>
      </w:ins>
      <w:ins w:id="297" w:author="Benton, Deon" w:date="2026-05-01T13:06:00Z" w16du:dateUtc="2026-05-01T18:06:00Z">
        <w:r w:rsidR="008A2E25">
          <w:rPr>
            <w:rFonts w:ascii="Times New Roman" w:hAnsi="Times New Roman" w:cs="Times New Roman"/>
          </w:rPr>
          <w:t>. In such moments, the</w:t>
        </w:r>
      </w:ins>
      <w:ins w:id="298" w:author="Benton, Deon" w:date="2026-05-01T12:57:00Z" w16du:dateUtc="2026-05-01T17:57:00Z">
        <w:r w:rsidR="000A7280">
          <w:rPr>
            <w:rFonts w:ascii="Times New Roman" w:hAnsi="Times New Roman" w:cs="Times New Roman"/>
          </w:rPr>
          <w:t xml:space="preserve"> arms are relatively st</w:t>
        </w:r>
      </w:ins>
      <w:ins w:id="299" w:author="Benton, Deon" w:date="2026-05-01T12:58:00Z" w16du:dateUtc="2026-05-01T17:58:00Z">
        <w:r w:rsidR="000A7280">
          <w:rPr>
            <w:rFonts w:ascii="Times New Roman" w:hAnsi="Times New Roman" w:cs="Times New Roman"/>
          </w:rPr>
          <w:t>raight</w:t>
        </w:r>
      </w:ins>
      <w:ins w:id="300" w:author="Benton, Deon" w:date="2026-05-01T13:06:00Z" w16du:dateUtc="2026-05-01T18:06:00Z">
        <w:r w:rsidR="008A2E25">
          <w:rPr>
            <w:rFonts w:ascii="Times New Roman" w:hAnsi="Times New Roman" w:cs="Times New Roman"/>
          </w:rPr>
          <w:t xml:space="preserve">, </w:t>
        </w:r>
      </w:ins>
      <w:ins w:id="30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0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0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0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0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06" w:author="Benton, Deon" w:date="2026-05-01T13:01:00Z" w16du:dateUtc="2026-05-01T18:01:00Z">
        <w:r w:rsidR="0081612A">
          <w:rPr>
            <w:rFonts w:ascii="Times New Roman" w:hAnsi="Times New Roman" w:cs="Times New Roman"/>
          </w:rPr>
          <w:t xml:space="preserve"> or the trajectory of </w:t>
        </w:r>
      </w:ins>
      <w:ins w:id="307" w:author="Benton, Deon" w:date="2026-05-01T13:08:00Z" w16du:dateUtc="2026-05-01T18:08:00Z">
        <w:r w:rsidR="00361582">
          <w:rPr>
            <w:rFonts w:ascii="Times New Roman" w:hAnsi="Times New Roman" w:cs="Times New Roman"/>
          </w:rPr>
          <w:t>a reach is not perfectly linear</w:t>
        </w:r>
      </w:ins>
      <w:ins w:id="308" w:author="Benton, Deon" w:date="2026-05-01T13:09:00Z" w16du:dateUtc="2026-05-01T18:09:00Z">
        <w:r w:rsidR="00361582">
          <w:rPr>
            <w:rFonts w:ascii="Times New Roman" w:hAnsi="Times New Roman" w:cs="Times New Roman"/>
          </w:rPr>
          <w:t>,</w:t>
        </w:r>
      </w:ins>
      <w:ins w:id="309" w:author="Benton, Deon" w:date="2026-05-01T13:02:00Z" w16du:dateUtc="2026-05-01T18:02:00Z">
        <w:r w:rsidR="0081612A">
          <w:rPr>
            <w:rFonts w:ascii="Times New Roman" w:hAnsi="Times New Roman" w:cs="Times New Roman"/>
          </w:rPr>
          <w:t xml:space="preserve"> </w:t>
        </w:r>
      </w:ins>
      <w:ins w:id="31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w:t>
      </w:r>
      <w:r w:rsidR="00BA34AC" w:rsidRPr="00D47D06">
        <w:rPr>
          <w:rFonts w:ascii="Times New Roman" w:hAnsi="Times New Roman" w:cs="Times New Roman"/>
        </w:rPr>
        <w:lastRenderedPageBreak/>
        <w:t>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11"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12" w:author="Benton, Deon" w:date="2026-05-01T13:10:00Z" w16du:dateUtc="2026-05-01T18:10:00Z">
        <w:r w:rsidR="00300630">
          <w:rPr>
            <w:rFonts w:ascii="Times New Roman" w:hAnsi="Times New Roman" w:cs="Times New Roman"/>
          </w:rPr>
          <w:t>If</w:t>
        </w:r>
      </w:ins>
      <w:ins w:id="313"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14"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15"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16"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17" w:author="Benton, Deon" w:date="2026-05-01T13:12:00Z" w16du:dateUtc="2026-05-01T18:12:00Z">
        <w:r w:rsidR="004645FE" w:rsidDel="000F1D20">
          <w:rPr>
            <w:rFonts w:ascii="Times New Roman" w:hAnsi="Times New Roman" w:cs="Times New Roman"/>
          </w:rPr>
          <w:delText xml:space="preserve">this </w:delText>
        </w:r>
      </w:del>
      <w:ins w:id="318"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19" w:author="Benton, Deon" w:date="2026-05-01T13:12:00Z" w16du:dateUtc="2026-05-01T18:12:00Z">
        <w:r w:rsidR="000F1D20">
          <w:rPr>
            <w:rFonts w:ascii="Times New Roman" w:hAnsi="Times New Roman" w:cs="Times New Roman"/>
          </w:rPr>
          <w:t>. I</w:t>
        </w:r>
      </w:ins>
      <w:ins w:id="320"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21"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22"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23"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24"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25"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26"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27" w:author="Benton, Deon" w:date="2026-05-01T13:15:00Z" w16du:dateUtc="2026-05-01T18:15:00Z">
        <w:r>
          <w:rPr>
            <w:rFonts w:ascii="Times New Roman" w:hAnsi="Times New Roman" w:cs="Times New Roman"/>
          </w:rPr>
          <w:t>This account—at least as it has been presented thus far—raises an important question</w:t>
        </w:r>
      </w:ins>
      <w:ins w:id="328" w:author="Benton, Deon" w:date="2026-05-01T13:16:00Z" w16du:dateUtc="2026-05-01T18:16:00Z">
        <w:r w:rsidR="00680AC3">
          <w:rPr>
            <w:rFonts w:ascii="Times New Roman" w:hAnsi="Times New Roman" w:cs="Times New Roman"/>
          </w:rPr>
          <w:t>:</w:t>
        </w:r>
      </w:ins>
      <w:ins w:id="329" w:author="Benton, Deon" w:date="2026-05-01T13:15:00Z" w16du:dateUtc="2026-05-01T18:15:00Z">
        <w:r>
          <w:rPr>
            <w:rFonts w:ascii="Times New Roman" w:hAnsi="Times New Roman" w:cs="Times New Roman"/>
          </w:rPr>
          <w:t xml:space="preserve"> </w:t>
        </w:r>
      </w:ins>
      <w:ins w:id="330" w:author="Benton, Deon" w:date="2026-05-01T13:16:00Z" w16du:dateUtc="2026-05-01T18:16:00Z">
        <w:r w:rsidR="00680AC3">
          <w:rPr>
            <w:rFonts w:ascii="Times New Roman" w:hAnsi="Times New Roman" w:cs="Times New Roman"/>
          </w:rPr>
          <w:t xml:space="preserve">How do </w:t>
        </w:r>
      </w:ins>
      <w:ins w:id="331"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332"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33"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34" w:author="Benton, Deon" w:date="2026-05-01T13:15:00Z" w16du:dateUtc="2026-05-01T18:15:00Z">
        <w:r w:rsidR="00680AC3">
          <w:rPr>
            <w:rFonts w:ascii="Times New Roman" w:hAnsi="Times New Roman" w:cs="Times New Roman"/>
          </w:rPr>
          <w:t xml:space="preserve"> </w:t>
        </w:r>
      </w:ins>
      <w:ins w:id="335"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36" w:author="Benton, Deon" w:date="2026-05-01T13:17:00Z" w16du:dateUtc="2026-05-01T18:17:00Z">
        <w:r w:rsidR="00BB1924">
          <w:rPr>
            <w:rFonts w:ascii="Times New Roman" w:hAnsi="Times New Roman" w:cs="Times New Roman"/>
          </w:rPr>
          <w:t xml:space="preserve"> a mapping seems necessary for</w:t>
        </w:r>
      </w:ins>
      <w:ins w:id="337" w:author="Benton, Deon" w:date="2026-05-01T13:18:00Z" w16du:dateUtc="2026-05-01T18:18:00Z">
        <w:r w:rsidR="00BB1924">
          <w:rPr>
            <w:rFonts w:ascii="Times New Roman" w:hAnsi="Times New Roman" w:cs="Times New Roman"/>
          </w:rPr>
          <w:t xml:space="preserve"> pre-reaching infants to perceive the efficient test event as familiar.</w:t>
        </w:r>
      </w:ins>
      <w:ins w:id="338"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39" w:author="Benton, Deon" w:date="2026-05-01T13:18:00Z" w16du:dateUtc="2026-05-01T18:18:00Z">
        <w:r w:rsidR="00BB1924">
          <w:rPr>
            <w:rFonts w:ascii="Times New Roman" w:hAnsi="Times New Roman" w:cs="Times New Roman"/>
          </w:rPr>
          <w:t xml:space="preserve">o this apparent conundrum begins with the </w:t>
        </w:r>
      </w:ins>
      <w:ins w:id="340"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41"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42"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 xml:space="preserve">is not in place until well after the second year of life (e.g., Amsterdam, </w:t>
      </w:r>
      <w:r w:rsidR="006A2F94">
        <w:rPr>
          <w:rFonts w:ascii="Times New Roman" w:hAnsi="Times New Roman" w:cs="Times New Roman"/>
        </w:rPr>
        <w:lastRenderedPageBreak/>
        <w:t>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43"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44" w:author="Benton, Deon" w:date="2026-05-01T13:21:00Z" w16du:dateUtc="2026-05-01T18:21:00Z">
        <w:r w:rsidR="004229FE">
          <w:rPr>
            <w:rFonts w:ascii="Times New Roman" w:hAnsi="Times New Roman" w:cs="Times New Roman"/>
          </w:rPr>
          <w:t xml:space="preserve">It may be the case that </w:t>
        </w:r>
      </w:ins>
      <w:ins w:id="345"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46"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47"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48" w:author="Benton, Deon" w:date="2026-05-01T13:25:00Z" w16du:dateUtc="2026-05-01T18:25:00Z">
        <w:r w:rsidR="00472971">
          <w:rPr>
            <w:rFonts w:ascii="Times New Roman" w:hAnsi="Times New Roman" w:cs="Times New Roman"/>
          </w:rPr>
          <w:t xml:space="preserve">infants can </w:t>
        </w:r>
      </w:ins>
      <w:ins w:id="349" w:author="Benton, Deon" w:date="2026-05-01T13:34:00Z" w16du:dateUtc="2026-05-01T18:34:00Z">
        <w:r w:rsidR="005E5E72">
          <w:rPr>
            <w:rFonts w:ascii="Times New Roman" w:hAnsi="Times New Roman" w:cs="Times New Roman"/>
          </w:rPr>
          <w:t>see their own actions</w:t>
        </w:r>
      </w:ins>
      <w:ins w:id="350"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51"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52"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53"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54"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55" w:author="Benton, Deon" w:date="2026-05-01T13:26:00Z" w16du:dateUtc="2026-05-01T18:26:00Z">
        <w:r w:rsidR="000F3AD5">
          <w:rPr>
            <w:rFonts w:ascii="Times New Roman" w:hAnsi="Times New Roman" w:cs="Times New Roman"/>
          </w:rPr>
          <w:t xml:space="preserve"> likely var</w:t>
        </w:r>
      </w:ins>
      <w:ins w:id="356" w:author="Benton, Deon" w:date="2026-05-01T13:27:00Z" w16du:dateUtc="2026-05-01T18:27:00Z">
        <w:r w:rsidR="000F3AD5">
          <w:rPr>
            <w:rFonts w:ascii="Times New Roman" w:hAnsi="Times New Roman" w:cs="Times New Roman"/>
          </w:rPr>
          <w:t>y</w:t>
        </w:r>
      </w:ins>
      <w:ins w:id="357"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58" w:author="Benton, Deon" w:date="2026-05-01T13:35:00Z" w16du:dateUtc="2026-05-01T18:35:00Z">
        <w:r w:rsidR="005E5E72">
          <w:rPr>
            <w:rFonts w:ascii="Times New Roman" w:hAnsi="Times New Roman" w:cs="Times New Roman"/>
          </w:rPr>
          <w:t>S</w:t>
        </w:r>
      </w:ins>
      <w:ins w:id="359" w:author="Benton, Deon" w:date="2026-05-01T13:28:00Z" w16du:dateUtc="2026-05-01T18:28:00Z">
        <w:r w:rsidR="00060065">
          <w:rPr>
            <w:rFonts w:ascii="Times New Roman" w:hAnsi="Times New Roman" w:cs="Times New Roman"/>
          </w:rPr>
          <w:t>uch variability need not undermine the present account</w:t>
        </w:r>
      </w:ins>
      <w:ins w:id="360" w:author="Benton, Deon" w:date="2026-05-01T13:35:00Z" w16du:dateUtc="2026-05-01T18:35:00Z">
        <w:r w:rsidR="005E5E72">
          <w:rPr>
            <w:rFonts w:ascii="Times New Roman" w:hAnsi="Times New Roman" w:cs="Times New Roman"/>
          </w:rPr>
          <w:t>, however</w:t>
        </w:r>
      </w:ins>
      <w:ins w:id="361"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362"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363"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364"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365" w:author="Benton, Deon" w:date="2026-05-01T16:22:00Z" w16du:dateUtc="2026-05-01T21:22:00Z">
        <w:r w:rsidR="005B323D">
          <w:rPr>
            <w:rFonts w:ascii="Times New Roman" w:hAnsi="Times New Roman" w:cs="Times New Roman"/>
          </w:rPr>
          <w:t xml:space="preserve">reach </w:t>
        </w:r>
      </w:ins>
      <w:ins w:id="366"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367"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368"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369"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370"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371"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372" w:author="Benton, Deon" w:date="2026-05-01T16:23:00Z" w16du:dateUtc="2026-05-01T21:23:00Z">
        <w:r w:rsidR="00745DE1">
          <w:rPr>
            <w:rFonts w:ascii="Times New Roman" w:hAnsi="Times New Roman" w:cs="Times New Roman"/>
          </w:rPr>
          <w:t xml:space="preserve">Fortunately, </w:t>
        </w:r>
      </w:ins>
      <w:ins w:id="373" w:author="Benton, Deon" w:date="2026-05-01T16:25:00Z" w16du:dateUtc="2026-05-01T21:25:00Z">
        <w:r w:rsidR="00F9599E">
          <w:rPr>
            <w:rFonts w:ascii="Times New Roman" w:hAnsi="Times New Roman" w:cs="Times New Roman"/>
          </w:rPr>
          <w:t>it is now known</w:t>
        </w:r>
      </w:ins>
      <w:ins w:id="374"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375"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376" w:author="Benton, Deon" w:date="2026-05-01T16:23:00Z" w16du:dateUtc="2026-05-01T21:23:00Z">
        <w:r w:rsidR="00745DE1">
          <w:rPr>
            <w:rFonts w:ascii="Times New Roman" w:hAnsi="Times New Roman" w:cs="Times New Roman"/>
          </w:rPr>
          <w:t>comes online some</w:t>
        </w:r>
      </w:ins>
      <w:ins w:id="377"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w:t>
      </w:r>
      <w:ins w:id="378" w:author="Benton, Deon" w:date="2026-05-01T16:24:00Z" w16du:dateUtc="2026-05-01T21:24:00Z">
        <w:r w:rsidR="00745DE1">
          <w:rPr>
            <w:rFonts w:ascii="Times New Roman" w:hAnsi="Times New Roman" w:cs="Times New Roman"/>
          </w:rPr>
          <w:t xml:space="preserve"> </w:t>
        </w:r>
      </w:ins>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ins w:id="379"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380"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381"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382"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383" w:author="Benton, Deon" w:date="2026-05-01T13:37:00Z" w16du:dateUtc="2026-05-01T18:37:00Z">
        <w:r w:rsidR="00BC5E9D">
          <w:rPr>
            <w:rFonts w:ascii="Times New Roman" w:hAnsi="Times New Roman" w:cs="Times New Roman"/>
          </w:rPr>
          <w:t>perceptual appearance or “lo</w:t>
        </w:r>
      </w:ins>
      <w:ins w:id="384"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385"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386" w:author="Benton, Deon" w:date="2026-05-01T13:39:00Z" w16du:dateUtc="2026-05-01T18:39:00Z">
        <w:r w:rsidR="00CD166A">
          <w:rPr>
            <w:rFonts w:ascii="Times New Roman" w:hAnsi="Times New Roman" w:cs="Times New Roman"/>
          </w:rPr>
          <w:t xml:space="preserve">observing </w:t>
        </w:r>
      </w:ins>
      <w:ins w:id="387"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388" w:author="Benton, Deon" w:date="2026-05-01T13:39:00Z" w16du:dateUtc="2026-05-01T18:39:00Z">
        <w:r w:rsidR="00CD166A">
          <w:rPr>
            <w:rFonts w:ascii="Times New Roman" w:hAnsi="Times New Roman" w:cs="Times New Roman"/>
          </w:rPr>
          <w:t xml:space="preserve"> </w:t>
        </w:r>
      </w:ins>
      <w:del w:id="389" w:author="Benton, Deon" w:date="2026-05-01T13:39:00Z" w16du:dateUtc="2026-05-01T18:39:00Z">
        <w:r w:rsidR="005F2777" w:rsidDel="00CD166A">
          <w:rPr>
            <w:rFonts w:ascii="Times New Roman" w:hAnsi="Times New Roman" w:cs="Times New Roman"/>
          </w:rPr>
          <w:delText xml:space="preserve"> </w:delText>
        </w:r>
      </w:del>
      <w:ins w:id="390" w:author="Benton, Deon" w:date="2026-05-01T13:38:00Z" w16du:dateUtc="2026-05-01T18:38:00Z">
        <w:r w:rsidR="00CD166A">
          <w:rPr>
            <w:rFonts w:ascii="Times New Roman" w:hAnsi="Times New Roman" w:cs="Times New Roman"/>
          </w:rPr>
          <w:t xml:space="preserve">pre-reaching </w:t>
        </w:r>
      </w:ins>
      <w:ins w:id="391" w:author="Benton, Deon" w:date="2026-05-01T13:39:00Z" w16du:dateUtc="2026-05-01T18:39:00Z">
        <w:r w:rsidR="00CD166A">
          <w:rPr>
            <w:rFonts w:ascii="Times New Roman" w:hAnsi="Times New Roman" w:cs="Times New Roman"/>
          </w:rPr>
          <w:t>infants</w:t>
        </w:r>
      </w:ins>
      <w:ins w:id="392" w:author="Benton, Deon" w:date="2026-05-01T13:38:00Z" w16du:dateUtc="2026-05-01T18:38:00Z">
        <w:r w:rsidR="00CD166A">
          <w:rPr>
            <w:rFonts w:ascii="Times New Roman" w:hAnsi="Times New Roman" w:cs="Times New Roman"/>
          </w:rPr>
          <w:t xml:space="preserve"> </w:t>
        </w:r>
      </w:ins>
      <w:ins w:id="393" w:author="Benton, Deon" w:date="2026-05-01T13:40:00Z" w16du:dateUtc="2026-05-01T18:40:00Z">
        <w:r w:rsidR="00CD166A">
          <w:rPr>
            <w:rFonts w:ascii="Times New Roman" w:hAnsi="Times New Roman" w:cs="Times New Roman"/>
          </w:rPr>
          <w:t>do</w:t>
        </w:r>
      </w:ins>
      <w:ins w:id="394" w:author="Benton, Deon" w:date="2026-05-01T13:38:00Z" w16du:dateUtc="2026-05-01T18:38:00Z">
        <w:r w:rsidR="00CD166A">
          <w:rPr>
            <w:rFonts w:ascii="Times New Roman" w:hAnsi="Times New Roman" w:cs="Times New Roman"/>
          </w:rPr>
          <w:t xml:space="preserve"> when </w:t>
        </w:r>
        <w:proofErr w:type="gramStart"/>
        <w:r w:rsidR="00CD166A">
          <w:rPr>
            <w:rFonts w:ascii="Times New Roman" w:hAnsi="Times New Roman" w:cs="Times New Roman"/>
          </w:rPr>
          <w:t>viewing</w:t>
        </w:r>
      </w:ins>
      <w:proofErr w:type="gramEnd"/>
      <w:ins w:id="395"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396"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397"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398"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399"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00"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01"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02"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03" w:author="Benton, Deon" w:date="2026-05-01T13:43:00Z" w16du:dateUtc="2026-05-01T18:43:00Z">
        <w:r w:rsidR="00E12DF6">
          <w:rPr>
            <w:rFonts w:ascii="Times New Roman" w:hAnsi="Times New Roman" w:cs="Times New Roman"/>
          </w:rPr>
          <w:t xml:space="preserve">—such that </w:t>
        </w:r>
      </w:ins>
      <w:ins w:id="404" w:author="Benton, Deon" w:date="2026-05-01T13:48:00Z" w16du:dateUtc="2026-05-01T18:48:00Z">
        <w:r w:rsidR="00A0611F">
          <w:rPr>
            <w:rFonts w:ascii="Times New Roman" w:hAnsi="Times New Roman" w:cs="Times New Roman"/>
          </w:rPr>
          <w:t>weaker representations are associated with longer looking</w:t>
        </w:r>
      </w:ins>
      <w:ins w:id="405"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06"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w:t>
      </w:r>
      <w:r w:rsidR="00D573D6">
        <w:rPr>
          <w:rFonts w:ascii="Times New Roman" w:hAnsi="Times New Roman" w:cs="Times New Roman"/>
        </w:rPr>
        <w:lastRenderedPageBreak/>
        <w:t>should render the efficient event</w:t>
      </w:r>
      <w:ins w:id="407" w:author="Benton, Deon" w:date="2026-05-01T13:50:00Z" w16du:dateUtc="2026-05-01T18:50:00Z">
        <w:r w:rsidR="004E06C5">
          <w:rPr>
            <w:rFonts w:ascii="Times New Roman" w:hAnsi="Times New Roman" w:cs="Times New Roman"/>
          </w:rPr>
          <w:t xml:space="preserve"> relatively familiar and, therefore,</w:t>
        </w:r>
      </w:ins>
      <w:ins w:id="408"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09" w:author="Benton, Deon" w:date="2026-05-01T16:28:00Z" w16du:dateUtc="2026-05-01T21:28:00Z">
        <w:r w:rsidR="00320CB7">
          <w:rPr>
            <w:rFonts w:ascii="Times New Roman" w:hAnsi="Times New Roman" w:cs="Times New Roman"/>
          </w:rPr>
          <w:t>The downstream effect of this is that infants should spend</w:t>
        </w:r>
      </w:ins>
      <w:ins w:id="410" w:author="Benton, Deon" w:date="2026-05-01T13:45:00Z" w16du:dateUtc="2026-05-01T18:45:00Z">
        <w:r w:rsidR="0089147C">
          <w:rPr>
            <w:rFonts w:ascii="Times New Roman" w:hAnsi="Times New Roman" w:cs="Times New Roman"/>
          </w:rPr>
          <w:t xml:space="preserve"> </w:t>
        </w:r>
      </w:ins>
      <w:ins w:id="411" w:author="Benton, Deon" w:date="2026-05-01T16:28:00Z" w16du:dateUtc="2026-05-01T21:28:00Z">
        <w:r w:rsidR="006535B5">
          <w:rPr>
            <w:rFonts w:ascii="Times New Roman" w:hAnsi="Times New Roman" w:cs="Times New Roman"/>
          </w:rPr>
          <w:t>minimal time</w:t>
        </w:r>
      </w:ins>
      <w:ins w:id="412"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13" w:author="Benton, Deon" w:date="2026-05-01T13:51:00Z" w16du:dateUtc="2026-05-01T18:51:00Z">
        <w:r w:rsidR="00217C7B">
          <w:rPr>
            <w:rFonts w:ascii="Times New Roman" w:hAnsi="Times New Roman" w:cs="Times New Roman"/>
          </w:rPr>
          <w:t xml:space="preserve"> </w:t>
        </w:r>
      </w:ins>
      <w:ins w:id="414" w:author="Benton, Deon" w:date="2026-05-01T13:45:00Z" w16du:dateUtc="2026-05-01T18:45:00Z">
        <w:r w:rsidR="0089147C">
          <w:rPr>
            <w:rFonts w:ascii="Times New Roman" w:hAnsi="Times New Roman" w:cs="Times New Roman"/>
          </w:rPr>
          <w:t>no comparable representation</w:t>
        </w:r>
      </w:ins>
      <w:ins w:id="415" w:author="Benton, Deon" w:date="2026-05-01T16:28:00Z" w16du:dateUtc="2026-05-01T21:28:00Z">
        <w:r w:rsidR="00411887">
          <w:rPr>
            <w:rFonts w:ascii="Times New Roman" w:hAnsi="Times New Roman" w:cs="Times New Roman"/>
          </w:rPr>
          <w:t xml:space="preserve"> </w:t>
        </w:r>
      </w:ins>
      <w:ins w:id="416" w:author="Benton, Deon" w:date="2026-05-01T13:50:00Z" w16du:dateUtc="2026-05-01T18:50:00Z">
        <w:r w:rsidR="00217C7B">
          <w:rPr>
            <w:rFonts w:ascii="Times New Roman" w:hAnsi="Times New Roman" w:cs="Times New Roman"/>
          </w:rPr>
          <w:t>exists</w:t>
        </w:r>
      </w:ins>
      <w:ins w:id="417"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18" w:author="Benton, Deon" w:date="2026-05-01T13:46:00Z" w16du:dateUtc="2026-05-01T18:46:00Z">
        <w:r w:rsidR="0089147C">
          <w:rPr>
            <w:rFonts w:ascii="Times New Roman" w:hAnsi="Times New Roman" w:cs="Times New Roman"/>
          </w:rPr>
          <w:t>d elicit long</w:t>
        </w:r>
      </w:ins>
      <w:ins w:id="419" w:author="Benton, Deon" w:date="2026-05-01T13:51:00Z" w16du:dateUtc="2026-05-01T18:51:00Z">
        <w:r w:rsidR="00217C7B">
          <w:rPr>
            <w:rFonts w:ascii="Times New Roman" w:hAnsi="Times New Roman" w:cs="Times New Roman"/>
          </w:rPr>
          <w:t>er looking precisely because a</w:t>
        </w:r>
      </w:ins>
      <w:ins w:id="420"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21" w:author="Benton, Deon" w:date="2026-05-01T13:46:00Z" w16du:dateUtc="2026-05-01T18:46:00Z">
        <w:r w:rsidR="0089147C">
          <w:rPr>
            <w:rFonts w:ascii="Times New Roman" w:hAnsi="Times New Roman" w:cs="Times New Roman"/>
          </w:rPr>
          <w:t xml:space="preserve"> before it too </w:t>
        </w:r>
      </w:ins>
      <w:ins w:id="422" w:author="Benton, Deon" w:date="2026-05-01T16:29:00Z" w16du:dateUtc="2026-05-01T21:29:00Z">
        <w:r w:rsidR="00411887">
          <w:rPr>
            <w:rFonts w:ascii="Times New Roman" w:hAnsi="Times New Roman" w:cs="Times New Roman"/>
          </w:rPr>
          <w:t>becomes</w:t>
        </w:r>
      </w:ins>
      <w:ins w:id="423"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24" w:author="Benton, Deon" w:date="2026-05-01T13:54:00Z" w16du:dateUtc="2026-05-01T18:54:00Z">
        <w:r w:rsidR="00930FEC">
          <w:rPr>
            <w:rFonts w:ascii="Times New Roman" w:hAnsi="Times New Roman" w:cs="Times New Roman"/>
          </w:rPr>
          <w:t>In sum, pre-reaching infants</w:t>
        </w:r>
      </w:ins>
      <w:ins w:id="425" w:author="Benton, Deon" w:date="2026-05-01T16:29:00Z" w16du:dateUtc="2026-05-01T21:29:00Z">
        <w:r w:rsidR="00411887">
          <w:rPr>
            <w:rFonts w:ascii="Times New Roman" w:hAnsi="Times New Roman" w:cs="Times New Roman"/>
          </w:rPr>
          <w:t>’ looking behaviors</w:t>
        </w:r>
      </w:ins>
      <w:ins w:id="426" w:author="Benton, Deon" w:date="2026-05-01T13:54:00Z" w16du:dateUtc="2026-05-01T18:54:00Z">
        <w:r w:rsidR="00930FEC">
          <w:rPr>
            <w:rFonts w:ascii="Times New Roman" w:hAnsi="Times New Roman" w:cs="Times New Roman"/>
          </w:rPr>
          <w:t xml:space="preserve"> in studies </w:t>
        </w:r>
      </w:ins>
      <w:ins w:id="427" w:author="Benton, Deon" w:date="2026-05-01T16:29:00Z" w16du:dateUtc="2026-05-01T21:29:00Z">
        <w:r w:rsidR="00411887">
          <w:rPr>
            <w:rFonts w:ascii="Times New Roman" w:hAnsi="Times New Roman" w:cs="Times New Roman"/>
          </w:rPr>
          <w:t>like</w:t>
        </w:r>
      </w:ins>
      <w:ins w:id="428" w:author="Benton, Deon" w:date="2026-05-01T13:54:00Z" w16du:dateUtc="2026-05-01T18:54:00Z">
        <w:r w:rsidR="00930FEC">
          <w:rPr>
            <w:rFonts w:ascii="Times New Roman" w:hAnsi="Times New Roman" w:cs="Times New Roman"/>
          </w:rPr>
          <w:t xml:space="preserve"> Skerry et al</w:t>
        </w:r>
      </w:ins>
      <w:ins w:id="429" w:author="Benton, Deon" w:date="2026-05-01T13:55:00Z" w16du:dateUtc="2026-05-01T18:55:00Z">
        <w:r w:rsidR="00930FEC">
          <w:rPr>
            <w:rFonts w:ascii="Times New Roman" w:hAnsi="Times New Roman" w:cs="Times New Roman"/>
          </w:rPr>
          <w:t>. (2013) can be explained in terms of</w:t>
        </w:r>
      </w:ins>
      <w:ins w:id="430"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31" w:author="Benton, Deon" w:date="2026-05-01T16:30:00Z" w16du:dateUtc="2026-05-01T21:30:00Z">
        <w:r w:rsidR="00411887">
          <w:rPr>
            <w:rFonts w:ascii="Times New Roman" w:hAnsi="Times New Roman" w:cs="Times New Roman"/>
          </w:rPr>
          <w:t>es</w:t>
        </w:r>
      </w:ins>
      <w:ins w:id="432"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33" w:author="Benton, Deon" w:date="2026-05-01T16:07:00Z" w16du:dateUtc="2026-05-01T21:07:00Z">
        <w:r w:rsidR="00016DD5">
          <w:rPr>
            <w:rFonts w:ascii="Times New Roman" w:hAnsi="Times New Roman" w:cs="Times New Roman"/>
          </w:rPr>
          <w:t xml:space="preserve">when </w:t>
        </w:r>
      </w:ins>
      <w:ins w:id="434" w:author="Benton, Deon" w:date="2026-05-01T13:56:00Z" w16du:dateUtc="2026-05-01T18:56:00Z">
        <w:r w:rsidR="00120B35">
          <w:rPr>
            <w:rFonts w:ascii="Times New Roman" w:hAnsi="Times New Roman" w:cs="Times New Roman"/>
          </w:rPr>
          <w:t xml:space="preserve">sticky-mittens experience </w:t>
        </w:r>
      </w:ins>
      <w:ins w:id="435" w:author="Benton, Deon" w:date="2026-05-01T16:07:00Z" w16du:dateUtc="2026-05-01T21:07:00Z">
        <w:r w:rsidR="008F1FBD">
          <w:rPr>
            <w:rFonts w:ascii="Times New Roman" w:hAnsi="Times New Roman" w:cs="Times New Roman"/>
          </w:rPr>
          <w:t>heightens infants’</w:t>
        </w:r>
      </w:ins>
      <w:ins w:id="436" w:author="Benton, Deon" w:date="2026-05-01T13:56:00Z" w16du:dateUtc="2026-05-01T18:56:00Z">
        <w:r w:rsidR="00120B35">
          <w:rPr>
            <w:rFonts w:ascii="Times New Roman" w:hAnsi="Times New Roman" w:cs="Times New Roman"/>
          </w:rPr>
          <w:t xml:space="preserve"> attention </w:t>
        </w:r>
      </w:ins>
      <w:ins w:id="437" w:author="Benton, Deon" w:date="2026-05-01T13:57:00Z" w16du:dateUtc="2026-05-01T18:57:00Z">
        <w:r w:rsidR="00120B35">
          <w:rPr>
            <w:rFonts w:ascii="Times New Roman" w:hAnsi="Times New Roman" w:cs="Times New Roman"/>
          </w:rPr>
          <w:t>to</w:t>
        </w:r>
      </w:ins>
      <w:ins w:id="438" w:author="Benton, Deon" w:date="2026-05-01T16:30:00Z" w16du:dateUtc="2026-05-01T21:30:00Z">
        <w:r w:rsidR="00411887">
          <w:rPr>
            <w:rFonts w:ascii="Times New Roman" w:hAnsi="Times New Roman" w:cs="Times New Roman"/>
          </w:rPr>
          <w:t>, and</w:t>
        </w:r>
      </w:ins>
      <w:ins w:id="439" w:author="Benton, Deon" w:date="2026-05-01T13:56:00Z" w16du:dateUtc="2026-05-01T18:56:00Z">
        <w:r w:rsidR="00120B35">
          <w:rPr>
            <w:rFonts w:ascii="Times New Roman" w:hAnsi="Times New Roman" w:cs="Times New Roman"/>
          </w:rPr>
          <w:t xml:space="preserve"> </w:t>
        </w:r>
      </w:ins>
      <w:ins w:id="440" w:author="Benton, Deon" w:date="2026-05-01T16:30:00Z" w16du:dateUtc="2026-05-01T21:30:00Z">
        <w:r w:rsidR="004D3C8A">
          <w:rPr>
            <w:rFonts w:ascii="Times New Roman" w:hAnsi="Times New Roman" w:cs="Times New Roman"/>
          </w:rPr>
          <w:t xml:space="preserve">enhance their </w:t>
        </w:r>
      </w:ins>
      <w:ins w:id="441" w:author="Benton, Deon" w:date="2026-05-01T13:56:00Z" w16du:dateUtc="2026-05-01T18:56:00Z">
        <w:r w:rsidR="00120B35">
          <w:rPr>
            <w:rFonts w:ascii="Times New Roman" w:hAnsi="Times New Roman" w:cs="Times New Roman"/>
          </w:rPr>
          <w:t>encoding of</w:t>
        </w:r>
      </w:ins>
      <w:ins w:id="442" w:author="Benton, Deon" w:date="2026-05-01T16:07:00Z" w16du:dateUtc="2026-05-01T21:07:00Z">
        <w:r w:rsidR="008F1FBD">
          <w:rPr>
            <w:rFonts w:ascii="Times New Roman" w:hAnsi="Times New Roman" w:cs="Times New Roman"/>
          </w:rPr>
          <w:t>,</w:t>
        </w:r>
      </w:ins>
      <w:ins w:id="443" w:author="Benton, Deon" w:date="2026-05-01T13:56:00Z" w16du:dateUtc="2026-05-01T18:56:00Z">
        <w:r w:rsidR="00120B35">
          <w:rPr>
            <w:rFonts w:ascii="Times New Roman" w:hAnsi="Times New Roman" w:cs="Times New Roman"/>
          </w:rPr>
          <w:t xml:space="preserve"> such </w:t>
        </w:r>
      </w:ins>
      <w:ins w:id="444" w:author="Benton, Deon" w:date="2026-05-01T16:08:00Z" w16du:dateUtc="2026-05-01T21:08:00Z">
        <w:r w:rsidR="008F1FBD">
          <w:rPr>
            <w:rFonts w:ascii="Times New Roman" w:hAnsi="Times New Roman" w:cs="Times New Roman"/>
          </w:rPr>
          <w:t>action</w:t>
        </w:r>
      </w:ins>
      <w:ins w:id="445" w:author="Benton, Deon" w:date="2026-05-01T13:56:00Z" w16du:dateUtc="2026-05-01T18:56:00Z">
        <w:r w:rsidR="00120B35">
          <w:rPr>
            <w:rFonts w:ascii="Times New Roman" w:hAnsi="Times New Roman" w:cs="Times New Roman"/>
          </w:rPr>
          <w:t>s</w:t>
        </w:r>
      </w:ins>
      <w:ins w:id="446" w:author="Benton, Deon" w:date="2026-05-01T13:57:00Z" w16du:dateUtc="2026-05-01T18:57:00Z">
        <w:r w:rsidR="000217C9">
          <w:rPr>
            <w:rFonts w:ascii="Times New Roman" w:hAnsi="Times New Roman" w:cs="Times New Roman"/>
          </w:rPr>
          <w:t xml:space="preserve">; abstract notions of efficiency or </w:t>
        </w:r>
      </w:ins>
      <w:ins w:id="447" w:author="Benton, Deon" w:date="2026-05-01T16:08:00Z" w16du:dateUtc="2026-05-01T21:08:00Z">
        <w:r w:rsidR="00A966ED">
          <w:rPr>
            <w:rFonts w:ascii="Times New Roman" w:hAnsi="Times New Roman" w:cs="Times New Roman"/>
          </w:rPr>
          <w:t xml:space="preserve">domain-specific mechanisms that </w:t>
        </w:r>
      </w:ins>
      <w:ins w:id="448" w:author="Benton, Deon" w:date="2026-05-01T16:30:00Z" w16du:dateUtc="2026-05-01T21:30:00Z">
        <w:r w:rsidR="00F00631">
          <w:rPr>
            <w:rFonts w:ascii="Times New Roman" w:hAnsi="Times New Roman" w:cs="Times New Roman"/>
          </w:rPr>
          <w:t>subserve them</w:t>
        </w:r>
      </w:ins>
      <w:ins w:id="449"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450"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51" w:author="Benton, Deon" w:date="2026-05-01T16:31:00Z" w16du:dateUtc="2026-05-01T21:31:00Z">
        <w:r>
          <w:rPr>
            <w:rFonts w:ascii="Times New Roman" w:hAnsi="Times New Roman" w:cs="Times New Roman"/>
          </w:rPr>
          <w:t>a series of simulations</w:t>
        </w:r>
      </w:ins>
      <w:ins w:id="452" w:author="Benton, Deon" w:date="2026-05-01T20:39:00Z" w16du:dateUtc="2026-05-02T01:39:00Z">
        <w:r w:rsidR="00BD309B">
          <w:rPr>
            <w:rFonts w:ascii="Times New Roman" w:hAnsi="Times New Roman" w:cs="Times New Roman"/>
          </w:rPr>
          <w:t xml:space="preserve"> that</w:t>
        </w:r>
      </w:ins>
      <w:ins w:id="453" w:author="Benton, Deon" w:date="2026-05-01T16:31:00Z" w16du:dateUtc="2026-05-01T21:31:00Z">
        <w:r>
          <w:rPr>
            <w:rFonts w:ascii="Times New Roman" w:hAnsi="Times New Roman" w:cs="Times New Roman"/>
          </w:rPr>
          <w:t xml:space="preserve"> demonstrat</w:t>
        </w:r>
      </w:ins>
      <w:ins w:id="454" w:author="Benton, Deon" w:date="2026-05-01T20:39:00Z" w16du:dateUtc="2026-05-02T01:39:00Z">
        <w:r w:rsidR="00BD309B">
          <w:rPr>
            <w:rFonts w:ascii="Times New Roman" w:hAnsi="Times New Roman" w:cs="Times New Roman"/>
          </w:rPr>
          <w:t>e</w:t>
        </w:r>
      </w:ins>
      <w:ins w:id="455" w:author="Benton, Deon" w:date="2026-05-01T16:31:00Z" w16du:dateUtc="2026-05-01T21:31:00Z">
        <w:r>
          <w:rPr>
            <w:rFonts w:ascii="Times New Roman" w:hAnsi="Times New Roman" w:cs="Times New Roman"/>
          </w:rPr>
          <w:t xml:space="preserve"> that </w:t>
        </w:r>
      </w:ins>
      <w:ins w:id="456" w:author="Benton, Deon" w:date="2026-05-01T15:59:00Z" w16du:dateUtc="2026-05-01T20:59:00Z">
        <w:r w:rsidR="00617B5C">
          <w:rPr>
            <w:rFonts w:ascii="Times New Roman" w:hAnsi="Times New Roman" w:cs="Times New Roman"/>
          </w:rPr>
          <w:t>th</w:t>
        </w:r>
      </w:ins>
      <w:ins w:id="457" w:author="Benton, Deon" w:date="2026-05-01T20:39:00Z" w16du:dateUtc="2026-05-02T01:39:00Z">
        <w:r w:rsidR="00BD309B">
          <w:rPr>
            <w:rFonts w:ascii="Times New Roman" w:hAnsi="Times New Roman" w:cs="Times New Roman"/>
          </w:rPr>
          <w:t>e present</w:t>
        </w:r>
      </w:ins>
      <w:ins w:id="458" w:author="Benton, Deon" w:date="2026-05-01T15:59:00Z" w16du:dateUtc="2026-05-01T20:59:00Z">
        <w:r w:rsidR="00617B5C">
          <w:rPr>
            <w:rFonts w:ascii="Times New Roman" w:hAnsi="Times New Roman" w:cs="Times New Roman"/>
          </w:rPr>
          <w:t xml:space="preserve"> </w:t>
        </w:r>
      </w:ins>
      <w:ins w:id="459" w:author="Benton, Deon" w:date="2026-05-01T16:00:00Z" w16du:dateUtc="2026-05-01T21:00:00Z">
        <w:r w:rsidR="00617B5C">
          <w:rPr>
            <w:rFonts w:ascii="Times New Roman" w:hAnsi="Times New Roman" w:cs="Times New Roman"/>
          </w:rPr>
          <w:t>mechanistic proposal</w:t>
        </w:r>
      </w:ins>
      <w:ins w:id="460" w:author="Benton, Deon" w:date="2026-05-01T15:59:00Z" w16du:dateUtc="2026-05-01T20:59:00Z">
        <w:r w:rsidR="00617B5C">
          <w:rPr>
            <w:rFonts w:ascii="Times New Roman" w:hAnsi="Times New Roman" w:cs="Times New Roman"/>
          </w:rPr>
          <w:t>—when instantiated in a connectionist computational model—can</w:t>
        </w:r>
      </w:ins>
      <w:ins w:id="461"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462" w:author="Benton, Deon" w:date="2026-05-01T16:10:00Z" w16du:dateUtc="2026-05-01T21:10:00Z">
        <w:r w:rsidR="002B6388">
          <w:rPr>
            <w:rFonts w:ascii="Times New Roman" w:hAnsi="Times New Roman" w:cs="Times New Roman"/>
          </w:rPr>
          <w:t>turning to these simulations</w:t>
        </w:r>
      </w:ins>
      <w:ins w:id="463" w:author="Benton, Deon" w:date="2026-05-01T16:02:00Z" w16du:dateUtc="2026-05-01T21:02:00Z">
        <w:r w:rsidR="00D7476B">
          <w:rPr>
            <w:rFonts w:ascii="Times New Roman" w:hAnsi="Times New Roman" w:cs="Times New Roman"/>
          </w:rPr>
          <w:t>,</w:t>
        </w:r>
      </w:ins>
      <w:ins w:id="464" w:author="Benton, Deon" w:date="2026-05-01T16:01:00Z" w16du:dateUtc="2026-05-01T21:01:00Z">
        <w:r w:rsidR="00D7476B">
          <w:rPr>
            <w:rFonts w:ascii="Times New Roman" w:hAnsi="Times New Roman" w:cs="Times New Roman"/>
          </w:rPr>
          <w:t xml:space="preserve"> </w:t>
        </w:r>
      </w:ins>
      <w:ins w:id="465" w:author="Benton, Deon" w:date="2026-05-01T16:32:00Z" w16du:dateUtc="2026-05-01T21:32:00Z">
        <w:r w:rsidR="003148AF">
          <w:rPr>
            <w:rFonts w:ascii="Times New Roman" w:hAnsi="Times New Roman" w:cs="Times New Roman"/>
          </w:rPr>
          <w:t xml:space="preserve">however, </w:t>
        </w:r>
      </w:ins>
      <w:ins w:id="466" w:author="Benton, Deon" w:date="2026-05-01T16:01:00Z" w16du:dateUtc="2026-05-01T21:01:00Z">
        <w:r w:rsidR="00D7476B">
          <w:rPr>
            <w:rFonts w:ascii="Times New Roman" w:hAnsi="Times New Roman" w:cs="Times New Roman"/>
          </w:rPr>
          <w:t xml:space="preserve">two </w:t>
        </w:r>
      </w:ins>
      <w:ins w:id="467" w:author="Benton, Deon" w:date="2026-05-01T16:32:00Z" w16du:dateUtc="2026-05-01T21:32:00Z">
        <w:r w:rsidR="004E05F7">
          <w:rPr>
            <w:rFonts w:ascii="Times New Roman" w:hAnsi="Times New Roman" w:cs="Times New Roman"/>
          </w:rPr>
          <w:t xml:space="preserve">points </w:t>
        </w:r>
      </w:ins>
      <w:ins w:id="468" w:author="Benton, Deon" w:date="2026-05-01T16:10:00Z" w16du:dateUtc="2026-05-01T21:10:00Z">
        <w:r w:rsidR="002B6388">
          <w:rPr>
            <w:rFonts w:ascii="Times New Roman" w:hAnsi="Times New Roman" w:cs="Times New Roman"/>
          </w:rPr>
          <w:t>merit clarification</w:t>
        </w:r>
      </w:ins>
      <w:ins w:id="469" w:author="Benton, Deon" w:date="2026-05-01T16:02:00Z" w16du:dateUtc="2026-05-01T21:02:00Z">
        <w:r w:rsidR="00D7476B">
          <w:rPr>
            <w:rFonts w:ascii="Times New Roman" w:hAnsi="Times New Roman" w:cs="Times New Roman"/>
          </w:rPr>
          <w:t>.</w:t>
        </w:r>
      </w:ins>
      <w:ins w:id="470" w:author="Benton, Deon" w:date="2026-05-01T15:59:00Z" w16du:dateUtc="2026-05-01T20:59:00Z">
        <w:r w:rsidR="00617B5C">
          <w:rPr>
            <w:rFonts w:ascii="Times New Roman" w:hAnsi="Times New Roman" w:cs="Times New Roman"/>
          </w:rPr>
          <w:t xml:space="preserve"> </w:t>
        </w:r>
      </w:ins>
      <w:ins w:id="47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472"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473" w:author="Benton, Deon" w:date="2026-05-01T16:10:00Z" w16du:dateUtc="2026-05-01T21:10:00Z">
        <w:r w:rsidR="002B6388">
          <w:rPr>
            <w:rFonts w:ascii="Times New Roman" w:hAnsi="Times New Roman" w:cs="Times New Roman"/>
          </w:rPr>
          <w:t>ar</w:t>
        </w:r>
      </w:ins>
      <w:ins w:id="474" w:author="Benton, Deon" w:date="2026-05-01T16:11:00Z" w16du:dateUtc="2026-05-01T21:11:00Z">
        <w:r w:rsidR="002B6388">
          <w:rPr>
            <w:rFonts w:ascii="Times New Roman" w:hAnsi="Times New Roman" w:cs="Times New Roman"/>
          </w:rPr>
          <w:t>e</w:t>
        </w:r>
      </w:ins>
      <w:ins w:id="475"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 xml:space="preserve">domain-general associative </w:t>
      </w:r>
      <w:proofErr w:type="gramStart"/>
      <w:r w:rsidR="009168FE">
        <w:rPr>
          <w:rFonts w:ascii="Times New Roman" w:hAnsi="Times New Roman" w:cs="Times New Roman"/>
        </w:rPr>
        <w:t>learning</w:t>
      </w:r>
      <w:r w:rsidR="009F7A89">
        <w:rPr>
          <w:rFonts w:ascii="Times New Roman" w:hAnsi="Times New Roman" w:cs="Times New Roman"/>
        </w:rPr>
        <w:t>—</w:t>
      </w:r>
      <w:ins w:id="476" w:author="Benton, Deon" w:date="2026-05-01T16:11:00Z" w16du:dateUtc="2026-05-01T21:11:00Z">
        <w:r w:rsidR="00A709A0">
          <w:rPr>
            <w:rFonts w:ascii="Times New Roman" w:hAnsi="Times New Roman" w:cs="Times New Roman"/>
          </w:rPr>
          <w:t>a</w:t>
        </w:r>
        <w:proofErr w:type="gramEnd"/>
        <w:r w:rsidR="00A709A0">
          <w:rPr>
            <w:rFonts w:ascii="Times New Roman" w:hAnsi="Times New Roman" w:cs="Times New Roman"/>
          </w:rPr>
          <w:t xml:space="preserve"> </w:t>
        </w:r>
      </w:ins>
      <w:r w:rsidR="009F7A89">
        <w:rPr>
          <w:rFonts w:ascii="Times New Roman" w:hAnsi="Times New Roman" w:cs="Times New Roman"/>
        </w:rPr>
        <w:t>process</w:t>
      </w:r>
      <w:ins w:id="477" w:author="Benton, Deon" w:date="2026-05-01T16:11:00Z" w16du:dateUtc="2026-05-01T21:11:00Z">
        <w:r w:rsidR="00A709A0">
          <w:rPr>
            <w:rFonts w:ascii="Times New Roman" w:hAnsi="Times New Roman" w:cs="Times New Roman"/>
          </w:rPr>
          <w:t xml:space="preserve"> grounded in </w:t>
        </w:r>
      </w:ins>
      <w:ins w:id="478" w:author="Benton, Deon" w:date="2026-05-01T16:12:00Z" w16du:dateUtc="2026-05-01T21:12:00Z">
        <w:r w:rsidR="00A709A0">
          <w:rPr>
            <w:rFonts w:ascii="Times New Roman" w:hAnsi="Times New Roman" w:cs="Times New Roman"/>
          </w:rPr>
          <w:t>everyday experience</w:t>
        </w:r>
      </w:ins>
      <w:ins w:id="479" w:author="Benton, Deon" w:date="2026-05-01T16:13:00Z" w16du:dateUtc="2026-05-01T21:13:00Z">
        <w:r w:rsidR="00A709A0">
          <w:rPr>
            <w:rFonts w:ascii="Times New Roman" w:hAnsi="Times New Roman" w:cs="Times New Roman"/>
          </w:rPr>
          <w:t xml:space="preserve"> and</w:t>
        </w:r>
      </w:ins>
      <w:ins w:id="480"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481"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482" w:author="Benton, Deon" w:date="2026-05-01T16:12:00Z" w16du:dateUtc="2026-05-01T21:12:00Z">
        <w:r w:rsidR="00A709A0">
          <w:rPr>
            <w:rFonts w:ascii="Times New Roman" w:hAnsi="Times New Roman" w:cs="Times New Roman"/>
          </w:rPr>
          <w:t xml:space="preserve">, and forms connections </w:t>
        </w:r>
      </w:ins>
      <w:ins w:id="483" w:author="Benton, Deon" w:date="2026-05-01T16:13:00Z" w16du:dateUtc="2026-05-01T21:13:00Z">
        <w:r w:rsidR="00A709A0">
          <w:rPr>
            <w:rFonts w:ascii="Times New Roman" w:hAnsi="Times New Roman" w:cs="Times New Roman"/>
          </w:rPr>
          <w:t xml:space="preserve">between and </w:t>
        </w:r>
      </w:ins>
      <w:ins w:id="484"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485"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486"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487"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488" w:author="Benton, Deon" w:date="2026-05-01T16:14:00Z" w16du:dateUtc="2026-05-01T21:14:00Z">
        <w:r w:rsidR="008A0DE0">
          <w:rPr>
            <w:rFonts w:ascii="Times New Roman" w:hAnsi="Times New Roman" w:cs="Times New Roman"/>
          </w:rPr>
          <w:t>Second,</w:t>
        </w:r>
      </w:ins>
      <w:ins w:id="489" w:author="Benton, Deon" w:date="2026-05-01T16:03:00Z" w16du:dateUtc="2026-05-01T21:03:00Z">
        <w:r w:rsidR="00D7476B">
          <w:rPr>
            <w:rFonts w:ascii="Times New Roman" w:hAnsi="Times New Roman" w:cs="Times New Roman"/>
          </w:rPr>
          <w:t xml:space="preserve"> </w:t>
        </w:r>
      </w:ins>
      <w:ins w:id="490"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491"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492"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493"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494" w:author="Benton, Deon" w:date="2026-05-01T16:04:00Z" w16du:dateUtc="2026-05-01T21:04:00Z">
        <w:r w:rsidR="00BC2A35">
          <w:rPr>
            <w:rFonts w:ascii="Times New Roman" w:hAnsi="Times New Roman" w:cs="Times New Roman"/>
          </w:rPr>
          <w:t xml:space="preserve"> without recourse to rich notions of actions, efficiency, or cost</w:t>
        </w:r>
      </w:ins>
      <w:ins w:id="495" w:author="Benton, Deon" w:date="2026-05-01T16:14:00Z" w16du:dateUtc="2026-05-01T21:14:00Z">
        <w:r w:rsidR="008A0DE0">
          <w:rPr>
            <w:rFonts w:ascii="Times New Roman" w:hAnsi="Times New Roman" w:cs="Times New Roman"/>
          </w:rPr>
          <w:t>, the impl</w:t>
        </w:r>
      </w:ins>
      <w:ins w:id="496" w:author="Benton, Deon" w:date="2026-05-01T16:15:00Z" w16du:dateUtc="2026-05-01T21:15:00Z">
        <w:r w:rsidR="008A0DE0">
          <w:rPr>
            <w:rFonts w:ascii="Times New Roman" w:hAnsi="Times New Roman" w:cs="Times New Roman"/>
          </w:rPr>
          <w:t xml:space="preserve">ications of the current work </w:t>
        </w:r>
      </w:ins>
      <w:ins w:id="497"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498"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499" w:author="Benton, Deon" w:date="2026-05-01T16:16:00Z" w16du:dateUtc="2026-05-01T21:16:00Z">
        <w:r w:rsidR="009F1EC1">
          <w:rPr>
            <w:rFonts w:ascii="Times New Roman" w:hAnsi="Times New Roman" w:cs="Times New Roman"/>
          </w:rPr>
          <w:t xml:space="preserve"> that</w:t>
        </w:r>
      </w:ins>
      <w:ins w:id="500" w:author="Benton, Deon" w:date="2026-05-01T16:17:00Z" w16du:dateUtc="2026-05-01T21:17:00Z">
        <w:r w:rsidR="009F1EC1">
          <w:rPr>
            <w:rFonts w:ascii="Times New Roman" w:hAnsi="Times New Roman" w:cs="Times New Roman"/>
          </w:rPr>
          <w:t xml:space="preserve"> </w:t>
        </w:r>
        <w:r w:rsidR="009F1EC1">
          <w:rPr>
            <w:rFonts w:ascii="Times New Roman" w:hAnsi="Times New Roman" w:cs="Times New Roman"/>
          </w:rPr>
          <w:lastRenderedPageBreak/>
          <w:t>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01"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02"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03"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04"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05"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06"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07"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08"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proofErr w:type="gramStart"/>
      <w:r w:rsidR="00105BB1">
        <w:rPr>
          <w:rFonts w:ascii="Times New Roman" w:hAnsi="Times New Roman" w:cs="Times New Roman"/>
        </w:rPr>
        <w:t>departs</w:t>
      </w:r>
      <w:proofErr w:type="gramEnd"/>
      <w:r w:rsidR="00105BB1">
        <w:rPr>
          <w:rFonts w:ascii="Times New Roman" w:hAnsi="Times New Roman" w:cs="Times New Roman"/>
        </w:rPr>
        <w:t xml:space="preserve"> from</w:t>
      </w:r>
      <w:ins w:id="509"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10"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11"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12"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13" w:author="Benton, Deon" w:date="2026-05-01T20:42:00Z" w16du:dateUtc="2026-05-02T01:42:00Z">
        <w:r w:rsidR="006F7263">
          <w:rPr>
            <w:rFonts w:ascii="Times New Roman" w:hAnsi="Times New Roman" w:cs="Times New Roman"/>
          </w:rPr>
          <w:t>assess the model’s ability</w:t>
        </w:r>
      </w:ins>
      <w:ins w:id="514" w:author="Benton, Deon" w:date="2026-05-01T20:43:00Z" w16du:dateUtc="2026-05-02T01:43:00Z">
        <w:r w:rsidR="006F7263">
          <w:rPr>
            <w:rFonts w:ascii="Times New Roman" w:hAnsi="Times New Roman" w:cs="Times New Roman"/>
          </w:rPr>
          <w:t xml:space="preserve"> to</w:t>
        </w:r>
      </w:ins>
      <w:ins w:id="515"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16"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17"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18"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19"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20" w:author="Benton, Deon" w:date="2026-05-01T20:46:00Z" w16du:dateUtc="2026-05-02T01:46:00Z">
        <w:r w:rsidR="00492F56">
          <w:rPr>
            <w:rFonts w:ascii="Times New Roman" w:eastAsia="Times New Roman" w:hAnsi="Times New Roman" w:cs="Times New Roman"/>
          </w:rPr>
          <w:t xml:space="preserve"> in enough detail that </w:t>
        </w:r>
      </w:ins>
      <w:ins w:id="521"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22" w:author="Benton, Deon" w:date="2026-05-01T20:49:00Z" w16du:dateUtc="2026-05-02T01:49:00Z">
        <w:r w:rsidR="00E836BA">
          <w:rPr>
            <w:rFonts w:ascii="Times New Roman" w:eastAsia="Times New Roman" w:hAnsi="Times New Roman" w:cs="Times New Roman"/>
          </w:rPr>
          <w:t xml:space="preserve">are preserved </w:t>
        </w:r>
      </w:ins>
      <w:ins w:id="523"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24"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25"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26"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27"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28"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29"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30" w:author="Benton, Deon" w:date="2026-05-01T20:51:00Z" w16du:dateUtc="2026-05-02T01:51:00Z">
        <w:r w:rsidR="00971205">
          <w:rPr>
            <w:rFonts w:ascii="Times New Roman" w:hAnsi="Times New Roman" w:cs="Times New Roman"/>
          </w:rPr>
          <w:t>studies that adopt</w:t>
        </w:r>
      </w:ins>
      <w:ins w:id="531"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w:t>
      </w:r>
      <w:r w:rsidR="00524642">
        <w:rPr>
          <w:rFonts w:ascii="Times New Roman" w:hAnsi="Times New Roman" w:cs="Times New Roman"/>
        </w:rPr>
        <w:lastRenderedPageBreak/>
        <w:t xml:space="preserve">account with </w:t>
      </w:r>
      <w:ins w:id="532"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33"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proofErr w:type="gramStart"/>
      <w:r w:rsidR="008E78C5">
        <w:rPr>
          <w:rFonts w:ascii="Times New Roman" w:hAnsi="Times New Roman" w:cs="Times New Roman"/>
        </w:rPr>
        <w:t>ALIAS—</w:t>
      </w:r>
      <w:proofErr w:type="gramEnd"/>
      <w:r w:rsidR="008E78C5">
        <w:rPr>
          <w:rFonts w:ascii="Times New Roman" w:hAnsi="Times New Roman" w:cs="Times New Roman"/>
        </w:rPr>
        <w:t>which</w:t>
      </w:r>
      <w:r w:rsidR="000D6324">
        <w:rPr>
          <w:rFonts w:ascii="Times New Roman" w:hAnsi="Times New Roman" w:cs="Times New Roman"/>
        </w:rPr>
        <w:t xml:space="preserve"> incorporates prior experience, richer internal structure, and a more faithful representation of key task features in action-understanding </w:t>
      </w:r>
      <w:proofErr w:type="gramStart"/>
      <w:r w:rsidR="000D6324">
        <w:rPr>
          <w:rFonts w:ascii="Times New Roman" w:hAnsi="Times New Roman" w:cs="Times New Roman"/>
        </w:rPr>
        <w:t>studies</w:t>
      </w:r>
      <w:r w:rsidR="008E78C5">
        <w:rPr>
          <w:rFonts w:ascii="Times New Roman" w:hAnsi="Times New Roman" w:cs="Times New Roman"/>
        </w:rPr>
        <w:t>—</w:t>
      </w:r>
      <w:proofErr w:type="gramEnd"/>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w:t>
      </w:r>
      <w:r w:rsidR="00342564">
        <w:rPr>
          <w:rFonts w:ascii="Times New Roman" w:hAnsi="Times New Roman" w:cs="Times New Roman"/>
        </w:rPr>
        <w:lastRenderedPageBreak/>
        <w:t>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 xml:space="preserve">studies that evaluate action understanding in pre-reaching </w:t>
      </w:r>
      <w:proofErr w:type="gramStart"/>
      <w:r w:rsidR="00715DDD">
        <w:rPr>
          <w:rFonts w:ascii="Times New Roman" w:hAnsi="Times New Roman" w:cs="Times New Roman"/>
        </w:rPr>
        <w:t>infants;</w:t>
      </w:r>
      <w:proofErr w:type="gramEnd"/>
      <w:r w:rsidR="00715DDD">
        <w:rPr>
          <w:rFonts w:ascii="Times New Roman" w:hAnsi="Times New Roman" w:cs="Times New Roman"/>
        </w:rPr>
        <w:t xml:space="preserve">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w:t>
      </w:r>
      <w:r w:rsidR="00C0332B">
        <w:rPr>
          <w:rFonts w:ascii="Times New Roman" w:hAnsi="Times New Roman" w:cs="Times New Roman"/>
        </w:rPr>
        <w:lastRenderedPageBreak/>
        <w:t xml:space="preserve">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w:t>
      </w:r>
      <w:r w:rsidR="00640CAC">
        <w:rPr>
          <w:rFonts w:ascii="Times New Roman" w:hAnsi="Times New Roman" w:cs="Times New Roman"/>
        </w:rPr>
        <w:lastRenderedPageBreak/>
        <w:t xml:space="preserve">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02EF78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w:t>
      </w:r>
      <w:proofErr w:type="gramStart"/>
      <w:r w:rsidR="00BC1E32">
        <w:rPr>
          <w:rFonts w:ascii="Times New Roman" w:hAnsi="Times New Roman" w:cs="Times New Roman"/>
        </w:rPr>
        <w:t>as to</w:t>
      </w:r>
      <w:proofErr w:type="gramEnd"/>
      <w:r w:rsidR="00BC1E32">
        <w:rPr>
          <w:rFonts w:ascii="Times New Roman" w:hAnsi="Times New Roman" w:cs="Times New Roman"/>
        </w:rPr>
        <w:t xml:space="preserve">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proofErr w:type="gramStart"/>
      <w:r w:rsidR="00181ADB">
        <w:rPr>
          <w:rFonts w:ascii="Times New Roman" w:hAnsi="Times New Roman" w:cs="Times New Roman"/>
        </w:rPr>
        <w:t>SRN;</w:t>
      </w:r>
      <w:proofErr w:type="gramEnd"/>
      <w:r w:rsidR="00181ADB">
        <w:rPr>
          <w:rFonts w:ascii="Times New Roman" w:hAnsi="Times New Roman" w:cs="Times New Roman"/>
        </w:rPr>
        <w:t xml:space="preserve">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proofErr w:type="gramStart"/>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FAD6E50"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6136326A"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1EDC2A03"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7ABEC0C1"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534"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35" w:author="Benton, Deon" w:date="2026-05-08T13:50:00Z" w16du:dateUtc="2026-05-08T18:50:00Z">
        <w:r w:rsidR="00BE14FC">
          <w:rPr>
            <w:rFonts w:ascii="Times New Roman" w:eastAsia="Times New Roman" w:hAnsi="Times New Roman" w:cs="Times New Roman"/>
          </w:rPr>
          <w:t xml:space="preserve"> succeeded</w:t>
        </w:r>
      </w:ins>
      <w:ins w:id="536"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37" w:author="Benton, Deon" w:date="2026-05-08T13:42:00Z" w16du:dateUtc="2026-05-08T18:42:00Z">
        <w:r w:rsidR="00642345" w:rsidDel="003D3D8E">
          <w:rPr>
            <w:rFonts w:ascii="Times New Roman" w:eastAsia="Times New Roman" w:hAnsi="Times New Roman" w:cs="Times New Roman"/>
          </w:rPr>
          <w:delText xml:space="preserve"> </w:delText>
        </w:r>
      </w:del>
      <w:ins w:id="538" w:author="Benton, Deon" w:date="2026-05-08T13:42:00Z" w16du:dateUtc="2026-05-08T18:42:00Z">
        <w:r w:rsidR="003D3D8E">
          <w:rPr>
            <w:rFonts w:ascii="Times New Roman" w:eastAsia="Times New Roman" w:hAnsi="Times New Roman" w:cs="Times New Roman"/>
          </w:rPr>
          <w:t xml:space="preserve"> </w:t>
        </w:r>
      </w:ins>
      <w:ins w:id="539" w:author="Benton, Deon" w:date="2026-05-08T14:10:00Z" w16du:dateUtc="2026-05-08T19:10:00Z">
        <w:r w:rsidR="00972920">
          <w:rPr>
            <w:rFonts w:ascii="Times New Roman" w:eastAsia="Times New Roman" w:hAnsi="Times New Roman" w:cs="Times New Roman"/>
          </w:rPr>
          <w:t>in Gergely</w:t>
        </w:r>
      </w:ins>
      <w:ins w:id="540"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541"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542"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543" w:author="Benton, Deon" w:date="2026-05-08T13:50:00Z" w16du:dateUtc="2026-05-08T18:50:00Z">
        <w:r w:rsidR="00BE14FC">
          <w:rPr>
            <w:rFonts w:ascii="Times New Roman" w:eastAsia="Times New Roman" w:hAnsi="Times New Roman" w:cs="Times New Roman"/>
          </w:rPr>
          <w:t xml:space="preserve"> </w:t>
        </w:r>
      </w:ins>
      <w:ins w:id="544" w:author="Benton, Deon" w:date="2026-05-08T13:58:00Z" w16du:dateUtc="2026-05-08T18:58:00Z">
        <w:r w:rsidR="00E8536C">
          <w:rPr>
            <w:rFonts w:ascii="Times New Roman" w:eastAsia="Times New Roman" w:hAnsi="Times New Roman" w:cs="Times New Roman"/>
          </w:rPr>
          <w:t>The fact that ALIAS</w:t>
        </w:r>
      </w:ins>
      <w:ins w:id="545" w:author="Benton, Deon" w:date="2026-05-08T13:59:00Z" w16du:dateUtc="2026-05-08T18:59:00Z">
        <w:r w:rsidR="00E8536C">
          <w:rPr>
            <w:rFonts w:ascii="Times New Roman" w:eastAsia="Times New Roman" w:hAnsi="Times New Roman" w:cs="Times New Roman"/>
          </w:rPr>
          <w:t>-2—which</w:t>
        </w:r>
      </w:ins>
      <w:ins w:id="546" w:author="Benton, Deon" w:date="2026-05-08T14:01:00Z" w16du:dateUtc="2026-05-08T19:01:00Z">
        <w:r w:rsidR="007C470D">
          <w:rPr>
            <w:rFonts w:ascii="Times New Roman" w:eastAsia="Times New Roman" w:hAnsi="Times New Roman" w:cs="Times New Roman"/>
          </w:rPr>
          <w:t>, unlike ALIAS, omit</w:t>
        </w:r>
      </w:ins>
      <w:ins w:id="547" w:author="Benton, Deon" w:date="2026-05-08T14:02:00Z" w16du:dateUtc="2026-05-08T19:02:00Z">
        <w:r w:rsidR="00E80202">
          <w:rPr>
            <w:rFonts w:ascii="Times New Roman" w:eastAsia="Times New Roman" w:hAnsi="Times New Roman" w:cs="Times New Roman"/>
          </w:rPr>
          <w:t>ted</w:t>
        </w:r>
      </w:ins>
      <w:ins w:id="548" w:author="Benton, Deon" w:date="2026-05-08T14:01:00Z" w16du:dateUtc="2026-05-08T19:01:00Z">
        <w:r w:rsidR="007C470D">
          <w:rPr>
            <w:rFonts w:ascii="Times New Roman" w:eastAsia="Times New Roman" w:hAnsi="Times New Roman" w:cs="Times New Roman"/>
          </w:rPr>
          <w:t xml:space="preserve"> </w:t>
        </w:r>
      </w:ins>
      <w:ins w:id="549" w:author="Benton, Deon" w:date="2026-05-08T13:59:00Z" w16du:dateUtc="2026-05-08T18:59:00Z">
        <w:r w:rsidR="00E8536C">
          <w:rPr>
            <w:rFonts w:ascii="Times New Roman" w:eastAsia="Times New Roman" w:hAnsi="Times New Roman" w:cs="Times New Roman"/>
          </w:rPr>
          <w:t>differential obstacle salience—</w:t>
        </w:r>
      </w:ins>
      <w:ins w:id="550" w:author="Benton, Deon" w:date="2026-05-08T14:07:00Z" w16du:dateUtc="2026-05-08T19:07:00Z">
        <w:r w:rsidR="006E1FC1">
          <w:rPr>
            <w:rFonts w:ascii="Times New Roman" w:eastAsia="Times New Roman" w:hAnsi="Times New Roman" w:cs="Times New Roman"/>
          </w:rPr>
          <w:t>produced responses that di</w:t>
        </w:r>
      </w:ins>
      <w:ins w:id="551" w:author="Benton, Deon" w:date="2026-05-08T14:08:00Z" w16du:dateUtc="2026-05-08T19:08:00Z">
        <w:r w:rsidR="006E1FC1">
          <w:rPr>
            <w:rFonts w:ascii="Times New Roman" w:eastAsia="Times New Roman" w:hAnsi="Times New Roman" w:cs="Times New Roman"/>
          </w:rPr>
          <w:t>ffered from those of ALIAS</w:t>
        </w:r>
      </w:ins>
      <w:ins w:id="552" w:author="Benton, Deon" w:date="2026-05-08T14:04:00Z" w16du:dateUtc="2026-05-08T19:04:00Z">
        <w:r w:rsidR="006D11B0">
          <w:rPr>
            <w:rFonts w:ascii="Times New Roman" w:eastAsia="Times New Roman" w:hAnsi="Times New Roman" w:cs="Times New Roman"/>
          </w:rPr>
          <w:t xml:space="preserve"> sugge</w:t>
        </w:r>
      </w:ins>
      <w:ins w:id="553" w:author="Benton, Deon" w:date="2026-05-08T14:05:00Z" w16du:dateUtc="2026-05-08T19:05:00Z">
        <w:r w:rsidR="006D11B0">
          <w:rPr>
            <w:rFonts w:ascii="Times New Roman" w:eastAsia="Times New Roman" w:hAnsi="Times New Roman" w:cs="Times New Roman"/>
          </w:rPr>
          <w:t>sts</w:t>
        </w:r>
      </w:ins>
      <w:ins w:id="554" w:author="Benton, Deon" w:date="2026-05-08T13:59:00Z" w16du:dateUtc="2026-05-08T18:59:00Z">
        <w:r w:rsidR="00E8536C">
          <w:rPr>
            <w:rFonts w:ascii="Times New Roman" w:eastAsia="Times New Roman" w:hAnsi="Times New Roman" w:cs="Times New Roman"/>
          </w:rPr>
          <w:t xml:space="preserve"> that associative learning alone is not</w:t>
        </w:r>
      </w:ins>
      <w:ins w:id="555" w:author="Benton, Deon" w:date="2026-05-08T14:00:00Z" w16du:dateUtc="2026-05-08T19:00:00Z">
        <w:r w:rsidR="007C470D">
          <w:rPr>
            <w:rFonts w:ascii="Times New Roman" w:eastAsia="Times New Roman" w:hAnsi="Times New Roman" w:cs="Times New Roman"/>
          </w:rPr>
          <w:t>, by itself, sufficient</w:t>
        </w:r>
      </w:ins>
      <w:ins w:id="556"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557" w:author="Benton, Deon" w:date="2026-05-08T14:05:00Z" w16du:dateUtc="2026-05-08T19:05:00Z">
        <w:r w:rsidR="006D11B0">
          <w:rPr>
            <w:rFonts w:ascii="Times New Roman" w:eastAsia="Times New Roman" w:hAnsi="Times New Roman" w:cs="Times New Roman"/>
          </w:rPr>
          <w:t xml:space="preserve">; information </w:t>
        </w:r>
      </w:ins>
      <w:ins w:id="558" w:author="Benton, Deon" w:date="2026-05-08T14:06:00Z" w16du:dateUtc="2026-05-08T19:06:00Z">
        <w:r w:rsidR="006E1FC1">
          <w:rPr>
            <w:rFonts w:ascii="Times New Roman" w:eastAsia="Times New Roman" w:hAnsi="Times New Roman" w:cs="Times New Roman"/>
          </w:rPr>
          <w:t>pertaining</w:t>
        </w:r>
      </w:ins>
      <w:ins w:id="559" w:author="Benton, Deon" w:date="2026-05-08T14:05:00Z" w16du:dateUtc="2026-05-08T19:05:00Z">
        <w:r w:rsidR="006D11B0">
          <w:rPr>
            <w:rFonts w:ascii="Times New Roman" w:eastAsia="Times New Roman" w:hAnsi="Times New Roman" w:cs="Times New Roman"/>
          </w:rPr>
          <w:t xml:space="preserve"> to the salience of barrie</w:t>
        </w:r>
      </w:ins>
      <w:ins w:id="560"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561" w:author="Benton, Deon" w:date="2026-05-08T14:00:00Z" w16du:dateUtc="2026-05-08T19:00:00Z">
        <w:r w:rsidR="007C470D">
          <w:rPr>
            <w:rFonts w:ascii="Times New Roman" w:eastAsia="Times New Roman" w:hAnsi="Times New Roman" w:cs="Times New Roman"/>
          </w:rPr>
          <w:t xml:space="preserve"> to reproduce </w:t>
        </w:r>
      </w:ins>
      <w:ins w:id="562" w:author="Benton, Deon" w:date="2026-05-08T14:01:00Z" w16du:dateUtc="2026-05-08T19:01:00Z">
        <w:r w:rsidR="00E80202">
          <w:rPr>
            <w:rFonts w:ascii="Times New Roman" w:eastAsia="Times New Roman" w:hAnsi="Times New Roman" w:cs="Times New Roman"/>
          </w:rPr>
          <w:t>infants’ responses in</w:t>
        </w:r>
      </w:ins>
      <w:ins w:id="563" w:author="Benton, Deon" w:date="2026-05-08T14:02:00Z" w16du:dateUtc="2026-05-08T19:02:00Z">
        <w:r w:rsidR="00E80202">
          <w:rPr>
            <w:rFonts w:ascii="Times New Roman" w:eastAsia="Times New Roman" w:hAnsi="Times New Roman" w:cs="Times New Roman"/>
          </w:rPr>
          <w:t xml:space="preserve"> studies like that by Gergely et al. (1995)</w:t>
        </w:r>
      </w:ins>
      <w:ins w:id="564" w:author="Benton, Deon" w:date="2026-05-08T14:00:00Z" w16du:dateUtc="2026-05-08T19:00:00Z">
        <w:r w:rsidR="007C470D">
          <w:rPr>
            <w:rFonts w:ascii="Times New Roman" w:eastAsia="Times New Roman" w:hAnsi="Times New Roman" w:cs="Times New Roman"/>
          </w:rPr>
          <w:t xml:space="preserve">. </w:t>
        </w:r>
      </w:ins>
      <w:ins w:id="565" w:author="Benton, Deon" w:date="2026-05-08T14:09:00Z" w16du:dateUtc="2026-05-08T19:09:00Z">
        <w:r w:rsidR="00972920">
          <w:rPr>
            <w:rFonts w:ascii="Times New Roman" w:eastAsia="Times New Roman" w:hAnsi="Times New Roman" w:cs="Times New Roman"/>
          </w:rPr>
          <w:t xml:space="preserve">Although it was the case that </w:t>
        </w:r>
      </w:ins>
      <w:ins w:id="566" w:author="Benton, Deon" w:date="2026-05-08T13:50:00Z" w16du:dateUtc="2026-05-08T18:50:00Z">
        <w:r w:rsidR="00BE14FC">
          <w:rPr>
            <w:rFonts w:ascii="Times New Roman" w:eastAsia="Times New Roman" w:hAnsi="Times New Roman" w:cs="Times New Roman"/>
          </w:rPr>
          <w:t>OM10</w:t>
        </w:r>
      </w:ins>
      <w:ins w:id="567" w:author="Benton, Deon" w:date="2026-05-08T14:10:00Z" w16du:dateUtc="2026-05-08T19:10:00Z">
        <w:r w:rsidR="00972920">
          <w:rPr>
            <w:rFonts w:ascii="Times New Roman" w:eastAsia="Times New Roman" w:hAnsi="Times New Roman" w:cs="Times New Roman"/>
          </w:rPr>
          <w:t>—like ALIAS—</w:t>
        </w:r>
      </w:ins>
      <w:ins w:id="568" w:author="Benton, Deon" w:date="2026-05-08T13:50:00Z" w16du:dateUtc="2026-05-08T18:50:00Z">
        <w:r w:rsidR="00BE14FC">
          <w:rPr>
            <w:rFonts w:ascii="Times New Roman" w:eastAsia="Times New Roman" w:hAnsi="Times New Roman" w:cs="Times New Roman"/>
          </w:rPr>
          <w:t>capture</w:t>
        </w:r>
      </w:ins>
      <w:ins w:id="569" w:author="Benton, Deon" w:date="2026-05-08T14:10:00Z" w16du:dateUtc="2026-05-08T19:10:00Z">
        <w:r w:rsidR="00972920">
          <w:rPr>
            <w:rFonts w:ascii="Times New Roman" w:eastAsia="Times New Roman" w:hAnsi="Times New Roman" w:cs="Times New Roman"/>
          </w:rPr>
          <w:t>s</w:t>
        </w:r>
      </w:ins>
      <w:ins w:id="570" w:author="Benton, Deon" w:date="2026-05-08T13:50:00Z" w16du:dateUtc="2026-05-08T18:50:00Z">
        <w:r w:rsidR="00BE14FC">
          <w:rPr>
            <w:rFonts w:ascii="Times New Roman" w:eastAsia="Times New Roman" w:hAnsi="Times New Roman" w:cs="Times New Roman"/>
          </w:rPr>
          <w:t xml:space="preserve"> </w:t>
        </w:r>
      </w:ins>
      <w:ins w:id="571" w:author="Benton, Deon" w:date="2026-05-08T14:10:00Z" w16du:dateUtc="2026-05-08T19:10:00Z">
        <w:r w:rsidR="00972920">
          <w:rPr>
            <w:rFonts w:ascii="Times New Roman" w:eastAsia="Times New Roman" w:hAnsi="Times New Roman" w:cs="Times New Roman"/>
          </w:rPr>
          <w:t>infants’ looking responses in Gergely et al. (1995)</w:t>
        </w:r>
      </w:ins>
      <w:ins w:id="572"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573" w:author="Benton, Deon" w:date="2026-05-08T14:10:00Z" w16du:dateUtc="2026-05-08T19:10:00Z">
        <w:r w:rsidR="00972920">
          <w:rPr>
            <w:rFonts w:ascii="Times New Roman" w:hAnsi="Times New Roman" w:cs="Times New Roman"/>
          </w:rPr>
          <w:t xml:space="preserve">this model that better aligned </w:t>
        </w:r>
      </w:ins>
      <w:ins w:id="574" w:author="Benton, Deon" w:date="2026-05-08T13:49:00Z" w16du:dateUtc="2026-05-08T18:49:00Z">
        <w:r w:rsidR="001E1E8F">
          <w:rPr>
            <w:rFonts w:ascii="Times New Roman" w:hAnsi="Times New Roman" w:cs="Times New Roman"/>
          </w:rPr>
          <w:t>with</w:t>
        </w:r>
      </w:ins>
      <w:ins w:id="575" w:author="Benton, Deon" w:date="2026-05-08T14:10:00Z" w16du:dateUtc="2026-05-08T19:10:00Z">
        <w:r w:rsidR="00972920">
          <w:rPr>
            <w:rFonts w:ascii="Times New Roman" w:hAnsi="Times New Roman" w:cs="Times New Roman"/>
          </w:rPr>
          <w:t xml:space="preserve"> </w:t>
        </w:r>
      </w:ins>
      <w:ins w:id="576" w:author="Benton, Deon" w:date="2026-05-08T13:51:00Z" w16du:dateUtc="2026-05-08T18:51:00Z">
        <w:r w:rsidR="00BE14FC">
          <w:rPr>
            <w:rFonts w:ascii="Times New Roman" w:hAnsi="Times New Roman" w:cs="Times New Roman"/>
          </w:rPr>
          <w:t xml:space="preserve">Gergely et </w:t>
        </w:r>
        <w:proofErr w:type="spellStart"/>
        <w:r w:rsidR="00BE14FC">
          <w:rPr>
            <w:rFonts w:ascii="Times New Roman" w:hAnsi="Times New Roman" w:cs="Times New Roman"/>
          </w:rPr>
          <w:t>al’s</w:t>
        </w:r>
        <w:proofErr w:type="spellEnd"/>
        <w:r w:rsidR="00BE14FC">
          <w:rPr>
            <w:rFonts w:ascii="Times New Roman" w:hAnsi="Times New Roman" w:cs="Times New Roman"/>
          </w:rPr>
          <w:t xml:space="preserve"> (1995)</w:t>
        </w:r>
      </w:ins>
      <w:ins w:id="577" w:author="Benton, Deon" w:date="2026-05-08T13:49:00Z" w16du:dateUtc="2026-05-08T18:49:00Z">
        <w:r w:rsidR="001E1E8F">
          <w:rPr>
            <w:rFonts w:ascii="Times New Roman" w:hAnsi="Times New Roman" w:cs="Times New Roman"/>
          </w:rPr>
          <w:t xml:space="preserve"> task structure</w:t>
        </w:r>
      </w:ins>
      <w:ins w:id="578" w:author="Benton, Deon" w:date="2026-05-08T13:52:00Z" w16du:dateUtc="2026-05-08T18:52:00Z">
        <w:r w:rsidR="00BE14FC">
          <w:rPr>
            <w:rFonts w:ascii="Times New Roman" w:hAnsi="Times New Roman" w:cs="Times New Roman"/>
          </w:rPr>
          <w:t xml:space="preserve"> </w:t>
        </w:r>
      </w:ins>
      <w:ins w:id="579" w:author="Benton, Deon" w:date="2026-05-08T14:11:00Z" w16du:dateUtc="2026-05-08T19:11:00Z">
        <w:r w:rsidR="00BE57C2">
          <w:rPr>
            <w:rFonts w:ascii="Times New Roman" w:hAnsi="Times New Roman" w:cs="Times New Roman"/>
          </w:rPr>
          <w:t xml:space="preserve">in its design </w:t>
        </w:r>
      </w:ins>
      <w:ins w:id="580" w:author="Benton, Deon" w:date="2026-05-08T13:49:00Z" w16du:dateUtc="2026-05-08T18:49:00Z">
        <w:r w:rsidR="001E1E8F">
          <w:rPr>
            <w:rFonts w:ascii="Times New Roman" w:hAnsi="Times New Roman" w:cs="Times New Roman"/>
          </w:rPr>
          <w:t xml:space="preserve">could not capture infants’ looking </w:t>
        </w:r>
      </w:ins>
      <w:ins w:id="581" w:author="Benton, Deon" w:date="2026-05-08T13:52:00Z" w16du:dateUtc="2026-05-08T18:52:00Z">
        <w:r w:rsidR="00BE14FC">
          <w:rPr>
            <w:rFonts w:ascii="Times New Roman" w:hAnsi="Times New Roman" w:cs="Times New Roman"/>
          </w:rPr>
          <w:t>responses. This</w:t>
        </w:r>
      </w:ins>
      <w:ins w:id="582" w:author="Benton, Deon" w:date="2026-05-08T13:49:00Z" w16du:dateUtc="2026-05-08T18:49:00Z">
        <w:r w:rsidR="001E1E8F">
          <w:rPr>
            <w:rFonts w:ascii="Times New Roman" w:hAnsi="Times New Roman" w:cs="Times New Roman"/>
          </w:rPr>
          <w:t xml:space="preserve"> suggests that </w:t>
        </w:r>
      </w:ins>
      <w:ins w:id="583" w:author="Benton, Deon" w:date="2026-05-08T14:11:00Z" w16du:dateUtc="2026-05-08T19:11:00Z">
        <w:r w:rsidR="00BE57C2">
          <w:rPr>
            <w:rFonts w:ascii="Times New Roman" w:hAnsi="Times New Roman" w:cs="Times New Roman"/>
          </w:rPr>
          <w:t>OM10’s original success</w:t>
        </w:r>
      </w:ins>
      <w:ins w:id="584" w:author="Benton, Deon" w:date="2026-05-08T13:49:00Z" w16du:dateUtc="2026-05-08T18:49:00Z">
        <w:r w:rsidR="001E1E8F">
          <w:rPr>
            <w:rFonts w:ascii="Times New Roman" w:hAnsi="Times New Roman" w:cs="Times New Roman"/>
          </w:rPr>
          <w:t xml:space="preserve"> may have</w:t>
        </w:r>
      </w:ins>
      <w:ins w:id="585" w:author="Benton, Deon" w:date="2026-05-08T14:12:00Z" w16du:dateUtc="2026-05-08T19:12:00Z">
        <w:r w:rsidR="0043463B">
          <w:rPr>
            <w:rFonts w:ascii="Times New Roman" w:hAnsi="Times New Roman" w:cs="Times New Roman"/>
          </w:rPr>
          <w:t xml:space="preserve"> had</w:t>
        </w:r>
      </w:ins>
      <w:ins w:id="586" w:author="Benton, Deon" w:date="2026-05-08T13:49:00Z" w16du:dateUtc="2026-05-08T18:49:00Z">
        <w:r w:rsidR="001E1E8F">
          <w:rPr>
            <w:rFonts w:ascii="Times New Roman" w:hAnsi="Times New Roman" w:cs="Times New Roman"/>
          </w:rPr>
          <w:t xml:space="preserve"> less to do with </w:t>
        </w:r>
      </w:ins>
      <w:ins w:id="587" w:author="Benton, Deon" w:date="2026-05-08T14:12:00Z" w16du:dateUtc="2026-05-08T19:12:00Z">
        <w:r w:rsidR="0043463B">
          <w:rPr>
            <w:rFonts w:ascii="Times New Roman" w:hAnsi="Times New Roman" w:cs="Times New Roman"/>
          </w:rPr>
          <w:t>it capturing the</w:t>
        </w:r>
      </w:ins>
      <w:ins w:id="588" w:author="Benton, Deon" w:date="2026-05-08T13:49:00Z" w16du:dateUtc="2026-05-08T18:49:00Z">
        <w:r w:rsidR="001E1E8F">
          <w:rPr>
            <w:rFonts w:ascii="Times New Roman" w:hAnsi="Times New Roman" w:cs="Times New Roman"/>
          </w:rPr>
          <w:t xml:space="preserve"> processes underlying </w:t>
        </w:r>
      </w:ins>
      <w:ins w:id="589" w:author="Benton, Deon" w:date="2026-05-08T14:12:00Z" w16du:dateUtc="2026-05-08T19:12:00Z">
        <w:r w:rsidR="0043463B">
          <w:rPr>
            <w:rFonts w:ascii="Times New Roman" w:hAnsi="Times New Roman" w:cs="Times New Roman"/>
          </w:rPr>
          <w:t xml:space="preserve">infant </w:t>
        </w:r>
      </w:ins>
      <w:ins w:id="590" w:author="Benton, Deon" w:date="2026-05-08T13:49:00Z" w16du:dateUtc="2026-05-08T18:49:00Z">
        <w:r w:rsidR="001E1E8F">
          <w:rPr>
            <w:rFonts w:ascii="Times New Roman" w:hAnsi="Times New Roman" w:cs="Times New Roman"/>
          </w:rPr>
          <w:t>action understanding and more to do with</w:t>
        </w:r>
      </w:ins>
      <w:ins w:id="591" w:author="Benton, Deon" w:date="2026-05-08T13:54:00Z" w16du:dateUtc="2026-05-08T18:54:00Z">
        <w:r w:rsidR="00C61525">
          <w:rPr>
            <w:rFonts w:ascii="Times New Roman" w:hAnsi="Times New Roman" w:cs="Times New Roman"/>
          </w:rPr>
          <w:t xml:space="preserve"> the fact that it did not faithfully model the experimental set up</w:t>
        </w:r>
      </w:ins>
      <w:ins w:id="592" w:author="Benton, Deon" w:date="2026-05-08T13:49:00Z" w16du:dateUtc="2026-05-08T18:49:00Z">
        <w:r w:rsidR="001E1E8F">
          <w:rPr>
            <w:rFonts w:ascii="Times New Roman" w:hAnsi="Times New Roman" w:cs="Times New Roman"/>
          </w:rPr>
          <w:t xml:space="preserve"> </w:t>
        </w:r>
      </w:ins>
      <w:ins w:id="593" w:author="Benton, Deon" w:date="2026-05-08T13:54:00Z" w16du:dateUtc="2026-05-08T18:54:00Z">
        <w:r w:rsidR="00C61525">
          <w:rPr>
            <w:rFonts w:ascii="Times New Roman" w:hAnsi="Times New Roman" w:cs="Times New Roman"/>
          </w:rPr>
          <w:t>in Gergely et a</w:t>
        </w:r>
      </w:ins>
      <w:ins w:id="594"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595" w:author="Benton, Deon" w:date="2026-05-08T13:57:00Z" w16du:dateUtc="2026-05-08T18:57:00Z">
        <w:r w:rsidR="00E8536C">
          <w:rPr>
            <w:rFonts w:ascii="Times New Roman" w:hAnsi="Times New Roman" w:cs="Times New Roman"/>
          </w:rPr>
          <w:t xml:space="preserve">it </w:t>
        </w:r>
      </w:ins>
      <w:ins w:id="596" w:author="Benton, Deon" w:date="2026-05-08T14:12:00Z" w16du:dateUtc="2026-05-08T19:12:00Z">
        <w:r w:rsidR="0043463B">
          <w:rPr>
            <w:rFonts w:ascii="Times New Roman" w:hAnsi="Times New Roman" w:cs="Times New Roman"/>
          </w:rPr>
          <w:t>is</w:t>
        </w:r>
      </w:ins>
      <w:ins w:id="597" w:author="Benton, Deon" w:date="2026-05-08T13:57:00Z" w16du:dateUtc="2026-05-08T18:57:00Z">
        <w:r w:rsidR="00E8536C">
          <w:rPr>
            <w:rFonts w:ascii="Times New Roman" w:hAnsi="Times New Roman" w:cs="Times New Roman"/>
          </w:rPr>
          <w:t xml:space="preserve"> prudent to interpret </w:t>
        </w:r>
      </w:ins>
      <w:ins w:id="598" w:author="Benton, Deon" w:date="2026-05-08T13:55:00Z" w16du:dateUtc="2026-05-08T18:55:00Z">
        <w:r w:rsidR="0009490B">
          <w:rPr>
            <w:rFonts w:ascii="Times New Roman" w:hAnsi="Times New Roman" w:cs="Times New Roman"/>
          </w:rPr>
          <w:t>any success</w:t>
        </w:r>
      </w:ins>
      <w:ins w:id="599"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00"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01" w:author="Benton, Deon" w:date="2026-05-08T14:27:00Z" w16du:dateUtc="2026-05-08T19:27:00Z"/>
          <w:rFonts w:ascii="Times New Roman" w:hAnsi="Times New Roman" w:cs="Times New Roman"/>
        </w:rPr>
      </w:pPr>
      <w:ins w:id="602" w:author="Benton, Deon" w:date="2026-05-08T14:27:00Z" w16du:dateUtc="2026-05-08T19:27:00Z">
        <w:r w:rsidRPr="0078102C">
          <w:rPr>
            <w:rFonts w:ascii="Times New Roman" w:hAnsi="Times New Roman" w:cs="Times New Roman"/>
          </w:rPr>
          <w:t xml:space="preserve">Although ALIAS’s success suggests that the </w:t>
        </w:r>
      </w:ins>
      <w:ins w:id="603" w:author="Benton, Deon" w:date="2026-05-08T14:28:00Z" w16du:dateUtc="2026-05-08T19:28:00Z">
        <w:r>
          <w:rPr>
            <w:rFonts w:ascii="Times New Roman" w:hAnsi="Times New Roman" w:cs="Times New Roman"/>
          </w:rPr>
          <w:t>present account</w:t>
        </w:r>
      </w:ins>
      <w:ins w:id="604"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05" w:author="Benton, Deon" w:date="2026-05-08T14:28:00Z" w16du:dateUtc="2026-05-08T19:28:00Z">
        <w:r>
          <w:rPr>
            <w:rFonts w:ascii="Times New Roman" w:hAnsi="Times New Roman" w:cs="Times New Roman"/>
          </w:rPr>
          <w:t>ta in other Gergely-style action-understanding studies—</w:t>
        </w:r>
      </w:ins>
      <w:ins w:id="606" w:author="Benton, Deon" w:date="2026-05-08T14:27:00Z" w16du:dateUtc="2026-05-08T19:27:00Z">
        <w:r w:rsidRPr="0078102C">
          <w:rPr>
            <w:rFonts w:ascii="Times New Roman" w:hAnsi="Times New Roman" w:cs="Times New Roman"/>
          </w:rPr>
          <w:t xml:space="preserve">it was nevertheless important independently to confirm that the </w:t>
        </w:r>
      </w:ins>
      <w:ins w:id="607" w:author="Benton, Deon" w:date="2026-05-08T14:28:00Z" w16du:dateUtc="2026-05-08T19:28:00Z">
        <w:r>
          <w:rPr>
            <w:rFonts w:ascii="Times New Roman" w:hAnsi="Times New Roman" w:cs="Times New Roman"/>
          </w:rPr>
          <w:t xml:space="preserve">actual mechanism through which the </w:t>
        </w:r>
      </w:ins>
      <w:ins w:id="608" w:author="Benton, Deon" w:date="2026-05-08T14:27:00Z" w16du:dateUtc="2026-05-08T19:27:00Z">
        <w:r w:rsidRPr="0078102C">
          <w:rPr>
            <w:rFonts w:ascii="Times New Roman" w:hAnsi="Times New Roman" w:cs="Times New Roman"/>
          </w:rPr>
          <w:t xml:space="preserve">model reproduced these looking behaviors </w:t>
        </w:r>
      </w:ins>
      <w:ins w:id="609" w:author="Benton, Deon" w:date="2026-05-08T14:28:00Z" w16du:dateUtc="2026-05-08T19:28:00Z">
        <w:r>
          <w:rPr>
            <w:rFonts w:ascii="Times New Roman" w:hAnsi="Times New Roman" w:cs="Times New Roman"/>
          </w:rPr>
          <w:t>aligned with the proposal</w:t>
        </w:r>
      </w:ins>
      <w:ins w:id="610" w:author="Benton, Deon" w:date="2026-05-08T14:27:00Z" w16du:dateUtc="2026-05-08T19:27:00Z">
        <w:r w:rsidRPr="0078102C">
          <w:rPr>
            <w:rFonts w:ascii="Times New Roman" w:hAnsi="Times New Roman" w:cs="Times New Roman"/>
          </w:rPr>
          <w:t xml:space="preserve"> that</w:t>
        </w:r>
      </w:ins>
      <w:ins w:id="611" w:author="Benton, Deon" w:date="2026-05-08T14:29:00Z" w16du:dateUtc="2026-05-08T19:29:00Z">
        <w:r>
          <w:rPr>
            <w:rFonts w:ascii="Times New Roman" w:hAnsi="Times New Roman" w:cs="Times New Roman"/>
          </w:rPr>
          <w:t xml:space="preserve"> it</w:t>
        </w:r>
      </w:ins>
      <w:ins w:id="612" w:author="Benton, Deon" w:date="2026-05-08T14:27:00Z" w16du:dateUtc="2026-05-08T19:27:00Z">
        <w:r w:rsidRPr="0078102C">
          <w:rPr>
            <w:rFonts w:ascii="Times New Roman" w:hAnsi="Times New Roman" w:cs="Times New Roman"/>
          </w:rPr>
          <w:t xml:space="preserve"> implemented. Clarifying the</w:t>
        </w:r>
      </w:ins>
      <w:ins w:id="613"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14" w:author="Benton, Deon" w:date="2026-05-08T14:27:00Z" w16du:dateUtc="2026-05-08T19:27:00Z">
        <w:r w:rsidRPr="0078102C">
          <w:rPr>
            <w:rFonts w:ascii="Times New Roman" w:hAnsi="Times New Roman" w:cs="Times New Roman"/>
          </w:rPr>
          <w:t xml:space="preserve"> important because it </w:t>
        </w:r>
      </w:ins>
      <w:ins w:id="615" w:author="Benton, Deon" w:date="2026-05-08T14:30:00Z" w16du:dateUtc="2026-05-08T19:30:00Z">
        <w:r w:rsidR="00DE05BB">
          <w:rPr>
            <w:rFonts w:ascii="Times New Roman" w:hAnsi="Times New Roman" w:cs="Times New Roman"/>
          </w:rPr>
          <w:t>can provide</w:t>
        </w:r>
      </w:ins>
      <w:ins w:id="616" w:author="Benton, Deon" w:date="2026-05-08T14:27:00Z" w16du:dateUtc="2026-05-08T19:27:00Z">
        <w:r w:rsidRPr="0078102C">
          <w:rPr>
            <w:rFonts w:ascii="Times New Roman" w:hAnsi="Times New Roman" w:cs="Times New Roman"/>
          </w:rPr>
          <w:t xml:space="preserve"> insight into how associative learning might </w:t>
        </w:r>
      </w:ins>
      <w:ins w:id="617" w:author="Benton, Deon" w:date="2026-05-08T14:30:00Z" w16du:dateUtc="2026-05-08T19:30:00Z">
        <w:r w:rsidR="00DE05BB">
          <w:rPr>
            <w:rFonts w:ascii="Times New Roman" w:hAnsi="Times New Roman" w:cs="Times New Roman"/>
          </w:rPr>
          <w:t xml:space="preserve">have </w:t>
        </w:r>
      </w:ins>
      <w:ins w:id="618" w:author="Benton, Deon" w:date="2026-05-08T14:27:00Z" w16du:dateUtc="2026-05-08T19:27:00Z">
        <w:r w:rsidRPr="0078102C">
          <w:rPr>
            <w:rFonts w:ascii="Times New Roman" w:hAnsi="Times New Roman" w:cs="Times New Roman"/>
          </w:rPr>
          <w:t>operate</w:t>
        </w:r>
      </w:ins>
      <w:ins w:id="619" w:author="Benton, Deon" w:date="2026-05-08T14:30:00Z" w16du:dateUtc="2026-05-08T19:30:00Z">
        <w:r w:rsidR="00DE05BB">
          <w:rPr>
            <w:rFonts w:ascii="Times New Roman" w:hAnsi="Times New Roman" w:cs="Times New Roman"/>
          </w:rPr>
          <w:t>d</w:t>
        </w:r>
      </w:ins>
      <w:ins w:id="620" w:author="Benton, Deon" w:date="2026-05-08T14:27:00Z" w16du:dateUtc="2026-05-08T19:27:00Z">
        <w:r w:rsidRPr="0078102C">
          <w:rPr>
            <w:rFonts w:ascii="Times New Roman" w:hAnsi="Times New Roman" w:cs="Times New Roman"/>
          </w:rPr>
          <w:t xml:space="preserve"> in infants’ minds to </w:t>
        </w:r>
      </w:ins>
      <w:ins w:id="621" w:author="Benton, Deon" w:date="2026-05-08T14:30:00Z" w16du:dateUtc="2026-05-08T19:30:00Z">
        <w:r w:rsidR="00DE05BB">
          <w:rPr>
            <w:rFonts w:ascii="Times New Roman" w:hAnsi="Times New Roman" w:cs="Times New Roman"/>
          </w:rPr>
          <w:t>drive their looking responses in</w:t>
        </w:r>
      </w:ins>
      <w:ins w:id="622" w:author="Benton, Deon" w:date="2026-05-08T14:31:00Z" w16du:dateUtc="2026-05-08T19:31:00Z">
        <w:r w:rsidR="00DE05BB">
          <w:rPr>
            <w:rFonts w:ascii="Times New Roman" w:hAnsi="Times New Roman" w:cs="Times New Roman"/>
          </w:rPr>
          <w:t xml:space="preserve"> this study</w:t>
        </w:r>
      </w:ins>
      <w:ins w:id="623" w:author="Benton, Deon" w:date="2026-05-08T14:27:00Z" w16du:dateUtc="2026-05-08T19:27:00Z">
        <w:r w:rsidRPr="0078102C">
          <w:rPr>
            <w:rFonts w:ascii="Times New Roman" w:hAnsi="Times New Roman" w:cs="Times New Roman"/>
          </w:rPr>
          <w:t xml:space="preserve">. </w:t>
        </w:r>
      </w:ins>
      <w:ins w:id="624" w:author="Benton, Deon" w:date="2026-05-08T14:31:00Z" w16du:dateUtc="2026-05-08T19:31:00Z">
        <w:r w:rsidR="00757027">
          <w:rPr>
            <w:rFonts w:ascii="Times New Roman" w:hAnsi="Times New Roman" w:cs="Times New Roman"/>
          </w:rPr>
          <w:t>In the model, event processing began</w:t>
        </w:r>
      </w:ins>
      <w:ins w:id="625" w:author="Benton, Deon" w:date="2026-05-08T14:27:00Z" w16du:dateUtc="2026-05-08T19:27:00Z">
        <w:r w:rsidRPr="0078102C">
          <w:rPr>
            <w:rFonts w:ascii="Times New Roman" w:hAnsi="Times New Roman" w:cs="Times New Roman"/>
          </w:rPr>
          <w:t xml:space="preserve"> during the pretraining phase. </w:t>
        </w:r>
      </w:ins>
      <w:ins w:id="626" w:author="Benton, Deon" w:date="2026-05-08T14:31:00Z" w16du:dateUtc="2026-05-08T19:31:00Z">
        <w:r w:rsidR="00757027">
          <w:rPr>
            <w:rFonts w:ascii="Times New Roman" w:hAnsi="Times New Roman" w:cs="Times New Roman"/>
          </w:rPr>
          <w:t>It wi</w:t>
        </w:r>
      </w:ins>
      <w:ins w:id="627" w:author="Benton, Deon" w:date="2026-05-08T14:32:00Z" w16du:dateUtc="2026-05-08T19:32:00Z">
        <w:r w:rsidR="00757027">
          <w:rPr>
            <w:rFonts w:ascii="Times New Roman" w:hAnsi="Times New Roman" w:cs="Times New Roman"/>
          </w:rPr>
          <w:t>ll be recalled that during this phase networks were</w:t>
        </w:r>
      </w:ins>
      <w:ins w:id="628"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629" w:author="Benton, Deon" w:date="2026-05-08T21:33:00Z" w16du:dateUtc="2026-05-09T02:33:00Z">
        <w:r w:rsidR="00BC76EB">
          <w:rPr>
            <w:rFonts w:ascii="Times New Roman" w:hAnsi="Times New Roman" w:cs="Times New Roman"/>
          </w:rPr>
          <w:t>In the model, e</w:t>
        </w:r>
      </w:ins>
      <w:ins w:id="630" w:author="Benton, Deon" w:date="2026-05-08T14:32:00Z" w16du:dateUtc="2026-05-08T19:32:00Z">
        <w:r w:rsidR="00757027">
          <w:rPr>
            <w:rFonts w:ascii="Times New Roman" w:hAnsi="Times New Roman" w:cs="Times New Roman"/>
          </w:rPr>
          <w:t>nvironmental events were implemented in the model</w:t>
        </w:r>
      </w:ins>
      <w:ins w:id="631" w:author="Benton, Deon" w:date="2026-05-08T14:27:00Z" w16du:dateUtc="2026-05-08T19:27:00Z">
        <w:r w:rsidRPr="0078102C">
          <w:rPr>
            <w:rFonts w:ascii="Times New Roman" w:hAnsi="Times New Roman" w:cs="Times New Roman"/>
          </w:rPr>
          <w:t xml:space="preserve"> as a pattern of activation </w:t>
        </w:r>
      </w:ins>
      <w:ins w:id="632" w:author="Benton, Deon" w:date="2026-05-08T14:32:00Z" w16du:dateUtc="2026-05-08T19:32:00Z">
        <w:r w:rsidR="006A470C">
          <w:rPr>
            <w:rFonts w:ascii="Times New Roman" w:hAnsi="Times New Roman" w:cs="Times New Roman"/>
          </w:rPr>
          <w:t xml:space="preserve">that were </w:t>
        </w:r>
      </w:ins>
      <w:ins w:id="633" w:author="Benton, Deon" w:date="2026-05-08T14:27:00Z" w16du:dateUtc="2026-05-08T19:27:00Z">
        <w:r w:rsidRPr="0078102C">
          <w:rPr>
            <w:rFonts w:ascii="Times New Roman" w:hAnsi="Times New Roman" w:cs="Times New Roman"/>
          </w:rPr>
          <w:t xml:space="preserve">distributed across the model’s </w:t>
        </w:r>
      </w:ins>
      <w:ins w:id="634" w:author="Benton, Deon" w:date="2026-05-08T14:33:00Z" w16du:dateUtc="2026-05-08T19:33:00Z">
        <w:r w:rsidR="006A470C">
          <w:rPr>
            <w:rFonts w:ascii="Times New Roman" w:hAnsi="Times New Roman" w:cs="Times New Roman"/>
          </w:rPr>
          <w:t xml:space="preserve">various </w:t>
        </w:r>
      </w:ins>
      <w:ins w:id="635" w:author="Benton, Deon" w:date="2026-05-08T14:27:00Z" w16du:dateUtc="2026-05-08T19:27:00Z">
        <w:r w:rsidRPr="0078102C">
          <w:rPr>
            <w:rFonts w:ascii="Times New Roman" w:hAnsi="Times New Roman" w:cs="Times New Roman"/>
          </w:rPr>
          <w:t xml:space="preserve">input groups (e.g., Barrier Position, Motion Type, Jump Height, Clearance). </w:t>
        </w:r>
      </w:ins>
      <w:ins w:id="636" w:author="Benton, Deon" w:date="2026-05-08T14:34:00Z" w16du:dateUtc="2026-05-08T19:34:00Z">
        <w:r w:rsidR="00683CE1">
          <w:rPr>
            <w:rFonts w:ascii="Times New Roman" w:hAnsi="Times New Roman" w:cs="Times New Roman"/>
          </w:rPr>
          <w:t>Because</w:t>
        </w:r>
      </w:ins>
      <w:ins w:id="637" w:author="Benton, Deon" w:date="2026-05-08T14:40:00Z" w16du:dateUtc="2026-05-08T19:40:00Z">
        <w:r w:rsidR="006375D6">
          <w:rPr>
            <w:rFonts w:ascii="Times New Roman" w:hAnsi="Times New Roman" w:cs="Times New Roman"/>
          </w:rPr>
          <w:t>, at the outset of the pretraining phase,</w:t>
        </w:r>
      </w:ins>
      <w:ins w:id="638" w:author="Benton, Deon" w:date="2026-05-08T14:34:00Z" w16du:dateUtc="2026-05-08T19:34:00Z">
        <w:r w:rsidR="00683CE1">
          <w:rPr>
            <w:rFonts w:ascii="Times New Roman" w:hAnsi="Times New Roman" w:cs="Times New Roman"/>
          </w:rPr>
          <w:t xml:space="preserve"> it is</w:t>
        </w:r>
      </w:ins>
      <w:ins w:id="639" w:author="Benton, Deon" w:date="2026-05-08T14:40:00Z" w16du:dateUtc="2026-05-08T19:40:00Z">
        <w:r w:rsidR="006375D6">
          <w:rPr>
            <w:rFonts w:ascii="Times New Roman" w:hAnsi="Times New Roman" w:cs="Times New Roman"/>
          </w:rPr>
          <w:t xml:space="preserve"> necessarily</w:t>
        </w:r>
      </w:ins>
      <w:ins w:id="640" w:author="Benton, Deon" w:date="2026-05-08T14:34:00Z" w16du:dateUtc="2026-05-08T19:34:00Z">
        <w:r w:rsidR="00683CE1">
          <w:rPr>
            <w:rFonts w:ascii="Times New Roman" w:hAnsi="Times New Roman" w:cs="Times New Roman"/>
          </w:rPr>
          <w:t xml:space="preserve"> the case that the model’s weights have not been tuned through learning</w:t>
        </w:r>
      </w:ins>
      <w:ins w:id="641" w:author="Benton, Deon" w:date="2026-05-08T14:40:00Z" w16du:dateUtc="2026-05-08T19:40:00Z">
        <w:r w:rsidR="006375D6">
          <w:rPr>
            <w:rFonts w:ascii="Times New Roman" w:hAnsi="Times New Roman" w:cs="Times New Roman"/>
          </w:rPr>
          <w:t>,</w:t>
        </w:r>
      </w:ins>
      <w:ins w:id="642" w:author="Benton, Deon" w:date="2026-05-08T14:33:00Z" w16du:dateUtc="2026-05-08T19:33:00Z">
        <w:r w:rsidR="00683CE1">
          <w:rPr>
            <w:rFonts w:ascii="Times New Roman" w:hAnsi="Times New Roman" w:cs="Times New Roman"/>
          </w:rPr>
          <w:t xml:space="preserve"> the pattern of activation that these</w:t>
        </w:r>
      </w:ins>
      <w:ins w:id="643" w:author="Benton, Deon" w:date="2026-05-08T14:34:00Z" w16du:dateUtc="2026-05-08T19:34:00Z">
        <w:r w:rsidR="00683CE1">
          <w:rPr>
            <w:rFonts w:ascii="Times New Roman" w:hAnsi="Times New Roman" w:cs="Times New Roman"/>
          </w:rPr>
          <w:t xml:space="preserve"> input</w:t>
        </w:r>
      </w:ins>
      <w:ins w:id="644" w:author="Benton, Deon" w:date="2026-05-08T14:33:00Z" w16du:dateUtc="2026-05-08T19:33:00Z">
        <w:r w:rsidR="00683CE1">
          <w:rPr>
            <w:rFonts w:ascii="Times New Roman" w:hAnsi="Times New Roman" w:cs="Times New Roman"/>
          </w:rPr>
          <w:t xml:space="preserve"> events elicit at the hidden layer </w:t>
        </w:r>
      </w:ins>
      <w:ins w:id="645" w:author="Benton, Deon" w:date="2026-05-08T14:34:00Z" w16du:dateUtc="2026-05-08T19:34:00Z">
        <w:r w:rsidR="00683CE1">
          <w:rPr>
            <w:rFonts w:ascii="Times New Roman" w:hAnsi="Times New Roman" w:cs="Times New Roman"/>
          </w:rPr>
          <w:t>will be largely</w:t>
        </w:r>
      </w:ins>
      <w:ins w:id="646" w:author="Benton, Deon" w:date="2026-05-08T14:35:00Z" w16du:dateUtc="2026-05-08T19:35:00Z">
        <w:r w:rsidR="00683CE1">
          <w:rPr>
            <w:rFonts w:ascii="Times New Roman" w:hAnsi="Times New Roman" w:cs="Times New Roman"/>
          </w:rPr>
          <w:t xml:space="preserve"> random</w:t>
        </w:r>
      </w:ins>
      <w:ins w:id="647" w:author="Benton, Deon" w:date="2026-05-08T14:40:00Z" w16du:dateUtc="2026-05-08T19:40:00Z">
        <w:r w:rsidR="00480291">
          <w:rPr>
            <w:rFonts w:ascii="Times New Roman" w:hAnsi="Times New Roman" w:cs="Times New Roman"/>
          </w:rPr>
          <w:t xml:space="preserve"> and unable to reproduce this input at the output l</w:t>
        </w:r>
      </w:ins>
      <w:ins w:id="648" w:author="Benton, Deon" w:date="2026-05-08T14:41:00Z" w16du:dateUtc="2026-05-08T19:41:00Z">
        <w:r w:rsidR="00480291">
          <w:rPr>
            <w:rFonts w:ascii="Times New Roman" w:hAnsi="Times New Roman" w:cs="Times New Roman"/>
          </w:rPr>
          <w:t>ayer as well as predict the future location of an agent</w:t>
        </w:r>
      </w:ins>
      <w:ins w:id="649" w:author="Benton, Deon" w:date="2026-05-08T14:35:00Z" w16du:dateUtc="2026-05-08T19:35:00Z">
        <w:r w:rsidR="00683CE1">
          <w:rPr>
            <w:rFonts w:ascii="Times New Roman" w:hAnsi="Times New Roman" w:cs="Times New Roman"/>
          </w:rPr>
          <w:t>.</w:t>
        </w:r>
      </w:ins>
      <w:ins w:id="650" w:author="Benton, Deon" w:date="2026-05-08T14:27:00Z" w16du:dateUtc="2026-05-08T19:27:00Z">
        <w:r w:rsidRPr="0078102C">
          <w:rPr>
            <w:rFonts w:ascii="Times New Roman" w:hAnsi="Times New Roman" w:cs="Times New Roman"/>
          </w:rPr>
          <w:t xml:space="preserve"> However, </w:t>
        </w:r>
      </w:ins>
      <w:ins w:id="651"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652" w:author="Benton, Deon" w:date="2026-05-08T14:36:00Z" w16du:dateUtc="2026-05-08T19:36:00Z">
        <w:r w:rsidR="007652C6">
          <w:rPr>
            <w:rFonts w:ascii="Times New Roman" w:hAnsi="Times New Roman" w:cs="Times New Roman"/>
          </w:rPr>
          <w:t>tions and</w:t>
        </w:r>
      </w:ins>
      <w:ins w:id="653" w:author="Benton, Deon" w:date="2026-05-08T14:38:00Z" w16du:dateUtc="2026-05-08T19:38:00Z">
        <w:r w:rsidR="0079607E">
          <w:rPr>
            <w:rFonts w:ascii="Times New Roman" w:hAnsi="Times New Roman" w:cs="Times New Roman"/>
          </w:rPr>
          <w:t xml:space="preserve"> </w:t>
        </w:r>
      </w:ins>
      <w:ins w:id="654" w:author="Benton, Deon" w:date="2026-05-08T14:43:00Z" w16du:dateUtc="2026-05-08T19:43:00Z">
        <w:r w:rsidR="00DD3B2D">
          <w:rPr>
            <w:rFonts w:ascii="Times New Roman" w:hAnsi="Times New Roman" w:cs="Times New Roman"/>
          </w:rPr>
          <w:t>the</w:t>
        </w:r>
      </w:ins>
      <w:ins w:id="655" w:author="Benton, Deon" w:date="2026-05-08T14:42:00Z" w16du:dateUtc="2026-05-08T19:42:00Z">
        <w:r w:rsidR="00480291">
          <w:rPr>
            <w:rFonts w:ascii="Times New Roman" w:hAnsi="Times New Roman" w:cs="Times New Roman"/>
          </w:rPr>
          <w:t xml:space="preserve"> input and output patterns of activity </w:t>
        </w:r>
      </w:ins>
      <w:ins w:id="656" w:author="Benton, Deon" w:date="2026-05-08T14:43:00Z" w16du:dateUtc="2026-05-08T19:43:00Z">
        <w:r w:rsidR="00DD3B2D">
          <w:rPr>
            <w:rFonts w:ascii="Times New Roman" w:hAnsi="Times New Roman" w:cs="Times New Roman"/>
          </w:rPr>
          <w:t>begin to align</w:t>
        </w:r>
      </w:ins>
      <w:ins w:id="657" w:author="Benton, Deon" w:date="2026-05-08T14:38:00Z" w16du:dateUtc="2026-05-08T19:38:00Z">
        <w:r w:rsidR="0079607E">
          <w:rPr>
            <w:rFonts w:ascii="Times New Roman" w:hAnsi="Times New Roman" w:cs="Times New Roman"/>
          </w:rPr>
          <w:t xml:space="preserve">, </w:t>
        </w:r>
      </w:ins>
      <w:ins w:id="658" w:author="Benton, Deon" w:date="2026-05-08T14:44:00Z" w16du:dateUtc="2026-05-08T19:44:00Z">
        <w:r w:rsidR="0057126E">
          <w:rPr>
            <w:rFonts w:ascii="Times New Roman" w:hAnsi="Times New Roman" w:cs="Times New Roman"/>
          </w:rPr>
          <w:t>its hidden-layer represen</w:t>
        </w:r>
      </w:ins>
      <w:ins w:id="659"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660"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661" w:author="Benton, Deon" w:date="2026-05-08T14:27:00Z" w16du:dateUtc="2026-05-08T19:27:00Z"/>
          <w:rFonts w:ascii="Times New Roman" w:hAnsi="Times New Roman" w:cs="Times New Roman"/>
        </w:rPr>
      </w:pPr>
      <w:ins w:id="662" w:author="Benton, Deon" w:date="2026-05-08T14:47:00Z" w16du:dateUtc="2026-05-08T19:47:00Z">
        <w:r>
          <w:rPr>
            <w:rFonts w:ascii="Times New Roman" w:hAnsi="Times New Roman" w:cs="Times New Roman"/>
          </w:rPr>
          <w:t xml:space="preserve">A critical feature of these hidden representations is that </w:t>
        </w:r>
      </w:ins>
      <w:ins w:id="663" w:author="Benton, Deon" w:date="2026-05-08T14:51:00Z" w16du:dateUtc="2026-05-08T19:51:00Z">
        <w:r w:rsidR="00137B43">
          <w:rPr>
            <w:rFonts w:ascii="Times New Roman" w:hAnsi="Times New Roman" w:cs="Times New Roman"/>
          </w:rPr>
          <w:t>not only do they</w:t>
        </w:r>
      </w:ins>
      <w:ins w:id="664" w:author="Benton, Deon" w:date="2026-05-08T14:27:00Z" w16du:dateUtc="2026-05-08T19:27:00Z">
        <w:r w:rsidR="0078102C" w:rsidRPr="0078102C">
          <w:rPr>
            <w:rFonts w:ascii="Times New Roman" w:hAnsi="Times New Roman" w:cs="Times New Roman"/>
          </w:rPr>
          <w:t xml:space="preserve"> encode</w:t>
        </w:r>
      </w:ins>
      <w:ins w:id="665" w:author="Benton, Deon" w:date="2026-05-08T14:49:00Z" w16du:dateUtc="2026-05-08T19:49:00Z">
        <w:r w:rsidR="00137B43">
          <w:rPr>
            <w:rFonts w:ascii="Times New Roman" w:hAnsi="Times New Roman" w:cs="Times New Roman"/>
          </w:rPr>
          <w:t xml:space="preserve"> </w:t>
        </w:r>
      </w:ins>
      <w:ins w:id="666" w:author="Benton, Deon" w:date="2026-05-08T14:51:00Z" w16du:dateUtc="2026-05-08T19:51:00Z">
        <w:r w:rsidR="00840AB8">
          <w:rPr>
            <w:rFonts w:ascii="Times New Roman" w:hAnsi="Times New Roman" w:cs="Times New Roman"/>
          </w:rPr>
          <w:t>different kinds of motion in an action event</w:t>
        </w:r>
      </w:ins>
      <w:ins w:id="667" w:author="Benton, Deon" w:date="2026-05-08T14:47:00Z" w16du:dateUtc="2026-05-08T19:47:00Z">
        <w:r>
          <w:rPr>
            <w:rFonts w:ascii="Times New Roman" w:hAnsi="Times New Roman" w:cs="Times New Roman"/>
          </w:rPr>
          <w:t xml:space="preserve">, but they </w:t>
        </w:r>
      </w:ins>
      <w:ins w:id="668" w:author="Benton, Deon" w:date="2026-05-08T14:53:00Z" w16du:dateUtc="2026-05-08T19:53:00Z">
        <w:r w:rsidR="00840AB8">
          <w:rPr>
            <w:rFonts w:ascii="Times New Roman" w:hAnsi="Times New Roman" w:cs="Times New Roman"/>
          </w:rPr>
          <w:t>also come to capture the</w:t>
        </w:r>
      </w:ins>
      <w:ins w:id="669" w:author="Benton, Deon" w:date="2026-05-08T14:48:00Z" w16du:dateUtc="2026-05-08T19:48:00Z">
        <w:r>
          <w:rPr>
            <w:rFonts w:ascii="Times New Roman" w:hAnsi="Times New Roman" w:cs="Times New Roman"/>
          </w:rPr>
          <w:t xml:space="preserve"> various surface features</w:t>
        </w:r>
      </w:ins>
      <w:ins w:id="670" w:author="Benton, Deon" w:date="2026-05-08T14:53:00Z" w16du:dateUtc="2026-05-08T19:53:00Z">
        <w:r w:rsidR="00840AB8">
          <w:rPr>
            <w:rFonts w:ascii="Times New Roman" w:hAnsi="Times New Roman" w:cs="Times New Roman"/>
          </w:rPr>
          <w:t xml:space="preserve"> that </w:t>
        </w:r>
      </w:ins>
      <w:ins w:id="671" w:author="Benton, Deon" w:date="2026-05-08T14:54:00Z" w16du:dateUtc="2026-05-08T19:54:00Z">
        <w:r w:rsidR="0022301C">
          <w:rPr>
            <w:rFonts w:ascii="Times New Roman" w:hAnsi="Times New Roman" w:cs="Times New Roman"/>
          </w:rPr>
          <w:t xml:space="preserve">reliably co-occur in those events. Because </w:t>
        </w:r>
      </w:ins>
      <w:ins w:id="672" w:author="Benton, Deon" w:date="2026-05-08T14:27:00Z" w16du:dateUtc="2026-05-08T19:27:00Z">
        <w:r w:rsidR="0078102C" w:rsidRPr="0078102C">
          <w:rPr>
            <w:rFonts w:ascii="Times New Roman" w:hAnsi="Times New Roman" w:cs="Times New Roman"/>
          </w:rPr>
          <w:t xml:space="preserve">Curved Motion, Jump Height, and Barrier Height </w:t>
        </w:r>
      </w:ins>
      <w:ins w:id="673" w:author="Benton, Deon" w:date="2026-05-08T14:55:00Z" w16du:dateUtc="2026-05-08T19:55:00Z">
        <w:r w:rsidR="0022301C">
          <w:rPr>
            <w:rFonts w:ascii="Times New Roman" w:hAnsi="Times New Roman" w:cs="Times New Roman"/>
          </w:rPr>
          <w:t xml:space="preserve">are examples of features that appear frequently together, they will </w:t>
        </w:r>
      </w:ins>
      <w:ins w:id="674" w:author="Benton, Deon" w:date="2026-05-08T14:27:00Z" w16du:dateUtc="2026-05-08T19:27:00Z">
        <w:r w:rsidR="0078102C" w:rsidRPr="0078102C">
          <w:rPr>
            <w:rFonts w:ascii="Times New Roman" w:hAnsi="Times New Roman" w:cs="Times New Roman"/>
          </w:rPr>
          <w:t xml:space="preserve">become indirectly </w:t>
        </w:r>
      </w:ins>
      <w:ins w:id="675" w:author="Benton, Deon" w:date="2026-05-08T14:55:00Z" w16du:dateUtc="2026-05-08T19:55:00Z">
        <w:r w:rsidR="0022301C">
          <w:rPr>
            <w:rFonts w:ascii="Times New Roman" w:hAnsi="Times New Roman" w:cs="Times New Roman"/>
          </w:rPr>
          <w:t>associated via the shared hidden-layer representation</w:t>
        </w:r>
      </w:ins>
      <w:ins w:id="676" w:author="Benton, Deon" w:date="2026-05-08T14:27:00Z" w16du:dateUtc="2026-05-08T19:27:00Z">
        <w:r w:rsidR="0078102C" w:rsidRPr="0078102C">
          <w:rPr>
            <w:rFonts w:ascii="Times New Roman" w:hAnsi="Times New Roman" w:cs="Times New Roman"/>
          </w:rPr>
          <w:t xml:space="preserve">. </w:t>
        </w:r>
      </w:ins>
      <w:ins w:id="677"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678" w:author="Benton, Deon" w:date="2026-05-08T14:57:00Z" w16du:dateUtc="2026-05-08T19:57:00Z">
        <w:r w:rsidR="00B028F4">
          <w:rPr>
            <w:rFonts w:ascii="Times New Roman" w:hAnsi="Times New Roman" w:cs="Times New Roman"/>
          </w:rPr>
          <w:t>e strength of these associations is sufficiently robust,</w:t>
        </w:r>
      </w:ins>
      <w:ins w:id="679"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680" w:author="Benton, Deon" w:date="2026-05-08T14:57:00Z" w16du:dateUtc="2026-05-08T19:57:00Z">
        <w:r w:rsidR="00B028F4">
          <w:rPr>
            <w:rFonts w:ascii="Times New Roman" w:hAnsi="Times New Roman" w:cs="Times New Roman"/>
          </w:rPr>
          <w:t xml:space="preserve"> either during pretraining or habituation</w:t>
        </w:r>
      </w:ins>
      <w:ins w:id="681" w:author="Benton, Deon" w:date="2026-05-08T14:27:00Z" w16du:dateUtc="2026-05-08T19:27:00Z">
        <w:r w:rsidR="0078102C" w:rsidRPr="0078102C">
          <w:rPr>
            <w:rFonts w:ascii="Times New Roman" w:hAnsi="Times New Roman" w:cs="Times New Roman"/>
          </w:rPr>
          <w:t xml:space="preserve">. </w:t>
        </w:r>
      </w:ins>
      <w:ins w:id="682" w:author="Benton, Deon" w:date="2026-05-08T14:57:00Z" w16du:dateUtc="2026-05-08T19:57:00Z">
        <w:r w:rsidR="00B028F4">
          <w:rPr>
            <w:rFonts w:ascii="Times New Roman" w:hAnsi="Times New Roman" w:cs="Times New Roman"/>
          </w:rPr>
          <w:t>It will turn out that t</w:t>
        </w:r>
      </w:ins>
      <w:ins w:id="683" w:author="Benton, Deon" w:date="2026-05-08T14:27:00Z" w16du:dateUtc="2026-05-08T19:27:00Z">
        <w:r w:rsidR="0078102C" w:rsidRPr="0078102C">
          <w:rPr>
            <w:rFonts w:ascii="Times New Roman" w:hAnsi="Times New Roman" w:cs="Times New Roman"/>
          </w:rPr>
          <w:t xml:space="preserve">his reactivation process </w:t>
        </w:r>
      </w:ins>
      <w:ins w:id="684" w:author="Benton, Deon" w:date="2026-05-08T14:57:00Z" w16du:dateUtc="2026-05-08T19:57:00Z">
        <w:r w:rsidR="00B028F4">
          <w:rPr>
            <w:rFonts w:ascii="Times New Roman" w:hAnsi="Times New Roman" w:cs="Times New Roman"/>
          </w:rPr>
          <w:t xml:space="preserve">is vital to understand </w:t>
        </w:r>
      </w:ins>
      <w:ins w:id="685" w:author="Benton, Deon" w:date="2026-05-08T14:58:00Z" w16du:dateUtc="2026-05-08T19:58:00Z">
        <w:r w:rsidR="00B028F4">
          <w:rPr>
            <w:rFonts w:ascii="Times New Roman" w:hAnsi="Times New Roman" w:cs="Times New Roman"/>
          </w:rPr>
          <w:t>the</w:t>
        </w:r>
      </w:ins>
      <w:ins w:id="686" w:author="Benton, Deon" w:date="2026-05-08T14:27:00Z" w16du:dateUtc="2026-05-08T19:27:00Z">
        <w:r w:rsidR="0078102C" w:rsidRPr="0078102C">
          <w:rPr>
            <w:rFonts w:ascii="Times New Roman" w:hAnsi="Times New Roman" w:cs="Times New Roman"/>
          </w:rPr>
          <w:t xml:space="preserve"> network’s </w:t>
        </w:r>
      </w:ins>
      <w:ins w:id="687" w:author="Benton, Deon" w:date="2026-05-08T14:58:00Z" w16du:dateUtc="2026-05-08T19:58:00Z">
        <w:r w:rsidR="00B028F4">
          <w:rPr>
            <w:rFonts w:ascii="Times New Roman" w:hAnsi="Times New Roman" w:cs="Times New Roman"/>
          </w:rPr>
          <w:t xml:space="preserve">test </w:t>
        </w:r>
      </w:ins>
      <w:ins w:id="688"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689" w:author="Benton, Deon" w:date="2026-05-08T14:27:00Z" w16du:dateUtc="2026-05-08T19:27:00Z"/>
          <w:rFonts w:ascii="Times New Roman" w:hAnsi="Times New Roman" w:cs="Times New Roman"/>
        </w:rPr>
      </w:pPr>
      <w:ins w:id="690" w:author="Benton, Deon" w:date="2026-05-08T15:02:00Z" w16du:dateUtc="2026-05-08T20:02:00Z">
        <w:r>
          <w:rPr>
            <w:rFonts w:ascii="Times New Roman" w:hAnsi="Times New Roman" w:cs="Times New Roman"/>
          </w:rPr>
          <w:t>To illustrate, c</w:t>
        </w:r>
      </w:ins>
      <w:ins w:id="691" w:author="Benton, Deon" w:date="2026-05-08T14:27:00Z" w16du:dateUtc="2026-05-08T19:27:00Z">
        <w:r w:rsidR="0078102C" w:rsidRPr="0078102C">
          <w:rPr>
            <w:rFonts w:ascii="Times New Roman" w:hAnsi="Times New Roman" w:cs="Times New Roman"/>
          </w:rPr>
          <w:t xml:space="preserve">onsider the Experimental condition in </w:t>
        </w:r>
      </w:ins>
      <w:ins w:id="692" w:author="Benton, Deon" w:date="2026-05-08T15:02:00Z" w16du:dateUtc="2026-05-08T20:02:00Z">
        <w:r w:rsidR="006D5C46">
          <w:rPr>
            <w:rFonts w:ascii="Times New Roman" w:hAnsi="Times New Roman" w:cs="Times New Roman"/>
          </w:rPr>
          <w:t>the first simulation</w:t>
        </w:r>
      </w:ins>
      <w:ins w:id="693" w:author="Benton, Deon" w:date="2026-05-08T14:27:00Z" w16du:dateUtc="2026-05-08T19:27:00Z">
        <w:r w:rsidR="0078102C" w:rsidRPr="0078102C">
          <w:rPr>
            <w:rFonts w:ascii="Times New Roman" w:hAnsi="Times New Roman" w:cs="Times New Roman"/>
          </w:rPr>
          <w:t>.</w:t>
        </w:r>
      </w:ins>
      <w:ins w:id="694" w:author="Benton, Deon" w:date="2026-05-08T15:03:00Z" w16du:dateUtc="2026-05-08T20:03:00Z">
        <w:r w:rsidR="00CB4724">
          <w:rPr>
            <w:rFonts w:ascii="Times New Roman" w:hAnsi="Times New Roman" w:cs="Times New Roman"/>
          </w:rPr>
          <w:t xml:space="preserve"> As was true for infants in this condition,</w:t>
        </w:r>
      </w:ins>
      <w:ins w:id="695" w:author="Benton, Deon" w:date="2026-05-08T14:27:00Z" w16du:dateUtc="2026-05-08T19:27:00Z">
        <w:r w:rsidR="0078102C" w:rsidRPr="0078102C">
          <w:rPr>
            <w:rFonts w:ascii="Times New Roman" w:hAnsi="Times New Roman" w:cs="Times New Roman"/>
          </w:rPr>
          <w:t xml:space="preserve"> </w:t>
        </w:r>
      </w:ins>
      <w:ins w:id="696" w:author="Benton, Deon" w:date="2026-05-08T15:03:00Z" w16du:dateUtc="2026-05-08T20:03:00Z">
        <w:r w:rsidR="00CB4724">
          <w:rPr>
            <w:rFonts w:ascii="Times New Roman" w:hAnsi="Times New Roman" w:cs="Times New Roman"/>
          </w:rPr>
          <w:t>networks were habituated to an</w:t>
        </w:r>
      </w:ins>
      <w:ins w:id="697" w:author="Benton, Deon" w:date="2026-05-08T14:27:00Z" w16du:dateUtc="2026-05-08T19:27:00Z">
        <w:r w:rsidR="0078102C" w:rsidRPr="0078102C">
          <w:rPr>
            <w:rFonts w:ascii="Times New Roman" w:hAnsi="Times New Roman" w:cs="Times New Roman"/>
          </w:rPr>
          <w:t xml:space="preserve"> event in which an </w:t>
        </w:r>
        <w:proofErr w:type="gramStart"/>
        <w:r w:rsidR="0078102C" w:rsidRPr="0078102C">
          <w:rPr>
            <w:rFonts w:ascii="Times New Roman" w:hAnsi="Times New Roman" w:cs="Times New Roman"/>
          </w:rPr>
          <w:t>animate</w:t>
        </w:r>
        <w:proofErr w:type="gramEnd"/>
        <w:r w:rsidR="0078102C" w:rsidRPr="0078102C">
          <w:rPr>
            <w:rFonts w:ascii="Times New Roman" w:hAnsi="Times New Roman" w:cs="Times New Roman"/>
          </w:rPr>
          <w:t xml:space="preserve">-like object </w:t>
        </w:r>
      </w:ins>
      <w:ins w:id="698" w:author="Benton, Deon" w:date="2026-05-08T15:26:00Z" w16du:dateUtc="2026-05-08T20:26:00Z">
        <w:r w:rsidR="00495E0C">
          <w:rPr>
            <w:rFonts w:ascii="Times New Roman" w:hAnsi="Times New Roman" w:cs="Times New Roman"/>
          </w:rPr>
          <w:t xml:space="preserve">jumped </w:t>
        </w:r>
      </w:ins>
      <w:ins w:id="699" w:author="Benton, Deon" w:date="2026-05-08T14:27:00Z" w16du:dateUtc="2026-05-08T19:27:00Z">
        <w:r w:rsidR="0078102C" w:rsidRPr="0078102C">
          <w:rPr>
            <w:rFonts w:ascii="Times New Roman" w:hAnsi="Times New Roman" w:cs="Times New Roman"/>
          </w:rPr>
          <w:t>over a centrally located obstacle along a</w:t>
        </w:r>
      </w:ins>
      <w:ins w:id="700" w:author="Benton, Deon" w:date="2026-05-08T15:04:00Z" w16du:dateUtc="2026-05-08T20:04:00Z">
        <w:r w:rsidR="00CB4724">
          <w:rPr>
            <w:rFonts w:ascii="Times New Roman" w:hAnsi="Times New Roman" w:cs="Times New Roman"/>
          </w:rPr>
          <w:t xml:space="preserve">n </w:t>
        </w:r>
      </w:ins>
      <w:ins w:id="701" w:author="Benton, Deon" w:date="2026-05-08T14:27:00Z" w16du:dateUtc="2026-05-08T19:27:00Z">
        <w:r w:rsidR="0078102C" w:rsidRPr="0078102C">
          <w:rPr>
            <w:rFonts w:ascii="Times New Roman" w:hAnsi="Times New Roman" w:cs="Times New Roman"/>
          </w:rPr>
          <w:t>arced trajectory</w:t>
        </w:r>
      </w:ins>
      <w:ins w:id="702" w:author="Benton, Deon" w:date="2026-05-08T15:26:00Z" w16du:dateUtc="2026-05-08T20:26:00Z">
        <w:r w:rsidR="00495E0C">
          <w:rPr>
            <w:rFonts w:ascii="Times New Roman" w:hAnsi="Times New Roman" w:cs="Times New Roman"/>
          </w:rPr>
          <w:t>.</w:t>
        </w:r>
      </w:ins>
      <w:ins w:id="703" w:author="Benton, Deon" w:date="2026-05-08T15:04:00Z" w16du:dateUtc="2026-05-08T20:04:00Z">
        <w:r w:rsidR="00CB4724">
          <w:rPr>
            <w:rFonts w:ascii="Times New Roman" w:hAnsi="Times New Roman" w:cs="Times New Roman"/>
          </w:rPr>
          <w:t xml:space="preserve"> </w:t>
        </w:r>
      </w:ins>
      <w:ins w:id="704" w:author="Benton, Deon" w:date="2026-05-08T14:27:00Z" w16du:dateUtc="2026-05-08T19:27:00Z">
        <w:r w:rsidR="0078102C" w:rsidRPr="0078102C">
          <w:rPr>
            <w:rFonts w:ascii="Times New Roman" w:hAnsi="Times New Roman" w:cs="Times New Roman"/>
          </w:rPr>
          <w:t xml:space="preserve">Although some features of this event were novel </w:t>
        </w:r>
      </w:ins>
      <w:ins w:id="705" w:author="Benton, Deon" w:date="2026-05-08T15:26:00Z" w16du:dateUtc="2026-05-08T20:26:00Z">
        <w:r w:rsidR="00495E0C">
          <w:rPr>
            <w:rFonts w:ascii="Times New Roman" w:hAnsi="Times New Roman" w:cs="Times New Roman"/>
          </w:rPr>
          <w:t xml:space="preserve">relative to that experienced during the pretraining </w:t>
        </w:r>
        <w:proofErr w:type="gramStart"/>
        <w:r w:rsidR="00495E0C">
          <w:rPr>
            <w:rFonts w:ascii="Times New Roman" w:hAnsi="Times New Roman" w:cs="Times New Roman"/>
          </w:rPr>
          <w:t>phase</w:t>
        </w:r>
      </w:ins>
      <w:ins w:id="706" w:author="Benton, Deon" w:date="2026-05-08T15:27:00Z" w16du:dateUtc="2026-05-08T20:27:00Z">
        <w:r w:rsidR="00495E0C">
          <w:rPr>
            <w:rFonts w:ascii="Times New Roman" w:hAnsi="Times New Roman" w:cs="Times New Roman"/>
          </w:rPr>
          <w:t>—</w:t>
        </w:r>
        <w:proofErr w:type="gramEnd"/>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707" w:author="Benton, Deon" w:date="2026-05-08T14:27:00Z" w16du:dateUtc="2026-05-08T19:27:00Z">
        <w:r w:rsidR="0078102C" w:rsidRPr="0078102C">
          <w:rPr>
            <w:rFonts w:ascii="Times New Roman" w:hAnsi="Times New Roman" w:cs="Times New Roman"/>
          </w:rPr>
          <w:t>many</w:t>
        </w:r>
      </w:ins>
      <w:ins w:id="708" w:author="Benton, Deon" w:date="2026-05-08T15:28:00Z" w16du:dateUtc="2026-05-08T20:28:00Z">
        <w:r w:rsidR="002527A9">
          <w:rPr>
            <w:rFonts w:ascii="Times New Roman" w:hAnsi="Times New Roman" w:cs="Times New Roman"/>
          </w:rPr>
          <w:t xml:space="preserve"> of these features were familiar</w:t>
        </w:r>
      </w:ins>
      <w:ins w:id="709" w:author="Benton, Deon" w:date="2026-05-08T15:08:00Z" w16du:dateUtc="2026-05-08T20:08:00Z">
        <w:r w:rsidR="00664F9B">
          <w:rPr>
            <w:rFonts w:ascii="Times New Roman" w:hAnsi="Times New Roman" w:cs="Times New Roman"/>
          </w:rPr>
          <w:t>.</w:t>
        </w:r>
      </w:ins>
      <w:ins w:id="710" w:author="Benton, Deon" w:date="2026-05-08T15:09:00Z" w16du:dateUtc="2026-05-08T20:09:00Z">
        <w:r w:rsidR="000C3E94">
          <w:rPr>
            <w:rFonts w:ascii="Times New Roman" w:hAnsi="Times New Roman" w:cs="Times New Roman"/>
          </w:rPr>
          <w:t xml:space="preserve"> C</w:t>
        </w:r>
      </w:ins>
      <w:ins w:id="711" w:author="Benton, Deon" w:date="2026-05-08T15:07:00Z" w16du:dateUtc="2026-05-08T20:07:00Z">
        <w:r w:rsidR="00664F9B">
          <w:rPr>
            <w:rFonts w:ascii="Times New Roman" w:hAnsi="Times New Roman" w:cs="Times New Roman"/>
          </w:rPr>
          <w:t xml:space="preserve">urved motion itself </w:t>
        </w:r>
      </w:ins>
      <w:ins w:id="712" w:author="Benton, Deon" w:date="2026-05-08T15:10:00Z" w16du:dateUtc="2026-05-08T20:10:00Z">
        <w:r w:rsidR="000C3E94">
          <w:rPr>
            <w:rFonts w:ascii="Times New Roman" w:hAnsi="Times New Roman" w:cs="Times New Roman"/>
          </w:rPr>
          <w:t>along with an</w:t>
        </w:r>
      </w:ins>
      <w:ins w:id="713" w:author="Benton, Deon" w:date="2026-05-08T15:07:00Z" w16du:dateUtc="2026-05-08T20:07:00Z">
        <w:r w:rsidR="00664F9B">
          <w:rPr>
            <w:rFonts w:ascii="Times New Roman" w:hAnsi="Times New Roman" w:cs="Times New Roman"/>
          </w:rPr>
          <w:t xml:space="preserve"> obstacle </w:t>
        </w:r>
      </w:ins>
      <w:ins w:id="714" w:author="Benton, Deon" w:date="2026-05-08T15:10:00Z" w16du:dateUtc="2026-05-08T20:10:00Z">
        <w:r w:rsidR="000C3E94">
          <w:rPr>
            <w:rFonts w:ascii="Times New Roman" w:hAnsi="Times New Roman" w:cs="Times New Roman"/>
          </w:rPr>
          <w:t>located</w:t>
        </w:r>
      </w:ins>
      <w:ins w:id="715" w:author="Benton, Deon" w:date="2026-05-08T15:08:00Z" w16du:dateUtc="2026-05-08T20:08:00Z">
        <w:r w:rsidR="00664F9B">
          <w:rPr>
            <w:rFonts w:ascii="Times New Roman" w:hAnsi="Times New Roman" w:cs="Times New Roman"/>
          </w:rPr>
          <w:t xml:space="preserve"> beneath</w:t>
        </w:r>
      </w:ins>
      <w:ins w:id="716" w:author="Benton, Deon" w:date="2026-05-08T15:10:00Z" w16du:dateUtc="2026-05-08T20:10:00Z">
        <w:r w:rsidR="000C3E94">
          <w:rPr>
            <w:rFonts w:ascii="Times New Roman" w:hAnsi="Times New Roman" w:cs="Times New Roman"/>
          </w:rPr>
          <w:t xml:space="preserve"> it</w:t>
        </w:r>
      </w:ins>
      <w:ins w:id="717" w:author="Benton, Deon" w:date="2026-05-08T15:08:00Z" w16du:dateUtc="2026-05-08T20:08:00Z">
        <w:r w:rsidR="00664F9B">
          <w:rPr>
            <w:rFonts w:ascii="Times New Roman" w:hAnsi="Times New Roman" w:cs="Times New Roman"/>
          </w:rPr>
          <w:t xml:space="preserve"> are two </w:t>
        </w:r>
      </w:ins>
      <w:ins w:id="718" w:author="Benton, Deon" w:date="2026-05-08T15:28:00Z" w16du:dateUtc="2026-05-08T20:28:00Z">
        <w:r w:rsidR="00E7568F">
          <w:rPr>
            <w:rFonts w:ascii="Times New Roman" w:hAnsi="Times New Roman" w:cs="Times New Roman"/>
          </w:rPr>
          <w:t>such features that were experienced during the pretraining p</w:t>
        </w:r>
      </w:ins>
      <w:ins w:id="719" w:author="Benton, Deon" w:date="2026-05-08T15:29:00Z" w16du:dateUtc="2026-05-08T20:29:00Z">
        <w:r w:rsidR="00E7568F">
          <w:rPr>
            <w:rFonts w:ascii="Times New Roman" w:hAnsi="Times New Roman" w:cs="Times New Roman"/>
          </w:rPr>
          <w:t>hase</w:t>
        </w:r>
      </w:ins>
      <w:ins w:id="720" w:author="Benton, Deon" w:date="2026-05-08T15:08:00Z" w16du:dateUtc="2026-05-08T20:08:00Z">
        <w:r w:rsidR="00664F9B">
          <w:rPr>
            <w:rFonts w:ascii="Times New Roman" w:hAnsi="Times New Roman" w:cs="Times New Roman"/>
          </w:rPr>
          <w:t xml:space="preserve">. </w:t>
        </w:r>
      </w:ins>
      <w:ins w:id="721" w:author="Benton, Deon" w:date="2026-05-08T15:11:00Z" w16du:dateUtc="2026-05-08T20:11:00Z">
        <w:r w:rsidR="000C3E94">
          <w:rPr>
            <w:rFonts w:ascii="Times New Roman" w:hAnsi="Times New Roman" w:cs="Times New Roman"/>
          </w:rPr>
          <w:t>Given that the obstacle</w:t>
        </w:r>
      </w:ins>
      <w:ins w:id="722" w:author="Benton, Deon" w:date="2026-05-08T14:27:00Z" w16du:dateUtc="2026-05-08T19:27:00Z">
        <w:r w:rsidR="0078102C" w:rsidRPr="0078102C">
          <w:rPr>
            <w:rFonts w:ascii="Times New Roman" w:hAnsi="Times New Roman" w:cs="Times New Roman"/>
          </w:rPr>
          <w:t xml:space="preserve"> was </w:t>
        </w:r>
      </w:ins>
      <w:ins w:id="723"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24" w:author="Benton, Deon" w:date="2026-05-08T15:12:00Z" w16du:dateUtc="2026-05-08T20:12:00Z">
        <w:r w:rsidR="00266A26">
          <w:rPr>
            <w:rFonts w:ascii="Times New Roman" w:hAnsi="Times New Roman" w:cs="Times New Roman"/>
          </w:rPr>
          <w:t>, the</w:t>
        </w:r>
      </w:ins>
      <w:ins w:id="725"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26" w:author="Benton, Deon" w:date="2026-05-08T15:29:00Z" w16du:dateUtc="2026-05-08T20:29:00Z">
        <w:r w:rsidR="00C10154">
          <w:rPr>
            <w:rFonts w:ascii="Times New Roman" w:hAnsi="Times New Roman" w:cs="Times New Roman"/>
          </w:rPr>
          <w:t xml:space="preserve"> obstacles and the</w:t>
        </w:r>
      </w:ins>
      <w:ins w:id="727" w:author="Benton, Deon" w:date="2026-05-08T15:20:00Z" w16du:dateUtc="2026-05-08T20:20:00Z">
        <w:r w:rsidR="00114C92">
          <w:rPr>
            <w:rFonts w:ascii="Times New Roman" w:hAnsi="Times New Roman" w:cs="Times New Roman"/>
          </w:rPr>
          <w:t xml:space="preserve"> arced motion </w:t>
        </w:r>
      </w:ins>
      <w:ins w:id="728" w:author="Benton, Deon" w:date="2026-05-08T15:30:00Z" w16du:dateUtc="2026-05-08T20:30:00Z">
        <w:r w:rsidR="00C10154">
          <w:rPr>
            <w:rFonts w:ascii="Times New Roman" w:hAnsi="Times New Roman" w:cs="Times New Roman"/>
          </w:rPr>
          <w:t>occurs over it. This means that the only</w:t>
        </w:r>
      </w:ins>
      <w:ins w:id="729" w:author="Benton, Deon" w:date="2026-05-08T15:21:00Z" w16du:dateUtc="2026-05-08T20:21:00Z">
        <w:r w:rsidR="00114C92">
          <w:rPr>
            <w:rFonts w:ascii="Times New Roman" w:hAnsi="Times New Roman" w:cs="Times New Roman"/>
          </w:rPr>
          <w:t xml:space="preserve"> truly</w:t>
        </w:r>
      </w:ins>
      <w:ins w:id="730" w:author="Benton, Deon" w:date="2026-05-08T15:14:00Z" w16du:dateUtc="2026-05-08T20:14:00Z">
        <w:r w:rsidR="007B2461">
          <w:rPr>
            <w:rFonts w:ascii="Times New Roman" w:hAnsi="Times New Roman" w:cs="Times New Roman"/>
          </w:rPr>
          <w:t xml:space="preserve"> </w:t>
        </w:r>
      </w:ins>
      <w:ins w:id="731" w:author="Benton, Deon" w:date="2026-05-08T15:15:00Z" w16du:dateUtc="2026-05-08T20:15:00Z">
        <w:r w:rsidR="007B2461">
          <w:rPr>
            <w:rFonts w:ascii="Times New Roman" w:hAnsi="Times New Roman" w:cs="Times New Roman"/>
          </w:rPr>
          <w:t xml:space="preserve">new </w:t>
        </w:r>
      </w:ins>
      <w:ins w:id="732" w:author="Benton, Deon" w:date="2026-05-08T15:14:00Z" w16du:dateUtc="2026-05-08T20:14:00Z">
        <w:r w:rsidR="007B2461">
          <w:rPr>
            <w:rFonts w:ascii="Times New Roman" w:hAnsi="Times New Roman" w:cs="Times New Roman"/>
          </w:rPr>
          <w:t>information that</w:t>
        </w:r>
      </w:ins>
      <w:ins w:id="733" w:author="Benton, Deon" w:date="2026-05-08T15:12:00Z" w16du:dateUtc="2026-05-08T20:12:00Z">
        <w:r w:rsidR="00266A26">
          <w:rPr>
            <w:rFonts w:ascii="Times New Roman" w:hAnsi="Times New Roman" w:cs="Times New Roman"/>
          </w:rPr>
          <w:t xml:space="preserve"> </w:t>
        </w:r>
      </w:ins>
      <w:ins w:id="734" w:author="Benton, Deon" w:date="2026-05-08T15:16:00Z" w16du:dateUtc="2026-05-08T20:16:00Z">
        <w:r w:rsidR="007B2461">
          <w:rPr>
            <w:rFonts w:ascii="Times New Roman" w:hAnsi="Times New Roman" w:cs="Times New Roman"/>
          </w:rPr>
          <w:t xml:space="preserve">needed to be incorporated into the </w:t>
        </w:r>
      </w:ins>
      <w:ins w:id="735" w:author="Benton, Deon" w:date="2026-05-08T15:12:00Z" w16du:dateUtc="2026-05-08T20:12:00Z">
        <w:r w:rsidR="00266A26">
          <w:rPr>
            <w:rFonts w:ascii="Times New Roman" w:hAnsi="Times New Roman" w:cs="Times New Roman"/>
          </w:rPr>
          <w:t>model’s hidden representation</w:t>
        </w:r>
      </w:ins>
      <w:ins w:id="736" w:author="Benton, Deon" w:date="2026-05-08T15:14:00Z" w16du:dateUtc="2026-05-08T20:14:00Z">
        <w:r w:rsidR="007B2461">
          <w:rPr>
            <w:rFonts w:ascii="Times New Roman" w:hAnsi="Times New Roman" w:cs="Times New Roman"/>
          </w:rPr>
          <w:t xml:space="preserve"> </w:t>
        </w:r>
      </w:ins>
      <w:ins w:id="737"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738" w:author="Benton, Deon" w:date="2026-05-08T15:14:00Z" w16du:dateUtc="2026-05-08T20:14:00Z">
        <w:r w:rsidR="007B2461">
          <w:rPr>
            <w:rFonts w:ascii="Times New Roman" w:hAnsi="Times New Roman" w:cs="Times New Roman"/>
          </w:rPr>
          <w:t xml:space="preserve">was </w:t>
        </w:r>
      </w:ins>
      <w:ins w:id="739" w:author="Benton, Deon" w:date="2026-05-08T15:12:00Z" w16du:dateUtc="2026-05-08T20:12:00Z">
        <w:r w:rsidR="00266A26">
          <w:rPr>
            <w:rFonts w:ascii="Times New Roman" w:hAnsi="Times New Roman" w:cs="Times New Roman"/>
          </w:rPr>
          <w:t xml:space="preserve">the novel jump and barrier </w:t>
        </w:r>
      </w:ins>
      <w:ins w:id="740" w:author="Benton, Deon" w:date="2026-05-08T15:13:00Z" w16du:dateUtc="2026-05-08T20:13:00Z">
        <w:r w:rsidR="00266A26">
          <w:rPr>
            <w:rFonts w:ascii="Times New Roman" w:hAnsi="Times New Roman" w:cs="Times New Roman"/>
          </w:rPr>
          <w:t>height</w:t>
        </w:r>
      </w:ins>
      <w:ins w:id="741" w:author="Benton, Deon" w:date="2026-05-08T15:19:00Z" w16du:dateUtc="2026-05-08T20:19:00Z">
        <w:r w:rsidR="00114C92">
          <w:rPr>
            <w:rFonts w:ascii="Times New Roman" w:hAnsi="Times New Roman" w:cs="Times New Roman"/>
          </w:rPr>
          <w:t xml:space="preserve">s. </w:t>
        </w:r>
      </w:ins>
      <w:ins w:id="742" w:author="Benton, Deon" w:date="2026-05-08T15:40:00Z" w16du:dateUtc="2026-05-08T20:40:00Z">
        <w:r w:rsidR="00F10AD1">
          <w:rPr>
            <w:rFonts w:ascii="Times New Roman" w:hAnsi="Times New Roman" w:cs="Times New Roman"/>
          </w:rPr>
          <w:t>A consequence of this is that when</w:t>
        </w:r>
      </w:ins>
      <w:ins w:id="743" w:author="Benton, Deon" w:date="2026-05-08T15:34:00Z" w16du:dateUtc="2026-05-08T20:34:00Z">
        <w:r w:rsidR="00A17002">
          <w:rPr>
            <w:rFonts w:ascii="Times New Roman" w:hAnsi="Times New Roman" w:cs="Times New Roman"/>
          </w:rPr>
          <w:t xml:space="preserve"> networks </w:t>
        </w:r>
      </w:ins>
      <w:ins w:id="744" w:author="Benton, Deon" w:date="2026-05-08T15:40:00Z" w16du:dateUtc="2026-05-08T20:40:00Z">
        <w:r w:rsidR="00F10AD1">
          <w:rPr>
            <w:rFonts w:ascii="Times New Roman" w:hAnsi="Times New Roman" w:cs="Times New Roman"/>
          </w:rPr>
          <w:t xml:space="preserve">are later shown </w:t>
        </w:r>
      </w:ins>
      <w:ins w:id="745" w:author="Benton, Deon" w:date="2026-05-08T15:36:00Z" w16du:dateUtc="2026-05-08T20:36:00Z">
        <w:r w:rsidR="004E278D">
          <w:rPr>
            <w:rFonts w:ascii="Times New Roman" w:hAnsi="Times New Roman" w:cs="Times New Roman"/>
          </w:rPr>
          <w:t xml:space="preserve">a </w:t>
        </w:r>
      </w:ins>
      <w:ins w:id="746" w:author="Benton, Deon" w:date="2026-05-08T15:34:00Z" w16du:dateUtc="2026-05-08T20:34:00Z">
        <w:r w:rsidR="00A17002">
          <w:rPr>
            <w:rFonts w:ascii="Times New Roman" w:hAnsi="Times New Roman" w:cs="Times New Roman"/>
          </w:rPr>
          <w:t>high</w:t>
        </w:r>
      </w:ins>
      <w:ins w:id="747" w:author="Benton, Deon" w:date="2026-05-08T15:36:00Z" w16du:dateUtc="2026-05-08T20:36:00Z">
        <w:r w:rsidR="004E278D">
          <w:rPr>
            <w:rFonts w:ascii="Times New Roman" w:hAnsi="Times New Roman" w:cs="Times New Roman"/>
          </w:rPr>
          <w:t>, curved</w:t>
        </w:r>
      </w:ins>
      <w:ins w:id="74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749" w:author="Benton, Deon" w:date="2026-05-08T15:41:00Z" w16du:dateUtc="2026-05-08T20:41:00Z">
        <w:r w:rsidR="00F10AD1">
          <w:rPr>
            <w:rFonts w:ascii="Times New Roman" w:hAnsi="Times New Roman" w:cs="Times New Roman"/>
          </w:rPr>
          <w:t>,</w:t>
        </w:r>
      </w:ins>
      <w:ins w:id="75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751" w:author="Benton, Deon" w:date="2026-05-08T15:36:00Z" w16du:dateUtc="2026-05-08T20:36:00Z">
        <w:r w:rsidR="004E278D">
          <w:rPr>
            <w:rFonts w:ascii="Times New Roman" w:hAnsi="Times New Roman" w:cs="Times New Roman"/>
          </w:rPr>
          <w:t>that became associated with it</w:t>
        </w:r>
      </w:ins>
      <w:ins w:id="752"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753" w:author="Benton, Deon" w:date="2026-05-08T15:41:00Z" w16du:dateUtc="2026-05-08T20:41:00Z">
        <w:r w:rsidR="00F10AD1">
          <w:rPr>
            <w:rFonts w:ascii="Times New Roman" w:hAnsi="Times New Roman" w:cs="Times New Roman"/>
          </w:rPr>
          <w:t>phase is reactivated</w:t>
        </w:r>
      </w:ins>
      <w:ins w:id="754" w:author="Benton, Deon" w:date="2026-05-08T15:34:00Z" w16du:dateUtc="2026-05-08T20:34:00Z">
        <w:r w:rsidR="00A17002" w:rsidRPr="00A17002">
          <w:rPr>
            <w:rFonts w:ascii="Times New Roman" w:hAnsi="Times New Roman" w:cs="Times New Roman"/>
          </w:rPr>
          <w:t>.</w:t>
        </w:r>
      </w:ins>
      <w:ins w:id="755" w:author="Benton, Deon" w:date="2026-05-08T15:41:00Z" w16du:dateUtc="2026-05-08T20:41:00Z">
        <w:r w:rsidR="002B77BD">
          <w:rPr>
            <w:rFonts w:ascii="Times New Roman" w:hAnsi="Times New Roman" w:cs="Times New Roman"/>
          </w:rPr>
          <w:t xml:space="preserve"> However, because no</w:t>
        </w:r>
      </w:ins>
      <w:ins w:id="756" w:author="Benton, Deon" w:date="2026-05-08T15:39:00Z" w16du:dateUtc="2026-05-08T20:39:00Z">
        <w:r w:rsidR="00F10AD1">
          <w:rPr>
            <w:rFonts w:ascii="Times New Roman" w:hAnsi="Times New Roman" w:cs="Times New Roman"/>
          </w:rPr>
          <w:t xml:space="preserve"> actual barrier appeared during this event</w:t>
        </w:r>
      </w:ins>
      <w:ins w:id="757" w:author="Benton, Deon" w:date="2026-05-08T15:38:00Z" w16du:dateUtc="2026-05-08T20:38:00Z">
        <w:r w:rsidR="00E0555B">
          <w:rPr>
            <w:rFonts w:ascii="Times New Roman" w:hAnsi="Times New Roman" w:cs="Times New Roman"/>
          </w:rPr>
          <w:t xml:space="preserve">—despite </w:t>
        </w:r>
      </w:ins>
      <w:ins w:id="758" w:author="Benton, Deon" w:date="2026-05-08T15:39:00Z" w16du:dateUtc="2026-05-08T20:39:00Z">
        <w:r w:rsidR="00F10AD1">
          <w:rPr>
            <w:rFonts w:ascii="Times New Roman" w:hAnsi="Times New Roman" w:cs="Times New Roman"/>
          </w:rPr>
          <w:t xml:space="preserve">its </w:t>
        </w:r>
      </w:ins>
      <w:ins w:id="759" w:author="Benton, Deon" w:date="2026-05-08T15:38:00Z" w16du:dateUtc="2026-05-08T20:38:00Z">
        <w:r w:rsidR="00E0555B">
          <w:rPr>
            <w:rFonts w:ascii="Times New Roman" w:hAnsi="Times New Roman" w:cs="Times New Roman"/>
          </w:rPr>
          <w:t xml:space="preserve">representation </w:t>
        </w:r>
      </w:ins>
      <w:ins w:id="760" w:author="Benton, Deon" w:date="2026-05-08T15:39:00Z" w16du:dateUtc="2026-05-08T20:39:00Z">
        <w:r w:rsidR="00F10AD1">
          <w:rPr>
            <w:rFonts w:ascii="Times New Roman" w:hAnsi="Times New Roman" w:cs="Times New Roman"/>
          </w:rPr>
          <w:t>being active during it</w:t>
        </w:r>
      </w:ins>
      <w:ins w:id="761" w:author="Benton, Deon" w:date="2026-05-08T15:38:00Z" w16du:dateUtc="2026-05-08T20:38:00Z">
        <w:r w:rsidR="00E0555B">
          <w:rPr>
            <w:rFonts w:ascii="Times New Roman" w:hAnsi="Times New Roman" w:cs="Times New Roman"/>
          </w:rPr>
          <w:t>—</w:t>
        </w:r>
      </w:ins>
      <w:ins w:id="762" w:author="Benton, Deon" w:date="2026-05-08T15:42:00Z" w16du:dateUtc="2026-05-08T20:42:00Z">
        <w:r w:rsidR="002B77BD">
          <w:rPr>
            <w:rFonts w:ascii="Times New Roman" w:hAnsi="Times New Roman" w:cs="Times New Roman"/>
          </w:rPr>
          <w:t xml:space="preserve">the network </w:t>
        </w:r>
      </w:ins>
      <w:ins w:id="763" w:author="Benton, Deon" w:date="2026-05-08T15:38:00Z" w16du:dateUtc="2026-05-08T20:38:00Z">
        <w:r w:rsidR="00E0555B">
          <w:rPr>
            <w:rFonts w:ascii="Times New Roman" w:hAnsi="Times New Roman" w:cs="Times New Roman"/>
          </w:rPr>
          <w:t>produced a huge spike in error</w:t>
        </w:r>
      </w:ins>
      <w:ins w:id="764" w:author="Benton, Deon" w:date="2026-05-08T14:27:00Z" w16du:dateUtc="2026-05-08T19:27:00Z">
        <w:r w:rsidR="0078102C" w:rsidRPr="0078102C">
          <w:rPr>
            <w:rFonts w:ascii="Times New Roman" w:hAnsi="Times New Roman" w:cs="Times New Roman"/>
          </w:rPr>
          <w:t>. By contrast,</w:t>
        </w:r>
      </w:ins>
      <w:ins w:id="765"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766" w:author="Benton, Deon" w:date="2026-05-08T15:43:00Z" w16du:dateUtc="2026-05-08T20:43:00Z">
        <w:r w:rsidR="002B77BD">
          <w:rPr>
            <w:rFonts w:ascii="Times New Roman" w:hAnsi="Times New Roman" w:cs="Times New Roman"/>
          </w:rPr>
          <w:t>that</w:t>
        </w:r>
      </w:ins>
      <w:ins w:id="767" w:author="Benton, Deon" w:date="2026-05-08T15:24:00Z" w16du:dateUtc="2026-05-08T20:24:00Z">
        <w:r w:rsidR="00394891">
          <w:rPr>
            <w:rFonts w:ascii="Times New Roman" w:hAnsi="Times New Roman" w:cs="Times New Roman"/>
          </w:rPr>
          <w:t xml:space="preserve"> networks had repeatedly experienced during pretr</w:t>
        </w:r>
      </w:ins>
      <w:ins w:id="768" w:author="Benton, Deon" w:date="2026-05-08T15:25:00Z" w16du:dateUtc="2026-05-08T20:25:00Z">
        <w:r w:rsidR="00394891">
          <w:rPr>
            <w:rFonts w:ascii="Times New Roman" w:hAnsi="Times New Roman" w:cs="Times New Roman"/>
          </w:rPr>
          <w:t>aining,</w:t>
        </w:r>
      </w:ins>
      <w:ins w:id="769" w:author="Benton, Deon" w:date="2026-05-08T14:27:00Z" w16du:dateUtc="2026-05-08T19:27:00Z">
        <w:r w:rsidR="0078102C" w:rsidRPr="0078102C">
          <w:rPr>
            <w:rFonts w:ascii="Times New Roman" w:hAnsi="Times New Roman" w:cs="Times New Roman"/>
          </w:rPr>
          <w:t xml:space="preserve"> </w:t>
        </w:r>
      </w:ins>
      <w:ins w:id="770" w:author="Benton, Deon" w:date="2026-05-08T15:43:00Z" w16du:dateUtc="2026-05-08T20:43:00Z">
        <w:r w:rsidR="002B77BD">
          <w:rPr>
            <w:rFonts w:ascii="Times New Roman" w:hAnsi="Times New Roman" w:cs="Times New Roman"/>
          </w:rPr>
          <w:t>the spike in error was much less substantial</w:t>
        </w:r>
      </w:ins>
      <w:ins w:id="771" w:author="Benton, Deon" w:date="2026-05-08T15:23:00Z" w16du:dateUtc="2026-05-08T20:23:00Z">
        <w:r w:rsidR="00394891">
          <w:rPr>
            <w:rFonts w:ascii="Times New Roman" w:hAnsi="Times New Roman" w:cs="Times New Roman"/>
          </w:rPr>
          <w:t xml:space="preserve">. </w:t>
        </w:r>
      </w:ins>
      <w:ins w:id="772"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773" w:author="Benton, Deon" w:date="2026-05-08T14:27:00Z" w16du:dateUtc="2026-05-08T19:27:00Z"/>
          <w:rFonts w:ascii="Times New Roman" w:hAnsi="Times New Roman" w:cs="Times New Roman"/>
        </w:rPr>
      </w:pPr>
      <w:ins w:id="774" w:author="Benton, Deon" w:date="2026-05-08T15:43:00Z" w16du:dateUtc="2026-05-08T20:43:00Z">
        <w:r>
          <w:rPr>
            <w:rFonts w:ascii="Times New Roman" w:hAnsi="Times New Roman" w:cs="Times New Roman"/>
          </w:rPr>
          <w:t xml:space="preserve">These same associative ideas can also </w:t>
        </w:r>
      </w:ins>
      <w:ins w:id="775" w:author="Benton, Deon" w:date="2026-05-08T15:44:00Z" w16du:dateUtc="2026-05-08T20:44:00Z">
        <w:r>
          <w:rPr>
            <w:rFonts w:ascii="Times New Roman" w:hAnsi="Times New Roman" w:cs="Times New Roman"/>
          </w:rPr>
          <w:t>explain</w:t>
        </w:r>
      </w:ins>
      <w:ins w:id="776" w:author="Benton, Deon" w:date="2026-05-08T14:27:00Z" w16du:dateUtc="2026-05-08T19:27:00Z">
        <w:r w:rsidR="0078102C" w:rsidRPr="0078102C">
          <w:rPr>
            <w:rFonts w:ascii="Times New Roman" w:hAnsi="Times New Roman" w:cs="Times New Roman"/>
          </w:rPr>
          <w:t xml:space="preserve"> </w:t>
        </w:r>
      </w:ins>
      <w:ins w:id="777" w:author="Benton, Deon" w:date="2026-05-08T15:43:00Z" w16du:dateUtc="2026-05-08T20:43:00Z">
        <w:r>
          <w:rPr>
            <w:rFonts w:ascii="Times New Roman" w:hAnsi="Times New Roman" w:cs="Times New Roman"/>
          </w:rPr>
          <w:t>how, mechanistically, networks</w:t>
        </w:r>
      </w:ins>
      <w:ins w:id="778" w:author="Benton, Deon" w:date="2026-05-08T14:27:00Z" w16du:dateUtc="2026-05-08T19:27:00Z">
        <w:r w:rsidR="0078102C" w:rsidRPr="0078102C">
          <w:rPr>
            <w:rFonts w:ascii="Times New Roman" w:hAnsi="Times New Roman" w:cs="Times New Roman"/>
          </w:rPr>
          <w:t xml:space="preserve"> in the Control condition </w:t>
        </w:r>
      </w:ins>
      <w:ins w:id="779" w:author="Benton, Deon" w:date="2026-05-08T15:43:00Z" w16du:dateUtc="2026-05-08T20:43:00Z">
        <w:r>
          <w:rPr>
            <w:rFonts w:ascii="Times New Roman" w:hAnsi="Times New Roman" w:cs="Times New Roman"/>
          </w:rPr>
          <w:t xml:space="preserve">came to look </w:t>
        </w:r>
      </w:ins>
      <w:ins w:id="780" w:author="Benton, Deon" w:date="2026-05-08T14:27:00Z" w16du:dateUtc="2026-05-08T19:27:00Z">
        <w:r w:rsidR="0078102C" w:rsidRPr="0078102C">
          <w:rPr>
            <w:rFonts w:ascii="Times New Roman" w:hAnsi="Times New Roman" w:cs="Times New Roman"/>
          </w:rPr>
          <w:t xml:space="preserve">about equally long at both test events. </w:t>
        </w:r>
      </w:ins>
      <w:ins w:id="781"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782" w:author="Benton, Deon" w:date="2026-05-08T17:11:00Z" w16du:dateUtc="2026-05-08T22:11:00Z">
        <w:r w:rsidR="00202BB9">
          <w:rPr>
            <w:rFonts w:ascii="Times New Roman" w:hAnsi="Times New Roman" w:cs="Times New Roman"/>
          </w:rPr>
          <w:t>given that the present account assumes that</w:t>
        </w:r>
      </w:ins>
      <w:ins w:id="783"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784" w:author="Benton, Deon" w:date="2026-05-08T16:44:00Z" w16du:dateUtc="2026-05-08T21:44:00Z">
        <w:r w:rsidR="00B6689F">
          <w:rPr>
            <w:rFonts w:ascii="Times New Roman" w:hAnsi="Times New Roman" w:cs="Times New Roman"/>
          </w:rPr>
          <w:t xml:space="preserve"> Ultimately, th</w:t>
        </w:r>
      </w:ins>
      <w:ins w:id="785"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786" w:author="Benton, Deon" w:date="2026-05-08T16:38:00Z" w16du:dateUtc="2026-05-08T21:38:00Z">
        <w:r w:rsidR="00DE47EF">
          <w:rPr>
            <w:rFonts w:ascii="Times New Roman" w:hAnsi="Times New Roman" w:cs="Times New Roman"/>
          </w:rPr>
          <w:t>.</w:t>
        </w:r>
      </w:ins>
      <w:ins w:id="787" w:author="Benton, Deon" w:date="2026-05-08T16:37:00Z" w16du:dateUtc="2026-05-08T21:37:00Z">
        <w:r w:rsidR="00DE47EF">
          <w:rPr>
            <w:rFonts w:ascii="Times New Roman" w:hAnsi="Times New Roman" w:cs="Times New Roman"/>
          </w:rPr>
          <w:t xml:space="preserve"> </w:t>
        </w:r>
      </w:ins>
      <w:ins w:id="788" w:author="Benton, Deon" w:date="2026-05-08T16:45:00Z" w16du:dateUtc="2026-05-08T21:45:00Z">
        <w:r w:rsidR="00210734">
          <w:rPr>
            <w:rFonts w:ascii="Times New Roman" w:hAnsi="Times New Roman" w:cs="Times New Roman"/>
          </w:rPr>
          <w:t xml:space="preserve">A corollary of this is that the model showed comparable </w:t>
        </w:r>
      </w:ins>
      <w:ins w:id="789" w:author="Benton, Deon" w:date="2026-05-08T16:46:00Z" w16du:dateUtc="2026-05-08T21:46:00Z">
        <w:r w:rsidR="00210734">
          <w:rPr>
            <w:rFonts w:ascii="Times New Roman" w:hAnsi="Times New Roman" w:cs="Times New Roman"/>
          </w:rPr>
          <w:t>error</w:t>
        </w:r>
      </w:ins>
      <w:ins w:id="790"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791" w:author="Benton, Deon" w:date="2026-05-08T13:49:00Z" w16du:dateUtc="2026-05-08T18:49:00Z"/>
          <w:rFonts w:ascii="Times New Roman" w:hAnsi="Times New Roman" w:cs="Times New Roman"/>
        </w:rPr>
      </w:pPr>
      <w:ins w:id="792" w:author="Benton, Deon" w:date="2026-05-08T14:27:00Z" w16du:dateUtc="2026-05-08T19:27:00Z">
        <w:r w:rsidRPr="0078102C">
          <w:rPr>
            <w:rFonts w:ascii="Times New Roman" w:hAnsi="Times New Roman" w:cs="Times New Roman"/>
          </w:rPr>
          <w:t xml:space="preserve">In sum, </w:t>
        </w:r>
      </w:ins>
      <w:ins w:id="793" w:author="Benton, Deon" w:date="2026-05-08T16:47:00Z" w16du:dateUtc="2026-05-08T21:47:00Z">
        <w:r w:rsidR="00C26E65">
          <w:rPr>
            <w:rFonts w:ascii="Times New Roman" w:hAnsi="Times New Roman" w:cs="Times New Roman"/>
          </w:rPr>
          <w:t>the reason netwo</w:t>
        </w:r>
      </w:ins>
      <w:ins w:id="794" w:author="Benton, Deon" w:date="2026-05-08T16:48:00Z" w16du:dateUtc="2026-05-08T21:48:00Z">
        <w:r w:rsidR="00C26E65">
          <w:rPr>
            <w:rFonts w:ascii="Times New Roman" w:hAnsi="Times New Roman" w:cs="Times New Roman"/>
          </w:rPr>
          <w:t>rks looked longer</w:t>
        </w:r>
      </w:ins>
      <w:ins w:id="795" w:author="Benton, Deon" w:date="2026-05-08T14:27:00Z" w16du:dateUtc="2026-05-08T19:27:00Z">
        <w:r w:rsidRPr="0078102C">
          <w:rPr>
            <w:rFonts w:ascii="Times New Roman" w:hAnsi="Times New Roman" w:cs="Times New Roman"/>
          </w:rPr>
          <w:t xml:space="preserve"> at the Inefficient test event</w:t>
        </w:r>
      </w:ins>
      <w:ins w:id="796" w:author="Benton, Deon" w:date="2026-05-08T16:48:00Z" w16du:dateUtc="2026-05-08T21:48:00Z">
        <w:r w:rsidR="00C26E65">
          <w:rPr>
            <w:rFonts w:ascii="Times New Roman" w:hAnsi="Times New Roman" w:cs="Times New Roman"/>
          </w:rPr>
          <w:t xml:space="preserve"> than at the Efficient test event</w:t>
        </w:r>
      </w:ins>
      <w:ins w:id="797" w:author="Benton, Deon" w:date="2026-05-08T14:27:00Z" w16du:dateUtc="2026-05-08T19:27:00Z">
        <w:r w:rsidRPr="0078102C">
          <w:rPr>
            <w:rFonts w:ascii="Times New Roman" w:hAnsi="Times New Roman" w:cs="Times New Roman"/>
          </w:rPr>
          <w:t xml:space="preserve"> in the Experimental condition </w:t>
        </w:r>
      </w:ins>
      <w:ins w:id="798" w:author="Benton, Deon" w:date="2026-05-08T16:48:00Z" w16du:dateUtc="2026-05-08T21:48:00Z">
        <w:r w:rsidR="00C26E65">
          <w:rPr>
            <w:rFonts w:ascii="Times New Roman" w:hAnsi="Times New Roman" w:cs="Times New Roman"/>
          </w:rPr>
          <w:t xml:space="preserve">is </w:t>
        </w:r>
      </w:ins>
      <w:ins w:id="799" w:author="Benton, Deon" w:date="2026-05-08T14:27:00Z" w16du:dateUtc="2026-05-08T19:27:00Z">
        <w:r w:rsidRPr="0078102C">
          <w:rPr>
            <w:rFonts w:ascii="Times New Roman" w:hAnsi="Times New Roman" w:cs="Times New Roman"/>
          </w:rPr>
          <w:t xml:space="preserve">because the </w:t>
        </w:r>
      </w:ins>
      <w:ins w:id="800" w:author="Benton, Deon" w:date="2026-05-08T16:48:00Z" w16du:dateUtc="2026-05-08T21:48:00Z">
        <w:r w:rsidR="00C26E65">
          <w:rPr>
            <w:rFonts w:ascii="Times New Roman" w:hAnsi="Times New Roman" w:cs="Times New Roman"/>
          </w:rPr>
          <w:t>association that was formed between</w:t>
        </w:r>
      </w:ins>
      <w:ins w:id="801" w:author="Benton, Deon" w:date="2026-05-08T14:27:00Z" w16du:dateUtc="2026-05-08T19:27:00Z">
        <w:r w:rsidRPr="0078102C">
          <w:rPr>
            <w:rFonts w:ascii="Times New Roman" w:hAnsi="Times New Roman" w:cs="Times New Roman"/>
          </w:rPr>
          <w:t xml:space="preserve"> curved motion and obstacle-related information</w:t>
        </w:r>
      </w:ins>
      <w:ins w:id="802" w:author="Benton, Deon" w:date="2026-05-08T16:48:00Z" w16du:dateUtc="2026-05-08T21:48:00Z">
        <w:r w:rsidR="00C26E65">
          <w:rPr>
            <w:rFonts w:ascii="Times New Roman" w:hAnsi="Times New Roman" w:cs="Times New Roman"/>
          </w:rPr>
          <w:t xml:space="preserve"> during pretraining—and that was subsequently reinforced duri</w:t>
        </w:r>
      </w:ins>
      <w:ins w:id="803" w:author="Benton, Deon" w:date="2026-05-08T16:49:00Z" w16du:dateUtc="2026-05-08T21:49:00Z">
        <w:r w:rsidR="00C26E65">
          <w:rPr>
            <w:rFonts w:ascii="Times New Roman" w:hAnsi="Times New Roman" w:cs="Times New Roman"/>
          </w:rPr>
          <w:t>ng the habituation phase—</w:t>
        </w:r>
      </w:ins>
      <w:ins w:id="804"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05" w:author="Benton, Deon" w:date="2026-05-08T16:49:00Z" w16du:dateUtc="2026-05-08T21:49:00Z">
        <w:r w:rsidR="00C26E65">
          <w:rPr>
            <w:rFonts w:ascii="Times New Roman" w:hAnsi="Times New Roman" w:cs="Times New Roman"/>
          </w:rPr>
          <w:t xml:space="preserve"> the reason</w:t>
        </w:r>
      </w:ins>
      <w:ins w:id="806"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07" w:author="Benton, Deon" w:date="2026-05-08T16:49:00Z" w16du:dateUtc="2026-05-08T21:49:00Z">
        <w:r w:rsidR="00C26E65">
          <w:rPr>
            <w:rFonts w:ascii="Times New Roman" w:hAnsi="Times New Roman" w:cs="Times New Roman"/>
          </w:rPr>
          <w:t xml:space="preserve"> is</w:t>
        </w:r>
      </w:ins>
      <w:ins w:id="808"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809" w:author="Benton, Deon" w:date="2026-05-08T16:50:00Z" w16du:dateUtc="2026-05-08T21:50:00Z">
        <w:r w:rsidR="004A732C">
          <w:rPr>
            <w:rFonts w:ascii="Times New Roman" w:hAnsi="Times New Roman" w:cs="Times New Roman"/>
          </w:rPr>
          <w:t>plained</w:t>
        </w:r>
      </w:ins>
      <w:ins w:id="810" w:author="Benton, Deon" w:date="2026-05-08T14:27:00Z" w16du:dateUtc="2026-05-08T19:27:00Z">
        <w:r w:rsidRPr="0078102C">
          <w:rPr>
            <w:rFonts w:ascii="Times New Roman" w:hAnsi="Times New Roman" w:cs="Times New Roman"/>
          </w:rPr>
          <w:t xml:space="preserve"> in terms of learned associations among perceptual features</w:t>
        </w:r>
      </w:ins>
      <w:ins w:id="811" w:author="Benton, Deon" w:date="2026-05-08T16:50:00Z" w16du:dateUtc="2026-05-08T21:50:00Z">
        <w:r w:rsidR="004A732C">
          <w:rPr>
            <w:rFonts w:ascii="Times New Roman" w:hAnsi="Times New Roman" w:cs="Times New Roman"/>
          </w:rPr>
          <w:t xml:space="preserve"> combined with assumptions about the visual salience of those features.</w:t>
        </w:r>
      </w:ins>
      <w:ins w:id="812" w:author="Benton, Deon" w:date="2026-05-08T14:27:00Z" w16du:dateUtc="2026-05-08T19:27:00Z">
        <w:r w:rsidRPr="0078102C">
          <w:rPr>
            <w:rFonts w:ascii="Times New Roman" w:hAnsi="Times New Roman" w:cs="Times New Roman"/>
          </w:rPr>
          <w:t xml:space="preserve"> </w:t>
        </w:r>
      </w:ins>
      <w:ins w:id="813"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14" w:author="Benton, Deon" w:date="2026-05-08T17:04:00Z" w16du:dateUtc="2026-05-08T22:04:00Z">
        <w:r w:rsidR="00000938">
          <w:rPr>
            <w:rFonts w:ascii="Times New Roman" w:hAnsi="Times New Roman" w:cs="Times New Roman"/>
          </w:rPr>
          <w:t>operate</w:t>
        </w:r>
      </w:ins>
      <w:ins w:id="815"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816" w:author="Benton, Deon" w:date="2026-05-08T13:49:00Z" w16du:dateUtc="2026-05-08T18:49:00Z">
        <w:r>
          <w:rPr>
            <w:rFonts w:ascii="Times New Roman" w:hAnsi="Times New Roman" w:cs="Times New Roman"/>
          </w:rPr>
          <w:t xml:space="preserve"> </w:t>
        </w:r>
      </w:ins>
      <w:ins w:id="817" w:author="Benton, Deon" w:date="2026-05-08T17:05:00Z" w16du:dateUtc="2026-05-08T22:05:00Z">
        <w:r w:rsidR="00000938">
          <w:rPr>
            <w:rFonts w:ascii="Times New Roman" w:eastAsia="Times New Roman" w:hAnsi="Times New Roman" w:cs="Times New Roman"/>
          </w:rPr>
          <w:t>Although the current results</w:t>
        </w:r>
      </w:ins>
      <w:ins w:id="818" w:author="Benton, Deon" w:date="2026-05-08T14:15:00Z" w16du:dateUtc="2026-05-08T19:15:00Z">
        <w:r w:rsidR="00A150EF">
          <w:rPr>
            <w:rFonts w:ascii="Times New Roman" w:eastAsia="Times New Roman" w:hAnsi="Times New Roman" w:cs="Times New Roman"/>
          </w:rPr>
          <w:t xml:space="preserve"> challenge the </w:t>
        </w:r>
      </w:ins>
      <w:ins w:id="819" w:author="Benton, Deon" w:date="2026-05-08T14:17:00Z" w16du:dateUtc="2026-05-08T19:17:00Z">
        <w:r w:rsidR="00A150EF">
          <w:rPr>
            <w:rFonts w:ascii="Times New Roman" w:eastAsia="Times New Roman" w:hAnsi="Times New Roman" w:cs="Times New Roman"/>
          </w:rPr>
          <w:t>claim</w:t>
        </w:r>
      </w:ins>
      <w:ins w:id="820" w:author="Benton, Deon" w:date="2026-05-08T14:15:00Z" w16du:dateUtc="2026-05-08T19:15:00Z">
        <w:r w:rsidR="00A150EF">
          <w:rPr>
            <w:rFonts w:ascii="Times New Roman" w:eastAsia="Times New Roman" w:hAnsi="Times New Roman" w:cs="Times New Roman"/>
          </w:rPr>
          <w:t xml:space="preserve"> that </w:t>
        </w:r>
      </w:ins>
      <w:ins w:id="821" w:author="Benton, Deon" w:date="2026-05-08T14:17:00Z" w16du:dateUtc="2026-05-08T19:17:00Z">
        <w:r w:rsidR="00A150EF">
          <w:rPr>
            <w:rFonts w:ascii="Times New Roman" w:eastAsia="Times New Roman" w:hAnsi="Times New Roman" w:cs="Times New Roman"/>
          </w:rPr>
          <w:t>infants</w:t>
        </w:r>
      </w:ins>
      <w:ins w:id="822" w:author="Benton, Deon" w:date="2026-05-08T14:15:00Z" w16du:dateUtc="2026-05-08T19:15:00Z">
        <w:r w:rsidR="00A150EF">
          <w:rPr>
            <w:rFonts w:ascii="Times New Roman" w:eastAsia="Times New Roman" w:hAnsi="Times New Roman" w:cs="Times New Roman"/>
          </w:rPr>
          <w:t xml:space="preserve"> </w:t>
        </w:r>
      </w:ins>
      <w:ins w:id="823" w:author="Benton, Deon" w:date="2026-05-08T14:17:00Z" w16du:dateUtc="2026-05-08T19:17:00Z">
        <w:r w:rsidR="00A150EF">
          <w:rPr>
            <w:rFonts w:ascii="Times New Roman" w:eastAsia="Times New Roman" w:hAnsi="Times New Roman" w:cs="Times New Roman"/>
          </w:rPr>
          <w:t>possess</w:t>
        </w:r>
      </w:ins>
      <w:ins w:id="824" w:author="Benton, Deon" w:date="2026-05-08T14:19:00Z" w16du:dateUtc="2026-05-08T19:19:00Z">
        <w:r w:rsidR="000615BE">
          <w:rPr>
            <w:rFonts w:ascii="Times New Roman" w:eastAsia="Times New Roman" w:hAnsi="Times New Roman" w:cs="Times New Roman"/>
          </w:rPr>
          <w:t xml:space="preserve"> a domain-specific syst</w:t>
        </w:r>
      </w:ins>
      <w:ins w:id="825"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26" w:author="Benton, Deon" w:date="2026-05-08T14:21:00Z" w16du:dateUtc="2026-05-08T19:21:00Z">
        <w:r w:rsidR="009F5C22">
          <w:rPr>
            <w:rFonts w:ascii="Times New Roman" w:eastAsia="Times New Roman" w:hAnsi="Times New Roman" w:cs="Times New Roman"/>
          </w:rPr>
          <w:t xml:space="preserve"> their efficiency and rationality</w:t>
        </w:r>
      </w:ins>
      <w:ins w:id="827" w:author="Benton, Deon" w:date="2026-05-08T17:06:00Z" w16du:dateUtc="2026-05-08T22:06:00Z">
        <w:r w:rsidR="00000938">
          <w:rPr>
            <w:rFonts w:ascii="Times New Roman" w:eastAsia="Times New Roman" w:hAnsi="Times New Roman" w:cs="Times New Roman"/>
          </w:rPr>
          <w:t>,</w:t>
        </w:r>
      </w:ins>
      <w:ins w:id="828"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29" w:author="Benton, Deon" w:date="2026-05-08T17:06:00Z" w16du:dateUtc="2026-05-08T22:06:00Z">
        <w:r w:rsidR="00000938">
          <w:rPr>
            <w:rFonts w:ascii="Times New Roman" w:eastAsia="Times New Roman" w:hAnsi="Times New Roman" w:cs="Times New Roman"/>
          </w:rPr>
          <w:t xml:space="preserve"> </w:t>
        </w:r>
      </w:ins>
      <w:ins w:id="830" w:author="Benton, Deon" w:date="2026-05-08T17:10:00Z" w16du:dateUtc="2026-05-08T22:10:00Z">
        <w:r w:rsidR="003A67F7">
          <w:rPr>
            <w:rFonts w:ascii="Times New Roman" w:eastAsia="Times New Roman" w:hAnsi="Times New Roman" w:cs="Times New Roman"/>
          </w:rPr>
          <w:t>This is that</w:t>
        </w:r>
      </w:ins>
      <w:ins w:id="831"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32" w:author="Benton, Deon" w:date="2026-05-08T17:07:00Z" w16du:dateUtc="2026-05-08T22:07:00Z">
        <w:r w:rsidR="009774E2">
          <w:rPr>
            <w:rFonts w:ascii="Times New Roman" w:eastAsia="Times New Roman" w:hAnsi="Times New Roman" w:cs="Times New Roman"/>
          </w:rPr>
          <w:t xml:space="preserve"> may have been </w:t>
        </w:r>
      </w:ins>
      <w:ins w:id="833" w:author="Benton, Deon" w:date="2026-05-08T17:08:00Z" w16du:dateUtc="2026-05-08T22:08:00Z">
        <w:r w:rsidR="009774E2">
          <w:rPr>
            <w:rFonts w:ascii="Times New Roman" w:eastAsia="Times New Roman" w:hAnsi="Times New Roman" w:cs="Times New Roman"/>
          </w:rPr>
          <w:t>much purer than that</w:t>
        </w:r>
      </w:ins>
      <w:ins w:id="834" w:author="Benton, Deon" w:date="2026-05-08T17:07:00Z" w16du:dateUtc="2026-05-08T22:07:00Z">
        <w:r w:rsidR="009774E2">
          <w:rPr>
            <w:rFonts w:ascii="Times New Roman" w:eastAsia="Times New Roman" w:hAnsi="Times New Roman" w:cs="Times New Roman"/>
          </w:rPr>
          <w:t xml:space="preserve"> of infants</w:t>
        </w:r>
      </w:ins>
      <w:ins w:id="835" w:author="Benton, Deon" w:date="2026-05-08T17:08:00Z" w16du:dateUtc="2026-05-08T22:08:00Z">
        <w:r w:rsidR="009774E2">
          <w:rPr>
            <w:rFonts w:ascii="Times New Roman" w:eastAsia="Times New Roman" w:hAnsi="Times New Roman" w:cs="Times New Roman"/>
          </w:rPr>
          <w:t xml:space="preserve">. The </w:t>
        </w:r>
      </w:ins>
      <w:ins w:id="836"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837" w:author="Benton, Deon" w:date="2026-05-08T17:09:00Z" w16du:dateUtc="2026-05-08T22:09:00Z">
        <w:r w:rsidR="003A67F7">
          <w:rPr>
            <w:rFonts w:ascii="Times New Roman" w:eastAsia="Times New Roman" w:hAnsi="Times New Roman" w:cs="Times New Roman"/>
          </w:rPr>
          <w:t>By contrast</w:t>
        </w:r>
      </w:ins>
      <w:ins w:id="838"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1012C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8D2812">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83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840"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841" w:author="Benton, Deon" w:date="2026-05-08T22:31:00Z" w16du:dateUtc="2026-05-09T03:31:00Z">
        <w:r w:rsidR="008A3B04">
          <w:rPr>
            <w:rFonts w:ascii="Times New Roman" w:hAnsi="Times New Roman" w:cs="Times New Roman"/>
          </w:rPr>
          <w:t>provides a veridical account of infant action understanding</w:t>
        </w:r>
      </w:ins>
      <w:ins w:id="842" w:author="Benton, Deon" w:date="2026-05-08T22:32:00Z" w16du:dateUtc="2026-05-09T03:32:00Z">
        <w:r w:rsidR="008A3B04">
          <w:rPr>
            <w:rFonts w:ascii="Times New Roman" w:hAnsi="Times New Roman" w:cs="Times New Roman"/>
          </w:rPr>
          <w:t>.</w:t>
        </w:r>
      </w:ins>
      <w:ins w:id="843" w:author="Benton, Deon" w:date="2026-05-08T22:33:00Z" w16du:dateUtc="2026-05-09T03:33:00Z">
        <w:r w:rsidR="008A3B04">
          <w:rPr>
            <w:rFonts w:ascii="Times New Roman" w:hAnsi="Times New Roman" w:cs="Times New Roman"/>
          </w:rPr>
          <w:t xml:space="preserve"> One way to address this issue is to show that ALIAS can capture </w:t>
        </w:r>
      </w:ins>
      <w:ins w:id="844"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845"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846"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847"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848" w:author="Benton, Deon" w:date="2026-05-10T15:26:00Z" w16du:dateUtc="2026-05-10T20:26:00Z">
        <w:r w:rsidR="00E2240B" w:rsidDel="00680F6C">
          <w:rPr>
            <w:rFonts w:ascii="Times New Roman" w:eastAsia="Times New Roman" w:hAnsi="Times New Roman" w:cs="Times New Roman"/>
          </w:rPr>
          <w:delText>B</w:delText>
        </w:r>
      </w:del>
      <w:ins w:id="849"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850"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851"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852"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853"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854"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855"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856" w:author="Benton, Deon" w:date="2026-05-08T22:39:00Z" w16du:dateUtc="2026-05-09T03:39:00Z">
        <w:r w:rsidR="003A4C4D">
          <w:rPr>
            <w:rFonts w:ascii="Times New Roman" w:eastAsia="Times New Roman" w:hAnsi="Times New Roman" w:cs="Times New Roman"/>
          </w:rPr>
          <w:t>—</w:t>
        </w:r>
      </w:ins>
      <w:ins w:id="857"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858"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859" w:author="Benton, Deon" w:date="2026-05-10T15:38:00Z" w16du:dateUtc="2026-05-10T20:38:00Z">
        <w:r w:rsidR="00D500FD">
          <w:rPr>
            <w:rFonts w:ascii="Times New Roman" w:eastAsia="Times New Roman" w:hAnsi="Times New Roman" w:cs="Times New Roman"/>
          </w:rPr>
          <w:t xml:space="preserve"> to represent the surface featur</w:t>
        </w:r>
      </w:ins>
      <w:ins w:id="860" w:author="Benton, Deon" w:date="2026-05-10T15:39:00Z" w16du:dateUtc="2026-05-10T20:39:00Z">
        <w:r w:rsidR="00D500FD">
          <w:rPr>
            <w:rFonts w:ascii="Times New Roman" w:eastAsia="Times New Roman" w:hAnsi="Times New Roman" w:cs="Times New Roman"/>
          </w:rPr>
          <w:t>es of different kinds of entities</w:t>
        </w:r>
      </w:ins>
      <w:ins w:id="861"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744D3C7"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CD940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w:t>
      </w:r>
      <w:proofErr w:type="gramStart"/>
      <w:r w:rsidR="001E7E39">
        <w:rPr>
          <w:rFonts w:ascii="Times New Roman" w:eastAsia="Times New Roman" w:hAnsi="Times New Roman" w:cs="Times New Roman"/>
        </w:rPr>
        <w:t>’ looking</w:t>
      </w:r>
      <w:proofErr w:type="gramEnd"/>
      <w:r w:rsidR="001E7E39">
        <w:rPr>
          <w:rFonts w:ascii="Times New Roman" w:eastAsia="Times New Roman" w:hAnsi="Times New Roman" w:cs="Times New Roman"/>
        </w:rPr>
        <w:t xml:space="preserve">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7F0DECB8"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B279075"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61C9BA9E"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6A17D89A"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862"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863"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864" w:author="Benton, Deon" w:date="2026-04-28T15:48:00Z" w16du:dateUtc="2026-04-28T20:48:00Z">
        <w:r w:rsidR="00747CCB">
          <w:rPr>
            <w:rFonts w:ascii="Times New Roman" w:hAnsi="Times New Roman" w:cs="Times New Roman"/>
          </w:rPr>
          <w:t xml:space="preserve"> These infants were then tested on two events</w:t>
        </w:r>
      </w:ins>
      <w:ins w:id="865"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866"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867"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868" w:author="Benton, Deon" w:date="2026-04-28T15:49:00Z" w16du:dateUtc="2026-04-28T20:49:00Z">
        <w:r w:rsidR="00227F52">
          <w:rPr>
            <w:rFonts w:ascii="Times New Roman" w:hAnsi="Times New Roman" w:cs="Times New Roman"/>
          </w:rPr>
          <w:t xml:space="preserve"> and tested on the same </w:t>
        </w:r>
      </w:ins>
      <w:ins w:id="869" w:author="Benton, Deon" w:date="2026-04-28T15:50:00Z" w16du:dateUtc="2026-04-28T20:50:00Z">
        <w:r w:rsidR="00227F52">
          <w:rPr>
            <w:rFonts w:ascii="Times New Roman" w:hAnsi="Times New Roman" w:cs="Times New Roman"/>
          </w:rPr>
          <w:t xml:space="preserve">events except that the barrier was located peripherally. </w:t>
        </w:r>
      </w:ins>
      <w:ins w:id="870"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871" w:author="Benton, Deon" w:date="2026-04-28T15:53:00Z" w16du:dateUtc="2026-04-28T20:53:00Z">
        <w:r w:rsidR="008050B6">
          <w:rPr>
            <w:rFonts w:ascii="Times New Roman" w:hAnsi="Times New Roman" w:cs="Times New Roman"/>
          </w:rPr>
          <w:t xml:space="preserve"> </w:t>
        </w:r>
      </w:ins>
      <w:ins w:id="872" w:author="Benton, Deon" w:date="2026-04-28T15:54:00Z" w16du:dateUtc="2026-04-28T20:54:00Z">
        <w:r w:rsidR="008050B6">
          <w:rPr>
            <w:rFonts w:ascii="Times New Roman" w:hAnsi="Times New Roman" w:cs="Times New Roman"/>
          </w:rPr>
          <w:t xml:space="preserve">about equally long at both test events. If anything, </w:t>
        </w:r>
      </w:ins>
      <w:ins w:id="873" w:author="Benton, Deon" w:date="2026-04-28T15:53:00Z" w16du:dateUtc="2026-04-28T20:53:00Z">
        <w:r w:rsidR="008050B6">
          <w:rPr>
            <w:rFonts w:ascii="Times New Roman" w:hAnsi="Times New Roman" w:cs="Times New Roman"/>
          </w:rPr>
          <w:t>there was a</w:t>
        </w:r>
      </w:ins>
      <w:ins w:id="874" w:author="Benton, Deon" w:date="2026-04-28T15:54:00Z" w16du:dateUtc="2026-04-28T20:54:00Z">
        <w:r w:rsidR="008050B6">
          <w:rPr>
            <w:rFonts w:ascii="Times New Roman" w:hAnsi="Times New Roman" w:cs="Times New Roman"/>
          </w:rPr>
          <w:t xml:space="preserve"> numerical, but still</w:t>
        </w:r>
      </w:ins>
      <w:ins w:id="875" w:author="Benton, Deon" w:date="2026-04-28T15:53:00Z" w16du:dateUtc="2026-04-28T20:53:00Z">
        <w:r w:rsidR="008050B6">
          <w:rPr>
            <w:rFonts w:ascii="Times New Roman" w:hAnsi="Times New Roman" w:cs="Times New Roman"/>
          </w:rPr>
          <w:t xml:space="preserve"> non</w:t>
        </w:r>
      </w:ins>
      <w:ins w:id="876" w:author="Benton, Deon" w:date="2026-04-28T15:55:00Z" w16du:dateUtc="2026-04-28T20:55:00Z">
        <w:r w:rsidR="008050B6">
          <w:rPr>
            <w:rFonts w:ascii="Times New Roman" w:hAnsi="Times New Roman" w:cs="Times New Roman"/>
          </w:rPr>
          <w:t>-significant,</w:t>
        </w:r>
      </w:ins>
      <w:ins w:id="877" w:author="Benton, Deon" w:date="2026-04-28T15:53:00Z" w16du:dateUtc="2026-04-28T20:53:00Z">
        <w:r w:rsidR="008050B6">
          <w:rPr>
            <w:rFonts w:ascii="Times New Roman" w:hAnsi="Times New Roman" w:cs="Times New Roman"/>
          </w:rPr>
          <w:t xml:space="preserve"> tendency for</w:t>
        </w:r>
      </w:ins>
      <w:ins w:id="878" w:author="Benton, Deon" w:date="2026-04-28T15:54:00Z" w16du:dateUtc="2026-04-28T20:54:00Z">
        <w:r w:rsidR="008050B6">
          <w:rPr>
            <w:rFonts w:ascii="Times New Roman" w:hAnsi="Times New Roman" w:cs="Times New Roman"/>
          </w:rPr>
          <w:t xml:space="preserve"> </w:t>
        </w:r>
      </w:ins>
      <w:ins w:id="879" w:author="Benton, Deon" w:date="2026-04-28T16:00:00Z" w16du:dateUtc="2026-04-28T21:00:00Z">
        <w:r w:rsidR="003C325C">
          <w:rPr>
            <w:rFonts w:ascii="Times New Roman" w:hAnsi="Times New Roman" w:cs="Times New Roman"/>
          </w:rPr>
          <w:t>infants in Experiment 2</w:t>
        </w:r>
      </w:ins>
      <w:ins w:id="880" w:author="Benton, Deon" w:date="2026-04-28T15:54:00Z" w16du:dateUtc="2026-04-28T20:54:00Z">
        <w:r w:rsidR="008050B6">
          <w:rPr>
            <w:rFonts w:ascii="Times New Roman" w:hAnsi="Times New Roman" w:cs="Times New Roman"/>
          </w:rPr>
          <w:t xml:space="preserve"> to look longer at the low, efficient event than at the high on</w:t>
        </w:r>
      </w:ins>
      <w:ins w:id="881" w:author="Benton, Deon" w:date="2026-04-28T15:55:00Z" w16du:dateUtc="2026-04-28T20:55:00Z">
        <w:r w:rsidR="008050B6">
          <w:rPr>
            <w:rFonts w:ascii="Times New Roman" w:hAnsi="Times New Roman" w:cs="Times New Roman"/>
          </w:rPr>
          <w:t>e</w:t>
        </w:r>
      </w:ins>
      <w:ins w:id="882"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883" w:author="Benton, Deon" w:date="2026-04-28T15:50:00Z" w16du:dateUtc="2026-04-28T20:50:00Z">
        <w:r>
          <w:rPr>
            <w:rFonts w:ascii="Times New Roman" w:hAnsi="Times New Roman" w:cs="Times New Roman"/>
          </w:rPr>
          <w:t>One question that these studies raised was whether</w:t>
        </w:r>
      </w:ins>
      <w:ins w:id="884" w:author="Benton, Deon" w:date="2026-04-28T15:55:00Z" w16du:dateUtc="2026-04-28T20:55:00Z">
        <w:r w:rsidR="00801EFC">
          <w:rPr>
            <w:rFonts w:ascii="Times New Roman" w:hAnsi="Times New Roman" w:cs="Times New Roman"/>
          </w:rPr>
          <w:t xml:space="preserve"> infants expect agents that </w:t>
        </w:r>
      </w:ins>
      <w:ins w:id="885" w:author="Benton, Deon" w:date="2026-04-28T15:56:00Z" w16du:dateUtc="2026-04-28T20:56:00Z">
        <w:r w:rsidR="00801EFC">
          <w:rPr>
            <w:rFonts w:ascii="Times New Roman" w:hAnsi="Times New Roman" w:cs="Times New Roman"/>
          </w:rPr>
          <w:t>engage</w:t>
        </w:r>
      </w:ins>
      <w:ins w:id="886" w:author="Benton, Deon" w:date="2026-04-28T16:00:00Z" w16du:dateUtc="2026-04-28T21:00:00Z">
        <w:r w:rsidR="001534A0">
          <w:rPr>
            <w:rFonts w:ascii="Times New Roman" w:hAnsi="Times New Roman" w:cs="Times New Roman"/>
          </w:rPr>
          <w:t>d</w:t>
        </w:r>
      </w:ins>
      <w:ins w:id="887" w:author="Benton, Deon" w:date="2026-04-28T15:56:00Z" w16du:dateUtc="2026-04-28T20:56:00Z">
        <w:r w:rsidR="00801EFC">
          <w:rPr>
            <w:rFonts w:ascii="Times New Roman" w:hAnsi="Times New Roman" w:cs="Times New Roman"/>
          </w:rPr>
          <w:t xml:space="preserve"> in </w:t>
        </w:r>
      </w:ins>
      <w:ins w:id="888" w:author="Benton, Deon" w:date="2026-04-28T16:00:00Z" w16du:dateUtc="2026-04-28T21:00:00Z">
        <w:r w:rsidR="001534A0">
          <w:rPr>
            <w:rFonts w:ascii="Times New Roman" w:hAnsi="Times New Roman" w:cs="Times New Roman"/>
          </w:rPr>
          <w:t>inefficient and costly</w:t>
        </w:r>
      </w:ins>
      <w:ins w:id="889" w:author="Benton, Deon" w:date="2026-04-28T15:56:00Z" w16du:dateUtc="2026-04-28T20:56:00Z">
        <w:r w:rsidR="00801EFC">
          <w:rPr>
            <w:rFonts w:ascii="Times New Roman" w:hAnsi="Times New Roman" w:cs="Times New Roman"/>
          </w:rPr>
          <w:t xml:space="preserve"> actions in the past to continue to do so in a new situation</w:t>
        </w:r>
      </w:ins>
      <w:ins w:id="890" w:author="Benton, Deon" w:date="2026-04-28T16:00:00Z" w16du:dateUtc="2026-04-28T21:00:00Z">
        <w:r w:rsidR="00E35595">
          <w:rPr>
            <w:rFonts w:ascii="Times New Roman" w:hAnsi="Times New Roman" w:cs="Times New Roman"/>
          </w:rPr>
          <w:t xml:space="preserve"> with a different set of constraints</w:t>
        </w:r>
      </w:ins>
      <w:ins w:id="891"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892" w:author="Benton, Deon" w:date="2026-04-28T15:51:00Z" w16du:dateUtc="2026-04-28T20:51:00Z">
        <w:r>
          <w:rPr>
            <w:rFonts w:ascii="Times New Roman" w:hAnsi="Times New Roman" w:cs="Times New Roman"/>
          </w:rPr>
          <w:t xml:space="preserve">habituated </w:t>
        </w:r>
      </w:ins>
      <w:ins w:id="893" w:author="Benton, Deon" w:date="2026-04-28T15:57:00Z" w16du:dateUtc="2026-04-28T20:57:00Z">
        <w:r w:rsidR="00801EFC">
          <w:rPr>
            <w:rFonts w:ascii="Times New Roman" w:hAnsi="Times New Roman" w:cs="Times New Roman"/>
          </w:rPr>
          <w:t xml:space="preserve">a third set of infants to the </w:t>
        </w:r>
      </w:ins>
      <w:ins w:id="894" w:author="Benton, Deon" w:date="2026-04-28T16:01:00Z" w16du:dateUtc="2026-04-28T21:01:00Z">
        <w:r w:rsidR="007B5F29">
          <w:rPr>
            <w:rFonts w:ascii="Times New Roman" w:hAnsi="Times New Roman" w:cs="Times New Roman"/>
          </w:rPr>
          <w:t>habituation event used in Experiment 2</w:t>
        </w:r>
      </w:ins>
      <w:ins w:id="895" w:author="Benton, Deon" w:date="2026-04-28T15:57:00Z" w16du:dateUtc="2026-04-28T20:57:00Z">
        <w:r w:rsidR="00801EFC">
          <w:rPr>
            <w:rFonts w:ascii="Times New Roman" w:hAnsi="Times New Roman" w:cs="Times New Roman"/>
          </w:rPr>
          <w:t>.</w:t>
        </w:r>
      </w:ins>
      <w:ins w:id="896"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897" w:author="Benton, Deon" w:date="2026-04-28T16:02:00Z" w16du:dateUtc="2026-04-28T21:02:00Z">
        <w:r w:rsidR="007B5F29">
          <w:rPr>
            <w:rFonts w:ascii="Times New Roman" w:hAnsi="Times New Roman" w:cs="Times New Roman"/>
          </w:rPr>
          <w:t xml:space="preserve"> a barrier, however, these</w:t>
        </w:r>
      </w:ins>
      <w:ins w:id="898" w:author="Benton, Deon" w:date="2026-04-28T15:57:00Z" w16du:dateUtc="2026-04-28T20:57:00Z">
        <w:r w:rsidR="00801EFC">
          <w:rPr>
            <w:rFonts w:ascii="Times New Roman" w:hAnsi="Times New Roman" w:cs="Times New Roman"/>
          </w:rPr>
          <w:t xml:space="preserve"> </w:t>
        </w:r>
      </w:ins>
      <w:ins w:id="899" w:author="Benton, Deon" w:date="2026-04-28T16:02:00Z" w16du:dateUtc="2026-04-28T21:02:00Z">
        <w:r w:rsidR="007B5F29">
          <w:rPr>
            <w:rFonts w:ascii="Times New Roman" w:hAnsi="Times New Roman" w:cs="Times New Roman"/>
          </w:rPr>
          <w:t>infants</w:t>
        </w:r>
      </w:ins>
      <w:ins w:id="900" w:author="Benton, Deon" w:date="2026-04-28T15:57:00Z" w16du:dateUtc="2026-04-28T20:57:00Z">
        <w:r w:rsidR="00801EFC">
          <w:rPr>
            <w:rFonts w:ascii="Times New Roman" w:hAnsi="Times New Roman" w:cs="Times New Roman"/>
          </w:rPr>
          <w:t xml:space="preserve"> were </w:t>
        </w:r>
      </w:ins>
      <w:ins w:id="901" w:author="Benton, Deon" w:date="2026-04-28T16:02:00Z" w16du:dateUtc="2026-04-28T21:02:00Z">
        <w:r w:rsidR="007B5F29">
          <w:rPr>
            <w:rFonts w:ascii="Times New Roman" w:hAnsi="Times New Roman" w:cs="Times New Roman"/>
          </w:rPr>
          <w:t xml:space="preserve">tested on the test events used in Experiment 1, </w:t>
        </w:r>
      </w:ins>
      <w:ins w:id="902" w:author="Benton, Deon" w:date="2026-04-28T15:57:00Z" w16du:dateUtc="2026-04-28T20:57:00Z">
        <w:r w:rsidR="00801EFC">
          <w:rPr>
            <w:rFonts w:ascii="Times New Roman" w:hAnsi="Times New Roman" w:cs="Times New Roman"/>
          </w:rPr>
          <w:t>which the barrier was located beneath the arced motion.</w:t>
        </w:r>
      </w:ins>
      <w:ins w:id="903" w:author="Benton, Deon" w:date="2026-04-28T15:58:00Z" w16du:dateUtc="2026-04-28T20:58:00Z">
        <w:r w:rsidR="003C325C">
          <w:rPr>
            <w:rFonts w:ascii="Times New Roman" w:hAnsi="Times New Roman" w:cs="Times New Roman"/>
          </w:rPr>
          <w:t xml:space="preserve"> </w:t>
        </w:r>
      </w:ins>
      <w:ins w:id="904"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905" w:author="Benton, Deon" w:date="2026-04-28T16:02:00Z" w16du:dateUtc="2026-04-28T21:02:00Z">
        <w:r w:rsidR="007B5F29">
          <w:rPr>
            <w:rFonts w:ascii="Times New Roman" w:hAnsi="Times New Roman" w:cs="Times New Roman"/>
          </w:rPr>
          <w:t xml:space="preserve"> </w:t>
        </w:r>
      </w:ins>
      <w:ins w:id="906"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907"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908" w:author="Benton, Deon" w:date="2026-04-28T16:06:00Z" w16du:dateUtc="2026-04-28T21:06:00Z">
        <w:r w:rsidR="00D26DDC">
          <w:rPr>
            <w:rFonts w:ascii="Times New Roman" w:hAnsi="Times New Roman" w:cs="Times New Roman"/>
          </w:rPr>
          <w:t xml:space="preserve">Second, if the </w:t>
        </w:r>
      </w:ins>
      <w:ins w:id="909" w:author="Benton, Deon" w:date="2026-04-28T16:07:00Z" w16du:dateUtc="2026-04-28T21:07:00Z">
        <w:r w:rsidR="00D26DDC">
          <w:rPr>
            <w:rFonts w:ascii="Times New Roman" w:hAnsi="Times New Roman" w:cs="Times New Roman"/>
          </w:rPr>
          <w:t>environmental</w:t>
        </w:r>
      </w:ins>
      <w:ins w:id="910" w:author="Benton, Deon" w:date="2026-04-28T16:06:00Z" w16du:dateUtc="2026-04-28T21:06:00Z">
        <w:r w:rsidR="00D26DDC">
          <w:rPr>
            <w:rFonts w:ascii="Times New Roman" w:hAnsi="Times New Roman" w:cs="Times New Roman"/>
          </w:rPr>
          <w:t xml:space="preserve"> context does not change, infants no longer expect agents to behave </w:t>
        </w:r>
      </w:ins>
      <w:ins w:id="911"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912" w:author="Benton, Deon" w:date="2026-04-28T16:08:00Z" w16du:dateUtc="2026-04-28T21:08:00Z">
        <w:r w:rsidR="00C543EB">
          <w:rPr>
            <w:rFonts w:ascii="Times New Roman" w:hAnsi="Times New Roman" w:cs="Times New Roman"/>
          </w:rPr>
          <w:t xml:space="preserve"> a new situation that differs from the old one.</w:t>
        </w:r>
      </w:ins>
      <w:ins w:id="913"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914"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915" w:author="Benton, Deon" w:date="2026-04-28T16:10:00Z" w16du:dateUtc="2026-04-28T21:10:00Z">
        <w:r w:rsidR="00B503E5">
          <w:rPr>
            <w:rFonts w:ascii="Times New Roman" w:hAnsi="Times New Roman" w:cs="Times New Roman"/>
          </w:rPr>
          <w:t xml:space="preserve">ing account of these data. This is because </w:t>
        </w:r>
      </w:ins>
      <w:ins w:id="916" w:author="Benton, Deon" w:date="2026-04-29T21:23:00Z" w16du:dateUtc="2026-04-30T02:23:00Z">
        <w:r w:rsidR="009351FD">
          <w:rPr>
            <w:rFonts w:ascii="Times New Roman" w:hAnsi="Times New Roman" w:cs="Times New Roman"/>
          </w:rPr>
          <w:t xml:space="preserve">it might be thought that </w:t>
        </w:r>
      </w:ins>
      <w:ins w:id="917"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918"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919" w:author="Benton, Deon" w:date="2026-04-29T21:23:00Z" w16du:dateUtc="2026-04-30T02:23:00Z">
        <w:r w:rsidR="009351FD">
          <w:rPr>
            <w:rFonts w:ascii="Times New Roman" w:hAnsi="Times New Roman" w:cs="Times New Roman"/>
          </w:rPr>
          <w:t>are</w:t>
        </w:r>
      </w:ins>
      <w:ins w:id="920"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921"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922" w:author="Benton, Deon" w:date="2026-04-28T16:11:00Z" w16du:dateUtc="2026-04-28T21:11:00Z">
        <w:r w:rsidR="00B503E5">
          <w:rPr>
            <w:rFonts w:ascii="Times New Roman" w:hAnsi="Times New Roman" w:cs="Times New Roman"/>
          </w:rPr>
          <w:t xml:space="preserve">infants should show an equivalent increase in looking </w:t>
        </w:r>
      </w:ins>
      <w:ins w:id="923" w:author="Benton, Deon" w:date="2026-04-28T16:12:00Z" w16du:dateUtc="2026-04-28T21:12:00Z">
        <w:r w:rsidR="00CE3B81">
          <w:rPr>
            <w:rFonts w:ascii="Times New Roman" w:hAnsi="Times New Roman" w:cs="Times New Roman"/>
          </w:rPr>
          <w:t>at</w:t>
        </w:r>
      </w:ins>
      <w:ins w:id="924"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925"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926" w:author="Benton, Deon" w:date="2026-04-28T16:13:00Z" w16du:dateUtc="2026-04-28T21:13:00Z">
        <w:r w:rsidR="00CE3B81">
          <w:rPr>
            <w:rFonts w:ascii="Times New Roman" w:hAnsi="Times New Roman" w:cs="Times New Roman"/>
          </w:rPr>
          <w:t xml:space="preserve">a barrier </w:t>
        </w:r>
      </w:ins>
      <w:ins w:id="927" w:author="Benton, Deon" w:date="2026-04-28T16:12:00Z" w16du:dateUtc="2026-04-28T21:12:00Z">
        <w:r w:rsidR="00CE3B81">
          <w:rPr>
            <w:rFonts w:ascii="Times New Roman" w:hAnsi="Times New Roman" w:cs="Times New Roman"/>
          </w:rPr>
          <w:t>and arced motio</w:t>
        </w:r>
      </w:ins>
      <w:ins w:id="928"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929"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930"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931" w:author="Benton, Deon" w:date="2026-04-28T16:15:00Z" w16du:dateUtc="2026-04-28T21:15:00Z">
        <w:r w:rsidR="009E16A8">
          <w:rPr>
            <w:rFonts w:ascii="Times New Roman" w:hAnsi="Times New Roman" w:cs="Times New Roman"/>
          </w:rPr>
          <w:t>; the low, efficient event involves two changes relative to that seen during habituation</w:t>
        </w:r>
      </w:ins>
      <w:ins w:id="932"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933" w:author="Benton, Deon" w:date="2026-04-28T16:15:00Z" w16du:dateUtc="2026-04-28T21:15:00Z">
        <w:r w:rsidR="009E16A8">
          <w:rPr>
            <w:rFonts w:ascii="Times New Roman" w:hAnsi="Times New Roman" w:cs="Times New Roman"/>
          </w:rPr>
          <w:t>, whereas the high, inefficient event involve</w:t>
        </w:r>
      </w:ins>
      <w:ins w:id="934"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935"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936"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937"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938" w:author="Benton, Deon" w:date="2026-04-27T16:14:00Z" w16du:dateUtc="2026-04-27T21:14:00Z">
        <w:r w:rsidR="00184AC3">
          <w:rPr>
            <w:rFonts w:ascii="Times New Roman" w:eastAsia="Times New Roman" w:hAnsi="Times New Roman" w:cs="Times New Roman"/>
          </w:rPr>
          <w:t xml:space="preserve"> </w:t>
        </w:r>
      </w:ins>
      <w:ins w:id="939"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940" w:author="Benton, Deon" w:date="2026-04-27T16:13:00Z" w16du:dateUtc="2026-04-27T21:13:00Z">
        <w:r w:rsidR="00184AC3">
          <w:rPr>
            <w:rFonts w:ascii="Times New Roman" w:hAnsi="Times New Roman" w:cs="Times New Roman"/>
          </w:rPr>
          <w:t xml:space="preserve"> </w:t>
        </w:r>
      </w:ins>
      <w:ins w:id="941" w:author="Benton, Deon" w:date="2026-04-27T16:16:00Z" w16du:dateUtc="2026-04-27T21:16:00Z">
        <w:r w:rsidR="001B35E7">
          <w:rPr>
            <w:rFonts w:ascii="Times New Roman" w:hAnsi="Times New Roman" w:cs="Times New Roman"/>
          </w:rPr>
          <w:t xml:space="preserve">These events were implemented in an identical manner </w:t>
        </w:r>
      </w:ins>
      <w:ins w:id="942"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943"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944" w:author="Benton, Deon" w:date="2026-04-27T16:15:00Z" w16du:dateUtc="2026-04-27T21:15:00Z">
        <w:r w:rsidR="001B35E7">
          <w:rPr>
            <w:rFonts w:ascii="Times New Roman" w:hAnsi="Times New Roman" w:cs="Times New Roman"/>
          </w:rPr>
          <w:t xml:space="preserve"> because this model does not simulate </w:t>
        </w:r>
      </w:ins>
      <w:ins w:id="945"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946"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94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94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94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5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51" w:author="Benton, Deon" w:date="2026-04-27T16:21:00Z" w16du:dateUtc="2026-04-27T21:21:00Z">
        <w:r w:rsidR="000B332C">
          <w:rPr>
            <w:rFonts w:ascii="Times New Roman" w:hAnsi="Times New Roman" w:cs="Times New Roman"/>
          </w:rPr>
          <w:t xml:space="preserve">Although there are presumably many </w:t>
        </w:r>
      </w:ins>
      <w:ins w:id="952" w:author="Benton, Deon" w:date="2026-04-27T16:22:00Z" w16du:dateUtc="2026-04-27T21:22:00Z">
        <w:r w:rsidR="000B332C">
          <w:rPr>
            <w:rFonts w:ascii="Times New Roman" w:hAnsi="Times New Roman" w:cs="Times New Roman"/>
          </w:rPr>
          <w:t>solutions to this problem</w:t>
        </w:r>
      </w:ins>
      <w:ins w:id="953" w:author="Benton, Deon" w:date="2026-04-27T16:21:00Z" w16du:dateUtc="2026-04-27T21:21:00Z">
        <w:r w:rsidR="000B332C">
          <w:rPr>
            <w:rFonts w:ascii="Times New Roman" w:hAnsi="Times New Roman" w:cs="Times New Roman"/>
          </w:rPr>
          <w:t xml:space="preserve">, </w:t>
        </w:r>
      </w:ins>
      <w:ins w:id="954" w:author="Benton, Deon" w:date="2026-04-27T16:28:00Z" w16du:dateUtc="2026-04-27T21:28:00Z">
        <w:r w:rsidR="0001243D">
          <w:rPr>
            <w:rFonts w:ascii="Times New Roman" w:hAnsi="Times New Roman" w:cs="Times New Roman"/>
          </w:rPr>
          <w:t xml:space="preserve">at least for the present purposes, </w:t>
        </w:r>
      </w:ins>
      <w:ins w:id="955" w:author="Benton, Deon" w:date="2026-04-27T16:21:00Z" w16du:dateUtc="2026-04-27T21:21:00Z">
        <w:r w:rsidR="000B332C">
          <w:rPr>
            <w:rFonts w:ascii="Times New Roman" w:hAnsi="Times New Roman" w:cs="Times New Roman"/>
          </w:rPr>
          <w:t>the approach that was adopte</w:t>
        </w:r>
      </w:ins>
      <w:ins w:id="95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 xml:space="preserve">—this was the height difference, in cells, used in </w:t>
      </w:r>
      <w:proofErr w:type="spellStart"/>
      <w:r w:rsidR="00D82DE9">
        <w:rPr>
          <w:rFonts w:ascii="Times New Roman" w:hAnsi="Times New Roman" w:cs="Times New Roman"/>
        </w:rPr>
        <w:t>Overwalle</w:t>
      </w:r>
      <w:proofErr w:type="spellEnd"/>
      <w:r w:rsidR="00D82DE9">
        <w:rPr>
          <w:rFonts w:ascii="Times New Roman" w:hAnsi="Times New Roman" w:cs="Times New Roman"/>
        </w:rPr>
        <w:t xml:space="preserve"> (2010)</w:t>
      </w:r>
      <w:r w:rsidR="00411010">
        <w:rPr>
          <w:rFonts w:ascii="Times New Roman" w:hAnsi="Times New Roman" w:cs="Times New Roman"/>
        </w:rPr>
        <w:t>.</w:t>
      </w:r>
      <w:ins w:id="957"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5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95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 xml:space="preserve">original </w:t>
      </w:r>
      <w:proofErr w:type="spellStart"/>
      <w:r w:rsidR="00DC712A">
        <w:rPr>
          <w:rFonts w:ascii="Times New Roman" w:hAnsi="Times New Roman" w:cs="Times New Roman"/>
        </w:rPr>
        <w:t>Overwalle</w:t>
      </w:r>
      <w:proofErr w:type="spellEnd"/>
      <w:r w:rsidR="00DC712A">
        <w:rPr>
          <w:rFonts w:ascii="Times New Roman" w:hAnsi="Times New Roman" w:cs="Times New Roman"/>
        </w:rPr>
        <w:t xml:space="preserv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w:t>
      </w:r>
      <w:proofErr w:type="spellStart"/>
      <w:proofErr w:type="gramStart"/>
      <w:r w:rsidR="009B01C8">
        <w:rPr>
          <w:rFonts w:ascii="Times New Roman" w:hAnsi="Times New Roman" w:cs="Times New Roman"/>
        </w:rPr>
        <w:t>condi</w:t>
      </w:r>
      <w:r w:rsidR="00483947">
        <w:rPr>
          <w:rFonts w:ascii="Times New Roman" w:hAnsi="Times New Roman" w:cs="Times New Roman"/>
        </w:rPr>
        <w:t>tion</w:t>
      </w:r>
      <w:r w:rsidR="00CE60BA">
        <w:rPr>
          <w:rFonts w:ascii="Times New Roman" w:hAnsi="Times New Roman" w:cs="Times New Roman"/>
        </w:rPr>
        <w:t>was</w:t>
      </w:r>
      <w:proofErr w:type="spellEnd"/>
      <w:proofErr w:type="gramEnd"/>
      <w:r w:rsidR="00CE60BA">
        <w:rPr>
          <w:rFonts w:ascii="Times New Roman" w:hAnsi="Times New Roman" w:cs="Times New Roman"/>
        </w:rPr>
        <w:t xml:space="preserve">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xml:space="preserve">. Recall that this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DA7AEC1"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96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961" w:author="Benton, Deon" w:date="2026-04-28T16:29:00Z" w16du:dateUtc="2026-04-28T21:29:00Z"/>
          <w:rFonts w:ascii="Times New Roman" w:hAnsi="Times New Roman" w:cs="Times New Roman"/>
        </w:rPr>
      </w:pPr>
      <w:ins w:id="96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96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964"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965" w:author="Benton, Deon" w:date="2026-04-28T16:22:00Z" w16du:dateUtc="2026-04-28T21:22:00Z">
        <w:r w:rsidR="00C25EF4">
          <w:rPr>
            <w:rFonts w:ascii="Times New Roman" w:hAnsi="Times New Roman" w:cs="Times New Roman"/>
          </w:rPr>
          <w:t>infants in Experiment</w:t>
        </w:r>
      </w:ins>
      <w:ins w:id="966" w:author="Benton, Deon" w:date="2026-04-28T16:24:00Z" w16du:dateUtc="2026-04-28T21:24:00Z">
        <w:r w:rsidR="004C293F">
          <w:rPr>
            <w:rFonts w:ascii="Times New Roman" w:hAnsi="Times New Roman" w:cs="Times New Roman"/>
          </w:rPr>
          <w:t>s</w:t>
        </w:r>
      </w:ins>
      <w:ins w:id="967" w:author="Benton, Deon" w:date="2026-04-28T16:22:00Z" w16du:dateUtc="2026-04-28T21:22:00Z">
        <w:r w:rsidR="00C25EF4">
          <w:rPr>
            <w:rFonts w:ascii="Times New Roman" w:hAnsi="Times New Roman" w:cs="Times New Roman"/>
          </w:rPr>
          <w:t xml:space="preserve"> 1</w:t>
        </w:r>
      </w:ins>
      <w:ins w:id="968" w:author="Benton, Deon" w:date="2026-04-28T16:24:00Z" w16du:dateUtc="2026-04-28T21:24:00Z">
        <w:r w:rsidR="004C293F">
          <w:rPr>
            <w:rFonts w:ascii="Times New Roman" w:hAnsi="Times New Roman" w:cs="Times New Roman"/>
          </w:rPr>
          <w:t xml:space="preserve"> and 3</w:t>
        </w:r>
      </w:ins>
      <w:ins w:id="969" w:author="Benton, Deon" w:date="2026-04-28T16:22:00Z" w16du:dateUtc="2026-04-28T21:22:00Z">
        <w:r w:rsidR="00C25EF4">
          <w:rPr>
            <w:rFonts w:ascii="Times New Roman" w:hAnsi="Times New Roman" w:cs="Times New Roman"/>
          </w:rPr>
          <w:t xml:space="preserve"> of</w:t>
        </w:r>
      </w:ins>
      <w:ins w:id="970" w:author="Benton, Deon" w:date="2026-04-28T16:20:00Z" w16du:dateUtc="2026-04-28T21:20:00Z">
        <w:r w:rsidR="00156837">
          <w:rPr>
            <w:rFonts w:ascii="Times New Roman" w:hAnsi="Times New Roman" w:cs="Times New Roman"/>
          </w:rPr>
          <w:t xml:space="preserve"> that study, networks in </w:t>
        </w:r>
      </w:ins>
      <w:ins w:id="971" w:author="Benton, Deon" w:date="2026-04-28T16:25:00Z" w16du:dateUtc="2026-04-28T21:25:00Z">
        <w:r w:rsidR="004C293F">
          <w:rPr>
            <w:rFonts w:ascii="Times New Roman" w:hAnsi="Times New Roman" w:cs="Times New Roman"/>
          </w:rPr>
          <w:t xml:space="preserve">the </w:t>
        </w:r>
      </w:ins>
      <w:ins w:id="972" w:author="Benton, Deon" w:date="2026-04-28T16:22:00Z" w16du:dateUtc="2026-04-28T21:22:00Z">
        <w:r w:rsidR="00C25EF4">
          <w:rPr>
            <w:rFonts w:ascii="Times New Roman" w:hAnsi="Times New Roman" w:cs="Times New Roman"/>
          </w:rPr>
          <w:t xml:space="preserve">simulation analogue of </w:t>
        </w:r>
      </w:ins>
      <w:ins w:id="973" w:author="Benton, Deon" w:date="2026-04-28T16:24:00Z" w16du:dateUtc="2026-04-28T21:24:00Z">
        <w:r w:rsidR="004C293F">
          <w:rPr>
            <w:rFonts w:ascii="Times New Roman" w:hAnsi="Times New Roman" w:cs="Times New Roman"/>
          </w:rPr>
          <w:t>these experiments</w:t>
        </w:r>
      </w:ins>
      <w:ins w:id="974" w:author="Benton, Deon" w:date="2026-04-28T16:20:00Z" w16du:dateUtc="2026-04-28T21:20:00Z">
        <w:r w:rsidR="00156837">
          <w:rPr>
            <w:rFonts w:ascii="Times New Roman" w:hAnsi="Times New Roman" w:cs="Times New Roman"/>
          </w:rPr>
          <w:t xml:space="preserve"> looked </w:t>
        </w:r>
      </w:ins>
      <w:ins w:id="975" w:author="Benton, Deon" w:date="2026-04-28T16:22:00Z" w16du:dateUtc="2026-04-28T21:22:00Z">
        <w:r w:rsidR="00C25EF4">
          <w:rPr>
            <w:rFonts w:ascii="Times New Roman" w:hAnsi="Times New Roman" w:cs="Times New Roman"/>
          </w:rPr>
          <w:t>longer at—</w:t>
        </w:r>
      </w:ins>
      <w:ins w:id="97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977" w:author="Benton, Deon" w:date="2026-04-28T16:21:00Z" w16du:dateUtc="2026-04-28T21:21:00Z">
        <w:r w:rsidR="00156837">
          <w:rPr>
            <w:rFonts w:ascii="Times New Roman" w:hAnsi="Times New Roman" w:cs="Times New Roman"/>
          </w:rPr>
          <w:t>event</w:t>
        </w:r>
      </w:ins>
      <w:ins w:id="97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97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980" w:author="Benton, Deon" w:date="2026-04-28T16:22:00Z" w16du:dateUtc="2026-04-28T21:22:00Z">
        <w:r w:rsidR="00C25EF4">
          <w:rPr>
            <w:rFonts w:ascii="Times New Roman" w:hAnsi="Times New Roman" w:cs="Times New Roman"/>
          </w:rPr>
          <w:t xml:space="preserve"> In</w:t>
        </w:r>
      </w:ins>
      <w:ins w:id="981" w:author="Benton, Deon" w:date="2026-04-28T16:21:00Z" w16du:dateUtc="2026-04-28T21:21:00Z">
        <w:r w:rsidR="00C25EF4">
          <w:rPr>
            <w:rFonts w:ascii="Times New Roman" w:hAnsi="Times New Roman" w:cs="Times New Roman"/>
          </w:rPr>
          <w:t xml:space="preserve"> contrast, networks in Experiment 2</w:t>
        </w:r>
      </w:ins>
      <w:ins w:id="982" w:author="Benton, Deon" w:date="2026-04-28T16:22:00Z" w16du:dateUtc="2026-04-28T21:22:00Z">
        <w:r w:rsidR="00C25EF4">
          <w:rPr>
            <w:rFonts w:ascii="Times New Roman" w:hAnsi="Times New Roman" w:cs="Times New Roman"/>
          </w:rPr>
          <w:t>—like infants in</w:t>
        </w:r>
      </w:ins>
      <w:ins w:id="983" w:author="Benton, Deon" w:date="2026-04-28T16:23:00Z" w16du:dateUtc="2026-04-28T21:23:00Z">
        <w:r w:rsidR="00C25EF4">
          <w:rPr>
            <w:rFonts w:ascii="Times New Roman" w:hAnsi="Times New Roman" w:cs="Times New Roman"/>
          </w:rPr>
          <w:t xml:space="preserve"> the corresponding behavioral experiment—</w:t>
        </w:r>
      </w:ins>
      <w:ins w:id="984" w:author="Benton, Deon" w:date="2026-04-28T16:21:00Z" w16du:dateUtc="2026-04-28T21:21:00Z">
        <w:r w:rsidR="00C25EF4">
          <w:rPr>
            <w:rFonts w:ascii="Times New Roman" w:hAnsi="Times New Roman" w:cs="Times New Roman"/>
          </w:rPr>
          <w:lastRenderedPageBreak/>
          <w:t>looked about equally long at both test events</w:t>
        </w:r>
      </w:ins>
      <w:ins w:id="985" w:author="Benton, Deon" w:date="2026-04-28T16:23:00Z" w16du:dateUtc="2026-04-28T21:23:00Z">
        <w:r w:rsidR="004C293F">
          <w:rPr>
            <w:rFonts w:ascii="Times New Roman" w:hAnsi="Times New Roman" w:cs="Times New Roman"/>
          </w:rPr>
          <w:t xml:space="preserve">. </w:t>
        </w:r>
      </w:ins>
      <w:ins w:id="986" w:author="Benton, Deon" w:date="2026-04-28T16:26:00Z" w16du:dateUtc="2026-04-28T21:26:00Z">
        <w:r w:rsidR="004707E2">
          <w:rPr>
            <w:rFonts w:ascii="Times New Roman" w:hAnsi="Times New Roman" w:cs="Times New Roman"/>
          </w:rPr>
          <w:t>As</w:t>
        </w:r>
      </w:ins>
      <w:ins w:id="987" w:author="Benton, Deon" w:date="2026-04-28T16:23:00Z" w16du:dateUtc="2026-04-28T21:23:00Z">
        <w:r w:rsidR="004C293F">
          <w:rPr>
            <w:rFonts w:ascii="Times New Roman" w:hAnsi="Times New Roman" w:cs="Times New Roman"/>
          </w:rPr>
          <w:t xml:space="preserve"> was</w:t>
        </w:r>
      </w:ins>
      <w:ins w:id="988" w:author="Benton, Deon" w:date="2026-04-28T16:26:00Z" w16du:dateUtc="2026-04-28T21:26:00Z">
        <w:r w:rsidR="004707E2">
          <w:rPr>
            <w:rFonts w:ascii="Times New Roman" w:hAnsi="Times New Roman" w:cs="Times New Roman"/>
          </w:rPr>
          <w:t xml:space="preserve"> also</w:t>
        </w:r>
      </w:ins>
      <w:ins w:id="989" w:author="Benton, Deon" w:date="2026-04-28T16:23:00Z" w16du:dateUtc="2026-04-28T21:23:00Z">
        <w:r w:rsidR="004C293F">
          <w:rPr>
            <w:rFonts w:ascii="Times New Roman" w:hAnsi="Times New Roman" w:cs="Times New Roman"/>
          </w:rPr>
          <w:t xml:space="preserve"> true for infants</w:t>
        </w:r>
      </w:ins>
      <w:ins w:id="99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991" w:author="Benton, Deon" w:date="2026-04-28T16:23:00Z" w16du:dateUtc="2026-04-28T21:23:00Z">
        <w:r w:rsidR="004C293F">
          <w:rPr>
            <w:rFonts w:ascii="Times New Roman" w:hAnsi="Times New Roman" w:cs="Times New Roman"/>
          </w:rPr>
          <w:t xml:space="preserve">, </w:t>
        </w:r>
      </w:ins>
      <w:ins w:id="992" w:author="Benton, Deon" w:date="2026-04-28T16:26:00Z" w16du:dateUtc="2026-04-28T21:26:00Z">
        <w:r w:rsidR="004707E2">
          <w:rPr>
            <w:rFonts w:ascii="Times New Roman" w:hAnsi="Times New Roman" w:cs="Times New Roman"/>
          </w:rPr>
          <w:t>networks in the simulation analogue of it showed a</w:t>
        </w:r>
      </w:ins>
      <w:ins w:id="993" w:author="Benton, Deon" w:date="2026-04-28T16:23:00Z" w16du:dateUtc="2026-04-28T21:23:00Z">
        <w:r w:rsidR="004C293F">
          <w:rPr>
            <w:rFonts w:ascii="Times New Roman" w:hAnsi="Times New Roman" w:cs="Times New Roman"/>
          </w:rPr>
          <w:t xml:space="preserve"> slight numerica</w:t>
        </w:r>
      </w:ins>
      <w:ins w:id="994" w:author="Benton, Deon" w:date="2026-04-28T16:24:00Z" w16du:dateUtc="2026-04-28T21:24:00Z">
        <w:r w:rsidR="004C293F">
          <w:rPr>
            <w:rFonts w:ascii="Times New Roman" w:hAnsi="Times New Roman" w:cs="Times New Roman"/>
          </w:rPr>
          <w:t>l</w:t>
        </w:r>
      </w:ins>
      <w:ins w:id="995" w:author="Benton, Deon" w:date="2026-04-28T16:23:00Z" w16du:dateUtc="2026-04-28T21:23:00Z">
        <w:r w:rsidR="004C293F">
          <w:rPr>
            <w:rFonts w:ascii="Times New Roman" w:hAnsi="Times New Roman" w:cs="Times New Roman"/>
          </w:rPr>
          <w:t xml:space="preserve"> tendency to look longer</w:t>
        </w:r>
      </w:ins>
      <w:ins w:id="996" w:author="Benton, Deon" w:date="2026-04-28T16:18:00Z" w16du:dateUtc="2026-04-28T21:18:00Z">
        <w:r>
          <w:rPr>
            <w:rFonts w:ascii="Times New Roman" w:hAnsi="Times New Roman" w:cs="Times New Roman"/>
          </w:rPr>
          <w:t xml:space="preserve"> </w:t>
        </w:r>
      </w:ins>
      <w:ins w:id="99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w:t>
      </w:r>
      <w:proofErr w:type="gramStart"/>
      <w:r w:rsidR="00E13303">
        <w:rPr>
          <w:rFonts w:ascii="Times New Roman" w:hAnsi="Times New Roman" w:cs="Times New Roman"/>
        </w:rPr>
        <w:t>to</w:t>
      </w:r>
      <w:proofErr w:type="gramEnd"/>
      <w:r w:rsidR="00E13303">
        <w:rPr>
          <w:rFonts w:ascii="Times New Roman" w:hAnsi="Times New Roman" w:cs="Times New Roman"/>
        </w:rPr>
        <w:t xml:space="preserve"> </w:t>
      </w:r>
      <w:proofErr w:type="gramStart"/>
      <w:r w:rsidR="00E13303">
        <w:rPr>
          <w:rFonts w:ascii="Times New Roman" w:hAnsi="Times New Roman" w:cs="Times New Roman"/>
        </w:rPr>
        <w:t>these test</w:t>
      </w:r>
      <w:proofErr w:type="gramEnd"/>
      <w:r w:rsidR="00E13303">
        <w:rPr>
          <w:rFonts w:ascii="Times New Roman" w:hAnsi="Times New Roman" w:cs="Times New Roman"/>
        </w:rPr>
        <w:t xml:space="preserve">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99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99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1000" w:author="Benton, Deon" w:date="2026-04-28T16:27:00Z" w16du:dateUtc="2026-04-28T21:27:00Z">
        <w:r w:rsidR="00676E55">
          <w:rPr>
            <w:rFonts w:ascii="Times New Roman" w:hAnsi="Times New Roman" w:cs="Times New Roman"/>
          </w:rPr>
          <w:t xml:space="preserve">utility can </w:t>
        </w:r>
      </w:ins>
      <w:ins w:id="1001" w:author="Benton, Deon" w:date="2026-04-28T16:30:00Z" w16du:dateUtc="2026-04-28T21:30:00Z">
        <w:r w:rsidR="00A8046D">
          <w:rPr>
            <w:rFonts w:ascii="Times New Roman" w:hAnsi="Times New Roman" w:cs="Times New Roman"/>
          </w:rPr>
          <w:t xml:space="preserve">nonetheless </w:t>
        </w:r>
      </w:ins>
      <w:ins w:id="1002" w:author="Benton, Deon" w:date="2026-04-28T16:27:00Z" w16du:dateUtc="2026-04-28T21:27:00Z">
        <w:r w:rsidR="00676E55">
          <w:rPr>
            <w:rFonts w:ascii="Times New Roman" w:hAnsi="Times New Roman" w:cs="Times New Roman"/>
          </w:rPr>
          <w:t>qualitatively reproduce infants’ looking behaviors</w:t>
        </w:r>
      </w:ins>
      <w:ins w:id="100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1004" w:author="Benton, Deon" w:date="2026-04-28T16:30:00Z" w16du:dateUtc="2026-04-28T21:30:00Z">
        <w:r w:rsidR="00A8046D">
          <w:rPr>
            <w:rFonts w:ascii="Times New Roman" w:hAnsi="Times New Roman" w:cs="Times New Roman"/>
          </w:rPr>
          <w:t xml:space="preserve"> such patterns of looking; associative learning might be sufficient.</w:t>
        </w:r>
      </w:ins>
      <w:ins w:id="100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773EFA66"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1006"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1007" w:author="Benton, Deon" w:date="2026-04-28T16:31:00Z" w16du:dateUtc="2026-04-28T21:31:00Z">
        <w:r>
          <w:rPr>
            <w:rFonts w:ascii="Times New Roman" w:hAnsi="Times New Roman" w:cs="Times New Roman"/>
          </w:rPr>
          <w:t xml:space="preserve">As with the previous simulations, a different pattern of performance </w:t>
        </w:r>
      </w:ins>
      <w:ins w:id="100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1009" w:author="Benton, Deon" w:date="2026-04-29T10:38:00Z" w16du:dateUtc="2026-04-29T15:38:00Z">
        <w:r w:rsidR="005839CC">
          <w:rPr>
            <w:rFonts w:ascii="Times New Roman" w:hAnsi="Times New Roman" w:cs="Times New Roman"/>
          </w:rPr>
          <w:t xml:space="preserve">s shown in Figure 15. </w:t>
        </w:r>
      </w:ins>
      <w:ins w:id="1010" w:author="Benton, Deon" w:date="2026-04-29T10:43:00Z" w16du:dateUtc="2026-04-29T15:43:00Z">
        <w:r w:rsidR="000E0FAD">
          <w:rPr>
            <w:rFonts w:ascii="Times New Roman" w:hAnsi="Times New Roman" w:cs="Times New Roman"/>
          </w:rPr>
          <w:t xml:space="preserve">The figure shows that for networks in Experiment </w:t>
        </w:r>
        <w:proofErr w:type="gramStart"/>
        <w:r w:rsidR="000E0FAD">
          <w:rPr>
            <w:rFonts w:ascii="Times New Roman" w:hAnsi="Times New Roman" w:cs="Times New Roman"/>
          </w:rPr>
          <w:t>1,</w:t>
        </w:r>
      </w:ins>
      <w:proofErr w:type="gramEnd"/>
      <w:ins w:id="1011" w:author="Benton, Deon" w:date="2026-04-29T10:37:00Z" w16du:dateUtc="2026-04-29T15:37:00Z">
        <w:r w:rsidR="005839CC">
          <w:rPr>
            <w:rFonts w:ascii="Times New Roman" w:hAnsi="Times New Roman" w:cs="Times New Roman"/>
          </w:rPr>
          <w:t xml:space="preserve"> </w:t>
        </w:r>
      </w:ins>
      <w:ins w:id="101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 xml:space="preserve">critical units were activated to a greater extent during the </w:t>
        </w:r>
        <w:proofErr w:type="gramStart"/>
        <w:r w:rsidR="005839CC">
          <w:rPr>
            <w:rFonts w:ascii="Times New Roman" w:hAnsi="Times New Roman" w:cs="Times New Roman"/>
          </w:rPr>
          <w:t>Low test</w:t>
        </w:r>
        <w:proofErr w:type="gramEnd"/>
        <w:r w:rsidR="005839CC">
          <w:rPr>
            <w:rFonts w:ascii="Times New Roman" w:hAnsi="Times New Roman" w:cs="Times New Roman"/>
          </w:rPr>
          <w:t xml:space="preserve"> event than during the High one.</w:t>
        </w:r>
        <w:r w:rsidR="004F77B5">
          <w:rPr>
            <w:rFonts w:ascii="Times New Roman" w:hAnsi="Times New Roman" w:cs="Times New Roman"/>
          </w:rPr>
          <w:t xml:space="preserve"> </w:t>
        </w:r>
      </w:ins>
      <w:ins w:id="1013" w:author="Benton, Deon" w:date="2026-04-29T10:46:00Z" w16du:dateUtc="2026-04-29T15:46:00Z">
        <w:r w:rsidR="00CA285F">
          <w:rPr>
            <w:rFonts w:ascii="Times New Roman" w:hAnsi="Times New Roman" w:cs="Times New Roman"/>
          </w:rPr>
          <w:t>In contrast,</w:t>
        </w:r>
      </w:ins>
      <w:ins w:id="1014"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1015" w:author="Benton, Deon" w:date="2026-04-29T10:44:00Z" w16du:dateUtc="2026-04-29T15:44:00Z">
        <w:r w:rsidR="00CA285F">
          <w:rPr>
            <w:rFonts w:ascii="Times New Roman" w:hAnsi="Times New Roman" w:cs="Times New Roman"/>
          </w:rPr>
          <w:t xml:space="preserve"> activated to the same degree during both test events</w:t>
        </w:r>
      </w:ins>
      <w:ins w:id="1016" w:author="Benton, Deon" w:date="2026-04-29T10:46:00Z" w16du:dateUtc="2026-04-29T15:46:00Z">
        <w:r w:rsidR="00CA285F">
          <w:rPr>
            <w:rFonts w:ascii="Times New Roman" w:hAnsi="Times New Roman" w:cs="Times New Roman"/>
          </w:rPr>
          <w:t xml:space="preserve"> for networks in Experiments 2 and 3</w:t>
        </w:r>
      </w:ins>
      <w:ins w:id="1017"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1018"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1019" w:author="Benton, Deon" w:date="2026-04-29T10:57:00Z" w16du:dateUtc="2026-04-29T15:57:00Z">
        <w:r w:rsidR="001001BD">
          <w:rPr>
            <w:rFonts w:ascii="Times New Roman" w:hAnsi="Times New Roman" w:cs="Times New Roman"/>
          </w:rPr>
          <w:t xml:space="preserve"> simulati</w:t>
        </w:r>
      </w:ins>
      <w:ins w:id="1020" w:author="Benton, Deon" w:date="2026-04-29T11:02:00Z" w16du:dateUtc="2026-04-29T16:02:00Z">
        <w:r w:rsidR="0065326F">
          <w:rPr>
            <w:rFonts w:ascii="Times New Roman" w:hAnsi="Times New Roman" w:cs="Times New Roman"/>
          </w:rPr>
          <w:t>ng</w:t>
        </w:r>
      </w:ins>
      <w:ins w:id="1021" w:author="Benton, Deon" w:date="2026-04-29T10:57:00Z" w16du:dateUtc="2026-04-29T15:57:00Z">
        <w:r w:rsidR="001001BD">
          <w:rPr>
            <w:rFonts w:ascii="Times New Roman" w:hAnsi="Times New Roman" w:cs="Times New Roman"/>
          </w:rPr>
          <w:t xml:space="preserve"> control conditions</w:t>
        </w:r>
      </w:ins>
      <w:ins w:id="1022" w:author="Benton, Deon" w:date="2026-04-29T10:58:00Z" w16du:dateUtc="2026-04-29T15:58:00Z">
        <w:r w:rsidR="001001BD">
          <w:rPr>
            <w:rFonts w:ascii="Times New Roman" w:hAnsi="Times New Roman" w:cs="Times New Roman"/>
          </w:rPr>
          <w:t xml:space="preserve"> with this model</w:t>
        </w:r>
      </w:ins>
      <w:ins w:id="1023" w:author="Benton, Deon" w:date="2026-04-29T10:57:00Z" w16du:dateUtc="2026-04-29T15:57:00Z">
        <w:r w:rsidR="001001BD">
          <w:rPr>
            <w:rFonts w:ascii="Times New Roman" w:hAnsi="Times New Roman" w:cs="Times New Roman"/>
          </w:rPr>
          <w:t xml:space="preserve">—which </w:t>
        </w:r>
      </w:ins>
      <w:ins w:id="1024" w:author="Benton, Deon" w:date="2026-04-29T12:28:00Z" w16du:dateUtc="2026-04-29T17:28:00Z">
        <w:r w:rsidR="00E94431">
          <w:rPr>
            <w:rFonts w:ascii="Times New Roman" w:hAnsi="Times New Roman" w:cs="Times New Roman"/>
          </w:rPr>
          <w:t>the corresponding behavioral experiments</w:t>
        </w:r>
      </w:ins>
      <w:ins w:id="1025" w:author="Benton, Deon" w:date="2026-04-29T12:29:00Z" w16du:dateUtc="2026-04-29T17:29:00Z">
        <w:r w:rsidR="00E94431">
          <w:rPr>
            <w:rFonts w:ascii="Times New Roman" w:hAnsi="Times New Roman" w:cs="Times New Roman"/>
          </w:rPr>
          <w:t xml:space="preserve"> served as i</w:t>
        </w:r>
      </w:ins>
      <w:ins w:id="1026"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1027"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1028" w:author="Benton, Deon" w:date="2026-04-29T10:50:00Z" w16du:dateUtc="2026-04-29T15:50:00Z">
        <w:r w:rsidR="003C5985">
          <w:rPr>
            <w:rFonts w:ascii="Times New Roman" w:hAnsi="Times New Roman" w:cs="Times New Roman"/>
          </w:rPr>
          <w:t>.</w:t>
        </w:r>
      </w:ins>
      <w:ins w:id="1029" w:author="Benton, Deon" w:date="2026-04-29T10:59:00Z" w16du:dateUtc="2026-04-29T15:59:00Z">
        <w:r w:rsidR="00784567">
          <w:rPr>
            <w:rFonts w:ascii="Times New Roman" w:hAnsi="Times New Roman" w:cs="Times New Roman"/>
          </w:rPr>
          <w:t xml:space="preserve"> </w:t>
        </w:r>
      </w:ins>
      <w:ins w:id="1030" w:author="Benton, Deon" w:date="2026-04-29T11:10:00Z" w16du:dateUtc="2026-04-29T16:10:00Z">
        <w:r w:rsidR="00B7179B">
          <w:rPr>
            <w:rFonts w:ascii="Times New Roman" w:hAnsi="Times New Roman" w:cs="Times New Roman"/>
          </w:rPr>
          <w:t xml:space="preserve">Including </w:t>
        </w:r>
      </w:ins>
      <w:ins w:id="1031" w:author="Benton, Deon" w:date="2026-04-29T11:03:00Z" w16du:dateUtc="2026-04-29T16:03:00Z">
        <w:r w:rsidR="0065326F">
          <w:rPr>
            <w:rFonts w:ascii="Times New Roman" w:hAnsi="Times New Roman" w:cs="Times New Roman"/>
          </w:rPr>
          <w:t xml:space="preserve">obstacles in the simulation of Experiments 1 and 2 </w:t>
        </w:r>
      </w:ins>
      <w:ins w:id="1032" w:author="Benton, Deon" w:date="2026-04-29T11:05:00Z" w16du:dateUtc="2026-04-29T16:05:00Z">
        <w:r w:rsidR="007909D0">
          <w:rPr>
            <w:rFonts w:ascii="Times New Roman" w:hAnsi="Times New Roman" w:cs="Times New Roman"/>
          </w:rPr>
          <w:t>would</w:t>
        </w:r>
      </w:ins>
      <w:ins w:id="1033" w:author="Benton, Deon" w:date="2026-04-29T11:10:00Z" w16du:dateUtc="2026-04-29T16:10:00Z">
        <w:r w:rsidR="00B7179B">
          <w:rPr>
            <w:rFonts w:ascii="Times New Roman" w:hAnsi="Times New Roman" w:cs="Times New Roman"/>
          </w:rPr>
          <w:t xml:space="preserve"> thus</w:t>
        </w:r>
      </w:ins>
      <w:ins w:id="1034" w:author="Benton, Deon" w:date="2026-04-29T11:00:00Z" w16du:dateUtc="2026-04-29T16:00:00Z">
        <w:r w:rsidR="00784567">
          <w:rPr>
            <w:rFonts w:ascii="Times New Roman" w:hAnsi="Times New Roman" w:cs="Times New Roman"/>
          </w:rPr>
          <w:t xml:space="preserve"> </w:t>
        </w:r>
      </w:ins>
      <w:ins w:id="1035" w:author="Benton, Deon" w:date="2026-04-29T11:11:00Z" w16du:dateUtc="2026-04-29T16:11:00Z">
        <w:r w:rsidR="003836F7">
          <w:rPr>
            <w:rFonts w:ascii="Times New Roman" w:hAnsi="Times New Roman" w:cs="Times New Roman"/>
          </w:rPr>
          <w:t xml:space="preserve">constitute a </w:t>
        </w:r>
      </w:ins>
      <w:ins w:id="1036" w:author="Benton, Deon" w:date="2026-04-29T11:18:00Z" w16du:dateUtc="2026-04-29T16:18:00Z">
        <w:r w:rsidR="00EF724B">
          <w:rPr>
            <w:rFonts w:ascii="Times New Roman" w:hAnsi="Times New Roman" w:cs="Times New Roman"/>
          </w:rPr>
          <w:t>significant</w:t>
        </w:r>
      </w:ins>
      <w:ins w:id="1037" w:author="Benton, Deon" w:date="2026-04-29T11:11:00Z" w16du:dateUtc="2026-04-29T16:11:00Z">
        <w:r w:rsidR="003836F7">
          <w:rPr>
            <w:rFonts w:ascii="Times New Roman" w:hAnsi="Times New Roman" w:cs="Times New Roman"/>
          </w:rPr>
          <w:t xml:space="preserve"> departure from</w:t>
        </w:r>
      </w:ins>
      <w:ins w:id="1038" w:author="Benton, Deon" w:date="2026-04-29T11:01:00Z" w16du:dateUtc="2026-04-29T16:01:00Z">
        <w:r w:rsidR="000E2038">
          <w:rPr>
            <w:rFonts w:ascii="Times New Roman" w:hAnsi="Times New Roman" w:cs="Times New Roman"/>
          </w:rPr>
          <w:t xml:space="preserve"> </w:t>
        </w:r>
      </w:ins>
      <w:ins w:id="1039" w:author="Benton, Deon" w:date="2026-04-29T11:04:00Z" w16du:dateUtc="2026-04-29T16:04:00Z">
        <w:r w:rsidR="0065326F">
          <w:rPr>
            <w:rFonts w:ascii="Times New Roman" w:hAnsi="Times New Roman" w:cs="Times New Roman"/>
          </w:rPr>
          <w:t xml:space="preserve">how </w:t>
        </w:r>
      </w:ins>
      <w:proofErr w:type="spellStart"/>
      <w:ins w:id="1040"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1041" w:author="Benton, Deon" w:date="2026-04-29T11:14:00Z" w16du:dateUtc="2026-04-29T16:14:00Z">
        <w:r w:rsidR="005D6354">
          <w:rPr>
            <w:rFonts w:ascii="Times New Roman" w:hAnsi="Times New Roman" w:cs="Times New Roman"/>
          </w:rPr>
          <w:t xml:space="preserve"> and how these conditions were </w:t>
        </w:r>
      </w:ins>
      <w:ins w:id="1042" w:author="Benton, Deon" w:date="2026-04-29T11:17:00Z" w16du:dateUtc="2026-04-29T16:17:00Z">
        <w:r w:rsidR="00525C2F">
          <w:rPr>
            <w:rFonts w:ascii="Times New Roman" w:hAnsi="Times New Roman" w:cs="Times New Roman"/>
          </w:rPr>
          <w:t>implemented in</w:t>
        </w:r>
      </w:ins>
      <w:ins w:id="1043" w:author="Benton, Deon" w:date="2026-04-29T11:14:00Z" w16du:dateUtc="2026-04-29T16:14:00Z">
        <w:r w:rsidR="005D6354">
          <w:rPr>
            <w:rFonts w:ascii="Times New Roman" w:hAnsi="Times New Roman" w:cs="Times New Roman"/>
          </w:rPr>
          <w:t xml:space="preserve"> the previous simulations</w:t>
        </w:r>
      </w:ins>
      <w:ins w:id="1044" w:author="Benton, Deon" w:date="2026-04-29T11:05:00Z" w16du:dateUtc="2026-04-29T16:05:00Z">
        <w:r w:rsidR="007909D0">
          <w:rPr>
            <w:rFonts w:ascii="Times New Roman" w:hAnsi="Times New Roman" w:cs="Times New Roman"/>
          </w:rPr>
          <w:t xml:space="preserve">. </w:t>
        </w:r>
      </w:ins>
      <w:ins w:id="1045" w:author="Benton, Deon" w:date="2026-04-29T11:12:00Z" w16du:dateUtc="2026-04-29T16:12:00Z">
        <w:r w:rsidR="003836F7">
          <w:rPr>
            <w:rFonts w:ascii="Times New Roman" w:hAnsi="Times New Roman" w:cs="Times New Roman"/>
          </w:rPr>
          <w:t xml:space="preserve">In those simulations, </w:t>
        </w:r>
      </w:ins>
      <w:ins w:id="1046" w:author="Benton, Deon" w:date="2026-04-29T11:14:00Z" w16du:dateUtc="2026-04-29T16:14:00Z">
        <w:r w:rsidR="005D6354">
          <w:rPr>
            <w:rFonts w:ascii="Times New Roman" w:hAnsi="Times New Roman" w:cs="Times New Roman"/>
          </w:rPr>
          <w:t>barrier</w:t>
        </w:r>
      </w:ins>
      <w:ins w:id="1047" w:author="Benton, Deon" w:date="2026-04-29T11:15:00Z" w16du:dateUtc="2026-04-29T16:15:00Z">
        <w:r w:rsidR="005D6354">
          <w:rPr>
            <w:rFonts w:ascii="Times New Roman" w:hAnsi="Times New Roman" w:cs="Times New Roman"/>
          </w:rPr>
          <w:t xml:space="preserve">-less control conditions were </w:t>
        </w:r>
      </w:ins>
      <w:ins w:id="1048" w:author="Benton, Deon" w:date="2026-04-29T11:08:00Z" w16du:dateUtc="2026-04-29T16:08:00Z">
        <w:r w:rsidR="00E21F53">
          <w:rPr>
            <w:rFonts w:ascii="Times New Roman" w:hAnsi="Times New Roman" w:cs="Times New Roman"/>
          </w:rPr>
          <w:t>treated</w:t>
        </w:r>
      </w:ins>
      <w:ins w:id="1049"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1050"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1051"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1052" w:author="Benton, Deon" w:date="2026-04-29T11:17:00Z" w16du:dateUtc="2026-04-29T16:17:00Z">
        <w:r w:rsidR="00525C2F">
          <w:rPr>
            <w:rFonts w:ascii="Times New Roman" w:hAnsi="Times New Roman" w:cs="Times New Roman"/>
          </w:rPr>
          <w:t>; relaxing this constraint here would effectivel</w:t>
        </w:r>
      </w:ins>
      <w:ins w:id="1053" w:author="Benton, Deon" w:date="2026-04-29T11:18:00Z" w16du:dateUtc="2026-04-29T16:18:00Z">
        <w:r w:rsidR="00525C2F">
          <w:rPr>
            <w:rFonts w:ascii="Times New Roman" w:hAnsi="Times New Roman" w:cs="Times New Roman"/>
          </w:rPr>
          <w:t>y transform OM10 into a fundamentally different model</w:t>
        </w:r>
      </w:ins>
      <w:ins w:id="1054"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8A69369"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 xml:space="preserve">in Liu and </w:t>
      </w:r>
      <w:proofErr w:type="spellStart"/>
      <w:r w:rsidR="00994099">
        <w:rPr>
          <w:rFonts w:ascii="Times New Roman" w:hAnsi="Times New Roman" w:cs="Times New Roman"/>
        </w:rPr>
        <w:t>Spelke</w:t>
      </w:r>
      <w:proofErr w:type="spellEnd"/>
      <w:r w:rsidR="00994099">
        <w:rPr>
          <w:rFonts w:ascii="Times New Roman" w:hAnsi="Times New Roman" w:cs="Times New Roman"/>
        </w:rPr>
        <w:t xml:space="preserv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w:t>
      </w:r>
      <w:proofErr w:type="gramStart"/>
      <w:r w:rsidR="000F31B9">
        <w:rPr>
          <w:rFonts w:ascii="Times New Roman" w:hAnsi="Times New Roman" w:cs="Times New Roman"/>
        </w:rPr>
        <w:t>ensuring</w:t>
      </w:r>
      <w:proofErr w:type="gramEnd"/>
      <w:r w:rsidR="000F31B9">
        <w:rPr>
          <w:rFonts w:ascii="Times New Roman" w:hAnsi="Times New Roman" w:cs="Times New Roman"/>
        </w:rPr>
        <w:t xml:space="preserve"> that </w:t>
      </w:r>
      <w:r w:rsidR="00997292">
        <w:rPr>
          <w:rFonts w:ascii="Times New Roman" w:hAnsi="Times New Roman" w:cs="Times New Roman"/>
        </w:rPr>
        <w:t>obstacles</w:t>
      </w:r>
      <w:r w:rsidR="005B695F">
        <w:rPr>
          <w:rFonts w:ascii="Times New Roman" w:hAnsi="Times New Roman" w:cs="Times New Roman"/>
        </w:rPr>
        <w:t xml:space="preserve"> </w:t>
      </w:r>
      <w:proofErr w:type="gramStart"/>
      <w:r w:rsidR="005B695F">
        <w:rPr>
          <w:rFonts w:ascii="Times New Roman" w:hAnsi="Times New Roman" w:cs="Times New Roman"/>
        </w:rPr>
        <w:t>remains</w:t>
      </w:r>
      <w:proofErr w:type="gramEnd"/>
      <w:r w:rsidR="005B695F">
        <w:rPr>
          <w:rFonts w:ascii="Times New Roman" w:hAnsi="Times New Roman" w:cs="Times New Roman"/>
        </w:rPr>
        <w:t xml:space="preserve">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proofErr w:type="gramStart"/>
      <w:r w:rsidR="005B2D7A">
        <w:rPr>
          <w:rFonts w:ascii="Times New Roman" w:hAnsi="Times New Roman" w:cs="Times New Roman"/>
        </w:rPr>
        <w:t>Low</w:t>
      </w:r>
      <w:r w:rsidR="00E65C1F">
        <w:rPr>
          <w:rFonts w:ascii="Times New Roman" w:hAnsi="Times New Roman" w:cs="Times New Roman"/>
        </w:rPr>
        <w:t xml:space="preserve"> test</w:t>
      </w:r>
      <w:proofErr w:type="gramEnd"/>
      <w:r w:rsidR="00E65C1F">
        <w:rPr>
          <w:rFonts w:ascii="Times New Roman" w:hAnsi="Times New Roman" w:cs="Times New Roman"/>
        </w:rPr>
        <w:t xml:space="preserve"> event than during the </w:t>
      </w:r>
      <w:proofErr w:type="gramStart"/>
      <w:r w:rsidR="005B2D7A">
        <w:rPr>
          <w:rFonts w:ascii="Times New Roman" w:hAnsi="Times New Roman" w:cs="Times New Roman"/>
        </w:rPr>
        <w:t>High</w:t>
      </w:r>
      <w:r w:rsidR="00E65C1F">
        <w:rPr>
          <w:rFonts w:ascii="Times New Roman" w:hAnsi="Times New Roman" w:cs="Times New Roman"/>
        </w:rPr>
        <w:t xml:space="preserve"> test</w:t>
      </w:r>
      <w:proofErr w:type="gramEnd"/>
      <w:r w:rsidR="00E65C1F">
        <w:rPr>
          <w:rFonts w:ascii="Times New Roman" w:hAnsi="Times New Roman" w:cs="Times New Roman"/>
        </w:rPr>
        <w:t xml:space="preserve">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w:t>
      </w:r>
      <w:proofErr w:type="gramStart"/>
      <w:r w:rsidR="005B2D7A">
        <w:rPr>
          <w:rFonts w:ascii="Times New Roman" w:hAnsi="Times New Roman" w:cs="Times New Roman"/>
        </w:rPr>
        <w:t>High test</w:t>
      </w:r>
      <w:proofErr w:type="gramEnd"/>
      <w:r w:rsidR="005B2D7A">
        <w:rPr>
          <w:rFonts w:ascii="Times New Roman" w:hAnsi="Times New Roman" w:cs="Times New Roman"/>
        </w:rPr>
        <w:t xml:space="preserve"> event than the </w:t>
      </w:r>
      <w:proofErr w:type="gramStart"/>
      <w:r w:rsidR="005B2D7A">
        <w:rPr>
          <w:rFonts w:ascii="Times New Roman" w:hAnsi="Times New Roman" w:cs="Times New Roman"/>
        </w:rPr>
        <w:t>Low test</w:t>
      </w:r>
      <w:proofErr w:type="gramEnd"/>
      <w:r w:rsidR="005B2D7A">
        <w:rPr>
          <w:rFonts w:ascii="Times New Roman" w:hAnsi="Times New Roman" w:cs="Times New Roman"/>
        </w:rPr>
        <w:t xml:space="preserve">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4BDBD2D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1055"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w:t>
      </w:r>
      <w:proofErr w:type="gramStart"/>
      <w:r w:rsidR="000D755C">
        <w:rPr>
          <w:rFonts w:ascii="Times New Roman" w:hAnsi="Times New Roman" w:cs="Times New Roman"/>
        </w:rPr>
        <w:t>salience—</w:t>
      </w:r>
      <w:proofErr w:type="gramEnd"/>
      <w:r w:rsidR="000D755C">
        <w:rPr>
          <w:rFonts w:ascii="Times New Roman" w:hAnsi="Times New Roman" w:cs="Times New Roman"/>
        </w:rPr>
        <w:t>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the </w:t>
      </w:r>
      <w:proofErr w:type="gramStart"/>
      <w:r w:rsidR="00E92E04">
        <w:rPr>
          <w:rFonts w:ascii="Times New Roman" w:hAnsi="Times New Roman" w:cs="Times New Roman"/>
        </w:rPr>
        <w:t>High test</w:t>
      </w:r>
      <w:proofErr w:type="gramEnd"/>
      <w:r w:rsidR="00E92E04">
        <w:rPr>
          <w:rFonts w:ascii="Times New Roman" w:hAnsi="Times New Roman" w:cs="Times New Roman"/>
        </w:rPr>
        <w:t xml:space="preserve"> event than the </w:t>
      </w:r>
      <w:proofErr w:type="gramStart"/>
      <w:r w:rsidR="00E92E04">
        <w:rPr>
          <w:rFonts w:ascii="Times New Roman" w:hAnsi="Times New Roman" w:cs="Times New Roman"/>
        </w:rPr>
        <w:t>Low test</w:t>
      </w:r>
      <w:proofErr w:type="gramEnd"/>
      <w:r w:rsidR="00E92E04">
        <w:rPr>
          <w:rFonts w:ascii="Times New Roman" w:hAnsi="Times New Roman" w:cs="Times New Roman"/>
        </w:rPr>
        <w:t xml:space="preserve"> event, whereas networks in Experiment 2 produced roughly equivalent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lastRenderedPageBreak/>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w:t>
      </w:r>
      <w:proofErr w:type="spellStart"/>
      <w:r w:rsidR="00CF3BF7" w:rsidRPr="00CF3BF7">
        <w:rPr>
          <w:rFonts w:ascii="Times New Roman" w:hAnsi="Times New Roman" w:cs="Times New Roman"/>
        </w:rPr>
        <w:t>Spelke</w:t>
      </w:r>
      <w:proofErr w:type="spellEnd"/>
      <w:r w:rsidR="00CF3BF7" w:rsidRPr="00CF3BF7">
        <w:rPr>
          <w:rFonts w:ascii="Times New Roman" w:hAnsi="Times New Roman" w:cs="Times New Roman"/>
        </w:rPr>
        <w:t xml:space="preserv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056"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057"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058"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059"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060" w:author="Benton, Deon" w:date="2026-05-01T21:03:00Z" w16du:dateUtc="2026-05-02T02:03:00Z">
        <w:r w:rsidR="00B4247F">
          <w:rPr>
            <w:rFonts w:ascii="Times New Roman" w:hAnsi="Times New Roman" w:cs="Times New Roman"/>
          </w:rPr>
          <w:t xml:space="preserve"> surface features of </w:t>
        </w:r>
      </w:ins>
      <w:ins w:id="1061"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062"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06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064"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065"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066" w:author="Benton, Deon" w:date="2026-05-01T21:07:00Z" w16du:dateUtc="2026-05-02T02:07:00Z">
        <w:r w:rsidR="00B4247F">
          <w:rPr>
            <w:rFonts w:ascii="Times New Roman" w:hAnsi="Times New Roman" w:cs="Times New Roman"/>
          </w:rPr>
          <w:t>It i</w:t>
        </w:r>
      </w:ins>
      <w:ins w:id="1067" w:author="Benton, Deon" w:date="2026-05-01T21:08:00Z" w16du:dateUtc="2026-05-02T02:08:00Z">
        <w:r w:rsidR="00B4247F">
          <w:rPr>
            <w:rFonts w:ascii="Times New Roman" w:hAnsi="Times New Roman" w:cs="Times New Roman"/>
          </w:rPr>
          <w:t>s worth noting that because</w:t>
        </w:r>
      </w:ins>
      <w:ins w:id="1068" w:author="Benton, Deon" w:date="2026-05-01T21:09:00Z" w16du:dateUtc="2026-05-02T02:09:00Z">
        <w:r w:rsidR="00F61EFC">
          <w:rPr>
            <w:rFonts w:ascii="Times New Roman" w:hAnsi="Times New Roman" w:cs="Times New Roman"/>
          </w:rPr>
          <w:t xml:space="preserve"> there is no way to model developmental age with</w:t>
        </w:r>
      </w:ins>
      <w:ins w:id="1069" w:author="Benton, Deon" w:date="2026-05-01T21:08:00Z" w16du:dateUtc="2026-05-02T02:08:00Z">
        <w:r w:rsidR="00B4247F">
          <w:rPr>
            <w:rFonts w:ascii="Times New Roman" w:hAnsi="Times New Roman" w:cs="Times New Roman"/>
          </w:rPr>
          <w:t xml:space="preserve"> OM10</w:t>
        </w:r>
      </w:ins>
      <w:ins w:id="1070" w:author="Benton, Deon" w:date="2026-05-01T21:10:00Z" w16du:dateUtc="2026-05-02T02:10:00Z">
        <w:r w:rsidR="00F61EFC">
          <w:rPr>
            <w:rFonts w:ascii="Times New Roman" w:hAnsi="Times New Roman" w:cs="Times New Roman"/>
          </w:rPr>
          <w:t xml:space="preserve">, the performance of ALIAS </w:t>
        </w:r>
      </w:ins>
      <w:ins w:id="1071" w:author="Benton, Deon" w:date="2026-05-01T21:11:00Z" w16du:dateUtc="2026-05-02T02:11:00Z">
        <w:r w:rsidR="00F61EFC">
          <w:rPr>
            <w:rFonts w:ascii="Times New Roman" w:hAnsi="Times New Roman" w:cs="Times New Roman"/>
          </w:rPr>
          <w:t>and ALIAS-2 was not compared to that of OM10 or OM10-2.</w:t>
        </w:r>
      </w:ins>
      <w:ins w:id="1072" w:author="Benton, Deon" w:date="2026-05-01T21:12:00Z" w16du:dateUtc="2026-05-02T02:12:00Z">
        <w:r w:rsidR="00F61EFC">
          <w:rPr>
            <w:rFonts w:ascii="Times New Roman" w:hAnsi="Times New Roman" w:cs="Times New Roman"/>
          </w:rPr>
          <w:t xml:space="preserve"> </w:t>
        </w:r>
      </w:ins>
      <w:ins w:id="1073" w:author="Benton, Deon" w:date="2026-05-01T21:08:00Z" w16du:dateUtc="2026-05-02T02:08:00Z">
        <w:r w:rsidR="00B4247F">
          <w:rPr>
            <w:rFonts w:ascii="Times New Roman" w:hAnsi="Times New Roman" w:cs="Times New Roman"/>
          </w:rPr>
          <w:t xml:space="preserve"> </w:t>
        </w:r>
      </w:ins>
      <w:ins w:id="1074" w:author="Benton, Deon" w:date="2026-05-01T21:21:00Z" w16du:dateUtc="2026-05-02T02:21:00Z">
        <w:r w:rsidR="009A111D">
          <w:rPr>
            <w:rFonts w:ascii="Times New Roman" w:hAnsi="Times New Roman" w:cs="Times New Roman"/>
          </w:rPr>
          <w:t xml:space="preserve">In general, </w:t>
        </w:r>
      </w:ins>
      <w:ins w:id="1075" w:author="Benton, Deon" w:date="2026-05-01T21:19:00Z" w16du:dateUtc="2026-05-02T02:19:00Z">
        <w:r w:rsidR="009A111D">
          <w:rPr>
            <w:rFonts w:ascii="Times New Roman" w:hAnsi="Times New Roman" w:cs="Times New Roman"/>
          </w:rPr>
          <w:t>OM10</w:t>
        </w:r>
      </w:ins>
      <w:ins w:id="1076" w:author="Benton, Deon" w:date="2026-05-01T21:21:00Z" w16du:dateUtc="2026-05-02T02:21:00Z">
        <w:r w:rsidR="009A111D">
          <w:rPr>
            <w:rFonts w:ascii="Times New Roman" w:hAnsi="Times New Roman" w:cs="Times New Roman"/>
          </w:rPr>
          <w:t>’s inability to simulate age</w:t>
        </w:r>
      </w:ins>
      <w:ins w:id="1077" w:author="Benton, Deon" w:date="2026-05-01T21:23:00Z" w16du:dateUtc="2026-05-02T02:23:00Z">
        <w:r w:rsidR="00B83463">
          <w:rPr>
            <w:rFonts w:ascii="Times New Roman" w:hAnsi="Times New Roman" w:cs="Times New Roman"/>
          </w:rPr>
          <w:t xml:space="preserve"> represents </w:t>
        </w:r>
      </w:ins>
      <w:ins w:id="1078" w:author="Benton, Deon" w:date="2026-05-01T21:15:00Z" w16du:dateUtc="2026-05-02T02:15:00Z">
        <w:r w:rsidR="00236C94">
          <w:rPr>
            <w:rFonts w:ascii="Times New Roman" w:hAnsi="Times New Roman" w:cs="Times New Roman"/>
          </w:rPr>
          <w:t>a significant limitation because it means that this model cannot b</w:t>
        </w:r>
      </w:ins>
      <w:ins w:id="1079" w:author="Benton, Deon" w:date="2026-05-01T21:16:00Z" w16du:dateUtc="2026-05-02T02:16:00Z">
        <w:r w:rsidR="00236C94">
          <w:rPr>
            <w:rFonts w:ascii="Times New Roman" w:hAnsi="Times New Roman" w:cs="Times New Roman"/>
          </w:rPr>
          <w:t xml:space="preserve">e </w:t>
        </w:r>
      </w:ins>
      <w:ins w:id="1080" w:author="Benton, Deon" w:date="2026-05-01T21:20:00Z" w16du:dateUtc="2026-05-02T02:20:00Z">
        <w:r w:rsidR="009A111D">
          <w:rPr>
            <w:rFonts w:ascii="Times New Roman" w:hAnsi="Times New Roman" w:cs="Times New Roman"/>
          </w:rPr>
          <w:t>used</w:t>
        </w:r>
      </w:ins>
      <w:ins w:id="1081"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082"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083"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084" w:author="Benton, Deon" w:date="2026-05-04T10:39:00Z" w16du:dateUtc="2026-05-04T15:39:00Z"/>
          <w:rFonts w:ascii="Times New Roman" w:eastAsia="Times New Roman" w:hAnsi="Times New Roman" w:cs="Times New Roman"/>
        </w:rPr>
      </w:pPr>
      <w:ins w:id="1085"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086" w:author="Benton, Deon" w:date="2026-05-02T10:02:00Z" w16du:dateUtc="2026-05-02T15:02:00Z">
        <w:r w:rsidR="00BA4878">
          <w:rPr>
            <w:rFonts w:ascii="Times New Roman" w:eastAsia="Times New Roman" w:hAnsi="Times New Roman" w:cs="Times New Roman"/>
          </w:rPr>
          <w:t xml:space="preserve"> To simulate </w:t>
        </w:r>
      </w:ins>
      <w:ins w:id="1087"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088"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089" w:author="Benton, Deon" w:date="2026-05-02T10:06:00Z" w16du:dateUtc="2026-05-02T15:06:00Z">
        <w:r w:rsidR="00BA4878">
          <w:rPr>
            <w:rFonts w:ascii="Times New Roman" w:eastAsia="Times New Roman" w:hAnsi="Times New Roman" w:cs="Times New Roman"/>
          </w:rPr>
          <w:t xml:space="preserve">450 and 900 epochs in Simulations 1-4. Here, </w:t>
        </w:r>
      </w:ins>
      <w:ins w:id="1090"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091"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092" w:author="Benton, Deon" w:date="2026-05-02T10:09:00Z" w16du:dateUtc="2026-05-02T15:09:00Z">
        <w:r w:rsidR="00BA4878">
          <w:rPr>
            <w:rFonts w:ascii="Times New Roman" w:eastAsia="Times New Roman" w:hAnsi="Times New Roman" w:cs="Times New Roman"/>
          </w:rPr>
          <w:t xml:space="preserve"> units</w:t>
        </w:r>
      </w:ins>
      <w:ins w:id="1093" w:author="Benton, Deon" w:date="2026-05-02T10:10:00Z" w16du:dateUtc="2026-05-02T15:10:00Z">
        <w:r w:rsidR="00907380">
          <w:rPr>
            <w:rFonts w:ascii="Times New Roman" w:eastAsia="Times New Roman" w:hAnsi="Times New Roman" w:cs="Times New Roman"/>
          </w:rPr>
          <w:t xml:space="preserve"> to 10; Simulations 1-4 </w:t>
        </w:r>
      </w:ins>
      <w:ins w:id="1094" w:author="Benton, Deon" w:date="2026-05-02T10:17:00Z" w16du:dateUtc="2026-05-02T15:17:00Z">
        <w:r w:rsidR="00907380">
          <w:rPr>
            <w:rFonts w:ascii="Times New Roman" w:eastAsia="Times New Roman" w:hAnsi="Times New Roman" w:cs="Times New Roman"/>
          </w:rPr>
          <w:t xml:space="preserve">used </w:t>
        </w:r>
      </w:ins>
      <w:ins w:id="1095" w:author="Benton, Deon" w:date="2026-05-02T10:10:00Z" w16du:dateUtc="2026-05-02T15:10:00Z">
        <w:r w:rsidR="00907380">
          <w:rPr>
            <w:rFonts w:ascii="Times New Roman" w:eastAsia="Times New Roman" w:hAnsi="Times New Roman" w:cs="Times New Roman"/>
          </w:rPr>
          <w:t>between</w:t>
        </w:r>
      </w:ins>
      <w:ins w:id="1096" w:author="Benton, Deon" w:date="2026-05-02T10:13:00Z" w16du:dateUtc="2026-05-02T15:13:00Z">
        <w:r w:rsidR="00907380">
          <w:rPr>
            <w:rFonts w:ascii="Times New Roman" w:eastAsia="Times New Roman" w:hAnsi="Times New Roman" w:cs="Times New Roman"/>
          </w:rPr>
          <w:t xml:space="preserve"> 30 and 50</w:t>
        </w:r>
      </w:ins>
      <w:ins w:id="1097" w:author="Benton, Deon" w:date="2026-05-02T10:18:00Z" w16du:dateUtc="2026-05-02T15:18:00Z">
        <w:r w:rsidR="00907380">
          <w:rPr>
            <w:rFonts w:ascii="Times New Roman" w:eastAsia="Times New Roman" w:hAnsi="Times New Roman" w:cs="Times New Roman"/>
          </w:rPr>
          <w:t xml:space="preserve"> hidden units</w:t>
        </w:r>
      </w:ins>
      <w:ins w:id="1098" w:author="Benton, Deon" w:date="2026-05-02T10:09:00Z" w16du:dateUtc="2026-05-02T15:09:00Z">
        <w:r w:rsidR="00BA4878">
          <w:rPr>
            <w:rFonts w:ascii="Times New Roman" w:eastAsia="Times New Roman" w:hAnsi="Times New Roman" w:cs="Times New Roman"/>
          </w:rPr>
          <w:t>.</w:t>
        </w:r>
      </w:ins>
      <w:ins w:id="1099" w:author="Benton, Deon" w:date="2026-05-02T10:10:00Z" w16du:dateUtc="2026-05-02T15:10:00Z">
        <w:r w:rsidR="00907380">
          <w:rPr>
            <w:rFonts w:ascii="Times New Roman" w:eastAsia="Times New Roman" w:hAnsi="Times New Roman" w:cs="Times New Roman"/>
          </w:rPr>
          <w:t xml:space="preserve"> As discussed earlier</w:t>
        </w:r>
      </w:ins>
      <w:ins w:id="1100" w:author="Benton, Deon" w:date="2026-05-02T10:11:00Z" w16du:dateUtc="2026-05-02T15:11:00Z">
        <w:r w:rsidR="00907380">
          <w:rPr>
            <w:rFonts w:ascii="Times New Roman" w:eastAsia="Times New Roman" w:hAnsi="Times New Roman" w:cs="Times New Roman"/>
          </w:rPr>
          <w:t xml:space="preserve">, </w:t>
        </w:r>
      </w:ins>
      <w:ins w:id="1101" w:author="Benton, Deon" w:date="2026-05-03T20:50:00Z" w16du:dateUtc="2026-05-04T01:50:00Z">
        <w:r w:rsidR="00693966">
          <w:rPr>
            <w:rFonts w:ascii="Times New Roman" w:eastAsia="Times New Roman" w:hAnsi="Times New Roman" w:cs="Times New Roman"/>
          </w:rPr>
          <w:t>this is a</w:t>
        </w:r>
      </w:ins>
      <w:ins w:id="1102" w:author="Benton, Deon" w:date="2026-05-03T20:42:00Z" w16du:dateUtc="2026-05-04T01:42:00Z">
        <w:r w:rsidR="00880864">
          <w:rPr>
            <w:rFonts w:ascii="Times New Roman" w:eastAsia="Times New Roman" w:hAnsi="Times New Roman" w:cs="Times New Roman"/>
          </w:rPr>
          <w:t xml:space="preserve"> </w:t>
        </w:r>
      </w:ins>
      <w:ins w:id="1103" w:author="Benton, Deon" w:date="2026-05-03T20:51:00Z" w16du:dateUtc="2026-05-04T01:51:00Z">
        <w:r w:rsidR="00693966">
          <w:rPr>
            <w:rFonts w:ascii="Times New Roman" w:eastAsia="Times New Roman" w:hAnsi="Times New Roman" w:cs="Times New Roman"/>
          </w:rPr>
          <w:t>hyper</w:t>
        </w:r>
      </w:ins>
      <w:ins w:id="1104" w:author="Benton, Deon" w:date="2026-05-03T20:42:00Z" w16du:dateUtc="2026-05-04T01:42:00Z">
        <w:r w:rsidR="00880864">
          <w:rPr>
            <w:rFonts w:ascii="Times New Roman" w:eastAsia="Times New Roman" w:hAnsi="Times New Roman" w:cs="Times New Roman"/>
          </w:rPr>
          <w:t>parameter that</w:t>
        </w:r>
      </w:ins>
      <w:ins w:id="1105" w:author="Benton, Deon" w:date="2026-05-02T10:13:00Z" w16du:dateUtc="2026-05-02T15:13:00Z">
        <w:r w:rsidR="00907380">
          <w:rPr>
            <w:rFonts w:ascii="Times New Roman" w:eastAsia="Times New Roman" w:hAnsi="Times New Roman" w:cs="Times New Roman"/>
          </w:rPr>
          <w:t xml:space="preserve"> </w:t>
        </w:r>
      </w:ins>
      <w:ins w:id="1106" w:author="Benton, Deon" w:date="2026-05-03T20:43:00Z" w16du:dateUtc="2026-05-04T01:43:00Z">
        <w:r w:rsidR="00880864">
          <w:rPr>
            <w:rFonts w:ascii="Times New Roman" w:eastAsia="Times New Roman" w:hAnsi="Times New Roman" w:cs="Times New Roman"/>
          </w:rPr>
          <w:t>corresponds to</w:t>
        </w:r>
      </w:ins>
      <w:ins w:id="1107" w:author="Benton, Deon" w:date="2026-05-02T10:11:00Z" w16du:dateUtc="2026-05-02T15:11:00Z">
        <w:r w:rsidR="00907380">
          <w:rPr>
            <w:rFonts w:ascii="Times New Roman" w:eastAsia="Times New Roman" w:hAnsi="Times New Roman" w:cs="Times New Roman"/>
          </w:rPr>
          <w:t xml:space="preserve"> </w:t>
        </w:r>
      </w:ins>
      <w:ins w:id="1108" w:author="Benton, Deon" w:date="2026-05-03T20:51:00Z" w16du:dateUtc="2026-05-04T01:51:00Z">
        <w:r w:rsidR="00693966">
          <w:rPr>
            <w:rFonts w:ascii="Times New Roman" w:eastAsia="Times New Roman" w:hAnsi="Times New Roman" w:cs="Times New Roman"/>
          </w:rPr>
          <w:t>a network’s</w:t>
        </w:r>
      </w:ins>
      <w:ins w:id="1109" w:author="Benton, Deon" w:date="2026-05-02T10:14:00Z" w16du:dateUtc="2026-05-02T15:14:00Z">
        <w:r w:rsidR="00907380">
          <w:rPr>
            <w:rFonts w:ascii="Times New Roman" w:eastAsia="Times New Roman" w:hAnsi="Times New Roman" w:cs="Times New Roman"/>
          </w:rPr>
          <w:t xml:space="preserve"> storage </w:t>
        </w:r>
      </w:ins>
      <w:ins w:id="1110" w:author="Benton, Deon" w:date="2026-05-02T10:12:00Z" w16du:dateUtc="2026-05-02T15:12:00Z">
        <w:r w:rsidR="00907380">
          <w:rPr>
            <w:rFonts w:ascii="Times New Roman" w:eastAsia="Times New Roman" w:hAnsi="Times New Roman" w:cs="Times New Roman"/>
          </w:rPr>
          <w:t xml:space="preserve">capacity; more hidden units </w:t>
        </w:r>
      </w:ins>
      <w:proofErr w:type="gramStart"/>
      <w:ins w:id="1111" w:author="Benton, Deon" w:date="2026-05-03T20:43:00Z" w16du:dateUtc="2026-05-04T01:43:00Z">
        <w:r w:rsidR="00880864">
          <w:rPr>
            <w:rFonts w:ascii="Times New Roman" w:eastAsia="Times New Roman" w:hAnsi="Times New Roman" w:cs="Times New Roman"/>
          </w:rPr>
          <w:t>translates</w:t>
        </w:r>
        <w:proofErr w:type="gramEnd"/>
        <w:r w:rsidR="00880864">
          <w:rPr>
            <w:rFonts w:ascii="Times New Roman" w:eastAsia="Times New Roman" w:hAnsi="Times New Roman" w:cs="Times New Roman"/>
          </w:rPr>
          <w:t xml:space="preserve"> to</w:t>
        </w:r>
      </w:ins>
      <w:ins w:id="1112" w:author="Benton, Deon" w:date="2026-05-02T10:12:00Z" w16du:dateUtc="2026-05-02T15:12:00Z">
        <w:r w:rsidR="00907380">
          <w:rPr>
            <w:rFonts w:ascii="Times New Roman" w:eastAsia="Times New Roman" w:hAnsi="Times New Roman" w:cs="Times New Roman"/>
          </w:rPr>
          <w:t xml:space="preserve"> greater storage.</w:t>
        </w:r>
      </w:ins>
      <w:ins w:id="1113"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1114"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115" w:author="Benton, Deon" w:date="2026-05-02T10:28:00Z" w16du:dateUtc="2026-05-02T15:28:00Z">
        <w:r w:rsidR="001A7034">
          <w:rPr>
            <w:rFonts w:ascii="Times New Roman" w:eastAsia="Times New Roman" w:hAnsi="Times New Roman" w:cs="Times New Roman"/>
          </w:rPr>
          <w:t>fo</w:t>
        </w:r>
      </w:ins>
      <w:ins w:id="1116" w:author="Benton, Deon" w:date="2026-05-02T10:18:00Z" w16du:dateUtc="2026-05-02T15:18:00Z">
        <w:r w:rsidR="007A780F">
          <w:rPr>
            <w:rFonts w:ascii="Times New Roman" w:eastAsia="Times New Roman" w:hAnsi="Times New Roman" w:cs="Times New Roman"/>
          </w:rPr>
          <w:t>llowed</w:t>
        </w:r>
      </w:ins>
      <w:ins w:id="1117"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118"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119" w:author="Benton, Deon" w:date="2026-05-04T10:43:00Z" w16du:dateUtc="2026-05-04T15:43:00Z">
        <w:r w:rsidR="00EC7F17">
          <w:rPr>
            <w:rFonts w:ascii="Times New Roman" w:eastAsia="Times New Roman" w:hAnsi="Times New Roman" w:cs="Times New Roman"/>
          </w:rPr>
          <w:t xml:space="preserve">. </w:t>
        </w:r>
      </w:ins>
      <w:ins w:id="1120"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121" w:author="Benton, Deon" w:date="2026-05-03T20:43:00Z" w16du:dateUtc="2026-05-04T01:43:00Z"/>
          <w:rFonts w:ascii="Times New Roman" w:eastAsia="Times New Roman" w:hAnsi="Times New Roman" w:cs="Times New Roman"/>
        </w:rPr>
      </w:pPr>
      <w:ins w:id="1122" w:author="Benton, Deon" w:date="2026-05-04T10:39:00Z" w16du:dateUtc="2026-05-04T15:39:00Z">
        <w:r>
          <w:rPr>
            <w:rFonts w:ascii="Times New Roman" w:eastAsia="Times New Roman" w:hAnsi="Times New Roman" w:cs="Times New Roman"/>
          </w:rPr>
          <w:t>In terms of the length of this phase, it</w:t>
        </w:r>
      </w:ins>
      <w:ins w:id="1123" w:author="Benton, Deon" w:date="2026-05-04T10:08:00Z" w16du:dateUtc="2026-05-04T15:08:00Z">
        <w:r w:rsidR="00C305AF">
          <w:rPr>
            <w:rFonts w:ascii="Times New Roman" w:eastAsia="Times New Roman" w:hAnsi="Times New Roman" w:cs="Times New Roman"/>
          </w:rPr>
          <w:t>—like the habituation phase—</w:t>
        </w:r>
      </w:ins>
      <w:ins w:id="1124" w:author="Benton, Deon" w:date="2026-05-04T10:07:00Z" w16du:dateUtc="2026-05-04T15:07:00Z">
        <w:r w:rsidR="00C305AF">
          <w:rPr>
            <w:rFonts w:ascii="Times New Roman" w:eastAsia="Times New Roman" w:hAnsi="Times New Roman" w:cs="Times New Roman"/>
          </w:rPr>
          <w:t xml:space="preserve">ranged </w:t>
        </w:r>
      </w:ins>
      <w:ins w:id="1125" w:author="Benton, Deon" w:date="2026-05-04T10:39:00Z" w16du:dateUtc="2026-05-04T15:39:00Z">
        <w:r>
          <w:rPr>
            <w:rFonts w:ascii="Times New Roman" w:eastAsia="Times New Roman" w:hAnsi="Times New Roman" w:cs="Times New Roman"/>
          </w:rPr>
          <w:t>from</w:t>
        </w:r>
      </w:ins>
      <w:ins w:id="1126"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127" w:author="Benton, Deon" w:date="2026-05-04T10:27:00Z" w16du:dateUtc="2026-05-04T15:27:00Z">
        <w:r w:rsidR="005A2397">
          <w:rPr>
            <w:rFonts w:ascii="Times New Roman" w:eastAsia="Times New Roman" w:hAnsi="Times New Roman" w:cs="Times New Roman"/>
          </w:rPr>
          <w:t xml:space="preserve">A range </w:t>
        </w:r>
      </w:ins>
      <w:ins w:id="1128" w:author="Benton, Deon" w:date="2026-05-04T10:45:00Z" w16du:dateUtc="2026-05-04T15:45:00Z">
        <w:r w:rsidR="00F37CAD">
          <w:rPr>
            <w:rFonts w:ascii="Times New Roman" w:eastAsia="Times New Roman" w:hAnsi="Times New Roman" w:cs="Times New Roman"/>
          </w:rPr>
          <w:t>of values were used</w:t>
        </w:r>
      </w:ins>
      <w:ins w:id="1129" w:author="Benton, Deon" w:date="2026-05-04T10:27:00Z" w16du:dateUtc="2026-05-04T15:27:00Z">
        <w:r w:rsidR="005A2397">
          <w:rPr>
            <w:rFonts w:ascii="Times New Roman" w:eastAsia="Times New Roman" w:hAnsi="Times New Roman" w:cs="Times New Roman"/>
          </w:rPr>
          <w:t xml:space="preserve"> rather </w:t>
        </w:r>
      </w:ins>
      <w:ins w:id="1130" w:author="Benton, Deon" w:date="2026-05-04T10:45:00Z" w16du:dateUtc="2026-05-04T15:45:00Z">
        <w:r w:rsidR="00F37CAD">
          <w:rPr>
            <w:rFonts w:ascii="Times New Roman" w:eastAsia="Times New Roman" w:hAnsi="Times New Roman" w:cs="Times New Roman"/>
          </w:rPr>
          <w:t>than one specific value</w:t>
        </w:r>
      </w:ins>
      <w:ins w:id="1131" w:author="Benton, Deon" w:date="2026-05-04T10:27:00Z" w16du:dateUtc="2026-05-04T15:27:00Z">
        <w:r w:rsidR="005A2397">
          <w:rPr>
            <w:rFonts w:ascii="Times New Roman" w:eastAsia="Times New Roman" w:hAnsi="Times New Roman" w:cs="Times New Roman"/>
          </w:rPr>
          <w:t xml:space="preserve"> because the original report did not specify </w:t>
        </w:r>
      </w:ins>
      <w:ins w:id="1132" w:author="Benton, Deon" w:date="2026-05-04T10:28:00Z" w16du:dateUtc="2026-05-04T15:28:00Z">
        <w:r w:rsidR="005A2397">
          <w:rPr>
            <w:rFonts w:ascii="Times New Roman" w:eastAsia="Times New Roman" w:hAnsi="Times New Roman" w:cs="Times New Roman"/>
          </w:rPr>
          <w:t>the duration of the action phase.</w:t>
        </w:r>
      </w:ins>
      <w:ins w:id="1133" w:author="Benton, Deon" w:date="2026-05-04T10:30:00Z" w16du:dateUtc="2026-05-04T15:30:00Z">
        <w:r w:rsidR="00994946">
          <w:rPr>
            <w:rFonts w:ascii="Times New Roman" w:eastAsia="Times New Roman" w:hAnsi="Times New Roman" w:cs="Times New Roman"/>
          </w:rPr>
          <w:t xml:space="preserve"> Although </w:t>
        </w:r>
      </w:ins>
      <w:ins w:id="1134" w:author="Benton, Deon" w:date="2026-05-04T10:33:00Z" w16du:dateUtc="2026-05-04T15:33:00Z">
        <w:r w:rsidR="00D92D32">
          <w:rPr>
            <w:rFonts w:ascii="Times New Roman" w:eastAsia="Times New Roman" w:hAnsi="Times New Roman" w:cs="Times New Roman"/>
          </w:rPr>
          <w:t xml:space="preserve">this </w:t>
        </w:r>
      </w:ins>
      <w:ins w:id="1135" w:author="Benton, Deon" w:date="2026-05-04T10:48:00Z" w16du:dateUtc="2026-05-04T15:48:00Z">
        <w:r w:rsidR="00CD3B31">
          <w:rPr>
            <w:rFonts w:ascii="Times New Roman" w:eastAsia="Times New Roman" w:hAnsi="Times New Roman" w:cs="Times New Roman"/>
          </w:rPr>
          <w:t>meant that</w:t>
        </w:r>
      </w:ins>
      <w:ins w:id="1136" w:author="Benton, Deon" w:date="2026-05-04T10:33:00Z" w16du:dateUtc="2026-05-04T15:33:00Z">
        <w:r w:rsidR="00D92D32">
          <w:rPr>
            <w:rFonts w:ascii="Times New Roman" w:eastAsia="Times New Roman" w:hAnsi="Times New Roman" w:cs="Times New Roman"/>
          </w:rPr>
          <w:t xml:space="preserve"> some liberties</w:t>
        </w:r>
      </w:ins>
      <w:ins w:id="1137" w:author="Benton, Deon" w:date="2026-05-04T10:35:00Z" w16du:dateUtc="2026-05-04T15:35:00Z">
        <w:r w:rsidR="00137079">
          <w:rPr>
            <w:rFonts w:ascii="Times New Roman" w:eastAsia="Times New Roman" w:hAnsi="Times New Roman" w:cs="Times New Roman"/>
          </w:rPr>
          <w:t xml:space="preserve"> </w:t>
        </w:r>
      </w:ins>
      <w:ins w:id="1138" w:author="Benton, Deon" w:date="2026-05-04T10:48:00Z" w16du:dateUtc="2026-05-04T15:48:00Z">
        <w:r w:rsidR="00CD3B31">
          <w:rPr>
            <w:rFonts w:ascii="Times New Roman" w:eastAsia="Times New Roman" w:hAnsi="Times New Roman" w:cs="Times New Roman"/>
          </w:rPr>
          <w:t>had to be taken to implement this</w:t>
        </w:r>
      </w:ins>
      <w:ins w:id="1139" w:author="Benton, Deon" w:date="2026-05-04T10:35:00Z" w16du:dateUtc="2026-05-04T15:35:00Z">
        <w:r w:rsidR="008F4FEB">
          <w:rPr>
            <w:rFonts w:ascii="Times New Roman" w:eastAsia="Times New Roman" w:hAnsi="Times New Roman" w:cs="Times New Roman"/>
          </w:rPr>
          <w:t xml:space="preserve"> aspect of the task</w:t>
        </w:r>
      </w:ins>
      <w:ins w:id="1140" w:author="Benton, Deon" w:date="2026-05-04T10:30:00Z" w16du:dateUtc="2026-05-04T15:30:00Z">
        <w:r w:rsidR="00994946">
          <w:rPr>
            <w:rFonts w:ascii="Times New Roman" w:eastAsia="Times New Roman" w:hAnsi="Times New Roman" w:cs="Times New Roman"/>
          </w:rPr>
          <w:t xml:space="preserve">, this range </w:t>
        </w:r>
      </w:ins>
      <w:ins w:id="1141" w:author="Benton, Deon" w:date="2026-05-04T10:35:00Z" w16du:dateUtc="2026-05-04T15:35:00Z">
        <w:r w:rsidR="0085192A">
          <w:rPr>
            <w:rFonts w:ascii="Times New Roman" w:eastAsia="Times New Roman" w:hAnsi="Times New Roman" w:cs="Times New Roman"/>
          </w:rPr>
          <w:t>reflected the</w:t>
        </w:r>
      </w:ins>
      <w:ins w:id="1142" w:author="Benton, Deon" w:date="2026-05-04T10:31:00Z" w16du:dateUtc="2026-05-04T15:31:00Z">
        <w:r w:rsidR="00D92D32">
          <w:rPr>
            <w:rFonts w:ascii="Times New Roman" w:eastAsia="Times New Roman" w:hAnsi="Times New Roman" w:cs="Times New Roman"/>
          </w:rPr>
          <w:t xml:space="preserve"> brief nature of a typical action phase.</w:t>
        </w:r>
      </w:ins>
      <w:ins w:id="1143" w:author="Benton, Deon" w:date="2026-05-04T10:27:00Z" w16du:dateUtc="2026-05-04T15:27:00Z">
        <w:r w:rsidR="005A2397">
          <w:rPr>
            <w:rFonts w:ascii="Times New Roman" w:eastAsia="Times New Roman" w:hAnsi="Times New Roman" w:cs="Times New Roman"/>
          </w:rPr>
          <w:t xml:space="preserve"> </w:t>
        </w:r>
      </w:ins>
      <w:ins w:id="1144"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145" w:author="Benton, Deon" w:date="2026-05-04T10:36:00Z" w16du:dateUtc="2026-05-04T15:36:00Z">
        <w:r w:rsidR="00586440">
          <w:rPr>
            <w:rFonts w:ascii="Times New Roman" w:eastAsia="Times New Roman" w:hAnsi="Times New Roman" w:cs="Times New Roman"/>
          </w:rPr>
          <w:t>the action and habituation phases</w:t>
        </w:r>
      </w:ins>
      <w:ins w:id="1146" w:author="Benton, Deon" w:date="2026-05-03T21:01:00Z" w16du:dateUtc="2026-05-04T02:01:00Z">
        <w:r w:rsidR="00666B57" w:rsidRPr="00666B57">
          <w:rPr>
            <w:rFonts w:ascii="Times New Roman" w:eastAsia="Times New Roman" w:hAnsi="Times New Roman" w:cs="Times New Roman"/>
          </w:rPr>
          <w:t xml:space="preserve"> were identical. </w:t>
        </w:r>
      </w:ins>
      <w:ins w:id="1147" w:author="Benton, Deon" w:date="2026-05-04T10:49:00Z" w16du:dateUtc="2026-05-04T15:49:00Z">
        <w:r w:rsidR="00CD3B31">
          <w:rPr>
            <w:rFonts w:ascii="Times New Roman" w:eastAsia="Times New Roman" w:hAnsi="Times New Roman" w:cs="Times New Roman"/>
          </w:rPr>
          <w:t>Thus,</w:t>
        </w:r>
      </w:ins>
      <w:ins w:id="1148" w:author="Benton, Deon" w:date="2026-05-04T10:36:00Z" w16du:dateUtc="2026-05-04T15:36:00Z">
        <w:r w:rsidR="000F5624">
          <w:rPr>
            <w:rFonts w:ascii="Times New Roman" w:eastAsia="Times New Roman" w:hAnsi="Times New Roman" w:cs="Times New Roman"/>
          </w:rPr>
          <w:t xml:space="preserve"> if the</w:t>
        </w:r>
      </w:ins>
      <w:ins w:id="1149" w:author="Benton, Deon" w:date="2026-05-03T21:01:00Z" w16du:dateUtc="2026-05-04T02:01:00Z">
        <w:r w:rsidR="00666B57" w:rsidRPr="00666B57">
          <w:rPr>
            <w:rFonts w:ascii="Times New Roman" w:eastAsia="Times New Roman" w:hAnsi="Times New Roman" w:cs="Times New Roman"/>
          </w:rPr>
          <w:t xml:space="preserve"> habituation phase </w:t>
        </w:r>
      </w:ins>
      <w:ins w:id="1150" w:author="Benton, Deon" w:date="2026-05-04T10:36:00Z" w16du:dateUtc="2026-05-04T15:36:00Z">
        <w:r w:rsidR="000F5624">
          <w:rPr>
            <w:rFonts w:ascii="Times New Roman" w:eastAsia="Times New Roman" w:hAnsi="Times New Roman" w:cs="Times New Roman"/>
          </w:rPr>
          <w:t>was 9 epochs in length during</w:t>
        </w:r>
      </w:ins>
      <w:ins w:id="1151" w:author="Benton, Deon" w:date="2026-05-03T21:01:00Z" w16du:dateUtc="2026-05-04T02:01:00Z">
        <w:r w:rsidR="00666B57" w:rsidRPr="00666B57">
          <w:rPr>
            <w:rFonts w:ascii="Times New Roman" w:eastAsia="Times New Roman" w:hAnsi="Times New Roman" w:cs="Times New Roman"/>
          </w:rPr>
          <w:t xml:space="preserve"> a given run</w:t>
        </w:r>
      </w:ins>
      <w:ins w:id="1152" w:author="Benton, Deon" w:date="2026-05-04T10:36:00Z" w16du:dateUtc="2026-05-04T15:36:00Z">
        <w:r w:rsidR="000F5624">
          <w:rPr>
            <w:rFonts w:ascii="Times New Roman" w:eastAsia="Times New Roman" w:hAnsi="Times New Roman" w:cs="Times New Roman"/>
          </w:rPr>
          <w:t xml:space="preserve"> of the model</w:t>
        </w:r>
      </w:ins>
      <w:ins w:id="1153" w:author="Benton, Deon" w:date="2026-05-03T21:01:00Z" w16du:dateUtc="2026-05-04T02:01:00Z">
        <w:r w:rsidR="00666B57" w:rsidRPr="00666B57">
          <w:rPr>
            <w:rFonts w:ascii="Times New Roman" w:eastAsia="Times New Roman" w:hAnsi="Times New Roman" w:cs="Times New Roman"/>
          </w:rPr>
          <w:t xml:space="preserve">, the action phase </w:t>
        </w:r>
      </w:ins>
      <w:ins w:id="1154" w:author="Benton, Deon" w:date="2026-05-04T10:36:00Z" w16du:dateUtc="2026-05-04T15:36:00Z">
        <w:r w:rsidR="000F5624">
          <w:rPr>
            <w:rFonts w:ascii="Times New Roman" w:eastAsia="Times New Roman" w:hAnsi="Times New Roman" w:cs="Times New Roman"/>
          </w:rPr>
          <w:t xml:space="preserve">was also 9 epochs </w:t>
        </w:r>
      </w:ins>
      <w:ins w:id="1155" w:author="Benton, Deon" w:date="2026-05-04T10:37:00Z" w16du:dateUtc="2026-05-04T15:37:00Z">
        <w:r w:rsidR="000F5624">
          <w:rPr>
            <w:rFonts w:ascii="Times New Roman" w:eastAsia="Times New Roman" w:hAnsi="Times New Roman" w:cs="Times New Roman"/>
          </w:rPr>
          <w:t>in length</w:t>
        </w:r>
      </w:ins>
      <w:ins w:id="1156"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157" w:author="Benton, Deon" w:date="2026-05-01T21:33:00Z" w16du:dateUtc="2026-05-02T02:33:00Z"/>
          <w:rFonts w:ascii="Times New Roman" w:eastAsia="Times New Roman" w:hAnsi="Times New Roman" w:cs="Times New Roman"/>
        </w:rPr>
      </w:pPr>
      <w:ins w:id="1158" w:author="Benton, Deon" w:date="2026-05-03T21:01:00Z" w16du:dateUtc="2026-05-04T02:01:00Z">
        <w:r>
          <w:rPr>
            <w:rFonts w:ascii="Times New Roman" w:eastAsia="Times New Roman" w:hAnsi="Times New Roman" w:cs="Times New Roman"/>
          </w:rPr>
          <w:t xml:space="preserve">As was true </w:t>
        </w:r>
      </w:ins>
      <w:ins w:id="1159" w:author="Benton, Deon" w:date="2026-05-04T10:00:00Z" w16du:dateUtc="2026-05-04T15:00:00Z">
        <w:r w:rsidR="00E56AA3">
          <w:rPr>
            <w:rFonts w:ascii="Times New Roman" w:eastAsia="Times New Roman" w:hAnsi="Times New Roman" w:cs="Times New Roman"/>
          </w:rPr>
          <w:t>for</w:t>
        </w:r>
      </w:ins>
      <w:ins w:id="1160" w:author="Benton, Deon" w:date="2026-05-03T21:01:00Z" w16du:dateUtc="2026-05-04T02:01:00Z">
        <w:r>
          <w:rPr>
            <w:rFonts w:ascii="Times New Roman" w:eastAsia="Times New Roman" w:hAnsi="Times New Roman" w:cs="Times New Roman"/>
          </w:rPr>
          <w:t xml:space="preserve"> infants in Skerry et al. (2013), n</w:t>
        </w:r>
      </w:ins>
      <w:ins w:id="1161" w:author="Benton, Deon" w:date="2026-05-02T10:36:00Z" w16du:dateUtc="2026-05-02T15:36:00Z">
        <w:r w:rsidR="00A02814">
          <w:rPr>
            <w:rFonts w:ascii="Times New Roman" w:eastAsia="Times New Roman" w:hAnsi="Times New Roman" w:cs="Times New Roman"/>
          </w:rPr>
          <w:t>etwork</w:t>
        </w:r>
      </w:ins>
      <w:ins w:id="1162" w:author="Benton, Deon" w:date="2026-05-04T10:00:00Z" w16du:dateUtc="2026-05-04T15:00:00Z">
        <w:r w:rsidR="00E56AA3">
          <w:rPr>
            <w:rFonts w:ascii="Times New Roman" w:eastAsia="Times New Roman" w:hAnsi="Times New Roman" w:cs="Times New Roman"/>
          </w:rPr>
          <w:t>s</w:t>
        </w:r>
      </w:ins>
      <w:ins w:id="1163" w:author="Benton, Deon" w:date="2026-05-03T21:01:00Z" w16du:dateUtc="2026-05-04T02:01:00Z">
        <w:r w:rsidR="00BC40DC">
          <w:rPr>
            <w:rFonts w:ascii="Times New Roman" w:eastAsia="Times New Roman" w:hAnsi="Times New Roman" w:cs="Times New Roman"/>
          </w:rPr>
          <w:t xml:space="preserve"> </w:t>
        </w:r>
      </w:ins>
      <w:ins w:id="1164" w:author="Benton, Deon" w:date="2026-05-02T10:36:00Z" w16du:dateUtc="2026-05-02T15:36:00Z">
        <w:r w:rsidR="00A02814">
          <w:rPr>
            <w:rFonts w:ascii="Times New Roman" w:eastAsia="Times New Roman" w:hAnsi="Times New Roman" w:cs="Times New Roman"/>
          </w:rPr>
          <w:t xml:space="preserve">were assigned </w:t>
        </w:r>
      </w:ins>
      <w:ins w:id="1165" w:author="Benton, Deon" w:date="2026-05-04T13:20:00Z" w16du:dateUtc="2026-05-04T18:20:00Z">
        <w:r w:rsidR="003F2A08">
          <w:rPr>
            <w:rFonts w:ascii="Times New Roman" w:eastAsia="Times New Roman" w:hAnsi="Times New Roman" w:cs="Times New Roman"/>
          </w:rPr>
          <w:t>to one of three conditions:</w:t>
        </w:r>
      </w:ins>
      <w:ins w:id="1166" w:author="Benton, Deon" w:date="2026-05-02T10:36:00Z" w16du:dateUtc="2026-05-02T15:36:00Z">
        <w:r w:rsidR="00A02814">
          <w:rPr>
            <w:rFonts w:ascii="Times New Roman" w:eastAsia="Times New Roman" w:hAnsi="Times New Roman" w:cs="Times New Roman"/>
          </w:rPr>
          <w:t xml:space="preserve"> Effective Action</w:t>
        </w:r>
      </w:ins>
      <w:ins w:id="1167" w:author="Benton, Deon" w:date="2026-05-04T13:20:00Z" w16du:dateUtc="2026-05-04T18:20:00Z">
        <w:r w:rsidR="003F2A08">
          <w:rPr>
            <w:rFonts w:ascii="Times New Roman" w:eastAsia="Times New Roman" w:hAnsi="Times New Roman" w:cs="Times New Roman"/>
          </w:rPr>
          <w:t xml:space="preserve">, </w:t>
        </w:r>
      </w:ins>
      <w:ins w:id="1168" w:author="Benton, Deon" w:date="2026-05-02T10:36:00Z" w16du:dateUtc="2026-05-02T15:36:00Z">
        <w:r w:rsidR="00A02814">
          <w:rPr>
            <w:rFonts w:ascii="Times New Roman" w:eastAsia="Times New Roman" w:hAnsi="Times New Roman" w:cs="Times New Roman"/>
          </w:rPr>
          <w:t>Ineffective Action</w:t>
        </w:r>
      </w:ins>
      <w:ins w:id="1169" w:author="Benton, Deon" w:date="2026-05-04T13:20:00Z" w16du:dateUtc="2026-05-04T18:20:00Z">
        <w:r w:rsidR="003F2A08">
          <w:rPr>
            <w:rFonts w:ascii="Times New Roman" w:eastAsia="Times New Roman" w:hAnsi="Times New Roman" w:cs="Times New Roman"/>
          </w:rPr>
          <w:t>, or No Training</w:t>
        </w:r>
      </w:ins>
      <w:ins w:id="1170" w:author="Benton, Deon" w:date="2026-05-02T10:36:00Z" w16du:dateUtc="2026-05-02T15:36:00Z">
        <w:r w:rsidR="00A02814">
          <w:rPr>
            <w:rFonts w:ascii="Times New Roman" w:eastAsia="Times New Roman" w:hAnsi="Times New Roman" w:cs="Times New Roman"/>
          </w:rPr>
          <w:t>.</w:t>
        </w:r>
      </w:ins>
      <w:ins w:id="1171"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172" w:author="Benton, Deon" w:date="2026-05-04T11:24:00Z" w16du:dateUtc="2026-05-04T16:24:00Z">
        <w:r w:rsidR="00E21A3E">
          <w:rPr>
            <w:rFonts w:ascii="Times New Roman" w:eastAsia="Times New Roman" w:hAnsi="Times New Roman" w:cs="Times New Roman"/>
          </w:rPr>
          <w:t>The</w:t>
        </w:r>
      </w:ins>
      <w:ins w:id="1173" w:author="Benton, Deon" w:date="2026-05-04T11:22:00Z" w16du:dateUtc="2026-05-04T16:22:00Z">
        <w:r w:rsidR="00592DAE">
          <w:rPr>
            <w:rFonts w:ascii="Times New Roman" w:eastAsia="Times New Roman" w:hAnsi="Times New Roman" w:cs="Times New Roman"/>
          </w:rPr>
          <w:t xml:space="preserve"> assumption </w:t>
        </w:r>
      </w:ins>
      <w:ins w:id="1174" w:author="Benton, Deon" w:date="2026-05-04T11:24:00Z" w16du:dateUtc="2026-05-04T16:24:00Z">
        <w:r w:rsidR="00592DAE">
          <w:rPr>
            <w:rFonts w:ascii="Times New Roman" w:eastAsia="Times New Roman" w:hAnsi="Times New Roman" w:cs="Times New Roman"/>
          </w:rPr>
          <w:t xml:space="preserve">that </w:t>
        </w:r>
      </w:ins>
      <w:ins w:id="1175" w:author="Benton, Deon" w:date="2026-05-04T11:25:00Z" w16du:dateUtc="2026-05-04T16:25:00Z">
        <w:r w:rsidR="00E21A3E">
          <w:rPr>
            <w:rFonts w:ascii="Times New Roman" w:eastAsia="Times New Roman" w:hAnsi="Times New Roman" w:cs="Times New Roman"/>
          </w:rPr>
          <w:t xml:space="preserve">effective rather than ineffective </w:t>
        </w:r>
      </w:ins>
      <w:ins w:id="1176" w:author="Benton, Deon" w:date="2026-05-04T11:24:00Z" w16du:dateUtc="2026-05-04T16:24:00Z">
        <w:r w:rsidR="00592DAE">
          <w:rPr>
            <w:rFonts w:ascii="Times New Roman" w:eastAsia="Times New Roman" w:hAnsi="Times New Roman" w:cs="Times New Roman"/>
          </w:rPr>
          <w:t xml:space="preserve">sticky-mittens experience </w:t>
        </w:r>
      </w:ins>
      <w:ins w:id="1177" w:author="Benton, Deon" w:date="2026-05-04T11:25:00Z" w16du:dateUtc="2026-05-04T16:25:00Z">
        <w:r w:rsidR="00E21A3E">
          <w:rPr>
            <w:rFonts w:ascii="Times New Roman" w:eastAsia="Times New Roman" w:hAnsi="Times New Roman" w:cs="Times New Roman"/>
          </w:rPr>
          <w:t>heightens</w:t>
        </w:r>
      </w:ins>
      <w:ins w:id="1178" w:author="Benton, Deon" w:date="2026-05-04T11:23:00Z" w16du:dateUtc="2026-05-04T16:23:00Z">
        <w:r w:rsidR="00592DAE">
          <w:rPr>
            <w:rFonts w:ascii="Times New Roman" w:eastAsia="Times New Roman" w:hAnsi="Times New Roman" w:cs="Times New Roman"/>
          </w:rPr>
          <w:t xml:space="preserve"> </w:t>
        </w:r>
      </w:ins>
      <w:ins w:id="1179" w:author="Benton, Deon" w:date="2026-05-04T11:24:00Z" w16du:dateUtc="2026-05-04T16:24:00Z">
        <w:r w:rsidR="00592DAE">
          <w:rPr>
            <w:rFonts w:ascii="Times New Roman" w:eastAsia="Times New Roman" w:hAnsi="Times New Roman" w:cs="Times New Roman"/>
          </w:rPr>
          <w:t xml:space="preserve">infants’ </w:t>
        </w:r>
      </w:ins>
      <w:ins w:id="1180" w:author="Benton, Deon" w:date="2026-05-04T11:23:00Z" w16du:dateUtc="2026-05-04T16:23:00Z">
        <w:r w:rsidR="00592DAE">
          <w:rPr>
            <w:rFonts w:ascii="Times New Roman" w:eastAsia="Times New Roman" w:hAnsi="Times New Roman" w:cs="Times New Roman"/>
          </w:rPr>
          <w:t>attention</w:t>
        </w:r>
      </w:ins>
      <w:ins w:id="1181"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182" w:author="Benton, Deon" w:date="2026-05-04T11:25:00Z" w16du:dateUtc="2026-05-04T16:25:00Z">
        <w:r w:rsidR="00E21A3E">
          <w:rPr>
            <w:rFonts w:ascii="Times New Roman" w:eastAsia="Times New Roman" w:hAnsi="Times New Roman" w:cs="Times New Roman"/>
          </w:rPr>
          <w:t xml:space="preserve"> for </w:t>
        </w:r>
      </w:ins>
      <w:ins w:id="1183" w:author="Benton, Deon" w:date="2026-05-04T11:26:00Z" w16du:dateUtc="2026-05-04T16:26:00Z">
        <w:r w:rsidR="00E21A3E">
          <w:rPr>
            <w:rFonts w:ascii="Times New Roman" w:eastAsia="Times New Roman" w:hAnsi="Times New Roman" w:cs="Times New Roman"/>
          </w:rPr>
          <w:t xml:space="preserve">networks </w:t>
        </w:r>
      </w:ins>
      <w:ins w:id="1184" w:author="Benton, Deon" w:date="2026-05-04T11:27:00Z" w16du:dateUtc="2026-05-04T16:27:00Z">
        <w:r w:rsidR="00CB44E1">
          <w:rPr>
            <w:rFonts w:ascii="Times New Roman" w:eastAsia="Times New Roman" w:hAnsi="Times New Roman" w:cs="Times New Roman"/>
          </w:rPr>
          <w:t>in the</w:t>
        </w:r>
      </w:ins>
      <w:ins w:id="1185" w:author="Benton, Deon" w:date="2026-05-04T11:26:00Z" w16du:dateUtc="2026-05-04T16:26:00Z">
        <w:r w:rsidR="00E21A3E">
          <w:rPr>
            <w:rFonts w:ascii="Times New Roman" w:eastAsia="Times New Roman" w:hAnsi="Times New Roman" w:cs="Times New Roman"/>
          </w:rPr>
          <w:t xml:space="preserve"> Effective Action condition</w:t>
        </w:r>
      </w:ins>
      <w:ins w:id="1186" w:author="Benton, Deon" w:date="2026-05-04T11:28:00Z" w16du:dateUtc="2026-05-04T16:28:00Z">
        <w:r w:rsidR="008B237A">
          <w:rPr>
            <w:rFonts w:ascii="Times New Roman" w:eastAsia="Times New Roman" w:hAnsi="Times New Roman" w:cs="Times New Roman"/>
          </w:rPr>
          <w:t xml:space="preserve">. A lower learning rate was </w:t>
        </w:r>
      </w:ins>
      <w:ins w:id="1187" w:author="Benton, Deon" w:date="2026-05-04T12:30:00Z" w16du:dateUtc="2026-05-04T17:30:00Z">
        <w:r w:rsidR="00394185">
          <w:rPr>
            <w:rFonts w:ascii="Times New Roman" w:eastAsia="Times New Roman" w:hAnsi="Times New Roman" w:cs="Times New Roman"/>
          </w:rPr>
          <w:t>used</w:t>
        </w:r>
      </w:ins>
      <w:ins w:id="1188" w:author="Benton, Deon" w:date="2026-05-04T11:28:00Z" w16du:dateUtc="2026-05-04T16:28:00Z">
        <w:r w:rsidR="008B237A">
          <w:rPr>
            <w:rFonts w:ascii="Times New Roman" w:eastAsia="Times New Roman" w:hAnsi="Times New Roman" w:cs="Times New Roman"/>
          </w:rPr>
          <w:t xml:space="preserve"> during </w:t>
        </w:r>
      </w:ins>
      <w:ins w:id="1189" w:author="Benton, Deon" w:date="2026-05-04T11:29:00Z" w16du:dateUtc="2026-05-04T16:29:00Z">
        <w:r w:rsidR="008B237A">
          <w:rPr>
            <w:rFonts w:ascii="Times New Roman" w:eastAsia="Times New Roman" w:hAnsi="Times New Roman" w:cs="Times New Roman"/>
          </w:rPr>
          <w:t>the pretraining phase than that used</w:t>
        </w:r>
      </w:ins>
      <w:ins w:id="1190"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191"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192"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193" w:author="Benton, Deon" w:date="2026-05-04T11:40:00Z" w16du:dateUtc="2026-05-04T16:40:00Z">
        <w:r w:rsidR="00A53D96">
          <w:rPr>
            <w:rFonts w:ascii="Times New Roman" w:eastAsia="Times New Roman" w:hAnsi="Times New Roman" w:cs="Times New Roman"/>
          </w:rPr>
          <w:t xml:space="preserve"> </w:t>
        </w:r>
      </w:ins>
      <w:ins w:id="1194" w:author="Benton, Deon" w:date="2026-05-04T12:31:00Z" w16du:dateUtc="2026-05-04T17:31:00Z">
        <w:r w:rsidR="00394185">
          <w:rPr>
            <w:rFonts w:ascii="Times New Roman" w:eastAsia="Times New Roman" w:hAnsi="Times New Roman" w:cs="Times New Roman"/>
          </w:rPr>
          <w:t>this attentional boost is short-lived</w:t>
        </w:r>
      </w:ins>
      <w:ins w:id="1195" w:author="Benton, Deon" w:date="2026-05-04T11:29:00Z" w16du:dateUtc="2026-05-04T16:29:00Z">
        <w:r w:rsidR="008B237A">
          <w:rPr>
            <w:rFonts w:ascii="Times New Roman" w:eastAsia="Times New Roman" w:hAnsi="Times New Roman" w:cs="Times New Roman"/>
          </w:rPr>
          <w:t xml:space="preserve"> </w:t>
        </w:r>
      </w:ins>
      <w:ins w:id="1196" w:author="Benton, Deon" w:date="2026-05-04T11:30:00Z" w16du:dateUtc="2026-05-04T16:30:00Z">
        <w:r w:rsidR="008B237A">
          <w:rPr>
            <w:rFonts w:ascii="Times New Roman" w:eastAsia="Times New Roman" w:hAnsi="Times New Roman" w:cs="Times New Roman"/>
          </w:rPr>
          <w:t xml:space="preserve">was implemented by </w:t>
        </w:r>
      </w:ins>
      <w:ins w:id="1197" w:author="Benton, Deon" w:date="2026-05-04T11:32:00Z" w16du:dateUtc="2026-05-04T16:32:00Z">
        <w:r w:rsidR="004E3A37">
          <w:rPr>
            <w:rFonts w:ascii="Times New Roman" w:eastAsia="Times New Roman" w:hAnsi="Times New Roman" w:cs="Times New Roman"/>
          </w:rPr>
          <w:t>resetting</w:t>
        </w:r>
      </w:ins>
      <w:ins w:id="1198"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1199" w:author="Benton, Deon" w:date="2026-05-04T11:31:00Z" w16du:dateUtc="2026-05-04T16:31:00Z">
        <w:r w:rsidR="004E3A37">
          <w:rPr>
            <w:rFonts w:ascii="Times New Roman" w:eastAsia="Times New Roman" w:hAnsi="Times New Roman" w:cs="Times New Roman"/>
          </w:rPr>
          <w:t>. Th</w:t>
        </w:r>
      </w:ins>
      <w:ins w:id="1200" w:author="Benton, Deon" w:date="2026-05-04T11:32:00Z" w16du:dateUtc="2026-05-04T16:32:00Z">
        <w:r w:rsidR="004E3A37">
          <w:rPr>
            <w:rFonts w:ascii="Times New Roman" w:eastAsia="Times New Roman" w:hAnsi="Times New Roman" w:cs="Times New Roman"/>
          </w:rPr>
          <w:t>e</w:t>
        </w:r>
      </w:ins>
      <w:ins w:id="1201"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202" w:author="Benton, Deon" w:date="2026-05-04T11:34:00Z" w16du:dateUtc="2026-05-04T16:34:00Z">
        <w:r w:rsidR="00682AFF">
          <w:rPr>
            <w:rFonts w:ascii="Times New Roman" w:eastAsia="Times New Roman" w:hAnsi="Times New Roman" w:cs="Times New Roman"/>
          </w:rPr>
          <w:t>Action condition.</w:t>
        </w:r>
      </w:ins>
      <w:ins w:id="1203" w:author="Benton, Deon" w:date="2026-05-04T11:32:00Z" w16du:dateUtc="2026-05-04T16:32:00Z">
        <w:r w:rsidR="004E3A37">
          <w:rPr>
            <w:rFonts w:ascii="Times New Roman" w:eastAsia="Times New Roman" w:hAnsi="Times New Roman" w:cs="Times New Roman"/>
          </w:rPr>
          <w:t xml:space="preserve"> </w:t>
        </w:r>
      </w:ins>
      <w:ins w:id="1204" w:author="Benton, Deon" w:date="2026-05-04T11:36:00Z" w16du:dateUtc="2026-05-04T16:36:00Z">
        <w:r w:rsidR="00C90E65">
          <w:rPr>
            <w:rFonts w:ascii="Times New Roman" w:eastAsia="Times New Roman" w:hAnsi="Times New Roman" w:cs="Times New Roman"/>
          </w:rPr>
          <w:t xml:space="preserve">In all other </w:t>
        </w:r>
      </w:ins>
      <w:ins w:id="1205" w:author="Benton, Deon" w:date="2026-05-04T12:07:00Z" w16du:dateUtc="2026-05-04T17:07:00Z">
        <w:r w:rsidR="00F94E6F">
          <w:rPr>
            <w:rFonts w:ascii="Times New Roman" w:eastAsia="Times New Roman" w:hAnsi="Times New Roman" w:cs="Times New Roman"/>
          </w:rPr>
          <w:t>respect</w:t>
        </w:r>
      </w:ins>
      <w:ins w:id="1206" w:author="Benton, Deon" w:date="2026-05-04T11:36:00Z" w16du:dateUtc="2026-05-04T16:36:00Z">
        <w:r w:rsidR="00C90E65">
          <w:rPr>
            <w:rFonts w:ascii="Times New Roman" w:eastAsia="Times New Roman" w:hAnsi="Times New Roman" w:cs="Times New Roman"/>
          </w:rPr>
          <w:t>s, these two conditions were identical</w:t>
        </w:r>
      </w:ins>
      <w:ins w:id="1207" w:author="Benton, Deon" w:date="2026-05-04T12:07:00Z" w16du:dateUtc="2026-05-04T17:07:00Z">
        <w:r w:rsidR="00F94E6F">
          <w:rPr>
            <w:rFonts w:ascii="Times New Roman" w:eastAsia="Times New Roman" w:hAnsi="Times New Roman" w:cs="Times New Roman"/>
          </w:rPr>
          <w:t xml:space="preserve"> to one another</w:t>
        </w:r>
      </w:ins>
      <w:ins w:id="1208" w:author="Benton, Deon" w:date="2026-05-04T11:36:00Z" w16du:dateUtc="2026-05-04T16:36:00Z">
        <w:r w:rsidR="00C90E65">
          <w:rPr>
            <w:rFonts w:ascii="Times New Roman" w:eastAsia="Times New Roman" w:hAnsi="Times New Roman" w:cs="Times New Roman"/>
          </w:rPr>
          <w:t>.</w:t>
        </w:r>
      </w:ins>
      <w:ins w:id="1209" w:author="Benton, Deon" w:date="2026-05-04T13:16:00Z" w16du:dateUtc="2026-05-04T18:16:00Z">
        <w:r w:rsidR="008239C6">
          <w:rPr>
            <w:rFonts w:ascii="Times New Roman" w:eastAsia="Times New Roman" w:hAnsi="Times New Roman" w:cs="Times New Roman"/>
          </w:rPr>
          <w:t xml:space="preserve"> Specifically, within </w:t>
        </w:r>
      </w:ins>
      <w:ins w:id="1210" w:author="Benton, Deon" w:date="2026-05-04T13:47:00Z" w16du:dateUtc="2026-05-04T18:47:00Z">
        <w:r w:rsidR="00F913E8">
          <w:rPr>
            <w:rFonts w:ascii="Times New Roman" w:eastAsia="Times New Roman" w:hAnsi="Times New Roman" w:cs="Times New Roman"/>
          </w:rPr>
          <w:t xml:space="preserve">the </w:t>
        </w:r>
      </w:ins>
      <w:ins w:id="1211" w:author="Benton, Deon" w:date="2026-05-04T13:48:00Z" w16du:dateUtc="2026-05-04T18:48:00Z">
        <w:r w:rsidR="00F913E8">
          <w:rPr>
            <w:rFonts w:ascii="Times New Roman" w:eastAsia="Times New Roman" w:hAnsi="Times New Roman" w:cs="Times New Roman"/>
          </w:rPr>
          <w:t>Effective Action condition</w:t>
        </w:r>
      </w:ins>
      <w:ins w:id="1212"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213" w:author="Benton, Deon" w:date="2026-05-04T13:52:00Z" w16du:dateUtc="2026-05-04T18:52:00Z">
        <w:r w:rsidR="00857299">
          <w:rPr>
            <w:rFonts w:ascii="Times New Roman" w:eastAsia="Times New Roman" w:hAnsi="Times New Roman" w:cs="Times New Roman"/>
          </w:rPr>
          <w:t>sub-</w:t>
        </w:r>
      </w:ins>
      <w:ins w:id="1214" w:author="Benton, Deon" w:date="2026-05-04T13:16:00Z" w16du:dateUtc="2026-05-04T18:16:00Z">
        <w:r w:rsidR="008239C6">
          <w:rPr>
            <w:rFonts w:ascii="Times New Roman" w:eastAsia="Times New Roman" w:hAnsi="Times New Roman" w:cs="Times New Roman"/>
          </w:rPr>
          <w:t>condition or to</w:t>
        </w:r>
      </w:ins>
      <w:ins w:id="1215" w:author="Benton, Deon" w:date="2026-05-04T13:17:00Z" w16du:dateUtc="2026-05-04T18:17:00Z">
        <w:r w:rsidR="008239C6">
          <w:rPr>
            <w:rFonts w:ascii="Times New Roman" w:eastAsia="Times New Roman" w:hAnsi="Times New Roman" w:cs="Times New Roman"/>
          </w:rPr>
          <w:t xml:space="preserve"> the Control </w:t>
        </w:r>
      </w:ins>
      <w:ins w:id="1216" w:author="Benton, Deon" w:date="2026-05-04T13:52:00Z" w16du:dateUtc="2026-05-04T18:52:00Z">
        <w:r w:rsidR="00857299">
          <w:rPr>
            <w:rFonts w:ascii="Times New Roman" w:eastAsia="Times New Roman" w:hAnsi="Times New Roman" w:cs="Times New Roman"/>
          </w:rPr>
          <w:t>sub-</w:t>
        </w:r>
      </w:ins>
      <w:ins w:id="1217"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218" w:author="Benton, Deon" w:date="2026-05-04T13:19:00Z" w16du:dateUtc="2026-05-04T18:19:00Z">
        <w:r w:rsidR="003F2A08">
          <w:rPr>
            <w:rFonts w:ascii="Times New Roman" w:eastAsia="Times New Roman" w:hAnsi="Times New Roman" w:cs="Times New Roman"/>
          </w:rPr>
          <w:t xml:space="preserve">Skerry et al.’s (2013) </w:t>
        </w:r>
      </w:ins>
      <w:ins w:id="1219" w:author="Benton, Deon" w:date="2026-05-04T13:17:00Z" w16du:dateUtc="2026-05-04T18:17:00Z">
        <w:r w:rsidR="008239C6">
          <w:rPr>
            <w:rFonts w:ascii="Times New Roman" w:eastAsia="Times New Roman" w:hAnsi="Times New Roman" w:cs="Times New Roman"/>
          </w:rPr>
          <w:t>Experiments 1 and 4 in Skerry et al. (2013), whereas the Con</w:t>
        </w:r>
      </w:ins>
      <w:ins w:id="1220" w:author="Benton, Deon" w:date="2026-05-04T13:18:00Z" w16du:dateUtc="2026-05-04T18:18:00Z">
        <w:r w:rsidR="008239C6">
          <w:rPr>
            <w:rFonts w:ascii="Times New Roman" w:eastAsia="Times New Roman" w:hAnsi="Times New Roman" w:cs="Times New Roman"/>
          </w:rPr>
          <w:t xml:space="preserve">trol condition corresponded to </w:t>
        </w:r>
      </w:ins>
      <w:ins w:id="1221" w:author="Benton, Deon" w:date="2026-05-04T13:19:00Z" w16du:dateUtc="2026-05-04T18:19:00Z">
        <w:r w:rsidR="003F2A08">
          <w:rPr>
            <w:rFonts w:ascii="Times New Roman" w:eastAsia="Times New Roman" w:hAnsi="Times New Roman" w:cs="Times New Roman"/>
          </w:rPr>
          <w:t xml:space="preserve">their </w:t>
        </w:r>
      </w:ins>
      <w:ins w:id="1222"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223" w:author="Benton, Deon" w:date="2026-05-04T13:19:00Z" w16du:dateUtc="2026-05-04T18:19:00Z">
        <w:r w:rsidR="003F2A08">
          <w:rPr>
            <w:rFonts w:ascii="Times New Roman" w:eastAsia="Times New Roman" w:hAnsi="Times New Roman" w:cs="Times New Roman"/>
          </w:rPr>
          <w:t xml:space="preserve"> </w:t>
        </w:r>
      </w:ins>
      <w:ins w:id="1224" w:author="Benton, Deon" w:date="2026-05-04T13:48:00Z" w16du:dateUtc="2026-05-04T18:48:00Z">
        <w:r w:rsidR="00F913E8">
          <w:rPr>
            <w:rFonts w:ascii="Times New Roman" w:eastAsia="Times New Roman" w:hAnsi="Times New Roman" w:cs="Times New Roman"/>
          </w:rPr>
          <w:t xml:space="preserve"> Given that </w:t>
        </w:r>
      </w:ins>
      <w:ins w:id="1225" w:author="Benton, Deon" w:date="2026-05-04T13:50:00Z" w16du:dateUtc="2026-05-04T18:50:00Z">
        <w:r w:rsidR="00261000">
          <w:rPr>
            <w:rFonts w:ascii="Times New Roman" w:eastAsia="Times New Roman" w:hAnsi="Times New Roman" w:cs="Times New Roman"/>
          </w:rPr>
          <w:t xml:space="preserve">the </w:t>
        </w:r>
      </w:ins>
      <w:ins w:id="1226" w:author="Benton, Deon" w:date="2026-05-04T13:48:00Z" w16du:dateUtc="2026-05-04T18:48:00Z">
        <w:r w:rsidR="00F913E8">
          <w:rPr>
            <w:rFonts w:ascii="Times New Roman" w:eastAsia="Times New Roman" w:hAnsi="Times New Roman" w:cs="Times New Roman"/>
          </w:rPr>
          <w:t xml:space="preserve">Ineffective </w:t>
        </w:r>
      </w:ins>
      <w:ins w:id="1227" w:author="Benton, Deon" w:date="2026-05-04T13:45:00Z" w16du:dateUtc="2026-05-04T18:45:00Z">
        <w:r w:rsidR="00894DE7">
          <w:rPr>
            <w:rFonts w:ascii="Times New Roman" w:eastAsia="Times New Roman" w:hAnsi="Times New Roman" w:cs="Times New Roman"/>
          </w:rPr>
          <w:t>A</w:t>
        </w:r>
      </w:ins>
      <w:ins w:id="1228" w:author="Benton, Deon" w:date="2026-05-04T13:49:00Z" w16du:dateUtc="2026-05-04T18:49:00Z">
        <w:r w:rsidR="00F913E8">
          <w:rPr>
            <w:rFonts w:ascii="Times New Roman" w:eastAsia="Times New Roman" w:hAnsi="Times New Roman" w:cs="Times New Roman"/>
          </w:rPr>
          <w:t>ction condition</w:t>
        </w:r>
      </w:ins>
      <w:ins w:id="1229" w:author="Benton, Deon" w:date="2026-05-04T13:50:00Z" w16du:dateUtc="2026-05-04T18:50:00Z">
        <w:r w:rsidR="00261000">
          <w:rPr>
            <w:rFonts w:ascii="Times New Roman" w:eastAsia="Times New Roman" w:hAnsi="Times New Roman" w:cs="Times New Roman"/>
          </w:rPr>
          <w:t xml:space="preserve"> did not include a Control </w:t>
        </w:r>
      </w:ins>
      <w:ins w:id="1230" w:author="Benton, Deon" w:date="2026-05-04T13:51:00Z" w16du:dateUtc="2026-05-04T18:51:00Z">
        <w:r w:rsidR="00261000">
          <w:rPr>
            <w:rFonts w:ascii="Times New Roman" w:eastAsia="Times New Roman" w:hAnsi="Times New Roman" w:cs="Times New Roman"/>
          </w:rPr>
          <w:t>sub-</w:t>
        </w:r>
      </w:ins>
      <w:ins w:id="1231" w:author="Benton, Deon" w:date="2026-05-04T13:50:00Z" w16du:dateUtc="2026-05-04T18:50:00Z">
        <w:r w:rsidR="00261000">
          <w:rPr>
            <w:rFonts w:ascii="Times New Roman" w:eastAsia="Times New Roman" w:hAnsi="Times New Roman" w:cs="Times New Roman"/>
          </w:rPr>
          <w:t xml:space="preserve">condition in Skerry et al. </w:t>
        </w:r>
      </w:ins>
      <w:ins w:id="1232" w:author="Benton, Deon" w:date="2026-05-04T13:51:00Z" w16du:dateUtc="2026-05-04T18:51:00Z">
        <w:r w:rsidR="00261000">
          <w:rPr>
            <w:rFonts w:ascii="Times New Roman" w:eastAsia="Times New Roman" w:hAnsi="Times New Roman" w:cs="Times New Roman"/>
          </w:rPr>
          <w:t>(2012)</w:t>
        </w:r>
      </w:ins>
      <w:ins w:id="1233"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234" w:author="Benton, Deon" w:date="2026-05-04T13:51:00Z" w16du:dateUtc="2026-05-04T18:51:00Z">
        <w:r w:rsidR="00261000">
          <w:rPr>
            <w:rFonts w:ascii="Times New Roman" w:eastAsia="Times New Roman" w:hAnsi="Times New Roman" w:cs="Times New Roman"/>
          </w:rPr>
          <w:t>sub-</w:t>
        </w:r>
      </w:ins>
      <w:ins w:id="1235" w:author="Benton, Deon" w:date="2026-05-04T13:50:00Z" w16du:dateUtc="2026-05-04T18:50:00Z">
        <w:r w:rsidR="00261000">
          <w:rPr>
            <w:rFonts w:ascii="Times New Roman" w:eastAsia="Times New Roman" w:hAnsi="Times New Roman" w:cs="Times New Roman"/>
          </w:rPr>
          <w:t>condition</w:t>
        </w:r>
      </w:ins>
      <w:ins w:id="1236" w:author="Benton, Deon" w:date="2026-05-04T13:54:00Z" w16du:dateUtc="2026-05-04T18:54:00Z">
        <w:r w:rsidR="0060782C">
          <w:rPr>
            <w:rFonts w:ascii="Times New Roman" w:eastAsia="Times New Roman" w:hAnsi="Times New Roman" w:cs="Times New Roman"/>
          </w:rPr>
          <w:t>; that is, networks in this condition were habituated to an eve</w:t>
        </w:r>
      </w:ins>
      <w:ins w:id="1237" w:author="Benton, Deon" w:date="2026-05-04T13:55:00Z" w16du:dateUtc="2026-05-04T18:55:00Z">
        <w:r w:rsidR="0060782C">
          <w:rPr>
            <w:rFonts w:ascii="Times New Roman" w:eastAsia="Times New Roman" w:hAnsi="Times New Roman" w:cs="Times New Roman"/>
          </w:rPr>
          <w:t>nt in which</w:t>
        </w:r>
      </w:ins>
      <w:ins w:id="1238" w:author="Benton, Deon" w:date="2026-05-04T13:51:00Z" w16du:dateUtc="2026-05-04T18:51:00Z">
        <w:r w:rsidR="00857299">
          <w:rPr>
            <w:rFonts w:ascii="Times New Roman" w:eastAsia="Times New Roman" w:hAnsi="Times New Roman" w:cs="Times New Roman"/>
          </w:rPr>
          <w:t xml:space="preserve"> </w:t>
        </w:r>
      </w:ins>
      <w:ins w:id="1239" w:author="Benton, Deon" w:date="2026-05-04T13:50:00Z" w16du:dateUtc="2026-05-04T18:50:00Z">
        <w:r w:rsidR="00261000">
          <w:rPr>
            <w:rFonts w:ascii="Times New Roman" w:eastAsia="Times New Roman" w:hAnsi="Times New Roman" w:cs="Times New Roman"/>
          </w:rPr>
          <w:t>arced motion occurred over rather than besides the obstacle.</w:t>
        </w:r>
      </w:ins>
      <w:ins w:id="1240" w:author="Benton, Deon" w:date="2026-05-04T13:45:00Z" w16du:dateUtc="2026-05-04T18:45:00Z">
        <w:r w:rsidR="00894DE7">
          <w:rPr>
            <w:rFonts w:ascii="Times New Roman" w:eastAsia="Times New Roman" w:hAnsi="Times New Roman" w:cs="Times New Roman"/>
          </w:rPr>
          <w:t xml:space="preserve"> </w:t>
        </w:r>
      </w:ins>
      <w:ins w:id="1241" w:author="Benton, Deon" w:date="2026-05-04T13:52:00Z" w16du:dateUtc="2026-05-04T18:52:00Z">
        <w:r w:rsidR="00857299">
          <w:rPr>
            <w:rFonts w:ascii="Times New Roman" w:eastAsia="Times New Roman" w:hAnsi="Times New Roman" w:cs="Times New Roman"/>
          </w:rPr>
          <w:t>Th</w:t>
        </w:r>
      </w:ins>
      <w:ins w:id="1242"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243" w:author="Benton, Deon" w:date="2026-05-04T13:55:00Z" w16du:dateUtc="2026-05-04T18:55:00Z">
        <w:r w:rsidR="0060782C">
          <w:rPr>
            <w:rFonts w:ascii="Times New Roman" w:eastAsia="Times New Roman" w:hAnsi="Times New Roman" w:cs="Times New Roman"/>
          </w:rPr>
          <w:t xml:space="preserve"> (2013)</w:t>
        </w:r>
      </w:ins>
      <w:ins w:id="1244"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245"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246" w:author="Benton, Deon" w:date="2026-05-04T13:55:00Z" w16du:dateUtc="2026-05-04T18:55:00Z"/>
          <w:rFonts w:ascii="Times New Roman" w:eastAsia="Times New Roman" w:hAnsi="Times New Roman" w:cs="Times New Roman"/>
          <w:b/>
          <w:bCs/>
        </w:rPr>
      </w:pPr>
      <w:ins w:id="1247"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22AFBD52" w:rsidR="00C7751A" w:rsidRDefault="00BD73A3" w:rsidP="00BD73A3">
      <w:pPr>
        <w:pStyle w:val="Caption"/>
        <w:rPr>
          <w:ins w:id="1248"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249"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250" w:author="Benton, Deon" w:date="2026-05-04T21:43:00Z" w16du:dateUtc="2026-05-05T02:43:00Z">
        <w:r>
          <w:rPr>
            <w:rFonts w:ascii="Times New Roman" w:eastAsia="Times New Roman" w:hAnsi="Times New Roman" w:cs="Times New Roman"/>
          </w:rPr>
          <w:t xml:space="preserve">Figure 18 shows the performance of </w:t>
        </w:r>
      </w:ins>
      <w:ins w:id="1251"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252" w:author="Benton, Deon" w:date="2026-05-04T21:44:00Z" w16du:dateUtc="2026-05-05T02:44:00Z">
        <w:r>
          <w:rPr>
            <w:rFonts w:ascii="Times New Roman" w:eastAsia="Times New Roman" w:hAnsi="Times New Roman" w:cs="Times New Roman"/>
          </w:rPr>
          <w:t xml:space="preserve"> across habituation epochs and overall.</w:t>
        </w:r>
      </w:ins>
      <w:ins w:id="1253"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254" w:author="Benton, Deon" w:date="2026-05-07T13:48:00Z" w16du:dateUtc="2026-05-07T18:48:00Z">
        <w:r w:rsidR="00FD21A1">
          <w:rPr>
            <w:rFonts w:ascii="Times New Roman" w:eastAsia="Times New Roman" w:hAnsi="Times New Roman" w:cs="Times New Roman"/>
          </w:rPr>
          <w:t>;</w:t>
        </w:r>
      </w:ins>
      <w:ins w:id="1255"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 xml:space="preserve">produced greater </w:t>
      </w:r>
      <w:proofErr w:type="gramStart"/>
      <w:r w:rsidR="00BD73A3">
        <w:rPr>
          <w:rFonts w:ascii="Times New Roman" w:eastAsia="Times New Roman" w:hAnsi="Times New Roman" w:cs="Times New Roman"/>
        </w:rPr>
        <w:t>error</w:t>
      </w:r>
      <w:proofErr w:type="gramEnd"/>
      <w:r w:rsidR="00BD73A3">
        <w:rPr>
          <w:rFonts w:ascii="Times New Roman" w:eastAsia="Times New Roman" w:hAnsi="Times New Roman" w:cs="Times New Roman"/>
        </w:rPr>
        <w:t xml:space="preserve">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 xml:space="preserve">produced roughly equivalent </w:t>
      </w:r>
      <w:proofErr w:type="gramStart"/>
      <w:r w:rsidR="00B83EA1">
        <w:rPr>
          <w:rFonts w:ascii="Times New Roman" w:eastAsia="Times New Roman" w:hAnsi="Times New Roman" w:cs="Times New Roman"/>
        </w:rPr>
        <w:t>error</w:t>
      </w:r>
      <w:proofErr w:type="gramEnd"/>
      <w:r w:rsidR="00B83EA1">
        <w:rPr>
          <w:rFonts w:ascii="Times New Roman" w:eastAsia="Times New Roman" w:hAnsi="Times New Roman" w:cs="Times New Roman"/>
        </w:rPr>
        <w:t xml:space="preserve">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341D953"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 No</w:t>
      </w:r>
      <w:proofErr w:type="gramEnd"/>
      <w:r w:rsidR="002D3ADE">
        <w:rPr>
          <w:rFonts w:ascii="Times New Roman" w:hAnsi="Times New Roman" w:cs="Times New Roman"/>
          <w:i w:val="0"/>
          <w:iCs w:val="0"/>
          <w:color w:val="000000" w:themeColor="text1"/>
          <w:sz w:val="24"/>
          <w:szCs w:val="24"/>
        </w:rPr>
        <w:t xml:space="preserve">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6D7EA264" w:rsidR="00F82EBD" w:rsidRDefault="00F82EBD" w:rsidP="00F82EBD">
      <w:pPr>
        <w:pStyle w:val="Caption"/>
        <w:rPr>
          <w:ins w:id="125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w:t>
      </w:r>
      <w:proofErr w:type="gramEnd"/>
      <w:r w:rsidR="002D3ADE">
        <w:rPr>
          <w:rFonts w:ascii="Times New Roman" w:hAnsi="Times New Roman" w:cs="Times New Roman"/>
          <w:i w:val="0"/>
          <w:iCs w:val="0"/>
          <w:color w:val="000000" w:themeColor="text1"/>
          <w:sz w:val="24"/>
          <w:szCs w:val="24"/>
        </w:rPr>
        <w:t xml:space="preserv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DA3A1A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25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258" w:author="Benton, Deon" w:date="2026-05-07T15:33:00Z" w16du:dateUtc="2026-05-07T20:33:00Z">
        <w:r w:rsidR="009754B6">
          <w:rPr>
            <w:rFonts w:ascii="Times New Roman" w:eastAsia="Times New Roman" w:hAnsi="Times New Roman" w:cs="Times New Roman"/>
          </w:rPr>
          <w:t>al</w:t>
        </w:r>
      </w:ins>
      <w:ins w:id="1259" w:author="Benton, Deon" w:date="2026-05-07T13:51:00Z" w16du:dateUtc="2026-05-07T18:51:00Z">
        <w:r w:rsidR="00DF3EF3">
          <w:rPr>
            <w:rFonts w:ascii="Times New Roman" w:eastAsia="Times New Roman" w:hAnsi="Times New Roman" w:cs="Times New Roman"/>
          </w:rPr>
          <w:t xml:space="preserve"> boost that networks experience </w:t>
        </w:r>
      </w:ins>
      <w:ins w:id="126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261" w:author="Benton, Deon" w:date="2026-05-07T13:51:00Z" w16du:dateUtc="2026-05-07T18:51:00Z">
        <w:r w:rsidR="00DF3EF3">
          <w:rPr>
            <w:rFonts w:ascii="Times New Roman" w:eastAsia="Times New Roman" w:hAnsi="Times New Roman" w:cs="Times New Roman"/>
          </w:rPr>
          <w:t xml:space="preserve">? </w:t>
        </w:r>
      </w:ins>
      <w:ins w:id="126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26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 xml:space="preserve">depend on a short-lived </w:t>
      </w:r>
      <w:proofErr w:type="gramStart"/>
      <w:r w:rsidR="003D2B3B">
        <w:rPr>
          <w:rFonts w:ascii="Times New Roman" w:eastAsia="Times New Roman" w:hAnsi="Times New Roman" w:cs="Times New Roman"/>
        </w:rPr>
        <w:t>attentional</w:t>
      </w:r>
      <w:proofErr w:type="gramEnd"/>
      <w:r w:rsidR="003D2B3B">
        <w:rPr>
          <w:rFonts w:ascii="Times New Roman" w:eastAsia="Times New Roman" w:hAnsi="Times New Roman" w:cs="Times New Roman"/>
        </w:rPr>
        <w:t xml:space="preserve"> boost</w:t>
      </w:r>
      <w:r w:rsidR="000943B0">
        <w:rPr>
          <w:rFonts w:ascii="Times New Roman" w:eastAsia="Times New Roman" w:hAnsi="Times New Roman" w:cs="Times New Roman"/>
        </w:rPr>
        <w:t>.</w:t>
      </w:r>
      <w:ins w:id="1264" w:author="Benton, Deon" w:date="2026-05-07T15:35:00Z" w16du:dateUtc="2026-05-07T20:35:00Z">
        <w:r w:rsidR="000446CE">
          <w:rPr>
            <w:rFonts w:ascii="Times New Roman" w:eastAsia="Times New Roman" w:hAnsi="Times New Roman" w:cs="Times New Roman"/>
          </w:rPr>
          <w:t xml:space="preserve"> </w:t>
        </w:r>
      </w:ins>
      <w:ins w:id="1265" w:author="Benton, Deon" w:date="2026-05-07T15:38:00Z" w16du:dateUtc="2026-05-07T20:38:00Z">
        <w:r w:rsidR="008A4328">
          <w:rPr>
            <w:rFonts w:ascii="Times New Roman" w:eastAsia="Times New Roman" w:hAnsi="Times New Roman" w:cs="Times New Roman"/>
          </w:rPr>
          <w:t xml:space="preserve">To </w:t>
        </w:r>
      </w:ins>
      <w:ins w:id="1266" w:author="Benton, Deon" w:date="2026-05-07T15:39:00Z" w16du:dateUtc="2026-05-07T20:39:00Z">
        <w:r w:rsidR="008A4328">
          <w:rPr>
            <w:rFonts w:ascii="Times New Roman" w:eastAsia="Times New Roman" w:hAnsi="Times New Roman" w:cs="Times New Roman"/>
          </w:rPr>
          <w:t xml:space="preserve">evaluate this question, a new set </w:t>
        </w:r>
      </w:ins>
      <w:ins w:id="1267" w:author="Benton, Deon" w:date="2026-05-07T15:50:00Z" w16du:dateUtc="2026-05-07T20:50:00Z">
        <w:r w:rsidR="009E22D9">
          <w:rPr>
            <w:rFonts w:ascii="Times New Roman" w:eastAsia="Times New Roman" w:hAnsi="Times New Roman" w:cs="Times New Roman"/>
          </w:rPr>
          <w:t xml:space="preserve">of </w:t>
        </w:r>
      </w:ins>
      <w:ins w:id="126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26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27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w:t>
      </w:r>
      <w:proofErr w:type="gramStart"/>
      <w:r w:rsidR="00455517">
        <w:rPr>
          <w:rFonts w:ascii="Times New Roman" w:eastAsia="Times New Roman" w:hAnsi="Times New Roman" w:cs="Times New Roman"/>
        </w:rPr>
        <w:t xml:space="preserve">100; </w:t>
      </w:r>
      <w:ins w:id="1271"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proofErr w:type="gram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27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27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274" w:author="Benton, Deon" w:date="2026-05-07T15:40:00Z" w16du:dateUtc="2026-05-07T20:40:00Z">
        <w:r w:rsidR="008A4328">
          <w:rPr>
            <w:rFonts w:ascii="Times New Roman" w:eastAsia="Times New Roman" w:hAnsi="Times New Roman" w:cs="Times New Roman"/>
          </w:rPr>
          <w:t>the Effective Action condition.</w:t>
        </w:r>
      </w:ins>
      <w:ins w:id="1275" w:author="Benton, Deon" w:date="2026-05-07T15:41:00Z" w16du:dateUtc="2026-05-07T20:41:00Z">
        <w:r w:rsidR="008A4328">
          <w:rPr>
            <w:rFonts w:ascii="Times New Roman" w:eastAsia="Times New Roman" w:hAnsi="Times New Roman" w:cs="Times New Roman"/>
          </w:rPr>
          <w:t xml:space="preserve"> </w:t>
        </w:r>
      </w:ins>
      <w:ins w:id="127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27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27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27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280" w:author="Benton, Deon" w:date="2026-05-07T15:47:00Z" w16du:dateUtc="2026-05-07T20:47:00Z">
        <w:r w:rsidR="00DF1082">
          <w:rPr>
            <w:rFonts w:ascii="Times New Roman" w:eastAsia="Times New Roman" w:hAnsi="Times New Roman" w:cs="Times New Roman"/>
          </w:rPr>
          <w:t xml:space="preserve">simply that the present account assumes that </w:t>
        </w:r>
      </w:ins>
      <w:ins w:id="1281" w:author="Benton, Deon" w:date="2026-05-07T15:45:00Z" w16du:dateUtc="2026-05-07T20:45:00Z">
        <w:r w:rsidR="00E91E3F">
          <w:rPr>
            <w:rFonts w:ascii="Times New Roman" w:eastAsia="Times New Roman" w:hAnsi="Times New Roman" w:cs="Times New Roman"/>
          </w:rPr>
          <w:t>to the ext</w:t>
        </w:r>
      </w:ins>
      <w:ins w:id="128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283" w:author="Benton, Deon" w:date="2026-05-07T15:47:00Z" w16du:dateUtc="2026-05-07T20:47:00Z">
        <w:r w:rsidR="00DF1082">
          <w:rPr>
            <w:rFonts w:ascii="Times New Roman" w:eastAsia="Times New Roman" w:hAnsi="Times New Roman" w:cs="Times New Roman"/>
          </w:rPr>
          <w:t>such a boost occurred</w:t>
        </w:r>
      </w:ins>
      <w:ins w:id="1284" w:author="Benton, Deon" w:date="2026-05-07T15:46:00Z" w16du:dateUtc="2026-05-07T20:46:00Z">
        <w:r w:rsidR="00E91E3F">
          <w:rPr>
            <w:rFonts w:ascii="Times New Roman" w:eastAsia="Times New Roman" w:hAnsi="Times New Roman" w:cs="Times New Roman"/>
          </w:rPr>
          <w:t xml:space="preserve"> in the Effective Action condition. </w:t>
        </w:r>
      </w:ins>
      <w:ins w:id="128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28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w:t>
      </w:r>
      <w:proofErr w:type="gramStart"/>
      <w:r w:rsidR="0033594C" w:rsidRPr="002518C6">
        <w:rPr>
          <w:rFonts w:ascii="Times New Roman" w:eastAsia="Times New Roman" w:hAnsi="Times New Roman" w:cs="Times New Roman"/>
        </w:rPr>
        <w:t>attentional</w:t>
      </w:r>
      <w:proofErr w:type="gramEnd"/>
      <w:r w:rsidR="0033594C" w:rsidRPr="002518C6">
        <w:rPr>
          <w:rFonts w:ascii="Times New Roman" w:eastAsia="Times New Roman" w:hAnsi="Times New Roman" w:cs="Times New Roman"/>
        </w:rPr>
        <w:t xml:space="preserve">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27AC1899">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19CED4EF"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287"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288" w:author="Benton, Deon" w:date="2026-05-07T13:49:00Z" w16du:dateUtc="2026-05-07T18:49:00Z">
        <w:r w:rsidR="002024D6">
          <w:rPr>
            <w:rFonts w:ascii="Times New Roman" w:eastAsia="Times New Roman" w:hAnsi="Times New Roman" w:cs="Times New Roman"/>
          </w:rPr>
          <w:t>relative spatial position.</w:t>
        </w:r>
      </w:ins>
      <w:ins w:id="1289"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290"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291"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292"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77777777" w:rsidR="002A40E5" w:rsidRDefault="00320B51" w:rsidP="00140894">
      <w:pPr>
        <w:spacing w:line="480" w:lineRule="auto"/>
        <w:ind w:firstLine="720"/>
        <w:contextualSpacing/>
        <w:rPr>
          <w:ins w:id="1293" w:author="Benton, Deon" w:date="2026-05-11T13:23:00Z" w16du:dateUtc="2026-05-11T18:23:00Z"/>
          <w:rFonts w:ascii="Times New Roman" w:eastAsia="Times New Roman" w:hAnsi="Times New Roman" w:cs="Times New Roman"/>
        </w:rPr>
      </w:pPr>
      <w:ins w:id="1294" w:author="Benton, Deon" w:date="2026-05-10T16:42:00Z" w16du:dateUtc="2026-05-10T21:42:00Z">
        <w:r>
          <w:rPr>
            <w:rFonts w:ascii="Times New Roman" w:eastAsia="Times New Roman" w:hAnsi="Times New Roman" w:cs="Times New Roman"/>
          </w:rPr>
          <w:t>A longstanding assumption in the deve</w:t>
        </w:r>
      </w:ins>
      <w:ins w:id="1295" w:author="Benton, Deon" w:date="2026-05-10T16:43:00Z" w16du:dateUtc="2026-05-10T21:43:00Z">
        <w:r>
          <w:rPr>
            <w:rFonts w:ascii="Times New Roman" w:eastAsia="Times New Roman" w:hAnsi="Times New Roman" w:cs="Times New Roman"/>
          </w:rPr>
          <w:t>lopmental cognitive sciences is that infants</w:t>
        </w:r>
      </w:ins>
      <w:ins w:id="1296"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297" w:author="Benton, Deon" w:date="2026-05-10T16:50:00Z" w16du:dateUtc="2026-05-10T21:50:00Z">
        <w:r w:rsidR="00F546D6">
          <w:rPr>
            <w:rFonts w:ascii="Times New Roman" w:eastAsia="Times New Roman" w:hAnsi="Times New Roman" w:cs="Times New Roman"/>
          </w:rPr>
          <w:t xml:space="preserve"> them</w:t>
        </w:r>
      </w:ins>
      <w:ins w:id="1298" w:author="Benton, Deon" w:date="2026-05-10T16:49:00Z" w16du:dateUtc="2026-05-10T21:49:00Z">
        <w:r w:rsidR="00F546D6">
          <w:rPr>
            <w:rFonts w:ascii="Times New Roman" w:eastAsia="Times New Roman" w:hAnsi="Times New Roman" w:cs="Times New Roman"/>
          </w:rPr>
          <w:t xml:space="preserve"> to reason about</w:t>
        </w:r>
      </w:ins>
      <w:ins w:id="1299" w:author="Benton, Deon" w:date="2026-05-10T16:50:00Z" w16du:dateUtc="2026-05-10T21:50:00Z">
        <w:r w:rsidR="00F546D6">
          <w:rPr>
            <w:rFonts w:ascii="Times New Roman" w:eastAsia="Times New Roman" w:hAnsi="Times New Roman" w:cs="Times New Roman"/>
          </w:rPr>
          <w:t xml:space="preserve"> </w:t>
        </w:r>
      </w:ins>
      <w:ins w:id="1300" w:author="Benton, Deon" w:date="2026-05-10T16:49:00Z" w16du:dateUtc="2026-05-10T21:49:00Z">
        <w:r w:rsidR="00F546D6">
          <w:rPr>
            <w:rFonts w:ascii="Times New Roman" w:eastAsia="Times New Roman" w:hAnsi="Times New Roman" w:cs="Times New Roman"/>
          </w:rPr>
          <w:t>actions</w:t>
        </w:r>
      </w:ins>
      <w:ins w:id="1301" w:author="Benton, Deon" w:date="2026-05-10T16:47:00Z" w16du:dateUtc="2026-05-10T21:47:00Z">
        <w:r>
          <w:rPr>
            <w:rFonts w:ascii="Times New Roman" w:eastAsia="Times New Roman" w:hAnsi="Times New Roman" w:cs="Times New Roman"/>
          </w:rPr>
          <w:t xml:space="preserve"> </w:t>
        </w:r>
      </w:ins>
      <w:ins w:id="1302" w:author="Benton, Deon" w:date="2026-05-10T16:48:00Z" w16du:dateUtc="2026-05-10T21:48:00Z">
        <w:r>
          <w:rPr>
            <w:rFonts w:ascii="Times New Roman" w:eastAsia="Times New Roman" w:hAnsi="Times New Roman" w:cs="Times New Roman"/>
          </w:rPr>
          <w:t xml:space="preserve">in terms of </w:t>
        </w:r>
      </w:ins>
      <w:ins w:id="1303" w:author="Benton, Deon" w:date="2026-05-10T16:50:00Z" w16du:dateUtc="2026-05-10T21:50:00Z">
        <w:r w:rsidR="00F546D6">
          <w:rPr>
            <w:rFonts w:ascii="Times New Roman" w:eastAsia="Times New Roman" w:hAnsi="Times New Roman" w:cs="Times New Roman"/>
          </w:rPr>
          <w:t>their</w:t>
        </w:r>
      </w:ins>
      <w:ins w:id="1304" w:author="Benton, Deon" w:date="2026-05-10T16:46:00Z" w16du:dateUtc="2026-05-10T21:46:00Z">
        <w:r>
          <w:rPr>
            <w:rFonts w:ascii="Times New Roman" w:eastAsia="Times New Roman" w:hAnsi="Times New Roman" w:cs="Times New Roman"/>
          </w:rPr>
          <w:t xml:space="preserve"> efficiency, cost, and subjective utility.</w:t>
        </w:r>
      </w:ins>
      <w:ins w:id="1305" w:author="Benton, Deon" w:date="2026-05-10T16:51:00Z" w16du:dateUtc="2026-05-10T21:51:00Z">
        <w:r w:rsidR="00F546D6">
          <w:rPr>
            <w:rFonts w:ascii="Times New Roman" w:eastAsia="Times New Roman" w:hAnsi="Times New Roman" w:cs="Times New Roman"/>
          </w:rPr>
          <w:t xml:space="preserve"> </w:t>
        </w:r>
      </w:ins>
      <w:ins w:id="1306" w:author="Benton, Deon" w:date="2026-05-10T17:12:00Z" w16du:dateUtc="2026-05-10T22:12:00Z">
        <w:r w:rsidR="00474C41">
          <w:rPr>
            <w:rFonts w:ascii="Times New Roman" w:eastAsia="Times New Roman" w:hAnsi="Times New Roman" w:cs="Times New Roman"/>
          </w:rPr>
          <w:t>The</w:t>
        </w:r>
      </w:ins>
      <w:ins w:id="1307" w:author="Benton, Deon" w:date="2026-05-10T17:11:00Z" w16du:dateUtc="2026-05-10T22:11:00Z">
        <w:r w:rsidR="00474C41">
          <w:rPr>
            <w:rFonts w:ascii="Times New Roman" w:eastAsia="Times New Roman" w:hAnsi="Times New Roman" w:cs="Times New Roman"/>
          </w:rPr>
          <w:t xml:space="preserve"> teleological stance, </w:t>
        </w:r>
      </w:ins>
      <w:ins w:id="1308" w:author="Benton, Deon" w:date="2026-05-10T17:13:00Z" w16du:dateUtc="2026-05-10T22:13:00Z">
        <w:r w:rsidR="00474C41">
          <w:rPr>
            <w:rFonts w:ascii="Times New Roman" w:eastAsia="Times New Roman" w:hAnsi="Times New Roman" w:cs="Times New Roman"/>
          </w:rPr>
          <w:t>naïve utility calculus,</w:t>
        </w:r>
      </w:ins>
      <w:ins w:id="1309" w:author="Benton, Deon" w:date="2026-05-11T12:47:00Z" w16du:dateUtc="2026-05-11T17:47:00Z">
        <w:r w:rsidR="0072578D">
          <w:rPr>
            <w:rFonts w:ascii="Times New Roman" w:eastAsia="Times New Roman" w:hAnsi="Times New Roman" w:cs="Times New Roman"/>
          </w:rPr>
          <w:t xml:space="preserve"> a</w:t>
        </w:r>
      </w:ins>
      <w:ins w:id="1310" w:author="Benton, Deon" w:date="2026-05-11T12:48:00Z" w16du:dateUtc="2026-05-11T17:48:00Z">
        <w:r w:rsidR="0072578D">
          <w:rPr>
            <w:rFonts w:ascii="Times New Roman" w:eastAsia="Times New Roman" w:hAnsi="Times New Roman" w:cs="Times New Roman"/>
          </w:rPr>
          <w:t>nd a proposal by Liu et al. (2026)</w:t>
        </w:r>
      </w:ins>
      <w:ins w:id="1311" w:author="Benton, Deon" w:date="2026-05-10T17:13:00Z" w16du:dateUtc="2026-05-10T22:13:00Z">
        <w:r w:rsidR="00474C41">
          <w:rPr>
            <w:rFonts w:ascii="Times New Roman" w:eastAsia="Times New Roman" w:hAnsi="Times New Roman" w:cs="Times New Roman"/>
          </w:rPr>
          <w:t xml:space="preserve"> are three examples.</w:t>
        </w:r>
      </w:ins>
      <w:ins w:id="1312"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313" w:author="Benton, Deon" w:date="2026-05-10T17:28:00Z" w16du:dateUtc="2026-05-10T22:28:00Z">
        <w:r w:rsidR="00F16C69">
          <w:rPr>
            <w:rFonts w:ascii="Times New Roman" w:eastAsia="Times New Roman" w:hAnsi="Times New Roman" w:cs="Times New Roman"/>
          </w:rPr>
          <w:t xml:space="preserve">each of these </w:t>
        </w:r>
      </w:ins>
      <w:ins w:id="1314" w:author="Benton, Deon" w:date="2026-05-10T17:45:00Z" w16du:dateUtc="2026-05-10T22:45:00Z">
        <w:r w:rsidR="00511E70">
          <w:rPr>
            <w:rFonts w:ascii="Times New Roman" w:eastAsia="Times New Roman" w:hAnsi="Times New Roman" w:cs="Times New Roman"/>
          </w:rPr>
          <w:t>perspectives</w:t>
        </w:r>
      </w:ins>
      <w:ins w:id="1315" w:author="Benton, Deon" w:date="2026-05-10T17:28:00Z" w16du:dateUtc="2026-05-10T22:28:00Z">
        <w:r w:rsidR="00F16C69">
          <w:rPr>
            <w:rFonts w:ascii="Times New Roman" w:eastAsia="Times New Roman" w:hAnsi="Times New Roman" w:cs="Times New Roman"/>
          </w:rPr>
          <w:t xml:space="preserve"> has </w:t>
        </w:r>
      </w:ins>
      <w:ins w:id="1316" w:author="Benton, Deon" w:date="2026-05-10T17:23:00Z" w16du:dateUtc="2026-05-10T22:23:00Z">
        <w:r w:rsidR="00F16C69">
          <w:rPr>
            <w:rFonts w:ascii="Times New Roman" w:eastAsia="Times New Roman" w:hAnsi="Times New Roman" w:cs="Times New Roman"/>
          </w:rPr>
          <w:t xml:space="preserve">empirical support </w:t>
        </w:r>
      </w:ins>
      <w:ins w:id="1317" w:author="Benton, Deon" w:date="2026-05-10T17:28:00Z" w16du:dateUtc="2026-05-10T22:28:00Z">
        <w:r w:rsidR="00F16C69">
          <w:rPr>
            <w:rFonts w:ascii="Times New Roman" w:eastAsia="Times New Roman" w:hAnsi="Times New Roman" w:cs="Times New Roman"/>
          </w:rPr>
          <w:t xml:space="preserve">and </w:t>
        </w:r>
      </w:ins>
      <w:ins w:id="1318" w:author="Benton, Deon" w:date="2026-05-10T17:34:00Z" w16du:dateUtc="2026-05-10T22:34:00Z">
        <w:r w:rsidR="00EE0F83">
          <w:rPr>
            <w:rFonts w:ascii="Times New Roman" w:eastAsia="Times New Roman" w:hAnsi="Times New Roman" w:cs="Times New Roman"/>
          </w:rPr>
          <w:t>intuitive appea</w:t>
        </w:r>
      </w:ins>
      <w:ins w:id="1319" w:author="Benton, Deon" w:date="2026-05-11T12:48:00Z" w16du:dateUtc="2026-05-11T17:48:00Z">
        <w:r w:rsidR="009964B5">
          <w:rPr>
            <w:rFonts w:ascii="Times New Roman" w:eastAsia="Times New Roman" w:hAnsi="Times New Roman" w:cs="Times New Roman"/>
          </w:rPr>
          <w:t xml:space="preserve">l, </w:t>
        </w:r>
      </w:ins>
      <w:ins w:id="1320" w:author="Benton, Deon" w:date="2026-05-10T17:46:00Z" w16du:dateUtc="2026-05-10T22:46:00Z">
        <w:r w:rsidR="00511E70">
          <w:rPr>
            <w:rFonts w:ascii="Times New Roman" w:eastAsia="Times New Roman" w:hAnsi="Times New Roman" w:cs="Times New Roman"/>
          </w:rPr>
          <w:t>I argue</w:t>
        </w:r>
      </w:ins>
      <w:ins w:id="1321" w:author="Benton, Deon" w:date="2026-05-11T12:48:00Z" w16du:dateUtc="2026-05-11T17:48:00Z">
        <w:r w:rsidR="009964B5">
          <w:rPr>
            <w:rFonts w:ascii="Times New Roman" w:eastAsia="Times New Roman" w:hAnsi="Times New Roman" w:cs="Times New Roman"/>
          </w:rPr>
          <w:t>d</w:t>
        </w:r>
      </w:ins>
      <w:ins w:id="1322" w:author="Benton, Deon" w:date="2026-05-10T17:46:00Z" w16du:dateUtc="2026-05-10T22:46:00Z">
        <w:r w:rsidR="00511E70">
          <w:rPr>
            <w:rFonts w:ascii="Times New Roman" w:eastAsia="Times New Roman" w:hAnsi="Times New Roman" w:cs="Times New Roman"/>
          </w:rPr>
          <w:t xml:space="preserve"> here that </w:t>
        </w:r>
      </w:ins>
      <w:ins w:id="1323" w:author="Benton, Deon" w:date="2026-05-10T17:42:00Z" w16du:dateUtc="2026-05-10T22:42:00Z">
        <w:r w:rsidR="00511E70">
          <w:rPr>
            <w:rFonts w:ascii="Times New Roman" w:eastAsia="Times New Roman" w:hAnsi="Times New Roman" w:cs="Times New Roman"/>
          </w:rPr>
          <w:t xml:space="preserve">infants’ behaviors </w:t>
        </w:r>
      </w:ins>
      <w:ins w:id="1324" w:author="Benton, Deon" w:date="2026-05-10T17:43:00Z" w16du:dateUtc="2026-05-10T22:43:00Z">
        <w:r w:rsidR="00511E70">
          <w:rPr>
            <w:rFonts w:ascii="Times New Roman" w:eastAsia="Times New Roman" w:hAnsi="Times New Roman" w:cs="Times New Roman"/>
          </w:rPr>
          <w:t>in a</w:t>
        </w:r>
      </w:ins>
      <w:ins w:id="1325" w:author="Benton, Deon" w:date="2026-05-10T17:46:00Z" w16du:dateUtc="2026-05-10T22:46:00Z">
        <w:r w:rsidR="00511E70">
          <w:rPr>
            <w:rFonts w:ascii="Times New Roman" w:eastAsia="Times New Roman" w:hAnsi="Times New Roman" w:cs="Times New Roman"/>
          </w:rPr>
          <w:t xml:space="preserve">ction understanding studies </w:t>
        </w:r>
      </w:ins>
      <w:ins w:id="1326" w:author="Benton, Deon" w:date="2026-05-10T17:43:00Z" w16du:dateUtc="2026-05-10T22:43:00Z">
        <w:r w:rsidR="00511E70">
          <w:rPr>
            <w:rFonts w:ascii="Times New Roman" w:eastAsia="Times New Roman" w:hAnsi="Times New Roman" w:cs="Times New Roman"/>
          </w:rPr>
          <w:t xml:space="preserve">can be explained without </w:t>
        </w:r>
      </w:ins>
      <w:ins w:id="1327" w:author="Benton, Deon" w:date="2026-05-11T12:48:00Z" w16du:dateUtc="2026-05-11T17:48:00Z">
        <w:r w:rsidR="004F52C1">
          <w:rPr>
            <w:rFonts w:ascii="Times New Roman" w:eastAsia="Times New Roman" w:hAnsi="Times New Roman" w:cs="Times New Roman"/>
          </w:rPr>
          <w:t>appealing to them. I showed that a model</w:t>
        </w:r>
      </w:ins>
      <w:ins w:id="1328"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329" w:author="Benton, Deon" w:date="2026-05-10T17:45:00Z" w16du:dateUtc="2026-05-10T22:45:00Z">
        <w:r w:rsidR="00511E70">
          <w:rPr>
            <w:rFonts w:ascii="Times New Roman" w:eastAsia="Times New Roman" w:hAnsi="Times New Roman" w:cs="Times New Roman"/>
          </w:rPr>
          <w:t xml:space="preserve"> peripherally located obstacles have reduced </w:t>
        </w:r>
      </w:ins>
      <w:ins w:id="1330" w:author="Benton, Deon" w:date="2026-05-11T12:49:00Z" w16du:dateUtc="2026-05-11T17:49:00Z">
        <w:r w:rsidR="00370A5A">
          <w:rPr>
            <w:rFonts w:ascii="Times New Roman" w:eastAsia="Times New Roman" w:hAnsi="Times New Roman" w:cs="Times New Roman"/>
          </w:rPr>
          <w:t>sa</w:t>
        </w:r>
      </w:ins>
      <w:ins w:id="1331"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332" w:author="Benton, Deon" w:date="2026-05-11T12:52:00Z" w16du:dateUtc="2026-05-11T17:52:00Z">
        <w:r w:rsidR="006779F0">
          <w:rPr>
            <w:rFonts w:ascii="Times New Roman" w:eastAsia="Times New Roman" w:hAnsi="Times New Roman" w:cs="Times New Roman"/>
          </w:rPr>
          <w:t xml:space="preserve"> also</w:t>
        </w:r>
      </w:ins>
      <w:ins w:id="1333" w:author="Benton, Deon" w:date="2026-05-11T12:50:00Z" w16du:dateUtc="2026-05-11T17:50:00Z">
        <w:r w:rsidR="00370A5A">
          <w:rPr>
            <w:rFonts w:ascii="Times New Roman" w:eastAsia="Times New Roman" w:hAnsi="Times New Roman" w:cs="Times New Roman"/>
          </w:rPr>
          <w:t xml:space="preserve"> </w:t>
        </w:r>
      </w:ins>
      <w:ins w:id="1334"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335" w:author="Benton, Deon" w:date="2026-05-11T12:52:00Z" w16du:dateUtc="2026-05-11T17:52:00Z">
        <w:r w:rsidR="006779F0">
          <w:rPr>
            <w:rFonts w:ascii="Times New Roman" w:eastAsia="Times New Roman" w:hAnsi="Times New Roman" w:cs="Times New Roman"/>
          </w:rPr>
          <w:t>it</w:t>
        </w:r>
      </w:ins>
      <w:ins w:id="1336" w:author="Benton, Deon" w:date="2026-05-11T12:51:00Z" w16du:dateUtc="2026-05-11T17:51:00Z">
        <w:r w:rsidR="006779F0">
          <w:rPr>
            <w:rFonts w:ascii="Times New Roman" w:eastAsia="Times New Roman" w:hAnsi="Times New Roman" w:cs="Times New Roman"/>
          </w:rPr>
          <w:t xml:space="preserve"> that omit</w:t>
        </w:r>
      </w:ins>
      <w:ins w:id="1337" w:author="Benton, Deon" w:date="2026-05-11T12:52:00Z" w16du:dateUtc="2026-05-11T17:52:00Z">
        <w:r w:rsidR="006779F0">
          <w:rPr>
            <w:rFonts w:ascii="Times New Roman" w:eastAsia="Times New Roman" w:hAnsi="Times New Roman" w:cs="Times New Roman"/>
          </w:rPr>
          <w:t>ted</w:t>
        </w:r>
      </w:ins>
      <w:ins w:id="1338" w:author="Benton, Deon" w:date="2026-05-11T12:51:00Z" w16du:dateUtc="2026-05-11T17:51:00Z">
        <w:r w:rsidR="006779F0">
          <w:rPr>
            <w:rFonts w:ascii="Times New Roman" w:eastAsia="Times New Roman" w:hAnsi="Times New Roman" w:cs="Times New Roman"/>
          </w:rPr>
          <w:t xml:space="preserve"> differential obstacle salience and</w:t>
        </w:r>
      </w:ins>
      <w:ins w:id="1339" w:author="Benton, Deon" w:date="2026-05-11T12:52:00Z" w16du:dateUtc="2026-05-11T17:52:00Z">
        <w:r w:rsidR="006779F0">
          <w:rPr>
            <w:rFonts w:ascii="Times New Roman" w:eastAsia="Times New Roman" w:hAnsi="Times New Roman" w:cs="Times New Roman"/>
          </w:rPr>
          <w:t xml:space="preserve"> even</w:t>
        </w:r>
      </w:ins>
      <w:ins w:id="1340" w:author="Benton, Deon" w:date="2026-05-11T12:51:00Z" w16du:dateUtc="2026-05-11T17:51:00Z">
        <w:r w:rsidR="006779F0">
          <w:rPr>
            <w:rFonts w:ascii="Times New Roman" w:eastAsia="Times New Roman" w:hAnsi="Times New Roman" w:cs="Times New Roman"/>
          </w:rPr>
          <w:t xml:space="preserve"> outperform</w:t>
        </w:r>
      </w:ins>
      <w:ins w:id="1341" w:author="Benton, Deon" w:date="2026-05-11T12:52:00Z" w16du:dateUtc="2026-05-11T17:52:00Z">
        <w:r w:rsidR="006779F0">
          <w:rPr>
            <w:rFonts w:ascii="Times New Roman" w:eastAsia="Times New Roman" w:hAnsi="Times New Roman" w:cs="Times New Roman"/>
          </w:rPr>
          <w:t>ed</w:t>
        </w:r>
      </w:ins>
      <w:ins w:id="1342" w:author="Benton, Deon" w:date="2026-05-11T12:51:00Z" w16du:dateUtc="2026-05-11T17:51:00Z">
        <w:r w:rsidR="006779F0">
          <w:rPr>
            <w:rFonts w:ascii="Times New Roman" w:eastAsia="Times New Roman" w:hAnsi="Times New Roman" w:cs="Times New Roman"/>
          </w:rPr>
          <w:t xml:space="preserve"> alternative</w:t>
        </w:r>
      </w:ins>
      <w:ins w:id="1343"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ins w:id="1344" w:author="Benton, Deon" w:date="2026-05-11T12:52:00Z" w16du:dateUtc="2026-05-11T17:52:00Z">
        <w:r w:rsidR="006779F0">
          <w:rPr>
            <w:rFonts w:ascii="Times New Roman" w:eastAsia="Times New Roman" w:hAnsi="Times New Roman" w:cs="Times New Roman"/>
          </w:rPr>
          <w:t xml:space="preserve"> This </w:t>
        </w:r>
      </w:ins>
      <w:ins w:id="1345" w:author="Benton, Deon" w:date="2026-05-11T12:53:00Z" w16du:dateUtc="2026-05-11T17:53:00Z">
        <w:r w:rsidR="006779F0">
          <w:rPr>
            <w:rFonts w:ascii="Times New Roman" w:eastAsia="Times New Roman" w:hAnsi="Times New Roman" w:cs="Times New Roman"/>
          </w:rPr>
          <w:t>suggests that ALIAS may be a</w:t>
        </w:r>
      </w:ins>
      <w:ins w:id="1346" w:author="Benton, Deon" w:date="2026-05-11T12:52:00Z" w16du:dateUtc="2026-05-11T17:52:00Z">
        <w:r w:rsidR="006779F0">
          <w:rPr>
            <w:rFonts w:ascii="Times New Roman" w:eastAsia="Times New Roman" w:hAnsi="Times New Roman" w:cs="Times New Roman"/>
          </w:rPr>
          <w:t xml:space="preserve"> viable cont</w:t>
        </w:r>
      </w:ins>
      <w:ins w:id="1347" w:author="Benton, Deon" w:date="2026-05-11T12:53:00Z" w16du:dateUtc="2026-05-11T17:53:00Z">
        <w:r w:rsidR="006779F0">
          <w:rPr>
            <w:rFonts w:ascii="Times New Roman" w:eastAsia="Times New Roman" w:hAnsi="Times New Roman" w:cs="Times New Roman"/>
          </w:rPr>
          <w:t>ender to</w:t>
        </w:r>
      </w:ins>
      <w:ins w:id="1348" w:author="Benton, Deon" w:date="2026-05-11T12:54:00Z" w16du:dateUtc="2026-05-11T17:54:00Z">
        <w:r w:rsidR="0049469B">
          <w:rPr>
            <w:rFonts w:ascii="Times New Roman" w:eastAsia="Times New Roman" w:hAnsi="Times New Roman" w:cs="Times New Roman"/>
          </w:rPr>
          <w:t xml:space="preserve"> existing domain-specific accounts of infants’ action understanding.</w:t>
        </w:r>
      </w:ins>
      <w:ins w:id="1349" w:author="Benton, Deon" w:date="2026-05-11T13:22:00Z" w16du:dateUtc="2026-05-11T18:22:00Z">
        <w:r w:rsidR="002A40E5">
          <w:rPr>
            <w:rFonts w:ascii="Times New Roman" w:eastAsia="Times New Roman" w:hAnsi="Times New Roman" w:cs="Times New Roman"/>
          </w:rPr>
          <w:t xml:space="preserve"> </w:t>
        </w:r>
      </w:ins>
    </w:p>
    <w:p w14:paraId="39D5FEFA" w14:textId="7E7CFF87" w:rsidR="00EE0F83" w:rsidRDefault="000A4069" w:rsidP="00140894">
      <w:pPr>
        <w:spacing w:line="480" w:lineRule="auto"/>
        <w:ind w:firstLine="720"/>
        <w:contextualSpacing/>
        <w:rPr>
          <w:ins w:id="1350" w:author="Benton, Deon" w:date="2026-05-10T17:31:00Z" w16du:dateUtc="2026-05-10T22:31:00Z"/>
          <w:rFonts w:ascii="Times New Roman" w:eastAsia="Times New Roman" w:hAnsi="Times New Roman" w:cs="Times New Roman"/>
        </w:rPr>
      </w:pPr>
      <w:ins w:id="1351"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action understanding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proofErr w:type="gramStart"/>
      <w:ins w:id="1352" w:author="Benton, Deon" w:date="2026-05-11T13:49:00Z" w16du:dateUtc="2026-05-11T18:49:00Z">
        <w:r w:rsidR="000B65F9" w:rsidRPr="000A4069">
          <w:rPr>
            <w:rFonts w:ascii="Times New Roman" w:eastAsia="Times New Roman" w:hAnsi="Times New Roman" w:cs="Times New Roman"/>
          </w:rPr>
          <w:t>situations</w:t>
        </w:r>
        <w:proofErr w:type="gramEnd"/>
        <w:r w:rsidR="000B65F9">
          <w:rPr>
            <w:rFonts w:ascii="Times New Roman" w:eastAsia="Times New Roman" w:hAnsi="Times New Roman" w:cs="Times New Roman"/>
          </w:rPr>
          <w:t xml:space="preserve"> </w:t>
        </w:r>
      </w:ins>
      <w:ins w:id="1353" w:author="Benton, Deon" w:date="2026-05-11T13:47:00Z" w16du:dateUtc="2026-05-11T18:47:00Z">
        <w:r w:rsidRPr="000A4069">
          <w:rPr>
            <w:rFonts w:ascii="Times New Roman" w:eastAsia="Times New Roman" w:hAnsi="Times New Roman" w:cs="Times New Roman"/>
          </w:rPr>
          <w:t xml:space="preserve">and its </w:t>
        </w:r>
      </w:ins>
      <w:ins w:id="1354" w:author="Benton, Deon" w:date="2026-05-11T13:48:00Z" w16du:dateUtc="2026-05-11T18:48:00Z">
        <w:r w:rsidR="000B65F9">
          <w:rPr>
            <w:rFonts w:ascii="Times New Roman" w:eastAsia="Times New Roman" w:hAnsi="Times New Roman" w:cs="Times New Roman"/>
          </w:rPr>
          <w:t xml:space="preserve">resulting </w:t>
        </w:r>
      </w:ins>
      <w:ins w:id="1355" w:author="Benton, Deon" w:date="2026-05-11T13:49:00Z" w16du:dateUtc="2026-05-11T18:49:00Z">
        <w:r w:rsidR="000B65F9">
          <w:rPr>
            <w:rFonts w:ascii="Times New Roman" w:eastAsia="Times New Roman" w:hAnsi="Times New Roman" w:cs="Times New Roman"/>
          </w:rPr>
          <w:t xml:space="preserve">behaviors </w:t>
        </w:r>
      </w:ins>
      <w:ins w:id="1356" w:author="Benton, Deon" w:date="2026-05-11T13:47:00Z" w16du:dateUtc="2026-05-11T18:47:00Z">
        <w:r w:rsidRPr="000A4069">
          <w:rPr>
            <w:rFonts w:ascii="Times New Roman" w:eastAsia="Times New Roman" w:hAnsi="Times New Roman" w:cs="Times New Roman"/>
          </w:rPr>
          <w:t>will be assessed. These behaviors will serve both as predictions for future research on infant action understanding and as a basis for teasing apart the current perspective from domain-specific ones.</w:t>
        </w:r>
      </w:ins>
    </w:p>
    <w:p w14:paraId="5744CB92" w14:textId="59A144DD" w:rsidR="00474633" w:rsidDel="00522110" w:rsidRDefault="00474633" w:rsidP="00522110">
      <w:pPr>
        <w:spacing w:line="480" w:lineRule="auto"/>
        <w:contextualSpacing/>
        <w:rPr>
          <w:del w:id="1357"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358" w:author="Benton, Deon" w:date="2026-05-11T13:49:00Z" w16du:dateUtc="2026-05-11T18:49:00Z"/>
          <w:rFonts w:ascii="Times New Roman" w:eastAsia="Times New Roman" w:hAnsi="Times New Roman" w:cs="Times New Roman"/>
          <w:b/>
          <w:bCs/>
        </w:rPr>
      </w:pPr>
      <w:ins w:id="1359"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360" w:author="Benton, Deon" w:date="2026-05-11T16:16:00Z" w16du:dateUtc="2026-05-11T21:16:00Z"/>
          <w:rFonts w:ascii="Times New Roman" w:eastAsia="Times New Roman" w:hAnsi="Times New Roman" w:cs="Times New Roman"/>
        </w:rPr>
      </w:pPr>
      <w:ins w:id="1361" w:author="Benton, Deon" w:date="2026-05-11T15:12:00Z" w16du:dateUtc="2026-05-11T20:12:00Z">
        <w:r>
          <w:rPr>
            <w:rFonts w:ascii="Times New Roman" w:eastAsia="Times New Roman" w:hAnsi="Times New Roman" w:cs="Times New Roman"/>
          </w:rPr>
          <w:t xml:space="preserve">Computational modeling </w:t>
        </w:r>
      </w:ins>
      <w:ins w:id="1362"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363" w:author="Benton, Deon" w:date="2026-05-11T15:12:00Z" w16du:dateUtc="2026-05-11T20:12:00Z">
        <w:r>
          <w:rPr>
            <w:rFonts w:ascii="Times New Roman" w:eastAsia="Times New Roman" w:hAnsi="Times New Roman" w:cs="Times New Roman"/>
          </w:rPr>
          <w:t xml:space="preserve">. One is that </w:t>
        </w:r>
      </w:ins>
      <w:ins w:id="1364" w:author="Benton, Deon" w:date="2026-05-11T15:30:00Z" w16du:dateUtc="2026-05-11T20:30:00Z">
        <w:r w:rsidR="00D52E07">
          <w:rPr>
            <w:rFonts w:ascii="Times New Roman" w:eastAsia="Times New Roman" w:hAnsi="Times New Roman" w:cs="Times New Roman"/>
          </w:rPr>
          <w:t>they force</w:t>
        </w:r>
      </w:ins>
      <w:ins w:id="1365" w:author="Benton, Deon" w:date="2026-05-11T15:13:00Z" w16du:dateUtc="2026-05-11T20:13:00Z">
        <w:r w:rsidR="00E3067B">
          <w:rPr>
            <w:rFonts w:ascii="Times New Roman" w:eastAsia="Times New Roman" w:hAnsi="Times New Roman" w:cs="Times New Roman"/>
          </w:rPr>
          <w:t xml:space="preserve"> researchers to be explicit about</w:t>
        </w:r>
      </w:ins>
      <w:ins w:id="1366"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367" w:author="Benton, Deon" w:date="2026-05-11T15:32:00Z" w16du:dateUtc="2026-05-11T20:32:00Z">
        <w:r w:rsidR="0010402B">
          <w:rPr>
            <w:rFonts w:ascii="Times New Roman" w:eastAsia="Times New Roman" w:hAnsi="Times New Roman" w:cs="Times New Roman"/>
          </w:rPr>
          <w:t xml:space="preserve">model </w:t>
        </w:r>
      </w:ins>
      <w:ins w:id="1368" w:author="Benton, Deon" w:date="2026-05-11T15:15:00Z" w16du:dateUtc="2026-05-11T20:15:00Z">
        <w:r w:rsidR="00E3067B">
          <w:rPr>
            <w:rFonts w:ascii="Times New Roman" w:eastAsia="Times New Roman" w:hAnsi="Times New Roman" w:cs="Times New Roman"/>
          </w:rPr>
          <w:t>of some developmental phenomenon, theorists must be</w:t>
        </w:r>
      </w:ins>
      <w:ins w:id="1369" w:author="Benton, Deon" w:date="2026-05-11T15:16:00Z" w16du:dateUtc="2026-05-11T20:16:00Z">
        <w:r w:rsidR="009B0432">
          <w:rPr>
            <w:rFonts w:ascii="Times New Roman" w:eastAsia="Times New Roman" w:hAnsi="Times New Roman" w:cs="Times New Roman"/>
          </w:rPr>
          <w:t xml:space="preserve"> explicit about how</w:t>
        </w:r>
      </w:ins>
      <w:ins w:id="1370" w:author="Benton, Deon" w:date="2026-05-11T15:17:00Z" w16du:dateUtc="2026-05-11T20:17:00Z">
        <w:r w:rsidR="009B0432">
          <w:rPr>
            <w:rFonts w:ascii="Times New Roman" w:eastAsia="Times New Roman" w:hAnsi="Times New Roman" w:cs="Times New Roman"/>
          </w:rPr>
          <w:t xml:space="preserve"> external events are </w:t>
        </w:r>
      </w:ins>
      <w:ins w:id="1371" w:author="Benton, Deon" w:date="2026-05-11T15:18:00Z" w16du:dateUtc="2026-05-11T20:18:00Z">
        <w:r w:rsidR="007F1AA9">
          <w:rPr>
            <w:rFonts w:ascii="Times New Roman" w:eastAsia="Times New Roman" w:hAnsi="Times New Roman" w:cs="Times New Roman"/>
          </w:rPr>
          <w:t>represented, what</w:t>
        </w:r>
      </w:ins>
      <w:ins w:id="1372"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373"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374"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375"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376" w:author="Benton, Deon" w:date="2026-05-11T15:19:00Z" w16du:dateUtc="2026-05-11T20:19:00Z">
        <w:r w:rsidR="007F1AA9">
          <w:rPr>
            <w:rFonts w:ascii="Times New Roman" w:eastAsia="Times New Roman" w:hAnsi="Times New Roman" w:cs="Times New Roman"/>
          </w:rPr>
          <w:t xml:space="preserve"> (e.g., Benton</w:t>
        </w:r>
      </w:ins>
      <w:ins w:id="1377" w:author="Benton, Deon" w:date="2026-05-11T15:21:00Z" w16du:dateUtc="2026-05-11T20:21:00Z">
        <w:r w:rsidR="00D72801">
          <w:rPr>
            <w:rFonts w:ascii="Times New Roman" w:eastAsia="Times New Roman" w:hAnsi="Times New Roman" w:cs="Times New Roman"/>
          </w:rPr>
          <w:t>, 2022, 2023</w:t>
        </w:r>
      </w:ins>
      <w:ins w:id="1378" w:author="Benton, Deon" w:date="2026-05-11T15:19:00Z" w16du:dateUtc="2026-05-11T20:19:00Z">
        <w:r w:rsidR="007F1AA9">
          <w:rPr>
            <w:rFonts w:ascii="Times New Roman" w:eastAsia="Times New Roman" w:hAnsi="Times New Roman" w:cs="Times New Roman"/>
          </w:rPr>
          <w:t>;</w:t>
        </w:r>
      </w:ins>
      <w:ins w:id="1379" w:author="Benton, Deon" w:date="2026-05-11T15:22:00Z" w16du:dateUtc="2026-05-11T20:22:00Z">
        <w:r w:rsidR="004525F4">
          <w:rPr>
            <w:rFonts w:ascii="Times New Roman" w:eastAsia="Times New Roman" w:hAnsi="Times New Roman" w:cs="Times New Roman"/>
          </w:rPr>
          <w:t xml:space="preserve"> Mareschal &amp; Thomas, 2007;</w:t>
        </w:r>
      </w:ins>
      <w:ins w:id="1380" w:author="Benton, Deon" w:date="2026-05-11T15:19:00Z" w16du:dateUtc="2026-05-11T20:19:00Z">
        <w:r w:rsidR="007F1AA9">
          <w:rPr>
            <w:rFonts w:ascii="Times New Roman" w:eastAsia="Times New Roman" w:hAnsi="Times New Roman" w:cs="Times New Roman"/>
          </w:rPr>
          <w:t xml:space="preserve"> </w:t>
        </w:r>
      </w:ins>
      <w:ins w:id="1381" w:author="Benton, Deon" w:date="2026-05-11T15:21:00Z" w16du:dateUtc="2026-05-11T20:21:00Z">
        <w:r w:rsidR="00D72801">
          <w:rPr>
            <w:rFonts w:ascii="Times New Roman" w:eastAsia="Times New Roman" w:hAnsi="Times New Roman" w:cs="Times New Roman"/>
          </w:rPr>
          <w:t xml:space="preserve">Munakata et al., 2003; </w:t>
        </w:r>
      </w:ins>
      <w:ins w:id="1382" w:author="Benton, Deon" w:date="2026-05-11T15:19:00Z" w16du:dateUtc="2026-05-11T20:19:00Z">
        <w:r w:rsidR="007F1AA9">
          <w:rPr>
            <w:rFonts w:ascii="Times New Roman" w:eastAsia="Times New Roman" w:hAnsi="Times New Roman" w:cs="Times New Roman"/>
          </w:rPr>
          <w:t>Singh et al., 20</w:t>
        </w:r>
      </w:ins>
      <w:ins w:id="1383" w:author="Benton, Deon" w:date="2026-05-11T15:20:00Z" w16du:dateUtc="2026-05-11T20:20:00Z">
        <w:r w:rsidR="00D72801">
          <w:rPr>
            <w:rFonts w:ascii="Times New Roman" w:eastAsia="Times New Roman" w:hAnsi="Times New Roman" w:cs="Times New Roman"/>
          </w:rPr>
          <w:t xml:space="preserve">25; </w:t>
        </w:r>
        <w:proofErr w:type="spellStart"/>
        <w:r w:rsidR="00D72801">
          <w:rPr>
            <w:rFonts w:ascii="Times New Roman" w:eastAsia="Times New Roman" w:hAnsi="Times New Roman" w:cs="Times New Roman"/>
          </w:rPr>
          <w:t>Yermolayeva</w:t>
        </w:r>
        <w:proofErr w:type="spellEnd"/>
        <w:r w:rsidR="00D72801">
          <w:rPr>
            <w:rFonts w:ascii="Times New Roman" w:eastAsia="Times New Roman" w:hAnsi="Times New Roman" w:cs="Times New Roman"/>
          </w:rPr>
          <w:t xml:space="preserve"> &amp; </w:t>
        </w:r>
        <w:proofErr w:type="spellStart"/>
        <w:r w:rsidR="00D72801">
          <w:rPr>
            <w:rFonts w:ascii="Times New Roman" w:eastAsia="Times New Roman" w:hAnsi="Times New Roman" w:cs="Times New Roman"/>
          </w:rPr>
          <w:t>Rakison</w:t>
        </w:r>
        <w:proofErr w:type="spellEnd"/>
        <w:r w:rsidR="00D72801">
          <w:rPr>
            <w:rFonts w:ascii="Times New Roman" w:eastAsia="Times New Roman" w:hAnsi="Times New Roman" w:cs="Times New Roman"/>
          </w:rPr>
          <w:t>, 2014)</w:t>
        </w:r>
      </w:ins>
      <w:ins w:id="1384"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6029"/>
      </w:tblGrid>
      <w:tr w:rsidR="00F33DCA" w14:paraId="5549C2AC" w14:textId="77777777" w:rsidTr="00F33DCA">
        <w:trPr>
          <w:trHeight w:val="4673"/>
        </w:trPr>
        <w:tc>
          <w:tcPr>
            <w:tcW w:w="5463" w:type="dxa"/>
          </w:tcPr>
          <w:p w14:paraId="0DE10A70" w14:textId="6D82002C" w:rsidR="002B35E9" w:rsidRDefault="00F33DCA"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F4D8CE0" wp14:editId="61DCDEBD">
                  <wp:extent cx="3612313" cy="2889849"/>
                  <wp:effectExtent l="0" t="0" r="7620" b="6350"/>
                  <wp:docPr id="207045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57725" name="Picture 20704577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2881" cy="2906303"/>
                          </a:xfrm>
                          <a:prstGeom prst="rect">
                            <a:avLst/>
                          </a:prstGeom>
                        </pic:spPr>
                      </pic:pic>
                    </a:graphicData>
                  </a:graphic>
                </wp:inline>
              </w:drawing>
            </w:r>
          </w:p>
        </w:tc>
        <w:tc>
          <w:tcPr>
            <w:tcW w:w="6482" w:type="dxa"/>
          </w:tcPr>
          <w:p w14:paraId="0D5A1E51" w14:textId="650B525F" w:rsidR="002B35E9" w:rsidRDefault="00F33DCA"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63F900" wp14:editId="6A448630">
                  <wp:extent cx="3644662" cy="2915729"/>
                  <wp:effectExtent l="0" t="0" r="0" b="0"/>
                  <wp:docPr id="1739124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24626" name="Picture 173912462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58360" cy="2926688"/>
                          </a:xfrm>
                          <a:prstGeom prst="rect">
                            <a:avLst/>
                          </a:prstGeom>
                        </pic:spPr>
                      </pic:pic>
                    </a:graphicData>
                  </a:graphic>
                </wp:inline>
              </w:drawing>
            </w:r>
          </w:p>
        </w:tc>
      </w:tr>
    </w:tbl>
    <w:p w14:paraId="042F2EA0" w14:textId="22502BE4" w:rsidR="002B35E9" w:rsidRDefault="0005778E" w:rsidP="0005778E">
      <w:pPr>
        <w:pStyle w:val="Caption"/>
        <w:rPr>
          <w:ins w:id="1385"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23</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386" w:author="Benton, Deon" w:date="2026-05-11T15:24:00Z" w16du:dateUtc="2026-05-11T20:24:00Z"/>
          <w:rFonts w:ascii="Times New Roman" w:eastAsia="Times New Roman" w:hAnsi="Times New Roman" w:cs="Times New Roman"/>
        </w:rPr>
      </w:pPr>
    </w:p>
    <w:p w14:paraId="53DFF34D" w14:textId="57D12E1B"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387"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388"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389"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390" w:author="Benton, Deon" w:date="2026-05-11T15:51:00Z" w16du:dateUtc="2026-05-11T20:51:00Z">
        <w:r w:rsidR="00D71F2D">
          <w:rPr>
            <w:rFonts w:ascii="Times New Roman" w:eastAsia="Times New Roman" w:hAnsi="Times New Roman" w:cs="Times New Roman"/>
          </w:rPr>
          <w:t xml:space="preserve"> a potentially interesting question concerns</w:t>
        </w:r>
      </w:ins>
      <w:ins w:id="1391"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392" w:author="Benton, Deon" w:date="2026-05-11T15:53:00Z" w16du:dateUtc="2026-05-11T20:53:00Z">
        <w:r w:rsidR="00D71F2D">
          <w:rPr>
            <w:rFonts w:ascii="Times New Roman" w:eastAsia="Times New Roman" w:hAnsi="Times New Roman" w:cs="Times New Roman"/>
          </w:rPr>
          <w:t xml:space="preserve"> that is</w:t>
        </w:r>
      </w:ins>
      <w:ins w:id="1393" w:author="Benton, Deon" w:date="2026-05-11T15:50:00Z" w16du:dateUtc="2026-05-11T20:50:00Z">
        <w:r w:rsidRPr="003773A2">
          <w:rPr>
            <w:rFonts w:ascii="Times New Roman" w:eastAsia="Times New Roman" w:hAnsi="Times New Roman" w:cs="Times New Roman"/>
          </w:rPr>
          <w:t xml:space="preserve"> tethered to the ground</w:t>
        </w:r>
      </w:ins>
      <w:ins w:id="1394" w:author="Benton, Deon" w:date="2026-05-11T15:53:00Z" w16du:dateUtc="2026-05-11T20:53:00Z">
        <w:r w:rsidR="00D71F2D">
          <w:rPr>
            <w:rFonts w:ascii="Times New Roman" w:eastAsia="Times New Roman" w:hAnsi="Times New Roman" w:cs="Times New Roman"/>
          </w:rPr>
          <w:t xml:space="preserve"> as is typical in these studies</w:t>
        </w:r>
      </w:ins>
      <w:ins w:id="1395"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396" w:author="Benton, Deon" w:date="2026-05-11T15:57:00Z" w16du:dateUtc="2026-05-11T20:57:00Z">
        <w:r w:rsidR="00B51CD7" w:rsidRPr="00B51CD7">
          <w:rPr>
            <w:rFonts w:ascii="Times New Roman" w:eastAsia="Times New Roman" w:hAnsi="Times New Roman" w:cs="Times New Roman"/>
          </w:rPr>
          <w:t>If the current account is correct that infants’ looking behavior in action understanding studies in part reflects associative learning, then networks should form as robust an association between the curved motion and the obstacle in this anomalous configuration as when the obstacle is located directly beneath the motion</w:t>
        </w:r>
      </w:ins>
      <w:ins w:id="1397"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398" w:author="Benton, Deon" w:date="2026-05-11T16:03:00Z" w16du:dateUtc="2026-05-11T21:03:00Z">
        <w:r w:rsidR="007B31A4">
          <w:rPr>
            <w:rFonts w:ascii="Times New Roman" w:eastAsia="Times New Roman" w:hAnsi="Times New Roman" w:cs="Times New Roman"/>
          </w:rPr>
          <w:t>critical factor determining</w:t>
        </w:r>
      </w:ins>
      <w:ins w:id="1399" w:author="Benton, Deon" w:date="2026-05-11T16:01:00Z" w16du:dateUtc="2026-05-11T21:01:00Z">
        <w:r w:rsidR="009D7B9A">
          <w:rPr>
            <w:rFonts w:ascii="Times New Roman" w:eastAsia="Times New Roman" w:hAnsi="Times New Roman" w:cs="Times New Roman"/>
          </w:rPr>
          <w:t xml:space="preserve"> whether a </w:t>
        </w:r>
      </w:ins>
      <w:ins w:id="1400" w:author="Benton, Deon" w:date="2026-05-11T16:03:00Z" w16du:dateUtc="2026-05-11T21:03:00Z">
        <w:r w:rsidR="007B31A4">
          <w:rPr>
            <w:rFonts w:ascii="Times New Roman" w:eastAsia="Times New Roman" w:hAnsi="Times New Roman" w:cs="Times New Roman"/>
          </w:rPr>
          <w:t xml:space="preserve">strong </w:t>
        </w:r>
      </w:ins>
      <w:ins w:id="1401"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salient; </w:t>
        </w:r>
      </w:ins>
      <w:ins w:id="1402" w:author="Benton, Deon" w:date="2026-05-11T16:04:00Z" w16du:dateUtc="2026-05-11T21:04:00Z">
        <w:r w:rsidR="007B31A4" w:rsidRPr="007B31A4">
          <w:rPr>
            <w:rFonts w:ascii="Times New Roman" w:eastAsia="Times New Roman" w:hAnsi="Times New Roman" w:cs="Times New Roman"/>
          </w:rPr>
          <w:lastRenderedPageBreak/>
          <w:t>positioning the obstacle in the immediate vicinity of the motion trajectory ensures that it is</w:t>
        </w:r>
      </w:ins>
      <w:ins w:id="1403" w:author="Benton, Deon" w:date="2026-05-11T16:00:00Z" w16du:dateUtc="2026-05-11T21:00:00Z">
        <w:r w:rsidR="009D7B9A" w:rsidRPr="009D7B9A">
          <w:rPr>
            <w:rFonts w:ascii="Times New Roman" w:eastAsia="Times New Roman" w:hAnsi="Times New Roman" w:cs="Times New Roman"/>
          </w:rPr>
          <w:t>.</w:t>
        </w:r>
      </w:ins>
      <w:ins w:id="1404"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w:t>
      </w:r>
      <w:proofErr w:type="gramStart"/>
      <w:r w:rsidR="002D6E2E">
        <w:rPr>
          <w:rFonts w:ascii="Times New Roman" w:eastAsia="Times New Roman" w:hAnsi="Times New Roman" w:cs="Times New Roman"/>
        </w:rPr>
        <w:t>infants’</w:t>
      </w:r>
      <w:proofErr w:type="gramEnd"/>
      <w:r w:rsidR="002D6E2E">
        <w:rPr>
          <w:rFonts w:ascii="Times New Roman" w:eastAsia="Times New Roman" w:hAnsi="Times New Roman" w:cs="Times New Roman"/>
        </w:rPr>
        <w:t xml:space="preserve">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 xml:space="preserve">then infants in both conditions should </w:t>
      </w:r>
      <w:proofErr w:type="gramStart"/>
      <w:r w:rsidR="0029294F">
        <w:rPr>
          <w:rFonts w:ascii="Times New Roman" w:eastAsia="Times New Roman" w:hAnsi="Times New Roman" w:cs="Times New Roman"/>
        </w:rPr>
        <w:t>equally</w:t>
      </w:r>
      <w:proofErr w:type="gramEnd"/>
      <w:r w:rsidR="0029294F">
        <w:rPr>
          <w:rFonts w:ascii="Times New Roman" w:eastAsia="Times New Roman" w:hAnsi="Times New Roman" w:cs="Times New Roman"/>
        </w:rPr>
        <w:t xml:space="preserve">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24F46C67"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405"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406"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96759E">
        <w:rPr>
          <w:rFonts w:ascii="Times New Roman" w:eastAsia="Times New Roman" w:hAnsi="Times New Roman" w:cs="Times New Roman"/>
        </w:rPr>
        <w:t>here the habituation phase lasted for just</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78100134"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407" w:author="Benton, Deon" w:date="2026-05-11T16:15:00Z" w16du:dateUtc="2026-05-11T21:15:00Z">
        <w:r w:rsidR="006A350C" w:rsidRPr="006A350C">
          <w:rPr>
            <w:rFonts w:ascii="Times New Roman" w:eastAsia="Times New Roman" w:hAnsi="Times New Roman" w:cs="Times New Roman"/>
          </w:rPr>
          <w:t xml:space="preserve"> </w:t>
        </w:r>
      </w:ins>
      <w:r w:rsidR="00447183">
        <w:rPr>
          <w:rFonts w:ascii="Times New Roman" w:eastAsia="Times New Roman" w:hAnsi="Times New Roman" w:cs="Times New Roman"/>
        </w:rPr>
        <w:t xml:space="preserve">was the case </w:t>
      </w:r>
      <w:r w:rsidR="005B4E59">
        <w:rPr>
          <w:rFonts w:ascii="Times New Roman" w:eastAsia="Times New Roman" w:hAnsi="Times New Roman" w:cs="Times New Roman"/>
        </w:rPr>
        <w:t>in</w:t>
      </w:r>
      <w:ins w:id="1408"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409"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410" w:author="Benton, Deon" w:date="2026-05-11T16:15:00Z" w16du:dateUtc="2026-05-11T21:15:00Z">
        <w:r w:rsidR="006A350C" w:rsidRPr="006A350C">
          <w:rPr>
            <w:rFonts w:ascii="Times New Roman" w:eastAsia="Times New Roman" w:hAnsi="Times New Roman" w:cs="Times New Roman"/>
          </w:rPr>
          <w:t xml:space="preserve">. </w:t>
        </w:r>
      </w:ins>
      <w:ins w:id="1411"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412"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413"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 xml:space="preserve">networks in </w:t>
      </w:r>
      <w:proofErr w:type="gramStart"/>
      <w:r w:rsidR="00073A27">
        <w:rPr>
          <w:rFonts w:ascii="Times New Roman" w:eastAsia="Times New Roman" w:hAnsi="Times New Roman" w:cs="Times New Roman"/>
        </w:rPr>
        <w:t>the Experimental</w:t>
      </w:r>
      <w:proofErr w:type="gramEnd"/>
      <w:r w:rsidR="00073A27">
        <w:rPr>
          <w:rFonts w:ascii="Times New Roman" w:eastAsia="Times New Roman" w:hAnsi="Times New Roman" w:cs="Times New Roman"/>
        </w:rPr>
        <w:t xml:space="preserve">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Pr>
          <w:rFonts w:ascii="Times New Roman" w:eastAsia="Times New Roman" w:hAnsi="Times New Roman" w:cs="Times New Roman"/>
        </w:rPr>
        <w:t xml:space="preserve">Both sets of </w:t>
      </w:r>
      <w:r>
        <w:rPr>
          <w:rFonts w:ascii="Times New Roman" w:eastAsia="Times New Roman" w:hAnsi="Times New Roman" w:cs="Times New Roman"/>
        </w:rPr>
        <w:lastRenderedPageBreak/>
        <w:t xml:space="preserve">results </w:t>
      </w:r>
      <w:proofErr w:type="gramStart"/>
      <w:r>
        <w:rPr>
          <w:rFonts w:ascii="Times New Roman" w:eastAsia="Times New Roman" w:hAnsi="Times New Roman" w:cs="Times New Roman"/>
        </w:rPr>
        <w:t>mirror</w:t>
      </w:r>
      <w:proofErr w:type="gramEnd"/>
      <w:r>
        <w:rPr>
          <w:rFonts w:ascii="Times New Roman" w:eastAsia="Times New Roman" w:hAnsi="Times New Roman" w:cs="Times New Roman"/>
        </w:rPr>
        <w:t xml:space="preserve"> those in Simulation 1a. </w:t>
      </w:r>
      <w:r w:rsidR="00A96CA8">
        <w:rPr>
          <w:rFonts w:ascii="Times New Roman" w:eastAsia="Times New Roman" w:hAnsi="Times New Roman" w:cs="Times New Roman"/>
        </w:rPr>
        <w:t xml:space="preserve">The mechanistic basis of these results is identical to that described in Simulation 1a. </w:t>
      </w:r>
    </w:p>
    <w:p w14:paraId="6F6CF462" w14:textId="7166E636" w:rsidR="007968B5" w:rsidRDefault="00932D87" w:rsidP="00FA6AB7">
      <w:pPr>
        <w:tabs>
          <w:tab w:val="left" w:pos="7378"/>
        </w:tabs>
        <w:spacing w:line="480" w:lineRule="auto"/>
        <w:ind w:firstLine="720"/>
        <w:contextualSpacing/>
        <w:rPr>
          <w:ins w:id="1414"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11675" w:type="dxa"/>
        <w:tblInd w:w="-1139" w:type="dxa"/>
        <w:tblLook w:val="04A0" w:firstRow="1" w:lastRow="0" w:firstColumn="1" w:lastColumn="0" w:noHBand="0" w:noVBand="1"/>
      </w:tblPr>
      <w:tblGrid>
        <w:gridCol w:w="5822"/>
        <w:gridCol w:w="5853"/>
      </w:tblGrid>
      <w:tr w:rsidR="008D2812" w14:paraId="28FFB570" w14:textId="77777777" w:rsidTr="008D2812">
        <w:trPr>
          <w:trHeight w:val="4017"/>
        </w:trPr>
        <w:tc>
          <w:tcPr>
            <w:tcW w:w="5822" w:type="dxa"/>
          </w:tcPr>
          <w:p w14:paraId="71EBAA5B" w14:textId="42D38773" w:rsidR="00985FE2" w:rsidRDefault="003B473F" w:rsidP="005A725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002C61" wp14:editId="6E602D65">
                  <wp:extent cx="3536831" cy="2829465"/>
                  <wp:effectExtent l="0" t="0" r="6985" b="9525"/>
                  <wp:docPr id="1042382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2265" name="Picture 104238226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49961" cy="2839969"/>
                          </a:xfrm>
                          <a:prstGeom prst="rect">
                            <a:avLst/>
                          </a:prstGeom>
                        </pic:spPr>
                      </pic:pic>
                    </a:graphicData>
                  </a:graphic>
                </wp:inline>
              </w:drawing>
            </w:r>
          </w:p>
        </w:tc>
        <w:tc>
          <w:tcPr>
            <w:tcW w:w="5853" w:type="dxa"/>
          </w:tcPr>
          <w:p w14:paraId="78F34DE1" w14:textId="343AE15D" w:rsidR="00985FE2" w:rsidRDefault="003B473F" w:rsidP="008D2812">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E47158" wp14:editId="1BBE4B6C">
                  <wp:extent cx="3562710" cy="2850168"/>
                  <wp:effectExtent l="0" t="0" r="0" b="7620"/>
                  <wp:docPr id="21504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171" name="Picture 2150417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72872" cy="2858298"/>
                          </a:xfrm>
                          <a:prstGeom prst="rect">
                            <a:avLst/>
                          </a:prstGeom>
                        </pic:spPr>
                      </pic:pic>
                    </a:graphicData>
                  </a:graphic>
                </wp:inline>
              </w:drawing>
            </w:r>
          </w:p>
        </w:tc>
      </w:tr>
    </w:tbl>
    <w:p w14:paraId="307F64D5" w14:textId="265216DB" w:rsidR="00985FE2" w:rsidRDefault="008D2812" w:rsidP="008D2812">
      <w:pPr>
        <w:pStyle w:val="Caption"/>
        <w:rPr>
          <w:ins w:id="1415"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Pr="00921E01">
        <w:rPr>
          <w:rFonts w:ascii="Times New Roman" w:hAnsi="Times New Roman" w:cs="Times New Roman"/>
          <w:b/>
          <w:bCs/>
          <w:i w:val="0"/>
          <w:iCs w:val="0"/>
          <w:noProof/>
          <w:color w:val="000000" w:themeColor="text1"/>
          <w:sz w:val="24"/>
          <w:szCs w:val="24"/>
        </w:rPr>
        <w:t>24</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 xml:space="preserve">Performance of ALIAS. (Left) 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 for networks in the </w:t>
      </w:r>
      <w:r w:rsidR="00921E01">
        <w:rPr>
          <w:rFonts w:ascii="Times New Roman" w:hAnsi="Times New Roman" w:cs="Times New Roman"/>
          <w:i w:val="0"/>
          <w:iCs w:val="0"/>
          <w:color w:val="000000" w:themeColor="text1"/>
          <w:sz w:val="24"/>
          <w:szCs w:val="24"/>
        </w:rPr>
        <w:t>Inefficient Test Events condition</w:t>
      </w:r>
      <w:r>
        <w:rPr>
          <w:rFonts w:ascii="Times New Roman" w:hAnsi="Times New Roman" w:cs="Times New Roman"/>
          <w:i w:val="0"/>
          <w:iCs w:val="0"/>
          <w:color w:val="000000" w:themeColor="text1"/>
          <w:sz w:val="24"/>
          <w:szCs w:val="24"/>
        </w:rPr>
        <w:t xml:space="preserve">. (Right) Overall error produced to the Efficient and </w:t>
      </w:r>
      <w:r w:rsidR="00921E01">
        <w:rPr>
          <w:rFonts w:ascii="Times New Roman" w:hAnsi="Times New Roman" w:cs="Times New Roman"/>
          <w:i w:val="0"/>
          <w:iCs w:val="0"/>
          <w:color w:val="000000" w:themeColor="text1"/>
          <w:sz w:val="24"/>
          <w:szCs w:val="24"/>
        </w:rPr>
        <w:t>Low, efficient</w:t>
      </w:r>
      <w:r>
        <w:rPr>
          <w:rFonts w:ascii="Times New Roman" w:hAnsi="Times New Roman" w:cs="Times New Roman"/>
          <w:i w:val="0"/>
          <w:iCs w:val="0"/>
          <w:color w:val="000000" w:themeColor="text1"/>
          <w:sz w:val="24"/>
          <w:szCs w:val="24"/>
        </w:rPr>
        <w:t xml:space="preserve"> test events for networks in the </w:t>
      </w:r>
      <w:r w:rsidR="00921E01">
        <w:rPr>
          <w:rFonts w:ascii="Times New Roman" w:hAnsi="Times New Roman" w:cs="Times New Roman"/>
          <w:i w:val="0"/>
          <w:iCs w:val="0"/>
          <w:color w:val="000000" w:themeColor="text1"/>
          <w:sz w:val="24"/>
          <w:szCs w:val="24"/>
        </w:rPr>
        <w:t>Efficient Test Events condition</w:t>
      </w:r>
      <w:r>
        <w:rPr>
          <w:rFonts w:ascii="Times New Roman" w:hAnsi="Times New Roman" w:cs="Times New Roman"/>
          <w:i w:val="0"/>
          <w:iCs w:val="0"/>
          <w:color w:val="000000" w:themeColor="text1"/>
          <w:sz w:val="24"/>
          <w:szCs w:val="24"/>
        </w:rPr>
        <w:t xml:space="preserve">. </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1F83DC2"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Given</w:t>
      </w:r>
      <w:ins w:id="1416" w:author="Benton, Deon" w:date="2026-05-12T11:22:00Z" w16du:dateUtc="2026-05-12T16:22:00Z">
        <w:r>
          <w:rPr>
            <w:rFonts w:ascii="Times New Roman" w:eastAsia="Times New Roman" w:hAnsi="Times New Roman" w:cs="Times New Roman"/>
          </w:rPr>
          <w:t xml:space="preserve"> that action understanding studies</w:t>
        </w:r>
      </w:ins>
      <w:ins w:id="1417" w:author="Benton, Deon" w:date="2026-05-12T13:25:00Z" w16du:dateUtc="2026-05-12T18:25:00Z">
        <w:r w:rsidR="003D3799">
          <w:rPr>
            <w:rFonts w:ascii="Times New Roman" w:eastAsia="Times New Roman" w:hAnsi="Times New Roman" w:cs="Times New Roman"/>
          </w:rPr>
          <w:t xml:space="preserve"> have employed different types of inconsistent events</w:t>
        </w:r>
      </w:ins>
      <w:ins w:id="1418" w:author="Benton, Deon" w:date="2026-05-12T11:22:00Z" w16du:dateUtc="2026-05-12T16:22:00Z">
        <w:r>
          <w:rPr>
            <w:rFonts w:ascii="Times New Roman" w:eastAsia="Times New Roman" w:hAnsi="Times New Roman" w:cs="Times New Roman"/>
          </w:rPr>
          <w:t>, another interesting question that might be asked</w:t>
        </w:r>
      </w:ins>
      <w:ins w:id="1419" w:author="Benton, Deon" w:date="2026-05-12T14:23:00Z" w16du:dateUtc="2026-05-12T19:23:00Z">
        <w:r w:rsidR="00CC107C">
          <w:rPr>
            <w:rFonts w:ascii="Times New Roman" w:eastAsia="Times New Roman" w:hAnsi="Times New Roman" w:cs="Times New Roman"/>
          </w:rPr>
          <w:t xml:space="preserve"> concerns </w:t>
        </w:r>
      </w:ins>
      <w:ins w:id="1420" w:author="Benton, Deon" w:date="2026-05-12T14:24:00Z" w16du:dateUtc="2026-05-12T19:24:00Z">
        <w:r w:rsidR="00CC107C">
          <w:rPr>
            <w:rFonts w:ascii="Times New Roman" w:eastAsia="Times New Roman" w:hAnsi="Times New Roman" w:cs="Times New Roman"/>
          </w:rPr>
          <w:t xml:space="preserve">ALIAS’s performance </w:t>
        </w:r>
      </w:ins>
      <w:ins w:id="1421"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422" w:author="Benton, Deon" w:date="2026-05-12T11:38:00Z" w16du:dateUtc="2026-05-12T16:38:00Z">
        <w:r w:rsidR="00771092">
          <w:rPr>
            <w:rFonts w:ascii="Times New Roman" w:eastAsia="Times New Roman" w:hAnsi="Times New Roman" w:cs="Times New Roman"/>
          </w:rPr>
          <w:t>inefficient test</w:t>
        </w:r>
      </w:ins>
      <w:ins w:id="1423" w:author="Benton, Deon" w:date="2026-05-12T11:23:00Z" w16du:dateUtc="2026-05-12T16:23:00Z">
        <w:r>
          <w:rPr>
            <w:rFonts w:ascii="Times New Roman" w:eastAsia="Times New Roman" w:hAnsi="Times New Roman" w:cs="Times New Roman"/>
          </w:rPr>
          <w:t xml:space="preserve"> events</w:t>
        </w:r>
      </w:ins>
      <w:ins w:id="1424" w:author="Benton, Deon" w:date="2026-05-12T14:27:00Z" w16du:dateUtc="2026-05-12T19:27:00Z">
        <w:r w:rsidR="006F0305">
          <w:rPr>
            <w:rFonts w:ascii="Times New Roman" w:eastAsia="Times New Roman" w:hAnsi="Times New Roman" w:cs="Times New Roman"/>
          </w:rPr>
          <w:t xml:space="preserve"> or two different efficient events</w:t>
        </w:r>
      </w:ins>
      <w:ins w:id="1425" w:author="Benton, Deon" w:date="2026-05-12T14:24:00Z" w16du:dateUtc="2026-05-12T19:24:00Z">
        <w:r w:rsidR="00AC5A5D">
          <w:rPr>
            <w:rFonts w:ascii="Times New Roman" w:eastAsia="Times New Roman" w:hAnsi="Times New Roman" w:cs="Times New Roman"/>
          </w:rPr>
          <w:t xml:space="preserve">. This contrasts with the standard approach of </w:t>
        </w:r>
      </w:ins>
      <w:ins w:id="1426" w:author="Benton, Deon" w:date="2026-05-12T14:25:00Z" w16du:dateUtc="2026-05-12T19:25:00Z">
        <w:r w:rsidR="00AC5A5D">
          <w:rPr>
            <w:rFonts w:ascii="Times New Roman" w:eastAsia="Times New Roman" w:hAnsi="Times New Roman" w:cs="Times New Roman"/>
          </w:rPr>
          <w:t>testing infants</w:t>
        </w:r>
      </w:ins>
      <w:ins w:id="1427" w:author="Benton, Deon" w:date="2026-05-12T11:37:00Z" w16du:dateUtc="2026-05-12T16:37:00Z">
        <w:r w:rsidR="00771092">
          <w:rPr>
            <w:rFonts w:ascii="Times New Roman" w:eastAsia="Times New Roman" w:hAnsi="Times New Roman" w:cs="Times New Roman"/>
          </w:rPr>
          <w:t xml:space="preserve"> on in</w:t>
        </w:r>
      </w:ins>
      <w:ins w:id="1428" w:author="Benton, Deon" w:date="2026-05-12T11:38:00Z" w16du:dateUtc="2026-05-12T16:38:00Z">
        <w:r w:rsidR="00771092">
          <w:rPr>
            <w:rFonts w:ascii="Times New Roman" w:eastAsia="Times New Roman" w:hAnsi="Times New Roman" w:cs="Times New Roman"/>
          </w:rPr>
          <w:t>efficient</w:t>
        </w:r>
      </w:ins>
      <w:ins w:id="1429" w:author="Benton, Deon" w:date="2026-05-12T11:37:00Z" w16du:dateUtc="2026-05-12T16:37:00Z">
        <w:r w:rsidR="00771092">
          <w:rPr>
            <w:rFonts w:ascii="Times New Roman" w:eastAsia="Times New Roman" w:hAnsi="Times New Roman" w:cs="Times New Roman"/>
          </w:rPr>
          <w:t xml:space="preserve"> </w:t>
        </w:r>
      </w:ins>
      <w:ins w:id="1430" w:author="Benton, Deon" w:date="2026-05-12T11:38:00Z" w16du:dateUtc="2026-05-12T16:38:00Z">
        <w:r w:rsidR="00771092">
          <w:rPr>
            <w:rFonts w:ascii="Times New Roman" w:eastAsia="Times New Roman" w:hAnsi="Times New Roman" w:cs="Times New Roman"/>
          </w:rPr>
          <w:t>and efficient test events.</w:t>
        </w:r>
      </w:ins>
      <w:ins w:id="1431" w:author="Benton, Deon" w:date="2026-05-12T11:39:00Z" w16du:dateUtc="2026-05-12T16:39:00Z">
        <w:r w:rsidR="00D75744">
          <w:rPr>
            <w:rFonts w:ascii="Times New Roman" w:eastAsia="Times New Roman" w:hAnsi="Times New Roman" w:cs="Times New Roman"/>
          </w:rPr>
          <w:t xml:space="preserve"> For example, how might ALIAS respond if it were tested on</w:t>
        </w:r>
      </w:ins>
      <w:ins w:id="1432" w:author="Benton, Deon" w:date="2026-05-12T13:30:00Z" w16du:dateUtc="2026-05-12T18:30:00Z">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ins>
      <w:ins w:id="1433" w:author="Benton, Deon" w:date="2026-05-12T11:39:00Z" w16du:dateUtc="2026-05-12T16:39:00Z">
        <w:r w:rsidR="00D75744">
          <w:rPr>
            <w:rFonts w:ascii="Times New Roman" w:eastAsia="Times New Roman" w:hAnsi="Times New Roman" w:cs="Times New Roman"/>
          </w:rPr>
          <w:t xml:space="preserve"> </w:t>
        </w:r>
      </w:ins>
      <w:ins w:id="1434" w:author="Benton, Deon" w:date="2026-05-12T14:28:00Z" w16du:dateUtc="2026-05-12T19:28:00Z">
        <w:r w:rsidR="006F0305">
          <w:rPr>
            <w:rFonts w:ascii="Times New Roman" w:eastAsia="Times New Roman" w:hAnsi="Times New Roman" w:cs="Times New Roman"/>
          </w:rPr>
          <w:t>Low</w:t>
        </w:r>
      </w:ins>
      <w:ins w:id="1435" w:author="Benton, Deon" w:date="2026-05-12T13:29:00Z" w16du:dateUtc="2026-05-12T18:29:00Z">
        <w:r w:rsidR="00CB1ED7">
          <w:rPr>
            <w:rFonts w:ascii="Times New Roman" w:eastAsia="Times New Roman" w:hAnsi="Times New Roman" w:cs="Times New Roman"/>
          </w:rPr>
          <w:t>, efficient test event</w:t>
        </w:r>
      </w:ins>
      <w:ins w:id="1436" w:author="Benton, Deon" w:date="2026-05-12T13:30:00Z" w16du:dateUtc="2026-05-12T18:30:00Z">
        <w:r w:rsidR="00CB1ED7">
          <w:rPr>
            <w:rFonts w:ascii="Times New Roman" w:eastAsia="Times New Roman" w:hAnsi="Times New Roman" w:cs="Times New Roman"/>
          </w:rPr>
          <w:t xml:space="preserve"> and Gerge</w:t>
        </w:r>
      </w:ins>
      <w:ins w:id="1437" w:author="Benton, Deon" w:date="2026-05-12T13:31:00Z" w16du:dateUtc="2026-05-12T18:31:00Z">
        <w:r w:rsidR="00CB1ED7">
          <w:rPr>
            <w:rFonts w:ascii="Times New Roman" w:eastAsia="Times New Roman" w:hAnsi="Times New Roman" w:cs="Times New Roman"/>
          </w:rPr>
          <w:t xml:space="preserve">ly et al.’s (1995) </w:t>
        </w:r>
      </w:ins>
      <w:ins w:id="1438" w:author="Benton, Deon" w:date="2026-05-12T14:25:00Z" w16du:dateUtc="2026-05-12T19:25:00Z">
        <w:r w:rsidR="00AC5A5D">
          <w:rPr>
            <w:rFonts w:ascii="Times New Roman" w:eastAsia="Times New Roman" w:hAnsi="Times New Roman" w:cs="Times New Roman"/>
          </w:rPr>
          <w:t xml:space="preserve">barrierless </w:t>
        </w:r>
      </w:ins>
      <w:ins w:id="1439" w:author="Benton, Deon" w:date="2026-05-12T14:28:00Z" w16du:dateUtc="2026-05-12T19:28:00Z">
        <w:r w:rsidR="006F0305">
          <w:rPr>
            <w:rFonts w:ascii="Times New Roman" w:eastAsia="Times New Roman" w:hAnsi="Times New Roman" w:cs="Times New Roman"/>
          </w:rPr>
          <w:t>efficient</w:t>
        </w:r>
      </w:ins>
      <w:ins w:id="1440" w:author="Benton, Deon" w:date="2026-05-12T13:31:00Z" w16du:dateUtc="2026-05-12T18:31:00Z">
        <w:r w:rsidR="00CB1ED7">
          <w:rPr>
            <w:rFonts w:ascii="Times New Roman" w:eastAsia="Times New Roman" w:hAnsi="Times New Roman" w:cs="Times New Roman"/>
          </w:rPr>
          <w:t xml:space="preserve"> test event</w:t>
        </w:r>
      </w:ins>
      <w:ins w:id="1441" w:author="Benton, Deon" w:date="2026-05-12T14:26:00Z" w16du:dateUtc="2026-05-12T19:26:00Z">
        <w:r w:rsidR="006F0305">
          <w:rPr>
            <w:rFonts w:ascii="Times New Roman" w:eastAsia="Times New Roman" w:hAnsi="Times New Roman" w:cs="Times New Roman"/>
          </w:rPr>
          <w:t xml:space="preserve">? </w:t>
        </w:r>
      </w:ins>
      <w:ins w:id="1442" w:author="Benton, Deon" w:date="2026-05-12T14:28:00Z" w16du:dateUtc="2026-05-12T19:28:00Z">
        <w:r w:rsidR="006F0305">
          <w:rPr>
            <w:rFonts w:ascii="Times New Roman" w:eastAsia="Times New Roman" w:hAnsi="Times New Roman" w:cs="Times New Roman"/>
          </w:rPr>
          <w:t xml:space="preserve">To address this question, </w:t>
        </w:r>
        <w:r w:rsidR="00C27E7A">
          <w:rPr>
            <w:rFonts w:ascii="Times New Roman" w:eastAsia="Times New Roman" w:hAnsi="Times New Roman" w:cs="Times New Roman"/>
          </w:rPr>
          <w:t xml:space="preserve">here </w:t>
        </w:r>
        <w:r w:rsidR="006F0305">
          <w:rPr>
            <w:rFonts w:ascii="Times New Roman" w:eastAsia="Times New Roman" w:hAnsi="Times New Roman" w:cs="Times New Roman"/>
          </w:rPr>
          <w:t xml:space="preserve">networks were randomly assigned to the </w:t>
        </w:r>
        <w:r w:rsidR="00C27E7A">
          <w:rPr>
            <w:rFonts w:ascii="Times New Roman" w:eastAsia="Times New Roman" w:hAnsi="Times New Roman" w:cs="Times New Roman"/>
          </w:rPr>
          <w:t>Inefficient Test Events condition</w:t>
        </w:r>
      </w:ins>
      <w:ins w:id="1443" w:author="Benton, Deon" w:date="2026-05-12T14:29:00Z" w16du:dateUtc="2026-05-12T19:29:00Z">
        <w:r w:rsidR="00C27E7A">
          <w:rPr>
            <w:rFonts w:ascii="Times New Roman" w:eastAsia="Times New Roman" w:hAnsi="Times New Roman" w:cs="Times New Roman"/>
          </w:rPr>
          <w:t xml:space="preserve"> (</w:t>
        </w:r>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ins w:id="1444" w:author="Benton, Deon" w:date="2026-05-12T14:28:00Z" w16du:dateUtc="2026-05-12T19:28:00Z">
        <w:r w:rsidR="00C27E7A">
          <w:rPr>
            <w:rFonts w:ascii="Times New Roman" w:eastAsia="Times New Roman" w:hAnsi="Times New Roman" w:cs="Times New Roman"/>
          </w:rPr>
          <w:t xml:space="preserve"> or to the Efficient Test Events condition (</w:t>
        </w:r>
      </w:ins>
      <w:ins w:id="1445" w:author="Benton, Deon" w:date="2026-05-12T14:29:00Z" w16du:dateUtc="2026-05-12T19:29:00Z">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r w:rsidR="001C7FC6">
        <w:rPr>
          <w:rFonts w:ascii="Times New Roman" w:eastAsia="Times New Roman" w:hAnsi="Times New Roman" w:cs="Times New Roman"/>
        </w:rPr>
        <w:t xml:space="preserve"> The length of the pretraining phase here was identical to that in Simulation 4a.</w:t>
      </w:r>
      <w:ins w:id="1446" w:author="Benton, Deon" w:date="2026-05-12T14:31:00Z" w16du:dateUtc="2026-05-12T19:31:00Z">
        <w:r w:rsidR="007443EE">
          <w:rPr>
            <w:rFonts w:ascii="Times New Roman" w:eastAsia="Times New Roman" w:hAnsi="Times New Roman" w:cs="Times New Roman"/>
          </w:rPr>
          <w:t xml:space="preserve"> </w:t>
        </w:r>
      </w:ins>
      <w:ins w:id="1447" w:author="Benton, Deon" w:date="2026-05-12T14:50:00Z" w16du:dateUtc="2026-05-12T19:50:00Z">
        <w:r w:rsidR="00B854F3">
          <w:rPr>
            <w:rFonts w:ascii="Times New Roman" w:eastAsia="Times New Roman" w:hAnsi="Times New Roman" w:cs="Times New Roman"/>
          </w:rPr>
          <w:t>Networks</w:t>
        </w:r>
      </w:ins>
      <w:ins w:id="1448" w:author="Benton, Deon" w:date="2026-05-12T14:36:00Z" w16du:dateUtc="2026-05-12T19:36:00Z">
        <w:r w:rsidR="00EA7895">
          <w:rPr>
            <w:rFonts w:ascii="Times New Roman" w:eastAsia="Times New Roman" w:hAnsi="Times New Roman" w:cs="Times New Roman"/>
          </w:rPr>
          <w:t xml:space="preserve"> in the I</w:t>
        </w:r>
      </w:ins>
      <w:ins w:id="1449" w:author="Benton, Deon" w:date="2026-05-12T14:37:00Z" w16du:dateUtc="2026-05-12T19:37:00Z">
        <w:r w:rsidR="00EA7895">
          <w:rPr>
            <w:rFonts w:ascii="Times New Roman" w:eastAsia="Times New Roman" w:hAnsi="Times New Roman" w:cs="Times New Roman"/>
          </w:rPr>
          <w:t xml:space="preserve">nefficient Test Events condition were </w:t>
        </w:r>
      </w:ins>
      <w:ins w:id="1450" w:author="Benton, Deon" w:date="2026-05-12T14:50:00Z" w16du:dateUtc="2026-05-12T19:50:00Z">
        <w:r w:rsidR="00B854F3">
          <w:rPr>
            <w:rFonts w:ascii="Times New Roman" w:eastAsia="Times New Roman" w:hAnsi="Times New Roman" w:cs="Times New Roman"/>
          </w:rPr>
          <w:t xml:space="preserve">shown </w:t>
        </w:r>
      </w:ins>
      <w:ins w:id="1451" w:author="Benton, Deon" w:date="2026-05-12T14:37:00Z" w16du:dateUtc="2026-05-12T19:37:00Z">
        <w:r w:rsidR="00EA7895">
          <w:rPr>
            <w:rFonts w:ascii="Times New Roman" w:eastAsia="Times New Roman" w:hAnsi="Times New Roman" w:cs="Times New Roman"/>
          </w:rPr>
          <w:t>the</w:t>
        </w:r>
      </w:ins>
      <w:ins w:id="1452" w:author="Benton, Deon" w:date="2026-05-12T14:36:00Z" w16du:dateUtc="2026-05-12T19:36:00Z">
        <w:r w:rsidR="00EA7895">
          <w:rPr>
            <w:rFonts w:ascii="Times New Roman" w:eastAsia="Times New Roman" w:hAnsi="Times New Roman" w:cs="Times New Roman"/>
          </w:rPr>
          <w:t xml:space="preserve"> High, inefficient</w:t>
        </w:r>
      </w:ins>
      <w:ins w:id="1453" w:author="Benton, Deon" w:date="2026-05-12T14:48:00Z" w16du:dateUtc="2026-05-12T19:48:00Z">
        <w:r w:rsidR="00E10A8D">
          <w:rPr>
            <w:rFonts w:ascii="Times New Roman" w:eastAsia="Times New Roman" w:hAnsi="Times New Roman" w:cs="Times New Roman"/>
          </w:rPr>
          <w:t xml:space="preserve"> </w:t>
        </w:r>
      </w:ins>
      <w:ins w:id="1454" w:author="Benton, Deon" w:date="2026-05-12T14:51:00Z" w16du:dateUtc="2026-05-12T19:51:00Z">
        <w:r w:rsidR="00B854F3">
          <w:rPr>
            <w:rFonts w:ascii="Times New Roman" w:eastAsia="Times New Roman" w:hAnsi="Times New Roman" w:cs="Times New Roman"/>
          </w:rPr>
          <w:t>test event from</w:t>
        </w:r>
      </w:ins>
      <w:ins w:id="1455" w:author="Benton, Deon" w:date="2026-05-12T14:48:00Z" w16du:dateUtc="2026-05-12T19:48:00Z">
        <w:r w:rsidR="00E10A8D">
          <w:rPr>
            <w:rFonts w:ascii="Times New Roman" w:eastAsia="Times New Roman" w:hAnsi="Times New Roman" w:cs="Times New Roman"/>
          </w:rPr>
          <w:t xml:space="preserve"> Simulation 4a</w:t>
        </w:r>
      </w:ins>
      <w:ins w:id="1456" w:author="Benton, Deon" w:date="2026-05-12T14:37:00Z" w16du:dateUtc="2026-05-12T19:37:00Z">
        <w:r w:rsidR="00EA7895">
          <w:rPr>
            <w:rFonts w:ascii="Times New Roman" w:eastAsia="Times New Roman" w:hAnsi="Times New Roman" w:cs="Times New Roman"/>
          </w:rPr>
          <w:t xml:space="preserve"> and</w:t>
        </w:r>
      </w:ins>
      <w:ins w:id="1457" w:author="Benton, Deon" w:date="2026-05-12T14:48:00Z" w16du:dateUtc="2026-05-12T19:48:00Z">
        <w:r w:rsidR="00E10A8D">
          <w:rPr>
            <w:rFonts w:ascii="Times New Roman" w:eastAsia="Times New Roman" w:hAnsi="Times New Roman" w:cs="Times New Roman"/>
          </w:rPr>
          <w:t xml:space="preserve"> the</w:t>
        </w:r>
      </w:ins>
      <w:ins w:id="1458" w:author="Benton, Deon" w:date="2026-05-12T14:37:00Z" w16du:dateUtc="2026-05-12T19:37:00Z">
        <w:r w:rsidR="00EA7895">
          <w:rPr>
            <w:rFonts w:ascii="Times New Roman" w:eastAsia="Times New Roman" w:hAnsi="Times New Roman" w:cs="Times New Roman"/>
          </w:rPr>
          <w:t xml:space="preserve"> inefficient</w:t>
        </w:r>
      </w:ins>
      <w:ins w:id="1459" w:author="Benton, Deon" w:date="2026-05-12T14:36:00Z" w16du:dateUtc="2026-05-12T19:36:00Z">
        <w:r w:rsidR="00EA7895">
          <w:rPr>
            <w:rFonts w:ascii="Times New Roman" w:eastAsia="Times New Roman" w:hAnsi="Times New Roman" w:cs="Times New Roman"/>
          </w:rPr>
          <w:t xml:space="preserve"> test event</w:t>
        </w:r>
      </w:ins>
      <w:ins w:id="1460" w:author="Benton, Deon" w:date="2026-05-12T14:37:00Z" w16du:dateUtc="2026-05-12T19:37:00Z">
        <w:r w:rsidR="00EA7895">
          <w:rPr>
            <w:rFonts w:ascii="Times New Roman" w:eastAsia="Times New Roman" w:hAnsi="Times New Roman" w:cs="Times New Roman"/>
          </w:rPr>
          <w:t>s</w:t>
        </w:r>
      </w:ins>
      <w:ins w:id="1461" w:author="Benton, Deon" w:date="2026-05-12T14:48:00Z" w16du:dateUtc="2026-05-12T19:48:00Z">
        <w:r w:rsidR="00E10A8D">
          <w:rPr>
            <w:rFonts w:ascii="Times New Roman" w:eastAsia="Times New Roman" w:hAnsi="Times New Roman" w:cs="Times New Roman"/>
          </w:rPr>
          <w:t xml:space="preserve"> </w:t>
        </w:r>
      </w:ins>
      <w:ins w:id="1462" w:author="Benton, Deon" w:date="2026-05-12T14:51:00Z" w16du:dateUtc="2026-05-12T19:51:00Z">
        <w:r w:rsidR="00B854F3">
          <w:rPr>
            <w:rFonts w:ascii="Times New Roman" w:eastAsia="Times New Roman" w:hAnsi="Times New Roman" w:cs="Times New Roman"/>
          </w:rPr>
          <w:t>from</w:t>
        </w:r>
      </w:ins>
      <w:ins w:id="1463" w:author="Benton, Deon" w:date="2026-05-12T14:48:00Z" w16du:dateUtc="2026-05-12T19:48:00Z">
        <w:r w:rsidR="00E10A8D">
          <w:rPr>
            <w:rFonts w:ascii="Times New Roman" w:eastAsia="Times New Roman" w:hAnsi="Times New Roman" w:cs="Times New Roman"/>
          </w:rPr>
          <w:t xml:space="preserve"> Sim</w:t>
        </w:r>
      </w:ins>
      <w:ins w:id="1464" w:author="Benton, Deon" w:date="2026-05-12T14:49:00Z" w16du:dateUtc="2026-05-12T19:49:00Z">
        <w:r w:rsidR="00E10A8D">
          <w:rPr>
            <w:rFonts w:ascii="Times New Roman" w:eastAsia="Times New Roman" w:hAnsi="Times New Roman" w:cs="Times New Roman"/>
          </w:rPr>
          <w:t>ulation 1a</w:t>
        </w:r>
      </w:ins>
      <w:ins w:id="1465" w:author="Benton, Deon" w:date="2026-05-12T14:38:00Z" w16du:dateUtc="2026-05-12T19:38:00Z">
        <w:r w:rsidR="008B0C52">
          <w:rPr>
            <w:rFonts w:ascii="Times New Roman" w:eastAsia="Times New Roman" w:hAnsi="Times New Roman" w:cs="Times New Roman"/>
          </w:rPr>
          <w:t xml:space="preserve">. </w:t>
        </w:r>
      </w:ins>
      <w:ins w:id="1466" w:author="Benton, Deon" w:date="2026-05-12T14:50:00Z" w16du:dateUtc="2026-05-12T19:50:00Z">
        <w:r w:rsidR="00B854F3">
          <w:rPr>
            <w:rFonts w:ascii="Times New Roman" w:eastAsia="Times New Roman" w:hAnsi="Times New Roman" w:cs="Times New Roman"/>
          </w:rPr>
          <w:t xml:space="preserve">In contrast, networks in the </w:t>
        </w:r>
      </w:ins>
      <w:ins w:id="1467" w:author="Benton, Deon" w:date="2026-05-12T14:51:00Z" w16du:dateUtc="2026-05-12T19:51:00Z">
        <w:r w:rsidR="00B854F3">
          <w:rPr>
            <w:rFonts w:ascii="Times New Roman" w:eastAsia="Times New Roman" w:hAnsi="Times New Roman" w:cs="Times New Roman"/>
          </w:rPr>
          <w:t xml:space="preserve">Efficient </w:t>
        </w:r>
      </w:ins>
      <w:ins w:id="1468" w:author="Benton, Deon" w:date="2026-05-12T14:50:00Z" w16du:dateUtc="2026-05-12T19:50:00Z">
        <w:r w:rsidR="00B854F3">
          <w:rPr>
            <w:rFonts w:ascii="Times New Roman" w:eastAsia="Times New Roman" w:hAnsi="Times New Roman" w:cs="Times New Roman"/>
          </w:rPr>
          <w:t xml:space="preserve">Test Events condition were shown the </w:t>
        </w:r>
      </w:ins>
      <w:ins w:id="1469" w:author="Benton, Deon" w:date="2026-05-12T14:51:00Z" w16du:dateUtc="2026-05-12T19:51:00Z">
        <w:r w:rsidR="00B854F3">
          <w:rPr>
            <w:rFonts w:ascii="Times New Roman" w:eastAsia="Times New Roman" w:hAnsi="Times New Roman" w:cs="Times New Roman"/>
          </w:rPr>
          <w:t>Low</w:t>
        </w:r>
      </w:ins>
      <w:ins w:id="1470" w:author="Benton, Deon" w:date="2026-05-12T14:50:00Z" w16du:dateUtc="2026-05-12T19:50:00Z">
        <w:r w:rsidR="00B854F3">
          <w:rPr>
            <w:rFonts w:ascii="Times New Roman" w:eastAsia="Times New Roman" w:hAnsi="Times New Roman" w:cs="Times New Roman"/>
          </w:rPr>
          <w:t xml:space="preserve">, efficient </w:t>
        </w:r>
      </w:ins>
      <w:ins w:id="1471" w:author="Benton, Deon" w:date="2026-05-12T14:51:00Z" w16du:dateUtc="2026-05-12T19:51:00Z">
        <w:r w:rsidR="00B854F3">
          <w:rPr>
            <w:rFonts w:ascii="Times New Roman" w:eastAsia="Times New Roman" w:hAnsi="Times New Roman" w:cs="Times New Roman"/>
          </w:rPr>
          <w:t xml:space="preserve">test event </w:t>
        </w:r>
      </w:ins>
      <w:ins w:id="1472" w:author="Benton, Deon" w:date="2026-05-12T14:52:00Z" w16du:dateUtc="2026-05-12T19:52:00Z">
        <w:r w:rsidR="00F639F8">
          <w:rPr>
            <w:rFonts w:ascii="Times New Roman" w:eastAsia="Times New Roman" w:hAnsi="Times New Roman" w:cs="Times New Roman"/>
          </w:rPr>
          <w:t>from</w:t>
        </w:r>
      </w:ins>
      <w:ins w:id="1473" w:author="Benton, Deon" w:date="2026-05-12T14:50:00Z" w16du:dateUtc="2026-05-12T19:50:00Z">
        <w:r w:rsidR="00B854F3">
          <w:rPr>
            <w:rFonts w:ascii="Times New Roman" w:eastAsia="Times New Roman" w:hAnsi="Times New Roman" w:cs="Times New Roman"/>
          </w:rPr>
          <w:t xml:space="preserve"> Simulation 4a and </w:t>
        </w:r>
      </w:ins>
      <w:ins w:id="1474" w:author="Benton, Deon" w:date="2026-05-12T14:52:00Z" w16du:dateUtc="2026-05-12T19:52:00Z">
        <w:r w:rsidR="00F639F8">
          <w:rPr>
            <w:rFonts w:ascii="Times New Roman" w:eastAsia="Times New Roman" w:hAnsi="Times New Roman" w:cs="Times New Roman"/>
          </w:rPr>
          <w:t>the efficient</w:t>
        </w:r>
      </w:ins>
      <w:ins w:id="1475" w:author="Benton, Deon" w:date="2026-05-12T14:50:00Z" w16du:dateUtc="2026-05-12T19:50:00Z">
        <w:r w:rsidR="00B854F3">
          <w:rPr>
            <w:rFonts w:ascii="Times New Roman" w:eastAsia="Times New Roman" w:hAnsi="Times New Roman" w:cs="Times New Roman"/>
          </w:rPr>
          <w:t xml:space="preserve"> test event </w:t>
        </w:r>
      </w:ins>
      <w:ins w:id="1476" w:author="Benton, Deon" w:date="2026-05-12T14:52:00Z" w16du:dateUtc="2026-05-12T19:52:00Z">
        <w:r w:rsidR="00F639F8">
          <w:rPr>
            <w:rFonts w:ascii="Times New Roman" w:eastAsia="Times New Roman" w:hAnsi="Times New Roman" w:cs="Times New Roman"/>
          </w:rPr>
          <w:t>from</w:t>
        </w:r>
      </w:ins>
      <w:ins w:id="1477" w:author="Benton, Deon" w:date="2026-05-12T14:50:00Z" w16du:dateUtc="2026-05-12T19:50:00Z">
        <w:r w:rsidR="00B854F3">
          <w:rPr>
            <w:rFonts w:ascii="Times New Roman" w:eastAsia="Times New Roman" w:hAnsi="Times New Roman" w:cs="Times New Roman"/>
          </w:rPr>
          <w:t xml:space="preserve"> Simulation 1a.</w:t>
        </w:r>
      </w:ins>
      <w:ins w:id="1478" w:author="Benton, Deon" w:date="2026-05-12T15:19:00Z" w16du:dateUtc="2026-05-12T20:19:00Z">
        <w:r w:rsidR="00E959D6">
          <w:rPr>
            <w:rFonts w:ascii="Times New Roman" w:eastAsia="Times New Roman" w:hAnsi="Times New Roman" w:cs="Times New Roman"/>
          </w:rPr>
          <w:t xml:space="preserve"> </w:t>
        </w:r>
      </w:ins>
      <w:r w:rsidR="00921E01">
        <w:rPr>
          <w:rFonts w:ascii="Times New Roman" w:eastAsia="Times New Roman" w:hAnsi="Times New Roman" w:cs="Times New Roman"/>
        </w:rPr>
        <w:t>The results—shown</w:t>
      </w:r>
      <w:ins w:id="1479"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in the Inefficient Test Events condition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In contrast, </w:t>
      </w:r>
      <w:r w:rsidR="00EA75EB">
        <w:rPr>
          <w:rFonts w:ascii="Times New Roman" w:eastAsia="Times New Roman" w:hAnsi="Times New Roman" w:cs="Times New Roman"/>
        </w:rPr>
        <w:t xml:space="preserve">greater error was produced to the Efficient than to the Low, efficient </w:t>
      </w:r>
      <w:r w:rsidR="00990E9B">
        <w:rPr>
          <w:rFonts w:ascii="Times New Roman" w:eastAsia="Times New Roman" w:hAnsi="Times New Roman" w:cs="Times New Roman"/>
        </w:rPr>
        <w:t>event</w:t>
      </w:r>
      <w:r w:rsidR="00EA75EB">
        <w:rPr>
          <w:rFonts w:ascii="Times New Roman" w:eastAsia="Times New Roman" w:hAnsi="Times New Roman" w:cs="Times New Roman"/>
        </w:rPr>
        <w:t xml:space="preserve"> for networks in the Efficient Test Events condition. </w:t>
      </w:r>
    </w:p>
    <w:p w14:paraId="49EA1735" w14:textId="083DB9E6" w:rsidR="00C1164B" w:rsidRDefault="00C1164B"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ins w:id="1480"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in both </w:t>
        </w:r>
      </w:ins>
      <w:ins w:id="1481" w:author="Benton, Deon" w:date="2026-05-12T17:01:00Z" w16du:dateUtc="2026-05-12T22:01:00Z">
        <w:r w:rsidR="001F6DC8">
          <w:rPr>
            <w:rFonts w:ascii="Times New Roman" w:eastAsia="Times New Roman" w:hAnsi="Times New Roman" w:cs="Times New Roman"/>
          </w:rPr>
          <w:t xml:space="preserve">of these </w:t>
        </w:r>
      </w:ins>
      <w:ins w:id="1482" w:author="Benton, Deon" w:date="2026-05-12T17:00:00Z" w16du:dateUtc="2026-05-12T22:00:00Z">
        <w:r w:rsidR="0045705D" w:rsidRPr="0045705D">
          <w:rPr>
            <w:rFonts w:ascii="Times New Roman" w:eastAsia="Times New Roman" w:hAnsi="Times New Roman" w:cs="Times New Roman"/>
          </w:rPr>
          <w:t>conditions, networks in the Inefficient Test Events condition looked longer at the Inefficient test event than at the High, inefficient one</w:t>
        </w:r>
      </w:ins>
      <w:ins w:id="1483" w:author="Benton, Deon" w:date="2026-05-13T10:56:00Z" w16du:dateUtc="2026-05-13T15:56:00Z">
        <w:r w:rsidR="00B71065">
          <w:rPr>
            <w:rFonts w:ascii="Times New Roman" w:eastAsia="Times New Roman" w:hAnsi="Times New Roman" w:cs="Times New Roman"/>
          </w:rPr>
          <w:t>. This is</w:t>
        </w:r>
      </w:ins>
      <w:ins w:id="1484" w:author="Benton, Deon" w:date="2026-05-12T17:00:00Z" w16du:dateUtc="2026-05-12T22:00:00Z">
        <w:r w:rsidR="0045705D" w:rsidRPr="0045705D">
          <w:rPr>
            <w:rFonts w:ascii="Times New Roman" w:eastAsia="Times New Roman" w:hAnsi="Times New Roman" w:cs="Times New Roman"/>
          </w:rPr>
          <w:t xml:space="preserve"> because </w:t>
        </w:r>
      </w:ins>
      <w:ins w:id="1485" w:author="Benton, Deon" w:date="2026-05-13T10:55:00Z" w16du:dateUtc="2026-05-13T15:55:00Z">
        <w:r w:rsidR="00AA5ADC">
          <w:rPr>
            <w:rFonts w:ascii="Times New Roman" w:eastAsia="Times New Roman" w:hAnsi="Times New Roman" w:cs="Times New Roman"/>
          </w:rPr>
          <w:t>some of the</w:t>
        </w:r>
      </w:ins>
      <w:ins w:id="1486" w:author="Benton, Deon" w:date="2026-05-12T17:00:00Z" w16du:dateUtc="2026-05-12T22:00:00Z">
        <w:r w:rsidR="0045705D" w:rsidRPr="0045705D">
          <w:rPr>
            <w:rFonts w:ascii="Times New Roman" w:eastAsia="Times New Roman" w:hAnsi="Times New Roman" w:cs="Times New Roman"/>
          </w:rPr>
          <w:t xml:space="preserve"> input information presented in the </w:t>
        </w:r>
      </w:ins>
      <w:ins w:id="1487" w:author="Benton, Deon" w:date="2026-05-13T10:56:00Z" w16du:dateUtc="2026-05-13T15:56:00Z">
        <w:r w:rsidR="00B71065">
          <w:rPr>
            <w:rFonts w:ascii="Times New Roman" w:eastAsia="Times New Roman" w:hAnsi="Times New Roman" w:cs="Times New Roman"/>
          </w:rPr>
          <w:t xml:space="preserve">Inefficient </w:t>
        </w:r>
      </w:ins>
      <w:ins w:id="1488" w:author="Benton, Deon" w:date="2026-05-13T10:57:00Z" w16du:dateUtc="2026-05-13T15:57:00Z">
        <w:r w:rsidR="00B71065">
          <w:rPr>
            <w:rFonts w:ascii="Times New Roman" w:eastAsia="Times New Roman" w:hAnsi="Times New Roman" w:cs="Times New Roman"/>
          </w:rPr>
          <w:t>test event—namely, that pertaining to a missing barrier—</w:t>
        </w:r>
      </w:ins>
      <w:ins w:id="1489" w:author="Benton, Deon" w:date="2026-05-12T17:00:00Z" w16du:dateUtc="2026-05-12T22:00:00Z">
        <w:r w:rsidR="0045705D" w:rsidRPr="0045705D">
          <w:rPr>
            <w:rFonts w:ascii="Times New Roman" w:eastAsia="Times New Roman" w:hAnsi="Times New Roman" w:cs="Times New Roman"/>
          </w:rPr>
          <w:t>strongly activated a</w:t>
        </w:r>
      </w:ins>
      <w:ins w:id="1490" w:author="Benton, Deon" w:date="2026-05-13T10:58:00Z" w16du:dateUtc="2026-05-13T15:58:00Z">
        <w:r w:rsidR="00CA6849">
          <w:rPr>
            <w:rFonts w:ascii="Times New Roman" w:eastAsia="Times New Roman" w:hAnsi="Times New Roman" w:cs="Times New Roman"/>
          </w:rPr>
          <w:t>n</w:t>
        </w:r>
      </w:ins>
      <w:ins w:id="1491"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492" w:author="Benton, Deon" w:date="2026-05-13T10:52:00Z" w16du:dateUtc="2026-05-13T15:52:00Z">
        <w:r w:rsidR="00782CD9">
          <w:rPr>
            <w:rFonts w:ascii="Times New Roman" w:eastAsia="Times New Roman" w:hAnsi="Times New Roman" w:cs="Times New Roman"/>
          </w:rPr>
          <w:t xml:space="preserve">. </w:t>
        </w:r>
      </w:ins>
      <w:ins w:id="1493" w:author="Benton, Deon" w:date="2026-05-12T17:00:00Z" w16du:dateUtc="2026-05-12T22:00:00Z">
        <w:r w:rsidR="0045705D" w:rsidRPr="0045705D">
          <w:rPr>
            <w:rFonts w:ascii="Times New Roman" w:eastAsia="Times New Roman" w:hAnsi="Times New Roman" w:cs="Times New Roman"/>
          </w:rPr>
          <w:t xml:space="preserve">Specifically, the absence of a barrier activated expectations that were largely consistent with networks’ pretraining experience, during which straight motion was shown whenever barriers were absent. However, these expectations were at odds with the fact that the observed event depicted curved motion in the absence of a </w:t>
        </w:r>
        <w:r w:rsidR="0045705D" w:rsidRPr="0045705D">
          <w:rPr>
            <w:rFonts w:ascii="Times New Roman" w:eastAsia="Times New Roman" w:hAnsi="Times New Roman" w:cs="Times New Roman"/>
          </w:rPr>
          <w:lastRenderedPageBreak/>
          <w:t xml:space="preserve">barrier. As a consequence, this event produced multiple sources of error. Networks erroneously predicted straight rather than curved motion, predicted the absence rather than the presence of jumping, and predicted low rather than high clearance. Together, these discrepancies generated substantial </w:t>
        </w:r>
        <w:proofErr w:type="gramStart"/>
        <w:r w:rsidR="0045705D" w:rsidRPr="0045705D">
          <w:rPr>
            <w:rFonts w:ascii="Times New Roman" w:eastAsia="Times New Roman" w:hAnsi="Times New Roman" w:cs="Times New Roman"/>
          </w:rPr>
          <w:t>error</w:t>
        </w:r>
        <w:proofErr w:type="gramEnd"/>
        <w:r w:rsidR="0045705D" w:rsidRPr="0045705D">
          <w:rPr>
            <w:rFonts w:ascii="Times New Roman" w:eastAsia="Times New Roman" w:hAnsi="Times New Roman" w:cs="Times New Roman"/>
          </w:rPr>
          <w:t xml:space="preserve"> </w:t>
        </w:r>
        <w:proofErr w:type="gramStart"/>
        <w:r w:rsidR="0045705D" w:rsidRPr="0045705D">
          <w:rPr>
            <w:rFonts w:ascii="Times New Roman" w:eastAsia="Times New Roman" w:hAnsi="Times New Roman" w:cs="Times New Roman"/>
          </w:rPr>
          <w:t>to</w:t>
        </w:r>
        <w:proofErr w:type="gramEnd"/>
        <w:r w:rsidR="0045705D" w:rsidRPr="0045705D">
          <w:rPr>
            <w:rFonts w:ascii="Times New Roman" w:eastAsia="Times New Roman" w:hAnsi="Times New Roman" w:cs="Times New Roman"/>
          </w:rPr>
          <w:t xml:space="preserve"> this event. In contrast, the High, inefficient test event produced comparatively less error because much of the information shown in this event was consistent with networks’ prior experience. During pretraining, whenever barriers were present, they were small and paired with curved motion. Consequently, the presence of both a barrier and curved motion in this event strongly matched </w:t>
        </w:r>
        <w:proofErr w:type="gramStart"/>
        <w:r w:rsidR="0045705D" w:rsidRPr="0045705D">
          <w:rPr>
            <w:rFonts w:ascii="Times New Roman" w:eastAsia="Times New Roman" w:hAnsi="Times New Roman" w:cs="Times New Roman"/>
          </w:rPr>
          <w:t>networks’</w:t>
        </w:r>
        <w:proofErr w:type="gramEnd"/>
        <w:r w:rsidR="0045705D" w:rsidRPr="0045705D">
          <w:rPr>
            <w:rFonts w:ascii="Times New Roman" w:eastAsia="Times New Roman" w:hAnsi="Times New Roman" w:cs="Times New Roman"/>
          </w:rPr>
          <w:t xml:space="preserve"> learned expectations. The primary discrepancy concerned the height of the jump itself. Whereas networks expected a lower jump with minimal clearance, the observed event depicted a much higher jump with substantial clearance. Because the shortened habituation phase was insufficient for networks to learn a robust representation of high jumps, this event still produced error, but substantially less than the standard Inefficient test event</w:t>
        </w:r>
      </w:ins>
    </w:p>
    <w:p w14:paraId="07D7A53E" w14:textId="5A0E5474" w:rsidR="00452D62" w:rsidRDefault="00DB2720" w:rsidP="00FA6AB7">
      <w:pPr>
        <w:tabs>
          <w:tab w:val="left" w:pos="7378"/>
        </w:tabs>
        <w:spacing w:line="480" w:lineRule="auto"/>
        <w:ind w:firstLine="720"/>
        <w:contextualSpacing/>
        <w:rPr>
          <w:ins w:id="1494" w:author="Benton, Deon" w:date="2026-05-12T15:19:00Z" w16du:dateUtc="2026-05-12T20:19:00Z"/>
          <w:rFonts w:ascii="Times New Roman" w:eastAsia="Times New Roman" w:hAnsi="Times New Roman" w:cs="Times New Roman"/>
        </w:rPr>
      </w:pPr>
      <w:r>
        <w:rPr>
          <w:rFonts w:ascii="Times New Roman" w:eastAsia="Times New Roman" w:hAnsi="Times New Roman" w:cs="Times New Roman"/>
        </w:rPr>
        <w:t>Crucially, b</w:t>
      </w:r>
      <w:r w:rsidR="00FC1B9A">
        <w:rPr>
          <w:rFonts w:ascii="Times New Roman" w:eastAsia="Times New Roman" w:hAnsi="Times New Roman" w:cs="Times New Roman"/>
        </w:rPr>
        <w:t>oth sets of results presumably run counter to the predictions of the current domain-specific proposals.</w:t>
      </w:r>
      <w:r w:rsidR="00015ABE">
        <w:rPr>
          <w:rFonts w:ascii="Times New Roman" w:eastAsia="Times New Roman" w:hAnsi="Times New Roman" w:cs="Times New Roman"/>
        </w:rPr>
        <w:t xml:space="preserve"> Such accounts might predict that infants should look equally long at both test events in the Inefficient Test Events. This is because the height that the first agent jumps in this event—and therefore the cost that it incurs—is equivalent in both events. In contrast, infants might be expected to look</w:t>
      </w:r>
      <w:r w:rsidR="00CE272B">
        <w:rPr>
          <w:rFonts w:ascii="Times New Roman" w:eastAsia="Times New Roman" w:hAnsi="Times New Roman" w:cs="Times New Roman"/>
        </w:rPr>
        <w:t xml:space="preserve"> longer at the Low, efficient test event than at the Efficient test event in the Efficient Test Events condition. This is because the agent incurs less of a cost in the Efficient test event than in the Low, efficient test event.</w:t>
      </w:r>
      <w:r w:rsidR="00015ABE">
        <w:rPr>
          <w:rFonts w:ascii="Times New Roman" w:eastAsia="Times New Roman" w:hAnsi="Times New Roman" w:cs="Times New Roman"/>
        </w:rPr>
        <w:t xml:space="preserve"> is the identical in both test events, the cost that both agents incur is equivalent between the two test events. </w:t>
      </w:r>
      <w:r>
        <w:rPr>
          <w:rFonts w:ascii="Times New Roman" w:eastAsia="Times New Roman" w:hAnsi="Times New Roman" w:cs="Times New Roman"/>
        </w:rPr>
        <w:t xml:space="preserve">This is because if infants process others’ actions in terms of their efficiency and cost, then infants </w:t>
      </w:r>
      <w:r w:rsidR="00CC3E83">
        <w:rPr>
          <w:rFonts w:ascii="Times New Roman" w:eastAsia="Times New Roman" w:hAnsi="Times New Roman" w:cs="Times New Roman"/>
        </w:rPr>
        <w:t xml:space="preserve">might be expected to look equally long at both test events in both conditions. In the Inefficient Test Events condition, for example, Similarly, because </w:t>
      </w:r>
    </w:p>
    <w:p w14:paraId="6B8098DB" w14:textId="158E3BA5" w:rsidR="00041A6E" w:rsidRDefault="00041A6E" w:rsidP="00FA6AB7">
      <w:pPr>
        <w:tabs>
          <w:tab w:val="left" w:pos="7378"/>
        </w:tabs>
        <w:spacing w:line="480" w:lineRule="auto"/>
        <w:ind w:firstLine="720"/>
        <w:contextualSpacing/>
        <w:rPr>
          <w:ins w:id="1495" w:author="Benton, Deon" w:date="2026-05-12T14:34:00Z" w16du:dateUtc="2026-05-12T19:34:00Z"/>
          <w:rFonts w:ascii="Times New Roman" w:eastAsia="Times New Roman" w:hAnsi="Times New Roman" w:cs="Times New Roman"/>
        </w:rPr>
      </w:pPr>
      <w:ins w:id="1496" w:author="Benton, Deon" w:date="2026-05-12T15:19:00Z" w16du:dateUtc="2026-05-12T20:19:00Z">
        <w:r>
          <w:rPr>
            <w:rFonts w:ascii="Times New Roman" w:eastAsia="Times New Roman" w:hAnsi="Times New Roman" w:cs="Times New Roman"/>
          </w:rPr>
          <w:lastRenderedPageBreak/>
          <w:t xml:space="preserve">Importantly, the other accounts </w:t>
        </w:r>
      </w:ins>
      <w:ins w:id="1497" w:author="Benton, Deon" w:date="2026-05-12T15:20:00Z" w16du:dateUtc="2026-05-12T20:20:00Z">
        <w:r>
          <w:rPr>
            <w:rFonts w:ascii="Times New Roman" w:eastAsia="Times New Roman" w:hAnsi="Times New Roman" w:cs="Times New Roman"/>
          </w:rPr>
          <w:t xml:space="preserve">are at odds with those derived from the domain-specific proposals. For </w:t>
        </w:r>
        <w:proofErr w:type="spellStart"/>
        <w:r>
          <w:rPr>
            <w:rFonts w:ascii="Times New Roman" w:eastAsia="Times New Roman" w:hAnsi="Times New Roman" w:cs="Times New Roman"/>
          </w:rPr>
          <w:t>xample</w:t>
        </w:r>
        <w:proofErr w:type="spellEnd"/>
        <w:r>
          <w:rPr>
            <w:rFonts w:ascii="Times New Roman" w:eastAsia="Times New Roman" w:hAnsi="Times New Roman" w:cs="Times New Roman"/>
          </w:rPr>
          <w:t>, infants in the Efficient Test Events condition might be</w:t>
        </w:r>
      </w:ins>
    </w:p>
    <w:p w14:paraId="45FF3DA4" w14:textId="4C3207E1" w:rsidR="00B12BCF" w:rsidRPr="00C27E7A" w:rsidRDefault="00452D62" w:rsidP="00FA6AB7">
      <w:pPr>
        <w:tabs>
          <w:tab w:val="left" w:pos="7378"/>
        </w:tabs>
        <w:spacing w:line="480" w:lineRule="auto"/>
        <w:ind w:firstLine="720"/>
        <w:contextualSpacing/>
        <w:rPr>
          <w:ins w:id="1498" w:author="Benton, Deon" w:date="2026-05-11T16:16:00Z" w16du:dateUtc="2026-05-11T21:16:00Z"/>
          <w:rFonts w:ascii="Times New Roman" w:eastAsia="Times New Roman" w:hAnsi="Times New Roman" w:cs="Times New Roman"/>
        </w:rPr>
      </w:pPr>
      <w:ins w:id="1499" w:author="Benton, Deon" w:date="2026-05-12T14:35:00Z" w16du:dateUtc="2026-05-12T19:35:00Z">
        <w:r>
          <w:rPr>
            <w:rFonts w:ascii="Times New Roman" w:eastAsia="Times New Roman" w:hAnsi="Times New Roman" w:cs="Times New Roman"/>
          </w:rPr>
          <w:t>All networks experienced the same habituation phase; this phase was identical to that experienced by networks in the Experimental condition in Simulation 4a.</w:t>
        </w:r>
      </w:ins>
    </w:p>
    <w:p w14:paraId="7574BB23" w14:textId="77777777" w:rsidR="007968B5" w:rsidRPr="000520C5" w:rsidRDefault="007968B5" w:rsidP="00FA6AB7">
      <w:pPr>
        <w:tabs>
          <w:tab w:val="left" w:pos="7378"/>
        </w:tabs>
        <w:spacing w:line="480" w:lineRule="auto"/>
        <w:ind w:firstLine="720"/>
        <w:contextualSpacing/>
        <w:rPr>
          <w:ins w:id="1500" w:author="Benton, Deon" w:date="2026-05-11T16:16:00Z" w16du:dateUtc="2026-05-11T21:16: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proofErr w:type="gramStart"/>
      <w:r w:rsidR="003E09D2">
        <w:rPr>
          <w:rFonts w:ascii="Times New Roman" w:eastAsia="Times New Roman" w:hAnsi="Times New Roman" w:cs="Times New Roman"/>
        </w:rPr>
        <w:lastRenderedPageBreak/>
        <w:t>the</w:t>
      </w:r>
      <w:proofErr w:type="gramEnd"/>
      <w:r w:rsidR="003E09D2">
        <w:rPr>
          <w:rFonts w:ascii="Times New Roman" w:eastAsia="Times New Roman" w:hAnsi="Times New Roman" w:cs="Times New Roman"/>
        </w:rPr>
        <w:t xml:space="preserv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 xml:space="preserve">the features with which they were associated during </w:t>
      </w:r>
      <w:r w:rsidR="00005907">
        <w:rPr>
          <w:rFonts w:ascii="Times New Roman" w:hAnsi="Times New Roman" w:cs="Times New Roman"/>
        </w:rPr>
        <w:lastRenderedPageBreak/>
        <w:t>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w:t>
      </w:r>
      <w:r w:rsidR="004C6440">
        <w:rPr>
          <w:rFonts w:ascii="Times New Roman" w:hAnsi="Times New Roman" w:cs="Times New Roman"/>
        </w:rPr>
        <w:lastRenderedPageBreak/>
        <w:t>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 xml:space="preserve">and the </w:t>
      </w:r>
      <w:r>
        <w:rPr>
          <w:rFonts w:ascii="Times New Roman" w:hAnsi="Times New Roman" w:cs="Times New Roman"/>
        </w:rPr>
        <w:lastRenderedPageBreak/>
        <w:t>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xml:space="preserve">, the network activates the same units as those in the Inconsistent test event. However, </w:t>
      </w:r>
      <w:r>
        <w:rPr>
          <w:rFonts w:ascii="Times New Roman" w:hAnsi="Times New Roman" w:cs="Times New Roman"/>
        </w:rPr>
        <w:lastRenderedPageBreak/>
        <w:t>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 xml:space="preserve">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w:t>
      </w:r>
      <w:r w:rsidR="00136774" w:rsidRPr="00136774">
        <w:rPr>
          <w:rFonts w:ascii="Times New Roman" w:hAnsi="Times New Roman" w:cs="Times New Roman"/>
        </w:rPr>
        <w:lastRenderedPageBreak/>
        <w:t>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lastRenderedPageBreak/>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w:t>
      </w:r>
      <w:r w:rsidRPr="00F70315">
        <w:rPr>
          <w:rFonts w:ascii="Times New Roman" w:hAnsi="Times New Roman" w:cs="Times New Roman"/>
        </w:rPr>
        <w:lastRenderedPageBreak/>
        <w:t xml:space="preserve">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lastRenderedPageBreak/>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 xml:space="preserve">I argued further that the strength of these associations depends on the physical proximity of the barrier to the curved motion: </w:t>
      </w:r>
      <w:r w:rsidR="007C01C2">
        <w:rPr>
          <w:rFonts w:ascii="Times New Roman" w:eastAsia="Times New Roman" w:hAnsi="Times New Roman" w:cs="Times New Roman"/>
        </w:rPr>
        <w:lastRenderedPageBreak/>
        <w:t>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w:t>
      </w:r>
      <w:r w:rsidR="00F21664" w:rsidRPr="00F21664">
        <w:rPr>
          <w:rFonts w:ascii="Times New Roman" w:eastAsia="Times New Roman" w:hAnsi="Times New Roman" w:cs="Times New Roman"/>
        </w:rPr>
        <w:lastRenderedPageBreak/>
        <w:t xml:space="preserve">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xml:space="preserve">, a major </w:t>
      </w:r>
      <w:r>
        <w:rPr>
          <w:rFonts w:ascii="Times New Roman" w:eastAsia="Times New Roman" w:hAnsi="Times New Roman" w:cs="Times New Roman"/>
        </w:rPr>
        <w:lastRenderedPageBreak/>
        <w:t>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nature, future modeling work could explore </w:t>
      </w:r>
      <w:r w:rsidR="00FE02B4">
        <w:rPr>
          <w:rFonts w:ascii="Times New Roman" w:eastAsia="Times New Roman" w:hAnsi="Times New Roman" w:cs="Times New Roman"/>
        </w:rPr>
        <w:lastRenderedPageBreak/>
        <w:t>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w:t>
      </w:r>
      <w:r w:rsidR="00E47ED1">
        <w:rPr>
          <w:rFonts w:ascii="Times New Roman" w:eastAsia="Times New Roman" w:hAnsi="Times New Roman" w:cs="Times New Roman"/>
        </w:rPr>
        <w:lastRenderedPageBreak/>
        <w:t>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6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6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7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7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8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9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9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10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1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1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9"/>
      <w:headerReference w:type="first" r:id="rId1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B7AF8" w14:textId="77777777" w:rsidR="00FC3319" w:rsidRDefault="00FC3319" w:rsidP="00391C7E">
      <w:pPr>
        <w:spacing w:after="0" w:line="240" w:lineRule="auto"/>
      </w:pPr>
      <w:r>
        <w:separator/>
      </w:r>
    </w:p>
  </w:endnote>
  <w:endnote w:type="continuationSeparator" w:id="0">
    <w:p w14:paraId="2ACDCD11" w14:textId="77777777" w:rsidR="00FC3319" w:rsidRDefault="00FC3319"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88650" w14:textId="77777777" w:rsidR="00FC3319" w:rsidRDefault="00FC3319" w:rsidP="00391C7E">
      <w:pPr>
        <w:spacing w:after="0" w:line="240" w:lineRule="auto"/>
      </w:pPr>
      <w:r>
        <w:separator/>
      </w:r>
    </w:p>
  </w:footnote>
  <w:footnote w:type="continuationSeparator" w:id="0">
    <w:p w14:paraId="24246BC1" w14:textId="77777777" w:rsidR="00FC3319" w:rsidRDefault="00FC3319"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069"/>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99C"/>
    <w:rsid w:val="000B3C24"/>
    <w:rsid w:val="000B3D55"/>
    <w:rsid w:val="000B3F0A"/>
    <w:rsid w:val="000B4399"/>
    <w:rsid w:val="000B4DD6"/>
    <w:rsid w:val="000B4ECF"/>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3D3"/>
    <w:rsid w:val="002916CF"/>
    <w:rsid w:val="00291A4B"/>
    <w:rsid w:val="002921E1"/>
    <w:rsid w:val="002921F8"/>
    <w:rsid w:val="0029249D"/>
    <w:rsid w:val="0029288D"/>
    <w:rsid w:val="0029294F"/>
    <w:rsid w:val="00292D0E"/>
    <w:rsid w:val="002936C1"/>
    <w:rsid w:val="002942A6"/>
    <w:rsid w:val="00294E89"/>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54E"/>
    <w:rsid w:val="003B27D8"/>
    <w:rsid w:val="003B2898"/>
    <w:rsid w:val="003B343A"/>
    <w:rsid w:val="003B35C4"/>
    <w:rsid w:val="003B3EDF"/>
    <w:rsid w:val="003B473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7672"/>
    <w:rsid w:val="00790937"/>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AE6"/>
    <w:rsid w:val="00952CBA"/>
    <w:rsid w:val="009532A1"/>
    <w:rsid w:val="009539FA"/>
    <w:rsid w:val="00953A8D"/>
    <w:rsid w:val="00953B34"/>
    <w:rsid w:val="00953D9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2FDA"/>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6884"/>
    <w:rsid w:val="009D6B5A"/>
    <w:rsid w:val="009D70F9"/>
    <w:rsid w:val="009D7639"/>
    <w:rsid w:val="009D7B9A"/>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1892"/>
    <w:rsid w:val="00A420B2"/>
    <w:rsid w:val="00A426A5"/>
    <w:rsid w:val="00A42E15"/>
    <w:rsid w:val="00A43A0B"/>
    <w:rsid w:val="00A43CF8"/>
    <w:rsid w:val="00A44142"/>
    <w:rsid w:val="00A4433E"/>
    <w:rsid w:val="00A44FE1"/>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E4C"/>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065"/>
    <w:rsid w:val="00B71311"/>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3F51"/>
    <w:rsid w:val="00B8453C"/>
    <w:rsid w:val="00B845C6"/>
    <w:rsid w:val="00B84810"/>
    <w:rsid w:val="00B84842"/>
    <w:rsid w:val="00B84C3F"/>
    <w:rsid w:val="00B84C9E"/>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9D2"/>
    <w:rsid w:val="00BF0B6A"/>
    <w:rsid w:val="00BF0B81"/>
    <w:rsid w:val="00BF0CC1"/>
    <w:rsid w:val="00BF0D23"/>
    <w:rsid w:val="00BF11CF"/>
    <w:rsid w:val="00BF1627"/>
    <w:rsid w:val="00BF17B0"/>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0A8D"/>
    <w:rsid w:val="00E1109A"/>
    <w:rsid w:val="00E11144"/>
    <w:rsid w:val="00E1149B"/>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C031C"/>
    <w:rsid w:val="00FC0858"/>
    <w:rsid w:val="00FC192C"/>
    <w:rsid w:val="00FC1A1E"/>
    <w:rsid w:val="00FC1B2A"/>
    <w:rsid w:val="00FC1B56"/>
    <w:rsid w:val="00FC1B9A"/>
    <w:rsid w:val="00FC1CA5"/>
    <w:rsid w:val="00FC216C"/>
    <w:rsid w:val="00FC274F"/>
    <w:rsid w:val="00FC2F2A"/>
    <w:rsid w:val="00FC305F"/>
    <w:rsid w:val="00FC3319"/>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2B9"/>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s://doi.org/10.1111/1467-8721.ep10772615" TargetMode="Externa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i.org/10.1207/S15327078IN0104_3" TargetMode="External"/><Relationship Id="rId68" Type="http://schemas.openxmlformats.org/officeDocument/2006/relationships/hyperlink" Target="https://doi.org/10.1111/1467-7687.00039" TargetMode="External"/><Relationship Id="rId84" Type="http://schemas.openxmlformats.org/officeDocument/2006/relationships/hyperlink" Target="https://doi.org/10.1016/S0010-0277(98)00036-5" TargetMode="External"/><Relationship Id="rId89" Type="http://schemas.openxmlformats.org/officeDocument/2006/relationships/hyperlink" Target="https://doi.org/10.1080/095400999116322" TargetMode="External"/><Relationship Id="rId112" Type="http://schemas.openxmlformats.org/officeDocument/2006/relationships/hyperlink" Target="https://doi.org/10.1016/j.neuroimage.2010.05.028" TargetMode="External"/><Relationship Id="rId16" Type="http://schemas.openxmlformats.org/officeDocument/2006/relationships/image" Target="media/image7.png"/><Relationship Id="rId107" Type="http://schemas.openxmlformats.org/officeDocument/2006/relationships/hyperlink" Target="https://doi.org/10.1111/j.1551-6709.2010.01129.x"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psycnet.apa.org/doi/10.1037/0012-1649.23.5.655" TargetMode="External"/><Relationship Id="rId74" Type="http://schemas.openxmlformats.org/officeDocument/2006/relationships/hyperlink" Target="https://doi.org/10.1016/S1364-6613(03)00128-1" TargetMode="External"/><Relationship Id="rId79" Type="http://schemas.openxmlformats.org/officeDocument/2006/relationships/hyperlink" Target="https://doi.org/10.1162/neco.1989.1.1.143" TargetMode="External"/><Relationship Id="rId102" Type="http://schemas.openxmlformats.org/officeDocument/2006/relationships/hyperlink" Target="https://doi.org/10.1098/rsos.191795"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1111/j.0956-7976.2004.00755.x" TargetMode="External"/><Relationship Id="rId95" Type="http://schemas.openxmlformats.org/officeDocument/2006/relationships/hyperlink" Target="https://doi.org/10.1016/j.cognition.2004.11.00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psycnet.apa.org/doi/10.1016/S1364-6613(99)01356-X" TargetMode="External"/><Relationship Id="rId69" Type="http://schemas.openxmlformats.org/officeDocument/2006/relationships/hyperlink" Target="https://doi.org/10.1016/S0010-0277(99)00039-6" TargetMode="External"/><Relationship Id="rId113" Type="http://schemas.openxmlformats.org/officeDocument/2006/relationships/hyperlink" Target="https://doi.org/10.1016/j.cogdev.2012.08.004" TargetMode="External"/><Relationship Id="rId118" Type="http://schemas.openxmlformats.org/officeDocument/2006/relationships/hyperlink" Target="https://psycnet.apa.org/doi/10.1037/a0032150" TargetMode="External"/><Relationship Id="rId80" Type="http://schemas.openxmlformats.org/officeDocument/2006/relationships/hyperlink" Target="https://psycnet.apa.org/doi/10.1037/0012-1649.19.3.338" TargetMode="External"/><Relationship Id="rId85" Type="http://schemas.openxmlformats.org/officeDocument/2006/relationships/hyperlink" Target="https://doi.org/10.1016/S0010-0277(87)80006-9"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111/j.1467-8624.1991.tb01602.x" TargetMode="External"/><Relationship Id="rId103" Type="http://schemas.openxmlformats.org/officeDocument/2006/relationships/hyperlink" Target="https://doi.org/10.1371/journal.pone.0023223" TargetMode="External"/><Relationship Id="rId108" Type="http://schemas.openxmlformats.org/officeDocument/2006/relationships/hyperlink" Target="https://doi.org/10.1146/annurev.ph.25.030163.002553" TargetMode="External"/><Relationship Id="rId54" Type="http://schemas.openxmlformats.org/officeDocument/2006/relationships/image" Target="media/image440.png"/><Relationship Id="rId70" Type="http://schemas.openxmlformats.org/officeDocument/2006/relationships/hyperlink" Target="https://doi.org/10.1207/s15516709cog2701_4" TargetMode="External"/><Relationship Id="rId75" Type="http://schemas.openxmlformats.org/officeDocument/2006/relationships/hyperlink" Target="https://doi.org/10.1016/0010-0277(95)00661-H" TargetMode="External"/><Relationship Id="rId91" Type="http://schemas.openxmlformats.org/officeDocument/2006/relationships/hyperlink" Target="https://doi.org/10.1016/j.cogpsych.2010.02.001" TargetMode="External"/><Relationship Id="rId96" Type="http://schemas.openxmlformats.org/officeDocument/2006/relationships/hyperlink" Target="https://doi.org/10.1016/j.cognition.2017.09.00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j.cognition.2017.06.029" TargetMode="External"/><Relationship Id="rId119" Type="http://schemas.openxmlformats.org/officeDocument/2006/relationships/header" Target="header1.xml"/><Relationship Id="rId44" Type="http://schemas.openxmlformats.org/officeDocument/2006/relationships/image" Target="media/image35.png"/><Relationship Id="rId60" Type="http://schemas.openxmlformats.org/officeDocument/2006/relationships/hyperlink" Target="https://doi.org/10.1016/0010-0277(85)90008-3" TargetMode="External"/><Relationship Id="rId65" Type="http://schemas.openxmlformats.org/officeDocument/2006/relationships/hyperlink" Target="https://doi.org/10.1016/S0885-2014(02)00124-7" TargetMode="External"/><Relationship Id="rId81" Type="http://schemas.openxmlformats.org/officeDocument/2006/relationships/hyperlink" Target="https://doi.org/10.1016/0885-2014(93)90008-S" TargetMode="External"/><Relationship Id="rId86" Type="http://schemas.openxmlformats.org/officeDocument/2006/relationships/hyperlink" Target="https://doi.org/10.1111/desc.13581"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psycnet.apa.org/doi/10.1037/0033-295X.99.4.605"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hyperlink" Target="https://doi.org/10.1177/0963721412470687" TargetMode="External"/><Relationship Id="rId97" Type="http://schemas.openxmlformats.org/officeDocument/2006/relationships/hyperlink" Target="https://doi.org/10.1037/1089-2680.1.3.271" TargetMode="External"/><Relationship Id="rId104" Type="http://schemas.openxmlformats.org/officeDocument/2006/relationships/hyperlink" Target="https://doi.org/10.1207/s15327078in1003_6" TargetMode="External"/><Relationship Id="rId120"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1207/s15516709cog1401_5" TargetMode="External"/><Relationship Id="rId92" Type="http://schemas.openxmlformats.org/officeDocument/2006/relationships/hyperlink" Target="https://doi.org/10.1016/S0010-0277(96)00727-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111/1467-7687.00220" TargetMode="External"/><Relationship Id="rId87" Type="http://schemas.openxmlformats.org/officeDocument/2006/relationships/hyperlink" Target="https://doi.org/10.1016/j.cognition.2016.12.007" TargetMode="External"/><Relationship Id="rId110" Type="http://schemas.openxmlformats.org/officeDocument/2006/relationships/hyperlink" Target="https://doi.org/10.1002/icd.2359" TargetMode="External"/><Relationship Id="rId115" Type="http://schemas.openxmlformats.org/officeDocument/2006/relationships/hyperlink" Target="https://doi.org/10.1111/1467-9280.00218" TargetMode="External"/><Relationship Id="rId61" Type="http://schemas.openxmlformats.org/officeDocument/2006/relationships/hyperlink" Target="https://doi.org/10.1037/xge0001656" TargetMode="External"/><Relationship Id="rId82" Type="http://schemas.openxmlformats.org/officeDocument/2006/relationships/hyperlink" Target="https://doi.org/10.1016/j.cogdev.2005.04.004"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0.png"/><Relationship Id="rId77" Type="http://schemas.openxmlformats.org/officeDocument/2006/relationships/hyperlink" Target="https://doi.org/10.1016/j.cogdev.2010.09.001" TargetMode="External"/><Relationship Id="rId100" Type="http://schemas.openxmlformats.org/officeDocument/2006/relationships/hyperlink" Target="https://doi.org/10.1371/journal.pone.0042698" TargetMode="External"/><Relationship Id="rId105" Type="http://schemas.openxmlformats.org/officeDocument/2006/relationships/hyperlink" Target="https://doi.org/10.1521/soco.2025.43.3.152"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hyperlink" Target="https://doi.org/10.1111/j.1467-7687.2011.01048.x" TargetMode="External"/><Relationship Id="rId93" Type="http://schemas.openxmlformats.org/officeDocument/2006/relationships/hyperlink" Target="https://doi.org/10.1126/science.1107621" TargetMode="External"/><Relationship Id="rId98" Type="http://schemas.openxmlformats.org/officeDocument/2006/relationships/hyperlink" Target="http://www.jstor.org/stable/30162860"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psycnet.apa.org/doi/10.1037/0033-295X.112.2.347" TargetMode="External"/><Relationship Id="rId116" Type="http://schemas.openxmlformats.org/officeDocument/2006/relationships/hyperlink" Target="https://doi.org/10.1038/358749a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j.cogdev.2022.101164" TargetMode="External"/><Relationship Id="rId83" Type="http://schemas.openxmlformats.org/officeDocument/2006/relationships/hyperlink" Target="https://doi.org/10.1016/0010-0285(83)90017-8" TargetMode="External"/><Relationship Id="rId88" Type="http://schemas.openxmlformats.org/officeDocument/2006/relationships/hyperlink" Target="https://doi.org/10.1037/0012-1649.36.5.635" TargetMode="External"/><Relationship Id="rId111" Type="http://schemas.openxmlformats.org/officeDocument/2006/relationships/hyperlink" Target="https://doi.org/10.1371/journal.pbio.0030208"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016/0010-0277(86)90052-1" TargetMode="External"/><Relationship Id="rId106" Type="http://schemas.openxmlformats.org/officeDocument/2006/relationships/hyperlink" Target="https://doi.org/10.1016/S1364-6613(02)01926-5" TargetMode="External"/><Relationship Id="rId10" Type="http://schemas.openxmlformats.org/officeDocument/2006/relationships/image" Target="media/image20.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38/s41467-025-61517-3" TargetMode="External"/><Relationship Id="rId78" Type="http://schemas.openxmlformats.org/officeDocument/2006/relationships/hyperlink" Target="https://doi.org/10.1038/nature06288" TargetMode="External"/><Relationship Id="rId94" Type="http://schemas.openxmlformats.org/officeDocument/2006/relationships/hyperlink" Target="https://doi.org/10.1126/science.1111656" TargetMode="External"/><Relationship Id="rId99" Type="http://schemas.openxmlformats.org/officeDocument/2006/relationships/hyperlink" Target="https://doi.org/10.1038/323533a0" TargetMode="External"/><Relationship Id="rId101" Type="http://schemas.openxmlformats.org/officeDocument/2006/relationships/hyperlink" Target="https://doi.org/10.1080/09540090310001655093" TargetMode="External"/><Relationship Id="rId1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134</Pages>
  <Words>36658</Words>
  <Characters>208951</Characters>
  <Application>Microsoft Office Word</Application>
  <DocSecurity>0</DocSecurity>
  <Lines>1741</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43</cp:revision>
  <dcterms:created xsi:type="dcterms:W3CDTF">2026-05-12T14:46:00Z</dcterms:created>
  <dcterms:modified xsi:type="dcterms:W3CDTF">2026-05-13T21:30:00Z</dcterms:modified>
</cp:coreProperties>
</file>