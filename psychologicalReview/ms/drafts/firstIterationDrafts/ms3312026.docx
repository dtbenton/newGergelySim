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xml:space="preserv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ins>
      <w:proofErr w:type="gramEnd"/>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 xml:space="preserve">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proofErr w:type="spellStart"/>
      <w:ins w:id="252" w:author="Benton, Deon" w:date="2026-03-14T21:25:00Z" w16du:dateUtc="2026-03-15T02:25:00Z">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xml:space="preserve">’ looking behaviors in Gergely et al. (2010). The model </w:t>
        </w:r>
        <w:proofErr w:type="gramStart"/>
        <w:r w:rsidR="009F1B36">
          <w:rPr>
            <w:rFonts w:ascii="Times New Roman" w:hAnsi="Times New Roman" w:cs="Times New Roman"/>
          </w:rPr>
          <w:t>itself</w:t>
        </w:r>
      </w:ins>
      <w:ins w:id="313" w:author="Benton, Deon" w:date="2026-03-16T10:15:00Z" w16du:dateUtc="2026-03-16T15:15:00Z">
        <w:r w:rsidR="009F1B36">
          <w:rPr>
            <w:rFonts w:ascii="Times New Roman" w:hAnsi="Times New Roman" w:cs="Times New Roman"/>
          </w:rPr>
          <w:t>—</w:t>
        </w:r>
        <w:proofErr w:type="gramEnd"/>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w:t>
        </w:r>
        <w:proofErr w:type="spellStart"/>
        <w:r w:rsidR="00C40504">
          <w:rPr>
            <w:rFonts w:ascii="Times New Roman" w:hAnsi="Times New Roman" w:cs="Times New Roman"/>
          </w:rPr>
          <w:t>Overwal</w:t>
        </w:r>
      </w:ins>
      <w:ins w:id="342" w:author="Benton, Deon" w:date="2026-03-16T12:56:00Z" w16du:dateUtc="2026-03-16T17:56:00Z">
        <w:r w:rsidR="00C40504">
          <w:rPr>
            <w:rFonts w:ascii="Times New Roman" w:hAnsi="Times New Roman" w:cs="Times New Roman"/>
          </w:rPr>
          <w:t>le’s</w:t>
        </w:r>
        <w:proofErr w:type="spellEnd"/>
        <w:r w:rsidR="00C40504">
          <w:rPr>
            <w:rFonts w:ascii="Times New Roman" w:hAnsi="Times New Roman" w:cs="Times New Roman"/>
          </w:rPr>
          <w:t xml:space="preserve">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 condition</w:t>
        </w:r>
        <w:proofErr w:type="gramEnd"/>
        <w:r w:rsidR="00C873C2">
          <w:rPr>
            <w:rFonts w:ascii="Times New Roman" w:hAnsi="Times New Roman" w:cs="Times New Roman"/>
          </w:rPr>
          <w:t xml:space="preserve">, whereas the obstacle was absent for networks in </w:t>
        </w:r>
        <w:proofErr w:type="gramStart"/>
        <w:r w:rsidR="00C873C2">
          <w:rPr>
            <w:rFonts w:ascii="Times New Roman" w:hAnsi="Times New Roman" w:cs="Times New Roman"/>
          </w:rPr>
          <w:t>the Control condition</w:t>
        </w:r>
        <w:proofErr w:type="gramEnd"/>
        <w:r w:rsidR="00C873C2">
          <w:rPr>
            <w:rFonts w:ascii="Times New Roman" w:hAnsi="Times New Roman" w:cs="Times New Roman"/>
          </w:rPr>
          <w:t>.</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w:t>
        </w:r>
        <w:proofErr w:type="gramStart"/>
        <w:r w:rsidR="005416F9">
          <w:rPr>
            <w:rFonts w:ascii="Times New Roman" w:hAnsi="Times New Roman" w:cs="Times New Roman"/>
          </w:rPr>
          <w:t>infants’</w:t>
        </w:r>
        <w:proofErr w:type="gramEnd"/>
        <w:r w:rsidR="005416F9">
          <w:rPr>
            <w:rFonts w:ascii="Times New Roman" w:hAnsi="Times New Roman" w:cs="Times New Roman"/>
          </w:rPr>
          <w:t xml:space="preserve">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proofErr w:type="spellStart"/>
      <w:ins w:id="392" w:author="Benton, Deon" w:date="2026-03-16T13:46:00Z" w16du:dateUtc="2026-03-16T18:46:00Z">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w:t>
        </w:r>
        <w:proofErr w:type="gramStart"/>
        <w:r w:rsidR="006A3D7F">
          <w:rPr>
            <w:rFonts w:ascii="Times New Roman" w:hAnsi="Times New Roman" w:cs="Times New Roman"/>
          </w:rPr>
          <w:t>the habituation</w:t>
        </w:r>
        <w:proofErr w:type="gramEnd"/>
        <w:r w:rsidR="006A3D7F">
          <w:rPr>
            <w:rFonts w:ascii="Times New Roman" w:hAnsi="Times New Roman" w:cs="Times New Roman"/>
          </w:rPr>
          <w:t xml:space="preserve">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proofErr w:type="spellStart"/>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proofErr w:type="spellEnd"/>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proofErr w:type="spellStart"/>
      <w:ins w:id="432" w:author="Benton, Deon" w:date="2026-02-11T13:47:00Z" w16du:dateUtc="2026-02-11T19:47:00Z">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proofErr w:type="spellStart"/>
      <w:ins w:id="443" w:author="Benton, Deon" w:date="2026-02-11T13:51:00Z" w16du:dateUtc="2026-02-11T19:51:00Z">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proofErr w:type="spellStart"/>
      <w:ins w:id="467" w:author="Benton, Deon" w:date="2026-03-16T14:03:00Z" w16du:dateUtc="2026-03-16T19:03:00Z">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 xml:space="preserve">the Control conditions </w:t>
        </w:r>
        <w:proofErr w:type="gramStart"/>
        <w:r w:rsidR="00AE7AB9">
          <w:rPr>
            <w:rFonts w:ascii="Times New Roman" w:eastAsia="Times New Roman" w:hAnsi="Times New Roman" w:cs="Times New Roman"/>
          </w:rPr>
          <w:t>differed</w:t>
        </w:r>
        <w:proofErr w:type="gramEnd"/>
        <w:r w:rsidR="00AE7AB9">
          <w:rPr>
            <w:rFonts w:ascii="Times New Roman" w:eastAsia="Times New Roman" w:hAnsi="Times New Roman" w:cs="Times New Roman"/>
          </w:rPr>
          <w:t xml:space="preserve">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proofErr w:type="spellStart"/>
      <w:ins w:id="517" w:author="Benton, Deon" w:date="2026-03-16T16:15:00Z" w16du:dateUtc="2026-03-16T21:15:00Z">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I 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proofErr w:type="gramStart"/>
        <w:r w:rsidR="0012624E">
          <w:rPr>
            <w:rFonts w:ascii="Times New Roman" w:hAnsi="Times New Roman" w:cs="Times New Roman"/>
          </w:rPr>
          <w:t>)</w:t>
        </w:r>
      </w:ins>
      <w:proofErr w:type="gramEnd"/>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w:t>
        </w:r>
        <w:proofErr w:type="spellStart"/>
        <w:r>
          <w:rPr>
            <w:rFonts w:ascii="Times New Roman" w:hAnsi="Times New Roman" w:cs="Times New Roman"/>
          </w:rPr>
          <w:t>VoE</w:t>
        </w:r>
        <w:proofErr w:type="spellEnd"/>
        <w:r>
          <w:rPr>
            <w:rFonts w:ascii="Times New Roman" w:hAnsi="Times New Roman" w:cs="Times New Roman"/>
          </w:rPr>
          <w:t>)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5C12F8C6"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766" w:author="Benton, Deon" w:date="2026-02-12T13:59:00Z" w16du:dateUtc="2026-02-12T19:59:00Z">
        <w:r w:rsidR="00F10AA5">
          <w:rPr>
            <w:rFonts w:ascii="Times New Roman" w:hAnsi="Times New Roman" w:cs="Times New Roman"/>
          </w:rPr>
          <w:t>the</w:t>
        </w:r>
      </w:ins>
      <w:ins w:id="767" w:author="Benton, Deon" w:date="2026-02-12T14:23:00Z" w16du:dateUtc="2026-02-12T20:23:00Z">
        <w:r w:rsidR="002C4F63">
          <w:rPr>
            <w:rFonts w:ascii="Times New Roman" w:hAnsi="Times New Roman" w:cs="Times New Roman"/>
          </w:rPr>
          <w:t xml:space="preserve"> </w:t>
        </w:r>
      </w:ins>
      <w:ins w:id="768" w:author="Benton, Deon" w:date="2026-02-12T14:24:00Z" w16du:dateUtc="2026-02-12T20:24:00Z">
        <w:r w:rsidR="002C4F63">
          <w:rPr>
            <w:rFonts w:ascii="Times New Roman" w:hAnsi="Times New Roman" w:cs="Times New Roman"/>
          </w:rPr>
          <w:t>intrinsic</w:t>
        </w:r>
      </w:ins>
      <w:ins w:id="769" w:author="Benton, Deon" w:date="2026-02-12T13:59:00Z" w16du:dateUtc="2026-02-12T19:59:00Z">
        <w:r w:rsidR="00F10AA5">
          <w:rPr>
            <w:rFonts w:ascii="Times New Roman" w:hAnsi="Times New Roman" w:cs="Times New Roman"/>
          </w:rPr>
          <w:t xml:space="preserve"> </w:t>
        </w:r>
      </w:ins>
      <w:ins w:id="770" w:author="Benton, Deon" w:date="2026-02-12T14:19:00Z" w16du:dateUtc="2026-02-12T20:19:00Z">
        <w:r w:rsidR="00345E3E">
          <w:rPr>
            <w:rFonts w:ascii="Times New Roman" w:hAnsi="Times New Roman" w:cs="Times New Roman"/>
          </w:rPr>
          <w:t>attention-grabbing</w:t>
        </w:r>
      </w:ins>
      <w:ins w:id="771" w:author="Benton, Deon" w:date="2026-02-12T14:16:00Z" w16du:dateUtc="2026-02-12T20:16:00Z">
        <w:r w:rsidR="00455D04">
          <w:rPr>
            <w:rFonts w:ascii="Times New Roman" w:hAnsi="Times New Roman" w:cs="Times New Roman"/>
          </w:rPr>
          <w:t xml:space="preserve"> nature of</w:t>
        </w:r>
      </w:ins>
      <w:ins w:id="772" w:author="Benton, Deon" w:date="2026-02-12T14:18:00Z" w16du:dateUtc="2026-02-12T20:18:00Z">
        <w:r w:rsidR="00345E3E">
          <w:rPr>
            <w:rFonts w:ascii="Times New Roman" w:hAnsi="Times New Roman" w:cs="Times New Roman"/>
          </w:rPr>
          <w:t xml:space="preserve"> the</w:t>
        </w:r>
      </w:ins>
      <w:ins w:id="773" w:author="Benton, Deon" w:date="2026-02-12T14:22:00Z" w16du:dateUtc="2026-02-12T20:22:00Z">
        <w:r w:rsidR="00AD68D7">
          <w:rPr>
            <w:rFonts w:ascii="Times New Roman" w:hAnsi="Times New Roman" w:cs="Times New Roman"/>
          </w:rPr>
          <w:t xml:space="preserve"> curved</w:t>
        </w:r>
      </w:ins>
      <w:ins w:id="774" w:author="Benton, Deon" w:date="2026-02-12T14:18:00Z" w16du:dateUtc="2026-02-12T20:18:00Z">
        <w:r w:rsidR="00345E3E">
          <w:rPr>
            <w:rFonts w:ascii="Times New Roman" w:hAnsi="Times New Roman" w:cs="Times New Roman"/>
          </w:rPr>
          <w:t xml:space="preserve"> </w:t>
        </w:r>
      </w:ins>
      <w:ins w:id="775" w:author="Benton, Deon" w:date="2026-02-12T14:01:00Z" w16du:dateUtc="2026-02-12T20:01:00Z">
        <w:r w:rsidR="00291A4B">
          <w:rPr>
            <w:rFonts w:ascii="Times New Roman" w:hAnsi="Times New Roman" w:cs="Times New Roman"/>
          </w:rPr>
          <w:t>motion</w:t>
        </w:r>
      </w:ins>
      <w:ins w:id="776" w:author="Benton, Deon" w:date="2026-02-12T14:20:00Z" w16du:dateUtc="2026-02-12T20:20:00Z">
        <w:r w:rsidR="00345E3E">
          <w:rPr>
            <w:rFonts w:ascii="Times New Roman" w:hAnsi="Times New Roman" w:cs="Times New Roman"/>
          </w:rPr>
          <w:t xml:space="preserve"> (e.g., Slater</w:t>
        </w:r>
      </w:ins>
      <w:ins w:id="777" w:author="Benton, Deon" w:date="2026-02-12T14:22:00Z" w16du:dateUtc="2026-02-12T20:22:00Z">
        <w:r w:rsidR="00AD68D7">
          <w:rPr>
            <w:rFonts w:ascii="Times New Roman" w:hAnsi="Times New Roman" w:cs="Times New Roman"/>
          </w:rPr>
          <w:t xml:space="preserve"> et al., 1985) </w:t>
        </w:r>
      </w:ins>
      <w:ins w:id="778" w:author="Benton, Deon" w:date="2026-02-12T14:16:00Z" w16du:dateUtc="2026-02-12T20:16:00Z">
        <w:r w:rsidR="00455D04">
          <w:rPr>
            <w:rFonts w:ascii="Times New Roman" w:hAnsi="Times New Roman" w:cs="Times New Roman"/>
          </w:rPr>
          <w:t>may</w:t>
        </w:r>
      </w:ins>
      <w:ins w:id="779" w:author="Benton, Deon" w:date="2026-02-12T14:18:00Z" w16du:dateUtc="2026-02-12T20:18:00Z">
        <w:r w:rsidR="00345E3E">
          <w:rPr>
            <w:rFonts w:ascii="Times New Roman" w:hAnsi="Times New Roman" w:cs="Times New Roman"/>
          </w:rPr>
          <w:t xml:space="preserve"> </w:t>
        </w:r>
      </w:ins>
      <w:ins w:id="780" w:author="Benton, Deon" w:date="2026-02-12T14:22:00Z" w16du:dateUtc="2026-02-12T20:22:00Z">
        <w:r w:rsidR="00AD68D7">
          <w:rPr>
            <w:rFonts w:ascii="Times New Roman" w:hAnsi="Times New Roman" w:cs="Times New Roman"/>
          </w:rPr>
          <w:t xml:space="preserve">easily </w:t>
        </w:r>
      </w:ins>
      <w:ins w:id="781" w:author="Benton, Deon" w:date="2026-02-12T14:18:00Z" w16du:dateUtc="2026-02-12T20:18:00Z">
        <w:r w:rsidR="00345E3E">
          <w:rPr>
            <w:rFonts w:ascii="Times New Roman" w:hAnsi="Times New Roman" w:cs="Times New Roman"/>
          </w:rPr>
          <w:t>ext</w:t>
        </w:r>
      </w:ins>
      <w:ins w:id="782" w:author="Benton, Deon" w:date="2026-02-12T14:19:00Z" w16du:dateUtc="2026-02-12T20:19:00Z">
        <w:r w:rsidR="00345E3E">
          <w:rPr>
            <w:rFonts w:ascii="Times New Roman" w:hAnsi="Times New Roman" w:cs="Times New Roman"/>
          </w:rPr>
          <w:t xml:space="preserve">end to </w:t>
        </w:r>
      </w:ins>
      <w:ins w:id="783" w:author="Benton, Deon" w:date="2026-02-12T14:23:00Z" w16du:dateUtc="2026-02-12T20:23:00Z">
        <w:r w:rsidR="00AD68D7">
          <w:rPr>
            <w:rFonts w:ascii="Times New Roman" w:hAnsi="Times New Roman" w:cs="Times New Roman"/>
          </w:rPr>
          <w:t xml:space="preserve">and thereby boost the salience of </w:t>
        </w:r>
      </w:ins>
      <w:ins w:id="784" w:author="Benton, Deon" w:date="2026-02-12T14:19:00Z" w16du:dateUtc="2026-02-12T20:19:00Z">
        <w:r w:rsidR="00345E3E">
          <w:rPr>
            <w:rFonts w:ascii="Times New Roman" w:hAnsi="Times New Roman" w:cs="Times New Roman"/>
          </w:rPr>
          <w:t>the barrier beneath it.</w:t>
        </w:r>
      </w:ins>
      <w:ins w:id="785" w:author="Benton, Deon" w:date="2026-02-12T14:16:00Z" w16du:dateUtc="2026-02-12T20:16:00Z">
        <w:r w:rsidR="00455D04">
          <w:rPr>
            <w:rFonts w:ascii="Times New Roman" w:hAnsi="Times New Roman" w:cs="Times New Roman"/>
          </w:rPr>
          <w:t xml:space="preserve"> </w:t>
        </w:r>
      </w:ins>
      <w:ins w:id="786" w:author="Benton, Deon" w:date="2026-02-12T14:19:00Z" w16du:dateUtc="2026-02-12T20:19:00Z">
        <w:r w:rsidR="00345E3E">
          <w:rPr>
            <w:rFonts w:ascii="Times New Roman" w:hAnsi="Times New Roman" w:cs="Times New Roman"/>
          </w:rPr>
          <w:t>Such a boost</w:t>
        </w:r>
      </w:ins>
      <w:ins w:id="787" w:author="Benton, Deon" w:date="2026-02-12T14:18:00Z" w16du:dateUtc="2026-02-12T20:18:00Z">
        <w:r w:rsidR="00455D04">
          <w:rPr>
            <w:rFonts w:ascii="Times New Roman" w:hAnsi="Times New Roman" w:cs="Times New Roman"/>
          </w:rPr>
          <w:t xml:space="preserve"> </w:t>
        </w:r>
      </w:ins>
      <w:ins w:id="788" w:author="Benton, Deon" w:date="2026-02-12T14:19:00Z" w16du:dateUtc="2026-02-12T20:19:00Z">
        <w:r w:rsidR="00345E3E">
          <w:rPr>
            <w:rFonts w:ascii="Times New Roman" w:hAnsi="Times New Roman" w:cs="Times New Roman"/>
          </w:rPr>
          <w:t xml:space="preserve">may increase the </w:t>
        </w:r>
      </w:ins>
      <w:ins w:id="789" w:author="Benton, Deon" w:date="2026-02-12T14:18:00Z" w16du:dateUtc="2026-02-12T20:18:00Z">
        <w:r w:rsidR="00455D04">
          <w:rPr>
            <w:rFonts w:ascii="Times New Roman" w:hAnsi="Times New Roman" w:cs="Times New Roman"/>
          </w:rPr>
          <w:t>likelihood that infants</w:t>
        </w:r>
      </w:ins>
      <w:ins w:id="790" w:author="Benton, Deon" w:date="2026-02-12T14:19:00Z" w16du:dateUtc="2026-02-12T20:19:00Z">
        <w:r w:rsidR="00345E3E">
          <w:rPr>
            <w:rFonts w:ascii="Times New Roman" w:hAnsi="Times New Roman" w:cs="Times New Roman"/>
          </w:rPr>
          <w:t xml:space="preserve"> </w:t>
        </w:r>
      </w:ins>
      <w:ins w:id="791" w:author="Benton, Deon" w:date="2026-03-16T17:28:00Z" w16du:dateUtc="2026-03-16T22:28:00Z">
        <w:r w:rsidR="00376A43">
          <w:rPr>
            <w:rFonts w:ascii="Times New Roman" w:hAnsi="Times New Roman" w:cs="Times New Roman"/>
          </w:rPr>
          <w:t xml:space="preserve">detect the presence of </w:t>
        </w:r>
      </w:ins>
      <w:ins w:id="792" w:author="Benton, Deon" w:date="2026-02-12T14:19:00Z" w16du:dateUtc="2026-02-12T20:19:00Z">
        <w:r w:rsidR="00345E3E">
          <w:rPr>
            <w:rFonts w:ascii="Times New Roman" w:hAnsi="Times New Roman" w:cs="Times New Roman"/>
          </w:rPr>
          <w:t>the barrier.</w:t>
        </w:r>
      </w:ins>
      <w:del w:id="793"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94" w:author="Benton, Deon" w:date="2026-03-16T17:29:00Z" w16du:dateUtc="2026-03-16T22:29:00Z">
        <w:r w:rsidR="00071370">
          <w:rPr>
            <w:rFonts w:ascii="Times New Roman" w:hAnsi="Times New Roman" w:cs="Times New Roman"/>
          </w:rPr>
          <w:t xml:space="preserve">, </w:t>
        </w:r>
      </w:ins>
      <w:ins w:id="795" w:author="Benton, Deon" w:date="2026-03-16T17:30:00Z" w16du:dateUtc="2026-03-16T22:30:00Z">
        <w:r w:rsidR="00071370">
          <w:rPr>
            <w:rFonts w:ascii="Times New Roman" w:hAnsi="Times New Roman" w:cs="Times New Roman"/>
          </w:rPr>
          <w:t>it is not</w:t>
        </w:r>
      </w:ins>
      <w:ins w:id="796" w:author="Benton, Deon" w:date="2026-03-16T17:29:00Z" w16du:dateUtc="2026-03-16T22:29:00Z">
        <w:r w:rsidR="00071370">
          <w:rPr>
            <w:rFonts w:ascii="Times New Roman" w:hAnsi="Times New Roman" w:cs="Times New Roman"/>
          </w:rPr>
          <w:t xml:space="preserve"> guaranteed that infants will notice it in this configuration</w:t>
        </w:r>
      </w:ins>
      <w:ins w:id="797" w:author="Benton, Deon" w:date="2026-03-16T17:30:00Z" w16du:dateUtc="2026-03-16T22:30:00Z">
        <w:r w:rsidR="00071370">
          <w:rPr>
            <w:rFonts w:ascii="Times New Roman" w:hAnsi="Times New Roman" w:cs="Times New Roman"/>
          </w:rPr>
          <w:t>.</w:t>
        </w:r>
      </w:ins>
      <w:ins w:id="798" w:author="Benton, Deon" w:date="2026-03-16T17:29:00Z" w16du:dateUtc="2026-03-16T22:29:00Z">
        <w:r w:rsidR="00071370">
          <w:rPr>
            <w:rFonts w:ascii="Times New Roman" w:hAnsi="Times New Roman" w:cs="Times New Roman"/>
          </w:rPr>
          <w:t xml:space="preserve"> </w:t>
        </w:r>
      </w:ins>
      <w:ins w:id="799" w:author="Benton, Deon" w:date="2026-03-16T17:30:00Z" w16du:dateUtc="2026-03-16T22:30:00Z">
        <w:r w:rsidR="00071370">
          <w:rPr>
            <w:rFonts w:ascii="Times New Roman" w:hAnsi="Times New Roman" w:cs="Times New Roman"/>
          </w:rPr>
          <w:t xml:space="preserve">Even if infants did notice the barrier, however, </w:t>
        </w:r>
      </w:ins>
      <w:ins w:id="800"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801"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802" w:author="Benton, Deon" w:date="2026-03-16T17:30:00Z" w16du:dateUtc="2026-03-16T22:30:00Z">
        <w:r w:rsidR="0031793A">
          <w:rPr>
            <w:rFonts w:ascii="Times New Roman" w:hAnsi="Times New Roman" w:cs="Times New Roman"/>
          </w:rPr>
          <w:t>the link between it and curved moti</w:t>
        </w:r>
      </w:ins>
      <w:ins w:id="803" w:author="Benton, Deon" w:date="2026-03-16T17:31:00Z" w16du:dateUtc="2026-03-16T22:31:00Z">
        <w:r w:rsidR="0031793A">
          <w:rPr>
            <w:rFonts w:ascii="Times New Roman" w:hAnsi="Times New Roman" w:cs="Times New Roman"/>
          </w:rPr>
          <w:t>on. This is</w:t>
        </w:r>
      </w:ins>
      <w:r w:rsidR="00CD32BB">
        <w:rPr>
          <w:rFonts w:ascii="Times New Roman" w:hAnsi="Times New Roman" w:cs="Times New Roman"/>
        </w:rPr>
        <w:t xml:space="preserve"> because</w:t>
      </w:r>
      <w:ins w:id="804" w:author="Benton, Deon" w:date="2026-03-16T17:31:00Z" w16du:dateUtc="2026-03-16T22:31:00Z">
        <w:r w:rsidR="0031793A">
          <w:rPr>
            <w:rFonts w:ascii="Times New Roman" w:hAnsi="Times New Roman" w:cs="Times New Roman"/>
          </w:rPr>
          <w:t xml:space="preserve"> it is not possible for</w:t>
        </w:r>
      </w:ins>
      <w:r w:rsidR="00CD32BB">
        <w:rPr>
          <w:rFonts w:ascii="Times New Roman" w:hAnsi="Times New Roman" w:cs="Times New Roman"/>
        </w:rPr>
        <w:t xml:space="preserve"> infants simultaneously</w:t>
      </w:r>
      <w:ins w:id="805"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806"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r w:rsidR="00524642">
        <w:rPr>
          <w:rFonts w:ascii="Times New Roman" w:hAnsi="Times New Roman" w:cs="Times New Roman"/>
        </w:rPr>
        <w:t xml:space="preserve"> </w:t>
      </w:r>
      <w:ins w:id="807" w:author="Benton, Deon" w:date="2026-02-12T13:53:00Z" w16du:dateUtc="2026-02-12T19:53:00Z">
        <w:r w:rsidR="00C1546E">
          <w:rPr>
            <w:rFonts w:ascii="Times New Roman" w:hAnsi="Times New Roman" w:cs="Times New Roman"/>
          </w:rPr>
          <w:t>Establishing an association</w:t>
        </w:r>
      </w:ins>
      <w:ins w:id="80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9"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810" w:author="Benton, Deon" w:date="2026-02-12T13:53:00Z" w16du:dateUtc="2026-02-12T19:53:00Z">
        <w:r w:rsidR="00C1546E">
          <w:rPr>
            <w:rFonts w:ascii="Times New Roman" w:hAnsi="Times New Roman" w:cs="Times New Roman"/>
          </w:rPr>
          <w:t xml:space="preserve"> </w:t>
        </w:r>
      </w:ins>
      <w:ins w:id="811" w:author="Benton, Deon" w:date="2026-02-12T13:55:00Z" w16du:dateUtc="2026-02-12T19:55:00Z">
        <w:r w:rsidR="00487841">
          <w:rPr>
            <w:rFonts w:ascii="Times New Roman" w:hAnsi="Times New Roman" w:cs="Times New Roman"/>
          </w:rPr>
          <w:t xml:space="preserve">would </w:t>
        </w:r>
      </w:ins>
      <w:ins w:id="812" w:author="Benton, Deon" w:date="2026-02-12T13:53:00Z" w16du:dateUtc="2026-02-12T19:53:00Z">
        <w:r w:rsidR="00C1546E">
          <w:rPr>
            <w:rFonts w:ascii="Times New Roman" w:hAnsi="Times New Roman" w:cs="Times New Roman"/>
          </w:rPr>
          <w:t>entail i</w:t>
        </w:r>
      </w:ins>
      <w:ins w:id="813"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814"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81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16"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817" w:author="Benton, Deon" w:date="2026-02-12T13:55:00Z" w16du:dateUtc="2026-02-12T19:55:00Z">
        <w:r w:rsidR="004F3228">
          <w:rPr>
            <w:rFonts w:ascii="Times New Roman" w:hAnsi="Times New Roman" w:cs="Times New Roman"/>
          </w:rPr>
          <w:t xml:space="preserve">gaze </w:t>
        </w:r>
      </w:ins>
      <w:ins w:id="818" w:author="Benton, Deon" w:date="2026-02-11T16:39:00Z" w16du:dateUtc="2026-02-11T22:39:00Z">
        <w:r w:rsidR="00B86AE9">
          <w:rPr>
            <w:rFonts w:ascii="Times New Roman" w:hAnsi="Times New Roman" w:cs="Times New Roman"/>
          </w:rPr>
          <w:t>between the curved motion and barrier</w:t>
        </w:r>
      </w:ins>
      <w:ins w:id="819" w:author="Benton, Deon" w:date="2026-02-11T16:42:00Z" w16du:dateUtc="2026-02-11T22:42:00Z">
        <w:r w:rsidR="005D6AE0">
          <w:rPr>
            <w:rFonts w:ascii="Times New Roman" w:hAnsi="Times New Roman" w:cs="Times New Roman"/>
          </w:rPr>
          <w:t xml:space="preserve"> </w:t>
        </w:r>
      </w:ins>
      <w:ins w:id="820" w:author="Benton, Deon" w:date="2026-02-11T16:43:00Z" w16du:dateUtc="2026-02-11T22:43:00Z">
        <w:r w:rsidR="00077880">
          <w:rPr>
            <w:rFonts w:ascii="Times New Roman" w:hAnsi="Times New Roman" w:cs="Times New Roman"/>
          </w:rPr>
          <w:t xml:space="preserve">in order </w:t>
        </w:r>
      </w:ins>
      <w:ins w:id="821"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822"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823" w:author="Benton, Deon" w:date="2026-02-12T13:57:00Z" w16du:dateUtc="2026-02-12T19:57:00Z">
        <w:r w:rsidR="00722EFF">
          <w:rPr>
            <w:rFonts w:ascii="Times New Roman" w:hAnsi="Times New Roman" w:cs="Times New Roman"/>
          </w:rPr>
          <w:t xml:space="preserve"> (i.e., it is </w:t>
        </w:r>
      </w:ins>
      <w:ins w:id="824" w:author="Benton, Deon" w:date="2026-02-12T14:25:00Z" w16du:dateUtc="2026-02-12T20:25:00Z">
        <w:r w:rsidR="00DF3E6A">
          <w:rPr>
            <w:rFonts w:ascii="Times New Roman" w:hAnsi="Times New Roman" w:cs="Times New Roman"/>
          </w:rPr>
          <w:t>more difficult for the salience of the motion to extent to the barrier</w:t>
        </w:r>
      </w:ins>
      <w:ins w:id="825"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82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827" w:author="Benton, Deon" w:date="2026-02-12T13:56:00Z" w16du:dateUtc="2026-02-12T19:56:00Z">
        <w:r w:rsidR="00722EFF">
          <w:rPr>
            <w:rFonts w:ascii="Times New Roman" w:hAnsi="Times New Roman" w:cs="Times New Roman"/>
          </w:rPr>
          <w:t xml:space="preserve"> and because</w:t>
        </w:r>
      </w:ins>
      <w:ins w:id="828"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829"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2F240152" w:rsidR="0096761D" w:rsidRDefault="00BE48FB" w:rsidP="0096761D">
      <w:pPr>
        <w:spacing w:line="480" w:lineRule="auto"/>
        <w:ind w:firstLine="720"/>
        <w:contextualSpacing/>
        <w:rPr>
          <w:ins w:id="830" w:author="Benton, Deon" w:date="2026-03-10T19:33:00Z" w16du:dateUtc="2026-03-11T00:33:00Z"/>
          <w:rFonts w:ascii="Times New Roman" w:hAnsi="Times New Roman" w:cs="Times New Roman"/>
        </w:rPr>
      </w:pPr>
      <w:ins w:id="831" w:author="Benton, Deon" w:date="2026-02-12T14:32:00Z" w16du:dateUtc="2026-02-12T20:32:00Z">
        <w:r>
          <w:rPr>
            <w:rFonts w:ascii="Times New Roman" w:hAnsi="Times New Roman" w:cs="Times New Roman"/>
          </w:rPr>
          <w:t xml:space="preserve">These two </w:t>
        </w:r>
        <w:proofErr w:type="gramStart"/>
        <w:r>
          <w:rPr>
            <w:rFonts w:ascii="Times New Roman" w:hAnsi="Times New Roman" w:cs="Times New Roman"/>
          </w:rPr>
          <w:t>factors—</w:t>
        </w:r>
      </w:ins>
      <w:proofErr w:type="gramEnd"/>
      <w:ins w:id="832" w:author="Benton, Deon" w:date="2026-02-12T14:37:00Z" w16du:dateUtc="2026-02-12T20:37:00Z">
        <w:r w:rsidR="00570519">
          <w:rPr>
            <w:rFonts w:ascii="Times New Roman" w:hAnsi="Times New Roman" w:cs="Times New Roman"/>
          </w:rPr>
          <w:t xml:space="preserve">that </w:t>
        </w:r>
        <w:proofErr w:type="gramStart"/>
        <w:r w:rsidR="00570519">
          <w:rPr>
            <w:rFonts w:ascii="Times New Roman" w:hAnsi="Times New Roman" w:cs="Times New Roman"/>
          </w:rPr>
          <w:t>is,</w:t>
        </w:r>
        <w:proofErr w:type="gramEnd"/>
        <w:r w:rsidR="00570519">
          <w:rPr>
            <w:rFonts w:ascii="Times New Roman" w:hAnsi="Times New Roman" w:cs="Times New Roman"/>
          </w:rPr>
          <w:t xml:space="preserve"> </w:t>
        </w:r>
      </w:ins>
      <w:ins w:id="833" w:author="Benton, Deon" w:date="2026-02-12T14:32:00Z" w16du:dateUtc="2026-02-12T20:32:00Z">
        <w:r>
          <w:rPr>
            <w:rFonts w:ascii="Times New Roman" w:hAnsi="Times New Roman" w:cs="Times New Roman"/>
          </w:rPr>
          <w:t>online associative learning</w:t>
        </w:r>
      </w:ins>
      <w:ins w:id="834" w:author="Benton, Deon" w:date="2026-03-17T13:13:00Z" w16du:dateUtc="2026-03-17T18:13:00Z">
        <w:r w:rsidR="00745C47">
          <w:rPr>
            <w:rFonts w:ascii="Times New Roman" w:hAnsi="Times New Roman" w:cs="Times New Roman"/>
          </w:rPr>
          <w:t xml:space="preserve"> and prior third-person, observational action </w:t>
        </w:r>
        <w:proofErr w:type="gramStart"/>
        <w:r w:rsidR="00745C47">
          <w:rPr>
            <w:rFonts w:ascii="Times New Roman" w:hAnsi="Times New Roman" w:cs="Times New Roman"/>
          </w:rPr>
          <w:t>experience</w:t>
        </w:r>
      </w:ins>
      <w:ins w:id="835" w:author="Benton, Deon" w:date="2026-02-12T14:33:00Z" w16du:dateUtc="2026-02-12T20:33:00Z">
        <w:r w:rsidR="000A276E">
          <w:rPr>
            <w:rFonts w:ascii="Times New Roman" w:hAnsi="Times New Roman" w:cs="Times New Roman"/>
          </w:rPr>
          <w:t>—</w:t>
        </w:r>
        <w:proofErr w:type="gramEnd"/>
        <w:r w:rsidR="000A276E">
          <w:rPr>
            <w:rFonts w:ascii="Times New Roman" w:hAnsi="Times New Roman" w:cs="Times New Roman"/>
          </w:rPr>
          <w:t>can explain why</w:t>
        </w:r>
      </w:ins>
      <w:ins w:id="836" w:author="Benton, Deon" w:date="2026-02-12T14:34:00Z" w16du:dateUtc="2026-02-12T20:34:00Z">
        <w:r w:rsidR="000A276E">
          <w:rPr>
            <w:rFonts w:ascii="Times New Roman" w:hAnsi="Times New Roman" w:cs="Times New Roman"/>
          </w:rPr>
          <w:t xml:space="preserve"> infants in </w:t>
        </w:r>
        <w:proofErr w:type="gramStart"/>
        <w:r w:rsidR="000A276E">
          <w:rPr>
            <w:rFonts w:ascii="Times New Roman" w:hAnsi="Times New Roman" w:cs="Times New Roman"/>
          </w:rPr>
          <w:t>the Experimental</w:t>
        </w:r>
        <w:proofErr w:type="gramEnd"/>
        <w:r w:rsidR="000A276E">
          <w:rPr>
            <w:rFonts w:ascii="Times New Roman" w:hAnsi="Times New Roman" w:cs="Times New Roman"/>
          </w:rPr>
          <w:t xml:space="preserve"> condition displayed a different pattern of looking than infants in </w:t>
        </w:r>
        <w:proofErr w:type="gramStart"/>
        <w:r w:rsidR="000A276E">
          <w:rPr>
            <w:rFonts w:ascii="Times New Roman" w:hAnsi="Times New Roman" w:cs="Times New Roman"/>
          </w:rPr>
          <w:t>the Control</w:t>
        </w:r>
        <w:proofErr w:type="gramEnd"/>
        <w:r w:rsidR="000A276E">
          <w:rPr>
            <w:rFonts w:ascii="Times New Roman" w:hAnsi="Times New Roman" w:cs="Times New Roman"/>
          </w:rPr>
          <w:t xml:space="preserve"> condition</w:t>
        </w:r>
      </w:ins>
      <w:ins w:id="837" w:author="Benton, Deon" w:date="2026-02-12T14:33:00Z" w16du:dateUtc="2026-02-12T20:33:00Z">
        <w:r w:rsidR="000A276E">
          <w:rPr>
            <w:rFonts w:ascii="Times New Roman" w:hAnsi="Times New Roman" w:cs="Times New Roman"/>
          </w:rPr>
          <w:t xml:space="preserve">, </w:t>
        </w:r>
      </w:ins>
      <w:ins w:id="838" w:author="Benton, Deon" w:date="2026-03-07T18:57:00Z" w16du:dateUtc="2026-03-08T00:57:00Z">
        <w:r w:rsidR="009B0551">
          <w:rPr>
            <w:rFonts w:ascii="Times New Roman" w:hAnsi="Times New Roman" w:cs="Times New Roman"/>
          </w:rPr>
          <w:t>even though</w:t>
        </w:r>
      </w:ins>
      <w:ins w:id="839" w:author="Benton, Deon" w:date="2026-02-12T14:33:00Z" w16du:dateUtc="2026-02-12T20:33:00Z">
        <w:r w:rsidR="000A276E">
          <w:rPr>
            <w:rFonts w:ascii="Times New Roman" w:hAnsi="Times New Roman" w:cs="Times New Roman"/>
          </w:rPr>
          <w:t xml:space="preserve"> both </w:t>
        </w:r>
      </w:ins>
      <w:ins w:id="840" w:author="Benton, Deon" w:date="2026-02-12T14:46:00Z" w16du:dateUtc="2026-02-12T20:46:00Z">
        <w:r w:rsidR="0017525B">
          <w:rPr>
            <w:rFonts w:ascii="Times New Roman" w:hAnsi="Times New Roman" w:cs="Times New Roman"/>
          </w:rPr>
          <w:lastRenderedPageBreak/>
          <w:t xml:space="preserve">groups </w:t>
        </w:r>
      </w:ins>
      <w:ins w:id="841" w:author="Benton, Deon" w:date="2026-02-12T14:33:00Z" w16du:dateUtc="2026-02-12T20:33:00Z">
        <w:r w:rsidR="000A276E">
          <w:rPr>
            <w:rFonts w:ascii="Times New Roman" w:hAnsi="Times New Roman" w:cs="Times New Roman"/>
          </w:rPr>
          <w:t xml:space="preserve">saw </w:t>
        </w:r>
      </w:ins>
      <w:ins w:id="842" w:author="Benton, Deon" w:date="2026-02-12T14:34:00Z" w16du:dateUtc="2026-02-12T20:34:00Z">
        <w:r w:rsidR="000A276E">
          <w:rPr>
            <w:rFonts w:ascii="Times New Roman" w:hAnsi="Times New Roman" w:cs="Times New Roman"/>
          </w:rPr>
          <w:t xml:space="preserve">a barrier and curved motion during habituation. </w:t>
        </w:r>
      </w:ins>
      <w:ins w:id="843" w:author="Benton, Deon" w:date="2026-02-12T14:48:00Z" w16du:dateUtc="2026-02-12T20:48:00Z">
        <w:r w:rsidR="00AD265E">
          <w:rPr>
            <w:rFonts w:ascii="Times New Roman" w:hAnsi="Times New Roman" w:cs="Times New Roman"/>
          </w:rPr>
          <w:t xml:space="preserve">For example, </w:t>
        </w:r>
      </w:ins>
      <w:ins w:id="844" w:author="Benton, Deon" w:date="2026-02-12T14:51:00Z" w16du:dateUtc="2026-02-12T20:51:00Z">
        <w:r w:rsidR="001F61B4">
          <w:rPr>
            <w:rFonts w:ascii="Times New Roman" w:hAnsi="Times New Roman" w:cs="Times New Roman"/>
          </w:rPr>
          <w:t>infants in the</w:t>
        </w:r>
      </w:ins>
      <w:ins w:id="845" w:author="Benton, Deon" w:date="2026-02-12T14:48:00Z" w16du:dateUtc="2026-02-12T20:48:00Z">
        <w:r w:rsidR="00AD265E">
          <w:rPr>
            <w:rFonts w:ascii="Times New Roman" w:hAnsi="Times New Roman" w:cs="Times New Roman"/>
          </w:rPr>
          <w:t xml:space="preserve"> Experimental condition </w:t>
        </w:r>
      </w:ins>
      <w:ins w:id="846" w:author="Benton, Deon" w:date="2026-02-12T14:51:00Z" w16du:dateUtc="2026-02-12T20:51:00Z">
        <w:r w:rsidR="001F61B4">
          <w:rPr>
            <w:rFonts w:ascii="Times New Roman" w:hAnsi="Times New Roman" w:cs="Times New Roman"/>
          </w:rPr>
          <w:t>were able to form a robust association between the curved</w:t>
        </w:r>
      </w:ins>
      <w:ins w:id="847"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848" w:author="Benton, Deon" w:date="2026-02-12T14:54:00Z" w16du:dateUtc="2026-02-12T20:54:00Z">
        <w:r w:rsidR="00F61DB4">
          <w:rPr>
            <w:rFonts w:ascii="Times New Roman" w:hAnsi="Times New Roman" w:cs="Times New Roman"/>
          </w:rPr>
          <w:t>salience</w:t>
        </w:r>
      </w:ins>
      <w:ins w:id="849" w:author="Benton, Deon" w:date="2026-02-12T14:53:00Z" w16du:dateUtc="2026-02-12T20:53:00Z">
        <w:r w:rsidR="00F61DB4">
          <w:rPr>
            <w:rFonts w:ascii="Times New Roman" w:hAnsi="Times New Roman" w:cs="Times New Roman"/>
          </w:rPr>
          <w:t xml:space="preserve"> of the </w:t>
        </w:r>
      </w:ins>
      <w:ins w:id="850" w:author="Benton, Deon" w:date="2026-02-12T14:52:00Z" w16du:dateUtc="2026-02-12T20:52:00Z">
        <w:r w:rsidR="00F61DB4">
          <w:rPr>
            <w:rFonts w:ascii="Times New Roman" w:hAnsi="Times New Roman" w:cs="Times New Roman"/>
          </w:rPr>
          <w:t xml:space="preserve">barrier </w:t>
        </w:r>
      </w:ins>
      <w:ins w:id="851" w:author="Benton, Deon" w:date="2026-02-12T14:53:00Z" w16du:dateUtc="2026-02-12T20:53:00Z">
        <w:r w:rsidR="00F61DB4">
          <w:rPr>
            <w:rFonts w:ascii="Times New Roman" w:hAnsi="Times New Roman" w:cs="Times New Roman"/>
          </w:rPr>
          <w:t>was boosted due to the fact that it and the c</w:t>
        </w:r>
      </w:ins>
      <w:ins w:id="852" w:author="Benton, Deon" w:date="2026-02-12T14:49:00Z" w16du:dateUtc="2026-02-12T20:49:00Z">
        <w:r w:rsidR="001F61B4">
          <w:rPr>
            <w:rFonts w:ascii="Times New Roman" w:hAnsi="Times New Roman" w:cs="Times New Roman"/>
          </w:rPr>
          <w:t>urved motion were located in the same region of the vis</w:t>
        </w:r>
      </w:ins>
      <w:ins w:id="853" w:author="Benton, Deon" w:date="2026-02-12T14:50:00Z" w16du:dateUtc="2026-02-12T20:50:00Z">
        <w:r w:rsidR="001F61B4">
          <w:rPr>
            <w:rFonts w:ascii="Times New Roman" w:hAnsi="Times New Roman" w:cs="Times New Roman"/>
          </w:rPr>
          <w:t>ual field</w:t>
        </w:r>
      </w:ins>
      <w:ins w:id="854" w:author="Benton, Deon" w:date="2026-02-12T14:53:00Z" w16du:dateUtc="2026-02-12T20:53:00Z">
        <w:r w:rsidR="00F61DB4">
          <w:rPr>
            <w:rFonts w:ascii="Times New Roman" w:hAnsi="Times New Roman" w:cs="Times New Roman"/>
          </w:rPr>
          <w:t>.</w:t>
        </w:r>
      </w:ins>
      <w:ins w:id="855" w:author="Benton, Deon" w:date="2026-02-12T14:50:00Z" w16du:dateUtc="2026-02-12T20:50:00Z">
        <w:r w:rsidR="001F61B4">
          <w:rPr>
            <w:rFonts w:ascii="Times New Roman" w:hAnsi="Times New Roman" w:cs="Times New Roman"/>
          </w:rPr>
          <w:t xml:space="preserve"> </w:t>
        </w:r>
      </w:ins>
      <w:ins w:id="856" w:author="Benton, Deon" w:date="2026-02-12T14:54:00Z" w16du:dateUtc="2026-02-12T20:54:00Z">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ins>
      <w:ins w:id="857"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858" w:author="Benton, Deon" w:date="2026-02-12T14:55:00Z" w16du:dateUtc="2026-02-12T20:55:00Z">
        <w:r w:rsidR="004D009C">
          <w:rPr>
            <w:rFonts w:ascii="Times New Roman" w:hAnsi="Times New Roman" w:cs="Times New Roman"/>
          </w:rPr>
          <w:t>s well as</w:t>
        </w:r>
      </w:ins>
      <w:ins w:id="859" w:author="Benton, Deon" w:date="2026-02-12T14:43:00Z" w16du:dateUtc="2026-02-12T20:43:00Z">
        <w:r w:rsidR="000E700A" w:rsidRPr="000E700A">
          <w:rPr>
            <w:rFonts w:ascii="Times New Roman" w:hAnsi="Times New Roman" w:cs="Times New Roman"/>
          </w:rPr>
          <w:t xml:space="preserve"> with infants’ broader real-world experience</w:t>
        </w:r>
      </w:ins>
      <w:ins w:id="860"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861" w:author="Benton, Deon" w:date="2026-02-12T14:56:00Z" w16du:dateUtc="2026-02-12T20:56:00Z">
        <w:r w:rsidR="004D009C">
          <w:rPr>
            <w:rFonts w:ascii="Times New Roman" w:hAnsi="Times New Roman" w:cs="Times New Roman"/>
          </w:rPr>
          <w:t>tion than at the new action test event. In contrast, because</w:t>
        </w:r>
      </w:ins>
      <w:ins w:id="862" w:author="Benton, Deon" w:date="2026-02-12T14:58:00Z" w16du:dateUtc="2026-02-12T20:58:00Z">
        <w:r w:rsidR="003E4BC8">
          <w:rPr>
            <w:rFonts w:ascii="Times New Roman" w:hAnsi="Times New Roman" w:cs="Times New Roman"/>
          </w:rPr>
          <w:t xml:space="preserve"> </w:t>
        </w:r>
      </w:ins>
      <w:ins w:id="863" w:author="Benton, Deon" w:date="2026-02-12T14:56:00Z" w16du:dateUtc="2026-02-12T20:56:00Z">
        <w:r w:rsidR="004D009C">
          <w:rPr>
            <w:rFonts w:ascii="Times New Roman" w:hAnsi="Times New Roman" w:cs="Times New Roman"/>
          </w:rPr>
          <w:t>the curved motion and barrier occupied different regions of the screen</w:t>
        </w:r>
      </w:ins>
      <w:ins w:id="864" w:author="Benton, Deon" w:date="2026-02-12T14:57:00Z" w16du:dateUtc="2026-02-12T20:57:00Z">
        <w:r w:rsidR="003E4BC8">
          <w:rPr>
            <w:rFonts w:ascii="Times New Roman" w:hAnsi="Times New Roman" w:cs="Times New Roman"/>
          </w:rPr>
          <w:t xml:space="preserve"> during habituation for infants in the Control condition</w:t>
        </w:r>
      </w:ins>
      <w:ins w:id="865" w:author="Benton, Deon" w:date="2026-02-12T14:56:00Z" w16du:dateUtc="2026-02-12T20:56:00Z">
        <w:r w:rsidR="004D009C">
          <w:rPr>
            <w:rFonts w:ascii="Times New Roman" w:hAnsi="Times New Roman" w:cs="Times New Roman"/>
          </w:rPr>
          <w:t xml:space="preserve">, </w:t>
        </w:r>
      </w:ins>
      <w:ins w:id="866" w:author="Benton, Deon" w:date="2026-02-12T14:57:00Z" w16du:dateUtc="2026-02-12T20:57:00Z">
        <w:r w:rsidR="003E4BC8">
          <w:rPr>
            <w:rFonts w:ascii="Times New Roman" w:hAnsi="Times New Roman" w:cs="Times New Roman"/>
          </w:rPr>
          <w:t xml:space="preserve">the </w:t>
        </w:r>
      </w:ins>
      <w:ins w:id="867" w:author="Benton, Deon" w:date="2026-02-12T14:58:00Z" w16du:dateUtc="2026-02-12T20:58:00Z">
        <w:r w:rsidR="003E4BC8">
          <w:rPr>
            <w:rFonts w:ascii="Times New Roman" w:hAnsi="Times New Roman" w:cs="Times New Roman"/>
          </w:rPr>
          <w:t>barrier accrued l</w:t>
        </w:r>
      </w:ins>
      <w:ins w:id="868" w:author="Benton, Deon" w:date="2026-02-12T14:59:00Z" w16du:dateUtc="2026-02-12T20:59:00Z">
        <w:r w:rsidR="003E4BC8">
          <w:rPr>
            <w:rFonts w:ascii="Times New Roman" w:hAnsi="Times New Roman" w:cs="Times New Roman"/>
          </w:rPr>
          <w:t>ess salience and the</w:t>
        </w:r>
      </w:ins>
      <w:ins w:id="869" w:author="Benton, Deon" w:date="2026-02-12T15:00:00Z" w16du:dateUtc="2026-02-12T21:00:00Z">
        <w:r w:rsidR="00DD1664">
          <w:rPr>
            <w:rFonts w:ascii="Times New Roman" w:hAnsi="Times New Roman" w:cs="Times New Roman"/>
          </w:rPr>
          <w:t xml:space="preserve"> resulting association between the barrier and curved motion was weaker.</w:t>
        </w:r>
      </w:ins>
      <w:ins w:id="870" w:author="Benton, Deon" w:date="2026-02-12T14:59:00Z" w16du:dateUtc="2026-02-12T20:59:00Z">
        <w:r w:rsidR="003E4BC8">
          <w:rPr>
            <w:rFonts w:ascii="Times New Roman" w:hAnsi="Times New Roman" w:cs="Times New Roman"/>
          </w:rPr>
          <w:t xml:space="preserve"> </w:t>
        </w:r>
      </w:ins>
      <w:ins w:id="871"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72"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3" w:author="Benton, Deon" w:date="2026-02-12T15:06:00Z" w16du:dateUtc="2026-02-12T21:06:00Z">
        <w:r w:rsidR="008E3767">
          <w:rPr>
            <w:rFonts w:ascii="Times New Roman" w:hAnsi="Times New Roman" w:cs="Times New Roman"/>
          </w:rPr>
          <w:t xml:space="preserve"> </w:t>
        </w:r>
      </w:ins>
      <w:ins w:id="874"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5" w:author="Benton, Deon" w:date="2026-02-12T15:28:00Z" w16du:dateUtc="2026-02-12T21:28:00Z">
        <w:r w:rsidR="00152F19">
          <w:rPr>
            <w:rFonts w:ascii="Times New Roman" w:hAnsi="Times New Roman" w:cs="Times New Roman"/>
          </w:rPr>
          <w:t xml:space="preserve">notions of agents, objects, action efficiency, or subjective utility. </w:t>
        </w:r>
      </w:ins>
      <w:ins w:id="876" w:author="Benton, Deon" w:date="2026-02-12T15:29:00Z" w16du:dateUtc="2026-02-12T21:29:00Z">
        <w:r w:rsidR="007B6A4E">
          <w:rPr>
            <w:rFonts w:ascii="Times New Roman" w:hAnsi="Times New Roman" w:cs="Times New Roman"/>
          </w:rPr>
          <w:t>To make this case, I will show that ALIAS—a connectionis</w:t>
        </w:r>
      </w:ins>
      <w:ins w:id="877"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878" w:author="Benton, Deon" w:date="2026-02-12T15:31:00Z" w16du:dateUtc="2026-02-12T21:31:00Z">
        <w:r w:rsidR="007B6A4E">
          <w:rPr>
            <w:rFonts w:ascii="Times New Roman" w:hAnsi="Times New Roman" w:cs="Times New Roman"/>
          </w:rPr>
          <w:t xml:space="preserve">is literature. </w:t>
        </w:r>
      </w:ins>
    </w:p>
    <w:p w14:paraId="5183A749" w14:textId="635F3CE2" w:rsidR="00B6552F" w:rsidRDefault="00566B69" w:rsidP="0096761D">
      <w:pPr>
        <w:spacing w:line="480" w:lineRule="auto"/>
        <w:ind w:firstLine="720"/>
        <w:contextualSpacing/>
        <w:rPr>
          <w:ins w:id="879" w:author="Benton, Deon" w:date="2026-03-17T13:15:00Z" w16du:dateUtc="2026-03-17T18:15:00Z"/>
          <w:rFonts w:ascii="Times New Roman" w:hAnsi="Times New Roman" w:cs="Times New Roman"/>
        </w:rPr>
      </w:pPr>
      <w:ins w:id="880"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81" w:author="Benton, Deon" w:date="2026-03-17T13:09:00Z" w16du:dateUtc="2026-03-17T18:09:00Z">
        <w:r>
          <w:rPr>
            <w:rFonts w:ascii="Times New Roman" w:hAnsi="Times New Roman" w:cs="Times New Roman"/>
          </w:rPr>
          <w:t>a question that one may have is how</w:t>
        </w:r>
      </w:ins>
      <w:ins w:id="882" w:author="Benton, Deon" w:date="2026-03-17T13:00:00Z" w16du:dateUtc="2026-03-17T18:00:00Z">
        <w:r w:rsidR="00901013">
          <w:rPr>
            <w:rFonts w:ascii="Times New Roman" w:hAnsi="Times New Roman" w:cs="Times New Roman"/>
          </w:rPr>
          <w:t xml:space="preserve"> it </w:t>
        </w:r>
      </w:ins>
      <w:ins w:id="883" w:author="Benton, Deon" w:date="2026-03-17T13:07:00Z" w16du:dateUtc="2026-03-17T18:07:00Z">
        <w:r w:rsidR="00596951">
          <w:rPr>
            <w:rFonts w:ascii="Times New Roman" w:hAnsi="Times New Roman" w:cs="Times New Roman"/>
          </w:rPr>
          <w:lastRenderedPageBreak/>
          <w:t>explains the</w:t>
        </w:r>
      </w:ins>
      <w:ins w:id="884" w:author="Benton, Deon" w:date="2026-03-16T16:59:00Z" w16du:dateUtc="2026-03-16T21:59:00Z">
        <w:r w:rsidR="008B49B8">
          <w:rPr>
            <w:rFonts w:ascii="Times New Roman" w:hAnsi="Times New Roman" w:cs="Times New Roman"/>
          </w:rPr>
          <w:t xml:space="preserve"> finding that</w:t>
        </w:r>
      </w:ins>
      <w:ins w:id="885" w:author="Benton, Deon" w:date="2026-03-17T15:20:00Z" w16du:dateUtc="2026-03-17T20:20:00Z">
        <w:r w:rsidR="00C47526">
          <w:rPr>
            <w:rFonts w:ascii="Times New Roman" w:hAnsi="Times New Roman" w:cs="Times New Roman"/>
          </w:rPr>
          <w:t xml:space="preserve"> pre-reaching</w:t>
        </w:r>
      </w:ins>
      <w:ins w:id="886" w:author="Benton, Deon" w:date="2026-03-16T17:18:00Z" w16du:dateUtc="2026-03-16T22:18:00Z">
        <w:r w:rsidR="0013438E">
          <w:rPr>
            <w:rFonts w:ascii="Times New Roman" w:hAnsi="Times New Roman" w:cs="Times New Roman"/>
          </w:rPr>
          <w:t xml:space="preserve"> 3-month-olds’</w:t>
        </w:r>
      </w:ins>
      <w:ins w:id="887" w:author="Benton, Deon" w:date="2026-03-17T15:20:00Z" w16du:dateUtc="2026-03-17T20:20:00Z">
        <w:r w:rsidR="00C47526">
          <w:rPr>
            <w:rFonts w:ascii="Times New Roman" w:hAnsi="Times New Roman" w:cs="Times New Roman"/>
          </w:rPr>
          <w:t xml:space="preserve"> </w:t>
        </w:r>
      </w:ins>
      <w:ins w:id="888" w:author="Benton, Deon" w:date="2026-03-17T13:09:00Z" w16du:dateUtc="2026-03-17T18:09:00Z">
        <w:r>
          <w:rPr>
            <w:rFonts w:ascii="Times New Roman" w:hAnsi="Times New Roman" w:cs="Times New Roman"/>
          </w:rPr>
          <w:t>show similar looking patterns as older infants in</w:t>
        </w:r>
      </w:ins>
      <w:ins w:id="889" w:author="Benton, Deon" w:date="2026-03-17T13:00:00Z" w16du:dateUtc="2026-03-17T18:00:00Z">
        <w:r w:rsidR="00901013">
          <w:rPr>
            <w:rFonts w:ascii="Times New Roman" w:hAnsi="Times New Roman" w:cs="Times New Roman"/>
          </w:rPr>
          <w:t xml:space="preserve"> </w:t>
        </w:r>
      </w:ins>
      <w:ins w:id="890" w:author="Benton, Deon" w:date="2026-03-17T13:10:00Z" w16du:dateUtc="2026-03-17T18:10:00Z">
        <w:r>
          <w:rPr>
            <w:rFonts w:ascii="Times New Roman" w:hAnsi="Times New Roman" w:cs="Times New Roman"/>
          </w:rPr>
          <w:t>studies in which</w:t>
        </w:r>
      </w:ins>
      <w:ins w:id="891" w:author="Benton, Deon" w:date="2026-03-16T16:59:00Z" w16du:dateUtc="2026-03-16T21:59:00Z">
        <w:r w:rsidR="008B49B8" w:rsidRPr="009E7771">
          <w:rPr>
            <w:rFonts w:ascii="Times New Roman" w:hAnsi="Times New Roman" w:cs="Times New Roman"/>
          </w:rPr>
          <w:t xml:space="preserve"> </w:t>
        </w:r>
      </w:ins>
      <w:ins w:id="892" w:author="Benton, Deon" w:date="2026-03-16T17:02:00Z" w16du:dateUtc="2026-03-16T22:02:00Z">
        <w:r w:rsidR="009E5538">
          <w:rPr>
            <w:rFonts w:ascii="Times New Roman" w:hAnsi="Times New Roman" w:cs="Times New Roman"/>
          </w:rPr>
          <w:t xml:space="preserve">either they are </w:t>
        </w:r>
      </w:ins>
      <w:ins w:id="893" w:author="Benton, Deon" w:date="2026-03-16T17:18:00Z" w16du:dateUtc="2026-03-16T22:18:00Z">
        <w:r w:rsidR="0013438E">
          <w:rPr>
            <w:rFonts w:ascii="Times New Roman" w:hAnsi="Times New Roman" w:cs="Times New Roman"/>
          </w:rPr>
          <w:t>given</w:t>
        </w:r>
      </w:ins>
      <w:ins w:id="894" w:author="Benton, Deon" w:date="2026-03-16T16:59:00Z" w16du:dateUtc="2026-03-16T21:59:00Z">
        <w:r w:rsidR="008B49B8" w:rsidRPr="009E7771">
          <w:rPr>
            <w:rFonts w:ascii="Times New Roman" w:hAnsi="Times New Roman" w:cs="Times New Roman"/>
          </w:rPr>
          <w:t xml:space="preserve"> first-person action experience </w:t>
        </w:r>
      </w:ins>
      <w:ins w:id="895" w:author="Benton, Deon" w:date="2026-03-16T17:07:00Z" w16du:dateUtc="2026-03-16T22:07:00Z">
        <w:r w:rsidR="00345274">
          <w:rPr>
            <w:rFonts w:ascii="Times New Roman" w:hAnsi="Times New Roman" w:cs="Times New Roman"/>
          </w:rPr>
          <w:t xml:space="preserve">(Skerry et al., 2013) </w:t>
        </w:r>
      </w:ins>
      <w:ins w:id="896" w:author="Benton, Deon" w:date="2026-03-16T17:06:00Z" w16du:dateUtc="2026-03-16T22:06:00Z">
        <w:r w:rsidR="00345274">
          <w:rPr>
            <w:rFonts w:ascii="Times New Roman" w:hAnsi="Times New Roman" w:cs="Times New Roman"/>
          </w:rPr>
          <w:t>or the actions they watch are causal</w:t>
        </w:r>
      </w:ins>
      <w:ins w:id="897" w:author="Benton, Deon" w:date="2026-03-16T17:07:00Z" w16du:dateUtc="2026-03-16T22:07:00Z">
        <w:r w:rsidR="00345274">
          <w:rPr>
            <w:rFonts w:ascii="Times New Roman" w:hAnsi="Times New Roman" w:cs="Times New Roman"/>
          </w:rPr>
          <w:t xml:space="preserve"> (e.g., Liu &amp; </w:t>
        </w:r>
        <w:proofErr w:type="spellStart"/>
        <w:r w:rsidR="00345274">
          <w:rPr>
            <w:rFonts w:ascii="Times New Roman" w:hAnsi="Times New Roman" w:cs="Times New Roman"/>
          </w:rPr>
          <w:t>Spelke</w:t>
        </w:r>
        <w:proofErr w:type="spellEnd"/>
        <w:r w:rsidR="00345274">
          <w:rPr>
            <w:rFonts w:ascii="Times New Roman" w:hAnsi="Times New Roman" w:cs="Times New Roman"/>
          </w:rPr>
          <w:t>, 2019)</w:t>
        </w:r>
      </w:ins>
      <w:ins w:id="898" w:author="Benton, Deon" w:date="2026-03-16T17:06:00Z" w16du:dateUtc="2026-03-16T22:06:00Z">
        <w:r w:rsidR="00345274">
          <w:rPr>
            <w:rFonts w:ascii="Times New Roman" w:hAnsi="Times New Roman" w:cs="Times New Roman"/>
          </w:rPr>
          <w:t>.</w:t>
        </w:r>
      </w:ins>
      <w:ins w:id="899" w:author="Benton, Deon" w:date="2026-03-16T17:01:00Z" w16du:dateUtc="2026-03-16T22:01:00Z">
        <w:r w:rsidR="008B49B8">
          <w:rPr>
            <w:rFonts w:ascii="Times New Roman" w:hAnsi="Times New Roman" w:cs="Times New Roman"/>
          </w:rPr>
          <w:t xml:space="preserve"> </w:t>
        </w:r>
      </w:ins>
      <w:ins w:id="900"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901" w:author="Benton, Deon" w:date="2026-03-16T17:07:00Z" w16du:dateUtc="2026-03-16T22:07:00Z">
        <w:r w:rsidR="00345274">
          <w:rPr>
            <w:rFonts w:ascii="Times New Roman" w:hAnsi="Times New Roman" w:cs="Times New Roman"/>
          </w:rPr>
          <w:t xml:space="preserve">that either </w:t>
        </w:r>
      </w:ins>
      <w:ins w:id="902" w:author="Benton, Deon" w:date="2026-03-16T17:08:00Z" w16du:dateUtc="2026-03-16T22:08:00Z">
        <w:r w:rsidR="007C5EFB">
          <w:rPr>
            <w:rFonts w:ascii="Times New Roman" w:hAnsi="Times New Roman" w:cs="Times New Roman"/>
          </w:rPr>
          <w:t>contained Velcro on the palm-sides</w:t>
        </w:r>
      </w:ins>
      <w:ins w:id="903" w:author="Benton, Deon" w:date="2026-03-16T17:09:00Z" w16du:dateUtc="2026-03-16T22:09:00Z">
        <w:r w:rsidR="007C5EFB">
          <w:rPr>
            <w:rFonts w:ascii="Times New Roman" w:hAnsi="Times New Roman" w:cs="Times New Roman"/>
          </w:rPr>
          <w:t xml:space="preserve"> </w:t>
        </w:r>
      </w:ins>
      <w:ins w:id="904" w:author="Benton, Deon" w:date="2026-03-16T17:08:00Z" w16du:dateUtc="2026-03-16T22:08:00Z">
        <w:r w:rsidR="007C5EFB">
          <w:rPr>
            <w:rFonts w:ascii="Times New Roman" w:hAnsi="Times New Roman" w:cs="Times New Roman"/>
          </w:rPr>
          <w:t xml:space="preserve">or did not contain </w:t>
        </w:r>
      </w:ins>
      <w:ins w:id="905" w:author="Benton, Deon" w:date="2026-03-17T13:01:00Z" w16du:dateUtc="2026-03-17T18:01:00Z">
        <w:r w:rsidR="00901013">
          <w:rPr>
            <w:rFonts w:ascii="Times New Roman" w:hAnsi="Times New Roman" w:cs="Times New Roman"/>
          </w:rPr>
          <w:t>Velcro</w:t>
        </w:r>
      </w:ins>
      <w:ins w:id="906" w:author="Benton, Deon" w:date="2026-03-17T13:19:00Z" w16du:dateUtc="2026-03-17T18:19:00Z">
        <w:r w:rsidR="00262BC9">
          <w:rPr>
            <w:rFonts w:ascii="Times New Roman" w:hAnsi="Times New Roman" w:cs="Times New Roman"/>
          </w:rPr>
          <w:t xml:space="preserve">. </w:t>
        </w:r>
      </w:ins>
      <w:ins w:id="907" w:author="Benton, Deon" w:date="2026-03-16T17:16:00Z" w16du:dateUtc="2026-03-16T22:16:00Z">
        <w:r w:rsidR="0013438E">
          <w:rPr>
            <w:rFonts w:ascii="Times New Roman" w:hAnsi="Times New Roman" w:cs="Times New Roman"/>
          </w:rPr>
          <w:t>Infants in both groups</w:t>
        </w:r>
      </w:ins>
      <w:ins w:id="908" w:author="Benton, Deon" w:date="2026-03-16T17:08:00Z" w16du:dateUtc="2026-03-16T22:08:00Z">
        <w:r w:rsidR="007C5EFB">
          <w:rPr>
            <w:rFonts w:ascii="Times New Roman" w:hAnsi="Times New Roman" w:cs="Times New Roman"/>
          </w:rPr>
          <w:t xml:space="preserve"> were then allowed to retrieve a Velcro-covered </w:t>
        </w:r>
      </w:ins>
      <w:ins w:id="909" w:author="Benton, Deon" w:date="2026-03-16T17:12:00Z" w16du:dateUtc="2026-03-16T22:12:00Z">
        <w:r w:rsidR="00022801">
          <w:rPr>
            <w:rFonts w:ascii="Times New Roman" w:hAnsi="Times New Roman" w:cs="Times New Roman"/>
          </w:rPr>
          <w:t>ball</w:t>
        </w:r>
      </w:ins>
      <w:ins w:id="910" w:author="Benton, Deon" w:date="2026-03-16T17:13:00Z" w16du:dateUtc="2026-03-16T22:13:00Z">
        <w:r w:rsidR="00022801">
          <w:rPr>
            <w:rFonts w:ascii="Times New Roman" w:hAnsi="Times New Roman" w:cs="Times New Roman"/>
          </w:rPr>
          <w:t>. It should be clear from this description that successful retrievals</w:t>
        </w:r>
      </w:ins>
      <w:ins w:id="911" w:author="Benton, Deon" w:date="2026-03-16T17:14:00Z" w16du:dateUtc="2026-03-16T22:14:00Z">
        <w:r w:rsidR="00022801">
          <w:rPr>
            <w:rFonts w:ascii="Times New Roman" w:hAnsi="Times New Roman" w:cs="Times New Roman"/>
          </w:rPr>
          <w:t>—in which the ball</w:t>
        </w:r>
      </w:ins>
      <w:ins w:id="912" w:author="Benton, Deon" w:date="2026-03-16T17:13:00Z" w16du:dateUtc="2026-03-16T22:13:00Z">
        <w:r w:rsidR="00022801">
          <w:rPr>
            <w:rFonts w:ascii="Times New Roman" w:hAnsi="Times New Roman" w:cs="Times New Roman"/>
          </w:rPr>
          <w:t xml:space="preserve"> </w:t>
        </w:r>
      </w:ins>
      <w:ins w:id="913" w:author="Benton, Deon" w:date="2026-03-16T17:14:00Z" w16du:dateUtc="2026-03-16T22:14:00Z">
        <w:r w:rsidR="00FE787D">
          <w:rPr>
            <w:rFonts w:ascii="Times New Roman" w:hAnsi="Times New Roman" w:cs="Times New Roman"/>
          </w:rPr>
          <w:t>became attached to the mittens—</w:t>
        </w:r>
      </w:ins>
      <w:ins w:id="914" w:author="Benton, Deon" w:date="2026-03-16T17:13:00Z" w16du:dateUtc="2026-03-16T22:13:00Z">
        <w:r w:rsidR="00022801">
          <w:rPr>
            <w:rFonts w:ascii="Times New Roman" w:hAnsi="Times New Roman" w:cs="Times New Roman"/>
          </w:rPr>
          <w:t>were only possible in the Sticky mittens condition</w:t>
        </w:r>
      </w:ins>
      <w:ins w:id="915" w:author="Benton, Deon" w:date="2026-03-16T17:14:00Z" w16du:dateUtc="2026-03-16T22:14:00Z">
        <w:r w:rsidR="00FE787D">
          <w:rPr>
            <w:rFonts w:ascii="Times New Roman" w:hAnsi="Times New Roman" w:cs="Times New Roman"/>
          </w:rPr>
          <w:t xml:space="preserve">. </w:t>
        </w:r>
      </w:ins>
      <w:ins w:id="916" w:author="Benton, Deon" w:date="2026-03-16T17:10:00Z" w16du:dateUtc="2026-03-16T22:10:00Z">
        <w:r w:rsidR="00DE1779">
          <w:rPr>
            <w:rFonts w:ascii="Times New Roman" w:hAnsi="Times New Roman" w:cs="Times New Roman"/>
          </w:rPr>
          <w:t>All infants were then habituated to a Gergely et al.</w:t>
        </w:r>
      </w:ins>
      <w:ins w:id="917" w:author="Benton, Deon" w:date="2026-03-16T17:11:00Z" w16du:dateUtc="2026-03-16T22:11:00Z">
        <w:r w:rsidR="008C4E3A">
          <w:rPr>
            <w:rFonts w:ascii="Times New Roman" w:hAnsi="Times New Roman" w:cs="Times New Roman"/>
          </w:rPr>
          <w:t>-</w:t>
        </w:r>
      </w:ins>
      <w:ins w:id="918" w:author="Benton, Deon" w:date="2026-03-16T17:10:00Z" w16du:dateUtc="2026-03-16T22:10:00Z">
        <w:r w:rsidR="00DE1779">
          <w:rPr>
            <w:rFonts w:ascii="Times New Roman" w:hAnsi="Times New Roman" w:cs="Times New Roman"/>
          </w:rPr>
          <w:t>like event in which an a</w:t>
        </w:r>
      </w:ins>
      <w:ins w:id="919" w:author="Benton, Deon" w:date="2026-03-17T15:21:00Z" w16du:dateUtc="2026-03-17T20:21:00Z">
        <w:r w:rsidR="00C47526">
          <w:rPr>
            <w:rFonts w:ascii="Times New Roman" w:hAnsi="Times New Roman" w:cs="Times New Roman"/>
          </w:rPr>
          <w:t>ctor</w:t>
        </w:r>
      </w:ins>
      <w:ins w:id="920" w:author="Benton, Deon" w:date="2026-03-16T17:10:00Z" w16du:dateUtc="2026-03-16T22:10:00Z">
        <w:r w:rsidR="00DE1779">
          <w:rPr>
            <w:rFonts w:ascii="Times New Roman" w:hAnsi="Times New Roman" w:cs="Times New Roman"/>
          </w:rPr>
          <w:t xml:space="preserve"> reached over</w:t>
        </w:r>
      </w:ins>
      <w:ins w:id="921" w:author="Benton, Deon" w:date="2026-03-16T17:11:00Z" w16du:dateUtc="2026-03-16T22:11:00Z">
        <w:r w:rsidR="00DE1779">
          <w:rPr>
            <w:rFonts w:ascii="Times New Roman" w:hAnsi="Times New Roman" w:cs="Times New Roman"/>
          </w:rPr>
          <w:t xml:space="preserve"> (Experimental condition) or besides (Control condition)</w:t>
        </w:r>
      </w:ins>
      <w:ins w:id="922" w:author="Benton, Deon" w:date="2026-03-16T17:10:00Z" w16du:dateUtc="2026-03-16T22:10:00Z">
        <w:r w:rsidR="00DE1779">
          <w:rPr>
            <w:rFonts w:ascii="Times New Roman" w:hAnsi="Times New Roman" w:cs="Times New Roman"/>
          </w:rPr>
          <w:t xml:space="preserve"> a barrier to retrieve </w:t>
        </w:r>
      </w:ins>
      <w:ins w:id="923" w:author="Benton, Deon" w:date="2026-03-16T17:11:00Z" w16du:dateUtc="2026-03-16T22:11:00Z">
        <w:r w:rsidR="00DE1779">
          <w:rPr>
            <w:rFonts w:ascii="Times New Roman" w:hAnsi="Times New Roman" w:cs="Times New Roman"/>
          </w:rPr>
          <w:t>the same ball</w:t>
        </w:r>
      </w:ins>
      <w:ins w:id="924"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5" w:author="Benton, Deon" w:date="2026-03-16T17:25:00Z" w16du:dateUtc="2026-03-16T22:25:00Z">
        <w:r w:rsidR="002F3DF8">
          <w:rPr>
            <w:rFonts w:ascii="Times New Roman" w:hAnsi="Times New Roman" w:cs="Times New Roman"/>
          </w:rPr>
          <w:t xml:space="preserve">(efficient action event) </w:t>
        </w:r>
      </w:ins>
      <w:ins w:id="926" w:author="Benton, Deon" w:date="2026-03-16T17:21:00Z" w16du:dateUtc="2026-03-16T22:21:00Z">
        <w:r w:rsidR="00EB6B88">
          <w:rPr>
            <w:rFonts w:ascii="Times New Roman" w:hAnsi="Times New Roman" w:cs="Times New Roman"/>
          </w:rPr>
          <w:t>or the same curved path</w:t>
        </w:r>
      </w:ins>
      <w:ins w:id="927" w:author="Benton, Deon" w:date="2026-03-16T17:25:00Z" w16du:dateUtc="2026-03-16T22:25:00Z">
        <w:r w:rsidR="002F3DF8">
          <w:rPr>
            <w:rFonts w:ascii="Times New Roman" w:hAnsi="Times New Roman" w:cs="Times New Roman"/>
          </w:rPr>
          <w:t xml:space="preserve"> (inefficient action)</w:t>
        </w:r>
      </w:ins>
      <w:ins w:id="928" w:author="Benton, Deon" w:date="2026-03-16T17:21:00Z" w16du:dateUtc="2026-03-16T22:21:00Z">
        <w:r w:rsidR="00EB6B88">
          <w:rPr>
            <w:rFonts w:ascii="Times New Roman" w:hAnsi="Times New Roman" w:cs="Times New Roman"/>
          </w:rPr>
          <w:t xml:space="preserve"> to reach the object.</w:t>
        </w:r>
      </w:ins>
      <w:ins w:id="929"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 xml:space="preserve">This finding demonstrates that extensive </w:t>
      </w:r>
      <w:proofErr w:type="gramStart"/>
      <w:r w:rsidR="008A5486">
        <w:rPr>
          <w:rFonts w:ascii="Times New Roman" w:hAnsi="Times New Roman" w:cs="Times New Roman"/>
        </w:rPr>
        <w:t>direct action</w:t>
      </w:r>
      <w:proofErr w:type="gramEnd"/>
      <w:r w:rsidR="00AC2BE6">
        <w:rPr>
          <w:rFonts w:ascii="Times New Roman" w:hAnsi="Times New Roman" w:cs="Times New Roman"/>
        </w:rPr>
        <w:t xml:space="preserve"> experience is not necessary for infants to process actions in terms of their efficiency. </w:t>
      </w:r>
    </w:p>
    <w:p w14:paraId="2E1A8B49" w14:textId="77A9E801" w:rsidR="006F58C2" w:rsidRDefault="00566B69" w:rsidP="009C59B7">
      <w:pPr>
        <w:spacing w:line="480" w:lineRule="auto"/>
        <w:ind w:firstLine="720"/>
        <w:contextualSpacing/>
        <w:rPr>
          <w:ins w:id="930" w:author="Benton, Deon" w:date="2026-03-16T17:19:00Z" w16du:dateUtc="2026-03-16T22:19:00Z"/>
          <w:rFonts w:ascii="Times New Roman" w:hAnsi="Times New Roman" w:cs="Times New Roman"/>
        </w:rPr>
      </w:pPr>
      <w:ins w:id="931" w:author="Benton, Deon" w:date="2026-03-17T13:10:00Z" w16du:dateUtc="2026-03-17T18:10:00Z">
        <w:r>
          <w:rPr>
            <w:rFonts w:ascii="Times New Roman" w:hAnsi="Times New Roman" w:cs="Times New Roman"/>
          </w:rPr>
          <w:t xml:space="preserve">Now consider the study by Liu </w:t>
        </w:r>
      </w:ins>
      <w:ins w:id="932" w:author="Benton, Deon" w:date="2026-03-18T10:09:00Z" w16du:dateUtc="2026-03-18T15:09:00Z">
        <w:r w:rsidR="00230718">
          <w:rPr>
            <w:rFonts w:ascii="Times New Roman" w:hAnsi="Times New Roman" w:cs="Times New Roman"/>
          </w:rPr>
          <w:t>et al.</w:t>
        </w:r>
      </w:ins>
      <w:ins w:id="933" w:author="Benton, Deon" w:date="2026-03-17T13:10:00Z" w16du:dateUtc="2026-03-17T18:10:00Z">
        <w:r>
          <w:rPr>
            <w:rFonts w:ascii="Times New Roman" w:hAnsi="Times New Roman" w:cs="Times New Roman"/>
          </w:rPr>
          <w:t xml:space="preserve"> (2019).</w:t>
        </w:r>
      </w:ins>
      <w:ins w:id="934" w:author="Benton, Deon" w:date="2026-03-17T13:12:00Z" w16du:dateUtc="2026-03-17T18:12:00Z">
        <w:r w:rsidR="00745C47">
          <w:rPr>
            <w:rFonts w:ascii="Times New Roman" w:hAnsi="Times New Roman" w:cs="Times New Roman"/>
          </w:rPr>
          <w:t xml:space="preserve"> In this </w:t>
        </w:r>
      </w:ins>
      <w:ins w:id="935" w:author="Benton, Deon" w:date="2026-03-17T13:13:00Z" w16du:dateUtc="2026-03-17T18:13:00Z">
        <w:r w:rsidR="00745C47">
          <w:rPr>
            <w:rFonts w:ascii="Times New Roman" w:hAnsi="Times New Roman" w:cs="Times New Roman"/>
          </w:rPr>
          <w:t xml:space="preserve">study, </w:t>
        </w:r>
      </w:ins>
      <w:ins w:id="936" w:author="Benton, Deon" w:date="2026-03-17T15:20:00Z" w16du:dateUtc="2026-03-17T20:20:00Z">
        <w:r w:rsidR="00C47526">
          <w:rPr>
            <w:rFonts w:ascii="Times New Roman" w:hAnsi="Times New Roman" w:cs="Times New Roman"/>
          </w:rPr>
          <w:t xml:space="preserve">3-month-olds were </w:t>
        </w:r>
      </w:ins>
      <w:ins w:id="937" w:author="Benton, Deon" w:date="2026-03-17T15:21:00Z" w16du:dateUtc="2026-03-17T20:21:00Z">
        <w:r w:rsidR="00C47526">
          <w:rPr>
            <w:rFonts w:ascii="Times New Roman" w:hAnsi="Times New Roman" w:cs="Times New Roman"/>
          </w:rPr>
          <w:t xml:space="preserve">habituated to an event in which an actor </w:t>
        </w:r>
      </w:ins>
      <w:ins w:id="938" w:author="Benton, Deon" w:date="2026-03-17T15:26:00Z" w16du:dateUtc="2026-03-17T20:26:00Z">
        <w:r w:rsidR="005D1CB3">
          <w:rPr>
            <w:rFonts w:ascii="Times New Roman" w:hAnsi="Times New Roman" w:cs="Times New Roman"/>
          </w:rPr>
          <w:t xml:space="preserve">either </w:t>
        </w:r>
      </w:ins>
      <w:ins w:id="939" w:author="Benton, Deon" w:date="2026-03-17T15:21:00Z" w16du:dateUtc="2026-03-17T20:21:00Z">
        <w:r w:rsidR="00C47526">
          <w:rPr>
            <w:rFonts w:ascii="Times New Roman" w:hAnsi="Times New Roman" w:cs="Times New Roman"/>
          </w:rPr>
          <w:t>reach</w:t>
        </w:r>
      </w:ins>
      <w:ins w:id="940" w:author="Benton, Deon" w:date="2026-03-17T15:24:00Z" w16du:dateUtc="2026-03-17T20:24:00Z">
        <w:r w:rsidR="005D1CB3">
          <w:rPr>
            <w:rFonts w:ascii="Times New Roman" w:hAnsi="Times New Roman" w:cs="Times New Roman"/>
          </w:rPr>
          <w:t>ed</w:t>
        </w:r>
      </w:ins>
      <w:ins w:id="941" w:author="Benton, Deon" w:date="2026-03-17T15:21:00Z" w16du:dateUtc="2026-03-17T20:21:00Z">
        <w:r w:rsidR="00C47526">
          <w:rPr>
            <w:rFonts w:ascii="Times New Roman" w:hAnsi="Times New Roman" w:cs="Times New Roman"/>
          </w:rPr>
          <w:t xml:space="preserve"> over a barrier </w:t>
        </w:r>
      </w:ins>
      <w:ins w:id="942" w:author="Benton, Deon" w:date="2026-03-17T15:24:00Z" w16du:dateUtc="2026-03-17T20:24:00Z">
        <w:r w:rsidR="005D1CB3">
          <w:rPr>
            <w:rFonts w:ascii="Times New Roman" w:hAnsi="Times New Roman" w:cs="Times New Roman"/>
          </w:rPr>
          <w:t>to grab and lift a ball</w:t>
        </w:r>
      </w:ins>
      <w:ins w:id="943" w:author="Benton, Deon" w:date="2026-03-17T15:26:00Z" w16du:dateUtc="2026-03-17T20:26:00Z">
        <w:r w:rsidR="005D1CB3">
          <w:rPr>
            <w:rFonts w:ascii="Times New Roman" w:hAnsi="Times New Roman" w:cs="Times New Roman"/>
          </w:rPr>
          <w:t xml:space="preserve"> or reach</w:t>
        </w:r>
      </w:ins>
      <w:ins w:id="944" w:author="Benton, Deon" w:date="2026-03-17T15:27:00Z" w16du:dateUtc="2026-03-17T20:27:00Z">
        <w:r w:rsidR="00A753E6">
          <w:rPr>
            <w:rFonts w:ascii="Times New Roman" w:hAnsi="Times New Roman" w:cs="Times New Roman"/>
          </w:rPr>
          <w:t>ed</w:t>
        </w:r>
      </w:ins>
      <w:ins w:id="945" w:author="Benton, Deon" w:date="2026-03-17T15:26:00Z" w16du:dateUtc="2026-03-17T20:26:00Z">
        <w:r w:rsidR="005D1CB3">
          <w:rPr>
            <w:rFonts w:ascii="Times New Roman" w:hAnsi="Times New Roman" w:cs="Times New Roman"/>
          </w:rPr>
          <w:t xml:space="preserve"> over </w:t>
        </w:r>
      </w:ins>
      <w:ins w:id="946" w:author="Benton, Deon" w:date="2026-03-17T15:28:00Z" w16du:dateUtc="2026-03-17T20:28:00Z">
        <w:r w:rsidR="002B4D83">
          <w:rPr>
            <w:rFonts w:ascii="Times New Roman" w:hAnsi="Times New Roman" w:cs="Times New Roman"/>
          </w:rPr>
          <w:t xml:space="preserve">or beside </w:t>
        </w:r>
      </w:ins>
      <w:ins w:id="947"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48" w:author="Benton, Deon" w:date="2026-03-17T15:28:00Z" w16du:dateUtc="2026-03-17T20:28:00Z">
        <w:r w:rsidR="00A753E6">
          <w:rPr>
            <w:rFonts w:ascii="Times New Roman" w:hAnsi="Times New Roman" w:cs="Times New Roman"/>
          </w:rPr>
          <w:t xml:space="preserve"> could</w:t>
        </w:r>
      </w:ins>
      <w:ins w:id="949" w:author="Benton, Deon" w:date="2026-03-17T15:26:00Z" w16du:dateUtc="2026-03-17T20:26:00Z">
        <w:r w:rsidR="00A753E6">
          <w:rPr>
            <w:rFonts w:ascii="Times New Roman" w:hAnsi="Times New Roman" w:cs="Times New Roman"/>
          </w:rPr>
          <w:t xml:space="preserve"> </w:t>
        </w:r>
      </w:ins>
      <w:ins w:id="950" w:author="Benton, Deon" w:date="2026-03-17T15:28:00Z" w16du:dateUtc="2026-03-17T20:28:00Z">
        <w:r w:rsidR="00A753E6">
          <w:rPr>
            <w:rFonts w:ascii="Times New Roman" w:hAnsi="Times New Roman" w:cs="Times New Roman"/>
          </w:rPr>
          <w:t>light up and play a soft</w:t>
        </w:r>
      </w:ins>
      <w:ins w:id="951" w:author="Benton, Deon" w:date="2026-03-17T15:26:00Z" w16du:dateUtc="2026-03-17T20:26:00Z">
        <w:r w:rsidR="00A753E6">
          <w:rPr>
            <w:rFonts w:ascii="Times New Roman" w:hAnsi="Times New Roman" w:cs="Times New Roman"/>
          </w:rPr>
          <w:t xml:space="preserve"> sound when the hand contacted it</w:t>
        </w:r>
      </w:ins>
      <w:ins w:id="952"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53" w:author="Benton, Deon" w:date="2026-03-17T16:49:00Z" w16du:dateUtc="2026-03-17T21:49:00Z">
        <w:r w:rsidR="00F3370F">
          <w:rPr>
            <w:rFonts w:ascii="Times New Roman" w:hAnsi="Times New Roman" w:cs="Times New Roman"/>
          </w:rPr>
          <w:t xml:space="preserve">after a delay and </w:t>
        </w:r>
      </w:ins>
      <w:ins w:id="954" w:author="Benton, Deon" w:date="2026-03-17T15:28:00Z" w16du:dateUtc="2026-03-17T20:28:00Z">
        <w:r w:rsidR="00A753E6">
          <w:rPr>
            <w:rFonts w:ascii="Times New Roman" w:hAnsi="Times New Roman" w:cs="Times New Roman"/>
          </w:rPr>
          <w:t xml:space="preserve">when the hand was </w:t>
        </w:r>
      </w:ins>
      <w:ins w:id="955" w:author="Benton, Deon" w:date="2026-03-17T16:49:00Z" w16du:dateUtc="2026-03-17T21:49:00Z">
        <w:r w:rsidR="00F3370F">
          <w:rPr>
            <w:rFonts w:ascii="Times New Roman" w:hAnsi="Times New Roman" w:cs="Times New Roman"/>
          </w:rPr>
          <w:t>not physically touching the object</w:t>
        </w:r>
      </w:ins>
      <w:ins w:id="956" w:author="Benton, Deon" w:date="2026-03-17T15:28:00Z" w16du:dateUtc="2026-03-17T20:28:00Z">
        <w:r w:rsidR="002B4D83">
          <w:rPr>
            <w:rFonts w:ascii="Times New Roman" w:hAnsi="Times New Roman" w:cs="Times New Roman"/>
          </w:rPr>
          <w:t xml:space="preserve"> (non-causal state change</w:t>
        </w:r>
      </w:ins>
      <w:ins w:id="957" w:author="Benton, Deon" w:date="2026-03-17T15:26:00Z" w16du:dateUtc="2026-03-17T20:26:00Z">
        <w:r w:rsidR="00A753E6">
          <w:rPr>
            <w:rFonts w:ascii="Times New Roman" w:hAnsi="Times New Roman" w:cs="Times New Roman"/>
          </w:rPr>
          <w:t>.</w:t>
        </w:r>
      </w:ins>
      <w:ins w:id="958" w:author="Benton, Deon" w:date="2026-03-17T15:27:00Z" w16du:dateUtc="2026-03-17T20:27:00Z">
        <w:r w:rsidR="00A753E6">
          <w:rPr>
            <w:rFonts w:ascii="Times New Roman" w:hAnsi="Times New Roman" w:cs="Times New Roman"/>
          </w:rPr>
          <w:t xml:space="preserve"> </w:t>
        </w:r>
      </w:ins>
      <w:ins w:id="959" w:author="Benton, Deon" w:date="2026-03-17T15:29:00Z" w16du:dateUtc="2026-03-17T20:29:00Z">
        <w:r w:rsidR="002B4D83">
          <w:rPr>
            <w:rFonts w:ascii="Times New Roman" w:hAnsi="Times New Roman" w:cs="Times New Roman"/>
          </w:rPr>
          <w:t>Infants were then shown</w:t>
        </w:r>
      </w:ins>
      <w:ins w:id="960" w:author="Benton, Deon" w:date="2026-03-17T15:30:00Z" w16du:dateUtc="2026-03-17T20:30:00Z">
        <w:r w:rsidR="002B4D83">
          <w:rPr>
            <w:rFonts w:ascii="Times New Roman" w:hAnsi="Times New Roman" w:cs="Times New Roman"/>
          </w:rPr>
          <w:t xml:space="preserve"> barrierless</w:t>
        </w:r>
      </w:ins>
      <w:ins w:id="961" w:author="Benton, Deon" w:date="2026-03-17T15:29:00Z" w16du:dateUtc="2026-03-17T20:29:00Z">
        <w:r w:rsidR="002B4D83">
          <w:rPr>
            <w:rFonts w:ascii="Times New Roman" w:hAnsi="Times New Roman" w:cs="Times New Roman"/>
          </w:rPr>
          <w:t xml:space="preserve"> efficient (straight path)</w:t>
        </w:r>
      </w:ins>
      <w:ins w:id="962" w:author="Benton, Deon" w:date="2026-03-17T15:30:00Z" w16du:dateUtc="2026-03-17T20:30:00Z">
        <w:r w:rsidR="002B4D83">
          <w:rPr>
            <w:rFonts w:ascii="Times New Roman" w:hAnsi="Times New Roman" w:cs="Times New Roman"/>
          </w:rPr>
          <w:t xml:space="preserve"> and inefficient (curved path) events at test</w:t>
        </w:r>
      </w:ins>
      <w:ins w:id="963" w:author="Benton, Deon" w:date="2026-03-17T15:29:00Z" w16du:dateUtc="2026-03-17T20:29:00Z">
        <w:r w:rsidR="002B4D83">
          <w:rPr>
            <w:rFonts w:ascii="Times New Roman" w:hAnsi="Times New Roman" w:cs="Times New Roman"/>
          </w:rPr>
          <w:t xml:space="preserve">. Liu </w:t>
        </w:r>
      </w:ins>
      <w:ins w:id="964" w:author="Benton, Deon" w:date="2026-03-18T10:32:00Z" w16du:dateUtc="2026-03-18T15:32:00Z">
        <w:r w:rsidR="00934A10">
          <w:rPr>
            <w:rFonts w:ascii="Times New Roman" w:hAnsi="Times New Roman" w:cs="Times New Roman"/>
          </w:rPr>
          <w:t>et al. (2019)</w:t>
        </w:r>
      </w:ins>
      <w:ins w:id="965" w:author="Benton, Deon" w:date="2026-03-17T15:29:00Z" w16du:dateUtc="2026-03-17T20:29:00Z">
        <w:r w:rsidR="002B4D83">
          <w:rPr>
            <w:rFonts w:ascii="Times New Roman" w:hAnsi="Times New Roman" w:cs="Times New Roman"/>
          </w:rPr>
          <w:t xml:space="preserve"> found that </w:t>
        </w:r>
      </w:ins>
      <w:ins w:id="966"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67" w:author="Benton, Deon" w:date="2026-03-18T10:39:00Z" w16du:dateUtc="2026-03-18T15:39:00Z">
        <w:r w:rsidR="00D60C75">
          <w:rPr>
            <w:rFonts w:ascii="Times New Roman" w:hAnsi="Times New Roman" w:cs="Times New Roman"/>
          </w:rPr>
          <w:t xml:space="preserve"> </w:t>
        </w:r>
      </w:ins>
      <w:ins w:id="968" w:author="Benton, Deon" w:date="2026-03-18T10:45:00Z" w16du:dateUtc="2026-03-18T15:45:00Z">
        <w:r w:rsidR="00082561">
          <w:rPr>
            <w:rFonts w:ascii="Times New Roman" w:hAnsi="Times New Roman" w:cs="Times New Roman"/>
          </w:rPr>
          <w:t xml:space="preserve">following habituation </w:t>
        </w:r>
      </w:ins>
      <w:ins w:id="969" w:author="Benton, Deon" w:date="2026-03-18T11:30:00Z" w16du:dateUtc="2026-03-18T16:30:00Z">
        <w:r w:rsidR="001572EE">
          <w:rPr>
            <w:rFonts w:ascii="Times New Roman" w:hAnsi="Times New Roman" w:cs="Times New Roman"/>
          </w:rPr>
          <w:t>to an event</w:t>
        </w:r>
      </w:ins>
      <w:ins w:id="970" w:author="Benton, Deon" w:date="2026-03-17T15:31:00Z" w16du:dateUtc="2026-03-17T20:31:00Z">
        <w:r w:rsidR="006866F8">
          <w:rPr>
            <w:rFonts w:ascii="Times New Roman" w:hAnsi="Times New Roman" w:cs="Times New Roman"/>
          </w:rPr>
          <w:t xml:space="preserve"> in which the hand</w:t>
        </w:r>
      </w:ins>
      <w:ins w:id="971" w:author="Benton, Deon" w:date="2026-03-18T11:30:00Z" w16du:dateUtc="2026-03-18T16:30:00Z">
        <w:r w:rsidR="001572EE">
          <w:rPr>
            <w:rFonts w:ascii="Times New Roman" w:hAnsi="Times New Roman" w:cs="Times New Roman"/>
          </w:rPr>
          <w:t>, upon reaching ove</w:t>
        </w:r>
      </w:ins>
      <w:ins w:id="972" w:author="Benton, Deon" w:date="2026-03-18T11:31:00Z" w16du:dateUtc="2026-03-18T16:31:00Z">
        <w:r w:rsidR="001572EE">
          <w:rPr>
            <w:rFonts w:ascii="Times New Roman" w:hAnsi="Times New Roman" w:cs="Times New Roman"/>
          </w:rPr>
          <w:t>r the barrier,</w:t>
        </w:r>
      </w:ins>
      <w:ins w:id="973" w:author="Benton, Deon" w:date="2026-03-17T15:31:00Z" w16du:dateUtc="2026-03-17T20:31:00Z">
        <w:r w:rsidR="006866F8">
          <w:rPr>
            <w:rFonts w:ascii="Times New Roman" w:hAnsi="Times New Roman" w:cs="Times New Roman"/>
          </w:rPr>
          <w:t xml:space="preserve"> caused the ball to change state </w:t>
        </w:r>
      </w:ins>
      <w:ins w:id="974" w:author="Benton, Deon" w:date="2026-03-18T11:31:00Z" w16du:dateUtc="2026-03-18T16:31:00Z">
        <w:r w:rsidR="001572EE">
          <w:rPr>
            <w:rFonts w:ascii="Times New Roman" w:hAnsi="Times New Roman" w:cs="Times New Roman"/>
          </w:rPr>
          <w:t xml:space="preserve">by touching it; infants </w:t>
        </w:r>
      </w:ins>
      <w:ins w:id="975" w:author="Benton, Deon" w:date="2026-03-18T15:56:00Z" w16du:dateUtc="2026-03-18T20:56:00Z">
        <w:r w:rsidR="00600E8D">
          <w:rPr>
            <w:rFonts w:ascii="Times New Roman" w:hAnsi="Times New Roman" w:cs="Times New Roman"/>
          </w:rPr>
          <w:t>look for a proportionally equivalent amount of time</w:t>
        </w:r>
      </w:ins>
      <w:ins w:id="976" w:author="Benton, Deon" w:date="2026-03-18T11:31:00Z" w16du:dateUtc="2026-03-18T16:31:00Z">
        <w:r w:rsidR="001572EE">
          <w:rPr>
            <w:rFonts w:ascii="Times New Roman" w:hAnsi="Times New Roman" w:cs="Times New Roman"/>
          </w:rPr>
          <w:t xml:space="preserve"> at </w:t>
        </w:r>
        <w:r w:rsidR="001572EE">
          <w:rPr>
            <w:rFonts w:ascii="Times New Roman" w:hAnsi="Times New Roman" w:cs="Times New Roman"/>
          </w:rPr>
          <w:lastRenderedPageBreak/>
          <w:t xml:space="preserve">both events when the object </w:t>
        </w:r>
      </w:ins>
      <w:ins w:id="977" w:author="Benton, Deon" w:date="2026-03-18T11:32:00Z" w16du:dateUtc="2026-03-18T16:32:00Z">
        <w:r w:rsidR="00473E0E">
          <w:rPr>
            <w:rFonts w:ascii="Times New Roman" w:hAnsi="Times New Roman" w:cs="Times New Roman"/>
          </w:rPr>
          <w:t>either never changed states</w:t>
        </w:r>
      </w:ins>
      <w:ins w:id="978" w:author="Benton, Deon" w:date="2026-03-18T15:56:00Z" w16du:dateUtc="2026-03-18T20:56:00Z">
        <w:r w:rsidR="00600E8D">
          <w:rPr>
            <w:rFonts w:ascii="Times New Roman" w:hAnsi="Times New Roman" w:cs="Times New Roman"/>
          </w:rPr>
          <w:t xml:space="preserve"> when picked up</w:t>
        </w:r>
      </w:ins>
      <w:ins w:id="979" w:author="Benton, Deon" w:date="2026-03-18T15:57:00Z" w16du:dateUtc="2026-03-18T20:57:00Z">
        <w:r w:rsidR="00600E8D">
          <w:rPr>
            <w:rFonts w:ascii="Times New Roman" w:hAnsi="Times New Roman" w:cs="Times New Roman"/>
          </w:rPr>
          <w:t xml:space="preserve">, </w:t>
        </w:r>
      </w:ins>
      <w:ins w:id="980" w:author="Benton, Deon" w:date="2026-03-18T11:32:00Z" w16du:dateUtc="2026-03-18T16:32:00Z">
        <w:r w:rsidR="00473E0E">
          <w:rPr>
            <w:rFonts w:ascii="Times New Roman" w:hAnsi="Times New Roman" w:cs="Times New Roman"/>
          </w:rPr>
          <w:t xml:space="preserve">did so </w:t>
        </w:r>
      </w:ins>
      <w:ins w:id="981" w:author="Benton, Deon" w:date="2026-03-18T11:31:00Z" w16du:dateUtc="2026-03-18T16:31:00Z">
        <w:r w:rsidR="001572EE">
          <w:rPr>
            <w:rFonts w:ascii="Times New Roman" w:hAnsi="Times New Roman" w:cs="Times New Roman"/>
          </w:rPr>
          <w:t>after a de</w:t>
        </w:r>
      </w:ins>
      <w:ins w:id="982" w:author="Benton, Deon" w:date="2026-03-18T11:32:00Z" w16du:dateUtc="2026-03-18T16:32:00Z">
        <w:r w:rsidR="001572EE">
          <w:rPr>
            <w:rFonts w:ascii="Times New Roman" w:hAnsi="Times New Roman" w:cs="Times New Roman"/>
          </w:rPr>
          <w:t>lay</w:t>
        </w:r>
      </w:ins>
      <w:ins w:id="983" w:author="Benton, Deon" w:date="2026-03-18T15:56:00Z" w16du:dateUtc="2026-03-18T20:56:00Z">
        <w:r w:rsidR="00600E8D">
          <w:rPr>
            <w:rFonts w:ascii="Times New Roman" w:hAnsi="Times New Roman" w:cs="Times New Roman"/>
          </w:rPr>
          <w:t xml:space="preserve"> in the</w:t>
        </w:r>
      </w:ins>
      <w:ins w:id="984" w:author="Benton, Deon" w:date="2026-03-18T15:57:00Z" w16du:dateUtc="2026-03-18T20:57:00Z">
        <w:r w:rsidR="00600E8D">
          <w:rPr>
            <w:rFonts w:ascii="Times New Roman" w:hAnsi="Times New Roman" w:cs="Times New Roman"/>
          </w:rPr>
          <w:t xml:space="preserve"> absence of a touch by the hand, or the </w:t>
        </w:r>
      </w:ins>
      <w:ins w:id="985" w:author="Benton, Deon" w:date="2026-03-18T11:32:00Z" w16du:dateUtc="2026-03-18T16:32:00Z">
        <w:r w:rsidR="001572EE">
          <w:rPr>
            <w:rFonts w:ascii="Times New Roman" w:hAnsi="Times New Roman" w:cs="Times New Roman"/>
          </w:rPr>
          <w:t>hand reached besides the barrier</w:t>
        </w:r>
      </w:ins>
      <w:ins w:id="986" w:author="Benton, Deon" w:date="2026-03-18T15:57:00Z" w16du:dateUtc="2026-03-18T20:57:00Z">
        <w:r w:rsidR="00600E8D">
          <w:rPr>
            <w:rFonts w:ascii="Times New Roman" w:hAnsi="Times New Roman" w:cs="Times New Roman"/>
          </w:rPr>
          <w:t xml:space="preserve"> to cause the object to change state</w:t>
        </w:r>
      </w:ins>
      <w:ins w:id="987" w:author="Benton, Deon" w:date="2026-03-18T15:58:00Z" w16du:dateUtc="2026-03-18T20:58:00Z">
        <w:r w:rsidR="00600E8D">
          <w:rPr>
            <w:rFonts w:ascii="Times New Roman" w:hAnsi="Times New Roman" w:cs="Times New Roman"/>
          </w:rPr>
          <w:t xml:space="preserve">. </w:t>
        </w:r>
      </w:ins>
      <w:ins w:id="988" w:author="Benton, Deon" w:date="2026-03-18T11:47:00Z" w16du:dateUtc="2026-03-18T16:47:00Z">
        <w:r w:rsidR="00746FB7">
          <w:rPr>
            <w:rFonts w:ascii="Times New Roman" w:hAnsi="Times New Roman" w:cs="Times New Roman"/>
          </w:rPr>
          <w:t>Interesting</w:t>
        </w:r>
      </w:ins>
      <w:ins w:id="989" w:author="Benton, Deon" w:date="2026-03-18T16:01:00Z" w16du:dateUtc="2026-03-18T21:01:00Z">
        <w:r w:rsidR="00D87A4B">
          <w:rPr>
            <w:rFonts w:ascii="Times New Roman" w:hAnsi="Times New Roman" w:cs="Times New Roman"/>
          </w:rPr>
          <w:t>ly</w:t>
        </w:r>
      </w:ins>
      <w:ins w:id="990" w:author="Benton, Deon" w:date="2026-03-18T11:47:00Z" w16du:dateUtc="2026-03-18T16:47:00Z">
        <w:r w:rsidR="00746FB7">
          <w:rPr>
            <w:rFonts w:ascii="Times New Roman" w:hAnsi="Times New Roman" w:cs="Times New Roman"/>
          </w:rPr>
          <w:t xml:space="preserve">, although infants </w:t>
        </w:r>
      </w:ins>
      <w:ins w:id="991" w:author="Benton, Deon" w:date="2026-03-18T11:49:00Z" w16du:dateUtc="2026-03-18T16:49:00Z">
        <w:r w:rsidR="00576E17">
          <w:rPr>
            <w:rFonts w:ascii="Times New Roman" w:hAnsi="Times New Roman" w:cs="Times New Roman"/>
          </w:rPr>
          <w:t>did look proportionally longer</w:t>
        </w:r>
      </w:ins>
      <w:ins w:id="992" w:author="Benton, Deon" w:date="2026-03-18T15:58:00Z" w16du:dateUtc="2026-03-18T20:58:00Z">
        <w:r w:rsidR="005A7984">
          <w:rPr>
            <w:rFonts w:ascii="Times New Roman" w:hAnsi="Times New Roman" w:cs="Times New Roman"/>
          </w:rPr>
          <w:t xml:space="preserve"> at the inefficient test event than at the efficient</w:t>
        </w:r>
      </w:ins>
      <w:ins w:id="993" w:author="Benton, Deon" w:date="2026-03-18T16:15:00Z" w16du:dateUtc="2026-03-18T21:15:00Z">
        <w:r w:rsidR="009C59B7">
          <w:rPr>
            <w:rFonts w:ascii="Times New Roman" w:hAnsi="Times New Roman" w:cs="Times New Roman"/>
          </w:rPr>
          <w:t xml:space="preserve"> event</w:t>
        </w:r>
      </w:ins>
      <w:ins w:id="994"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995" w:author="Benton, Deon" w:date="2026-03-18T16:00:00Z" w16du:dateUtc="2026-03-18T21:00:00Z">
        <w:r w:rsidR="00D87A4B">
          <w:rPr>
            <w:rFonts w:ascii="Times New Roman" w:hAnsi="Times New Roman" w:cs="Times New Roman"/>
          </w:rPr>
          <w:t xml:space="preserve">inspection of the raw looking-time data in the Supplementary Materials </w:t>
        </w:r>
      </w:ins>
      <w:ins w:id="996" w:author="Benton, Deon" w:date="2026-03-18T16:15:00Z" w16du:dateUtc="2026-03-18T21:15:00Z">
        <w:r w:rsidR="009C59B7">
          <w:rPr>
            <w:rFonts w:ascii="Times New Roman" w:hAnsi="Times New Roman" w:cs="Times New Roman"/>
          </w:rPr>
          <w:t>tells a different story: The same infants</w:t>
        </w:r>
      </w:ins>
      <w:ins w:id="997"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998" w:author="Benton, Deon" w:date="2026-03-18T16:19:00Z" w16du:dateUtc="2026-03-18T21:19:00Z">
        <w:r w:rsidR="00266050">
          <w:rPr>
            <w:rFonts w:ascii="Times New Roman" w:hAnsi="Times New Roman" w:cs="Times New Roman"/>
          </w:rPr>
          <w:t>These conflicting results have two implications. First, they suggest that the finding reported in the main paper</w:t>
        </w:r>
      </w:ins>
      <w:ins w:id="999" w:author="Benton, Deon" w:date="2026-03-18T16:03:00Z" w16du:dateUtc="2026-03-18T21:03:00Z">
        <w:r w:rsidR="0080004F">
          <w:rPr>
            <w:rFonts w:ascii="Times New Roman" w:hAnsi="Times New Roman" w:cs="Times New Roman"/>
          </w:rPr>
          <w:t xml:space="preserve"> may be more a reflection of how looking time was operationally defined than a robust increase in attention to </w:t>
        </w:r>
      </w:ins>
      <w:ins w:id="1000" w:author="Benton, Deon" w:date="2026-03-18T16:04:00Z" w16du:dateUtc="2026-03-18T21:04:00Z">
        <w:r w:rsidR="0080004F">
          <w:rPr>
            <w:rFonts w:ascii="Times New Roman" w:hAnsi="Times New Roman" w:cs="Times New Roman"/>
          </w:rPr>
          <w:t>inefficient actions following</w:t>
        </w:r>
      </w:ins>
      <w:ins w:id="1001" w:author="Benton, Deon" w:date="2026-03-18T16:17:00Z" w16du:dateUtc="2026-03-18T21:17:00Z">
        <w:r w:rsidR="00266050">
          <w:rPr>
            <w:rFonts w:ascii="Times New Roman" w:hAnsi="Times New Roman" w:cs="Times New Roman"/>
          </w:rPr>
          <w:t xml:space="preserve"> seeing a causally efficacious action event</w:t>
        </w:r>
      </w:ins>
      <w:ins w:id="1002" w:author="Benton, Deon" w:date="2026-03-18T16:19:00Z" w16du:dateUtc="2026-03-18T21:19:00Z">
        <w:r w:rsidR="00266050">
          <w:rPr>
            <w:rFonts w:ascii="Times New Roman" w:hAnsi="Times New Roman" w:cs="Times New Roman"/>
          </w:rPr>
          <w:t xml:space="preserve">. Second, </w:t>
        </w:r>
        <w:r w:rsidR="00F77620">
          <w:rPr>
            <w:rFonts w:ascii="Times New Roman" w:hAnsi="Times New Roman" w:cs="Times New Roman"/>
          </w:rPr>
          <w:t>such conflicting results require that cau</w:t>
        </w:r>
      </w:ins>
      <w:ins w:id="1003" w:author="Benton, Deon" w:date="2026-03-18T16:20:00Z" w16du:dateUtc="2026-03-18T21:20:00Z">
        <w:r w:rsidR="00F77620">
          <w:rPr>
            <w:rFonts w:ascii="Times New Roman" w:hAnsi="Times New Roman" w:cs="Times New Roman"/>
          </w:rPr>
          <w:t>tion be exercised before</w:t>
        </w:r>
      </w:ins>
      <w:ins w:id="1004" w:author="Benton, Deon" w:date="2026-03-18T16:18:00Z" w16du:dateUtc="2026-03-18T21:18:00Z">
        <w:r w:rsidR="00266050">
          <w:rPr>
            <w:rFonts w:ascii="Times New Roman" w:hAnsi="Times New Roman" w:cs="Times New Roman"/>
          </w:rPr>
          <w:t xml:space="preserve"> accepting the conclusion that</w:t>
        </w:r>
      </w:ins>
      <w:ins w:id="1005" w:author="Benton, Deon" w:date="2026-03-17T15:32:00Z" w16du:dateUtc="2026-03-17T20:32:00Z">
        <w:r w:rsidR="006866F8">
          <w:rPr>
            <w:rFonts w:ascii="Times New Roman" w:hAnsi="Times New Roman" w:cs="Times New Roman"/>
          </w:rPr>
          <w:t xml:space="preserve"> </w:t>
        </w:r>
      </w:ins>
      <w:ins w:id="1006" w:author="Benton, Deon" w:date="2026-03-18T16:34:00Z" w16du:dateUtc="2026-03-18T21:34:00Z">
        <w:r w:rsidR="008929AE">
          <w:rPr>
            <w:rFonts w:ascii="Times New Roman" w:hAnsi="Times New Roman" w:cs="Times New Roman"/>
          </w:rPr>
          <w:t>pre-reaching 3-month-olds</w:t>
        </w:r>
      </w:ins>
      <w:ins w:id="1007" w:author="Benton, Deon" w:date="2026-03-17T15:32:00Z" w16du:dateUtc="2026-03-17T20:32:00Z">
        <w:r w:rsidR="006866F8">
          <w:rPr>
            <w:rFonts w:ascii="Times New Roman" w:hAnsi="Times New Roman" w:cs="Times New Roman"/>
          </w:rPr>
          <w:t xml:space="preserve"> can process </w:t>
        </w:r>
      </w:ins>
      <w:ins w:id="1008" w:author="Benton, Deon" w:date="2026-03-18T16:34:00Z" w16du:dateUtc="2026-03-18T21:34:00Z">
        <w:r w:rsidR="00A80E39">
          <w:rPr>
            <w:rFonts w:ascii="Times New Roman" w:hAnsi="Times New Roman" w:cs="Times New Roman"/>
          </w:rPr>
          <w:t xml:space="preserve">causally efficacious </w:t>
        </w:r>
      </w:ins>
      <w:ins w:id="1009" w:author="Benton, Deon" w:date="2026-03-17T15:32:00Z" w16du:dateUtc="2026-03-17T20:32:00Z">
        <w:r w:rsidR="006866F8">
          <w:rPr>
            <w:rFonts w:ascii="Times New Roman" w:hAnsi="Times New Roman" w:cs="Times New Roman"/>
          </w:rPr>
          <w:t>actions in terms of their efficiency</w:t>
        </w:r>
      </w:ins>
      <w:ins w:id="1010" w:author="Benton, Deon" w:date="2026-03-17T15:33:00Z" w16du:dateUtc="2026-03-17T20:33:00Z">
        <w:r w:rsidR="00AC2BE6">
          <w:rPr>
            <w:rFonts w:ascii="Times New Roman" w:hAnsi="Times New Roman" w:cs="Times New Roman"/>
          </w:rPr>
          <w:t>.</w:t>
        </w:r>
      </w:ins>
      <w:ins w:id="1011" w:author="Benton, Deon" w:date="2026-03-17T15:32:00Z" w16du:dateUtc="2026-03-17T20:32:00Z">
        <w:r w:rsidR="006866F8">
          <w:rPr>
            <w:rFonts w:ascii="Times New Roman" w:hAnsi="Times New Roman" w:cs="Times New Roman"/>
          </w:rPr>
          <w:t xml:space="preserve"> </w:t>
        </w:r>
      </w:ins>
      <w:proofErr w:type="gramStart"/>
      <w:ins w:id="1012" w:author="Benton, Deon" w:date="2026-03-18T16:39:00Z" w16du:dateUtc="2026-03-18T21:39:00Z">
        <w:r w:rsidR="002A6F3D">
          <w:rPr>
            <w:rFonts w:ascii="Times New Roman" w:hAnsi="Times New Roman" w:cs="Times New Roman"/>
          </w:rPr>
          <w:t>It is worth noting that although</w:t>
        </w:r>
        <w:proofErr w:type="gramEnd"/>
        <w:r w:rsidR="002A6F3D">
          <w:rPr>
            <w:rFonts w:ascii="Times New Roman" w:hAnsi="Times New Roman" w:cs="Times New Roman"/>
          </w:rPr>
          <w:t xml:space="preserve"> Skerry et al. (2013) </w:t>
        </w:r>
      </w:ins>
      <w:ins w:id="1013" w:author="Benton, Deon" w:date="2026-03-18T16:41:00Z" w16du:dateUtc="2026-03-18T21:41:00Z">
        <w:r w:rsidR="002A6F3D">
          <w:rPr>
            <w:rFonts w:ascii="Times New Roman" w:hAnsi="Times New Roman" w:cs="Times New Roman"/>
          </w:rPr>
          <w:t xml:space="preserve">also </w:t>
        </w:r>
      </w:ins>
      <w:ins w:id="1014" w:author="Benton, Deon" w:date="2026-03-18T16:39:00Z" w16du:dateUtc="2026-03-18T21:39:00Z">
        <w:r w:rsidR="002A6F3D">
          <w:rPr>
            <w:rFonts w:ascii="Times New Roman" w:hAnsi="Times New Roman" w:cs="Times New Roman"/>
          </w:rPr>
          <w:t>report proportional looking times</w:t>
        </w:r>
      </w:ins>
      <w:ins w:id="1015" w:author="Benton, Deon" w:date="2026-03-18T16:41:00Z" w16du:dateUtc="2026-03-18T21:41:00Z">
        <w:r w:rsidR="002A6F3D">
          <w:rPr>
            <w:rFonts w:ascii="Times New Roman" w:hAnsi="Times New Roman" w:cs="Times New Roman"/>
          </w:rPr>
          <w:t xml:space="preserve"> in the main paper</w:t>
        </w:r>
      </w:ins>
      <w:ins w:id="1016" w:author="Benton, Deon" w:date="2026-03-18T16:39:00Z" w16du:dateUtc="2026-03-18T21:39:00Z">
        <w:r w:rsidR="002A6F3D">
          <w:rPr>
            <w:rFonts w:ascii="Times New Roman" w:hAnsi="Times New Roman" w:cs="Times New Roman"/>
          </w:rPr>
          <w:t>,</w:t>
        </w:r>
      </w:ins>
      <w:ins w:id="1017" w:author="Benton, Deon" w:date="2026-03-18T16:41:00Z" w16du:dateUtc="2026-03-18T21:41:00Z">
        <w:r w:rsidR="002A6F3D">
          <w:rPr>
            <w:rFonts w:ascii="Times New Roman" w:hAnsi="Times New Roman" w:cs="Times New Roman"/>
          </w:rPr>
          <w:t xml:space="preserve"> inspection of the raw looking times in the Supplementary Materials </w:t>
        </w:r>
      </w:ins>
      <w:ins w:id="1018" w:author="Benton, Deon" w:date="2026-03-18T16:42:00Z" w16du:dateUtc="2026-03-18T21:42:00Z">
        <w:r w:rsidR="002A6F3D">
          <w:rPr>
            <w:rFonts w:ascii="Times New Roman" w:hAnsi="Times New Roman" w:cs="Times New Roman"/>
          </w:rPr>
          <w:t>showed that infants’</w:t>
        </w:r>
      </w:ins>
      <w:ins w:id="1019" w:author="Benton, Deon" w:date="2026-03-18T16:41:00Z" w16du:dateUtc="2026-03-18T21:41:00Z">
        <w:r w:rsidR="002A6F3D">
          <w:rPr>
            <w:rFonts w:ascii="Times New Roman" w:hAnsi="Times New Roman" w:cs="Times New Roman"/>
          </w:rPr>
          <w:t xml:space="preserve"> </w:t>
        </w:r>
      </w:ins>
      <w:ins w:id="1020" w:author="Benton, Deon" w:date="2026-03-18T16:42:00Z" w16du:dateUtc="2026-03-18T21:42:00Z">
        <w:r w:rsidR="00720784">
          <w:rPr>
            <w:rFonts w:ascii="Times New Roman" w:hAnsi="Times New Roman" w:cs="Times New Roman"/>
          </w:rPr>
          <w:t xml:space="preserve">raw looking times aligned </w:t>
        </w:r>
        <w:r w:rsidR="001D2A6B">
          <w:rPr>
            <w:rFonts w:ascii="Times New Roman" w:hAnsi="Times New Roman" w:cs="Times New Roman"/>
          </w:rPr>
          <w:t>with</w:t>
        </w:r>
        <w:r w:rsidR="00720784">
          <w:rPr>
            <w:rFonts w:ascii="Times New Roman" w:hAnsi="Times New Roman" w:cs="Times New Roman"/>
          </w:rPr>
          <w:t xml:space="preserve"> the </w:t>
        </w:r>
      </w:ins>
      <w:ins w:id="1021" w:author="Benton, Deon" w:date="2026-03-18T16:41:00Z" w16du:dateUtc="2026-03-18T21:41:00Z">
        <w:r w:rsidR="002A6F3D">
          <w:rPr>
            <w:rFonts w:ascii="Times New Roman" w:hAnsi="Times New Roman" w:cs="Times New Roman"/>
          </w:rPr>
          <w:t xml:space="preserve">proportional looking </w:t>
        </w:r>
      </w:ins>
      <w:ins w:id="1022" w:author="Benton, Deon" w:date="2026-03-18T16:42:00Z" w16du:dateUtc="2026-03-18T21:42:00Z">
        <w:r w:rsidR="00720784">
          <w:rPr>
            <w:rFonts w:ascii="Times New Roman" w:hAnsi="Times New Roman" w:cs="Times New Roman"/>
          </w:rPr>
          <w:t xml:space="preserve">times across conditions. </w:t>
        </w:r>
      </w:ins>
    </w:p>
    <w:p w14:paraId="3F43DA49" w14:textId="5AEF1679" w:rsidR="00B3601A" w:rsidRDefault="006F58C2" w:rsidP="0096761D">
      <w:pPr>
        <w:spacing w:line="480" w:lineRule="auto"/>
        <w:ind w:firstLine="720"/>
        <w:contextualSpacing/>
        <w:rPr>
          <w:ins w:id="1023" w:author="Benton, Deon" w:date="2026-03-17T16:20:00Z" w16du:dateUtc="2026-03-17T21:20:00Z"/>
          <w:rFonts w:ascii="Times New Roman" w:hAnsi="Times New Roman" w:cs="Times New Roman"/>
        </w:rPr>
      </w:pPr>
      <w:ins w:id="1024" w:author="Benton, Deon" w:date="2026-03-16T17:19:00Z" w16du:dateUtc="2026-03-16T22:19:00Z">
        <w:r>
          <w:rPr>
            <w:rFonts w:ascii="Times New Roman" w:hAnsi="Times New Roman" w:cs="Times New Roman"/>
          </w:rPr>
          <w:t>The challenge that these findings</w:t>
        </w:r>
      </w:ins>
      <w:ins w:id="1025" w:author="Benton, Deon" w:date="2026-03-18T16:17:00Z" w16du:dateUtc="2026-03-18T21:17:00Z">
        <w:r w:rsidR="00266050">
          <w:rPr>
            <w:rFonts w:ascii="Times New Roman" w:hAnsi="Times New Roman" w:cs="Times New Roman"/>
          </w:rPr>
          <w:t>—especially th</w:t>
        </w:r>
      </w:ins>
      <w:ins w:id="1026" w:author="Benton, Deon" w:date="2026-03-18T16:35:00Z" w16du:dateUtc="2026-03-18T21:35:00Z">
        <w:r w:rsidR="00807D1E">
          <w:rPr>
            <w:rFonts w:ascii="Times New Roman" w:hAnsi="Times New Roman" w:cs="Times New Roman"/>
          </w:rPr>
          <w:t>ose</w:t>
        </w:r>
      </w:ins>
      <w:ins w:id="1027" w:author="Benton, Deon" w:date="2026-03-18T16:17:00Z" w16du:dateUtc="2026-03-18T21:17:00Z">
        <w:r w:rsidR="00266050">
          <w:rPr>
            <w:rFonts w:ascii="Times New Roman" w:hAnsi="Times New Roman" w:cs="Times New Roman"/>
          </w:rPr>
          <w:t xml:space="preserve"> by Skerry et al. (20</w:t>
        </w:r>
      </w:ins>
      <w:ins w:id="1028" w:author="Benton, Deon" w:date="2026-03-18T16:18:00Z" w16du:dateUtc="2026-03-18T21:18:00Z">
        <w:r w:rsidR="00266050">
          <w:rPr>
            <w:rFonts w:ascii="Times New Roman" w:hAnsi="Times New Roman" w:cs="Times New Roman"/>
          </w:rPr>
          <w:t>13)—</w:t>
        </w:r>
      </w:ins>
      <w:ins w:id="1029" w:author="Benton, Deon" w:date="2026-03-16T17:19:00Z" w16du:dateUtc="2026-03-16T22:19:00Z">
        <w:r>
          <w:rPr>
            <w:rFonts w:ascii="Times New Roman" w:hAnsi="Times New Roman" w:cs="Times New Roman"/>
          </w:rPr>
          <w:t xml:space="preserve">raise is </w:t>
        </w:r>
      </w:ins>
      <w:ins w:id="1030" w:author="Benton, Deon" w:date="2026-03-17T15:38:00Z" w16du:dateUtc="2026-03-17T20:38:00Z">
        <w:r w:rsidR="00571546">
          <w:rPr>
            <w:rFonts w:ascii="Times New Roman" w:hAnsi="Times New Roman" w:cs="Times New Roman"/>
          </w:rPr>
          <w:t xml:space="preserve">how to reconcile them with the </w:t>
        </w:r>
      </w:ins>
      <w:ins w:id="1031" w:author="Benton, Deon" w:date="2026-03-17T15:39:00Z" w16du:dateUtc="2026-03-17T20:39:00Z">
        <w:r w:rsidR="00832F06">
          <w:rPr>
            <w:rFonts w:ascii="Times New Roman" w:hAnsi="Times New Roman" w:cs="Times New Roman"/>
          </w:rPr>
          <w:t xml:space="preserve">present notion that infants’ </w:t>
        </w:r>
      </w:ins>
      <w:ins w:id="1032" w:author="Benton, Deon" w:date="2026-03-17T15:36:00Z" w16du:dateUtc="2026-03-17T20:36:00Z">
        <w:r w:rsidR="003A7CC6">
          <w:rPr>
            <w:rFonts w:ascii="Times New Roman" w:hAnsi="Times New Roman" w:cs="Times New Roman"/>
          </w:rPr>
          <w:t xml:space="preserve">looking behaviors in action understanding studies </w:t>
        </w:r>
      </w:ins>
      <w:ins w:id="1033" w:author="Benton, Deon" w:date="2026-03-17T15:43:00Z" w16du:dateUtc="2026-03-17T20:43:00Z">
        <w:r w:rsidR="00736A8C">
          <w:rPr>
            <w:rFonts w:ascii="Times New Roman" w:hAnsi="Times New Roman" w:cs="Times New Roman"/>
          </w:rPr>
          <w:t>derive</w:t>
        </w:r>
      </w:ins>
      <w:ins w:id="1034" w:author="Benton, Deon" w:date="2026-03-17T15:37:00Z" w16du:dateUtc="2026-03-17T20:37:00Z">
        <w:r w:rsidR="00571546">
          <w:rPr>
            <w:rFonts w:ascii="Times New Roman" w:hAnsi="Times New Roman" w:cs="Times New Roman"/>
          </w:rPr>
          <w:t xml:space="preserve"> from third-person, real-world action experience</w:t>
        </w:r>
      </w:ins>
      <w:ins w:id="1035" w:author="Benton, Deon" w:date="2026-03-17T15:39:00Z" w16du:dateUtc="2026-03-17T20:39:00Z">
        <w:r w:rsidR="00832F06">
          <w:rPr>
            <w:rFonts w:ascii="Times New Roman" w:hAnsi="Times New Roman" w:cs="Times New Roman"/>
          </w:rPr>
          <w:t>.</w:t>
        </w:r>
      </w:ins>
      <w:ins w:id="1036" w:author="Benton, Deon" w:date="2026-03-17T15:40:00Z" w16du:dateUtc="2026-03-17T20:40:00Z">
        <w:r w:rsidR="00832F06">
          <w:rPr>
            <w:rFonts w:ascii="Times New Roman" w:hAnsi="Times New Roman" w:cs="Times New Roman"/>
          </w:rPr>
          <w:t xml:space="preserve"> One way to reconcile these findings with the present account is to consider</w:t>
        </w:r>
      </w:ins>
      <w:ins w:id="1037" w:author="Benton, Deon" w:date="2026-03-17T15:48:00Z" w16du:dateUtc="2026-03-17T20:48:00Z">
        <w:r w:rsidR="00B30C52">
          <w:rPr>
            <w:rFonts w:ascii="Times New Roman" w:hAnsi="Times New Roman" w:cs="Times New Roman"/>
          </w:rPr>
          <w:t xml:space="preserve"> the</w:t>
        </w:r>
      </w:ins>
      <w:ins w:id="1038" w:author="Benton, Deon" w:date="2026-03-17T15:40:00Z" w16du:dateUtc="2026-03-17T20:40:00Z">
        <w:r w:rsidR="00832F06">
          <w:rPr>
            <w:rFonts w:ascii="Times New Roman" w:hAnsi="Times New Roman" w:cs="Times New Roman"/>
          </w:rPr>
          <w:t xml:space="preserve"> </w:t>
        </w:r>
      </w:ins>
      <w:ins w:id="1039" w:author="Benton, Deon" w:date="2026-03-17T15:42:00Z" w16du:dateUtc="2026-03-17T20:42:00Z">
        <w:r w:rsidR="00622034">
          <w:rPr>
            <w:rFonts w:ascii="Times New Roman" w:hAnsi="Times New Roman" w:cs="Times New Roman"/>
          </w:rPr>
          <w:t xml:space="preserve">potential </w:t>
        </w:r>
      </w:ins>
      <w:ins w:id="1040" w:author="Benton, Deon" w:date="2026-03-17T15:48:00Z" w16du:dateUtc="2026-03-17T20:48:00Z">
        <w:r w:rsidR="00B30C52">
          <w:rPr>
            <w:rFonts w:ascii="Times New Roman" w:hAnsi="Times New Roman" w:cs="Times New Roman"/>
          </w:rPr>
          <w:t>effect of providing</w:t>
        </w:r>
      </w:ins>
      <w:ins w:id="1041" w:author="Benton, Deon" w:date="2026-03-17T15:41:00Z" w16du:dateUtc="2026-03-17T20:41:00Z">
        <w:r w:rsidR="00622034">
          <w:rPr>
            <w:rFonts w:ascii="Times New Roman" w:hAnsi="Times New Roman" w:cs="Times New Roman"/>
          </w:rPr>
          <w:t xml:space="preserve"> infants with direct action experience or showing them causally efficacious action events on </w:t>
        </w:r>
      </w:ins>
      <w:ins w:id="1042" w:author="Benton, Deon" w:date="2026-03-17T15:48:00Z" w16du:dateUtc="2026-03-17T20:48:00Z">
        <w:r w:rsidR="00B30C52">
          <w:rPr>
            <w:rFonts w:ascii="Times New Roman" w:hAnsi="Times New Roman" w:cs="Times New Roman"/>
          </w:rPr>
          <w:t xml:space="preserve">their </w:t>
        </w:r>
      </w:ins>
      <w:ins w:id="1043" w:author="Benton, Deon" w:date="2026-03-17T15:41:00Z" w16du:dateUtc="2026-03-17T20:41:00Z">
        <w:r w:rsidR="00622034">
          <w:rPr>
            <w:rFonts w:ascii="Times New Roman" w:hAnsi="Times New Roman" w:cs="Times New Roman"/>
          </w:rPr>
          <w:t xml:space="preserve">subsequent processing of </w:t>
        </w:r>
      </w:ins>
      <w:ins w:id="1044" w:author="Benton, Deon" w:date="2026-03-17T15:42:00Z" w16du:dateUtc="2026-03-17T20:42:00Z">
        <w:r w:rsidR="00622034">
          <w:rPr>
            <w:rFonts w:ascii="Times New Roman" w:hAnsi="Times New Roman" w:cs="Times New Roman"/>
          </w:rPr>
          <w:t>inefficient and efficient actions.</w:t>
        </w:r>
      </w:ins>
      <w:ins w:id="1045" w:author="Benton, Deon" w:date="2026-03-17T15:39:00Z" w16du:dateUtc="2026-03-17T20:39:00Z">
        <w:r w:rsidR="00832F06">
          <w:rPr>
            <w:rFonts w:ascii="Times New Roman" w:hAnsi="Times New Roman" w:cs="Times New Roman"/>
          </w:rPr>
          <w:t xml:space="preserve"> </w:t>
        </w:r>
      </w:ins>
      <w:ins w:id="1046" w:author="Benton, Deon" w:date="2026-03-17T15:44:00Z" w16du:dateUtc="2026-03-17T20:44:00Z">
        <w:r w:rsidR="00736A8C">
          <w:rPr>
            <w:rFonts w:ascii="Times New Roman" w:hAnsi="Times New Roman" w:cs="Times New Roman"/>
          </w:rPr>
          <w:t xml:space="preserve">I will argue that although both </w:t>
        </w:r>
      </w:ins>
      <w:ins w:id="1047" w:author="Benton, Deon" w:date="2026-03-17T15:46:00Z" w16du:dateUtc="2026-03-17T20:46:00Z">
        <w:r w:rsidR="00BD1815">
          <w:rPr>
            <w:rFonts w:ascii="Times New Roman" w:hAnsi="Times New Roman" w:cs="Times New Roman"/>
          </w:rPr>
          <w:t>manipulations</w:t>
        </w:r>
      </w:ins>
      <w:ins w:id="1048" w:author="Benton, Deon" w:date="2026-03-17T15:48:00Z" w16du:dateUtc="2026-03-17T20:48:00Z">
        <w:r w:rsidR="00B30C52">
          <w:rPr>
            <w:rFonts w:ascii="Times New Roman" w:hAnsi="Times New Roman" w:cs="Times New Roman"/>
          </w:rPr>
          <w:t xml:space="preserve"> </w:t>
        </w:r>
      </w:ins>
      <w:ins w:id="1049" w:author="Benton, Deon" w:date="2026-03-17T15:44:00Z" w16du:dateUtc="2026-03-17T20:44:00Z">
        <w:r w:rsidR="00736A8C">
          <w:rPr>
            <w:rFonts w:ascii="Times New Roman" w:hAnsi="Times New Roman" w:cs="Times New Roman"/>
          </w:rPr>
          <w:t xml:space="preserve">have different </w:t>
        </w:r>
      </w:ins>
      <w:ins w:id="1050" w:author="Benton, Deon" w:date="2026-03-17T15:48:00Z" w16du:dateUtc="2026-03-17T20:48:00Z">
        <w:r w:rsidR="00B30C52">
          <w:rPr>
            <w:rFonts w:ascii="Times New Roman" w:hAnsi="Times New Roman" w:cs="Times New Roman"/>
          </w:rPr>
          <w:t>learning consequences</w:t>
        </w:r>
      </w:ins>
      <w:ins w:id="1051" w:author="Benton, Deon" w:date="2026-03-17T15:44:00Z" w16du:dateUtc="2026-03-17T20:44:00Z">
        <w:r w:rsidR="00736A8C">
          <w:rPr>
            <w:rFonts w:ascii="Times New Roman" w:hAnsi="Times New Roman" w:cs="Times New Roman"/>
          </w:rPr>
          <w:t xml:space="preserve">, they </w:t>
        </w:r>
      </w:ins>
      <w:ins w:id="1052" w:author="Benton, Deon" w:date="2026-03-17T15:45:00Z" w16du:dateUtc="2026-03-17T20:45:00Z">
        <w:r w:rsidR="00BD1815">
          <w:rPr>
            <w:rFonts w:ascii="Times New Roman" w:hAnsi="Times New Roman" w:cs="Times New Roman"/>
          </w:rPr>
          <w:t xml:space="preserve">serve a similar function. </w:t>
        </w:r>
      </w:ins>
      <w:ins w:id="1053" w:author="Benton, Deon" w:date="2026-03-17T15:51:00Z" w16du:dateUtc="2026-03-17T20:51:00Z">
        <w:r w:rsidR="00A62B1E">
          <w:rPr>
            <w:rFonts w:ascii="Times New Roman" w:hAnsi="Times New Roman" w:cs="Times New Roman"/>
          </w:rPr>
          <w:t>One such function that both manipulations may serve is</w:t>
        </w:r>
      </w:ins>
      <w:ins w:id="1054" w:author="Benton, Deon" w:date="2026-03-17T15:47:00Z" w16du:dateUtc="2026-03-17T20:47:00Z">
        <w:r w:rsidR="00AA5009">
          <w:rPr>
            <w:rFonts w:ascii="Times New Roman" w:hAnsi="Times New Roman" w:cs="Times New Roman"/>
          </w:rPr>
          <w:t xml:space="preserve"> to boost the salience of </w:t>
        </w:r>
      </w:ins>
      <w:ins w:id="1055" w:author="Benton, Deon" w:date="2026-03-17T15:49:00Z" w16du:dateUtc="2026-03-17T20:49:00Z">
        <w:r w:rsidR="00B30C52">
          <w:rPr>
            <w:rFonts w:ascii="Times New Roman" w:hAnsi="Times New Roman" w:cs="Times New Roman"/>
          </w:rPr>
          <w:t xml:space="preserve">the visual events presented during the </w:t>
        </w:r>
        <w:r w:rsidR="00B30C52">
          <w:rPr>
            <w:rFonts w:ascii="Times New Roman" w:hAnsi="Times New Roman" w:cs="Times New Roman"/>
          </w:rPr>
          <w:lastRenderedPageBreak/>
          <w:t>experiment itself</w:t>
        </w:r>
      </w:ins>
      <w:ins w:id="1056"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57" w:author="Benton, Deon" w:date="2026-03-17T15:44:00Z" w16du:dateUtc="2026-03-17T20:44:00Z">
        <w:r w:rsidR="00736A8C">
          <w:rPr>
            <w:rFonts w:ascii="Times New Roman" w:hAnsi="Times New Roman" w:cs="Times New Roman"/>
          </w:rPr>
          <w:t xml:space="preserve"> </w:t>
        </w:r>
      </w:ins>
      <w:ins w:id="1058" w:author="Benton, Deon" w:date="2026-03-17T15:51:00Z" w16du:dateUtc="2026-03-17T20:51:00Z">
        <w:r w:rsidR="00A62B1E">
          <w:rPr>
            <w:rFonts w:ascii="Times New Roman" w:hAnsi="Times New Roman" w:cs="Times New Roman"/>
          </w:rPr>
          <w:t xml:space="preserve">For example, providing infants with </w:t>
        </w:r>
      </w:ins>
      <w:ins w:id="1059"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 xml:space="preserve">object-direct action experience via sticky mittens </w:t>
        </w:r>
      </w:ins>
      <w:ins w:id="1060" w:author="Benton, Deon" w:date="2026-03-17T15:52:00Z" w16du:dateUtc="2026-03-17T20:52:00Z">
        <w:r w:rsidR="00510876">
          <w:rPr>
            <w:rFonts w:ascii="Times New Roman" w:hAnsi="Times New Roman" w:cs="Times New Roman"/>
          </w:rPr>
          <w:t xml:space="preserve">may not only increase their overall engagement in the task </w:t>
        </w:r>
      </w:ins>
      <w:ins w:id="1061" w:author="Benton, Deon" w:date="2026-03-17T15:53:00Z" w16du:dateUtc="2026-03-17T20:53:00Z">
        <w:r w:rsidR="00510876">
          <w:rPr>
            <w:rFonts w:ascii="Times New Roman" w:hAnsi="Times New Roman" w:cs="Times New Roman"/>
          </w:rPr>
          <w:t xml:space="preserve">but it </w:t>
        </w:r>
      </w:ins>
      <w:ins w:id="1062" w:author="Benton, Deon" w:date="2026-03-17T15:56:00Z" w16du:dateUtc="2026-03-17T20:56:00Z">
        <w:r w:rsidR="00D84499">
          <w:rPr>
            <w:rFonts w:ascii="Times New Roman" w:hAnsi="Times New Roman" w:cs="Times New Roman"/>
          </w:rPr>
          <w:t xml:space="preserve">may </w:t>
        </w:r>
      </w:ins>
      <w:ins w:id="1063" w:author="Benton, Deon" w:date="2026-03-17T15:53:00Z" w16du:dateUtc="2026-03-17T20:53:00Z">
        <w:r w:rsidR="00510876">
          <w:rPr>
            <w:rFonts w:ascii="Times New Roman" w:hAnsi="Times New Roman" w:cs="Times New Roman"/>
          </w:rPr>
          <w:t>facilitate successful encoding of the visual features of the objects involved. Support for this claim is garnered by resear</w:t>
        </w:r>
      </w:ins>
      <w:ins w:id="1064"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65" w:author="Benton, Deon" w:date="2026-03-17T15:56:00Z" w16du:dateUtc="2026-03-17T20:56:00Z">
        <w:r w:rsidR="00352C0F">
          <w:rPr>
            <w:rFonts w:ascii="Times New Roman" w:hAnsi="Times New Roman" w:cs="Times New Roman"/>
          </w:rPr>
          <w:t xml:space="preserve"> </w:t>
        </w:r>
      </w:ins>
      <w:ins w:id="1066" w:author="Benton, Deon" w:date="2026-03-17T16:06:00Z" w16du:dateUtc="2026-03-17T21:06:00Z">
        <w:r w:rsidR="004D271B">
          <w:rPr>
            <w:rFonts w:ascii="Times New Roman" w:hAnsi="Times New Roman" w:cs="Times New Roman"/>
          </w:rPr>
          <w:t xml:space="preserve">By increasing infants’ engagement in a task, sticky-mittens experience may not only enhance infants’ encoding of the objects with which they </w:t>
        </w:r>
      </w:ins>
      <w:ins w:id="1067" w:author="Benton, Deon" w:date="2026-03-17T16:18:00Z" w16du:dateUtc="2026-03-17T21:18:00Z">
        <w:r w:rsidR="00BB407A">
          <w:rPr>
            <w:rFonts w:ascii="Times New Roman" w:hAnsi="Times New Roman" w:cs="Times New Roman"/>
          </w:rPr>
          <w:t>interact,</w:t>
        </w:r>
      </w:ins>
      <w:ins w:id="1068" w:author="Benton, Deon" w:date="2026-03-17T16:06:00Z" w16du:dateUtc="2026-03-17T21:06:00Z">
        <w:r w:rsidR="004D271B">
          <w:rPr>
            <w:rFonts w:ascii="Times New Roman" w:hAnsi="Times New Roman" w:cs="Times New Roman"/>
          </w:rPr>
          <w:t xml:space="preserve"> but it may </w:t>
        </w:r>
      </w:ins>
      <w:ins w:id="1069" w:author="Benton, Deon" w:date="2026-03-17T16:07:00Z" w16du:dateUtc="2026-03-17T21:07:00Z">
        <w:r w:rsidR="004D271B">
          <w:rPr>
            <w:rFonts w:ascii="Times New Roman" w:hAnsi="Times New Roman" w:cs="Times New Roman"/>
          </w:rPr>
          <w:t xml:space="preserve">cause infants incidentally to </w:t>
        </w:r>
      </w:ins>
      <w:ins w:id="1070" w:author="Benton, Deon" w:date="2026-03-17T16:01:00Z" w16du:dateUtc="2026-03-17T21:01:00Z">
        <w:r w:rsidR="00211EAC">
          <w:rPr>
            <w:rFonts w:ascii="Times New Roman" w:hAnsi="Times New Roman" w:cs="Times New Roman"/>
          </w:rPr>
          <w:t>encode</w:t>
        </w:r>
      </w:ins>
      <w:ins w:id="1071" w:author="Benton, Deon" w:date="2026-03-17T16:07:00Z" w16du:dateUtc="2026-03-17T21:07:00Z">
        <w:r w:rsidR="004D271B">
          <w:rPr>
            <w:rFonts w:ascii="Times New Roman" w:hAnsi="Times New Roman" w:cs="Times New Roman"/>
          </w:rPr>
          <w:t xml:space="preserve"> </w:t>
        </w:r>
      </w:ins>
      <w:ins w:id="1072" w:author="Benton, Deon" w:date="2026-03-17T15:57:00Z" w16du:dateUtc="2026-03-17T20:57:00Z">
        <w:r w:rsidR="00352C0F">
          <w:rPr>
            <w:rFonts w:ascii="Times New Roman" w:hAnsi="Times New Roman" w:cs="Times New Roman"/>
          </w:rPr>
          <w:t xml:space="preserve">aspects of their own reaching movements. </w:t>
        </w:r>
      </w:ins>
      <w:ins w:id="1073" w:author="Benton, Deon" w:date="2026-03-17T15:58:00Z" w16du:dateUtc="2026-03-17T20:58:00Z">
        <w:r w:rsidR="00352C0F">
          <w:rPr>
            <w:rFonts w:ascii="Times New Roman" w:hAnsi="Times New Roman" w:cs="Times New Roman"/>
          </w:rPr>
          <w:t>One aspect that may be particularly pertinent here is the fact that successful reaches tend to follow relatively straight trajectories.</w:t>
        </w:r>
      </w:ins>
      <w:ins w:id="1074" w:author="Benton, Deon" w:date="2026-03-17T16:03:00Z" w16du:dateUtc="2026-03-17T21:03:00Z">
        <w:r w:rsidR="00D315F6">
          <w:rPr>
            <w:rFonts w:ascii="Times New Roman" w:hAnsi="Times New Roman" w:cs="Times New Roman"/>
          </w:rPr>
          <w:t xml:space="preserve"> Thus, by boosting infants’ overall engagement in the task,</w:t>
        </w:r>
      </w:ins>
      <w:ins w:id="1075" w:author="Benton, Deon" w:date="2026-03-17T16:18:00Z" w16du:dateUtc="2026-03-17T21:18:00Z">
        <w:r w:rsidR="00BB407A">
          <w:rPr>
            <w:rFonts w:ascii="Times New Roman" w:hAnsi="Times New Roman" w:cs="Times New Roman"/>
          </w:rPr>
          <w:t xml:space="preserve"> sticky-mittens experience may also enable infants to </w:t>
        </w:r>
      </w:ins>
      <w:ins w:id="1076" w:author="Benton, Deon" w:date="2026-03-17T16:19:00Z" w16du:dateUtc="2026-03-17T21:19:00Z">
        <w:r w:rsidR="00EA7FF2">
          <w:rPr>
            <w:rFonts w:ascii="Times New Roman" w:hAnsi="Times New Roman" w:cs="Times New Roman"/>
          </w:rPr>
          <w:t xml:space="preserve">encode and </w:t>
        </w:r>
        <w:r w:rsidR="00BB407A">
          <w:rPr>
            <w:rFonts w:ascii="Times New Roman" w:hAnsi="Times New Roman" w:cs="Times New Roman"/>
          </w:rPr>
          <w:t>represent their own straight motion paths</w:t>
        </w:r>
      </w:ins>
      <w:ins w:id="1077" w:author="Benton, Deon" w:date="2026-03-17T16:03:00Z" w16du:dateUtc="2026-03-17T21:03:00Z">
        <w:r w:rsidR="00D315F6">
          <w:rPr>
            <w:rFonts w:ascii="Times New Roman" w:hAnsi="Times New Roman" w:cs="Times New Roman"/>
          </w:rPr>
          <w:t>.</w:t>
        </w:r>
      </w:ins>
      <w:ins w:id="1078" w:author="Benton, Deon" w:date="2026-03-17T16:11:00Z" w16du:dateUtc="2026-03-17T21:11:00Z">
        <w:r w:rsidR="006873F6">
          <w:rPr>
            <w:rFonts w:ascii="Times New Roman" w:hAnsi="Times New Roman" w:cs="Times New Roman"/>
          </w:rPr>
          <w:t xml:space="preserve"> An implication of this </w:t>
        </w:r>
      </w:ins>
      <w:ins w:id="1079" w:author="Benton, Deon" w:date="2026-03-17T16:13:00Z" w16du:dateUtc="2026-03-17T21:13:00Z">
        <w:r w:rsidR="006873F6">
          <w:rPr>
            <w:rFonts w:ascii="Times New Roman" w:hAnsi="Times New Roman" w:cs="Times New Roman"/>
          </w:rPr>
          <w:t>view</w:t>
        </w:r>
      </w:ins>
      <w:ins w:id="1080"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81" w:author="Benton, Deon" w:date="2026-03-17T15:58:00Z" w16du:dateUtc="2026-03-17T20:58:00Z">
        <w:r w:rsidR="00352C0F">
          <w:rPr>
            <w:rFonts w:ascii="Times New Roman" w:hAnsi="Times New Roman" w:cs="Times New Roman"/>
          </w:rPr>
          <w:t xml:space="preserve"> </w:t>
        </w:r>
      </w:ins>
      <w:ins w:id="1082" w:author="Benton, Deon" w:date="2026-03-17T16:12:00Z" w16du:dateUtc="2026-03-17T21:12:00Z">
        <w:r w:rsidR="006873F6">
          <w:rPr>
            <w:rFonts w:ascii="Times New Roman" w:hAnsi="Times New Roman" w:cs="Times New Roman"/>
          </w:rPr>
          <w:t xml:space="preserve">if </w:t>
        </w:r>
      </w:ins>
      <w:ins w:id="1083" w:author="Benton, Deon" w:date="2026-03-17T16:08:00Z" w16du:dateUtc="2026-03-17T21:08:00Z">
        <w:r w:rsidR="004D271B">
          <w:rPr>
            <w:rFonts w:ascii="Times New Roman" w:hAnsi="Times New Roman" w:cs="Times New Roman"/>
          </w:rPr>
          <w:t xml:space="preserve">infants perceived the </w:t>
        </w:r>
      </w:ins>
      <w:ins w:id="1084" w:author="Benton, Deon" w:date="2026-03-17T16:04:00Z" w16du:dateUtc="2026-03-17T21:04:00Z">
        <w:r w:rsidR="00D315F6">
          <w:rPr>
            <w:rFonts w:ascii="Times New Roman" w:hAnsi="Times New Roman" w:cs="Times New Roman"/>
          </w:rPr>
          <w:t>straight trajector</w:t>
        </w:r>
      </w:ins>
      <w:ins w:id="1085" w:author="Benton, Deon" w:date="2026-03-17T16:08:00Z" w16du:dateUtc="2026-03-17T21:08:00Z">
        <w:r w:rsidR="004D271B">
          <w:rPr>
            <w:rFonts w:ascii="Times New Roman" w:hAnsi="Times New Roman" w:cs="Times New Roman"/>
          </w:rPr>
          <w:t>y to be more familiar than the curved one</w:t>
        </w:r>
      </w:ins>
      <w:ins w:id="1086" w:author="Benton, Deon" w:date="2026-03-17T16:11:00Z" w16du:dateUtc="2026-03-17T21:11:00Z">
        <w:r w:rsidR="006873F6">
          <w:rPr>
            <w:rFonts w:ascii="Times New Roman" w:hAnsi="Times New Roman" w:cs="Times New Roman"/>
          </w:rPr>
          <w:t>—</w:t>
        </w:r>
      </w:ins>
      <w:ins w:id="1087" w:author="Benton, Deon" w:date="2026-03-17T16:12:00Z" w16du:dateUtc="2026-03-17T21:12:00Z">
        <w:r w:rsidR="006873F6">
          <w:rPr>
            <w:rFonts w:ascii="Times New Roman" w:hAnsi="Times New Roman" w:cs="Times New Roman"/>
          </w:rPr>
          <w:t xml:space="preserve">due to their own experience </w:t>
        </w:r>
      </w:ins>
      <w:ins w:id="1088" w:author="Benton, Deon" w:date="2026-03-17T16:14:00Z" w16du:dateUtc="2026-03-17T21:14:00Z">
        <w:r w:rsidR="005C0C57">
          <w:rPr>
            <w:rFonts w:ascii="Times New Roman" w:hAnsi="Times New Roman" w:cs="Times New Roman"/>
          </w:rPr>
          <w:t>producing such paths</w:t>
        </w:r>
      </w:ins>
      <w:ins w:id="1089" w:author="Benton, Deon" w:date="2026-03-17T16:12:00Z" w16du:dateUtc="2026-03-17T21:12:00Z">
        <w:r w:rsidR="006873F6">
          <w:rPr>
            <w:rFonts w:ascii="Times New Roman" w:hAnsi="Times New Roman" w:cs="Times New Roman"/>
          </w:rPr>
          <w:t>—</w:t>
        </w:r>
      </w:ins>
      <w:ins w:id="1090" w:author="Benton, Deon" w:date="2026-03-17T16:08:00Z" w16du:dateUtc="2026-03-17T21:08:00Z">
        <w:r w:rsidR="004D271B">
          <w:rPr>
            <w:rFonts w:ascii="Times New Roman" w:hAnsi="Times New Roman" w:cs="Times New Roman"/>
          </w:rPr>
          <w:t xml:space="preserve">then </w:t>
        </w:r>
      </w:ins>
      <w:ins w:id="1091" w:author="Benton, Deon" w:date="2026-03-17T16:12:00Z" w16du:dateUtc="2026-03-17T21:12:00Z">
        <w:r w:rsidR="006873F6">
          <w:rPr>
            <w:rFonts w:ascii="Times New Roman" w:hAnsi="Times New Roman" w:cs="Times New Roman"/>
          </w:rPr>
          <w:t>they would be expected to look longer at</w:t>
        </w:r>
      </w:ins>
      <w:ins w:id="1092" w:author="Benton, Deon" w:date="2026-03-17T16:08:00Z" w16du:dateUtc="2026-03-17T21:08:00Z">
        <w:r w:rsidR="004D271B">
          <w:rPr>
            <w:rFonts w:ascii="Times New Roman" w:hAnsi="Times New Roman" w:cs="Times New Roman"/>
          </w:rPr>
          <w:t xml:space="preserve"> the inefficient test events than the </w:t>
        </w:r>
      </w:ins>
      <w:ins w:id="1093" w:author="Benton, Deon" w:date="2026-03-17T16:09:00Z" w16du:dateUtc="2026-03-17T21:09:00Z">
        <w:r w:rsidR="004D271B">
          <w:rPr>
            <w:rFonts w:ascii="Times New Roman" w:hAnsi="Times New Roman" w:cs="Times New Roman"/>
          </w:rPr>
          <w:t>efficient</w:t>
        </w:r>
      </w:ins>
      <w:ins w:id="1094" w:author="Benton, Deon" w:date="2026-03-17T16:08:00Z" w16du:dateUtc="2026-03-17T21:08:00Z">
        <w:r w:rsidR="004D271B">
          <w:rPr>
            <w:rFonts w:ascii="Times New Roman" w:hAnsi="Times New Roman" w:cs="Times New Roman"/>
          </w:rPr>
          <w:t xml:space="preserve"> ones.</w:t>
        </w:r>
      </w:ins>
      <w:ins w:id="1095" w:author="Benton, Deon" w:date="2026-03-17T16:09:00Z" w16du:dateUtc="2026-03-17T21:09:00Z">
        <w:r w:rsidR="00EC2EE5">
          <w:rPr>
            <w:rFonts w:ascii="Times New Roman" w:hAnsi="Times New Roman" w:cs="Times New Roman"/>
          </w:rPr>
          <w:t xml:space="preserve"> Crucially, this pattern of looking would</w:t>
        </w:r>
      </w:ins>
      <w:ins w:id="1096" w:author="Benton, Deon" w:date="2026-03-17T16:15:00Z" w16du:dateUtc="2026-03-17T21:15:00Z">
        <w:r w:rsidR="005C0C57">
          <w:rPr>
            <w:rFonts w:ascii="Times New Roman" w:hAnsi="Times New Roman" w:cs="Times New Roman"/>
          </w:rPr>
          <w:t xml:space="preserve"> </w:t>
        </w:r>
      </w:ins>
      <w:ins w:id="1097" w:author="Benton, Deon" w:date="2026-03-17T16:16:00Z" w16du:dateUtc="2026-03-17T21:16:00Z">
        <w:r w:rsidR="004645FE">
          <w:rPr>
            <w:rFonts w:ascii="Times New Roman" w:hAnsi="Times New Roman" w:cs="Times New Roman"/>
          </w:rPr>
          <w:t>suggest that infants’ responses in this study h</w:t>
        </w:r>
      </w:ins>
      <w:ins w:id="1098" w:author="Benton, Deon" w:date="2026-03-17T16:17:00Z" w16du:dateUtc="2026-03-17T21:17:00Z">
        <w:r w:rsidR="00BB407A">
          <w:rPr>
            <w:rFonts w:ascii="Times New Roman" w:hAnsi="Times New Roman" w:cs="Times New Roman"/>
          </w:rPr>
          <w:t xml:space="preserve">ad little to do with a priori notions of efficiency; instead, such </w:t>
        </w:r>
      </w:ins>
      <w:ins w:id="1099" w:author="Benton, Deon" w:date="2026-03-17T16:18:00Z" w16du:dateUtc="2026-03-17T21:18:00Z">
        <w:r w:rsidR="00BB407A">
          <w:rPr>
            <w:rFonts w:ascii="Times New Roman" w:hAnsi="Times New Roman" w:cs="Times New Roman"/>
          </w:rPr>
          <w:t xml:space="preserve">looking is merely a consequence of infants’ </w:t>
        </w:r>
      </w:ins>
      <w:proofErr w:type="gramStart"/>
      <w:ins w:id="1100" w:author="Benton, Deon" w:date="2026-03-17T16:55:00Z" w16du:dateUtc="2026-03-17T21:55:00Z">
        <w:r w:rsidR="008A5486">
          <w:rPr>
            <w:rFonts w:ascii="Times New Roman" w:hAnsi="Times New Roman" w:cs="Times New Roman"/>
          </w:rPr>
          <w:t>direct action</w:t>
        </w:r>
      </w:ins>
      <w:proofErr w:type="gramEnd"/>
      <w:ins w:id="1101" w:author="Benton, Deon" w:date="2026-03-17T16:18:00Z" w16du:dateUtc="2026-03-17T21:18:00Z">
        <w:r w:rsidR="00BB407A">
          <w:rPr>
            <w:rFonts w:ascii="Times New Roman" w:hAnsi="Times New Roman" w:cs="Times New Roman"/>
          </w:rPr>
          <w:t xml:space="preserve"> experience.</w:t>
        </w:r>
      </w:ins>
    </w:p>
    <w:p w14:paraId="2989804D" w14:textId="79B12116" w:rsidR="008B095A" w:rsidRDefault="00D55339" w:rsidP="00795BA1">
      <w:pPr>
        <w:spacing w:line="480" w:lineRule="auto"/>
        <w:ind w:firstLine="720"/>
        <w:contextualSpacing/>
        <w:rPr>
          <w:ins w:id="1102" w:author="Benton, Deon" w:date="2026-03-17T16:52:00Z" w16du:dateUtc="2026-03-17T21:52:00Z"/>
          <w:rFonts w:ascii="Times New Roman" w:hAnsi="Times New Roman" w:cs="Times New Roman"/>
        </w:rPr>
      </w:pPr>
      <w:ins w:id="1103" w:author="Benton, Deon" w:date="2026-03-17T16:21:00Z" w16du:dateUtc="2026-03-17T21:21:00Z">
        <w:r>
          <w:rPr>
            <w:rFonts w:ascii="Times New Roman" w:hAnsi="Times New Roman" w:cs="Times New Roman"/>
          </w:rPr>
          <w:t xml:space="preserve">It turns out </w:t>
        </w:r>
      </w:ins>
      <w:ins w:id="1104" w:author="Benton, Deon" w:date="2026-03-17T16:22:00Z" w16du:dateUtc="2026-03-17T21:22:00Z">
        <w:r>
          <w:rPr>
            <w:rFonts w:ascii="Times New Roman" w:hAnsi="Times New Roman" w:cs="Times New Roman"/>
          </w:rPr>
          <w:t xml:space="preserve">that </w:t>
        </w:r>
      </w:ins>
      <w:ins w:id="1105" w:author="Benton, Deon" w:date="2026-03-17T16:24:00Z" w16du:dateUtc="2026-03-17T21:24:00Z">
        <w:r w:rsidR="009525E6">
          <w:rPr>
            <w:rFonts w:ascii="Times New Roman" w:hAnsi="Times New Roman" w:cs="Times New Roman"/>
          </w:rPr>
          <w:t>habituating infants to causally efficacious action events</w:t>
        </w:r>
      </w:ins>
      <w:ins w:id="1106" w:author="Benton, Deon" w:date="2026-03-17T16:22:00Z" w16du:dateUtc="2026-03-17T21:22:00Z">
        <w:r>
          <w:rPr>
            <w:rFonts w:ascii="Times New Roman" w:hAnsi="Times New Roman" w:cs="Times New Roman"/>
          </w:rPr>
          <w:t xml:space="preserve"> may play a similar, salience-boosting function in Liu </w:t>
        </w:r>
      </w:ins>
      <w:ins w:id="1107" w:author="Benton, Deon" w:date="2026-03-18T10:10:00Z" w16du:dateUtc="2026-03-18T15:10:00Z">
        <w:r w:rsidR="00230718">
          <w:rPr>
            <w:rFonts w:ascii="Times New Roman" w:hAnsi="Times New Roman" w:cs="Times New Roman"/>
          </w:rPr>
          <w:t>et al.</w:t>
        </w:r>
      </w:ins>
      <w:ins w:id="1108" w:author="Benton, Deon" w:date="2026-03-17T16:22:00Z" w16du:dateUtc="2026-03-17T21:22:00Z">
        <w:r>
          <w:rPr>
            <w:rFonts w:ascii="Times New Roman" w:hAnsi="Times New Roman" w:cs="Times New Roman"/>
          </w:rPr>
          <w:t xml:space="preserve"> (2019). Specifically, </w:t>
        </w:r>
      </w:ins>
      <w:ins w:id="1109" w:author="Benton, Deon" w:date="2026-03-17T16:39:00Z" w16du:dateUtc="2026-03-17T21:39:00Z">
        <w:r w:rsidR="00906D82">
          <w:rPr>
            <w:rFonts w:ascii="Times New Roman" w:hAnsi="Times New Roman" w:cs="Times New Roman"/>
          </w:rPr>
          <w:t xml:space="preserve">when </w:t>
        </w:r>
      </w:ins>
      <w:ins w:id="1110" w:author="Benton, Deon" w:date="2026-03-17T16:41:00Z" w16du:dateUtc="2026-03-17T21:41:00Z">
        <w:r w:rsidR="00212270">
          <w:rPr>
            <w:rFonts w:ascii="Times New Roman" w:hAnsi="Times New Roman" w:cs="Times New Roman"/>
          </w:rPr>
          <w:t xml:space="preserve">an infant </w:t>
        </w:r>
      </w:ins>
      <w:ins w:id="1111" w:author="Benton, Deon" w:date="2026-03-17T16:40:00Z" w16du:dateUtc="2026-03-17T21:40:00Z">
        <w:r w:rsidR="00906D82">
          <w:rPr>
            <w:rFonts w:ascii="Times New Roman" w:hAnsi="Times New Roman" w:cs="Times New Roman"/>
          </w:rPr>
          <w:t xml:space="preserve">repeatedly </w:t>
        </w:r>
      </w:ins>
      <w:ins w:id="1112" w:author="Benton, Deon" w:date="2026-03-17T16:39:00Z" w16du:dateUtc="2026-03-17T21:39:00Z">
        <w:r w:rsidR="00906D82">
          <w:rPr>
            <w:rFonts w:ascii="Times New Roman" w:hAnsi="Times New Roman" w:cs="Times New Roman"/>
          </w:rPr>
          <w:t>observe</w:t>
        </w:r>
      </w:ins>
      <w:ins w:id="1113" w:author="Benton, Deon" w:date="2026-03-17T16:41:00Z" w16du:dateUtc="2026-03-17T21:41:00Z">
        <w:r w:rsidR="00212270">
          <w:rPr>
            <w:rFonts w:ascii="Times New Roman" w:hAnsi="Times New Roman" w:cs="Times New Roman"/>
          </w:rPr>
          <w:t>s</w:t>
        </w:r>
      </w:ins>
      <w:ins w:id="1114" w:author="Benton, Deon" w:date="2026-03-17T16:45:00Z" w16du:dateUtc="2026-03-17T21:45:00Z">
        <w:r w:rsidR="003977BC">
          <w:rPr>
            <w:rFonts w:ascii="Times New Roman" w:hAnsi="Times New Roman" w:cs="Times New Roman"/>
          </w:rPr>
          <w:t xml:space="preserve"> that an</w:t>
        </w:r>
      </w:ins>
      <w:ins w:id="1115" w:author="Benton, Deon" w:date="2026-03-17T16:41:00Z" w16du:dateUtc="2026-03-17T21:41:00Z">
        <w:r w:rsidR="00212270">
          <w:rPr>
            <w:rFonts w:ascii="Times New Roman" w:hAnsi="Times New Roman" w:cs="Times New Roman"/>
          </w:rPr>
          <w:t xml:space="preserve"> object immediately change</w:t>
        </w:r>
      </w:ins>
      <w:ins w:id="1116" w:author="Benton, Deon" w:date="2026-03-17T16:45:00Z" w16du:dateUtc="2026-03-17T21:45:00Z">
        <w:r w:rsidR="003977BC">
          <w:rPr>
            <w:rFonts w:ascii="Times New Roman" w:hAnsi="Times New Roman" w:cs="Times New Roman"/>
          </w:rPr>
          <w:t>s</w:t>
        </w:r>
      </w:ins>
      <w:ins w:id="1117" w:author="Benton, Deon" w:date="2026-03-17T16:41:00Z" w16du:dateUtc="2026-03-17T21:41:00Z">
        <w:r w:rsidR="00212270">
          <w:rPr>
            <w:rFonts w:ascii="Times New Roman" w:hAnsi="Times New Roman" w:cs="Times New Roman"/>
          </w:rPr>
          <w:t xml:space="preserve"> state</w:t>
        </w:r>
      </w:ins>
      <w:ins w:id="1118" w:author="Benton, Deon" w:date="2026-03-17T16:40:00Z" w16du:dateUtc="2026-03-17T21:40:00Z">
        <w:r w:rsidR="00906D82">
          <w:rPr>
            <w:rFonts w:ascii="Times New Roman" w:hAnsi="Times New Roman" w:cs="Times New Roman"/>
          </w:rPr>
          <w:t xml:space="preserve"> when an actor contacts it, the attention-grabbing nature of </w:t>
        </w:r>
      </w:ins>
      <w:ins w:id="1119" w:author="Benton, Deon" w:date="2026-03-17T16:42:00Z" w16du:dateUtc="2026-03-17T21:42:00Z">
        <w:r w:rsidR="00212270">
          <w:rPr>
            <w:rFonts w:ascii="Times New Roman" w:hAnsi="Times New Roman" w:cs="Times New Roman"/>
          </w:rPr>
          <w:t>that state change</w:t>
        </w:r>
      </w:ins>
      <w:ins w:id="1120" w:author="Benton, Deon" w:date="2026-03-17T16:40:00Z" w16du:dateUtc="2026-03-17T21:40:00Z">
        <w:r w:rsidR="00906D82">
          <w:rPr>
            <w:rFonts w:ascii="Times New Roman" w:hAnsi="Times New Roman" w:cs="Times New Roman"/>
          </w:rPr>
          <w:t xml:space="preserve"> may </w:t>
        </w:r>
      </w:ins>
      <w:ins w:id="1121" w:author="Benton, Deon" w:date="2026-03-17T16:42:00Z" w16du:dateUtc="2026-03-17T21:42:00Z">
        <w:r w:rsidR="00212270">
          <w:rPr>
            <w:rFonts w:ascii="Times New Roman" w:hAnsi="Times New Roman" w:cs="Times New Roman"/>
          </w:rPr>
          <w:t>heighten the salience of the entire event.</w:t>
        </w:r>
      </w:ins>
      <w:ins w:id="1122" w:author="Benton, Deon" w:date="2026-03-17T16:43:00Z" w16du:dateUtc="2026-03-17T21:43:00Z">
        <w:r w:rsidR="00212270">
          <w:rPr>
            <w:rFonts w:ascii="Times New Roman" w:hAnsi="Times New Roman" w:cs="Times New Roman"/>
          </w:rPr>
          <w:t xml:space="preserve"> </w:t>
        </w:r>
      </w:ins>
      <w:ins w:id="1123"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24" w:author="Benton, Deon" w:date="2026-03-17T16:43:00Z" w16du:dateUtc="2026-03-17T21:43:00Z">
        <w:r w:rsidR="003977BC">
          <w:rPr>
            <w:rFonts w:ascii="Times New Roman" w:hAnsi="Times New Roman" w:cs="Times New Roman"/>
          </w:rPr>
          <w:t xml:space="preserve"> may</w:t>
        </w:r>
      </w:ins>
      <w:ins w:id="1125" w:author="Benton, Deon" w:date="2026-03-17T16:44:00Z" w16du:dateUtc="2026-03-17T21:44:00Z">
        <w:r w:rsidR="003977BC">
          <w:rPr>
            <w:rFonts w:ascii="Times New Roman" w:hAnsi="Times New Roman" w:cs="Times New Roman"/>
          </w:rPr>
          <w:t xml:space="preserve"> in turn</w:t>
        </w:r>
      </w:ins>
      <w:ins w:id="1126" w:author="Benton, Deon" w:date="2026-03-17T16:43:00Z" w16du:dateUtc="2026-03-17T21:43:00Z">
        <w:r w:rsidR="003977BC">
          <w:rPr>
            <w:rFonts w:ascii="Times New Roman" w:hAnsi="Times New Roman" w:cs="Times New Roman"/>
          </w:rPr>
          <w:t xml:space="preserve"> </w:t>
        </w:r>
      </w:ins>
      <w:ins w:id="1127" w:author="Benton, Deon" w:date="2026-03-17T16:44:00Z" w16du:dateUtc="2026-03-17T21:44:00Z">
        <w:r w:rsidR="003977BC">
          <w:rPr>
            <w:rFonts w:ascii="Times New Roman" w:hAnsi="Times New Roman" w:cs="Times New Roman"/>
          </w:rPr>
          <w:t>cause infants to encode the</w:t>
        </w:r>
      </w:ins>
      <w:ins w:id="1128" w:author="Benton, Deon" w:date="2026-03-17T16:43:00Z" w16du:dateUtc="2026-03-17T21:43:00Z">
        <w:r w:rsidR="003977BC">
          <w:rPr>
            <w:rFonts w:ascii="Times New Roman" w:hAnsi="Times New Roman" w:cs="Times New Roman"/>
          </w:rPr>
          <w:t xml:space="preserve"> relation between the </w:t>
        </w:r>
      </w:ins>
      <w:ins w:id="1129" w:author="Benton, Deon" w:date="2026-03-17T16:44:00Z" w16du:dateUtc="2026-03-17T21:44:00Z">
        <w:r w:rsidR="003977BC">
          <w:rPr>
            <w:rFonts w:ascii="Times New Roman" w:hAnsi="Times New Roman" w:cs="Times New Roman"/>
          </w:rPr>
          <w:t>reach’s arced motion path and the barrier over which the path occurs.</w:t>
        </w:r>
      </w:ins>
      <w:ins w:id="1130" w:author="Benton, Deon" w:date="2026-03-17T16:40:00Z" w16du:dateUtc="2026-03-17T21:40:00Z">
        <w:r w:rsidR="00906D82">
          <w:rPr>
            <w:rFonts w:ascii="Times New Roman" w:hAnsi="Times New Roman" w:cs="Times New Roman"/>
          </w:rPr>
          <w:t xml:space="preserve"> </w:t>
        </w:r>
      </w:ins>
      <w:ins w:id="1131" w:author="Benton, Deon" w:date="2026-03-17T16:45:00Z" w16du:dateUtc="2026-03-17T21:45:00Z">
        <w:r w:rsidR="00B2144E">
          <w:rPr>
            <w:rFonts w:ascii="Times New Roman" w:hAnsi="Times New Roman" w:cs="Times New Roman"/>
          </w:rPr>
          <w:t>On this view</w:t>
        </w:r>
      </w:ins>
      <w:ins w:id="1132" w:author="Benton, Deon" w:date="2026-03-17T16:46:00Z" w16du:dateUtc="2026-03-17T21:46:00Z">
        <w:r w:rsidR="00B2144E">
          <w:rPr>
            <w:rFonts w:ascii="Times New Roman" w:hAnsi="Times New Roman" w:cs="Times New Roman"/>
          </w:rPr>
          <w:t xml:space="preserve">, the role of causal efficacy is not to cause infants to </w:t>
        </w:r>
        <w:r w:rsidR="00B2144E">
          <w:rPr>
            <w:rFonts w:ascii="Times New Roman" w:hAnsi="Times New Roman" w:cs="Times New Roman"/>
          </w:rPr>
          <w:lastRenderedPageBreak/>
          <w:t xml:space="preserve">process </w:t>
        </w:r>
      </w:ins>
      <w:ins w:id="1133" w:author="Benton, Deon" w:date="2026-03-17T16:47:00Z" w16du:dateUtc="2026-03-17T21:47:00Z">
        <w:r w:rsidR="00B2144E">
          <w:rPr>
            <w:rFonts w:ascii="Times New Roman" w:hAnsi="Times New Roman" w:cs="Times New Roman"/>
          </w:rPr>
          <w:t xml:space="preserve">actions in terms of their efficiency but to make the visible structure of the event itself easier to encode. Crucially, </w:t>
        </w:r>
      </w:ins>
      <w:ins w:id="1134" w:author="Benton, Deon" w:date="2026-03-17T17:06:00Z" w16du:dateUtc="2026-03-17T22:06:00Z">
        <w:r w:rsidR="00795BA1">
          <w:rPr>
            <w:rFonts w:ascii="Times New Roman" w:hAnsi="Times New Roman" w:cs="Times New Roman"/>
          </w:rPr>
          <w:t>infants’ ability to process an event as a si</w:t>
        </w:r>
      </w:ins>
      <w:ins w:id="1135" w:author="Benton, Deon" w:date="2026-03-17T17:07:00Z" w16du:dateUtc="2026-03-17T22:07:00Z">
        <w:r w:rsidR="00795BA1">
          <w:rPr>
            <w:rFonts w:ascii="Times New Roman" w:hAnsi="Times New Roman" w:cs="Times New Roman"/>
          </w:rPr>
          <w:t>ngle, cohesive action sequence</w:t>
        </w:r>
      </w:ins>
      <w:ins w:id="1136" w:author="Benton, Deon" w:date="2026-03-17T17:06:00Z" w16du:dateUtc="2026-03-17T22:06:00Z">
        <w:r w:rsidR="00795BA1">
          <w:rPr>
            <w:rFonts w:ascii="Times New Roman" w:hAnsi="Times New Roman" w:cs="Times New Roman"/>
          </w:rPr>
          <w:t xml:space="preserve"> and to encode the relation between the curved motion and barrier</w:t>
        </w:r>
      </w:ins>
      <w:ins w:id="1137" w:author="Benton, Deon" w:date="2026-03-17T17:07:00Z" w16du:dateUtc="2026-03-17T22:07:00Z">
        <w:r w:rsidR="00795BA1">
          <w:rPr>
            <w:rFonts w:ascii="Times New Roman" w:hAnsi="Times New Roman" w:cs="Times New Roman"/>
          </w:rPr>
          <w:t xml:space="preserve"> within it</w:t>
        </w:r>
      </w:ins>
      <w:ins w:id="1138" w:author="Benton, Deon" w:date="2026-03-17T17:06:00Z" w16du:dateUtc="2026-03-17T22:06:00Z">
        <w:r w:rsidR="00795BA1">
          <w:rPr>
            <w:rFonts w:ascii="Times New Roman" w:hAnsi="Times New Roman" w:cs="Times New Roman"/>
          </w:rPr>
          <w:t xml:space="preserve"> may be disrupted </w:t>
        </w:r>
      </w:ins>
      <w:ins w:id="1139" w:author="Benton, Deon" w:date="2026-03-17T16:47:00Z" w16du:dateUtc="2026-03-17T21:47:00Z">
        <w:r w:rsidR="00B2144E">
          <w:rPr>
            <w:rFonts w:ascii="Times New Roman" w:hAnsi="Times New Roman" w:cs="Times New Roman"/>
          </w:rPr>
          <w:t xml:space="preserve">if </w:t>
        </w:r>
      </w:ins>
      <w:ins w:id="1140" w:author="Benton, Deon" w:date="2026-03-17T17:07:00Z" w16du:dateUtc="2026-03-17T22:07:00Z">
        <w:r w:rsidR="00795BA1">
          <w:rPr>
            <w:rFonts w:ascii="Times New Roman" w:hAnsi="Times New Roman" w:cs="Times New Roman"/>
          </w:rPr>
          <w:t>an object changes state after</w:t>
        </w:r>
      </w:ins>
      <w:ins w:id="1141" w:author="Benton, Deon" w:date="2026-03-17T16:47:00Z" w16du:dateUtc="2026-03-17T21:47:00Z">
        <w:r w:rsidR="00F3370F">
          <w:rPr>
            <w:rFonts w:ascii="Times New Roman" w:hAnsi="Times New Roman" w:cs="Times New Roman"/>
          </w:rPr>
          <w:t xml:space="preserve"> a brief delay and at some spatial distance </w:t>
        </w:r>
      </w:ins>
      <w:ins w:id="1142" w:author="Benton, Deon" w:date="2026-03-17T16:48:00Z" w16du:dateUtc="2026-03-17T21:48:00Z">
        <w:r w:rsidR="00F3370F">
          <w:rPr>
            <w:rFonts w:ascii="Times New Roman" w:hAnsi="Times New Roman" w:cs="Times New Roman"/>
          </w:rPr>
          <w:t xml:space="preserve">from </w:t>
        </w:r>
      </w:ins>
      <w:ins w:id="1143" w:author="Benton, Deon" w:date="2026-03-17T17:07:00Z" w16du:dateUtc="2026-03-17T22:07:00Z">
        <w:r w:rsidR="00795BA1">
          <w:rPr>
            <w:rFonts w:ascii="Times New Roman" w:hAnsi="Times New Roman" w:cs="Times New Roman"/>
          </w:rPr>
          <w:t>a</w:t>
        </w:r>
      </w:ins>
      <w:ins w:id="1144" w:author="Benton, Deon" w:date="2026-03-17T16:48:00Z" w16du:dateUtc="2026-03-17T21:48:00Z">
        <w:r w:rsidR="00F3370F">
          <w:rPr>
            <w:rFonts w:ascii="Times New Roman" w:hAnsi="Times New Roman" w:cs="Times New Roman"/>
          </w:rPr>
          <w:t xml:space="preserve"> hand</w:t>
        </w:r>
      </w:ins>
      <w:ins w:id="1145" w:author="Benton, Deon" w:date="2026-03-17T16:50:00Z" w16du:dateUtc="2026-03-17T21:50:00Z">
        <w:r w:rsidR="00DF52FA">
          <w:rPr>
            <w:rFonts w:ascii="Times New Roman" w:hAnsi="Times New Roman" w:cs="Times New Roman"/>
          </w:rPr>
          <w:t>. A corollary of this is that infants may be less likely to encode the relation between the arced motion of the reach and the barrier underneath it.</w:t>
        </w:r>
      </w:ins>
      <w:ins w:id="1146" w:author="Benton, Deon" w:date="2026-03-17T16:51:00Z" w16du:dateUtc="2026-03-17T21:51:00Z">
        <w:r w:rsidR="00DF52FA">
          <w:rPr>
            <w:rFonts w:ascii="Times New Roman" w:hAnsi="Times New Roman" w:cs="Times New Roman"/>
          </w:rPr>
          <w:t xml:space="preserve"> </w:t>
        </w:r>
      </w:ins>
      <w:ins w:id="1147" w:author="Benton, Deon" w:date="2026-03-17T17:09:00Z" w16du:dateUtc="2026-03-17T22:09:00Z">
        <w:r w:rsidR="00650F06">
          <w:rPr>
            <w:rFonts w:ascii="Times New Roman" w:hAnsi="Times New Roman" w:cs="Times New Roman"/>
          </w:rPr>
          <w:t>Likewise</w:t>
        </w:r>
      </w:ins>
      <w:ins w:id="1148" w:author="Benton, Deon" w:date="2026-03-17T16:51:00Z" w16du:dateUtc="2026-03-17T21:51:00Z">
        <w:r w:rsidR="00DF52FA">
          <w:rPr>
            <w:rFonts w:ascii="Times New Roman" w:hAnsi="Times New Roman" w:cs="Times New Roman"/>
          </w:rPr>
          <w:t xml:space="preserve">, even if </w:t>
        </w:r>
      </w:ins>
      <w:ins w:id="1149" w:author="Benton, Deon" w:date="2026-03-17T17:10:00Z" w16du:dateUtc="2026-03-17T22:10:00Z">
        <w:r w:rsidR="00650F06">
          <w:rPr>
            <w:rFonts w:ascii="Times New Roman" w:hAnsi="Times New Roman" w:cs="Times New Roman"/>
          </w:rPr>
          <w:t>an object changes physical state immediately</w:t>
        </w:r>
      </w:ins>
      <w:ins w:id="1150" w:author="Benton, Deon" w:date="2026-03-17T16:51:00Z" w16du:dateUtc="2026-03-17T21:51:00Z">
        <w:r w:rsidR="00DF52FA">
          <w:rPr>
            <w:rFonts w:ascii="Times New Roman" w:hAnsi="Times New Roman" w:cs="Times New Roman"/>
          </w:rPr>
          <w:t xml:space="preserve">, if the barrier is positioned </w:t>
        </w:r>
      </w:ins>
      <w:ins w:id="1151" w:author="Benton, Deon" w:date="2026-03-17T17:11:00Z" w16du:dateUtc="2026-03-17T22:11:00Z">
        <w:r w:rsidR="002074F3">
          <w:rPr>
            <w:rFonts w:ascii="Times New Roman" w:hAnsi="Times New Roman" w:cs="Times New Roman"/>
          </w:rPr>
          <w:t>off</w:t>
        </w:r>
      </w:ins>
      <w:ins w:id="1152" w:author="Benton, Deon" w:date="2026-03-17T16:51:00Z" w16du:dateUtc="2026-03-17T21:51:00Z">
        <w:r w:rsidR="00DF52FA">
          <w:rPr>
            <w:rFonts w:ascii="Times New Roman" w:hAnsi="Times New Roman" w:cs="Times New Roman"/>
          </w:rPr>
          <w:t xml:space="preserve"> to the side of the arced motion, </w:t>
        </w:r>
      </w:ins>
      <w:ins w:id="1153" w:author="Benton, Deon" w:date="2026-03-17T16:52:00Z" w16du:dateUtc="2026-03-17T21:52:00Z">
        <w:r w:rsidR="008B095A">
          <w:rPr>
            <w:rFonts w:ascii="Times New Roman" w:hAnsi="Times New Roman" w:cs="Times New Roman"/>
          </w:rPr>
          <w:t xml:space="preserve">infants should be less likely to associate it with </w:t>
        </w:r>
      </w:ins>
      <w:ins w:id="1154" w:author="Benton, Deon" w:date="2026-03-17T17:10:00Z" w16du:dateUtc="2026-03-17T22:10:00Z">
        <w:r w:rsidR="00650F06">
          <w:rPr>
            <w:rFonts w:ascii="Times New Roman" w:hAnsi="Times New Roman" w:cs="Times New Roman"/>
          </w:rPr>
          <w:t xml:space="preserve">such motion </w:t>
        </w:r>
      </w:ins>
      <w:ins w:id="1155"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1A569E45" w:rsidR="007C115F" w:rsidRDefault="008B095A" w:rsidP="00521D26">
      <w:pPr>
        <w:spacing w:line="480" w:lineRule="auto"/>
        <w:ind w:firstLine="720"/>
        <w:contextualSpacing/>
        <w:rPr>
          <w:ins w:id="1156" w:author="Benton, Deon" w:date="2026-03-10T19:47:00Z" w16du:dateUtc="2026-03-11T00:47:00Z"/>
          <w:rFonts w:ascii="Times New Roman" w:hAnsi="Times New Roman" w:cs="Times New Roman"/>
        </w:rPr>
      </w:pPr>
      <w:ins w:id="1157" w:author="Benton, Deon" w:date="2026-03-17T16:53:00Z" w16du:dateUtc="2026-03-17T21:53:00Z">
        <w:r>
          <w:rPr>
            <w:rFonts w:ascii="Times New Roman" w:hAnsi="Times New Roman" w:cs="Times New Roman"/>
          </w:rPr>
          <w:t xml:space="preserve">Importantly, although </w:t>
        </w:r>
      </w:ins>
      <w:ins w:id="1158" w:author="Benton, Deon" w:date="2026-03-17T16:55:00Z" w16du:dateUtc="2026-03-17T21:55:00Z">
        <w:r w:rsidR="008A5486">
          <w:rPr>
            <w:rFonts w:ascii="Times New Roman" w:hAnsi="Times New Roman" w:cs="Times New Roman"/>
          </w:rPr>
          <w:t>direct action</w:t>
        </w:r>
      </w:ins>
      <w:ins w:id="1159" w:author="Benton, Deon" w:date="2026-03-17T16:53:00Z" w16du:dateUtc="2026-03-17T21:53:00Z">
        <w:r>
          <w:rPr>
            <w:rFonts w:ascii="Times New Roman" w:hAnsi="Times New Roman" w:cs="Times New Roman"/>
          </w:rPr>
          <w:t xml:space="preserve"> experience and causal efficacy may</w:t>
        </w:r>
      </w:ins>
      <w:ins w:id="1160" w:author="Benton, Deon" w:date="2026-03-17T17:00:00Z" w16du:dateUtc="2026-03-17T22:00:00Z">
        <w:r w:rsidR="00D7275F">
          <w:rPr>
            <w:rFonts w:ascii="Times New Roman" w:hAnsi="Times New Roman" w:cs="Times New Roman"/>
          </w:rPr>
          <w:t xml:space="preserve"> serve similar functions—</w:t>
        </w:r>
      </w:ins>
      <w:ins w:id="1161" w:author="Benton, Deon" w:date="2026-03-17T17:02:00Z" w16du:dateUtc="2026-03-17T22:02:00Z">
        <w:r w:rsidR="007A723F">
          <w:rPr>
            <w:rFonts w:ascii="Times New Roman" w:hAnsi="Times New Roman" w:cs="Times New Roman"/>
          </w:rPr>
          <w:t xml:space="preserve">namely, </w:t>
        </w:r>
      </w:ins>
      <w:ins w:id="1162" w:author="Benton, Deon" w:date="2026-03-17T17:00:00Z" w16du:dateUtc="2026-03-17T22:00:00Z">
        <w:r w:rsidR="00D7275F">
          <w:rPr>
            <w:rFonts w:ascii="Times New Roman" w:hAnsi="Times New Roman" w:cs="Times New Roman"/>
          </w:rPr>
          <w:t xml:space="preserve">to boost </w:t>
        </w:r>
      </w:ins>
      <w:ins w:id="1163" w:author="Benton, Deon" w:date="2026-03-17T16:53:00Z" w16du:dateUtc="2026-03-17T21:53:00Z">
        <w:r>
          <w:rPr>
            <w:rFonts w:ascii="Times New Roman" w:hAnsi="Times New Roman" w:cs="Times New Roman"/>
          </w:rPr>
          <w:t xml:space="preserve">infants’ overall </w:t>
        </w:r>
      </w:ins>
      <w:ins w:id="1164" w:author="Benton, Deon" w:date="2026-03-17T17:00:00Z" w16du:dateUtc="2026-03-17T22:00:00Z">
        <w:r w:rsidR="00D7275F">
          <w:rPr>
            <w:rFonts w:ascii="Times New Roman" w:hAnsi="Times New Roman" w:cs="Times New Roman"/>
          </w:rPr>
          <w:t xml:space="preserve">attention and </w:t>
        </w:r>
      </w:ins>
      <w:ins w:id="1165" w:author="Benton, Deon" w:date="2026-03-17T16:53:00Z" w16du:dateUtc="2026-03-17T21:53:00Z">
        <w:r>
          <w:rPr>
            <w:rFonts w:ascii="Times New Roman" w:hAnsi="Times New Roman" w:cs="Times New Roman"/>
          </w:rPr>
          <w:t xml:space="preserve">engagement </w:t>
        </w:r>
      </w:ins>
      <w:ins w:id="1166" w:author="Benton, Deon" w:date="2026-03-17T16:54:00Z" w16du:dateUtc="2026-03-17T21:54:00Z">
        <w:r w:rsidR="008A5486">
          <w:rPr>
            <w:rFonts w:ascii="Times New Roman" w:hAnsi="Times New Roman" w:cs="Times New Roman"/>
          </w:rPr>
          <w:t>in a task</w:t>
        </w:r>
      </w:ins>
      <w:ins w:id="1167" w:author="Benton, Deon" w:date="2026-03-17T17:00:00Z" w16du:dateUtc="2026-03-17T22:00:00Z">
        <w:r w:rsidR="00D7275F">
          <w:rPr>
            <w:rFonts w:ascii="Times New Roman" w:hAnsi="Times New Roman" w:cs="Times New Roman"/>
          </w:rPr>
          <w:t>—</w:t>
        </w:r>
      </w:ins>
      <w:ins w:id="1168" w:author="Benton, Deon" w:date="2026-03-17T17:02:00Z" w16du:dateUtc="2026-03-17T22:02:00Z">
        <w:r w:rsidR="007A723F">
          <w:rPr>
            <w:rFonts w:ascii="Times New Roman" w:hAnsi="Times New Roman" w:cs="Times New Roman"/>
          </w:rPr>
          <w:t>the effects that each has on</w:t>
        </w:r>
      </w:ins>
      <w:ins w:id="1169"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170" w:author="Benton, Deon" w:date="2026-03-17T17:01:00Z" w16du:dateUtc="2026-03-17T22:01:00Z">
        <w:r w:rsidR="00D7275F">
          <w:rPr>
            <w:rFonts w:ascii="Times New Roman" w:hAnsi="Times New Roman" w:cs="Times New Roman"/>
          </w:rPr>
          <w:t xml:space="preserve"> may differ</w:t>
        </w:r>
      </w:ins>
      <w:ins w:id="1171" w:author="Benton, Deon" w:date="2026-03-17T16:54:00Z" w16du:dateUtc="2026-03-17T21:54:00Z">
        <w:r w:rsidR="008A5486">
          <w:rPr>
            <w:rFonts w:ascii="Times New Roman" w:hAnsi="Times New Roman" w:cs="Times New Roman"/>
          </w:rPr>
          <w:t>.</w:t>
        </w:r>
      </w:ins>
      <w:ins w:id="1172" w:author="Benton, Deon" w:date="2026-03-17T16:48:00Z" w16du:dateUtc="2026-03-17T21:48:00Z">
        <w:r w:rsidR="00F3370F">
          <w:rPr>
            <w:rFonts w:ascii="Times New Roman" w:hAnsi="Times New Roman" w:cs="Times New Roman"/>
          </w:rPr>
          <w:t xml:space="preserve"> </w:t>
        </w:r>
      </w:ins>
      <w:ins w:id="1173" w:author="Benton, Deon" w:date="2026-03-17T17:01:00Z" w16du:dateUtc="2026-03-17T22:01:00Z">
        <w:r w:rsidR="00D7275F">
          <w:rPr>
            <w:rFonts w:ascii="Times New Roman" w:hAnsi="Times New Roman" w:cs="Times New Roman"/>
          </w:rPr>
          <w:t>For example, d</w:t>
        </w:r>
      </w:ins>
      <w:ins w:id="1174" w:author="Benton, Deon" w:date="2026-03-17T16:54:00Z" w16du:dateUtc="2026-03-17T21:54:00Z">
        <w:r w:rsidR="008A5486">
          <w:rPr>
            <w:rFonts w:ascii="Times New Roman" w:hAnsi="Times New Roman" w:cs="Times New Roman"/>
          </w:rPr>
          <w:t>irect action experience</w:t>
        </w:r>
      </w:ins>
      <w:ins w:id="1175" w:author="Benton, Deon" w:date="2026-03-17T17:03:00Z" w16du:dateUtc="2026-03-17T22:03:00Z">
        <w:r w:rsidR="007A723F">
          <w:rPr>
            <w:rFonts w:ascii="Times New Roman" w:hAnsi="Times New Roman" w:cs="Times New Roman"/>
          </w:rPr>
          <w:t>—such as that provided by sticky mittens—</w:t>
        </w:r>
      </w:ins>
      <w:ins w:id="1176"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177" w:author="Benton, Deon" w:date="2026-03-17T17:02:00Z" w16du:dateUtc="2026-03-17T22:02:00Z">
        <w:r w:rsidR="007A723F">
          <w:rPr>
            <w:rFonts w:ascii="Times New Roman" w:hAnsi="Times New Roman" w:cs="Times New Roman"/>
          </w:rPr>
          <w:t>straight reaching trajectories</w:t>
        </w:r>
      </w:ins>
      <w:ins w:id="1178" w:author="Benton, Deon" w:date="2026-03-17T17:04:00Z" w16du:dateUtc="2026-03-17T22:04:00Z">
        <w:r w:rsidR="001F286B">
          <w:rPr>
            <w:rFonts w:ascii="Times New Roman" w:hAnsi="Times New Roman" w:cs="Times New Roman"/>
          </w:rPr>
          <w:t xml:space="preserve">, as well as </w:t>
        </w:r>
      </w:ins>
      <w:ins w:id="1179" w:author="Benton, Deon" w:date="2026-03-18T09:43:00Z" w16du:dateUtc="2026-03-18T14:43:00Z">
        <w:r w:rsidR="00705050">
          <w:rPr>
            <w:rFonts w:ascii="Times New Roman" w:hAnsi="Times New Roman" w:cs="Times New Roman"/>
          </w:rPr>
          <w:t xml:space="preserve">perhaps </w:t>
        </w:r>
      </w:ins>
      <w:ins w:id="1180"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181" w:author="Benton, Deon" w:date="2026-03-17T17:05:00Z" w16du:dateUtc="2026-03-17T22:05:00Z">
        <w:r w:rsidR="001F286B">
          <w:rPr>
            <w:rFonts w:ascii="Times New Roman" w:hAnsi="Times New Roman" w:cs="Times New Roman"/>
          </w:rPr>
          <w:t xml:space="preserve">action events that are causally </w:t>
        </w:r>
        <w:proofErr w:type="gramStart"/>
        <w:r w:rsidR="001F286B">
          <w:rPr>
            <w:rFonts w:ascii="Times New Roman" w:hAnsi="Times New Roman" w:cs="Times New Roman"/>
          </w:rPr>
          <w:t>efficacious—</w:t>
        </w:r>
        <w:proofErr w:type="gramEnd"/>
        <w:r w:rsidR="001F286B">
          <w:rPr>
            <w:rFonts w:ascii="Times New Roman" w:hAnsi="Times New Roman" w:cs="Times New Roman"/>
          </w:rPr>
          <w:t xml:space="preserve">that is, the effect happens immediately and upon </w:t>
        </w:r>
      </w:ins>
      <w:ins w:id="1182" w:author="Benton, Deon" w:date="2026-03-17T17:12:00Z" w16du:dateUtc="2026-03-17T22:12:00Z">
        <w:r w:rsidR="002074F3">
          <w:rPr>
            <w:rFonts w:ascii="Times New Roman" w:hAnsi="Times New Roman" w:cs="Times New Roman"/>
          </w:rPr>
          <w:t>direct, phy</w:t>
        </w:r>
      </w:ins>
      <w:ins w:id="1183" w:author="Benton, Deon" w:date="2026-03-17T17:13:00Z" w16du:dateUtc="2026-03-17T22:13:00Z">
        <w:r w:rsidR="002074F3">
          <w:rPr>
            <w:rFonts w:ascii="Times New Roman" w:hAnsi="Times New Roman" w:cs="Times New Roman"/>
          </w:rPr>
          <w:t xml:space="preserve">sical </w:t>
        </w:r>
      </w:ins>
      <w:ins w:id="1184" w:author="Benton, Deon" w:date="2026-03-17T17:05:00Z" w16du:dateUtc="2026-03-17T22:05:00Z">
        <w:r w:rsidR="001F286B">
          <w:rPr>
            <w:rFonts w:ascii="Times New Roman" w:hAnsi="Times New Roman" w:cs="Times New Roman"/>
          </w:rPr>
          <w:t>contact—</w:t>
        </w:r>
      </w:ins>
      <w:ins w:id="1185" w:author="Benton, Deon" w:date="2026-03-17T17:04:00Z" w16du:dateUtc="2026-03-17T22:04:00Z">
        <w:r w:rsidR="001F286B">
          <w:rPr>
            <w:rFonts w:ascii="Times New Roman" w:hAnsi="Times New Roman" w:cs="Times New Roman"/>
          </w:rPr>
          <w:t>may enhance infants’ encoding of the</w:t>
        </w:r>
      </w:ins>
      <w:ins w:id="1186" w:author="Benton, Deon" w:date="2026-03-17T17:05:00Z" w16du:dateUtc="2026-03-17T22:05:00Z">
        <w:r w:rsidR="001F286B">
          <w:rPr>
            <w:rFonts w:ascii="Times New Roman" w:hAnsi="Times New Roman" w:cs="Times New Roman"/>
          </w:rPr>
          <w:t xml:space="preserve"> relation</w:t>
        </w:r>
      </w:ins>
      <w:ins w:id="1187" w:author="Benton, Deon" w:date="2026-03-17T17:04:00Z" w16du:dateUtc="2026-03-17T22:04:00Z">
        <w:r w:rsidR="001F286B">
          <w:rPr>
            <w:rFonts w:ascii="Times New Roman" w:hAnsi="Times New Roman" w:cs="Times New Roman"/>
          </w:rPr>
          <w:t xml:space="preserve"> curved motion and the barrier</w:t>
        </w:r>
      </w:ins>
      <w:ins w:id="1188" w:author="Benton, Deon" w:date="2026-03-17T17:13:00Z" w16du:dateUtc="2026-03-17T22:13:00Z">
        <w:r w:rsidR="006432DB">
          <w:rPr>
            <w:rFonts w:ascii="Times New Roman" w:hAnsi="Times New Roman" w:cs="Times New Roman"/>
          </w:rPr>
          <w:t>.</w:t>
        </w:r>
      </w:ins>
      <w:ins w:id="1189"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190" w:author="Benton, Deon" w:date="2026-03-17T17:15:00Z" w16du:dateUtc="2026-03-17T22:15:00Z">
        <w:r w:rsidR="004C689B">
          <w:rPr>
            <w:rFonts w:ascii="Times New Roman" w:hAnsi="Times New Roman" w:cs="Times New Roman"/>
          </w:rPr>
          <w:t xml:space="preserve"> </w:t>
        </w:r>
      </w:ins>
      <w:ins w:id="1191"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192" w:author="Benton, Deon" w:date="2026-03-17T17:15:00Z" w16du:dateUtc="2026-03-17T22:15:00Z">
        <w:r w:rsidR="004C689B">
          <w:rPr>
            <w:rFonts w:ascii="Times New Roman" w:hAnsi="Times New Roman" w:cs="Times New Roman"/>
          </w:rPr>
          <w:t>that even the looking behavior of</w:t>
        </w:r>
      </w:ins>
      <w:ins w:id="1193" w:author="Benton, Deon" w:date="2026-03-17T17:16:00Z" w16du:dateUtc="2026-03-17T22:16:00Z">
        <w:r w:rsidR="004C689B">
          <w:rPr>
            <w:rFonts w:ascii="Times New Roman" w:hAnsi="Times New Roman" w:cs="Times New Roman"/>
          </w:rPr>
          <w:t xml:space="preserve"> 3-month-old infants need not </w:t>
        </w:r>
      </w:ins>
      <w:ins w:id="1194" w:author="Benton, Deon" w:date="2026-03-17T17:19:00Z" w16du:dateUtc="2026-03-17T22:19:00Z">
        <w:r w:rsidR="00532E61">
          <w:rPr>
            <w:rFonts w:ascii="Times New Roman" w:hAnsi="Times New Roman" w:cs="Times New Roman"/>
          </w:rPr>
          <w:t xml:space="preserve">indicate </w:t>
        </w:r>
      </w:ins>
      <w:ins w:id="1195" w:author="Benton, Deon" w:date="2026-03-17T17:16:00Z" w16du:dateUtc="2026-03-17T22:16:00Z">
        <w:r w:rsidR="004C689B">
          <w:rPr>
            <w:rFonts w:ascii="Times New Roman" w:hAnsi="Times New Roman" w:cs="Times New Roman"/>
          </w:rPr>
          <w:t>an early</w:t>
        </w:r>
      </w:ins>
      <w:ins w:id="1196" w:author="Benton, Deon" w:date="2026-03-17T17:19:00Z" w16du:dateUtc="2026-03-17T22:19:00Z">
        <w:r w:rsidR="00532E61">
          <w:rPr>
            <w:rFonts w:ascii="Times New Roman" w:hAnsi="Times New Roman" w:cs="Times New Roman"/>
          </w:rPr>
          <w:t>-</w:t>
        </w:r>
      </w:ins>
      <w:ins w:id="1197" w:author="Benton, Deon" w:date="2026-03-17T17:16:00Z" w16du:dateUtc="2026-03-17T22:16:00Z">
        <w:r w:rsidR="004C689B">
          <w:rPr>
            <w:rFonts w:ascii="Times New Roman" w:hAnsi="Times New Roman" w:cs="Times New Roman"/>
          </w:rPr>
          <w:t xml:space="preserve">emerging notion of </w:t>
        </w:r>
      </w:ins>
      <w:ins w:id="1198" w:author="Benton, Deon" w:date="2026-03-17T17:19:00Z" w16du:dateUtc="2026-03-17T22:19:00Z">
        <w:r w:rsidR="00532E61">
          <w:rPr>
            <w:rFonts w:ascii="Times New Roman" w:hAnsi="Times New Roman" w:cs="Times New Roman"/>
          </w:rPr>
          <w:t xml:space="preserve">action </w:t>
        </w:r>
      </w:ins>
      <w:ins w:id="1199" w:author="Benton, Deon" w:date="2026-03-17T17:16:00Z" w16du:dateUtc="2026-03-17T22:16:00Z">
        <w:r w:rsidR="004C689B">
          <w:rPr>
            <w:rFonts w:ascii="Times New Roman" w:hAnsi="Times New Roman" w:cs="Times New Roman"/>
          </w:rPr>
          <w:t xml:space="preserve">efficiency. Instead, young infants’ </w:t>
        </w:r>
      </w:ins>
      <w:ins w:id="1200" w:author="Benton, Deon" w:date="2026-03-17T17:17:00Z" w16du:dateUtc="2026-03-17T22:17:00Z">
        <w:r w:rsidR="004C689B">
          <w:rPr>
            <w:rFonts w:ascii="Times New Roman" w:hAnsi="Times New Roman" w:cs="Times New Roman"/>
          </w:rPr>
          <w:t>looking patterns may arise from</w:t>
        </w:r>
      </w:ins>
      <w:ins w:id="1201"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02" w:author="Benton, Deon" w:date="2026-03-17T17:22:00Z" w16du:dateUtc="2026-03-17T22:22:00Z">
        <w:r w:rsidR="009D3E05">
          <w:rPr>
            <w:rFonts w:ascii="Times New Roman" w:hAnsi="Times New Roman" w:cs="Times New Roman"/>
          </w:rPr>
          <w:t>an action scene</w:t>
        </w:r>
      </w:ins>
      <w:ins w:id="1203" w:author="Benton, Deon" w:date="2026-03-17T17:20:00Z" w16du:dateUtc="2026-03-17T22:20:00Z">
        <w:r w:rsidR="009D3E05" w:rsidRPr="009E7771">
          <w:rPr>
            <w:rFonts w:ascii="Times New Roman" w:hAnsi="Times New Roman" w:cs="Times New Roman"/>
          </w:rPr>
          <w:t xml:space="preserve">, incidental encoding of </w:t>
        </w:r>
      </w:ins>
      <w:ins w:id="1204" w:author="Benton, Deon" w:date="2026-03-17T17:22:00Z" w16du:dateUtc="2026-03-17T22:22:00Z">
        <w:r w:rsidR="00521D26">
          <w:rPr>
            <w:rFonts w:ascii="Times New Roman" w:hAnsi="Times New Roman" w:cs="Times New Roman"/>
          </w:rPr>
          <w:t xml:space="preserve">their </w:t>
        </w:r>
      </w:ins>
      <w:ins w:id="1205" w:author="Benton, Deon" w:date="2026-03-17T17:20:00Z" w16du:dateUtc="2026-03-17T22:20:00Z">
        <w:r w:rsidR="009D3E05" w:rsidRPr="009E7771">
          <w:rPr>
            <w:rFonts w:ascii="Times New Roman" w:hAnsi="Times New Roman" w:cs="Times New Roman"/>
          </w:rPr>
          <w:t>own reaching trajectories, and</w:t>
        </w:r>
      </w:ins>
      <w:ins w:id="1206" w:author="Benton, Deon" w:date="2026-03-17T17:17:00Z" w16du:dateUtc="2026-03-17T22:17:00Z">
        <w:r w:rsidR="004C689B">
          <w:rPr>
            <w:rFonts w:ascii="Times New Roman" w:hAnsi="Times New Roman" w:cs="Times New Roman"/>
          </w:rPr>
          <w:t xml:space="preserve"> the same perceptually grounded associative processes </w:t>
        </w:r>
      </w:ins>
      <w:ins w:id="1207" w:author="Benton, Deon" w:date="2026-03-17T17:19:00Z" w16du:dateUtc="2026-03-17T22:19:00Z">
        <w:r w:rsidR="00532E61">
          <w:rPr>
            <w:rFonts w:ascii="Times New Roman" w:hAnsi="Times New Roman" w:cs="Times New Roman"/>
          </w:rPr>
          <w:t xml:space="preserve">argued </w:t>
        </w:r>
      </w:ins>
      <w:ins w:id="1208" w:author="Benton, Deon" w:date="2026-03-17T17:21:00Z" w16du:dateUtc="2026-03-17T22:21:00Z">
        <w:r w:rsidR="009D3E05">
          <w:rPr>
            <w:rFonts w:ascii="Times New Roman" w:hAnsi="Times New Roman" w:cs="Times New Roman"/>
          </w:rPr>
          <w:t xml:space="preserve">here </w:t>
        </w:r>
      </w:ins>
      <w:ins w:id="1209" w:author="Benton, Deon" w:date="2026-03-17T17:17:00Z" w16du:dateUtc="2026-03-17T22:17:00Z">
        <w:r w:rsidR="004C689B">
          <w:rPr>
            <w:rFonts w:ascii="Times New Roman" w:hAnsi="Times New Roman" w:cs="Times New Roman"/>
          </w:rPr>
          <w:t xml:space="preserve">to </w:t>
        </w:r>
      </w:ins>
      <w:ins w:id="1210" w:author="Benton, Deon" w:date="2026-03-17T17:19:00Z" w16du:dateUtc="2026-03-17T22:19:00Z">
        <w:r w:rsidR="00532E61">
          <w:rPr>
            <w:rFonts w:ascii="Times New Roman" w:hAnsi="Times New Roman" w:cs="Times New Roman"/>
          </w:rPr>
          <w:t>subserve</w:t>
        </w:r>
      </w:ins>
      <w:ins w:id="1211" w:author="Benton, Deon" w:date="2026-03-17T17:17:00Z" w16du:dateUtc="2026-03-17T22:17:00Z">
        <w:r w:rsidR="004C689B">
          <w:rPr>
            <w:rFonts w:ascii="Times New Roman" w:hAnsi="Times New Roman" w:cs="Times New Roman"/>
          </w:rPr>
          <w:t xml:space="preserve"> older infants’ performance. </w:t>
        </w:r>
      </w:ins>
    </w:p>
    <w:p w14:paraId="59A5325D" w14:textId="24DD08D9" w:rsidR="00524642" w:rsidRDefault="00635C87" w:rsidP="0096761D">
      <w:pPr>
        <w:spacing w:line="480" w:lineRule="auto"/>
        <w:ind w:firstLine="720"/>
        <w:contextualSpacing/>
        <w:rPr>
          <w:rFonts w:ascii="Times New Roman" w:hAnsi="Times New Roman" w:cs="Times New Roman"/>
        </w:rPr>
      </w:pPr>
      <w:ins w:id="1212" w:author="Benton, Deon" w:date="2026-02-11T16:20:00Z" w16du:dateUtc="2026-02-11T22:20:00Z">
        <w:r>
          <w:rPr>
            <w:rFonts w:ascii="Times New Roman" w:hAnsi="Times New Roman" w:cs="Times New Roman"/>
          </w:rPr>
          <w:lastRenderedPageBreak/>
          <w:t>T</w:t>
        </w:r>
      </w:ins>
      <w:ins w:id="1213" w:author="Benton, Deon" w:date="2026-03-10T19:33:00Z" w16du:dateUtc="2026-03-11T00:33:00Z">
        <w:r w:rsidR="00837A23">
          <w:rPr>
            <w:rFonts w:ascii="Times New Roman" w:hAnsi="Times New Roman" w:cs="Times New Roman"/>
          </w:rPr>
          <w:t>wo</w:t>
        </w:r>
      </w:ins>
      <w:ins w:id="1214" w:author="Benton, Deon" w:date="2026-02-11T16:20:00Z" w16du:dateUtc="2026-02-11T22:20:00Z">
        <w:r>
          <w:rPr>
            <w:rFonts w:ascii="Times New Roman" w:hAnsi="Times New Roman" w:cs="Times New Roman"/>
          </w:rPr>
          <w:t xml:space="preserve"> points are worth clarifying before </w:t>
        </w:r>
      </w:ins>
      <w:ins w:id="1215" w:author="Benton, Deon" w:date="2026-02-12T15:32:00Z" w16du:dateUtc="2026-02-12T21:32:00Z">
        <w:r w:rsidR="0096761D">
          <w:rPr>
            <w:rFonts w:ascii="Times New Roman" w:hAnsi="Times New Roman" w:cs="Times New Roman"/>
          </w:rPr>
          <w:t>proceeding</w:t>
        </w:r>
      </w:ins>
      <w:ins w:id="1216"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217" w:author="Benton, Deon" w:date="2026-02-12T15:32:00Z" w16du:dateUtc="2026-02-12T21:32:00Z">
        <w:r w:rsidR="0096761D">
          <w:rPr>
            <w:rFonts w:ascii="Times New Roman" w:hAnsi="Times New Roman" w:cs="Times New Roman"/>
          </w:rPr>
          <w:t xml:space="preserve">is it </w:t>
        </w:r>
      </w:ins>
      <w:ins w:id="1218"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219"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220" w:author="Benton, Deon" w:date="2026-03-17T20:46:00Z" w16du:dateUtc="2026-03-18T01:46:00Z">
        <w:r w:rsidR="009F7A89">
          <w:rPr>
            <w:rFonts w:ascii="Times New Roman" w:hAnsi="Times New Roman" w:cs="Times New Roman"/>
          </w:rPr>
          <w:t xml:space="preserve"> more</w:t>
        </w:r>
      </w:ins>
      <w:ins w:id="1221" w:author="Benton, Deon" w:date="2026-02-11T16:20:00Z" w16du:dateUtc="2026-02-11T22:20:00Z">
        <w:r w:rsidRPr="000B0B74">
          <w:rPr>
            <w:rFonts w:ascii="Times New Roman" w:hAnsi="Times New Roman" w:cs="Times New Roman"/>
          </w:rPr>
          <w:t xml:space="preserve"> general</w:t>
        </w:r>
      </w:ins>
      <w:ins w:id="1222" w:author="Benton, Deon" w:date="2026-03-17T20:46:00Z" w16du:dateUtc="2026-03-18T01:46:00Z">
        <w:r w:rsidR="009F7A89">
          <w:rPr>
            <w:rFonts w:ascii="Times New Roman" w:hAnsi="Times New Roman" w:cs="Times New Roman"/>
          </w:rPr>
          <w:t>, experience-based, associative</w:t>
        </w:r>
      </w:ins>
      <w:ins w:id="1223" w:author="Benton, Deon" w:date="2026-02-11T16:20:00Z" w16du:dateUtc="2026-02-11T22:20:00Z">
        <w:r w:rsidRPr="000B0B74">
          <w:rPr>
            <w:rFonts w:ascii="Times New Roman" w:hAnsi="Times New Roman" w:cs="Times New Roman"/>
          </w:rPr>
          <w:t xml:space="preserve"> processes</w:t>
        </w:r>
      </w:ins>
      <w:ins w:id="1224" w:author="Benton, Deon" w:date="2026-03-17T20:47:00Z" w16du:dateUtc="2026-03-18T01:47:00Z">
        <w:r w:rsidR="009F7A89">
          <w:rPr>
            <w:rFonts w:ascii="Times New Roman" w:hAnsi="Times New Roman" w:cs="Times New Roman"/>
          </w:rPr>
          <w:t xml:space="preserve">—processes </w:t>
        </w:r>
      </w:ins>
      <w:ins w:id="1225"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226" w:author="Benton, Deon" w:date="2026-02-12T15:33:00Z" w16du:dateUtc="2026-02-12T21:33:00Z">
        <w:r w:rsidR="0096761D">
          <w:rPr>
            <w:rFonts w:ascii="Times New Roman" w:hAnsi="Times New Roman" w:cs="Times New Roman"/>
          </w:rPr>
          <w:t xml:space="preserve"> visible, low-level, and conceptually neutral</w:t>
        </w:r>
      </w:ins>
      <w:ins w:id="1227" w:author="Benton, Deon" w:date="2026-02-11T16:20:00Z" w16du:dateUtc="2026-02-11T22:20:00Z">
        <w:r>
          <w:rPr>
            <w:rFonts w:ascii="Times New Roman" w:hAnsi="Times New Roman" w:cs="Times New Roman"/>
          </w:rPr>
          <w:t xml:space="preserve"> </w:t>
        </w:r>
      </w:ins>
      <w:ins w:id="1228" w:author="Benton, Deon" w:date="2026-02-12T15:33:00Z" w16du:dateUtc="2026-02-12T21:33:00Z">
        <w:r w:rsidR="0096761D">
          <w:rPr>
            <w:rFonts w:ascii="Times New Roman" w:hAnsi="Times New Roman" w:cs="Times New Roman"/>
          </w:rPr>
          <w:t>features</w:t>
        </w:r>
      </w:ins>
      <w:ins w:id="1229" w:author="Benton, Deon" w:date="2026-02-11T16:20:00Z" w16du:dateUtc="2026-02-11T22:20:00Z">
        <w:r>
          <w:rPr>
            <w:rFonts w:ascii="Times New Roman" w:hAnsi="Times New Roman" w:cs="Times New Roman"/>
          </w:rPr>
          <w:t xml:space="preserve"> </w:t>
        </w:r>
      </w:ins>
      <w:ins w:id="1230" w:author="Benton, Deon" w:date="2026-03-17T20:47:00Z" w16du:dateUtc="2026-03-18T01:47:00Z">
        <w:r w:rsidR="00013134">
          <w:rPr>
            <w:rFonts w:ascii="Times New Roman" w:hAnsi="Times New Roman" w:cs="Times New Roman"/>
          </w:rPr>
          <w:t>of</w:t>
        </w:r>
      </w:ins>
      <w:ins w:id="1231" w:author="Benton, Deon" w:date="2026-02-11T16:20:00Z" w16du:dateUtc="2026-02-11T22:20:00Z">
        <w:r>
          <w:rPr>
            <w:rFonts w:ascii="Times New Roman" w:hAnsi="Times New Roman" w:cs="Times New Roman"/>
          </w:rPr>
          <w:t xml:space="preserve"> visual scenes</w:t>
        </w:r>
      </w:ins>
      <w:ins w:id="1232" w:author="Benton, Deon" w:date="2026-03-17T20:47:00Z" w16du:dateUtc="2026-03-18T01:47:00Z">
        <w:r w:rsidR="00013134">
          <w:rPr>
            <w:rFonts w:ascii="Times New Roman" w:hAnsi="Times New Roman" w:cs="Times New Roman"/>
          </w:rPr>
          <w:t xml:space="preserve"> and kinematics of different actions</w:t>
        </w:r>
      </w:ins>
      <w:ins w:id="1233" w:author="Benton, Deon" w:date="2026-02-12T15:33:00Z" w16du:dateUtc="2026-02-12T21:33:00Z">
        <w:r w:rsidR="0096761D">
          <w:rPr>
            <w:rFonts w:ascii="Times New Roman" w:hAnsi="Times New Roman" w:cs="Times New Roman"/>
          </w:rPr>
          <w:t>.</w:t>
        </w:r>
      </w:ins>
      <w:ins w:id="1234"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235" w:author="Benton, Deon" w:date="2026-02-12T15:34:00Z" w16du:dateUtc="2026-02-12T21:34:00Z">
        <w:r w:rsidR="00105BB1">
          <w:rPr>
            <w:rFonts w:ascii="Times New Roman" w:hAnsi="Times New Roman" w:cs="Times New Roman"/>
          </w:rPr>
          <w:t>the overarching goal of the current paper is</w:t>
        </w:r>
      </w:ins>
      <w:ins w:id="1236" w:author="Benton, Deon" w:date="2026-02-11T16:20:00Z" w16du:dateUtc="2026-02-11T22:20:00Z">
        <w:r w:rsidRPr="009A322E">
          <w:rPr>
            <w:rFonts w:ascii="Times New Roman" w:hAnsi="Times New Roman" w:cs="Times New Roman"/>
          </w:rPr>
          <w:t xml:space="preserve"> to </w:t>
        </w:r>
      </w:ins>
      <w:ins w:id="1237" w:author="Benton, Deon" w:date="2026-03-17T20:48:00Z" w16du:dateUtc="2026-03-18T01:48:00Z">
        <w:r w:rsidR="00013134">
          <w:rPr>
            <w:rFonts w:ascii="Times New Roman" w:hAnsi="Times New Roman" w:cs="Times New Roman"/>
          </w:rPr>
          <w:t>test—through computer simulations—the sufficiency of the present account in capturing</w:t>
        </w:r>
      </w:ins>
      <w:ins w:id="1238"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the broader claim that infants’ behavior in </w:t>
        </w:r>
      </w:ins>
      <w:ins w:id="1239" w:author="Benton, Deon" w:date="2026-02-12T15:34:00Z" w16du:dateUtc="2026-02-12T21:34:00Z">
        <w:r w:rsidR="00105BB1">
          <w:rPr>
            <w:rFonts w:ascii="Times New Roman" w:hAnsi="Times New Roman" w:cs="Times New Roman"/>
          </w:rPr>
          <w:t>studies on this topic</w:t>
        </w:r>
      </w:ins>
      <w:ins w:id="1240"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ins>
      <w:ins w:id="1241" w:author="Benton, Deon" w:date="2026-02-12T15:35:00Z" w16du:dateUtc="2026-02-12T21:35:00Z">
        <w:r w:rsidR="00105BB1">
          <w:rPr>
            <w:rFonts w:ascii="Times New Roman" w:hAnsi="Times New Roman" w:cs="Times New Roman"/>
          </w:rPr>
          <w:t xml:space="preserve"> (e.g., </w:t>
        </w:r>
      </w:ins>
      <w:ins w:id="1242" w:author="Benton, Deon" w:date="2026-02-12T15:40:00Z" w16du:dateUtc="2026-02-12T21:40:00Z">
        <w:r w:rsidR="00F67E24">
          <w:rPr>
            <w:rFonts w:ascii="Times New Roman" w:hAnsi="Times New Roman" w:cs="Times New Roman"/>
          </w:rPr>
          <w:t xml:space="preserve">Altmann &amp; Dienes, 1999; </w:t>
        </w:r>
      </w:ins>
      <w:ins w:id="1243" w:author="Benton, Deon" w:date="2026-02-12T15:36:00Z" w16du:dateUtc="2026-02-12T21:36:00Z">
        <w:r w:rsidR="000E3F68">
          <w:rPr>
            <w:rFonts w:ascii="Times New Roman" w:hAnsi="Times New Roman" w:cs="Times New Roman"/>
          </w:rPr>
          <w:t>Benton, 2024;</w:t>
        </w:r>
      </w:ins>
      <w:ins w:id="1244" w:author="Benton, Deon" w:date="2026-02-12T15:41:00Z" w16du:dateUtc="2026-02-12T21:41:00Z">
        <w:r w:rsidR="00FC5CD7">
          <w:rPr>
            <w:rFonts w:ascii="Times New Roman" w:hAnsi="Times New Roman" w:cs="Times New Roman"/>
          </w:rPr>
          <w:t xml:space="preserve"> Benton et al., 2024;</w:t>
        </w:r>
      </w:ins>
      <w:ins w:id="1245" w:author="Benton, Deon" w:date="2026-02-12T15:36:00Z" w16du:dateUtc="2026-02-12T21:36:00Z">
        <w:r w:rsidR="000E3F68">
          <w:rPr>
            <w:rFonts w:ascii="Times New Roman" w:hAnsi="Times New Roman" w:cs="Times New Roman"/>
          </w:rPr>
          <w:t xml:space="preserve"> </w:t>
        </w:r>
      </w:ins>
      <w:ins w:id="1246"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247" w:author="Benton, Deon" w:date="2026-02-12T15:36:00Z" w16du:dateUtc="2026-02-12T21:36:00Z">
        <w:r w:rsidR="000E3F68">
          <w:rPr>
            <w:rFonts w:ascii="Times New Roman" w:hAnsi="Times New Roman" w:cs="Times New Roman"/>
          </w:rPr>
          <w:t>McClelland &amp; Thompson, 2007;</w:t>
        </w:r>
      </w:ins>
      <w:ins w:id="1248" w:author="Benton, Deon" w:date="2026-02-12T15:38:00Z" w16du:dateUtc="2026-02-12T21:38:00Z">
        <w:r w:rsidR="00F67E24">
          <w:rPr>
            <w:rFonts w:ascii="Times New Roman" w:hAnsi="Times New Roman" w:cs="Times New Roman"/>
          </w:rPr>
          <w:t xml:space="preserve"> </w:t>
        </w:r>
      </w:ins>
      <w:ins w:id="1249" w:author="Benton, Deon" w:date="2026-02-12T15:43:00Z" w16du:dateUtc="2026-02-12T21:43:00Z">
        <w:r w:rsidR="008E4B8C">
          <w:rPr>
            <w:rFonts w:ascii="Times New Roman" w:hAnsi="Times New Roman" w:cs="Times New Roman"/>
          </w:rPr>
          <w:t xml:space="preserve">Munakata, 1998; </w:t>
        </w:r>
      </w:ins>
      <w:ins w:id="1250" w:author="Benton, Deon" w:date="2026-02-12T15:42:00Z" w16du:dateUtc="2026-02-12T21:42:00Z">
        <w:r w:rsidR="008E4B8C">
          <w:rPr>
            <w:rFonts w:ascii="Times New Roman" w:hAnsi="Times New Roman" w:cs="Times New Roman"/>
          </w:rPr>
          <w:t xml:space="preserve">Munakata et al., 1997; </w:t>
        </w:r>
      </w:ins>
      <w:ins w:id="1251" w:author="Benton, Deon" w:date="2026-02-12T15:38:00Z" w16du:dateUtc="2026-02-12T21:38:00Z">
        <w:r w:rsidR="00F67E24">
          <w:rPr>
            <w:rFonts w:ascii="Times New Roman" w:hAnsi="Times New Roman" w:cs="Times New Roman"/>
          </w:rPr>
          <w:t>Orhan &amp; Lake, 2024;</w:t>
        </w:r>
      </w:ins>
      <w:ins w:id="1252" w:author="Benton, Deon" w:date="2026-02-12T15:39:00Z" w16du:dateUtc="2026-02-12T21:39:00Z">
        <w:r w:rsidR="00F67E24">
          <w:rPr>
            <w:rFonts w:ascii="Times New Roman" w:hAnsi="Times New Roman" w:cs="Times New Roman"/>
          </w:rPr>
          <w:t xml:space="preserve">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ins>
      <w:ins w:id="1253" w:author="Benton, Deon" w:date="2026-02-25T10:05:00Z" w16du:dateUtc="2026-02-25T16:05:00Z">
        <w:r w:rsidR="00797E75">
          <w:rPr>
            <w:rFonts w:ascii="Times New Roman" w:hAnsi="Times New Roman" w:cs="Times New Roman"/>
          </w:rPr>
          <w:t>;</w:t>
        </w:r>
      </w:ins>
      <w:ins w:id="1254" w:author="Benton, Deon" w:date="2026-02-12T15:36:00Z" w16du:dateUtc="2026-02-12T21:36:00Z">
        <w:r w:rsidR="000E3F68">
          <w:rPr>
            <w:rFonts w:ascii="Times New Roman" w:hAnsi="Times New Roman" w:cs="Times New Roman"/>
          </w:rPr>
          <w:t xml:space="preserve"> </w:t>
        </w:r>
      </w:ins>
      <w:proofErr w:type="spellStart"/>
      <w:ins w:id="1255" w:author="Benton, Deon" w:date="2026-02-12T15:37:00Z" w16du:dateUtc="2026-02-12T21:37:00Z">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xml:space="preserve">, 2008; </w:t>
        </w:r>
      </w:ins>
      <w:ins w:id="1256" w:author="Benton, Deon" w:date="2026-02-12T15:36:00Z" w16du:dateUtc="2026-02-12T21:36:00Z">
        <w:r w:rsidR="000E3F68">
          <w:rPr>
            <w:rFonts w:ascii="Times New Roman" w:hAnsi="Times New Roman" w:cs="Times New Roman"/>
          </w:rPr>
          <w:t>Rumelhart &amp; McClelland, 1985</w:t>
        </w:r>
      </w:ins>
      <w:ins w:id="1257" w:author="Benton, Deon" w:date="2026-02-12T15:37:00Z" w16du:dateUtc="2026-02-12T21:37:00Z">
        <w:r w:rsidR="000E3F68">
          <w:rPr>
            <w:rFonts w:ascii="Times New Roman" w:hAnsi="Times New Roman" w:cs="Times New Roman"/>
          </w:rPr>
          <w:t>; Vong et al., 2004</w:t>
        </w:r>
      </w:ins>
      <w:ins w:id="1258" w:author="Benton, Deon" w:date="2026-02-12T15:47:00Z" w16du:dateUtc="2026-02-12T21:47:00Z">
        <w:r w:rsidR="009130D6">
          <w:rPr>
            <w:rFonts w:ascii="Times New Roman" w:hAnsi="Times New Roman" w:cs="Times New Roman"/>
          </w:rPr>
          <w:t xml:space="preserve">; for excellent reviews see </w:t>
        </w:r>
      </w:ins>
      <w:ins w:id="1259" w:author="Benton, Deon" w:date="2026-03-17T20:51:00Z" w16du:dateUtc="2026-03-18T01:51:00Z">
        <w:r w:rsidR="00D93369">
          <w:rPr>
            <w:rFonts w:ascii="Times New Roman" w:hAnsi="Times New Roman" w:cs="Times New Roman"/>
          </w:rPr>
          <w:t xml:space="preserve">Elman et al., 1996 and </w:t>
        </w:r>
      </w:ins>
      <w:proofErr w:type="spellStart"/>
      <w:ins w:id="1260" w:author="Benton, Deon" w:date="2026-02-12T15:47:00Z" w16du:dateUtc="2026-02-12T21:47:00Z">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ins>
      <w:ins w:id="1261" w:author="Benton, Deon" w:date="2026-03-17T20:51:00Z" w16du:dateUtc="2026-03-18T01:51:00Z">
        <w:r w:rsidR="00D93369">
          <w:rPr>
            <w:rFonts w:ascii="Times New Roman" w:hAnsi="Times New Roman" w:cs="Times New Roman"/>
          </w:rPr>
          <w:t>4</w:t>
        </w:r>
      </w:ins>
      <w:ins w:id="1262" w:author="Benton, Deon" w:date="2026-02-12T15:36:00Z" w16du:dateUtc="2026-02-12T21:36:00Z">
        <w:r w:rsidR="000E3F68">
          <w:rPr>
            <w:rFonts w:ascii="Times New Roman" w:hAnsi="Times New Roman" w:cs="Times New Roman"/>
          </w:rPr>
          <w:t>)</w:t>
        </w:r>
      </w:ins>
      <w:ins w:id="1263"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264" w:author="Benton, Deon" w:date="2026-02-12T15:34:00Z" w16du:dateUtc="2026-02-12T21:34:00Z">
        <w:r w:rsidR="00105BB1">
          <w:rPr>
            <w:rFonts w:ascii="Times New Roman" w:hAnsi="Times New Roman" w:cs="Times New Roman"/>
          </w:rPr>
          <w:t>I</w:t>
        </w:r>
      </w:ins>
      <w:ins w:id="1265"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266"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267" w:author="Benton, Deon" w:date="2026-03-17T20:55:00Z" w16du:dateUtc="2026-03-18T01:55:00Z">
        <w:r>
          <w:rPr>
            <w:rFonts w:ascii="Times New Roman" w:hAnsi="Times New Roman" w:cs="Times New Roman"/>
          </w:rPr>
          <w:t>The goals of the present simulations were twofold. The first goal was to</w:t>
        </w:r>
      </w:ins>
      <w:ins w:id="1268"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269" w:author="Benton, Deon" w:date="2026-03-17T20:55:00Z" w16du:dateUtc="2026-03-18T01:55:00Z">
        <w:r>
          <w:rPr>
            <w:rFonts w:ascii="Times New Roman" w:hAnsi="Times New Roman" w:cs="Times New Roman"/>
          </w:rPr>
          <w:t>. To do this,</w:t>
        </w:r>
      </w:ins>
      <w:ins w:id="1270"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271" w:author="Benton, Deon" w:date="2026-02-12T15:57:00Z" w16du:dateUtc="2026-02-12T21:57:00Z">
        <w:r w:rsidR="00F83FBE">
          <w:rPr>
            <w:rFonts w:ascii="Times New Roman" w:hAnsi="Times New Roman" w:cs="Times New Roman"/>
          </w:rPr>
          <w:t xml:space="preserve">lled ALIAS </w:t>
        </w:r>
      </w:ins>
      <w:ins w:id="1272" w:author="Benton, Deon" w:date="2026-02-12T15:56:00Z" w16du:dateUtc="2026-02-12T21:56:00Z">
        <w:r w:rsidR="00F83FBE" w:rsidRPr="00F83FBE">
          <w:rPr>
            <w:rFonts w:ascii="Times New Roman" w:hAnsi="Times New Roman" w:cs="Times New Roman"/>
          </w:rPr>
          <w:t xml:space="preserve">to determine whether </w:t>
        </w:r>
      </w:ins>
      <w:ins w:id="1273" w:author="Benton, Deon" w:date="2026-03-21T11:10:00Z" w16du:dateUtc="2026-03-21T16:10:00Z">
        <w:r w:rsidR="00197111">
          <w:rPr>
            <w:rFonts w:ascii="Times New Roman" w:hAnsi="Times New Roman" w:cs="Times New Roman"/>
          </w:rPr>
          <w:t>the model</w:t>
        </w:r>
      </w:ins>
      <w:ins w:id="1274" w:author="Benton, Deon" w:date="2026-02-12T15:56:00Z" w16du:dateUtc="2026-02-12T21:56:00Z">
        <w:r w:rsidR="00F83FBE" w:rsidRPr="00F83FBE">
          <w:rPr>
            <w:rFonts w:ascii="Times New Roman" w:hAnsi="Times New Roman" w:cs="Times New Roman"/>
          </w:rPr>
          <w:t xml:space="preserve"> can qualitatively explain infants</w:t>
        </w:r>
        <w:proofErr w:type="gramStart"/>
        <w:r w:rsidR="00F83FBE" w:rsidRPr="00F83FBE">
          <w:rPr>
            <w:rFonts w:ascii="Times New Roman" w:hAnsi="Times New Roman" w:cs="Times New Roman"/>
          </w:rPr>
          <w:t>’ looking</w:t>
        </w:r>
        <w:proofErr w:type="gramEnd"/>
        <w:r w:rsidR="00F83FBE" w:rsidRPr="00F83FBE">
          <w:rPr>
            <w:rFonts w:ascii="Times New Roman" w:hAnsi="Times New Roman" w:cs="Times New Roman"/>
          </w:rPr>
          <w:t xml:space="preserve"> </w:t>
        </w:r>
        <w:r w:rsidR="00F83FBE" w:rsidRPr="00F83FBE">
          <w:rPr>
            <w:rFonts w:ascii="Times New Roman" w:hAnsi="Times New Roman" w:cs="Times New Roman"/>
          </w:rPr>
          <w:lastRenderedPageBreak/>
          <w:t xml:space="preserve">responses across a range of </w:t>
        </w:r>
      </w:ins>
      <w:proofErr w:type="spellStart"/>
      <w:ins w:id="1275" w:author="Benton, Deon" w:date="2026-02-12T15:57:00Z" w16du:dateUtc="2026-02-12T21:57:00Z">
        <w:r w:rsidR="00F83FBE">
          <w:rPr>
            <w:rFonts w:ascii="Times New Roman" w:hAnsi="Times New Roman" w:cs="Times New Roman"/>
          </w:rPr>
          <w:t>VoE</w:t>
        </w:r>
      </w:ins>
      <w:proofErr w:type="spellEnd"/>
      <w:ins w:id="1276" w:author="Benton, Deon" w:date="2026-02-12T15:56:00Z" w16du:dateUtc="2026-02-12T21:56:00Z">
        <w:r w:rsidR="00F83FBE" w:rsidRPr="00F83FBE">
          <w:rPr>
            <w:rFonts w:ascii="Times New Roman" w:hAnsi="Times New Roman" w:cs="Times New Roman"/>
          </w:rPr>
          <w:t xml:space="preserve"> studies </w:t>
        </w:r>
      </w:ins>
      <w:ins w:id="1277" w:author="Benton, Deon" w:date="2026-02-12T15:57:00Z" w16du:dateUtc="2026-02-12T21:57:00Z">
        <w:r w:rsidR="00F83FBE">
          <w:rPr>
            <w:rFonts w:ascii="Times New Roman" w:hAnsi="Times New Roman" w:cs="Times New Roman"/>
          </w:rPr>
          <w:t xml:space="preserve">assessing infant </w:t>
        </w:r>
      </w:ins>
      <w:ins w:id="1278" w:author="Benton, Deon" w:date="2026-02-12T15:56:00Z" w16du:dateUtc="2026-02-12T21:56:00Z">
        <w:r w:rsidR="00F83FBE" w:rsidRPr="00F83FBE">
          <w:rPr>
            <w:rFonts w:ascii="Times New Roman" w:hAnsi="Times New Roman" w:cs="Times New Roman"/>
          </w:rPr>
          <w:t>action understanding</w:t>
        </w:r>
      </w:ins>
      <w:ins w:id="1279" w:author="Benton, Deon" w:date="2026-02-12T15:57:00Z" w16du:dateUtc="2026-02-12T21:57:00Z">
        <w:r w:rsidR="00F83FBE">
          <w:rPr>
            <w:rFonts w:ascii="Times New Roman" w:hAnsi="Times New Roman" w:cs="Times New Roman"/>
          </w:rPr>
          <w:t>.</w:t>
        </w:r>
      </w:ins>
      <w:ins w:id="1280" w:author="Benton, Deon" w:date="2026-02-13T11:09:00Z" w16du:dateUtc="2026-02-13T17:09:00Z">
        <w:r w:rsidR="00FC2F2A">
          <w:rPr>
            <w:rFonts w:ascii="Times New Roman" w:hAnsi="Times New Roman" w:cs="Times New Roman"/>
          </w:rPr>
          <w:t xml:space="preserve"> </w:t>
        </w:r>
      </w:ins>
      <w:del w:id="1281"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282" w:author="Benton, Deon" w:date="2026-02-13T11:09:00Z" w16du:dateUtc="2026-02-13T17:09:00Z">
        <w:r w:rsidR="00FC2F2A">
          <w:rPr>
            <w:rFonts w:ascii="Times New Roman" w:eastAsia="Times New Roman" w:hAnsi="Times New Roman" w:cs="Times New Roman"/>
          </w:rPr>
          <w:t>because ALIAS was developed to capture</w:t>
        </w:r>
      </w:ins>
      <w:ins w:id="1283" w:author="Benton, Deon" w:date="2026-02-13T11:11:00Z" w16du:dateUtc="2026-02-13T17:11:00Z">
        <w:r w:rsidR="00E35E64">
          <w:rPr>
            <w:rFonts w:ascii="Times New Roman" w:eastAsia="Times New Roman" w:hAnsi="Times New Roman" w:cs="Times New Roman"/>
          </w:rPr>
          <w:t xml:space="preserve"> a broad set of</w:t>
        </w:r>
      </w:ins>
      <w:ins w:id="1284" w:author="Benton, Deon" w:date="2026-02-13T11:09:00Z" w16du:dateUtc="2026-02-13T17:09:00Z">
        <w:r w:rsidR="00FC2F2A">
          <w:rPr>
            <w:rFonts w:ascii="Times New Roman" w:eastAsia="Times New Roman" w:hAnsi="Times New Roman" w:cs="Times New Roman"/>
          </w:rPr>
          <w:t xml:space="preserve"> key findings in this literature</w:t>
        </w:r>
      </w:ins>
      <w:ins w:id="1285" w:author="Benton, Deon" w:date="2026-03-17T20:56:00Z" w16du:dateUtc="2026-03-18T01:56:00Z">
        <w:r>
          <w:rPr>
            <w:rFonts w:ascii="Times New Roman" w:eastAsia="Times New Roman" w:hAnsi="Times New Roman" w:cs="Times New Roman"/>
          </w:rPr>
          <w:t xml:space="preserve"> rather than one or two specific findings</w:t>
        </w:r>
      </w:ins>
      <w:ins w:id="1286" w:author="Benton, Deon" w:date="2026-02-13T11:09:00Z" w16du:dateUtc="2026-02-13T17:09:00Z">
        <w:r w:rsidR="00FC2F2A">
          <w:rPr>
            <w:rFonts w:ascii="Times New Roman" w:eastAsia="Times New Roman" w:hAnsi="Times New Roman" w:cs="Times New Roman"/>
          </w:rPr>
          <w:t>,</w:t>
        </w:r>
      </w:ins>
      <w:ins w:id="1287" w:author="Benton, Deon" w:date="2026-02-13T11:48:00Z" w16du:dateUtc="2026-02-13T17:48:00Z">
        <w:r w:rsidR="00841A7E">
          <w:rPr>
            <w:rFonts w:ascii="Times New Roman" w:eastAsia="Times New Roman" w:hAnsi="Times New Roman" w:cs="Times New Roman"/>
          </w:rPr>
          <w:t xml:space="preserve"> the simulations reported below </w:t>
        </w:r>
      </w:ins>
      <w:ins w:id="1288" w:author="Benton, Deon" w:date="2026-03-17T21:04:00Z" w16du:dateUtc="2026-03-18T02:04:00Z">
        <w:r w:rsidR="0089435D">
          <w:rPr>
            <w:rFonts w:ascii="Times New Roman" w:eastAsia="Times New Roman" w:hAnsi="Times New Roman" w:cs="Times New Roman"/>
          </w:rPr>
          <w:t>did not attempt to</w:t>
        </w:r>
      </w:ins>
      <w:ins w:id="1289"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290" w:author="Benton, Deon" w:date="2026-02-13T11:09:00Z" w16du:dateUtc="2026-02-13T17:09:00Z">
        <w:r w:rsidR="00FC2F2A">
          <w:rPr>
            <w:rFonts w:ascii="Times New Roman" w:eastAsia="Times New Roman" w:hAnsi="Times New Roman" w:cs="Times New Roman"/>
          </w:rPr>
          <w:t xml:space="preserve"> </w:t>
        </w:r>
      </w:ins>
      <w:ins w:id="1291"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292" w:author="Benton, Deon" w:date="2026-02-13T11:26:00Z" w16du:dateUtc="2026-02-13T17:26:00Z">
        <w:r w:rsidR="00D213F8">
          <w:rPr>
            <w:rFonts w:ascii="Times New Roman" w:eastAsia="Times New Roman" w:hAnsi="Times New Roman" w:cs="Times New Roman"/>
          </w:rPr>
          <w:t>targeted here</w:t>
        </w:r>
      </w:ins>
      <w:ins w:id="1293"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294" w:author="Benton, Deon" w:date="2026-02-13T11:32:00Z" w16du:dateUtc="2026-02-13T17:32:00Z">
        <w:r w:rsidR="007B777A">
          <w:rPr>
            <w:rFonts w:ascii="Times New Roman" w:eastAsia="Times New Roman" w:hAnsi="Times New Roman" w:cs="Times New Roman"/>
          </w:rPr>
          <w:t>thought</w:t>
        </w:r>
      </w:ins>
      <w:ins w:id="1295" w:author="Benton, Deon" w:date="2026-02-13T11:24:00Z" w16du:dateUtc="2026-02-13T17:24:00Z">
        <w:r w:rsidR="00F90C60" w:rsidRPr="00F90C60">
          <w:rPr>
            <w:rFonts w:ascii="Times New Roman" w:eastAsia="Times New Roman" w:hAnsi="Times New Roman" w:cs="Times New Roman"/>
          </w:rPr>
          <w:t xml:space="preserve"> to drive infants’ behavior</w:t>
        </w:r>
      </w:ins>
      <w:ins w:id="1296" w:author="Benton, Deon" w:date="2026-02-13T11:22:00Z" w16du:dateUtc="2026-02-13T17:22:00Z">
        <w:r w:rsidR="00A318A3">
          <w:rPr>
            <w:rFonts w:ascii="Times New Roman" w:eastAsia="Times New Roman" w:hAnsi="Times New Roman" w:cs="Times New Roman"/>
          </w:rPr>
          <w:t>.</w:t>
        </w:r>
      </w:ins>
      <w:ins w:id="1297" w:author="Benton, Deon" w:date="2026-02-13T11:17:00Z" w16du:dateUtc="2026-02-13T17:17:00Z">
        <w:r w:rsidR="00F121C3">
          <w:rPr>
            <w:rFonts w:ascii="Times New Roman" w:eastAsia="Times New Roman" w:hAnsi="Times New Roman" w:cs="Times New Roman"/>
          </w:rPr>
          <w:t xml:space="preserve"> </w:t>
        </w:r>
      </w:ins>
      <w:ins w:id="1298" w:author="Benton, Deon" w:date="2026-02-13T11:22:00Z" w16du:dateUtc="2026-02-13T17:22:00Z">
        <w:r w:rsidR="00A318A3">
          <w:rPr>
            <w:rFonts w:ascii="Times New Roman" w:eastAsia="Times New Roman" w:hAnsi="Times New Roman" w:cs="Times New Roman"/>
          </w:rPr>
          <w:t xml:space="preserve">Additionally, </w:t>
        </w:r>
      </w:ins>
      <w:ins w:id="1299"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300"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301"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302" w:author="Benton, Deon" w:date="2026-02-13T11:53:00Z" w16du:dateUtc="2026-02-13T17:53:00Z">
        <w:r>
          <w:rPr>
            <w:rFonts w:ascii="Times New Roman" w:hAnsi="Times New Roman" w:cs="Times New Roman"/>
            <w:b/>
            <w:bCs/>
          </w:rPr>
          <w:t>Selective long</w:t>
        </w:r>
      </w:ins>
      <w:ins w:id="1303" w:author="Benton, Deon" w:date="2026-02-13T11:54:00Z" w16du:dateUtc="2026-02-13T17:54:00Z">
        <w:r>
          <w:rPr>
            <w:rFonts w:ascii="Times New Roman" w:hAnsi="Times New Roman" w:cs="Times New Roman"/>
            <w:b/>
            <w:bCs/>
          </w:rPr>
          <w:t>er looking to inefficient</w:t>
        </w:r>
      </w:ins>
      <w:ins w:id="1304" w:author="Benton, Deon" w:date="2026-03-25T11:11:00Z" w16du:dateUtc="2026-03-25T16:11:00Z">
        <w:r w:rsidR="00896FCF">
          <w:rPr>
            <w:rFonts w:ascii="Times New Roman" w:hAnsi="Times New Roman" w:cs="Times New Roman"/>
            <w:b/>
            <w:bCs/>
          </w:rPr>
          <w:t xml:space="preserve"> than</w:t>
        </w:r>
      </w:ins>
      <w:ins w:id="1305" w:author="Benton, Deon" w:date="2026-02-13T11:54:00Z" w16du:dateUtc="2026-02-13T17:54:00Z">
        <w:r>
          <w:rPr>
            <w:rFonts w:ascii="Times New Roman" w:hAnsi="Times New Roman" w:cs="Times New Roman"/>
            <w:b/>
            <w:bCs/>
          </w:rPr>
          <w:t xml:space="preserve"> actions following</w:t>
        </w:r>
      </w:ins>
      <w:ins w:id="1306" w:author="Benton, Deon" w:date="2026-03-25T11:12:00Z" w16du:dateUtc="2026-03-25T16:12:00Z">
        <w:r w:rsidR="00896FCF">
          <w:rPr>
            <w:rFonts w:ascii="Times New Roman" w:hAnsi="Times New Roman" w:cs="Times New Roman"/>
            <w:b/>
            <w:bCs/>
          </w:rPr>
          <w:t xml:space="preserve"> constrained</w:t>
        </w:r>
      </w:ins>
      <w:ins w:id="1307" w:author="Benton, Deon" w:date="2026-02-13T11:54:00Z" w16du:dateUtc="2026-02-13T17:54:00Z">
        <w:r>
          <w:rPr>
            <w:rFonts w:ascii="Times New Roman" w:hAnsi="Times New Roman" w:cs="Times New Roman"/>
            <w:b/>
            <w:bCs/>
          </w:rPr>
          <w:t xml:space="preserve">. </w:t>
        </w:r>
      </w:ins>
      <w:ins w:id="1308" w:author="Benton, Deon" w:date="2026-02-13T12:02:00Z" w16du:dateUtc="2026-02-13T18:02:00Z">
        <w:r w:rsidR="00953FA9">
          <w:rPr>
            <w:rFonts w:ascii="Times New Roman" w:hAnsi="Times New Roman" w:cs="Times New Roman"/>
          </w:rPr>
          <w:t>I</w:t>
        </w:r>
      </w:ins>
      <w:ins w:id="1309" w:author="Benton, Deon" w:date="2026-02-13T11:54:00Z" w16du:dateUtc="2026-02-13T17:54:00Z">
        <w:r>
          <w:rPr>
            <w:rFonts w:ascii="Times New Roman" w:hAnsi="Times New Roman" w:cs="Times New Roman"/>
          </w:rPr>
          <w:t>n the absence of a physical barrier</w:t>
        </w:r>
      </w:ins>
      <w:ins w:id="1310"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311" w:author="Benton, Deon" w:date="2026-02-13T11:33:00Z" w16du:dateUtc="2026-02-13T17:33:00Z">
        <w:r w:rsidR="007B777A">
          <w:rPr>
            <w:rFonts w:ascii="Times New Roman" w:hAnsi="Times New Roman" w:cs="Times New Roman"/>
          </w:rPr>
          <w:t>when</w:t>
        </w:r>
      </w:ins>
      <w:ins w:id="1312" w:author="Benton, Deon" w:date="2026-02-13T11:55:00Z" w16du:dateUtc="2026-02-13T17:55:00Z">
        <w:r>
          <w:rPr>
            <w:rFonts w:ascii="Times New Roman" w:hAnsi="Times New Roman" w:cs="Times New Roman"/>
          </w:rPr>
          <w:t xml:space="preserve"> </w:t>
        </w:r>
      </w:ins>
      <w:ins w:id="1313" w:author="Benton, Deon" w:date="2026-02-13T11:33:00Z" w16du:dateUtc="2026-02-13T17:33:00Z">
        <w:r w:rsidR="007B777A">
          <w:rPr>
            <w:rFonts w:ascii="Times New Roman" w:hAnsi="Times New Roman" w:cs="Times New Roman"/>
          </w:rPr>
          <w:t>a</w:t>
        </w:r>
      </w:ins>
      <w:ins w:id="1314" w:author="Benton, Deon" w:date="2026-02-13T11:34:00Z" w16du:dateUtc="2026-02-13T17:34:00Z">
        <w:r w:rsidR="007B777A">
          <w:rPr>
            <w:rFonts w:ascii="Times New Roman" w:hAnsi="Times New Roman" w:cs="Times New Roman"/>
          </w:rPr>
          <w:t xml:space="preserve"> first character </w:t>
        </w:r>
      </w:ins>
      <w:ins w:id="1315" w:author="Benton, Deon" w:date="2026-02-13T11:33:00Z" w16du:dateUtc="2026-02-13T17:33:00Z">
        <w:r w:rsidR="007B777A">
          <w:rPr>
            <w:rFonts w:ascii="Times New Roman" w:hAnsi="Times New Roman" w:cs="Times New Roman"/>
          </w:rPr>
          <w:t>follows a curved path to reach</w:t>
        </w:r>
      </w:ins>
      <w:ins w:id="1316"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317" w:author="Benton, Deon" w:date="2026-02-13T11:36:00Z" w16du:dateUtc="2026-02-13T17:36:00Z">
        <w:r w:rsidR="00D0227A">
          <w:rPr>
            <w:rFonts w:ascii="Times New Roman" w:hAnsi="Times New Roman" w:cs="Times New Roman"/>
          </w:rPr>
          <w:t>.</w:t>
        </w:r>
      </w:ins>
      <w:ins w:id="1318" w:author="Benton, Deon" w:date="2026-02-13T11:39:00Z" w16du:dateUtc="2026-02-13T17:39:00Z">
        <w:r w:rsidR="00190D1A">
          <w:rPr>
            <w:rFonts w:ascii="Times New Roman" w:hAnsi="Times New Roman" w:cs="Times New Roman"/>
          </w:rPr>
          <w:t xml:space="preserve"> </w:t>
        </w:r>
      </w:ins>
      <w:ins w:id="1319" w:author="Benton, Deon" w:date="2026-02-13T11:40:00Z" w16du:dateUtc="2026-02-13T17:40:00Z">
        <w:r w:rsidR="00190D1A">
          <w:rPr>
            <w:rFonts w:ascii="Times New Roman" w:hAnsi="Times New Roman" w:cs="Times New Roman"/>
          </w:rPr>
          <w:t xml:space="preserve">Crucially, this pattern </w:t>
        </w:r>
      </w:ins>
      <w:ins w:id="1320" w:author="Benton, Deon" w:date="2026-02-13T12:10:00Z" w16du:dateUtc="2026-02-13T18:10:00Z">
        <w:r w:rsidR="00C66C18">
          <w:rPr>
            <w:rFonts w:ascii="Times New Roman" w:hAnsi="Times New Roman" w:cs="Times New Roman"/>
          </w:rPr>
          <w:t>only holds</w:t>
        </w:r>
      </w:ins>
      <w:ins w:id="1321" w:author="Benton, Deon" w:date="2026-02-13T11:40:00Z" w16du:dateUtc="2026-02-13T17:40:00Z">
        <w:r w:rsidR="00190D1A">
          <w:rPr>
            <w:rFonts w:ascii="Times New Roman" w:hAnsi="Times New Roman" w:cs="Times New Roman"/>
          </w:rPr>
          <w:t xml:space="preserve"> when </w:t>
        </w:r>
      </w:ins>
      <w:ins w:id="1322" w:author="Benton, Deon" w:date="2026-02-13T11:35:00Z" w16du:dateUtc="2026-02-13T17:35:00Z">
        <w:r w:rsidR="00445048">
          <w:rPr>
            <w:rFonts w:ascii="Times New Roman" w:hAnsi="Times New Roman" w:cs="Times New Roman"/>
          </w:rPr>
          <w:t>the curved action occur</w:t>
        </w:r>
      </w:ins>
      <w:ins w:id="1323" w:author="Benton, Deon" w:date="2026-02-13T11:40:00Z" w16du:dateUtc="2026-02-13T17:40:00Z">
        <w:r w:rsidR="00190D1A">
          <w:rPr>
            <w:rFonts w:ascii="Times New Roman" w:hAnsi="Times New Roman" w:cs="Times New Roman"/>
          </w:rPr>
          <w:t>s</w:t>
        </w:r>
      </w:ins>
      <w:ins w:id="1324" w:author="Benton, Deon" w:date="2026-02-13T11:35:00Z" w16du:dateUtc="2026-02-13T17:35:00Z">
        <w:r w:rsidR="00445048">
          <w:rPr>
            <w:rFonts w:ascii="Times New Roman" w:hAnsi="Times New Roman" w:cs="Times New Roman"/>
          </w:rPr>
          <w:t xml:space="preserve"> over a barrier </w:t>
        </w:r>
      </w:ins>
      <w:ins w:id="1325" w:author="Benton, Deon" w:date="2026-02-13T11:40:00Z" w16du:dateUtc="2026-02-13T17:40:00Z">
        <w:r w:rsidR="00190D1A">
          <w:rPr>
            <w:rFonts w:ascii="Times New Roman" w:hAnsi="Times New Roman" w:cs="Times New Roman"/>
          </w:rPr>
          <w:t>during an initial habituation phase</w:t>
        </w:r>
      </w:ins>
      <w:ins w:id="1326" w:author="Benton, Deon" w:date="2026-02-13T12:10:00Z" w16du:dateUtc="2026-02-13T18:10:00Z">
        <w:r w:rsidR="00C66C18">
          <w:rPr>
            <w:rFonts w:ascii="Times New Roman" w:hAnsi="Times New Roman" w:cs="Times New Roman"/>
          </w:rPr>
          <w:t xml:space="preserve">; infants look equally long at both actions when the </w:t>
        </w:r>
      </w:ins>
      <w:ins w:id="1327"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328" w:author="Benton, Deon" w:date="2026-02-25T12:02:00Z" w16du:dateUtc="2026-02-25T18:02:00Z">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329" w:author="Benton, Deon" w:date="2026-02-13T12:02:00Z" w16du:dateUtc="2026-02-13T18:02:00Z">
        <w:r w:rsidR="002E379E">
          <w:rPr>
            <w:rFonts w:ascii="Times New Roman" w:hAnsi="Times New Roman" w:cs="Times New Roman"/>
            <w:b/>
            <w:bCs/>
          </w:rPr>
          <w:t>Independence f</w:t>
        </w:r>
      </w:ins>
      <w:ins w:id="1330" w:author="Benton, Deon" w:date="2026-02-13T12:09:00Z" w16du:dateUtc="2026-02-13T18:09:00Z">
        <w:r w:rsidR="00C66C18">
          <w:rPr>
            <w:rFonts w:ascii="Times New Roman" w:hAnsi="Times New Roman" w:cs="Times New Roman"/>
            <w:b/>
            <w:bCs/>
          </w:rPr>
          <w:t>rom</w:t>
        </w:r>
      </w:ins>
      <w:ins w:id="1331" w:author="Benton, Deon" w:date="2026-02-13T12:02:00Z" w16du:dateUtc="2026-02-13T18:02:00Z">
        <w:r w:rsidR="002E379E">
          <w:rPr>
            <w:rFonts w:ascii="Times New Roman" w:hAnsi="Times New Roman" w:cs="Times New Roman"/>
            <w:b/>
            <w:bCs/>
          </w:rPr>
          <w:t xml:space="preserve"> animacy</w:t>
        </w:r>
      </w:ins>
      <w:ins w:id="1332" w:author="Benton, Deon" w:date="2026-02-13T11:56:00Z" w16du:dateUtc="2026-02-13T17:56:00Z">
        <w:r w:rsidR="005F561E">
          <w:rPr>
            <w:rFonts w:ascii="Times New Roman" w:hAnsi="Times New Roman" w:cs="Times New Roman"/>
            <w:b/>
            <w:bCs/>
          </w:rPr>
          <w:t>.</w:t>
        </w:r>
      </w:ins>
      <w:ins w:id="1333" w:author="Benton, Deon" w:date="2026-02-13T12:03:00Z" w16du:dateUtc="2026-02-13T18:03:00Z">
        <w:r w:rsidR="002E379E">
          <w:rPr>
            <w:rFonts w:ascii="Times New Roman" w:hAnsi="Times New Roman" w:cs="Times New Roman"/>
            <w:b/>
            <w:bCs/>
          </w:rPr>
          <w:t xml:space="preserve"> </w:t>
        </w:r>
      </w:ins>
      <w:ins w:id="1334" w:author="Benton, Deon" w:date="2026-02-13T11:56:00Z" w16du:dateUtc="2026-02-13T17:56:00Z">
        <w:r w:rsidR="005F561E">
          <w:rPr>
            <w:rFonts w:ascii="Times New Roman" w:hAnsi="Times New Roman" w:cs="Times New Roman"/>
          </w:rPr>
          <w:t>Infants’ looking behaviors adhere to the pattern d</w:t>
        </w:r>
      </w:ins>
      <w:ins w:id="1335" w:author="Benton, Deon" w:date="2026-02-13T11:57:00Z" w16du:dateUtc="2026-02-13T17:57:00Z">
        <w:r w:rsidR="005F561E">
          <w:rPr>
            <w:rFonts w:ascii="Times New Roman" w:hAnsi="Times New Roman" w:cs="Times New Roman"/>
          </w:rPr>
          <w:t xml:space="preserve">escribed in (1) </w:t>
        </w:r>
      </w:ins>
      <w:ins w:id="1336"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337" w:author="Benton, Deon" w:date="2026-02-13T12:04:00Z" w16du:dateUtc="2026-02-13T18:04:00Z">
        <w:r w:rsidR="002E379E">
          <w:rPr>
            <w:rFonts w:ascii="Times New Roman" w:hAnsi="Times New Roman" w:cs="Times New Roman"/>
          </w:rPr>
          <w:t xml:space="preserve"> </w:t>
        </w:r>
      </w:ins>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7045641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338"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339"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340" w:author="Benton, Deon" w:date="2026-03-18T16:43:00Z" w16du:dateUtc="2026-03-18T21:43:00Z">
        <w:r w:rsidR="00DA6161">
          <w:rPr>
            <w:rFonts w:ascii="Times New Roman" w:hAnsi="Times New Roman" w:cs="Times New Roman"/>
          </w:rPr>
          <w:t>.</w:t>
        </w:r>
      </w:ins>
      <w:r w:rsidR="00DA6161">
        <w:rPr>
          <w:rStyle w:val="FootnoteReference"/>
          <w:rFonts w:ascii="Times New Roman" w:hAnsi="Times New Roman" w:cs="Times New Roman"/>
        </w:rPr>
        <w:footnoteReference w:id="1"/>
      </w:r>
    </w:p>
    <w:p w14:paraId="3611B7CC" w14:textId="18D29ECC" w:rsidR="00807B0F" w:rsidRDefault="009A232F" w:rsidP="00807B0F">
      <w:pPr>
        <w:spacing w:line="480" w:lineRule="auto"/>
        <w:ind w:firstLine="720"/>
        <w:contextualSpacing/>
        <w:rPr>
          <w:ins w:id="1341" w:author="Benton, Deon" w:date="2026-03-17T20:56:00Z" w16du:dateUtc="2026-03-18T01:56:00Z"/>
          <w:rFonts w:ascii="Times New Roman" w:hAnsi="Times New Roman" w:cs="Times New Roman"/>
        </w:rPr>
      </w:pPr>
      <w:ins w:id="1342"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343"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344"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345" w:author="Benton, Deon" w:date="2026-02-25T12:20:00Z" w16du:dateUtc="2026-02-25T18:20:00Z">
        <w:r w:rsidR="006F4E6E">
          <w:rPr>
            <w:rFonts w:ascii="Times New Roman" w:hAnsi="Times New Roman" w:cs="Times New Roman"/>
          </w:rPr>
          <w:t xml:space="preserve">present </w:t>
        </w:r>
      </w:ins>
      <w:ins w:id="1346"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347" w:author="Benton, Deon" w:date="2026-03-17T20:56:00Z" w16du:dateUtc="2026-03-18T01:56:00Z">
        <w:r>
          <w:rPr>
            <w:rFonts w:ascii="Times New Roman" w:hAnsi="Times New Roman" w:cs="Times New Roman"/>
          </w:rPr>
          <w:t xml:space="preserve">The second goal of the current simulations was to </w:t>
        </w:r>
      </w:ins>
      <w:ins w:id="1348" w:author="Benton, Deon" w:date="2026-03-17T20:57:00Z" w16du:dateUtc="2026-03-18T01:57:00Z">
        <w:r>
          <w:rPr>
            <w:rFonts w:ascii="Times New Roman" w:hAnsi="Times New Roman" w:cs="Times New Roman"/>
          </w:rPr>
          <w:t xml:space="preserve">demonstrate that </w:t>
        </w:r>
      </w:ins>
      <w:ins w:id="1349" w:author="Benton, Deon" w:date="2026-03-17T20:59:00Z" w16du:dateUtc="2026-03-18T01:59:00Z">
        <w:r w:rsidR="0089435D">
          <w:rPr>
            <w:rFonts w:ascii="Times New Roman" w:hAnsi="Times New Roman" w:cs="Times New Roman"/>
          </w:rPr>
          <w:t xml:space="preserve">ALIAS </w:t>
        </w:r>
      </w:ins>
      <w:ins w:id="1350" w:author="Benton, Deon" w:date="2026-03-17T20:57:00Z" w16du:dateUtc="2026-03-18T01:57:00Z">
        <w:r>
          <w:rPr>
            <w:rFonts w:ascii="Times New Roman" w:hAnsi="Times New Roman" w:cs="Times New Roman"/>
          </w:rPr>
          <w:t xml:space="preserve">provides a better account of </w:t>
        </w:r>
      </w:ins>
      <w:ins w:id="1351" w:author="Benton, Deon" w:date="2026-03-17T21:02:00Z" w16du:dateUtc="2026-03-18T02:02:00Z">
        <w:r w:rsidR="0089435D">
          <w:rPr>
            <w:rFonts w:ascii="Times New Roman" w:hAnsi="Times New Roman" w:cs="Times New Roman"/>
          </w:rPr>
          <w:t>the five target findings</w:t>
        </w:r>
      </w:ins>
      <w:ins w:id="1352"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 model</w:t>
        </w:r>
      </w:ins>
      <w:r w:rsidR="00BD6A9D">
        <w:rPr>
          <w:rFonts w:ascii="Times New Roman" w:hAnsi="Times New Roman" w:cs="Times New Roman"/>
        </w:rPr>
        <w:t xml:space="preserve"> (</w:t>
      </w:r>
      <w:ins w:id="1353" w:author="Benton, Deon" w:date="2026-03-19T15:52:00Z" w16du:dateUtc="2026-03-19T20:52:00Z">
        <w:r w:rsidR="00BD6A9D">
          <w:rPr>
            <w:rFonts w:ascii="Times New Roman" w:hAnsi="Times New Roman" w:cs="Times New Roman"/>
          </w:rPr>
          <w:t>he</w:t>
        </w:r>
      </w:ins>
      <w:ins w:id="1354" w:author="Benton, Deon" w:date="2026-03-19T15:56:00Z" w16du:dateUtc="2026-03-19T20:56:00Z">
        <w:r w:rsidR="008E78C5">
          <w:rPr>
            <w:rFonts w:ascii="Times New Roman" w:hAnsi="Times New Roman" w:cs="Times New Roman"/>
          </w:rPr>
          <w:t>reafter</w:t>
        </w:r>
      </w:ins>
      <w:ins w:id="1355" w:author="Benton, Deon" w:date="2026-03-19T15:52:00Z" w16du:dateUtc="2026-03-19T20:52:00Z">
        <w:r w:rsidR="00BD6A9D">
          <w:rPr>
            <w:rFonts w:ascii="Times New Roman" w:hAnsi="Times New Roman" w:cs="Times New Roman"/>
          </w:rPr>
          <w:t xml:space="preserve"> OM</w:t>
        </w:r>
      </w:ins>
      <w:ins w:id="1356" w:author="Benton, Deon" w:date="2026-03-19T15:57:00Z" w16du:dateUtc="2026-03-19T20:57:00Z">
        <w:r w:rsidR="008E78C5">
          <w:rPr>
            <w:rFonts w:ascii="Times New Roman" w:hAnsi="Times New Roman" w:cs="Times New Roman"/>
          </w:rPr>
          <w:t>10</w:t>
        </w:r>
      </w:ins>
      <w:ins w:id="1357" w:author="Benton, Deon" w:date="2026-03-19T15:52:00Z" w16du:dateUtc="2026-03-19T20:52:00Z">
        <w:r w:rsidR="00BD6A9D">
          <w:rPr>
            <w:rFonts w:ascii="Times New Roman" w:hAnsi="Times New Roman" w:cs="Times New Roman"/>
          </w:rPr>
          <w:t>)</w:t>
        </w:r>
      </w:ins>
      <w:ins w:id="1358" w:author="Benton, Deon" w:date="2026-03-17T20:57:00Z" w16du:dateUtc="2026-03-18T01:57:00Z">
        <w:r w:rsidR="00366CD3">
          <w:rPr>
            <w:rFonts w:ascii="Times New Roman" w:hAnsi="Times New Roman" w:cs="Times New Roman"/>
          </w:rPr>
          <w:t>.</w:t>
        </w:r>
      </w:ins>
      <w:ins w:id="1359" w:author="Benton, Deon" w:date="2026-03-17T21:05:00Z" w16du:dateUtc="2026-03-18T02:05:00Z">
        <w:r w:rsidR="0089435D">
          <w:rPr>
            <w:rFonts w:ascii="Times New Roman" w:hAnsi="Times New Roman" w:cs="Times New Roman"/>
          </w:rPr>
          <w:t xml:space="preserve"> </w:t>
        </w:r>
      </w:ins>
      <w:ins w:id="1360" w:author="Benton, Deon" w:date="2026-03-17T21:28:00Z" w16du:dateUtc="2026-03-18T02:28:00Z">
        <w:r w:rsidR="000D6324">
          <w:rPr>
            <w:rFonts w:ascii="Times New Roman" w:hAnsi="Times New Roman" w:cs="Times New Roman"/>
          </w:rPr>
          <w:t xml:space="preserve">Specifically, the goal </w:t>
        </w:r>
      </w:ins>
      <w:ins w:id="1361" w:author="Benton, Deon" w:date="2026-03-17T21:29:00Z" w16du:dateUtc="2026-03-18T02:29:00Z">
        <w:r w:rsidR="000D6324">
          <w:rPr>
            <w:rFonts w:ascii="Times New Roman" w:hAnsi="Times New Roman" w:cs="Times New Roman"/>
          </w:rPr>
          <w:t xml:space="preserve">of the current simulations was to show that </w:t>
        </w:r>
      </w:ins>
      <w:ins w:id="1362" w:author="Benton, Deon" w:date="2026-03-19T15:57:00Z" w16du:dateUtc="2026-03-19T20:57:00Z">
        <w:r w:rsidR="008E78C5">
          <w:rPr>
            <w:rFonts w:ascii="Times New Roman" w:hAnsi="Times New Roman" w:cs="Times New Roman"/>
          </w:rPr>
          <w:t>ALIAS—which</w:t>
        </w:r>
      </w:ins>
      <w:ins w:id="1363"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364" w:author="Benton, Deon" w:date="2026-03-17T21:30:00Z" w16du:dateUtc="2026-03-18T02:30:00Z">
        <w:r w:rsidR="000D6324">
          <w:rPr>
            <w:rFonts w:ascii="Times New Roman" w:hAnsi="Times New Roman" w:cs="Times New Roman"/>
          </w:rPr>
          <w:t>understanding studies</w:t>
        </w:r>
      </w:ins>
      <w:ins w:id="1365" w:author="Benton, Deon" w:date="2026-03-19T15:57:00Z" w16du:dateUtc="2026-03-19T20:57:00Z">
        <w:r w:rsidR="008E78C5">
          <w:rPr>
            <w:rFonts w:ascii="Times New Roman" w:hAnsi="Times New Roman" w:cs="Times New Roman"/>
          </w:rPr>
          <w:t>—</w:t>
        </w:r>
      </w:ins>
      <w:ins w:id="1366" w:author="Benton, Deon" w:date="2026-03-17T21:35:00Z" w16du:dateUtc="2026-03-18T02:35:00Z">
        <w:r w:rsidR="000D6324">
          <w:rPr>
            <w:rFonts w:ascii="Times New Roman" w:hAnsi="Times New Roman" w:cs="Times New Roman"/>
          </w:rPr>
          <w:t>does a better job at</w:t>
        </w:r>
      </w:ins>
      <w:ins w:id="1367" w:author="Benton, Deon" w:date="2026-03-17T21:40:00Z" w16du:dateUtc="2026-03-18T02:40:00Z">
        <w:r w:rsidR="00183560">
          <w:rPr>
            <w:rFonts w:ascii="Times New Roman" w:hAnsi="Times New Roman" w:cs="Times New Roman"/>
          </w:rPr>
          <w:t xml:space="preserve"> capturing</w:t>
        </w:r>
      </w:ins>
      <w:ins w:id="1368" w:author="Benton, Deon" w:date="2026-03-17T21:34:00Z" w16du:dateUtc="2026-03-18T02:34:00Z">
        <w:r w:rsidR="000D6324">
          <w:rPr>
            <w:rFonts w:ascii="Times New Roman" w:hAnsi="Times New Roman" w:cs="Times New Roman"/>
          </w:rPr>
          <w:t xml:space="preserve"> infants’ looking </w:t>
        </w:r>
      </w:ins>
      <w:ins w:id="1369" w:author="Benton, Deon" w:date="2026-03-17T21:40:00Z" w16du:dateUtc="2026-03-18T02:40:00Z">
        <w:r w:rsidR="00183560">
          <w:rPr>
            <w:rFonts w:ascii="Times New Roman" w:hAnsi="Times New Roman" w:cs="Times New Roman"/>
          </w:rPr>
          <w:t>data</w:t>
        </w:r>
      </w:ins>
      <w:ins w:id="1370" w:author="Benton, Deon" w:date="2026-03-17T21:34:00Z" w16du:dateUtc="2026-03-18T02:34:00Z">
        <w:r w:rsidR="000D6324">
          <w:rPr>
            <w:rFonts w:ascii="Times New Roman" w:hAnsi="Times New Roman" w:cs="Times New Roman"/>
          </w:rPr>
          <w:t xml:space="preserve"> across a broader range of studies than </w:t>
        </w:r>
      </w:ins>
      <w:ins w:id="1371" w:author="Benton, Deon" w:date="2026-03-19T15:58:00Z" w16du:dateUtc="2026-03-19T20:58:00Z">
        <w:r w:rsidR="008E78C5">
          <w:rPr>
            <w:rFonts w:ascii="Times New Roman" w:hAnsi="Times New Roman" w:cs="Times New Roman"/>
          </w:rPr>
          <w:t>OM10, a model that lacks these features</w:t>
        </w:r>
      </w:ins>
      <w:ins w:id="1372" w:author="Benton, Deon" w:date="2026-03-17T21:34:00Z" w16du:dateUtc="2026-03-18T02:34:00Z">
        <w:r w:rsidR="000D6324">
          <w:rPr>
            <w:rFonts w:ascii="Times New Roman" w:hAnsi="Times New Roman" w:cs="Times New Roman"/>
          </w:rPr>
          <w:t xml:space="preserve">. </w:t>
        </w:r>
      </w:ins>
      <w:ins w:id="1373" w:author="Benton, Deon" w:date="2026-03-17T21:47:00Z" w16du:dateUtc="2026-03-18T02:47:00Z">
        <w:r w:rsidR="00183560" w:rsidRPr="00183560">
          <w:rPr>
            <w:rFonts w:ascii="Times New Roman" w:hAnsi="Times New Roman" w:cs="Times New Roman"/>
          </w:rPr>
          <w:t xml:space="preserve">By demonstrating that </w:t>
        </w:r>
      </w:ins>
      <w:ins w:id="1374" w:author="Benton, Deon" w:date="2026-03-19T15:58:00Z" w16du:dateUtc="2026-03-19T20:58:00Z">
        <w:r w:rsidR="009C431B">
          <w:rPr>
            <w:rFonts w:ascii="Times New Roman" w:hAnsi="Times New Roman" w:cs="Times New Roman"/>
          </w:rPr>
          <w:t>OM10</w:t>
        </w:r>
      </w:ins>
      <w:ins w:id="1375" w:author="Benton, Deon" w:date="2026-03-17T21:47:00Z" w16du:dateUtc="2026-03-18T02:47:00Z">
        <w:r w:rsidR="00183560" w:rsidRPr="00183560">
          <w:rPr>
            <w:rFonts w:ascii="Times New Roman" w:hAnsi="Times New Roman" w:cs="Times New Roman"/>
          </w:rPr>
          <w:t xml:space="preserve"> accounts for less of the data than </w:t>
        </w:r>
      </w:ins>
      <w:ins w:id="1376" w:author="Benton, Deon" w:date="2026-03-19T15:58:00Z" w16du:dateUtc="2026-03-19T20:58:00Z">
        <w:r w:rsidR="009C431B">
          <w:rPr>
            <w:rFonts w:ascii="Times New Roman" w:hAnsi="Times New Roman" w:cs="Times New Roman"/>
          </w:rPr>
          <w:t>ALIAS</w:t>
        </w:r>
      </w:ins>
      <w:ins w:id="1377" w:author="Benton, Deon" w:date="2026-03-17T21:47:00Z" w16du:dateUtc="2026-03-18T02:47:00Z">
        <w:r w:rsidR="00183560" w:rsidRPr="00183560">
          <w:rPr>
            <w:rFonts w:ascii="Times New Roman" w:hAnsi="Times New Roman" w:cs="Times New Roman"/>
          </w:rPr>
          <w:t xml:space="preserve">, the present simulations not only show that the </w:t>
        </w:r>
        <w:r w:rsidR="00183560" w:rsidRPr="00183560">
          <w:rPr>
            <w:rFonts w:ascii="Times New Roman" w:hAnsi="Times New Roman" w:cs="Times New Roman"/>
          </w:rPr>
          <w:lastRenderedPageBreak/>
          <w:t xml:space="preserve">limitations identified in </w:t>
        </w:r>
      </w:ins>
      <w:ins w:id="1378" w:author="Benton, Deon" w:date="2026-03-19T15:58:00Z" w16du:dateUtc="2026-03-19T20:58:00Z">
        <w:r w:rsidR="009C431B">
          <w:rPr>
            <w:rFonts w:ascii="Times New Roman" w:hAnsi="Times New Roman" w:cs="Times New Roman"/>
          </w:rPr>
          <w:t>OM10</w:t>
        </w:r>
      </w:ins>
      <w:ins w:id="1379"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380" w:author="Benton, Deon" w:date="2026-03-19T15:59:00Z" w16du:dateUtc="2026-03-19T20:59:00Z">
        <w:r w:rsidR="009C431B">
          <w:rPr>
            <w:rFonts w:ascii="Times New Roman" w:hAnsi="Times New Roman" w:cs="Times New Roman"/>
          </w:rPr>
          <w:t xml:space="preserve"> explains the enhanced explanatory scope of ALIAS.</w:t>
        </w:r>
      </w:ins>
      <w:ins w:id="1381" w:author="Benton, Deon" w:date="2026-03-17T21:47:00Z" w16du:dateUtc="2026-03-18T02:47:00Z">
        <w:r w:rsidR="00183560" w:rsidRPr="00183560">
          <w:rPr>
            <w:rFonts w:ascii="Times New Roman" w:hAnsi="Times New Roman" w:cs="Times New Roman"/>
          </w:rPr>
          <w:t xml:space="preserve"> </w:t>
        </w:r>
      </w:ins>
    </w:p>
    <w:p w14:paraId="3003D899" w14:textId="1544EF60"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382" w:author="Benton, Deon" w:date="2026-02-25T12:25:00Z" w16du:dateUtc="2026-02-25T18:25:00Z">
        <w:r w:rsidR="00050686">
          <w:rPr>
            <w:rFonts w:ascii="Times New Roman" w:hAnsi="Times New Roman" w:cs="Times New Roman"/>
          </w:rPr>
          <w:t>next section, I describe the</w:t>
        </w:r>
      </w:ins>
      <w:ins w:id="1383" w:author="Benton, Deon" w:date="2026-02-25T12:26:00Z" w16du:dateUtc="2026-02-25T18:26:00Z">
        <w:r w:rsidR="00050686">
          <w:rPr>
            <w:rFonts w:ascii="Times New Roman" w:hAnsi="Times New Roman" w:cs="Times New Roman"/>
          </w:rPr>
          <w:t xml:space="preserve"> </w:t>
        </w:r>
      </w:ins>
      <w:ins w:id="1384" w:author="Benton, Deon" w:date="2026-03-17T21:58:00Z" w16du:dateUtc="2026-03-18T02:58:00Z">
        <w:r w:rsidR="000F3DEE">
          <w:rPr>
            <w:rFonts w:ascii="Times New Roman" w:hAnsi="Times New Roman" w:cs="Times New Roman"/>
          </w:rPr>
          <w:t>architecture of ALIAS</w:t>
        </w:r>
      </w:ins>
      <w:ins w:id="1385" w:author="Benton, Deon" w:date="2026-02-25T12:26:00Z" w16du:dateUtc="2026-02-25T18:26:00Z">
        <w:r w:rsidR="00050686">
          <w:rPr>
            <w:rFonts w:ascii="Times New Roman" w:hAnsi="Times New Roman" w:cs="Times New Roman"/>
          </w:rPr>
          <w:t xml:space="preserve"> and the pretraining experience common to all simulations.</w:t>
        </w:r>
      </w:ins>
      <w:r>
        <w:rPr>
          <w:rFonts w:ascii="Times New Roman" w:hAnsi="Times New Roman" w:cs="Times New Roman"/>
        </w:rPr>
        <w:t xml:space="preserve"> </w:t>
      </w:r>
      <w:ins w:id="1386" w:author="Benton, Deon" w:date="2026-03-17T21:56:00Z" w16du:dateUtc="2026-03-18T02:56:00Z">
        <w:r w:rsidR="00514CDE">
          <w:rPr>
            <w:rFonts w:ascii="Times New Roman" w:hAnsi="Times New Roman" w:cs="Times New Roman"/>
          </w:rPr>
          <w:t>I also provide a</w:t>
        </w:r>
      </w:ins>
      <w:ins w:id="1387" w:author="Benton, Deon" w:date="2026-03-17T21:57:00Z" w16du:dateUtc="2026-03-18T02:57:00Z">
        <w:r w:rsidR="00514CDE">
          <w:rPr>
            <w:rFonts w:ascii="Times New Roman" w:hAnsi="Times New Roman" w:cs="Times New Roman"/>
          </w:rPr>
          <w:t xml:space="preserve">n </w:t>
        </w:r>
      </w:ins>
      <w:ins w:id="1388" w:author="Benton, Deon" w:date="2026-03-17T21:56:00Z" w16du:dateUtc="2026-03-18T02:56:00Z">
        <w:r w:rsidR="00514CDE">
          <w:rPr>
            <w:rFonts w:ascii="Times New Roman" w:hAnsi="Times New Roman" w:cs="Times New Roman"/>
          </w:rPr>
          <w:t xml:space="preserve">overview of </w:t>
        </w:r>
      </w:ins>
      <w:ins w:id="1389" w:author="Benton, Deon" w:date="2026-03-19T15:59:00Z" w16du:dateUtc="2026-03-19T20:59:00Z">
        <w:r w:rsidR="009A3502">
          <w:rPr>
            <w:rFonts w:ascii="Times New Roman" w:hAnsi="Times New Roman" w:cs="Times New Roman"/>
          </w:rPr>
          <w:t xml:space="preserve">OM10, </w:t>
        </w:r>
      </w:ins>
      <w:ins w:id="1390" w:author="Benton, Deon" w:date="2026-03-17T21:56:00Z" w16du:dateUtc="2026-03-18T02:56:00Z">
        <w:r w:rsidR="00514CDE">
          <w:rPr>
            <w:rFonts w:ascii="Times New Roman" w:hAnsi="Times New Roman" w:cs="Times New Roman"/>
          </w:rPr>
          <w:t>although</w:t>
        </w:r>
      </w:ins>
      <w:ins w:id="1391" w:author="Benton, Deon" w:date="2026-03-17T21:57:00Z" w16du:dateUtc="2026-03-18T02:57:00Z">
        <w:r w:rsidR="00514CDE">
          <w:rPr>
            <w:rFonts w:ascii="Times New Roman" w:hAnsi="Times New Roman" w:cs="Times New Roman"/>
          </w:rPr>
          <w:t xml:space="preserve"> </w:t>
        </w:r>
      </w:ins>
      <w:ins w:id="1392" w:author="Benton, Deon" w:date="2026-03-19T15:59:00Z" w16du:dateUtc="2026-03-19T20:59:00Z">
        <w:r w:rsidR="009A3502">
          <w:rPr>
            <w:rFonts w:ascii="Times New Roman" w:hAnsi="Times New Roman" w:cs="Times New Roman"/>
          </w:rPr>
          <w:t xml:space="preserve">the description of this model will </w:t>
        </w:r>
      </w:ins>
      <w:ins w:id="1393" w:author="Benton, Deon" w:date="2026-03-19T16:00:00Z" w16du:dateUtc="2026-03-19T21:00:00Z">
        <w:r w:rsidR="009A3502">
          <w:rPr>
            <w:rFonts w:ascii="Times New Roman" w:hAnsi="Times New Roman" w:cs="Times New Roman"/>
          </w:rPr>
          <w:t>be</w:t>
        </w:r>
      </w:ins>
      <w:ins w:id="1394" w:author="Benton, Deon" w:date="2026-03-17T21:57:00Z" w16du:dateUtc="2026-03-18T02:57:00Z">
        <w:r w:rsidR="00514CDE">
          <w:rPr>
            <w:rFonts w:ascii="Times New Roman" w:hAnsi="Times New Roman" w:cs="Times New Roman"/>
          </w:rPr>
          <w:t xml:space="preserve"> kept brief given that </w:t>
        </w:r>
      </w:ins>
      <w:ins w:id="1395" w:author="Benton, Deon" w:date="2026-03-19T16:00:00Z" w16du:dateUtc="2026-03-19T21:00:00Z">
        <w:r w:rsidR="009A3502">
          <w:rPr>
            <w:rFonts w:ascii="Times New Roman" w:hAnsi="Times New Roman" w:cs="Times New Roman"/>
          </w:rPr>
          <w:t>a fuller description can be found in</w:t>
        </w:r>
      </w:ins>
      <w:ins w:id="1396" w:author="Benton, Deon" w:date="2026-03-17T21:58:00Z" w16du:dateUtc="2026-03-18T02:58:00Z">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w:t>
        </w:r>
      </w:ins>
      <w:ins w:id="1397"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398" w:author="Benton, Deon" w:date="2026-02-25T12:28:00Z" w16du:dateUtc="2026-02-25T18:28:00Z">
        <w:r w:rsidR="00E129B7">
          <w:rPr>
            <w:rFonts w:ascii="Times New Roman" w:hAnsi="Times New Roman" w:cs="Times New Roman"/>
          </w:rPr>
          <w:t>1</w:t>
        </w:r>
      </w:ins>
      <w:ins w:id="1399" w:author="Benton, Deon" w:date="2026-03-19T16:01:00Z" w16du:dateUtc="2026-03-19T21:01:00Z">
        <w:r w:rsidR="00DD5CA9">
          <w:rPr>
            <w:rFonts w:ascii="Times New Roman" w:hAnsi="Times New Roman" w:cs="Times New Roman"/>
          </w:rPr>
          <w:t>5</w:t>
        </w:r>
      </w:ins>
      <w:ins w:id="1400"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401" w:author="Benton, Deon" w:date="2026-03-20T10:29:00Z" w16du:dateUtc="2026-03-20T15:29:00Z">
        <w:r w:rsidR="00F55EAD">
          <w:rPr>
            <w:rFonts w:ascii="Times New Roman" w:hAnsi="Times New Roman" w:cs="Times New Roman"/>
          </w:rPr>
          <w:t xml:space="preserve"> a combination of</w:t>
        </w:r>
      </w:ins>
      <w:r>
        <w:rPr>
          <w:rFonts w:ascii="Times New Roman" w:hAnsi="Times New Roman" w:cs="Times New Roman"/>
        </w:rPr>
        <w:t xml:space="preserve">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w:t>
      </w:r>
      <w:ins w:id="1402" w:author="Benton, Deon" w:date="2026-03-17T22:07:00Z" w16du:dateUtc="2026-03-18T03:07:00Z">
        <w:r w:rsidR="006B5ACD">
          <w:rPr>
            <w:rFonts w:ascii="Times New Roman" w:hAnsi="Times New Roman" w:cs="Times New Roman"/>
          </w:rPr>
          <w:t>I</w:t>
        </w:r>
      </w:ins>
      <w:ins w:id="1403" w:author="Benton, Deon" w:date="2026-03-17T22:08:00Z" w16du:dateUtc="2026-03-18T03:08:00Z">
        <w:r w:rsidR="006B5ACD">
          <w:rPr>
            <w:rFonts w:ascii="Times New Roman" w:hAnsi="Times New Roman" w:cs="Times New Roman"/>
          </w:rPr>
          <w:t>n</w:t>
        </w:r>
      </w:ins>
      <w:ins w:id="1404" w:author="Benton, Deon" w:date="2026-03-17T22:07:00Z" w16du:dateUtc="2026-03-18T03:07:00Z">
        <w:r w:rsidR="006B5ACD">
          <w:rPr>
            <w:rFonts w:ascii="Times New Roman" w:hAnsi="Times New Roman" w:cs="Times New Roman"/>
          </w:rPr>
          <w:t xml:space="preserve"> each </w:t>
        </w:r>
      </w:ins>
      <w:ins w:id="1405" w:author="Benton, Deon" w:date="2026-03-17T22:08:00Z" w16du:dateUtc="2026-03-18T03:08:00Z">
        <w:r w:rsidR="006B5ACD">
          <w:rPr>
            <w:rFonts w:ascii="Times New Roman" w:hAnsi="Times New Roman" w:cs="Times New Roman"/>
          </w:rPr>
          <w:t>simulation</w:t>
        </w:r>
      </w:ins>
      <w:ins w:id="1406" w:author="Benton, Deon" w:date="2026-03-17T22:07:00Z" w16du:dateUtc="2026-03-18T03:07:00Z">
        <w:r w:rsidR="006B5ACD">
          <w:rPr>
            <w:rFonts w:ascii="Times New Roman" w:hAnsi="Times New Roman" w:cs="Times New Roman"/>
          </w:rPr>
          <w:t>, I comp</w:t>
        </w:r>
      </w:ins>
      <w:ins w:id="1407" w:author="Benton, Deon" w:date="2026-03-17T22:08:00Z" w16du:dateUtc="2026-03-18T03:08:00Z">
        <w:r w:rsidR="006B5ACD">
          <w:rPr>
            <w:rFonts w:ascii="Times New Roman" w:hAnsi="Times New Roman" w:cs="Times New Roman"/>
          </w:rPr>
          <w:t xml:space="preserve">are the performance of ALIAS to </w:t>
        </w:r>
      </w:ins>
      <w:ins w:id="1408" w:author="Benton, Deon" w:date="2026-03-17T22:10:00Z" w16du:dateUtc="2026-03-18T03:10:00Z">
        <w:r w:rsidR="006B5ACD">
          <w:rPr>
            <w:rFonts w:ascii="Times New Roman" w:hAnsi="Times New Roman" w:cs="Times New Roman"/>
          </w:rPr>
          <w:t xml:space="preserve">that of </w:t>
        </w:r>
      </w:ins>
      <w:ins w:id="1409" w:author="Benton, Deon" w:date="2026-03-17T22:08:00Z" w16du:dateUtc="2026-03-18T03:08:00Z">
        <w:r w:rsidR="006B5ACD">
          <w:rPr>
            <w:rFonts w:ascii="Times New Roman" w:hAnsi="Times New Roman" w:cs="Times New Roman"/>
          </w:rPr>
          <w:t>OM</w:t>
        </w:r>
      </w:ins>
      <w:ins w:id="1410" w:author="Benton, Deon" w:date="2026-03-19T16:01:00Z" w16du:dateUtc="2026-03-19T21:01:00Z">
        <w:r w:rsidR="00DD5CA9">
          <w:rPr>
            <w:rFonts w:ascii="Times New Roman" w:hAnsi="Times New Roman" w:cs="Times New Roman"/>
          </w:rPr>
          <w:t>10</w:t>
        </w:r>
      </w:ins>
      <w:ins w:id="1411" w:author="Benton, Deon" w:date="2026-03-17T22:08:00Z" w16du:dateUtc="2026-03-18T03:08:00Z">
        <w:r w:rsidR="006B5ACD">
          <w:rPr>
            <w:rFonts w:ascii="Times New Roman" w:hAnsi="Times New Roman" w:cs="Times New Roman"/>
          </w:rPr>
          <w:t xml:space="preserve"> to </w:t>
        </w:r>
      </w:ins>
      <w:ins w:id="1412" w:author="Benton, Deon" w:date="2026-03-17T22:09:00Z" w16du:dateUtc="2026-03-18T03:09:00Z">
        <w:r w:rsidR="006B5ACD">
          <w:rPr>
            <w:rFonts w:ascii="Times New Roman" w:hAnsi="Times New Roman" w:cs="Times New Roman"/>
          </w:rPr>
          <w:t>determine</w:t>
        </w:r>
      </w:ins>
      <w:ins w:id="1413" w:author="Benton, Deon" w:date="2026-03-17T22:10:00Z" w16du:dateUtc="2026-03-18T03:10:00Z">
        <w:r w:rsidR="006B5ACD">
          <w:rPr>
            <w:rFonts w:ascii="Times New Roman" w:hAnsi="Times New Roman" w:cs="Times New Roman"/>
          </w:rPr>
          <w:t xml:space="preserve"> </w:t>
        </w:r>
      </w:ins>
      <w:ins w:id="1414" w:author="Benton, Deon" w:date="2026-03-17T22:13:00Z" w16du:dateUtc="2026-03-18T03:13:00Z">
        <w:r w:rsidR="006B5ACD">
          <w:rPr>
            <w:rFonts w:ascii="Times New Roman" w:hAnsi="Times New Roman" w:cs="Times New Roman"/>
          </w:rPr>
          <w:t>which model</w:t>
        </w:r>
      </w:ins>
      <w:ins w:id="1415" w:author="Benton, Deon" w:date="2026-03-19T16:02:00Z" w16du:dateUtc="2026-03-19T21:02:00Z">
        <w:r w:rsidR="00DD5CA9">
          <w:rPr>
            <w:rFonts w:ascii="Times New Roman" w:hAnsi="Times New Roman" w:cs="Times New Roman"/>
          </w:rPr>
          <w:t xml:space="preserve"> provides a better qualitative description of</w:t>
        </w:r>
      </w:ins>
      <w:ins w:id="1416" w:author="Benton, Deon" w:date="2026-03-17T22:14:00Z" w16du:dateUtc="2026-03-18T03:14:00Z">
        <w:r w:rsidR="006B5ACD">
          <w:rPr>
            <w:rFonts w:ascii="Times New Roman" w:hAnsi="Times New Roman" w:cs="Times New Roman"/>
          </w:rPr>
          <w:t xml:space="preserve"> </w:t>
        </w:r>
      </w:ins>
      <w:ins w:id="1417" w:author="Benton, Deon" w:date="2026-03-17T22:16:00Z" w16du:dateUtc="2026-03-18T03:16:00Z">
        <w:r w:rsidR="008D6A75">
          <w:rPr>
            <w:rFonts w:ascii="Times New Roman" w:hAnsi="Times New Roman" w:cs="Times New Roman"/>
          </w:rPr>
          <w:t>that simulation’s target finding</w:t>
        </w:r>
      </w:ins>
      <w:ins w:id="1418" w:author="Benton, Deon" w:date="2026-03-17T22:14:00Z" w16du:dateUtc="2026-03-18T03:14:00Z">
        <w:r w:rsidR="006B5ACD">
          <w:rPr>
            <w:rFonts w:ascii="Times New Roman" w:hAnsi="Times New Roman" w:cs="Times New Roman"/>
          </w:rPr>
          <w:t>.</w:t>
        </w:r>
      </w:ins>
      <w:ins w:id="1419"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420" w:author="Benton, Deon" w:date="2026-03-19T16:04:00Z" w16du:dateUtc="2026-03-19T21:04:00Z">
        <w:r w:rsidR="0086295B">
          <w:rPr>
            <w:rFonts w:ascii="Times New Roman" w:hAnsi="Times New Roman" w:cs="Times New Roman"/>
          </w:rPr>
          <w:t xml:space="preserve">the </w:t>
        </w:r>
      </w:ins>
      <w:del w:id="1421" w:author="Benton, Deon" w:date="2026-03-19T16:04:00Z" w16du:dateUtc="2026-03-19T21:04:00Z">
        <w:r w:rsidDel="0086295B">
          <w:rPr>
            <w:rFonts w:ascii="Times New Roman" w:hAnsi="Times New Roman" w:cs="Times New Roman"/>
          </w:rPr>
          <w:delText xml:space="preserve"> </w:delText>
        </w:r>
      </w:del>
      <w:ins w:id="1422"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423"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424"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425"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426" w:author="Benton, Deon" w:date="2026-02-25T12:30:00Z" w16du:dateUtc="2026-02-25T18:30:00Z">
        <w:r w:rsidR="004B22DC">
          <w:rPr>
            <w:rFonts w:ascii="Times New Roman" w:hAnsi="Times New Roman" w:cs="Times New Roman"/>
          </w:rPr>
          <w:t>In cases where the original reports did not provide sufficient detail</w:t>
        </w:r>
      </w:ins>
      <w:ins w:id="1427" w:author="Benton, Deon" w:date="2026-03-19T16:06:00Z" w16du:dateUtc="2026-03-19T21:06:00Z">
        <w:r w:rsidR="00905E6E">
          <w:rPr>
            <w:rFonts w:ascii="Times New Roman" w:hAnsi="Times New Roman" w:cs="Times New Roman"/>
          </w:rPr>
          <w:t xml:space="preserve"> to model </w:t>
        </w:r>
      </w:ins>
      <w:ins w:id="1428"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429" w:author="Benton, Deon" w:date="2026-02-25T12:31:00Z" w16du:dateUtc="2026-02-25T18:31:00Z">
        <w:r w:rsidR="00C90067">
          <w:rPr>
            <w:rFonts w:ascii="Times New Roman" w:hAnsi="Times New Roman" w:cs="Times New Roman"/>
          </w:rPr>
          <w:t xml:space="preserve"> (e.g., the length of the action phase in Skerry et</w:t>
        </w:r>
      </w:ins>
      <w:ins w:id="1430" w:author="Benton, Deon" w:date="2026-02-25T12:32:00Z" w16du:dateUtc="2026-02-25T18:32:00Z">
        <w:r w:rsidR="00C90067">
          <w:rPr>
            <w:rFonts w:ascii="Times New Roman" w:hAnsi="Times New Roman" w:cs="Times New Roman"/>
          </w:rPr>
          <w:t xml:space="preserve"> al., 2013)</w:t>
        </w:r>
      </w:ins>
      <w:ins w:id="1431" w:author="Benton, Deon" w:date="2026-02-25T12:30:00Z" w16du:dateUtc="2026-02-25T18:30:00Z">
        <w:r w:rsidR="004B22DC">
          <w:rPr>
            <w:rFonts w:ascii="Times New Roman" w:hAnsi="Times New Roman" w:cs="Times New Roman"/>
          </w:rPr>
          <w:t xml:space="preserve">, </w:t>
        </w:r>
      </w:ins>
      <w:ins w:id="1432" w:author="Benton, Deon" w:date="2026-02-25T12:31:00Z" w16du:dateUtc="2026-02-25T18:31:00Z">
        <w:r w:rsidR="004B22DC">
          <w:rPr>
            <w:rFonts w:ascii="Times New Roman" w:hAnsi="Times New Roman" w:cs="Times New Roman"/>
          </w:rPr>
          <w:t>reasonable assumptions were made to implement those elements in the present simulations.</w:t>
        </w:r>
      </w:ins>
      <w:ins w:id="1433" w:author="Benton, Deon" w:date="2026-03-20T10:29:00Z" w16du:dateUtc="2026-03-20T15:29:00Z">
        <w:r w:rsidR="00F55EAD">
          <w:rPr>
            <w:rFonts w:ascii="Times New Roman" w:hAnsi="Times New Roman" w:cs="Times New Roman"/>
          </w:rPr>
          <w:t xml:space="preserve"> Finally, because </w:t>
        </w:r>
      </w:ins>
      <w:ins w:id="1434" w:author="Benton, Deon" w:date="2026-03-20T10:35:00Z" w16du:dateUtc="2026-03-20T15:35:00Z">
        <w:r w:rsidR="00232BD9">
          <w:rPr>
            <w:rFonts w:ascii="Times New Roman" w:hAnsi="Times New Roman" w:cs="Times New Roman"/>
          </w:rPr>
          <w:t>a key theoretical claim of the</w:t>
        </w:r>
      </w:ins>
      <w:ins w:id="1435" w:author="Benton, Deon" w:date="2026-03-20T10:31:00Z" w16du:dateUtc="2026-03-20T15:31:00Z">
        <w:r w:rsidR="00F55EAD">
          <w:rPr>
            <w:rFonts w:ascii="Times New Roman" w:hAnsi="Times New Roman" w:cs="Times New Roman"/>
          </w:rPr>
          <w:t xml:space="preserve"> present account</w:t>
        </w:r>
      </w:ins>
      <w:ins w:id="1436" w:author="Benton, Deon" w:date="2026-03-20T10:30:00Z" w16du:dateUtc="2026-03-20T15:30:00Z">
        <w:r w:rsidR="00F55EAD">
          <w:rPr>
            <w:rFonts w:ascii="Times New Roman" w:hAnsi="Times New Roman" w:cs="Times New Roman"/>
          </w:rPr>
          <w:t xml:space="preserve"> is that</w:t>
        </w:r>
      </w:ins>
      <w:ins w:id="1437"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438" w:author="Benton, Deon" w:date="2026-03-20T10:32:00Z" w16du:dateUtc="2026-03-20T15:32:00Z">
        <w:r w:rsidR="00530DF1">
          <w:rPr>
            <w:rFonts w:ascii="Times New Roman" w:hAnsi="Times New Roman" w:cs="Times New Roman"/>
          </w:rPr>
          <w:t>each simulation also includes the results of a model in which salience information is removed</w:t>
        </w:r>
      </w:ins>
      <w:ins w:id="1439" w:author="Benton, Deon" w:date="2026-03-20T10:33:00Z" w16du:dateUtc="2026-03-20T15:33:00Z">
        <w:r w:rsidR="00530DF1">
          <w:rPr>
            <w:rFonts w:ascii="Times New Roman" w:hAnsi="Times New Roman" w:cs="Times New Roman"/>
          </w:rPr>
          <w:t xml:space="preserve">. </w:t>
        </w:r>
      </w:ins>
      <w:ins w:id="1440" w:author="Benton, Deon" w:date="2026-03-20T10:35:00Z" w16du:dateUtc="2026-03-20T15:35:00Z">
        <w:r w:rsidR="00232BD9">
          <w:rPr>
            <w:rFonts w:ascii="Times New Roman" w:hAnsi="Times New Roman" w:cs="Times New Roman"/>
          </w:rPr>
          <w:t xml:space="preserve">Removing </w:t>
        </w:r>
      </w:ins>
      <w:ins w:id="1441" w:author="Benton, Deon" w:date="2026-03-20T10:36:00Z" w16du:dateUtc="2026-03-20T15:36:00Z">
        <w:r w:rsidR="00232BD9">
          <w:rPr>
            <w:rFonts w:ascii="Times New Roman" w:hAnsi="Times New Roman" w:cs="Times New Roman"/>
          </w:rPr>
          <w:t xml:space="preserve">this </w:t>
        </w:r>
      </w:ins>
      <w:ins w:id="1442" w:author="Benton, Deon" w:date="2026-03-20T10:35:00Z" w16du:dateUtc="2026-03-20T15:35:00Z">
        <w:r w:rsidR="00232BD9">
          <w:rPr>
            <w:rFonts w:ascii="Times New Roman" w:hAnsi="Times New Roman" w:cs="Times New Roman"/>
          </w:rPr>
          <w:t>information ensures that</w:t>
        </w:r>
      </w:ins>
      <w:ins w:id="1443" w:author="Benton, Deon" w:date="2026-03-20T10:36:00Z" w16du:dateUtc="2026-03-20T15:36:00Z">
        <w:r w:rsidR="00232BD9">
          <w:rPr>
            <w:rFonts w:ascii="Times New Roman" w:hAnsi="Times New Roman" w:cs="Times New Roman"/>
          </w:rPr>
          <w:t xml:space="preserve"> no</w:t>
        </w:r>
      </w:ins>
      <w:ins w:id="1444"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lastRenderedPageBreak/>
        <w:t>Network Architecture</w:t>
      </w:r>
    </w:p>
    <w:p w14:paraId="379A39D1" w14:textId="1491A878" w:rsidR="00640CAC" w:rsidRDefault="00524642" w:rsidP="00640CAC">
      <w:pPr>
        <w:spacing w:line="480" w:lineRule="auto"/>
        <w:contextualSpacing/>
        <w:rPr>
          <w:ins w:id="1445" w:author="Benton, Deon" w:date="2026-03-23T16:40:00Z" w16du:dateUtc="2026-03-23T21:40:00Z"/>
          <w:rFonts w:ascii="Times New Roman" w:hAnsi="Times New Roman" w:cs="Times New Roman"/>
        </w:rPr>
      </w:pPr>
      <w:r>
        <w:rPr>
          <w:rFonts w:ascii="Times New Roman" w:hAnsi="Times New Roman" w:cs="Times New Roman"/>
        </w:rPr>
        <w:tab/>
      </w:r>
      <w:ins w:id="1446" w:author="Benton, Deon" w:date="2026-03-20T14:32:00Z" w16du:dateUtc="2026-03-20T19:32:00Z">
        <w:r w:rsidR="007712E0">
          <w:rPr>
            <w:rFonts w:ascii="Times New Roman" w:hAnsi="Times New Roman" w:cs="Times New Roman"/>
            <w:b/>
            <w:bCs/>
          </w:rPr>
          <w:t xml:space="preserve">OM10. </w:t>
        </w:r>
      </w:ins>
      <w:ins w:id="1447" w:author="Benton, Deon" w:date="2026-03-20T14:33:00Z" w16du:dateUtc="2026-03-20T19:33:00Z">
        <w:r w:rsidR="00432BEB">
          <w:rPr>
            <w:rFonts w:ascii="Times New Roman" w:hAnsi="Times New Roman" w:cs="Times New Roman"/>
          </w:rPr>
          <w:t xml:space="preserve">The </w:t>
        </w:r>
        <w:proofErr w:type="spellStart"/>
        <w:r w:rsidR="00432BEB">
          <w:rPr>
            <w:rFonts w:ascii="Times New Roman" w:hAnsi="Times New Roman" w:cs="Times New Roman"/>
          </w:rPr>
          <w:t>Over</w:t>
        </w:r>
      </w:ins>
      <w:ins w:id="1448" w:author="Benton, Deon" w:date="2026-03-20T14:34:00Z" w16du:dateUtc="2026-03-20T19:34:00Z">
        <w:r w:rsidR="00432BEB">
          <w:rPr>
            <w:rFonts w:ascii="Times New Roman" w:hAnsi="Times New Roman" w:cs="Times New Roman"/>
          </w:rPr>
          <w:t>walle</w:t>
        </w:r>
        <w:proofErr w:type="spellEnd"/>
        <w:r w:rsidR="00432BEB">
          <w:rPr>
            <w:rFonts w:ascii="Times New Roman" w:hAnsi="Times New Roman" w:cs="Times New Roman"/>
          </w:rPr>
          <w:t xml:space="preserve"> (2010) model</w:t>
        </w:r>
      </w:ins>
      <w:ins w:id="1449" w:author="Benton, Deon" w:date="2026-03-21T11:11:00Z" w16du:dateUtc="2026-03-21T16:11:00Z">
        <w:r w:rsidR="00EF6131">
          <w:rPr>
            <w:rFonts w:ascii="Times New Roman" w:hAnsi="Times New Roman" w:cs="Times New Roman"/>
          </w:rPr>
          <w:t xml:space="preserve"> (OM10)</w:t>
        </w:r>
      </w:ins>
      <w:ins w:id="1450" w:author="Benton, Deon" w:date="2026-03-20T14:34:00Z" w16du:dateUtc="2026-03-20T19:34:00Z">
        <w:r w:rsidR="00432BEB">
          <w:rPr>
            <w:rFonts w:ascii="Times New Roman" w:hAnsi="Times New Roman" w:cs="Times New Roman"/>
          </w:rPr>
          <w:t xml:space="preserve"> was</w:t>
        </w:r>
      </w:ins>
      <w:ins w:id="1451" w:author="Benton, Deon" w:date="2026-03-20T14:35:00Z" w16du:dateUtc="2026-03-20T19:35:00Z">
        <w:r w:rsidR="00432BEB">
          <w:rPr>
            <w:rFonts w:ascii="Times New Roman" w:hAnsi="Times New Roman" w:cs="Times New Roman"/>
          </w:rPr>
          <w:t xml:space="preserve"> a one-layer</w:t>
        </w:r>
      </w:ins>
      <w:ins w:id="1452" w:author="Benton, Deon" w:date="2026-03-20T23:42:00Z" w16du:dateUtc="2026-03-21T04:42:00Z">
        <w:r w:rsidR="00296148">
          <w:rPr>
            <w:rFonts w:ascii="Times New Roman" w:hAnsi="Times New Roman" w:cs="Times New Roman"/>
          </w:rPr>
          <w:t xml:space="preserve"> recurrent</w:t>
        </w:r>
      </w:ins>
      <w:ins w:id="1453" w:author="Benton, Deon" w:date="2026-03-20T14:34:00Z" w16du:dateUtc="2026-03-20T19:34:00Z">
        <w:r w:rsidR="00432BEB">
          <w:rPr>
            <w:rFonts w:ascii="Times New Roman" w:hAnsi="Times New Roman" w:cs="Times New Roman"/>
          </w:rPr>
          <w:t xml:space="preserve"> connectionist model that </w:t>
        </w:r>
      </w:ins>
      <w:ins w:id="1454" w:author="Benton, Deon" w:date="2026-03-20T23:43:00Z" w16du:dateUtc="2026-03-21T04:43:00Z">
        <w:r w:rsidR="00296148">
          <w:rPr>
            <w:rFonts w:ascii="Times New Roman" w:hAnsi="Times New Roman" w:cs="Times New Roman"/>
          </w:rPr>
          <w:t>consisted</w:t>
        </w:r>
      </w:ins>
      <w:ins w:id="1455" w:author="Benton, Deon" w:date="2026-03-20T14:34:00Z" w16du:dateUtc="2026-03-20T19:34:00Z">
        <w:r w:rsidR="00432BEB">
          <w:rPr>
            <w:rFonts w:ascii="Times New Roman" w:hAnsi="Times New Roman" w:cs="Times New Roman"/>
          </w:rPr>
          <w:t xml:space="preserve"> of 27 units</w:t>
        </w:r>
      </w:ins>
      <w:ins w:id="1456" w:author="Benton, Deon" w:date="2026-03-21T11:11:00Z" w16du:dateUtc="2026-03-21T16:11:00Z">
        <w:r w:rsidR="00EF6131">
          <w:rPr>
            <w:rFonts w:ascii="Times New Roman" w:hAnsi="Times New Roman" w:cs="Times New Roman"/>
          </w:rPr>
          <w:t>. Twenty</w:t>
        </w:r>
      </w:ins>
      <w:ins w:id="1457" w:author="Benton, Deon" w:date="2026-03-21T11:12:00Z" w16du:dateUtc="2026-03-21T16:12:00Z">
        <w:r w:rsidR="00EF6131">
          <w:rPr>
            <w:rFonts w:ascii="Times New Roman" w:hAnsi="Times New Roman" w:cs="Times New Roman"/>
          </w:rPr>
          <w:t>-</w:t>
        </w:r>
      </w:ins>
      <w:ins w:id="1458" w:author="Benton, Deon" w:date="2026-03-21T11:11:00Z" w16du:dateUtc="2026-03-21T16:11:00Z">
        <w:r w:rsidR="00EF6131">
          <w:rPr>
            <w:rFonts w:ascii="Times New Roman" w:hAnsi="Times New Roman" w:cs="Times New Roman"/>
          </w:rPr>
          <w:t xml:space="preserve">five of these units implemented a </w:t>
        </w:r>
      </w:ins>
      <w:ins w:id="1459" w:author="Benton, Deon" w:date="2026-03-21T11:12:00Z" w16du:dateUtc="2026-03-21T16:12:00Z">
        <w:r w:rsidR="00EF6131">
          <w:rPr>
            <w:rFonts w:ascii="Times New Roman" w:hAnsi="Times New Roman" w:cs="Times New Roman"/>
          </w:rPr>
          <w:t xml:space="preserve">navigable </w:t>
        </w:r>
      </w:ins>
      <w:ins w:id="1460" w:author="Benton, Deon" w:date="2026-03-21T11:11:00Z" w16du:dateUtc="2026-03-21T16:11:00Z">
        <w:r w:rsidR="00EF6131">
          <w:rPr>
            <w:rFonts w:ascii="Times New Roman" w:hAnsi="Times New Roman" w:cs="Times New Roman"/>
          </w:rPr>
          <w:t>spati</w:t>
        </w:r>
      </w:ins>
      <w:ins w:id="1461" w:author="Benton, Deon" w:date="2026-03-21T11:12:00Z" w16du:dateUtc="2026-03-21T16:12:00Z">
        <w:r w:rsidR="00EF6131">
          <w:rPr>
            <w:rFonts w:ascii="Times New Roman" w:hAnsi="Times New Roman" w:cs="Times New Roman"/>
          </w:rPr>
          <w:t>al grid</w:t>
        </w:r>
      </w:ins>
      <w:ins w:id="1462"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463" w:author="Benton, Deon" w:date="2026-03-21T11:29:00Z" w16du:dateUtc="2026-03-21T16:29:00Z">
        <w:r w:rsidR="007D1241">
          <w:rPr>
            <w:rFonts w:ascii="Times New Roman" w:hAnsi="Times New Roman" w:cs="Times New Roman"/>
          </w:rPr>
          <w:t xml:space="preserve"> Each unit was </w:t>
        </w:r>
      </w:ins>
      <w:ins w:id="1464" w:author="Benton, Deon" w:date="2026-03-21T11:30:00Z" w16du:dateUtc="2026-03-21T16:30:00Z">
        <w:r w:rsidR="007D1241">
          <w:rPr>
            <w:rFonts w:ascii="Times New Roman" w:hAnsi="Times New Roman" w:cs="Times New Roman"/>
          </w:rPr>
          <w:t xml:space="preserve">bidirectionally connected to </w:t>
        </w:r>
      </w:ins>
      <w:ins w:id="1465" w:author="Benton, Deon" w:date="2026-03-21T12:17:00Z" w16du:dateUtc="2026-03-21T17:17:00Z">
        <w:r w:rsidR="00B837C9">
          <w:rPr>
            <w:rFonts w:ascii="Times New Roman" w:hAnsi="Times New Roman" w:cs="Times New Roman"/>
          </w:rPr>
          <w:t xml:space="preserve">every other unit </w:t>
        </w:r>
      </w:ins>
      <w:ins w:id="1466" w:author="Benton, Deon" w:date="2026-03-21T11:31:00Z" w16du:dateUtc="2026-03-21T16:31:00Z">
        <w:r w:rsidR="007D1241">
          <w:rPr>
            <w:rFonts w:ascii="Times New Roman" w:hAnsi="Times New Roman" w:cs="Times New Roman"/>
          </w:rPr>
          <w:t>except for itself.</w:t>
        </w:r>
      </w:ins>
      <w:ins w:id="1467" w:author="Benton, Deon" w:date="2026-03-21T11:35:00Z" w16du:dateUtc="2026-03-21T16:35:00Z">
        <w:r w:rsidR="007D1241">
          <w:rPr>
            <w:rFonts w:ascii="Times New Roman" w:hAnsi="Times New Roman" w:cs="Times New Roman"/>
          </w:rPr>
          <w:t xml:space="preserve"> </w:t>
        </w:r>
      </w:ins>
      <w:ins w:id="1468" w:author="Benton, Deon" w:date="2026-03-21T11:19:00Z" w16du:dateUtc="2026-03-21T16:19:00Z">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w:t>
        </w:r>
      </w:ins>
      <w:ins w:id="1469"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470" w:author="Benton, Deon" w:date="2026-03-21T11:21:00Z" w16du:dateUtc="2026-03-21T16:21:00Z">
        <w:r w:rsidR="00964B0C">
          <w:rPr>
            <w:rFonts w:ascii="Times New Roman" w:hAnsi="Times New Roman" w:cs="Times New Roman"/>
          </w:rPr>
          <w:t xml:space="preserve"> an event in which arced motion occurred alone</w:t>
        </w:r>
      </w:ins>
      <w:ins w:id="1471" w:author="Benton, Deon" w:date="2026-03-21T11:39:00Z" w16du:dateUtc="2026-03-21T16:39:00Z">
        <w:r w:rsidR="007D1241">
          <w:rPr>
            <w:rFonts w:ascii="Times New Roman" w:hAnsi="Times New Roman" w:cs="Times New Roman"/>
          </w:rPr>
          <w:t xml:space="preserve"> (Control condition)</w:t>
        </w:r>
      </w:ins>
      <w:ins w:id="1472" w:author="Benton, Deon" w:date="2026-03-21T11:21:00Z" w16du:dateUtc="2026-03-21T16:21:00Z">
        <w:r w:rsidR="00964B0C">
          <w:rPr>
            <w:rFonts w:ascii="Times New Roman" w:hAnsi="Times New Roman" w:cs="Times New Roman"/>
          </w:rPr>
          <w:t>.</w:t>
        </w:r>
      </w:ins>
      <w:ins w:id="1473" w:author="Benton, Deon" w:date="2026-03-21T11:39:00Z" w16du:dateUtc="2026-03-21T16:39:00Z">
        <w:r w:rsidR="00AC6E00">
          <w:rPr>
            <w:rFonts w:ascii="Times New Roman" w:hAnsi="Times New Roman" w:cs="Times New Roman"/>
          </w:rPr>
          <w:t xml:space="preserve"> </w:t>
        </w:r>
      </w:ins>
      <w:ins w:id="1474" w:author="Benton, Deon" w:date="2026-03-21T11:42:00Z" w16du:dateUtc="2026-03-21T16:42:00Z">
        <w:r w:rsidR="00AC6E00">
          <w:rPr>
            <w:rFonts w:ascii="Times New Roman" w:hAnsi="Times New Roman" w:cs="Times New Roman"/>
          </w:rPr>
          <w:t xml:space="preserve">Due to the </w:t>
        </w:r>
      </w:ins>
      <w:ins w:id="1475" w:author="Benton, Deon" w:date="2026-03-21T12:18:00Z" w16du:dateUtc="2026-03-21T17:18:00Z">
        <w:r w:rsidR="00B81018">
          <w:rPr>
            <w:rFonts w:ascii="Times New Roman" w:hAnsi="Times New Roman" w:cs="Times New Roman"/>
          </w:rPr>
          <w:t xml:space="preserve">necessarily </w:t>
        </w:r>
      </w:ins>
      <w:ins w:id="1476" w:author="Benton, Deon" w:date="2026-03-21T11:42:00Z" w16du:dateUtc="2026-03-21T16:42:00Z">
        <w:r w:rsidR="00AC6E00">
          <w:rPr>
            <w:rFonts w:ascii="Times New Roman" w:hAnsi="Times New Roman" w:cs="Times New Roman"/>
          </w:rPr>
          <w:t xml:space="preserve">dynamic nature of </w:t>
        </w:r>
      </w:ins>
      <w:ins w:id="1477" w:author="Benton, Deon" w:date="2026-03-23T09:52:00Z" w16du:dateUtc="2026-03-23T14:52:00Z">
        <w:r w:rsidR="00047E5C">
          <w:rPr>
            <w:rFonts w:ascii="Times New Roman" w:hAnsi="Times New Roman" w:cs="Times New Roman"/>
          </w:rPr>
          <w:t>actions</w:t>
        </w:r>
      </w:ins>
      <w:ins w:id="1478" w:author="Benton, Deon" w:date="2026-03-21T11:42:00Z" w16du:dateUtc="2026-03-21T16:42:00Z">
        <w:r w:rsidR="00AC6E00">
          <w:rPr>
            <w:rFonts w:ascii="Times New Roman" w:hAnsi="Times New Roman" w:cs="Times New Roman"/>
          </w:rPr>
          <w:t xml:space="preserve">, </w:t>
        </w:r>
      </w:ins>
      <w:ins w:id="1479" w:author="Benton, Deon" w:date="2026-03-21T12:47:00Z" w16du:dateUtc="2026-03-21T17:47:00Z">
        <w:r w:rsidR="00BC5A2D">
          <w:rPr>
            <w:rFonts w:ascii="Times New Roman" w:hAnsi="Times New Roman" w:cs="Times New Roman"/>
          </w:rPr>
          <w:t>each arced motion event unfolded</w:t>
        </w:r>
      </w:ins>
      <w:ins w:id="1480" w:author="Benton, Deon" w:date="2026-03-21T11:42:00Z" w16du:dateUtc="2026-03-21T16:42:00Z">
        <w:r w:rsidR="00AC6E00">
          <w:rPr>
            <w:rFonts w:ascii="Times New Roman" w:hAnsi="Times New Roman" w:cs="Times New Roman"/>
          </w:rPr>
          <w:t xml:space="preserve"> across a series of </w:t>
        </w:r>
      </w:ins>
      <w:ins w:id="1481" w:author="Benton, Deon" w:date="2026-03-21T12:47:00Z" w16du:dateUtc="2026-03-21T17:47:00Z">
        <w:r w:rsidR="00BC5A2D">
          <w:rPr>
            <w:rFonts w:ascii="Times New Roman" w:hAnsi="Times New Roman" w:cs="Times New Roman"/>
          </w:rPr>
          <w:t>9</w:t>
        </w:r>
      </w:ins>
      <w:ins w:id="1482" w:author="Benton, Deon" w:date="2026-03-21T11:49:00Z" w16du:dateUtc="2026-03-21T16:49:00Z">
        <w:r w:rsidR="007C483F">
          <w:rPr>
            <w:rFonts w:ascii="Times New Roman" w:hAnsi="Times New Roman" w:cs="Times New Roman"/>
          </w:rPr>
          <w:t xml:space="preserve"> </w:t>
        </w:r>
      </w:ins>
      <w:ins w:id="1483" w:author="Benton, Deon" w:date="2026-03-21T11:42:00Z" w16du:dateUtc="2026-03-21T16:42:00Z">
        <w:r w:rsidR="00AC6E00">
          <w:rPr>
            <w:rFonts w:ascii="Times New Roman" w:hAnsi="Times New Roman" w:cs="Times New Roman"/>
          </w:rPr>
          <w:t>steps</w:t>
        </w:r>
      </w:ins>
      <w:ins w:id="1484" w:author="Benton, Deon" w:date="2026-03-21T12:48:00Z" w16du:dateUtc="2026-03-21T17:48:00Z">
        <w:r w:rsidR="00BC5A2D">
          <w:rPr>
            <w:rFonts w:ascii="Times New Roman" w:hAnsi="Times New Roman" w:cs="Times New Roman"/>
          </w:rPr>
          <w:t xml:space="preserve">. </w:t>
        </w:r>
      </w:ins>
      <w:ins w:id="1485" w:author="Benton, Deon" w:date="2026-03-21T11:44:00Z" w16du:dateUtc="2026-03-21T16:44:00Z">
        <w:r w:rsidR="00AC6E00">
          <w:rPr>
            <w:rFonts w:ascii="Times New Roman" w:hAnsi="Times New Roman" w:cs="Times New Roman"/>
          </w:rPr>
          <w:t xml:space="preserve">Crucially, </w:t>
        </w:r>
      </w:ins>
      <w:ins w:id="1486" w:author="Benton, Deon" w:date="2026-03-23T09:56:00Z" w16du:dateUtc="2026-03-23T14:56:00Z">
        <w:r w:rsidR="00F559BC">
          <w:rPr>
            <w:rFonts w:ascii="Times New Roman" w:hAnsi="Times New Roman" w:cs="Times New Roman"/>
          </w:rPr>
          <w:t xml:space="preserve">each step was processed in </w:t>
        </w:r>
      </w:ins>
      <w:ins w:id="1487" w:author="Benton, Deon" w:date="2026-03-23T15:47:00Z" w16du:dateUtc="2026-03-23T20:47:00Z">
        <w:r w:rsidR="0011240F">
          <w:rPr>
            <w:rFonts w:ascii="Times New Roman" w:hAnsi="Times New Roman" w:cs="Times New Roman"/>
          </w:rPr>
          <w:t>three phases</w:t>
        </w:r>
      </w:ins>
      <w:ins w:id="1488" w:author="Benton, Deon" w:date="2026-03-21T11:44:00Z" w16du:dateUtc="2026-03-21T16:44:00Z">
        <w:r w:rsidR="00AC6E00">
          <w:rPr>
            <w:rFonts w:ascii="Times New Roman" w:hAnsi="Times New Roman" w:cs="Times New Roman"/>
          </w:rPr>
          <w:t>.</w:t>
        </w:r>
      </w:ins>
      <w:ins w:id="1489" w:author="Benton, Deon" w:date="2026-03-21T11:42:00Z" w16du:dateUtc="2026-03-21T16:42:00Z">
        <w:r w:rsidR="00AC6E00">
          <w:rPr>
            <w:rFonts w:ascii="Times New Roman" w:hAnsi="Times New Roman" w:cs="Times New Roman"/>
          </w:rPr>
          <w:t xml:space="preserve"> </w:t>
        </w:r>
      </w:ins>
      <w:ins w:id="1490" w:author="Benton, Deon" w:date="2026-03-23T15:48:00Z" w16du:dateUtc="2026-03-23T20:48:00Z">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ins>
      <w:ins w:id="1491" w:author="Benton, Deon" w:date="2026-03-21T11:39:00Z" w16du:dateUtc="2026-03-21T16:39:00Z">
        <w:r w:rsidR="00AC6E00">
          <w:rPr>
            <w:rFonts w:ascii="Times New Roman" w:hAnsi="Times New Roman" w:cs="Times New Roman"/>
          </w:rPr>
          <w:t>,</w:t>
        </w:r>
      </w:ins>
      <w:ins w:id="1492" w:author="Benton, Deon" w:date="2026-03-23T10:14:00Z" w16du:dateUtc="2026-03-23T15:14:00Z">
        <w:r w:rsidR="002B7929">
          <w:rPr>
            <w:rFonts w:ascii="Times New Roman" w:hAnsi="Times New Roman" w:cs="Times New Roman"/>
          </w:rPr>
          <w:t xml:space="preserve"> </w:t>
        </w:r>
      </w:ins>
      <w:ins w:id="1493" w:author="Benton, Deon" w:date="2026-03-23T10:18:00Z" w16du:dateUtc="2026-03-23T15:18:00Z">
        <w:r w:rsidR="0054146D">
          <w:rPr>
            <w:rFonts w:ascii="Times New Roman" w:hAnsi="Times New Roman" w:cs="Times New Roman"/>
          </w:rPr>
          <w:t>the network is provided w</w:t>
        </w:r>
      </w:ins>
      <w:ins w:id="1494" w:author="Benton, Deon" w:date="2026-03-23T10:19:00Z" w16du:dateUtc="2026-03-23T15:19:00Z">
        <w:r w:rsidR="0054146D">
          <w:rPr>
            <w:rFonts w:ascii="Times New Roman" w:hAnsi="Times New Roman" w:cs="Times New Roman"/>
          </w:rPr>
          <w:t>ith information corresponding to</w:t>
        </w:r>
      </w:ins>
      <w:ins w:id="1495" w:author="Benton, Deon" w:date="2026-03-23T10:20:00Z" w16du:dateUtc="2026-03-23T15:20:00Z">
        <w:r w:rsidR="00C5465D">
          <w:rPr>
            <w:rFonts w:ascii="Times New Roman" w:hAnsi="Times New Roman" w:cs="Times New Roman"/>
          </w:rPr>
          <w:t xml:space="preserve"> a single time slice of one of the training events. </w:t>
        </w:r>
      </w:ins>
      <w:ins w:id="1496" w:author="Benton, Deon" w:date="2026-03-23T10:19:00Z" w16du:dateUtc="2026-03-23T15:19:00Z">
        <w:r w:rsidR="0054146D">
          <w:rPr>
            <w:rFonts w:ascii="Times New Roman" w:hAnsi="Times New Roman" w:cs="Times New Roman"/>
          </w:rPr>
          <w:t xml:space="preserve"> </w:t>
        </w:r>
      </w:ins>
      <w:ins w:id="1497"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498" w:author="Benton, Deon" w:date="2026-03-23T15:12:00Z" w16du:dateUtc="2026-03-23T20:12:00Z">
        <w:r w:rsidR="0053471E">
          <w:rPr>
            <w:rFonts w:ascii="Times New Roman" w:hAnsi="Times New Roman" w:cs="Times New Roman"/>
          </w:rPr>
          <w:t xml:space="preserve">side </w:t>
        </w:r>
      </w:ins>
      <w:ins w:id="1499"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500" w:author="Benton, Deon" w:date="2026-03-23T15:12:00Z" w16du:dateUtc="2026-03-23T20:12:00Z">
        <w:r w:rsidR="0053471E">
          <w:rPr>
            <w:rFonts w:ascii="Times New Roman" w:hAnsi="Times New Roman" w:cs="Times New Roman"/>
          </w:rPr>
          <w:t>e</w:t>
        </w:r>
      </w:ins>
      <w:ins w:id="1501"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502" w:author="Benton, Deon" w:date="2026-03-23T15:18:00Z" w16du:dateUtc="2026-03-23T20:18:00Z">
        <w:r w:rsidR="00FF110D">
          <w:rPr>
            <w:rFonts w:ascii="Times New Roman" w:hAnsi="Times New Roman" w:cs="Times New Roman"/>
          </w:rPr>
          <w:t>Once the network was provided with information</w:t>
        </w:r>
      </w:ins>
      <w:ins w:id="1503"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over four internal activation cycles</w:t>
        </w:r>
      </w:ins>
      <w:ins w:id="1504" w:author="Benton, Deon" w:date="2026-03-23T15:20:00Z" w16du:dateUtc="2026-03-23T20:20:00Z">
        <w:r w:rsidR="00FF110D">
          <w:rPr>
            <w:rFonts w:ascii="Times New Roman" w:hAnsi="Times New Roman" w:cs="Times New Roman"/>
          </w:rPr>
          <w:t xml:space="preserve">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ins>
      <w:ins w:id="1505" w:author="Benton, Deon" w:date="2026-03-23T15:21:00Z" w16du:dateUtc="2026-03-23T20:21:00Z">
        <w:r w:rsidR="00701F66">
          <w:rPr>
            <w:rFonts w:ascii="Times New Roman" w:hAnsi="Times New Roman" w:cs="Times New Roman"/>
          </w:rPr>
          <w:t xml:space="preserve"> the details of how units exchanged </w:t>
        </w:r>
      </w:ins>
      <w:ins w:id="1506" w:author="Benton, Deon" w:date="2026-03-23T15:22:00Z" w16du:dateUtc="2026-03-23T20:22:00Z">
        <w:r w:rsidR="00701F66">
          <w:rPr>
            <w:rFonts w:ascii="Times New Roman" w:hAnsi="Times New Roman" w:cs="Times New Roman"/>
          </w:rPr>
          <w:t xml:space="preserve">activity via </w:t>
        </w:r>
      </w:ins>
      <w:ins w:id="1507" w:author="Benton, Deon" w:date="2026-03-23T15:21:00Z" w16du:dateUtc="2026-03-23T20:21:00Z">
        <w:r w:rsidR="00701F66">
          <w:rPr>
            <w:rFonts w:ascii="Times New Roman" w:hAnsi="Times New Roman" w:cs="Times New Roman"/>
          </w:rPr>
          <w:t>their bidirectional connections)</w:t>
        </w:r>
      </w:ins>
      <w:ins w:id="1508" w:author="Benton, Deon" w:date="2026-03-23T15:22:00Z" w16du:dateUtc="2026-03-23T20:22:00Z">
        <w:r w:rsidR="00824A70">
          <w:rPr>
            <w:rFonts w:ascii="Times New Roman" w:hAnsi="Times New Roman" w:cs="Times New Roman"/>
          </w:rPr>
          <w:t>.</w:t>
        </w:r>
      </w:ins>
      <w:ins w:id="1509" w:author="Benton, Deon" w:date="2026-03-23T15:20:00Z" w16du:dateUtc="2026-03-23T20:20:00Z">
        <w:r w:rsidR="00FF110D">
          <w:rPr>
            <w:rFonts w:ascii="Times New Roman" w:hAnsi="Times New Roman" w:cs="Times New Roman"/>
          </w:rPr>
          <w:t xml:space="preserve"> </w:t>
        </w:r>
      </w:ins>
      <w:ins w:id="1510"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511"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39593EBE"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427608">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xml:space="preserve">. The barrier is present only when the agent occupies a position immediately adjacent to it (i.e., to its left or right; see </w:t>
      </w:r>
      <w:proofErr w:type="spellStart"/>
      <w:r w:rsidR="00F26115">
        <w:rPr>
          <w:rFonts w:ascii="Times New Roman" w:hAnsi="Times New Roman" w:cs="Times New Roman"/>
          <w:i w:val="0"/>
          <w:iCs w:val="0"/>
          <w:sz w:val="24"/>
          <w:szCs w:val="24"/>
        </w:rPr>
        <w:t>Overwalle</w:t>
      </w:r>
      <w:proofErr w:type="spellEnd"/>
      <w:r w:rsidR="00F26115">
        <w:rPr>
          <w:rFonts w:ascii="Times New Roman" w:hAnsi="Times New Roman" w:cs="Times New Roman"/>
          <w:i w:val="0"/>
          <w:iCs w:val="0"/>
          <w:sz w:val="24"/>
          <w:szCs w:val="24"/>
        </w:rPr>
        <w:t>,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512" w:author="Benton, Deon" w:date="2026-03-23T16:39:00Z" w16du:dateUtc="2026-03-23T21:39:00Z"/>
          <w:rFonts w:ascii="Times New Roman" w:hAnsi="Times New Roman" w:cs="Times New Roman"/>
        </w:rPr>
      </w:pPr>
    </w:p>
    <w:p w14:paraId="47D2D161" w14:textId="7B7B9C2D" w:rsidR="00A86784" w:rsidRDefault="00A86784" w:rsidP="00335A86">
      <w:pPr>
        <w:spacing w:line="480" w:lineRule="auto"/>
        <w:ind w:firstLine="720"/>
        <w:contextualSpacing/>
        <w:rPr>
          <w:ins w:id="1513" w:author="Benton, Deon" w:date="2026-03-23T15:24:00Z" w16du:dateUtc="2026-03-23T20:24:00Z"/>
          <w:rFonts w:ascii="Times New Roman" w:hAnsi="Times New Roman" w:cs="Times New Roman"/>
        </w:rPr>
      </w:pPr>
      <w:ins w:id="1514" w:author="Benton, Deon" w:date="2026-03-23T16:39:00Z" w16du:dateUtc="2026-03-23T21:39:00Z">
        <w:r>
          <w:rPr>
            <w:rFonts w:ascii="Times New Roman" w:hAnsi="Times New Roman" w:cs="Times New Roman"/>
          </w:rPr>
          <w:lastRenderedPageBreak/>
          <w:t xml:space="preserve">To make concrete what the network “saw” during the activation phase, Figure 1 above depicts the full, nine-step trajectory of the arced motion shown to networks in the Experimental condition; that is, the figure shows the state of the network at each of the nine steps comprising the training event shown to networks in the Experimental condition.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 that are present remain visible throughout an entire action event.  Second, as should be seen by tracing the agent’s arced trajectory, the agent “overshoots” the barrier by one cell. This also departs in important ways from what infants typically see in action events that involve obstacles: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 when present, remains fully visible throughout the duration of an action event. These issues raise questions about the source of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515" w:author="Benton, Deon" w:date="2026-03-23T16:42:00Z" w16du:dateUtc="2026-03-23T21:42:00Z">
        <w:r w:rsidR="005A0500">
          <w:rPr>
            <w:rFonts w:ascii="Times New Roman" w:hAnsi="Times New Roman" w:cs="Times New Roman"/>
          </w:rPr>
          <w:t xml:space="preserve">and </w:t>
        </w:r>
      </w:ins>
      <w:ins w:id="1516"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517" w:author="Benton, Deon" w:date="2026-03-23T16:43:00Z" w16du:dateUtc="2026-03-23T21:43:00Z">
        <w:r w:rsidR="00BC1E32">
          <w:rPr>
            <w:rFonts w:ascii="Times New Roman" w:hAnsi="Times New Roman" w:cs="Times New Roman"/>
          </w:rPr>
          <w:t xml:space="preserve"> as well as to ALIAS</w:t>
        </w:r>
      </w:ins>
      <w:ins w:id="1518" w:author="Benton, Deon" w:date="2026-03-23T16:39:00Z" w16du:dateUtc="2026-03-23T21:39:00Z">
        <w:r>
          <w:rPr>
            <w:rFonts w:ascii="Times New Roman" w:hAnsi="Times New Roman" w:cs="Times New Roman"/>
          </w:rPr>
          <w:t xml:space="preserve">. In </w:t>
        </w:r>
      </w:ins>
      <w:ins w:id="1519" w:author="Benton, Deon" w:date="2026-03-23T16:43:00Z" w16du:dateUtc="2026-03-23T21:43:00Z">
        <w:r w:rsidR="00BC1E32">
          <w:rPr>
            <w:rFonts w:ascii="Times New Roman" w:hAnsi="Times New Roman" w:cs="Times New Roman"/>
          </w:rPr>
          <w:t>OM10-2</w:t>
        </w:r>
      </w:ins>
      <w:ins w:id="1520"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both the barrier and goal object are present </w:t>
        </w:r>
      </w:ins>
      <w:ins w:id="1521" w:author="Benton, Deon" w:date="2026-03-23T16:43:00Z" w16du:dateUtc="2026-03-23T21:43:00Z">
        <w:r w:rsidR="00BC1E32">
          <w:rPr>
            <w:rFonts w:ascii="Times New Roman" w:hAnsi="Times New Roman" w:cs="Times New Roman"/>
          </w:rPr>
          <w:t>across</w:t>
        </w:r>
      </w:ins>
      <w:ins w:id="1522"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523" w:author="Benton, Deon" w:date="2026-03-23T16:39:00Z" w16du:dateUtc="2026-03-23T21:39:00Z">
        <w:r w:rsidRPr="00710203">
          <w:rPr>
            <w:rFonts w:ascii="Times New Roman" w:hAnsi="Times New Roman" w:cs="Times New Roman"/>
          </w:rPr>
          <w:t>steps.</w:t>
        </w:r>
      </w:ins>
      <w:ins w:id="1524" w:author="Benton, Deon" w:date="2026-03-25T10:10:00Z" w16du:dateUtc="2026-03-25T15:10:00Z">
        <w:r w:rsidR="00A40620">
          <w:rPr>
            <w:rFonts w:ascii="Times New Roman" w:hAnsi="Times New Roman" w:cs="Times New Roman"/>
          </w:rPr>
          <w:t xml:space="preserve"> </w:t>
        </w:r>
      </w:ins>
      <w:ins w:id="1525" w:author="Benton, Deon" w:date="2026-03-25T10:12:00Z" w16du:dateUtc="2026-03-25T15:12:00Z">
        <w:r w:rsidR="00F06E48">
          <w:rPr>
            <w:rFonts w:ascii="Times New Roman" w:hAnsi="Times New Roman" w:cs="Times New Roman"/>
          </w:rPr>
          <w:t xml:space="preserve">Finally, </w:t>
        </w:r>
      </w:ins>
      <w:ins w:id="1526" w:author="Benton, Deon" w:date="2026-03-25T10:13:00Z" w16du:dateUtc="2026-03-25T15:13:00Z">
        <w:r w:rsidR="00F06E48">
          <w:rPr>
            <w:rFonts w:ascii="Times New Roman" w:hAnsi="Times New Roman" w:cs="Times New Roman"/>
          </w:rPr>
          <w:lastRenderedPageBreak/>
          <w:t>because</w:t>
        </w:r>
      </w:ins>
      <w:ins w:id="1527" w:author="Benton, Deon" w:date="2026-03-25T10:18:00Z" w16du:dateUtc="2026-03-25T15:18:00Z">
        <w:r w:rsidR="00037ADB">
          <w:rPr>
            <w:rFonts w:ascii="Times New Roman" w:hAnsi="Times New Roman" w:cs="Times New Roman"/>
          </w:rPr>
          <w:t xml:space="preserve"> there is greater overall network activity in</w:t>
        </w:r>
      </w:ins>
      <w:ins w:id="1528" w:author="Benton, Deon" w:date="2026-03-25T10:15:00Z" w16du:dateUtc="2026-03-25T15:15:00Z">
        <w:r w:rsidR="00D96F7B">
          <w:rPr>
            <w:rFonts w:ascii="Times New Roman" w:hAnsi="Times New Roman" w:cs="Times New Roman"/>
          </w:rPr>
          <w:t xml:space="preserve"> OM10-2 </w:t>
        </w:r>
      </w:ins>
      <w:ins w:id="1529" w:author="Benton, Deon" w:date="2026-03-25T10:16:00Z" w16du:dateUtc="2026-03-25T15:16:00Z">
        <w:r w:rsidR="00D96F7B">
          <w:rPr>
            <w:rFonts w:ascii="Times New Roman" w:hAnsi="Times New Roman" w:cs="Times New Roman"/>
          </w:rPr>
          <w:t>compared to</w:t>
        </w:r>
      </w:ins>
      <w:ins w:id="1530" w:author="Benton, Deon" w:date="2026-03-25T10:12:00Z" w16du:dateUtc="2026-03-25T15:12:00Z">
        <w:r w:rsidR="00F06E48">
          <w:rPr>
            <w:rFonts w:ascii="Times New Roman" w:hAnsi="Times New Roman" w:cs="Times New Roman"/>
          </w:rPr>
          <w:t xml:space="preserve"> OM10—giv</w:t>
        </w:r>
      </w:ins>
      <w:ins w:id="1531"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532" w:author="Benton, Deon" w:date="2026-03-25T10:16:00Z" w16du:dateUtc="2026-03-25T15:16:00Z">
        <w:r w:rsidR="00037ADB">
          <w:rPr>
            <w:rFonts w:ascii="Times New Roman" w:hAnsi="Times New Roman" w:cs="Times New Roman"/>
          </w:rPr>
          <w:t>a</w:t>
        </w:r>
      </w:ins>
      <w:ins w:id="1533" w:author="Benton, Deon" w:date="2026-03-25T10:17:00Z" w16du:dateUtc="2026-03-25T15:17:00Z">
        <w:r w:rsidR="00037ADB">
          <w:rPr>
            <w:rFonts w:ascii="Times New Roman" w:hAnsi="Times New Roman" w:cs="Times New Roman"/>
          </w:rPr>
          <w:t xml:space="preserve"> sigmoid activation was applied to the internal activation. </w:t>
        </w:r>
      </w:ins>
      <w:ins w:id="1534" w:author="Benton, Deon" w:date="2026-03-25T10:18:00Z" w16du:dateUtc="2026-03-25T15:18:00Z">
        <w:r w:rsidR="001F434E">
          <w:rPr>
            <w:rFonts w:ascii="Times New Roman" w:hAnsi="Times New Roman" w:cs="Times New Roman"/>
          </w:rPr>
          <w:t>In the absence of this activity function,</w:t>
        </w:r>
      </w:ins>
      <w:ins w:id="1535"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536" w:author="Benton, Deon" w:date="2026-03-25T10:20:00Z" w16du:dateUtc="2026-03-25T15:20:00Z">
        <w:r w:rsidR="001F434E">
          <w:rPr>
            <w:rFonts w:ascii="Times New Roman" w:hAnsi="Times New Roman" w:cs="Times New Roman"/>
          </w:rPr>
          <w:t>due to</w:t>
        </w:r>
      </w:ins>
      <w:ins w:id="1537" w:author="Benton, Deon" w:date="2026-03-25T10:19:00Z" w16du:dateUtc="2026-03-25T15:19:00Z">
        <w:r w:rsidR="001F434E">
          <w:rPr>
            <w:rFonts w:ascii="Times New Roman" w:hAnsi="Times New Roman" w:cs="Times New Roman"/>
          </w:rPr>
          <w:t xml:space="preserve"> unstable network dynamics. </w:t>
        </w:r>
      </w:ins>
    </w:p>
    <w:p w14:paraId="618C49B5" w14:textId="1CD6F23E" w:rsidR="00890D2E" w:rsidRDefault="00890D2E" w:rsidP="00AD6BA9">
      <w:pPr>
        <w:spacing w:line="480" w:lineRule="auto"/>
        <w:contextualSpacing/>
        <w:rPr>
          <w:ins w:id="1538" w:author="Benton, Deon" w:date="2026-03-23T15:47:00Z" w16du:dateUtc="2026-03-23T20:47:00Z"/>
          <w:rFonts w:ascii="Times New Roman" w:hAnsi="Times New Roman" w:cs="Times New Roman"/>
        </w:rPr>
      </w:pPr>
      <w:ins w:id="1539" w:author="Benton, Deon" w:date="2026-03-23T15:24:00Z" w16du:dateUtc="2026-03-23T20:24:00Z">
        <w:r>
          <w:rPr>
            <w:rFonts w:ascii="Times New Roman" w:hAnsi="Times New Roman" w:cs="Times New Roman"/>
          </w:rPr>
          <w:tab/>
        </w:r>
      </w:ins>
      <w:ins w:id="1540" w:author="Benton, Deon" w:date="2026-03-23T15:45:00Z" w16du:dateUtc="2026-03-23T20:45:00Z">
        <w:r w:rsidR="00572B16">
          <w:rPr>
            <w:rFonts w:ascii="Times New Roman" w:hAnsi="Times New Roman" w:cs="Times New Roman"/>
          </w:rPr>
          <w:t>At the conclusion of the first phase, t</w:t>
        </w:r>
      </w:ins>
      <w:ins w:id="1541" w:author="Benton, Deon" w:date="2026-03-23T15:24:00Z" w16du:dateUtc="2026-03-23T20:24:00Z">
        <w:r>
          <w:rPr>
            <w:rFonts w:ascii="Times New Roman" w:hAnsi="Times New Roman" w:cs="Times New Roman"/>
          </w:rPr>
          <w:t>he model entered the second</w:t>
        </w:r>
      </w:ins>
      <w:ins w:id="1542"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543" w:author="Benton, Deon" w:date="2026-03-23T15:24:00Z" w16du:dateUtc="2026-03-23T20:24:00Z">
        <w:r>
          <w:rPr>
            <w:rFonts w:ascii="Times New Roman" w:hAnsi="Times New Roman" w:cs="Times New Roman"/>
          </w:rPr>
          <w:t xml:space="preserve">. </w:t>
        </w:r>
      </w:ins>
      <w:ins w:id="1544" w:author="Benton, Deon" w:date="2026-03-23T15:25:00Z" w16du:dateUtc="2026-03-23T20:25:00Z">
        <w:r>
          <w:rPr>
            <w:rFonts w:ascii="Times New Roman" w:hAnsi="Times New Roman" w:cs="Times New Roman"/>
          </w:rPr>
          <w:t>During this phase, the</w:t>
        </w:r>
      </w:ins>
      <w:ins w:id="1545" w:author="Benton, Deon" w:date="2026-03-23T15:26:00Z" w16du:dateUtc="2026-03-23T20:26:00Z">
        <w:r w:rsidR="003F199F">
          <w:rPr>
            <w:rFonts w:ascii="Times New Roman" w:hAnsi="Times New Roman" w:cs="Times New Roman"/>
          </w:rPr>
          <w:t xml:space="preserve"> </w:t>
        </w:r>
      </w:ins>
      <w:ins w:id="1546" w:author="Benton, Deon" w:date="2026-03-23T15:31:00Z" w16du:dateUtc="2026-03-23T20:31:00Z">
        <w:r w:rsidR="00BE654E">
          <w:rPr>
            <w:rFonts w:ascii="Times New Roman" w:hAnsi="Times New Roman" w:cs="Times New Roman"/>
          </w:rPr>
          <w:t>Delta rule (</w:t>
        </w:r>
      </w:ins>
      <w:ins w:id="1547" w:author="Benton, Deon" w:date="2026-03-23T15:43:00Z" w16du:dateUtc="2026-03-23T20:43:00Z">
        <w:r w:rsidR="00D973CA">
          <w:rPr>
            <w:rFonts w:ascii="Times New Roman" w:hAnsi="Times New Roman" w:cs="Times New Roman"/>
          </w:rPr>
          <w:t xml:space="preserve">e.g., </w:t>
        </w:r>
      </w:ins>
      <w:ins w:id="1548"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549" w:author="Benton, Deon" w:date="2026-03-23T15:43:00Z" w16du:dateUtc="2026-03-23T20:43:00Z">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ins>
      <w:ins w:id="1550" w:author="Benton, Deon" w:date="2026-03-23T15:31:00Z" w16du:dateUtc="2026-03-23T20:31:00Z">
        <w:r w:rsidR="00AD6BA9">
          <w:rPr>
            <w:rFonts w:ascii="Times New Roman" w:hAnsi="Times New Roman" w:cs="Times New Roman"/>
          </w:rPr>
          <w:t xml:space="preserve">) </w:t>
        </w:r>
      </w:ins>
      <w:ins w:id="1551" w:author="Benton, Deon" w:date="2026-03-23T15:25:00Z" w16du:dateUtc="2026-03-23T20:25:00Z">
        <w:r w:rsidR="003F199F">
          <w:rPr>
            <w:rFonts w:ascii="Times New Roman" w:hAnsi="Times New Roman" w:cs="Times New Roman"/>
          </w:rPr>
          <w:t>was used to update the network weights</w:t>
        </w:r>
      </w:ins>
      <w:ins w:id="1552"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553" w:author="Benton, Deon" w:date="2026-03-23T15:46:00Z" w16du:dateUtc="2026-03-23T20:46:00Z">
        <w:r w:rsidR="00CB2377">
          <w:rPr>
            <w:rFonts w:ascii="Times New Roman" w:hAnsi="Times New Roman" w:cs="Times New Roman"/>
          </w:rPr>
          <w:t xml:space="preserve">is worth noting that </w:t>
        </w:r>
      </w:ins>
      <w:ins w:id="1554" w:author="Benton, Deon" w:date="2026-03-23T15:33:00Z" w16du:dateUtc="2026-03-23T20:33:00Z">
        <w:r w:rsidR="00AD6BA9">
          <w:rPr>
            <w:rFonts w:ascii="Times New Roman" w:hAnsi="Times New Roman" w:cs="Times New Roman"/>
          </w:rPr>
          <w:t xml:space="preserve">the specific form of </w:t>
        </w:r>
      </w:ins>
      <w:ins w:id="1555" w:author="Benton, Deon" w:date="2026-03-23T15:36:00Z" w16du:dateUtc="2026-03-23T20:36:00Z">
        <w:r w:rsidR="009B68DB">
          <w:rPr>
            <w:rFonts w:ascii="Times New Roman" w:hAnsi="Times New Roman" w:cs="Times New Roman"/>
          </w:rPr>
          <w:t xml:space="preserve">this rule that </w:t>
        </w:r>
      </w:ins>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ins w:id="1556" w:author="Benton, Deon" w:date="2026-03-23T15:46:00Z" w16du:dateUtc="2026-03-23T20:46:00Z">
        <w:r w:rsidR="00CB2377">
          <w:rPr>
            <w:rFonts w:ascii="Times New Roman" w:hAnsi="Times New Roman" w:cs="Times New Roman"/>
          </w:rPr>
          <w:t xml:space="preserve">employed </w:t>
        </w:r>
      </w:ins>
      <w:ins w:id="1557"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558" w:author="Benton, Deon" w:date="2026-03-23T15:36:00Z" w16du:dateUtc="2026-03-23T20:36:00Z">
        <w:r w:rsidR="009B68DB">
          <w:rPr>
            <w:rFonts w:ascii="Times New Roman" w:hAnsi="Times New Roman" w:cs="Times New Roman"/>
          </w:rPr>
          <w:t xml:space="preserve"> </w:t>
        </w:r>
      </w:ins>
      <w:ins w:id="1559" w:author="Benton, Deon" w:date="2026-03-23T15:46:00Z" w16du:dateUtc="2026-03-23T20:46:00Z">
        <w:r w:rsidR="00D1467C">
          <w:rPr>
            <w:rFonts w:ascii="Times New Roman" w:hAnsi="Times New Roman" w:cs="Times New Roman"/>
          </w:rPr>
          <w:t xml:space="preserve">the </w:t>
        </w:r>
      </w:ins>
      <w:ins w:id="1560" w:author="Benton, Deon" w:date="2026-03-23T15:36:00Z" w16du:dateUtc="2026-03-23T20:36:00Z">
        <w:r w:rsidR="009B68DB">
          <w:rPr>
            <w:rFonts w:ascii="Times New Roman" w:hAnsi="Times New Roman" w:cs="Times New Roman"/>
          </w:rPr>
          <w:t>discrepancy between</w:t>
        </w:r>
      </w:ins>
      <w:ins w:id="1561" w:author="Benton, Deon" w:date="2026-03-23T15:33:00Z" w16du:dateUtc="2026-03-23T20:33:00Z">
        <w:r w:rsidR="00651648">
          <w:rPr>
            <w:rFonts w:ascii="Times New Roman" w:hAnsi="Times New Roman" w:cs="Times New Roman"/>
          </w:rPr>
          <w:t xml:space="preserve"> the </w:t>
        </w:r>
      </w:ins>
      <w:ins w:id="1562"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563" w:author="Benton, Deon" w:date="2026-03-23T15:34:00Z" w16du:dateUtc="2026-03-23T20:34:00Z">
        <w:r w:rsidR="00651648">
          <w:rPr>
            <w:rFonts w:ascii="Times New Roman" w:hAnsi="Times New Roman" w:cs="Times New Roman"/>
          </w:rPr>
          <w:t xml:space="preserve">; more common usages of the Delta rule involve </w:t>
        </w:r>
      </w:ins>
      <w:ins w:id="1564" w:author="Benton, Deon" w:date="2026-03-23T15:38:00Z" w16du:dateUtc="2026-03-23T20:38:00Z">
        <w:r w:rsidR="009B68DB">
          <w:rPr>
            <w:rFonts w:ascii="Times New Roman" w:hAnsi="Times New Roman" w:cs="Times New Roman"/>
          </w:rPr>
          <w:t>reducing the discrepancy between a target output and the network’s predicted output</w:t>
        </w:r>
      </w:ins>
      <w:ins w:id="1565" w:author="Benton, Deon" w:date="2026-03-23T15:40:00Z" w16du:dateUtc="2026-03-23T20:40:00Z">
        <w:r w:rsidR="00863918">
          <w:rPr>
            <w:rFonts w:ascii="Times New Roman" w:hAnsi="Times New Roman" w:cs="Times New Roman"/>
          </w:rPr>
          <w:t xml:space="preserve"> (e.g., </w:t>
        </w:r>
      </w:ins>
      <w:ins w:id="1566" w:author="Benton, Deon" w:date="2026-03-23T15:44:00Z" w16du:dateUtc="2026-03-23T20:44:00Z">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ins>
      <w:ins w:id="1567" w:author="Benton, Deon" w:date="2026-03-25T11:34:00Z" w16du:dateUtc="2026-03-25T16:34:00Z">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ins>
      <w:ins w:id="1568" w:author="Benton, Deon" w:date="2026-03-25T12:11:00Z" w16du:dateUtc="2026-03-25T17:11:00Z">
        <w:r w:rsidR="00860B92">
          <w:rPr>
            <w:rFonts w:ascii="Times New Roman" w:hAnsi="Times New Roman" w:cs="Times New Roman"/>
          </w:rPr>
          <w:t xml:space="preserve"> and the weights</w:t>
        </w:r>
      </w:ins>
      <w:ins w:id="1569" w:author="Benton, Deon" w:date="2026-03-25T12:12:00Z" w16du:dateUtc="2026-03-25T17:12:00Z">
        <w:r w:rsidR="00860B92">
          <w:rPr>
            <w:rFonts w:ascii="Times New Roman" w:hAnsi="Times New Roman" w:cs="Times New Roman"/>
          </w:rPr>
          <w:t xml:space="preserve"> were randomly initialized within the range ±0.2</w:t>
        </w:r>
      </w:ins>
      <w:ins w:id="1570"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571" w:author="Benton, Deon" w:date="2026-03-23T15:47:00Z" w16du:dateUtc="2026-03-23T20:47:00Z">
        <w:r>
          <w:rPr>
            <w:rFonts w:ascii="Times New Roman" w:hAnsi="Times New Roman" w:cs="Times New Roman"/>
          </w:rPr>
          <w:tab/>
        </w:r>
      </w:ins>
      <w:ins w:id="1572"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573"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ins w:id="1574"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575" w:author="Benton, Deon" w:date="2026-03-23T16:01:00Z" w16du:dateUtc="2026-03-23T21:01:00Z">
        <w:r w:rsidR="00D80739">
          <w:rPr>
            <w:rFonts w:ascii="Times New Roman" w:hAnsi="Times New Roman" w:cs="Times New Roman"/>
          </w:rPr>
          <w:t>the two trajectories.</w:t>
        </w:r>
      </w:ins>
      <w:ins w:id="1576" w:author="Benton, Deon" w:date="2026-03-23T16:00:00Z" w16du:dateUtc="2026-03-23T21:00:00Z">
        <w:r w:rsidR="00D80739" w:rsidRPr="00D80739">
          <w:rPr>
            <w:rFonts w:ascii="Times New Roman" w:hAnsi="Times New Roman" w:cs="Times New Roman"/>
          </w:rPr>
          <w:t xml:space="preserve"> </w:t>
        </w:r>
      </w:ins>
      <w:ins w:id="1577" w:author="Benton, Deon" w:date="2026-03-23T16:01:00Z" w16du:dateUtc="2026-03-23T21:01:00Z">
        <w:r w:rsidR="00D80739">
          <w:rPr>
            <w:rFonts w:ascii="Times New Roman" w:hAnsi="Times New Roman" w:cs="Times New Roman"/>
          </w:rPr>
          <w:t xml:space="preserve">The critical cells for the straight trajectory were </w:t>
        </w:r>
      </w:ins>
      <w:ins w:id="1578"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cells corresponding to </w:t>
        </w:r>
      </w:ins>
      <w:ins w:id="1579"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580" w:author="Benton, Deon" w:date="2026-03-23T16:04:00Z" w16du:dateUtc="2026-03-23T21:04:00Z">
        <w:r w:rsidR="00AB7607">
          <w:rPr>
            <w:rFonts w:ascii="Times New Roman" w:hAnsi="Times New Roman" w:cs="Times New Roman"/>
          </w:rPr>
          <w:t xml:space="preserve">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ins>
      <w:ins w:id="1581" w:author="Benton, Deon" w:date="2026-03-23T16:00:00Z" w16du:dateUtc="2026-03-23T21:00:00Z">
        <w:r w:rsidR="00D80739" w:rsidRPr="00D80739">
          <w:rPr>
            <w:rFonts w:ascii="Times New Roman" w:hAnsi="Times New Roman" w:cs="Times New Roman"/>
          </w:rPr>
          <w:t xml:space="preserve">magnitude of </w:t>
        </w:r>
      </w:ins>
      <w:ins w:id="1582"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583" w:author="Benton, Deon" w:date="2026-03-23T16:04:00Z" w16du:dateUtc="2026-03-23T21:04:00Z">
        <w:r w:rsidR="00AB7607">
          <w:rPr>
            <w:rFonts w:ascii="Times New Roman" w:hAnsi="Times New Roman" w:cs="Times New Roman"/>
          </w:rPr>
          <w:t xml:space="preserve"> as a measure of the network’s expectation for a given event</w:t>
        </w:r>
      </w:ins>
      <w:ins w:id="1584" w:author="Benton, Deon" w:date="2026-03-23T16:05:00Z" w16du:dateUtc="2026-03-23T21:05:00Z">
        <w:r w:rsidR="00AB7607">
          <w:rPr>
            <w:rFonts w:ascii="Times New Roman" w:hAnsi="Times New Roman" w:cs="Times New Roman"/>
          </w:rPr>
          <w:t xml:space="preserve">—greater activation </w:t>
        </w:r>
        <w:r w:rsidR="00AB7607">
          <w:rPr>
            <w:rFonts w:ascii="Times New Roman" w:hAnsi="Times New Roman" w:cs="Times New Roman"/>
          </w:rPr>
          <w:lastRenderedPageBreak/>
          <w:t xml:space="preserve">denoted a stronger expectation. </w:t>
        </w:r>
      </w:ins>
      <w:ins w:id="1585" w:author="Benton, Deon" w:date="2026-03-23T16:00:00Z" w16du:dateUtc="2026-03-23T21:00:00Z">
        <w:r w:rsidR="00D80739" w:rsidRPr="00D80739">
          <w:rPr>
            <w:rFonts w:ascii="Times New Roman" w:hAnsi="Times New Roman" w:cs="Times New Roman"/>
          </w:rPr>
          <w:t xml:space="preserve"> </w:t>
        </w:r>
      </w:ins>
      <w:ins w:id="1586"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587" w:author="Benton, Deon" w:date="2026-03-23T16:10:00Z" w16du:dateUtc="2026-03-23T21:10:00Z">
        <w:r w:rsidR="00AD7AE3">
          <w:rPr>
            <w:rFonts w:ascii="Times New Roman" w:hAnsi="Times New Roman" w:cs="Times New Roman"/>
          </w:rPr>
          <w:t xml:space="preserve"> time</w:t>
        </w:r>
      </w:ins>
      <w:ins w:id="1588" w:author="Benton, Deon" w:date="2026-03-23T16:11:00Z" w16du:dateUtc="2026-03-23T21:11:00Z">
        <w:r w:rsidR="00AD7AE3">
          <w:rPr>
            <w:rFonts w:ascii="Times New Roman" w:hAnsi="Times New Roman" w:cs="Times New Roman"/>
          </w:rPr>
          <w:t xml:space="preserve"> rather than expectation</w:t>
        </w:r>
      </w:ins>
      <w:ins w:id="1589" w:author="Benton, Deon" w:date="2026-03-23T16:10:00Z" w16du:dateUtc="2026-03-23T21:10:00Z">
        <w:r w:rsidR="00AD7AE3">
          <w:rPr>
            <w:rFonts w:ascii="Times New Roman" w:hAnsi="Times New Roman" w:cs="Times New Roman"/>
          </w:rPr>
          <w:t xml:space="preserve">,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w:t>
        </w:r>
      </w:ins>
      <w:ins w:id="1590" w:author="Benton, Deon" w:date="2026-03-23T16:11:00Z" w16du:dateUtc="2026-03-23T21:11:00Z">
        <w:r w:rsidR="00AD7AE3">
          <w:rPr>
            <w:rFonts w:ascii="Times New Roman" w:hAnsi="Times New Roman" w:cs="Times New Roman"/>
          </w:rPr>
          <w:t xml:space="preserve">values such that </w:t>
        </w:r>
      </w:ins>
      <w:ins w:id="1591" w:author="Benton, Deon" w:date="2026-03-23T16:00:00Z" w16du:dateUtc="2026-03-23T21:00:00Z">
        <w:r w:rsidR="00D80739" w:rsidRPr="00D80739">
          <w:rPr>
            <w:rFonts w:ascii="Times New Roman" w:hAnsi="Times New Roman" w:cs="Times New Roman"/>
          </w:rPr>
          <w:t xml:space="preserve">lower activation (weaker </w:t>
        </w:r>
      </w:ins>
      <w:ins w:id="1592" w:author="Benton, Deon" w:date="2026-03-23T16:11:00Z" w16du:dateUtc="2026-03-23T21:11:00Z">
        <w:r w:rsidR="00AD7AE3">
          <w:rPr>
            <w:rFonts w:ascii="Times New Roman" w:hAnsi="Times New Roman" w:cs="Times New Roman"/>
          </w:rPr>
          <w:t>expectation</w:t>
        </w:r>
      </w:ins>
      <w:ins w:id="1593" w:author="Benton, Deon" w:date="2026-03-23T16:00:00Z" w16du:dateUtc="2026-03-23T21:00:00Z">
        <w:r w:rsidR="00D80739" w:rsidRPr="00D80739">
          <w:rPr>
            <w:rFonts w:ascii="Times New Roman" w:hAnsi="Times New Roman" w:cs="Times New Roman"/>
          </w:rPr>
          <w:t>) corresponded to longer looking times and higher activation (</w:t>
        </w:r>
      </w:ins>
      <w:ins w:id="1594" w:author="Benton, Deon" w:date="2026-03-23T16:11:00Z" w16du:dateUtc="2026-03-23T21:11:00Z">
        <w:r w:rsidR="00AD7AE3">
          <w:rPr>
            <w:rFonts w:ascii="Times New Roman" w:hAnsi="Times New Roman" w:cs="Times New Roman"/>
          </w:rPr>
          <w:t>stronger expectation</w:t>
        </w:r>
      </w:ins>
      <w:ins w:id="1595" w:author="Benton, Deon" w:date="2026-03-23T16:00:00Z" w16du:dateUtc="2026-03-23T21:00:00Z">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ins>
      <w:ins w:id="1596" w:author="Benton, Deon" w:date="2026-03-23T16:11:00Z" w16du:dateUtc="2026-03-23T21:11:00Z">
        <w:r w:rsidR="00AD7AE3">
          <w:rPr>
            <w:rFonts w:ascii="Times New Roman" w:hAnsi="Times New Roman" w:cs="Times New Roman"/>
          </w:rPr>
          <w:t xml:space="preserve"> </w:t>
        </w:r>
      </w:ins>
      <w:ins w:id="1597" w:author="Benton, Deon" w:date="2026-03-23T16:16:00Z" w16du:dateUtc="2026-03-23T21:16:00Z">
        <w:r w:rsidR="0027661B">
          <w:rPr>
            <w:rFonts w:ascii="Times New Roman" w:hAnsi="Times New Roman" w:cs="Times New Roman"/>
          </w:rPr>
          <w:t>Because the exact nature of this r</w:t>
        </w:r>
      </w:ins>
      <w:ins w:id="1598" w:author="Benton, Deon" w:date="2026-03-23T16:12:00Z" w16du:dateUtc="2026-03-23T21:12:00Z">
        <w:r w:rsidR="00AD7AE3">
          <w:rPr>
            <w:rFonts w:ascii="Times New Roman" w:hAnsi="Times New Roman" w:cs="Times New Roman"/>
          </w:rPr>
          <w:t xml:space="preserve">escaling was </w:t>
        </w:r>
      </w:ins>
      <w:ins w:id="1599" w:author="Benton, Deon" w:date="2026-03-23T16:17:00Z" w16du:dateUtc="2026-03-23T21:17:00Z">
        <w:r w:rsidR="0027661B">
          <w:rPr>
            <w:rFonts w:ascii="Times New Roman" w:hAnsi="Times New Roman" w:cs="Times New Roman"/>
          </w:rPr>
          <w:t>not specified</w:t>
        </w:r>
      </w:ins>
      <w:ins w:id="1600" w:author="Benton, Deon" w:date="2026-03-23T16:12:00Z" w16du:dateUtc="2026-03-23T21:12:00Z">
        <w:r w:rsidR="00AD7AE3">
          <w:rPr>
            <w:rFonts w:ascii="Times New Roman" w:hAnsi="Times New Roman" w:cs="Times New Roman"/>
          </w:rPr>
          <w:t>, i</w:t>
        </w:r>
      </w:ins>
      <w:ins w:id="1601"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602" w:author="Benton, Deon" w:date="2026-03-23T16:12:00Z" w16du:dateUtc="2026-03-23T21:12:00Z">
        <w:r w:rsidR="00FE7098">
          <w:rPr>
            <w:rFonts w:ascii="Times New Roman" w:hAnsi="Times New Roman" w:cs="Times New Roman"/>
          </w:rPr>
          <w:t xml:space="preserve"> in which</w:t>
        </w:r>
      </w:ins>
      <w:ins w:id="1603"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604" w:author="Benton, Deon" w:date="2026-03-23T16:14:00Z" w16du:dateUtc="2026-03-23T21:14:00Z">
        <w:r w:rsidR="005217F5">
          <w:rPr>
            <w:rFonts w:ascii="Times New Roman" w:hAnsi="Times New Roman" w:cs="Times New Roman"/>
          </w:rPr>
          <w:t xml:space="preserve">lthough the mathematical transformation used here differed from that </w:t>
        </w:r>
      </w:ins>
      <w:ins w:id="1605" w:author="Benton, Deon" w:date="2026-03-23T16:13:00Z" w16du:dateUtc="2026-03-23T21:13:00Z">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w:t>
        </w:r>
      </w:ins>
      <w:ins w:id="1606"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607" w:author="Benton, Deon" w:date="2026-03-23T16:17:00Z" w16du:dateUtc="2026-03-23T21:17:00Z">
        <w:r w:rsidR="0027661B">
          <w:rPr>
            <w:rFonts w:ascii="Times New Roman" w:hAnsi="Times New Roman" w:cs="Times New Roman"/>
          </w:rPr>
          <w:t>interpretation of</w:t>
        </w:r>
      </w:ins>
      <w:ins w:id="1608" w:author="Benton, Deon" w:date="2026-03-23T16:14:00Z" w16du:dateUtc="2026-03-23T21:14:00Z">
        <w:r w:rsidR="005217F5">
          <w:rPr>
            <w:rFonts w:ascii="Times New Roman" w:hAnsi="Times New Roman" w:cs="Times New Roman"/>
          </w:rPr>
          <w:t xml:space="preserve"> the mapping betwe</w:t>
        </w:r>
      </w:ins>
      <w:ins w:id="1609" w:author="Benton, Deon" w:date="2026-03-23T16:15:00Z" w16du:dateUtc="2026-03-23T21:15:00Z">
        <w:r w:rsidR="005217F5">
          <w:rPr>
            <w:rFonts w:ascii="Times New Roman" w:hAnsi="Times New Roman" w:cs="Times New Roman"/>
          </w:rPr>
          <w:t xml:space="preserve">en </w:t>
        </w:r>
      </w:ins>
      <w:ins w:id="1610" w:author="Benton, Deon" w:date="2026-03-23T16:17:00Z" w16du:dateUtc="2026-03-23T21:17:00Z">
        <w:r w:rsidR="0027661B">
          <w:rPr>
            <w:rFonts w:ascii="Times New Roman" w:hAnsi="Times New Roman" w:cs="Times New Roman"/>
          </w:rPr>
          <w:t>activation and looking time</w:t>
        </w:r>
      </w:ins>
      <w:ins w:id="1611"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612" w:author="Benton, Deon" w:date="2026-03-23T16:00:00Z" w16du:dateUtc="2026-03-23T21:00:00Z">
        <w:r w:rsidR="00D80739" w:rsidRPr="00D80739">
          <w:rPr>
            <w:rFonts w:ascii="Times New Roman" w:hAnsi="Times New Roman" w:cs="Times New Roman"/>
          </w:rPr>
          <w:t xml:space="preserve"> higher</w:t>
        </w:r>
      </w:ins>
      <w:ins w:id="1613" w:author="Benton, Deon" w:date="2026-03-23T16:15:00Z" w16du:dateUtc="2026-03-23T21:15:00Z">
        <w:r w:rsidR="005217F5">
          <w:rPr>
            <w:rFonts w:ascii="Times New Roman" w:hAnsi="Times New Roman" w:cs="Times New Roman"/>
          </w:rPr>
          <w:t xml:space="preserve"> activation</w:t>
        </w:r>
      </w:ins>
      <w:ins w:id="1614" w:author="Benton, Deon" w:date="2026-03-23T16:00:00Z" w16du:dateUtc="2026-03-23T21:00:00Z">
        <w:r w:rsidR="00D80739" w:rsidRPr="00D80739">
          <w:rPr>
            <w:rFonts w:ascii="Times New Roman" w:hAnsi="Times New Roman" w:cs="Times New Roman"/>
          </w:rPr>
          <w:t xml:space="preserve"> values </w:t>
        </w:r>
      </w:ins>
      <w:ins w:id="1615" w:author="Benton, Deon" w:date="2026-03-23T16:15:00Z" w16du:dateUtc="2026-03-23T21:15:00Z">
        <w:r w:rsidR="005217F5">
          <w:rPr>
            <w:rFonts w:ascii="Times New Roman" w:hAnsi="Times New Roman" w:cs="Times New Roman"/>
          </w:rPr>
          <w:t xml:space="preserve">on this </w:t>
        </w:r>
      </w:ins>
      <w:ins w:id="1616" w:author="Benton, Deon" w:date="2026-03-23T16:17:00Z" w16du:dateUtc="2026-03-23T21:17:00Z">
        <w:r w:rsidR="007A7E19">
          <w:rPr>
            <w:rFonts w:ascii="Times New Roman" w:hAnsi="Times New Roman" w:cs="Times New Roman"/>
          </w:rPr>
          <w:t xml:space="preserve">transformed </w:t>
        </w:r>
      </w:ins>
      <w:ins w:id="1617"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618" w:author="Benton, Deon" w:date="2026-02-25T13:09:00Z" w16du:dateUtc="2026-02-25T19:09:00Z">
        <w:r w:rsidR="001F704D">
          <w:rPr>
            <w:rFonts w:ascii="Times New Roman" w:hAnsi="Times New Roman" w:cs="Times New Roman"/>
          </w:rPr>
          <w:t>a connectionist model</w:t>
        </w:r>
      </w:ins>
      <w:ins w:id="1619" w:author="Benton, Deon" w:date="2026-02-25T12:33:00Z" w16du:dateUtc="2026-02-25T18:33:00Z">
        <w:r w:rsidR="00840921">
          <w:rPr>
            <w:rFonts w:ascii="Times New Roman" w:hAnsi="Times New Roman" w:cs="Times New Roman"/>
          </w:rPr>
          <w:t xml:space="preserve"> that combined an </w:t>
        </w:r>
      </w:ins>
      <w:ins w:id="1620" w:author="Benton, Deon" w:date="2026-02-25T12:35:00Z" w16du:dateUtc="2026-02-25T18:35:00Z">
        <w:r w:rsidR="00181ADB">
          <w:rPr>
            <w:rFonts w:ascii="Times New Roman" w:hAnsi="Times New Roman" w:cs="Times New Roman"/>
          </w:rPr>
          <w:t>autoencoder</w:t>
        </w:r>
      </w:ins>
      <w:ins w:id="1621" w:author="Benton, Deon" w:date="2026-02-25T12:33:00Z" w16du:dateUtc="2026-02-25T18:33:00Z">
        <w:r w:rsidR="00840921">
          <w:rPr>
            <w:rFonts w:ascii="Times New Roman" w:hAnsi="Times New Roman" w:cs="Times New Roman"/>
          </w:rPr>
          <w:t xml:space="preserve"> (e.g., Mareschal et al., 2000) with a simple</w:t>
        </w:r>
      </w:ins>
      <w:ins w:id="1622" w:author="Benton, Deon" w:date="2026-02-25T12:34:00Z" w16du:dateUtc="2026-02-25T18:34:00Z">
        <w:r w:rsidR="00840921">
          <w:rPr>
            <w:rFonts w:ascii="Times New Roman" w:hAnsi="Times New Roman" w:cs="Times New Roman"/>
          </w:rPr>
          <w:t xml:space="preserve"> recurrent network (</w:t>
        </w:r>
      </w:ins>
      <w:ins w:id="1623" w:author="Benton, Deon" w:date="2026-02-25T12:44:00Z" w16du:dateUtc="2026-02-25T18:44:00Z">
        <w:r w:rsidR="006B0C8E">
          <w:rPr>
            <w:rFonts w:ascii="Times New Roman" w:hAnsi="Times New Roman" w:cs="Times New Roman"/>
          </w:rPr>
          <w:t xml:space="preserve">i.e., an </w:t>
        </w:r>
      </w:ins>
      <w:proofErr w:type="gramStart"/>
      <w:ins w:id="1624" w:author="Benton, Deon" w:date="2026-02-25T12:36:00Z" w16du:dateUtc="2026-02-25T18:36:00Z">
        <w:r w:rsidR="00181ADB">
          <w:rPr>
            <w:rFonts w:ascii="Times New Roman" w:hAnsi="Times New Roman" w:cs="Times New Roman"/>
          </w:rPr>
          <w:t>SRN;</w:t>
        </w:r>
        <w:proofErr w:type="gramEnd"/>
        <w:r w:rsidR="00181ADB">
          <w:rPr>
            <w:rFonts w:ascii="Times New Roman" w:hAnsi="Times New Roman" w:cs="Times New Roman"/>
          </w:rPr>
          <w:t xml:space="preserve"> </w:t>
        </w:r>
      </w:ins>
      <w:ins w:id="1625"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626" w:author="Benton, Deon" w:date="2026-03-20T11:02:00Z" w16du:dateUtc="2026-03-20T16:02:00Z">
        <w:r w:rsidR="003A78A1">
          <w:rPr>
            <w:rFonts w:ascii="Times New Roman" w:hAnsi="Times New Roman" w:cs="Times New Roman"/>
          </w:rPr>
          <w:t>Autoencoders are artificial neural networks that</w:t>
        </w:r>
      </w:ins>
      <w:ins w:id="1627" w:author="Benton, Deon" w:date="2026-02-25T12:34:00Z" w16du:dateUtc="2026-02-25T18:34:00Z">
        <w:r w:rsidR="00840921">
          <w:rPr>
            <w:rFonts w:ascii="Times New Roman" w:hAnsi="Times New Roman" w:cs="Times New Roman"/>
          </w:rPr>
          <w:t xml:space="preserve"> </w:t>
        </w:r>
      </w:ins>
      <w:ins w:id="1628" w:author="Benton, Deon" w:date="2026-02-25T12:35:00Z" w16du:dateUtc="2026-02-25T18:35:00Z">
        <w:r w:rsidR="00840921">
          <w:rPr>
            <w:rFonts w:ascii="Times New Roman" w:hAnsi="Times New Roman" w:cs="Times New Roman"/>
          </w:rPr>
          <w:t>learn a compact</w:t>
        </w:r>
      </w:ins>
      <w:ins w:id="1629" w:author="Benton, Deon" w:date="2026-03-20T11:03:00Z" w16du:dateUtc="2026-03-20T16:03:00Z">
        <w:r w:rsidR="003A78A1">
          <w:rPr>
            <w:rFonts w:ascii="Times New Roman" w:hAnsi="Times New Roman" w:cs="Times New Roman"/>
          </w:rPr>
          <w:t xml:space="preserve"> internal</w:t>
        </w:r>
      </w:ins>
      <w:ins w:id="1630" w:author="Benton, Deon" w:date="2026-02-25T12:35:00Z" w16du:dateUtc="2026-02-25T18:35:00Z">
        <w:r w:rsidR="00840921">
          <w:rPr>
            <w:rFonts w:ascii="Times New Roman" w:hAnsi="Times New Roman" w:cs="Times New Roman"/>
          </w:rPr>
          <w:t xml:space="preserve"> representation</w:t>
        </w:r>
      </w:ins>
      <w:ins w:id="1631" w:author="Benton, Deon" w:date="2026-03-20T11:03:00Z" w16du:dateUtc="2026-03-20T16:03:00Z">
        <w:r w:rsidR="003A78A1">
          <w:rPr>
            <w:rFonts w:ascii="Times New Roman" w:hAnsi="Times New Roman" w:cs="Times New Roman"/>
          </w:rPr>
          <w:t xml:space="preserve"> at the hidden layer</w:t>
        </w:r>
      </w:ins>
      <w:ins w:id="1632" w:author="Benton, Deon" w:date="2026-02-25T12:35:00Z" w16du:dateUtc="2026-02-25T18:35:00Z">
        <w:r w:rsidR="00840921">
          <w:rPr>
            <w:rFonts w:ascii="Times New Roman" w:hAnsi="Times New Roman" w:cs="Times New Roman"/>
          </w:rPr>
          <w:t xml:space="preserve"> </w:t>
        </w:r>
      </w:ins>
      <w:ins w:id="1633" w:author="Benton, Deon" w:date="2026-03-20T11:03:00Z" w16du:dateUtc="2026-03-20T16:03:00Z">
        <w:r w:rsidR="003A78A1">
          <w:rPr>
            <w:rFonts w:ascii="Times New Roman" w:hAnsi="Times New Roman" w:cs="Times New Roman"/>
          </w:rPr>
          <w:t>that is</w:t>
        </w:r>
      </w:ins>
      <w:ins w:id="1634" w:author="Benton, Deon" w:date="2026-02-25T12:35:00Z" w16du:dateUtc="2026-02-25T18:35:00Z">
        <w:r w:rsidR="00840921">
          <w:rPr>
            <w:rFonts w:ascii="Times New Roman" w:hAnsi="Times New Roman" w:cs="Times New Roman"/>
          </w:rPr>
          <w:t xml:space="preserve"> sufficient to reproduce </w:t>
        </w:r>
      </w:ins>
      <w:ins w:id="1635" w:author="Benton, Deon" w:date="2026-03-20T11:03:00Z" w16du:dateUtc="2026-03-20T16:03:00Z">
        <w:r w:rsidR="003A78A1">
          <w:rPr>
            <w:rFonts w:ascii="Times New Roman" w:hAnsi="Times New Roman" w:cs="Times New Roman"/>
          </w:rPr>
          <w:t>input presented to the model</w:t>
        </w:r>
      </w:ins>
      <w:ins w:id="1636" w:author="Benton, Deon" w:date="2026-02-25T12:35:00Z" w16du:dateUtc="2026-02-25T18:35:00Z">
        <w:r w:rsidR="00840921">
          <w:rPr>
            <w:rFonts w:ascii="Times New Roman" w:hAnsi="Times New Roman" w:cs="Times New Roman"/>
          </w:rPr>
          <w:t xml:space="preserve"> at the output layer</w:t>
        </w:r>
      </w:ins>
      <w:ins w:id="1637" w:author="Benton, Deon" w:date="2026-03-20T11:06:00Z" w16du:dateUtc="2026-03-20T16:06:00Z">
        <w:r w:rsidR="005D3A58">
          <w:rPr>
            <w:rFonts w:ascii="Times New Roman" w:hAnsi="Times New Roman" w:cs="Times New Roman"/>
          </w:rPr>
          <w:t xml:space="preserve">. This kind of model was chosen because the form of learning that </w:t>
        </w:r>
      </w:ins>
      <w:ins w:id="1638" w:author="Benton, Deon" w:date="2026-03-20T11:07:00Z" w16du:dateUtc="2026-03-20T16:07:00Z">
        <w:r w:rsidR="000F4A8C">
          <w:rPr>
            <w:rFonts w:ascii="Times New Roman" w:hAnsi="Times New Roman" w:cs="Times New Roman"/>
          </w:rPr>
          <w:t>it employs</w:t>
        </w:r>
      </w:ins>
      <w:ins w:id="1639" w:author="Benton, Deon" w:date="2026-03-20T11:06:00Z" w16du:dateUtc="2026-03-20T16:06:00Z">
        <w:r w:rsidR="005D3A58">
          <w:rPr>
            <w:rFonts w:ascii="Times New Roman" w:hAnsi="Times New Roman" w:cs="Times New Roman"/>
          </w:rPr>
          <w:t xml:space="preserve">—namely, </w:t>
        </w:r>
      </w:ins>
      <w:ins w:id="1640" w:author="Benton, Deon" w:date="2026-03-20T11:13:00Z" w16du:dateUtc="2026-03-20T16:13:00Z">
        <w:r w:rsidR="001D25EC">
          <w:rPr>
            <w:rFonts w:ascii="Times New Roman" w:hAnsi="Times New Roman" w:cs="Times New Roman"/>
          </w:rPr>
          <w:t xml:space="preserve">self-supervised learning </w:t>
        </w:r>
      </w:ins>
      <w:ins w:id="1641" w:author="Benton, Deon" w:date="2026-03-20T11:14:00Z" w16du:dateUtc="2026-03-20T16:14:00Z">
        <w:r w:rsidR="001D25EC">
          <w:rPr>
            <w:rFonts w:ascii="Times New Roman" w:hAnsi="Times New Roman" w:cs="Times New Roman"/>
          </w:rPr>
          <w:t xml:space="preserve">that is </w:t>
        </w:r>
      </w:ins>
      <w:ins w:id="1642" w:author="Benton, Deon" w:date="2026-03-20T11:08:00Z" w16du:dateUtc="2026-03-20T16:08:00Z">
        <w:r w:rsidR="000F4A8C">
          <w:rPr>
            <w:rFonts w:ascii="Times New Roman" w:hAnsi="Times New Roman" w:cs="Times New Roman"/>
          </w:rPr>
          <w:t xml:space="preserve">input-driven </w:t>
        </w:r>
      </w:ins>
      <w:ins w:id="1643" w:author="Benton, Deon" w:date="2026-03-20T11:14:00Z" w16du:dateUtc="2026-03-20T16:14:00Z">
        <w:r w:rsidR="001D25EC">
          <w:rPr>
            <w:rFonts w:ascii="Times New Roman" w:hAnsi="Times New Roman" w:cs="Times New Roman"/>
          </w:rPr>
          <w:t xml:space="preserve">rather than driven by </w:t>
        </w:r>
      </w:ins>
      <w:ins w:id="1644" w:author="Benton, Deon" w:date="2026-03-20T11:08:00Z" w16du:dateUtc="2026-03-20T16:08:00Z">
        <w:r w:rsidR="000F4A8C">
          <w:rPr>
            <w:rFonts w:ascii="Times New Roman" w:hAnsi="Times New Roman" w:cs="Times New Roman"/>
          </w:rPr>
          <w:t>an explicit teaching signal—</w:t>
        </w:r>
      </w:ins>
      <w:ins w:id="1645" w:author="Benton, Deon" w:date="2026-03-20T11:07:00Z" w16du:dateUtc="2026-03-20T16:07:00Z">
        <w:r w:rsidR="000F4A8C">
          <w:rPr>
            <w:rFonts w:ascii="Times New Roman" w:hAnsi="Times New Roman" w:cs="Times New Roman"/>
          </w:rPr>
          <w:t xml:space="preserve">aligns with </w:t>
        </w:r>
      </w:ins>
      <w:ins w:id="1646" w:author="Benton, Deon" w:date="2026-03-20T11:08:00Z" w16du:dateUtc="2026-03-20T16:08:00Z">
        <w:r w:rsidR="000F4A8C">
          <w:rPr>
            <w:rFonts w:ascii="Times New Roman" w:hAnsi="Times New Roman" w:cs="Times New Roman"/>
          </w:rPr>
          <w:t>prominent theories of</w:t>
        </w:r>
      </w:ins>
      <w:ins w:id="1647" w:author="Benton, Deon" w:date="2026-03-20T11:07:00Z" w16du:dateUtc="2026-03-20T16:07:00Z">
        <w:r w:rsidR="000F4A8C">
          <w:rPr>
            <w:rFonts w:ascii="Times New Roman" w:hAnsi="Times New Roman" w:cs="Times New Roman"/>
          </w:rPr>
          <w:t xml:space="preserve"> how infants </w:t>
        </w:r>
      </w:ins>
      <w:ins w:id="1648" w:author="Benton, Deon" w:date="2026-03-20T11:10:00Z" w16du:dateUtc="2026-03-20T16:10:00Z">
        <w:r w:rsidR="006510CD">
          <w:rPr>
            <w:rFonts w:ascii="Times New Roman" w:hAnsi="Times New Roman" w:cs="Times New Roman"/>
          </w:rPr>
          <w:t>learn</w:t>
        </w:r>
      </w:ins>
      <w:ins w:id="1649" w:author="Benton, Deon" w:date="2026-03-20T11:12:00Z" w16du:dateUtc="2026-03-20T16:12:00Z">
        <w:r w:rsidR="00B2137D">
          <w:rPr>
            <w:rFonts w:ascii="Times New Roman" w:hAnsi="Times New Roman" w:cs="Times New Roman"/>
          </w:rPr>
          <w:t xml:space="preserve"> (e.g., Jeffrey &amp; Cohen, </w:t>
        </w:r>
      </w:ins>
      <w:ins w:id="1650" w:author="Benton, Deon" w:date="2026-03-20T11:13:00Z" w16du:dateUtc="2026-03-20T16:13:00Z">
        <w:r w:rsidR="00B2137D">
          <w:rPr>
            <w:rFonts w:ascii="Times New Roman" w:hAnsi="Times New Roman" w:cs="Times New Roman"/>
          </w:rPr>
          <w:t xml:space="preserve">1971; </w:t>
        </w:r>
      </w:ins>
      <w:ins w:id="1651" w:author="Benton, Deon" w:date="2026-03-20T11:12:00Z" w16du:dateUtc="2026-03-20T16:12:00Z">
        <w:r w:rsidR="00B2137D">
          <w:rPr>
            <w:rFonts w:ascii="Times New Roman" w:hAnsi="Times New Roman" w:cs="Times New Roman"/>
          </w:rPr>
          <w:t>Sokolov, 1963)</w:t>
        </w:r>
      </w:ins>
      <w:ins w:id="1652" w:author="Benton, Deon" w:date="2026-03-20T11:07:00Z" w16du:dateUtc="2026-03-20T16:07:00Z">
        <w:r w:rsidR="000F4A8C">
          <w:rPr>
            <w:rFonts w:ascii="Times New Roman" w:hAnsi="Times New Roman" w:cs="Times New Roman"/>
          </w:rPr>
          <w:t xml:space="preserve">. </w:t>
        </w:r>
      </w:ins>
      <w:ins w:id="1653" w:author="Benton, Deon" w:date="2026-02-25T12:36:00Z" w16du:dateUtc="2026-02-25T18:36:00Z">
        <w:r w:rsidR="00181ADB">
          <w:rPr>
            <w:rFonts w:ascii="Times New Roman" w:hAnsi="Times New Roman" w:cs="Times New Roman"/>
          </w:rPr>
          <w:t>In contrast, the task of the</w:t>
        </w:r>
      </w:ins>
      <w:ins w:id="1654" w:author="Benton, Deon" w:date="2026-02-25T12:37:00Z" w16du:dateUtc="2026-02-25T18:37:00Z">
        <w:r w:rsidR="00181ADB">
          <w:rPr>
            <w:rFonts w:ascii="Times New Roman" w:hAnsi="Times New Roman" w:cs="Times New Roman"/>
          </w:rPr>
          <w:t xml:space="preserve"> SRN was to predict </w:t>
        </w:r>
      </w:ins>
      <w:ins w:id="1655" w:author="Benton, Deon" w:date="2026-02-25T12:38:00Z" w16du:dateUtc="2026-02-25T18:38:00Z">
        <w:r w:rsidR="00BA4C0B">
          <w:rPr>
            <w:rFonts w:ascii="Times New Roman" w:hAnsi="Times New Roman" w:cs="Times New Roman"/>
          </w:rPr>
          <w:t>an object’s position at the next time point given its current position.</w:t>
        </w:r>
      </w:ins>
      <w:ins w:id="1656" w:author="Benton, Deon" w:date="2026-02-25T12:44:00Z" w16du:dateUtc="2026-02-25T18:44:00Z">
        <w:r w:rsidR="00226F49">
          <w:rPr>
            <w:rFonts w:ascii="Times New Roman" w:hAnsi="Times New Roman" w:cs="Times New Roman"/>
          </w:rPr>
          <w:t xml:space="preserve"> </w:t>
        </w:r>
      </w:ins>
      <w:ins w:id="1657" w:author="Benton, Deon" w:date="2026-03-20T11:13:00Z" w16du:dateUtc="2026-03-20T16:13:00Z">
        <w:r w:rsidR="00B2137D">
          <w:rPr>
            <w:rFonts w:ascii="Times New Roman" w:hAnsi="Times New Roman" w:cs="Times New Roman"/>
          </w:rPr>
          <w:t xml:space="preserve">However, like an autoencoder, SRNs </w:t>
        </w:r>
      </w:ins>
      <w:ins w:id="1658" w:author="Benton, Deon" w:date="2026-03-20T11:14:00Z" w16du:dateUtc="2026-03-20T16:14:00Z">
        <w:r w:rsidR="001D25EC">
          <w:rPr>
            <w:rFonts w:ascii="Times New Roman" w:hAnsi="Times New Roman" w:cs="Times New Roman"/>
          </w:rPr>
          <w:t>rely on self-supervised learning</w:t>
        </w:r>
      </w:ins>
      <w:ins w:id="1659" w:author="Benton, Deon" w:date="2026-03-20T11:16:00Z" w16du:dateUtc="2026-03-20T16:16:00Z">
        <w:r w:rsidR="00EE2F59">
          <w:rPr>
            <w:rFonts w:ascii="Times New Roman" w:hAnsi="Times New Roman" w:cs="Times New Roman"/>
          </w:rPr>
          <w:t>. Specifically, in an SRN,</w:t>
        </w:r>
      </w:ins>
      <w:ins w:id="1660" w:author="Benton, Deon" w:date="2026-03-20T11:14:00Z" w16du:dateUtc="2026-03-20T16:14:00Z">
        <w:r w:rsidR="001D25EC">
          <w:rPr>
            <w:rFonts w:ascii="Times New Roman" w:hAnsi="Times New Roman" w:cs="Times New Roman"/>
          </w:rPr>
          <w:t xml:space="preserve"> the error sign</w:t>
        </w:r>
      </w:ins>
      <w:ins w:id="1661" w:author="Benton, Deon" w:date="2026-03-20T11:15:00Z" w16du:dateUtc="2026-03-20T16:15:00Z">
        <w:r w:rsidR="001D25EC">
          <w:rPr>
            <w:rFonts w:ascii="Times New Roman" w:hAnsi="Times New Roman" w:cs="Times New Roman"/>
          </w:rPr>
          <w:t xml:space="preserve">al used to update </w:t>
        </w:r>
      </w:ins>
      <w:ins w:id="1662" w:author="Benton, Deon" w:date="2026-03-20T11:17:00Z" w16du:dateUtc="2026-03-20T16:17:00Z">
        <w:r w:rsidR="009D3ED5">
          <w:rPr>
            <w:rFonts w:ascii="Times New Roman" w:hAnsi="Times New Roman" w:cs="Times New Roman"/>
          </w:rPr>
          <w:t>the weights in the network</w:t>
        </w:r>
      </w:ins>
      <w:ins w:id="1663" w:author="Benton, Deon" w:date="2026-03-20T11:16:00Z" w16du:dateUtc="2026-03-20T16:16:00Z">
        <w:r w:rsidR="00EE2F59">
          <w:rPr>
            <w:rFonts w:ascii="Times New Roman" w:hAnsi="Times New Roman" w:cs="Times New Roman"/>
          </w:rPr>
          <w:t xml:space="preserve"> comes</w:t>
        </w:r>
      </w:ins>
      <w:ins w:id="1664" w:author="Benton, Deon" w:date="2026-03-20T11:15:00Z" w16du:dateUtc="2026-03-20T16:15:00Z">
        <w:r w:rsidR="001D25EC">
          <w:rPr>
            <w:rFonts w:ascii="Times New Roman" w:hAnsi="Times New Roman" w:cs="Times New Roman"/>
          </w:rPr>
          <w:t xml:space="preserve"> from the input itself</w:t>
        </w:r>
      </w:ins>
      <w:ins w:id="1665" w:author="Benton, Deon" w:date="2026-03-20T11:17:00Z" w16du:dateUtc="2026-03-20T16:17:00Z">
        <w:r w:rsidR="009D3ED5">
          <w:rPr>
            <w:rFonts w:ascii="Times New Roman" w:hAnsi="Times New Roman" w:cs="Times New Roman"/>
          </w:rPr>
          <w:t xml:space="preserve">. </w:t>
        </w:r>
      </w:ins>
      <w:ins w:id="1666" w:author="Benton, Deon" w:date="2026-02-25T12:44:00Z" w16du:dateUtc="2026-02-25T18:44:00Z">
        <w:r w:rsidR="00226F49">
          <w:rPr>
            <w:rFonts w:ascii="Times New Roman" w:hAnsi="Times New Roman" w:cs="Times New Roman"/>
          </w:rPr>
          <w:t xml:space="preserve">An SRN was </w:t>
        </w:r>
      </w:ins>
      <w:ins w:id="1667" w:author="Benton, Deon" w:date="2026-03-20T11:16:00Z" w16du:dateUtc="2026-03-20T16:16:00Z">
        <w:r w:rsidR="00F95E83">
          <w:rPr>
            <w:rFonts w:ascii="Times New Roman" w:hAnsi="Times New Roman" w:cs="Times New Roman"/>
          </w:rPr>
          <w:t xml:space="preserve">also used </w:t>
        </w:r>
      </w:ins>
      <w:ins w:id="1668" w:author="Benton, Deon" w:date="2026-02-25T12:44:00Z" w16du:dateUtc="2026-02-25T18:44:00Z">
        <w:r w:rsidR="00226F49">
          <w:rPr>
            <w:rFonts w:ascii="Times New Roman" w:hAnsi="Times New Roman" w:cs="Times New Roman"/>
          </w:rPr>
          <w:t xml:space="preserve">because encoding </w:t>
        </w:r>
      </w:ins>
      <w:ins w:id="1669" w:author="Benton, Deon" w:date="2026-03-20T11:18:00Z" w16du:dateUtc="2026-03-20T16:18:00Z">
        <w:r w:rsidR="006166F1">
          <w:rPr>
            <w:rFonts w:ascii="Times New Roman" w:hAnsi="Times New Roman" w:cs="Times New Roman"/>
          </w:rPr>
          <w:t>actions</w:t>
        </w:r>
      </w:ins>
      <w:ins w:id="1670"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671" w:author="Benton, Deon" w:date="2026-03-20T11:18:00Z" w16du:dateUtc="2026-03-20T16:18:00Z">
        <w:r w:rsidR="006166F1">
          <w:rPr>
            <w:rFonts w:ascii="Times New Roman" w:hAnsi="Times New Roman" w:cs="Times New Roman"/>
          </w:rPr>
          <w:t>the kinematics comprising them</w:t>
        </w:r>
      </w:ins>
      <w:ins w:id="1672" w:author="Benton, Deon" w:date="2026-02-25T12:44:00Z" w16du:dateUtc="2026-02-25T18:44:00Z">
        <w:r w:rsidR="006B0C8E">
          <w:rPr>
            <w:rFonts w:ascii="Times New Roman" w:hAnsi="Times New Roman" w:cs="Times New Roman"/>
          </w:rPr>
          <w:t xml:space="preserve"> unfold over time.</w:t>
        </w:r>
      </w:ins>
      <w:ins w:id="1673"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46C0CD9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ins w:id="1674"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675" w:author="Benton, Deon" w:date="2026-02-25T13:01:00Z" w16du:dateUtc="2026-02-25T19:01:00Z">
        <w:r w:rsidR="00CE59AD">
          <w:rPr>
            <w:rFonts w:ascii="Times New Roman" w:hAnsi="Times New Roman" w:cs="Times New Roman"/>
          </w:rPr>
          <w:t>The</w:t>
        </w:r>
      </w:ins>
      <w:ins w:id="1676" w:author="Benton, Deon" w:date="2026-03-20T11:29:00Z" w16du:dateUtc="2026-03-20T16:29:00Z">
        <w:r w:rsidR="00271083">
          <w:rPr>
            <w:rFonts w:ascii="Times New Roman" w:hAnsi="Times New Roman" w:cs="Times New Roman"/>
          </w:rPr>
          <w:t xml:space="preserve"> input an</w:t>
        </w:r>
      </w:ins>
      <w:ins w:id="1677" w:author="Benton, Deon" w:date="2026-03-20T11:30:00Z" w16du:dateUtc="2026-03-20T16:30:00Z">
        <w:r w:rsidR="00271083">
          <w:rPr>
            <w:rFonts w:ascii="Times New Roman" w:hAnsi="Times New Roman" w:cs="Times New Roman"/>
          </w:rPr>
          <w:t>d output layers of the model consisted of the same</w:t>
        </w:r>
      </w:ins>
      <w:ins w:id="1678" w:author="Benton, Deon" w:date="2026-02-25T13:01:00Z" w16du:dateUtc="2026-02-25T19:01:00Z">
        <w:r w:rsidR="00CE59AD">
          <w:rPr>
            <w:rFonts w:ascii="Times New Roman" w:hAnsi="Times New Roman" w:cs="Times New Roman"/>
          </w:rPr>
          <w:t xml:space="preserve"> 11 clusters or groups of units</w:t>
        </w:r>
      </w:ins>
      <w:ins w:id="1679" w:author="Benton, Deon" w:date="2026-02-25T13:03:00Z" w16du:dateUtc="2026-02-25T19:03:00Z">
        <w:r w:rsidR="004C47A9">
          <w:rPr>
            <w:rFonts w:ascii="Times New Roman" w:hAnsi="Times New Roman" w:cs="Times New Roman"/>
          </w:rPr>
          <w:t>, and both layers used a localist</w:t>
        </w:r>
      </w:ins>
      <w:ins w:id="1680" w:author="Benton, Deon" w:date="2026-02-26T13:47:00Z" w16du:dateUtc="2026-02-26T19:47:00Z">
        <w:r w:rsidR="00DA73F5">
          <w:rPr>
            <w:rFonts w:ascii="Times New Roman" w:hAnsi="Times New Roman" w:cs="Times New Roman"/>
          </w:rPr>
          <w:t xml:space="preserve"> or “one-hot”</w:t>
        </w:r>
      </w:ins>
      <w:ins w:id="1681" w:author="Benton, Deon" w:date="2026-02-25T13:03:00Z" w16du:dateUtc="2026-02-25T19:03:00Z">
        <w:r w:rsidR="004C47A9">
          <w:rPr>
            <w:rFonts w:ascii="Times New Roman" w:hAnsi="Times New Roman" w:cs="Times New Roman"/>
          </w:rPr>
          <w:t xml:space="preserve"> coding scheme</w:t>
        </w:r>
      </w:ins>
      <w:ins w:id="1682" w:author="Benton, Deon" w:date="2026-03-20T11:29:00Z" w16du:dateUtc="2026-03-20T16:29:00Z">
        <w:r w:rsidR="00AD2DE0">
          <w:rPr>
            <w:rFonts w:ascii="Times New Roman" w:hAnsi="Times New Roman" w:cs="Times New Roman"/>
          </w:rPr>
          <w:t xml:space="preserve">. </w:t>
        </w:r>
      </w:ins>
      <w:ins w:id="1683" w:author="Benton, Deon" w:date="2026-03-20T11:30:00Z" w16du:dateUtc="2026-03-20T16:30:00Z">
        <w:r w:rsidR="00271083">
          <w:rPr>
            <w:rFonts w:ascii="Times New Roman" w:hAnsi="Times New Roman" w:cs="Times New Roman"/>
          </w:rPr>
          <w:t xml:space="preserve">The </w:t>
        </w:r>
      </w:ins>
      <w:ins w:id="1684" w:author="Benton, Deon" w:date="2026-03-20T11:31:00Z" w16du:dateUtc="2026-03-20T16:31:00Z">
        <w:r w:rsidR="00271083">
          <w:rPr>
            <w:rFonts w:ascii="Times New Roman" w:hAnsi="Times New Roman" w:cs="Times New Roman"/>
          </w:rPr>
          <w:t>main difference</w:t>
        </w:r>
      </w:ins>
      <w:ins w:id="1685" w:author="Benton, Deon" w:date="2026-03-20T11:30:00Z" w16du:dateUtc="2026-03-20T16:30:00Z">
        <w:r w:rsidR="00271083">
          <w:rPr>
            <w:rFonts w:ascii="Times New Roman" w:hAnsi="Times New Roman" w:cs="Times New Roman"/>
          </w:rPr>
          <w:t xml:space="preserve"> between the input and output layers was that </w:t>
        </w:r>
      </w:ins>
      <w:ins w:id="1686" w:author="Benton, Deon" w:date="2026-03-20T11:31:00Z" w16du:dateUtc="2026-03-20T16:31:00Z">
        <w:r w:rsidR="00271083">
          <w:rPr>
            <w:rFonts w:ascii="Times New Roman" w:hAnsi="Times New Roman" w:cs="Times New Roman"/>
          </w:rPr>
          <w:t xml:space="preserve">the activity of the units in the input layer was </w:t>
        </w:r>
      </w:ins>
      <w:ins w:id="1687" w:author="Benton, Deon" w:date="2026-03-20T11:32:00Z" w16du:dateUtc="2026-03-20T16:32:00Z">
        <w:r w:rsidR="00271083">
          <w:rPr>
            <w:rFonts w:ascii="Times New Roman" w:hAnsi="Times New Roman" w:cs="Times New Roman"/>
          </w:rPr>
          <w:t>“</w:t>
        </w:r>
      </w:ins>
      <w:ins w:id="1688" w:author="Benton, Deon" w:date="2026-03-20T11:31:00Z" w16du:dateUtc="2026-03-20T16:31:00Z">
        <w:r w:rsidR="00271083">
          <w:rPr>
            <w:rFonts w:ascii="Times New Roman" w:hAnsi="Times New Roman" w:cs="Times New Roman"/>
          </w:rPr>
          <w:t>hard-clamped</w:t>
        </w:r>
      </w:ins>
      <w:ins w:id="1689" w:author="Benton, Deon" w:date="2026-03-20T11:32:00Z" w16du:dateUtc="2026-03-20T16:32:00Z">
        <w:r w:rsidR="00271083">
          <w:rPr>
            <w:rFonts w:ascii="Times New Roman" w:hAnsi="Times New Roman" w:cs="Times New Roman"/>
          </w:rPr>
          <w:t>” (i.e., their activity was set externally by the environment),</w:t>
        </w:r>
      </w:ins>
      <w:ins w:id="1690"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691" w:author="Benton, Deon" w:date="2026-03-20T11:29:00Z" w16du:dateUtc="2026-03-20T16:29:00Z">
        <w:r w:rsidR="00AD2DE0">
          <w:rPr>
            <w:rFonts w:ascii="Times New Roman" w:hAnsi="Times New Roman" w:cs="Times New Roman"/>
          </w:rPr>
          <w:t xml:space="preserve"> </w:t>
        </w:r>
      </w:ins>
      <w:ins w:id="1692" w:author="Benton, Deon" w:date="2026-02-25T13:03:00Z" w16du:dateUtc="2026-02-25T19:03:00Z">
        <w:r w:rsidR="004C47A9">
          <w:rPr>
            <w:rFonts w:ascii="Times New Roman" w:hAnsi="Times New Roman" w:cs="Times New Roman"/>
          </w:rPr>
          <w:t>A localist encod</w:t>
        </w:r>
      </w:ins>
      <w:ins w:id="1693" w:author="Benton, Deon" w:date="2026-02-25T13:04:00Z" w16du:dateUtc="2026-02-25T19:04:00Z">
        <w:r w:rsidR="004C47A9">
          <w:rPr>
            <w:rFonts w:ascii="Times New Roman" w:hAnsi="Times New Roman" w:cs="Times New Roman"/>
          </w:rPr>
          <w:t>ing scheme—in which a single unit is used to represent a given concept or feature—was</w:t>
        </w:r>
      </w:ins>
      <w:ins w:id="1694" w:author="Benton, Deon" w:date="2026-02-25T13:08:00Z" w16du:dateUtc="2026-02-25T19:08:00Z">
        <w:r w:rsidR="00AC7C96">
          <w:rPr>
            <w:rFonts w:ascii="Times New Roman" w:hAnsi="Times New Roman" w:cs="Times New Roman"/>
          </w:rPr>
          <w:t xml:space="preserve"> adopted</w:t>
        </w:r>
      </w:ins>
      <w:ins w:id="1695" w:author="Benton, Deon" w:date="2026-03-20T11:32:00Z" w16du:dateUtc="2026-03-20T16:32:00Z">
        <w:r w:rsidR="00C457E2">
          <w:rPr>
            <w:rFonts w:ascii="Times New Roman" w:hAnsi="Times New Roman" w:cs="Times New Roman"/>
          </w:rPr>
          <w:t xml:space="preserve"> in both layers</w:t>
        </w:r>
      </w:ins>
      <w:ins w:id="1696"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697" w:author="Benton, Deon" w:date="2026-02-25T13:04:00Z" w16du:dateUtc="2026-02-25T19:04:00Z">
        <w:r w:rsidR="004C47A9">
          <w:rPr>
            <w:rFonts w:ascii="Times New Roman" w:hAnsi="Times New Roman" w:cs="Times New Roman"/>
          </w:rPr>
          <w:t>t</w:t>
        </w:r>
      </w:ins>
      <w:ins w:id="1698"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699"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700"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701" w:author="Benton, Deon" w:date="2026-03-20T11:24:00Z" w16du:dateUtc="2026-03-20T16:24:00Z">
        <w:r w:rsidR="003F0FFD">
          <w:rPr>
            <w:rFonts w:ascii="Times New Roman" w:hAnsi="Times New Roman" w:cs="Times New Roman"/>
          </w:rPr>
          <w:t xml:space="preserve">was a single group of 50 units; </w:t>
        </w:r>
      </w:ins>
      <w:ins w:id="1702" w:author="Benton, Deon" w:date="2026-03-20T11:34:00Z" w16du:dateUtc="2026-03-20T16:34:00Z">
        <w:r w:rsidR="00D57E7B">
          <w:rPr>
            <w:rFonts w:ascii="Times New Roman" w:hAnsi="Times New Roman" w:cs="Times New Roman"/>
          </w:rPr>
          <w:t xml:space="preserve">the activity of the units in this layer was determined by </w:t>
        </w:r>
      </w:ins>
      <w:ins w:id="1703" w:author="Benton, Deon" w:date="2026-03-20T11:24:00Z" w16du:dateUtc="2026-03-20T16:24:00Z">
        <w:r w:rsidR="003F0FFD">
          <w:rPr>
            <w:rFonts w:ascii="Times New Roman" w:hAnsi="Times New Roman" w:cs="Times New Roman"/>
          </w:rPr>
          <w:t xml:space="preserve">a RELU activation function to prevent </w:t>
        </w:r>
      </w:ins>
      <w:ins w:id="1704" w:author="Benton, Deon" w:date="2026-03-20T11:25:00Z" w16du:dateUtc="2026-03-20T16:25:00Z">
        <w:r w:rsidR="003F0FFD">
          <w:rPr>
            <w:rFonts w:ascii="Times New Roman" w:hAnsi="Times New Roman" w:cs="Times New Roman"/>
          </w:rPr>
          <w:t>error derivatives</w:t>
        </w:r>
      </w:ins>
      <w:ins w:id="1705" w:author="Benton, Deon" w:date="2026-03-20T11:24:00Z" w16du:dateUtc="2026-03-20T16:24:00Z">
        <w:r w:rsidR="003F0FFD">
          <w:rPr>
            <w:rFonts w:ascii="Times New Roman" w:hAnsi="Times New Roman" w:cs="Times New Roman"/>
          </w:rPr>
          <w:t xml:space="preserve"> from vanish</w:t>
        </w:r>
      </w:ins>
      <w:ins w:id="1706" w:author="Benton, Deon" w:date="2026-03-20T11:25:00Z" w16du:dateUtc="2026-03-20T16:25:00Z">
        <w:r w:rsidR="003F0FFD">
          <w:rPr>
            <w:rFonts w:ascii="Times New Roman" w:hAnsi="Times New Roman" w:cs="Times New Roman"/>
          </w:rPr>
          <w:t>ing as they were propagated backwards through time.</w:t>
        </w:r>
      </w:ins>
      <w:ins w:id="1707"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708"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709"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710" w:author="Benton, Deon" w:date="2026-03-20T11:25:00Z" w16du:dateUtc="2026-03-20T16:25:00Z">
        <w:r w:rsidR="00875EE0">
          <w:rPr>
            <w:rFonts w:ascii="Times New Roman" w:hAnsi="Times New Roman" w:cs="Times New Roman"/>
          </w:rPr>
          <w:t xml:space="preserve">. A distributed representation is one in </w:t>
        </w:r>
      </w:ins>
      <w:ins w:id="1711" w:author="Benton, Deon" w:date="2026-03-20T12:57:00Z" w16du:dateUtc="2026-03-20T17:57:00Z">
        <w:r w:rsidR="006C4159">
          <w:rPr>
            <w:rFonts w:ascii="Times New Roman" w:hAnsi="Times New Roman" w:cs="Times New Roman"/>
          </w:rPr>
          <w:t xml:space="preserve">which </w:t>
        </w:r>
      </w:ins>
      <w:ins w:id="1712"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713"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714" w:author="Benton, Deon" w:date="2026-03-20T11:22:00Z" w16du:dateUtc="2026-03-20T16:22:00Z">
        <w:r w:rsidR="00A765E8">
          <w:rPr>
            <w:rFonts w:ascii="Times New Roman" w:hAnsi="Times New Roman" w:cs="Times New Roman"/>
          </w:rPr>
          <w:t xml:space="preserve">The fact that the hidden layer learned distributed representations </w:t>
        </w:r>
      </w:ins>
      <w:ins w:id="1715" w:author="Benton, Deon" w:date="2026-03-20T11:27:00Z" w16du:dateUtc="2026-03-20T16:27:00Z">
        <w:r w:rsidR="00875EE0">
          <w:rPr>
            <w:rFonts w:ascii="Times New Roman" w:hAnsi="Times New Roman" w:cs="Times New Roman"/>
          </w:rPr>
          <w:t xml:space="preserve">was important here because it </w:t>
        </w:r>
      </w:ins>
      <w:ins w:id="1716" w:author="Benton, Deon" w:date="2026-03-20T11:22:00Z" w16du:dateUtc="2026-03-20T16:22:00Z">
        <w:r w:rsidR="00A765E8">
          <w:rPr>
            <w:rFonts w:ascii="Times New Roman" w:hAnsi="Times New Roman" w:cs="Times New Roman"/>
          </w:rPr>
          <w:t>meant that the</w:t>
        </w:r>
      </w:ins>
      <w:ins w:id="1717" w:author="Benton, Deon" w:date="2026-03-20T11:23:00Z" w16du:dateUtc="2026-03-20T16:23:00Z">
        <w:r w:rsidR="00A765E8">
          <w:rPr>
            <w:rFonts w:ascii="Times New Roman" w:hAnsi="Times New Roman" w:cs="Times New Roman"/>
          </w:rPr>
          <w:t xml:space="preserve"> network’s </w:t>
        </w:r>
      </w:ins>
      <w:ins w:id="1718" w:author="Benton, Deon" w:date="2026-03-20T12:57:00Z" w16du:dateUtc="2026-03-20T17:57:00Z">
        <w:r w:rsidR="006C4159">
          <w:rPr>
            <w:rFonts w:ascii="Times New Roman" w:hAnsi="Times New Roman" w:cs="Times New Roman"/>
          </w:rPr>
          <w:t>output re</w:t>
        </w:r>
      </w:ins>
      <w:ins w:id="1719" w:author="Benton, Deon" w:date="2026-03-20T12:58:00Z" w16du:dateUtc="2026-03-20T17:58:00Z">
        <w:r w:rsidR="006C4159">
          <w:rPr>
            <w:rFonts w:ascii="Times New Roman" w:hAnsi="Times New Roman" w:cs="Times New Roman"/>
          </w:rPr>
          <w:t>sponses were</w:t>
        </w:r>
      </w:ins>
      <w:ins w:id="1720"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721" w:author="Benton, Deon" w:date="2026-02-25T12:51:00Z" w16du:dateUtc="2026-02-25T18:51:00Z">
        <w:r w:rsidR="00E45DBA">
          <w:rPr>
            <w:rFonts w:ascii="Times New Roman" w:hAnsi="Times New Roman" w:cs="Times New Roman"/>
          </w:rPr>
          <w:t xml:space="preserve">In contrast, the output layer used a sigmoid activation function. </w:t>
        </w:r>
      </w:ins>
      <w:ins w:id="1722"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w:t>
      </w:r>
      <w:ins w:id="1723" w:author="Benton, Deon" w:date="2026-03-20T13:33:00Z" w16du:dateUtc="2026-03-20T18:33:00Z">
        <w:r w:rsidR="00462807">
          <w:rPr>
            <w:rFonts w:ascii="Times New Roman" w:hAnsi="Times New Roman" w:cs="Times New Roman"/>
          </w:rPr>
          <w:t>kept constant at</w:t>
        </w:r>
      </w:ins>
      <w:r w:rsidR="00E17375">
        <w:rPr>
          <w:rFonts w:ascii="Times New Roman" w:hAnsi="Times New Roman" w:cs="Times New Roman"/>
        </w:rPr>
        <w:t xml:space="preserve">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A13F8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724"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A13F8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725"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725"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726"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727" w:author="Benton, Deon" w:date="2026-02-26T15:28:00Z" w16du:dateUtc="2026-02-26T21:28:00Z">
        <w:r w:rsidDel="00D838CA">
          <w:rPr>
            <w:rFonts w:ascii="Times New Roman" w:hAnsi="Times New Roman" w:cs="Times New Roman"/>
          </w:rPr>
          <w:delText xml:space="preserve"> </w:delText>
        </w:r>
      </w:del>
      <w:ins w:id="1728"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729" w:author="Benton, Deon" w:date="2026-02-26T15:10:00Z" w16du:dateUtc="2026-02-26T21:10:00Z">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ins>
      <w:ins w:id="1730" w:author="Benton, Deon" w:date="2026-03-07T18:57:00Z" w16du:dateUtc="2026-03-08T00:57:00Z">
        <w:r w:rsidR="009B0551">
          <w:rPr>
            <w:rFonts w:ascii="Times New Roman" w:hAnsi="Times New Roman" w:cs="Times New Roman"/>
          </w:rPr>
          <w:t>all</w:t>
        </w:r>
        <w:proofErr w:type="gramEnd"/>
        <w:r w:rsidR="009B0551">
          <w:rPr>
            <w:rFonts w:ascii="Times New Roman" w:hAnsi="Times New Roman" w:cs="Times New Roman"/>
          </w:rPr>
          <w:t xml:space="preserve"> repor</w:t>
        </w:r>
      </w:ins>
      <w:ins w:id="1731" w:author="Benton, Deon" w:date="2026-03-07T18:58:00Z" w16du:dateUtc="2026-03-08T00:58:00Z">
        <w:r w:rsidR="009B0551">
          <w:rPr>
            <w:rFonts w:ascii="Times New Roman" w:hAnsi="Times New Roman" w:cs="Times New Roman"/>
          </w:rPr>
          <w:t xml:space="preserve">ted </w:t>
        </w:r>
      </w:ins>
      <w:proofErr w:type="gramStart"/>
      <w:ins w:id="1732" w:author="Benton, Deon" w:date="2026-02-26T15:10:00Z" w16du:dateUtc="2026-02-26T21:10:00Z">
        <w:r w:rsidR="0016301B">
          <w:rPr>
            <w:rFonts w:ascii="Times New Roman" w:hAnsi="Times New Roman" w:cs="Times New Roman"/>
          </w:rPr>
          <w:t>simulations;</w:t>
        </w:r>
        <w:proofErr w:type="gramEnd"/>
        <w:r w:rsidR="0016301B">
          <w:rPr>
            <w:rFonts w:ascii="Times New Roman" w:hAnsi="Times New Roman" w:cs="Times New Roman"/>
          </w:rPr>
          <w:t xml:space="preserve"> this phase approximated infants’ real-</w:t>
        </w:r>
        <w:r w:rsidR="0016301B">
          <w:rPr>
            <w:rFonts w:ascii="Times New Roman" w:hAnsi="Times New Roman" w:cs="Times New Roman"/>
          </w:rPr>
          <w:lastRenderedPageBreak/>
          <w:t>world experience.</w:t>
        </w:r>
      </w:ins>
      <w:ins w:id="1733"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734" w:author="Benton, Deon" w:date="2026-02-26T15:28:00Z" w16du:dateUtc="2026-02-26T21:28:00Z">
        <w:r w:rsidR="00D838CA">
          <w:rPr>
            <w:rFonts w:ascii="Times New Roman" w:hAnsi="Times New Roman" w:cs="Times New Roman"/>
          </w:rPr>
          <w:t>this phase</w:t>
        </w:r>
      </w:ins>
      <w:ins w:id="1735" w:author="Benton, Deon" w:date="2026-02-26T15:12:00Z" w16du:dateUtc="2026-02-26T21:12:00Z">
        <w:r w:rsidR="000F1DD4">
          <w:rPr>
            <w:rFonts w:ascii="Times New Roman" w:hAnsi="Times New Roman" w:cs="Times New Roman"/>
          </w:rPr>
          <w:t xml:space="preserve">, this number was chosen to </w:t>
        </w:r>
      </w:ins>
      <w:ins w:id="1736" w:author="Benton, Deon" w:date="2026-02-26T15:13:00Z" w16du:dateUtc="2026-02-26T21:13:00Z">
        <w:r w:rsidR="000F1DD4">
          <w:rPr>
            <w:rFonts w:ascii="Times New Roman" w:hAnsi="Times New Roman" w:cs="Times New Roman"/>
          </w:rPr>
          <w:t>simplify the current model</w:t>
        </w:r>
      </w:ins>
      <w:ins w:id="1737" w:author="Benton, Deon" w:date="2026-03-07T18:58:00Z" w16du:dateUtc="2026-03-08T00:58:00Z">
        <w:r w:rsidR="009B0551">
          <w:rPr>
            <w:rFonts w:ascii="Times New Roman" w:hAnsi="Times New Roman" w:cs="Times New Roman"/>
          </w:rPr>
          <w:t xml:space="preserve"> and </w:t>
        </w:r>
      </w:ins>
      <w:ins w:id="1738" w:author="Benton, Deon" w:date="2026-03-07T18:59:00Z" w16du:dateUtc="2026-03-08T00:59:00Z">
        <w:r w:rsidR="009B0551">
          <w:rPr>
            <w:rFonts w:ascii="Times New Roman" w:hAnsi="Times New Roman" w:cs="Times New Roman"/>
          </w:rPr>
          <w:t>interpretation of its dynamics as well as to</w:t>
        </w:r>
      </w:ins>
      <w:ins w:id="1739" w:author="Benton, Deon" w:date="2026-02-26T15:13:00Z" w16du:dateUtc="2026-02-26T21:13:00Z">
        <w:r w:rsidR="000F1DD4">
          <w:rPr>
            <w:rFonts w:ascii="Times New Roman" w:hAnsi="Times New Roman" w:cs="Times New Roman"/>
          </w:rPr>
          <w:t xml:space="preserve"> keep the training time within reasonable limits.</w:t>
        </w:r>
      </w:ins>
      <w:ins w:id="1740" w:author="Benton, Deon" w:date="2026-02-26T15:28:00Z" w16du:dateUtc="2026-02-26T21:28:00Z">
        <w:r w:rsidR="00D838CA">
          <w:rPr>
            <w:rFonts w:ascii="Times New Roman" w:hAnsi="Times New Roman" w:cs="Times New Roman"/>
          </w:rPr>
          <w:t xml:space="preserve"> There is n</w:t>
        </w:r>
      </w:ins>
      <w:ins w:id="1741"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742" w:author="Benton, Deon" w:date="2026-02-26T15:10:00Z" w16du:dateUtc="2026-02-26T21:10:00Z">
        <w:r w:rsidR="0016301B">
          <w:rPr>
            <w:rFonts w:ascii="Times New Roman" w:hAnsi="Times New Roman" w:cs="Times New Roman"/>
          </w:rPr>
          <w:t xml:space="preserve"> I</w:t>
        </w:r>
      </w:ins>
      <w:ins w:id="1743"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744" w:author="Benton, Deon" w:date="2026-02-26T15:11:00Z" w16du:dateUtc="2026-02-26T21:11:00Z">
        <w:r w:rsidR="0016301B">
          <w:rPr>
            <w:rFonts w:ascii="Times New Roman" w:hAnsi="Times New Roman" w:cs="Times New Roman"/>
          </w:rPr>
          <w:t xml:space="preserve">objects were shown </w:t>
        </w:r>
      </w:ins>
      <w:ins w:id="1745"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746" w:author="Benton, Deon" w:date="2026-03-07T20:57:00Z" w16du:dateUtc="2026-03-08T02:57:00Z"/>
          <w:rFonts w:ascii="Times New Roman" w:hAnsi="Times New Roman" w:cs="Times New Roman"/>
        </w:rPr>
      </w:pPr>
      <w:ins w:id="1747" w:author="Benton, Deon" w:date="2026-02-26T15:39:00Z" w16du:dateUtc="2026-02-26T21:39:00Z">
        <w:r>
          <w:rPr>
            <w:rFonts w:ascii="Times New Roman" w:hAnsi="Times New Roman" w:cs="Times New Roman"/>
          </w:rPr>
          <w:t xml:space="preserve">Surface Property </w:t>
        </w:r>
      </w:ins>
      <w:ins w:id="1748" w:author="Benton, Deon" w:date="2026-02-26T15:40:00Z" w16du:dateUtc="2026-02-26T21:40:00Z">
        <w:r>
          <w:rPr>
            <w:rFonts w:ascii="Times New Roman" w:hAnsi="Times New Roman" w:cs="Times New Roman"/>
          </w:rPr>
          <w:t>Left and Surface Property Right</w:t>
        </w:r>
      </w:ins>
      <w:ins w:id="1749"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750"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751"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752" w:author="Benton, Deon" w:date="2026-02-26T16:28:00Z" w16du:dateUtc="2026-02-26T22:28:00Z">
        <w:r w:rsidR="003000D0">
          <w:rPr>
            <w:rFonts w:ascii="Times New Roman" w:hAnsi="Times New Roman" w:cs="Times New Roman"/>
          </w:rPr>
          <w:t xml:space="preserve"> </w:t>
        </w:r>
      </w:ins>
      <w:del w:id="1753"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754" w:author="Benton, Deon" w:date="2026-02-26T15:40:00Z" w16du:dateUtc="2026-02-26T21:40:00Z">
        <w:r>
          <w:rPr>
            <w:rFonts w:ascii="Times New Roman" w:hAnsi="Times New Roman" w:cs="Times New Roman"/>
          </w:rPr>
          <w:t xml:space="preserve">represented </w:t>
        </w:r>
      </w:ins>
      <w:ins w:id="1755" w:author="Benton, Deon" w:date="2026-02-26T16:06:00Z" w16du:dateUtc="2026-02-26T22:06:00Z">
        <w:r w:rsidR="009D1FA7">
          <w:rPr>
            <w:rFonts w:ascii="Times New Roman" w:hAnsi="Times New Roman" w:cs="Times New Roman"/>
          </w:rPr>
          <w:t xml:space="preserve">one class of </w:t>
        </w:r>
      </w:ins>
      <w:ins w:id="1756" w:author="Benton, Deon" w:date="2026-02-26T15:46:00Z" w16du:dateUtc="2026-02-26T21:46:00Z">
        <w:r w:rsidR="00523168">
          <w:rPr>
            <w:rFonts w:ascii="Times New Roman" w:hAnsi="Times New Roman" w:cs="Times New Roman"/>
          </w:rPr>
          <w:t xml:space="preserve">visible, </w:t>
        </w:r>
      </w:ins>
      <w:ins w:id="1757" w:author="Benton, Deon" w:date="2026-03-20T14:07:00Z" w16du:dateUtc="2026-03-20T19:07:00Z">
        <w:r w:rsidR="000014B3">
          <w:rPr>
            <w:rFonts w:ascii="Times New Roman" w:hAnsi="Times New Roman" w:cs="Times New Roman"/>
          </w:rPr>
          <w:t>perceptually grounded</w:t>
        </w:r>
      </w:ins>
      <w:ins w:id="1758" w:author="Benton, Deon" w:date="2026-02-26T16:06:00Z" w16du:dateUtc="2026-02-26T22:06:00Z">
        <w:r w:rsidR="009D1FA7">
          <w:rPr>
            <w:rFonts w:ascii="Times New Roman" w:hAnsi="Times New Roman" w:cs="Times New Roman"/>
          </w:rPr>
          <w:t xml:space="preserve"> features </w:t>
        </w:r>
      </w:ins>
      <w:ins w:id="1759" w:author="Benton, Deon" w:date="2026-02-26T15:44:00Z" w16du:dateUtc="2026-02-26T21:44:00Z">
        <w:r w:rsidR="00367E30">
          <w:rPr>
            <w:rFonts w:ascii="Times New Roman" w:hAnsi="Times New Roman" w:cs="Times New Roman"/>
          </w:rPr>
          <w:t xml:space="preserve">(e.g., </w:t>
        </w:r>
      </w:ins>
      <w:ins w:id="1760" w:author="Benton, Deon" w:date="2026-02-26T16:09:00Z" w16du:dateUtc="2026-02-26T22:09:00Z">
        <w:r w:rsidR="003248FE">
          <w:rPr>
            <w:rFonts w:ascii="Times New Roman" w:hAnsi="Times New Roman" w:cs="Times New Roman"/>
          </w:rPr>
          <w:t>elongated appendage-like extensions [e.g., legs], high-contrast, ovular elements [</w:t>
        </w:r>
      </w:ins>
      <w:ins w:id="1761" w:author="Benton, Deon" w:date="2026-02-26T16:10:00Z" w16du:dateUtc="2026-02-26T22:10:00Z">
        <w:r w:rsidR="003248FE">
          <w:rPr>
            <w:rFonts w:ascii="Times New Roman" w:hAnsi="Times New Roman" w:cs="Times New Roman"/>
          </w:rPr>
          <w:t>e.g., eyes], etc</w:t>
        </w:r>
      </w:ins>
      <w:ins w:id="1762" w:author="Benton, Deon" w:date="2026-02-26T15:44:00Z" w16du:dateUtc="2026-02-26T21:44:00Z">
        <w:r w:rsidR="00367E30">
          <w:rPr>
            <w:rFonts w:ascii="Times New Roman" w:hAnsi="Times New Roman" w:cs="Times New Roman"/>
          </w:rPr>
          <w:t>.)</w:t>
        </w:r>
      </w:ins>
      <w:ins w:id="1763" w:author="Benton, Deon" w:date="2026-02-26T16:28:00Z" w16du:dateUtc="2026-02-26T22:28:00Z">
        <w:r w:rsidR="003000D0">
          <w:rPr>
            <w:rFonts w:ascii="Times New Roman" w:hAnsi="Times New Roman" w:cs="Times New Roman"/>
          </w:rPr>
          <w:t xml:space="preserve">. </w:t>
        </w:r>
      </w:ins>
      <w:ins w:id="1764" w:author="Benton, Deon" w:date="2026-02-26T16:29:00Z" w16du:dateUtc="2026-02-26T22:29:00Z">
        <w:r w:rsidR="003000D0">
          <w:rPr>
            <w:rFonts w:ascii="Times New Roman" w:hAnsi="Times New Roman" w:cs="Times New Roman"/>
          </w:rPr>
          <w:t>This unit corresponds to Surface Feature A.</w:t>
        </w:r>
      </w:ins>
      <w:ins w:id="1765" w:author="Benton, Deon" w:date="2026-02-26T16:28:00Z" w16du:dateUtc="2026-02-26T22:28:00Z">
        <w:r w:rsidR="003000D0">
          <w:rPr>
            <w:rFonts w:ascii="Times New Roman" w:hAnsi="Times New Roman" w:cs="Times New Roman"/>
          </w:rPr>
          <w:t xml:space="preserve"> </w:t>
        </w:r>
      </w:ins>
      <w:ins w:id="1766" w:author="Benton, Deon" w:date="2026-02-26T16:30:00Z" w16du:dateUtc="2026-02-26T22:30:00Z">
        <w:r w:rsidR="003000D0">
          <w:rPr>
            <w:rFonts w:ascii="Times New Roman" w:hAnsi="Times New Roman" w:cs="Times New Roman"/>
          </w:rPr>
          <w:t>In contrast, the</w:t>
        </w:r>
      </w:ins>
      <w:ins w:id="1767"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768" w:author="Benton, Deon" w:date="2026-02-26T15:44:00Z" w16du:dateUtc="2026-02-26T21:44:00Z">
        <w:r w:rsidR="00367E30">
          <w:rPr>
            <w:rFonts w:ascii="Times New Roman" w:hAnsi="Times New Roman" w:cs="Times New Roman"/>
          </w:rPr>
          <w:t xml:space="preserve">represented </w:t>
        </w:r>
      </w:ins>
      <w:ins w:id="1769"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770" w:author="Benton, Deon" w:date="2026-02-26T15:43:00Z" w16du:dateUtc="2026-02-26T21:43:00Z">
        <w:r w:rsidR="00367E30">
          <w:rPr>
            <w:rFonts w:ascii="Times New Roman" w:hAnsi="Times New Roman" w:cs="Times New Roman"/>
          </w:rPr>
          <w:t xml:space="preserve"> (e.g., </w:t>
        </w:r>
      </w:ins>
      <w:ins w:id="1771" w:author="Benton, Deon" w:date="2026-02-26T16:11:00Z" w16du:dateUtc="2026-02-26T22:11:00Z">
        <w:r w:rsidR="00823362">
          <w:rPr>
            <w:rFonts w:ascii="Times New Roman" w:hAnsi="Times New Roman" w:cs="Times New Roman"/>
          </w:rPr>
          <w:t xml:space="preserve">rigid and </w:t>
        </w:r>
      </w:ins>
      <w:ins w:id="1772" w:author="Benton, Deon" w:date="2026-02-26T16:10:00Z" w16du:dateUtc="2026-02-26T22:10:00Z">
        <w:r w:rsidR="00823362">
          <w:rPr>
            <w:rFonts w:ascii="Times New Roman" w:hAnsi="Times New Roman" w:cs="Times New Roman"/>
          </w:rPr>
          <w:t>compact</w:t>
        </w:r>
      </w:ins>
      <w:ins w:id="1773" w:author="Benton, Deon" w:date="2026-02-26T16:11:00Z" w16du:dateUtc="2026-02-26T22:11:00Z">
        <w:r w:rsidR="00823362">
          <w:rPr>
            <w:rFonts w:ascii="Times New Roman" w:hAnsi="Times New Roman" w:cs="Times New Roman"/>
          </w:rPr>
          <w:t xml:space="preserve"> [e.g., solid geometric shapes], uniform</w:t>
        </w:r>
      </w:ins>
      <w:ins w:id="1774" w:author="Benton, Deon" w:date="2026-02-26T16:12:00Z" w16du:dateUtc="2026-02-26T22:12:00Z">
        <w:r w:rsidR="00823362">
          <w:rPr>
            <w:rFonts w:ascii="Times New Roman" w:hAnsi="Times New Roman" w:cs="Times New Roman"/>
          </w:rPr>
          <w:t xml:space="preserve"> contour structure [e.g., the smooth</w:t>
        </w:r>
      </w:ins>
      <w:ins w:id="1775" w:author="Benton, Deon" w:date="2026-03-02T16:23:00Z" w16du:dateUtc="2026-03-02T22:23:00Z">
        <w:r w:rsidR="009F774E">
          <w:rPr>
            <w:rFonts w:ascii="Times New Roman" w:hAnsi="Times New Roman" w:cs="Times New Roman"/>
          </w:rPr>
          <w:t>, rectilinear</w:t>
        </w:r>
      </w:ins>
      <w:ins w:id="1776" w:author="Benton, Deon" w:date="2026-02-26T16:12:00Z" w16du:dateUtc="2026-02-26T22:12:00Z">
        <w:r w:rsidR="00823362">
          <w:rPr>
            <w:rFonts w:ascii="Times New Roman" w:hAnsi="Times New Roman" w:cs="Times New Roman"/>
          </w:rPr>
          <w:t xml:space="preserve"> edges of a block]</w:t>
        </w:r>
      </w:ins>
      <w:ins w:id="1777"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778" w:author="Benton, Deon" w:date="2026-02-26T16:29:00Z" w16du:dateUtc="2026-02-26T22:29:00Z">
        <w:r w:rsidR="003000D0">
          <w:rPr>
            <w:rFonts w:ascii="Times New Roman" w:hAnsi="Times New Roman" w:cs="Times New Roman"/>
          </w:rPr>
          <w:t xml:space="preserve">This unit corresponds to Surface Feature B. </w:t>
        </w:r>
      </w:ins>
      <w:ins w:id="1779"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780" w:author="Benton, Deon" w:date="2026-03-07T20:45:00Z" w16du:dateUtc="2026-03-08T02:45:00Z">
        <w:r>
          <w:rPr>
            <w:rFonts w:ascii="Times New Roman" w:hAnsi="Times New Roman" w:cs="Times New Roman"/>
          </w:rPr>
          <w:t>A point that is worth noting is that</w:t>
        </w:r>
      </w:ins>
      <w:ins w:id="1781" w:author="Benton, Deon" w:date="2026-03-07T20:46:00Z" w16du:dateUtc="2026-03-08T02:46:00Z">
        <w:r>
          <w:rPr>
            <w:rFonts w:ascii="Times New Roman" w:hAnsi="Times New Roman" w:cs="Times New Roman"/>
          </w:rPr>
          <w:t xml:space="preserve"> because the current</w:t>
        </w:r>
      </w:ins>
      <w:ins w:id="1782" w:author="Benton, Deon" w:date="2026-02-26T16:17:00Z" w16du:dateUtc="2026-02-26T22:17:00Z">
        <w:r w:rsidR="00BA7139">
          <w:rPr>
            <w:rFonts w:ascii="Times New Roman" w:hAnsi="Times New Roman" w:cs="Times New Roman"/>
          </w:rPr>
          <w:t xml:space="preserve"> simulations were </w:t>
        </w:r>
      </w:ins>
      <w:ins w:id="1783"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784" w:author="Benton, Deon" w:date="2026-02-26T16:19:00Z" w16du:dateUtc="2026-02-26T22:19:00Z">
        <w:r w:rsidR="00F70864">
          <w:rPr>
            <w:rFonts w:ascii="Times New Roman" w:hAnsi="Times New Roman" w:cs="Times New Roman"/>
          </w:rPr>
          <w:t xml:space="preserve">one or more </w:t>
        </w:r>
      </w:ins>
      <w:ins w:id="1785" w:author="Benton, Deon" w:date="2026-03-07T20:48:00Z" w16du:dateUtc="2026-03-08T02:48:00Z">
        <w:r w:rsidR="007E006B">
          <w:rPr>
            <w:rFonts w:ascii="Times New Roman" w:hAnsi="Times New Roman" w:cs="Times New Roman"/>
          </w:rPr>
          <w:t xml:space="preserve">visible </w:t>
        </w:r>
      </w:ins>
      <w:ins w:id="1786" w:author="Benton, Deon" w:date="2026-02-26T16:19:00Z" w16du:dateUtc="2026-02-26T22:19:00Z">
        <w:r w:rsidR="00F70864">
          <w:rPr>
            <w:rFonts w:ascii="Times New Roman" w:hAnsi="Times New Roman" w:cs="Times New Roman"/>
          </w:rPr>
          <w:t xml:space="preserve">features and </w:t>
        </w:r>
      </w:ins>
      <w:ins w:id="1787" w:author="Benton, Deon" w:date="2026-03-07T19:07:00Z" w16du:dateUtc="2026-03-08T01:07:00Z">
        <w:r w:rsidR="009351F3">
          <w:rPr>
            <w:rFonts w:ascii="Times New Roman" w:hAnsi="Times New Roman" w:cs="Times New Roman"/>
          </w:rPr>
          <w:t>the k</w:t>
        </w:r>
      </w:ins>
      <w:ins w:id="1788" w:author="Benton, Deon" w:date="2026-03-07T19:08:00Z" w16du:dateUtc="2026-03-08T01:08:00Z">
        <w:r w:rsidR="009351F3">
          <w:rPr>
            <w:rFonts w:ascii="Times New Roman" w:hAnsi="Times New Roman" w:cs="Times New Roman"/>
          </w:rPr>
          <w:t>inematics of different actions</w:t>
        </w:r>
      </w:ins>
      <w:ins w:id="1789" w:author="Benton, Deon" w:date="2026-02-26T16:19:00Z" w16du:dateUtc="2026-02-26T22:19:00Z">
        <w:r w:rsidR="00F70864">
          <w:rPr>
            <w:rFonts w:ascii="Times New Roman" w:hAnsi="Times New Roman" w:cs="Times New Roman"/>
          </w:rPr>
          <w:t xml:space="preserve"> can explain infants’ looking patterns in</w:t>
        </w:r>
      </w:ins>
      <w:ins w:id="1790" w:author="Benton, Deon" w:date="2026-02-26T16:30:00Z" w16du:dateUtc="2026-02-26T22:30:00Z">
        <w:r w:rsidR="003000D0">
          <w:rPr>
            <w:rFonts w:ascii="Times New Roman" w:hAnsi="Times New Roman" w:cs="Times New Roman"/>
          </w:rPr>
          <w:t xml:space="preserve"> </w:t>
        </w:r>
      </w:ins>
      <w:ins w:id="1791" w:author="Benton, Deon" w:date="2026-03-07T20:46:00Z" w16du:dateUtc="2026-03-08T02:46:00Z">
        <w:r>
          <w:rPr>
            <w:rFonts w:ascii="Times New Roman" w:hAnsi="Times New Roman" w:cs="Times New Roman"/>
          </w:rPr>
          <w:t>studies assessing their putative action understanding</w:t>
        </w:r>
      </w:ins>
      <w:ins w:id="1792" w:author="Benton, Deon" w:date="2026-03-07T20:20:00Z" w16du:dateUtc="2026-03-08T02:20:00Z">
        <w:r w:rsidR="00BA0306">
          <w:rPr>
            <w:rFonts w:ascii="Times New Roman" w:hAnsi="Times New Roman" w:cs="Times New Roman"/>
          </w:rPr>
          <w:t xml:space="preserve">, </w:t>
        </w:r>
      </w:ins>
      <w:ins w:id="1793" w:author="Benton, Deon" w:date="2026-03-07T19:03:00Z" w16du:dateUtc="2026-03-08T01:03:00Z">
        <w:r w:rsidR="00481F13">
          <w:rPr>
            <w:rFonts w:ascii="Times New Roman" w:hAnsi="Times New Roman" w:cs="Times New Roman"/>
          </w:rPr>
          <w:t>no attempt was made</w:t>
        </w:r>
      </w:ins>
      <w:ins w:id="1794" w:author="Benton, Deon" w:date="2026-03-07T20:48:00Z" w16du:dateUtc="2026-03-08T02:48:00Z">
        <w:r w:rsidR="007E006B">
          <w:rPr>
            <w:rFonts w:ascii="Times New Roman" w:hAnsi="Times New Roman" w:cs="Times New Roman"/>
          </w:rPr>
          <w:t xml:space="preserve"> here</w:t>
        </w:r>
      </w:ins>
      <w:ins w:id="1795" w:author="Benton, Deon" w:date="2026-03-07T19:03:00Z" w16du:dateUtc="2026-03-08T01:03:00Z">
        <w:r w:rsidR="00481F13">
          <w:rPr>
            <w:rFonts w:ascii="Times New Roman" w:hAnsi="Times New Roman" w:cs="Times New Roman"/>
          </w:rPr>
          <w:t xml:space="preserve"> to model</w:t>
        </w:r>
      </w:ins>
      <w:ins w:id="1796" w:author="Benton, Deon" w:date="2026-02-26T16:21:00Z" w16du:dateUtc="2026-02-26T22:21:00Z">
        <w:r w:rsidR="00FB1CF6">
          <w:rPr>
            <w:rFonts w:ascii="Times New Roman" w:hAnsi="Times New Roman" w:cs="Times New Roman"/>
          </w:rPr>
          <w:t xml:space="preserve"> specific </w:t>
        </w:r>
      </w:ins>
      <w:ins w:id="1797" w:author="Benton, Deon" w:date="2026-03-07T19:04:00Z" w16du:dateUtc="2026-03-08T01:04:00Z">
        <w:r w:rsidR="00481F13">
          <w:rPr>
            <w:rFonts w:ascii="Times New Roman" w:hAnsi="Times New Roman" w:cs="Times New Roman"/>
          </w:rPr>
          <w:t xml:space="preserve">surface </w:t>
        </w:r>
      </w:ins>
      <w:ins w:id="1798" w:author="Benton, Deon" w:date="2026-02-26T16:21:00Z" w16du:dateUtc="2026-02-26T22:21:00Z">
        <w:r w:rsidR="00FB1CF6">
          <w:rPr>
            <w:rFonts w:ascii="Times New Roman" w:hAnsi="Times New Roman" w:cs="Times New Roman"/>
          </w:rPr>
          <w:t>features</w:t>
        </w:r>
      </w:ins>
      <w:ins w:id="1799" w:author="Benton, Deon" w:date="2026-02-26T16:22:00Z" w16du:dateUtc="2026-02-26T22:22:00Z">
        <w:r w:rsidR="00FB1CF6">
          <w:rPr>
            <w:rFonts w:ascii="Times New Roman" w:hAnsi="Times New Roman" w:cs="Times New Roman"/>
          </w:rPr>
          <w:t>.</w:t>
        </w:r>
      </w:ins>
      <w:ins w:id="1800" w:author="Benton, Deon" w:date="2026-02-26T16:23:00Z" w16du:dateUtc="2026-02-26T22:23:00Z">
        <w:r w:rsidR="0097153C">
          <w:rPr>
            <w:rFonts w:ascii="Times New Roman" w:hAnsi="Times New Roman" w:cs="Times New Roman"/>
          </w:rPr>
          <w:t xml:space="preserve"> Instead, </w:t>
        </w:r>
      </w:ins>
      <w:ins w:id="1801" w:author="Benton, Deon" w:date="2026-03-07T20:15:00Z" w16du:dateUtc="2026-03-08T02:15:00Z">
        <w:r w:rsidR="00BA0306">
          <w:rPr>
            <w:rFonts w:ascii="Times New Roman" w:hAnsi="Times New Roman" w:cs="Times New Roman"/>
          </w:rPr>
          <w:t>the first and second units</w:t>
        </w:r>
      </w:ins>
      <w:ins w:id="1802" w:author="Benton, Deon" w:date="2026-03-07T19:31:00Z" w16du:dateUtc="2026-03-08T01:31:00Z">
        <w:r w:rsidR="007636E8">
          <w:rPr>
            <w:rFonts w:ascii="Times New Roman" w:hAnsi="Times New Roman" w:cs="Times New Roman"/>
          </w:rPr>
          <w:t xml:space="preserve"> in </w:t>
        </w:r>
      </w:ins>
      <w:ins w:id="1803" w:author="Benton, Deon" w:date="2026-03-07T20:46:00Z" w16du:dateUtc="2026-03-08T02:46:00Z">
        <w:r w:rsidR="007E006B">
          <w:rPr>
            <w:rFonts w:ascii="Times New Roman" w:hAnsi="Times New Roman" w:cs="Times New Roman"/>
          </w:rPr>
          <w:t>the Surface Property Left and Surface Property Right groups</w:t>
        </w:r>
      </w:ins>
      <w:ins w:id="1804" w:author="Benton, Deon" w:date="2026-03-07T19:31:00Z" w16du:dateUtc="2026-03-08T01:31:00Z">
        <w:r w:rsidR="007636E8">
          <w:rPr>
            <w:rFonts w:ascii="Times New Roman" w:hAnsi="Times New Roman" w:cs="Times New Roman"/>
          </w:rPr>
          <w:t xml:space="preserve"> </w:t>
        </w:r>
      </w:ins>
      <w:ins w:id="1805" w:author="Benton, Deon" w:date="2026-02-26T16:23:00Z" w16du:dateUtc="2026-02-26T22:23:00Z">
        <w:r w:rsidR="0097153C">
          <w:rPr>
            <w:rFonts w:ascii="Times New Roman" w:hAnsi="Times New Roman" w:cs="Times New Roman"/>
          </w:rPr>
          <w:t>served</w:t>
        </w:r>
      </w:ins>
      <w:ins w:id="1806" w:author="Benton, Deon" w:date="2026-03-07T20:16:00Z" w16du:dateUtc="2026-03-08T02:16:00Z">
        <w:r w:rsidR="00BA0306">
          <w:rPr>
            <w:rFonts w:ascii="Times New Roman" w:hAnsi="Times New Roman" w:cs="Times New Roman"/>
          </w:rPr>
          <w:t>, respectively,</w:t>
        </w:r>
      </w:ins>
      <w:ins w:id="1807" w:author="Benton, Deon" w:date="2026-02-26T16:23:00Z" w16du:dateUtc="2026-02-26T22:23:00Z">
        <w:r w:rsidR="0097153C">
          <w:rPr>
            <w:rFonts w:ascii="Times New Roman" w:hAnsi="Times New Roman" w:cs="Times New Roman"/>
          </w:rPr>
          <w:t xml:space="preserve"> as</w:t>
        </w:r>
      </w:ins>
      <w:ins w:id="1808" w:author="Benton, Deon" w:date="2026-03-07T19:31:00Z" w16du:dateUtc="2026-03-08T01:31:00Z">
        <w:r w:rsidR="007636E8">
          <w:rPr>
            <w:rFonts w:ascii="Times New Roman" w:hAnsi="Times New Roman" w:cs="Times New Roman"/>
          </w:rPr>
          <w:t xml:space="preserve"> plac</w:t>
        </w:r>
      </w:ins>
      <w:ins w:id="1809" w:author="Benton, Deon" w:date="2026-03-07T19:32:00Z" w16du:dateUtc="2026-03-08T01:32:00Z">
        <w:r w:rsidR="007636E8">
          <w:rPr>
            <w:rFonts w:ascii="Times New Roman" w:hAnsi="Times New Roman" w:cs="Times New Roman"/>
          </w:rPr>
          <w:t>eholder</w:t>
        </w:r>
      </w:ins>
      <w:ins w:id="1810" w:author="Benton, Deon" w:date="2026-03-07T20:15:00Z" w16du:dateUtc="2026-03-08T02:15:00Z">
        <w:r w:rsidR="00BA0306">
          <w:rPr>
            <w:rFonts w:ascii="Times New Roman" w:hAnsi="Times New Roman" w:cs="Times New Roman"/>
          </w:rPr>
          <w:t>s</w:t>
        </w:r>
      </w:ins>
      <w:ins w:id="1811" w:author="Benton, Deon" w:date="2026-03-07T19:29:00Z" w16du:dateUtc="2026-03-08T01:29:00Z">
        <w:r w:rsidR="007636E8">
          <w:rPr>
            <w:rFonts w:ascii="Times New Roman" w:hAnsi="Times New Roman" w:cs="Times New Roman"/>
          </w:rPr>
          <w:t xml:space="preserve"> for the surface features</w:t>
        </w:r>
      </w:ins>
      <w:ins w:id="1812" w:author="Benton, Deon" w:date="2026-03-07T20:16:00Z" w16du:dateUtc="2026-03-08T02:16:00Z">
        <w:r w:rsidR="00BA0306">
          <w:rPr>
            <w:rFonts w:ascii="Times New Roman" w:hAnsi="Times New Roman" w:cs="Times New Roman"/>
          </w:rPr>
          <w:t xml:space="preserve"> possessed by animate entities </w:t>
        </w:r>
      </w:ins>
      <w:ins w:id="1813"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814" w:author="Benton, Deon" w:date="2026-03-07T20:16:00Z" w16du:dateUtc="2026-03-08T02:16:00Z">
        <w:r w:rsidR="00BA0306">
          <w:rPr>
            <w:rFonts w:ascii="Times New Roman" w:hAnsi="Times New Roman" w:cs="Times New Roman"/>
          </w:rPr>
          <w:t>and inanimate objects</w:t>
        </w:r>
      </w:ins>
      <w:ins w:id="1815" w:author="Benton, Deon" w:date="2026-03-07T20:17:00Z" w16du:dateUtc="2026-03-08T02:17:00Z">
        <w:r w:rsidR="00BA0306">
          <w:rPr>
            <w:rFonts w:ascii="Times New Roman" w:hAnsi="Times New Roman" w:cs="Times New Roman"/>
          </w:rPr>
          <w:t xml:space="preserve"> (e.g., rigidity and compactness)</w:t>
        </w:r>
      </w:ins>
      <w:ins w:id="1816" w:author="Benton, Deon" w:date="2026-03-07T20:52:00Z" w16du:dateUtc="2026-03-08T02:52:00Z">
        <w:r w:rsidR="007E006B">
          <w:rPr>
            <w:rFonts w:ascii="Times New Roman" w:hAnsi="Times New Roman" w:cs="Times New Roman"/>
          </w:rPr>
          <w:t xml:space="preserve">; </w:t>
        </w:r>
      </w:ins>
      <w:ins w:id="1817" w:author="Benton, Deon" w:date="2026-03-07T20:51:00Z" w16du:dateUtc="2026-03-08T02:51:00Z">
        <w:r w:rsidR="007E006B">
          <w:rPr>
            <w:rFonts w:ascii="Times New Roman" w:hAnsi="Times New Roman" w:cs="Times New Roman"/>
          </w:rPr>
          <w:t xml:space="preserve">these units did not serve as placeholders </w:t>
        </w:r>
      </w:ins>
      <w:ins w:id="1818" w:author="Benton, Deon" w:date="2026-03-07T20:52:00Z" w16du:dateUtc="2026-03-08T02:52:00Z">
        <w:r w:rsidR="007E006B">
          <w:rPr>
            <w:rFonts w:ascii="Times New Roman" w:hAnsi="Times New Roman" w:cs="Times New Roman"/>
          </w:rPr>
          <w:t xml:space="preserve">for </w:t>
        </w:r>
      </w:ins>
      <w:ins w:id="1819" w:author="Benton, Deon" w:date="2026-03-07T20:51:00Z" w16du:dateUtc="2026-03-08T02:51:00Z">
        <w:r w:rsidR="007E006B">
          <w:rPr>
            <w:rFonts w:ascii="Times New Roman" w:hAnsi="Times New Roman" w:cs="Times New Roman"/>
          </w:rPr>
          <w:t>the categories themselves</w:t>
        </w:r>
      </w:ins>
      <w:ins w:id="1820" w:author="Benton, Deon" w:date="2026-03-07T20:17:00Z" w16du:dateUtc="2026-03-08T02:17:00Z">
        <w:r w:rsidR="00BA0306">
          <w:rPr>
            <w:rFonts w:ascii="Times New Roman" w:hAnsi="Times New Roman" w:cs="Times New Roman"/>
          </w:rPr>
          <w:t>.</w:t>
        </w:r>
      </w:ins>
      <w:ins w:id="1821" w:author="Benton, Deon" w:date="2026-03-07T20:49:00Z" w16du:dateUtc="2026-03-08T02:49:00Z">
        <w:r w:rsidR="007E006B">
          <w:rPr>
            <w:rFonts w:ascii="Times New Roman" w:hAnsi="Times New Roman" w:cs="Times New Roman"/>
          </w:rPr>
          <w:t xml:space="preserve"> </w:t>
        </w:r>
      </w:ins>
      <w:ins w:id="1822" w:author="Benton, Deon" w:date="2026-03-07T20:20:00Z" w16du:dateUtc="2026-03-08T02:20:00Z">
        <w:r w:rsidR="00BA0306">
          <w:rPr>
            <w:rFonts w:ascii="Times New Roman" w:hAnsi="Times New Roman" w:cs="Times New Roman"/>
          </w:rPr>
          <w:t>A chief advantage of</w:t>
        </w:r>
      </w:ins>
      <w:ins w:id="1823" w:author="Benton, Deon" w:date="2026-03-07T19:27:00Z" w16du:dateUtc="2026-03-08T01:27:00Z">
        <w:r w:rsidR="007636E8">
          <w:rPr>
            <w:rFonts w:ascii="Times New Roman" w:hAnsi="Times New Roman" w:cs="Times New Roman"/>
          </w:rPr>
          <w:t xml:space="preserve"> not modeling specific surface features </w:t>
        </w:r>
      </w:ins>
      <w:ins w:id="1824" w:author="Benton, Deon" w:date="2026-02-26T16:32:00Z" w16du:dateUtc="2026-02-26T22:32:00Z">
        <w:r w:rsidR="00733C83">
          <w:rPr>
            <w:rFonts w:ascii="Times New Roman" w:hAnsi="Times New Roman" w:cs="Times New Roman"/>
          </w:rPr>
          <w:t xml:space="preserve">is that it </w:t>
        </w:r>
      </w:ins>
      <w:ins w:id="1825" w:author="Benton, Deon" w:date="2026-03-07T20:20:00Z" w16du:dateUtc="2026-03-08T02:20:00Z">
        <w:r w:rsidR="00BA0306">
          <w:rPr>
            <w:rFonts w:ascii="Times New Roman" w:hAnsi="Times New Roman" w:cs="Times New Roman"/>
          </w:rPr>
          <w:t xml:space="preserve">eschewed the need to </w:t>
        </w:r>
      </w:ins>
      <w:ins w:id="1826" w:author="Benton, Deon" w:date="2026-02-26T16:24:00Z" w16du:dateUtc="2026-02-26T22:24:00Z">
        <w:r w:rsidR="002D6839">
          <w:rPr>
            <w:rFonts w:ascii="Times New Roman" w:hAnsi="Times New Roman" w:cs="Times New Roman"/>
          </w:rPr>
          <w:t xml:space="preserve">commit to any </w:t>
        </w:r>
      </w:ins>
      <w:ins w:id="1827" w:author="Benton, Deon" w:date="2026-02-26T16:25:00Z" w16du:dateUtc="2026-02-26T22:25:00Z">
        <w:r w:rsidR="002D6839">
          <w:rPr>
            <w:rFonts w:ascii="Times New Roman" w:hAnsi="Times New Roman" w:cs="Times New Roman"/>
          </w:rPr>
          <w:t>specific</w:t>
        </w:r>
      </w:ins>
      <w:ins w:id="1828" w:author="Benton, Deon" w:date="2026-02-26T16:24:00Z" w16du:dateUtc="2026-02-26T22:24:00Z">
        <w:r w:rsidR="002D6839">
          <w:rPr>
            <w:rFonts w:ascii="Times New Roman" w:hAnsi="Times New Roman" w:cs="Times New Roman"/>
          </w:rPr>
          <w:t xml:space="preserve"> feature</w:t>
        </w:r>
      </w:ins>
      <w:ins w:id="1829" w:author="Benton, Deon" w:date="2026-03-07T20:21:00Z" w16du:dateUtc="2026-03-08T02:21:00Z">
        <w:r w:rsidR="00BA0306">
          <w:rPr>
            <w:rFonts w:ascii="Times New Roman" w:hAnsi="Times New Roman" w:cs="Times New Roman"/>
          </w:rPr>
          <w:t xml:space="preserve">. </w:t>
        </w:r>
      </w:ins>
      <w:ins w:id="1830" w:author="Benton, Deon" w:date="2026-03-07T20:36:00Z" w16du:dateUtc="2026-03-08T02:36:00Z">
        <w:r w:rsidR="003770EC">
          <w:rPr>
            <w:rFonts w:ascii="Times New Roman" w:hAnsi="Times New Roman" w:cs="Times New Roman"/>
          </w:rPr>
          <w:t>Such a commitment would also be premature given that</w:t>
        </w:r>
      </w:ins>
      <w:ins w:id="1831" w:author="Benton, Deon" w:date="2026-03-07T20:37:00Z" w16du:dateUtc="2026-03-08T02:37:00Z">
        <w:r w:rsidR="003770EC">
          <w:rPr>
            <w:rFonts w:ascii="Times New Roman" w:hAnsi="Times New Roman" w:cs="Times New Roman"/>
          </w:rPr>
          <w:t xml:space="preserve"> it would first</w:t>
        </w:r>
      </w:ins>
      <w:ins w:id="1832" w:author="Benton, Deon" w:date="2026-03-07T20:32:00Z" w16du:dateUtc="2026-03-08T02:32:00Z">
        <w:r w:rsidR="0049328D">
          <w:rPr>
            <w:rFonts w:ascii="Times New Roman" w:hAnsi="Times New Roman" w:cs="Times New Roman"/>
          </w:rPr>
          <w:t xml:space="preserve"> need to be </w:t>
        </w:r>
      </w:ins>
      <w:ins w:id="1833" w:author="Benton, Deon" w:date="2026-03-07T20:33:00Z" w16du:dateUtc="2026-03-08T02:33:00Z">
        <w:r w:rsidR="0049328D">
          <w:rPr>
            <w:rFonts w:ascii="Times New Roman" w:hAnsi="Times New Roman" w:cs="Times New Roman"/>
          </w:rPr>
          <w:t xml:space="preserve">determined which </w:t>
        </w:r>
      </w:ins>
      <w:ins w:id="1834" w:author="Benton, Deon" w:date="2026-03-07T20:35:00Z" w16du:dateUtc="2026-03-08T02:35:00Z">
        <w:r w:rsidR="003770EC">
          <w:rPr>
            <w:rFonts w:ascii="Times New Roman" w:hAnsi="Times New Roman" w:cs="Times New Roman"/>
          </w:rPr>
          <w:t>surface features infants attend to in action understanding studies</w:t>
        </w:r>
      </w:ins>
      <w:ins w:id="1835" w:author="Benton, Deon" w:date="2026-03-07T20:38:00Z" w16du:dateUtc="2026-03-08T02:38:00Z">
        <w:r w:rsidR="003770EC">
          <w:rPr>
            <w:rFonts w:ascii="Times New Roman" w:hAnsi="Times New Roman" w:cs="Times New Roman"/>
          </w:rPr>
          <w:t>.</w:t>
        </w:r>
      </w:ins>
      <w:ins w:id="1836" w:author="Benton, Deon" w:date="2026-03-07T20:42:00Z" w16du:dateUtc="2026-03-08T02:42:00Z">
        <w:r w:rsidR="003770EC">
          <w:rPr>
            <w:rFonts w:ascii="Times New Roman" w:hAnsi="Times New Roman" w:cs="Times New Roman"/>
          </w:rPr>
          <w:t xml:space="preserve"> Th</w:t>
        </w:r>
      </w:ins>
      <w:ins w:id="1837" w:author="Benton, Deon" w:date="2026-03-07T20:43:00Z" w16du:dateUtc="2026-03-08T02:43:00Z">
        <w:r w:rsidR="003770EC">
          <w:rPr>
            <w:rFonts w:ascii="Times New Roman" w:hAnsi="Times New Roman" w:cs="Times New Roman"/>
          </w:rPr>
          <w:t xml:space="preserve">e reason </w:t>
        </w:r>
      </w:ins>
      <w:ins w:id="1838" w:author="Benton, Deon" w:date="2026-03-07T20:53:00Z" w16du:dateUtc="2026-03-08T02:53:00Z">
        <w:r w:rsidR="007E006B">
          <w:rPr>
            <w:rFonts w:ascii="Times New Roman" w:hAnsi="Times New Roman" w:cs="Times New Roman"/>
          </w:rPr>
          <w:t>such evidence is lacking is</w:t>
        </w:r>
      </w:ins>
      <w:ins w:id="1839" w:author="Benton, Deon" w:date="2026-03-07T20:43:00Z" w16du:dateUtc="2026-03-08T02:43:00Z">
        <w:r w:rsidR="003770EC">
          <w:rPr>
            <w:rFonts w:ascii="Times New Roman" w:hAnsi="Times New Roman" w:cs="Times New Roman"/>
          </w:rPr>
          <w:t xml:space="preserve"> that</w:t>
        </w:r>
      </w:ins>
      <w:ins w:id="1840" w:author="Benton, Deon" w:date="2026-03-07T20:54:00Z" w16du:dateUtc="2026-03-08T02:54:00Z">
        <w:r w:rsidR="007E006B">
          <w:rPr>
            <w:rFonts w:ascii="Times New Roman" w:hAnsi="Times New Roman" w:cs="Times New Roman"/>
          </w:rPr>
          <w:t xml:space="preserve"> existing accounts have interpreted</w:t>
        </w:r>
      </w:ins>
      <w:ins w:id="1841" w:author="Benton, Deon" w:date="2026-03-07T20:38:00Z" w16du:dateUtc="2026-03-08T02:38:00Z">
        <w:r w:rsidR="003770EC">
          <w:rPr>
            <w:rFonts w:ascii="Times New Roman" w:hAnsi="Times New Roman" w:cs="Times New Roman"/>
          </w:rPr>
          <w:t xml:space="preserve"> infants’ looking </w:t>
        </w:r>
      </w:ins>
      <w:ins w:id="1842" w:author="Benton, Deon" w:date="2026-03-07T20:42:00Z" w16du:dateUtc="2026-03-08T02:42:00Z">
        <w:r w:rsidR="003770EC">
          <w:rPr>
            <w:rFonts w:ascii="Times New Roman" w:hAnsi="Times New Roman" w:cs="Times New Roman"/>
          </w:rPr>
          <w:t>behaviors</w:t>
        </w:r>
      </w:ins>
      <w:ins w:id="1843" w:author="Benton, Deon" w:date="2026-03-07T20:38:00Z" w16du:dateUtc="2026-03-08T02:38:00Z">
        <w:r w:rsidR="003770EC">
          <w:rPr>
            <w:rFonts w:ascii="Times New Roman" w:hAnsi="Times New Roman" w:cs="Times New Roman"/>
          </w:rPr>
          <w:t xml:space="preserve"> in studies on this topic as arising from </w:t>
        </w:r>
      </w:ins>
      <w:ins w:id="1844" w:author="Benton, Deon" w:date="2026-03-07T20:39:00Z" w16du:dateUtc="2026-03-08T02:39:00Z">
        <w:r w:rsidR="003770EC">
          <w:rPr>
            <w:rFonts w:ascii="Times New Roman" w:hAnsi="Times New Roman" w:cs="Times New Roman"/>
          </w:rPr>
          <w:t>abstract</w:t>
        </w:r>
      </w:ins>
      <w:ins w:id="1845" w:author="Benton, Deon" w:date="2026-03-07T20:38:00Z" w16du:dateUtc="2026-03-08T02:38:00Z">
        <w:r w:rsidR="003770EC">
          <w:rPr>
            <w:rFonts w:ascii="Times New Roman" w:hAnsi="Times New Roman" w:cs="Times New Roman"/>
          </w:rPr>
          <w:t>, conceptual</w:t>
        </w:r>
      </w:ins>
      <w:ins w:id="1846" w:author="Benton, Deon" w:date="2026-03-07T20:39:00Z" w16du:dateUtc="2026-03-08T02:39:00Z">
        <w:r w:rsidR="003770EC">
          <w:rPr>
            <w:rFonts w:ascii="Times New Roman" w:hAnsi="Times New Roman" w:cs="Times New Roman"/>
          </w:rPr>
          <w:t>ly rich notions of acti</w:t>
        </w:r>
      </w:ins>
      <w:ins w:id="1847" w:author="Benton, Deon" w:date="2026-03-07T20:54:00Z" w16du:dateUtc="2026-03-08T02:54:00Z">
        <w:r w:rsidR="007E006B">
          <w:rPr>
            <w:rFonts w:ascii="Times New Roman" w:hAnsi="Times New Roman" w:cs="Times New Roman"/>
          </w:rPr>
          <w:t>on rather than from associations formed</w:t>
        </w:r>
      </w:ins>
      <w:ins w:id="1848" w:author="Benton, Deon" w:date="2026-03-07T20:55:00Z" w16du:dateUtc="2026-03-08T02:55:00Z">
        <w:r w:rsidR="007E006B">
          <w:rPr>
            <w:rFonts w:ascii="Times New Roman" w:hAnsi="Times New Roman" w:cs="Times New Roman"/>
          </w:rPr>
          <w:t xml:space="preserve"> over semantically neutral, visible, surface features.</w:t>
        </w:r>
      </w:ins>
      <w:ins w:id="1849"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850" w:author="Benton, Deon" w:date="2026-03-07T20:58:00Z" w16du:dateUtc="2026-03-08T02:58:00Z">
        <w:r>
          <w:rPr>
            <w:rFonts w:ascii="Times New Roman" w:hAnsi="Times New Roman" w:cs="Times New Roman"/>
          </w:rPr>
          <w:t>Horizontal Posit</w:t>
        </w:r>
      </w:ins>
      <w:ins w:id="1851" w:author="Benton, Deon" w:date="2026-03-07T21:00:00Z" w16du:dateUtc="2026-03-08T03:00:00Z">
        <w:r>
          <w:rPr>
            <w:rFonts w:ascii="Times New Roman" w:hAnsi="Times New Roman" w:cs="Times New Roman"/>
          </w:rPr>
          <w:t>i</w:t>
        </w:r>
      </w:ins>
      <w:ins w:id="1852" w:author="Benton, Deon" w:date="2026-03-07T20:58:00Z" w16du:dateUtc="2026-03-08T02:58:00Z">
        <w:r>
          <w:rPr>
            <w:rFonts w:ascii="Times New Roman" w:hAnsi="Times New Roman" w:cs="Times New Roman"/>
          </w:rPr>
          <w:t>on</w:t>
        </w:r>
      </w:ins>
      <w:ins w:id="1853" w:author="Benton, Deon" w:date="2026-03-07T21:00:00Z" w16du:dateUtc="2026-03-08T03:00:00Z">
        <w:r>
          <w:rPr>
            <w:rFonts w:ascii="Times New Roman" w:hAnsi="Times New Roman" w:cs="Times New Roman"/>
          </w:rPr>
          <w:t xml:space="preserve"> </w:t>
        </w:r>
      </w:ins>
      <w:ins w:id="1854" w:author="Benton, Deon" w:date="2026-03-07T20:58:00Z" w16du:dateUtc="2026-03-08T02:58:00Z">
        <w:r>
          <w:rPr>
            <w:rFonts w:ascii="Times New Roman" w:hAnsi="Times New Roman" w:cs="Times New Roman"/>
          </w:rPr>
          <w:t>w</w:t>
        </w:r>
      </w:ins>
      <w:ins w:id="1855" w:author="Benton, Deon" w:date="2026-03-07T20:59:00Z" w16du:dateUtc="2026-03-08T02:59:00Z">
        <w:r>
          <w:rPr>
            <w:rFonts w:ascii="Times New Roman" w:hAnsi="Times New Roman" w:cs="Times New Roman"/>
          </w:rPr>
          <w:t>a</w:t>
        </w:r>
      </w:ins>
      <w:ins w:id="1856"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857" w:author="Benton, Deon" w:date="2026-03-07T20:59:00Z" w16du:dateUtc="2026-03-08T02:59:00Z">
        <w:r>
          <w:rPr>
            <w:rFonts w:ascii="Times New Roman" w:hAnsi="Times New Roman" w:cs="Times New Roman"/>
          </w:rPr>
          <w:t>.</w:t>
        </w:r>
      </w:ins>
      <w:ins w:id="1858"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859"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860" w:author="Benton, Deon" w:date="2026-02-27T13:09:00Z" w16du:dateUtc="2026-02-27T19:09:00Z">
        <w:r w:rsidR="00CF4781">
          <w:rPr>
            <w:rFonts w:ascii="Times New Roman" w:eastAsia="Times New Roman" w:hAnsi="Times New Roman" w:cs="Times New Roman"/>
          </w:rPr>
          <w:t>group that captured the</w:t>
        </w:r>
      </w:ins>
      <w:ins w:id="1861" w:author="Benton, Deon" w:date="2026-03-07T21:00:00Z" w16du:dateUtc="2026-03-08T03:00:00Z">
        <w:r>
          <w:rPr>
            <w:rFonts w:ascii="Times New Roman" w:eastAsia="Times New Roman" w:hAnsi="Times New Roman" w:cs="Times New Roman"/>
          </w:rPr>
          <w:t xml:space="preserve"> horizontal</w:t>
        </w:r>
      </w:ins>
      <w:ins w:id="1862"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863" w:author="Benton, Deon" w:date="2026-02-27T13:10:00Z" w16du:dateUtc="2026-02-27T19:10:00Z">
        <w:r w:rsidR="005E2925">
          <w:rPr>
            <w:rFonts w:ascii="Times New Roman" w:eastAsia="Times New Roman" w:hAnsi="Times New Roman" w:cs="Times New Roman"/>
          </w:rPr>
          <w:t xml:space="preserve">proach, </w:t>
        </w:r>
      </w:ins>
      <w:ins w:id="1864" w:author="Benton, Deon" w:date="2026-02-27T13:09:00Z" w16du:dateUtc="2026-02-27T19:09:00Z">
        <w:r w:rsidR="005E2925">
          <w:rPr>
            <w:rFonts w:ascii="Times New Roman" w:eastAsia="Times New Roman" w:hAnsi="Times New Roman" w:cs="Times New Roman"/>
          </w:rPr>
          <w:t xml:space="preserve">see </w:t>
        </w:r>
      </w:ins>
      <w:ins w:id="1865" w:author="Benton, Deon" w:date="2026-03-07T20:59:00Z" w16du:dateUtc="2026-03-08T02:59:00Z">
        <w:r>
          <w:rPr>
            <w:rFonts w:ascii="Times New Roman" w:eastAsia="Times New Roman" w:hAnsi="Times New Roman" w:cs="Times New Roman"/>
          </w:rPr>
          <w:t xml:space="preserve">Benton, 2024 and </w:t>
        </w:r>
      </w:ins>
      <w:proofErr w:type="spellStart"/>
      <w:ins w:id="1866" w:author="Benton, Deon" w:date="2026-02-27T13:09:00Z" w16du:dateUtc="2026-02-27T19:09:00Z">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867"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868" w:author="Benton, Deon" w:date="2026-03-07T21:00:00Z" w16du:dateUtc="2026-03-08T03:00:00Z">
        <w:r>
          <w:rPr>
            <w:rFonts w:ascii="Times New Roman" w:eastAsia="Times New Roman" w:hAnsi="Times New Roman" w:cs="Times New Roman"/>
          </w:rPr>
          <w:t>th</w:t>
        </w:r>
      </w:ins>
      <w:ins w:id="1869"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870"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871" w:author="Benton, Deon" w:date="2026-03-07T21:01:00Z" w16du:dateUtc="2026-03-08T03:01:00Z">
        <w:r>
          <w:rPr>
            <w:rFonts w:ascii="Times New Roman" w:eastAsia="Times New Roman" w:hAnsi="Times New Roman" w:cs="Times New Roman"/>
          </w:rPr>
          <w:t xml:space="preserve">is </w:t>
        </w:r>
      </w:ins>
      <w:ins w:id="1872"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873"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874"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875"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876"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877"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878"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879"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880"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881" w:author="Benton, Deon" w:date="2026-02-27T13:41:00Z" w16du:dateUtc="2026-02-27T19:41:00Z">
        <w:r w:rsidR="00773EE1">
          <w:rPr>
            <w:rFonts w:ascii="Times New Roman" w:hAnsi="Times New Roman" w:cs="Times New Roman"/>
          </w:rPr>
          <w:t xml:space="preserve">Separating these </w:t>
        </w:r>
      </w:ins>
      <w:ins w:id="1882" w:author="Benton, Deon" w:date="2026-02-27T13:39:00Z" w16du:dateUtc="2026-02-27T19:39:00Z">
        <w:r w:rsidR="00DD510D">
          <w:rPr>
            <w:rFonts w:ascii="Times New Roman" w:hAnsi="Times New Roman" w:cs="Times New Roman"/>
          </w:rPr>
          <w:t>two aspects of motion—that is, hori</w:t>
        </w:r>
      </w:ins>
      <w:ins w:id="1883" w:author="Benton, Deon" w:date="2026-02-27T13:40:00Z" w16du:dateUtc="2026-02-27T19:40:00Z">
        <w:r w:rsidR="00DD510D">
          <w:rPr>
            <w:rFonts w:ascii="Times New Roman" w:hAnsi="Times New Roman" w:cs="Times New Roman"/>
          </w:rPr>
          <w:t>zontal translation from curvature—</w:t>
        </w:r>
      </w:ins>
      <w:ins w:id="1884" w:author="Benton, Deon" w:date="2026-02-27T13:42:00Z" w16du:dateUtc="2026-02-27T19:42:00Z">
        <w:r w:rsidR="00773EE1">
          <w:rPr>
            <w:rFonts w:ascii="Times New Roman" w:hAnsi="Times New Roman" w:cs="Times New Roman"/>
          </w:rPr>
          <w:t>in this way enabled</w:t>
        </w:r>
      </w:ins>
      <w:ins w:id="1885" w:author="Benton, Deon" w:date="2026-02-27T13:41:00Z" w16du:dateUtc="2026-02-27T19:41:00Z">
        <w:r w:rsidR="00773EE1">
          <w:rPr>
            <w:rFonts w:ascii="Times New Roman" w:hAnsi="Times New Roman" w:cs="Times New Roman"/>
          </w:rPr>
          <w:t xml:space="preserve"> </w:t>
        </w:r>
      </w:ins>
      <w:ins w:id="1886" w:author="Benton, Deon" w:date="2026-02-27T13:42:00Z" w16du:dateUtc="2026-02-27T19:42:00Z">
        <w:r w:rsidR="00773EE1">
          <w:rPr>
            <w:rFonts w:ascii="Times New Roman" w:hAnsi="Times New Roman" w:cs="Times New Roman"/>
          </w:rPr>
          <w:t>the</w:t>
        </w:r>
      </w:ins>
      <w:ins w:id="1887" w:author="Benton, Deon" w:date="2026-02-27T13:40:00Z" w16du:dateUtc="2026-02-27T19:40:00Z">
        <w:r w:rsidR="00773EE1">
          <w:rPr>
            <w:rFonts w:ascii="Times New Roman" w:hAnsi="Times New Roman" w:cs="Times New Roman"/>
          </w:rPr>
          <w:t xml:space="preserve"> model to represent </w:t>
        </w:r>
      </w:ins>
      <w:ins w:id="1888" w:author="Benton, Deon" w:date="2026-02-27T13:43:00Z" w16du:dateUtc="2026-02-27T19:43:00Z">
        <w:r w:rsidR="008E11CA">
          <w:rPr>
            <w:rFonts w:ascii="Times New Roman" w:hAnsi="Times New Roman" w:cs="Times New Roman"/>
          </w:rPr>
          <w:t>heading direction</w:t>
        </w:r>
      </w:ins>
      <w:ins w:id="1889" w:author="Benton, Deon" w:date="2026-02-27T13:41:00Z" w16du:dateUtc="2026-02-27T19:41:00Z">
        <w:r w:rsidR="00773EE1">
          <w:rPr>
            <w:rFonts w:ascii="Times New Roman" w:hAnsi="Times New Roman" w:cs="Times New Roman"/>
          </w:rPr>
          <w:t xml:space="preserve"> independently from </w:t>
        </w:r>
      </w:ins>
      <w:ins w:id="1890" w:author="Benton, Deon" w:date="2026-02-27T13:44:00Z" w16du:dateUtc="2026-02-27T19:44:00Z">
        <w:r w:rsidR="008E11CA">
          <w:rPr>
            <w:rFonts w:ascii="Times New Roman" w:hAnsi="Times New Roman" w:cs="Times New Roman"/>
          </w:rPr>
          <w:t xml:space="preserve">its </w:t>
        </w:r>
      </w:ins>
      <w:ins w:id="1891" w:author="Benton, Deon" w:date="2026-02-27T13:41:00Z" w16du:dateUtc="2026-02-27T19:41:00Z">
        <w:r w:rsidR="00773EE1">
          <w:rPr>
            <w:rFonts w:ascii="Times New Roman" w:hAnsi="Times New Roman" w:cs="Times New Roman"/>
          </w:rPr>
          <w:t>geometry</w:t>
        </w:r>
      </w:ins>
      <w:ins w:id="1892"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893"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894"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895"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896"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DE1DF57" w14:textId="1DFCBB4E" w:rsidR="002204AE" w:rsidRDefault="00524642" w:rsidP="00DB1E68">
      <w:pPr>
        <w:spacing w:line="480" w:lineRule="auto"/>
        <w:ind w:firstLine="720"/>
        <w:contextualSpacing/>
        <w:rPr>
          <w:ins w:id="1897" w:author="Benton, Deon" w:date="2026-03-10T17:49:00Z" w16du:dateUtc="2026-03-10T22:49:00Z"/>
          <w:rFonts w:ascii="Times New Roman" w:hAnsi="Times New Roman" w:cs="Times New Roman"/>
        </w:rPr>
      </w:pPr>
      <w:r>
        <w:rPr>
          <w:rFonts w:ascii="Times New Roman" w:hAnsi="Times New Roman" w:cs="Times New Roman"/>
        </w:rPr>
        <w:t xml:space="preserve">The remaining </w:t>
      </w:r>
      <w:ins w:id="1898" w:author="Benton, Deon" w:date="2026-03-10T16:24:00Z" w16du:dateUtc="2026-03-10T21:24:00Z">
        <w:r w:rsidR="008212A4">
          <w:rPr>
            <w:rFonts w:ascii="Times New Roman" w:hAnsi="Times New Roman" w:cs="Times New Roman"/>
          </w:rPr>
          <w:t xml:space="preserve">seven </w:t>
        </w:r>
      </w:ins>
      <w:r>
        <w:rPr>
          <w:rFonts w:ascii="Times New Roman" w:hAnsi="Times New Roman" w:cs="Times New Roman"/>
        </w:rPr>
        <w:t xml:space="preserve">input and output groups were a five-unit </w:t>
      </w:r>
      <w:ins w:id="1899"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900"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901" w:author="Benton, Deon" w:date="2026-02-27T13:54:00Z" w16du:dateUtc="2026-02-27T19:54:00Z">
        <w:r w:rsidR="007C37CB">
          <w:rPr>
            <w:rFonts w:ascii="Times New Roman" w:hAnsi="Times New Roman" w:cs="Times New Roman"/>
          </w:rPr>
          <w:t>Obstacle Horizontal</w:t>
        </w:r>
      </w:ins>
      <w:ins w:id="1902" w:author="Benton, Deon" w:date="2026-02-27T14:03:00Z" w16du:dateUtc="2026-02-27T20:03:00Z">
        <w:r w:rsidR="00334B9E">
          <w:rPr>
            <w:rFonts w:ascii="Times New Roman" w:hAnsi="Times New Roman" w:cs="Times New Roman"/>
          </w:rPr>
          <w:t xml:space="preserve"> Spatial</w:t>
        </w:r>
      </w:ins>
      <w:ins w:id="1903"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904" w:author="Benton, Deon" w:date="2026-02-27T16:06:00Z" w16du:dateUtc="2026-02-27T22:06:00Z">
        <w:r w:rsidR="000D00F9">
          <w:rPr>
            <w:rFonts w:ascii="Times New Roman" w:hAnsi="Times New Roman" w:cs="Times New Roman"/>
          </w:rPr>
          <w:t xml:space="preserve">Arc </w:t>
        </w:r>
      </w:ins>
      <w:ins w:id="1905"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 one-unit </w:t>
      </w:r>
      <w:ins w:id="1906"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group</w:t>
      </w:r>
      <w:ins w:id="1907" w:author="Benton, Deon" w:date="2026-03-10T16:24:00Z" w16du:dateUtc="2026-03-10T21:24:00Z">
        <w:r w:rsidR="008212A4">
          <w:rPr>
            <w:rFonts w:ascii="Times New Roman" w:hAnsi="Times New Roman" w:cs="Times New Roman"/>
          </w:rPr>
          <w:t>, a one-unit Looking System group, and a one-unit Reaching System group</w:t>
        </w:r>
      </w:ins>
      <w:r>
        <w:rPr>
          <w:rFonts w:ascii="Times New Roman" w:hAnsi="Times New Roman" w:cs="Times New Roman"/>
        </w:rPr>
        <w:t xml:space="preserve">. The five units in the </w:t>
      </w:r>
      <w:ins w:id="1908"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909"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1910"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1911"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1912"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1913"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1914"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1915"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1916"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1917" w:author="Benton, Deon" w:date="2026-02-27T13:57:00Z" w16du:dateUtc="2026-02-27T19:57:00Z">
        <w:r w:rsidR="00A858D9">
          <w:rPr>
            <w:rFonts w:ascii="Times New Roman" w:hAnsi="Times New Roman" w:cs="Times New Roman"/>
          </w:rPr>
          <w:t xml:space="preserve"> the absence of a</w:t>
        </w:r>
      </w:ins>
      <w:ins w:id="1918" w:author="Benton, Deon" w:date="2026-02-27T13:58:00Z" w16du:dateUtc="2026-02-27T19:58:00Z">
        <w:r w:rsidR="003730F6">
          <w:rPr>
            <w:rFonts w:ascii="Times New Roman" w:hAnsi="Times New Roman" w:cs="Times New Roman"/>
          </w:rPr>
          <w:t xml:space="preserve">n </w:t>
        </w:r>
      </w:ins>
      <w:ins w:id="1919" w:author="Benton, Deon" w:date="2026-02-27T14:00:00Z" w16du:dateUtc="2026-02-27T20:00:00Z">
        <w:r w:rsidR="003730F6">
          <w:rPr>
            <w:rFonts w:ascii="Times New Roman" w:hAnsi="Times New Roman" w:cs="Times New Roman"/>
          </w:rPr>
          <w:t>o</w:t>
        </w:r>
      </w:ins>
      <w:ins w:id="1920"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1921"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1922"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1923" w:author="Benton, Deon" w:date="2026-02-27T16:19:00Z" w16du:dateUtc="2026-02-27T22:19:00Z">
        <w:r w:rsidR="002D1FB6">
          <w:rPr>
            <w:rFonts w:ascii="Times New Roman" w:hAnsi="Times New Roman" w:cs="Times New Roman"/>
          </w:rPr>
          <w:t>Arced Peak and Obstacle Heights</w:t>
        </w:r>
      </w:ins>
      <w:ins w:id="1924"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1925"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1926"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1927"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1928"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1929"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1930"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1931"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1932"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1933" w:author="Benton, Deon" w:date="2026-02-27T14:04:00Z" w16du:dateUtc="2026-02-27T20:04:00Z">
        <w:r w:rsidR="00334B9E">
          <w:rPr>
            <w:rFonts w:ascii="Times New Roman" w:hAnsi="Times New Roman" w:cs="Times New Roman"/>
          </w:rPr>
          <w:t xml:space="preserve">(i.e., the obstacle was positioned to </w:t>
        </w:r>
      </w:ins>
      <w:ins w:id="1934"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1935" w:author="Benton, Deon" w:date="2026-02-27T16:06:00Z" w16du:dateUtc="2026-02-27T22:06:00Z">
        <w:r w:rsidR="000D00F9">
          <w:rPr>
            <w:rFonts w:ascii="Times New Roman" w:hAnsi="Times New Roman" w:cs="Times New Roman"/>
          </w:rPr>
          <w:t>Arc Apex-</w:t>
        </w:r>
        <w:r w:rsidR="000D00F9">
          <w:rPr>
            <w:rFonts w:ascii="Times New Roman" w:hAnsi="Times New Roman" w:cs="Times New Roman"/>
          </w:rPr>
          <w:lastRenderedPageBreak/>
          <w:t>Obstacle Gap</w:t>
        </w:r>
      </w:ins>
      <w:r w:rsidR="00126BA4">
        <w:rPr>
          <w:rFonts w:ascii="Times New Roman" w:hAnsi="Times New Roman" w:cs="Times New Roman"/>
        </w:rPr>
        <w:t xml:space="preserve"> group, the first unit </w:t>
      </w:r>
      <w:ins w:id="1936" w:author="Benton, Deon" w:date="2026-02-27T16:07:00Z" w16du:dateUtc="2026-02-27T22:07:00Z">
        <w:r w:rsidR="000D00F9">
          <w:rPr>
            <w:rFonts w:ascii="Times New Roman" w:hAnsi="Times New Roman" w:cs="Times New Roman"/>
          </w:rPr>
          <w:t xml:space="preserve">was No </w:t>
        </w:r>
      </w:ins>
      <w:ins w:id="1937"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1938" w:author="Benton, Deon" w:date="2026-02-27T16:07:00Z" w16du:dateUtc="2026-02-27T22:07:00Z">
        <w:r w:rsidR="00597AD3">
          <w:rPr>
            <w:rFonts w:ascii="Times New Roman" w:hAnsi="Times New Roman" w:cs="Times New Roman"/>
          </w:rPr>
          <w:t xml:space="preserve">an </w:t>
        </w:r>
      </w:ins>
      <w:ins w:id="1939" w:author="Benton, Deon" w:date="2026-02-27T16:08:00Z" w16du:dateUtc="2026-02-27T22:08:00Z">
        <w:r w:rsidR="00597AD3">
          <w:rPr>
            <w:rFonts w:ascii="Times New Roman" w:hAnsi="Times New Roman" w:cs="Times New Roman"/>
          </w:rPr>
          <w:t>object</w:t>
        </w:r>
      </w:ins>
      <w:ins w:id="1940" w:author="Benton, Deon" w:date="2026-02-27T16:07:00Z" w16du:dateUtc="2026-02-27T22:07:00Z">
        <w:r w:rsidR="00597AD3">
          <w:rPr>
            <w:rFonts w:ascii="Times New Roman" w:hAnsi="Times New Roman" w:cs="Times New Roman"/>
          </w:rPr>
          <w:t xml:space="preserve"> did n</w:t>
        </w:r>
      </w:ins>
      <w:ins w:id="1941"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942"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943"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944"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945"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1946" w:author="Benton, Deon" w:date="2026-03-10T16:26:00Z" w16du:dateUtc="2026-03-10T21:26:00Z">
        <w:r w:rsidR="00D45295">
          <w:rPr>
            <w:rFonts w:ascii="Times New Roman" w:hAnsi="Times New Roman" w:cs="Times New Roman"/>
          </w:rPr>
          <w:t>). The</w:t>
        </w:r>
      </w:ins>
      <w:ins w:id="1947"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1948"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949" w:author="Benton, Deon" w:date="2026-02-27T16:15:00Z" w16du:dateUtc="2026-02-27T22:15:00Z">
        <w:r w:rsidR="00305A74">
          <w:rPr>
            <w:rFonts w:ascii="Times New Roman" w:hAnsi="Times New Roman" w:cs="Times New Roman"/>
          </w:rPr>
          <w:t xml:space="preserve">whether the first and second object were </w:t>
        </w:r>
      </w:ins>
      <w:ins w:id="1950" w:author="Benton, Deon" w:date="2026-03-10T16:33:00Z" w16du:dateUtc="2026-03-10T21:33:00Z">
        <w:r w:rsidR="00362066">
          <w:rPr>
            <w:rFonts w:ascii="Times New Roman" w:hAnsi="Times New Roman" w:cs="Times New Roman"/>
          </w:rPr>
          <w:t>spatially abutted at</w:t>
        </w:r>
      </w:ins>
      <w:ins w:id="1951" w:author="Benton, Deon" w:date="2026-02-27T16:15:00Z" w16du:dateUtc="2026-02-27T22:15:00Z">
        <w:r w:rsidR="00305A74">
          <w:rPr>
            <w:rFonts w:ascii="Times New Roman" w:hAnsi="Times New Roman" w:cs="Times New Roman"/>
          </w:rPr>
          <w:t xml:space="preserve"> the end of a motion sequence</w:t>
        </w:r>
      </w:ins>
      <w:ins w:id="1952" w:author="Benton, Deon" w:date="2026-02-27T16:14:00Z" w16du:dateUtc="2026-02-27T22:14:00Z">
        <w:r w:rsidR="00305A74">
          <w:rPr>
            <w:rFonts w:ascii="Times New Roman" w:hAnsi="Times New Roman" w:cs="Times New Roman"/>
          </w:rPr>
          <w:t xml:space="preserve">. </w:t>
        </w:r>
      </w:ins>
      <w:ins w:id="1953"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954" w:author="Benton, Deon" w:date="2026-03-10T16:33:00Z" w16du:dateUtc="2026-03-10T21:33:00Z">
        <w:r w:rsidR="00362066">
          <w:rPr>
            <w:rFonts w:ascii="Times New Roman" w:hAnsi="Times New Roman" w:cs="Times New Roman"/>
          </w:rPr>
          <w:t>this was true</w:t>
        </w:r>
      </w:ins>
      <w:ins w:id="1955" w:author="Benton, Deon" w:date="2026-02-27T16:19:00Z" w16du:dateUtc="2026-02-27T22:19:00Z">
        <w:r w:rsidR="00774EFB">
          <w:rPr>
            <w:rFonts w:ascii="Times New Roman" w:hAnsi="Times New Roman" w:cs="Times New Roman"/>
          </w:rPr>
          <w:t>.</w:t>
        </w:r>
      </w:ins>
      <w:ins w:id="1956" w:author="Benton, Deon" w:date="2026-03-10T16:26:00Z" w16du:dateUtc="2026-03-10T21:26:00Z">
        <w:r w:rsidR="00D45295">
          <w:rPr>
            <w:rFonts w:ascii="Times New Roman" w:hAnsi="Times New Roman" w:cs="Times New Roman"/>
          </w:rPr>
          <w:t xml:space="preserve"> </w:t>
        </w:r>
      </w:ins>
      <w:ins w:id="1957" w:author="Benton, Deon" w:date="2026-03-10T18:27:00Z" w16du:dateUtc="2026-03-10T23:27:00Z">
        <w:r w:rsidR="00DB1E68">
          <w:rPr>
            <w:rFonts w:ascii="Times New Roman" w:hAnsi="Times New Roman" w:cs="Times New Roman"/>
          </w:rPr>
          <w:t xml:space="preserve">The rationale for naming these groups in this manner was to emphasize their surface-level, perceptually grounded, conceptually neutral nature. </w:t>
        </w:r>
      </w:ins>
    </w:p>
    <w:p w14:paraId="32827DAB" w14:textId="44CB889D" w:rsidR="00A5450C" w:rsidRDefault="002204AE" w:rsidP="0050622B">
      <w:pPr>
        <w:spacing w:line="480" w:lineRule="auto"/>
        <w:ind w:firstLine="720"/>
        <w:contextualSpacing/>
        <w:rPr>
          <w:ins w:id="1958" w:author="Benton, Deon" w:date="2026-03-10T18:53:00Z" w16du:dateUtc="2026-03-10T23:53:00Z"/>
          <w:rFonts w:ascii="Times New Roman" w:hAnsi="Times New Roman" w:cs="Times New Roman"/>
        </w:rPr>
      </w:pPr>
      <w:ins w:id="1959" w:author="Benton, Deon" w:date="2026-03-10T17:49:00Z" w16du:dateUtc="2026-03-10T22:49:00Z">
        <w:r>
          <w:rPr>
            <w:rFonts w:ascii="Times New Roman" w:hAnsi="Times New Roman" w:cs="Times New Roman"/>
          </w:rPr>
          <w:t xml:space="preserve">As it relates to the final two </w:t>
        </w:r>
      </w:ins>
      <w:ins w:id="1960" w:author="Benton, Deon" w:date="2026-03-10T18:01:00Z" w16du:dateUtc="2026-03-10T23:01:00Z">
        <w:r w:rsidR="003E09E4">
          <w:rPr>
            <w:rFonts w:ascii="Times New Roman" w:hAnsi="Times New Roman" w:cs="Times New Roman"/>
          </w:rPr>
          <w:t>(</w:t>
        </w:r>
      </w:ins>
      <w:ins w:id="1961" w:author="Benton, Deon" w:date="2026-03-10T17:49:00Z" w16du:dateUtc="2026-03-10T22:49:00Z">
        <w:r>
          <w:rPr>
            <w:rFonts w:ascii="Times New Roman" w:hAnsi="Times New Roman" w:cs="Times New Roman"/>
          </w:rPr>
          <w:t>of the</w:t>
        </w:r>
      </w:ins>
      <w:ins w:id="1962" w:author="Benton, Deon" w:date="2026-03-10T18:02:00Z" w16du:dateUtc="2026-03-10T23:02:00Z">
        <w:r w:rsidR="003E09E4">
          <w:rPr>
            <w:rFonts w:ascii="Times New Roman" w:hAnsi="Times New Roman" w:cs="Times New Roman"/>
          </w:rPr>
          <w:t xml:space="preserve"> </w:t>
        </w:r>
      </w:ins>
      <w:ins w:id="1963" w:author="Benton, Deon" w:date="2026-03-10T17:49:00Z" w16du:dateUtc="2026-03-10T22:49:00Z">
        <w:r>
          <w:rPr>
            <w:rFonts w:ascii="Times New Roman" w:hAnsi="Times New Roman" w:cs="Times New Roman"/>
          </w:rPr>
          <w:t>seven</w:t>
        </w:r>
      </w:ins>
      <w:ins w:id="1964" w:author="Benton, Deon" w:date="2026-03-10T18:02:00Z" w16du:dateUtc="2026-03-10T23:02:00Z">
        <w:r w:rsidR="003E09E4">
          <w:rPr>
            <w:rFonts w:ascii="Times New Roman" w:hAnsi="Times New Roman" w:cs="Times New Roman"/>
          </w:rPr>
          <w:t>)</w:t>
        </w:r>
      </w:ins>
      <w:ins w:id="1965" w:author="Benton, Deon" w:date="2026-03-10T17:49:00Z" w16du:dateUtc="2026-03-10T22:49:00Z">
        <w:r>
          <w:rPr>
            <w:rFonts w:ascii="Times New Roman" w:hAnsi="Times New Roman" w:cs="Times New Roman"/>
          </w:rPr>
          <w:t xml:space="preserve"> groups, the </w:t>
        </w:r>
      </w:ins>
      <w:ins w:id="1966" w:author="Benton, Deon" w:date="2026-03-10T16:26:00Z" w16du:dateUtc="2026-03-10T21:26:00Z">
        <w:r w:rsidR="00D45295">
          <w:rPr>
            <w:rFonts w:ascii="Times New Roman" w:hAnsi="Times New Roman" w:cs="Times New Roman"/>
          </w:rPr>
          <w:t>single unit in the Looking System group</w:t>
        </w:r>
      </w:ins>
      <w:ins w:id="1967" w:author="Benton, Deon" w:date="2026-03-10T16:41:00Z" w16du:dateUtc="2026-03-10T21:41:00Z">
        <w:r w:rsidR="00226665">
          <w:rPr>
            <w:rFonts w:ascii="Times New Roman" w:hAnsi="Times New Roman" w:cs="Times New Roman"/>
          </w:rPr>
          <w:t xml:space="preserve"> served as a rough proxy for infants’</w:t>
        </w:r>
      </w:ins>
      <w:ins w:id="1968" w:author="Benton, Deon" w:date="2026-03-10T17:25:00Z" w16du:dateUtc="2026-03-10T22:25:00Z">
        <w:r w:rsidR="000D6F38">
          <w:rPr>
            <w:rFonts w:ascii="Times New Roman" w:hAnsi="Times New Roman" w:cs="Times New Roman"/>
          </w:rPr>
          <w:t xml:space="preserve"> general</w:t>
        </w:r>
      </w:ins>
      <w:ins w:id="1969" w:author="Benton, Deon" w:date="2026-03-10T16:41:00Z" w16du:dateUtc="2026-03-10T21:41:00Z">
        <w:r w:rsidR="00226665">
          <w:rPr>
            <w:rFonts w:ascii="Times New Roman" w:hAnsi="Times New Roman" w:cs="Times New Roman"/>
          </w:rPr>
          <w:t xml:space="preserve"> visual attention</w:t>
        </w:r>
      </w:ins>
      <w:ins w:id="1970" w:author="Benton, Deon" w:date="2026-03-10T17:26:00Z" w16du:dateUtc="2026-03-10T22:26:00Z">
        <w:r w:rsidR="000D6F38">
          <w:rPr>
            <w:rFonts w:ascii="Times New Roman" w:hAnsi="Times New Roman" w:cs="Times New Roman"/>
          </w:rPr>
          <w:t xml:space="preserve">. Although this </w:t>
        </w:r>
      </w:ins>
      <w:ins w:id="1971" w:author="Benton, Deon" w:date="2026-03-10T17:32:00Z" w16du:dateUtc="2026-03-10T22:32:00Z">
        <w:r w:rsidR="004D5FF4">
          <w:rPr>
            <w:rFonts w:ascii="Times New Roman" w:hAnsi="Times New Roman" w:cs="Times New Roman"/>
          </w:rPr>
          <w:t xml:space="preserve">simplification </w:t>
        </w:r>
      </w:ins>
      <w:ins w:id="1972" w:author="Benton, Deon" w:date="2026-03-10T17:33:00Z" w16du:dateUtc="2026-03-10T22:33:00Z">
        <w:r w:rsidR="004D5FF4">
          <w:rPr>
            <w:rFonts w:ascii="Times New Roman" w:hAnsi="Times New Roman" w:cs="Times New Roman"/>
          </w:rPr>
          <w:t>clearly omits important aspects</w:t>
        </w:r>
      </w:ins>
      <w:ins w:id="1973" w:author="Benton, Deon" w:date="2026-03-10T17:28:00Z" w16du:dateUtc="2026-03-10T22:28:00Z">
        <w:r w:rsidR="003B6663">
          <w:rPr>
            <w:rFonts w:ascii="Times New Roman" w:hAnsi="Times New Roman" w:cs="Times New Roman"/>
          </w:rPr>
          <w:t xml:space="preserve"> </w:t>
        </w:r>
      </w:ins>
      <w:ins w:id="1974" w:author="Benton, Deon" w:date="2026-03-10T17:39:00Z" w16du:dateUtc="2026-03-10T22:39:00Z">
        <w:r w:rsidR="009C18CF">
          <w:rPr>
            <w:rFonts w:ascii="Times New Roman" w:hAnsi="Times New Roman" w:cs="Times New Roman"/>
          </w:rPr>
          <w:t xml:space="preserve">of infant </w:t>
        </w:r>
      </w:ins>
      <w:ins w:id="1975" w:author="Benton, Deon" w:date="2026-03-10T17:28:00Z" w16du:dateUtc="2026-03-10T22:28:00Z">
        <w:r w:rsidR="003B6663">
          <w:rPr>
            <w:rFonts w:ascii="Times New Roman" w:hAnsi="Times New Roman" w:cs="Times New Roman"/>
          </w:rPr>
          <w:t>looking</w:t>
        </w:r>
      </w:ins>
      <w:ins w:id="1976" w:author="Benton, Deon" w:date="2026-03-10T17:26:00Z" w16du:dateUtc="2026-03-10T22:26:00Z">
        <w:r w:rsidR="000D6F38">
          <w:rPr>
            <w:rFonts w:ascii="Times New Roman" w:hAnsi="Times New Roman" w:cs="Times New Roman"/>
          </w:rPr>
          <w:t xml:space="preserve">, </w:t>
        </w:r>
      </w:ins>
      <w:ins w:id="1977" w:author="Benton, Deon" w:date="2026-03-10T17:33:00Z" w16du:dateUtc="2026-03-10T22:33:00Z">
        <w:r w:rsidR="004D5FF4" w:rsidRPr="004D5FF4">
          <w:rPr>
            <w:rFonts w:ascii="Times New Roman" w:hAnsi="Times New Roman" w:cs="Times New Roman"/>
          </w:rPr>
          <w:t xml:space="preserve">it </w:t>
        </w:r>
      </w:ins>
      <w:ins w:id="1978" w:author="Benton, Deon" w:date="2026-03-10T17:36:00Z" w16du:dateUtc="2026-03-10T22:36:00Z">
        <w:r w:rsidR="006A7B62">
          <w:rPr>
            <w:rFonts w:ascii="Times New Roman" w:hAnsi="Times New Roman" w:cs="Times New Roman"/>
          </w:rPr>
          <w:t>did capture the notion</w:t>
        </w:r>
      </w:ins>
      <w:ins w:id="1979" w:author="Benton, Deon" w:date="2026-03-10T17:39:00Z" w16du:dateUtc="2026-03-10T22:39:00Z">
        <w:r w:rsidR="00D72B1C">
          <w:rPr>
            <w:rFonts w:ascii="Times New Roman" w:hAnsi="Times New Roman" w:cs="Times New Roman"/>
          </w:rPr>
          <w:t>—as stip</w:t>
        </w:r>
      </w:ins>
      <w:ins w:id="1980" w:author="Benton, Deon" w:date="2026-03-10T17:40:00Z" w16du:dateUtc="2026-03-10T22:40:00Z">
        <w:r w:rsidR="00D72B1C">
          <w:rPr>
            <w:rFonts w:ascii="Times New Roman" w:hAnsi="Times New Roman" w:cs="Times New Roman"/>
          </w:rPr>
          <w:t>ulated in the present account—</w:t>
        </w:r>
      </w:ins>
      <w:ins w:id="1981" w:author="Benton, Deon" w:date="2026-03-10T17:36:00Z" w16du:dateUtc="2026-03-10T22:36:00Z">
        <w:r w:rsidR="006A7B62">
          <w:rPr>
            <w:rFonts w:ascii="Times New Roman" w:hAnsi="Times New Roman" w:cs="Times New Roman"/>
          </w:rPr>
          <w:t>that</w:t>
        </w:r>
      </w:ins>
      <w:ins w:id="1982" w:author="Benton, Deon" w:date="2026-03-10T17:37:00Z" w16du:dateUtc="2026-03-10T22:37:00Z">
        <w:r w:rsidR="006A7B62">
          <w:rPr>
            <w:rFonts w:ascii="Times New Roman" w:hAnsi="Times New Roman" w:cs="Times New Roman"/>
          </w:rPr>
          <w:t xml:space="preserve"> infants’ behaviors during </w:t>
        </w:r>
      </w:ins>
      <w:ins w:id="1983" w:author="Benton, Deon" w:date="2026-03-10T17:40:00Z" w16du:dateUtc="2026-03-10T22:40:00Z">
        <w:r w:rsidR="009352CD">
          <w:rPr>
            <w:rFonts w:ascii="Times New Roman" w:hAnsi="Times New Roman" w:cs="Times New Roman"/>
          </w:rPr>
          <w:t>action-understanding studies</w:t>
        </w:r>
      </w:ins>
      <w:ins w:id="1984" w:author="Benton, Deon" w:date="2026-03-10T17:37:00Z" w16du:dateUtc="2026-03-10T22:37:00Z">
        <w:r w:rsidR="006A7B62">
          <w:rPr>
            <w:rFonts w:ascii="Times New Roman" w:hAnsi="Times New Roman" w:cs="Times New Roman"/>
          </w:rPr>
          <w:t xml:space="preserve"> </w:t>
        </w:r>
        <w:r w:rsidR="00E84C42">
          <w:rPr>
            <w:rFonts w:ascii="Times New Roman" w:hAnsi="Times New Roman" w:cs="Times New Roman"/>
          </w:rPr>
          <w:t>may reflect their</w:t>
        </w:r>
      </w:ins>
      <w:ins w:id="1985" w:author="Benton, Deon" w:date="2026-03-10T17:40:00Z" w16du:dateUtc="2026-03-10T22:40:00Z">
        <w:r w:rsidR="000079D0">
          <w:rPr>
            <w:rFonts w:ascii="Times New Roman" w:hAnsi="Times New Roman" w:cs="Times New Roman"/>
          </w:rPr>
          <w:t xml:space="preserve"> real-world</w:t>
        </w:r>
      </w:ins>
      <w:ins w:id="1986" w:author="Benton, Deon" w:date="2026-03-10T17:36:00Z" w16du:dateUtc="2026-03-10T22:36:00Z">
        <w:r w:rsidR="006A7B62">
          <w:rPr>
            <w:rFonts w:ascii="Times New Roman" w:hAnsi="Times New Roman" w:cs="Times New Roman"/>
          </w:rPr>
          <w:t xml:space="preserve"> </w:t>
        </w:r>
      </w:ins>
      <w:ins w:id="1987" w:author="Benton, Deon" w:date="2026-03-10T18:52:00Z" w16du:dateUtc="2026-03-10T23:52:00Z">
        <w:r w:rsidR="00241352">
          <w:rPr>
            <w:rFonts w:ascii="Times New Roman" w:hAnsi="Times New Roman" w:cs="Times New Roman"/>
          </w:rPr>
          <w:t>experience visually processing</w:t>
        </w:r>
      </w:ins>
      <w:ins w:id="1988" w:author="Benton, Deon" w:date="2026-03-10T17:36:00Z" w16du:dateUtc="2026-03-10T22:36:00Z">
        <w:r w:rsidR="006A7B62">
          <w:rPr>
            <w:rFonts w:ascii="Times New Roman" w:hAnsi="Times New Roman" w:cs="Times New Roman"/>
          </w:rPr>
          <w:t xml:space="preserve"> different motion events</w:t>
        </w:r>
      </w:ins>
      <w:ins w:id="1989" w:author="Benton, Deon" w:date="2026-03-10T17:37:00Z" w16du:dateUtc="2026-03-10T22:37:00Z">
        <w:r w:rsidR="00E84C42">
          <w:rPr>
            <w:rFonts w:ascii="Times New Roman" w:hAnsi="Times New Roman" w:cs="Times New Roman"/>
          </w:rPr>
          <w:t>.</w:t>
        </w:r>
      </w:ins>
      <w:ins w:id="1990" w:author="Benton, Deon" w:date="2026-03-10T17:36:00Z" w16du:dateUtc="2026-03-10T22:36:00Z">
        <w:r w:rsidR="006A7B62">
          <w:rPr>
            <w:rFonts w:ascii="Times New Roman" w:hAnsi="Times New Roman" w:cs="Times New Roman"/>
          </w:rPr>
          <w:t xml:space="preserve"> </w:t>
        </w:r>
      </w:ins>
      <w:ins w:id="1991" w:author="Benton, Deon" w:date="2026-03-10T17:47:00Z" w16du:dateUtc="2026-03-10T22:47:00Z">
        <w:r w:rsidR="00771E48">
          <w:rPr>
            <w:rFonts w:ascii="Times New Roman" w:hAnsi="Times New Roman" w:cs="Times New Roman"/>
          </w:rPr>
          <w:t>Crucially, given that looking is an action that awake infants engage in from birth</w:t>
        </w:r>
      </w:ins>
      <w:ins w:id="1992" w:author="Benton, Deon" w:date="2026-03-25T10:24:00Z" w16du:dateUtc="2026-03-25T15:24:00Z">
        <w:r w:rsidR="00106046">
          <w:rPr>
            <w:rFonts w:ascii="Times New Roman" w:hAnsi="Times New Roman" w:cs="Times New Roman"/>
          </w:rPr>
          <w:t xml:space="preserve"> </w:t>
        </w:r>
      </w:ins>
      <w:ins w:id="1993" w:author="Benton, Deon" w:date="2026-03-10T17:47:00Z" w16du:dateUtc="2026-03-10T22:47:00Z">
        <w:r w:rsidR="00771E48">
          <w:rPr>
            <w:rFonts w:ascii="Times New Roman" w:hAnsi="Times New Roman" w:cs="Times New Roman"/>
          </w:rPr>
          <w:t>in the simulations reported below, this system remained on at all times.</w:t>
        </w:r>
      </w:ins>
      <w:ins w:id="1994" w:author="Benton, Deon" w:date="2026-03-10T18:53:00Z" w16du:dateUtc="2026-03-10T23:53:00Z">
        <w:r w:rsidR="00A5450C">
          <w:rPr>
            <w:rFonts w:ascii="Times New Roman" w:hAnsi="Times New Roman" w:cs="Times New Roman"/>
          </w:rPr>
          <w:t xml:space="preserve"> </w:t>
        </w:r>
      </w:ins>
      <w:ins w:id="1995" w:author="Benton, Deon" w:date="2026-03-10T18:54:00Z" w16du:dateUtc="2026-03-10T23:54:00Z">
        <w:r w:rsidR="00A5450C">
          <w:rPr>
            <w:rFonts w:ascii="Times New Roman" w:hAnsi="Times New Roman" w:cs="Times New Roman"/>
          </w:rPr>
          <w:t xml:space="preserve">It should be noted that because the Looking System simply captured whether networks were visually </w:t>
        </w:r>
      </w:ins>
      <w:proofErr w:type="gramStart"/>
      <w:ins w:id="1996" w:author="Benton, Deon" w:date="2026-03-10T19:00:00Z" w16du:dateUtc="2026-03-11T00:00:00Z">
        <w:r w:rsidR="002C7217">
          <w:rPr>
            <w:rFonts w:ascii="Times New Roman" w:hAnsi="Times New Roman" w:cs="Times New Roman"/>
          </w:rPr>
          <w:t>attending</w:t>
        </w:r>
      </w:ins>
      <w:ins w:id="1997" w:author="Benton, Deon" w:date="2026-03-10T18:54:00Z" w16du:dateUtc="2026-03-10T23:54:00Z">
        <w:r w:rsidR="00A5450C">
          <w:rPr>
            <w:rFonts w:ascii="Times New Roman" w:hAnsi="Times New Roman" w:cs="Times New Roman"/>
          </w:rPr>
          <w:t xml:space="preserve"> </w:t>
        </w:r>
      </w:ins>
      <w:ins w:id="1998" w:author="Benton, Deon" w:date="2026-03-25T10:21:00Z" w16du:dateUtc="2026-03-25T15:21:00Z">
        <w:r w:rsidR="0005238F">
          <w:rPr>
            <w:rFonts w:ascii="Times New Roman" w:hAnsi="Times New Roman" w:cs="Times New Roman"/>
          </w:rPr>
          <w:t>to</w:t>
        </w:r>
        <w:proofErr w:type="gramEnd"/>
        <w:r w:rsidR="0005238F">
          <w:rPr>
            <w:rFonts w:ascii="Times New Roman" w:hAnsi="Times New Roman" w:cs="Times New Roman"/>
          </w:rPr>
          <w:t xml:space="preserve"> </w:t>
        </w:r>
      </w:ins>
      <w:ins w:id="1999" w:author="Benton, Deon" w:date="2026-03-10T18:54:00Z" w16du:dateUtc="2026-03-10T23:54:00Z">
        <w:r w:rsidR="00A5450C">
          <w:rPr>
            <w:rFonts w:ascii="Times New Roman" w:hAnsi="Times New Roman" w:cs="Times New Roman"/>
          </w:rPr>
          <w:t xml:space="preserve">an event rather than where spatially that attention was directed, </w:t>
        </w:r>
      </w:ins>
      <w:ins w:id="2000" w:author="Benton, Deon" w:date="2026-03-10T18:59:00Z" w16du:dateUtc="2026-03-10T23:59:00Z">
        <w:r w:rsidR="002C7217">
          <w:rPr>
            <w:rFonts w:ascii="Times New Roman" w:hAnsi="Times New Roman" w:cs="Times New Roman"/>
          </w:rPr>
          <w:t xml:space="preserve">the differential salience of elements in a scene (e.g., the salience of an obstacle when it is beneath rather than beside curved motion) was not represented within the </w:t>
        </w:r>
      </w:ins>
      <w:ins w:id="2001" w:author="Benton, Deon" w:date="2026-03-25T10:21:00Z" w16du:dateUtc="2026-03-25T15:21:00Z">
        <w:r w:rsidR="0005238F">
          <w:rPr>
            <w:rFonts w:ascii="Times New Roman" w:hAnsi="Times New Roman" w:cs="Times New Roman"/>
          </w:rPr>
          <w:t xml:space="preserve">looking </w:t>
        </w:r>
      </w:ins>
      <w:ins w:id="2002" w:author="Benton, Deon" w:date="2026-03-10T18:59:00Z" w16du:dateUtc="2026-03-10T23:59:00Z">
        <w:r w:rsidR="002C7217">
          <w:rPr>
            <w:rFonts w:ascii="Times New Roman" w:hAnsi="Times New Roman" w:cs="Times New Roman"/>
          </w:rPr>
          <w:t>system itself.</w:t>
        </w:r>
      </w:ins>
      <w:ins w:id="2003" w:author="Benton, Deon" w:date="2026-03-10T19:00:00Z" w16du:dateUtc="2026-03-11T00:00:00Z">
        <w:r w:rsidR="002C7217">
          <w:rPr>
            <w:rFonts w:ascii="Times New Roman" w:hAnsi="Times New Roman" w:cs="Times New Roman"/>
          </w:rPr>
          <w:t xml:space="preserve"> As described in more detail below, salience was instead implemented by varying the learning parameters associated with those elements.</w:t>
        </w:r>
      </w:ins>
      <w:ins w:id="2004" w:author="Benton, Deon" w:date="2026-03-10T18:55:00Z" w16du:dateUtc="2026-03-10T23:55:00Z">
        <w:r w:rsidR="00EB031A">
          <w:rPr>
            <w:rFonts w:ascii="Times New Roman" w:hAnsi="Times New Roman" w:cs="Times New Roman"/>
          </w:rPr>
          <w:t xml:space="preserve"> </w:t>
        </w:r>
      </w:ins>
    </w:p>
    <w:p w14:paraId="23B98B00" w14:textId="0597A3A8" w:rsidR="00410230" w:rsidRDefault="00771E48" w:rsidP="00DB1E68">
      <w:pPr>
        <w:spacing w:line="480" w:lineRule="auto"/>
        <w:ind w:firstLine="720"/>
        <w:contextualSpacing/>
        <w:rPr>
          <w:ins w:id="2005" w:author="Benton, Deon" w:date="2026-03-10T18:50:00Z" w16du:dateUtc="2026-03-10T23:50:00Z"/>
          <w:rFonts w:ascii="Times New Roman" w:hAnsi="Times New Roman" w:cs="Times New Roman"/>
        </w:rPr>
      </w:pPr>
      <w:ins w:id="2006" w:author="Benton, Deon" w:date="2026-03-10T17:47:00Z" w16du:dateUtc="2026-03-10T22:47:00Z">
        <w:r>
          <w:rPr>
            <w:rFonts w:ascii="Times New Roman" w:hAnsi="Times New Roman" w:cs="Times New Roman"/>
          </w:rPr>
          <w:t xml:space="preserve"> </w:t>
        </w:r>
      </w:ins>
      <w:ins w:id="2007" w:author="Benton, Deon" w:date="2026-03-10T17:40:00Z" w16du:dateUtc="2026-03-10T22:40:00Z">
        <w:r w:rsidR="000079D0">
          <w:rPr>
            <w:rFonts w:ascii="Times New Roman" w:hAnsi="Times New Roman" w:cs="Times New Roman"/>
          </w:rPr>
          <w:t xml:space="preserve">The final group was </w:t>
        </w:r>
      </w:ins>
      <w:ins w:id="2008" w:author="Benton, Deon" w:date="2026-03-25T10:21:00Z" w16du:dateUtc="2026-03-25T15:21:00Z">
        <w:r w:rsidR="0003069E">
          <w:rPr>
            <w:rFonts w:ascii="Times New Roman" w:hAnsi="Times New Roman" w:cs="Times New Roman"/>
          </w:rPr>
          <w:t>a one-unit</w:t>
        </w:r>
      </w:ins>
      <w:ins w:id="2009" w:author="Benton, Deon" w:date="2026-03-10T17:40:00Z" w16du:dateUtc="2026-03-10T22:40:00Z">
        <w:r w:rsidR="000079D0">
          <w:rPr>
            <w:rFonts w:ascii="Times New Roman" w:hAnsi="Times New Roman" w:cs="Times New Roman"/>
          </w:rPr>
          <w:t xml:space="preserve"> Reaching System. This group</w:t>
        </w:r>
      </w:ins>
      <w:ins w:id="2010" w:author="Benton, Deon" w:date="2026-03-10T17:41:00Z" w16du:dateUtc="2026-03-10T22:41:00Z">
        <w:r w:rsidR="000079D0">
          <w:rPr>
            <w:rFonts w:ascii="Times New Roman" w:hAnsi="Times New Roman" w:cs="Times New Roman"/>
          </w:rPr>
          <w:t xml:space="preserve"> implemented a rudimentary model of infant reaching during</w:t>
        </w:r>
      </w:ins>
      <w:ins w:id="2011" w:author="Benton, Deon" w:date="2026-03-10T17:40:00Z" w16du:dateUtc="2026-03-10T22:40:00Z">
        <w:r w:rsidR="000079D0">
          <w:rPr>
            <w:rFonts w:ascii="Times New Roman" w:hAnsi="Times New Roman" w:cs="Times New Roman"/>
          </w:rPr>
          <w:t xml:space="preserve"> a motion event</w:t>
        </w:r>
      </w:ins>
      <w:ins w:id="2012" w:author="Benton, Deon" w:date="2026-03-10T17:51:00Z" w16du:dateUtc="2026-03-10T22:51:00Z">
        <w:r w:rsidR="002204AE">
          <w:rPr>
            <w:rFonts w:ascii="Times New Roman" w:hAnsi="Times New Roman" w:cs="Times New Roman"/>
          </w:rPr>
          <w:t>. Because this system</w:t>
        </w:r>
        <w:r w:rsidR="003E497A">
          <w:rPr>
            <w:rFonts w:ascii="Times New Roman" w:hAnsi="Times New Roman" w:cs="Times New Roman"/>
          </w:rPr>
          <w:t xml:space="preserve"> did not model important </w:t>
        </w:r>
        <w:r w:rsidR="003E497A">
          <w:rPr>
            <w:rFonts w:ascii="Times New Roman" w:hAnsi="Times New Roman" w:cs="Times New Roman"/>
          </w:rPr>
          <w:lastRenderedPageBreak/>
          <w:t>aspects of reaching such as the target or effectiveness of a r</w:t>
        </w:r>
      </w:ins>
      <w:ins w:id="2013" w:author="Benton, Deon" w:date="2026-03-10T17:52:00Z" w16du:dateUtc="2026-03-10T22:52:00Z">
        <w:r w:rsidR="003E497A">
          <w:rPr>
            <w:rFonts w:ascii="Times New Roman" w:hAnsi="Times New Roman" w:cs="Times New Roman"/>
          </w:rPr>
          <w:t>each, this system, like the</w:t>
        </w:r>
      </w:ins>
      <w:ins w:id="2014" w:author="Benton, Deon" w:date="2026-03-10T17:50:00Z" w16du:dateUtc="2026-03-10T22:50:00Z">
        <w:r w:rsidR="002204AE">
          <w:rPr>
            <w:rFonts w:ascii="Times New Roman" w:hAnsi="Times New Roman" w:cs="Times New Roman"/>
          </w:rPr>
          <w:t xml:space="preserve"> </w:t>
        </w:r>
      </w:ins>
      <w:ins w:id="2015" w:author="Benton, Deon" w:date="2026-03-10T17:41:00Z" w16du:dateUtc="2026-03-10T22:41:00Z">
        <w:r w:rsidR="000079D0">
          <w:rPr>
            <w:rFonts w:ascii="Times New Roman" w:hAnsi="Times New Roman" w:cs="Times New Roman"/>
          </w:rPr>
          <w:t xml:space="preserve">Looking System, grossly oversimplifies </w:t>
        </w:r>
      </w:ins>
      <w:ins w:id="2016" w:author="Benton, Deon" w:date="2026-03-10T17:43:00Z" w16du:dateUtc="2026-03-10T22:43:00Z">
        <w:r w:rsidR="00947FC3">
          <w:rPr>
            <w:rFonts w:ascii="Times New Roman" w:hAnsi="Times New Roman" w:cs="Times New Roman"/>
          </w:rPr>
          <w:t>infants’ real-world reaching behaviors.</w:t>
        </w:r>
      </w:ins>
      <w:ins w:id="2017" w:author="Benton, Deon" w:date="2026-03-10T18:34:00Z" w16du:dateUtc="2026-03-10T23:34:00Z">
        <w:r w:rsidR="00207271">
          <w:rPr>
            <w:rFonts w:ascii="Times New Roman" w:hAnsi="Times New Roman" w:cs="Times New Roman"/>
          </w:rPr>
          <w:t xml:space="preserve"> Nonetheless, t</w:t>
        </w:r>
      </w:ins>
      <w:ins w:id="2018" w:author="Benton, Deon" w:date="2026-03-10T17:52:00Z" w16du:dateUtc="2026-03-10T22:52:00Z">
        <w:r w:rsidR="003E497A">
          <w:rPr>
            <w:rFonts w:ascii="Times New Roman" w:hAnsi="Times New Roman" w:cs="Times New Roman"/>
          </w:rPr>
          <w:t xml:space="preserve">his system was included </w:t>
        </w:r>
      </w:ins>
      <w:ins w:id="2019" w:author="Benton, Deon" w:date="2026-03-10T18:34:00Z" w16du:dateUtc="2026-03-10T23:34:00Z">
        <w:r w:rsidR="00207271">
          <w:rPr>
            <w:rFonts w:ascii="Times New Roman" w:hAnsi="Times New Roman" w:cs="Times New Roman"/>
          </w:rPr>
          <w:t>for two reasons. First,</w:t>
        </w:r>
      </w:ins>
      <w:ins w:id="2020" w:author="Benton, Deon" w:date="2026-03-10T18:40:00Z" w16du:dateUtc="2026-03-10T23:40:00Z">
        <w:r w:rsidR="00B5101D">
          <w:rPr>
            <w:rFonts w:ascii="Times New Roman" w:hAnsi="Times New Roman" w:cs="Times New Roman"/>
          </w:rPr>
          <w:t xml:space="preserve"> it is unlikely </w:t>
        </w:r>
      </w:ins>
      <w:ins w:id="2021" w:author="Benton, Deon" w:date="2026-03-10T18:43:00Z" w16du:dateUtc="2026-03-10T23:43:00Z">
        <w:r w:rsidR="003960B5">
          <w:rPr>
            <w:rFonts w:ascii="Times New Roman" w:hAnsi="Times New Roman" w:cs="Times New Roman"/>
          </w:rPr>
          <w:t>that infants are</w:t>
        </w:r>
      </w:ins>
      <w:ins w:id="2022" w:author="Benton, Deon" w:date="2026-03-10T18:41:00Z" w16du:dateUtc="2026-03-10T23:41:00Z">
        <w:r w:rsidR="003960B5">
          <w:rPr>
            <w:rFonts w:ascii="Times New Roman" w:hAnsi="Times New Roman" w:cs="Times New Roman"/>
          </w:rPr>
          <w:t xml:space="preserve"> limited to observing motion events</w:t>
        </w:r>
      </w:ins>
      <w:ins w:id="2023" w:author="Benton, Deon" w:date="2026-03-10T18:43:00Z" w16du:dateUtc="2026-03-10T23:43:00Z">
        <w:r w:rsidR="003960B5">
          <w:rPr>
            <w:rFonts w:ascii="Times New Roman" w:hAnsi="Times New Roman" w:cs="Times New Roman"/>
          </w:rPr>
          <w:t xml:space="preserve"> as they unfold in the real</w:t>
        </w:r>
      </w:ins>
      <w:ins w:id="2024" w:author="Benton, Deon" w:date="2026-03-10T18:44:00Z" w16du:dateUtc="2026-03-10T23:44:00Z">
        <w:r w:rsidR="00F2764F">
          <w:rPr>
            <w:rFonts w:ascii="Times New Roman" w:hAnsi="Times New Roman" w:cs="Times New Roman"/>
          </w:rPr>
          <w:t xml:space="preserve"> world. Instead, </w:t>
        </w:r>
      </w:ins>
      <w:ins w:id="2025" w:author="Benton, Deon" w:date="2026-03-10T18:46:00Z" w16du:dateUtc="2026-03-10T23:46:00Z">
        <w:r w:rsidR="00AC6F71">
          <w:rPr>
            <w:rFonts w:ascii="Times New Roman" w:hAnsi="Times New Roman" w:cs="Times New Roman"/>
          </w:rPr>
          <w:t>it seems likely that infants also</w:t>
        </w:r>
      </w:ins>
      <w:ins w:id="2026" w:author="Benton, Deon" w:date="2026-03-10T18:44:00Z" w16du:dateUtc="2026-03-10T23:44:00Z">
        <w:r w:rsidR="00F2764F">
          <w:rPr>
            <w:rFonts w:ascii="Times New Roman" w:hAnsi="Times New Roman" w:cs="Times New Roman"/>
          </w:rPr>
          <w:t xml:space="preserve"> engage in</w:t>
        </w:r>
      </w:ins>
      <w:ins w:id="2027" w:author="Benton, Deon" w:date="2026-03-10T18:38:00Z" w16du:dateUtc="2026-03-10T23:38:00Z">
        <w:r w:rsidR="00023046">
          <w:rPr>
            <w:rFonts w:ascii="Times New Roman" w:hAnsi="Times New Roman" w:cs="Times New Roman"/>
          </w:rPr>
          <w:t xml:space="preserve"> some amount of </w:t>
        </w:r>
      </w:ins>
      <w:ins w:id="2028" w:author="Benton, Deon" w:date="2026-03-10T18:47:00Z" w16du:dateUtc="2026-03-10T23:47:00Z">
        <w:r w:rsidR="00CB18B4">
          <w:rPr>
            <w:rFonts w:ascii="Times New Roman" w:hAnsi="Times New Roman" w:cs="Times New Roman"/>
          </w:rPr>
          <w:t xml:space="preserve">intentional </w:t>
        </w:r>
      </w:ins>
      <w:ins w:id="2029" w:author="Benton, Deon" w:date="2026-03-10T18:38:00Z" w16du:dateUtc="2026-03-10T23:38:00Z">
        <w:r w:rsidR="00023046">
          <w:rPr>
            <w:rFonts w:ascii="Times New Roman" w:hAnsi="Times New Roman" w:cs="Times New Roman"/>
          </w:rPr>
          <w:t>reaching</w:t>
        </w:r>
      </w:ins>
      <w:ins w:id="2030" w:author="Benton, Deon" w:date="2026-03-10T18:43:00Z" w16du:dateUtc="2026-03-10T23:43:00Z">
        <w:r w:rsidR="00F2764F">
          <w:rPr>
            <w:rFonts w:ascii="Times New Roman" w:hAnsi="Times New Roman" w:cs="Times New Roman"/>
          </w:rPr>
          <w:t xml:space="preserve"> during these events</w:t>
        </w:r>
      </w:ins>
      <w:ins w:id="2031" w:author="Benton, Deon" w:date="2026-03-10T18:38:00Z" w16du:dateUtc="2026-03-10T23:38:00Z">
        <w:r w:rsidR="00023046">
          <w:rPr>
            <w:rFonts w:ascii="Times New Roman" w:hAnsi="Times New Roman" w:cs="Times New Roman"/>
          </w:rPr>
          <w:t xml:space="preserve">. </w:t>
        </w:r>
      </w:ins>
      <w:ins w:id="2032" w:author="Benton, Deon" w:date="2026-03-10T18:47:00Z" w16du:dateUtc="2026-03-10T23:47:00Z">
        <w:r w:rsidR="008E3560">
          <w:rPr>
            <w:rFonts w:ascii="Times New Roman" w:hAnsi="Times New Roman" w:cs="Times New Roman"/>
          </w:rPr>
          <w:t>Here, this</w:t>
        </w:r>
      </w:ins>
      <w:ins w:id="2033" w:author="Benton, Deon" w:date="2026-03-10T18:39:00Z" w16du:dateUtc="2026-03-10T23:39:00Z">
        <w:r w:rsidR="00B5101D">
          <w:rPr>
            <w:rFonts w:ascii="Times New Roman" w:hAnsi="Times New Roman" w:cs="Times New Roman"/>
          </w:rPr>
          <w:t xml:space="preserve"> meant that it was critical that </w:t>
        </w:r>
      </w:ins>
      <w:ins w:id="2034" w:author="Benton, Deon" w:date="2026-03-10T18:47:00Z" w16du:dateUtc="2026-03-10T23:47:00Z">
        <w:r w:rsidR="00A556CC">
          <w:rPr>
            <w:rFonts w:ascii="Times New Roman" w:hAnsi="Times New Roman" w:cs="Times New Roman"/>
          </w:rPr>
          <w:t>networks</w:t>
        </w:r>
      </w:ins>
      <w:ins w:id="2035" w:author="Benton, Deon" w:date="2026-03-10T18:45:00Z" w16du:dateUtc="2026-03-10T23:45:00Z">
        <w:r w:rsidR="000A599D">
          <w:rPr>
            <w:rFonts w:ascii="Times New Roman" w:hAnsi="Times New Roman" w:cs="Times New Roman"/>
          </w:rPr>
          <w:t xml:space="preserve"> </w:t>
        </w:r>
      </w:ins>
      <w:ins w:id="2036" w:author="Benton, Deon" w:date="2026-03-10T18:46:00Z" w16du:dateUtc="2026-03-10T23:46:00Z">
        <w:r w:rsidR="00AC6F71">
          <w:rPr>
            <w:rFonts w:ascii="Times New Roman" w:hAnsi="Times New Roman" w:cs="Times New Roman"/>
          </w:rPr>
          <w:t>possess</w:t>
        </w:r>
        <w:r w:rsidR="0067230E">
          <w:rPr>
            <w:rFonts w:ascii="Times New Roman" w:hAnsi="Times New Roman" w:cs="Times New Roman"/>
          </w:rPr>
          <w:t xml:space="preserve"> some capacity to reach</w:t>
        </w:r>
      </w:ins>
      <w:ins w:id="2037" w:author="Benton, Deon" w:date="2026-03-10T18:40:00Z" w16du:dateUtc="2026-03-10T23:40:00Z">
        <w:r w:rsidR="00B5101D">
          <w:rPr>
            <w:rFonts w:ascii="Times New Roman" w:hAnsi="Times New Roman" w:cs="Times New Roman"/>
          </w:rPr>
          <w:t xml:space="preserve">. </w:t>
        </w:r>
      </w:ins>
      <w:ins w:id="2038" w:author="Benton, Deon" w:date="2026-03-10T18:34:00Z" w16du:dateUtc="2026-03-10T23:34:00Z">
        <w:r w:rsidR="00207271">
          <w:rPr>
            <w:rFonts w:ascii="Times New Roman" w:hAnsi="Times New Roman" w:cs="Times New Roman"/>
          </w:rPr>
          <w:t xml:space="preserve">Second, </w:t>
        </w:r>
      </w:ins>
      <w:ins w:id="2039" w:author="Benton, Deon" w:date="2026-03-10T18:47:00Z" w16du:dateUtc="2026-03-10T23:47:00Z">
        <w:r w:rsidR="00CB18B4">
          <w:rPr>
            <w:rFonts w:ascii="Times New Roman" w:hAnsi="Times New Roman" w:cs="Times New Roman"/>
          </w:rPr>
          <w:t>i</w:t>
        </w:r>
      </w:ins>
      <w:ins w:id="2040" w:author="Benton, Deon" w:date="2026-03-10T18:48:00Z" w16du:dateUtc="2026-03-10T23:48:00Z">
        <w:r w:rsidR="00CB18B4">
          <w:rPr>
            <w:rFonts w:ascii="Times New Roman" w:hAnsi="Times New Roman" w:cs="Times New Roman"/>
          </w:rPr>
          <w:t>ncluding a Reaching System</w:t>
        </w:r>
      </w:ins>
      <w:ins w:id="2041" w:author="Benton, Deon" w:date="2026-03-25T10:22:00Z" w16du:dateUtc="2026-03-25T15:22:00Z">
        <w:r w:rsidR="0003069E">
          <w:rPr>
            <w:rFonts w:ascii="Times New Roman" w:hAnsi="Times New Roman" w:cs="Times New Roman"/>
          </w:rPr>
          <w:t xml:space="preserve"> made it possible to model studies</w:t>
        </w:r>
      </w:ins>
      <w:ins w:id="2042" w:author="Benton, Deon" w:date="2026-03-10T18:48:00Z" w16du:dateUtc="2026-03-10T23:48:00Z">
        <w:r w:rsidR="00CB18B4">
          <w:rPr>
            <w:rFonts w:ascii="Times New Roman" w:hAnsi="Times New Roman" w:cs="Times New Roman"/>
          </w:rPr>
          <w:t xml:space="preserve"> </w:t>
        </w:r>
      </w:ins>
      <w:ins w:id="2043" w:author="Benton, Deon" w:date="2026-03-25T10:22:00Z" w16du:dateUtc="2026-03-25T15:22:00Z">
        <w:r w:rsidR="0003069E">
          <w:rPr>
            <w:rFonts w:ascii="Times New Roman" w:hAnsi="Times New Roman" w:cs="Times New Roman"/>
          </w:rPr>
          <w:t>that putatively show that</w:t>
        </w:r>
      </w:ins>
      <w:ins w:id="2044" w:author="Benton, Deon" w:date="2026-03-10T17:45:00Z" w16du:dateUtc="2026-03-10T22:45:00Z">
        <w:r w:rsidR="005046E7">
          <w:rPr>
            <w:rFonts w:ascii="Times New Roman" w:hAnsi="Times New Roman" w:cs="Times New Roman"/>
          </w:rPr>
          <w:t xml:space="preserve"> </w:t>
        </w:r>
      </w:ins>
      <w:ins w:id="2045" w:author="Benton, Deon" w:date="2026-03-25T10:23:00Z" w16du:dateUtc="2026-03-25T15:23:00Z">
        <w:r w:rsidR="00C218FE">
          <w:rPr>
            <w:rFonts w:ascii="Times New Roman" w:hAnsi="Times New Roman" w:cs="Times New Roman"/>
          </w:rPr>
          <w:t>direct</w:t>
        </w:r>
      </w:ins>
      <w:ins w:id="2046" w:author="Benton, Deon" w:date="2026-03-10T17:45:00Z" w16du:dateUtc="2026-03-10T22:45:00Z">
        <w:r w:rsidR="005046E7">
          <w:rPr>
            <w:rFonts w:ascii="Times New Roman" w:hAnsi="Times New Roman" w:cs="Times New Roman"/>
          </w:rPr>
          <w:t xml:space="preserve"> motor experience </w:t>
        </w:r>
      </w:ins>
      <w:ins w:id="2047" w:author="Benton, Deon" w:date="2026-03-10T17:53:00Z" w16du:dateUtc="2026-03-10T22:53:00Z">
        <w:r w:rsidR="003E497A">
          <w:rPr>
            <w:rFonts w:ascii="Times New Roman" w:hAnsi="Times New Roman" w:cs="Times New Roman"/>
          </w:rPr>
          <w:t xml:space="preserve">may </w:t>
        </w:r>
      </w:ins>
      <w:ins w:id="2048" w:author="Benton, Deon" w:date="2026-03-10T18:49:00Z" w16du:dateUtc="2026-03-10T23:49:00Z">
        <w:r w:rsidR="00D7233A">
          <w:rPr>
            <w:rFonts w:ascii="Times New Roman" w:hAnsi="Times New Roman" w:cs="Times New Roman"/>
          </w:rPr>
          <w:t>causally influence</w:t>
        </w:r>
      </w:ins>
      <w:ins w:id="2049" w:author="Benton, Deon" w:date="2026-03-10T17:53:00Z" w16du:dateUtc="2026-03-10T22:53:00Z">
        <w:r w:rsidR="003E497A">
          <w:rPr>
            <w:rFonts w:ascii="Times New Roman" w:hAnsi="Times New Roman" w:cs="Times New Roman"/>
          </w:rPr>
          <w:t xml:space="preserve"> how</w:t>
        </w:r>
      </w:ins>
      <w:ins w:id="2050" w:author="Benton, Deon" w:date="2026-03-10T17:54:00Z" w16du:dateUtc="2026-03-10T22:54:00Z">
        <w:r w:rsidR="00937374">
          <w:rPr>
            <w:rFonts w:ascii="Times New Roman" w:hAnsi="Times New Roman" w:cs="Times New Roman"/>
          </w:rPr>
          <w:t xml:space="preserve"> </w:t>
        </w:r>
      </w:ins>
      <w:ins w:id="2051" w:author="Benton, Deon" w:date="2026-03-25T10:23:00Z" w16du:dateUtc="2026-03-25T15:23:00Z">
        <w:r w:rsidR="0003069E">
          <w:rPr>
            <w:rFonts w:ascii="Times New Roman" w:hAnsi="Times New Roman" w:cs="Times New Roman"/>
          </w:rPr>
          <w:t xml:space="preserve">pre-reaching </w:t>
        </w:r>
      </w:ins>
      <w:ins w:id="2052" w:author="Benton, Deon" w:date="2026-03-10T17:53:00Z" w16du:dateUtc="2026-03-10T22:53:00Z">
        <w:r w:rsidR="003E497A">
          <w:rPr>
            <w:rFonts w:ascii="Times New Roman" w:hAnsi="Times New Roman" w:cs="Times New Roman"/>
          </w:rPr>
          <w:t>infants</w:t>
        </w:r>
      </w:ins>
      <w:ins w:id="2053" w:author="Benton, Deon" w:date="2026-03-25T10:23:00Z" w16du:dateUtc="2026-03-25T15:23:00Z">
        <w:r w:rsidR="0003069E">
          <w:rPr>
            <w:rFonts w:ascii="Times New Roman" w:hAnsi="Times New Roman" w:cs="Times New Roman"/>
          </w:rPr>
          <w:t xml:space="preserve"> </w:t>
        </w:r>
      </w:ins>
      <w:ins w:id="2054" w:author="Benton, Deon" w:date="2026-03-10T17:53:00Z" w16du:dateUtc="2026-03-10T22:53:00Z">
        <w:r w:rsidR="003E497A">
          <w:rPr>
            <w:rFonts w:ascii="Times New Roman" w:hAnsi="Times New Roman" w:cs="Times New Roman"/>
          </w:rPr>
          <w:t>process action events (</w:t>
        </w:r>
        <w:r w:rsidR="00937374">
          <w:rPr>
            <w:rFonts w:ascii="Times New Roman" w:hAnsi="Times New Roman" w:cs="Times New Roman"/>
          </w:rPr>
          <w:t>e.g.,</w:t>
        </w:r>
      </w:ins>
      <w:ins w:id="2055" w:author="Benton, Deon" w:date="2026-03-10T17:54:00Z" w16du:dateUtc="2026-03-10T22:54:00Z">
        <w:r w:rsidR="00937374">
          <w:rPr>
            <w:rFonts w:ascii="Times New Roman" w:hAnsi="Times New Roman" w:cs="Times New Roman"/>
          </w:rPr>
          <w:t xml:space="preserve"> Li</w:t>
        </w:r>
      </w:ins>
      <w:ins w:id="2056" w:author="Benton, Deon" w:date="2026-03-10T17:55:00Z" w16du:dateUtc="2026-03-10T22:55:00Z">
        <w:r w:rsidR="00937374">
          <w:rPr>
            <w:rFonts w:ascii="Times New Roman" w:hAnsi="Times New Roman" w:cs="Times New Roman"/>
          </w:rPr>
          <w:t>u et al., 2019;</w:t>
        </w:r>
      </w:ins>
      <w:ins w:id="2057" w:author="Benton, Deon" w:date="2026-03-10T17:53:00Z" w16du:dateUtc="2026-03-10T22:53:00Z">
        <w:r w:rsidR="00937374">
          <w:rPr>
            <w:rFonts w:ascii="Times New Roman" w:hAnsi="Times New Roman" w:cs="Times New Roman"/>
          </w:rPr>
          <w:t xml:space="preserve"> Skerry, Carey, &amp; </w:t>
        </w:r>
        <w:proofErr w:type="spellStart"/>
        <w:r w:rsidR="00937374">
          <w:rPr>
            <w:rFonts w:ascii="Times New Roman" w:hAnsi="Times New Roman" w:cs="Times New Roman"/>
          </w:rPr>
          <w:t>Spelke</w:t>
        </w:r>
        <w:proofErr w:type="spellEnd"/>
        <w:r w:rsidR="00937374">
          <w:rPr>
            <w:rFonts w:ascii="Times New Roman" w:hAnsi="Times New Roman" w:cs="Times New Roman"/>
          </w:rPr>
          <w:t>, 2013)</w:t>
        </w:r>
      </w:ins>
      <w:ins w:id="2058" w:author="Benton, Deon" w:date="2026-03-10T17:55:00Z" w16du:dateUtc="2026-03-10T22:55:00Z">
        <w:r w:rsidR="000A4963">
          <w:rPr>
            <w:rFonts w:ascii="Times New Roman" w:hAnsi="Times New Roman" w:cs="Times New Roman"/>
          </w:rPr>
          <w:t>.</w:t>
        </w:r>
      </w:ins>
      <w:ins w:id="2059" w:author="Benton, Deon" w:date="2026-03-10T17:46:00Z" w16du:dateUtc="2026-03-10T22:46:00Z">
        <w:r>
          <w:rPr>
            <w:rFonts w:ascii="Times New Roman" w:hAnsi="Times New Roman" w:cs="Times New Roman"/>
          </w:rPr>
          <w:t xml:space="preserve"> </w:t>
        </w:r>
      </w:ins>
    </w:p>
    <w:p w14:paraId="54F7E61B" w14:textId="40F4FCAF" w:rsidR="00524642" w:rsidDel="004C1969" w:rsidRDefault="000F726E" w:rsidP="00DB1E68">
      <w:pPr>
        <w:spacing w:line="480" w:lineRule="auto"/>
        <w:ind w:firstLine="720"/>
        <w:contextualSpacing/>
        <w:rPr>
          <w:del w:id="2060" w:author="Benton, Deon" w:date="2026-03-10T19:09:00Z" w16du:dateUtc="2026-03-11T00:09:00Z"/>
          <w:rFonts w:ascii="Times New Roman" w:hAnsi="Times New Roman" w:cs="Times New Roman"/>
        </w:rPr>
      </w:pPr>
      <w:ins w:id="2061" w:author="Benton, Deon" w:date="2026-03-10T17:56:00Z" w16du:dateUtc="2026-03-10T22:56:00Z">
        <w:r>
          <w:rPr>
            <w:rFonts w:ascii="Times New Roman" w:hAnsi="Times New Roman" w:cs="Times New Roman"/>
          </w:rPr>
          <w:t>A key difference between these two systems</w:t>
        </w:r>
      </w:ins>
      <w:ins w:id="2062" w:author="Benton, Deon" w:date="2026-03-10T18:02:00Z" w16du:dateUtc="2026-03-10T23:02:00Z">
        <w:r w:rsidR="003633B5">
          <w:rPr>
            <w:rFonts w:ascii="Times New Roman" w:hAnsi="Times New Roman" w:cs="Times New Roman"/>
          </w:rPr>
          <w:t xml:space="preserve"> concerns their onset. </w:t>
        </w:r>
      </w:ins>
      <w:ins w:id="2063" w:author="Benton, Deon" w:date="2026-03-10T18:03:00Z" w16du:dateUtc="2026-03-10T23:03:00Z">
        <w:r w:rsidR="003633B5">
          <w:rPr>
            <w:rFonts w:ascii="Times New Roman" w:hAnsi="Times New Roman" w:cs="Times New Roman"/>
          </w:rPr>
          <w:t>For example, the Looking System was functional from “birth” (i.e., from the very beginning of a simulation</w:t>
        </w:r>
      </w:ins>
      <w:ins w:id="2064" w:author="Benton, Deon" w:date="2026-03-10T18:29:00Z" w16du:dateUtc="2026-03-10T23:29:00Z">
        <w:r w:rsidR="001E3924">
          <w:rPr>
            <w:rFonts w:ascii="Times New Roman" w:hAnsi="Times New Roman" w:cs="Times New Roman"/>
          </w:rPr>
          <w:t xml:space="preserve"> the activation of the single unit in this group was set to “1”</w:t>
        </w:r>
      </w:ins>
      <w:ins w:id="2065" w:author="Benton, Deon" w:date="2026-03-10T18:03:00Z" w16du:dateUtc="2026-03-10T23:03:00Z">
        <w:r w:rsidR="003633B5">
          <w:rPr>
            <w:rFonts w:ascii="Times New Roman" w:hAnsi="Times New Roman" w:cs="Times New Roman"/>
          </w:rPr>
          <w:t>).</w:t>
        </w:r>
      </w:ins>
      <w:ins w:id="2066" w:author="Benton, Deon" w:date="2026-03-10T18:07:00Z" w16du:dateUtc="2026-03-10T23:07:00Z">
        <w:r w:rsidR="00162040">
          <w:rPr>
            <w:rFonts w:ascii="Times New Roman" w:hAnsi="Times New Roman" w:cs="Times New Roman"/>
          </w:rPr>
          <w:t xml:space="preserve"> </w:t>
        </w:r>
      </w:ins>
      <w:ins w:id="2067" w:author="Benton, Deon" w:date="2026-03-10T18:08:00Z" w16du:dateUtc="2026-03-10T23:08:00Z">
        <w:r w:rsidR="00162040">
          <w:rPr>
            <w:rFonts w:ascii="Times New Roman" w:hAnsi="Times New Roman" w:cs="Times New Roman"/>
          </w:rPr>
          <w:t xml:space="preserve">This </w:t>
        </w:r>
      </w:ins>
      <w:ins w:id="2068" w:author="Benton, Deon" w:date="2026-03-10T18:10:00Z" w16du:dateUtc="2026-03-10T23:10:00Z">
        <w:r w:rsidR="00162040">
          <w:rPr>
            <w:rFonts w:ascii="Times New Roman" w:hAnsi="Times New Roman" w:cs="Times New Roman"/>
          </w:rPr>
          <w:t>is consistent with</w:t>
        </w:r>
      </w:ins>
      <w:ins w:id="2069" w:author="Benton, Deon" w:date="2026-03-10T18:11:00Z" w16du:dateUtc="2026-03-10T23:11:00Z">
        <w:r w:rsidR="00C27F62">
          <w:rPr>
            <w:rFonts w:ascii="Times New Roman" w:hAnsi="Times New Roman" w:cs="Times New Roman"/>
          </w:rPr>
          <w:t xml:space="preserve"> </w:t>
        </w:r>
      </w:ins>
      <w:ins w:id="2070" w:author="Benton, Deon" w:date="2026-03-10T18:12:00Z" w16du:dateUtc="2026-03-10T23:12:00Z">
        <w:r w:rsidR="00C27F62">
          <w:rPr>
            <w:rFonts w:ascii="Times New Roman" w:hAnsi="Times New Roman" w:cs="Times New Roman"/>
          </w:rPr>
          <w:t xml:space="preserve">the fact that </w:t>
        </w:r>
      </w:ins>
      <w:ins w:id="2071" w:author="Benton, Deon" w:date="2026-03-10T18:21:00Z" w16du:dateUtc="2026-03-10T23:21:00Z">
        <w:r w:rsidR="00ED4AB7">
          <w:rPr>
            <w:rFonts w:ascii="Times New Roman" w:hAnsi="Times New Roman" w:cs="Times New Roman"/>
          </w:rPr>
          <w:t>looking is a behavior that awake infants can engage in</w:t>
        </w:r>
      </w:ins>
      <w:ins w:id="2072" w:author="Benton, Deon" w:date="2026-03-10T18:14:00Z" w16du:dateUtc="2026-03-10T23:14:00Z">
        <w:r w:rsidR="004958D3">
          <w:rPr>
            <w:rFonts w:ascii="Times New Roman" w:hAnsi="Times New Roman" w:cs="Times New Roman"/>
          </w:rPr>
          <w:t xml:space="preserve"> </w:t>
        </w:r>
      </w:ins>
      <w:ins w:id="2073" w:author="Benton, Deon" w:date="2026-03-10T18:13:00Z" w16du:dateUtc="2026-03-10T23:13:00Z">
        <w:r w:rsidR="004958D3">
          <w:rPr>
            <w:rFonts w:ascii="Times New Roman" w:hAnsi="Times New Roman" w:cs="Times New Roman"/>
          </w:rPr>
          <w:t>from birth</w:t>
        </w:r>
      </w:ins>
      <w:ins w:id="2074" w:author="Benton, Deon" w:date="2026-03-10T18:21:00Z" w16du:dateUtc="2026-03-10T23:21:00Z">
        <w:r w:rsidR="00ED4AB7">
          <w:rPr>
            <w:rFonts w:ascii="Times New Roman" w:hAnsi="Times New Roman" w:cs="Times New Roman"/>
          </w:rPr>
          <w:t>,</w:t>
        </w:r>
      </w:ins>
      <w:ins w:id="2075" w:author="Benton, Deon" w:date="2026-03-10T18:11:00Z" w16du:dateUtc="2026-03-10T23:11:00Z">
        <w:r w:rsidR="00C27F62">
          <w:rPr>
            <w:rFonts w:ascii="Times New Roman" w:hAnsi="Times New Roman" w:cs="Times New Roman"/>
          </w:rPr>
          <w:t xml:space="preserve"> </w:t>
        </w:r>
      </w:ins>
      <w:ins w:id="2076" w:author="Benton, Deon" w:date="2026-03-10T18:10:00Z" w16du:dateUtc="2026-03-10T23:10:00Z">
        <w:r w:rsidR="00162040">
          <w:rPr>
            <w:rFonts w:ascii="Times New Roman" w:hAnsi="Times New Roman" w:cs="Times New Roman"/>
          </w:rPr>
          <w:t>despite poor visual acuity</w:t>
        </w:r>
      </w:ins>
      <w:ins w:id="2077" w:author="Benton, Deon" w:date="2026-03-25T10:23:00Z" w16du:dateUtc="2026-03-25T15:23:00Z">
        <w:r w:rsidR="00106046">
          <w:rPr>
            <w:rFonts w:ascii="Times New Roman" w:hAnsi="Times New Roman" w:cs="Times New Roman"/>
          </w:rPr>
          <w:t xml:space="preserve"> early on</w:t>
        </w:r>
      </w:ins>
      <w:ins w:id="2078" w:author="Benton, Deon" w:date="2026-03-10T18:10:00Z" w16du:dateUtc="2026-03-10T23:10:00Z">
        <w:r w:rsidR="00162040">
          <w:rPr>
            <w:rFonts w:ascii="Times New Roman" w:hAnsi="Times New Roman" w:cs="Times New Roman"/>
          </w:rPr>
          <w:t xml:space="preserve"> (e.g., Ayzenberg &amp; Behrmann, 2023). </w:t>
        </w:r>
      </w:ins>
      <w:ins w:id="2079" w:author="Benton, Deon" w:date="2026-03-10T18:14:00Z" w16du:dateUtc="2026-03-10T23:14:00Z">
        <w:r w:rsidR="004958D3">
          <w:rPr>
            <w:rFonts w:ascii="Times New Roman" w:hAnsi="Times New Roman" w:cs="Times New Roman"/>
          </w:rPr>
          <w:t>In contrast, the reaching system became</w:t>
        </w:r>
      </w:ins>
      <w:ins w:id="2080" w:author="Benton, Deon" w:date="2026-03-10T18:15:00Z" w16du:dateUtc="2026-03-10T23:15:00Z">
        <w:r w:rsidR="004958D3">
          <w:rPr>
            <w:rFonts w:ascii="Times New Roman" w:hAnsi="Times New Roman" w:cs="Times New Roman"/>
          </w:rPr>
          <w:t xml:space="preserve"> </w:t>
        </w:r>
        <w:r w:rsidR="00AA4760">
          <w:rPr>
            <w:rFonts w:ascii="Times New Roman" w:hAnsi="Times New Roman" w:cs="Times New Roman"/>
          </w:rPr>
          <w:t>functional</w:t>
        </w:r>
      </w:ins>
      <w:ins w:id="2081" w:author="Benton, Deon" w:date="2026-03-10T18:14:00Z" w16du:dateUtc="2026-03-10T23:14:00Z">
        <w:r w:rsidR="004958D3">
          <w:rPr>
            <w:rFonts w:ascii="Times New Roman" w:hAnsi="Times New Roman" w:cs="Times New Roman"/>
          </w:rPr>
          <w:t xml:space="preserve"> only later in a simulation</w:t>
        </w:r>
      </w:ins>
      <w:ins w:id="2082" w:author="Benton, Deon" w:date="2026-03-10T18:15:00Z" w16du:dateUtc="2026-03-10T23:15:00Z">
        <w:r w:rsidR="00AA4760">
          <w:rPr>
            <w:rFonts w:ascii="Times New Roman" w:hAnsi="Times New Roman" w:cs="Times New Roman"/>
          </w:rPr>
          <w:t>.</w:t>
        </w:r>
      </w:ins>
      <w:ins w:id="2083" w:author="Benton, Deon" w:date="2026-03-10T17:58:00Z" w16du:dateUtc="2026-03-10T22:58:00Z">
        <w:r w:rsidR="00296023">
          <w:rPr>
            <w:rFonts w:ascii="Times New Roman" w:hAnsi="Times New Roman" w:cs="Times New Roman"/>
          </w:rPr>
          <w:t xml:space="preserve"> </w:t>
        </w:r>
      </w:ins>
      <w:ins w:id="2084" w:author="Benton, Deon" w:date="2026-03-10T18:24:00Z" w16du:dateUtc="2026-03-10T23:24:00Z">
        <w:r w:rsidR="00186BE8">
          <w:rPr>
            <w:rFonts w:ascii="Times New Roman" w:hAnsi="Times New Roman" w:cs="Times New Roman"/>
          </w:rPr>
          <w:t>This delay captured the</w:t>
        </w:r>
      </w:ins>
      <w:ins w:id="2085" w:author="Benton, Deon" w:date="2026-03-10T18:19:00Z" w16du:dateUtc="2026-03-10T23:19:00Z">
        <w:r w:rsidR="00080691">
          <w:rPr>
            <w:rFonts w:ascii="Times New Roman" w:hAnsi="Times New Roman" w:cs="Times New Roman"/>
          </w:rPr>
          <w:t xml:space="preserve"> fact that</w:t>
        </w:r>
      </w:ins>
      <w:ins w:id="2086" w:author="Benton, Deon" w:date="2026-03-25T10:24:00Z" w16du:dateUtc="2026-03-25T15:24:00Z">
        <w:r w:rsidR="000B35C1">
          <w:rPr>
            <w:rFonts w:ascii="Times New Roman" w:hAnsi="Times New Roman" w:cs="Times New Roman"/>
          </w:rPr>
          <w:t xml:space="preserve"> effective</w:t>
        </w:r>
      </w:ins>
      <w:ins w:id="2087" w:author="Benton, Deon" w:date="2026-03-10T18:19:00Z" w16du:dateUtc="2026-03-10T23:19:00Z">
        <w:r w:rsidR="00080691">
          <w:rPr>
            <w:rFonts w:ascii="Times New Roman" w:hAnsi="Times New Roman" w:cs="Times New Roman"/>
          </w:rPr>
          <w:t xml:space="preserve"> reaching emerges later </w:t>
        </w:r>
      </w:ins>
      <w:ins w:id="2088" w:author="Benton, Deon" w:date="2026-03-10T18:20:00Z" w16du:dateUtc="2026-03-10T23:20:00Z">
        <w:r w:rsidR="00080691">
          <w:rPr>
            <w:rFonts w:ascii="Times New Roman" w:hAnsi="Times New Roman" w:cs="Times New Roman"/>
          </w:rPr>
          <w:t xml:space="preserve">in development than looking, </w:t>
        </w:r>
        <w:proofErr w:type="gramStart"/>
        <w:r w:rsidR="00080691">
          <w:rPr>
            <w:rFonts w:ascii="Times New Roman" w:hAnsi="Times New Roman" w:cs="Times New Roman"/>
          </w:rPr>
          <w:t>typically</w:t>
        </w:r>
      </w:ins>
      <w:ins w:id="2089" w:author="Benton, Deon" w:date="2026-03-10T18:24:00Z" w16du:dateUtc="2026-03-10T23:24:00Z">
        <w:r w:rsidR="00186BE8">
          <w:rPr>
            <w:rFonts w:ascii="Times New Roman" w:hAnsi="Times New Roman" w:cs="Times New Roman"/>
          </w:rPr>
          <w:t xml:space="preserve"> by</w:t>
        </w:r>
      </w:ins>
      <w:proofErr w:type="gramEnd"/>
      <w:ins w:id="2090" w:author="Benton, Deon" w:date="2026-03-10T18:20:00Z" w16du:dateUtc="2026-03-10T23:20:00Z">
        <w:r w:rsidR="00080691">
          <w:rPr>
            <w:rFonts w:ascii="Times New Roman" w:hAnsi="Times New Roman" w:cs="Times New Roman"/>
          </w:rPr>
          <w:t xml:space="preserve"> around </w:t>
        </w:r>
      </w:ins>
      <w:ins w:id="2091" w:author="Benton, Deon" w:date="2026-03-10T18:16:00Z" w16du:dateUtc="2026-03-10T23:16:00Z">
        <w:r w:rsidR="00AA4760">
          <w:rPr>
            <w:rFonts w:ascii="Times New Roman" w:hAnsi="Times New Roman" w:cs="Times New Roman"/>
          </w:rPr>
          <w:t>4 months of age (</w:t>
        </w:r>
      </w:ins>
      <w:r w:rsidR="00242464">
        <w:rPr>
          <w:rFonts w:ascii="Times New Roman" w:hAnsi="Times New Roman" w:cs="Times New Roman"/>
        </w:rPr>
        <w:t xml:space="preserve">e.g., </w:t>
      </w:r>
      <w:ins w:id="2092" w:author="Benton, Deon" w:date="2026-03-10T18:16:00Z" w16du:dateUtc="2026-03-10T23:16:00Z">
        <w:r w:rsidR="00AA4760">
          <w:rPr>
            <w:rFonts w:ascii="Times New Roman" w:hAnsi="Times New Roman" w:cs="Times New Roman"/>
          </w:rPr>
          <w:t>von</w:t>
        </w:r>
      </w:ins>
      <w:ins w:id="2093" w:author="Benton, Deon" w:date="2026-03-10T18:17:00Z" w16du:dateUtc="2026-03-10T23:17:00Z">
        <w:r w:rsidR="00AA4760">
          <w:rPr>
            <w:rFonts w:ascii="Times New Roman" w:hAnsi="Times New Roman" w:cs="Times New Roman"/>
          </w:rPr>
          <w:t xml:space="preserve"> Hof</w:t>
        </w:r>
        <w:r w:rsidR="00084962">
          <w:rPr>
            <w:rFonts w:ascii="Times New Roman" w:hAnsi="Times New Roman" w:cs="Times New Roman"/>
          </w:rPr>
          <w:t>sten, 1980</w:t>
        </w:r>
      </w:ins>
      <w:ins w:id="2094" w:author="Benton, Deon" w:date="2026-03-10T18:20:00Z" w16du:dateUtc="2026-03-10T23:20:00Z">
        <w:r w:rsidR="00080691">
          <w:rPr>
            <w:rFonts w:ascii="Times New Roman" w:hAnsi="Times New Roman" w:cs="Times New Roman"/>
          </w:rPr>
          <w:t>).</w:t>
        </w:r>
      </w:ins>
      <w:ins w:id="2095" w:author="Benton, Deon" w:date="2026-03-10T18:21:00Z" w16du:dateUtc="2026-03-10T23:21:00Z">
        <w:r w:rsidR="00080691">
          <w:rPr>
            <w:rFonts w:ascii="Times New Roman" w:hAnsi="Times New Roman" w:cs="Times New Roman"/>
          </w:rPr>
          <w:t xml:space="preserve"> </w:t>
        </w:r>
      </w:ins>
      <w:r w:rsidR="00242464">
        <w:rPr>
          <w:rFonts w:ascii="Times New Roman" w:hAnsi="Times New Roman" w:cs="Times New Roman"/>
        </w:rPr>
        <w:t>This four-month delay was approximated here</w:t>
      </w:r>
      <w:ins w:id="2096" w:author="Benton, Deon" w:date="2026-03-10T18:25:00Z" w16du:dateUtc="2026-03-10T23:25:00Z">
        <w:r w:rsidR="00186BE8">
          <w:rPr>
            <w:rFonts w:ascii="Times New Roman" w:hAnsi="Times New Roman" w:cs="Times New Roman"/>
          </w:rPr>
          <w:t xml:space="preserve"> by</w:t>
        </w:r>
      </w:ins>
      <w:ins w:id="2097" w:author="Benton, Deon" w:date="2026-03-10T18:31:00Z" w16du:dateUtc="2026-03-10T23:31:00Z">
        <w:r w:rsidR="00742FC0">
          <w:rPr>
            <w:rFonts w:ascii="Times New Roman" w:hAnsi="Times New Roman" w:cs="Times New Roman"/>
          </w:rPr>
          <w:t xml:space="preserve"> only</w:t>
        </w:r>
      </w:ins>
      <w:ins w:id="2098" w:author="Benton, Deon" w:date="2026-03-10T18:25:00Z" w16du:dateUtc="2026-03-10T23:25:00Z">
        <w:r w:rsidR="00186BE8">
          <w:rPr>
            <w:rFonts w:ascii="Times New Roman" w:hAnsi="Times New Roman" w:cs="Times New Roman"/>
          </w:rPr>
          <w:t xml:space="preserve"> </w:t>
        </w:r>
      </w:ins>
      <w:ins w:id="2099" w:author="Benton, Deon" w:date="2026-03-10T18:30:00Z" w16du:dateUtc="2026-03-10T23:30:00Z">
        <w:r w:rsidR="00F40A74">
          <w:rPr>
            <w:rFonts w:ascii="Times New Roman" w:hAnsi="Times New Roman" w:cs="Times New Roman"/>
          </w:rPr>
          <w:t>allowing the</w:t>
        </w:r>
      </w:ins>
      <w:ins w:id="2100" w:author="Benton, Deon" w:date="2026-03-10T18:25:00Z" w16du:dateUtc="2026-03-10T23:25:00Z">
        <w:r w:rsidR="00687FF6">
          <w:rPr>
            <w:rFonts w:ascii="Times New Roman" w:hAnsi="Times New Roman" w:cs="Times New Roman"/>
          </w:rPr>
          <w:t xml:space="preserve"> Reaching System</w:t>
        </w:r>
      </w:ins>
      <w:ins w:id="2101" w:author="Benton, Deon" w:date="2026-03-10T18:30:00Z" w16du:dateUtc="2026-03-10T23:30:00Z">
        <w:r w:rsidR="00F40A74">
          <w:rPr>
            <w:rFonts w:ascii="Times New Roman" w:hAnsi="Times New Roman" w:cs="Times New Roman"/>
          </w:rPr>
          <w:t xml:space="preserve"> to </w:t>
        </w:r>
      </w:ins>
      <w:r w:rsidR="00242464">
        <w:rPr>
          <w:rFonts w:ascii="Times New Roman" w:hAnsi="Times New Roman" w:cs="Times New Roman"/>
        </w:rPr>
        <w:t>affect</w:t>
      </w:r>
      <w:ins w:id="2102" w:author="Benton, Deon" w:date="2026-03-10T18:30:00Z" w16du:dateUtc="2026-03-10T23:30:00Z">
        <w:r w:rsidR="00F40A74">
          <w:rPr>
            <w:rFonts w:ascii="Times New Roman" w:hAnsi="Times New Roman" w:cs="Times New Roman"/>
          </w:rPr>
          <w:t xml:space="preserve"> learning</w:t>
        </w:r>
      </w:ins>
      <w:ins w:id="2103" w:author="Benton, Deon" w:date="2026-03-10T18:28:00Z" w16du:dateUtc="2026-03-10T23:28:00Z">
        <w:r w:rsidR="00BE1F57">
          <w:rPr>
            <w:rFonts w:ascii="Times New Roman" w:hAnsi="Times New Roman" w:cs="Times New Roman"/>
          </w:rPr>
          <w:t xml:space="preserve"> </w:t>
        </w:r>
      </w:ins>
      <w:ins w:id="2104" w:author="Benton, Deon" w:date="2026-03-10T18:30:00Z" w16du:dateUtc="2026-03-10T23:30:00Z">
        <w:r w:rsidR="00F40A74">
          <w:rPr>
            <w:rFonts w:ascii="Times New Roman" w:hAnsi="Times New Roman" w:cs="Times New Roman"/>
          </w:rPr>
          <w:t xml:space="preserve">starting </w:t>
        </w:r>
      </w:ins>
      <w:ins w:id="2105" w:author="Benton, Deon" w:date="2026-03-10T18:25:00Z" w16du:dateUtc="2026-03-10T23:25:00Z">
        <w:r w:rsidR="00687FF6">
          <w:rPr>
            <w:rFonts w:ascii="Times New Roman" w:hAnsi="Times New Roman" w:cs="Times New Roman"/>
          </w:rPr>
          <w:t>at 400 epochs</w:t>
        </w:r>
      </w:ins>
      <w:ins w:id="2106" w:author="Benton, Deon" w:date="2026-03-10T18:29:00Z" w16du:dateUtc="2026-03-10T23:29:00Z">
        <w:r w:rsidR="00BE1F57">
          <w:rPr>
            <w:rFonts w:ascii="Times New Roman" w:hAnsi="Times New Roman" w:cs="Times New Roman"/>
          </w:rPr>
          <w:t>—</w:t>
        </w:r>
      </w:ins>
      <w:ins w:id="2107" w:author="Benton, Deon" w:date="2026-03-10T18:26:00Z" w16du:dateUtc="2026-03-10T23:26:00Z">
        <w:r w:rsidR="00687FF6">
          <w:rPr>
            <w:rFonts w:ascii="Times New Roman" w:hAnsi="Times New Roman" w:cs="Times New Roman"/>
          </w:rPr>
          <w:t xml:space="preserve">the weights </w:t>
        </w:r>
      </w:ins>
      <w:r w:rsidR="00242464">
        <w:rPr>
          <w:rFonts w:ascii="Times New Roman" w:hAnsi="Times New Roman" w:cs="Times New Roman"/>
        </w:rPr>
        <w:t>comprising</w:t>
      </w:r>
      <w:ins w:id="2108" w:author="Benton, Deon" w:date="2026-03-10T18:31:00Z" w16du:dateUtc="2026-03-10T23:31:00Z">
        <w:r w:rsidR="008211D3">
          <w:rPr>
            <w:rFonts w:ascii="Times New Roman" w:hAnsi="Times New Roman" w:cs="Times New Roman"/>
          </w:rPr>
          <w:t xml:space="preserve"> this system</w:t>
        </w:r>
      </w:ins>
      <w:ins w:id="2109" w:author="Benton, Deon" w:date="2026-03-10T18:27:00Z" w16du:dateUtc="2026-03-10T23:27:00Z">
        <w:r w:rsidR="00687FF6">
          <w:rPr>
            <w:rFonts w:ascii="Times New Roman" w:hAnsi="Times New Roman" w:cs="Times New Roman"/>
          </w:rPr>
          <w:t xml:space="preserve"> remained frozen</w:t>
        </w:r>
      </w:ins>
      <w:ins w:id="2110" w:author="Benton, Deon" w:date="2026-03-10T18:29:00Z" w16du:dateUtc="2026-03-10T23:29:00Z">
        <w:r w:rsidR="00BE1F57">
          <w:rPr>
            <w:rFonts w:ascii="Times New Roman" w:hAnsi="Times New Roman" w:cs="Times New Roman"/>
          </w:rPr>
          <w:t xml:space="preserve"> prior to this point</w:t>
        </w:r>
      </w:ins>
      <w:ins w:id="2111" w:author="Benton, Deon" w:date="2026-03-10T19:09:00Z" w16du:dateUtc="2026-03-11T00:09:00Z">
        <w:r w:rsidR="004C1969">
          <w:t xml:space="preserve">. </w:t>
        </w:r>
        <w:r w:rsidR="004C1969" w:rsidRPr="004C1969">
          <w:rPr>
            <w:rFonts w:ascii="Times New Roman" w:hAnsi="Times New Roman" w:cs="Times New Roman"/>
          </w:rPr>
          <w:t xml:space="preserve">As with the Looking System, the way </w:t>
        </w:r>
        <w:r w:rsidR="004C1969">
          <w:rPr>
            <w:rFonts w:ascii="Times New Roman" w:hAnsi="Times New Roman" w:cs="Times New Roman"/>
          </w:rPr>
          <w:t>that</w:t>
        </w:r>
        <w:r w:rsidR="004C1969" w:rsidRPr="004C1969">
          <w:rPr>
            <w:rFonts w:ascii="Times New Roman" w:hAnsi="Times New Roman" w:cs="Times New Roman"/>
          </w:rPr>
          <w:t xml:space="preserve"> reaching was assumed to influence networks’ processing of motion events was not represented within the Reaching System itself</w:t>
        </w:r>
      </w:ins>
      <w:r w:rsidR="00BA27F0">
        <w:rPr>
          <w:rFonts w:ascii="Times New Roman" w:hAnsi="Times New Roman" w:cs="Times New Roman"/>
        </w:rPr>
        <w:t>; this system simply represented that a reach could happen</w:t>
      </w:r>
      <w:ins w:id="2112" w:author="Benton, Deon" w:date="2026-03-10T19:09:00Z" w16du:dateUtc="2026-03-11T00:09:00Z">
        <w:r w:rsidR="004C1969" w:rsidRPr="004C1969">
          <w:rPr>
            <w:rFonts w:ascii="Times New Roman" w:hAnsi="Times New Roman" w:cs="Times New Roman"/>
          </w:rPr>
          <w:t xml:space="preserve">. Instead, that influence was implemented externally by varying the learning parameters </w:t>
        </w:r>
        <w:r w:rsidR="004C1969">
          <w:rPr>
            <w:rFonts w:ascii="Times New Roman" w:hAnsi="Times New Roman" w:cs="Times New Roman"/>
          </w:rPr>
          <w:t>that governed</w:t>
        </w:r>
        <w:r w:rsidR="004C1969" w:rsidRPr="004C1969">
          <w:rPr>
            <w:rFonts w:ascii="Times New Roman" w:hAnsi="Times New Roman" w:cs="Times New Roman"/>
          </w:rPr>
          <w:t xml:space="preserve"> how strongly networks encoded a given motion event (see Simulation 5a).</w:t>
        </w:r>
      </w:ins>
      <w:ins w:id="2113" w:author="Benton, Deon" w:date="2026-03-20T13:49:00Z" w16du:dateUtc="2026-03-20T18:49:00Z">
        <w:r w:rsidR="0083671A">
          <w:rPr>
            <w:rFonts w:ascii="Times New Roman" w:hAnsi="Times New Roman" w:cs="Times New Roman"/>
          </w:rPr>
          <w:t xml:space="preserve"> One final note about the</w:t>
        </w:r>
      </w:ins>
      <w:ins w:id="2114" w:author="Benton, Deon" w:date="2026-03-20T13:50:00Z" w16du:dateUtc="2026-03-20T18:50:00Z">
        <w:r w:rsidR="0083671A">
          <w:rPr>
            <w:rFonts w:ascii="Times New Roman" w:hAnsi="Times New Roman" w:cs="Times New Roman"/>
          </w:rPr>
          <w:t xml:space="preserve"> </w:t>
        </w:r>
      </w:ins>
      <w:ins w:id="2115" w:author="Benton, Deon" w:date="2026-03-20T13:49:00Z" w16du:dateUtc="2026-03-20T18:49:00Z">
        <w:r w:rsidR="0083671A">
          <w:rPr>
            <w:rFonts w:ascii="Times New Roman" w:hAnsi="Times New Roman" w:cs="Times New Roman"/>
          </w:rPr>
          <w:t xml:space="preserve">reaching </w:t>
        </w:r>
      </w:ins>
      <w:ins w:id="2116" w:author="Benton, Deon" w:date="2026-03-20T14:05:00Z" w16du:dateUtc="2026-03-20T19:05:00Z">
        <w:r w:rsidR="00C84DB7">
          <w:rPr>
            <w:rFonts w:ascii="Times New Roman" w:hAnsi="Times New Roman" w:cs="Times New Roman"/>
          </w:rPr>
          <w:t>(and to some extent the looking) system</w:t>
        </w:r>
      </w:ins>
      <w:ins w:id="2117" w:author="Benton, Deon" w:date="2026-03-20T13:49:00Z" w16du:dateUtc="2026-03-20T18:49:00Z">
        <w:r w:rsidR="0083671A">
          <w:rPr>
            <w:rFonts w:ascii="Times New Roman" w:hAnsi="Times New Roman" w:cs="Times New Roman"/>
          </w:rPr>
          <w:t xml:space="preserve"> is that because the </w:t>
        </w:r>
      </w:ins>
      <w:ins w:id="2118" w:author="Benton, Deon" w:date="2026-03-25T10:25:00Z" w16du:dateUtc="2026-03-25T15:25:00Z">
        <w:r w:rsidR="009F0C35">
          <w:rPr>
            <w:rFonts w:ascii="Times New Roman" w:hAnsi="Times New Roman" w:cs="Times New Roman"/>
          </w:rPr>
          <w:t xml:space="preserve">current account assumes that it is the effect </w:t>
        </w:r>
        <w:r w:rsidR="009F0C35">
          <w:rPr>
            <w:rFonts w:ascii="Times New Roman" w:hAnsi="Times New Roman" w:cs="Times New Roman"/>
          </w:rPr>
          <w:lastRenderedPageBreak/>
          <w:t>that reaching has on the environment as well as on how infants process actio</w:t>
        </w:r>
      </w:ins>
      <w:ins w:id="2119" w:author="Benton, Deon" w:date="2026-03-25T10:26:00Z" w16du:dateUtc="2026-03-25T15:26:00Z">
        <w:r w:rsidR="009F0C35">
          <w:rPr>
            <w:rFonts w:ascii="Times New Roman" w:hAnsi="Times New Roman" w:cs="Times New Roman"/>
          </w:rPr>
          <w:t>n events</w:t>
        </w:r>
        <w:r w:rsidR="009A209A">
          <w:rPr>
            <w:rFonts w:ascii="Times New Roman" w:hAnsi="Times New Roman" w:cs="Times New Roman"/>
          </w:rPr>
          <w:t xml:space="preserve"> that matters</w:t>
        </w:r>
        <w:r w:rsidR="009F0C35">
          <w:rPr>
            <w:rFonts w:ascii="Times New Roman" w:hAnsi="Times New Roman" w:cs="Times New Roman"/>
          </w:rPr>
          <w:t xml:space="preserve"> and not the mere existence of a reach</w:t>
        </w:r>
      </w:ins>
      <w:ins w:id="2120" w:author="Benton, Deon" w:date="2026-03-20T13:49:00Z" w16du:dateUtc="2026-03-20T18:49:00Z">
        <w:r w:rsidR="0083671A">
          <w:rPr>
            <w:rFonts w:ascii="Times New Roman" w:hAnsi="Times New Roman" w:cs="Times New Roman"/>
          </w:rPr>
          <w:t xml:space="preserve">, the results </w:t>
        </w:r>
      </w:ins>
      <w:ins w:id="2121" w:author="Benton, Deon" w:date="2026-03-20T13:50:00Z" w16du:dateUtc="2026-03-20T18:50:00Z">
        <w:r w:rsidR="0083671A">
          <w:rPr>
            <w:rFonts w:ascii="Times New Roman" w:hAnsi="Times New Roman" w:cs="Times New Roman"/>
          </w:rPr>
          <w:t>reported is this paper would remain unchanged if this system was removed.</w:t>
        </w:r>
      </w:ins>
      <w:ins w:id="2122" w:author="Benton, Deon" w:date="2026-03-20T14:04:00Z" w16du:dateUtc="2026-03-20T19:04:00Z">
        <w:r w:rsidR="00C84DB7">
          <w:rPr>
            <w:rFonts w:ascii="Times New Roman" w:hAnsi="Times New Roman" w:cs="Times New Roman"/>
          </w:rPr>
          <w:t xml:space="preserve"> The rationale for </w:t>
        </w:r>
      </w:ins>
      <w:ins w:id="2123" w:author="Benton, Deon" w:date="2026-03-25T10:26:00Z" w16du:dateUtc="2026-03-25T15:26:00Z">
        <w:r w:rsidR="009A209A">
          <w:rPr>
            <w:rFonts w:ascii="Times New Roman" w:hAnsi="Times New Roman" w:cs="Times New Roman"/>
          </w:rPr>
          <w:t>retaining</w:t>
        </w:r>
      </w:ins>
      <w:ins w:id="2124" w:author="Benton, Deon" w:date="2026-03-20T14:04:00Z" w16du:dateUtc="2026-03-20T19:04:00Z">
        <w:r w:rsidR="00C84DB7">
          <w:rPr>
            <w:rFonts w:ascii="Times New Roman" w:hAnsi="Times New Roman" w:cs="Times New Roman"/>
          </w:rPr>
          <w:t xml:space="preserve"> </w:t>
        </w:r>
      </w:ins>
      <w:ins w:id="2125" w:author="Benton, Deon" w:date="2026-03-20T14:05:00Z" w16du:dateUtc="2026-03-20T19:05:00Z">
        <w:r w:rsidR="00C84DB7">
          <w:rPr>
            <w:rFonts w:ascii="Times New Roman" w:hAnsi="Times New Roman" w:cs="Times New Roman"/>
          </w:rPr>
          <w:t>the reaching system</w:t>
        </w:r>
      </w:ins>
      <w:ins w:id="2126" w:author="Benton, Deon" w:date="2026-03-20T14:04:00Z" w16du:dateUtc="2026-03-20T19:04:00Z">
        <w:r w:rsidR="00C84DB7">
          <w:rPr>
            <w:rFonts w:ascii="Times New Roman" w:hAnsi="Times New Roman" w:cs="Times New Roman"/>
          </w:rPr>
          <w:t xml:space="preserve"> </w:t>
        </w:r>
      </w:ins>
      <w:ins w:id="2127" w:author="Benton, Deon" w:date="2026-03-25T10:27:00Z" w16du:dateUtc="2026-03-25T15:27:00Z">
        <w:r w:rsidR="009A209A">
          <w:rPr>
            <w:rFonts w:ascii="Times New Roman" w:hAnsi="Times New Roman" w:cs="Times New Roman"/>
          </w:rPr>
          <w:t xml:space="preserve">at all then is that the effects that it has on the environment </w:t>
        </w:r>
        <w:r w:rsidR="007C1598">
          <w:rPr>
            <w:rFonts w:ascii="Times New Roman" w:hAnsi="Times New Roman" w:cs="Times New Roman"/>
          </w:rPr>
          <w:t xml:space="preserve">cannot occur in its absence. </w:t>
        </w:r>
      </w:ins>
      <w:ins w:id="2128" w:author="Benton, Deon" w:date="2026-03-20T14:05:00Z" w16du:dateUtc="2026-03-20T19:05:00Z">
        <w:r w:rsidR="00C84DB7">
          <w:rPr>
            <w:rFonts w:ascii="Times New Roman" w:hAnsi="Times New Roman" w:cs="Times New Roman"/>
          </w:rPr>
          <w:t xml:space="preserve"> </w:t>
        </w:r>
      </w:ins>
      <w:ins w:id="2129" w:author="Benton, Deon" w:date="2026-03-25T10:27:00Z" w16du:dateUtc="2026-03-25T15:27:00Z">
        <w:r w:rsidR="00C00ECD">
          <w:rPr>
            <w:rFonts w:ascii="Times New Roman" w:hAnsi="Times New Roman" w:cs="Times New Roman"/>
          </w:rPr>
          <w:t xml:space="preserve">Future simulation studies </w:t>
        </w:r>
      </w:ins>
      <w:ins w:id="2130" w:author="Benton, Deon" w:date="2026-03-25T10:28:00Z" w16du:dateUtc="2026-03-25T15:28:00Z">
        <w:r w:rsidR="00C00ECD">
          <w:rPr>
            <w:rFonts w:ascii="Times New Roman" w:hAnsi="Times New Roman" w:cs="Times New Roman"/>
          </w:rPr>
          <w:t>should</w:t>
        </w:r>
      </w:ins>
      <w:ins w:id="2131" w:author="Benton, Deon" w:date="2026-03-25T10:27:00Z" w16du:dateUtc="2026-03-25T15:27:00Z">
        <w:r w:rsidR="00C00ECD">
          <w:rPr>
            <w:rFonts w:ascii="Times New Roman" w:hAnsi="Times New Roman" w:cs="Times New Roman"/>
          </w:rPr>
          <w:t xml:space="preserve"> explore wh</w:t>
        </w:r>
      </w:ins>
      <w:ins w:id="2132" w:author="Benton, Deon" w:date="2026-03-25T10:28:00Z" w16du:dateUtc="2026-03-25T15:28:00Z">
        <w:r w:rsidR="00C00ECD">
          <w:rPr>
            <w:rFonts w:ascii="Times New Roman" w:hAnsi="Times New Roman" w:cs="Times New Roman"/>
          </w:rPr>
          <w:t xml:space="preserve">at role, if any, </w:t>
        </w:r>
        <w:proofErr w:type="gramStart"/>
        <w:r w:rsidR="00C00ECD">
          <w:rPr>
            <w:rFonts w:ascii="Times New Roman" w:hAnsi="Times New Roman" w:cs="Times New Roman"/>
          </w:rPr>
          <w:t>looking</w:t>
        </w:r>
        <w:proofErr w:type="gramEnd"/>
        <w:r w:rsidR="00C00ECD">
          <w:rPr>
            <w:rFonts w:ascii="Times New Roman" w:hAnsi="Times New Roman" w:cs="Times New Roman"/>
          </w:rPr>
          <w:t xml:space="preserve"> and reaching systems that better approximate those in people has on </w:t>
        </w:r>
      </w:ins>
      <w:ins w:id="2133" w:author="Benton, Deon" w:date="2026-03-25T10:29:00Z" w16du:dateUtc="2026-03-25T15:29:00Z">
        <w:r w:rsidR="00C00ECD">
          <w:rPr>
            <w:rFonts w:ascii="Times New Roman" w:hAnsi="Times New Roman" w:cs="Times New Roman"/>
          </w:rPr>
          <w:t xml:space="preserve">ALIAS’s (or systems like it) performance. </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214F5F13"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134"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135" w:author="Benton, Deon" w:date="2026-02-27T16:21:00Z" w16du:dateUtc="2026-02-27T22:21:00Z">
        <w:r w:rsidR="00F12553">
          <w:rPr>
            <w:rFonts w:ascii="Times New Roman" w:hAnsi="Times New Roman" w:cs="Times New Roman"/>
          </w:rPr>
          <w:t xml:space="preserve"> is that</w:t>
        </w:r>
      </w:ins>
      <w:ins w:id="2136"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137" w:author="Benton, Deon" w:date="2026-02-27T16:29:00Z" w16du:dateUtc="2026-02-27T22:29:00Z">
        <w:r w:rsidR="00123CA6">
          <w:rPr>
            <w:rFonts w:ascii="Times New Roman" w:hAnsi="Times New Roman" w:cs="Times New Roman"/>
          </w:rPr>
          <w:t>are</w:t>
        </w:r>
      </w:ins>
      <w:ins w:id="2138"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139" w:author="Benton, Deon" w:date="2026-02-27T16:23:00Z" w16du:dateUtc="2026-02-27T22:23:00Z">
        <w:r w:rsidR="00F12553">
          <w:rPr>
            <w:rFonts w:ascii="Times New Roman" w:hAnsi="Times New Roman" w:cs="Times New Roman"/>
          </w:rPr>
          <w:t xml:space="preserve"> </w:t>
        </w:r>
      </w:ins>
      <w:del w:id="2140" w:author="Benton, Deon" w:date="2026-02-27T16:24:00Z" w16du:dateUtc="2026-02-27T22:24:00Z">
        <w:r w:rsidDel="00B25E66">
          <w:rPr>
            <w:rFonts w:ascii="Times New Roman" w:hAnsi="Times New Roman" w:cs="Times New Roman"/>
          </w:rPr>
          <w:delText xml:space="preserve"> </w:delText>
        </w:r>
      </w:del>
      <w:ins w:id="2141" w:author="Benton, Deon" w:date="2026-02-27T16:22:00Z" w16du:dateUtc="2026-02-27T22:22:00Z">
        <w:r w:rsidR="00F12553">
          <w:rPr>
            <w:rFonts w:ascii="Times New Roman" w:hAnsi="Times New Roman" w:cs="Times New Roman"/>
          </w:rPr>
          <w:t xml:space="preserve">processing and encoding the kinematics of different </w:t>
        </w:r>
      </w:ins>
      <w:ins w:id="2142" w:author="Benton, Deon" w:date="2026-02-27T16:46:00Z" w16du:dateUtc="2026-02-27T22:46:00Z">
        <w:r w:rsidR="005D4226">
          <w:rPr>
            <w:rFonts w:ascii="Times New Roman" w:hAnsi="Times New Roman" w:cs="Times New Roman"/>
          </w:rPr>
          <w:t>movements</w:t>
        </w:r>
      </w:ins>
      <w:ins w:id="2143" w:author="Benton, Deon" w:date="2026-02-27T16:23:00Z" w16du:dateUtc="2026-02-27T22:23:00Z">
        <w:r w:rsidR="00B25E66">
          <w:rPr>
            <w:rFonts w:ascii="Times New Roman" w:hAnsi="Times New Roman" w:cs="Times New Roman"/>
          </w:rPr>
          <w:t xml:space="preserve">, </w:t>
        </w:r>
      </w:ins>
      <w:ins w:id="2144" w:author="Benton, Deon" w:date="2026-02-27T16:22:00Z" w16du:dateUtc="2026-02-27T22:22:00Z">
        <w:r w:rsidR="00F12553">
          <w:rPr>
            <w:rFonts w:ascii="Times New Roman" w:hAnsi="Times New Roman" w:cs="Times New Roman"/>
          </w:rPr>
          <w:t xml:space="preserve">the perceptual appearance of </w:t>
        </w:r>
      </w:ins>
      <w:ins w:id="2145" w:author="Benton, Deon" w:date="2026-02-27T16:23:00Z" w16du:dateUtc="2026-02-27T22:23:00Z">
        <w:r w:rsidR="00B25E66">
          <w:rPr>
            <w:rFonts w:ascii="Times New Roman" w:hAnsi="Times New Roman" w:cs="Times New Roman"/>
          </w:rPr>
          <w:t>the different objects</w:t>
        </w:r>
      </w:ins>
      <w:ins w:id="2146" w:author="Benton, Deon" w:date="2026-02-27T16:25:00Z" w16du:dateUtc="2026-02-27T22:25:00Z">
        <w:r w:rsidR="00B25E66">
          <w:rPr>
            <w:rFonts w:ascii="Times New Roman" w:hAnsi="Times New Roman" w:cs="Times New Roman"/>
          </w:rPr>
          <w:t xml:space="preserve"> and entities</w:t>
        </w:r>
      </w:ins>
      <w:ins w:id="2147" w:author="Benton, Deon" w:date="2026-02-27T16:24:00Z" w16du:dateUtc="2026-02-27T22:24:00Z">
        <w:r w:rsidR="00B25E66">
          <w:rPr>
            <w:rFonts w:ascii="Times New Roman" w:hAnsi="Times New Roman" w:cs="Times New Roman"/>
          </w:rPr>
          <w:t xml:space="preserve"> </w:t>
        </w:r>
      </w:ins>
      <w:ins w:id="2148" w:author="Benton, Deon" w:date="2026-02-27T16:22:00Z" w16du:dateUtc="2026-02-27T22:22:00Z">
        <w:r w:rsidR="00F12553">
          <w:rPr>
            <w:rFonts w:ascii="Times New Roman" w:hAnsi="Times New Roman" w:cs="Times New Roman"/>
          </w:rPr>
          <w:t xml:space="preserve">that engage in those </w:t>
        </w:r>
      </w:ins>
      <w:ins w:id="2149" w:author="Benton, Deon" w:date="2026-02-27T16:46:00Z" w16du:dateUtc="2026-02-27T22:46:00Z">
        <w:r w:rsidR="005D4226">
          <w:rPr>
            <w:rFonts w:ascii="Times New Roman" w:hAnsi="Times New Roman" w:cs="Times New Roman"/>
          </w:rPr>
          <w:t>movements</w:t>
        </w:r>
      </w:ins>
      <w:ins w:id="2150" w:author="Benton, Deon" w:date="2026-02-27T16:24:00Z" w16du:dateUtc="2026-02-27T22:24:00Z">
        <w:r w:rsidR="00B25E66">
          <w:rPr>
            <w:rFonts w:ascii="Times New Roman" w:hAnsi="Times New Roman" w:cs="Times New Roman"/>
          </w:rPr>
          <w:t>, as well as the associative relation</w:t>
        </w:r>
      </w:ins>
      <w:ins w:id="2151" w:author="Benton, Deon" w:date="2026-02-27T16:25:00Z" w16du:dateUtc="2026-02-27T22:25:00Z">
        <w:r w:rsidR="00B25E66">
          <w:rPr>
            <w:rFonts w:ascii="Times New Roman" w:hAnsi="Times New Roman" w:cs="Times New Roman"/>
          </w:rPr>
          <w:t>s</w:t>
        </w:r>
      </w:ins>
      <w:ins w:id="2152" w:author="Benton, Deon" w:date="2026-02-27T16:24:00Z" w16du:dateUtc="2026-02-27T22:24:00Z">
        <w:r w:rsidR="00B25E66">
          <w:rPr>
            <w:rFonts w:ascii="Times New Roman" w:hAnsi="Times New Roman" w:cs="Times New Roman"/>
          </w:rPr>
          <w:t xml:space="preserve"> among the</w:t>
        </w:r>
      </w:ins>
      <w:ins w:id="2153" w:author="Benton, Deon" w:date="2026-02-27T16:29:00Z" w16du:dateUtc="2026-02-27T22:29:00Z">
        <w:r w:rsidR="00123CA6">
          <w:rPr>
            <w:rFonts w:ascii="Times New Roman" w:hAnsi="Times New Roman" w:cs="Times New Roman"/>
          </w:rPr>
          <w:t xml:space="preserve">se </w:t>
        </w:r>
      </w:ins>
      <w:ins w:id="2154" w:author="Benton, Deon" w:date="2026-03-25T10:29:00Z" w16du:dateUtc="2026-03-25T15:29:00Z">
        <w:r w:rsidR="006663DD">
          <w:rPr>
            <w:rFonts w:ascii="Times New Roman" w:hAnsi="Times New Roman" w:cs="Times New Roman"/>
          </w:rPr>
          <w:t xml:space="preserve">perceptually-grounded </w:t>
        </w:r>
      </w:ins>
      <w:ins w:id="2155" w:author="Benton, Deon" w:date="2026-02-27T16:29:00Z" w16du:dateUtc="2026-02-27T22:29:00Z">
        <w:r w:rsidR="00123CA6">
          <w:rPr>
            <w:rFonts w:ascii="Times New Roman" w:hAnsi="Times New Roman" w:cs="Times New Roman"/>
          </w:rPr>
          <w:t>elements</w:t>
        </w:r>
      </w:ins>
      <w:ins w:id="2156" w:author="Benton, Deon" w:date="2026-02-27T16:25:00Z" w16du:dateUtc="2026-02-27T22:25:00Z">
        <w:r w:rsidR="00B25E66">
          <w:rPr>
            <w:rFonts w:ascii="Times New Roman" w:hAnsi="Times New Roman" w:cs="Times New Roman"/>
          </w:rPr>
          <w:t>.</w:t>
        </w:r>
      </w:ins>
      <w:ins w:id="2157" w:author="Benton, Deon" w:date="2026-02-27T16:22:00Z" w16du:dateUtc="2026-02-27T22:22:00Z">
        <w:r w:rsidR="00F12553">
          <w:rPr>
            <w:rFonts w:ascii="Times New Roman" w:hAnsi="Times New Roman" w:cs="Times New Roman"/>
          </w:rPr>
          <w:t xml:space="preserve"> </w:t>
        </w:r>
      </w:ins>
      <w:ins w:id="2158" w:author="Benton, Deon" w:date="2026-02-27T16:26:00Z" w16du:dateUtc="2026-02-27T22:26:00Z">
        <w:r w:rsidR="00864BDF">
          <w:rPr>
            <w:rFonts w:ascii="Times New Roman" w:hAnsi="Times New Roman" w:cs="Times New Roman"/>
          </w:rPr>
          <w:t xml:space="preserve">To implement this aspect of the </w:t>
        </w:r>
      </w:ins>
      <w:ins w:id="2159" w:author="Benton, Deon" w:date="2026-02-27T16:29:00Z" w16du:dateUtc="2026-02-27T22:29:00Z">
        <w:r w:rsidR="00F10356">
          <w:rPr>
            <w:rFonts w:ascii="Times New Roman" w:hAnsi="Times New Roman" w:cs="Times New Roman"/>
          </w:rPr>
          <w:t>proposal</w:t>
        </w:r>
      </w:ins>
      <w:ins w:id="2160" w:author="Benton, Deon" w:date="2026-02-27T16:26:00Z" w16du:dateUtc="2026-02-27T22:26:00Z">
        <w:r w:rsidR="00864BDF">
          <w:rPr>
            <w:rFonts w:ascii="Times New Roman" w:hAnsi="Times New Roman" w:cs="Times New Roman"/>
          </w:rPr>
          <w:t xml:space="preserve"> in the m</w:t>
        </w:r>
      </w:ins>
      <w:ins w:id="2161"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162" w:author="Benton, Deon" w:date="2026-02-27T16:27:00Z" w16du:dateUtc="2026-02-27T22:27:00Z">
        <w:r w:rsidR="00864BDF">
          <w:rPr>
            <w:rFonts w:ascii="Times New Roman" w:hAnsi="Times New Roman" w:cs="Times New Roman"/>
          </w:rPr>
          <w:t xml:space="preserve"> a model analogue </w:t>
        </w:r>
      </w:ins>
      <w:ins w:id="2163" w:author="Benton, Deon" w:date="2026-02-27T16:29:00Z" w16du:dateUtc="2026-02-27T22:29:00Z">
        <w:r w:rsidR="00F10356">
          <w:rPr>
            <w:rFonts w:ascii="Times New Roman" w:hAnsi="Times New Roman" w:cs="Times New Roman"/>
          </w:rPr>
          <w:t>of the real</w:t>
        </w:r>
      </w:ins>
      <w:ins w:id="2164" w:author="Benton, Deon" w:date="2026-02-27T16:30:00Z" w16du:dateUtc="2026-02-27T22:30:00Z">
        <w:r w:rsidR="00F10356">
          <w:rPr>
            <w:rFonts w:ascii="Times New Roman" w:hAnsi="Times New Roman" w:cs="Times New Roman"/>
          </w:rPr>
          <w:t>-world experience</w:t>
        </w:r>
      </w:ins>
      <w:ins w:id="2165"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2166" w:author="Benton, Deon" w:date="2026-03-25T10:30:00Z" w16du:dateUtc="2026-03-25T15:30:00Z">
        <w:r w:rsidR="00AC6BAC">
          <w:rPr>
            <w:rFonts w:ascii="Times New Roman" w:hAnsi="Times New Roman" w:cs="Times New Roman"/>
          </w:rPr>
          <w:t xml:space="preserve">s are assumed to bring </w:t>
        </w:r>
      </w:ins>
      <w:ins w:id="2167" w:author="Benton, Deon" w:date="2026-02-27T16:30:00Z" w16du:dateUtc="2026-02-27T22:30:00Z">
        <w:r w:rsidR="008614DA">
          <w:rPr>
            <w:rFonts w:ascii="Times New Roman" w:hAnsi="Times New Roman" w:cs="Times New Roman"/>
          </w:rPr>
          <w:t>with them into action understanding studies.</w:t>
        </w:r>
      </w:ins>
      <w:ins w:id="2168" w:author="Benton, Deon" w:date="2026-02-27T16:44:00Z" w16du:dateUtc="2026-02-27T22:44:00Z">
        <w:r w:rsidR="00C04DFD">
          <w:rPr>
            <w:rFonts w:ascii="Times New Roman" w:hAnsi="Times New Roman" w:cs="Times New Roman"/>
          </w:rPr>
          <w:t xml:space="preserve"> Here,</w:t>
        </w:r>
      </w:ins>
      <w:ins w:id="2169" w:author="Benton, Deon" w:date="2026-02-27T16:31:00Z" w16du:dateUtc="2026-02-27T22:31:00Z">
        <w:r w:rsidR="008614DA">
          <w:rPr>
            <w:rFonts w:ascii="Times New Roman" w:hAnsi="Times New Roman" w:cs="Times New Roman"/>
          </w:rPr>
          <w:t xml:space="preserve"> I refer to this </w:t>
        </w:r>
      </w:ins>
      <w:ins w:id="2170" w:author="Benton, Deon" w:date="2026-02-27T16:44:00Z" w16du:dateUtc="2026-02-27T22:44:00Z">
        <w:r w:rsidR="00C04DFD">
          <w:rPr>
            <w:rFonts w:ascii="Times New Roman" w:hAnsi="Times New Roman" w:cs="Times New Roman"/>
          </w:rPr>
          <w:t xml:space="preserve">aspect of </w:t>
        </w:r>
      </w:ins>
      <w:ins w:id="2171" w:author="Benton, Deon" w:date="2026-02-27T16:45:00Z" w16du:dateUtc="2026-02-27T22:45:00Z">
        <w:r w:rsidR="008D0B80">
          <w:rPr>
            <w:rFonts w:ascii="Times New Roman" w:hAnsi="Times New Roman" w:cs="Times New Roman"/>
          </w:rPr>
          <w:t xml:space="preserve">a network’s </w:t>
        </w:r>
      </w:ins>
      <w:ins w:id="2172" w:author="Benton, Deon" w:date="2026-02-27T16:44:00Z" w16du:dateUtc="2026-02-27T22:44:00Z">
        <w:r w:rsidR="00C04DFD">
          <w:rPr>
            <w:rFonts w:ascii="Times New Roman" w:hAnsi="Times New Roman" w:cs="Times New Roman"/>
          </w:rPr>
          <w:t xml:space="preserve">experience </w:t>
        </w:r>
      </w:ins>
      <w:ins w:id="2173" w:author="Benton, Deon" w:date="2026-02-27T16:31:00Z" w16du:dateUtc="2026-02-27T22:31:00Z">
        <w:r w:rsidR="008614DA">
          <w:rPr>
            <w:rFonts w:ascii="Times New Roman" w:hAnsi="Times New Roman" w:cs="Times New Roman"/>
          </w:rPr>
          <w:t xml:space="preserve">as </w:t>
        </w:r>
      </w:ins>
      <w:ins w:id="2174" w:author="Benton, Deon" w:date="2026-02-27T16:44:00Z" w16du:dateUtc="2026-02-27T22:44:00Z">
        <w:r w:rsidR="00C04DFD">
          <w:rPr>
            <w:rFonts w:ascii="Times New Roman" w:hAnsi="Times New Roman" w:cs="Times New Roman"/>
          </w:rPr>
          <w:t xml:space="preserve">the </w:t>
        </w:r>
      </w:ins>
      <w:ins w:id="2175" w:author="Benton, Deon" w:date="2026-02-27T16:31:00Z" w16du:dateUtc="2026-02-27T22:31:00Z">
        <w:r w:rsidR="008614DA">
          <w:rPr>
            <w:rFonts w:ascii="Times New Roman" w:hAnsi="Times New Roman" w:cs="Times New Roman"/>
          </w:rPr>
          <w:t>pretraining</w:t>
        </w:r>
      </w:ins>
      <w:ins w:id="2176"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2177" w:author="Benton, Deon" w:date="2026-02-27T16:31:00Z" w16du:dateUtc="2026-02-27T22:31:00Z">
        <w:r w:rsidR="008614DA">
          <w:rPr>
            <w:rFonts w:ascii="Times New Roman" w:hAnsi="Times New Roman" w:cs="Times New Roman"/>
          </w:rPr>
          <w:t>.</w:t>
        </w:r>
      </w:ins>
      <w:ins w:id="2178"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79"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80" w:author="Benton, Deon" w:date="2026-02-27T16:45:00Z" w16du:dateUtc="2026-02-27T22:45:00Z">
        <w:r w:rsidR="00A7703B">
          <w:rPr>
            <w:rFonts w:ascii="Times New Roman" w:hAnsi="Times New Roman" w:cs="Times New Roman"/>
          </w:rPr>
          <w:t xml:space="preserve"> </w:t>
        </w:r>
      </w:ins>
      <w:ins w:id="2181" w:author="Benton, Deon" w:date="2026-02-27T16:32:00Z" w16du:dateUtc="2026-02-27T22:32:00Z">
        <w:r w:rsidR="001335A3">
          <w:rPr>
            <w:rFonts w:ascii="Times New Roman" w:hAnsi="Times New Roman" w:cs="Times New Roman"/>
          </w:rPr>
          <w:t>linearly along a horizontal mo</w:t>
        </w:r>
      </w:ins>
      <w:ins w:id="2182" w:author="Benton, Deon" w:date="2026-02-27T16:33:00Z" w16du:dateUtc="2026-02-27T22:33:00Z">
        <w:r w:rsidR="001335A3">
          <w:rPr>
            <w:rFonts w:ascii="Times New Roman" w:hAnsi="Times New Roman" w:cs="Times New Roman"/>
          </w:rPr>
          <w:t>tion path</w:t>
        </w:r>
      </w:ins>
      <w:ins w:id="2183" w:author="Benton, Deon" w:date="2026-02-27T16:32:00Z" w16du:dateUtc="2026-02-27T22:32:00Z">
        <w:r w:rsidR="00C546B9">
          <w:rPr>
            <w:rFonts w:ascii="Times New Roman" w:hAnsi="Times New Roman" w:cs="Times New Roman"/>
          </w:rPr>
          <w:t xml:space="preserve"> towards the other object</w:t>
        </w:r>
      </w:ins>
      <w:ins w:id="2184" w:author="Benton, Deon" w:date="2026-02-27T16:33:00Z" w16du:dateUtc="2026-02-27T22:33:00Z">
        <w:r w:rsidR="001335A3">
          <w:rPr>
            <w:rFonts w:ascii="Times New Roman" w:hAnsi="Times New Roman" w:cs="Times New Roman"/>
          </w:rPr>
          <w:t>. This event was instantiated by activating</w:t>
        </w:r>
      </w:ins>
      <w:ins w:id="2185"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86"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87" w:author="Benton, Deon" w:date="2026-02-27T16:34:00Z" w16du:dateUtc="2026-02-27T22:34:00Z">
        <w:r w:rsidR="001335A3">
          <w:rPr>
            <w:rFonts w:ascii="Times New Roman" w:hAnsi="Times New Roman" w:cs="Times New Roman"/>
          </w:rPr>
          <w:t>Object Left</w:t>
        </w:r>
      </w:ins>
      <w:ins w:id="2188" w:author="Benton, Deon" w:date="2026-02-27T16:52:00Z" w16du:dateUtc="2026-02-27T22:52:00Z">
        <w:r w:rsidR="00BF289A">
          <w:rPr>
            <w:rFonts w:ascii="Times New Roman" w:hAnsi="Times New Roman" w:cs="Times New Roman"/>
          </w:rPr>
          <w:t xml:space="preserve"> and Right</w:t>
        </w:r>
      </w:ins>
      <w:ins w:id="2189" w:author="Benton, Deon" w:date="2026-02-27T16:34:00Z" w16du:dateUtc="2026-02-27T22:34:00Z">
        <w:r w:rsidR="001335A3">
          <w:rPr>
            <w:rFonts w:ascii="Times New Roman" w:hAnsi="Times New Roman" w:cs="Times New Roman"/>
          </w:rPr>
          <w:t xml:space="preserve"> input group</w:t>
        </w:r>
      </w:ins>
      <w:ins w:id="2190" w:author="Benton, Deon" w:date="2026-02-27T16:52:00Z" w16du:dateUtc="2026-02-27T22:52:00Z">
        <w:r w:rsidR="00BF289A">
          <w:rPr>
            <w:rFonts w:ascii="Times New Roman" w:hAnsi="Times New Roman" w:cs="Times New Roman"/>
          </w:rPr>
          <w:t>s</w:t>
        </w:r>
      </w:ins>
      <w:ins w:id="2191"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92"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93" w:author="Benton, Deon" w:date="2026-02-27T16:35:00Z" w16du:dateUtc="2026-02-27T22:35:00Z">
        <w:r w:rsidR="008979EA">
          <w:rPr>
            <w:rFonts w:ascii="Times New Roman" w:hAnsi="Times New Roman" w:cs="Times New Roman"/>
          </w:rPr>
          <w:t>input group</w:t>
        </w:r>
      </w:ins>
      <w:ins w:id="2194"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95" w:author="Benton, Deon" w:date="2026-02-27T16:37:00Z" w16du:dateUtc="2026-02-27T22:37:00Z">
        <w:r w:rsidR="002A2896">
          <w:rPr>
            <w:rFonts w:ascii="Times New Roman" w:hAnsi="Times New Roman" w:cs="Times New Roman"/>
          </w:rPr>
          <w:t xml:space="preserve">Obstacle Height 0 unit in the Obstacle Height input group; the Arc Peak Height 0 unit in the Arc Peak Height input group; the Obstacle Missing unit in the </w:t>
        </w:r>
      </w:ins>
      <w:ins w:id="2196"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w:t>
        </w:r>
        <w:r w:rsidR="00F61350">
          <w:rPr>
            <w:rFonts w:ascii="Times New Roman" w:hAnsi="Times New Roman" w:cs="Times New Roman"/>
          </w:rPr>
          <w:lastRenderedPageBreak/>
          <w:t xml:space="preserve">input group; and the </w:t>
        </w:r>
      </w:ins>
      <w:ins w:id="2197"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198"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199" w:author="Benton, Deon" w:date="2026-02-27T16:49:00Z" w16du:dateUtc="2026-02-27T22:49:00Z">
        <w:r w:rsidR="004916FE">
          <w:rPr>
            <w:rFonts w:ascii="Times New Roman" w:hAnsi="Times New Roman" w:cs="Times New Roman"/>
          </w:rPr>
          <w:t xml:space="preserve"> moved horizontally along a</w:t>
        </w:r>
      </w:ins>
      <w:ins w:id="2200" w:author="Benton, Deon" w:date="2026-02-27T16:50:00Z" w16du:dateUtc="2026-02-27T22:50:00Z">
        <w:r w:rsidR="004916FE">
          <w:rPr>
            <w:rFonts w:ascii="Times New Roman" w:hAnsi="Times New Roman" w:cs="Times New Roman"/>
          </w:rPr>
          <w:t>n</w:t>
        </w:r>
      </w:ins>
      <w:ins w:id="2201" w:author="Benton, Deon" w:date="2026-02-27T16:49:00Z" w16du:dateUtc="2026-02-27T22:49:00Z">
        <w:r w:rsidR="004916FE">
          <w:rPr>
            <w:rFonts w:ascii="Times New Roman" w:hAnsi="Times New Roman" w:cs="Times New Roman"/>
          </w:rPr>
          <w:t xml:space="preserve"> arced path towards</w:t>
        </w:r>
      </w:ins>
      <w:ins w:id="2202" w:author="Benton, Deon" w:date="2026-02-27T16:50:00Z" w16du:dateUtc="2026-02-27T22:50:00Z">
        <w:r w:rsidR="004916FE">
          <w:rPr>
            <w:rFonts w:ascii="Times New Roman" w:hAnsi="Times New Roman" w:cs="Times New Roman"/>
          </w:rPr>
          <w:t xml:space="preserve"> and over an obstacle until it came to rest next to</w:t>
        </w:r>
      </w:ins>
      <w:ins w:id="2203"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204" w:author="Benton, Deon" w:date="2026-02-27T16:51:00Z" w16du:dateUtc="2026-02-27T22:51:00Z">
        <w:r w:rsidR="004916FE">
          <w:rPr>
            <w:rFonts w:ascii="Times New Roman" w:hAnsi="Times New Roman" w:cs="Times New Roman"/>
          </w:rPr>
          <w:t xml:space="preserve">This event was instantiated by turning on </w:t>
        </w:r>
      </w:ins>
      <w:ins w:id="2205"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206" w:author="Benton, Deon" w:date="2026-02-27T16:53:00Z" w16du:dateUtc="2026-02-27T22:53:00Z">
        <w:r w:rsidR="00BF289A">
          <w:rPr>
            <w:rFonts w:ascii="Times New Roman" w:hAnsi="Times New Roman" w:cs="Times New Roman"/>
          </w:rPr>
          <w:t>1</w:t>
        </w:r>
      </w:ins>
      <w:ins w:id="2207" w:author="Benton, Deon" w:date="2026-02-27T16:52:00Z" w16du:dateUtc="2026-02-27T22:52:00Z">
        <w:r w:rsidR="00BF289A">
          <w:rPr>
            <w:rFonts w:ascii="Times New Roman" w:hAnsi="Times New Roman" w:cs="Times New Roman"/>
          </w:rPr>
          <w:t xml:space="preserve"> unit in the Obstacle Height input group; the Arc Peak Height </w:t>
        </w:r>
      </w:ins>
      <w:ins w:id="2208" w:author="Benton, Deon" w:date="2026-02-27T16:53:00Z" w16du:dateUtc="2026-02-27T22:53:00Z">
        <w:r w:rsidR="00BF289A">
          <w:rPr>
            <w:rFonts w:ascii="Times New Roman" w:hAnsi="Times New Roman" w:cs="Times New Roman"/>
          </w:rPr>
          <w:t>1</w:t>
        </w:r>
      </w:ins>
      <w:ins w:id="2209" w:author="Benton, Deon" w:date="2026-02-27T16:52:00Z" w16du:dateUtc="2026-02-27T22:52:00Z">
        <w:r w:rsidR="00BF289A">
          <w:rPr>
            <w:rFonts w:ascii="Times New Roman" w:hAnsi="Times New Roman" w:cs="Times New Roman"/>
          </w:rPr>
          <w:t xml:space="preserve"> unit in the Arc Peak Height input group; the Obstacle Mi</w:t>
        </w:r>
      </w:ins>
      <w:ins w:id="2210" w:author="Benton, Deon" w:date="2026-02-27T16:53:00Z" w16du:dateUtc="2026-02-27T22:53:00Z">
        <w:r w:rsidR="00BF289A">
          <w:rPr>
            <w:rFonts w:ascii="Times New Roman" w:hAnsi="Times New Roman" w:cs="Times New Roman"/>
          </w:rPr>
          <w:t>ddle</w:t>
        </w:r>
      </w:ins>
      <w:ins w:id="2211" w:author="Benton, Deon" w:date="2026-02-27T16:52:00Z" w16du:dateUtc="2026-02-27T22:52:00Z">
        <w:r w:rsidR="00BF289A">
          <w:rPr>
            <w:rFonts w:ascii="Times New Roman" w:hAnsi="Times New Roman" w:cs="Times New Roman"/>
          </w:rPr>
          <w:t xml:space="preserve"> unit in the Obstacle Horizontal Spatial Position  group; the </w:t>
        </w:r>
      </w:ins>
      <w:ins w:id="2212" w:author="Benton, Deon" w:date="2026-02-27T16:53:00Z" w16du:dateUtc="2026-02-27T22:53:00Z">
        <w:r w:rsidR="00BF289A">
          <w:rPr>
            <w:rFonts w:ascii="Times New Roman" w:hAnsi="Times New Roman" w:cs="Times New Roman"/>
          </w:rPr>
          <w:t>Small</w:t>
        </w:r>
      </w:ins>
      <w:ins w:id="2213"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214"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215"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216" w:author="Benton, Deon" w:date="2026-02-27T17:22:00Z" w16du:dateUtc="2026-02-27T23:22:00Z">
        <w:r w:rsidR="006571BC" w:rsidRPr="006571BC">
          <w:rPr>
            <w:rFonts w:ascii="Times New Roman" w:hAnsi="Times New Roman" w:cs="Times New Roman"/>
          </w:rPr>
          <w:t xml:space="preserve"> </w:t>
        </w:r>
      </w:ins>
    </w:p>
    <w:p w14:paraId="056C3AB5" w14:textId="4EAFD1E8" w:rsidR="00414B5B" w:rsidRDefault="00524642" w:rsidP="00524642">
      <w:pPr>
        <w:spacing w:line="480" w:lineRule="auto"/>
        <w:ind w:firstLine="720"/>
        <w:contextualSpacing/>
        <w:rPr>
          <w:ins w:id="2217"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218"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219" w:author="Benton, Deon" w:date="2026-02-27T17:01:00Z" w16du:dateUtc="2026-02-27T23:01:00Z">
        <w:r w:rsidR="00130626">
          <w:rPr>
            <w:rFonts w:ascii="Times New Roman" w:hAnsi="Times New Roman" w:cs="Times New Roman"/>
          </w:rPr>
          <w:t xml:space="preserve">move along arced </w:t>
        </w:r>
      </w:ins>
      <w:ins w:id="2220" w:author="Benton, Deon" w:date="2026-02-27T16:55:00Z" w16du:dateUtc="2026-02-27T22:55:00Z">
        <w:r w:rsidR="001A2E10">
          <w:rPr>
            <w:rFonts w:ascii="Times New Roman" w:hAnsi="Times New Roman" w:cs="Times New Roman"/>
          </w:rPr>
          <w:t>(e.g., a</w:t>
        </w:r>
      </w:ins>
      <w:ins w:id="2221" w:author="Benton, Deon" w:date="2026-02-27T16:59:00Z" w16du:dateUtc="2026-02-27T22:59:00Z">
        <w:r w:rsidR="00580981">
          <w:rPr>
            <w:rFonts w:ascii="Times New Roman" w:hAnsi="Times New Roman" w:cs="Times New Roman"/>
          </w:rPr>
          <w:t xml:space="preserve">n object with elongated appendage-like extensions [e.g., a </w:t>
        </w:r>
      </w:ins>
      <w:ins w:id="2222" w:author="Benton, Deon" w:date="2026-02-27T16:55:00Z" w16du:dateUtc="2026-02-27T22:55:00Z">
        <w:r w:rsidR="001A2E10">
          <w:rPr>
            <w:rFonts w:ascii="Times New Roman" w:hAnsi="Times New Roman" w:cs="Times New Roman"/>
          </w:rPr>
          <w:t>sibling</w:t>
        </w:r>
      </w:ins>
      <w:ins w:id="2223" w:author="Benton, Deon" w:date="2026-02-27T16:59:00Z" w16du:dateUtc="2026-02-27T22:59:00Z">
        <w:r w:rsidR="00580981">
          <w:rPr>
            <w:rFonts w:ascii="Times New Roman" w:hAnsi="Times New Roman" w:cs="Times New Roman"/>
          </w:rPr>
          <w:t>]</w:t>
        </w:r>
      </w:ins>
      <w:ins w:id="2224" w:author="Benton, Deon" w:date="2026-02-27T16:55:00Z" w16du:dateUtc="2026-02-27T22:55:00Z">
        <w:r w:rsidR="001A2E10">
          <w:rPr>
            <w:rFonts w:ascii="Times New Roman" w:hAnsi="Times New Roman" w:cs="Times New Roman"/>
          </w:rPr>
          <w:t xml:space="preserve"> jumping over a toy left on the floor or </w:t>
        </w:r>
      </w:ins>
      <w:ins w:id="2225"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226" w:author="Benton, Deon" w:date="2026-02-27T16:56:00Z" w16du:dateUtc="2026-02-27T22:56:00Z">
        <w:r w:rsidR="00FC216C">
          <w:rPr>
            <w:rFonts w:ascii="Times New Roman" w:hAnsi="Times New Roman" w:cs="Times New Roman"/>
          </w:rPr>
          <w:t xml:space="preserve">(e.g., </w:t>
        </w:r>
      </w:ins>
      <w:ins w:id="2227" w:author="Benton, Deon" w:date="2026-02-27T16:57:00Z" w16du:dateUtc="2026-02-27T22:57:00Z">
        <w:r w:rsidR="00FC216C">
          <w:rPr>
            <w:rFonts w:ascii="Times New Roman" w:hAnsi="Times New Roman" w:cs="Times New Roman"/>
          </w:rPr>
          <w:t>a</w:t>
        </w:r>
      </w:ins>
      <w:ins w:id="2228" w:author="Benton, Deon" w:date="2026-02-27T17:00:00Z" w16du:dateUtc="2026-02-27T23:00:00Z">
        <w:r w:rsidR="00580981">
          <w:rPr>
            <w:rFonts w:ascii="Times New Roman" w:hAnsi="Times New Roman" w:cs="Times New Roman"/>
          </w:rPr>
          <w:t>n object with elongated appendage-like extensions</w:t>
        </w:r>
      </w:ins>
      <w:ins w:id="2229" w:author="Benton, Deon" w:date="2026-02-27T16:57:00Z" w16du:dateUtc="2026-02-27T22:57:00Z">
        <w:r w:rsidR="00FC216C">
          <w:rPr>
            <w:rFonts w:ascii="Times New Roman" w:hAnsi="Times New Roman" w:cs="Times New Roman"/>
          </w:rPr>
          <w:t xml:space="preserve"> </w:t>
        </w:r>
      </w:ins>
      <w:ins w:id="2230"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231" w:author="Benton, Deon" w:date="2026-02-27T16:57:00Z" w16du:dateUtc="2026-02-27T22:57:00Z">
        <w:r w:rsidR="00FC216C">
          <w:rPr>
            <w:rFonts w:ascii="Times New Roman" w:hAnsi="Times New Roman" w:cs="Times New Roman"/>
          </w:rPr>
          <w:t xml:space="preserve"> mom</w:t>
        </w:r>
      </w:ins>
      <w:ins w:id="2232" w:author="Benton, Deon" w:date="2026-02-27T17:00:00Z" w16du:dateUtc="2026-02-27T23:00:00Z">
        <w:r w:rsidR="00130626">
          <w:rPr>
            <w:rFonts w:ascii="Times New Roman" w:hAnsi="Times New Roman" w:cs="Times New Roman"/>
          </w:rPr>
          <w:t>]</w:t>
        </w:r>
      </w:ins>
      <w:ins w:id="2233" w:author="Benton, Deon" w:date="2026-02-27T16:57:00Z" w16du:dateUtc="2026-02-27T22:57:00Z">
        <w:r w:rsidR="00FC216C">
          <w:rPr>
            <w:rFonts w:ascii="Times New Roman" w:hAnsi="Times New Roman" w:cs="Times New Roman"/>
          </w:rPr>
          <w:t xml:space="preserve"> or a </w:t>
        </w:r>
      </w:ins>
      <w:ins w:id="2234" w:author="Benton, Deon" w:date="2026-02-27T17:01:00Z" w16du:dateUtc="2026-02-27T23:01:00Z">
        <w:r w:rsidR="00130626">
          <w:rPr>
            <w:rFonts w:ascii="Times New Roman" w:hAnsi="Times New Roman" w:cs="Times New Roman"/>
          </w:rPr>
          <w:t xml:space="preserve">rigid, small object </w:t>
        </w:r>
      </w:ins>
      <w:ins w:id="2235" w:author="Benton, Deon" w:date="2026-02-27T17:03:00Z" w16du:dateUtc="2026-02-27T23:03:00Z">
        <w:r w:rsidR="00FA25D6">
          <w:rPr>
            <w:rFonts w:ascii="Times New Roman" w:hAnsi="Times New Roman" w:cs="Times New Roman"/>
          </w:rPr>
          <w:t xml:space="preserve">[e.g., toy car] </w:t>
        </w:r>
      </w:ins>
      <w:ins w:id="2236" w:author="Benton, Deon" w:date="2026-02-27T17:01:00Z" w16du:dateUtc="2026-02-27T23:01:00Z">
        <w:r w:rsidR="00130626">
          <w:rPr>
            <w:rFonts w:ascii="Times New Roman" w:hAnsi="Times New Roman" w:cs="Times New Roman"/>
          </w:rPr>
          <w:t xml:space="preserve">with </w:t>
        </w:r>
      </w:ins>
      <w:ins w:id="2237" w:author="Benton, Deon" w:date="2026-02-27T17:03:00Z" w16du:dateUtc="2026-02-27T23:03:00Z">
        <w:r w:rsidR="00FA25D6">
          <w:rPr>
            <w:rFonts w:ascii="Times New Roman" w:hAnsi="Times New Roman" w:cs="Times New Roman"/>
          </w:rPr>
          <w:t>paired circular elements</w:t>
        </w:r>
      </w:ins>
      <w:ins w:id="2238" w:author="Benton, Deon" w:date="2026-02-27T17:02:00Z" w16du:dateUtc="2026-02-27T23:02:00Z">
        <w:r w:rsidR="00960944">
          <w:rPr>
            <w:rFonts w:ascii="Times New Roman" w:hAnsi="Times New Roman" w:cs="Times New Roman"/>
          </w:rPr>
          <w:t xml:space="preserve"> [e.g., </w:t>
        </w:r>
      </w:ins>
      <w:ins w:id="2239" w:author="Benton, Deon" w:date="2026-02-27T17:04:00Z" w16du:dateUtc="2026-02-27T23:04:00Z">
        <w:r w:rsidR="00FA25D6">
          <w:rPr>
            <w:rFonts w:ascii="Times New Roman" w:hAnsi="Times New Roman" w:cs="Times New Roman"/>
          </w:rPr>
          <w:t>wheels</w:t>
        </w:r>
      </w:ins>
      <w:ins w:id="2240"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241"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242"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243"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244" w:author="Benton, Deon" w:date="2026-02-27T17:05:00Z" w16du:dateUtc="2026-02-27T23:05:00Z">
        <w:r w:rsidR="00FA25D6">
          <w:rPr>
            <w:rFonts w:ascii="Times New Roman" w:hAnsi="Times New Roman" w:cs="Times New Roman"/>
          </w:rPr>
          <w:t xml:space="preserve">the other set </w:t>
        </w:r>
      </w:ins>
      <w:del w:id="2245"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246"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737874BF" w:rsidR="00524642" w:rsidRDefault="00414B5B" w:rsidP="00524642">
      <w:pPr>
        <w:spacing w:line="480" w:lineRule="auto"/>
        <w:ind w:firstLine="720"/>
        <w:contextualSpacing/>
        <w:rPr>
          <w:rFonts w:ascii="Times New Roman" w:hAnsi="Times New Roman" w:cs="Times New Roman"/>
        </w:rPr>
      </w:pPr>
      <w:ins w:id="2247" w:author="Benton, Deon" w:date="2026-02-27T17:08:00Z" w16du:dateUtc="2026-02-27T23:08:00Z">
        <w:r>
          <w:rPr>
            <w:rFonts w:ascii="Times New Roman" w:hAnsi="Times New Roman" w:cs="Times New Roman"/>
          </w:rPr>
          <w:t xml:space="preserve">Other key assumptions </w:t>
        </w:r>
      </w:ins>
      <w:ins w:id="2248" w:author="Benton, Deon" w:date="2026-02-27T17:09:00Z" w16du:dateUtc="2026-02-27T23:09:00Z">
        <w:r>
          <w:rPr>
            <w:rFonts w:ascii="Times New Roman" w:hAnsi="Times New Roman" w:cs="Times New Roman"/>
          </w:rPr>
          <w:t xml:space="preserve">of the present theoretical account </w:t>
        </w:r>
      </w:ins>
      <w:ins w:id="2249" w:author="Benton, Deon" w:date="2026-03-25T10:34:00Z" w16du:dateUtc="2026-03-25T15:34:00Z">
        <w:r w:rsidR="001E0B88">
          <w:rPr>
            <w:rFonts w:ascii="Times New Roman" w:hAnsi="Times New Roman" w:cs="Times New Roman"/>
          </w:rPr>
          <w:t>are</w:t>
        </w:r>
      </w:ins>
      <w:ins w:id="2250" w:author="Benton, Deon" w:date="2026-02-27T17:09:00Z" w16du:dateUtc="2026-02-27T23:09:00Z">
        <w:r>
          <w:rPr>
            <w:rFonts w:ascii="Times New Roman" w:hAnsi="Times New Roman" w:cs="Times New Roman"/>
          </w:rPr>
          <w:t xml:space="preserve"> that arced motion is more salient or attention-grabbing than linear </w:t>
        </w:r>
        <w:r w:rsidR="006160C1">
          <w:rPr>
            <w:rFonts w:ascii="Times New Roman" w:hAnsi="Times New Roman" w:cs="Times New Roman"/>
          </w:rPr>
          <w:t xml:space="preserve">motion, obstacles are more salient when arced motion </w:t>
        </w:r>
        <w:r w:rsidR="006160C1">
          <w:rPr>
            <w:rFonts w:ascii="Times New Roman" w:hAnsi="Times New Roman" w:cs="Times New Roman"/>
          </w:rPr>
          <w:lastRenderedPageBreak/>
          <w:t xml:space="preserve">occurs over them than beside them, and </w:t>
        </w:r>
      </w:ins>
      <w:ins w:id="2251" w:author="Benton, Deon" w:date="2026-02-27T17:10:00Z" w16du:dateUtc="2026-02-27T23:10:00Z">
        <w:r w:rsidR="006160C1">
          <w:rPr>
            <w:rFonts w:ascii="Times New Roman" w:hAnsi="Times New Roman" w:cs="Times New Roman"/>
          </w:rPr>
          <w:t>the vertical distance between the apex of the arced motion and the top of an obstacle is</w:t>
        </w:r>
      </w:ins>
      <w:ins w:id="2252" w:author="Benton, Deon" w:date="2026-02-27T17:11:00Z" w16du:dateUtc="2026-02-27T23:11:00Z">
        <w:r w:rsidR="006160C1">
          <w:rPr>
            <w:rFonts w:ascii="Times New Roman" w:hAnsi="Times New Roman" w:cs="Times New Roman"/>
          </w:rPr>
          <w:t xml:space="preserve"> small (i.e., objects</w:t>
        </w:r>
      </w:ins>
      <w:ins w:id="2253" w:author="Benton, Deon" w:date="2026-03-25T10:34:00Z" w16du:dateUtc="2026-03-25T15:34:00Z">
        <w:r w:rsidR="00F7059C">
          <w:rPr>
            <w:rFonts w:ascii="Times New Roman" w:hAnsi="Times New Roman" w:cs="Times New Roman"/>
          </w:rPr>
          <w:t xml:space="preserve"> do not overshoot barriers when passing over them</w:t>
        </w:r>
      </w:ins>
      <w:ins w:id="2254"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255"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256"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proofErr w:type="gramStart"/>
      <w:ins w:id="2257"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ins>
      <w:r w:rsidR="00524642" w:rsidRPr="00CE5A7B">
        <w:rPr>
          <w:rFonts w:ascii="Times New Roman" w:hAnsi="Times New Roman" w:cs="Times New Roman"/>
        </w:rPr>
        <w:t xml:space="preserve">implemented by assigning a higher learning rate to the incoming and outgoing weights of the </w:t>
      </w:r>
      <w:ins w:id="2258"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2259" w:author="Benton, Deon" w:date="2026-02-27T17:13:00Z" w16du:dateUtc="2026-02-27T23:13:00Z">
        <w:r w:rsidR="00D37FC8">
          <w:rPr>
            <w:rFonts w:ascii="Times New Roman" w:hAnsi="Times New Roman" w:cs="Times New Roman"/>
          </w:rPr>
          <w:t>Arced Path events</w:t>
        </w:r>
      </w:ins>
      <w:r w:rsidR="00524642" w:rsidRPr="00CE5A7B">
        <w:rPr>
          <w:rFonts w:ascii="Times New Roman" w:hAnsi="Times New Roman" w:cs="Times New Roman"/>
        </w:rPr>
        <w:t xml:space="preserve"> compared to </w:t>
      </w:r>
      <w:ins w:id="2260"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2261"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w:t>
      </w:r>
      <w:ins w:id="2262" w:author="Benton, Deon" w:date="2026-03-25T10:35:00Z" w16du:dateUtc="2026-03-25T15:35:00Z">
        <w:r w:rsidR="00165454">
          <w:rPr>
            <w:rFonts w:ascii="Times New Roman" w:hAnsi="Times New Roman" w:cs="Times New Roman"/>
          </w:rPr>
          <w:t xml:space="preserve"> experimenters go to great lengths</w:t>
        </w:r>
      </w:ins>
      <w:r w:rsidR="000A29F2">
        <w:rPr>
          <w:rFonts w:ascii="Times New Roman" w:hAnsi="Times New Roman" w:cs="Times New Roman"/>
        </w:rPr>
        <w:t xml:space="preserve"> to minimize external distraction</w:t>
      </w:r>
      <w:r w:rsidR="006874DB">
        <w:rPr>
          <w:rFonts w:ascii="Times New Roman" w:hAnsi="Times New Roman" w:cs="Times New Roman"/>
        </w:rPr>
        <w:t>s</w:t>
      </w:r>
      <w:r w:rsidR="000A29F2">
        <w:rPr>
          <w:rFonts w:ascii="Times New Roman" w:hAnsi="Times New Roman" w:cs="Times New Roman"/>
        </w:rPr>
        <w:t xml:space="preserve"> during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2263"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2264"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2265"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2266" w:author="Benton, Deon" w:date="2026-02-27T17:45:00Z" w16du:dateUtc="2026-02-27T23:45:00Z">
        <w:r w:rsidR="00D26206">
          <w:rPr>
            <w:rFonts w:ascii="Times New Roman" w:hAnsi="Times New Roman" w:cs="Times New Roman"/>
          </w:rPr>
          <w:t xml:space="preserve"> (which captured the notion that infants att</w:t>
        </w:r>
      </w:ins>
      <w:ins w:id="2267"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w:t>
      </w:r>
      <w:ins w:id="2268" w:author="Benton, Deon" w:date="2026-03-25T10:36:00Z" w16du:dateUtc="2026-03-25T15:36:00Z">
        <w:r w:rsidR="00165454">
          <w:rPr>
            <w:rFonts w:ascii="Times New Roman" w:hAnsi="Times New Roman" w:cs="Times New Roman"/>
          </w:rPr>
          <w:t xml:space="preserve">peripherally located </w:t>
        </w:r>
      </w:ins>
      <w:ins w:id="2269" w:author="Benton, Deon" w:date="2026-02-27T17:46:00Z" w16du:dateUtc="2026-02-27T23:46:00Z">
        <w:r w:rsidR="00FA59D7">
          <w:rPr>
            <w:rFonts w:ascii="Times New Roman" w:hAnsi="Times New Roman" w:cs="Times New Roman"/>
          </w:rPr>
          <w:t>obstacle</w:t>
        </w:r>
      </w:ins>
      <w:ins w:id="2270" w:author="Benton, Deon" w:date="2026-03-25T10:36:00Z" w16du:dateUtc="2026-03-25T15:36:00Z">
        <w:r w:rsidR="00165454">
          <w:rPr>
            <w:rFonts w:ascii="Times New Roman" w:hAnsi="Times New Roman" w:cs="Times New Roman"/>
          </w:rPr>
          <w:t>s</w:t>
        </w:r>
      </w:ins>
      <w:r w:rsidR="00524642">
        <w:rPr>
          <w:rFonts w:ascii="Times New Roman" w:hAnsi="Times New Roman" w:cs="Times New Roman"/>
        </w:rPr>
        <w:t xml:space="preserve">, weight decay was added to the incoming and outgoing weights to the </w:t>
      </w:r>
      <w:ins w:id="2271"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2272" w:author="Benton, Deon" w:date="2026-02-27T17:47:00Z" w16du:dateUtc="2026-02-27T23:47:00Z">
        <w:r w:rsidR="00FB0BCB">
          <w:rPr>
            <w:rFonts w:ascii="Times New Roman" w:hAnsi="Times New Roman" w:cs="Times New Roman"/>
          </w:rPr>
          <w:t>—which is that the vertical distance between the apex of a</w:t>
        </w:r>
      </w:ins>
      <w:ins w:id="2273" w:author="Benton, Deon" w:date="2026-03-25T10:37:00Z" w16du:dateUtc="2026-03-25T15:37:00Z">
        <w:r w:rsidR="00007D2D">
          <w:rPr>
            <w:rFonts w:ascii="Times New Roman" w:hAnsi="Times New Roman" w:cs="Times New Roman"/>
          </w:rPr>
          <w:t>n arced</w:t>
        </w:r>
      </w:ins>
      <w:ins w:id="2274" w:author="Benton, Deon" w:date="2026-02-27T17:47:00Z" w16du:dateUtc="2026-02-27T23:47:00Z">
        <w:r w:rsidR="00FB0BCB">
          <w:rPr>
            <w:rFonts w:ascii="Times New Roman" w:hAnsi="Times New Roman" w:cs="Times New Roman"/>
          </w:rPr>
          <w:t xml:space="preserve"> trajectory and the top of an obstacle tends to be small when objects pass over </w:t>
        </w:r>
      </w:ins>
      <w:ins w:id="2275" w:author="Benton, Deon" w:date="2026-03-02T11:31:00Z" w16du:dateUtc="2026-03-02T17:31:00Z">
        <w:r w:rsidR="000512B7">
          <w:rPr>
            <w:rFonts w:ascii="Times New Roman" w:hAnsi="Times New Roman" w:cs="Times New Roman"/>
          </w:rPr>
          <w:t>obstacles</w:t>
        </w:r>
      </w:ins>
      <w:ins w:id="2276"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2277"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5540178D" w:rsidR="00076BA6" w:rsidRDefault="00473BD2" w:rsidP="007F7477">
      <w:pPr>
        <w:spacing w:line="480" w:lineRule="auto"/>
        <w:ind w:firstLine="720"/>
        <w:contextualSpacing/>
        <w:rPr>
          <w:rFonts w:ascii="Times New Roman" w:hAnsi="Times New Roman" w:cs="Times New Roman"/>
        </w:rPr>
      </w:pPr>
      <w:ins w:id="2278" w:author="Benton, Deon" w:date="2026-03-02T13:24:00Z" w16du:dateUtc="2026-03-02T19:24:00Z">
        <w:r>
          <w:rPr>
            <w:rFonts w:ascii="Times New Roman" w:hAnsi="Times New Roman" w:cs="Times New Roman"/>
          </w:rPr>
          <w:lastRenderedPageBreak/>
          <w:t xml:space="preserve">Given that the studies </w:t>
        </w:r>
      </w:ins>
      <w:ins w:id="2279" w:author="Benton, Deon" w:date="2026-03-02T13:46:00Z" w16du:dateUtc="2026-03-02T19:46:00Z">
        <w:r w:rsidR="009F1E54">
          <w:rPr>
            <w:rFonts w:ascii="Times New Roman" w:hAnsi="Times New Roman" w:cs="Times New Roman"/>
          </w:rPr>
          <w:t>associated with</w:t>
        </w:r>
      </w:ins>
      <w:ins w:id="2280" w:author="Benton, Deon" w:date="2026-03-02T13:24:00Z" w16du:dateUtc="2026-03-02T19:24:00Z">
        <w:r>
          <w:rPr>
            <w:rFonts w:ascii="Times New Roman" w:hAnsi="Times New Roman" w:cs="Times New Roman"/>
          </w:rPr>
          <w:t xml:space="preserve"> </w:t>
        </w:r>
      </w:ins>
      <w:ins w:id="2281" w:author="Benton, Deon" w:date="2026-03-02T13:25:00Z" w16du:dateUtc="2026-03-02T19:25:00Z">
        <w:r>
          <w:rPr>
            <w:rFonts w:ascii="Times New Roman" w:hAnsi="Times New Roman" w:cs="Times New Roman"/>
          </w:rPr>
          <w:t>each of the five target findings</w:t>
        </w:r>
      </w:ins>
      <w:ins w:id="2282" w:author="Benton, Deon" w:date="2026-03-02T13:24:00Z" w16du:dateUtc="2026-03-02T19:24:00Z">
        <w:r>
          <w:rPr>
            <w:rFonts w:ascii="Times New Roman" w:hAnsi="Times New Roman" w:cs="Times New Roman"/>
          </w:rPr>
          <w:t>—which the current series of simulations were designed to capture—tested infants at different ages, the</w:t>
        </w:r>
      </w:ins>
      <w:ins w:id="2283" w:author="Benton, Deon" w:date="2026-03-02T13:22:00Z" w16du:dateUtc="2026-03-02T19:22:00Z">
        <w:r w:rsidR="005319EB">
          <w:rPr>
            <w:rFonts w:ascii="Times New Roman" w:hAnsi="Times New Roman" w:cs="Times New Roman"/>
          </w:rPr>
          <w:t xml:space="preserve"> length of the pretraining phase varied across simulations. </w:t>
        </w:r>
      </w:ins>
      <w:ins w:id="2284" w:author="Benton, Deon" w:date="2026-03-02T13:32:00Z" w16du:dateUtc="2026-03-02T19:32:00Z">
        <w:r w:rsidR="00564104">
          <w:rPr>
            <w:rFonts w:ascii="Times New Roman" w:hAnsi="Times New Roman" w:cs="Times New Roman"/>
          </w:rPr>
          <w:t>In particular,</w:t>
        </w:r>
      </w:ins>
      <w:ins w:id="2285" w:author="Benton, Deon" w:date="2026-03-02T13:30:00Z" w16du:dateUtc="2026-03-02T19:30:00Z">
        <w:r w:rsidR="005B4EEF">
          <w:rPr>
            <w:rFonts w:ascii="Times New Roman" w:hAnsi="Times New Roman" w:cs="Times New Roman"/>
          </w:rPr>
          <w:t xml:space="preserve"> pretraining </w:t>
        </w:r>
      </w:ins>
      <w:ins w:id="2286" w:author="Benton, Deon" w:date="2026-03-02T13:17:00Z" w16du:dateUtc="2026-03-02T19:17:00Z">
        <w:r w:rsidR="00452801">
          <w:rPr>
            <w:rFonts w:ascii="Times New Roman" w:hAnsi="Times New Roman" w:cs="Times New Roman"/>
          </w:rPr>
          <w:t>duration was scaled linearly with age</w:t>
        </w:r>
      </w:ins>
      <w:ins w:id="2287" w:author="Benton, Deon" w:date="2026-03-02T14:06:00Z" w16du:dateUtc="2026-03-02T20:06:00Z">
        <w:r w:rsidR="002C7405">
          <w:rPr>
            <w:rFonts w:ascii="Times New Roman" w:hAnsi="Times New Roman" w:cs="Times New Roman"/>
          </w:rPr>
          <w:t xml:space="preserve"> across simulations</w:t>
        </w:r>
      </w:ins>
      <w:ins w:id="2288" w:author="Benton, Deon" w:date="2026-03-02T13:33:00Z" w16du:dateUtc="2026-03-02T19:33:00Z">
        <w:r w:rsidR="00564104">
          <w:rPr>
            <w:rFonts w:ascii="Times New Roman" w:hAnsi="Times New Roman" w:cs="Times New Roman"/>
          </w:rPr>
          <w:t xml:space="preserve">, </w:t>
        </w:r>
      </w:ins>
      <w:ins w:id="2289" w:author="Benton, Deon" w:date="2026-03-02T13:17:00Z" w16du:dateUtc="2026-03-02T19:17:00Z">
        <w:r w:rsidR="00452801">
          <w:rPr>
            <w:rFonts w:ascii="Times New Roman" w:hAnsi="Times New Roman" w:cs="Times New Roman"/>
          </w:rPr>
          <w:t>such that simulations</w:t>
        </w:r>
      </w:ins>
      <w:ins w:id="2290" w:author="Benton, Deon" w:date="2026-03-02T13:30:00Z" w16du:dateUtc="2026-03-02T19:30:00Z">
        <w:r w:rsidR="005B4EEF">
          <w:rPr>
            <w:rFonts w:ascii="Times New Roman" w:hAnsi="Times New Roman" w:cs="Times New Roman"/>
          </w:rPr>
          <w:t xml:space="preserve"> </w:t>
        </w:r>
      </w:ins>
      <w:ins w:id="2291" w:author="Benton, Deon" w:date="2026-03-02T13:33:00Z" w16du:dateUtc="2026-03-02T19:33:00Z">
        <w:r w:rsidR="00564104">
          <w:rPr>
            <w:rFonts w:ascii="Times New Roman" w:hAnsi="Times New Roman" w:cs="Times New Roman"/>
          </w:rPr>
          <w:t>corresponding</w:t>
        </w:r>
      </w:ins>
      <w:ins w:id="2292" w:author="Benton, Deon" w:date="2026-03-02T13:30:00Z" w16du:dateUtc="2026-03-02T19:30:00Z">
        <w:r w:rsidR="005B4EEF">
          <w:rPr>
            <w:rFonts w:ascii="Times New Roman" w:hAnsi="Times New Roman" w:cs="Times New Roman"/>
          </w:rPr>
          <w:t xml:space="preserve"> to studies that tested older ages received </w:t>
        </w:r>
      </w:ins>
      <w:ins w:id="2293" w:author="Benton, Deon" w:date="2026-03-02T13:34:00Z" w16du:dateUtc="2026-03-02T19:34:00Z">
        <w:r w:rsidR="00564104">
          <w:rPr>
            <w:rFonts w:ascii="Times New Roman" w:hAnsi="Times New Roman" w:cs="Times New Roman"/>
          </w:rPr>
          <w:t xml:space="preserve">proportionally </w:t>
        </w:r>
      </w:ins>
      <w:ins w:id="2294" w:author="Benton, Deon" w:date="2026-03-02T13:30:00Z" w16du:dateUtc="2026-03-02T19:30:00Z">
        <w:r w:rsidR="005B4EEF">
          <w:rPr>
            <w:rFonts w:ascii="Times New Roman" w:hAnsi="Times New Roman" w:cs="Times New Roman"/>
          </w:rPr>
          <w:t xml:space="preserve">more pretraining </w:t>
        </w:r>
      </w:ins>
      <w:ins w:id="2295" w:author="Benton, Deon" w:date="2026-03-02T13:34:00Z" w16du:dateUtc="2026-03-02T19:34:00Z">
        <w:r w:rsidR="00564104">
          <w:rPr>
            <w:rFonts w:ascii="Times New Roman" w:hAnsi="Times New Roman" w:cs="Times New Roman"/>
          </w:rPr>
          <w:t>epochs</w:t>
        </w:r>
      </w:ins>
      <w:ins w:id="2296" w:author="Benton, Deon" w:date="2026-03-02T13:30:00Z" w16du:dateUtc="2026-03-02T19:30:00Z">
        <w:r w:rsidR="005B4EEF">
          <w:rPr>
            <w:rFonts w:ascii="Times New Roman" w:hAnsi="Times New Roman" w:cs="Times New Roman"/>
          </w:rPr>
          <w:t xml:space="preserve">. </w:t>
        </w:r>
      </w:ins>
      <w:ins w:id="2297" w:author="Benton, Deon" w:date="2026-03-02T13:17:00Z" w16du:dateUtc="2026-03-02T19:17:00Z">
        <w:r w:rsidR="00452801">
          <w:rPr>
            <w:rFonts w:ascii="Times New Roman" w:hAnsi="Times New Roman" w:cs="Times New Roman"/>
          </w:rPr>
          <w:t xml:space="preserve"> </w:t>
        </w:r>
      </w:ins>
      <w:ins w:id="2298" w:author="Benton, Deon" w:date="2026-03-02T14:11:00Z" w16du:dateUtc="2026-03-02T20:11:00Z">
        <w:r w:rsidR="009E3E0A">
          <w:rPr>
            <w:rFonts w:ascii="Times New Roman" w:hAnsi="Times New Roman" w:cs="Times New Roman"/>
          </w:rPr>
          <w:t xml:space="preserve">As with pretraining duration, the learning rate for </w:t>
        </w:r>
      </w:ins>
      <w:ins w:id="2299"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2300" w:author="Benton, Deon" w:date="2026-03-02T14:13:00Z" w16du:dateUtc="2026-03-02T20:13:00Z">
        <w:r w:rsidR="003D48D0">
          <w:rPr>
            <w:rFonts w:ascii="Times New Roman" w:hAnsi="Times New Roman" w:cs="Times New Roman"/>
          </w:rPr>
          <w:t xml:space="preserve">. Specifically, a higher value for this parameter was used for older models. This implemented </w:t>
        </w:r>
      </w:ins>
      <w:ins w:id="2301"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302" w:author="Benton, Deon" w:date="2026-03-02T14:14:00Z" w16du:dateUtc="2026-03-02T20:14:00Z">
        <w:r w:rsidR="003D48D0">
          <w:rPr>
            <w:rFonts w:ascii="Times New Roman" w:hAnsi="Times New Roman" w:cs="Times New Roman"/>
          </w:rPr>
          <w:t>.</w:t>
        </w:r>
      </w:ins>
      <w:ins w:id="2303" w:author="Benton, Deon" w:date="2026-03-02T14:13:00Z" w16du:dateUtc="2026-03-02T20:13:00Z">
        <w:r w:rsidR="003D48D0">
          <w:rPr>
            <w:rFonts w:ascii="Times New Roman" w:hAnsi="Times New Roman" w:cs="Times New Roman"/>
          </w:rPr>
          <w:t xml:space="preserve">  </w:t>
        </w:r>
      </w:ins>
      <w:ins w:id="2304" w:author="Benton, Deon" w:date="2026-03-02T14:55:00Z" w16du:dateUtc="2026-03-02T20:55:00Z">
        <w:r w:rsidR="00C54E36">
          <w:rPr>
            <w:rFonts w:ascii="Times New Roman" w:hAnsi="Times New Roman" w:cs="Times New Roman"/>
          </w:rPr>
          <w:t xml:space="preserve">In all of the simulations, </w:t>
        </w:r>
      </w:ins>
      <w:r w:rsidR="00C54E36">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ins w:id="2305" w:author="Benton, Deon" w:date="2026-03-02T14:55:00Z" w16du:dateUtc="2026-03-02T20:55:00Z">
        <w:r w:rsidR="00C54E36">
          <w:rPr>
            <w:rFonts w:ascii="Times New Roman" w:hAnsi="Times New Roman" w:cs="Times New Roman"/>
          </w:rPr>
          <w:t xml:space="preserve"> (see </w:t>
        </w:r>
      </w:ins>
      <w:ins w:id="2306" w:author="Benton, Deon" w:date="2026-03-02T14:56:00Z" w16du:dateUtc="2026-03-02T20:56:00Z">
        <w:r w:rsidR="00C54E36">
          <w:rPr>
            <w:rFonts w:ascii="Times New Roman" w:hAnsi="Times New Roman" w:cs="Times New Roman"/>
          </w:rPr>
          <w:t>below for details about the n</w:t>
        </w:r>
      </w:ins>
      <w:ins w:id="2307" w:author="Benton, Deon" w:date="2026-03-02T14:57:00Z" w16du:dateUtc="2026-03-02T20:57:00Z">
        <w:r w:rsidR="00C54E36">
          <w:rPr>
            <w:rFonts w:ascii="Times New Roman" w:hAnsi="Times New Roman" w:cs="Times New Roman"/>
          </w:rPr>
          <w:t xml:space="preserve">ature </w:t>
        </w:r>
      </w:ins>
      <w:ins w:id="2308" w:author="Benton, Deon" w:date="2026-03-02T14:56:00Z" w16du:dateUtc="2026-03-02T20:56:00Z">
        <w:r w:rsidR="00C54E36">
          <w:rPr>
            <w:rFonts w:ascii="Times New Roman" w:hAnsi="Times New Roman" w:cs="Times New Roman"/>
          </w:rPr>
          <w:t>of the habituation experien</w:t>
        </w:r>
      </w:ins>
      <w:ins w:id="2309"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7A2DDE91" w14:textId="77777777" w:rsidR="00EC34A9" w:rsidRDefault="00524642" w:rsidP="007F7477">
      <w:pPr>
        <w:spacing w:line="480" w:lineRule="auto"/>
        <w:ind w:firstLine="720"/>
        <w:contextualSpacing/>
        <w:rPr>
          <w:ins w:id="2310"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311" w:author="Benton, Deon" w:date="2026-03-02T14:58:00Z" w16du:dateUtc="2026-03-02T20:58:00Z">
        <w:r w:rsidR="00FF0FF5">
          <w:rPr>
            <w:rFonts w:ascii="Times New Roman" w:hAnsi="Times New Roman" w:cs="Times New Roman"/>
          </w:rPr>
          <w:t>This is consistent with existing developmental models</w:t>
        </w:r>
      </w:ins>
      <w:ins w:id="2312" w:author="Benton, Deon" w:date="2026-03-02T15:01:00Z" w16du:dateUtc="2026-03-02T21:01:00Z">
        <w:r w:rsidR="00864247">
          <w:rPr>
            <w:rFonts w:ascii="Times New Roman" w:hAnsi="Times New Roman" w:cs="Times New Roman"/>
          </w:rPr>
          <w:t xml:space="preserve">. </w:t>
        </w:r>
      </w:ins>
      <w:ins w:id="2313" w:author="Benton, Deon" w:date="2026-03-02T15:06:00Z" w16du:dateUtc="2026-03-02T21:06:00Z">
        <w:r w:rsidR="00A91FBA">
          <w:rPr>
            <w:rFonts w:ascii="Times New Roman" w:hAnsi="Times New Roman" w:cs="Times New Roman"/>
          </w:rPr>
          <w:t xml:space="preserve">As is typical </w:t>
        </w:r>
      </w:ins>
      <w:ins w:id="2314"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w:t>
        </w:r>
      </w:ins>
      <w:ins w:id="2315"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316" w:author="Benton, Deon" w:date="2026-03-25T10:38:00Z" w16du:dateUtc="2026-03-25T15:38:00Z">
        <w:r w:rsidR="00007D2D">
          <w:rPr>
            <w:rFonts w:ascii="Times New Roman" w:hAnsi="Times New Roman" w:cs="Times New Roman"/>
          </w:rPr>
          <w:t xml:space="preserve">such an interpretation is </w:t>
        </w:r>
      </w:ins>
      <w:ins w:id="2317" w:author="Benton, Deon" w:date="2026-03-25T10:39:00Z" w16du:dateUtc="2026-03-25T15:39:00Z">
        <w:r w:rsidR="00007D2D">
          <w:rPr>
            <w:rFonts w:ascii="Times New Roman" w:hAnsi="Times New Roman" w:cs="Times New Roman"/>
          </w:rPr>
          <w:t>merited</w:t>
        </w:r>
      </w:ins>
      <w:ins w:id="2318"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319" w:author="Benton, Deon" w:date="2026-03-02T15:09:00Z" w16du:dateUtc="2026-03-02T21:09:00Z">
        <w:r w:rsidR="00F52B7C">
          <w:rPr>
            <w:rFonts w:ascii="Times New Roman" w:hAnsi="Times New Roman" w:cs="Times New Roman"/>
          </w:rPr>
          <w:t>instructive briefl</w:t>
        </w:r>
      </w:ins>
      <w:ins w:id="2320"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321"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322"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323"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324"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325"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 xml:space="preserve">habituation is a </w:t>
      </w:r>
      <w:r w:rsidR="008A22C6">
        <w:rPr>
          <w:rFonts w:ascii="Times New Roman" w:hAnsi="Times New Roman" w:cs="Times New Roman"/>
        </w:rPr>
        <w:lastRenderedPageBreak/>
        <w:t>process</w:t>
      </w:r>
      <w:r w:rsidR="00C26EA0">
        <w:rPr>
          <w:rFonts w:ascii="Times New Roman" w:hAnsi="Times New Roman" w:cs="Times New Roman"/>
        </w:rPr>
        <w:t xml:space="preserve"> in which</w:t>
      </w:r>
      <w:ins w:id="2326"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327"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328"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329"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330" w:author="Benton, Deon" w:date="2026-03-02T15:13:00Z" w16du:dateUtc="2026-03-02T21:13:00Z">
        <w:r w:rsidR="00671B15">
          <w:rPr>
            <w:rFonts w:ascii="Times New Roman" w:hAnsi="Times New Roman" w:cs="Times New Roman"/>
          </w:rPr>
          <w:t>there is a meaningful match between the</w:t>
        </w:r>
      </w:ins>
      <w:ins w:id="2331" w:author="Benton, Deon" w:date="2026-03-25T10:40:00Z" w16du:dateUtc="2026-03-25T15:40:00Z">
        <w:r w:rsidR="005D567A">
          <w:rPr>
            <w:rFonts w:ascii="Times New Roman" w:hAnsi="Times New Roman" w:cs="Times New Roman"/>
          </w:rPr>
          <w:t>ir</w:t>
        </w:r>
      </w:ins>
      <w:ins w:id="2332" w:author="Benton, Deon" w:date="2026-03-02T15:13:00Z" w16du:dateUtc="2026-03-02T21:13:00Z">
        <w:r w:rsidR="00671B15">
          <w:rPr>
            <w:rFonts w:ascii="Times New Roman" w:hAnsi="Times New Roman" w:cs="Times New Roman"/>
          </w:rPr>
          <w:t xml:space="preserve"> internal representation and </w:t>
        </w:r>
      </w:ins>
      <w:ins w:id="2333" w:author="Benton, Deon" w:date="2026-03-25T10:40:00Z" w16du:dateUtc="2026-03-25T15:40:00Z">
        <w:r w:rsidR="005D567A">
          <w:rPr>
            <w:rFonts w:ascii="Times New Roman" w:hAnsi="Times New Roman" w:cs="Times New Roman"/>
          </w:rPr>
          <w:t xml:space="preserve">an </w:t>
        </w:r>
      </w:ins>
      <w:ins w:id="2334"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335" w:author="Benton, Deon" w:date="2026-03-02T15:14:00Z" w16du:dateUtc="2026-03-02T21:14:00Z">
        <w:r w:rsidR="005D29D3">
          <w:rPr>
            <w:rFonts w:ascii="Times New Roman" w:hAnsi="Times New Roman" w:cs="Times New Roman"/>
          </w:rPr>
          <w:t>Given that s</w:t>
        </w:r>
      </w:ins>
      <w:ins w:id="2336" w:author="Benton, Deon" w:date="2026-03-02T15:15:00Z" w16du:dateUtc="2026-03-02T21:15:00Z">
        <w:r w:rsidR="005D29D3">
          <w:rPr>
            <w:rFonts w:ascii="Times New Roman" w:hAnsi="Times New Roman" w:cs="Times New Roman"/>
          </w:rPr>
          <w:t xml:space="preserve">ome amount of time is needed for </w:t>
        </w:r>
      </w:ins>
      <w:ins w:id="2337" w:author="Benton, Deon" w:date="2026-03-02T15:16:00Z" w16du:dateUtc="2026-03-02T21:16:00Z">
        <w:r w:rsidR="00A26747">
          <w:rPr>
            <w:rFonts w:ascii="Times New Roman" w:hAnsi="Times New Roman" w:cs="Times New Roman"/>
          </w:rPr>
          <w:t>infants’</w:t>
        </w:r>
      </w:ins>
      <w:ins w:id="2338" w:author="Benton, Deon" w:date="2026-03-02T15:14:00Z" w16du:dateUtc="2026-03-02T21:14:00Z">
        <w:r w:rsidR="005D29D3">
          <w:rPr>
            <w:rFonts w:ascii="Times New Roman" w:hAnsi="Times New Roman" w:cs="Times New Roman"/>
          </w:rPr>
          <w:t xml:space="preserve"> internal representation</w:t>
        </w:r>
      </w:ins>
      <w:ins w:id="2339" w:author="Benton, Deon" w:date="2026-03-02T15:16:00Z" w16du:dateUtc="2026-03-02T21:16:00Z">
        <w:r w:rsidR="00A26747">
          <w:rPr>
            <w:rFonts w:ascii="Times New Roman" w:hAnsi="Times New Roman" w:cs="Times New Roman"/>
          </w:rPr>
          <w:t xml:space="preserve"> of the external stimulus</w:t>
        </w:r>
      </w:ins>
      <w:ins w:id="2340" w:author="Benton, Deon" w:date="2026-03-02T15:14:00Z" w16du:dateUtc="2026-03-02T21:14:00Z">
        <w:r w:rsidR="005D29D3">
          <w:rPr>
            <w:rFonts w:ascii="Times New Roman" w:hAnsi="Times New Roman" w:cs="Times New Roman"/>
          </w:rPr>
          <w:t xml:space="preserve"> </w:t>
        </w:r>
      </w:ins>
      <w:ins w:id="2341" w:author="Benton, Deon" w:date="2026-03-02T15:15:00Z" w16du:dateUtc="2026-03-02T21:15:00Z">
        <w:r w:rsidR="00A26747">
          <w:rPr>
            <w:rFonts w:ascii="Times New Roman" w:hAnsi="Times New Roman" w:cs="Times New Roman"/>
          </w:rPr>
          <w:t>to be constructed</w:t>
        </w:r>
      </w:ins>
      <w:ins w:id="2342" w:author="Benton, Deon" w:date="2026-03-02T15:14:00Z" w16du:dateUtc="2026-03-02T21:14:00Z">
        <w:r w:rsidR="005D29D3">
          <w:rPr>
            <w:rFonts w:ascii="Times New Roman" w:hAnsi="Times New Roman" w:cs="Times New Roman"/>
          </w:rPr>
          <w:t>,</w:t>
        </w:r>
      </w:ins>
      <w:ins w:id="2343" w:author="Benton, Deon" w:date="2026-03-02T15:15:00Z" w16du:dateUtc="2026-03-02T21:15:00Z">
        <w:r w:rsidR="00A26747">
          <w:rPr>
            <w:rFonts w:ascii="Times New Roman" w:hAnsi="Times New Roman" w:cs="Times New Roman"/>
          </w:rPr>
          <w:t xml:space="preserve"> during the first few trials of the habituation phase</w:t>
        </w:r>
      </w:ins>
      <w:ins w:id="2344"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345" w:author="Benton, Deon" w:date="2026-03-02T15:17:00Z" w16du:dateUtc="2026-03-02T21:17:00Z">
        <w:r w:rsidR="00824236">
          <w:rPr>
            <w:rFonts w:ascii="Times New Roman" w:hAnsi="Times New Roman" w:cs="Times New Roman"/>
          </w:rPr>
          <w:t xml:space="preserve">A </w:t>
        </w:r>
      </w:ins>
      <w:ins w:id="2346" w:author="Benton, Deon" w:date="2026-03-02T15:18:00Z" w16du:dateUtc="2026-03-02T21:18:00Z">
        <w:r w:rsidR="00824236">
          <w:rPr>
            <w:rFonts w:ascii="Times New Roman" w:hAnsi="Times New Roman" w:cs="Times New Roman"/>
          </w:rPr>
          <w:t>consequence of this is that infants will continue attending to</w:t>
        </w:r>
      </w:ins>
      <w:ins w:id="2347" w:author="Benton, Deon" w:date="2026-03-02T15:19:00Z" w16du:dateUtc="2026-03-02T21:19:00Z">
        <w:r w:rsidR="00824236">
          <w:rPr>
            <w:rFonts w:ascii="Times New Roman" w:hAnsi="Times New Roman" w:cs="Times New Roman"/>
          </w:rPr>
          <w:t xml:space="preserve">—and thus </w:t>
        </w:r>
      </w:ins>
      <w:ins w:id="2348"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349" w:author="Benton, Deon" w:date="2026-03-02T15:19:00Z" w16du:dateUtc="2026-03-02T21:19:00Z">
        <w:r w:rsidR="00824236">
          <w:rPr>
            <w:rFonts w:ascii="Times New Roman" w:hAnsi="Times New Roman" w:cs="Times New Roman"/>
          </w:rPr>
          <w:t xml:space="preserve"> internal representation of—the external stimulus. </w:t>
        </w:r>
      </w:ins>
      <w:ins w:id="2350" w:author="Benton, Deon" w:date="2026-03-02T15:18:00Z" w16du:dateUtc="2026-03-02T21:18:00Z">
        <w:r w:rsidR="00824236">
          <w:rPr>
            <w:rFonts w:ascii="Times New Roman" w:hAnsi="Times New Roman" w:cs="Times New Roman"/>
          </w:rPr>
          <w:t xml:space="preserve"> </w:t>
        </w:r>
      </w:ins>
      <w:ins w:id="2351"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352"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353" w:author="Benton, Deon" w:date="2026-03-02T15:21:00Z" w16du:dateUtc="2026-03-02T21:21:00Z">
        <w:r w:rsidR="00723920">
          <w:rPr>
            <w:rFonts w:ascii="Times New Roman" w:hAnsi="Times New Roman" w:cs="Times New Roman"/>
          </w:rPr>
          <w:t>that infants disengage f</w:t>
        </w:r>
      </w:ins>
      <w:ins w:id="2354" w:author="Benton, Deon" w:date="2026-03-02T15:22:00Z" w16du:dateUtc="2026-03-02T21:22:00Z">
        <w:r w:rsidR="00723920">
          <w:rPr>
            <w:rFonts w:ascii="Times New Roman" w:hAnsi="Times New Roman" w:cs="Times New Roman"/>
          </w:rPr>
          <w:t xml:space="preserve">rom the external stimulus and turn their attention to a new stimulus. </w:t>
        </w:r>
      </w:ins>
    </w:p>
    <w:p w14:paraId="56CB88D3" w14:textId="048B371D" w:rsidR="001547A5" w:rsidRDefault="009915E8" w:rsidP="007F7477">
      <w:pPr>
        <w:spacing w:line="480" w:lineRule="auto"/>
        <w:ind w:firstLine="720"/>
        <w:contextualSpacing/>
        <w:rPr>
          <w:rFonts w:ascii="Times New Roman" w:hAnsi="Times New Roman" w:cs="Times New Roman"/>
        </w:rPr>
      </w:pPr>
      <w:ins w:id="2355" w:author="Benton, Deon" w:date="2026-03-02T15:22:00Z" w16du:dateUtc="2026-03-02T21:22:00Z">
        <w:r>
          <w:rPr>
            <w:rFonts w:ascii="Times New Roman" w:hAnsi="Times New Roman" w:cs="Times New Roman"/>
          </w:rPr>
          <w:t xml:space="preserve">It turns out that a similar process plays out in autoencoder models. </w:t>
        </w:r>
      </w:ins>
      <w:ins w:id="2356" w:author="Benton, Deon" w:date="2026-03-02T15:23:00Z" w16du:dateUtc="2026-03-02T21:23:00Z">
        <w:r>
          <w:rPr>
            <w:rFonts w:ascii="Times New Roman" w:hAnsi="Times New Roman" w:cs="Times New Roman"/>
          </w:rPr>
          <w:t>Recall that the main task of aut</w:t>
        </w:r>
      </w:ins>
      <w:ins w:id="2357" w:author="Benton, Deon" w:date="2026-03-02T15:24:00Z" w16du:dateUtc="2026-03-02T21:24:00Z">
        <w:r>
          <w:rPr>
            <w:rFonts w:ascii="Times New Roman" w:hAnsi="Times New Roman" w:cs="Times New Roman"/>
          </w:rPr>
          <w:t>o</w:t>
        </w:r>
      </w:ins>
      <w:ins w:id="2358" w:author="Benton, Deon" w:date="2026-03-02T15:23:00Z" w16du:dateUtc="2026-03-02T21:23:00Z">
        <w:r>
          <w:rPr>
            <w:rFonts w:ascii="Times New Roman" w:hAnsi="Times New Roman" w:cs="Times New Roman"/>
          </w:rPr>
          <w:t xml:space="preserve">encoder models is </w:t>
        </w:r>
      </w:ins>
      <w:ins w:id="2359"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60" w:author="Benton, Deon" w:date="2026-03-02T15:24:00Z" w16du:dateUtc="2026-03-02T21:24:00Z">
        <w:r w:rsidR="00354B64">
          <w:rPr>
            <w:rFonts w:ascii="Times New Roman" w:hAnsi="Times New Roman" w:cs="Times New Roman"/>
          </w:rPr>
          <w:t xml:space="preserve"> This input is akin to an external stimulus. To achieve this </w:t>
        </w:r>
      </w:ins>
      <w:ins w:id="2361" w:author="Benton, Deon" w:date="2026-03-02T15:28:00Z" w16du:dateUtc="2026-03-02T21:28:00Z">
        <w:r w:rsidR="000A0E69">
          <w:rPr>
            <w:rFonts w:ascii="Times New Roman" w:hAnsi="Times New Roman" w:cs="Times New Roman"/>
          </w:rPr>
          <w:t>objective, these</w:t>
        </w:r>
      </w:ins>
      <w:ins w:id="2362"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63"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2364"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2365"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66" w:author="Benton, Deon" w:date="2026-03-02T15:29:00Z" w16du:dateUtc="2026-03-02T21:29:00Z">
        <w:r w:rsidR="00E50B4C">
          <w:rPr>
            <w:rFonts w:ascii="Times New Roman" w:hAnsi="Times New Roman" w:cs="Times New Roman"/>
          </w:rPr>
          <w:t xml:space="preserve">the model’s internal representation of the input. </w:t>
        </w:r>
      </w:ins>
      <w:ins w:id="2367" w:author="Benton, Deon" w:date="2026-03-02T15:26:00Z" w16du:dateUtc="2026-03-02T21:26:00Z">
        <w:r w:rsidR="000A0E69">
          <w:rPr>
            <w:rFonts w:ascii="Times New Roman" w:hAnsi="Times New Roman" w:cs="Times New Roman"/>
          </w:rPr>
          <w:t>Given that learning in an autoencoder continues until the network is able rel</w:t>
        </w:r>
      </w:ins>
      <w:ins w:id="2368" w:author="Benton, Deon" w:date="2026-03-02T15:27:00Z" w16du:dateUtc="2026-03-02T21:27:00Z">
        <w:r w:rsidR="000A0E69">
          <w:rPr>
            <w:rFonts w:ascii="Times New Roman" w:hAnsi="Times New Roman" w:cs="Times New Roman"/>
          </w:rPr>
          <w:t>iably to reproduce the input at the output layer</w:t>
        </w:r>
      </w:ins>
      <w:ins w:id="2369"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70"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371"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084FC960" w:rsidR="00CE5085" w:rsidRDefault="001D4A75" w:rsidP="007F7477">
      <w:pPr>
        <w:spacing w:line="480" w:lineRule="auto"/>
        <w:ind w:firstLine="720"/>
        <w:contextualSpacing/>
        <w:rPr>
          <w:ins w:id="2372" w:author="Benton, Deon" w:date="2026-03-25T10:54:00Z" w16du:dateUtc="2026-03-25T15:54:00Z"/>
          <w:rFonts w:ascii="Times New Roman" w:hAnsi="Times New Roman" w:cs="Times New Roman"/>
        </w:rPr>
      </w:pPr>
      <w:ins w:id="2373" w:author="Benton, Deon" w:date="2026-03-03T13:28:00Z" w16du:dateUtc="2026-03-03T19:28:00Z">
        <w:r>
          <w:rPr>
            <w:rFonts w:ascii="Times New Roman" w:hAnsi="Times New Roman" w:cs="Times New Roman"/>
          </w:rPr>
          <w:t>The aim</w:t>
        </w:r>
      </w:ins>
      <w:ins w:id="2374" w:author="Benton, Deon" w:date="2026-03-03T14:36:00Z" w16du:dateUtc="2026-03-03T20:36:00Z">
        <w:r w:rsidR="00457D05">
          <w:rPr>
            <w:rFonts w:ascii="Times New Roman" w:hAnsi="Times New Roman" w:cs="Times New Roman"/>
          </w:rPr>
          <w:t>s</w:t>
        </w:r>
      </w:ins>
      <w:ins w:id="2375" w:author="Benton, Deon" w:date="2026-03-03T13:28:00Z" w16du:dateUtc="2026-03-03T19:28:00Z">
        <w:r>
          <w:rPr>
            <w:rFonts w:ascii="Times New Roman" w:hAnsi="Times New Roman" w:cs="Times New Roman"/>
          </w:rPr>
          <w:t xml:space="preserve"> of the following simulations were </w:t>
        </w:r>
      </w:ins>
      <w:ins w:id="2376" w:author="Benton, Deon" w:date="2026-03-25T10:51:00Z" w16du:dateUtc="2026-03-25T15:51:00Z">
        <w:r w:rsidR="009F2657">
          <w:rPr>
            <w:rFonts w:ascii="Times New Roman" w:hAnsi="Times New Roman" w:cs="Times New Roman"/>
          </w:rPr>
          <w:t>threefold</w:t>
        </w:r>
      </w:ins>
      <w:ins w:id="2377" w:author="Benton, Deon" w:date="2026-03-03T13:28:00Z" w16du:dateUtc="2026-03-03T19:28:00Z">
        <w:r>
          <w:rPr>
            <w:rFonts w:ascii="Times New Roman" w:hAnsi="Times New Roman" w:cs="Times New Roman"/>
          </w:rPr>
          <w:t>.</w:t>
        </w:r>
      </w:ins>
      <w:ins w:id="2378" w:author="Benton, Deon" w:date="2026-03-03T13:29:00Z" w16du:dateUtc="2026-03-03T19:29:00Z">
        <w:r>
          <w:rPr>
            <w:rFonts w:ascii="Times New Roman" w:hAnsi="Times New Roman" w:cs="Times New Roman"/>
          </w:rPr>
          <w:t xml:space="preserve"> </w:t>
        </w:r>
      </w:ins>
      <w:ins w:id="2379" w:author="Benton, Deon" w:date="2026-03-03T13:38:00Z" w16du:dateUtc="2026-03-03T19:38:00Z">
        <w:r w:rsidR="00D4193A">
          <w:rPr>
            <w:rFonts w:ascii="Times New Roman" w:hAnsi="Times New Roman" w:cs="Times New Roman"/>
          </w:rPr>
          <w:t>The first</w:t>
        </w:r>
      </w:ins>
      <w:ins w:id="2380" w:author="Benton, Deon" w:date="2026-03-03T13:40:00Z" w16du:dateUtc="2026-03-03T19:40:00Z">
        <w:r w:rsidR="00A94D82">
          <w:rPr>
            <w:rFonts w:ascii="Times New Roman" w:hAnsi="Times New Roman" w:cs="Times New Roman"/>
          </w:rPr>
          <w:t>—and most important—</w:t>
        </w:r>
      </w:ins>
      <w:ins w:id="2381" w:author="Benton, Deon" w:date="2026-03-09T19:00:00Z" w16du:dateUtc="2026-03-10T00:00:00Z">
        <w:r w:rsidR="00E31864">
          <w:rPr>
            <w:rFonts w:ascii="Times New Roman" w:hAnsi="Times New Roman" w:cs="Times New Roman"/>
          </w:rPr>
          <w:t>aim</w:t>
        </w:r>
      </w:ins>
      <w:ins w:id="2382" w:author="Benton, Deon" w:date="2026-03-03T13:38:00Z" w16du:dateUtc="2026-03-03T19:38:00Z">
        <w:r w:rsidR="00D4193A">
          <w:rPr>
            <w:rFonts w:ascii="Times New Roman" w:hAnsi="Times New Roman" w:cs="Times New Roman"/>
          </w:rPr>
          <w:t xml:space="preserve"> was </w:t>
        </w:r>
      </w:ins>
      <w:ins w:id="2383" w:author="Benton, Deon" w:date="2026-03-03T13:29:00Z" w16du:dateUtc="2026-03-03T19:29:00Z">
        <w:r>
          <w:rPr>
            <w:rFonts w:ascii="Times New Roman" w:hAnsi="Times New Roman" w:cs="Times New Roman"/>
          </w:rPr>
          <w:t xml:space="preserve">to determine whether </w:t>
        </w:r>
      </w:ins>
      <w:ins w:id="2384" w:author="Benton, Deon" w:date="2026-03-03T13:30:00Z" w16du:dateUtc="2026-03-03T19:30:00Z">
        <w:r w:rsidR="00102DDA">
          <w:rPr>
            <w:rFonts w:ascii="Times New Roman" w:hAnsi="Times New Roman" w:cs="Times New Roman"/>
          </w:rPr>
          <w:t xml:space="preserve">ALIAS—a connectionist computational instantiation of the </w:t>
        </w:r>
      </w:ins>
      <w:ins w:id="2385" w:author="Benton, Deon" w:date="2026-03-03T13:40:00Z" w16du:dateUtc="2026-03-03T19:40:00Z">
        <w:r w:rsidR="00A94D82">
          <w:rPr>
            <w:rFonts w:ascii="Times New Roman" w:hAnsi="Times New Roman" w:cs="Times New Roman"/>
          </w:rPr>
          <w:t xml:space="preserve">current </w:t>
        </w:r>
      </w:ins>
      <w:ins w:id="2386" w:author="Benton, Deon" w:date="2026-03-03T13:30:00Z" w16du:dateUtc="2026-03-03T19:30:00Z">
        <w:r w:rsidR="00102DDA">
          <w:rPr>
            <w:rFonts w:ascii="Times New Roman" w:hAnsi="Times New Roman" w:cs="Times New Roman"/>
          </w:rPr>
          <w:t xml:space="preserve">proposal—is sufficient to </w:t>
        </w:r>
      </w:ins>
      <w:ins w:id="2387" w:author="Benton, Deon" w:date="2026-03-03T13:32:00Z" w16du:dateUtc="2026-03-03T19:32:00Z">
        <w:r w:rsidR="00102DDA">
          <w:rPr>
            <w:rFonts w:ascii="Times New Roman" w:hAnsi="Times New Roman" w:cs="Times New Roman"/>
          </w:rPr>
          <w:t xml:space="preserve">account for a range of key findings </w:t>
        </w:r>
      </w:ins>
      <w:ins w:id="2388" w:author="Benton, Deon" w:date="2026-03-03T13:34:00Z" w16du:dateUtc="2026-03-03T19:34:00Z">
        <w:r w:rsidR="00785EE2">
          <w:rPr>
            <w:rFonts w:ascii="Times New Roman" w:hAnsi="Times New Roman" w:cs="Times New Roman"/>
          </w:rPr>
          <w:t xml:space="preserve">in </w:t>
        </w:r>
      </w:ins>
      <w:ins w:id="2389" w:author="Benton, Deon" w:date="2026-03-03T13:31:00Z" w16du:dateUtc="2026-03-03T19:31:00Z">
        <w:r w:rsidR="00102DDA">
          <w:rPr>
            <w:rFonts w:ascii="Times New Roman" w:hAnsi="Times New Roman" w:cs="Times New Roman"/>
          </w:rPr>
          <w:t xml:space="preserve">studies that </w:t>
        </w:r>
      </w:ins>
      <w:ins w:id="2390" w:author="Benton, Deon" w:date="2026-03-03T13:32:00Z" w16du:dateUtc="2026-03-03T19:32:00Z">
        <w:r w:rsidR="00102DDA">
          <w:rPr>
            <w:rFonts w:ascii="Times New Roman" w:hAnsi="Times New Roman" w:cs="Times New Roman"/>
          </w:rPr>
          <w:t xml:space="preserve">putatively assess infants’ action understanding. </w:t>
        </w:r>
      </w:ins>
      <w:ins w:id="2391" w:author="Benton, Deon" w:date="2026-03-03T13:38:00Z" w16du:dateUtc="2026-03-03T19:38:00Z">
        <w:r w:rsidR="00D4193A">
          <w:rPr>
            <w:rFonts w:ascii="Times New Roman" w:hAnsi="Times New Roman" w:cs="Times New Roman"/>
          </w:rPr>
          <w:t>The second aim was to demonstrate</w:t>
        </w:r>
      </w:ins>
      <w:ins w:id="2392" w:author="Benton, Deon" w:date="2026-03-03T13:45:00Z" w16du:dateUtc="2026-03-03T19:45:00Z">
        <w:r w:rsidR="00EF2B5E">
          <w:rPr>
            <w:rFonts w:ascii="Times New Roman" w:hAnsi="Times New Roman" w:cs="Times New Roman"/>
          </w:rPr>
          <w:t xml:space="preserve"> that ALIAS</w:t>
        </w:r>
      </w:ins>
      <w:ins w:id="2393" w:author="Benton, Deon" w:date="2026-03-25T10:47:00Z" w16du:dateUtc="2026-03-25T15:47:00Z">
        <w:r w:rsidR="001E7B88">
          <w:rPr>
            <w:rFonts w:ascii="Times New Roman" w:hAnsi="Times New Roman" w:cs="Times New Roman"/>
          </w:rPr>
          <w:t xml:space="preserve"> provides a better account of these target findings than </w:t>
        </w:r>
        <w:proofErr w:type="spellStart"/>
        <w:r w:rsidR="001E7B88">
          <w:rPr>
            <w:rFonts w:ascii="Times New Roman" w:hAnsi="Times New Roman" w:cs="Times New Roman"/>
          </w:rPr>
          <w:t>Overwalle’s</w:t>
        </w:r>
        <w:proofErr w:type="spellEnd"/>
        <w:r w:rsidR="001E7B88">
          <w:rPr>
            <w:rFonts w:ascii="Times New Roman" w:hAnsi="Times New Roman" w:cs="Times New Roman"/>
          </w:rPr>
          <w:t xml:space="preserve"> (2010) model</w:t>
        </w:r>
      </w:ins>
      <w:ins w:id="2394" w:author="Benton, Deon" w:date="2026-03-25T10:48:00Z" w16du:dateUtc="2026-03-25T15:48:00Z">
        <w:r w:rsidR="001E7B88">
          <w:rPr>
            <w:rFonts w:ascii="Times New Roman" w:hAnsi="Times New Roman" w:cs="Times New Roman"/>
          </w:rPr>
          <w:t xml:space="preserve">, OM10, and an extension </w:t>
        </w:r>
        <w:r w:rsidR="001E7B88">
          <w:rPr>
            <w:rFonts w:ascii="Times New Roman" w:hAnsi="Times New Roman" w:cs="Times New Roman"/>
          </w:rPr>
          <w:lastRenderedPageBreak/>
          <w:t xml:space="preserve">of </w:t>
        </w:r>
      </w:ins>
      <w:ins w:id="2395" w:author="Benton, Deon" w:date="2026-03-25T10:49:00Z" w16du:dateUtc="2026-03-25T15:49:00Z">
        <w:r w:rsidR="00182A6D">
          <w:rPr>
            <w:rFonts w:ascii="Times New Roman" w:hAnsi="Times New Roman" w:cs="Times New Roman"/>
          </w:rPr>
          <w:t>this model</w:t>
        </w:r>
      </w:ins>
      <w:ins w:id="2396"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397" w:author="Benton, Deon" w:date="2026-03-25T10:47:00Z" w16du:dateUtc="2026-03-25T15:47:00Z">
        <w:r w:rsidR="001E7B88">
          <w:rPr>
            <w:rFonts w:ascii="Times New Roman" w:hAnsi="Times New Roman" w:cs="Times New Roman"/>
          </w:rPr>
          <w:t xml:space="preserve"> </w:t>
        </w:r>
      </w:ins>
      <w:ins w:id="2398" w:author="Benton, Deon" w:date="2026-03-25T10:49:00Z" w16du:dateUtc="2026-03-25T15:49:00Z">
        <w:r w:rsidR="00182A6D">
          <w:rPr>
            <w:rFonts w:ascii="Times New Roman" w:hAnsi="Times New Roman" w:cs="Times New Roman"/>
          </w:rPr>
          <w:t xml:space="preserve"> Given tha</w:t>
        </w:r>
      </w:ins>
      <w:ins w:id="2399"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400" w:author="Benton, Deon" w:date="2026-03-25T10:51:00Z" w16du:dateUtc="2026-03-25T15:51:00Z">
        <w:r w:rsidR="009F2657">
          <w:rPr>
            <w:rFonts w:ascii="Times New Roman" w:hAnsi="Times New Roman" w:cs="Times New Roman"/>
          </w:rPr>
          <w:t xml:space="preserve">the spatial arrangement of barriers and arced motion has important implications on how infants process action events, </w:t>
        </w:r>
      </w:ins>
      <w:ins w:id="2401" w:author="Benton, Deon" w:date="2026-03-25T10:49:00Z" w16du:dateUtc="2026-03-25T15:49:00Z">
        <w:r w:rsidR="00182A6D">
          <w:rPr>
            <w:rFonts w:ascii="Times New Roman" w:hAnsi="Times New Roman" w:cs="Times New Roman"/>
          </w:rPr>
          <w:t xml:space="preserve"> </w:t>
        </w:r>
      </w:ins>
      <w:ins w:id="2402" w:author="Benton, Deon" w:date="2026-03-25T10:51:00Z" w16du:dateUtc="2026-03-25T15:51:00Z">
        <w:r w:rsidR="009F2657">
          <w:rPr>
            <w:rFonts w:ascii="Times New Roman" w:hAnsi="Times New Roman" w:cs="Times New Roman"/>
          </w:rPr>
          <w:t xml:space="preserve">the </w:t>
        </w:r>
      </w:ins>
      <w:ins w:id="2403" w:author="Benton, Deon" w:date="2026-03-03T16:14:00Z" w16du:dateUtc="2026-03-03T22:14:00Z">
        <w:r w:rsidR="00BC6780">
          <w:rPr>
            <w:rFonts w:ascii="Times New Roman" w:hAnsi="Times New Roman" w:cs="Times New Roman"/>
          </w:rPr>
          <w:t>final</w:t>
        </w:r>
      </w:ins>
      <w:ins w:id="2404" w:author="Benton, Deon" w:date="2026-03-03T14:22:00Z" w16du:dateUtc="2026-03-03T20:22:00Z">
        <w:r w:rsidR="005F3F02">
          <w:rPr>
            <w:rFonts w:ascii="Times New Roman" w:hAnsi="Times New Roman" w:cs="Times New Roman"/>
          </w:rPr>
          <w:t xml:space="preserve"> aim was to determine </w:t>
        </w:r>
      </w:ins>
      <w:ins w:id="2405" w:author="Benton, Deon" w:date="2026-03-03T14:23:00Z" w16du:dateUtc="2026-03-03T20:23:00Z">
        <w:r w:rsidR="005F3F02">
          <w:rPr>
            <w:rFonts w:ascii="Times New Roman" w:hAnsi="Times New Roman" w:cs="Times New Roman"/>
          </w:rPr>
          <w:t xml:space="preserve">whether it </w:t>
        </w:r>
      </w:ins>
      <w:ins w:id="2406" w:author="Benton, Deon" w:date="2026-03-03T14:25:00Z" w16du:dateUtc="2026-03-03T20:25:00Z">
        <w:r w:rsidR="00A1134F">
          <w:rPr>
            <w:rFonts w:ascii="Times New Roman" w:hAnsi="Times New Roman" w:cs="Times New Roman"/>
          </w:rPr>
          <w:t>was</w:t>
        </w:r>
      </w:ins>
      <w:ins w:id="2407"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2408" w:author="Benton, Deon" w:date="2026-03-03T14:24:00Z" w16du:dateUtc="2026-03-03T20:24:00Z">
        <w:r w:rsidR="001C3E68">
          <w:rPr>
            <w:rFonts w:ascii="Times New Roman" w:hAnsi="Times New Roman" w:cs="Times New Roman"/>
          </w:rPr>
          <w:t xml:space="preserve"> are more salient when they occur directly beneath</w:t>
        </w:r>
      </w:ins>
      <w:ins w:id="2409" w:author="Benton, Deon" w:date="2026-03-03T14:32:00Z" w16du:dateUtc="2026-03-03T20:32:00Z">
        <w:r w:rsidR="00BB0FD1">
          <w:rPr>
            <w:rFonts w:ascii="Times New Roman" w:hAnsi="Times New Roman" w:cs="Times New Roman"/>
          </w:rPr>
          <w:t xml:space="preserve">, rather than </w:t>
        </w:r>
      </w:ins>
      <w:ins w:id="2410" w:author="Benton, Deon" w:date="2026-03-03T14:33:00Z" w16du:dateUtc="2026-03-03T20:33:00Z">
        <w:r w:rsidR="00BB0FD1">
          <w:rPr>
            <w:rFonts w:ascii="Times New Roman" w:hAnsi="Times New Roman" w:cs="Times New Roman"/>
          </w:rPr>
          <w:t>to the side of</w:t>
        </w:r>
      </w:ins>
      <w:ins w:id="2411" w:author="Benton, Deon" w:date="2026-03-03T14:32:00Z" w16du:dateUtc="2026-03-03T20:32:00Z">
        <w:r w:rsidR="00BB0FD1">
          <w:rPr>
            <w:rFonts w:ascii="Times New Roman" w:hAnsi="Times New Roman" w:cs="Times New Roman"/>
          </w:rPr>
          <w:t>,</w:t>
        </w:r>
      </w:ins>
      <w:ins w:id="2412" w:author="Benton, Deon" w:date="2026-03-03T14:24:00Z" w16du:dateUtc="2026-03-03T20:24:00Z">
        <w:r w:rsidR="001C3E68">
          <w:rPr>
            <w:rFonts w:ascii="Times New Roman" w:hAnsi="Times New Roman" w:cs="Times New Roman"/>
          </w:rPr>
          <w:t xml:space="preserve"> arced motion</w:t>
        </w:r>
      </w:ins>
      <w:ins w:id="2413" w:author="Benton, Deon" w:date="2026-03-03T14:23:00Z" w16du:dateUtc="2026-03-03T20:23:00Z">
        <w:r w:rsidR="001C3E68">
          <w:rPr>
            <w:rFonts w:ascii="Times New Roman" w:hAnsi="Times New Roman" w:cs="Times New Roman"/>
          </w:rPr>
          <w:t xml:space="preserve"> </w:t>
        </w:r>
      </w:ins>
      <w:ins w:id="2414" w:author="Benton, Deon" w:date="2026-03-03T14:24:00Z" w16du:dateUtc="2026-03-03T20:24:00Z">
        <w:r w:rsidR="001C3E68">
          <w:rPr>
            <w:rFonts w:ascii="Times New Roman" w:hAnsi="Times New Roman" w:cs="Times New Roman"/>
          </w:rPr>
          <w:t>for ALIAS</w:t>
        </w:r>
      </w:ins>
      <w:ins w:id="2415" w:author="Benton, Deon" w:date="2026-03-03T14:23:00Z" w16du:dateUtc="2026-03-03T20:23:00Z">
        <w:r w:rsidR="001C3E68">
          <w:rPr>
            <w:rFonts w:ascii="Times New Roman" w:hAnsi="Times New Roman" w:cs="Times New Roman"/>
          </w:rPr>
          <w:t xml:space="preserve"> to capture the target findings. </w:t>
        </w:r>
      </w:ins>
      <w:ins w:id="2416"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417" w:author="Benton, Deon" w:date="2026-03-25T10:53:00Z" w16du:dateUtc="2026-03-25T15:53:00Z">
        <w:r w:rsidR="00390F91">
          <w:rPr>
            <w:rFonts w:ascii="Times New Roman" w:hAnsi="Times New Roman" w:cs="Times New Roman"/>
          </w:rPr>
          <w:t xml:space="preserve">in which </w:t>
        </w:r>
      </w:ins>
      <w:ins w:id="2418" w:author="Benton, Deon" w:date="2026-03-25T10:54:00Z" w16du:dateUtc="2026-03-25T15:54:00Z">
        <w:r w:rsidR="00390F91">
          <w:rPr>
            <w:rFonts w:ascii="Times New Roman" w:hAnsi="Times New Roman" w:cs="Times New Roman"/>
          </w:rPr>
          <w:t xml:space="preserve">differential </w:t>
        </w:r>
      </w:ins>
      <w:ins w:id="2419" w:author="Benton, Deon" w:date="2026-03-25T10:53:00Z" w16du:dateUtc="2026-03-25T15:53:00Z">
        <w:r w:rsidR="00390F91">
          <w:rPr>
            <w:rFonts w:ascii="Times New Roman" w:hAnsi="Times New Roman" w:cs="Times New Roman"/>
          </w:rPr>
          <w:t>salience</w:t>
        </w:r>
      </w:ins>
      <w:ins w:id="2420" w:author="Benton, Deon" w:date="2026-03-25T10:54:00Z" w16du:dateUtc="2026-03-25T15:54:00Z">
        <w:r w:rsidR="00390F91">
          <w:rPr>
            <w:rFonts w:ascii="Times New Roman" w:hAnsi="Times New Roman" w:cs="Times New Roman"/>
          </w:rPr>
          <w:t xml:space="preserve"> is not instantiated</w:t>
        </w:r>
      </w:ins>
      <w:ins w:id="2421" w:author="Benton, Deon" w:date="2026-03-25T11:26:00Z" w16du:dateUtc="2026-03-25T16:26:00Z">
        <w:r w:rsidR="00CC3420">
          <w:rPr>
            <w:rFonts w:ascii="Times New Roman" w:hAnsi="Times New Roman" w:cs="Times New Roman"/>
          </w:rPr>
          <w:t>, ALIAS</w:t>
        </w:r>
      </w:ins>
      <w:ins w:id="2422" w:author="Benton, Deon" w:date="2026-03-25T10:54:00Z" w16du:dateUtc="2026-03-25T15:54:00Z">
        <w:r w:rsidR="00390F91">
          <w:rPr>
            <w:rFonts w:ascii="Times New Roman" w:hAnsi="Times New Roman" w:cs="Times New Roman"/>
          </w:rPr>
          <w:t xml:space="preserve">. </w:t>
        </w:r>
      </w:ins>
      <w:ins w:id="2423" w:author="Benton, Deon" w:date="2026-03-03T14:26:00Z" w16du:dateUtc="2026-03-03T20:26:00Z">
        <w:r w:rsidR="00A1134F">
          <w:rPr>
            <w:rFonts w:ascii="Times New Roman" w:hAnsi="Times New Roman" w:cs="Times New Roman"/>
          </w:rPr>
          <w:t xml:space="preserve">If ALIAS </w:t>
        </w:r>
      </w:ins>
      <w:ins w:id="2424" w:author="Benton, Deon" w:date="2026-03-03T14:33:00Z" w16du:dateUtc="2026-03-03T20:33:00Z">
        <w:r w:rsidR="00F92D7F">
          <w:rPr>
            <w:rFonts w:ascii="Times New Roman" w:hAnsi="Times New Roman" w:cs="Times New Roman"/>
          </w:rPr>
          <w:t>accounts for these findings more successfully</w:t>
        </w:r>
      </w:ins>
      <w:ins w:id="2425" w:author="Benton, Deon" w:date="2026-03-03T14:26:00Z" w16du:dateUtc="2026-03-03T20:26:00Z">
        <w:r w:rsidR="00A1134F">
          <w:rPr>
            <w:rFonts w:ascii="Times New Roman" w:hAnsi="Times New Roman" w:cs="Times New Roman"/>
          </w:rPr>
          <w:t xml:space="preserve"> when </w:t>
        </w:r>
      </w:ins>
      <w:ins w:id="2426" w:author="Benton, Deon" w:date="2026-03-03T14:30:00Z" w16du:dateUtc="2026-03-03T20:30:00Z">
        <w:r w:rsidR="005048EE">
          <w:rPr>
            <w:rFonts w:ascii="Times New Roman" w:hAnsi="Times New Roman" w:cs="Times New Roman"/>
          </w:rPr>
          <w:t>differential salience is i</w:t>
        </w:r>
      </w:ins>
      <w:ins w:id="2427" w:author="Benton, Deon" w:date="2026-03-03T14:33:00Z" w16du:dateUtc="2026-03-03T20:33:00Z">
        <w:r w:rsidR="00F92D7F">
          <w:rPr>
            <w:rFonts w:ascii="Times New Roman" w:hAnsi="Times New Roman" w:cs="Times New Roman"/>
          </w:rPr>
          <w:t>mplemented</w:t>
        </w:r>
      </w:ins>
      <w:ins w:id="2428" w:author="Benton, Deon" w:date="2026-03-03T14:30:00Z" w16du:dateUtc="2026-03-03T20:30:00Z">
        <w:r w:rsidR="005048EE">
          <w:rPr>
            <w:rFonts w:ascii="Times New Roman" w:hAnsi="Times New Roman" w:cs="Times New Roman"/>
          </w:rPr>
          <w:t xml:space="preserve"> than when </w:t>
        </w:r>
      </w:ins>
      <w:ins w:id="2429" w:author="Benton, Deon" w:date="2026-03-03T14:34:00Z" w16du:dateUtc="2026-03-03T20:34:00Z">
        <w:r w:rsidR="00F92D7F">
          <w:rPr>
            <w:rFonts w:ascii="Times New Roman" w:hAnsi="Times New Roman" w:cs="Times New Roman"/>
          </w:rPr>
          <w:t>salience is removed as a factor</w:t>
        </w:r>
      </w:ins>
      <w:ins w:id="2430" w:author="Benton, Deon" w:date="2026-03-03T14:35:00Z" w16du:dateUtc="2026-03-03T20:35:00Z">
        <w:r w:rsidR="00F92D7F">
          <w:rPr>
            <w:rFonts w:ascii="Times New Roman" w:hAnsi="Times New Roman" w:cs="Times New Roman"/>
          </w:rPr>
          <w:t xml:space="preserve"> altogether</w:t>
        </w:r>
      </w:ins>
      <w:ins w:id="2431" w:author="Benton, Deon" w:date="2026-03-03T14:27:00Z" w16du:dateUtc="2026-03-03T20:27:00Z">
        <w:r w:rsidR="00371F66">
          <w:rPr>
            <w:rFonts w:ascii="Times New Roman" w:hAnsi="Times New Roman" w:cs="Times New Roman"/>
          </w:rPr>
          <w:t xml:space="preserve">, </w:t>
        </w:r>
      </w:ins>
      <w:ins w:id="2432" w:author="Benton, Deon" w:date="2026-03-03T14:35:00Z" w16du:dateUtc="2026-03-03T20:35:00Z">
        <w:r w:rsidR="00F92D7F">
          <w:rPr>
            <w:rFonts w:ascii="Times New Roman" w:hAnsi="Times New Roman" w:cs="Times New Roman"/>
          </w:rPr>
          <w:t xml:space="preserve">then </w:t>
        </w:r>
      </w:ins>
      <w:ins w:id="2433" w:author="Benton, Deon" w:date="2026-03-03T14:27:00Z" w16du:dateUtc="2026-03-03T20:27:00Z">
        <w:r w:rsidR="00371F66">
          <w:rPr>
            <w:rFonts w:ascii="Times New Roman" w:hAnsi="Times New Roman" w:cs="Times New Roman"/>
          </w:rPr>
          <w:t>this would suggest that salience</w:t>
        </w:r>
      </w:ins>
      <w:ins w:id="2434"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2435" w:author="Benton, Deon" w:date="2026-03-03T14:32:00Z" w16du:dateUtc="2026-03-03T20:32:00Z">
        <w:r w:rsidR="00BB0FD1">
          <w:rPr>
            <w:rFonts w:ascii="Times New Roman" w:hAnsi="Times New Roman" w:cs="Times New Roman"/>
          </w:rPr>
          <w:t xml:space="preserve">merely </w:t>
        </w:r>
      </w:ins>
      <w:ins w:id="2436" w:author="Benton, Deon" w:date="2026-03-03T14:30:00Z" w16du:dateUtc="2026-03-03T20:30:00Z">
        <w:r w:rsidR="005048EE">
          <w:rPr>
            <w:rFonts w:ascii="Times New Roman" w:hAnsi="Times New Roman" w:cs="Times New Roman"/>
          </w:rPr>
          <w:t xml:space="preserve">as a modeling convenience. </w:t>
        </w:r>
      </w:ins>
      <w:ins w:id="2437" w:author="Benton, Deon" w:date="2026-03-03T14:27:00Z" w16du:dateUtc="2026-03-03T20:27:00Z">
        <w:r w:rsidR="00371F66">
          <w:rPr>
            <w:rFonts w:ascii="Times New Roman" w:hAnsi="Times New Roman" w:cs="Times New Roman"/>
          </w:rPr>
          <w:t xml:space="preserve"> </w:t>
        </w:r>
      </w:ins>
    </w:p>
    <w:p w14:paraId="7BB3849B" w14:textId="56CDF3BF" w:rsidR="00524642" w:rsidRPr="00AE207C" w:rsidRDefault="00C1152B" w:rsidP="007F7477">
      <w:pPr>
        <w:spacing w:line="480" w:lineRule="auto"/>
        <w:ind w:firstLine="720"/>
        <w:contextualSpacing/>
        <w:rPr>
          <w:rFonts w:ascii="Times New Roman" w:hAnsi="Times New Roman" w:cs="Times New Roman"/>
        </w:rPr>
      </w:pPr>
      <w:ins w:id="2438" w:author="Benton, Deon" w:date="2026-03-03T14:04:00Z" w16du:dateUtc="2026-03-03T20:04:00Z">
        <w:r>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39" w:author="Benton, Deon" w:date="2026-03-03T16:07:00Z" w16du:dateUtc="2026-03-03T22:07:00Z">
        <w:r w:rsidR="003C5492">
          <w:rPr>
            <w:rFonts w:ascii="Times New Roman" w:hAnsi="Times New Roman" w:cs="Times New Roman"/>
            <w:b/>
            <w:bCs/>
          </w:rPr>
          <w:t>a</w:t>
        </w:r>
      </w:ins>
      <w:ins w:id="2440" w:author="Benton, Deon" w:date="2026-03-25T11:11:00Z" w16du:dateUtc="2026-03-25T16:11:00Z">
        <w:r w:rsidR="00896FCF">
          <w:rPr>
            <w:rFonts w:ascii="Times New Roman" w:hAnsi="Times New Roman" w:cs="Times New Roman"/>
            <w:b/>
            <w:bCs/>
          </w:rPr>
          <w:t>:</w:t>
        </w:r>
      </w:ins>
      <w:ins w:id="2441"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5DAAD1C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442"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443" w:author="Benton, Deon" w:date="2026-03-25T11:13:00Z" w16du:dateUtc="2026-03-25T16:13:00Z">
        <w:r w:rsidR="007437EE">
          <w:rPr>
            <w:rFonts w:ascii="Times New Roman" w:hAnsi="Times New Roman" w:cs="Times New Roman"/>
          </w:rPr>
          <w:t>, following habituation to an event in which an object with surface features typical of animate</w:t>
        </w:r>
      </w:ins>
      <w:ins w:id="2444" w:author="Benton, Deon" w:date="2026-03-25T11:15:00Z" w16du:dateUtc="2026-03-25T16:15:00Z">
        <w:r w:rsidR="0002439A">
          <w:rPr>
            <w:rFonts w:ascii="Times New Roman" w:hAnsi="Times New Roman" w:cs="Times New Roman"/>
          </w:rPr>
          <w:t xml:space="preserve"> entities </w:t>
        </w:r>
      </w:ins>
      <w:ins w:id="2445" w:author="Benton, Deon" w:date="2026-03-25T11:14:00Z" w16du:dateUtc="2026-03-25T16:14:00Z">
        <w:r w:rsidR="007437EE">
          <w:rPr>
            <w:rFonts w:ascii="Times New Roman" w:hAnsi="Times New Roman" w:cs="Times New Roman"/>
          </w:rPr>
          <w:t>pas</w:t>
        </w:r>
      </w:ins>
      <w:ins w:id="2446" w:author="Benton, Deon" w:date="2026-03-25T11:15:00Z" w16du:dateUtc="2026-03-25T16:15:00Z">
        <w:r w:rsidR="0002439A">
          <w:rPr>
            <w:rFonts w:ascii="Times New Roman" w:hAnsi="Times New Roman" w:cs="Times New Roman"/>
          </w:rPr>
          <w:t>s</w:t>
        </w:r>
      </w:ins>
      <w:ins w:id="2447"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448"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449" w:author="Benton, Deon" w:date="2026-03-25T11:15:00Z" w16du:dateUtc="2026-03-25T16:15:00Z">
        <w:r w:rsidR="007437EE">
          <w:rPr>
            <w:rFonts w:ascii="Times New Roman" w:hAnsi="Times New Roman" w:cs="Times New Roman"/>
          </w:rPr>
          <w:t>of the barrier than when it moves along a straight path.</w:t>
        </w:r>
      </w:ins>
      <w:ins w:id="2450" w:author="Benton, Deon" w:date="2026-03-25T10:58:00Z" w16du:dateUtc="2026-03-25T15:58:00Z">
        <w:r w:rsidR="009D1D2E">
          <w:rPr>
            <w:rFonts w:ascii="Times New Roman" w:hAnsi="Times New Roman" w:cs="Times New Roman"/>
          </w:rPr>
          <w:t xml:space="preserve"> </w:t>
        </w:r>
      </w:ins>
      <w:ins w:id="2451" w:author="Benton, Deon" w:date="2026-03-02T16:03:00Z" w16du:dateUtc="2026-03-02T22:03:00Z">
        <w:r w:rsidR="00474D88">
          <w:rPr>
            <w:rFonts w:ascii="Times New Roman" w:hAnsi="Times New Roman" w:cs="Times New Roman"/>
          </w:rPr>
          <w:t>Subsequent control experiments</w:t>
        </w:r>
      </w:ins>
      <w:ins w:id="2452" w:author="Benton, Deon" w:date="2026-03-02T16:04:00Z" w16du:dateUtc="2026-03-02T22:04:00Z">
        <w:r w:rsidR="00C46A81">
          <w:rPr>
            <w:rFonts w:ascii="Times New Roman" w:hAnsi="Times New Roman" w:cs="Times New Roman"/>
          </w:rPr>
          <w:t xml:space="preserve"> revealed</w:t>
        </w:r>
      </w:ins>
      <w:ins w:id="2453"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2454" w:author="Benton, Deon" w:date="2026-03-02T16:04:00Z" w16du:dateUtc="2026-03-02T22:04:00Z">
        <w:r w:rsidR="00C46A81">
          <w:rPr>
            <w:rFonts w:ascii="Times New Roman" w:hAnsi="Times New Roman" w:cs="Times New Roman"/>
          </w:rPr>
          <w:t xml:space="preserve">as located some distance to the side rather than directly beneath the jumping or reaching action during the habituation phase. </w:t>
        </w:r>
      </w:ins>
      <w:r>
        <w:rPr>
          <w:rFonts w:ascii="Times New Roman" w:hAnsi="Times New Roman" w:cs="Times New Roman"/>
        </w:rPr>
        <w:t>Simulation 1 tested whether</w:t>
      </w:r>
      <w:ins w:id="2455"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456" w:author="Benton, Deon" w:date="2026-03-25T11:23:00Z" w16du:dateUtc="2026-03-25T16:23:00Z">
        <w:r w:rsidR="0035462D">
          <w:rPr>
            <w:rFonts w:ascii="Times New Roman" w:hAnsi="Times New Roman" w:cs="Times New Roman"/>
          </w:rPr>
          <w:t>To assess how much better ALIAS accounts for this finding compared to exi</w:t>
        </w:r>
      </w:ins>
      <w:ins w:id="2457" w:author="Benton, Deon" w:date="2026-03-25T11:24:00Z" w16du:dateUtc="2026-03-25T16:24:00Z">
        <w:r w:rsidR="0035462D">
          <w:rPr>
            <w:rFonts w:ascii="Times New Roman" w:hAnsi="Times New Roman" w:cs="Times New Roman"/>
          </w:rPr>
          <w:t xml:space="preserve">sting </w:t>
        </w:r>
        <w:r w:rsidR="0035462D">
          <w:rPr>
            <w:rFonts w:ascii="Times New Roman" w:hAnsi="Times New Roman" w:cs="Times New Roman"/>
          </w:rPr>
          <w:lastRenderedPageBreak/>
          <w:t>connectionist models of action understanding, ALIAS’s performance was compared to OM10, OM10-2, and a version of ALIAS</w:t>
        </w:r>
      </w:ins>
      <w:ins w:id="2458" w:author="Benton, Deon" w:date="2026-03-25T11:25:00Z" w16du:dateUtc="2026-03-25T16:25:00Z">
        <w:r w:rsidR="0035462D">
          <w:rPr>
            <w:rFonts w:ascii="Times New Roman" w:hAnsi="Times New Roman" w:cs="Times New Roman"/>
          </w:rPr>
          <w:t xml:space="preserve"> that does not implement differential stimulus salience</w:t>
        </w:r>
      </w:ins>
      <w:ins w:id="2459" w:author="Benton, Deon" w:date="2026-03-25T11:24:00Z" w16du:dateUtc="2026-03-25T16:24:00Z">
        <w:r w:rsidR="0035462D">
          <w:rPr>
            <w:rFonts w:ascii="Times New Roman" w:hAnsi="Times New Roman" w:cs="Times New Roman"/>
          </w:rPr>
          <w:t>.</w:t>
        </w:r>
      </w:ins>
    </w:p>
    <w:p w14:paraId="1A2732DA" w14:textId="776EBEF4"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460" w:author="Benton, Deon" w:date="2026-03-25T11:26:00Z" w16du:dateUtc="2026-03-25T16:26:00Z">
        <w:r w:rsidR="00CC3420">
          <w:rPr>
            <w:rFonts w:ascii="Times New Roman" w:hAnsi="Times New Roman" w:cs="Times New Roman"/>
          </w:rPr>
          <w:t>Twenty networks were assigned to each condition for each model type (i.e., ALIAS</w:t>
        </w:r>
      </w:ins>
      <w:ins w:id="2461" w:author="Benton, Deon" w:date="2026-03-25T11:27:00Z" w16du:dateUtc="2026-03-25T16:27:00Z">
        <w:r w:rsidR="00CC3420">
          <w:rPr>
            <w:rFonts w:ascii="Times New Roman" w:hAnsi="Times New Roman" w:cs="Times New Roman"/>
          </w:rPr>
          <w:t xml:space="preserve"> without differential salience</w:t>
        </w:r>
      </w:ins>
      <w:ins w:id="2462" w:author="Benton, Deon" w:date="2026-03-25T11:26:00Z" w16du:dateUtc="2026-03-25T16:26:00Z">
        <w:r w:rsidR="00CC3420">
          <w:rPr>
            <w:rFonts w:ascii="Times New Roman" w:hAnsi="Times New Roman" w:cs="Times New Roman"/>
          </w:rPr>
          <w:t>, OM10, OM10-2</w:t>
        </w:r>
      </w:ins>
      <w:ins w:id="2463" w:author="Benton, Deon" w:date="2026-03-25T11:27:00Z" w16du:dateUtc="2026-03-25T16:27:00Z">
        <w:r w:rsidR="00CC3420">
          <w:rPr>
            <w:rFonts w:ascii="Times New Roman" w:hAnsi="Times New Roman" w:cs="Times New Roman"/>
          </w:rPr>
          <w:t xml:space="preserve">). </w:t>
        </w:r>
      </w:ins>
      <w:r w:rsidR="00D17A95">
        <w:rPr>
          <w:rFonts w:ascii="Times New Roman" w:hAnsi="Times New Roman" w:cs="Times New Roman"/>
        </w:rPr>
        <w:t>A total of 240 networks were</w:t>
      </w:r>
      <w:ins w:id="2464" w:author="Benton, Deon" w:date="2026-03-25T11:27:00Z" w16du:dateUtc="2026-03-25T16:27:00Z">
        <w:r w:rsidR="00CC3420">
          <w:rPr>
            <w:rFonts w:ascii="Times New Roman" w:hAnsi="Times New Roman" w:cs="Times New Roman"/>
          </w:rPr>
          <w:t xml:space="preserve"> thus</w:t>
        </w:r>
      </w:ins>
      <w:r w:rsidR="00D17A95">
        <w:rPr>
          <w:rFonts w:ascii="Times New Roman" w:hAnsi="Times New Roman" w:cs="Times New Roman"/>
        </w:rPr>
        <w:t xml:space="preserve"> tested—20 networks for each</w:t>
      </w:r>
      <w:ins w:id="2465"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2466"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467"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468"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469"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470" w:author="Benton, Deon" w:date="2026-03-02T16:17:00Z" w16du:dateUtc="2026-03-02T22:17:00Z">
        <w:r w:rsidR="00D61E19">
          <w:rPr>
            <w:rFonts w:ascii="Times New Roman" w:hAnsi="Times New Roman" w:cs="Times New Roman"/>
          </w:rPr>
          <w:t xml:space="preserve"> </w:t>
        </w:r>
      </w:ins>
      <w:ins w:id="2471" w:author="Benton, Deon" w:date="2026-03-02T16:21:00Z" w16du:dateUtc="2026-03-02T22:21:00Z">
        <w:r w:rsidR="002E1B46">
          <w:rPr>
            <w:rFonts w:ascii="Times New Roman" w:hAnsi="Times New Roman" w:cs="Times New Roman"/>
          </w:rPr>
          <w:t>that</w:t>
        </w:r>
      </w:ins>
      <w:ins w:id="2472"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473" w:author="Benton, Deon" w:date="2026-03-02T16:19:00Z" w16du:dateUtc="2026-03-02T22:19:00Z">
        <w:r w:rsidR="00D61E19">
          <w:rPr>
            <w:rFonts w:ascii="Times New Roman" w:hAnsi="Times New Roman" w:cs="Times New Roman"/>
          </w:rPr>
          <w:t xml:space="preserve">and </w:t>
        </w:r>
      </w:ins>
      <w:ins w:id="2474"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475" w:author="Benton, Deon" w:date="2026-03-02T16:19:00Z" w16du:dateUtc="2026-03-02T22:19:00Z">
        <w:r w:rsidR="00D61E19">
          <w:rPr>
            <w:rFonts w:ascii="Times New Roman" w:hAnsi="Times New Roman" w:cs="Times New Roman"/>
          </w:rPr>
          <w:t xml:space="preserve">animate entities and inanimate objects possess </w:t>
        </w:r>
      </w:ins>
      <w:ins w:id="2476" w:author="Benton, Deon" w:date="2026-03-02T16:21:00Z" w16du:dateUtc="2026-03-02T22:21:00Z">
        <w:r w:rsidR="002E1B46">
          <w:rPr>
            <w:rFonts w:ascii="Times New Roman" w:hAnsi="Times New Roman" w:cs="Times New Roman"/>
          </w:rPr>
          <w:t xml:space="preserve">largely </w:t>
        </w:r>
      </w:ins>
      <w:ins w:id="2477" w:author="Benton, Deon" w:date="2026-03-02T16:22:00Z" w16du:dateUtc="2026-03-02T22:22:00Z">
        <w:r w:rsidR="002E1B46">
          <w:rPr>
            <w:rFonts w:ascii="Times New Roman" w:hAnsi="Times New Roman" w:cs="Times New Roman"/>
          </w:rPr>
          <w:t>surface features</w:t>
        </w:r>
      </w:ins>
      <w:ins w:id="2478" w:author="Benton, Deon" w:date="2026-03-02T16:23:00Z" w16du:dateUtc="2026-03-02T22:23:00Z">
        <w:r w:rsidR="009F774E">
          <w:rPr>
            <w:rFonts w:ascii="Times New Roman" w:hAnsi="Times New Roman" w:cs="Times New Roman"/>
          </w:rPr>
          <w:t xml:space="preserve"> (e.g., elongated appendage-like extensions for animate e</w:t>
        </w:r>
      </w:ins>
      <w:ins w:id="2479" w:author="Benton, Deon" w:date="2026-03-02T16:24:00Z" w16du:dateUtc="2026-03-02T22:24:00Z">
        <w:r w:rsidR="009F774E">
          <w:rPr>
            <w:rFonts w:ascii="Times New Roman" w:hAnsi="Times New Roman" w:cs="Times New Roman"/>
          </w:rPr>
          <w:t>ntities and smooth, rectilinear edges for objects)</w:t>
        </w:r>
      </w:ins>
      <w:ins w:id="2480"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481" w:author="Benton, Deon" w:date="2026-03-02T16:25:00Z" w16du:dateUtc="2026-03-02T22:25:00Z">
        <w:r w:rsidR="003B6FA9">
          <w:rPr>
            <w:rFonts w:ascii="Times New Roman" w:hAnsi="Times New Roman" w:cs="Times New Roman"/>
          </w:rPr>
          <w:t xml:space="preserve"> To ensure that </w:t>
        </w:r>
      </w:ins>
      <w:ins w:id="2482" w:author="Benton, Deon" w:date="2026-03-03T09:29:00Z" w16du:dateUtc="2026-03-03T15:29:00Z">
        <w:r w:rsidR="006B6709">
          <w:rPr>
            <w:rFonts w:ascii="Times New Roman" w:hAnsi="Times New Roman" w:cs="Times New Roman"/>
          </w:rPr>
          <w:t>networks’</w:t>
        </w:r>
      </w:ins>
      <w:ins w:id="2483" w:author="Benton, Deon" w:date="2026-03-02T16:25:00Z" w16du:dateUtc="2026-03-02T22:25:00Z">
        <w:r w:rsidR="003B6FA9">
          <w:rPr>
            <w:rFonts w:ascii="Times New Roman" w:hAnsi="Times New Roman" w:cs="Times New Roman"/>
          </w:rPr>
          <w:t xml:space="preserve"> looking behaviors in the current simulations were not due to</w:t>
        </w:r>
      </w:ins>
      <w:ins w:id="2484" w:author="Benton, Deon" w:date="2026-03-02T16:36:00Z" w16du:dateUtc="2026-03-02T22:36:00Z">
        <w:r w:rsidR="00A43CF8">
          <w:rPr>
            <w:rFonts w:ascii="Times New Roman" w:hAnsi="Times New Roman" w:cs="Times New Roman"/>
          </w:rPr>
          <w:t xml:space="preserve"> prior experience with</w:t>
        </w:r>
      </w:ins>
      <w:ins w:id="2485" w:author="Benton, Deon" w:date="2026-03-02T16:40:00Z" w16du:dateUtc="2026-03-02T22:40:00Z">
        <w:r w:rsidR="00C545A0">
          <w:rPr>
            <w:rFonts w:ascii="Times New Roman" w:hAnsi="Times New Roman" w:cs="Times New Roman"/>
          </w:rPr>
          <w:t xml:space="preserve"> </w:t>
        </w:r>
      </w:ins>
      <w:ins w:id="2486"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487"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488" w:author="Benton, Deon" w:date="2026-03-02T16:24:00Z" w16du:dateUtc="2026-03-02T22:24:00Z">
        <w:r w:rsidR="00925285">
          <w:rPr>
            <w:rFonts w:ascii="Times New Roman" w:hAnsi="Times New Roman" w:cs="Times New Roman"/>
          </w:rPr>
          <w:t>O</w:t>
        </w:r>
      </w:ins>
      <w:ins w:id="2489"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490"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491"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492"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493" w:author="Benton, Deon" w:date="2026-03-03T09:30:00Z" w16du:dateUtc="2026-03-03T15:30:00Z">
        <w:r w:rsidR="006B6709">
          <w:rPr>
            <w:rFonts w:ascii="Times New Roman" w:hAnsi="Times New Roman" w:cs="Times New Roman"/>
          </w:rPr>
          <w:t>s</w:t>
        </w:r>
      </w:ins>
      <w:ins w:id="2494"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495"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496"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497"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7"/>
        <w:gridCol w:w="6063"/>
      </w:tblGrid>
      <w:tr w:rsidR="00FF72C0" w14:paraId="4EC7943F" w14:textId="77777777" w:rsidTr="005D74CB">
        <w:trPr>
          <w:trHeight w:val="3736"/>
        </w:trPr>
        <w:tc>
          <w:tcPr>
            <w:tcW w:w="6027" w:type="dxa"/>
          </w:tcPr>
          <w:p w14:paraId="4E500FE7" w14:textId="4B32DD32" w:rsidR="009D339E" w:rsidRDefault="00FF72C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795C9DA1" wp14:editId="45DB05BC">
                  <wp:extent cx="3648075" cy="2244970"/>
                  <wp:effectExtent l="0" t="0" r="0" b="3175"/>
                  <wp:docPr id="6522485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8544" name="Picture 6522485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60586" cy="2252669"/>
                          </a:xfrm>
                          <a:prstGeom prst="rect">
                            <a:avLst/>
                          </a:prstGeom>
                        </pic:spPr>
                      </pic:pic>
                    </a:graphicData>
                  </a:graphic>
                </wp:inline>
              </w:drawing>
            </w:r>
          </w:p>
        </w:tc>
        <w:tc>
          <w:tcPr>
            <w:tcW w:w="6063" w:type="dxa"/>
          </w:tcPr>
          <w:p w14:paraId="707EE296" w14:textId="671F9890" w:rsidR="009D339E" w:rsidRDefault="00FF72C0" w:rsidP="00F56835">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2CBE21" wp14:editId="706AA223">
                  <wp:extent cx="3600133" cy="2215466"/>
                  <wp:effectExtent l="0" t="0" r="635" b="0"/>
                  <wp:docPr id="5015923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92322" name="Picture 5015923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21134" cy="2228389"/>
                          </a:xfrm>
                          <a:prstGeom prst="rect">
                            <a:avLst/>
                          </a:prstGeom>
                        </pic:spPr>
                      </pic:pic>
                    </a:graphicData>
                  </a:graphic>
                </wp:inline>
              </w:drawing>
            </w:r>
          </w:p>
        </w:tc>
      </w:tr>
    </w:tbl>
    <w:p w14:paraId="768CF26D" w14:textId="2AD97DD1" w:rsidR="00524642" w:rsidRPr="00F56835" w:rsidRDefault="00F56835" w:rsidP="00F56835">
      <w:pPr>
        <w:pStyle w:val="Caption"/>
        <w:rPr>
          <w:rFonts w:ascii="Times New Roman" w:hAnsi="Times New Roman" w:cs="Times New Roman"/>
          <w:i w:val="0"/>
          <w:iCs w:val="0"/>
          <w:color w:val="auto"/>
          <w:sz w:val="24"/>
          <w:szCs w:val="24"/>
        </w:rPr>
      </w:pPr>
      <w:r w:rsidRPr="00F56835">
        <w:rPr>
          <w:rFonts w:ascii="Times New Roman" w:hAnsi="Times New Roman" w:cs="Times New Roman"/>
          <w:b/>
          <w:bCs/>
          <w:i w:val="0"/>
          <w:iCs w:val="0"/>
          <w:color w:val="auto"/>
          <w:sz w:val="24"/>
          <w:szCs w:val="24"/>
        </w:rPr>
        <w:t xml:space="preserve">Figure </w:t>
      </w:r>
      <w:r w:rsidRPr="00F56835">
        <w:rPr>
          <w:rFonts w:ascii="Times New Roman" w:hAnsi="Times New Roman" w:cs="Times New Roman"/>
          <w:b/>
          <w:bCs/>
          <w:i w:val="0"/>
          <w:iCs w:val="0"/>
          <w:color w:val="auto"/>
          <w:sz w:val="24"/>
          <w:szCs w:val="24"/>
        </w:rPr>
        <w:fldChar w:fldCharType="begin"/>
      </w:r>
      <w:r w:rsidRPr="00F56835">
        <w:rPr>
          <w:rFonts w:ascii="Times New Roman" w:hAnsi="Times New Roman" w:cs="Times New Roman"/>
          <w:b/>
          <w:bCs/>
          <w:i w:val="0"/>
          <w:iCs w:val="0"/>
          <w:color w:val="auto"/>
          <w:sz w:val="24"/>
          <w:szCs w:val="24"/>
        </w:rPr>
        <w:instrText xml:space="preserve"> SEQ Figure \* ARABIC </w:instrText>
      </w:r>
      <w:r w:rsidRPr="00F56835">
        <w:rPr>
          <w:rFonts w:ascii="Times New Roman" w:hAnsi="Times New Roman" w:cs="Times New Roman"/>
          <w:b/>
          <w:bCs/>
          <w:i w:val="0"/>
          <w:iCs w:val="0"/>
          <w:color w:val="auto"/>
          <w:sz w:val="24"/>
          <w:szCs w:val="24"/>
        </w:rPr>
        <w:fldChar w:fldCharType="separate"/>
      </w:r>
      <w:r w:rsidR="00427608">
        <w:rPr>
          <w:rFonts w:ascii="Times New Roman" w:hAnsi="Times New Roman" w:cs="Times New Roman"/>
          <w:b/>
          <w:bCs/>
          <w:i w:val="0"/>
          <w:iCs w:val="0"/>
          <w:noProof/>
          <w:color w:val="auto"/>
          <w:sz w:val="24"/>
          <w:szCs w:val="24"/>
        </w:rPr>
        <w:t>3</w:t>
      </w:r>
      <w:r w:rsidRPr="00F56835">
        <w:rPr>
          <w:rFonts w:ascii="Times New Roman" w:hAnsi="Times New Roman" w:cs="Times New Roman"/>
          <w:b/>
          <w:bCs/>
          <w:i w:val="0"/>
          <w:iCs w:val="0"/>
          <w:color w:val="auto"/>
          <w:sz w:val="24"/>
          <w:szCs w:val="24"/>
        </w:rPr>
        <w:fldChar w:fldCharType="end"/>
      </w:r>
      <w:r w:rsidRPr="00F56835">
        <w:rPr>
          <w:rFonts w:ascii="Times New Roman" w:hAnsi="Times New Roman" w:cs="Times New Roman"/>
          <w:b/>
          <w:bCs/>
          <w:i w:val="0"/>
          <w:iCs w:val="0"/>
          <w:color w:val="auto"/>
          <w:sz w:val="24"/>
          <w:szCs w:val="24"/>
        </w:rPr>
        <w:t>.</w:t>
      </w:r>
      <w:r w:rsidRPr="00F56835">
        <w:rPr>
          <w:rFonts w:ascii="Times New Roman" w:hAnsi="Times New Roman" w:cs="Times New Roman"/>
          <w:i w:val="0"/>
          <w:iCs w:val="0"/>
          <w:color w:val="auto"/>
          <w:sz w:val="24"/>
          <w:szCs w:val="24"/>
        </w:rPr>
        <w:t xml:space="preserve"> </w:t>
      </w:r>
      <w:r w:rsidR="009B505A" w:rsidRPr="009B505A">
        <w:rPr>
          <w:rFonts w:ascii="Times New Roman" w:hAnsi="Times New Roman" w:cs="Times New Roman"/>
          <w:i w:val="0"/>
          <w:iCs w:val="0"/>
          <w:color w:val="auto"/>
          <w:sz w:val="24"/>
          <w:szCs w:val="24"/>
        </w:rPr>
        <w:t xml:space="preserve">Mean model “looking time” to Efficient and Inefficient test events in the Experimental and Control conditions for ALIAS (left panel) and OM10 (right panel). For comparability, ALIAS responses (cross-entropy error) </w:t>
      </w:r>
      <w:proofErr w:type="gramStart"/>
      <w:r w:rsidR="009B505A" w:rsidRPr="009B505A">
        <w:rPr>
          <w:rFonts w:ascii="Times New Roman" w:hAnsi="Times New Roman" w:cs="Times New Roman"/>
          <w:i w:val="0"/>
          <w:iCs w:val="0"/>
          <w:color w:val="auto"/>
          <w:sz w:val="24"/>
          <w:szCs w:val="24"/>
        </w:rPr>
        <w:t>are collapsed</w:t>
      </w:r>
      <w:proofErr w:type="gramEnd"/>
      <w:r w:rsidR="009B505A" w:rsidRPr="009B505A">
        <w:rPr>
          <w:rFonts w:ascii="Times New Roman" w:hAnsi="Times New Roman" w:cs="Times New Roman"/>
          <w:i w:val="0"/>
          <w:iCs w:val="0"/>
          <w:color w:val="auto"/>
          <w:sz w:val="24"/>
          <w:szCs w:val="24"/>
        </w:rPr>
        <w:t xml:space="preserve"> across training epochs, whereas OM10 responses reflect rescaled activation of critical units. Error bars represent </w:t>
      </w:r>
      <w:r w:rsidR="009B505A">
        <w:rPr>
          <w:rFonts w:ascii="Times New Roman" w:hAnsi="Times New Roman" w:cs="Times New Roman"/>
          <w:i w:val="0"/>
          <w:iCs w:val="0"/>
          <w:color w:val="auto"/>
          <w:sz w:val="24"/>
          <w:szCs w:val="24"/>
        </w:rPr>
        <w:t>standard errors</w:t>
      </w:r>
    </w:p>
    <w:p w14:paraId="018FC986" w14:textId="77777777" w:rsidR="00BC196F" w:rsidRDefault="00BC196F" w:rsidP="00AE6298">
      <w:pPr>
        <w:spacing w:line="480" w:lineRule="auto"/>
        <w:ind w:firstLine="720"/>
        <w:contextualSpacing/>
        <w:rPr>
          <w:rFonts w:ascii="Times New Roman" w:hAnsi="Times New Roman" w:cs="Times New Roman"/>
        </w:rPr>
      </w:pPr>
    </w:p>
    <w:p w14:paraId="0B1754CB" w14:textId="7CF649E9" w:rsidR="002731B1" w:rsidRDefault="00C02195"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Figure 3 shows the looking time </w:t>
      </w:r>
      <w:r w:rsidR="00296919">
        <w:rPr>
          <w:rFonts w:ascii="Times New Roman" w:hAnsi="Times New Roman" w:cs="Times New Roman"/>
        </w:rPr>
        <w:t>data</w:t>
      </w:r>
      <w:r>
        <w:rPr>
          <w:rFonts w:ascii="Times New Roman" w:hAnsi="Times New Roman" w:cs="Times New Roman"/>
        </w:rPr>
        <w:t xml:space="preserve"> for ALIAS and OM10. </w:t>
      </w:r>
      <w:r w:rsidR="00E22C4C">
        <w:rPr>
          <w:rFonts w:ascii="Times New Roman" w:hAnsi="Times New Roman" w:cs="Times New Roman"/>
        </w:rPr>
        <w:t xml:space="preserve">As can be seen in Figure </w:t>
      </w:r>
      <w:r w:rsidR="00176FA7">
        <w:rPr>
          <w:rFonts w:ascii="Times New Roman" w:hAnsi="Times New Roman" w:cs="Times New Roman"/>
        </w:rPr>
        <w:t>3</w:t>
      </w:r>
      <w:r w:rsidR="00E22C4C">
        <w:rPr>
          <w:rFonts w:ascii="Times New Roman" w:hAnsi="Times New Roman" w:cs="Times New Roman"/>
        </w:rPr>
        <w:t xml:space="preserve"> above</w:t>
      </w:r>
      <w:r w:rsidR="00322AB3">
        <w:rPr>
          <w:rStyle w:val="FootnoteReference"/>
          <w:rFonts w:ascii="Times New Roman" w:hAnsi="Times New Roman" w:cs="Times New Roman"/>
        </w:rPr>
        <w:footnoteReference w:id="2"/>
      </w:r>
      <w:r w:rsidR="00E22C4C">
        <w:rPr>
          <w:rFonts w:ascii="Times New Roman" w:hAnsi="Times New Roman" w:cs="Times New Roman"/>
        </w:rPr>
        <w:t>,</w:t>
      </w:r>
      <w:r w:rsidR="002C3076">
        <w:rPr>
          <w:rFonts w:ascii="Times New Roman" w:hAnsi="Times New Roman" w:cs="Times New Roman"/>
        </w:rPr>
        <w:t xml:space="preserve"> networks </w:t>
      </w:r>
      <w:ins w:id="2501" w:author="Benton, Deon" w:date="2026-03-03T15:28:00Z" w16du:dateUtc="2026-03-03T21:28:00Z">
        <w:r w:rsidR="004D27DA">
          <w:rPr>
            <w:rFonts w:ascii="Times New Roman" w:hAnsi="Times New Roman" w:cs="Times New Roman"/>
          </w:rPr>
          <w:t xml:space="preserve">assigned to </w:t>
        </w:r>
      </w:ins>
      <w:ins w:id="2502"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813661">
        <w:rPr>
          <w:rFonts w:ascii="Times New Roman" w:hAnsi="Times New Roman" w:cs="Times New Roman"/>
        </w:rPr>
        <w:t xml:space="preserve"> in both ALIAS and OM10, although the effect is larger for ALIAS than for OM10</w:t>
      </w:r>
      <w:r w:rsidR="00605525">
        <w:rPr>
          <w:rFonts w:ascii="Times New Roman" w:hAnsi="Times New Roman" w:cs="Times New Roman"/>
        </w:rPr>
        <w: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w:t>
      </w:r>
      <w:r w:rsidR="00813661">
        <w:rPr>
          <w:rFonts w:ascii="Times New Roman" w:hAnsi="Times New Roman" w:cs="Times New Roman"/>
        </w:rPr>
        <w:t xml:space="preserve"> in both models</w:t>
      </w:r>
      <w:r w:rsidR="000C66BC">
        <w:rPr>
          <w:rFonts w:ascii="Times New Roman" w:hAnsi="Times New Roman" w:cs="Times New Roman"/>
        </w:rPr>
        <w:t xml:space="preserve">.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813661">
        <w:rPr>
          <w:rFonts w:ascii="Times New Roman" w:hAnsi="Times New Roman" w:cs="Times New Roman"/>
        </w:rPr>
        <w:t xml:space="preserve">in both models, </w:t>
      </w:r>
      <w:ins w:id="2503" w:author="Benton, Deon" w:date="2026-03-03T15:31:00Z" w16du:dateUtc="2026-03-03T21:31:00Z">
        <w:r w:rsidR="008C5D38">
          <w:rPr>
            <w:rFonts w:ascii="Times New Roman" w:hAnsi="Times New Roman" w:cs="Times New Roman"/>
          </w:rPr>
          <w:t xml:space="preserve">networks assigned to this condition overall </w:t>
        </w:r>
      </w:ins>
      <w:r w:rsidR="00740DF4">
        <w:rPr>
          <w:rFonts w:ascii="Times New Roman" w:hAnsi="Times New Roman" w:cs="Times New Roman"/>
        </w:rPr>
        <w:t>looked equally long at both conditions.</w:t>
      </w:r>
      <w:r w:rsidR="009E72B6">
        <w:rPr>
          <w:rFonts w:ascii="Times New Roman" w:hAnsi="Times New Roman" w:cs="Times New Roman"/>
        </w:rPr>
        <w:t xml:space="preserve"> The fact that ALIAS succeeded in qualitatively reproducing infants’ looking responses across conditions in </w:t>
      </w:r>
      <w:r w:rsidR="009E72B6">
        <w:rPr>
          <w:rFonts w:ascii="Times New Roman" w:hAnsi="Times New Roman" w:cs="Times New Roman"/>
        </w:rPr>
        <w:lastRenderedPageBreak/>
        <w:t>Gergely et al. (1995) suggest</w:t>
      </w:r>
      <w:ins w:id="2504" w:author="Benton, Deon" w:date="2026-03-26T10:45:00Z" w16du:dateUtc="2026-03-26T15:45:00Z">
        <w:r w:rsidR="00E44E85">
          <w:rPr>
            <w:rFonts w:ascii="Times New Roman" w:hAnsi="Times New Roman" w:cs="Times New Roman"/>
          </w:rPr>
          <w:t>s</w:t>
        </w:r>
      </w:ins>
      <w:r w:rsidR="009E72B6">
        <w:rPr>
          <w:rFonts w:ascii="Times New Roman" w:hAnsi="Times New Roman" w:cs="Times New Roman"/>
        </w:rPr>
        <w:t xml:space="preserve"> that </w:t>
      </w:r>
      <w:r w:rsidR="005A1E37">
        <w:rPr>
          <w:rFonts w:ascii="Times New Roman" w:hAnsi="Times New Roman" w:cs="Times New Roman"/>
        </w:rPr>
        <w:t>theoretical account that it implements is sufficient to capture such looking behavior.</w:t>
      </w:r>
      <w:r w:rsidR="009E72B6">
        <w:rPr>
          <w:rFonts w:ascii="Times New Roman" w:hAnsi="Times New Roman" w:cs="Times New Roman"/>
        </w:rPr>
        <w:t xml:space="preserve"> </w:t>
      </w:r>
      <w:r w:rsidR="005A1E37">
        <w:rPr>
          <w:rFonts w:ascii="Times New Roman" w:hAnsi="Times New Roman" w:cs="Times New Roman"/>
        </w:rPr>
        <w:t>In contrast,</w:t>
      </w:r>
      <w:r w:rsidR="00740DF4">
        <w:rPr>
          <w:rFonts w:ascii="Times New Roman" w:hAnsi="Times New Roman" w:cs="Times New Roman"/>
        </w:rPr>
        <w:t xml:space="preserve"> </w:t>
      </w:r>
      <w:r w:rsidR="005A1E37">
        <w:rPr>
          <w:rFonts w:ascii="Times New Roman" w:hAnsi="Times New Roman" w:cs="Times New Roman"/>
        </w:rPr>
        <w:t xml:space="preserve">OM10’s ability qualitatively to </w:t>
      </w:r>
      <w:r w:rsidR="00740DF4">
        <w:rPr>
          <w:rFonts w:ascii="Times New Roman" w:hAnsi="Times New Roman" w:cs="Times New Roman"/>
        </w:rPr>
        <w:t xml:space="preserve">reproduce infants’ looking times in both conditions is </w:t>
      </w:r>
      <w:r w:rsidR="005A1E37">
        <w:rPr>
          <w:rFonts w:ascii="Times New Roman" w:hAnsi="Times New Roman" w:cs="Times New Roman"/>
        </w:rPr>
        <w:t>perhaps not surprising given that it</w:t>
      </w:r>
      <w:r w:rsidR="00740DF4">
        <w:rPr>
          <w:rFonts w:ascii="Times New Roman" w:hAnsi="Times New Roman" w:cs="Times New Roman"/>
        </w:rPr>
        <w:t xml:space="preserve"> was built specifically to capture infants’ looking behaviors in Gergely et al. (2010).</w:t>
      </w:r>
      <w:r w:rsidR="001966E3">
        <w:rPr>
          <w:rFonts w:ascii="Times New Roman" w:hAnsi="Times New Roman" w:cs="Times New Roman"/>
        </w:rPr>
        <w:t>Yet, as noted in the Introduction,</w:t>
      </w:r>
      <w:r w:rsidR="005A1E37">
        <w:rPr>
          <w:rFonts w:ascii="Times New Roman" w:hAnsi="Times New Roman" w:cs="Times New Roman"/>
        </w:rPr>
        <w:t xml:space="preserve"> it is possible that</w:t>
      </w:r>
      <w:r w:rsidR="001966E3">
        <w:rPr>
          <w:rFonts w:ascii="Times New Roman" w:hAnsi="Times New Roman" w:cs="Times New Roman"/>
        </w:rPr>
        <w:t xml:space="preserve"> OM10’s success </w:t>
      </w:r>
      <w:r w:rsidR="00A244C1">
        <w:rPr>
          <w:rFonts w:ascii="Times New Roman" w:hAnsi="Times New Roman" w:cs="Times New Roman"/>
        </w:rPr>
        <w:t>reflects</w:t>
      </w:r>
      <w:r w:rsidR="005A1E37">
        <w:rPr>
          <w:rFonts w:ascii="Times New Roman" w:hAnsi="Times New Roman" w:cs="Times New Roman"/>
        </w:rPr>
        <w:t xml:space="preserve"> a</w:t>
      </w:r>
      <w:r w:rsidR="002C3D04">
        <w:rPr>
          <w:rFonts w:ascii="Times New Roman" w:hAnsi="Times New Roman" w:cs="Times New Roman"/>
        </w:rPr>
        <w:t xml:space="preserve"> failure to model</w:t>
      </w:r>
      <w:r w:rsidR="001966E3">
        <w:rPr>
          <w:rFonts w:ascii="Times New Roman" w:hAnsi="Times New Roman" w:cs="Times New Roman"/>
        </w:rPr>
        <w:t xml:space="preserve"> key features of </w:t>
      </w:r>
      <w:r w:rsidR="002C3D04">
        <w:rPr>
          <w:rFonts w:ascii="Times New Roman" w:hAnsi="Times New Roman" w:cs="Times New Roman"/>
        </w:rPr>
        <w:t>Gergely et al.’s (1995) task</w:t>
      </w:r>
      <w:r w:rsidR="001966E3">
        <w:rPr>
          <w:rFonts w:ascii="Times New Roman" w:hAnsi="Times New Roman" w:cs="Times New Roman"/>
        </w:rPr>
        <w:t xml:space="preserve"> design</w:t>
      </w:r>
      <w:r w:rsidR="00A244C1">
        <w:rPr>
          <w:rFonts w:ascii="Times New Roman" w:hAnsi="Times New Roman" w:cs="Times New Roman"/>
        </w:rPr>
        <w:t xml:space="preserve"> rather</w:t>
      </w:r>
      <w:r w:rsidR="001966E3">
        <w:rPr>
          <w:rFonts w:ascii="Times New Roman" w:hAnsi="Times New Roman" w:cs="Times New Roman"/>
        </w:rPr>
        <w:t xml:space="preserve"> </w:t>
      </w:r>
      <w:r w:rsidR="005A1E37">
        <w:rPr>
          <w:rFonts w:ascii="Times New Roman" w:hAnsi="Times New Roman" w:cs="Times New Roman"/>
        </w:rPr>
        <w:t>than to its</w:t>
      </w:r>
      <w:r w:rsidR="002C3D04">
        <w:rPr>
          <w:rFonts w:ascii="Times New Roman" w:hAnsi="Times New Roman" w:cs="Times New Roman"/>
        </w:rPr>
        <w:t xml:space="preserve"> ability to capture the processes supporting action understanding.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6CEA7535">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20014CC2">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536B24A5"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27608">
        <w:rPr>
          <w:rFonts w:ascii="Times New Roman" w:hAnsi="Times New Roman" w:cs="Times New Roman"/>
          <w:b/>
          <w:bCs/>
          <w:i w:val="0"/>
          <w:iCs w:val="0"/>
          <w:noProof/>
          <w:color w:val="000000" w:themeColor="text1"/>
          <w:sz w:val="24"/>
          <w:szCs w:val="24"/>
        </w:rPr>
        <w:t>4</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015526C2" w14:textId="43AC3FCC"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4CAE3537" w14:textId="4D191C1E" w:rsidR="001B653D" w:rsidRDefault="001B653D"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barrier and goal remain fully visible across all time steps. Figure 4 above shows the looking time data of OM10 (replotted) and OM10-2. The</w:t>
      </w:r>
      <w:r w:rsidR="00233897">
        <w:rPr>
          <w:rFonts w:ascii="Times New Roman" w:hAnsi="Times New Roman" w:cs="Times New Roman"/>
        </w:rPr>
        <w:t>re are two important takeaways from this figure. First,</w:t>
      </w:r>
      <w:r>
        <w:rPr>
          <w:rFonts w:ascii="Times New Roman" w:hAnsi="Times New Roman" w:cs="Times New Roman"/>
        </w:rPr>
        <w:t xml:space="preserve"> OM10-2 model—which more faithfully captures the experimental details of Gergely et al. (1995) than OM10—fail</w:t>
      </w:r>
      <w:r w:rsidR="00233897">
        <w:rPr>
          <w:rFonts w:ascii="Times New Roman" w:hAnsi="Times New Roman" w:cs="Times New Roman"/>
        </w:rPr>
        <w:t>s</w:t>
      </w:r>
      <w:r>
        <w:rPr>
          <w:rFonts w:ascii="Times New Roman" w:hAnsi="Times New Roman" w:cs="Times New Roman"/>
        </w:rPr>
        <w:t xml:space="preserve"> qualitatively to capture infants’ looking behaviors in Gergely et al. </w:t>
      </w:r>
      <w:r>
        <w:rPr>
          <w:rFonts w:ascii="Times New Roman" w:hAnsi="Times New Roman" w:cs="Times New Roman"/>
        </w:rPr>
        <w:lastRenderedPageBreak/>
        <w:t>(1995)</w:t>
      </w:r>
      <w:r w:rsidR="00233897">
        <w:rPr>
          <w:rFonts w:ascii="Times New Roman" w:hAnsi="Times New Roman" w:cs="Times New Roman"/>
        </w:rPr>
        <w:t>. Second, OM10-2</w:t>
      </w:r>
      <w:r w:rsidR="003D0F3D">
        <w:rPr>
          <w:rFonts w:ascii="Times New Roman" w:hAnsi="Times New Roman" w:cs="Times New Roman"/>
        </w:rPr>
        <w:t>’s pattern of looking is the mirror reversal of that of</w:t>
      </w:r>
      <w:r>
        <w:rPr>
          <w:rFonts w:ascii="Times New Roman" w:hAnsi="Times New Roman" w:cs="Times New Roman"/>
        </w:rPr>
        <w:t xml:space="preserve"> OM10</w:t>
      </w:r>
      <w:r w:rsidR="003D0F3D">
        <w:rPr>
          <w:rFonts w:ascii="Times New Roman" w:hAnsi="Times New Roman" w:cs="Times New Roman"/>
        </w:rPr>
        <w:t>; that is, networks in the Control condition, but not those in the Experimental condition, looked longer at the Inconsistent test event than at the Consistent one</w:t>
      </w:r>
      <w:r>
        <w:rPr>
          <w:rFonts w:ascii="Times New Roman" w:hAnsi="Times New Roman" w:cs="Times New Roman"/>
        </w:rPr>
        <w:t xml:space="preserve">. </w:t>
      </w:r>
    </w:p>
    <w:p w14:paraId="7D237725" w14:textId="77777777" w:rsidR="008045EF" w:rsidRDefault="008045EF" w:rsidP="008045EF">
      <w:pPr>
        <w:spacing w:line="480" w:lineRule="auto"/>
        <w:contextualSpacing/>
        <w:rPr>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6"/>
        <w:gridCol w:w="5886"/>
      </w:tblGrid>
      <w:tr w:rsidR="00744FEF" w14:paraId="4C68A479" w14:textId="77777777" w:rsidTr="00427608">
        <w:trPr>
          <w:trHeight w:val="3778"/>
        </w:trPr>
        <w:tc>
          <w:tcPr>
            <w:tcW w:w="5671" w:type="dxa"/>
          </w:tcPr>
          <w:p w14:paraId="7CC9DFE1" w14:textId="0B584D43" w:rsidR="008045EF" w:rsidRDefault="008045EF" w:rsidP="008045EF">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598BCBC" wp14:editId="21DC8736">
                  <wp:extent cx="3590925" cy="2209800"/>
                  <wp:effectExtent l="0" t="0" r="9525" b="0"/>
                  <wp:docPr id="15841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7325" name="Picture 1584173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7118" cy="2213611"/>
                          </a:xfrm>
                          <a:prstGeom prst="rect">
                            <a:avLst/>
                          </a:prstGeom>
                        </pic:spPr>
                      </pic:pic>
                    </a:graphicData>
                  </a:graphic>
                </wp:inline>
              </w:drawing>
            </w:r>
          </w:p>
        </w:tc>
        <w:tc>
          <w:tcPr>
            <w:tcW w:w="6101" w:type="dxa"/>
          </w:tcPr>
          <w:p w14:paraId="679EA68F" w14:textId="7AEFF890" w:rsidR="008045EF" w:rsidRDefault="00BE536B" w:rsidP="0042760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31FA29F" wp14:editId="05DFBFCE">
                  <wp:extent cx="3600450" cy="2215662"/>
                  <wp:effectExtent l="0" t="0" r="0" b="0"/>
                  <wp:docPr id="599936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36253" name="Picture 5999362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6227" cy="2219217"/>
                          </a:xfrm>
                          <a:prstGeom prst="rect">
                            <a:avLst/>
                          </a:prstGeom>
                        </pic:spPr>
                      </pic:pic>
                    </a:graphicData>
                  </a:graphic>
                </wp:inline>
              </w:drawing>
            </w:r>
          </w:p>
        </w:tc>
      </w:tr>
    </w:tbl>
    <w:p w14:paraId="41E65369" w14:textId="0450A964" w:rsidR="008045EF" w:rsidRPr="00427608" w:rsidRDefault="00427608" w:rsidP="00427608">
      <w:pPr>
        <w:pStyle w:val="Caption"/>
        <w:rPr>
          <w:ins w:id="2505" w:author="Benton, Deon" w:date="2026-03-26T10:47:00Z" w16du:dateUtc="2026-03-26T15:47:00Z"/>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Pr="00427608">
        <w:rPr>
          <w:rFonts w:ascii="Times New Roman" w:hAnsi="Times New Roman" w:cs="Times New Roman"/>
          <w:b/>
          <w:bCs/>
          <w:i w:val="0"/>
          <w:iCs w:val="0"/>
          <w:noProof/>
          <w:color w:val="000000" w:themeColor="text1"/>
          <w:sz w:val="24"/>
          <w:szCs w:val="24"/>
        </w:rPr>
        <w:t>5</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2CE49843" w14:textId="77777777" w:rsidR="009606A5" w:rsidRDefault="009606A5" w:rsidP="001B653D">
      <w:pPr>
        <w:spacing w:line="480" w:lineRule="auto"/>
        <w:ind w:firstLine="720"/>
        <w:contextualSpacing/>
        <w:rPr>
          <w:ins w:id="2506" w:author="Benton, Deon" w:date="2026-03-28T19:46:00Z" w16du:dateUtc="2026-03-29T00:46:00Z"/>
          <w:rFonts w:ascii="Times New Roman" w:hAnsi="Times New Roman" w:cs="Times New Roman"/>
        </w:rPr>
      </w:pPr>
    </w:p>
    <w:p w14:paraId="7C84D693" w14:textId="05691F5B" w:rsidR="0023417E" w:rsidRDefault="0023417E" w:rsidP="001B653D">
      <w:pPr>
        <w:spacing w:line="480" w:lineRule="auto"/>
        <w:ind w:firstLine="720"/>
        <w:contextualSpacing/>
        <w:rPr>
          <w:rFonts w:ascii="Times New Roman" w:hAnsi="Times New Roman" w:cs="Times New Roman"/>
        </w:rPr>
      </w:pPr>
      <w:ins w:id="2507" w:author="Benton, Deon" w:date="2026-03-26T10:47:00Z" w16du:dateUtc="2026-03-26T15:47:00Z">
        <w:r>
          <w:rPr>
            <w:rFonts w:ascii="Times New Roman" w:hAnsi="Times New Roman" w:cs="Times New Roman"/>
          </w:rPr>
          <w:t xml:space="preserve">Given that a key assumption of ALIAS is that </w:t>
        </w:r>
      </w:ins>
      <w:ins w:id="2508" w:author="Benton, Deon" w:date="2026-03-26T10:48:00Z" w16du:dateUtc="2026-03-26T15:48:00Z">
        <w:r>
          <w:rPr>
            <w:rFonts w:ascii="Times New Roman" w:hAnsi="Times New Roman" w:cs="Times New Roman"/>
          </w:rPr>
          <w:t xml:space="preserve">barriers that are located in the periphery </w:t>
        </w:r>
      </w:ins>
      <w:r w:rsidR="005D6240">
        <w:rPr>
          <w:rFonts w:ascii="Times New Roman" w:hAnsi="Times New Roman" w:cs="Times New Roman"/>
        </w:rPr>
        <w:t xml:space="preserve">of a visual scene </w:t>
      </w:r>
      <w:ins w:id="2509" w:author="Benton, Deon" w:date="2026-03-26T10:48:00Z" w16du:dateUtc="2026-03-26T15:48:00Z">
        <w:r>
          <w:rPr>
            <w:rFonts w:ascii="Times New Roman" w:hAnsi="Times New Roman" w:cs="Times New Roman"/>
          </w:rPr>
          <w:t xml:space="preserve">are less salient than those located beneath arced </w:t>
        </w:r>
      </w:ins>
      <w:r w:rsidR="005D6240">
        <w:rPr>
          <w:rFonts w:ascii="Times New Roman" w:hAnsi="Times New Roman" w:cs="Times New Roman"/>
        </w:rPr>
        <w:t>motion trajectories</w:t>
      </w:r>
      <w:ins w:id="2510" w:author="Benton, Deon" w:date="2026-03-26T10:48:00Z" w16du:dateUtc="2026-03-26T15:48:00Z">
        <w:r>
          <w:rPr>
            <w:rFonts w:ascii="Times New Roman" w:hAnsi="Times New Roman" w:cs="Times New Roman"/>
          </w:rPr>
          <w:t>—which has consequences for the strength or the magnitude of the association that is formed between them—</w:t>
        </w:r>
      </w:ins>
      <w:ins w:id="2511" w:author="Benton, Deon" w:date="2026-03-26T10:49:00Z" w16du:dateUtc="2026-03-26T15:49:00Z">
        <w:r>
          <w:rPr>
            <w:rFonts w:ascii="Times New Roman" w:hAnsi="Times New Roman" w:cs="Times New Roman"/>
          </w:rPr>
          <w:t>t</w:t>
        </w:r>
      </w:ins>
      <w:ins w:id="2512" w:author="Benton, Deon" w:date="2026-03-26T10:47:00Z" w16du:dateUtc="2026-03-26T15:47:00Z">
        <w:r>
          <w:rPr>
            <w:rFonts w:ascii="Times New Roman" w:hAnsi="Times New Roman" w:cs="Times New Roman"/>
          </w:rPr>
          <w:t>he final analysis compared</w:t>
        </w:r>
      </w:ins>
      <w:ins w:id="2513" w:author="Benton, Deon" w:date="2026-03-26T14:01:00Z" w16du:dateUtc="2026-03-26T19:01:00Z">
        <w:r w:rsidR="003A2340">
          <w:rPr>
            <w:rFonts w:ascii="Times New Roman" w:hAnsi="Times New Roman" w:cs="Times New Roman"/>
          </w:rPr>
          <w:t xml:space="preserve"> the performance of</w:t>
        </w:r>
      </w:ins>
      <w:ins w:id="2514" w:author="Benton, Deon" w:date="2026-03-26T10:47:00Z" w16du:dateUtc="2026-03-26T15:47:00Z">
        <w:r>
          <w:rPr>
            <w:rFonts w:ascii="Times New Roman" w:hAnsi="Times New Roman" w:cs="Times New Roman"/>
          </w:rPr>
          <w:t xml:space="preserve"> ALIAS to a </w:t>
        </w:r>
      </w:ins>
      <w:ins w:id="2515" w:author="Benton, Deon" w:date="2026-03-26T14:02:00Z" w16du:dateUtc="2026-03-26T19:02:00Z">
        <w:r w:rsidR="003A2340">
          <w:rPr>
            <w:rFonts w:ascii="Times New Roman" w:hAnsi="Times New Roman" w:cs="Times New Roman"/>
          </w:rPr>
          <w:t>version of this model</w:t>
        </w:r>
      </w:ins>
      <w:ins w:id="2516" w:author="Benton, Deon" w:date="2026-03-26T10:47:00Z" w16du:dateUtc="2026-03-26T15:47:00Z">
        <w:r>
          <w:rPr>
            <w:rFonts w:ascii="Times New Roman" w:hAnsi="Times New Roman" w:cs="Times New Roman"/>
          </w:rPr>
          <w:t xml:space="preserve"> that did not implement differential salience.</w:t>
        </w:r>
      </w:ins>
      <w:r w:rsidR="007F07B1">
        <w:rPr>
          <w:rFonts w:ascii="Times New Roman" w:hAnsi="Times New Roman" w:cs="Times New Roman"/>
        </w:rPr>
        <w:t xml:space="preserve"> </w:t>
      </w:r>
      <w:r w:rsidR="005D6240">
        <w:rPr>
          <w:rFonts w:ascii="Times New Roman" w:hAnsi="Times New Roman" w:cs="Times New Roman"/>
        </w:rPr>
        <w:t xml:space="preserve">Data for this analysis is shown above in Figure 5.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ins w:id="2517" w:author="Benton, Deon" w:date="2026-03-27T15:11:00Z" w16du:dateUtc="2026-03-27T20:11:00Z">
        <w:r w:rsidR="00B37F93">
          <w:rPr>
            <w:rFonts w:ascii="Times New Roman" w:hAnsi="Times New Roman" w:cs="Times New Roman"/>
          </w:rPr>
          <w:t>,</w:t>
        </w:r>
      </w:ins>
      <w:r w:rsidR="00DE21B3">
        <w:rPr>
          <w:rFonts w:ascii="Times New Roman" w:hAnsi="Times New Roman" w:cs="Times New Roman"/>
        </w:rPr>
        <w:t xml:space="preserve"> </w:t>
      </w:r>
      <w:r w:rsidR="00AD3D4F">
        <w:rPr>
          <w:rFonts w:ascii="Times New Roman" w:hAnsi="Times New Roman" w:cs="Times New Roman"/>
        </w:rPr>
        <w:t>the</w:t>
      </w:r>
      <w:ins w:id="2518" w:author="Benton, Deon" w:date="2026-03-27T15:11:00Z" w16du:dateUtc="2026-03-27T20:11:00Z">
        <w:r w:rsidR="00B37F93">
          <w:rPr>
            <w:rFonts w:ascii="Times New Roman" w:hAnsi="Times New Roman" w:cs="Times New Roman"/>
          </w:rPr>
          <w:t>ir patterns of looking diver</w:t>
        </w:r>
      </w:ins>
      <w:ins w:id="2519" w:author="Benton, Deon" w:date="2026-03-27T15:12:00Z" w16du:dateUtc="2026-03-27T20:12:00Z">
        <w:r w:rsidR="00B37F93">
          <w:rPr>
            <w:rFonts w:ascii="Times New Roman" w:hAnsi="Times New Roman" w:cs="Times New Roman"/>
          </w:rPr>
          <w:t>ged in the Control condition</w:t>
        </w:r>
      </w:ins>
      <w:ins w:id="2520" w:author="Benton, Deon" w:date="2026-03-27T16:33:00Z" w16du:dateUtc="2026-03-27T21:33:00Z">
        <w:r w:rsidR="00E9412F">
          <w:rPr>
            <w:rFonts w:ascii="Times New Roman" w:hAnsi="Times New Roman" w:cs="Times New Roman"/>
          </w:rPr>
          <w:t>.</w:t>
        </w:r>
      </w:ins>
      <w:ins w:id="2521" w:author="Benton, Deon" w:date="2026-03-27T16:35:00Z" w16du:dateUtc="2026-03-27T21:35:00Z">
        <w:r w:rsidR="00A251F2">
          <w:rPr>
            <w:rFonts w:ascii="Times New Roman" w:hAnsi="Times New Roman" w:cs="Times New Roman"/>
          </w:rPr>
          <w:t xml:space="preserve"> </w:t>
        </w:r>
      </w:ins>
      <w:ins w:id="2522" w:author="Benton, Deon" w:date="2026-03-27T16:46:00Z" w16du:dateUtc="2026-03-27T21:46:00Z">
        <w:r w:rsidR="003471D4">
          <w:rPr>
            <w:rFonts w:ascii="Times New Roman" w:hAnsi="Times New Roman" w:cs="Times New Roman"/>
          </w:rPr>
          <w:t xml:space="preserve">Specifically, </w:t>
        </w:r>
        <w:r w:rsidR="006F5084">
          <w:rPr>
            <w:rFonts w:ascii="Times New Roman" w:hAnsi="Times New Roman" w:cs="Times New Roman"/>
          </w:rPr>
          <w:t>although the</w:t>
        </w:r>
      </w:ins>
      <w:ins w:id="2523" w:author="Benton, Deon" w:date="2026-03-27T16:47:00Z" w16du:dateUtc="2026-03-27T21:47:00Z">
        <w:r w:rsidR="006F5084">
          <w:rPr>
            <w:rFonts w:ascii="Times New Roman" w:hAnsi="Times New Roman" w:cs="Times New Roman"/>
          </w:rPr>
          <w:t xml:space="preserve"> </w:t>
        </w:r>
      </w:ins>
      <w:ins w:id="2524" w:author="Benton, Deon" w:date="2026-03-27T16:53:00Z" w16du:dateUtc="2026-03-27T21:53:00Z">
        <w:r w:rsidR="0056544E">
          <w:rPr>
            <w:rFonts w:ascii="Times New Roman" w:hAnsi="Times New Roman" w:cs="Times New Roman"/>
          </w:rPr>
          <w:t xml:space="preserve">difference in </w:t>
        </w:r>
      </w:ins>
      <w:ins w:id="2525" w:author="Benton, Deon" w:date="2026-03-27T16:55:00Z" w16du:dateUtc="2026-03-27T21:55:00Z">
        <w:r w:rsidR="0056544E">
          <w:rPr>
            <w:rFonts w:ascii="Times New Roman" w:hAnsi="Times New Roman" w:cs="Times New Roman"/>
          </w:rPr>
          <w:t xml:space="preserve">time spent </w:t>
        </w:r>
      </w:ins>
      <w:ins w:id="2526" w:author="Benton, Deon" w:date="2026-03-27T16:57:00Z" w16du:dateUtc="2026-03-27T21:57:00Z">
        <w:r w:rsidR="00F05981">
          <w:rPr>
            <w:rFonts w:ascii="Times New Roman" w:hAnsi="Times New Roman" w:cs="Times New Roman"/>
          </w:rPr>
          <w:t>looking at the two test</w:t>
        </w:r>
      </w:ins>
      <w:ins w:id="2527" w:author="Benton, Deon" w:date="2026-03-27T16:55:00Z" w16du:dateUtc="2026-03-27T21:55:00Z">
        <w:r w:rsidR="0056544E">
          <w:rPr>
            <w:rFonts w:ascii="Times New Roman" w:hAnsi="Times New Roman" w:cs="Times New Roman"/>
          </w:rPr>
          <w:t xml:space="preserve"> events</w:t>
        </w:r>
      </w:ins>
      <w:ins w:id="2528" w:author="Benton, Deon" w:date="2026-03-27T16:47:00Z" w16du:dateUtc="2026-03-27T21:47:00Z">
        <w:r w:rsidR="006F5084">
          <w:rPr>
            <w:rFonts w:ascii="Times New Roman" w:hAnsi="Times New Roman" w:cs="Times New Roman"/>
          </w:rPr>
          <w:t xml:space="preserve"> was smaller in this condition than in the Experimental condition in both models, </w:t>
        </w:r>
      </w:ins>
      <w:ins w:id="2529" w:author="Benton, Deon" w:date="2026-03-27T16:54:00Z" w16du:dateUtc="2026-03-27T21:54:00Z">
        <w:r w:rsidR="0056544E">
          <w:rPr>
            <w:rFonts w:ascii="Times New Roman" w:hAnsi="Times New Roman" w:cs="Times New Roman"/>
          </w:rPr>
          <w:t xml:space="preserve">there remained a slight tendency for </w:t>
        </w:r>
      </w:ins>
      <w:ins w:id="2530" w:author="Benton, Deon" w:date="2026-03-27T16:46:00Z" w16du:dateUtc="2026-03-27T21:46:00Z">
        <w:r w:rsidR="003471D4">
          <w:rPr>
            <w:rFonts w:ascii="Times New Roman" w:hAnsi="Times New Roman" w:cs="Times New Roman"/>
          </w:rPr>
          <w:t>networks in the no-salience version of ALIAS</w:t>
        </w:r>
      </w:ins>
      <w:ins w:id="2531" w:author="Benton, Deon" w:date="2026-03-27T16:48:00Z" w16du:dateUtc="2026-03-27T21:48:00Z">
        <w:r w:rsidR="006F5084">
          <w:rPr>
            <w:rFonts w:ascii="Times New Roman" w:hAnsi="Times New Roman" w:cs="Times New Roman"/>
          </w:rPr>
          <w:t xml:space="preserve"> to look longer at the Inefficient test event than at the Efficient one</w:t>
        </w:r>
      </w:ins>
      <w:ins w:id="2532" w:author="Benton, Deon" w:date="2026-03-27T16:51:00Z" w16du:dateUtc="2026-03-27T21:51:00Z">
        <w:r w:rsidR="002D1E7F">
          <w:rPr>
            <w:rFonts w:ascii="Times New Roman" w:hAnsi="Times New Roman" w:cs="Times New Roman"/>
          </w:rPr>
          <w:t>. By contrast,</w:t>
        </w:r>
      </w:ins>
      <w:ins w:id="2533" w:author="Benton, Deon" w:date="2026-03-27T16:54:00Z" w16du:dateUtc="2026-03-27T21:54:00Z">
        <w:r w:rsidR="0056544E">
          <w:rPr>
            <w:rFonts w:ascii="Times New Roman" w:hAnsi="Times New Roman" w:cs="Times New Roman"/>
          </w:rPr>
          <w:t xml:space="preserve"> networks in the </w:t>
        </w:r>
        <w:r w:rsidR="0056544E">
          <w:rPr>
            <w:rFonts w:ascii="Times New Roman" w:hAnsi="Times New Roman" w:cs="Times New Roman"/>
          </w:rPr>
          <w:lastRenderedPageBreak/>
          <w:t xml:space="preserve">original model showed comparable looking responses to </w:t>
        </w:r>
      </w:ins>
      <w:ins w:id="2534" w:author="Benton, Deon" w:date="2026-03-27T16:58:00Z" w16du:dateUtc="2026-03-27T21:58:00Z">
        <w:r w:rsidR="00F05981">
          <w:rPr>
            <w:rFonts w:ascii="Times New Roman" w:hAnsi="Times New Roman" w:cs="Times New Roman"/>
          </w:rPr>
          <w:t>the two events.</w:t>
        </w:r>
      </w:ins>
      <w:ins w:id="2535" w:author="Benton, Deon" w:date="2026-03-27T16:54:00Z" w16du:dateUtc="2026-03-27T21:54:00Z">
        <w:r w:rsidR="0056544E">
          <w:rPr>
            <w:rFonts w:ascii="Times New Roman" w:hAnsi="Times New Roman" w:cs="Times New Roman"/>
          </w:rPr>
          <w:t xml:space="preserve"> </w:t>
        </w:r>
      </w:ins>
      <w:ins w:id="2536" w:author="Benton, Deon" w:date="2026-03-27T16:59:00Z" w16du:dateUtc="2026-03-27T21:59:00Z">
        <w:r w:rsidR="008F3092">
          <w:rPr>
            <w:rFonts w:ascii="Times New Roman" w:hAnsi="Times New Roman" w:cs="Times New Roman"/>
          </w:rPr>
          <w:t>This suggest that differential salience is needed</w:t>
        </w:r>
      </w:ins>
      <w:ins w:id="2537" w:author="Benton, Deon" w:date="2026-03-27T17:02:00Z" w16du:dateUtc="2026-03-27T22:02:00Z">
        <w:r w:rsidR="0043548D">
          <w:rPr>
            <w:rFonts w:ascii="Times New Roman" w:hAnsi="Times New Roman" w:cs="Times New Roman"/>
          </w:rPr>
          <w:t xml:space="preserve"> to </w:t>
        </w:r>
      </w:ins>
      <w:ins w:id="2538" w:author="Benton, Deon" w:date="2026-03-27T17:03:00Z" w16du:dateUtc="2026-03-27T22:03:00Z">
        <w:r w:rsidR="0043548D">
          <w:rPr>
            <w:rFonts w:ascii="Times New Roman" w:hAnsi="Times New Roman" w:cs="Times New Roman"/>
          </w:rPr>
          <w:t>modulate the strength of the association between arced motion and the barrier and th</w:t>
        </w:r>
      </w:ins>
      <w:ins w:id="2539" w:author="Benton, Deon" w:date="2026-03-27T17:04:00Z" w16du:dateUtc="2026-03-27T22:04:00Z">
        <w:r w:rsidR="00C616A2">
          <w:rPr>
            <w:rFonts w:ascii="Times New Roman" w:hAnsi="Times New Roman" w:cs="Times New Roman"/>
          </w:rPr>
          <w:t>us</w:t>
        </w:r>
      </w:ins>
      <w:ins w:id="2540" w:author="Benton, Deon" w:date="2026-03-27T17:03:00Z" w16du:dateUtc="2026-03-27T22:03:00Z">
        <w:r w:rsidR="0043548D">
          <w:rPr>
            <w:rFonts w:ascii="Times New Roman" w:hAnsi="Times New Roman" w:cs="Times New Roman"/>
          </w:rPr>
          <w:t xml:space="preserve"> enable</w:t>
        </w:r>
      </w:ins>
      <w:ins w:id="2541" w:author="Benton, Deon" w:date="2026-03-27T16:59:00Z" w16du:dateUtc="2026-03-27T21:59:00Z">
        <w:r w:rsidR="0006086D">
          <w:rPr>
            <w:rFonts w:ascii="Times New Roman" w:hAnsi="Times New Roman" w:cs="Times New Roman"/>
          </w:rPr>
          <w:t xml:space="preserve"> networks—and in this case, ALIAS—to reproduce the </w:t>
        </w:r>
      </w:ins>
      <w:ins w:id="2542" w:author="Benton, Deon" w:date="2026-03-27T17:00:00Z" w16du:dateUtc="2026-03-27T22:00:00Z">
        <w:r w:rsidR="0006086D">
          <w:rPr>
            <w:rFonts w:ascii="Times New Roman" w:hAnsi="Times New Roman" w:cs="Times New Roman"/>
          </w:rPr>
          <w:t>characteristic pattern of equal looking to the two test events in the Control condition.</w:t>
        </w:r>
      </w:ins>
      <w:r w:rsidR="002B7F6C">
        <w:rPr>
          <w:rFonts w:ascii="Times New Roman" w:hAnsi="Times New Roman" w:cs="Times New Roman"/>
        </w:rPr>
        <w:t xml:space="preserve"> </w:t>
      </w:r>
    </w:p>
    <w:p w14:paraId="30767D35" w14:textId="77777777" w:rsidR="001B653D" w:rsidRPr="00700E08" w:rsidRDefault="001B653D"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7B005BD" w14:textId="648C1024" w:rsidR="0074311C" w:rsidRDefault="00524642" w:rsidP="002B13EE">
      <w:pPr>
        <w:spacing w:line="480" w:lineRule="auto"/>
        <w:contextualSpacing/>
        <w:rPr>
          <w:ins w:id="2543" w:author="Benton, Deon" w:date="2026-03-26T10:50:00Z" w16du:dateUtc="2026-03-26T15:50:00Z"/>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ins w:id="2544" w:author="Benton, Deon" w:date="2026-03-26T10:49:00Z" w16du:dateUtc="2026-03-26T15:49:00Z">
        <w:r w:rsidR="0074311C">
          <w:rPr>
            <w:rFonts w:ascii="Times New Roman" w:eastAsia="Times New Roman" w:hAnsi="Times New Roman" w:cs="Times New Roman"/>
          </w:rPr>
          <w:t xml:space="preserve">three </w:t>
        </w:r>
      </w:ins>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ins w:id="2545" w:author="Benton, Deon" w:date="2026-03-26T09:42:00Z" w16du:dateUtc="2026-03-26T14:42:00Z">
        <w:r w:rsidR="00FA55F6">
          <w:rPr>
            <w:rFonts w:ascii="Times New Roman" w:eastAsia="Times New Roman" w:hAnsi="Times New Roman" w:cs="Times New Roman"/>
          </w:rPr>
          <w:t xml:space="preserve"> test</w:t>
        </w:r>
      </w:ins>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ins w:id="2546" w:author="Benton, Deon" w:date="2026-03-03T15:35:00Z" w16du:dateUtc="2026-03-03T21:35:00Z">
        <w:r w:rsidR="00C238C5">
          <w:rPr>
            <w:rFonts w:ascii="Times New Roman" w:eastAsia="Times New Roman" w:hAnsi="Times New Roman" w:cs="Times New Roman"/>
          </w:rPr>
          <w:t xml:space="preserve">infants’ </w:t>
        </w:r>
      </w:ins>
      <w:ins w:id="2547" w:author="Benton, Deon" w:date="2026-03-03T16:13:00Z" w16du:dateUtc="2026-03-03T22:13:00Z">
        <w:r w:rsidR="00C1774E">
          <w:rPr>
            <w:rFonts w:ascii="Times New Roman" w:eastAsia="Times New Roman" w:hAnsi="Times New Roman" w:cs="Times New Roman"/>
          </w:rPr>
          <w:t>performance</w:t>
        </w:r>
      </w:ins>
      <w:ins w:id="2548" w:author="Benton, Deon" w:date="2026-03-03T15:35:00Z" w16du:dateUtc="2026-03-03T21:35:00Z">
        <w:r w:rsidR="00C238C5">
          <w:rPr>
            <w:rFonts w:ascii="Times New Roman" w:eastAsia="Times New Roman" w:hAnsi="Times New Roman" w:cs="Times New Roman"/>
          </w:rPr>
          <w:t xml:space="preserve"> in </w:t>
        </w:r>
      </w:ins>
      <w:ins w:id="2549" w:author="Benton, Deon" w:date="2026-03-03T16:13:00Z" w16du:dateUtc="2026-03-03T22:13:00Z">
        <w:r w:rsidR="00110DF9">
          <w:rPr>
            <w:rFonts w:ascii="Times New Roman" w:eastAsia="Times New Roman" w:hAnsi="Times New Roman" w:cs="Times New Roman"/>
          </w:rPr>
          <w:t>action-</w:t>
        </w:r>
      </w:ins>
      <w:ins w:id="2550" w:author="Benton, Deon" w:date="2026-03-03T15:41:00Z" w16du:dateUtc="2026-03-03T21:41:00Z">
        <w:r w:rsidR="00D969E0">
          <w:rPr>
            <w:rFonts w:ascii="Times New Roman" w:eastAsia="Times New Roman" w:hAnsi="Times New Roman" w:cs="Times New Roman"/>
          </w:rPr>
          <w:t>understanding studies that use animate-like entities</w:t>
        </w:r>
      </w:ins>
      <w:ins w:id="2551" w:author="Benton, Deon" w:date="2026-03-03T15:36:00Z" w16du:dateUtc="2026-03-03T21:36:00Z">
        <w:r w:rsidR="00837327">
          <w:rPr>
            <w:rFonts w:ascii="Times New Roman" w:eastAsia="Times New Roman" w:hAnsi="Times New Roman" w:cs="Times New Roman"/>
          </w:rPr>
          <w:t xml:space="preserve"> can be explained </w:t>
        </w:r>
      </w:ins>
      <w:ins w:id="2552" w:author="Benton, Deon" w:date="2026-03-03T15:43:00Z" w16du:dateUtc="2026-03-03T21:43:00Z">
        <w:r w:rsidR="00773F36">
          <w:rPr>
            <w:rFonts w:ascii="Times New Roman" w:eastAsia="Times New Roman" w:hAnsi="Times New Roman" w:cs="Times New Roman"/>
          </w:rPr>
          <w:t>by</w:t>
        </w:r>
      </w:ins>
      <w:ins w:id="2553" w:author="Benton, Deon" w:date="2026-03-03T15:36:00Z" w16du:dateUtc="2026-03-03T21:36:00Z">
        <w:r w:rsidR="00837327">
          <w:rPr>
            <w:rFonts w:ascii="Times New Roman" w:eastAsia="Times New Roman" w:hAnsi="Times New Roman" w:cs="Times New Roman"/>
          </w:rPr>
          <w:t xml:space="preserve"> </w:t>
        </w:r>
      </w:ins>
      <w:ins w:id="2554"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555" w:author="Benton, Deon" w:date="2026-03-03T15:42:00Z" w16du:dateUtc="2026-03-03T21:42:00Z">
        <w:r w:rsidR="00D969E0">
          <w:rPr>
            <w:rFonts w:ascii="Times New Roman" w:eastAsia="Times New Roman" w:hAnsi="Times New Roman" w:cs="Times New Roman"/>
          </w:rPr>
          <w:t>the</w:t>
        </w:r>
      </w:ins>
      <w:ins w:id="2556" w:author="Benton, Deon" w:date="2026-03-03T15:39:00Z" w16du:dateUtc="2026-03-03T21:39:00Z">
        <w:r w:rsidR="00931876">
          <w:rPr>
            <w:rFonts w:ascii="Times New Roman" w:eastAsia="Times New Roman" w:hAnsi="Times New Roman" w:cs="Times New Roman"/>
          </w:rPr>
          <w:t xml:space="preserve"> low-level, perceptually grounded</w:t>
        </w:r>
      </w:ins>
      <w:ins w:id="2557" w:author="Benton, Deon" w:date="2026-03-03T15:44:00Z" w16du:dateUtc="2026-03-03T21:44:00Z">
        <w:r w:rsidR="00773F36">
          <w:rPr>
            <w:rFonts w:ascii="Times New Roman" w:eastAsia="Times New Roman" w:hAnsi="Times New Roman" w:cs="Times New Roman"/>
          </w:rPr>
          <w:t xml:space="preserve"> </w:t>
        </w:r>
      </w:ins>
      <w:ins w:id="2558" w:author="Benton, Deon" w:date="2026-03-03T15:37:00Z" w16du:dateUtc="2026-03-03T21:37:00Z">
        <w:r w:rsidR="00837327">
          <w:rPr>
            <w:rFonts w:ascii="Times New Roman" w:eastAsia="Times New Roman" w:hAnsi="Times New Roman" w:cs="Times New Roman"/>
          </w:rPr>
          <w:t>kinematics</w:t>
        </w:r>
      </w:ins>
      <w:ins w:id="2559"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560" w:author="Benton, Deon" w:date="2026-03-03T15:45:00Z" w16du:dateUtc="2026-03-03T21:45:00Z">
        <w:r w:rsidR="00773F36">
          <w:rPr>
            <w:rFonts w:ascii="Times New Roman" w:eastAsia="Times New Roman" w:hAnsi="Times New Roman" w:cs="Times New Roman"/>
          </w:rPr>
          <w:t>—</w:t>
        </w:r>
      </w:ins>
      <w:ins w:id="2561" w:author="Benton, Deon" w:date="2026-03-26T09:41:00Z" w16du:dateUtc="2026-03-26T14:41:00Z">
        <w:r w:rsidR="0004604C">
          <w:rPr>
            <w:rFonts w:ascii="Times New Roman" w:eastAsia="Times New Roman" w:hAnsi="Times New Roman" w:cs="Times New Roman"/>
          </w:rPr>
          <w:t>this proposal was instantiated in a</w:t>
        </w:r>
      </w:ins>
      <w:ins w:id="2562" w:author="Benton, Deon" w:date="2026-03-26T09:44:00Z" w16du:dateUtc="2026-03-26T14:44:00Z">
        <w:r w:rsidR="003A613D">
          <w:rPr>
            <w:rFonts w:ascii="Times New Roman" w:eastAsia="Times New Roman" w:hAnsi="Times New Roman" w:cs="Times New Roman"/>
          </w:rPr>
          <w:t xml:space="preserve"> connectionist</w:t>
        </w:r>
      </w:ins>
      <w:ins w:id="2563" w:author="Benton, Deon" w:date="2026-03-26T09:41:00Z" w16du:dateUtc="2026-03-26T14:41:00Z">
        <w:r w:rsidR="0004604C">
          <w:rPr>
            <w:rFonts w:ascii="Times New Roman" w:eastAsia="Times New Roman" w:hAnsi="Times New Roman" w:cs="Times New Roman"/>
          </w:rPr>
          <w:t xml:space="preserve"> model called ALIAS</w:t>
        </w:r>
      </w:ins>
      <w:ins w:id="2564" w:author="Benton, Deon" w:date="2026-03-03T15:40:00Z" w16du:dateUtc="2026-03-03T21:40:00Z">
        <w:r w:rsidR="00931876">
          <w:rPr>
            <w:rFonts w:ascii="Times New Roman" w:eastAsia="Times New Roman" w:hAnsi="Times New Roman" w:cs="Times New Roman"/>
          </w:rPr>
          <w:t xml:space="preserve">. </w:t>
        </w:r>
      </w:ins>
      <w:r w:rsidR="005418F5">
        <w:rPr>
          <w:rFonts w:ascii="Times New Roman" w:eastAsia="Times New Roman" w:hAnsi="Times New Roman" w:cs="Times New Roman"/>
        </w:rPr>
        <w:t>Second, it compared</w:t>
      </w:r>
      <w:ins w:id="2565" w:author="Benton, Deon" w:date="2026-03-26T09:40:00Z" w16du:dateUtc="2026-03-26T14:40:00Z">
        <w:r w:rsidR="0004604C">
          <w:rPr>
            <w:rFonts w:ascii="Times New Roman" w:eastAsia="Times New Roman" w:hAnsi="Times New Roman" w:cs="Times New Roman"/>
          </w:rPr>
          <w:t xml:space="preserve"> </w:t>
        </w:r>
      </w:ins>
      <w:ins w:id="2566" w:author="Benton, Deon" w:date="2026-03-26T09:43:00Z" w16du:dateUtc="2026-03-26T14:43:00Z">
        <w:r w:rsidR="00FA55F6">
          <w:rPr>
            <w:rFonts w:ascii="Times New Roman" w:eastAsia="Times New Roman" w:hAnsi="Times New Roman" w:cs="Times New Roman"/>
          </w:rPr>
          <w:t xml:space="preserve">ALIAS’s performance to </w:t>
        </w:r>
      </w:ins>
      <w:ins w:id="2567" w:author="Benton, Deon" w:date="2026-03-26T09:45:00Z" w16du:dateUtc="2026-03-26T14:45:00Z">
        <w:r w:rsidR="009D31F3">
          <w:rPr>
            <w:rFonts w:ascii="Times New Roman" w:eastAsia="Times New Roman" w:hAnsi="Times New Roman" w:cs="Times New Roman"/>
          </w:rPr>
          <w:t>that of OM10</w:t>
        </w:r>
      </w:ins>
      <w:ins w:id="2568" w:author="Benton, Deon" w:date="2026-03-26T12:33:00Z" w16du:dateUtc="2026-03-26T17:33:00Z">
        <w:r w:rsidR="00E93CDA">
          <w:rPr>
            <w:rFonts w:ascii="Times New Roman" w:eastAsia="Times New Roman" w:hAnsi="Times New Roman" w:cs="Times New Roman"/>
          </w:rPr>
          <w:t>—this is the</w:t>
        </w:r>
      </w:ins>
      <w:ins w:id="2569" w:author="Benton, Deon" w:date="2026-03-26T09:43:00Z" w16du:dateUtc="2026-03-26T14:43:00Z">
        <w:r w:rsidR="00FA55F6">
          <w:rPr>
            <w:rFonts w:ascii="Times New Roman" w:eastAsia="Times New Roman" w:hAnsi="Times New Roman" w:cs="Times New Roman"/>
          </w:rPr>
          <w:t xml:space="preserve"> only ot</w:t>
        </w:r>
      </w:ins>
      <w:ins w:id="2570" w:author="Benton, Deon" w:date="2026-03-26T09:44:00Z" w16du:dateUtc="2026-03-26T14:44:00Z">
        <w:r w:rsidR="00FA55F6">
          <w:rPr>
            <w:rFonts w:ascii="Times New Roman" w:eastAsia="Times New Roman" w:hAnsi="Times New Roman" w:cs="Times New Roman"/>
          </w:rPr>
          <w:t>her existing connectionist model of infant action understanding called OM-10</w:t>
        </w:r>
      </w:ins>
      <w:ins w:id="2571" w:author="Benton, Deon" w:date="2026-03-26T10:08:00Z" w16du:dateUtc="2026-03-26T15:08:00Z">
        <w:r w:rsidR="00DB6811">
          <w:rPr>
            <w:rFonts w:ascii="Times New Roman" w:eastAsia="Times New Roman" w:hAnsi="Times New Roman" w:cs="Times New Roman"/>
          </w:rPr>
          <w:t xml:space="preserve">. </w:t>
        </w:r>
      </w:ins>
      <w:ins w:id="2572" w:author="Benton, Deon" w:date="2026-03-26T10:49:00Z" w16du:dateUtc="2026-03-26T15:49:00Z">
        <w:r w:rsidR="0074311C">
          <w:rPr>
            <w:rFonts w:ascii="Times New Roman" w:eastAsia="Times New Roman" w:hAnsi="Times New Roman" w:cs="Times New Roman"/>
          </w:rPr>
          <w:t>Th</w:t>
        </w:r>
      </w:ins>
      <w:r w:rsidR="005418F5">
        <w:rPr>
          <w:rFonts w:ascii="Times New Roman" w:eastAsia="Times New Roman" w:hAnsi="Times New Roman" w:cs="Times New Roman"/>
        </w:rPr>
        <w:t xml:space="preserve">ird, it assessed </w:t>
      </w:r>
      <w:ins w:id="2573" w:author="Benton, Deon" w:date="2026-03-26T12:33:00Z" w16du:dateUtc="2026-03-26T17:33:00Z">
        <w:r w:rsidR="00E93CDA">
          <w:rPr>
            <w:rFonts w:ascii="Times New Roman" w:eastAsia="Times New Roman" w:hAnsi="Times New Roman" w:cs="Times New Roman"/>
          </w:rPr>
          <w:t>a</w:t>
        </w:r>
      </w:ins>
      <w:ins w:id="2574" w:author="Benton, Deon" w:date="2026-03-26T10:52:00Z" w16du:dateUtc="2026-03-26T15:52:00Z">
        <w:r w:rsidR="00CF0FB0">
          <w:rPr>
            <w:rFonts w:ascii="Times New Roman" w:eastAsia="Times New Roman" w:hAnsi="Times New Roman" w:cs="Times New Roman"/>
          </w:rPr>
          <w:t xml:space="preserve"> key assumption of the present account</w:t>
        </w:r>
      </w:ins>
      <w:ins w:id="2575" w:author="Benton, Deon" w:date="2026-03-26T12:33:00Z" w16du:dateUtc="2026-03-26T17:33:00Z">
        <w:r w:rsidR="00E93CDA">
          <w:rPr>
            <w:rFonts w:ascii="Times New Roman" w:eastAsia="Times New Roman" w:hAnsi="Times New Roman" w:cs="Times New Roman"/>
          </w:rPr>
          <w:t>:</w:t>
        </w:r>
      </w:ins>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ins w:id="2576" w:author="Benton, Deon" w:date="2026-03-26T12:33:00Z" w16du:dateUtc="2026-03-26T17:33:00Z">
        <w:r w:rsidR="00E93CDA">
          <w:rPr>
            <w:rFonts w:ascii="Times New Roman" w:eastAsia="Times New Roman" w:hAnsi="Times New Roman" w:cs="Times New Roman"/>
          </w:rPr>
          <w:t xml:space="preserve"> </w:t>
        </w:r>
      </w:ins>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ins w:id="2577" w:author="Benton, Deon" w:date="2026-03-26T13:58:00Z" w16du:dateUtc="2026-03-26T18:58:00Z">
        <w:r w:rsidR="00411D5D">
          <w:rPr>
            <w:rFonts w:ascii="Times New Roman" w:eastAsia="Times New Roman" w:hAnsi="Times New Roman" w:cs="Times New Roman"/>
          </w:rPr>
          <w:t xml:space="preserve"> located in the </w:t>
        </w:r>
      </w:ins>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1C09315E" w14:textId="00CC7A98" w:rsidR="00DB6811" w:rsidRDefault="0061265A" w:rsidP="007C1AA1">
      <w:pPr>
        <w:spacing w:line="480" w:lineRule="auto"/>
        <w:ind w:firstLine="720"/>
        <w:contextualSpacing/>
        <w:rPr>
          <w:ins w:id="2578" w:author="Benton, Deon" w:date="2026-03-26T10:15:00Z" w16du:dateUtc="2026-03-26T15:15:00Z"/>
          <w:rFonts w:ascii="Times New Roman" w:eastAsia="Times New Roman" w:hAnsi="Times New Roman" w:cs="Times New Roman"/>
        </w:rPr>
      </w:pPr>
      <w:ins w:id="2579" w:author="Benton, Deon" w:date="2026-03-26T10:14:00Z" w16du:dateUtc="2026-03-26T15:14:00Z">
        <w:r>
          <w:rPr>
            <w:rFonts w:ascii="Times New Roman" w:eastAsia="Times New Roman" w:hAnsi="Times New Roman" w:cs="Times New Roman"/>
          </w:rPr>
          <w:lastRenderedPageBreak/>
          <w:t>In terms of the first aim, the results revealed that</w:t>
        </w:r>
      </w:ins>
      <w:ins w:id="2580" w:author="Benton, Deon" w:date="2026-03-26T10:09:00Z" w16du:dateUtc="2026-03-26T15:09:00Z">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ins>
      <w:r w:rsidR="002052C3">
        <w:rPr>
          <w:rFonts w:ascii="Times New Roman" w:eastAsia="Times New Roman" w:hAnsi="Times New Roman" w:cs="Times New Roman"/>
        </w:rPr>
        <w:t>actions that putatively vary in their efficiency</w:t>
      </w:r>
      <w:ins w:id="2581" w:author="Benton, Deon" w:date="2026-03-26T10:09:00Z" w16du:dateUtc="2026-03-26T15:09:00Z">
        <w:r w:rsidR="00642345">
          <w:rPr>
            <w:rFonts w:ascii="Times New Roman" w:eastAsia="Times New Roman" w:hAnsi="Times New Roman" w:cs="Times New Roman"/>
          </w:rPr>
          <w:t>.</w:t>
        </w:r>
      </w:ins>
      <w:ins w:id="2582" w:author="Benton, Deon" w:date="2026-03-26T10:10:00Z" w16du:dateUtc="2026-03-26T15:10:00Z">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ins>
      <w:ins w:id="2583" w:author="Benton, Deon" w:date="2026-03-26T10:11:00Z" w16du:dateUtc="2026-03-26T15:11:00Z">
        <w:r w:rsidR="00F8226D">
          <w:rPr>
            <w:rFonts w:ascii="Times New Roman" w:eastAsia="Times New Roman" w:hAnsi="Times New Roman" w:cs="Times New Roman"/>
          </w:rPr>
          <w:t xml:space="preserve">This finding—that an associative learning mechanism </w:t>
        </w:r>
      </w:ins>
      <w:ins w:id="2584" w:author="Benton, Deon" w:date="2026-03-26T10:12:00Z" w16du:dateUtc="2026-03-26T15:12:00Z">
        <w:r w:rsidR="00F8226D">
          <w:rPr>
            <w:rFonts w:ascii="Times New Roman" w:eastAsia="Times New Roman" w:hAnsi="Times New Roman" w:cs="Times New Roman"/>
          </w:rPr>
          <w:t>operating</w:t>
        </w:r>
      </w:ins>
      <w:ins w:id="2585" w:author="Benton, Deon" w:date="2026-03-26T10:11:00Z" w16du:dateUtc="2026-03-26T15:11:00Z">
        <w:r w:rsidR="00F8226D">
          <w:rPr>
            <w:rFonts w:ascii="Times New Roman" w:eastAsia="Times New Roman" w:hAnsi="Times New Roman" w:cs="Times New Roman"/>
          </w:rPr>
          <w:t xml:space="preserve"> over the </w:t>
        </w:r>
      </w:ins>
      <w:ins w:id="2586" w:author="Benton, Deon" w:date="2026-03-26T10:12:00Z" w16du:dateUtc="2026-03-26T15:12:00Z">
        <w:r w:rsidR="00F8226D">
          <w:rPr>
            <w:rFonts w:ascii="Times New Roman" w:eastAsia="Times New Roman" w:hAnsi="Times New Roman" w:cs="Times New Roman"/>
          </w:rPr>
          <w:t>surface-based</w:t>
        </w:r>
      </w:ins>
      <w:ins w:id="2587" w:author="Benton, Deon" w:date="2026-03-26T10:11:00Z" w16du:dateUtc="2026-03-26T15:11:00Z">
        <w:r w:rsidR="00F8226D">
          <w:rPr>
            <w:rFonts w:ascii="Times New Roman" w:eastAsia="Times New Roman" w:hAnsi="Times New Roman" w:cs="Times New Roman"/>
          </w:rPr>
          <w:t xml:space="preserve"> features of objects and the kinematics of their actions</w:t>
        </w:r>
      </w:ins>
      <w:ins w:id="2588" w:author="Benton, Deon" w:date="2026-03-26T10:19:00Z" w16du:dateUtc="2026-03-26T15:19:00Z">
        <w:r w:rsidR="00C14D65">
          <w:rPr>
            <w:rFonts w:ascii="Times New Roman" w:eastAsia="Times New Roman" w:hAnsi="Times New Roman" w:cs="Times New Roman"/>
          </w:rPr>
          <w:t>—c</w:t>
        </w:r>
      </w:ins>
      <w:ins w:id="2589" w:author="Benton, Deon" w:date="2026-03-26T10:10:00Z" w16du:dateUtc="2026-03-26T15:10:00Z">
        <w:r w:rsidR="00642345">
          <w:rPr>
            <w:rFonts w:ascii="Times New Roman" w:eastAsia="Times New Roman" w:hAnsi="Times New Roman" w:cs="Times New Roman"/>
          </w:rPr>
          <w:t>alls into question</w:t>
        </w:r>
      </w:ins>
      <w:ins w:id="2590" w:author="Benton, Deon" w:date="2026-03-26T10:13:00Z" w16du:dateUtc="2026-03-26T15:13:00Z">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w:t>
        </w:r>
      </w:ins>
      <w:ins w:id="2591" w:author="Benton, Deon" w:date="2026-03-26T10:14:00Z" w16du:dateUtc="2026-03-26T15:14:00Z">
        <w:r>
          <w:rPr>
            <w:rFonts w:ascii="Times New Roman" w:eastAsia="Times New Roman" w:hAnsi="Times New Roman" w:cs="Times New Roman"/>
          </w:rPr>
          <w:t xml:space="preserve"> by conceptually</w:t>
        </w:r>
      </w:ins>
      <w:ins w:id="2592" w:author="Benton, Deon" w:date="2026-03-26T10:13:00Z" w16du:dateUtc="2026-03-26T15:13:00Z">
        <w:r>
          <w:rPr>
            <w:rFonts w:ascii="Times New Roman" w:eastAsia="Times New Roman" w:hAnsi="Times New Roman" w:cs="Times New Roman"/>
          </w:rPr>
          <w:t xml:space="preserve"> rich notions of action</w:t>
        </w:r>
      </w:ins>
      <w:ins w:id="2593" w:author="Benton, Deon" w:date="2026-03-26T10:14:00Z" w16du:dateUtc="2026-03-26T15:14:00Z">
        <w:r>
          <w:rPr>
            <w:rFonts w:ascii="Times New Roman" w:eastAsia="Times New Roman" w:hAnsi="Times New Roman" w:cs="Times New Roman"/>
          </w:rPr>
          <w:t xml:space="preserve"> </w:t>
        </w:r>
      </w:ins>
      <w:ins w:id="2594" w:author="Benton, Deon" w:date="2026-03-26T10:13:00Z" w16du:dateUtc="2026-03-26T15:13:00Z">
        <w:r>
          <w:rPr>
            <w:rFonts w:ascii="Times New Roman" w:eastAsia="Times New Roman" w:hAnsi="Times New Roman" w:cs="Times New Roman"/>
          </w:rPr>
          <w:t>and efficiency</w:t>
        </w:r>
      </w:ins>
      <w:ins w:id="2595" w:author="Benton, Deon" w:date="2026-03-26T10:14:00Z" w16du:dateUtc="2026-03-26T15:14:00Z">
        <w:r>
          <w:rPr>
            <w:rFonts w:ascii="Times New Roman" w:eastAsia="Times New Roman" w:hAnsi="Times New Roman" w:cs="Times New Roman"/>
          </w:rPr>
          <w:t>.</w:t>
        </w:r>
      </w:ins>
    </w:p>
    <w:p w14:paraId="4D08DD98" w14:textId="79B0D41A" w:rsidR="003A5184" w:rsidRDefault="0061265A" w:rsidP="002B13EE">
      <w:pPr>
        <w:spacing w:line="480" w:lineRule="auto"/>
        <w:contextualSpacing/>
        <w:rPr>
          <w:rFonts w:ascii="Times New Roman" w:hAnsi="Times New Roman" w:cs="Times New Roman"/>
        </w:rPr>
      </w:pPr>
      <w:ins w:id="2596" w:author="Benton, Deon" w:date="2026-03-26T10:15:00Z" w16du:dateUtc="2026-03-26T15:15:00Z">
        <w:r>
          <w:rPr>
            <w:rFonts w:ascii="Times New Roman" w:eastAsia="Times New Roman" w:hAnsi="Times New Roman" w:cs="Times New Roman"/>
          </w:rPr>
          <w:tab/>
          <w:t>In terms of the second aim, it was found that</w:t>
        </w:r>
      </w:ins>
      <w:ins w:id="2597" w:author="Benton, Deon" w:date="2026-03-26T10:24:00Z" w16du:dateUtc="2026-03-26T15:24:00Z">
        <w:r w:rsidR="00FE6C2C">
          <w:rPr>
            <w:rFonts w:ascii="Times New Roman" w:eastAsia="Times New Roman" w:hAnsi="Times New Roman" w:cs="Times New Roman"/>
          </w:rPr>
          <w:t xml:space="preserve"> </w:t>
        </w:r>
      </w:ins>
      <w:r w:rsidR="005D05D0">
        <w:rPr>
          <w:rFonts w:ascii="Times New Roman" w:eastAsia="Times New Roman" w:hAnsi="Times New Roman" w:cs="Times New Roman"/>
        </w:rPr>
        <w:t xml:space="preserve">both </w:t>
      </w:r>
      <w:r w:rsidR="002052C3">
        <w:rPr>
          <w:rFonts w:ascii="Times New Roman" w:eastAsia="Times New Roman" w:hAnsi="Times New Roman" w:cs="Times New Roman"/>
        </w:rPr>
        <w:t>ALIAS</w:t>
      </w:r>
      <w:ins w:id="2598" w:author="Benton, Deon" w:date="2026-03-26T10:15:00Z" w16du:dateUtc="2026-03-26T15:15:00Z">
        <w:r w:rsidR="00A03801">
          <w:rPr>
            <w:rFonts w:ascii="Times New Roman" w:eastAsia="Times New Roman" w:hAnsi="Times New Roman" w:cs="Times New Roman"/>
          </w:rPr>
          <w:t xml:space="preserve"> and OM10</w:t>
        </w:r>
      </w:ins>
      <w:r w:rsidR="005330CC">
        <w:rPr>
          <w:rFonts w:ascii="Times New Roman" w:eastAsia="Times New Roman" w:hAnsi="Times New Roman" w:cs="Times New Roman"/>
        </w:rPr>
        <w:t xml:space="preserve"> </w:t>
      </w:r>
      <w:r w:rsidR="003B7ED1">
        <w:rPr>
          <w:rFonts w:ascii="Times New Roman" w:eastAsia="Times New Roman" w:hAnsi="Times New Roman" w:cs="Times New Roman"/>
        </w:rPr>
        <w:t>could qualitatively reproduce</w:t>
      </w:r>
      <w:r w:rsidR="005330CC">
        <w:rPr>
          <w:rFonts w:ascii="Times New Roman" w:eastAsia="Times New Roman" w:hAnsi="Times New Roman" w:cs="Times New Roman"/>
        </w:rPr>
        <w:t xml:space="preserve"> infants’ looking responses in early action understanding studies</w:t>
      </w:r>
      <w:r w:rsidR="00852A56">
        <w:rPr>
          <w:rFonts w:ascii="Times New Roman" w:eastAsia="Times New Roman" w:hAnsi="Times New Roman" w:cs="Times New Roman"/>
        </w:rPr>
        <w:t>. In particular,</w:t>
      </w:r>
      <w:r w:rsidR="005330CC">
        <w:rPr>
          <w:rFonts w:ascii="Times New Roman" w:eastAsia="Times New Roman" w:hAnsi="Times New Roman" w:cs="Times New Roman"/>
        </w:rPr>
        <w:t xml:space="preserve"> </w:t>
      </w:r>
      <w:r w:rsidR="008233F0">
        <w:rPr>
          <w:rFonts w:ascii="Times New Roman" w:eastAsia="Times New Roman" w:hAnsi="Times New Roman" w:cs="Times New Roman"/>
        </w:rPr>
        <w:t>if</w:t>
      </w:r>
      <w:r w:rsidR="005330CC">
        <w:rPr>
          <w:rFonts w:ascii="Times New Roman" w:eastAsia="Times New Roman" w:hAnsi="Times New Roman" w:cs="Times New Roman"/>
        </w:rPr>
        <w:t xml:space="preserve"> arced motion occur</w:t>
      </w:r>
      <w:r w:rsidR="005D0203">
        <w:rPr>
          <w:rFonts w:ascii="Times New Roman" w:eastAsia="Times New Roman" w:hAnsi="Times New Roman" w:cs="Times New Roman"/>
        </w:rPr>
        <w:t>red</w:t>
      </w:r>
      <w:r w:rsidR="005330CC">
        <w:rPr>
          <w:rFonts w:ascii="Times New Roman" w:eastAsia="Times New Roman" w:hAnsi="Times New Roman" w:cs="Times New Roman"/>
        </w:rPr>
        <w:t xml:space="preserve"> over a barrier</w:t>
      </w:r>
      <w:r w:rsidR="008233F0">
        <w:rPr>
          <w:rFonts w:ascii="Times New Roman" w:eastAsia="Times New Roman" w:hAnsi="Times New Roman" w:cs="Times New Roman"/>
        </w:rPr>
        <w:t xml:space="preserve"> during an initial habituation phase</w:t>
      </w:r>
      <w:r w:rsidR="005D0203">
        <w:rPr>
          <w:rFonts w:ascii="Times New Roman" w:eastAsia="Times New Roman" w:hAnsi="Times New Roman" w:cs="Times New Roman"/>
        </w:rPr>
        <w:t>,</w:t>
      </w:r>
      <w:r w:rsidR="00D441B3">
        <w:rPr>
          <w:rFonts w:ascii="Times New Roman" w:eastAsia="Times New Roman" w:hAnsi="Times New Roman" w:cs="Times New Roman"/>
        </w:rPr>
        <w:t xml:space="preserve"> networks </w:t>
      </w:r>
      <w:ins w:id="2599" w:author="Benton, Deon" w:date="2026-02-13T12:02:00Z" w16du:dateUtc="2026-02-13T18:02:00Z">
        <w:r w:rsidR="005330CC">
          <w:rPr>
            <w:rFonts w:ascii="Times New Roman" w:hAnsi="Times New Roman" w:cs="Times New Roman"/>
          </w:rPr>
          <w:t>look</w:t>
        </w:r>
      </w:ins>
      <w:r w:rsidR="00D441B3">
        <w:rPr>
          <w:rFonts w:ascii="Times New Roman" w:hAnsi="Times New Roman" w:cs="Times New Roman"/>
        </w:rPr>
        <w:t>ed</w:t>
      </w:r>
      <w:ins w:id="2600" w:author="Benton, Deon" w:date="2026-02-13T12:02:00Z" w16du:dateUtc="2026-02-13T18:02:00Z">
        <w:r w:rsidR="005330CC">
          <w:rPr>
            <w:rFonts w:ascii="Times New Roman" w:hAnsi="Times New Roman" w:cs="Times New Roman"/>
          </w:rPr>
          <w:t xml:space="preserve"> longer</w:t>
        </w:r>
      </w:ins>
      <w:r w:rsidR="008233F0">
        <w:rPr>
          <w:rFonts w:ascii="Times New Roman" w:hAnsi="Times New Roman" w:cs="Times New Roman"/>
        </w:rPr>
        <w:t xml:space="preserve"> at a barrierless arced motion test event than a straight motion one</w:t>
      </w:r>
      <w:r w:rsidR="005D0203">
        <w:rPr>
          <w:rFonts w:ascii="Times New Roman" w:hAnsi="Times New Roman" w:cs="Times New Roman"/>
        </w:rPr>
        <w:t xml:space="preserve"> in both ALIAS and OM10</w:t>
      </w:r>
      <w:r w:rsidR="00C63083">
        <w:rPr>
          <w:rFonts w:ascii="Times New Roman" w:hAnsi="Times New Roman" w:cs="Times New Roman"/>
        </w:rPr>
        <w:t xml:space="preserve">, although the effect size was </w:t>
      </w:r>
      <w:ins w:id="2601" w:author="Benton, Deon" w:date="2026-03-30T13:53:00Z" w16du:dateUtc="2026-03-30T18:53:00Z">
        <w:r w:rsidR="00990CEF">
          <w:rPr>
            <w:rFonts w:ascii="Times New Roman" w:hAnsi="Times New Roman" w:cs="Times New Roman"/>
          </w:rPr>
          <w:t xml:space="preserve">larger </w:t>
        </w:r>
      </w:ins>
      <w:r w:rsidR="00C63083">
        <w:rPr>
          <w:rFonts w:ascii="Times New Roman" w:hAnsi="Times New Roman" w:cs="Times New Roman"/>
        </w:rPr>
        <w:t>for ALIAS than OM10. In contrast,</w:t>
      </w:r>
      <w:r w:rsidR="008233F0">
        <w:rPr>
          <w:rFonts w:ascii="Times New Roman" w:hAnsi="Times New Roman" w:cs="Times New Roman"/>
        </w:rPr>
        <w:t xml:space="preserve"> </w:t>
      </w:r>
      <w:r w:rsidR="005D0203">
        <w:rPr>
          <w:rFonts w:ascii="Times New Roman" w:hAnsi="Times New Roman" w:cs="Times New Roman"/>
        </w:rPr>
        <w:t>the same networks</w:t>
      </w:r>
      <w:r w:rsidR="008233F0">
        <w:rPr>
          <w:rFonts w:ascii="Times New Roman" w:hAnsi="Times New Roman" w:cs="Times New Roman"/>
        </w:rPr>
        <w:t xml:space="preserve"> looked about equally long at both test events if arced motion occurred besides a barrier during </w:t>
      </w:r>
      <w:r w:rsidR="005D0203">
        <w:rPr>
          <w:rFonts w:ascii="Times New Roman" w:hAnsi="Times New Roman" w:cs="Times New Roman"/>
        </w:rPr>
        <w:t>the initial habituation phase.</w:t>
      </w:r>
      <w:r w:rsidR="00275FC4">
        <w:rPr>
          <w:rFonts w:ascii="Times New Roman" w:hAnsi="Times New Roman" w:cs="Times New Roman"/>
        </w:rPr>
        <w:t xml:space="preserve"> The fact that OM10’s responses matched those of infants </w:t>
      </w:r>
      <w:r w:rsidR="0079501A">
        <w:rPr>
          <w:rFonts w:ascii="Times New Roman" w:hAnsi="Times New Roman" w:cs="Times New Roman"/>
        </w:rPr>
        <w:t xml:space="preserve">is unsurprising </w:t>
      </w:r>
      <w:r w:rsidR="00275FC4">
        <w:rPr>
          <w:rFonts w:ascii="Times New Roman" w:hAnsi="Times New Roman" w:cs="Times New Roman"/>
        </w:rPr>
        <w:t xml:space="preserve">given that, as noted above, </w:t>
      </w:r>
      <w:proofErr w:type="spellStart"/>
      <w:ins w:id="2602" w:author="Benton, Deon" w:date="2026-03-26T10:22:00Z" w16du:dateUtc="2026-03-26T15:22:00Z">
        <w:r w:rsidR="00275FC4">
          <w:rPr>
            <w:rFonts w:ascii="Times New Roman" w:hAnsi="Times New Roman" w:cs="Times New Roman"/>
          </w:rPr>
          <w:t>Overwalle</w:t>
        </w:r>
        <w:proofErr w:type="spellEnd"/>
        <w:r w:rsidR="00275FC4">
          <w:rPr>
            <w:rFonts w:ascii="Times New Roman" w:hAnsi="Times New Roman" w:cs="Times New Roman"/>
          </w:rPr>
          <w:t xml:space="preserve"> (2010)</w:t>
        </w:r>
      </w:ins>
      <w:ins w:id="2603" w:author="Benton, Deon" w:date="2026-03-26T10:18:00Z" w16du:dateUtc="2026-03-26T15:18:00Z">
        <w:r w:rsidR="00275FC4">
          <w:rPr>
            <w:rFonts w:ascii="Times New Roman" w:hAnsi="Times New Roman" w:cs="Times New Roman"/>
          </w:rPr>
          <w:t xml:space="preserve"> designed</w:t>
        </w:r>
      </w:ins>
      <w:ins w:id="2604" w:author="Benton, Deon" w:date="2026-03-26T10:22:00Z" w16du:dateUtc="2026-03-26T15:22:00Z">
        <w:r w:rsidR="00275FC4">
          <w:rPr>
            <w:rFonts w:ascii="Times New Roman" w:hAnsi="Times New Roman" w:cs="Times New Roman"/>
          </w:rPr>
          <w:t xml:space="preserve"> </w:t>
        </w:r>
      </w:ins>
      <w:ins w:id="2605" w:author="Benton, Deon" w:date="2026-03-30T13:53:00Z" w16du:dateUtc="2026-03-30T18:53:00Z">
        <w:r w:rsidR="00990CEF">
          <w:rPr>
            <w:rFonts w:ascii="Times New Roman" w:hAnsi="Times New Roman" w:cs="Times New Roman"/>
          </w:rPr>
          <w:t>this model</w:t>
        </w:r>
      </w:ins>
      <w:ins w:id="2606" w:author="Benton, Deon" w:date="2026-03-26T10:18:00Z" w16du:dateUtc="2026-03-26T15:18:00Z">
        <w:r w:rsidR="00275FC4">
          <w:rPr>
            <w:rFonts w:ascii="Times New Roman" w:hAnsi="Times New Roman" w:cs="Times New Roman"/>
          </w:rPr>
          <w:t xml:space="preserve"> to </w:t>
        </w:r>
      </w:ins>
      <w:ins w:id="2607" w:author="Benton, Deon" w:date="2026-03-26T10:16:00Z" w16du:dateUtc="2026-03-26T15:16:00Z">
        <w:r w:rsidR="00275FC4">
          <w:rPr>
            <w:rFonts w:ascii="Times New Roman" w:hAnsi="Times New Roman" w:cs="Times New Roman"/>
          </w:rPr>
          <w:t>capture infants’ looking behaviors in Gergely et al. (2010).</w:t>
        </w:r>
      </w:ins>
      <w:r w:rsidR="00275FC4">
        <w:rPr>
          <w:rFonts w:ascii="Times New Roman" w:hAnsi="Times New Roman" w:cs="Times New Roman"/>
        </w:rPr>
        <w:t xml:space="preserve"> However,</w:t>
      </w:r>
      <w:r w:rsidR="005330CC">
        <w:rPr>
          <w:rFonts w:ascii="Times New Roman" w:hAnsi="Times New Roman" w:cs="Times New Roman"/>
        </w:rPr>
        <w:t xml:space="preserve"> </w:t>
      </w:r>
      <w:r w:rsidR="00C63083">
        <w:rPr>
          <w:rFonts w:ascii="Times New Roman" w:hAnsi="Times New Roman" w:cs="Times New Roman"/>
        </w:rPr>
        <w:t xml:space="preserve">ALIAS success is notable </w:t>
      </w:r>
      <w:r w:rsidR="00321D85">
        <w:rPr>
          <w:rFonts w:ascii="Times New Roman" w:hAnsi="Times New Roman" w:cs="Times New Roman"/>
        </w:rPr>
        <w:t>for at least two reasons. First,</w:t>
      </w:r>
      <w:r w:rsidR="00D1592D">
        <w:rPr>
          <w:rFonts w:ascii="Times New Roman" w:hAnsi="Times New Roman" w:cs="Times New Roman"/>
        </w:rPr>
        <w:t xml:space="preserve"> it</w:t>
      </w:r>
      <w:r w:rsidR="003916EF">
        <w:rPr>
          <w:rFonts w:ascii="Times New Roman" w:hAnsi="Times New Roman" w:cs="Times New Roman"/>
        </w:rPr>
        <w:t xml:space="preserve"> suggests </w:t>
      </w:r>
      <w:r w:rsidR="00D1592D">
        <w:rPr>
          <w:rFonts w:ascii="Times New Roman" w:hAnsi="Times New Roman" w:cs="Times New Roman"/>
        </w:rPr>
        <w:t xml:space="preserve">that </w:t>
      </w:r>
      <w:r w:rsidR="003916EF">
        <w:rPr>
          <w:rFonts w:ascii="Times New Roman" w:hAnsi="Times New Roman" w:cs="Times New Roman"/>
        </w:rPr>
        <w:t xml:space="preserve">connectionist models </w:t>
      </w:r>
      <w:ins w:id="2608" w:author="Benton, Deon" w:date="2026-03-30T13:54:00Z" w16du:dateUtc="2026-03-30T18:54:00Z">
        <w:r w:rsidR="00990CEF">
          <w:rPr>
            <w:rFonts w:ascii="Times New Roman" w:hAnsi="Times New Roman" w:cs="Times New Roman"/>
          </w:rPr>
          <w:t xml:space="preserve">broadly </w:t>
        </w:r>
      </w:ins>
      <w:r w:rsidR="003916EF">
        <w:rPr>
          <w:rFonts w:ascii="Times New Roman" w:hAnsi="Times New Roman" w:cs="Times New Roman"/>
        </w:rPr>
        <w:t>are well-suited to explaining infants’ looking behaviors in action understanding studies</w:t>
      </w:r>
      <w:r w:rsidR="00D1592D">
        <w:rPr>
          <w:rFonts w:ascii="Times New Roman" w:hAnsi="Times New Roman" w:cs="Times New Roman"/>
        </w:rPr>
        <w:t>. Second, it</w:t>
      </w:r>
      <w:r w:rsidR="003A5184">
        <w:rPr>
          <w:rFonts w:ascii="Times New Roman" w:hAnsi="Times New Roman" w:cs="Times New Roman"/>
        </w:rPr>
        <w:t xml:space="preserve"> </w:t>
      </w:r>
      <w:ins w:id="2609" w:author="Benton, Deon" w:date="2026-03-03T15:48:00Z" w16du:dateUtc="2026-03-03T21:48:00Z">
        <w:r w:rsidR="003A5184">
          <w:rPr>
            <w:rFonts w:ascii="Times New Roman" w:eastAsia="Times New Roman" w:hAnsi="Times New Roman" w:cs="Times New Roman"/>
          </w:rPr>
          <w:t>call</w:t>
        </w:r>
      </w:ins>
      <w:r w:rsidR="003A5184">
        <w:rPr>
          <w:rFonts w:ascii="Times New Roman" w:eastAsia="Times New Roman" w:hAnsi="Times New Roman" w:cs="Times New Roman"/>
        </w:rPr>
        <w:t>s</w:t>
      </w:r>
      <w:ins w:id="2610" w:author="Benton, Deon" w:date="2026-03-03T15:48:00Z" w16du:dateUtc="2026-03-03T21:48:00Z">
        <w:r w:rsidR="003A5184">
          <w:rPr>
            <w:rFonts w:ascii="Times New Roman" w:eastAsia="Times New Roman" w:hAnsi="Times New Roman" w:cs="Times New Roman"/>
          </w:rPr>
          <w:t xml:space="preserve"> into question the necessity of </w:t>
        </w:r>
      </w:ins>
      <w:ins w:id="2611" w:author="Benton, Deon" w:date="2026-03-03T15:47:00Z" w16du:dateUtc="2026-03-03T21:47:00Z">
        <w:r w:rsidR="003A5184">
          <w:rPr>
            <w:rFonts w:ascii="Times New Roman" w:eastAsia="Times New Roman" w:hAnsi="Times New Roman" w:cs="Times New Roman"/>
          </w:rPr>
          <w:t>domain-specific mechanisms</w:t>
        </w:r>
      </w:ins>
      <w:ins w:id="2612" w:author="Benton, Deon" w:date="2026-03-03T15:56:00Z" w16du:dateUtc="2026-03-03T21:56:00Z">
        <w:r w:rsidR="003A5184">
          <w:rPr>
            <w:rFonts w:ascii="Times New Roman" w:eastAsia="Times New Roman" w:hAnsi="Times New Roman" w:cs="Times New Roman"/>
          </w:rPr>
          <w:t>—</w:t>
        </w:r>
      </w:ins>
      <w:ins w:id="2613" w:author="Benton, Deon" w:date="2026-03-03T15:49:00Z" w16du:dateUtc="2026-03-03T21:49:00Z">
        <w:r w:rsidR="003A5184">
          <w:rPr>
            <w:rFonts w:ascii="Times New Roman" w:eastAsia="Times New Roman" w:hAnsi="Times New Roman" w:cs="Times New Roman"/>
          </w:rPr>
          <w:t>such as a teleological stance</w:t>
        </w:r>
      </w:ins>
      <w:ins w:id="2614" w:author="Benton, Deon" w:date="2026-03-03T15:47:00Z" w16du:dateUtc="2026-03-03T21:47:00Z">
        <w:r w:rsidR="003A5184">
          <w:rPr>
            <w:rFonts w:ascii="Times New Roman" w:eastAsia="Times New Roman" w:hAnsi="Times New Roman" w:cs="Times New Roman"/>
          </w:rPr>
          <w:t xml:space="preserve"> or rich notions o</w:t>
        </w:r>
      </w:ins>
      <w:ins w:id="2615" w:author="Benton, Deon" w:date="2026-03-03T15:48:00Z" w16du:dateUtc="2026-03-03T21:48:00Z">
        <w:r w:rsidR="003A5184">
          <w:rPr>
            <w:rFonts w:ascii="Times New Roman" w:eastAsia="Times New Roman" w:hAnsi="Times New Roman" w:cs="Times New Roman"/>
          </w:rPr>
          <w:t xml:space="preserve">f </w:t>
        </w:r>
      </w:ins>
      <w:ins w:id="2616" w:author="Benton, Deon" w:date="2026-03-03T15:49:00Z" w16du:dateUtc="2026-03-03T21:49:00Z">
        <w:r w:rsidR="003A5184">
          <w:rPr>
            <w:rFonts w:ascii="Times New Roman" w:eastAsia="Times New Roman" w:hAnsi="Times New Roman" w:cs="Times New Roman"/>
          </w:rPr>
          <w:t xml:space="preserve">action, </w:t>
        </w:r>
      </w:ins>
      <w:ins w:id="2617" w:author="Benton, Deon" w:date="2026-03-03T15:48:00Z" w16du:dateUtc="2026-03-03T21:48:00Z">
        <w:r w:rsidR="003A5184">
          <w:rPr>
            <w:rFonts w:ascii="Times New Roman" w:eastAsia="Times New Roman" w:hAnsi="Times New Roman" w:cs="Times New Roman"/>
          </w:rPr>
          <w:t>agency</w:t>
        </w:r>
      </w:ins>
      <w:ins w:id="2618" w:author="Benton, Deon" w:date="2026-03-03T15:49:00Z" w16du:dateUtc="2026-03-03T21:49:00Z">
        <w:r w:rsidR="003A5184">
          <w:rPr>
            <w:rFonts w:ascii="Times New Roman" w:eastAsia="Times New Roman" w:hAnsi="Times New Roman" w:cs="Times New Roman"/>
          </w:rPr>
          <w:t>,</w:t>
        </w:r>
      </w:ins>
      <w:ins w:id="2619" w:author="Benton, Deon" w:date="2026-03-03T15:48:00Z" w16du:dateUtc="2026-03-03T21:48:00Z">
        <w:r w:rsidR="003A5184">
          <w:rPr>
            <w:rFonts w:ascii="Times New Roman" w:eastAsia="Times New Roman" w:hAnsi="Times New Roman" w:cs="Times New Roman"/>
          </w:rPr>
          <w:t xml:space="preserve"> or efficiency</w:t>
        </w:r>
      </w:ins>
      <w:ins w:id="2620" w:author="Benton, Deon" w:date="2026-03-03T15:56:00Z" w16du:dateUtc="2026-03-03T21:56:00Z">
        <w:r w:rsidR="003A5184">
          <w:rPr>
            <w:rFonts w:ascii="Times New Roman" w:eastAsia="Times New Roman" w:hAnsi="Times New Roman" w:cs="Times New Roman"/>
          </w:rPr>
          <w:t>—</w:t>
        </w:r>
      </w:ins>
      <w:ins w:id="2621" w:author="Benton, Deon" w:date="2026-03-03T15:49:00Z" w16du:dateUtc="2026-03-03T21:49:00Z">
        <w:r w:rsidR="003A5184">
          <w:rPr>
            <w:rFonts w:ascii="Times New Roman" w:eastAsia="Times New Roman" w:hAnsi="Times New Roman" w:cs="Times New Roman"/>
          </w:rPr>
          <w:t>to explain</w:t>
        </w:r>
      </w:ins>
      <w:ins w:id="2622" w:author="Benton, Deon" w:date="2026-03-03T15:48:00Z" w16du:dateUtc="2026-03-03T21:48:00Z">
        <w:r w:rsidR="003A5184">
          <w:rPr>
            <w:rFonts w:ascii="Times New Roman" w:eastAsia="Times New Roman" w:hAnsi="Times New Roman" w:cs="Times New Roman"/>
          </w:rPr>
          <w:t xml:space="preserve"> infants’ performance in studies that</w:t>
        </w:r>
      </w:ins>
      <w:ins w:id="2623" w:author="Benton, Deon" w:date="2026-03-03T15:49:00Z" w16du:dateUtc="2026-03-03T21:49:00Z">
        <w:r w:rsidR="003A5184">
          <w:rPr>
            <w:rFonts w:ascii="Times New Roman" w:eastAsia="Times New Roman" w:hAnsi="Times New Roman" w:cs="Times New Roman"/>
          </w:rPr>
          <w:t xml:space="preserve"> purport to</w:t>
        </w:r>
      </w:ins>
      <w:ins w:id="2624" w:author="Benton, Deon" w:date="2026-03-03T15:48:00Z" w16du:dateUtc="2026-03-03T21:48:00Z">
        <w:r w:rsidR="003A5184">
          <w:rPr>
            <w:rFonts w:ascii="Times New Roman" w:eastAsia="Times New Roman" w:hAnsi="Times New Roman" w:cs="Times New Roman"/>
          </w:rPr>
          <w:t xml:space="preserve"> evaluate their putative </w:t>
        </w:r>
        <w:r w:rsidR="003A5184">
          <w:rPr>
            <w:rFonts w:ascii="Times New Roman" w:eastAsia="Times New Roman" w:hAnsi="Times New Roman" w:cs="Times New Roman"/>
          </w:rPr>
          <w:lastRenderedPageBreak/>
          <w:t>action understanding</w:t>
        </w:r>
      </w:ins>
      <w:ins w:id="2625" w:author="Benton, Deon" w:date="2026-03-30T13:55:00Z" w16du:dateUtc="2026-03-30T18:55:00Z">
        <w:r w:rsidR="00C2376E">
          <w:rPr>
            <w:rFonts w:ascii="Times New Roman" w:eastAsia="Times New Roman" w:hAnsi="Times New Roman" w:cs="Times New Roman"/>
          </w:rPr>
          <w:t xml:space="preserve">. ALIAS’s success also challenges </w:t>
        </w:r>
      </w:ins>
      <w:ins w:id="2626" w:author="Benton, Deon" w:date="2026-03-30T13:57:00Z" w16du:dateUtc="2026-03-30T18:57:00Z">
        <w:r w:rsidR="00033634">
          <w:rPr>
            <w:rFonts w:ascii="Times New Roman" w:eastAsia="Times New Roman" w:hAnsi="Times New Roman" w:cs="Times New Roman"/>
          </w:rPr>
          <w:t xml:space="preserve">one of OM10’s built-in assumptions: By </w:t>
        </w:r>
      </w:ins>
      <w:ins w:id="2627" w:author="Benton, Deon" w:date="2026-03-30T14:01:00Z" w16du:dateUtc="2026-03-30T19:01:00Z">
        <w:r w:rsidR="00720A1B">
          <w:rPr>
            <w:rFonts w:ascii="Times New Roman" w:eastAsia="Times New Roman" w:hAnsi="Times New Roman" w:cs="Times New Roman"/>
          </w:rPr>
          <w:t xml:space="preserve">assigning </w:t>
        </w:r>
      </w:ins>
      <w:ins w:id="2628" w:author="Benton, Deon" w:date="2026-03-30T14:02:00Z" w16du:dateUtc="2026-03-30T19:02:00Z">
        <w:r w:rsidR="00720A1B">
          <w:rPr>
            <w:rFonts w:ascii="Times New Roman" w:eastAsia="Times New Roman" w:hAnsi="Times New Roman" w:cs="Times New Roman"/>
          </w:rPr>
          <w:t xml:space="preserve">separate units in the model for </w:t>
        </w:r>
      </w:ins>
      <w:ins w:id="2629" w:author="Benton, Deon" w:date="2026-03-30T14:01:00Z" w16du:dateUtc="2026-03-30T19:01:00Z">
        <w:r w:rsidR="00720A1B">
          <w:rPr>
            <w:rFonts w:ascii="Times New Roman" w:eastAsia="Times New Roman" w:hAnsi="Times New Roman" w:cs="Times New Roman"/>
          </w:rPr>
          <w:t>agents and goals, OM10</w:t>
        </w:r>
      </w:ins>
      <w:ins w:id="2630" w:author="Benton, Deon" w:date="2026-03-30T14:03:00Z" w16du:dateUtc="2026-03-30T19:03:00Z">
        <w:r w:rsidR="00720A1B">
          <w:rPr>
            <w:rFonts w:ascii="Times New Roman" w:eastAsia="Times New Roman" w:hAnsi="Times New Roman" w:cs="Times New Roman"/>
          </w:rPr>
          <w:t xml:space="preserve"> </w:t>
        </w:r>
      </w:ins>
      <w:ins w:id="2631" w:author="Benton, Deon" w:date="2026-03-30T13:58:00Z" w16du:dateUtc="2026-03-30T18:58:00Z">
        <w:r w:rsidR="00033634">
          <w:rPr>
            <w:rFonts w:ascii="Times New Roman" w:eastAsia="Times New Roman" w:hAnsi="Times New Roman" w:cs="Times New Roman"/>
          </w:rPr>
          <w:t>presupposes</w:t>
        </w:r>
      </w:ins>
      <w:ins w:id="2632" w:author="Benton, Deon" w:date="2026-03-30T14:00:00Z" w16du:dateUtc="2026-03-30T19:00:00Z">
        <w:r w:rsidR="007439EB">
          <w:rPr>
            <w:rFonts w:ascii="Times New Roman" w:eastAsia="Times New Roman" w:hAnsi="Times New Roman" w:cs="Times New Roman"/>
          </w:rPr>
          <w:t xml:space="preserve"> preexisting notions of these concepts. </w:t>
        </w:r>
      </w:ins>
      <w:ins w:id="2633" w:author="Benton, Deon" w:date="2026-03-30T13:59:00Z" w16du:dateUtc="2026-03-30T18:59:00Z">
        <w:r w:rsidR="007439EB">
          <w:rPr>
            <w:rFonts w:ascii="Times New Roman" w:eastAsia="Times New Roman" w:hAnsi="Times New Roman" w:cs="Times New Roman"/>
          </w:rPr>
          <w:t xml:space="preserve">The present account—and the model that implements it—makes no such assumptions. </w:t>
        </w:r>
      </w:ins>
      <w:ins w:id="2634" w:author="Benton, Deon" w:date="2026-03-30T14:03:00Z" w16du:dateUtc="2026-03-30T19:03:00Z">
        <w:r w:rsidR="002B0BEB">
          <w:rPr>
            <w:rFonts w:ascii="Times New Roman" w:eastAsia="Times New Roman" w:hAnsi="Times New Roman" w:cs="Times New Roman"/>
          </w:rPr>
          <w:t>Instead</w:t>
        </w:r>
      </w:ins>
      <w:ins w:id="2635" w:author="Benton, Deon" w:date="2026-03-30T13:59:00Z" w16du:dateUtc="2026-03-30T18:59:00Z">
        <w:r w:rsidR="007439EB">
          <w:rPr>
            <w:rFonts w:ascii="Times New Roman" w:eastAsia="Times New Roman" w:hAnsi="Times New Roman" w:cs="Times New Roman"/>
          </w:rPr>
          <w:t xml:space="preserve">, </w:t>
        </w:r>
      </w:ins>
      <w:r w:rsidR="003A5184">
        <w:rPr>
          <w:rFonts w:ascii="Times New Roman" w:eastAsia="Times New Roman" w:hAnsi="Times New Roman" w:cs="Times New Roman"/>
        </w:rPr>
        <w:t xml:space="preserve">ALIAS’s success suggests that </w:t>
      </w:r>
      <w:r w:rsidR="00321D85">
        <w:rPr>
          <w:rFonts w:ascii="Times New Roman" w:eastAsia="Times New Roman" w:hAnsi="Times New Roman" w:cs="Times New Roman"/>
        </w:rPr>
        <w:t xml:space="preserve">an associative learning mechanism that operates over differentially salient, low-level, conceptually neutral features is sufficient to explain infants’ looking. </w:t>
      </w:r>
    </w:p>
    <w:p w14:paraId="6E5CB6A2" w14:textId="30770A76"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ins w:id="2636" w:author="Benton, Deon" w:date="2026-03-30T14:03:00Z" w16du:dateUtc="2026-03-30T19:03:00Z">
        <w:r w:rsidR="002B0BEB">
          <w:rPr>
            <w:rFonts w:ascii="Times New Roman" w:hAnsi="Times New Roman" w:cs="Times New Roman"/>
          </w:rPr>
          <w:tab/>
          <w:t xml:space="preserve">Despite </w:t>
        </w:r>
      </w:ins>
      <w:ins w:id="2637" w:author="Benton, Deon" w:date="2026-03-30T16:36:00Z" w16du:dateUtc="2026-03-30T21:36:00Z">
        <w:r w:rsidR="007F7612">
          <w:rPr>
            <w:rFonts w:ascii="Times New Roman" w:hAnsi="Times New Roman" w:cs="Times New Roman"/>
          </w:rPr>
          <w:t>ALIAS’s success</w:t>
        </w:r>
      </w:ins>
      <w:ins w:id="2638" w:author="Benton, Deon" w:date="2026-03-30T14:04:00Z" w16du:dateUtc="2026-03-30T19:04:00Z">
        <w:r w:rsidR="002B0BEB">
          <w:rPr>
            <w:rFonts w:ascii="Times New Roman" w:hAnsi="Times New Roman" w:cs="Times New Roman"/>
          </w:rPr>
          <w:t xml:space="preserve"> i</w:t>
        </w:r>
      </w:ins>
      <w:ins w:id="2639" w:author="Benton, Deon" w:date="2026-03-30T16:27:00Z" w16du:dateUtc="2026-03-30T21:27:00Z">
        <w:r w:rsidR="004C38F1">
          <w:rPr>
            <w:rFonts w:ascii="Times New Roman" w:hAnsi="Times New Roman" w:cs="Times New Roman"/>
          </w:rPr>
          <w:t>n</w:t>
        </w:r>
      </w:ins>
      <w:ins w:id="2640" w:author="Benton, Deon" w:date="2026-03-30T14:04:00Z" w16du:dateUtc="2026-03-30T19:04:00Z">
        <w:r w:rsidR="002B0BEB">
          <w:rPr>
            <w:rFonts w:ascii="Times New Roman" w:hAnsi="Times New Roman" w:cs="Times New Roman"/>
          </w:rPr>
          <w:t xml:space="preserve"> capturing infants’ looking patterns in</w:t>
        </w:r>
      </w:ins>
      <w:ins w:id="2641" w:author="Benton, Deon" w:date="2026-03-30T14:05:00Z" w16du:dateUtc="2026-03-30T19:05:00Z">
        <w:r w:rsidR="002B0BEB">
          <w:rPr>
            <w:rFonts w:ascii="Times New Roman" w:hAnsi="Times New Roman" w:cs="Times New Roman"/>
          </w:rPr>
          <w:t xml:space="preserve"> </w:t>
        </w:r>
        <w:r w:rsidR="002B0BEB">
          <w:rPr>
            <w:rFonts w:ascii="Times New Roman" w:eastAsia="Times New Roman" w:hAnsi="Times New Roman" w:cs="Times New Roman"/>
          </w:rPr>
          <w:t xml:space="preserve">action-understanding studies that use animate-like entities, </w:t>
        </w:r>
      </w:ins>
      <w:ins w:id="2642" w:author="Benton, Deon" w:date="2026-03-30T16:36:00Z" w16du:dateUtc="2026-03-30T21:36:00Z">
        <w:r w:rsidR="007F7612">
          <w:rPr>
            <w:rFonts w:ascii="Times New Roman" w:eastAsia="Times New Roman" w:hAnsi="Times New Roman" w:cs="Times New Roman"/>
          </w:rPr>
          <w:t xml:space="preserve">a number of issues remain. One issue </w:t>
        </w:r>
      </w:ins>
      <w:ins w:id="2643" w:author="Benton, Deon" w:date="2026-03-30T14:05:00Z" w16du:dateUtc="2026-03-30T19:05:00Z">
        <w:r w:rsidR="00BF6767">
          <w:rPr>
            <w:rFonts w:ascii="Times New Roman" w:eastAsia="Times New Roman" w:hAnsi="Times New Roman" w:cs="Times New Roman"/>
          </w:rPr>
          <w:t>relates to the</w:t>
        </w:r>
      </w:ins>
      <w:ins w:id="2644" w:author="Benton, Deon" w:date="2026-03-03T15:53:00Z" w16du:dateUtc="2026-03-03T21:53:00Z">
        <w:r w:rsidR="0086194C">
          <w:rPr>
            <w:rFonts w:ascii="Times New Roman" w:eastAsia="Times New Roman" w:hAnsi="Times New Roman" w:cs="Times New Roman"/>
          </w:rPr>
          <w:t xml:space="preserve"> fact that</w:t>
        </w:r>
      </w:ins>
      <w:ins w:id="2645" w:author="Benton, Deon" w:date="2026-03-09T18:55:00Z" w16du:dateUtc="2026-03-09T23:55:00Z">
        <w:r w:rsidR="00CC3593">
          <w:rPr>
            <w:rFonts w:ascii="Times New Roman" w:eastAsia="Times New Roman" w:hAnsi="Times New Roman" w:cs="Times New Roman"/>
          </w:rPr>
          <w:t xml:space="preserve"> the network’s “real-world</w:t>
        </w:r>
      </w:ins>
      <w:ins w:id="2646" w:author="Benton, Deon" w:date="2026-03-09T18:56:00Z" w16du:dateUtc="2026-03-09T23:56:00Z">
        <w:r w:rsidR="00CC3593">
          <w:rPr>
            <w:rFonts w:ascii="Times New Roman" w:eastAsia="Times New Roman" w:hAnsi="Times New Roman" w:cs="Times New Roman"/>
          </w:rPr>
          <w:t>”</w:t>
        </w:r>
      </w:ins>
      <w:ins w:id="2647" w:author="Benton, Deon" w:date="2026-03-09T18:55:00Z" w16du:dateUtc="2026-03-09T23:55:00Z">
        <w:r w:rsidR="00CC3593">
          <w:rPr>
            <w:rFonts w:ascii="Times New Roman" w:eastAsia="Times New Roman" w:hAnsi="Times New Roman" w:cs="Times New Roman"/>
          </w:rPr>
          <w:t xml:space="preserve"> experience was considerably purer than that of infants</w:t>
        </w:r>
      </w:ins>
      <w:ins w:id="2648" w:author="Benton, Deon" w:date="2026-03-30T14:06:00Z" w16du:dateUtc="2026-03-30T19:06:00Z">
        <w:r w:rsidR="00BF6767">
          <w:rPr>
            <w:rFonts w:ascii="Times New Roman" w:eastAsia="Times New Roman" w:hAnsi="Times New Roman" w:cs="Times New Roman"/>
          </w:rPr>
          <w:t>; that is, in the current model,</w:t>
        </w:r>
      </w:ins>
      <w:ins w:id="2649" w:author="Benton, Deon" w:date="2026-03-09T18:55:00Z" w16du:dateUtc="2026-03-09T23:55:00Z">
        <w:r w:rsidR="00CC3593">
          <w:rPr>
            <w:rFonts w:ascii="Times New Roman" w:eastAsia="Times New Roman" w:hAnsi="Times New Roman" w:cs="Times New Roman"/>
          </w:rPr>
          <w:t xml:space="preserve"> </w:t>
        </w:r>
      </w:ins>
      <w:ins w:id="2650" w:author="Benton, Deon" w:date="2026-03-09T19:08:00Z" w16du:dateUtc="2026-03-10T00:08:00Z">
        <w:r w:rsidR="00585C9B">
          <w:rPr>
            <w:rFonts w:ascii="Times New Roman" w:eastAsia="Times New Roman" w:hAnsi="Times New Roman" w:cs="Times New Roman"/>
          </w:rPr>
          <w:t xml:space="preserve">arced motion </w:t>
        </w:r>
      </w:ins>
      <w:ins w:id="2651" w:author="Benton, Deon" w:date="2026-03-30T14:06:00Z" w16du:dateUtc="2026-03-30T19:06:00Z">
        <w:r w:rsidR="00BF6767">
          <w:rPr>
            <w:rFonts w:ascii="Times New Roman" w:eastAsia="Times New Roman" w:hAnsi="Times New Roman" w:cs="Times New Roman"/>
          </w:rPr>
          <w:t>never occurred in the absence of obsta</w:t>
        </w:r>
      </w:ins>
      <w:ins w:id="2652" w:author="Benton, Deon" w:date="2026-03-30T14:07:00Z" w16du:dateUtc="2026-03-30T19:07:00Z">
        <w:r w:rsidR="00BF6767">
          <w:rPr>
            <w:rFonts w:ascii="Times New Roman" w:eastAsia="Times New Roman" w:hAnsi="Times New Roman" w:cs="Times New Roman"/>
          </w:rPr>
          <w:t>cles</w:t>
        </w:r>
      </w:ins>
      <w:ins w:id="2653" w:author="Benton, Deon" w:date="2026-03-03T15:52:00Z" w16du:dateUtc="2026-03-03T21:52:00Z">
        <w:r w:rsidR="0086194C">
          <w:rPr>
            <w:rFonts w:ascii="Times New Roman" w:eastAsia="Times New Roman" w:hAnsi="Times New Roman" w:cs="Times New Roman"/>
          </w:rPr>
          <w:t xml:space="preserve"> </w:t>
        </w:r>
      </w:ins>
      <w:ins w:id="2654" w:author="Benton, Deon" w:date="2026-03-03T15:53:00Z" w16du:dateUtc="2026-03-03T21:53:00Z">
        <w:r w:rsidR="0086194C">
          <w:rPr>
            <w:rFonts w:ascii="Times New Roman" w:eastAsia="Times New Roman" w:hAnsi="Times New Roman" w:cs="Times New Roman"/>
          </w:rPr>
          <w:t>during</w:t>
        </w:r>
      </w:ins>
      <w:ins w:id="2655" w:author="Benton, Deon" w:date="2026-03-03T15:50:00Z" w16du:dateUtc="2026-03-03T21:50:00Z">
        <w:r w:rsidR="009E5DAF">
          <w:rPr>
            <w:rFonts w:ascii="Times New Roman" w:eastAsia="Times New Roman" w:hAnsi="Times New Roman" w:cs="Times New Roman"/>
          </w:rPr>
          <w:t xml:space="preserve"> pretraining</w:t>
        </w:r>
      </w:ins>
      <w:ins w:id="2656" w:author="Benton, Deon" w:date="2026-03-09T18:55:00Z" w16du:dateUtc="2026-03-09T23:55:00Z">
        <w:r w:rsidR="00CC3593">
          <w:rPr>
            <w:rFonts w:ascii="Times New Roman" w:eastAsia="Times New Roman" w:hAnsi="Times New Roman" w:cs="Times New Roman"/>
          </w:rPr>
          <w:t>.</w:t>
        </w:r>
      </w:ins>
      <w:ins w:id="2657" w:author="Benton, Deon" w:date="2026-03-09T18:56:00Z" w16du:dateUtc="2026-03-09T23:56:00Z">
        <w:r w:rsidR="00C2212E">
          <w:rPr>
            <w:rFonts w:ascii="Times New Roman" w:eastAsia="Times New Roman" w:hAnsi="Times New Roman" w:cs="Times New Roman"/>
          </w:rPr>
          <w:t xml:space="preserve"> </w:t>
        </w:r>
      </w:ins>
      <w:ins w:id="2658" w:author="Benton, Deon" w:date="2026-03-09T18:57:00Z" w16du:dateUtc="2026-03-09T23:57:00Z">
        <w:r w:rsidR="00C2212E">
          <w:rPr>
            <w:rFonts w:ascii="Times New Roman" w:eastAsia="Times New Roman" w:hAnsi="Times New Roman" w:cs="Times New Roman"/>
          </w:rPr>
          <w:t xml:space="preserve">The trouble here is that </w:t>
        </w:r>
      </w:ins>
      <w:ins w:id="2659" w:author="Benton, Deon" w:date="2026-03-30T14:07:00Z" w16du:dateUtc="2026-03-30T19:07:00Z">
        <w:r w:rsidR="001C40F2">
          <w:rPr>
            <w:rFonts w:ascii="Times New Roman" w:eastAsia="Times New Roman" w:hAnsi="Times New Roman" w:cs="Times New Roman"/>
          </w:rPr>
          <w:t xml:space="preserve">although arced motion in the presence of obstacles is the rule, </w:t>
        </w:r>
      </w:ins>
      <w:ins w:id="2660" w:author="Benton, Deon" w:date="2026-03-09T18:57:00Z" w16du:dateUtc="2026-03-09T23:57:00Z">
        <w:r w:rsidR="00C2212E">
          <w:rPr>
            <w:rFonts w:ascii="Times New Roman" w:eastAsia="Times New Roman" w:hAnsi="Times New Roman" w:cs="Times New Roman"/>
          </w:rPr>
          <w:t>infants</w:t>
        </w:r>
      </w:ins>
      <w:ins w:id="2661" w:author="Benton, Deon" w:date="2026-03-30T14:08:00Z" w16du:dateUtc="2026-03-30T19:08:00Z">
        <w:r w:rsidR="001C40F2">
          <w:rPr>
            <w:rFonts w:ascii="Times New Roman" w:eastAsia="Times New Roman" w:hAnsi="Times New Roman" w:cs="Times New Roman"/>
          </w:rPr>
          <w:t xml:space="preserve">’ action processing experience likely also includes </w:t>
        </w:r>
      </w:ins>
      <w:ins w:id="2662" w:author="Benton, Deon" w:date="2026-03-09T18:56:00Z" w16du:dateUtc="2026-03-09T23:56:00Z">
        <w:r w:rsidR="00C2212E">
          <w:rPr>
            <w:rFonts w:ascii="Times New Roman" w:eastAsia="Times New Roman" w:hAnsi="Times New Roman" w:cs="Times New Roman"/>
          </w:rPr>
          <w:t xml:space="preserve">likely </w:t>
        </w:r>
      </w:ins>
      <w:ins w:id="2663" w:author="Benton, Deon" w:date="2026-03-30T14:08:00Z" w16du:dateUtc="2026-03-30T19:08:00Z">
        <w:r w:rsidR="001C40F2">
          <w:rPr>
            <w:rFonts w:ascii="Times New Roman" w:eastAsia="Times New Roman" w:hAnsi="Times New Roman" w:cs="Times New Roman"/>
          </w:rPr>
          <w:t>includes some amount of</w:t>
        </w:r>
      </w:ins>
      <w:ins w:id="2664" w:author="Benton, Deon" w:date="2026-03-09T18:57:00Z" w16du:dateUtc="2026-03-09T23:57:00Z">
        <w:r w:rsidR="00C2212E">
          <w:rPr>
            <w:rFonts w:ascii="Times New Roman" w:eastAsia="Times New Roman" w:hAnsi="Times New Roman" w:cs="Times New Roman"/>
          </w:rPr>
          <w:t xml:space="preserve"> a</w:t>
        </w:r>
      </w:ins>
      <w:ins w:id="2665" w:author="Benton, Deon" w:date="2026-03-09T18:56:00Z" w16du:dateUtc="2026-03-09T23:56:00Z">
        <w:r w:rsidR="00C2212E">
          <w:rPr>
            <w:rFonts w:ascii="Times New Roman" w:eastAsia="Times New Roman" w:hAnsi="Times New Roman" w:cs="Times New Roman"/>
          </w:rPr>
          <w:t>rced motion in the absence of physical o</w:t>
        </w:r>
      </w:ins>
      <w:ins w:id="2666" w:author="Benton, Deon" w:date="2026-03-09T18:57:00Z" w16du:dateUtc="2026-03-09T23:57:00Z">
        <w:r w:rsidR="00C2212E">
          <w:rPr>
            <w:rFonts w:ascii="Times New Roman" w:eastAsia="Times New Roman" w:hAnsi="Times New Roman" w:cs="Times New Roman"/>
          </w:rPr>
          <w:t xml:space="preserve">bstacles (e.g., when </w:t>
        </w:r>
      </w:ins>
      <w:ins w:id="2667" w:author="Benton, Deon" w:date="2026-03-30T14:08:00Z" w16du:dateUtc="2026-03-30T19:08:00Z">
        <w:r w:rsidR="001C40F2">
          <w:rPr>
            <w:rFonts w:ascii="Times New Roman" w:eastAsia="Times New Roman" w:hAnsi="Times New Roman" w:cs="Times New Roman"/>
          </w:rPr>
          <w:t>an older</w:t>
        </w:r>
      </w:ins>
      <w:ins w:id="2668" w:author="Benton, Deon" w:date="2026-03-09T18:57:00Z" w16du:dateUtc="2026-03-09T23:57:00Z">
        <w:r w:rsidR="00C2212E">
          <w:rPr>
            <w:rFonts w:ascii="Times New Roman" w:eastAsia="Times New Roman" w:hAnsi="Times New Roman" w:cs="Times New Roman"/>
          </w:rPr>
          <w:t xml:space="preserve"> sibling joyfully skips around the yard</w:t>
        </w:r>
      </w:ins>
      <w:ins w:id="2669" w:author="Benton, Deon" w:date="2026-03-30T14:09:00Z" w16du:dateUtc="2026-03-30T19:09:00Z">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ins>
      <w:ins w:id="2670" w:author="Benton, Deon" w:date="2026-03-09T18:57:00Z" w16du:dateUtc="2026-03-09T23:57:00Z">
        <w:r w:rsidR="00C2212E">
          <w:rPr>
            <w:rFonts w:ascii="Times New Roman" w:eastAsia="Times New Roman" w:hAnsi="Times New Roman" w:cs="Times New Roman"/>
          </w:rPr>
          <w:t>). Thus,</w:t>
        </w:r>
      </w:ins>
      <w:ins w:id="2671" w:author="Benton, Deon" w:date="2026-03-30T16:27:00Z" w16du:dateUtc="2026-03-30T21:27:00Z">
        <w:r w:rsidR="004C38F1">
          <w:rPr>
            <w:rFonts w:ascii="Times New Roman" w:eastAsia="Times New Roman" w:hAnsi="Times New Roman" w:cs="Times New Roman"/>
          </w:rPr>
          <w:t xml:space="preserve"> before</w:t>
        </w:r>
      </w:ins>
      <w:ins w:id="2672" w:author="Benton, Deon" w:date="2026-03-30T16:28:00Z" w16du:dateUtc="2026-03-30T21:28:00Z">
        <w:r w:rsidR="004C38F1">
          <w:rPr>
            <w:rFonts w:ascii="Times New Roman" w:eastAsia="Times New Roman" w:hAnsi="Times New Roman" w:cs="Times New Roman"/>
          </w:rPr>
          <w:t xml:space="preserve"> it can be concluded that ALIAS provides a plausible explanation of infants’ looking performance in action understanding studies broadly, </w:t>
        </w:r>
      </w:ins>
      <w:ins w:id="2673" w:author="Benton, Deon" w:date="2026-03-30T16:34:00Z" w16du:dateUtc="2026-03-30T21:34:00Z">
        <w:r w:rsidR="007B44B6">
          <w:rPr>
            <w:rFonts w:ascii="Times New Roman" w:eastAsia="Times New Roman" w:hAnsi="Times New Roman" w:cs="Times New Roman"/>
          </w:rPr>
          <w:t>it</w:t>
        </w:r>
      </w:ins>
      <w:ins w:id="2674" w:author="Benton, Deon" w:date="2026-03-30T14:10:00Z" w16du:dateUtc="2026-03-30T19:10:00Z">
        <w:r w:rsidR="003012FF">
          <w:rPr>
            <w:rFonts w:ascii="Times New Roman" w:eastAsia="Times New Roman" w:hAnsi="Times New Roman" w:cs="Times New Roman"/>
          </w:rPr>
          <w:t xml:space="preserve"> is important to demonstrate the </w:t>
        </w:r>
      </w:ins>
      <w:ins w:id="2675" w:author="Benton, Deon" w:date="2026-03-30T16:29:00Z" w16du:dateUtc="2026-03-30T21:29:00Z">
        <w:r w:rsidR="00AB78AE">
          <w:rPr>
            <w:rFonts w:ascii="Times New Roman" w:eastAsia="Times New Roman" w:hAnsi="Times New Roman" w:cs="Times New Roman"/>
          </w:rPr>
          <w:t>robustness of ALIAS’s performance in a</w:t>
        </w:r>
      </w:ins>
      <w:ins w:id="2676" w:author="Benton, Deon" w:date="2026-03-03T16:03:00Z" w16du:dateUtc="2026-03-03T22:03:00Z">
        <w:r w:rsidR="00C67B37">
          <w:rPr>
            <w:rFonts w:ascii="Times New Roman" w:eastAsia="Times New Roman" w:hAnsi="Times New Roman" w:cs="Times New Roman"/>
          </w:rPr>
          <w:t xml:space="preserve"> simulation that varies</w:t>
        </w:r>
      </w:ins>
      <w:ins w:id="2677" w:author="Benton, Deon" w:date="2026-03-30T16:30:00Z" w16du:dateUtc="2026-03-30T21:30:00Z">
        <w:r w:rsidR="00AB78AE">
          <w:rPr>
            <w:rFonts w:ascii="Times New Roman" w:eastAsia="Times New Roman" w:hAnsi="Times New Roman" w:cs="Times New Roman"/>
          </w:rPr>
          <w:t xml:space="preserve"> during pretraining</w:t>
        </w:r>
      </w:ins>
      <w:ins w:id="2678" w:author="Benton, Deon" w:date="2026-03-03T16:03:00Z" w16du:dateUtc="2026-03-03T22:03:00Z">
        <w:r w:rsidR="00C67B37">
          <w:rPr>
            <w:rFonts w:ascii="Times New Roman" w:eastAsia="Times New Roman" w:hAnsi="Times New Roman" w:cs="Times New Roman"/>
          </w:rPr>
          <w:t xml:space="preserve"> </w:t>
        </w:r>
      </w:ins>
      <w:ins w:id="2679" w:author="Benton, Deon" w:date="2026-03-09T18:58:00Z" w16du:dateUtc="2026-03-09T23:58:00Z">
        <w:r w:rsidR="00C2212E">
          <w:rPr>
            <w:rFonts w:ascii="Times New Roman" w:eastAsia="Times New Roman" w:hAnsi="Times New Roman" w:cs="Times New Roman"/>
          </w:rPr>
          <w:t>the amount of</w:t>
        </w:r>
      </w:ins>
      <w:ins w:id="2680" w:author="Benton, Deon" w:date="2026-03-09T18:59:00Z" w16du:dateUtc="2026-03-09T23:59:00Z">
        <w:r w:rsidR="00C2212E">
          <w:rPr>
            <w:rFonts w:ascii="Times New Roman" w:eastAsia="Times New Roman" w:hAnsi="Times New Roman" w:cs="Times New Roman"/>
          </w:rPr>
          <w:t xml:space="preserve"> </w:t>
        </w:r>
      </w:ins>
      <w:ins w:id="2681" w:author="Benton, Deon" w:date="2026-03-30T16:30:00Z" w16du:dateUtc="2026-03-30T21:30:00Z">
        <w:r w:rsidR="00AB78AE">
          <w:rPr>
            <w:rFonts w:ascii="Times New Roman" w:eastAsia="Times New Roman" w:hAnsi="Times New Roman" w:cs="Times New Roman"/>
          </w:rPr>
          <w:t>constrained arced motion</w:t>
        </w:r>
      </w:ins>
      <w:ins w:id="2682" w:author="Benton, Deon" w:date="2026-03-30T16:43:00Z" w16du:dateUtc="2026-03-30T21:43:00Z">
        <w:r w:rsidR="00661234">
          <w:rPr>
            <w:rFonts w:ascii="Times New Roman" w:eastAsia="Times New Roman" w:hAnsi="Times New Roman" w:cs="Times New Roman"/>
          </w:rPr>
          <w:t>. Note that “constrained arced motion”</w:t>
        </w:r>
      </w:ins>
      <w:ins w:id="2683" w:author="Benton, Deon" w:date="2026-03-30T16:44:00Z" w16du:dateUtc="2026-03-30T21:44:00Z">
        <w:r w:rsidR="00661234">
          <w:rPr>
            <w:rFonts w:ascii="Times New Roman" w:eastAsia="Times New Roman" w:hAnsi="Times New Roman" w:cs="Times New Roman"/>
          </w:rPr>
          <w:t xml:space="preserve"> simply refers to</w:t>
        </w:r>
      </w:ins>
      <w:ins w:id="2684" w:author="Benton, Deon" w:date="2026-03-30T16:30:00Z" w16du:dateUtc="2026-03-30T21:30:00Z">
        <w:r w:rsidR="00AB78AE">
          <w:rPr>
            <w:rFonts w:ascii="Times New Roman" w:eastAsia="Times New Roman" w:hAnsi="Times New Roman" w:cs="Times New Roman"/>
          </w:rPr>
          <w:t xml:space="preserve"> arced trajectories </w:t>
        </w:r>
      </w:ins>
      <w:ins w:id="2685" w:author="Benton, Deon" w:date="2026-03-30T16:44:00Z" w16du:dateUtc="2026-03-30T21:44:00Z">
        <w:r w:rsidR="00661234">
          <w:rPr>
            <w:rFonts w:ascii="Times New Roman" w:eastAsia="Times New Roman" w:hAnsi="Times New Roman" w:cs="Times New Roman"/>
          </w:rPr>
          <w:t xml:space="preserve">that are </w:t>
        </w:r>
      </w:ins>
      <w:ins w:id="2686" w:author="Benton, Deon" w:date="2026-03-30T16:30:00Z" w16du:dateUtc="2026-03-30T21:30:00Z">
        <w:r w:rsidR="00AB78AE">
          <w:rPr>
            <w:rFonts w:ascii="Times New Roman" w:eastAsia="Times New Roman" w:hAnsi="Times New Roman" w:cs="Times New Roman"/>
          </w:rPr>
          <w:t>constrained</w:t>
        </w:r>
      </w:ins>
      <w:ins w:id="2687" w:author="Benton, Deon" w:date="2026-03-30T16:31:00Z" w16du:dateUtc="2026-03-30T21:31:00Z">
        <w:r w:rsidR="00AB78AE">
          <w:rPr>
            <w:rFonts w:ascii="Times New Roman" w:eastAsia="Times New Roman" w:hAnsi="Times New Roman" w:cs="Times New Roman"/>
          </w:rPr>
          <w:t xml:space="preserve"> by obstacles</w:t>
        </w:r>
      </w:ins>
      <w:ins w:id="2688" w:author="Benton, Deon" w:date="2026-03-03T16:06:00Z" w16du:dateUtc="2026-03-03T22:06:00Z">
        <w:r w:rsidR="002306DE">
          <w:rPr>
            <w:rFonts w:ascii="Times New Roman" w:eastAsia="Times New Roman" w:hAnsi="Times New Roman" w:cs="Times New Roman"/>
          </w:rPr>
          <w:t xml:space="preserve">. </w:t>
        </w:r>
      </w:ins>
      <w:r w:rsidR="00524642">
        <w:rPr>
          <w:rFonts w:ascii="Times New Roman" w:eastAsia="Times New Roman" w:hAnsi="Times New Roman" w:cs="Times New Roman"/>
        </w:rPr>
        <w:t xml:space="preserve"> </w:t>
      </w:r>
      <w:ins w:id="2689" w:author="Benton, Deon" w:date="2026-03-30T16:31:00Z" w16du:dateUtc="2026-03-30T21:31:00Z">
        <w:r w:rsidR="00AB78AE">
          <w:rPr>
            <w:rFonts w:ascii="Times New Roman" w:eastAsia="Times New Roman" w:hAnsi="Times New Roman" w:cs="Times New Roman"/>
          </w:rPr>
          <w:t>Simulation 1b addressed this issue.</w:t>
        </w:r>
      </w:ins>
      <w:ins w:id="2690" w:author="Benton, Deon" w:date="2026-03-30T16:32:00Z" w16du:dateUtc="2026-03-30T21:32:00Z">
        <w:r w:rsidR="002306AB">
          <w:rPr>
            <w:rFonts w:ascii="Times New Roman" w:eastAsia="Times New Roman" w:hAnsi="Times New Roman" w:cs="Times New Roman"/>
          </w:rPr>
          <w:t xml:space="preserve"> Another issue</w:t>
        </w:r>
      </w:ins>
      <w:ins w:id="2691" w:author="Benton, Deon" w:date="2026-03-30T16:33:00Z" w16du:dateUtc="2026-03-30T21:33:00Z">
        <w:r w:rsidR="002306AB">
          <w:rPr>
            <w:rFonts w:ascii="Times New Roman" w:eastAsia="Times New Roman" w:hAnsi="Times New Roman" w:cs="Times New Roman"/>
          </w:rPr>
          <w:t xml:space="preserve"> </w:t>
        </w:r>
      </w:ins>
      <w:ins w:id="2692" w:author="Benton, Deon" w:date="2026-03-30T16:32:00Z" w16du:dateUtc="2026-03-30T21:32:00Z">
        <w:r w:rsidR="002306AB">
          <w:rPr>
            <w:rFonts w:ascii="Times New Roman" w:eastAsia="Times New Roman" w:hAnsi="Times New Roman" w:cs="Times New Roman"/>
          </w:rPr>
          <w:t>concerns</w:t>
        </w:r>
      </w:ins>
      <w:ins w:id="2693" w:author="Benton, Deon" w:date="2026-03-30T16:42:00Z" w16du:dateUtc="2026-03-30T21:42:00Z">
        <w:r w:rsidR="00661234">
          <w:rPr>
            <w:rFonts w:ascii="Times New Roman" w:eastAsia="Times New Roman" w:hAnsi="Times New Roman" w:cs="Times New Roman"/>
          </w:rPr>
          <w:t xml:space="preserve"> whether, as was argued in the Introduction,</w:t>
        </w:r>
      </w:ins>
      <w:ins w:id="2694" w:author="Benton, Deon" w:date="2026-03-30T16:38:00Z" w16du:dateUtc="2026-03-30T21:38:00Z">
        <w:r w:rsidR="00F20DF3">
          <w:rPr>
            <w:rFonts w:ascii="Times New Roman" w:eastAsia="Times New Roman" w:hAnsi="Times New Roman" w:cs="Times New Roman"/>
          </w:rPr>
          <w:t xml:space="preserve"> </w:t>
        </w:r>
      </w:ins>
      <w:ins w:id="2695" w:author="Benton, Deon" w:date="2026-03-30T16:42:00Z" w16du:dateUtc="2026-03-30T21:42:00Z">
        <w:r w:rsidR="00661234">
          <w:rPr>
            <w:rFonts w:ascii="Times New Roman" w:eastAsia="Times New Roman" w:hAnsi="Times New Roman" w:cs="Times New Roman"/>
          </w:rPr>
          <w:t xml:space="preserve">ALIAS </w:t>
        </w:r>
      </w:ins>
      <w:ins w:id="2696" w:author="Benton, Deon" w:date="2026-03-30T16:39:00Z" w16du:dateUtc="2026-03-30T21:39:00Z">
        <w:r w:rsidR="00F20DF3">
          <w:rPr>
            <w:rFonts w:ascii="Times New Roman" w:eastAsia="Times New Roman" w:hAnsi="Times New Roman" w:cs="Times New Roman"/>
          </w:rPr>
          <w:t xml:space="preserve">has greater </w:t>
        </w:r>
      </w:ins>
      <w:ins w:id="2697" w:author="Benton, Deon" w:date="2026-03-30T16:32:00Z" w16du:dateUtc="2026-03-30T21:32:00Z">
        <w:r w:rsidR="002306AB">
          <w:rPr>
            <w:rFonts w:ascii="Times New Roman" w:eastAsia="Times New Roman" w:hAnsi="Times New Roman" w:cs="Times New Roman"/>
          </w:rPr>
          <w:t>explanatory breadth</w:t>
        </w:r>
      </w:ins>
      <w:ins w:id="2698" w:author="Benton, Deon" w:date="2026-03-30T16:42:00Z" w16du:dateUtc="2026-03-30T21:42:00Z">
        <w:r w:rsidR="00661234">
          <w:rPr>
            <w:rFonts w:ascii="Times New Roman" w:eastAsia="Times New Roman" w:hAnsi="Times New Roman" w:cs="Times New Roman"/>
          </w:rPr>
          <w:t xml:space="preserve"> than OM10</w:t>
        </w:r>
      </w:ins>
      <w:ins w:id="2699" w:author="Benton, Deon" w:date="2026-03-30T16:44:00Z" w16du:dateUtc="2026-03-30T21:44:00Z">
        <w:r w:rsidR="004235B8">
          <w:rPr>
            <w:rFonts w:ascii="Times New Roman" w:eastAsia="Times New Roman" w:hAnsi="Times New Roman" w:cs="Times New Roman"/>
          </w:rPr>
          <w:t xml:space="preserve">; that is, </w:t>
        </w:r>
      </w:ins>
      <w:ins w:id="2700" w:author="Benton, Deon" w:date="2026-03-30T16:40:00Z" w16du:dateUtc="2026-03-30T21:40:00Z">
        <w:r w:rsidR="00001ABA">
          <w:rPr>
            <w:rFonts w:ascii="Times New Roman" w:eastAsia="Times New Roman" w:hAnsi="Times New Roman" w:cs="Times New Roman"/>
          </w:rPr>
          <w:t xml:space="preserve">it remains to be </w:t>
        </w:r>
      </w:ins>
      <w:ins w:id="2701" w:author="Benton, Deon" w:date="2026-03-30T16:43:00Z" w16du:dateUtc="2026-03-30T21:43:00Z">
        <w:r w:rsidR="00661234">
          <w:rPr>
            <w:rFonts w:ascii="Times New Roman" w:eastAsia="Times New Roman" w:hAnsi="Times New Roman" w:cs="Times New Roman"/>
          </w:rPr>
          <w:t>seen</w:t>
        </w:r>
      </w:ins>
      <w:ins w:id="2702" w:author="Benton, Deon" w:date="2026-03-30T16:40:00Z" w16du:dateUtc="2026-03-30T21:40:00Z">
        <w:r w:rsidR="00001ABA">
          <w:rPr>
            <w:rFonts w:ascii="Times New Roman" w:eastAsia="Times New Roman" w:hAnsi="Times New Roman" w:cs="Times New Roman"/>
          </w:rPr>
          <w:t xml:space="preserve"> whether </w:t>
        </w:r>
      </w:ins>
      <w:ins w:id="2703" w:author="Benton, Deon" w:date="2026-03-30T16:43:00Z" w16du:dateUtc="2026-03-30T21:43:00Z">
        <w:r w:rsidR="00661234">
          <w:rPr>
            <w:rFonts w:ascii="Times New Roman" w:eastAsia="Times New Roman" w:hAnsi="Times New Roman" w:cs="Times New Roman"/>
          </w:rPr>
          <w:t>ALIAS can capture a wider range of key findings than OM10.</w:t>
        </w:r>
      </w:ins>
      <w:ins w:id="2704" w:author="Benton, Deon" w:date="2026-03-30T16:41:00Z" w16du:dateUtc="2026-03-30T21:41:00Z">
        <w:r w:rsidR="00001ABA">
          <w:rPr>
            <w:rFonts w:ascii="Times New Roman" w:eastAsia="Times New Roman" w:hAnsi="Times New Roman" w:cs="Times New Roman"/>
          </w:rPr>
          <w:t xml:space="preserve"> </w:t>
        </w:r>
      </w:ins>
      <w:ins w:id="2705" w:author="Benton, Deon" w:date="2026-03-30T16:43:00Z" w16du:dateUtc="2026-03-30T21:43:00Z">
        <w:r w:rsidR="00661234">
          <w:rPr>
            <w:rFonts w:ascii="Times New Roman" w:eastAsia="Times New Roman" w:hAnsi="Times New Roman" w:cs="Times New Roman"/>
          </w:rPr>
          <w:t>This issue was explored in subsequent simulations.</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706"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707" w:author="Benton, Deon" w:date="2026-03-03T16:07:00Z" w16du:dateUtc="2026-03-03T22:07:00Z">
        <w:r w:rsidR="003C5492">
          <w:rPr>
            <w:rFonts w:ascii="Times New Roman" w:eastAsia="Times New Roman" w:hAnsi="Times New Roman" w:cs="Times New Roman"/>
            <w:b/>
            <w:bCs/>
          </w:rPr>
          <w:t>1b</w:t>
        </w:r>
      </w:ins>
    </w:p>
    <w:p w14:paraId="7654B5CB" w14:textId="0CF1290C" w:rsidR="00D135D3" w:rsidRDefault="00585C9B" w:rsidP="009A08C7">
      <w:pPr>
        <w:spacing w:line="480" w:lineRule="auto"/>
        <w:ind w:firstLine="720"/>
        <w:contextualSpacing/>
        <w:rPr>
          <w:ins w:id="2708" w:author="Benton, Deon" w:date="2026-03-30T17:19:00Z" w16du:dateUtc="2026-03-30T22:19:00Z"/>
          <w:rFonts w:ascii="Times New Roman" w:eastAsia="Times New Roman" w:hAnsi="Times New Roman" w:cs="Times New Roman"/>
        </w:rPr>
      </w:pPr>
      <w:ins w:id="2709" w:author="Benton, Deon" w:date="2026-03-09T19:04:00Z" w16du:dateUtc="2026-03-10T00:04:00Z">
        <w:r>
          <w:rPr>
            <w:rFonts w:ascii="Times New Roman" w:eastAsia="Times New Roman" w:hAnsi="Times New Roman" w:cs="Times New Roman"/>
          </w:rPr>
          <w:lastRenderedPageBreak/>
          <w:t xml:space="preserve">The main difference between this simulation and Simulation 1a was that here </w:t>
        </w:r>
      </w:ins>
      <w:ins w:id="2710" w:author="Benton, Deon" w:date="2026-03-09T19:05:00Z" w16du:dateUtc="2026-03-10T00:05:00Z">
        <w:r>
          <w:rPr>
            <w:rFonts w:ascii="Times New Roman" w:eastAsia="Times New Roman" w:hAnsi="Times New Roman" w:cs="Times New Roman"/>
          </w:rPr>
          <w:t xml:space="preserve">the ratio of arced motion with obstacles to </w:t>
        </w:r>
      </w:ins>
      <w:ins w:id="2711" w:author="Benton, Deon" w:date="2026-03-09T19:06:00Z" w16du:dateUtc="2026-03-10T00:06:00Z">
        <w:r>
          <w:rPr>
            <w:rFonts w:ascii="Times New Roman" w:eastAsia="Times New Roman" w:hAnsi="Times New Roman" w:cs="Times New Roman"/>
          </w:rPr>
          <w:t>that</w:t>
        </w:r>
      </w:ins>
      <w:ins w:id="2712" w:author="Benton, Deon" w:date="2026-03-09T19:05:00Z" w16du:dateUtc="2026-03-10T00:05:00Z">
        <w:r>
          <w:rPr>
            <w:rFonts w:ascii="Times New Roman" w:eastAsia="Times New Roman" w:hAnsi="Times New Roman" w:cs="Times New Roman"/>
          </w:rPr>
          <w:t xml:space="preserve"> without obstacles varie</w:t>
        </w:r>
      </w:ins>
      <w:ins w:id="2713" w:author="Benton, Deon" w:date="2026-03-09T19:06:00Z" w16du:dateUtc="2026-03-10T00:06:00Z">
        <w:r>
          <w:rPr>
            <w:rFonts w:ascii="Times New Roman" w:eastAsia="Times New Roman" w:hAnsi="Times New Roman" w:cs="Times New Roman"/>
          </w:rPr>
          <w:t xml:space="preserve">d across networks. </w:t>
        </w:r>
      </w:ins>
      <w:ins w:id="2714" w:author="Benton, Deon" w:date="2026-03-09T19:12:00Z" w16du:dateUtc="2026-03-10T00:12:00Z">
        <w:r w:rsidR="00560C9F">
          <w:rPr>
            <w:rFonts w:ascii="Times New Roman" w:eastAsia="Times New Roman" w:hAnsi="Times New Roman" w:cs="Times New Roman"/>
          </w:rPr>
          <w:t>Six</w:t>
        </w:r>
      </w:ins>
      <w:ins w:id="2715" w:author="Benton, Deon" w:date="2026-03-03T16:20:00Z" w16du:dateUtc="2026-03-03T22:20:00Z">
        <w:r w:rsidR="0086256F">
          <w:rPr>
            <w:rFonts w:ascii="Times New Roman" w:eastAsia="Times New Roman" w:hAnsi="Times New Roman" w:cs="Times New Roman"/>
          </w:rPr>
          <w:t xml:space="preserve"> different ratio</w:t>
        </w:r>
      </w:ins>
      <w:ins w:id="2716" w:author="Benton, Deon" w:date="2026-03-09T19:07:00Z" w16du:dateUtc="2026-03-10T00:07:00Z">
        <w:r>
          <w:rPr>
            <w:rFonts w:ascii="Times New Roman" w:eastAsia="Times New Roman" w:hAnsi="Times New Roman" w:cs="Times New Roman"/>
          </w:rPr>
          <w:t xml:space="preserve"> conditions</w:t>
        </w:r>
      </w:ins>
      <w:ins w:id="2717"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2718" w:author="Benton, Deon" w:date="2026-03-03T16:17:00Z" w16du:dateUtc="2026-03-03T22:17:00Z">
        <w:r w:rsidR="00B208F8">
          <w:rPr>
            <w:rFonts w:ascii="Times New Roman" w:eastAsia="Times New Roman" w:hAnsi="Times New Roman" w:cs="Times New Roman"/>
          </w:rPr>
          <w:t xml:space="preserve"> </w:t>
        </w:r>
      </w:ins>
      <w:ins w:id="2719"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2720"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2721" w:author="Benton, Deon" w:date="2026-03-09T19:11:00Z" w16du:dateUtc="2026-03-10T00:11:00Z">
        <w:r w:rsidR="00560C9F">
          <w:rPr>
            <w:rFonts w:ascii="Times New Roman" w:eastAsia="Times New Roman" w:hAnsi="Times New Roman" w:cs="Times New Roman"/>
          </w:rPr>
          <w:t xml:space="preserve">; </w:t>
        </w:r>
      </w:ins>
      <w:ins w:id="2722" w:author="Benton, Deon" w:date="2026-03-09T19:12:00Z" w16du:dateUtc="2026-03-10T00:12:00Z">
        <w:r w:rsidR="00560C9F">
          <w:rPr>
            <w:rFonts w:ascii="Times New Roman" w:eastAsia="Times New Roman" w:hAnsi="Times New Roman" w:cs="Times New Roman"/>
          </w:rPr>
          <w:t>7</w:t>
        </w:r>
      </w:ins>
      <w:ins w:id="2723" w:author="Benton, Deon" w:date="2026-03-09T19:11:00Z" w16du:dateUtc="2026-03-10T00:11:00Z">
        <w:r w:rsidR="00560C9F">
          <w:rPr>
            <w:rFonts w:ascii="Times New Roman" w:eastAsia="Times New Roman" w:hAnsi="Times New Roman" w:cs="Times New Roman"/>
          </w:rPr>
          <w:t xml:space="preserve">0% arced motion with obstacles vs. </w:t>
        </w:r>
      </w:ins>
      <w:ins w:id="2724" w:author="Benton, Deon" w:date="2026-03-09T19:12:00Z" w16du:dateUtc="2026-03-10T00:12:00Z">
        <w:r w:rsidR="00560C9F">
          <w:rPr>
            <w:rFonts w:ascii="Times New Roman" w:eastAsia="Times New Roman" w:hAnsi="Times New Roman" w:cs="Times New Roman"/>
          </w:rPr>
          <w:t>3</w:t>
        </w:r>
      </w:ins>
      <w:ins w:id="2725" w:author="Benton, Deon" w:date="2026-03-09T19:11:00Z" w16du:dateUtc="2026-03-10T00:11:00Z">
        <w:r w:rsidR="00560C9F">
          <w:rPr>
            <w:rFonts w:ascii="Times New Roman" w:eastAsia="Times New Roman" w:hAnsi="Times New Roman" w:cs="Times New Roman"/>
          </w:rPr>
          <w:t>0% arced motion without obstacles</w:t>
        </w:r>
      </w:ins>
      <w:ins w:id="2726"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2727" w:author="Benton, Deon" w:date="2026-03-09T19:13:00Z" w16du:dateUtc="2026-03-10T00:13:00Z">
        <w:r w:rsidR="00736F05">
          <w:rPr>
            <w:rFonts w:ascii="Times New Roman" w:eastAsia="Times New Roman" w:hAnsi="Times New Roman" w:cs="Times New Roman"/>
          </w:rPr>
          <w:t>5</w:t>
        </w:r>
      </w:ins>
      <w:ins w:id="2728" w:author="Benton, Deon" w:date="2026-03-09T19:12:00Z" w16du:dateUtc="2026-03-10T00:12:00Z">
        <w:r w:rsidR="00736F05">
          <w:rPr>
            <w:rFonts w:ascii="Times New Roman" w:eastAsia="Times New Roman" w:hAnsi="Times New Roman" w:cs="Times New Roman"/>
          </w:rPr>
          <w:t xml:space="preserve">0% arced motion with obstacles vs. </w:t>
        </w:r>
      </w:ins>
      <w:ins w:id="2729" w:author="Benton, Deon" w:date="2026-03-09T19:13:00Z" w16du:dateUtc="2026-03-10T00:13:00Z">
        <w:r w:rsidR="00736F05">
          <w:rPr>
            <w:rFonts w:ascii="Times New Roman" w:eastAsia="Times New Roman" w:hAnsi="Times New Roman" w:cs="Times New Roman"/>
          </w:rPr>
          <w:t>5</w:t>
        </w:r>
      </w:ins>
      <w:ins w:id="2730" w:author="Benton, Deon" w:date="2026-03-09T19:12:00Z" w16du:dateUtc="2026-03-10T00:12:00Z">
        <w:r w:rsidR="00736F05">
          <w:rPr>
            <w:rFonts w:ascii="Times New Roman" w:eastAsia="Times New Roman" w:hAnsi="Times New Roman" w:cs="Times New Roman"/>
          </w:rPr>
          <w:t>0% arced motion without obstacles</w:t>
        </w:r>
      </w:ins>
      <w:ins w:id="2731" w:author="Benton, Deon" w:date="2026-03-09T19:06:00Z" w16du:dateUtc="2026-03-10T00:06:00Z">
        <w:r>
          <w:rPr>
            <w:rFonts w:ascii="Times New Roman" w:eastAsia="Times New Roman" w:hAnsi="Times New Roman" w:cs="Times New Roman"/>
          </w:rPr>
          <w:t xml:space="preserve">. </w:t>
        </w:r>
      </w:ins>
      <w:ins w:id="2732" w:author="Benton, Deon" w:date="2026-03-30T17:02:00Z" w16du:dateUtc="2026-03-30T22:02:00Z">
        <w:r w:rsidR="00902E7F">
          <w:rPr>
            <w:rFonts w:ascii="Times New Roman" w:eastAsia="Times New Roman" w:hAnsi="Times New Roman" w:cs="Times New Roman"/>
          </w:rPr>
          <w:t xml:space="preserve">Here, a given ratio </w:t>
        </w:r>
      </w:ins>
      <w:ins w:id="2733" w:author="Benton, Deon" w:date="2026-03-30T17:11:00Z" w16du:dateUtc="2026-03-30T22:11:00Z">
        <w:r w:rsidR="00426521">
          <w:rPr>
            <w:rFonts w:ascii="Times New Roman" w:eastAsia="Times New Roman" w:hAnsi="Times New Roman" w:cs="Times New Roman"/>
          </w:rPr>
          <w:t>reflects</w:t>
        </w:r>
      </w:ins>
      <w:ins w:id="2734" w:author="Benton, Deon" w:date="2026-03-30T17:04:00Z" w16du:dateUtc="2026-03-30T22:04:00Z">
        <w:r w:rsidR="002E142A">
          <w:rPr>
            <w:rFonts w:ascii="Times New Roman" w:eastAsia="Times New Roman" w:hAnsi="Times New Roman" w:cs="Times New Roman"/>
          </w:rPr>
          <w:t xml:space="preserve"> the proportion of time</w:t>
        </w:r>
      </w:ins>
      <w:ins w:id="2735" w:author="Benton, Deon" w:date="2026-03-30T17:05:00Z" w16du:dateUtc="2026-03-30T22:05:00Z">
        <w:r w:rsidR="002E142A">
          <w:rPr>
            <w:rFonts w:ascii="Times New Roman" w:eastAsia="Times New Roman" w:hAnsi="Times New Roman" w:cs="Times New Roman"/>
          </w:rPr>
          <w:t xml:space="preserve"> during pretraining</w:t>
        </w:r>
      </w:ins>
      <w:ins w:id="2736" w:author="Benton, Deon" w:date="2026-03-30T17:04:00Z" w16du:dateUtc="2026-03-30T22:04:00Z">
        <w:r w:rsidR="002E142A">
          <w:rPr>
            <w:rFonts w:ascii="Times New Roman" w:eastAsia="Times New Roman" w:hAnsi="Times New Roman" w:cs="Times New Roman"/>
          </w:rPr>
          <w:t xml:space="preserve"> that networks experienced </w:t>
        </w:r>
      </w:ins>
      <w:ins w:id="2737" w:author="Benton, Deon" w:date="2026-03-30T17:05:00Z" w16du:dateUtc="2026-03-30T22:05:00Z">
        <w:r w:rsidR="002E142A">
          <w:rPr>
            <w:rFonts w:ascii="Times New Roman" w:eastAsia="Times New Roman" w:hAnsi="Times New Roman" w:cs="Times New Roman"/>
          </w:rPr>
          <w:t>the corresponding motion.</w:t>
        </w:r>
      </w:ins>
      <w:ins w:id="2738" w:author="Benton, Deon" w:date="2026-03-30T17:02:00Z" w16du:dateUtc="2026-03-30T22:02:00Z">
        <w:r w:rsidR="00902E7F">
          <w:rPr>
            <w:rFonts w:ascii="Times New Roman" w:eastAsia="Times New Roman" w:hAnsi="Times New Roman" w:cs="Times New Roman"/>
          </w:rPr>
          <w:t xml:space="preserve"> </w:t>
        </w:r>
      </w:ins>
      <w:ins w:id="2739" w:author="Benton, Deon" w:date="2026-03-30T17:05:00Z" w16du:dateUtc="2026-03-30T22:05:00Z">
        <w:r w:rsidR="002E142A">
          <w:rPr>
            <w:rFonts w:ascii="Times New Roman" w:eastAsia="Times New Roman" w:hAnsi="Times New Roman" w:cs="Times New Roman"/>
          </w:rPr>
          <w:t xml:space="preserve">Consider the </w:t>
        </w:r>
      </w:ins>
      <w:ins w:id="2740" w:author="Benton, Deon" w:date="2026-03-30T17:07:00Z" w16du:dateUtc="2026-03-30T22:07:00Z">
        <w:r w:rsidR="00B627C2">
          <w:rPr>
            <w:rFonts w:ascii="Times New Roman" w:eastAsia="Times New Roman" w:hAnsi="Times New Roman" w:cs="Times New Roman"/>
          </w:rPr>
          <w:t>“</w:t>
        </w:r>
      </w:ins>
      <w:ins w:id="2741" w:author="Benton, Deon" w:date="2026-03-30T17:05:00Z" w16du:dateUtc="2026-03-30T22:05:00Z">
        <w:r w:rsidR="002E142A">
          <w:rPr>
            <w:rFonts w:ascii="Times New Roman" w:eastAsia="Times New Roman" w:hAnsi="Times New Roman" w:cs="Times New Roman"/>
          </w:rPr>
          <w:t>60% arced motion with obstacles vs. 40% arced motion without obstacles</w:t>
        </w:r>
      </w:ins>
      <w:ins w:id="2742" w:author="Benton, Deon" w:date="2026-03-30T17:07:00Z" w16du:dateUtc="2026-03-30T22:07:00Z">
        <w:r w:rsidR="00B627C2">
          <w:rPr>
            <w:rFonts w:ascii="Times New Roman" w:eastAsia="Times New Roman" w:hAnsi="Times New Roman" w:cs="Times New Roman"/>
          </w:rPr>
          <w:t>”</w:t>
        </w:r>
      </w:ins>
      <w:ins w:id="2743" w:author="Benton, Deon" w:date="2026-03-30T17:05:00Z" w16du:dateUtc="2026-03-30T22:05:00Z">
        <w:r w:rsidR="002E142A">
          <w:rPr>
            <w:rFonts w:ascii="Times New Roman" w:eastAsia="Times New Roman" w:hAnsi="Times New Roman" w:cs="Times New Roman"/>
          </w:rPr>
          <w:t xml:space="preserve"> condition, for example. In this condition, </w:t>
        </w:r>
      </w:ins>
      <w:ins w:id="2744" w:author="Benton, Deon" w:date="2026-03-30T17:10:00Z" w16du:dateUtc="2026-03-30T22:10:00Z">
        <w:r w:rsidR="00426521">
          <w:rPr>
            <w:rFonts w:ascii="Times New Roman" w:eastAsia="Times New Roman" w:hAnsi="Times New Roman" w:cs="Times New Roman"/>
          </w:rPr>
          <w:t xml:space="preserve">arced motion occurred with obstacles 60% of the time; the remaining 40% of the time, </w:t>
        </w:r>
        <w:proofErr w:type="gramStart"/>
        <w:r w:rsidR="00426521">
          <w:rPr>
            <w:rFonts w:ascii="Times New Roman" w:eastAsia="Times New Roman" w:hAnsi="Times New Roman" w:cs="Times New Roman"/>
          </w:rPr>
          <w:t>arced</w:t>
        </w:r>
        <w:proofErr w:type="gramEnd"/>
        <w:r w:rsidR="00426521">
          <w:rPr>
            <w:rFonts w:ascii="Times New Roman" w:eastAsia="Times New Roman" w:hAnsi="Times New Roman" w:cs="Times New Roman"/>
          </w:rPr>
          <w:t xml:space="preserve"> motion occurred alone.</w:t>
        </w:r>
      </w:ins>
      <w:ins w:id="2745" w:author="Benton, Deon" w:date="2026-03-30T17:11:00Z" w16du:dateUtc="2026-03-30T22:11:00Z">
        <w:r w:rsidR="00426521">
          <w:rPr>
            <w:rFonts w:ascii="Times New Roman" w:eastAsia="Times New Roman" w:hAnsi="Times New Roman" w:cs="Times New Roman"/>
          </w:rPr>
          <w:t xml:space="preserve"> </w:t>
        </w:r>
      </w:ins>
      <w:ins w:id="2746" w:author="Benton, Deon" w:date="2026-03-30T17:16:00Z" w16du:dateUtc="2026-03-30T22:16:00Z">
        <w:r w:rsidR="008764BA">
          <w:rPr>
            <w:rFonts w:ascii="Times New Roman" w:eastAsia="Times New Roman" w:hAnsi="Times New Roman" w:cs="Times New Roman"/>
          </w:rPr>
          <w:t>This approach of</w:t>
        </w:r>
      </w:ins>
      <w:ins w:id="2747" w:author="Benton, Deon" w:date="2026-03-30T17:12:00Z" w16du:dateUtc="2026-03-30T22:12:00Z">
        <w:r w:rsidR="00B62F20">
          <w:rPr>
            <w:rFonts w:ascii="Times New Roman" w:eastAsia="Times New Roman" w:hAnsi="Times New Roman" w:cs="Times New Roman"/>
          </w:rPr>
          <w:t xml:space="preserve"> </w:t>
        </w:r>
      </w:ins>
      <w:ins w:id="2748" w:author="Benton, Deon" w:date="2026-03-30T17:13:00Z" w16du:dateUtc="2026-03-30T22:13:00Z">
        <w:r w:rsidR="00B62F20">
          <w:rPr>
            <w:rFonts w:ascii="Times New Roman" w:eastAsia="Times New Roman" w:hAnsi="Times New Roman" w:cs="Times New Roman"/>
          </w:rPr>
          <w:t xml:space="preserve">parametrically varying the amount of </w:t>
        </w:r>
      </w:ins>
      <w:ins w:id="2749" w:author="Benton, Deon" w:date="2026-03-30T17:16:00Z" w16du:dateUtc="2026-03-30T22:16:00Z">
        <w:r w:rsidR="008764BA">
          <w:rPr>
            <w:rFonts w:ascii="Times New Roman" w:eastAsia="Times New Roman" w:hAnsi="Times New Roman" w:cs="Times New Roman"/>
          </w:rPr>
          <w:t xml:space="preserve">pretraining </w:t>
        </w:r>
      </w:ins>
      <w:ins w:id="2750" w:author="Benton, Deon" w:date="2026-03-30T17:14:00Z" w16du:dateUtc="2026-03-30T22:14:00Z">
        <w:r w:rsidR="0083058F">
          <w:rPr>
            <w:rFonts w:ascii="Times New Roman" w:eastAsia="Times New Roman" w:hAnsi="Times New Roman" w:cs="Times New Roman"/>
          </w:rPr>
          <w:t xml:space="preserve">experience that networks had with each kind of event </w:t>
        </w:r>
      </w:ins>
      <w:ins w:id="2751" w:author="Benton, Deon" w:date="2026-03-30T17:16:00Z" w16du:dateUtc="2026-03-30T22:16:00Z">
        <w:r w:rsidR="008764BA">
          <w:rPr>
            <w:rFonts w:ascii="Times New Roman" w:eastAsia="Times New Roman" w:hAnsi="Times New Roman" w:cs="Times New Roman"/>
          </w:rPr>
          <w:t>was adopted because there is</w:t>
        </w:r>
      </w:ins>
      <w:ins w:id="2752" w:author="Benton, Deon" w:date="2026-03-30T17:12:00Z" w16du:dateUtc="2026-03-30T22:12:00Z">
        <w:r w:rsidR="00B62F20">
          <w:rPr>
            <w:rFonts w:ascii="Times New Roman" w:eastAsia="Times New Roman" w:hAnsi="Times New Roman" w:cs="Times New Roman"/>
          </w:rPr>
          <w:t xml:space="preserve"> no clear way to derive empirically the proportion of each kind of event in the real world</w:t>
        </w:r>
      </w:ins>
      <w:ins w:id="2753" w:author="Benton, Deon" w:date="2026-03-30T17:17:00Z" w16du:dateUtc="2026-03-30T22:17:00Z">
        <w:r w:rsidR="008764BA">
          <w:rPr>
            <w:rFonts w:ascii="Times New Roman" w:eastAsia="Times New Roman" w:hAnsi="Times New Roman" w:cs="Times New Roman"/>
          </w:rPr>
          <w:t xml:space="preserve">; however, because the true estimates likely fall within the range of proportions tested here, </w:t>
        </w:r>
      </w:ins>
      <w:ins w:id="2754" w:author="Benton, Deon" w:date="2026-03-30T17:22:00Z" w16du:dateUtc="2026-03-30T22:22:00Z">
        <w:r w:rsidR="009455FE">
          <w:rPr>
            <w:rFonts w:ascii="Times New Roman" w:eastAsia="Times New Roman" w:hAnsi="Times New Roman" w:cs="Times New Roman"/>
          </w:rPr>
          <w:t>the results reported below</w:t>
        </w:r>
      </w:ins>
      <w:ins w:id="2755" w:author="Benton, Deon" w:date="2026-03-30T17:24:00Z" w16du:dateUtc="2026-03-30T22:24:00Z">
        <w:r w:rsidR="009455FE">
          <w:rPr>
            <w:rFonts w:ascii="Times New Roman" w:eastAsia="Times New Roman" w:hAnsi="Times New Roman" w:cs="Times New Roman"/>
          </w:rPr>
          <w:t xml:space="preserve"> </w:t>
        </w:r>
      </w:ins>
      <w:ins w:id="2756" w:author="Benton, Deon" w:date="2026-03-30T17:25:00Z" w16du:dateUtc="2026-03-30T22:25:00Z">
        <w:r w:rsidR="00BC6629">
          <w:rPr>
            <w:rFonts w:ascii="Times New Roman" w:eastAsia="Times New Roman" w:hAnsi="Times New Roman" w:cs="Times New Roman"/>
          </w:rPr>
          <w:t xml:space="preserve">should </w:t>
        </w:r>
      </w:ins>
      <w:ins w:id="2757" w:author="Benton, Deon" w:date="2026-03-30T17:24:00Z" w16du:dateUtc="2026-03-30T22:24:00Z">
        <w:r w:rsidR="009455FE">
          <w:rPr>
            <w:rFonts w:ascii="Times New Roman" w:eastAsia="Times New Roman" w:hAnsi="Times New Roman" w:cs="Times New Roman"/>
          </w:rPr>
          <w:t>provide a reasonable approximation of infants’ expected responses</w:t>
        </w:r>
      </w:ins>
      <w:ins w:id="2758" w:author="Benton, Deon" w:date="2026-03-30T17:25:00Z" w16du:dateUtc="2026-03-30T22:25:00Z">
        <w:r w:rsidR="00BC6629">
          <w:rPr>
            <w:rFonts w:ascii="Times New Roman" w:eastAsia="Times New Roman" w:hAnsi="Times New Roman" w:cs="Times New Roman"/>
          </w:rPr>
          <w:t xml:space="preserve"> across this parameter range</w:t>
        </w:r>
      </w:ins>
      <w:ins w:id="2759" w:author="Benton, Deon" w:date="2026-03-30T17:24:00Z" w16du:dateUtc="2026-03-30T22:24:00Z">
        <w:r w:rsidR="009455FE">
          <w:rPr>
            <w:rFonts w:ascii="Times New Roman" w:eastAsia="Times New Roman" w:hAnsi="Times New Roman" w:cs="Times New Roman"/>
          </w:rPr>
          <w:t>.</w:t>
        </w:r>
      </w:ins>
    </w:p>
    <w:p w14:paraId="6A58B730" w14:textId="18A15677" w:rsidR="009A08C7" w:rsidRDefault="00237719" w:rsidP="00F05034">
      <w:pPr>
        <w:spacing w:line="480" w:lineRule="auto"/>
        <w:ind w:firstLine="720"/>
        <w:contextualSpacing/>
        <w:rPr>
          <w:ins w:id="2760" w:author="Benton, Deon" w:date="2026-03-09T19:14:00Z" w16du:dateUtc="2026-03-10T00:14:00Z"/>
          <w:rFonts w:ascii="Times New Roman" w:eastAsia="Times New Roman" w:hAnsi="Times New Roman" w:cs="Times New Roman"/>
        </w:rPr>
      </w:pPr>
      <w:ins w:id="2761" w:author="Benton, Deon" w:date="2026-03-30T17:26:00Z" w16du:dateUtc="2026-03-30T22:26:00Z">
        <w:r>
          <w:rPr>
            <w:rFonts w:ascii="Times New Roman" w:eastAsia="Times New Roman" w:hAnsi="Times New Roman" w:cs="Times New Roman"/>
          </w:rPr>
          <w:t>Two final notes are worth making. First,</w:t>
        </w:r>
      </w:ins>
      <w:ins w:id="2762" w:author="Benton, Deon" w:date="2026-03-30T17:19:00Z" w16du:dateUtc="2026-03-30T22:19:00Z">
        <w:r w:rsidR="00D135D3">
          <w:rPr>
            <w:rFonts w:ascii="Times New Roman" w:eastAsia="Times New Roman" w:hAnsi="Times New Roman" w:cs="Times New Roman"/>
          </w:rPr>
          <w:t xml:space="preserve"> </w:t>
        </w:r>
      </w:ins>
      <w:ins w:id="2763" w:author="Benton, Deon" w:date="2026-03-09T19:13:00Z" w16du:dateUtc="2026-03-10T00:13:00Z">
        <w:r w:rsidR="00DE5B14">
          <w:rPr>
            <w:rFonts w:ascii="Times New Roman" w:eastAsia="Times New Roman" w:hAnsi="Times New Roman" w:cs="Times New Roman"/>
          </w:rPr>
          <w:t>the</w:t>
        </w:r>
      </w:ins>
      <w:ins w:id="2764" w:author="Benton, Deon" w:date="2026-03-09T19:06:00Z" w16du:dateUtc="2026-03-10T00:06:00Z">
        <w:r w:rsidR="00585C9B">
          <w:rPr>
            <w:rFonts w:ascii="Times New Roman" w:eastAsia="Times New Roman" w:hAnsi="Times New Roman" w:cs="Times New Roman"/>
          </w:rPr>
          <w:t xml:space="preserve"> </w:t>
        </w:r>
      </w:ins>
      <w:ins w:id="2765" w:author="Benton, Deon" w:date="2026-03-30T17:19:00Z" w16du:dateUtc="2026-03-30T22:19:00Z">
        <w:r w:rsidR="00D135D3">
          <w:rPr>
            <w:rFonts w:ascii="Times New Roman" w:eastAsia="Times New Roman" w:hAnsi="Times New Roman" w:cs="Times New Roman"/>
          </w:rPr>
          <w:t xml:space="preserve">“100% arced motion with obstacles vs. 0% arced motion without obstacles” condition </w:t>
        </w:r>
      </w:ins>
      <w:ins w:id="2766" w:author="Benton, Deon" w:date="2026-03-09T19:07:00Z" w16du:dateUtc="2026-03-10T00:07:00Z">
        <w:r w:rsidR="00585C9B">
          <w:rPr>
            <w:rFonts w:ascii="Times New Roman" w:eastAsia="Times New Roman" w:hAnsi="Times New Roman" w:cs="Times New Roman"/>
          </w:rPr>
          <w:t xml:space="preserve">served as a direct replication of Simulation 1a—networks in that simulation never experienced arced motion </w:t>
        </w:r>
      </w:ins>
      <w:ins w:id="2767" w:author="Benton, Deon" w:date="2026-03-09T19:08:00Z" w16du:dateUtc="2026-03-10T00:08:00Z">
        <w:r w:rsidR="00585C9B">
          <w:rPr>
            <w:rFonts w:ascii="Times New Roman" w:eastAsia="Times New Roman" w:hAnsi="Times New Roman" w:cs="Times New Roman"/>
          </w:rPr>
          <w:t>without</w:t>
        </w:r>
      </w:ins>
      <w:ins w:id="2768" w:author="Benton, Deon" w:date="2026-03-09T19:07:00Z" w16du:dateUtc="2026-03-10T00:07:00Z">
        <w:r w:rsidR="00585C9B">
          <w:rPr>
            <w:rFonts w:ascii="Times New Roman" w:eastAsia="Times New Roman" w:hAnsi="Times New Roman" w:cs="Times New Roman"/>
          </w:rPr>
          <w:t xml:space="preserve"> obstacles. </w:t>
        </w:r>
      </w:ins>
      <w:ins w:id="2769" w:author="Benton, Deon" w:date="2026-03-03T16:20:00Z" w16du:dateUtc="2026-03-03T22:20:00Z">
        <w:r w:rsidR="00AE3FD6">
          <w:rPr>
            <w:rFonts w:ascii="Times New Roman" w:eastAsia="Times New Roman" w:hAnsi="Times New Roman" w:cs="Times New Roman"/>
          </w:rPr>
          <w:t xml:space="preserve"> </w:t>
        </w:r>
      </w:ins>
      <w:ins w:id="2770" w:author="Benton, Deon" w:date="2026-03-09T19:14:00Z" w16du:dateUtc="2026-03-10T00:14:00Z">
        <w:r w:rsidR="009A08C7">
          <w:rPr>
            <w:rFonts w:ascii="Times New Roman" w:eastAsia="Times New Roman" w:hAnsi="Times New Roman" w:cs="Times New Roman"/>
          </w:rPr>
          <w:t>All other aspects of this simulation were identical to Simulation 1a.</w:t>
        </w:r>
      </w:ins>
      <w:ins w:id="2771" w:author="Benton, Deon" w:date="2026-03-30T17:26:00Z" w16du:dateUtc="2026-03-30T22:26:00Z">
        <w:r>
          <w:rPr>
            <w:rFonts w:ascii="Times New Roman" w:eastAsia="Times New Roman" w:hAnsi="Times New Roman" w:cs="Times New Roman"/>
          </w:rPr>
          <w:t xml:space="preserve"> Second, </w:t>
        </w:r>
      </w:ins>
      <w:ins w:id="2772" w:author="Benton, Deon" w:date="2026-03-30T17:37:00Z" w16du:dateUtc="2026-03-30T22:37:00Z">
        <w:r w:rsidR="00901C0F">
          <w:rPr>
            <w:rFonts w:ascii="Times New Roman" w:eastAsia="Times New Roman" w:hAnsi="Times New Roman" w:cs="Times New Roman"/>
          </w:rPr>
          <w:t xml:space="preserve">because this simulation was designed </w:t>
        </w:r>
      </w:ins>
      <w:ins w:id="2773" w:author="Benton, Deon" w:date="2026-03-30T17:32:00Z" w16du:dateUtc="2026-03-30T22:32:00Z">
        <w:r w:rsidR="003B5301">
          <w:rPr>
            <w:rFonts w:ascii="Times New Roman" w:eastAsia="Times New Roman" w:hAnsi="Times New Roman" w:cs="Times New Roman"/>
          </w:rPr>
          <w:t>to assess the robustness of ALIAS’s responses</w:t>
        </w:r>
      </w:ins>
      <w:ins w:id="2774" w:author="Benton, Deon" w:date="2026-03-30T17:33:00Z" w16du:dateUtc="2026-03-30T22:33:00Z">
        <w:r w:rsidR="003B5301">
          <w:rPr>
            <w:rFonts w:ascii="Times New Roman" w:eastAsia="Times New Roman" w:hAnsi="Times New Roman" w:cs="Times New Roman"/>
          </w:rPr>
          <w:t xml:space="preserve"> and </w:t>
        </w:r>
      </w:ins>
      <w:ins w:id="2775" w:author="Benton, Deon" w:date="2026-03-30T17:37:00Z" w16du:dateUtc="2026-03-30T22:37:00Z">
        <w:r w:rsidR="00901C0F">
          <w:rPr>
            <w:rFonts w:ascii="Times New Roman" w:eastAsia="Times New Roman" w:hAnsi="Times New Roman" w:cs="Times New Roman"/>
          </w:rPr>
          <w:t>given that a comparison with</w:t>
        </w:r>
      </w:ins>
      <w:ins w:id="2776" w:author="Benton, Deon" w:date="2026-03-30T17:33:00Z" w16du:dateUtc="2026-03-30T22:33:00Z">
        <w:r w:rsidR="003B5301">
          <w:rPr>
            <w:rFonts w:ascii="Times New Roman" w:eastAsia="Times New Roman" w:hAnsi="Times New Roman" w:cs="Times New Roman"/>
          </w:rPr>
          <w:t xml:space="preserve"> OM10</w:t>
        </w:r>
      </w:ins>
      <w:ins w:id="2777" w:author="Benton, Deon" w:date="2026-03-30T17:34:00Z" w16du:dateUtc="2026-03-30T22:34:00Z">
        <w:r w:rsidR="00F05034">
          <w:rPr>
            <w:rFonts w:ascii="Times New Roman" w:eastAsia="Times New Roman" w:hAnsi="Times New Roman" w:cs="Times New Roman"/>
          </w:rPr>
          <w:t xml:space="preserve">’s </w:t>
        </w:r>
      </w:ins>
      <w:ins w:id="2778" w:author="Benton, Deon" w:date="2026-03-30T17:35:00Z" w16du:dateUtc="2026-03-30T22:35:00Z">
        <w:r w:rsidR="00F05034">
          <w:rPr>
            <w:rFonts w:ascii="Times New Roman" w:eastAsia="Times New Roman" w:hAnsi="Times New Roman" w:cs="Times New Roman"/>
          </w:rPr>
          <w:t xml:space="preserve">behavior </w:t>
        </w:r>
      </w:ins>
      <w:ins w:id="2779" w:author="Benton, Deon" w:date="2026-03-30T17:33:00Z" w16du:dateUtc="2026-03-30T22:33:00Z">
        <w:r w:rsidR="003B5301">
          <w:rPr>
            <w:rFonts w:ascii="Times New Roman" w:eastAsia="Times New Roman" w:hAnsi="Times New Roman" w:cs="Times New Roman"/>
          </w:rPr>
          <w:t>would not provide any additional</w:t>
        </w:r>
      </w:ins>
      <w:ins w:id="2780" w:author="Benton, Deon" w:date="2026-03-30T17:37:00Z" w16du:dateUtc="2026-03-30T22:37:00Z">
        <w:r w:rsidR="00901C0F">
          <w:rPr>
            <w:rFonts w:ascii="Times New Roman" w:eastAsia="Times New Roman" w:hAnsi="Times New Roman" w:cs="Times New Roman"/>
          </w:rPr>
          <w:t xml:space="preserve"> </w:t>
        </w:r>
      </w:ins>
      <w:ins w:id="2781" w:author="Benton, Deon" w:date="2026-03-30T17:33:00Z" w16du:dateUtc="2026-03-30T22:33:00Z">
        <w:r w:rsidR="003B5301">
          <w:rPr>
            <w:rFonts w:ascii="Times New Roman" w:eastAsia="Times New Roman" w:hAnsi="Times New Roman" w:cs="Times New Roman"/>
          </w:rPr>
          <w:t xml:space="preserve">insights </w:t>
        </w:r>
      </w:ins>
      <w:ins w:id="2782" w:author="Benton, Deon" w:date="2026-03-30T17:34:00Z" w16du:dateUtc="2026-03-30T22:34:00Z">
        <w:r w:rsidR="00F05034">
          <w:rPr>
            <w:rFonts w:ascii="Times New Roman" w:eastAsia="Times New Roman" w:hAnsi="Times New Roman" w:cs="Times New Roman"/>
          </w:rPr>
          <w:t xml:space="preserve">beyond </w:t>
        </w:r>
      </w:ins>
      <w:ins w:id="2783" w:author="Benton, Deon" w:date="2026-03-30T17:36:00Z" w16du:dateUtc="2026-03-30T22:36:00Z">
        <w:r w:rsidR="00901C0F">
          <w:rPr>
            <w:rFonts w:ascii="Times New Roman" w:eastAsia="Times New Roman" w:hAnsi="Times New Roman" w:cs="Times New Roman"/>
          </w:rPr>
          <w:t>th</w:t>
        </w:r>
      </w:ins>
      <w:ins w:id="2784" w:author="Benton, Deon" w:date="2026-03-30T17:52:00Z" w16du:dateUtc="2026-03-30T22:52:00Z">
        <w:r w:rsidR="007D787B">
          <w:rPr>
            <w:rFonts w:ascii="Times New Roman" w:eastAsia="Times New Roman" w:hAnsi="Times New Roman" w:cs="Times New Roman"/>
          </w:rPr>
          <w:t>ose</w:t>
        </w:r>
      </w:ins>
      <w:ins w:id="2785" w:author="Benton, Deon" w:date="2026-03-30T17:34:00Z" w16du:dateUtc="2026-03-30T22:34:00Z">
        <w:r w:rsidR="00F05034">
          <w:rPr>
            <w:rFonts w:ascii="Times New Roman" w:eastAsia="Times New Roman" w:hAnsi="Times New Roman" w:cs="Times New Roman"/>
          </w:rPr>
          <w:t xml:space="preserve"> already reported in Simulation 1</w:t>
        </w:r>
      </w:ins>
      <w:ins w:id="2786" w:author="Benton, Deon" w:date="2026-03-30T17:29:00Z" w16du:dateUtc="2026-03-30T22:29:00Z">
        <w:r w:rsidR="003E0868">
          <w:rPr>
            <w:rFonts w:ascii="Times New Roman" w:eastAsia="Times New Roman" w:hAnsi="Times New Roman" w:cs="Times New Roman"/>
          </w:rPr>
          <w:t xml:space="preserve">, </w:t>
        </w:r>
      </w:ins>
      <w:ins w:id="2787" w:author="Benton, Deon" w:date="2026-03-30T17:38:00Z" w16du:dateUtc="2026-03-30T22:38:00Z">
        <w:r w:rsidR="00901C0F">
          <w:rPr>
            <w:rFonts w:ascii="Times New Roman" w:eastAsia="Times New Roman" w:hAnsi="Times New Roman" w:cs="Times New Roman"/>
          </w:rPr>
          <w:t>ALIAS’s performance</w:t>
        </w:r>
      </w:ins>
      <w:ins w:id="2788" w:author="Benton, Deon" w:date="2026-03-30T17:28:00Z" w16du:dateUtc="2026-03-30T22:28:00Z">
        <w:r w:rsidR="00E148E1">
          <w:rPr>
            <w:rFonts w:ascii="Times New Roman" w:eastAsia="Times New Roman" w:hAnsi="Times New Roman" w:cs="Times New Roman"/>
          </w:rPr>
          <w:t xml:space="preserve"> was not compared to that of OM10.</w:t>
        </w:r>
      </w:ins>
    </w:p>
    <w:p w14:paraId="65DB0E4A" w14:textId="6878975C" w:rsidR="00B208F8" w:rsidRDefault="00B208F8" w:rsidP="00C56F38">
      <w:pPr>
        <w:spacing w:line="480" w:lineRule="auto"/>
        <w:contextualSpacing/>
        <w:rPr>
          <w:ins w:id="2789" w:author="Benton, Deon" w:date="2026-03-09T19:15:00Z" w16du:dateUtc="2026-03-10T00:15:00Z"/>
          <w:rFonts w:ascii="Times New Roman" w:eastAsia="Times New Roman" w:hAnsi="Times New Roman" w:cs="Times New Roman"/>
        </w:rPr>
      </w:pPr>
    </w:p>
    <w:p w14:paraId="1AC9DE53" w14:textId="77777777" w:rsidR="00C56F38" w:rsidRPr="00857369" w:rsidRDefault="00C56F38" w:rsidP="00C56F38">
      <w:pPr>
        <w:tabs>
          <w:tab w:val="left" w:pos="720"/>
          <w:tab w:val="left" w:pos="1440"/>
          <w:tab w:val="left" w:pos="2160"/>
          <w:tab w:val="left" w:pos="2880"/>
          <w:tab w:val="left" w:pos="3600"/>
          <w:tab w:val="center" w:pos="4680"/>
        </w:tabs>
        <w:spacing w:line="480" w:lineRule="auto"/>
        <w:contextualSpacing/>
        <w:rPr>
          <w:ins w:id="2790" w:author="Benton, Deon" w:date="2026-03-09T19:15:00Z" w16du:dateUtc="2026-03-10T00:15:00Z"/>
          <w:rFonts w:ascii="Times New Roman" w:hAnsi="Times New Roman" w:cs="Times New Roman"/>
          <w:b/>
          <w:bCs/>
        </w:rPr>
      </w:pPr>
      <w:ins w:id="2791" w:author="Benton, Deon" w:date="2026-03-09T19:15:00Z" w16du:dateUtc="2026-03-10T00:15:00Z">
        <w:r>
          <w:rPr>
            <w:rFonts w:ascii="Times New Roman" w:hAnsi="Times New Roman" w:cs="Times New Roman"/>
            <w:b/>
            <w:bCs/>
          </w:rPr>
          <w:t>Results</w:t>
        </w:r>
      </w:ins>
    </w:p>
    <w:p w14:paraId="5B2F7A7F" w14:textId="77777777" w:rsidR="00C56F38" w:rsidRDefault="00C56F38" w:rsidP="00C56F38">
      <w:pPr>
        <w:spacing w:line="480" w:lineRule="auto"/>
        <w:contextualSpacing/>
        <w:rPr>
          <w:ins w:id="2792"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793" w:author="Benton, Deon" w:date="2026-03-03T16:16:00Z" w16du:dateUtc="2026-03-03T22:16:00Z"/>
          <w:rFonts w:ascii="Times New Roman" w:eastAsia="Times New Roman" w:hAnsi="Times New Roman" w:cs="Times New Roman"/>
          <w:b/>
          <w:bCs/>
        </w:rPr>
      </w:pPr>
      <w:ins w:id="2794"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w:t>
      </w:r>
      <w:proofErr w:type="gramStart"/>
      <w:r>
        <w:rPr>
          <w:rFonts w:ascii="Times New Roman" w:hAnsi="Times New Roman" w:cs="Times New Roman"/>
        </w:rPr>
        <w:t>to</w:t>
      </w:r>
      <w:proofErr w:type="gramEnd"/>
      <w:r>
        <w:rPr>
          <w:rFonts w:ascii="Times New Roman" w:hAnsi="Times New Roman" w:cs="Times New Roman"/>
        </w:rPr>
        <w:t xml:space="preserve">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4DC346EC"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427608">
                              <w:rPr>
                                <w:rFonts w:ascii="Times New Roman" w:hAnsi="Times New Roman" w:cs="Times New Roman"/>
                                <w:i w:val="0"/>
                                <w:iCs w:val="0"/>
                                <w:noProof/>
                                <w:color w:val="auto"/>
                                <w:sz w:val="24"/>
                                <w:szCs w:val="24"/>
                              </w:rPr>
                              <w:t>6</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7"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4DC346EC"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427608">
                        <w:rPr>
                          <w:rFonts w:ascii="Times New Roman" w:hAnsi="Times New Roman" w:cs="Times New Roman"/>
                          <w:i w:val="0"/>
                          <w:iCs w:val="0"/>
                          <w:noProof/>
                          <w:color w:val="auto"/>
                          <w:sz w:val="24"/>
                          <w:szCs w:val="24"/>
                        </w:rPr>
                        <w:t>6</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w:t>
      </w:r>
      <w:proofErr w:type="gramStart"/>
      <w:r>
        <w:rPr>
          <w:rFonts w:ascii="Times New Roman" w:hAnsi="Times New Roman" w:cs="Times New Roman"/>
        </w:rPr>
        <w:t>come</w:t>
      </w:r>
      <w:proofErr w:type="gramEnd"/>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 xml:space="preserve">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w:t>
      </w:r>
      <w:proofErr w:type="gramStart"/>
      <w:r w:rsidR="00070F13">
        <w:rPr>
          <w:rFonts w:ascii="Times New Roman" w:hAnsi="Times New Roman" w:cs="Times New Roman"/>
        </w:rPr>
        <w:t>is</w:t>
      </w:r>
      <w:proofErr w:type="gramEnd"/>
      <w:r w:rsidR="00070F13">
        <w:rPr>
          <w:rFonts w:ascii="Times New Roman" w:hAnsi="Times New Roman" w:cs="Times New Roman"/>
        </w:rPr>
        <w:t xml:space="preserve">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1DDDA143"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7</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1B4A79ED"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8</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58D7E653"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9</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6DA5E7F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10</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8"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6DA5E7F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10</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9E0E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11</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9"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CmJkBh&#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9E0E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11</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3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4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6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8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8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9"/>
      <w:headerReference w:type="first" r:id="rId9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30C3A" w14:textId="77777777" w:rsidR="001D66CF" w:rsidRDefault="001D66CF" w:rsidP="00391C7E">
      <w:pPr>
        <w:spacing w:after="0" w:line="240" w:lineRule="auto"/>
      </w:pPr>
      <w:r>
        <w:separator/>
      </w:r>
    </w:p>
  </w:endnote>
  <w:endnote w:type="continuationSeparator" w:id="0">
    <w:p w14:paraId="6AC337E6" w14:textId="77777777" w:rsidR="001D66CF" w:rsidRDefault="001D66CF"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2B92E" w14:textId="77777777" w:rsidR="001D66CF" w:rsidRDefault="001D66CF" w:rsidP="00391C7E">
      <w:pPr>
        <w:spacing w:after="0" w:line="240" w:lineRule="auto"/>
      </w:pPr>
      <w:r>
        <w:separator/>
      </w:r>
    </w:p>
  </w:footnote>
  <w:footnote w:type="continuationSeparator" w:id="0">
    <w:p w14:paraId="1078DFB8" w14:textId="77777777" w:rsidR="001D66CF" w:rsidRDefault="001D66CF" w:rsidP="00391C7E">
      <w:pPr>
        <w:spacing w:after="0" w:line="240" w:lineRule="auto"/>
      </w:pPr>
      <w:r>
        <w:continuationSeparator/>
      </w:r>
    </w:p>
  </w:footnote>
  <w:footnote w:id="1">
    <w:p w14:paraId="184D074F" w14:textId="610FA587" w:rsidR="00DA6161" w:rsidRDefault="00DA6161">
      <w:pPr>
        <w:pStyle w:val="FootnoteText"/>
      </w:pPr>
      <w:r>
        <w:rPr>
          <w:rStyle w:val="FootnoteReference"/>
        </w:rPr>
        <w:footnoteRef/>
      </w:r>
      <w:r>
        <w:t xml:space="preserve"> </w:t>
      </w:r>
      <w:r w:rsidR="00575EF0" w:rsidRPr="00575EF0">
        <w:rPr>
          <w:rFonts w:ascii="Times New Roman" w:hAnsi="Times New Roman" w:cs="Times New Roman"/>
          <w:sz w:val="24"/>
          <w:szCs w:val="24"/>
        </w:rPr>
        <w:t>The</w:t>
      </w:r>
      <w:r w:rsidRPr="00575EF0">
        <w:rPr>
          <w:rFonts w:ascii="Times New Roman" w:hAnsi="Times New Roman" w:cs="Times New Roman"/>
          <w:sz w:val="24"/>
          <w:szCs w:val="24"/>
        </w:rPr>
        <w:t xml:space="preserve"> finding</w:t>
      </w:r>
      <w:r w:rsidR="00575EF0" w:rsidRPr="00575EF0">
        <w:rPr>
          <w:rFonts w:ascii="Times New Roman" w:hAnsi="Times New Roman" w:cs="Times New Roman"/>
          <w:sz w:val="24"/>
          <w:szCs w:val="24"/>
        </w:rPr>
        <w:t xml:space="preserve"> by Liu et al. (2019)</w:t>
      </w:r>
      <w:r w:rsidRPr="00575EF0">
        <w:rPr>
          <w:rFonts w:ascii="Times New Roman" w:hAnsi="Times New Roman" w:cs="Times New Roman"/>
          <w:sz w:val="24"/>
          <w:szCs w:val="24"/>
        </w:rPr>
        <w:t xml:space="preserve"> that infants can process causally efficacious action events in terms of their efficiency was not one of the target findings </w:t>
      </w:r>
      <w:r w:rsidR="00575EF0" w:rsidRPr="00575EF0">
        <w:rPr>
          <w:rFonts w:ascii="Times New Roman" w:hAnsi="Times New Roman" w:cs="Times New Roman"/>
          <w:sz w:val="24"/>
          <w:szCs w:val="24"/>
        </w:rPr>
        <w:t>due to the aforementioned data interpretation issues.</w:t>
      </w:r>
    </w:p>
  </w:footnote>
  <w:footnote w:id="2">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498"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2499"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2500"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41F"/>
    <w:rsid w:val="00011DAB"/>
    <w:rsid w:val="0001298D"/>
    <w:rsid w:val="00012AA5"/>
    <w:rsid w:val="00012E70"/>
    <w:rsid w:val="00013134"/>
    <w:rsid w:val="0001385A"/>
    <w:rsid w:val="00014150"/>
    <w:rsid w:val="00015DDE"/>
    <w:rsid w:val="000163C0"/>
    <w:rsid w:val="00016768"/>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65D"/>
    <w:rsid w:val="00023A54"/>
    <w:rsid w:val="00023B5C"/>
    <w:rsid w:val="00023DB7"/>
    <w:rsid w:val="00023E47"/>
    <w:rsid w:val="000241BE"/>
    <w:rsid w:val="0002439A"/>
    <w:rsid w:val="000245B8"/>
    <w:rsid w:val="0002497E"/>
    <w:rsid w:val="00024F3E"/>
    <w:rsid w:val="00025D02"/>
    <w:rsid w:val="00025ED5"/>
    <w:rsid w:val="00026194"/>
    <w:rsid w:val="00026A2F"/>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62C5"/>
    <w:rsid w:val="000363E9"/>
    <w:rsid w:val="00036806"/>
    <w:rsid w:val="000371F1"/>
    <w:rsid w:val="000375C0"/>
    <w:rsid w:val="00037ADB"/>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E01"/>
    <w:rsid w:val="000550B3"/>
    <w:rsid w:val="00055355"/>
    <w:rsid w:val="00055CAF"/>
    <w:rsid w:val="0005658D"/>
    <w:rsid w:val="00060551"/>
    <w:rsid w:val="0006086D"/>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5C1"/>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8BD"/>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046"/>
    <w:rsid w:val="00106100"/>
    <w:rsid w:val="00106257"/>
    <w:rsid w:val="00106D77"/>
    <w:rsid w:val="0010728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53E"/>
    <w:rsid w:val="0015363E"/>
    <w:rsid w:val="001537B7"/>
    <w:rsid w:val="00153BF3"/>
    <w:rsid w:val="001547A5"/>
    <w:rsid w:val="00155437"/>
    <w:rsid w:val="00155706"/>
    <w:rsid w:val="001558F7"/>
    <w:rsid w:val="00155A19"/>
    <w:rsid w:val="00156205"/>
    <w:rsid w:val="001563E6"/>
    <w:rsid w:val="00156A94"/>
    <w:rsid w:val="001572EE"/>
    <w:rsid w:val="00157975"/>
    <w:rsid w:val="00160829"/>
    <w:rsid w:val="00160EBD"/>
    <w:rsid w:val="001614AB"/>
    <w:rsid w:val="00162040"/>
    <w:rsid w:val="0016283A"/>
    <w:rsid w:val="0016301B"/>
    <w:rsid w:val="00163799"/>
    <w:rsid w:val="00163E2B"/>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3BC"/>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937"/>
    <w:rsid w:val="001938E6"/>
    <w:rsid w:val="0019465C"/>
    <w:rsid w:val="001950BB"/>
    <w:rsid w:val="0019511C"/>
    <w:rsid w:val="00195B5F"/>
    <w:rsid w:val="00196664"/>
    <w:rsid w:val="001966E3"/>
    <w:rsid w:val="00196750"/>
    <w:rsid w:val="001968A7"/>
    <w:rsid w:val="00197111"/>
    <w:rsid w:val="001971A6"/>
    <w:rsid w:val="001976DC"/>
    <w:rsid w:val="001A00F6"/>
    <w:rsid w:val="001A0B2E"/>
    <w:rsid w:val="001A0FC2"/>
    <w:rsid w:val="001A16E9"/>
    <w:rsid w:val="001A2641"/>
    <w:rsid w:val="001A288F"/>
    <w:rsid w:val="001A2A1E"/>
    <w:rsid w:val="001A2E10"/>
    <w:rsid w:val="001A319B"/>
    <w:rsid w:val="001A365D"/>
    <w:rsid w:val="001A36CD"/>
    <w:rsid w:val="001A4239"/>
    <w:rsid w:val="001A49A7"/>
    <w:rsid w:val="001A55CE"/>
    <w:rsid w:val="001A7B4F"/>
    <w:rsid w:val="001A7F1C"/>
    <w:rsid w:val="001B02D5"/>
    <w:rsid w:val="001B034E"/>
    <w:rsid w:val="001B06BB"/>
    <w:rsid w:val="001B0A01"/>
    <w:rsid w:val="001B0D77"/>
    <w:rsid w:val="001B1023"/>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B16"/>
    <w:rsid w:val="001C3E68"/>
    <w:rsid w:val="001C3FAA"/>
    <w:rsid w:val="001C40F2"/>
    <w:rsid w:val="001C584A"/>
    <w:rsid w:val="001C58CB"/>
    <w:rsid w:val="001C6311"/>
    <w:rsid w:val="001C69DD"/>
    <w:rsid w:val="001C7484"/>
    <w:rsid w:val="001C7D07"/>
    <w:rsid w:val="001D02BD"/>
    <w:rsid w:val="001D034B"/>
    <w:rsid w:val="001D05DF"/>
    <w:rsid w:val="001D087E"/>
    <w:rsid w:val="001D0C1B"/>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FD6"/>
    <w:rsid w:val="001E5197"/>
    <w:rsid w:val="001E5726"/>
    <w:rsid w:val="001E5A5F"/>
    <w:rsid w:val="001E68C5"/>
    <w:rsid w:val="001E700D"/>
    <w:rsid w:val="001E71FB"/>
    <w:rsid w:val="001E7B88"/>
    <w:rsid w:val="001F04C3"/>
    <w:rsid w:val="001F0E24"/>
    <w:rsid w:val="001F0FC2"/>
    <w:rsid w:val="001F12BD"/>
    <w:rsid w:val="001F1755"/>
    <w:rsid w:val="001F1CA8"/>
    <w:rsid w:val="001F1D9B"/>
    <w:rsid w:val="001F2099"/>
    <w:rsid w:val="001F213A"/>
    <w:rsid w:val="001F25E8"/>
    <w:rsid w:val="001F286B"/>
    <w:rsid w:val="001F36CB"/>
    <w:rsid w:val="001F385D"/>
    <w:rsid w:val="001F434E"/>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500"/>
    <w:rsid w:val="00217A83"/>
    <w:rsid w:val="002204AE"/>
    <w:rsid w:val="002205EA"/>
    <w:rsid w:val="0022061A"/>
    <w:rsid w:val="00220755"/>
    <w:rsid w:val="00221A05"/>
    <w:rsid w:val="00221A84"/>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19"/>
    <w:rsid w:val="0023774E"/>
    <w:rsid w:val="0023784B"/>
    <w:rsid w:val="00237A1E"/>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5E6"/>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617C"/>
    <w:rsid w:val="002575FD"/>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367"/>
    <w:rsid w:val="002807A7"/>
    <w:rsid w:val="00281DD5"/>
    <w:rsid w:val="00282505"/>
    <w:rsid w:val="00282527"/>
    <w:rsid w:val="002827E0"/>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19"/>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6E3D"/>
    <w:rsid w:val="002A6F3D"/>
    <w:rsid w:val="002A72AC"/>
    <w:rsid w:val="002A758B"/>
    <w:rsid w:val="002A7C4E"/>
    <w:rsid w:val="002B039E"/>
    <w:rsid w:val="002B0AE2"/>
    <w:rsid w:val="002B0BEB"/>
    <w:rsid w:val="002B0EE1"/>
    <w:rsid w:val="002B12B5"/>
    <w:rsid w:val="002B12CB"/>
    <w:rsid w:val="002B13EE"/>
    <w:rsid w:val="002B1745"/>
    <w:rsid w:val="002B338A"/>
    <w:rsid w:val="002B3A31"/>
    <w:rsid w:val="002B3C35"/>
    <w:rsid w:val="002B3E4E"/>
    <w:rsid w:val="002B4582"/>
    <w:rsid w:val="002B47A7"/>
    <w:rsid w:val="002B4D83"/>
    <w:rsid w:val="002B52DA"/>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7217"/>
    <w:rsid w:val="002C73D9"/>
    <w:rsid w:val="002C7405"/>
    <w:rsid w:val="002C7767"/>
    <w:rsid w:val="002D00A1"/>
    <w:rsid w:val="002D082E"/>
    <w:rsid w:val="002D0BEE"/>
    <w:rsid w:val="002D0F50"/>
    <w:rsid w:val="002D1978"/>
    <w:rsid w:val="002D1BE0"/>
    <w:rsid w:val="002D1DEC"/>
    <w:rsid w:val="002D1E7F"/>
    <w:rsid w:val="002D1FB6"/>
    <w:rsid w:val="002D2BA1"/>
    <w:rsid w:val="002D3A1B"/>
    <w:rsid w:val="002D3EB7"/>
    <w:rsid w:val="002D4413"/>
    <w:rsid w:val="002D4786"/>
    <w:rsid w:val="002D5326"/>
    <w:rsid w:val="002D55C6"/>
    <w:rsid w:val="002D6288"/>
    <w:rsid w:val="002D6839"/>
    <w:rsid w:val="002D687C"/>
    <w:rsid w:val="002D745F"/>
    <w:rsid w:val="002D7708"/>
    <w:rsid w:val="002E0363"/>
    <w:rsid w:val="002E0FE1"/>
    <w:rsid w:val="002E13C5"/>
    <w:rsid w:val="002E142A"/>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FCF"/>
    <w:rsid w:val="0031793A"/>
    <w:rsid w:val="00320BF1"/>
    <w:rsid w:val="00320E67"/>
    <w:rsid w:val="003218F1"/>
    <w:rsid w:val="00321D85"/>
    <w:rsid w:val="00322AB3"/>
    <w:rsid w:val="00322DE6"/>
    <w:rsid w:val="00322E22"/>
    <w:rsid w:val="0032327D"/>
    <w:rsid w:val="0032420B"/>
    <w:rsid w:val="003248FE"/>
    <w:rsid w:val="00324C6A"/>
    <w:rsid w:val="00325351"/>
    <w:rsid w:val="0032624C"/>
    <w:rsid w:val="00326DF7"/>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5C"/>
    <w:rsid w:val="0034473E"/>
    <w:rsid w:val="00344886"/>
    <w:rsid w:val="00345274"/>
    <w:rsid w:val="003455EB"/>
    <w:rsid w:val="00345A2E"/>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2066"/>
    <w:rsid w:val="00362392"/>
    <w:rsid w:val="003633B5"/>
    <w:rsid w:val="00363803"/>
    <w:rsid w:val="00364034"/>
    <w:rsid w:val="00364714"/>
    <w:rsid w:val="00364A1A"/>
    <w:rsid w:val="00364CAF"/>
    <w:rsid w:val="003654F0"/>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A62"/>
    <w:rsid w:val="003860C6"/>
    <w:rsid w:val="00386361"/>
    <w:rsid w:val="003868F5"/>
    <w:rsid w:val="00387B83"/>
    <w:rsid w:val="00387DEB"/>
    <w:rsid w:val="0039042D"/>
    <w:rsid w:val="003904CB"/>
    <w:rsid w:val="00390F91"/>
    <w:rsid w:val="003916EF"/>
    <w:rsid w:val="0039195C"/>
    <w:rsid w:val="00391C7E"/>
    <w:rsid w:val="00391CD2"/>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A76"/>
    <w:rsid w:val="003A3BF0"/>
    <w:rsid w:val="003A4D94"/>
    <w:rsid w:val="003A5184"/>
    <w:rsid w:val="003A5B59"/>
    <w:rsid w:val="003A5E67"/>
    <w:rsid w:val="003A613D"/>
    <w:rsid w:val="003A78A1"/>
    <w:rsid w:val="003A7CC6"/>
    <w:rsid w:val="003B27D8"/>
    <w:rsid w:val="003B2898"/>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D57"/>
    <w:rsid w:val="003C1C65"/>
    <w:rsid w:val="003C215A"/>
    <w:rsid w:val="003C24AA"/>
    <w:rsid w:val="003C2930"/>
    <w:rsid w:val="003C36B5"/>
    <w:rsid w:val="003C3F81"/>
    <w:rsid w:val="003C4483"/>
    <w:rsid w:val="003C5492"/>
    <w:rsid w:val="003C67CE"/>
    <w:rsid w:val="003C6979"/>
    <w:rsid w:val="003C6AC9"/>
    <w:rsid w:val="003C6B4E"/>
    <w:rsid w:val="003C6BCE"/>
    <w:rsid w:val="003C6F0B"/>
    <w:rsid w:val="003D011B"/>
    <w:rsid w:val="003D02D8"/>
    <w:rsid w:val="003D0775"/>
    <w:rsid w:val="003D0F3D"/>
    <w:rsid w:val="003D2474"/>
    <w:rsid w:val="003D2746"/>
    <w:rsid w:val="003D350A"/>
    <w:rsid w:val="003D4119"/>
    <w:rsid w:val="003D465B"/>
    <w:rsid w:val="003D48D0"/>
    <w:rsid w:val="003D4B80"/>
    <w:rsid w:val="003D4F3B"/>
    <w:rsid w:val="003D5994"/>
    <w:rsid w:val="003D5F2A"/>
    <w:rsid w:val="003D61E6"/>
    <w:rsid w:val="003D66EC"/>
    <w:rsid w:val="003D740D"/>
    <w:rsid w:val="003D7E19"/>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DFA"/>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547"/>
    <w:rsid w:val="00405C88"/>
    <w:rsid w:val="00406364"/>
    <w:rsid w:val="004069A0"/>
    <w:rsid w:val="00406F1E"/>
    <w:rsid w:val="0040758C"/>
    <w:rsid w:val="0040779B"/>
    <w:rsid w:val="00410053"/>
    <w:rsid w:val="00410230"/>
    <w:rsid w:val="004107DA"/>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AB2"/>
    <w:rsid w:val="00420E5D"/>
    <w:rsid w:val="0042242E"/>
    <w:rsid w:val="004227CF"/>
    <w:rsid w:val="004229A7"/>
    <w:rsid w:val="00422A3C"/>
    <w:rsid w:val="004230CA"/>
    <w:rsid w:val="004230F5"/>
    <w:rsid w:val="00423577"/>
    <w:rsid w:val="004235AE"/>
    <w:rsid w:val="004235B8"/>
    <w:rsid w:val="00424FED"/>
    <w:rsid w:val="00425AC5"/>
    <w:rsid w:val="00426521"/>
    <w:rsid w:val="0042659C"/>
    <w:rsid w:val="00426CE7"/>
    <w:rsid w:val="004271E8"/>
    <w:rsid w:val="00427608"/>
    <w:rsid w:val="004277B0"/>
    <w:rsid w:val="00427E98"/>
    <w:rsid w:val="00430703"/>
    <w:rsid w:val="00431948"/>
    <w:rsid w:val="00431A61"/>
    <w:rsid w:val="00432298"/>
    <w:rsid w:val="004323AB"/>
    <w:rsid w:val="00432733"/>
    <w:rsid w:val="00432BEB"/>
    <w:rsid w:val="00432D34"/>
    <w:rsid w:val="00433EEF"/>
    <w:rsid w:val="00433FAF"/>
    <w:rsid w:val="00434A02"/>
    <w:rsid w:val="0043548D"/>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2F22"/>
    <w:rsid w:val="00483082"/>
    <w:rsid w:val="004834A9"/>
    <w:rsid w:val="00483DF0"/>
    <w:rsid w:val="00483E82"/>
    <w:rsid w:val="0048430D"/>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2CB7"/>
    <w:rsid w:val="0049319B"/>
    <w:rsid w:val="0049328D"/>
    <w:rsid w:val="00493A31"/>
    <w:rsid w:val="00493D23"/>
    <w:rsid w:val="00494550"/>
    <w:rsid w:val="00494CB3"/>
    <w:rsid w:val="00494DAB"/>
    <w:rsid w:val="004958D3"/>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BE3"/>
    <w:rsid w:val="004B5C9D"/>
    <w:rsid w:val="004B62BF"/>
    <w:rsid w:val="004B631E"/>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3088"/>
    <w:rsid w:val="004C38F1"/>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6E10"/>
    <w:rsid w:val="00517F1A"/>
    <w:rsid w:val="00517F8E"/>
    <w:rsid w:val="00521380"/>
    <w:rsid w:val="005216B0"/>
    <w:rsid w:val="005217F5"/>
    <w:rsid w:val="00521D26"/>
    <w:rsid w:val="00522843"/>
    <w:rsid w:val="00522BE1"/>
    <w:rsid w:val="00522C66"/>
    <w:rsid w:val="00523168"/>
    <w:rsid w:val="00523624"/>
    <w:rsid w:val="00523C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C80"/>
    <w:rsid w:val="00532E61"/>
    <w:rsid w:val="00532F73"/>
    <w:rsid w:val="005330CC"/>
    <w:rsid w:val="005335FD"/>
    <w:rsid w:val="0053378E"/>
    <w:rsid w:val="00533863"/>
    <w:rsid w:val="00533F44"/>
    <w:rsid w:val="0053471E"/>
    <w:rsid w:val="00534AB2"/>
    <w:rsid w:val="00534CCA"/>
    <w:rsid w:val="0053507D"/>
    <w:rsid w:val="0053644D"/>
    <w:rsid w:val="00537EE9"/>
    <w:rsid w:val="0054146D"/>
    <w:rsid w:val="005416F9"/>
    <w:rsid w:val="00541704"/>
    <w:rsid w:val="005418F5"/>
    <w:rsid w:val="00541FCA"/>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B25"/>
    <w:rsid w:val="00547B6D"/>
    <w:rsid w:val="0055007A"/>
    <w:rsid w:val="005509E0"/>
    <w:rsid w:val="00550F57"/>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44E"/>
    <w:rsid w:val="00565F54"/>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4362"/>
    <w:rsid w:val="00594485"/>
    <w:rsid w:val="005948EA"/>
    <w:rsid w:val="0059594F"/>
    <w:rsid w:val="0059619C"/>
    <w:rsid w:val="005963CC"/>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760"/>
    <w:rsid w:val="005A660C"/>
    <w:rsid w:val="005A703B"/>
    <w:rsid w:val="005A72CB"/>
    <w:rsid w:val="005A7984"/>
    <w:rsid w:val="005A7C4E"/>
    <w:rsid w:val="005A7F7F"/>
    <w:rsid w:val="005B26B8"/>
    <w:rsid w:val="005B2900"/>
    <w:rsid w:val="005B2DE0"/>
    <w:rsid w:val="005B3ABC"/>
    <w:rsid w:val="005B4EEF"/>
    <w:rsid w:val="005B571A"/>
    <w:rsid w:val="005B614B"/>
    <w:rsid w:val="005B624E"/>
    <w:rsid w:val="005B670E"/>
    <w:rsid w:val="005B6758"/>
    <w:rsid w:val="005B79AB"/>
    <w:rsid w:val="005C0C57"/>
    <w:rsid w:val="005C1411"/>
    <w:rsid w:val="005C14CF"/>
    <w:rsid w:val="005C1ABE"/>
    <w:rsid w:val="005C1DE1"/>
    <w:rsid w:val="005C3341"/>
    <w:rsid w:val="005C5320"/>
    <w:rsid w:val="005C5375"/>
    <w:rsid w:val="005C6500"/>
    <w:rsid w:val="005C7C83"/>
    <w:rsid w:val="005C7F84"/>
    <w:rsid w:val="005D0203"/>
    <w:rsid w:val="005D0320"/>
    <w:rsid w:val="005D05D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875"/>
    <w:rsid w:val="00604960"/>
    <w:rsid w:val="00604DD2"/>
    <w:rsid w:val="00605525"/>
    <w:rsid w:val="00605D33"/>
    <w:rsid w:val="00606406"/>
    <w:rsid w:val="00607E4D"/>
    <w:rsid w:val="00607FF6"/>
    <w:rsid w:val="006109DF"/>
    <w:rsid w:val="00610A20"/>
    <w:rsid w:val="00610A6A"/>
    <w:rsid w:val="00611CCC"/>
    <w:rsid w:val="00612353"/>
    <w:rsid w:val="0061265A"/>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BE"/>
    <w:rsid w:val="006401FB"/>
    <w:rsid w:val="00640CAC"/>
    <w:rsid w:val="0064223D"/>
    <w:rsid w:val="00642345"/>
    <w:rsid w:val="00642A68"/>
    <w:rsid w:val="00642D50"/>
    <w:rsid w:val="006432DB"/>
    <w:rsid w:val="00643439"/>
    <w:rsid w:val="006438E6"/>
    <w:rsid w:val="00643A05"/>
    <w:rsid w:val="00643C67"/>
    <w:rsid w:val="00645281"/>
    <w:rsid w:val="0064675D"/>
    <w:rsid w:val="00646CBB"/>
    <w:rsid w:val="00647003"/>
    <w:rsid w:val="00647041"/>
    <w:rsid w:val="00647216"/>
    <w:rsid w:val="00647888"/>
    <w:rsid w:val="00650786"/>
    <w:rsid w:val="00650F06"/>
    <w:rsid w:val="006510CD"/>
    <w:rsid w:val="00651513"/>
    <w:rsid w:val="0065164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E09"/>
    <w:rsid w:val="00660231"/>
    <w:rsid w:val="00661234"/>
    <w:rsid w:val="006624D1"/>
    <w:rsid w:val="00662A1E"/>
    <w:rsid w:val="0066373B"/>
    <w:rsid w:val="00663890"/>
    <w:rsid w:val="00664EBA"/>
    <w:rsid w:val="00665834"/>
    <w:rsid w:val="00665BA2"/>
    <w:rsid w:val="006663DD"/>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8F7"/>
    <w:rsid w:val="006B225F"/>
    <w:rsid w:val="006B2F6E"/>
    <w:rsid w:val="006B3776"/>
    <w:rsid w:val="006B4F0B"/>
    <w:rsid w:val="006B5248"/>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3ED1"/>
    <w:rsid w:val="006E4352"/>
    <w:rsid w:val="006E4A39"/>
    <w:rsid w:val="006E4D46"/>
    <w:rsid w:val="006E4FDA"/>
    <w:rsid w:val="006E55B5"/>
    <w:rsid w:val="006E59CB"/>
    <w:rsid w:val="006E59D3"/>
    <w:rsid w:val="006E5A5E"/>
    <w:rsid w:val="006E6C79"/>
    <w:rsid w:val="006F01BF"/>
    <w:rsid w:val="006F0798"/>
    <w:rsid w:val="006F0EFB"/>
    <w:rsid w:val="006F1777"/>
    <w:rsid w:val="006F1D6A"/>
    <w:rsid w:val="006F1EAF"/>
    <w:rsid w:val="006F25E6"/>
    <w:rsid w:val="006F2853"/>
    <w:rsid w:val="006F2FB7"/>
    <w:rsid w:val="006F30B6"/>
    <w:rsid w:val="006F31B8"/>
    <w:rsid w:val="006F3300"/>
    <w:rsid w:val="006F345C"/>
    <w:rsid w:val="006F4E6E"/>
    <w:rsid w:val="006F5084"/>
    <w:rsid w:val="006F58C2"/>
    <w:rsid w:val="006F5BF5"/>
    <w:rsid w:val="006F5DD4"/>
    <w:rsid w:val="006F60CB"/>
    <w:rsid w:val="006F67D4"/>
    <w:rsid w:val="006F710B"/>
    <w:rsid w:val="006F77E7"/>
    <w:rsid w:val="006F7A51"/>
    <w:rsid w:val="007010FA"/>
    <w:rsid w:val="00701F66"/>
    <w:rsid w:val="00702669"/>
    <w:rsid w:val="00704050"/>
    <w:rsid w:val="0070428C"/>
    <w:rsid w:val="00704837"/>
    <w:rsid w:val="00705050"/>
    <w:rsid w:val="007058DE"/>
    <w:rsid w:val="007059C9"/>
    <w:rsid w:val="007064D7"/>
    <w:rsid w:val="00707240"/>
    <w:rsid w:val="00707469"/>
    <w:rsid w:val="0070789A"/>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0A1B"/>
    <w:rsid w:val="00721075"/>
    <w:rsid w:val="00721F5F"/>
    <w:rsid w:val="00722439"/>
    <w:rsid w:val="0072275E"/>
    <w:rsid w:val="00722EFF"/>
    <w:rsid w:val="0072329E"/>
    <w:rsid w:val="00723920"/>
    <w:rsid w:val="00725B8D"/>
    <w:rsid w:val="0072658E"/>
    <w:rsid w:val="00726B6A"/>
    <w:rsid w:val="00726D02"/>
    <w:rsid w:val="00727508"/>
    <w:rsid w:val="00727CB1"/>
    <w:rsid w:val="007314F1"/>
    <w:rsid w:val="0073183C"/>
    <w:rsid w:val="00731ADA"/>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B1E"/>
    <w:rsid w:val="007574C9"/>
    <w:rsid w:val="00757781"/>
    <w:rsid w:val="0075794E"/>
    <w:rsid w:val="00757AF6"/>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2E0"/>
    <w:rsid w:val="0077169C"/>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78A2"/>
    <w:rsid w:val="00797E75"/>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A7E19"/>
    <w:rsid w:val="007B0ECD"/>
    <w:rsid w:val="007B1477"/>
    <w:rsid w:val="007B18A4"/>
    <w:rsid w:val="007B2167"/>
    <w:rsid w:val="007B256C"/>
    <w:rsid w:val="007B3347"/>
    <w:rsid w:val="007B43AC"/>
    <w:rsid w:val="007B44B6"/>
    <w:rsid w:val="007B5240"/>
    <w:rsid w:val="007B5FC1"/>
    <w:rsid w:val="007B697A"/>
    <w:rsid w:val="007B6A4E"/>
    <w:rsid w:val="007B6AA5"/>
    <w:rsid w:val="007B777A"/>
    <w:rsid w:val="007B795A"/>
    <w:rsid w:val="007B79E3"/>
    <w:rsid w:val="007C01C2"/>
    <w:rsid w:val="007C05B2"/>
    <w:rsid w:val="007C077F"/>
    <w:rsid w:val="007C07E0"/>
    <w:rsid w:val="007C0C38"/>
    <w:rsid w:val="007C115F"/>
    <w:rsid w:val="007C1598"/>
    <w:rsid w:val="007C1AA1"/>
    <w:rsid w:val="007C2988"/>
    <w:rsid w:val="007C313A"/>
    <w:rsid w:val="007C344B"/>
    <w:rsid w:val="007C3635"/>
    <w:rsid w:val="007C36AD"/>
    <w:rsid w:val="007C37A3"/>
    <w:rsid w:val="007C37CB"/>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1241"/>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87B"/>
    <w:rsid w:val="007D7F06"/>
    <w:rsid w:val="007D7F14"/>
    <w:rsid w:val="007E006B"/>
    <w:rsid w:val="007E06B9"/>
    <w:rsid w:val="007E0846"/>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7B1"/>
    <w:rsid w:val="007F0A46"/>
    <w:rsid w:val="007F20F3"/>
    <w:rsid w:val="007F27FF"/>
    <w:rsid w:val="007F2D36"/>
    <w:rsid w:val="007F309C"/>
    <w:rsid w:val="007F35EA"/>
    <w:rsid w:val="007F4585"/>
    <w:rsid w:val="007F66CE"/>
    <w:rsid w:val="007F6D04"/>
    <w:rsid w:val="007F7477"/>
    <w:rsid w:val="007F7612"/>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3661"/>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347"/>
    <w:rsid w:val="00817C59"/>
    <w:rsid w:val="00820218"/>
    <w:rsid w:val="00820F57"/>
    <w:rsid w:val="008211D3"/>
    <w:rsid w:val="008212A4"/>
    <w:rsid w:val="00821320"/>
    <w:rsid w:val="008223E1"/>
    <w:rsid w:val="00823362"/>
    <w:rsid w:val="008233F0"/>
    <w:rsid w:val="00824236"/>
    <w:rsid w:val="00824650"/>
    <w:rsid w:val="00824A70"/>
    <w:rsid w:val="0082609A"/>
    <w:rsid w:val="00826106"/>
    <w:rsid w:val="00826D1B"/>
    <w:rsid w:val="00827993"/>
    <w:rsid w:val="0083058F"/>
    <w:rsid w:val="008308C9"/>
    <w:rsid w:val="008317A2"/>
    <w:rsid w:val="008324D1"/>
    <w:rsid w:val="008327D6"/>
    <w:rsid w:val="00832F06"/>
    <w:rsid w:val="008331D8"/>
    <w:rsid w:val="00833705"/>
    <w:rsid w:val="0083379E"/>
    <w:rsid w:val="008343F0"/>
    <w:rsid w:val="00834486"/>
    <w:rsid w:val="0083496E"/>
    <w:rsid w:val="008351BD"/>
    <w:rsid w:val="008353F2"/>
    <w:rsid w:val="0083671A"/>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B0E"/>
    <w:rsid w:val="00845DA8"/>
    <w:rsid w:val="00846A79"/>
    <w:rsid w:val="00846E02"/>
    <w:rsid w:val="00846F99"/>
    <w:rsid w:val="008472E4"/>
    <w:rsid w:val="00847C7B"/>
    <w:rsid w:val="0085025A"/>
    <w:rsid w:val="008505CC"/>
    <w:rsid w:val="008512A3"/>
    <w:rsid w:val="00851B40"/>
    <w:rsid w:val="00851D10"/>
    <w:rsid w:val="008523EA"/>
    <w:rsid w:val="008529C3"/>
    <w:rsid w:val="00852A56"/>
    <w:rsid w:val="00853343"/>
    <w:rsid w:val="0085367D"/>
    <w:rsid w:val="00854B95"/>
    <w:rsid w:val="008557E5"/>
    <w:rsid w:val="00855D4E"/>
    <w:rsid w:val="00856DF2"/>
    <w:rsid w:val="00856EC5"/>
    <w:rsid w:val="00857369"/>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608"/>
    <w:rsid w:val="0086391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7A7"/>
    <w:rsid w:val="00882A0A"/>
    <w:rsid w:val="00883325"/>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7B0"/>
    <w:rsid w:val="008A28D4"/>
    <w:rsid w:val="008A2FA7"/>
    <w:rsid w:val="008A348B"/>
    <w:rsid w:val="008A35FC"/>
    <w:rsid w:val="008A3C32"/>
    <w:rsid w:val="008A3E9D"/>
    <w:rsid w:val="008A446F"/>
    <w:rsid w:val="008A493D"/>
    <w:rsid w:val="008A4AA4"/>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5C1"/>
    <w:rsid w:val="008E7614"/>
    <w:rsid w:val="008E78C5"/>
    <w:rsid w:val="008F011B"/>
    <w:rsid w:val="008F0625"/>
    <w:rsid w:val="008F0951"/>
    <w:rsid w:val="008F1789"/>
    <w:rsid w:val="008F19CE"/>
    <w:rsid w:val="008F2162"/>
    <w:rsid w:val="008F3092"/>
    <w:rsid w:val="008F3601"/>
    <w:rsid w:val="008F453A"/>
    <w:rsid w:val="008F4E2B"/>
    <w:rsid w:val="008F6102"/>
    <w:rsid w:val="008F6595"/>
    <w:rsid w:val="008F6768"/>
    <w:rsid w:val="008F7668"/>
    <w:rsid w:val="0090007C"/>
    <w:rsid w:val="00900B1A"/>
    <w:rsid w:val="00900B7F"/>
    <w:rsid w:val="00900D1B"/>
    <w:rsid w:val="00901013"/>
    <w:rsid w:val="00901508"/>
    <w:rsid w:val="009017C2"/>
    <w:rsid w:val="00901BD0"/>
    <w:rsid w:val="00901C0F"/>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5B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489"/>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40028"/>
    <w:rsid w:val="00940055"/>
    <w:rsid w:val="009406C0"/>
    <w:rsid w:val="00940F31"/>
    <w:rsid w:val="0094211D"/>
    <w:rsid w:val="00942861"/>
    <w:rsid w:val="00942CF0"/>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5B0"/>
    <w:rsid w:val="009A00F6"/>
    <w:rsid w:val="009A0315"/>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5A"/>
    <w:rsid w:val="009B50DC"/>
    <w:rsid w:val="009B6780"/>
    <w:rsid w:val="009B68DB"/>
    <w:rsid w:val="009B6BE9"/>
    <w:rsid w:val="009B718F"/>
    <w:rsid w:val="009B74EB"/>
    <w:rsid w:val="009B76EC"/>
    <w:rsid w:val="009B7C29"/>
    <w:rsid w:val="009B7CD2"/>
    <w:rsid w:val="009C18CF"/>
    <w:rsid w:val="009C1D07"/>
    <w:rsid w:val="009C23FD"/>
    <w:rsid w:val="009C3EF9"/>
    <w:rsid w:val="009C431B"/>
    <w:rsid w:val="009C4A63"/>
    <w:rsid w:val="009C4B66"/>
    <w:rsid w:val="009C56EC"/>
    <w:rsid w:val="009C59B7"/>
    <w:rsid w:val="009C6E3C"/>
    <w:rsid w:val="009C73A9"/>
    <w:rsid w:val="009C7755"/>
    <w:rsid w:val="009D0459"/>
    <w:rsid w:val="009D0868"/>
    <w:rsid w:val="009D14FD"/>
    <w:rsid w:val="009D1C06"/>
    <w:rsid w:val="009D1D2E"/>
    <w:rsid w:val="009D1FA7"/>
    <w:rsid w:val="009D21A1"/>
    <w:rsid w:val="009D31C5"/>
    <w:rsid w:val="009D31F3"/>
    <w:rsid w:val="009D339E"/>
    <w:rsid w:val="009D3E05"/>
    <w:rsid w:val="009D3ED5"/>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2315"/>
    <w:rsid w:val="00A02377"/>
    <w:rsid w:val="00A03432"/>
    <w:rsid w:val="00A037F0"/>
    <w:rsid w:val="00A03801"/>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F9"/>
    <w:rsid w:val="00A154A1"/>
    <w:rsid w:val="00A168A9"/>
    <w:rsid w:val="00A178AE"/>
    <w:rsid w:val="00A20504"/>
    <w:rsid w:val="00A20AA8"/>
    <w:rsid w:val="00A20DC8"/>
    <w:rsid w:val="00A22499"/>
    <w:rsid w:val="00A2336B"/>
    <w:rsid w:val="00A23A9C"/>
    <w:rsid w:val="00A23D9B"/>
    <w:rsid w:val="00A23E8A"/>
    <w:rsid w:val="00A244C1"/>
    <w:rsid w:val="00A24716"/>
    <w:rsid w:val="00A24724"/>
    <w:rsid w:val="00A251F2"/>
    <w:rsid w:val="00A25948"/>
    <w:rsid w:val="00A26747"/>
    <w:rsid w:val="00A273F5"/>
    <w:rsid w:val="00A27B5E"/>
    <w:rsid w:val="00A30FB2"/>
    <w:rsid w:val="00A318A3"/>
    <w:rsid w:val="00A31C2C"/>
    <w:rsid w:val="00A34693"/>
    <w:rsid w:val="00A35226"/>
    <w:rsid w:val="00A3639E"/>
    <w:rsid w:val="00A3716A"/>
    <w:rsid w:val="00A376CF"/>
    <w:rsid w:val="00A379CA"/>
    <w:rsid w:val="00A4013A"/>
    <w:rsid w:val="00A404F2"/>
    <w:rsid w:val="00A40620"/>
    <w:rsid w:val="00A4169B"/>
    <w:rsid w:val="00A420B2"/>
    <w:rsid w:val="00A42E15"/>
    <w:rsid w:val="00A43A0B"/>
    <w:rsid w:val="00A43CF8"/>
    <w:rsid w:val="00A44142"/>
    <w:rsid w:val="00A44FE1"/>
    <w:rsid w:val="00A46D12"/>
    <w:rsid w:val="00A4710E"/>
    <w:rsid w:val="00A474B0"/>
    <w:rsid w:val="00A47BB0"/>
    <w:rsid w:val="00A500C3"/>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EBB"/>
    <w:rsid w:val="00A56F86"/>
    <w:rsid w:val="00A56FD4"/>
    <w:rsid w:val="00A5708B"/>
    <w:rsid w:val="00A579AD"/>
    <w:rsid w:val="00A57EC9"/>
    <w:rsid w:val="00A57F84"/>
    <w:rsid w:val="00A60039"/>
    <w:rsid w:val="00A6063D"/>
    <w:rsid w:val="00A60719"/>
    <w:rsid w:val="00A610B2"/>
    <w:rsid w:val="00A62B1E"/>
    <w:rsid w:val="00A62FC9"/>
    <w:rsid w:val="00A63352"/>
    <w:rsid w:val="00A649C6"/>
    <w:rsid w:val="00A66922"/>
    <w:rsid w:val="00A66C83"/>
    <w:rsid w:val="00A66DA7"/>
    <w:rsid w:val="00A66E38"/>
    <w:rsid w:val="00A66FFF"/>
    <w:rsid w:val="00A670EC"/>
    <w:rsid w:val="00A67926"/>
    <w:rsid w:val="00A67D28"/>
    <w:rsid w:val="00A67E7E"/>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E6"/>
    <w:rsid w:val="00A753F4"/>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58D9"/>
    <w:rsid w:val="00A85BF1"/>
    <w:rsid w:val="00A861E6"/>
    <w:rsid w:val="00A86784"/>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4A5"/>
    <w:rsid w:val="00A977FC"/>
    <w:rsid w:val="00A97902"/>
    <w:rsid w:val="00AA020C"/>
    <w:rsid w:val="00AA047F"/>
    <w:rsid w:val="00AA04E9"/>
    <w:rsid w:val="00AA09FD"/>
    <w:rsid w:val="00AA0C2B"/>
    <w:rsid w:val="00AA112F"/>
    <w:rsid w:val="00AA19F7"/>
    <w:rsid w:val="00AA239A"/>
    <w:rsid w:val="00AA4760"/>
    <w:rsid w:val="00AA4767"/>
    <w:rsid w:val="00AA4801"/>
    <w:rsid w:val="00AA4A19"/>
    <w:rsid w:val="00AA4E3E"/>
    <w:rsid w:val="00AA5009"/>
    <w:rsid w:val="00AA6282"/>
    <w:rsid w:val="00AA7078"/>
    <w:rsid w:val="00AA7184"/>
    <w:rsid w:val="00AB00F5"/>
    <w:rsid w:val="00AB0709"/>
    <w:rsid w:val="00AB0818"/>
    <w:rsid w:val="00AB2AC1"/>
    <w:rsid w:val="00AB3878"/>
    <w:rsid w:val="00AB3BD9"/>
    <w:rsid w:val="00AB3FE4"/>
    <w:rsid w:val="00AB4808"/>
    <w:rsid w:val="00AB528D"/>
    <w:rsid w:val="00AB5296"/>
    <w:rsid w:val="00AB6869"/>
    <w:rsid w:val="00AB7607"/>
    <w:rsid w:val="00AB78AE"/>
    <w:rsid w:val="00AC07BC"/>
    <w:rsid w:val="00AC07E5"/>
    <w:rsid w:val="00AC095B"/>
    <w:rsid w:val="00AC0A7F"/>
    <w:rsid w:val="00AC0C13"/>
    <w:rsid w:val="00AC1279"/>
    <w:rsid w:val="00AC2BE6"/>
    <w:rsid w:val="00AC2DF9"/>
    <w:rsid w:val="00AC2F10"/>
    <w:rsid w:val="00AC3525"/>
    <w:rsid w:val="00AC361E"/>
    <w:rsid w:val="00AC3D23"/>
    <w:rsid w:val="00AC5933"/>
    <w:rsid w:val="00AC5D58"/>
    <w:rsid w:val="00AC61D8"/>
    <w:rsid w:val="00AC6665"/>
    <w:rsid w:val="00AC6BAC"/>
    <w:rsid w:val="00AC6E00"/>
    <w:rsid w:val="00AC6F16"/>
    <w:rsid w:val="00AC6F71"/>
    <w:rsid w:val="00AC7C96"/>
    <w:rsid w:val="00AC7DF7"/>
    <w:rsid w:val="00AC7F40"/>
    <w:rsid w:val="00AD00AF"/>
    <w:rsid w:val="00AD1099"/>
    <w:rsid w:val="00AD1A5E"/>
    <w:rsid w:val="00AD23C4"/>
    <w:rsid w:val="00AD265E"/>
    <w:rsid w:val="00AD2DE0"/>
    <w:rsid w:val="00AD393F"/>
    <w:rsid w:val="00AD3D4F"/>
    <w:rsid w:val="00AD48DF"/>
    <w:rsid w:val="00AD5570"/>
    <w:rsid w:val="00AD56A0"/>
    <w:rsid w:val="00AD6584"/>
    <w:rsid w:val="00AD6765"/>
    <w:rsid w:val="00AD68D7"/>
    <w:rsid w:val="00AD6A30"/>
    <w:rsid w:val="00AD6BA9"/>
    <w:rsid w:val="00AD7425"/>
    <w:rsid w:val="00AD7AE3"/>
    <w:rsid w:val="00AD7E2A"/>
    <w:rsid w:val="00AE029E"/>
    <w:rsid w:val="00AE090A"/>
    <w:rsid w:val="00AE15EC"/>
    <w:rsid w:val="00AE177B"/>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724C"/>
    <w:rsid w:val="00B17BB5"/>
    <w:rsid w:val="00B17C73"/>
    <w:rsid w:val="00B17C95"/>
    <w:rsid w:val="00B17F20"/>
    <w:rsid w:val="00B203EF"/>
    <w:rsid w:val="00B208F8"/>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7F73"/>
    <w:rsid w:val="00B304D6"/>
    <w:rsid w:val="00B30AA1"/>
    <w:rsid w:val="00B30C25"/>
    <w:rsid w:val="00B30C52"/>
    <w:rsid w:val="00B316C0"/>
    <w:rsid w:val="00B31B44"/>
    <w:rsid w:val="00B31C98"/>
    <w:rsid w:val="00B32AC3"/>
    <w:rsid w:val="00B3469F"/>
    <w:rsid w:val="00B3601A"/>
    <w:rsid w:val="00B3622E"/>
    <w:rsid w:val="00B36546"/>
    <w:rsid w:val="00B37BBF"/>
    <w:rsid w:val="00B37EAA"/>
    <w:rsid w:val="00B37F93"/>
    <w:rsid w:val="00B37F94"/>
    <w:rsid w:val="00B40634"/>
    <w:rsid w:val="00B40710"/>
    <w:rsid w:val="00B40E70"/>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7C2"/>
    <w:rsid w:val="00B6282E"/>
    <w:rsid w:val="00B62DA8"/>
    <w:rsid w:val="00B62F20"/>
    <w:rsid w:val="00B63A5C"/>
    <w:rsid w:val="00B64262"/>
    <w:rsid w:val="00B6525C"/>
    <w:rsid w:val="00B6552F"/>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7C9"/>
    <w:rsid w:val="00B83C7E"/>
    <w:rsid w:val="00B8453C"/>
    <w:rsid w:val="00B845C6"/>
    <w:rsid w:val="00B84810"/>
    <w:rsid w:val="00B84842"/>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64FC"/>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96F"/>
    <w:rsid w:val="00BC1E32"/>
    <w:rsid w:val="00BC21FE"/>
    <w:rsid w:val="00BC285A"/>
    <w:rsid w:val="00BC3402"/>
    <w:rsid w:val="00BC3C3D"/>
    <w:rsid w:val="00BC4BB8"/>
    <w:rsid w:val="00BC5A2D"/>
    <w:rsid w:val="00BC654B"/>
    <w:rsid w:val="00BC65BD"/>
    <w:rsid w:val="00BC6629"/>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6767"/>
    <w:rsid w:val="00BF73AD"/>
    <w:rsid w:val="00BF7E16"/>
    <w:rsid w:val="00BF7ECE"/>
    <w:rsid w:val="00C00ECD"/>
    <w:rsid w:val="00C01009"/>
    <w:rsid w:val="00C018DB"/>
    <w:rsid w:val="00C02195"/>
    <w:rsid w:val="00C035F6"/>
    <w:rsid w:val="00C03637"/>
    <w:rsid w:val="00C03B2C"/>
    <w:rsid w:val="00C04915"/>
    <w:rsid w:val="00C04B8E"/>
    <w:rsid w:val="00C04DFD"/>
    <w:rsid w:val="00C050FD"/>
    <w:rsid w:val="00C05135"/>
    <w:rsid w:val="00C05334"/>
    <w:rsid w:val="00C05467"/>
    <w:rsid w:val="00C0571E"/>
    <w:rsid w:val="00C06055"/>
    <w:rsid w:val="00C069A2"/>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2AB"/>
    <w:rsid w:val="00C50832"/>
    <w:rsid w:val="00C51255"/>
    <w:rsid w:val="00C518AD"/>
    <w:rsid w:val="00C51CAF"/>
    <w:rsid w:val="00C51F90"/>
    <w:rsid w:val="00C521F0"/>
    <w:rsid w:val="00C52DD9"/>
    <w:rsid w:val="00C530DC"/>
    <w:rsid w:val="00C5342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16A2"/>
    <w:rsid w:val="00C62822"/>
    <w:rsid w:val="00C63083"/>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39AB"/>
    <w:rsid w:val="00C84DB7"/>
    <w:rsid w:val="00C84E5C"/>
    <w:rsid w:val="00C84FA5"/>
    <w:rsid w:val="00C870C2"/>
    <w:rsid w:val="00C873C2"/>
    <w:rsid w:val="00C875E3"/>
    <w:rsid w:val="00C87A6B"/>
    <w:rsid w:val="00C90067"/>
    <w:rsid w:val="00C90914"/>
    <w:rsid w:val="00C91E55"/>
    <w:rsid w:val="00C929D0"/>
    <w:rsid w:val="00C92A33"/>
    <w:rsid w:val="00C92AA9"/>
    <w:rsid w:val="00C92ABD"/>
    <w:rsid w:val="00C9336C"/>
    <w:rsid w:val="00C93749"/>
    <w:rsid w:val="00C94277"/>
    <w:rsid w:val="00C95114"/>
    <w:rsid w:val="00C95E66"/>
    <w:rsid w:val="00C9636F"/>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F41"/>
    <w:rsid w:val="00CB22E3"/>
    <w:rsid w:val="00CB2377"/>
    <w:rsid w:val="00CB29AC"/>
    <w:rsid w:val="00CB4189"/>
    <w:rsid w:val="00CB4683"/>
    <w:rsid w:val="00CB4940"/>
    <w:rsid w:val="00CB4E79"/>
    <w:rsid w:val="00CB51A3"/>
    <w:rsid w:val="00CB568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CA"/>
    <w:rsid w:val="00CE74E8"/>
    <w:rsid w:val="00CE7773"/>
    <w:rsid w:val="00CE7981"/>
    <w:rsid w:val="00CE7E5C"/>
    <w:rsid w:val="00CF07AA"/>
    <w:rsid w:val="00CF07BC"/>
    <w:rsid w:val="00CF0FB0"/>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1646"/>
    <w:rsid w:val="00D123BB"/>
    <w:rsid w:val="00D1264D"/>
    <w:rsid w:val="00D12D42"/>
    <w:rsid w:val="00D135D3"/>
    <w:rsid w:val="00D13D5A"/>
    <w:rsid w:val="00D1447B"/>
    <w:rsid w:val="00D1467C"/>
    <w:rsid w:val="00D14B96"/>
    <w:rsid w:val="00D15380"/>
    <w:rsid w:val="00D1592D"/>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6F7B"/>
    <w:rsid w:val="00D973CA"/>
    <w:rsid w:val="00D9740E"/>
    <w:rsid w:val="00D97578"/>
    <w:rsid w:val="00DA0ABD"/>
    <w:rsid w:val="00DA0B7C"/>
    <w:rsid w:val="00DA1506"/>
    <w:rsid w:val="00DA1F8A"/>
    <w:rsid w:val="00DA232F"/>
    <w:rsid w:val="00DA286F"/>
    <w:rsid w:val="00DA3695"/>
    <w:rsid w:val="00DA4520"/>
    <w:rsid w:val="00DA47D1"/>
    <w:rsid w:val="00DA5522"/>
    <w:rsid w:val="00DA5568"/>
    <w:rsid w:val="00DA57F6"/>
    <w:rsid w:val="00DA5E62"/>
    <w:rsid w:val="00DA5E88"/>
    <w:rsid w:val="00DA6161"/>
    <w:rsid w:val="00DA7257"/>
    <w:rsid w:val="00DA73F5"/>
    <w:rsid w:val="00DA7FA8"/>
    <w:rsid w:val="00DB020F"/>
    <w:rsid w:val="00DB0878"/>
    <w:rsid w:val="00DB0B34"/>
    <w:rsid w:val="00DB0E07"/>
    <w:rsid w:val="00DB0EB2"/>
    <w:rsid w:val="00DB1E68"/>
    <w:rsid w:val="00DB2407"/>
    <w:rsid w:val="00DB355C"/>
    <w:rsid w:val="00DB3A30"/>
    <w:rsid w:val="00DB3EC1"/>
    <w:rsid w:val="00DB4A47"/>
    <w:rsid w:val="00DB4F10"/>
    <w:rsid w:val="00DB578D"/>
    <w:rsid w:val="00DB5FFD"/>
    <w:rsid w:val="00DB6759"/>
    <w:rsid w:val="00DB6811"/>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5CA9"/>
    <w:rsid w:val="00DD6731"/>
    <w:rsid w:val="00DD75E0"/>
    <w:rsid w:val="00DE04F1"/>
    <w:rsid w:val="00DE0CC6"/>
    <w:rsid w:val="00DE1779"/>
    <w:rsid w:val="00DE18F0"/>
    <w:rsid w:val="00DE1A35"/>
    <w:rsid w:val="00DE202A"/>
    <w:rsid w:val="00DE2096"/>
    <w:rsid w:val="00DE21B3"/>
    <w:rsid w:val="00DE2443"/>
    <w:rsid w:val="00DE2FF0"/>
    <w:rsid w:val="00DE359F"/>
    <w:rsid w:val="00DE35F3"/>
    <w:rsid w:val="00DE38E7"/>
    <w:rsid w:val="00DE4309"/>
    <w:rsid w:val="00DE481C"/>
    <w:rsid w:val="00DE5238"/>
    <w:rsid w:val="00DE5412"/>
    <w:rsid w:val="00DE5587"/>
    <w:rsid w:val="00DE5B14"/>
    <w:rsid w:val="00DE5FE7"/>
    <w:rsid w:val="00DE6A2C"/>
    <w:rsid w:val="00DF0672"/>
    <w:rsid w:val="00DF095F"/>
    <w:rsid w:val="00DF0EC3"/>
    <w:rsid w:val="00DF0EE5"/>
    <w:rsid w:val="00DF18B8"/>
    <w:rsid w:val="00DF2286"/>
    <w:rsid w:val="00DF2580"/>
    <w:rsid w:val="00DF3239"/>
    <w:rsid w:val="00DF3D6A"/>
    <w:rsid w:val="00DF3E6A"/>
    <w:rsid w:val="00DF4952"/>
    <w:rsid w:val="00DF4BEE"/>
    <w:rsid w:val="00DF4ED3"/>
    <w:rsid w:val="00DF52FA"/>
    <w:rsid w:val="00DF5335"/>
    <w:rsid w:val="00DF58F0"/>
    <w:rsid w:val="00DF590B"/>
    <w:rsid w:val="00DF6D9E"/>
    <w:rsid w:val="00E00C7A"/>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8E1"/>
    <w:rsid w:val="00E14B3B"/>
    <w:rsid w:val="00E14E86"/>
    <w:rsid w:val="00E160A7"/>
    <w:rsid w:val="00E164AF"/>
    <w:rsid w:val="00E1679A"/>
    <w:rsid w:val="00E1685A"/>
    <w:rsid w:val="00E16F0B"/>
    <w:rsid w:val="00E17375"/>
    <w:rsid w:val="00E17426"/>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4E85"/>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6F57"/>
    <w:rsid w:val="00E67560"/>
    <w:rsid w:val="00E678BA"/>
    <w:rsid w:val="00E67BCC"/>
    <w:rsid w:val="00E67C60"/>
    <w:rsid w:val="00E67D87"/>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83B"/>
    <w:rsid w:val="00E95CFB"/>
    <w:rsid w:val="00E9694D"/>
    <w:rsid w:val="00E96994"/>
    <w:rsid w:val="00E975C0"/>
    <w:rsid w:val="00E97A5B"/>
    <w:rsid w:val="00E97BFE"/>
    <w:rsid w:val="00E97F98"/>
    <w:rsid w:val="00EA0325"/>
    <w:rsid w:val="00EA0BC6"/>
    <w:rsid w:val="00EA2657"/>
    <w:rsid w:val="00EA37A6"/>
    <w:rsid w:val="00EA3DAB"/>
    <w:rsid w:val="00EA4335"/>
    <w:rsid w:val="00EA4C6F"/>
    <w:rsid w:val="00EA5D79"/>
    <w:rsid w:val="00EA7838"/>
    <w:rsid w:val="00EA7F5F"/>
    <w:rsid w:val="00EA7FF2"/>
    <w:rsid w:val="00EB031A"/>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6B88"/>
    <w:rsid w:val="00EB7174"/>
    <w:rsid w:val="00EC0E90"/>
    <w:rsid w:val="00EC0FEC"/>
    <w:rsid w:val="00EC20D0"/>
    <w:rsid w:val="00EC2DE1"/>
    <w:rsid w:val="00EC2EE5"/>
    <w:rsid w:val="00EC33BD"/>
    <w:rsid w:val="00EC34A9"/>
    <w:rsid w:val="00EC36C8"/>
    <w:rsid w:val="00EC3A67"/>
    <w:rsid w:val="00EC44E7"/>
    <w:rsid w:val="00EC46FB"/>
    <w:rsid w:val="00EC4799"/>
    <w:rsid w:val="00EC4BE5"/>
    <w:rsid w:val="00EC6297"/>
    <w:rsid w:val="00EC6A4A"/>
    <w:rsid w:val="00EC6A71"/>
    <w:rsid w:val="00EC6AB6"/>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4AB7"/>
    <w:rsid w:val="00ED5EFE"/>
    <w:rsid w:val="00ED6246"/>
    <w:rsid w:val="00ED65B9"/>
    <w:rsid w:val="00ED6C4D"/>
    <w:rsid w:val="00ED70CB"/>
    <w:rsid w:val="00ED78AD"/>
    <w:rsid w:val="00EE0F9F"/>
    <w:rsid w:val="00EE145C"/>
    <w:rsid w:val="00EE1B56"/>
    <w:rsid w:val="00EE2414"/>
    <w:rsid w:val="00EE29D6"/>
    <w:rsid w:val="00EE2C2A"/>
    <w:rsid w:val="00EE2F59"/>
    <w:rsid w:val="00EE32F4"/>
    <w:rsid w:val="00EE368D"/>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10E4"/>
    <w:rsid w:val="00EF188C"/>
    <w:rsid w:val="00EF1920"/>
    <w:rsid w:val="00EF1DF9"/>
    <w:rsid w:val="00EF252C"/>
    <w:rsid w:val="00EF2B5E"/>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619D"/>
    <w:rsid w:val="00F06E39"/>
    <w:rsid w:val="00F06E48"/>
    <w:rsid w:val="00F06FB8"/>
    <w:rsid w:val="00F10356"/>
    <w:rsid w:val="00F10AA5"/>
    <w:rsid w:val="00F10AA6"/>
    <w:rsid w:val="00F10BF9"/>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0DF3"/>
    <w:rsid w:val="00F21664"/>
    <w:rsid w:val="00F21E22"/>
    <w:rsid w:val="00F2233A"/>
    <w:rsid w:val="00F228E6"/>
    <w:rsid w:val="00F229BE"/>
    <w:rsid w:val="00F2356C"/>
    <w:rsid w:val="00F23EE3"/>
    <w:rsid w:val="00F246A7"/>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E67"/>
    <w:rsid w:val="00F45622"/>
    <w:rsid w:val="00F45785"/>
    <w:rsid w:val="00F45A64"/>
    <w:rsid w:val="00F46D12"/>
    <w:rsid w:val="00F46E2D"/>
    <w:rsid w:val="00F4718D"/>
    <w:rsid w:val="00F478FB"/>
    <w:rsid w:val="00F47A07"/>
    <w:rsid w:val="00F50885"/>
    <w:rsid w:val="00F50D46"/>
    <w:rsid w:val="00F51002"/>
    <w:rsid w:val="00F51750"/>
    <w:rsid w:val="00F52B7C"/>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5F6"/>
    <w:rsid w:val="00FA59D7"/>
    <w:rsid w:val="00FA5D6C"/>
    <w:rsid w:val="00FA6246"/>
    <w:rsid w:val="00FA6560"/>
    <w:rsid w:val="00FA782C"/>
    <w:rsid w:val="00FA78E9"/>
    <w:rsid w:val="00FA7D63"/>
    <w:rsid w:val="00FB07D4"/>
    <w:rsid w:val="00FB08B2"/>
    <w:rsid w:val="00FB0BCB"/>
    <w:rsid w:val="00FB11D8"/>
    <w:rsid w:val="00FB1CF6"/>
    <w:rsid w:val="00FB3565"/>
    <w:rsid w:val="00FB5018"/>
    <w:rsid w:val="00FC031C"/>
    <w:rsid w:val="00FC1A1E"/>
    <w:rsid w:val="00FC1B2A"/>
    <w:rsid w:val="00FC1B56"/>
    <w:rsid w:val="00FC216C"/>
    <w:rsid w:val="00FC2F2A"/>
    <w:rsid w:val="00FC3B3E"/>
    <w:rsid w:val="00FC438F"/>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C4C"/>
    <w:rsid w:val="00FD78C4"/>
    <w:rsid w:val="00FD7B0A"/>
    <w:rsid w:val="00FD7C23"/>
    <w:rsid w:val="00FD7E2B"/>
    <w:rsid w:val="00FD7FD0"/>
    <w:rsid w:val="00FE02B4"/>
    <w:rsid w:val="00FE088A"/>
    <w:rsid w:val="00FE0AF8"/>
    <w:rsid w:val="00FE0F26"/>
    <w:rsid w:val="00FE1823"/>
    <w:rsid w:val="00FE1D14"/>
    <w:rsid w:val="00FE26BD"/>
    <w:rsid w:val="00FE2717"/>
    <w:rsid w:val="00FE2B0E"/>
    <w:rsid w:val="00FE2BF9"/>
    <w:rsid w:val="00FE3282"/>
    <w:rsid w:val="00FE354E"/>
    <w:rsid w:val="00FE3987"/>
    <w:rsid w:val="00FE450C"/>
    <w:rsid w:val="00FE4588"/>
    <w:rsid w:val="00FE4932"/>
    <w:rsid w:val="00FE55EE"/>
    <w:rsid w:val="00FE5F90"/>
    <w:rsid w:val="00FE6071"/>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2403"/>
    <w:rsid w:val="00FF28B1"/>
    <w:rsid w:val="00FF4FC8"/>
    <w:rsid w:val="00FF543A"/>
    <w:rsid w:val="00FF585D"/>
    <w:rsid w:val="00FF5F71"/>
    <w:rsid w:val="00FF6ED3"/>
    <w:rsid w:val="00FF7075"/>
    <w:rsid w:val="00FF72C0"/>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0.png"/><Relationship Id="rId21" Type="http://schemas.openxmlformats.org/officeDocument/2006/relationships/image" Target="media/image11.png"/><Relationship Id="rId42" Type="http://schemas.openxmlformats.org/officeDocument/2006/relationships/hyperlink" Target="https://doi.org/10.1111/j.1467-7687.2011.01048.x" TargetMode="External"/><Relationship Id="rId47" Type="http://schemas.openxmlformats.org/officeDocument/2006/relationships/hyperlink" Target="https://doi.org/10.1016/j.cogdev.2010.09.001" TargetMode="External"/><Relationship Id="rId63" Type="http://schemas.openxmlformats.org/officeDocument/2006/relationships/hyperlink" Target="https://doi.org/10.1126/science.1107621" TargetMode="External"/><Relationship Id="rId68" Type="http://schemas.openxmlformats.org/officeDocument/2006/relationships/hyperlink" Target="http://www.jstor.org/stable/30162860" TargetMode="External"/><Relationship Id="rId84" Type="http://schemas.openxmlformats.org/officeDocument/2006/relationships/hyperlink" Target="https://doi.org/10.1016/j.cognition.2017.06.029" TargetMode="External"/><Relationship Id="rId89" Type="http://schemas.openxmlformats.org/officeDocument/2006/relationships/header" Target="header1.xml"/><Relationship Id="rId16" Type="http://schemas.openxmlformats.org/officeDocument/2006/relationships/image" Target="media/image7.png"/><Relationship Id="rId11" Type="http://schemas.openxmlformats.org/officeDocument/2006/relationships/hyperlink" Target="https://osf.io/9eqpf/?view_only=62f752417a9141c7b0509a998039ad13" TargetMode="External"/><Relationship Id="rId32" Type="http://schemas.openxmlformats.org/officeDocument/2006/relationships/hyperlink" Target="https://doi.org/10.1016/j.cogdev.2022.101164" TargetMode="External"/><Relationship Id="rId37" Type="http://schemas.openxmlformats.org/officeDocument/2006/relationships/hyperlink" Target="https://psycnet.apa.org/doi/10.1037/0033-295X.112.2.347" TargetMode="External"/><Relationship Id="rId53" Type="http://schemas.openxmlformats.org/officeDocument/2006/relationships/hyperlink" Target="https://doi.org/10.1016/0010-0285(83)90017-8" TargetMode="External"/><Relationship Id="rId58" Type="http://schemas.openxmlformats.org/officeDocument/2006/relationships/hyperlink" Target="https://doi.org/10.1037/0012-1649.36.5.635" TargetMode="External"/><Relationship Id="rId74" Type="http://schemas.openxmlformats.org/officeDocument/2006/relationships/hyperlink" Target="https://doi.org/10.1207/s15327078in1003_6" TargetMode="External"/><Relationship Id="rId79" Type="http://schemas.openxmlformats.org/officeDocument/2006/relationships/hyperlink" Target="https://psycnet.apa.org/doi/10.1037/0033-295X.99.4.605" TargetMode="External"/><Relationship Id="rId5" Type="http://schemas.openxmlformats.org/officeDocument/2006/relationships/webSettings" Target="webSettings.xml"/><Relationship Id="rId90" Type="http://schemas.openxmlformats.org/officeDocument/2006/relationships/header" Target="header2.xml"/><Relationship Id="rId22" Type="http://schemas.openxmlformats.org/officeDocument/2006/relationships/image" Target="media/image12.jpeg"/><Relationship Id="rId27" Type="http://schemas.openxmlformats.org/officeDocument/2006/relationships/hyperlink" Target="https://doi.org/10.1016/0010-0277(86)90052-1" TargetMode="External"/><Relationship Id="rId43" Type="http://schemas.openxmlformats.org/officeDocument/2006/relationships/hyperlink" Target="https://doi.org/10.1038/s41467-025-61517-3" TargetMode="External"/><Relationship Id="rId48" Type="http://schemas.openxmlformats.org/officeDocument/2006/relationships/hyperlink" Target="https://doi.org/10.1038/nature06288" TargetMode="External"/><Relationship Id="rId64" Type="http://schemas.openxmlformats.org/officeDocument/2006/relationships/hyperlink" Target="https://doi.org/10.1126/science.1111656" TargetMode="External"/><Relationship Id="rId69" Type="http://schemas.openxmlformats.org/officeDocument/2006/relationships/hyperlink" Target="https://doi.org/10.1038/323533a0" TargetMode="External"/><Relationship Id="rId8" Type="http://schemas.openxmlformats.org/officeDocument/2006/relationships/image" Target="media/image1.jpg"/><Relationship Id="rId51" Type="http://schemas.openxmlformats.org/officeDocument/2006/relationships/hyperlink" Target="https://doi.org/10.1016/0885-2014(93)90008-S" TargetMode="External"/><Relationship Id="rId72" Type="http://schemas.openxmlformats.org/officeDocument/2006/relationships/hyperlink" Target="https://doi.org/10.1098/rsos.191795" TargetMode="External"/><Relationship Id="rId80" Type="http://schemas.openxmlformats.org/officeDocument/2006/relationships/hyperlink" Target="https://doi.org/10.1002/icd.2359" TargetMode="External"/><Relationship Id="rId85" Type="http://schemas.openxmlformats.org/officeDocument/2006/relationships/hyperlink" Target="https://doi.org/10.1111/1467-9280.00218"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doi.org/10.1207/S15327078IN0104_3" TargetMode="External"/><Relationship Id="rId38" Type="http://schemas.openxmlformats.org/officeDocument/2006/relationships/hyperlink" Target="https://doi.org/10.1111/1467-7687.00039" TargetMode="External"/><Relationship Id="rId46" Type="http://schemas.openxmlformats.org/officeDocument/2006/relationships/hyperlink" Target="https://doi.org/10.1177/0963721412470687" TargetMode="External"/><Relationship Id="rId59" Type="http://schemas.openxmlformats.org/officeDocument/2006/relationships/hyperlink" Target="https://doi.org/10.1080/095400999116322" TargetMode="External"/><Relationship Id="rId67" Type="http://schemas.openxmlformats.org/officeDocument/2006/relationships/hyperlink" Target="https://doi.org/10.1037/1089-2680.1.3.271" TargetMode="External"/><Relationship Id="rId20" Type="http://schemas.openxmlformats.org/officeDocument/2006/relationships/image" Target="media/image10.png"/><Relationship Id="rId41" Type="http://schemas.openxmlformats.org/officeDocument/2006/relationships/hyperlink" Target="https://doi.org/10.1207/s15516709cog1401_5" TargetMode="External"/><Relationship Id="rId54" Type="http://schemas.openxmlformats.org/officeDocument/2006/relationships/hyperlink" Target="https://doi.org/10.1016/S0010-0277(98)00036-5" TargetMode="External"/><Relationship Id="rId62" Type="http://schemas.openxmlformats.org/officeDocument/2006/relationships/hyperlink" Target="https://doi.org/10.1016/S0010-0277(96)00727-5" TargetMode="External"/><Relationship Id="rId70" Type="http://schemas.openxmlformats.org/officeDocument/2006/relationships/hyperlink" Target="https://doi.org/10.1371/journal.pone.0042698" TargetMode="External"/><Relationship Id="rId75" Type="http://schemas.openxmlformats.org/officeDocument/2006/relationships/hyperlink" Target="https://doi.org/10.1521/soco.2025.43.3.152" TargetMode="External"/><Relationship Id="rId83" Type="http://schemas.openxmlformats.org/officeDocument/2006/relationships/hyperlink" Target="https://doi.org/10.1016/j.cogdev.2012.08.004" TargetMode="External"/><Relationship Id="rId88" Type="http://schemas.openxmlformats.org/officeDocument/2006/relationships/hyperlink" Target="https://psycnet.apa.org/doi/10.1037/a0032150"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psycnet.apa.org/doi/10.1037/0012-1649.23.5.655" TargetMode="External"/><Relationship Id="rId36" Type="http://schemas.openxmlformats.org/officeDocument/2006/relationships/hyperlink" Target="https://doi.org/10.1111/1467-7687.00220" TargetMode="External"/><Relationship Id="rId49" Type="http://schemas.openxmlformats.org/officeDocument/2006/relationships/hyperlink" Target="https://doi.org/10.1162/neco.1989.1.1.143" TargetMode="External"/><Relationship Id="rId57" Type="http://schemas.openxmlformats.org/officeDocument/2006/relationships/hyperlink" Target="https://doi.org/10.1016/j.cognition.2016.12.007" TargetMode="External"/><Relationship Id="rId10" Type="http://schemas.openxmlformats.org/officeDocument/2006/relationships/image" Target="media/image20.jpg"/><Relationship Id="rId31" Type="http://schemas.openxmlformats.org/officeDocument/2006/relationships/hyperlink" Target="https://doi.org/10.1037/xge0001656" TargetMode="External"/><Relationship Id="rId44" Type="http://schemas.openxmlformats.org/officeDocument/2006/relationships/hyperlink" Target="https://doi.org/10.1016/S1364-6613(03)00128-1" TargetMode="External"/><Relationship Id="rId52" Type="http://schemas.openxmlformats.org/officeDocument/2006/relationships/hyperlink" Target="https://doi.org/10.1016/j.cogdev.2005.04.004" TargetMode="External"/><Relationship Id="rId60" Type="http://schemas.openxmlformats.org/officeDocument/2006/relationships/hyperlink" Target="https://doi.org/10.1111/j.0956-7976.2004.00755.x" TargetMode="External"/><Relationship Id="rId65" Type="http://schemas.openxmlformats.org/officeDocument/2006/relationships/hyperlink" Target="https://doi.org/10.1016/j.cognition.2004.11.005" TargetMode="External"/><Relationship Id="rId73" Type="http://schemas.openxmlformats.org/officeDocument/2006/relationships/hyperlink" Target="https://doi.org/10.1371/journal.pone.0023223" TargetMode="External"/><Relationship Id="rId78" Type="http://schemas.openxmlformats.org/officeDocument/2006/relationships/hyperlink" Target="https://doi.org/10.1146/annurev.ph.25.030163.002553" TargetMode="External"/><Relationship Id="rId81" Type="http://schemas.openxmlformats.org/officeDocument/2006/relationships/hyperlink" Target="https://doi.org/10.1371/journal.pbio.0030208" TargetMode="External"/><Relationship Id="rId86" Type="http://schemas.openxmlformats.org/officeDocument/2006/relationships/hyperlink" Target="https://doi.org/10.1038/358749a0"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016/S0010-0277(99)00039-6" TargetMode="External"/><Relationship Id="rId34" Type="http://schemas.openxmlformats.org/officeDocument/2006/relationships/hyperlink" Target="https://psycnet.apa.org/doi/10.1016/S1364-6613(99)01356-X" TargetMode="External"/><Relationship Id="rId50" Type="http://schemas.openxmlformats.org/officeDocument/2006/relationships/hyperlink" Target="https://psycnet.apa.org/doi/10.1037/0012-1649.19.3.338" TargetMode="External"/><Relationship Id="rId55" Type="http://schemas.openxmlformats.org/officeDocument/2006/relationships/hyperlink" Target="https://doi.org/10.1016/S0010-0277(87)80006-9" TargetMode="External"/><Relationship Id="rId76" Type="http://schemas.openxmlformats.org/officeDocument/2006/relationships/hyperlink" Target="https://doi.org/10.1016/S1364-6613(02)01926-5" TargetMode="External"/><Relationship Id="rId7" Type="http://schemas.openxmlformats.org/officeDocument/2006/relationships/endnotes" Target="endnotes.xml"/><Relationship Id="rId71" Type="http://schemas.openxmlformats.org/officeDocument/2006/relationships/hyperlink" Target="https://doi.org/10.1080/09540090310001655093" TargetMode="External"/><Relationship Id="rId92" Type="http://schemas.microsoft.com/office/2011/relationships/people" Target="people.xml"/><Relationship Id="rId2" Type="http://schemas.openxmlformats.org/officeDocument/2006/relationships/numbering" Target="numbering.xml"/><Relationship Id="rId29" Type="http://schemas.openxmlformats.org/officeDocument/2006/relationships/hyperlink" Target="https://doi.org/10.1111/j.1467-8624.1991.tb01602.x" TargetMode="External"/><Relationship Id="rId24" Type="http://schemas.openxmlformats.org/officeDocument/2006/relationships/image" Target="media/image130.png"/><Relationship Id="rId40" Type="http://schemas.openxmlformats.org/officeDocument/2006/relationships/hyperlink" Target="https://doi.org/10.1207/s15516709cog2701_4" TargetMode="External"/><Relationship Id="rId45" Type="http://schemas.openxmlformats.org/officeDocument/2006/relationships/hyperlink" Target="https://doi.org/10.1016/0010-0277(95)00661-H" TargetMode="External"/><Relationship Id="rId66" Type="http://schemas.openxmlformats.org/officeDocument/2006/relationships/hyperlink" Target="https://doi.org/10.1016/j.cognition.2017.09.007" TargetMode="External"/><Relationship Id="rId87" Type="http://schemas.openxmlformats.org/officeDocument/2006/relationships/hyperlink" Target="https://doi.org/10.1111/1467-8721.ep10772615" TargetMode="External"/><Relationship Id="rId61" Type="http://schemas.openxmlformats.org/officeDocument/2006/relationships/hyperlink" Target="https://doi.org/10.1016/j.cogpsych.2010.02.001" TargetMode="External"/><Relationship Id="rId82" Type="http://schemas.openxmlformats.org/officeDocument/2006/relationships/hyperlink" Target="https://doi.org/10.1016/j.neuroimage.2010.05.028" TargetMode="External"/><Relationship Id="rId19" Type="http://schemas.openxmlformats.org/officeDocument/2006/relationships/image" Target="media/image90.png"/><Relationship Id="rId14" Type="http://schemas.openxmlformats.org/officeDocument/2006/relationships/image" Target="media/image5.png"/><Relationship Id="rId30" Type="http://schemas.openxmlformats.org/officeDocument/2006/relationships/hyperlink" Target="https://doi.org/10.1016/0010-0277(85)90008-3" TargetMode="External"/><Relationship Id="rId35" Type="http://schemas.openxmlformats.org/officeDocument/2006/relationships/hyperlink" Target="https://doi.org/10.1016/S0885-2014(02)00124-7" TargetMode="External"/><Relationship Id="rId56" Type="http://schemas.openxmlformats.org/officeDocument/2006/relationships/hyperlink" Target="https://doi.org/10.1111/desc.13581" TargetMode="External"/><Relationship Id="rId77" Type="http://schemas.openxmlformats.org/officeDocument/2006/relationships/hyperlink" Target="https://doi.org/10.1111/j.1551-6709.2010.0112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90</Pages>
  <Words>26031</Words>
  <Characters>143434</Characters>
  <Application>Microsoft Office Word</Application>
  <DocSecurity>0</DocSecurity>
  <Lines>1964</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cp:revision>
  <dcterms:created xsi:type="dcterms:W3CDTF">2026-03-31T18:59:00Z</dcterms:created>
  <dcterms:modified xsi:type="dcterms:W3CDTF">2026-03-31T23:13:00Z</dcterms:modified>
</cp:coreProperties>
</file>