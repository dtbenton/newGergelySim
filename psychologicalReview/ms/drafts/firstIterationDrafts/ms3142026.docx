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ins w:id="252" w:author="Benton, Deon" w:date="2026-03-14T21:25:00Z" w16du:dateUtc="2026-03-15T02:25:00Z">
        <w:r w:rsidR="0056623D">
          <w:rPr>
            <w:rFonts w:ascii="Times New Roman" w:hAnsi="Times New Roman" w:cs="Times New Roman"/>
          </w:rPr>
          <w:t>Overwalle’s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Overwalle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w:t>
        </w:r>
        <w:r w:rsidR="003C6979">
          <w:rPr>
            <w:rFonts w:ascii="Times New Roman" w:hAnsi="Times New Roman" w:cs="Times New Roman"/>
          </w:rPr>
          <w:t xml:space="preserve">internal </w:t>
        </w:r>
        <w:r w:rsidR="003C6979">
          <w:rPr>
            <w:rFonts w:ascii="Times New Roman" w:hAnsi="Times New Roman" w:cs="Times New Roman"/>
          </w:rPr>
          <w:t xml:space="preserve">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Overwal</w:t>
        </w:r>
      </w:ins>
      <w:ins w:id="342" w:author="Benton, Deon" w:date="2026-03-16T12:56:00Z" w16du:dateUtc="2026-03-16T17:56:00Z">
        <w:r w:rsidR="00C40504">
          <w:rPr>
            <w:rFonts w:ascii="Times New Roman" w:hAnsi="Times New Roman" w:cs="Times New Roman"/>
          </w:rPr>
          <w:t>le’s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Overwalle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ins w:id="43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3" w:author="Benton, Deon" w:date="2026-02-11T13:51:00Z" w16du:dateUtc="2026-02-11T19:51:00Z">
        <w:r w:rsidR="00B00200">
          <w:rPr>
            <w:rFonts w:ascii="Times New Roman" w:hAnsi="Times New Roman" w:cs="Times New Roman"/>
          </w:rPr>
          <w:t>Csibra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Overwalle’s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67" w:author="Benton, Deon" w:date="2026-03-16T14:03:00Z" w16du:dateUtc="2026-03-16T19:03:00Z">
        <w:r w:rsidR="00BC285A">
          <w:rPr>
            <w:rFonts w:ascii="Times New Roman" w:eastAsia="Times New Roman" w:hAnsi="Times New Roman" w:cs="Times New Roman"/>
          </w:rPr>
          <w:t>Overwalle’s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Overwalle’s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ins w:id="517" w:author="Benton, Deon" w:date="2026-03-16T16:15:00Z" w16du:dateUtc="2026-03-16T21:15:00Z">
        <w:r w:rsidR="00A43A0B">
          <w:rPr>
            <w:rFonts w:ascii="Times New Roman" w:eastAsia="Times New Roman" w:hAnsi="Times New Roman" w:cs="Times New Roman"/>
          </w:rPr>
          <w:t>Overwalle’s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Overwalle’s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 xml:space="preserve">I </w:t>
        </w:r>
        <w:r w:rsidR="00811479">
          <w:rPr>
            <w:rFonts w:ascii="Times New Roman" w:hAnsi="Times New Roman" w:cs="Times New Roman"/>
          </w:rPr>
          <w:t>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(VoE)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10E899A7"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These two factors—</w:t>
        </w:r>
      </w:ins>
      <w:ins w:id="832" w:author="Benton, Deon" w:date="2026-02-12T14:37:00Z" w16du:dateUtc="2026-02-12T20:37:00Z">
        <w:r w:rsidR="00570519">
          <w:rPr>
            <w:rFonts w:ascii="Times New Roman" w:hAnsi="Times New Roman" w:cs="Times New Roman"/>
          </w:rPr>
          <w:t xml:space="preserve">that is, </w:t>
        </w:r>
      </w:ins>
      <w:ins w:id="833" w:author="Benton, Deon" w:date="2026-02-12T14:32:00Z" w16du:dateUtc="2026-02-12T20:32:00Z">
        <w:r>
          <w:rPr>
            <w:rFonts w:ascii="Times New Roman" w:hAnsi="Times New Roman" w:cs="Times New Roman"/>
          </w:rPr>
          <w:t xml:space="preserve">online associative learning together </w:t>
        </w:r>
      </w:ins>
      <w:ins w:id="834" w:author="Benton, Deon" w:date="2026-02-12T14:38:00Z" w16du:dateUtc="2026-02-12T20:38:00Z">
        <w:r w:rsidR="00570519">
          <w:rPr>
            <w:rFonts w:ascii="Times New Roman" w:hAnsi="Times New Roman" w:cs="Times New Roman"/>
          </w:rPr>
          <w:t xml:space="preserve">with </w:t>
        </w:r>
      </w:ins>
      <w:ins w:id="835" w:author="Benton, Deon" w:date="2026-02-12T14:47:00Z" w16du:dateUtc="2026-02-12T20:47:00Z">
        <w:r w:rsidR="00AD265E">
          <w:rPr>
            <w:rFonts w:ascii="Times New Roman" w:hAnsi="Times New Roman" w:cs="Times New Roman"/>
          </w:rPr>
          <w:t>barrier sal</w:t>
        </w:r>
      </w:ins>
      <w:ins w:id="836" w:author="Benton, Deon" w:date="2026-02-12T14:48:00Z" w16du:dateUtc="2026-02-12T20:48:00Z">
        <w:r w:rsidR="00AD265E">
          <w:rPr>
            <w:rFonts w:ascii="Times New Roman" w:hAnsi="Times New Roman" w:cs="Times New Roman"/>
          </w:rPr>
          <w:t>ience</w:t>
        </w:r>
      </w:ins>
      <w:ins w:id="837" w:author="Benton, Deon" w:date="2026-02-12T14:33:00Z" w16du:dateUtc="2026-02-12T20:33:00Z">
        <w:r w:rsidR="000A276E">
          <w:rPr>
            <w:rFonts w:ascii="Times New Roman" w:hAnsi="Times New Roman" w:cs="Times New Roman"/>
          </w:rPr>
          <w:t>—can explain why</w:t>
        </w:r>
      </w:ins>
      <w:ins w:id="838"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839" w:author="Benton, Deon" w:date="2026-02-12T14:33:00Z" w16du:dateUtc="2026-02-12T20:33:00Z">
        <w:r w:rsidR="000A276E">
          <w:rPr>
            <w:rFonts w:ascii="Times New Roman" w:hAnsi="Times New Roman" w:cs="Times New Roman"/>
          </w:rPr>
          <w:t xml:space="preserve">, </w:t>
        </w:r>
      </w:ins>
      <w:ins w:id="840" w:author="Benton, Deon" w:date="2026-03-07T18:57:00Z" w16du:dateUtc="2026-03-08T00:57:00Z">
        <w:r w:rsidR="009B0551">
          <w:rPr>
            <w:rFonts w:ascii="Times New Roman" w:hAnsi="Times New Roman" w:cs="Times New Roman"/>
          </w:rPr>
          <w:t>even though</w:t>
        </w:r>
      </w:ins>
      <w:ins w:id="841" w:author="Benton, Deon" w:date="2026-02-12T14:33:00Z" w16du:dateUtc="2026-02-12T20:33:00Z">
        <w:r w:rsidR="000A276E">
          <w:rPr>
            <w:rFonts w:ascii="Times New Roman" w:hAnsi="Times New Roman" w:cs="Times New Roman"/>
          </w:rPr>
          <w:t xml:space="preserve"> both </w:t>
        </w:r>
      </w:ins>
      <w:ins w:id="842" w:author="Benton, Deon" w:date="2026-02-12T14:46:00Z" w16du:dateUtc="2026-02-12T20:46:00Z">
        <w:r w:rsidR="0017525B">
          <w:rPr>
            <w:rFonts w:ascii="Times New Roman" w:hAnsi="Times New Roman" w:cs="Times New Roman"/>
          </w:rPr>
          <w:t xml:space="preserve">groups </w:t>
        </w:r>
      </w:ins>
      <w:ins w:id="843" w:author="Benton, Deon" w:date="2026-02-12T14:33:00Z" w16du:dateUtc="2026-02-12T20:33:00Z">
        <w:r w:rsidR="000A276E">
          <w:rPr>
            <w:rFonts w:ascii="Times New Roman" w:hAnsi="Times New Roman" w:cs="Times New Roman"/>
          </w:rPr>
          <w:t xml:space="preserve">saw </w:t>
        </w:r>
      </w:ins>
      <w:ins w:id="844" w:author="Benton, Deon" w:date="2026-02-12T14:34:00Z" w16du:dateUtc="2026-02-12T20:34:00Z">
        <w:r w:rsidR="000A276E">
          <w:rPr>
            <w:rFonts w:ascii="Times New Roman" w:hAnsi="Times New Roman" w:cs="Times New Roman"/>
          </w:rPr>
          <w:t xml:space="preserve">a barrier and curved motion </w:t>
        </w:r>
        <w:r w:rsidR="000A276E">
          <w:rPr>
            <w:rFonts w:ascii="Times New Roman" w:hAnsi="Times New Roman" w:cs="Times New Roman"/>
          </w:rPr>
          <w:lastRenderedPageBreak/>
          <w:t xml:space="preserve">during habituation. </w:t>
        </w:r>
      </w:ins>
      <w:ins w:id="845" w:author="Benton, Deon" w:date="2026-02-12T14:48:00Z" w16du:dateUtc="2026-02-12T20:48:00Z">
        <w:r w:rsidR="00AD265E">
          <w:rPr>
            <w:rFonts w:ascii="Times New Roman" w:hAnsi="Times New Roman" w:cs="Times New Roman"/>
          </w:rPr>
          <w:t xml:space="preserve">For example, </w:t>
        </w:r>
      </w:ins>
      <w:ins w:id="846" w:author="Benton, Deon" w:date="2026-02-12T14:51:00Z" w16du:dateUtc="2026-02-12T20:51:00Z">
        <w:r w:rsidR="001F61B4">
          <w:rPr>
            <w:rFonts w:ascii="Times New Roman" w:hAnsi="Times New Roman" w:cs="Times New Roman"/>
          </w:rPr>
          <w:t>infants in the</w:t>
        </w:r>
      </w:ins>
      <w:ins w:id="847" w:author="Benton, Deon" w:date="2026-02-12T14:48:00Z" w16du:dateUtc="2026-02-12T20:48:00Z">
        <w:r w:rsidR="00AD265E">
          <w:rPr>
            <w:rFonts w:ascii="Times New Roman" w:hAnsi="Times New Roman" w:cs="Times New Roman"/>
          </w:rPr>
          <w:t xml:space="preserve"> Experimental condition </w:t>
        </w:r>
      </w:ins>
      <w:ins w:id="848" w:author="Benton, Deon" w:date="2026-02-12T14:51:00Z" w16du:dateUtc="2026-02-12T20:51:00Z">
        <w:r w:rsidR="001F61B4">
          <w:rPr>
            <w:rFonts w:ascii="Times New Roman" w:hAnsi="Times New Roman" w:cs="Times New Roman"/>
          </w:rPr>
          <w:t>were able to form a robust association between the curved</w:t>
        </w:r>
      </w:ins>
      <w:ins w:id="849"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50" w:author="Benton, Deon" w:date="2026-02-12T14:54:00Z" w16du:dateUtc="2026-02-12T20:54:00Z">
        <w:r w:rsidR="00F61DB4">
          <w:rPr>
            <w:rFonts w:ascii="Times New Roman" w:hAnsi="Times New Roman" w:cs="Times New Roman"/>
          </w:rPr>
          <w:t>salience</w:t>
        </w:r>
      </w:ins>
      <w:ins w:id="851" w:author="Benton, Deon" w:date="2026-02-12T14:53:00Z" w16du:dateUtc="2026-02-12T20:53:00Z">
        <w:r w:rsidR="00F61DB4">
          <w:rPr>
            <w:rFonts w:ascii="Times New Roman" w:hAnsi="Times New Roman" w:cs="Times New Roman"/>
          </w:rPr>
          <w:t xml:space="preserve"> of the </w:t>
        </w:r>
      </w:ins>
      <w:ins w:id="852" w:author="Benton, Deon" w:date="2026-02-12T14:52:00Z" w16du:dateUtc="2026-02-12T20:52:00Z">
        <w:r w:rsidR="00F61DB4">
          <w:rPr>
            <w:rFonts w:ascii="Times New Roman" w:hAnsi="Times New Roman" w:cs="Times New Roman"/>
          </w:rPr>
          <w:t xml:space="preserve">barrier </w:t>
        </w:r>
      </w:ins>
      <w:ins w:id="853" w:author="Benton, Deon" w:date="2026-02-12T14:53:00Z" w16du:dateUtc="2026-02-12T20:53:00Z">
        <w:r w:rsidR="00F61DB4">
          <w:rPr>
            <w:rFonts w:ascii="Times New Roman" w:hAnsi="Times New Roman" w:cs="Times New Roman"/>
          </w:rPr>
          <w:t>was boosted due to the fact that it and the c</w:t>
        </w:r>
      </w:ins>
      <w:ins w:id="854" w:author="Benton, Deon" w:date="2026-02-12T14:49:00Z" w16du:dateUtc="2026-02-12T20:49:00Z">
        <w:r w:rsidR="001F61B4">
          <w:rPr>
            <w:rFonts w:ascii="Times New Roman" w:hAnsi="Times New Roman" w:cs="Times New Roman"/>
          </w:rPr>
          <w:t>urved motion were located in the same region of the vis</w:t>
        </w:r>
      </w:ins>
      <w:ins w:id="855" w:author="Benton, Deon" w:date="2026-02-12T14:50:00Z" w16du:dateUtc="2026-02-12T20:50:00Z">
        <w:r w:rsidR="001F61B4">
          <w:rPr>
            <w:rFonts w:ascii="Times New Roman" w:hAnsi="Times New Roman" w:cs="Times New Roman"/>
          </w:rPr>
          <w:t>ual field</w:t>
        </w:r>
      </w:ins>
      <w:ins w:id="856" w:author="Benton, Deon" w:date="2026-02-12T14:53:00Z" w16du:dateUtc="2026-02-12T20:53:00Z">
        <w:r w:rsidR="00F61DB4">
          <w:rPr>
            <w:rFonts w:ascii="Times New Roman" w:hAnsi="Times New Roman" w:cs="Times New Roman"/>
          </w:rPr>
          <w:t>.</w:t>
        </w:r>
      </w:ins>
      <w:ins w:id="857" w:author="Benton, Deon" w:date="2026-02-12T14:50:00Z" w16du:dateUtc="2026-02-12T20:50:00Z">
        <w:r w:rsidR="001F61B4">
          <w:rPr>
            <w:rFonts w:ascii="Times New Roman" w:hAnsi="Times New Roman" w:cs="Times New Roman"/>
          </w:rPr>
          <w:t xml:space="preserve"> </w:t>
        </w:r>
      </w:ins>
      <w:ins w:id="858"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59"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60" w:author="Benton, Deon" w:date="2026-02-12T14:55:00Z" w16du:dateUtc="2026-02-12T20:55:00Z">
        <w:r w:rsidR="004D009C">
          <w:rPr>
            <w:rFonts w:ascii="Times New Roman" w:hAnsi="Times New Roman" w:cs="Times New Roman"/>
          </w:rPr>
          <w:t>s well as</w:t>
        </w:r>
      </w:ins>
      <w:ins w:id="861" w:author="Benton, Deon" w:date="2026-02-12T14:43:00Z" w16du:dateUtc="2026-02-12T20:43:00Z">
        <w:r w:rsidR="000E700A" w:rsidRPr="000E700A">
          <w:rPr>
            <w:rFonts w:ascii="Times New Roman" w:hAnsi="Times New Roman" w:cs="Times New Roman"/>
          </w:rPr>
          <w:t xml:space="preserve"> with infants’ broader real-world experience</w:t>
        </w:r>
      </w:ins>
      <w:ins w:id="862"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3" w:author="Benton, Deon" w:date="2026-02-12T14:56:00Z" w16du:dateUtc="2026-02-12T20:56:00Z">
        <w:r w:rsidR="004D009C">
          <w:rPr>
            <w:rFonts w:ascii="Times New Roman" w:hAnsi="Times New Roman" w:cs="Times New Roman"/>
          </w:rPr>
          <w:t>tion than at the new action test event. In contrast, because</w:t>
        </w:r>
      </w:ins>
      <w:ins w:id="864" w:author="Benton, Deon" w:date="2026-02-12T14:58:00Z" w16du:dateUtc="2026-02-12T20:58:00Z">
        <w:r w:rsidR="003E4BC8">
          <w:rPr>
            <w:rFonts w:ascii="Times New Roman" w:hAnsi="Times New Roman" w:cs="Times New Roman"/>
          </w:rPr>
          <w:t xml:space="preserve"> </w:t>
        </w:r>
      </w:ins>
      <w:ins w:id="865" w:author="Benton, Deon" w:date="2026-02-12T14:56:00Z" w16du:dateUtc="2026-02-12T20:56:00Z">
        <w:r w:rsidR="004D009C">
          <w:rPr>
            <w:rFonts w:ascii="Times New Roman" w:hAnsi="Times New Roman" w:cs="Times New Roman"/>
          </w:rPr>
          <w:t>the curved motion and barrier occupied different regions of the screen</w:t>
        </w:r>
      </w:ins>
      <w:ins w:id="866" w:author="Benton, Deon" w:date="2026-02-12T14:57:00Z" w16du:dateUtc="2026-02-12T20:57:00Z">
        <w:r w:rsidR="003E4BC8">
          <w:rPr>
            <w:rFonts w:ascii="Times New Roman" w:hAnsi="Times New Roman" w:cs="Times New Roman"/>
          </w:rPr>
          <w:t xml:space="preserve"> during habituation for infants in the Control condition</w:t>
        </w:r>
      </w:ins>
      <w:ins w:id="867" w:author="Benton, Deon" w:date="2026-02-12T14:56:00Z" w16du:dateUtc="2026-02-12T20:56:00Z">
        <w:r w:rsidR="004D009C">
          <w:rPr>
            <w:rFonts w:ascii="Times New Roman" w:hAnsi="Times New Roman" w:cs="Times New Roman"/>
          </w:rPr>
          <w:t xml:space="preserve">, </w:t>
        </w:r>
      </w:ins>
      <w:ins w:id="868" w:author="Benton, Deon" w:date="2026-02-12T14:57:00Z" w16du:dateUtc="2026-02-12T20:57:00Z">
        <w:r w:rsidR="003E4BC8">
          <w:rPr>
            <w:rFonts w:ascii="Times New Roman" w:hAnsi="Times New Roman" w:cs="Times New Roman"/>
          </w:rPr>
          <w:t xml:space="preserve">the </w:t>
        </w:r>
      </w:ins>
      <w:ins w:id="869" w:author="Benton, Deon" w:date="2026-02-12T14:58:00Z" w16du:dateUtc="2026-02-12T20:58:00Z">
        <w:r w:rsidR="003E4BC8">
          <w:rPr>
            <w:rFonts w:ascii="Times New Roman" w:hAnsi="Times New Roman" w:cs="Times New Roman"/>
          </w:rPr>
          <w:t>barrier accrued l</w:t>
        </w:r>
      </w:ins>
      <w:ins w:id="870" w:author="Benton, Deon" w:date="2026-02-12T14:59:00Z" w16du:dateUtc="2026-02-12T20:59:00Z">
        <w:r w:rsidR="003E4BC8">
          <w:rPr>
            <w:rFonts w:ascii="Times New Roman" w:hAnsi="Times New Roman" w:cs="Times New Roman"/>
          </w:rPr>
          <w:t>ess salience and the</w:t>
        </w:r>
      </w:ins>
      <w:ins w:id="871"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2" w:author="Benton, Deon" w:date="2026-02-12T14:59:00Z" w16du:dateUtc="2026-02-12T20:59:00Z">
        <w:r w:rsidR="003E4BC8">
          <w:rPr>
            <w:rFonts w:ascii="Times New Roman" w:hAnsi="Times New Roman" w:cs="Times New Roman"/>
          </w:rPr>
          <w:t xml:space="preserve"> </w:t>
        </w:r>
      </w:ins>
      <w:ins w:id="873"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4"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5" w:author="Benton, Deon" w:date="2026-02-12T15:06:00Z" w16du:dateUtc="2026-02-12T21:06:00Z">
        <w:r w:rsidR="008E3767">
          <w:rPr>
            <w:rFonts w:ascii="Times New Roman" w:hAnsi="Times New Roman" w:cs="Times New Roman"/>
          </w:rPr>
          <w:t xml:space="preserve"> </w:t>
        </w:r>
      </w:ins>
      <w:ins w:id="876"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7" w:author="Benton, Deon" w:date="2026-02-12T15:28:00Z" w16du:dateUtc="2026-02-12T21:28:00Z">
        <w:r w:rsidR="00152F19">
          <w:rPr>
            <w:rFonts w:ascii="Times New Roman" w:hAnsi="Times New Roman" w:cs="Times New Roman"/>
          </w:rPr>
          <w:t xml:space="preserve">notions of agents, objects, action efficiency, or subjective utility. </w:t>
        </w:r>
      </w:ins>
      <w:ins w:id="878" w:author="Benton, Deon" w:date="2026-02-12T15:29:00Z" w16du:dateUtc="2026-02-12T21:29:00Z">
        <w:r w:rsidR="007B6A4E">
          <w:rPr>
            <w:rFonts w:ascii="Times New Roman" w:hAnsi="Times New Roman" w:cs="Times New Roman"/>
          </w:rPr>
          <w:t>To make this case, I will show that ALIAS—a connectionis</w:t>
        </w:r>
      </w:ins>
      <w:ins w:id="879"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80" w:author="Benton, Deon" w:date="2026-02-12T15:31:00Z" w16du:dateUtc="2026-02-12T21:31:00Z">
        <w:r w:rsidR="007B6A4E">
          <w:rPr>
            <w:rFonts w:ascii="Times New Roman" w:hAnsi="Times New Roman" w:cs="Times New Roman"/>
          </w:rPr>
          <w:t xml:space="preserve">is literature. </w:t>
        </w:r>
      </w:ins>
    </w:p>
    <w:p w14:paraId="2C0BBB3C" w14:textId="409BA096" w:rsidR="008B49B8" w:rsidRDefault="009E7771" w:rsidP="0096761D">
      <w:pPr>
        <w:spacing w:line="480" w:lineRule="auto"/>
        <w:ind w:firstLine="720"/>
        <w:contextualSpacing/>
        <w:rPr>
          <w:ins w:id="881" w:author="Benton, Deon" w:date="2026-03-16T16:59:00Z" w16du:dateUtc="2026-03-16T21:59:00Z"/>
          <w:rFonts w:ascii="Times New Roman" w:hAnsi="Times New Roman" w:cs="Times New Roman"/>
        </w:rPr>
      </w:pPr>
      <w:ins w:id="882" w:author="Benton, Deon" w:date="2026-03-10T19:47:00Z" w16du:dateUtc="2026-03-11T00:47:00Z">
        <w:r w:rsidRPr="009E7771">
          <w:rPr>
            <w:rFonts w:ascii="Times New Roman" w:hAnsi="Times New Roman" w:cs="Times New Roman"/>
          </w:rPr>
          <w:t>One</w:t>
        </w:r>
      </w:ins>
      <w:ins w:id="883" w:author="Benton, Deon" w:date="2026-03-16T16:59:00Z" w16du:dateUtc="2026-03-16T21:59:00Z">
        <w:r w:rsidR="008B49B8">
          <w:rPr>
            <w:rFonts w:ascii="Times New Roman" w:hAnsi="Times New Roman" w:cs="Times New Roman"/>
          </w:rPr>
          <w:t xml:space="preserve"> finding with which the current account may struggle is the finding that</w:t>
        </w:r>
      </w:ins>
      <w:ins w:id="884" w:author="Benton, Deon" w:date="2026-03-16T17:18:00Z" w16du:dateUtc="2026-03-16T22:18:00Z">
        <w:r w:rsidR="0013438E">
          <w:rPr>
            <w:rFonts w:ascii="Times New Roman" w:hAnsi="Times New Roman" w:cs="Times New Roman"/>
          </w:rPr>
          <w:t xml:space="preserve"> 3-month-olds’ looking behaviors mirror those of older infants</w:t>
        </w:r>
      </w:ins>
      <w:ins w:id="885" w:author="Benton, Deon" w:date="2026-03-16T16:59:00Z" w16du:dateUtc="2026-03-16T21:59:00Z">
        <w:r w:rsidR="008B49B8" w:rsidRPr="009E7771">
          <w:rPr>
            <w:rFonts w:ascii="Times New Roman" w:hAnsi="Times New Roman" w:cs="Times New Roman"/>
          </w:rPr>
          <w:t xml:space="preserve"> when </w:t>
        </w:r>
      </w:ins>
      <w:ins w:id="886" w:author="Benton, Deon" w:date="2026-03-16T17:02:00Z" w16du:dateUtc="2026-03-16T22:02:00Z">
        <w:r w:rsidR="009E5538">
          <w:rPr>
            <w:rFonts w:ascii="Times New Roman" w:hAnsi="Times New Roman" w:cs="Times New Roman"/>
          </w:rPr>
          <w:t xml:space="preserve">either they are </w:t>
        </w:r>
      </w:ins>
      <w:ins w:id="887" w:author="Benton, Deon" w:date="2026-03-16T17:18:00Z" w16du:dateUtc="2026-03-16T22:18:00Z">
        <w:r w:rsidR="0013438E">
          <w:rPr>
            <w:rFonts w:ascii="Times New Roman" w:hAnsi="Times New Roman" w:cs="Times New Roman"/>
          </w:rPr>
          <w:t>given</w:t>
        </w:r>
      </w:ins>
      <w:ins w:id="888" w:author="Benton, Deon" w:date="2026-03-16T16:59:00Z" w16du:dateUtc="2026-03-16T21:59:00Z">
        <w:r w:rsidR="008B49B8" w:rsidRPr="009E7771">
          <w:rPr>
            <w:rFonts w:ascii="Times New Roman" w:hAnsi="Times New Roman" w:cs="Times New Roman"/>
          </w:rPr>
          <w:t xml:space="preserve"> first-person action experience </w:t>
        </w:r>
      </w:ins>
      <w:ins w:id="889" w:author="Benton, Deon" w:date="2026-03-16T17:07:00Z" w16du:dateUtc="2026-03-16T22:07:00Z">
        <w:r w:rsidR="00345274">
          <w:rPr>
            <w:rFonts w:ascii="Times New Roman" w:hAnsi="Times New Roman" w:cs="Times New Roman"/>
          </w:rPr>
          <w:t xml:space="preserve">(Skerry et al., 2013) </w:t>
        </w:r>
      </w:ins>
      <w:ins w:id="890" w:author="Benton, Deon" w:date="2026-03-16T17:06:00Z" w16du:dateUtc="2026-03-16T22:06:00Z">
        <w:r w:rsidR="00345274">
          <w:rPr>
            <w:rFonts w:ascii="Times New Roman" w:hAnsi="Times New Roman" w:cs="Times New Roman"/>
          </w:rPr>
          <w:t>or when the actions they watch are causal</w:t>
        </w:r>
      </w:ins>
      <w:ins w:id="891" w:author="Benton, Deon" w:date="2026-03-16T17:07:00Z" w16du:dateUtc="2026-03-16T22:07:00Z">
        <w:r w:rsidR="00345274">
          <w:rPr>
            <w:rFonts w:ascii="Times New Roman" w:hAnsi="Times New Roman" w:cs="Times New Roman"/>
          </w:rPr>
          <w:t xml:space="preserve"> (e.g., Liu &amp; </w:t>
        </w:r>
        <w:r w:rsidR="00345274">
          <w:rPr>
            <w:rFonts w:ascii="Times New Roman" w:hAnsi="Times New Roman" w:cs="Times New Roman"/>
          </w:rPr>
          <w:lastRenderedPageBreak/>
          <w:t>Spelke, 2019)</w:t>
        </w:r>
      </w:ins>
      <w:ins w:id="892" w:author="Benton, Deon" w:date="2026-03-16T17:06:00Z" w16du:dateUtc="2026-03-16T22:06:00Z">
        <w:r w:rsidR="00345274">
          <w:rPr>
            <w:rFonts w:ascii="Times New Roman" w:hAnsi="Times New Roman" w:cs="Times New Roman"/>
          </w:rPr>
          <w:t>.</w:t>
        </w:r>
      </w:ins>
      <w:ins w:id="893" w:author="Benton, Deon" w:date="2026-03-16T17:01:00Z" w16du:dateUtc="2026-03-16T22:01:00Z">
        <w:r w:rsidR="008B49B8">
          <w:rPr>
            <w:rFonts w:ascii="Times New Roman" w:hAnsi="Times New Roman" w:cs="Times New Roman"/>
          </w:rPr>
          <w:t xml:space="preserve"> </w:t>
        </w:r>
      </w:ins>
      <w:ins w:id="894"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895" w:author="Benton, Deon" w:date="2026-03-16T17:07:00Z" w16du:dateUtc="2026-03-16T22:07:00Z">
        <w:r w:rsidR="00345274">
          <w:rPr>
            <w:rFonts w:ascii="Times New Roman" w:hAnsi="Times New Roman" w:cs="Times New Roman"/>
          </w:rPr>
          <w:t xml:space="preserve">that either </w:t>
        </w:r>
      </w:ins>
      <w:ins w:id="896" w:author="Benton, Deon" w:date="2026-03-16T17:08:00Z" w16du:dateUtc="2026-03-16T22:08:00Z">
        <w:r w:rsidR="007C5EFB">
          <w:rPr>
            <w:rFonts w:ascii="Times New Roman" w:hAnsi="Times New Roman" w:cs="Times New Roman"/>
          </w:rPr>
          <w:t>contained Velcro on the palm-sides</w:t>
        </w:r>
      </w:ins>
      <w:ins w:id="897" w:author="Benton, Deon" w:date="2026-03-16T17:09:00Z" w16du:dateUtc="2026-03-16T22:09:00Z">
        <w:r w:rsidR="007C5EFB">
          <w:rPr>
            <w:rFonts w:ascii="Times New Roman" w:hAnsi="Times New Roman" w:cs="Times New Roman"/>
          </w:rPr>
          <w:t xml:space="preserve"> (i.e., </w:t>
        </w:r>
      </w:ins>
      <w:ins w:id="898" w:author="Benton, Deon" w:date="2026-03-16T17:24:00Z" w16du:dateUtc="2026-03-16T22:24:00Z">
        <w:r w:rsidR="002F3DF8">
          <w:rPr>
            <w:rFonts w:ascii="Times New Roman" w:hAnsi="Times New Roman" w:cs="Times New Roman"/>
          </w:rPr>
          <w:t>Sticky Mittens condition</w:t>
        </w:r>
      </w:ins>
      <w:ins w:id="899" w:author="Benton, Deon" w:date="2026-03-16T17:09:00Z" w16du:dateUtc="2026-03-16T22:09:00Z">
        <w:r w:rsidR="007C5EFB">
          <w:rPr>
            <w:rFonts w:ascii="Times New Roman" w:hAnsi="Times New Roman" w:cs="Times New Roman"/>
          </w:rPr>
          <w:t>)</w:t>
        </w:r>
      </w:ins>
      <w:ins w:id="900" w:author="Benton, Deon" w:date="2026-03-16T17:08:00Z" w16du:dateUtc="2026-03-16T22:08:00Z">
        <w:r w:rsidR="007C5EFB">
          <w:rPr>
            <w:rFonts w:ascii="Times New Roman" w:hAnsi="Times New Roman" w:cs="Times New Roman"/>
          </w:rPr>
          <w:t xml:space="preserve"> or did not contain Veclro</w:t>
        </w:r>
      </w:ins>
      <w:ins w:id="901" w:author="Benton, Deon" w:date="2026-03-16T17:09:00Z" w16du:dateUtc="2026-03-16T22:09:00Z">
        <w:r w:rsidR="007C5EFB">
          <w:rPr>
            <w:rFonts w:ascii="Times New Roman" w:hAnsi="Times New Roman" w:cs="Times New Roman"/>
          </w:rPr>
          <w:t xml:space="preserve"> (</w:t>
        </w:r>
      </w:ins>
      <w:ins w:id="902" w:author="Benton, Deon" w:date="2026-03-16T17:25:00Z" w16du:dateUtc="2026-03-16T22:25:00Z">
        <w:r w:rsidR="002F3DF8">
          <w:rPr>
            <w:rFonts w:ascii="Times New Roman" w:hAnsi="Times New Roman" w:cs="Times New Roman"/>
          </w:rPr>
          <w:t>Non-sticky Mittens condition</w:t>
        </w:r>
      </w:ins>
      <w:ins w:id="903" w:author="Benton, Deon" w:date="2026-03-16T17:09:00Z" w16du:dateUtc="2026-03-16T22:09:00Z">
        <w:r w:rsidR="007C5EFB">
          <w:rPr>
            <w:rFonts w:ascii="Times New Roman" w:hAnsi="Times New Roman" w:cs="Times New Roman"/>
          </w:rPr>
          <w:t>)</w:t>
        </w:r>
      </w:ins>
      <w:ins w:id="904" w:author="Benton, Deon" w:date="2026-03-16T17:08:00Z" w16du:dateUtc="2026-03-16T22:08:00Z">
        <w:r w:rsidR="007C5EFB">
          <w:rPr>
            <w:rFonts w:ascii="Times New Roman" w:hAnsi="Times New Roman" w:cs="Times New Roman"/>
          </w:rPr>
          <w:t xml:space="preserve">. </w:t>
        </w:r>
      </w:ins>
      <w:ins w:id="905" w:author="Benton, Deon" w:date="2026-03-16T17:16:00Z" w16du:dateUtc="2026-03-16T22:16:00Z">
        <w:r w:rsidR="0013438E">
          <w:rPr>
            <w:rFonts w:ascii="Times New Roman" w:hAnsi="Times New Roman" w:cs="Times New Roman"/>
          </w:rPr>
          <w:t>Infants in both groups</w:t>
        </w:r>
      </w:ins>
      <w:ins w:id="906" w:author="Benton, Deon" w:date="2026-03-16T17:08:00Z" w16du:dateUtc="2026-03-16T22:08:00Z">
        <w:r w:rsidR="007C5EFB">
          <w:rPr>
            <w:rFonts w:ascii="Times New Roman" w:hAnsi="Times New Roman" w:cs="Times New Roman"/>
          </w:rPr>
          <w:t xml:space="preserve"> were then allowed to retrieve a Velcro-covered </w:t>
        </w:r>
      </w:ins>
      <w:ins w:id="907" w:author="Benton, Deon" w:date="2026-03-16T17:12:00Z" w16du:dateUtc="2026-03-16T22:12:00Z">
        <w:r w:rsidR="00022801">
          <w:rPr>
            <w:rFonts w:ascii="Times New Roman" w:hAnsi="Times New Roman" w:cs="Times New Roman"/>
          </w:rPr>
          <w:t>ball</w:t>
        </w:r>
      </w:ins>
      <w:ins w:id="908" w:author="Benton, Deon" w:date="2026-03-16T17:13:00Z" w16du:dateUtc="2026-03-16T22:13:00Z">
        <w:r w:rsidR="00022801">
          <w:rPr>
            <w:rFonts w:ascii="Times New Roman" w:hAnsi="Times New Roman" w:cs="Times New Roman"/>
          </w:rPr>
          <w:t>. It should be clear from this description that successful retrievals</w:t>
        </w:r>
      </w:ins>
      <w:ins w:id="909" w:author="Benton, Deon" w:date="2026-03-16T17:14:00Z" w16du:dateUtc="2026-03-16T22:14:00Z">
        <w:r w:rsidR="00022801">
          <w:rPr>
            <w:rFonts w:ascii="Times New Roman" w:hAnsi="Times New Roman" w:cs="Times New Roman"/>
          </w:rPr>
          <w:t>—in which the ball</w:t>
        </w:r>
      </w:ins>
      <w:ins w:id="910" w:author="Benton, Deon" w:date="2026-03-16T17:13:00Z" w16du:dateUtc="2026-03-16T22:13:00Z">
        <w:r w:rsidR="00022801">
          <w:rPr>
            <w:rFonts w:ascii="Times New Roman" w:hAnsi="Times New Roman" w:cs="Times New Roman"/>
          </w:rPr>
          <w:t xml:space="preserve"> </w:t>
        </w:r>
      </w:ins>
      <w:ins w:id="911" w:author="Benton, Deon" w:date="2026-03-16T17:14:00Z" w16du:dateUtc="2026-03-16T22:14:00Z">
        <w:r w:rsidR="00FE787D">
          <w:rPr>
            <w:rFonts w:ascii="Times New Roman" w:hAnsi="Times New Roman" w:cs="Times New Roman"/>
          </w:rPr>
          <w:t>became attached to the mittens—</w:t>
        </w:r>
      </w:ins>
      <w:ins w:id="912" w:author="Benton, Deon" w:date="2026-03-16T17:13:00Z" w16du:dateUtc="2026-03-16T22:13:00Z">
        <w:r w:rsidR="00022801">
          <w:rPr>
            <w:rFonts w:ascii="Times New Roman" w:hAnsi="Times New Roman" w:cs="Times New Roman"/>
          </w:rPr>
          <w:t>were only possible in the Sticky mittens condition</w:t>
        </w:r>
      </w:ins>
      <w:ins w:id="913" w:author="Benton, Deon" w:date="2026-03-16T17:14:00Z" w16du:dateUtc="2026-03-16T22:14:00Z">
        <w:r w:rsidR="00FE787D">
          <w:rPr>
            <w:rFonts w:ascii="Times New Roman" w:hAnsi="Times New Roman" w:cs="Times New Roman"/>
          </w:rPr>
          <w:t xml:space="preserve">. </w:t>
        </w:r>
      </w:ins>
      <w:ins w:id="914" w:author="Benton, Deon" w:date="2026-03-16T17:10:00Z" w16du:dateUtc="2026-03-16T22:10:00Z">
        <w:r w:rsidR="00DE1779">
          <w:rPr>
            <w:rFonts w:ascii="Times New Roman" w:hAnsi="Times New Roman" w:cs="Times New Roman"/>
          </w:rPr>
          <w:t>All infants were then habituated to a Gergely et al.</w:t>
        </w:r>
      </w:ins>
      <w:ins w:id="915" w:author="Benton, Deon" w:date="2026-03-16T17:11:00Z" w16du:dateUtc="2026-03-16T22:11:00Z">
        <w:r w:rsidR="008C4E3A">
          <w:rPr>
            <w:rFonts w:ascii="Times New Roman" w:hAnsi="Times New Roman" w:cs="Times New Roman"/>
          </w:rPr>
          <w:t>-</w:t>
        </w:r>
      </w:ins>
      <w:ins w:id="916" w:author="Benton, Deon" w:date="2026-03-16T17:10:00Z" w16du:dateUtc="2026-03-16T22:10:00Z">
        <w:r w:rsidR="00DE1779">
          <w:rPr>
            <w:rFonts w:ascii="Times New Roman" w:hAnsi="Times New Roman" w:cs="Times New Roman"/>
          </w:rPr>
          <w:t>like event in which an actress reached over</w:t>
        </w:r>
      </w:ins>
      <w:ins w:id="917" w:author="Benton, Deon" w:date="2026-03-16T17:11:00Z" w16du:dateUtc="2026-03-16T22:11:00Z">
        <w:r w:rsidR="00DE1779">
          <w:rPr>
            <w:rFonts w:ascii="Times New Roman" w:hAnsi="Times New Roman" w:cs="Times New Roman"/>
          </w:rPr>
          <w:t xml:space="preserve"> (Experimental condition) or besides (Control condition)</w:t>
        </w:r>
      </w:ins>
      <w:ins w:id="918" w:author="Benton, Deon" w:date="2026-03-16T17:10:00Z" w16du:dateUtc="2026-03-16T22:10:00Z">
        <w:r w:rsidR="00DE1779">
          <w:rPr>
            <w:rFonts w:ascii="Times New Roman" w:hAnsi="Times New Roman" w:cs="Times New Roman"/>
          </w:rPr>
          <w:t xml:space="preserve"> a barrier to retrieve </w:t>
        </w:r>
      </w:ins>
      <w:ins w:id="919" w:author="Benton, Deon" w:date="2026-03-16T17:11:00Z" w16du:dateUtc="2026-03-16T22:11:00Z">
        <w:r w:rsidR="00DE1779">
          <w:rPr>
            <w:rFonts w:ascii="Times New Roman" w:hAnsi="Times New Roman" w:cs="Times New Roman"/>
          </w:rPr>
          <w:t>the same ball</w:t>
        </w:r>
      </w:ins>
      <w:ins w:id="920"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1" w:author="Benton, Deon" w:date="2026-03-16T17:25:00Z" w16du:dateUtc="2026-03-16T22:25:00Z">
        <w:r w:rsidR="002F3DF8">
          <w:rPr>
            <w:rFonts w:ascii="Times New Roman" w:hAnsi="Times New Roman" w:cs="Times New Roman"/>
          </w:rPr>
          <w:t xml:space="preserve">(efficient action event) </w:t>
        </w:r>
      </w:ins>
      <w:ins w:id="922" w:author="Benton, Deon" w:date="2026-03-16T17:21:00Z" w16du:dateUtc="2026-03-16T22:21:00Z">
        <w:r w:rsidR="00EB6B88">
          <w:rPr>
            <w:rFonts w:ascii="Times New Roman" w:hAnsi="Times New Roman" w:cs="Times New Roman"/>
          </w:rPr>
          <w:t>or the same curved path</w:t>
        </w:r>
      </w:ins>
      <w:ins w:id="923" w:author="Benton, Deon" w:date="2026-03-16T17:25:00Z" w16du:dateUtc="2026-03-16T22:25:00Z">
        <w:r w:rsidR="002F3DF8">
          <w:rPr>
            <w:rFonts w:ascii="Times New Roman" w:hAnsi="Times New Roman" w:cs="Times New Roman"/>
          </w:rPr>
          <w:t xml:space="preserve"> (inefficient action)</w:t>
        </w:r>
      </w:ins>
      <w:ins w:id="924" w:author="Benton, Deon" w:date="2026-03-16T17:21:00Z" w16du:dateUtc="2026-03-16T22:21:00Z">
        <w:r w:rsidR="00EB6B88">
          <w:rPr>
            <w:rFonts w:ascii="Times New Roman" w:hAnsi="Times New Roman" w:cs="Times New Roman"/>
          </w:rPr>
          <w:t xml:space="preserve"> to reach the object.</w:t>
        </w:r>
      </w:ins>
      <w:ins w:id="925" w:author="Benton, Deon" w:date="2026-03-16T17:24:00Z" w16du:dateUtc="2026-03-16T22:24:00Z">
        <w:r w:rsidR="002F3DF8">
          <w:rPr>
            <w:rFonts w:ascii="Times New Roman" w:hAnsi="Times New Roman" w:cs="Times New Roman"/>
          </w:rPr>
          <w:t xml:space="preserve"> Skerry et al. (2013) found that only infants in the Sticky Mittens </w:t>
        </w:r>
      </w:ins>
      <w:ins w:id="926" w:author="Benton, Deon" w:date="2026-03-16T17:25:00Z" w16du:dateUtc="2026-03-16T22:25:00Z">
        <w:r w:rsidR="002F3DF8">
          <w:rPr>
            <w:rFonts w:ascii="Times New Roman" w:hAnsi="Times New Roman" w:cs="Times New Roman"/>
          </w:rPr>
          <w:t xml:space="preserve">Experimental </w:t>
        </w:r>
      </w:ins>
      <w:ins w:id="927" w:author="Benton, Deon" w:date="2026-03-16T17:24:00Z" w16du:dateUtc="2026-03-16T22:24:00Z">
        <w:r w:rsidR="002F3DF8">
          <w:rPr>
            <w:rFonts w:ascii="Times New Roman" w:hAnsi="Times New Roman" w:cs="Times New Roman"/>
          </w:rPr>
          <w:t>condition</w:t>
        </w:r>
      </w:ins>
      <w:ins w:id="928" w:author="Benton, Deon" w:date="2026-03-16T17:25:00Z" w16du:dateUtc="2026-03-16T22:25:00Z">
        <w:r w:rsidR="002F3DF8">
          <w:rPr>
            <w:rFonts w:ascii="Times New Roman" w:hAnsi="Times New Roman" w:cs="Times New Roman"/>
          </w:rPr>
          <w:t xml:space="preserve"> looked </w:t>
        </w:r>
      </w:ins>
      <w:ins w:id="929" w:author="Benton, Deon" w:date="2026-03-16T17:26:00Z" w16du:dateUtc="2026-03-16T22:26:00Z">
        <w:r w:rsidR="002F3DF8">
          <w:rPr>
            <w:rFonts w:ascii="Times New Roman" w:hAnsi="Times New Roman" w:cs="Times New Roman"/>
          </w:rPr>
          <w:t xml:space="preserve">longer at the inefficient test event than at the </w:t>
        </w:r>
      </w:ins>
      <w:ins w:id="930" w:author="Benton, Deon" w:date="2026-03-16T17:27:00Z" w16du:dateUtc="2026-03-16T22:27:00Z">
        <w:r w:rsidR="008223E1">
          <w:rPr>
            <w:rFonts w:ascii="Times New Roman" w:hAnsi="Times New Roman" w:cs="Times New Roman"/>
          </w:rPr>
          <w:t>efficient one.</w:t>
        </w:r>
      </w:ins>
      <w:ins w:id="931" w:author="Benton, Deon" w:date="2026-03-16T17:25:00Z" w16du:dateUtc="2026-03-16T22:25:00Z">
        <w:r w:rsidR="002F3DF8">
          <w:rPr>
            <w:rFonts w:ascii="Times New Roman" w:hAnsi="Times New Roman" w:cs="Times New Roman"/>
          </w:rPr>
          <w:t xml:space="preserve"> </w:t>
        </w:r>
      </w:ins>
    </w:p>
    <w:p w14:paraId="215B0E62" w14:textId="77777777" w:rsidR="008B49B8" w:rsidRDefault="008B49B8" w:rsidP="0096761D">
      <w:pPr>
        <w:spacing w:line="480" w:lineRule="auto"/>
        <w:ind w:firstLine="720"/>
        <w:contextualSpacing/>
        <w:rPr>
          <w:ins w:id="932" w:author="Benton, Deon" w:date="2026-03-16T16:59:00Z" w16du:dateUtc="2026-03-16T21:59:00Z"/>
          <w:rFonts w:ascii="Times New Roman" w:hAnsi="Times New Roman" w:cs="Times New Roman"/>
        </w:rPr>
      </w:pPr>
    </w:p>
    <w:p w14:paraId="7FAFB159" w14:textId="77777777" w:rsidR="006F58C2" w:rsidRDefault="009E7771" w:rsidP="0096761D">
      <w:pPr>
        <w:spacing w:line="480" w:lineRule="auto"/>
        <w:ind w:firstLine="720"/>
        <w:contextualSpacing/>
        <w:rPr>
          <w:ins w:id="933" w:author="Benton, Deon" w:date="2026-03-16T17:19:00Z" w16du:dateUtc="2026-03-16T22:19:00Z"/>
          <w:rFonts w:ascii="Times New Roman" w:hAnsi="Times New Roman" w:cs="Times New Roman"/>
        </w:rPr>
      </w:pPr>
      <w:ins w:id="934" w:author="Benton, Deon" w:date="2026-03-10T19:47:00Z" w16du:dateUtc="2026-03-11T00:47:00Z">
        <w:r w:rsidRPr="009E7771">
          <w:rPr>
            <w:rFonts w:ascii="Times New Roman" w:hAnsi="Times New Roman" w:cs="Times New Roman"/>
          </w:rPr>
          <w:t xml:space="preserve"> </w:t>
        </w:r>
      </w:ins>
      <w:ins w:id="935" w:author="Benton, Deon" w:date="2026-03-16T16:56:00Z" w16du:dateUtc="2026-03-16T21:56:00Z">
        <w:r w:rsidR="00F71396">
          <w:rPr>
            <w:rFonts w:ascii="Times New Roman" w:hAnsi="Times New Roman" w:cs="Times New Roman"/>
          </w:rPr>
          <w:t xml:space="preserve">question that the current account raises is whether it can </w:t>
        </w:r>
      </w:ins>
      <w:ins w:id="936" w:author="Benton, Deon" w:date="2026-03-16T16:57:00Z" w16du:dateUtc="2026-03-16T21:57:00Z">
        <w:r w:rsidR="00F71396">
          <w:rPr>
            <w:rFonts w:ascii="Times New Roman" w:hAnsi="Times New Roman" w:cs="Times New Roman"/>
          </w:rPr>
          <w:t xml:space="preserve">explain </w:t>
        </w:r>
      </w:ins>
      <w:ins w:id="937" w:author="Benton, Deon" w:date="2026-03-10T19:47:00Z" w16du:dateUtc="2026-03-11T00:47:00Z">
        <w:r w:rsidRPr="009E7771">
          <w:rPr>
            <w:rFonts w:ascii="Times New Roman" w:hAnsi="Times New Roman" w:cs="Times New Roman"/>
          </w:rPr>
          <w:t xml:space="preserve">findings showing that infants as young as 3 months of age display the same pattern of responses to efficient and inefficient actions as older infants when they are provided with first-person action experience (e.g., via sticky-mittens training; </w:t>
        </w:r>
      </w:ins>
      <w:ins w:id="938" w:author="Benton, Deon" w:date="2026-03-10T19:48:00Z" w16du:dateUtc="2026-03-11T00:48:00Z">
        <w:r>
          <w:rPr>
            <w:rFonts w:ascii="Times New Roman" w:hAnsi="Times New Roman" w:cs="Times New Roman"/>
          </w:rPr>
          <w:t xml:space="preserve">Liu et al., 2019; </w:t>
        </w:r>
      </w:ins>
      <w:ins w:id="939" w:author="Benton, Deon" w:date="2026-03-10T19:47:00Z" w16du:dateUtc="2026-03-11T00:47:00Z">
        <w:r w:rsidRPr="009E7771">
          <w:rPr>
            <w:rFonts w:ascii="Times New Roman" w:hAnsi="Times New Roman" w:cs="Times New Roman"/>
          </w:rPr>
          <w:t>Skerry et al., 2013).</w:t>
        </w:r>
      </w:ins>
    </w:p>
    <w:p w14:paraId="2E1A8B49" w14:textId="77777777" w:rsidR="006F58C2" w:rsidRDefault="006F58C2" w:rsidP="0096761D">
      <w:pPr>
        <w:spacing w:line="480" w:lineRule="auto"/>
        <w:ind w:firstLine="720"/>
        <w:contextualSpacing/>
        <w:rPr>
          <w:ins w:id="940" w:author="Benton, Deon" w:date="2026-03-16T17:19:00Z" w16du:dateUtc="2026-03-16T22:19:00Z"/>
          <w:rFonts w:ascii="Times New Roman" w:hAnsi="Times New Roman" w:cs="Times New Roman"/>
        </w:rPr>
      </w:pPr>
    </w:p>
    <w:p w14:paraId="17173E8C" w14:textId="2AA843E8" w:rsidR="009E7771" w:rsidRDefault="006F58C2" w:rsidP="0096761D">
      <w:pPr>
        <w:spacing w:line="480" w:lineRule="auto"/>
        <w:ind w:firstLine="720"/>
        <w:contextualSpacing/>
        <w:rPr>
          <w:ins w:id="941" w:author="Benton, Deon" w:date="2026-03-10T19:49:00Z" w16du:dateUtc="2026-03-11T00:49:00Z"/>
          <w:rFonts w:ascii="Times New Roman" w:hAnsi="Times New Roman" w:cs="Times New Roman"/>
        </w:rPr>
      </w:pPr>
      <w:ins w:id="942" w:author="Benton, Deon" w:date="2026-03-16T17:19:00Z" w16du:dateUtc="2026-03-16T22:19:00Z">
        <w:r>
          <w:rPr>
            <w:rFonts w:ascii="Times New Roman" w:hAnsi="Times New Roman" w:cs="Times New Roman"/>
          </w:rPr>
          <w:t>The challenge that these findings raise is that</w:t>
        </w:r>
      </w:ins>
      <w:ins w:id="943" w:author="Benton, Deon" w:date="2026-03-10T19:47:00Z" w16du:dateUtc="2026-03-11T00:47:00Z">
        <w:r w:rsidR="009E7771" w:rsidRPr="009E7771">
          <w:rPr>
            <w:rFonts w:ascii="Times New Roman" w:hAnsi="Times New Roman" w:cs="Times New Roman"/>
          </w:rPr>
          <w:t xml:space="preserve"> if infants’ </w:t>
        </w:r>
      </w:ins>
      <w:ins w:id="944" w:author="Benton, Deon" w:date="2026-03-16T17:20:00Z" w16du:dateUtc="2026-03-16T22:20:00Z">
        <w:r>
          <w:rPr>
            <w:rFonts w:ascii="Times New Roman" w:hAnsi="Times New Roman" w:cs="Times New Roman"/>
          </w:rPr>
          <w:t>performance in action understanding studies</w:t>
        </w:r>
      </w:ins>
      <w:ins w:id="945" w:author="Benton, Deon" w:date="2026-03-10T19:47:00Z" w16du:dateUtc="2026-03-11T00:47:00Z">
        <w:r w:rsidR="009E7771" w:rsidRPr="009E7771">
          <w:rPr>
            <w:rFonts w:ascii="Times New Roman" w:hAnsi="Times New Roman" w:cs="Times New Roman"/>
          </w:rPr>
          <w:t xml:space="preserve"> reflect</w:t>
        </w:r>
      </w:ins>
      <w:ins w:id="946" w:author="Benton, Deon" w:date="2026-03-16T17:20:00Z" w16du:dateUtc="2026-03-16T22:20:00Z">
        <w:r>
          <w:rPr>
            <w:rFonts w:ascii="Times New Roman" w:hAnsi="Times New Roman" w:cs="Times New Roman"/>
          </w:rPr>
          <w:t>s</w:t>
        </w:r>
      </w:ins>
      <w:ins w:id="947" w:author="Benton, Deon" w:date="2026-03-10T19:47:00Z" w16du:dateUtc="2026-03-11T00:47:00Z">
        <w:r w:rsidR="009E7771" w:rsidRPr="009E7771">
          <w:rPr>
            <w:rFonts w:ascii="Times New Roman" w:hAnsi="Times New Roman" w:cs="Times New Roman"/>
          </w:rPr>
          <w:t xml:space="preserve"> learning from experience, it is unclear how infants with relatively limited real-world experience could exhibit the same pattern of</w:t>
        </w:r>
      </w:ins>
      <w:ins w:id="948" w:author="Benton, Deon" w:date="2026-03-16T16:58:00Z" w16du:dateUtc="2026-03-16T21:58:00Z">
        <w:r w:rsidR="00CB6142">
          <w:rPr>
            <w:rFonts w:ascii="Times New Roman" w:hAnsi="Times New Roman" w:cs="Times New Roman"/>
          </w:rPr>
          <w:t xml:space="preserve"> looking</w:t>
        </w:r>
      </w:ins>
      <w:ins w:id="949" w:author="Benton, Deon" w:date="2026-03-10T19:47:00Z" w16du:dateUtc="2026-03-11T00:47:00Z">
        <w:r w:rsidR="009E7771" w:rsidRPr="009E7771">
          <w:rPr>
            <w:rFonts w:ascii="Times New Roman" w:hAnsi="Times New Roman" w:cs="Times New Roman"/>
          </w:rPr>
          <w:t xml:space="preserve"> responses as older infants.</w:t>
        </w:r>
      </w:ins>
    </w:p>
    <w:p w14:paraId="50DC21D5" w14:textId="5FDD2650" w:rsidR="009E7771" w:rsidRPr="003C042C" w:rsidRDefault="009E7771" w:rsidP="0096761D">
      <w:pPr>
        <w:spacing w:line="480" w:lineRule="auto"/>
        <w:ind w:firstLine="720"/>
        <w:contextualSpacing/>
        <w:rPr>
          <w:ins w:id="950" w:author="Benton, Deon" w:date="2026-03-10T19:49:00Z" w16du:dateUtc="2026-03-11T00:49:00Z"/>
          <w:rFonts w:ascii="Times New Roman" w:hAnsi="Times New Roman" w:cs="Times New Roman"/>
          <w:b/>
          <w:bCs/>
        </w:rPr>
      </w:pPr>
      <w:ins w:id="951" w:author="Benton, Deon" w:date="2026-03-10T19:49:00Z" w16du:dateUtc="2026-03-11T00:49:00Z">
        <w:r w:rsidRPr="003C042C">
          <w:rPr>
            <w:rFonts w:ascii="Times New Roman" w:hAnsi="Times New Roman" w:cs="Times New Roman"/>
            <w:b/>
            <w:bCs/>
          </w:rPr>
          <w:t>[modify the below because of ChatGPT]</w:t>
        </w:r>
      </w:ins>
    </w:p>
    <w:p w14:paraId="0ED4BB56" w14:textId="4FAD7BC2" w:rsidR="009E7771" w:rsidRPr="009E7771" w:rsidRDefault="007C115F" w:rsidP="009E7771">
      <w:pPr>
        <w:spacing w:line="480" w:lineRule="auto"/>
        <w:ind w:firstLine="720"/>
        <w:contextualSpacing/>
        <w:rPr>
          <w:ins w:id="952" w:author="Benton, Deon" w:date="2026-03-10T19:49:00Z" w16du:dateUtc="2026-03-11T00:49:00Z"/>
          <w:rFonts w:ascii="Times New Roman" w:hAnsi="Times New Roman" w:cs="Times New Roman"/>
        </w:rPr>
      </w:pPr>
      <w:ins w:id="953" w:author="Benton, Deon" w:date="2026-03-10T19:49:00Z" w16du:dateUtc="2026-03-11T00:49:00Z">
        <w:r>
          <w:rPr>
            <w:rFonts w:ascii="Times New Roman" w:hAnsi="Times New Roman" w:cs="Times New Roman"/>
          </w:rPr>
          <w:lastRenderedPageBreak/>
          <w:t>“</w:t>
        </w:r>
        <w:r w:rsidR="009E7771" w:rsidRPr="009E7771">
          <w:rPr>
            <w:rFonts w:ascii="Times New Roman" w:hAnsi="Times New Roman" w:cs="Times New Roman"/>
          </w:rPr>
          <w:t>From the perspective advanced here, however, providing infants with opportunities to act on objects may alter how they process the visual events presented during the experiment itself. In particular, giving infants the opportunity to grasp objects using sticky mittens may increase their overall engagement with the scene and thereby boost the encoding of the visible features of the objects and events involved. Consistent with this possibility, research has shown that providing young infants with object-directed action experience can enhance their attention to and learning about object properties (e.g., Needham et al., 2002). A consequence of this increased engagement is that infants may not only encode the objects more strongly but may also incidentally encode aspects of their own reaching movements. Because infant reaches tend to follow relatively straight trajectories, this experience may strengthen infants’ representations of straight motion paths.</w:t>
        </w:r>
      </w:ins>
    </w:p>
    <w:p w14:paraId="1223869F" w14:textId="77777777" w:rsidR="009E7771" w:rsidRPr="009E7771" w:rsidRDefault="009E7771" w:rsidP="009E7771">
      <w:pPr>
        <w:spacing w:line="480" w:lineRule="auto"/>
        <w:ind w:firstLine="720"/>
        <w:contextualSpacing/>
        <w:rPr>
          <w:ins w:id="954" w:author="Benton, Deon" w:date="2026-03-10T19:49:00Z" w16du:dateUtc="2026-03-11T00:49:00Z"/>
          <w:rFonts w:ascii="Times New Roman" w:hAnsi="Times New Roman" w:cs="Times New Roman"/>
        </w:rPr>
      </w:pPr>
    </w:p>
    <w:p w14:paraId="77F033F6" w14:textId="77777777" w:rsidR="009E7771" w:rsidRPr="009E7771" w:rsidRDefault="009E7771" w:rsidP="009E7771">
      <w:pPr>
        <w:spacing w:line="480" w:lineRule="auto"/>
        <w:ind w:firstLine="720"/>
        <w:contextualSpacing/>
        <w:rPr>
          <w:ins w:id="955" w:author="Benton, Deon" w:date="2026-03-10T19:49:00Z" w16du:dateUtc="2026-03-11T00:49:00Z"/>
          <w:rFonts w:ascii="Times New Roman" w:hAnsi="Times New Roman" w:cs="Times New Roman"/>
        </w:rPr>
      </w:pPr>
      <w:ins w:id="956" w:author="Benton, Deon" w:date="2026-03-10T19:49:00Z" w16du:dateUtc="2026-03-11T00:49:00Z">
        <w:r w:rsidRPr="009E7771">
          <w:rPr>
            <w:rFonts w:ascii="Times New Roman" w:hAnsi="Times New Roman" w:cs="Times New Roman"/>
          </w:rPr>
          <w:t>If straight trajectories become more familiar through this experience, then curved trajectories may appear relatively novel or unexpected during the subsequent test phase. This difference in familiarity could lead infants to look longer at the curved motion path, even at 3 months of age. At the same time, the salience considerations discussed above may still play an important role. Specifically, when curved motion occurs beside rather than over a barrier, the weaker association between the barrier and the curved motion may limit the extent to which infants form strong expectations about the relation between these elements. As a result, infants may look equally long at the two test events in the control condition despite their increased attention to the scene.</w:t>
        </w:r>
      </w:ins>
    </w:p>
    <w:p w14:paraId="55065908" w14:textId="77777777" w:rsidR="009E7771" w:rsidRPr="009E7771" w:rsidRDefault="009E7771" w:rsidP="009E7771">
      <w:pPr>
        <w:spacing w:line="480" w:lineRule="auto"/>
        <w:ind w:firstLine="720"/>
        <w:contextualSpacing/>
        <w:rPr>
          <w:ins w:id="957" w:author="Benton, Deon" w:date="2026-03-10T19:49:00Z" w16du:dateUtc="2026-03-11T00:49:00Z"/>
          <w:rFonts w:ascii="Times New Roman" w:hAnsi="Times New Roman" w:cs="Times New Roman"/>
        </w:rPr>
      </w:pPr>
    </w:p>
    <w:p w14:paraId="546520B9" w14:textId="00A6ED32" w:rsidR="009E7771" w:rsidRDefault="009E7771" w:rsidP="009E7771">
      <w:pPr>
        <w:spacing w:line="480" w:lineRule="auto"/>
        <w:ind w:firstLine="720"/>
        <w:contextualSpacing/>
        <w:rPr>
          <w:ins w:id="958" w:author="Benton, Deon" w:date="2026-03-10T19:49:00Z" w16du:dateUtc="2026-03-11T00:49:00Z"/>
          <w:rFonts w:ascii="Times New Roman" w:hAnsi="Times New Roman" w:cs="Times New Roman"/>
        </w:rPr>
      </w:pPr>
      <w:ins w:id="959" w:author="Benton, Deon" w:date="2026-03-10T19:49:00Z" w16du:dateUtc="2026-03-11T00:49:00Z">
        <w:r w:rsidRPr="009E7771">
          <w:rPr>
            <w:rFonts w:ascii="Times New Roman" w:hAnsi="Times New Roman" w:cs="Times New Roman"/>
          </w:rPr>
          <w:lastRenderedPageBreak/>
          <w:t>Taken together, this interpretation suggests that the early emergence of this pattern of responses following action experience does not necessarily imply the presence of an early-emerging concept of action efficiency. Instead, it may reflect the combined effects of increased attentional engagement with the scene, incidental encoding of infants’ own reaching trajectories, and the same associative processes described above.</w:t>
        </w:r>
        <w:r w:rsidR="007C115F">
          <w:rPr>
            <w:rFonts w:ascii="Times New Roman" w:hAnsi="Times New Roman" w:cs="Times New Roman"/>
          </w:rPr>
          <w:t>”</w:t>
        </w:r>
      </w:ins>
    </w:p>
    <w:p w14:paraId="305E1902" w14:textId="77777777" w:rsidR="007C115F" w:rsidRDefault="007C115F" w:rsidP="009E7771">
      <w:pPr>
        <w:spacing w:line="480" w:lineRule="auto"/>
        <w:ind w:firstLine="720"/>
        <w:contextualSpacing/>
        <w:rPr>
          <w:ins w:id="960" w:author="Benton, Deon" w:date="2026-03-10T19:49:00Z" w16du:dateUtc="2026-03-11T00:49:00Z"/>
          <w:rFonts w:ascii="Times New Roman" w:hAnsi="Times New Roman" w:cs="Times New Roman"/>
        </w:rPr>
      </w:pPr>
    </w:p>
    <w:p w14:paraId="61A5BBF3" w14:textId="77777777" w:rsidR="007C115F" w:rsidRDefault="007C115F" w:rsidP="009E7771">
      <w:pPr>
        <w:spacing w:line="480" w:lineRule="auto"/>
        <w:ind w:firstLine="720"/>
        <w:contextualSpacing/>
        <w:rPr>
          <w:ins w:id="961" w:author="Benton, Deon" w:date="2026-03-10T19:47:00Z" w16du:dateUtc="2026-03-11T00:47:00Z"/>
          <w:rFonts w:ascii="Times New Roman" w:hAnsi="Times New Roman" w:cs="Times New Roman"/>
        </w:rPr>
      </w:pPr>
    </w:p>
    <w:p w14:paraId="59A5325D" w14:textId="3832FCC1" w:rsidR="00524642" w:rsidRDefault="00635C87" w:rsidP="0096761D">
      <w:pPr>
        <w:spacing w:line="480" w:lineRule="auto"/>
        <w:ind w:firstLine="720"/>
        <w:contextualSpacing/>
        <w:rPr>
          <w:rFonts w:ascii="Times New Roman" w:hAnsi="Times New Roman" w:cs="Times New Roman"/>
        </w:rPr>
      </w:pPr>
      <w:ins w:id="962" w:author="Benton, Deon" w:date="2026-02-11T16:20:00Z" w16du:dateUtc="2026-02-11T22:20:00Z">
        <w:r>
          <w:rPr>
            <w:rFonts w:ascii="Times New Roman" w:hAnsi="Times New Roman" w:cs="Times New Roman"/>
          </w:rPr>
          <w:t>T</w:t>
        </w:r>
      </w:ins>
      <w:ins w:id="963" w:author="Benton, Deon" w:date="2026-03-10T19:33:00Z" w16du:dateUtc="2026-03-11T00:33:00Z">
        <w:r w:rsidR="00837A23">
          <w:rPr>
            <w:rFonts w:ascii="Times New Roman" w:hAnsi="Times New Roman" w:cs="Times New Roman"/>
          </w:rPr>
          <w:t>wo</w:t>
        </w:r>
      </w:ins>
      <w:ins w:id="964" w:author="Benton, Deon" w:date="2026-02-11T16:20:00Z" w16du:dateUtc="2026-02-11T22:20:00Z">
        <w:r>
          <w:rPr>
            <w:rFonts w:ascii="Times New Roman" w:hAnsi="Times New Roman" w:cs="Times New Roman"/>
          </w:rPr>
          <w:t xml:space="preserve"> points are worth clarifying before </w:t>
        </w:r>
      </w:ins>
      <w:ins w:id="965" w:author="Benton, Deon" w:date="2026-02-12T15:32:00Z" w16du:dateUtc="2026-02-12T21:32:00Z">
        <w:r w:rsidR="0096761D">
          <w:rPr>
            <w:rFonts w:ascii="Times New Roman" w:hAnsi="Times New Roman" w:cs="Times New Roman"/>
          </w:rPr>
          <w:t>proceeding</w:t>
        </w:r>
      </w:ins>
      <w:ins w:id="96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967" w:author="Benton, Deon" w:date="2026-02-12T15:32:00Z" w16du:dateUtc="2026-02-12T21:32:00Z">
        <w:r w:rsidR="0096761D">
          <w:rPr>
            <w:rFonts w:ascii="Times New Roman" w:hAnsi="Times New Roman" w:cs="Times New Roman"/>
          </w:rPr>
          <w:t xml:space="preserve">is it </w:t>
        </w:r>
      </w:ins>
      <w:ins w:id="96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1E340B">
        <w:rPr>
          <w:rFonts w:ascii="Times New Roman" w:hAnsi="Times New Roman" w:cs="Times New Roman"/>
        </w:rPr>
        <w:t>; this issue, although important, is beyond the scope of the present paper</w:t>
      </w:r>
      <w:ins w:id="96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 general processes that operate over</w:t>
        </w:r>
        <w:r>
          <w:rPr>
            <w:rFonts w:ascii="Times New Roman" w:hAnsi="Times New Roman" w:cs="Times New Roman"/>
          </w:rPr>
          <w:t xml:space="preserve"> the</w:t>
        </w:r>
      </w:ins>
      <w:ins w:id="970" w:author="Benton, Deon" w:date="2026-02-12T15:33:00Z" w16du:dateUtc="2026-02-12T21:33:00Z">
        <w:r w:rsidR="0096761D">
          <w:rPr>
            <w:rFonts w:ascii="Times New Roman" w:hAnsi="Times New Roman" w:cs="Times New Roman"/>
          </w:rPr>
          <w:t xml:space="preserve"> visible, low-level, and conceptually neutral</w:t>
        </w:r>
      </w:ins>
      <w:ins w:id="971" w:author="Benton, Deon" w:date="2026-02-11T16:20:00Z" w16du:dateUtc="2026-02-11T22:20:00Z">
        <w:r>
          <w:rPr>
            <w:rFonts w:ascii="Times New Roman" w:hAnsi="Times New Roman" w:cs="Times New Roman"/>
          </w:rPr>
          <w:t xml:space="preserve"> </w:t>
        </w:r>
      </w:ins>
      <w:ins w:id="972" w:author="Benton, Deon" w:date="2026-02-12T15:33:00Z" w16du:dateUtc="2026-02-12T21:33:00Z">
        <w:r w:rsidR="0096761D">
          <w:rPr>
            <w:rFonts w:ascii="Times New Roman" w:hAnsi="Times New Roman" w:cs="Times New Roman"/>
          </w:rPr>
          <w:t>features</w:t>
        </w:r>
      </w:ins>
      <w:ins w:id="973" w:author="Benton, Deon" w:date="2026-02-11T16:20:00Z" w16du:dateUtc="2026-02-11T22:20:00Z">
        <w:r>
          <w:rPr>
            <w:rFonts w:ascii="Times New Roman" w:hAnsi="Times New Roman" w:cs="Times New Roman"/>
          </w:rPr>
          <w:t xml:space="preserve"> </w:t>
        </w:r>
      </w:ins>
      <w:ins w:id="974" w:author="Benton, Deon" w:date="2026-02-12T15:33:00Z" w16du:dateUtc="2026-02-12T21:33:00Z">
        <w:r w:rsidR="0096761D">
          <w:rPr>
            <w:rFonts w:ascii="Times New Roman" w:hAnsi="Times New Roman" w:cs="Times New Roman"/>
          </w:rPr>
          <w:t xml:space="preserve">and kinematics </w:t>
        </w:r>
      </w:ins>
      <w:ins w:id="975" w:author="Benton, Deon" w:date="2026-02-11T16:20:00Z" w16du:dateUtc="2026-02-11T22:20:00Z">
        <w:r>
          <w:rPr>
            <w:rFonts w:ascii="Times New Roman" w:hAnsi="Times New Roman" w:cs="Times New Roman"/>
          </w:rPr>
          <w:t>of visual scenes</w:t>
        </w:r>
      </w:ins>
      <w:ins w:id="976" w:author="Benton, Deon" w:date="2026-02-12T15:33:00Z" w16du:dateUtc="2026-02-12T21:33:00Z">
        <w:r w:rsidR="0096761D">
          <w:rPr>
            <w:rFonts w:ascii="Times New Roman" w:hAnsi="Times New Roman" w:cs="Times New Roman"/>
          </w:rPr>
          <w:t>.</w:t>
        </w:r>
      </w:ins>
      <w:ins w:id="977"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978" w:author="Benton, Deon" w:date="2026-02-12T15:34:00Z" w16du:dateUtc="2026-02-12T21:34:00Z">
        <w:r w:rsidR="00105BB1">
          <w:rPr>
            <w:rFonts w:ascii="Times New Roman" w:hAnsi="Times New Roman" w:cs="Times New Roman"/>
          </w:rPr>
          <w:t>the overarching goal of the current paper is</w:t>
        </w:r>
      </w:ins>
      <w:ins w:id="979" w:author="Benton, Deon" w:date="2026-02-11T16:20:00Z" w16du:dateUtc="2026-02-11T22:20:00Z">
        <w:r w:rsidRPr="009A322E">
          <w:rPr>
            <w:rFonts w:ascii="Times New Roman" w:hAnsi="Times New Roman" w:cs="Times New Roman"/>
          </w:rPr>
          <w:t xml:space="preserve"> to offer a lean perspective on infants’ behavior in studies designed to assess their ostensibly rich action understanding, I contend that the proposed account and accompanying simulations support the broader claim that infants’ behavior in </w:t>
        </w:r>
      </w:ins>
      <w:ins w:id="980" w:author="Benton, Deon" w:date="2026-02-12T15:34:00Z" w16du:dateUtc="2026-02-12T21:34:00Z">
        <w:r w:rsidR="00105BB1">
          <w:rPr>
            <w:rFonts w:ascii="Times New Roman" w:hAnsi="Times New Roman" w:cs="Times New Roman"/>
          </w:rPr>
          <w:t>studies on this topic</w:t>
        </w:r>
      </w:ins>
      <w:ins w:id="981"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982" w:author="Benton, Deon" w:date="2026-02-12T15:35:00Z" w16du:dateUtc="2026-02-12T21:35:00Z">
        <w:r w:rsidR="00105BB1">
          <w:rPr>
            <w:rFonts w:ascii="Times New Roman" w:hAnsi="Times New Roman" w:cs="Times New Roman"/>
          </w:rPr>
          <w:t xml:space="preserve"> (e.g., </w:t>
        </w:r>
      </w:ins>
      <w:ins w:id="983" w:author="Benton, Deon" w:date="2026-02-12T15:40:00Z" w16du:dateUtc="2026-02-12T21:40:00Z">
        <w:r w:rsidR="00F67E24">
          <w:rPr>
            <w:rFonts w:ascii="Times New Roman" w:hAnsi="Times New Roman" w:cs="Times New Roman"/>
          </w:rPr>
          <w:t xml:space="preserve">Altmann &amp; Dienes, 1999; </w:t>
        </w:r>
      </w:ins>
      <w:ins w:id="984" w:author="Benton, Deon" w:date="2026-02-12T15:36:00Z" w16du:dateUtc="2026-02-12T21:36:00Z">
        <w:r w:rsidR="000E3F68">
          <w:rPr>
            <w:rFonts w:ascii="Times New Roman" w:hAnsi="Times New Roman" w:cs="Times New Roman"/>
          </w:rPr>
          <w:t>Benton, 2024;</w:t>
        </w:r>
      </w:ins>
      <w:ins w:id="985" w:author="Benton, Deon" w:date="2026-02-12T15:41:00Z" w16du:dateUtc="2026-02-12T21:41:00Z">
        <w:r w:rsidR="00FC5CD7">
          <w:rPr>
            <w:rFonts w:ascii="Times New Roman" w:hAnsi="Times New Roman" w:cs="Times New Roman"/>
          </w:rPr>
          <w:t xml:space="preserve"> Benton et al., 2024;</w:t>
        </w:r>
      </w:ins>
      <w:ins w:id="986" w:author="Benton, Deon" w:date="2026-02-12T15:36:00Z" w16du:dateUtc="2026-02-12T21:36:00Z">
        <w:r w:rsidR="000E3F68">
          <w:rPr>
            <w:rFonts w:ascii="Times New Roman" w:hAnsi="Times New Roman" w:cs="Times New Roman"/>
          </w:rPr>
          <w:t xml:space="preserve"> </w:t>
        </w:r>
      </w:ins>
      <w:ins w:id="987"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988" w:author="Benton, Deon" w:date="2026-02-12T15:36:00Z" w16du:dateUtc="2026-02-12T21:36:00Z">
        <w:r w:rsidR="000E3F68">
          <w:rPr>
            <w:rFonts w:ascii="Times New Roman" w:hAnsi="Times New Roman" w:cs="Times New Roman"/>
          </w:rPr>
          <w:t>McClelland &amp; Thompson, 2007;</w:t>
        </w:r>
      </w:ins>
      <w:ins w:id="989" w:author="Benton, Deon" w:date="2026-02-12T15:38:00Z" w16du:dateUtc="2026-02-12T21:38:00Z">
        <w:r w:rsidR="00F67E24">
          <w:rPr>
            <w:rFonts w:ascii="Times New Roman" w:hAnsi="Times New Roman" w:cs="Times New Roman"/>
          </w:rPr>
          <w:t xml:space="preserve"> </w:t>
        </w:r>
      </w:ins>
      <w:ins w:id="990" w:author="Benton, Deon" w:date="2026-02-12T15:43:00Z" w16du:dateUtc="2026-02-12T21:43:00Z">
        <w:r w:rsidR="008E4B8C">
          <w:rPr>
            <w:rFonts w:ascii="Times New Roman" w:hAnsi="Times New Roman" w:cs="Times New Roman"/>
          </w:rPr>
          <w:t xml:space="preserve">Munakata, 1998; </w:t>
        </w:r>
      </w:ins>
      <w:ins w:id="991" w:author="Benton, Deon" w:date="2026-02-12T15:42:00Z" w16du:dateUtc="2026-02-12T21:42:00Z">
        <w:r w:rsidR="008E4B8C">
          <w:rPr>
            <w:rFonts w:ascii="Times New Roman" w:hAnsi="Times New Roman" w:cs="Times New Roman"/>
          </w:rPr>
          <w:t xml:space="preserve">Munakata et al., 1997; </w:t>
        </w:r>
      </w:ins>
      <w:ins w:id="992" w:author="Benton, Deon" w:date="2026-02-12T15:38:00Z" w16du:dateUtc="2026-02-12T21:38:00Z">
        <w:r w:rsidR="00F67E24">
          <w:rPr>
            <w:rFonts w:ascii="Times New Roman" w:hAnsi="Times New Roman" w:cs="Times New Roman"/>
          </w:rPr>
          <w:t>Orhan &amp; Lake, 2024;</w:t>
        </w:r>
      </w:ins>
      <w:ins w:id="993" w:author="Benton, Deon" w:date="2026-02-12T15:39:00Z" w16du:dateUtc="2026-02-12T21:39:00Z">
        <w:r w:rsidR="00F67E24">
          <w:rPr>
            <w:rFonts w:ascii="Times New Roman" w:hAnsi="Times New Roman" w:cs="Times New Roman"/>
          </w:rPr>
          <w:t xml:space="preserve"> Overwalle, 2010</w:t>
        </w:r>
      </w:ins>
      <w:ins w:id="994" w:author="Benton, Deon" w:date="2026-02-25T10:05:00Z" w16du:dateUtc="2026-02-25T16:05:00Z">
        <w:r w:rsidR="00797E75">
          <w:rPr>
            <w:rFonts w:ascii="Times New Roman" w:hAnsi="Times New Roman" w:cs="Times New Roman"/>
          </w:rPr>
          <w:t>;</w:t>
        </w:r>
      </w:ins>
      <w:ins w:id="995" w:author="Benton, Deon" w:date="2026-02-12T15:36:00Z" w16du:dateUtc="2026-02-12T21:36:00Z">
        <w:r w:rsidR="000E3F68">
          <w:rPr>
            <w:rFonts w:ascii="Times New Roman" w:hAnsi="Times New Roman" w:cs="Times New Roman"/>
          </w:rPr>
          <w:t xml:space="preserve"> </w:t>
        </w:r>
      </w:ins>
      <w:ins w:id="996" w:author="Benton, Deon" w:date="2026-02-12T15:37:00Z" w16du:dateUtc="2026-02-12T21:37:00Z">
        <w:r w:rsidR="000E3F68">
          <w:rPr>
            <w:rFonts w:ascii="Times New Roman" w:hAnsi="Times New Roman" w:cs="Times New Roman"/>
          </w:rPr>
          <w:t xml:space="preserve">Rakison &amp; Lupyan, 2008; </w:t>
        </w:r>
      </w:ins>
      <w:ins w:id="997" w:author="Benton, Deon" w:date="2026-02-12T15:36:00Z" w16du:dateUtc="2026-02-12T21:36:00Z">
        <w:r w:rsidR="000E3F68">
          <w:rPr>
            <w:rFonts w:ascii="Times New Roman" w:hAnsi="Times New Roman" w:cs="Times New Roman"/>
          </w:rPr>
          <w:t>Rumelhart &amp; McClelland, 1985</w:t>
        </w:r>
      </w:ins>
      <w:ins w:id="998" w:author="Benton, Deon" w:date="2026-02-12T15:37:00Z" w16du:dateUtc="2026-02-12T21:37:00Z">
        <w:r w:rsidR="000E3F68">
          <w:rPr>
            <w:rFonts w:ascii="Times New Roman" w:hAnsi="Times New Roman" w:cs="Times New Roman"/>
          </w:rPr>
          <w:t>; Vong et al., 2004</w:t>
        </w:r>
      </w:ins>
      <w:ins w:id="999" w:author="Benton, Deon" w:date="2026-02-12T15:47:00Z" w16du:dateUtc="2026-02-12T21:47:00Z">
        <w:r w:rsidR="009130D6">
          <w:rPr>
            <w:rFonts w:ascii="Times New Roman" w:hAnsi="Times New Roman" w:cs="Times New Roman"/>
          </w:rPr>
          <w:t xml:space="preserve">; for excellent reviews see Yermolayeva &amp; Rakison, 2014 and </w:t>
        </w:r>
      </w:ins>
      <w:ins w:id="1000" w:author="Benton, Deon" w:date="2026-02-12T15:48:00Z" w16du:dateUtc="2026-02-12T21:48:00Z">
        <w:r w:rsidR="009130D6">
          <w:rPr>
            <w:rFonts w:ascii="Times New Roman" w:hAnsi="Times New Roman" w:cs="Times New Roman"/>
          </w:rPr>
          <w:t>Elman et al., 1996</w:t>
        </w:r>
      </w:ins>
      <w:ins w:id="1001" w:author="Benton, Deon" w:date="2026-02-12T15:36:00Z" w16du:dateUtc="2026-02-12T21:36:00Z">
        <w:r w:rsidR="000E3F68">
          <w:rPr>
            <w:rFonts w:ascii="Times New Roman" w:hAnsi="Times New Roman" w:cs="Times New Roman"/>
          </w:rPr>
          <w:t>)</w:t>
        </w:r>
      </w:ins>
      <w:ins w:id="1002"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003" w:author="Benton, Deon" w:date="2026-02-12T15:34:00Z" w16du:dateUtc="2026-02-12T21:34:00Z">
        <w:r w:rsidR="00105BB1">
          <w:rPr>
            <w:rFonts w:ascii="Times New Roman" w:hAnsi="Times New Roman" w:cs="Times New Roman"/>
          </w:rPr>
          <w:t>I</w:t>
        </w:r>
      </w:ins>
      <w:ins w:id="1004"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005"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482D064" w:rsidR="00524642" w:rsidRDefault="00F83FBE" w:rsidP="00A318A3">
      <w:pPr>
        <w:spacing w:line="480" w:lineRule="auto"/>
        <w:ind w:firstLine="720"/>
        <w:contextualSpacing/>
        <w:rPr>
          <w:rFonts w:ascii="Times New Roman" w:hAnsi="Times New Roman" w:cs="Times New Roman"/>
        </w:rPr>
      </w:pPr>
      <w:ins w:id="1006" w:author="Benton, Deon" w:date="2026-02-12T15:56:00Z" w16du:dateUtc="2026-02-12T21:56:00Z">
        <w:r w:rsidRPr="00F83FBE">
          <w:rPr>
            <w:rFonts w:ascii="Times New Roman" w:hAnsi="Times New Roman" w:cs="Times New Roman"/>
          </w:rPr>
          <w:t xml:space="preserve">To assess the viability and sufficiency of the current account, </w:t>
        </w:r>
        <w:r>
          <w:rPr>
            <w:rFonts w:ascii="Times New Roman" w:hAnsi="Times New Roman" w:cs="Times New Roman"/>
          </w:rPr>
          <w:t>I</w:t>
        </w:r>
        <w:r w:rsidRPr="00F83FBE">
          <w:rPr>
            <w:rFonts w:ascii="Times New Roman" w:hAnsi="Times New Roman" w:cs="Times New Roman"/>
          </w:rPr>
          <w:t xml:space="preserve"> implemented it in a </w:t>
        </w:r>
        <w:r>
          <w:rPr>
            <w:rFonts w:ascii="Times New Roman" w:hAnsi="Times New Roman" w:cs="Times New Roman"/>
          </w:rPr>
          <w:t>connectionist model ca</w:t>
        </w:r>
      </w:ins>
      <w:ins w:id="1007" w:author="Benton, Deon" w:date="2026-02-12T15:57:00Z" w16du:dateUtc="2026-02-12T21:57:00Z">
        <w:r>
          <w:rPr>
            <w:rFonts w:ascii="Times New Roman" w:hAnsi="Times New Roman" w:cs="Times New Roman"/>
          </w:rPr>
          <w:t xml:space="preserve">lled ALIAS </w:t>
        </w:r>
      </w:ins>
      <w:ins w:id="1008" w:author="Benton, Deon" w:date="2026-02-12T15:56:00Z" w16du:dateUtc="2026-02-12T21:56:00Z">
        <w:r w:rsidRPr="00F83FBE">
          <w:rPr>
            <w:rFonts w:ascii="Times New Roman" w:hAnsi="Times New Roman" w:cs="Times New Roman"/>
          </w:rPr>
          <w:t xml:space="preserve">to determine whether it can qualitatively explain infants’ looking responses across a range of </w:t>
        </w:r>
      </w:ins>
      <w:ins w:id="1009" w:author="Benton, Deon" w:date="2026-02-12T15:57:00Z" w16du:dateUtc="2026-02-12T21:57:00Z">
        <w:r>
          <w:rPr>
            <w:rFonts w:ascii="Times New Roman" w:hAnsi="Times New Roman" w:cs="Times New Roman"/>
          </w:rPr>
          <w:t>VoE</w:t>
        </w:r>
      </w:ins>
      <w:ins w:id="1010" w:author="Benton, Deon" w:date="2026-02-12T15:56:00Z" w16du:dateUtc="2026-02-12T21:56:00Z">
        <w:r w:rsidRPr="00F83FBE">
          <w:rPr>
            <w:rFonts w:ascii="Times New Roman" w:hAnsi="Times New Roman" w:cs="Times New Roman"/>
          </w:rPr>
          <w:t xml:space="preserve"> studies </w:t>
        </w:r>
      </w:ins>
      <w:ins w:id="1011" w:author="Benton, Deon" w:date="2026-02-12T15:57:00Z" w16du:dateUtc="2026-02-12T21:57:00Z">
        <w:r>
          <w:rPr>
            <w:rFonts w:ascii="Times New Roman" w:hAnsi="Times New Roman" w:cs="Times New Roman"/>
          </w:rPr>
          <w:t xml:space="preserve">assessing infant </w:t>
        </w:r>
      </w:ins>
      <w:ins w:id="1012" w:author="Benton, Deon" w:date="2026-02-12T15:56:00Z" w16du:dateUtc="2026-02-12T21:56:00Z">
        <w:r w:rsidRPr="00F83FBE">
          <w:rPr>
            <w:rFonts w:ascii="Times New Roman" w:hAnsi="Times New Roman" w:cs="Times New Roman"/>
          </w:rPr>
          <w:t>action understanding</w:t>
        </w:r>
      </w:ins>
      <w:ins w:id="1013" w:author="Benton, Deon" w:date="2026-02-12T15:57:00Z" w16du:dateUtc="2026-02-12T21:57:00Z">
        <w:r>
          <w:rPr>
            <w:rFonts w:ascii="Times New Roman" w:hAnsi="Times New Roman" w:cs="Times New Roman"/>
          </w:rPr>
          <w:t>.</w:t>
        </w:r>
      </w:ins>
      <w:ins w:id="1014" w:author="Benton, Deon" w:date="2026-02-13T11:09:00Z" w16du:dateUtc="2026-02-13T17:09:00Z">
        <w:r w:rsidR="00FC2F2A">
          <w:rPr>
            <w:rFonts w:ascii="Times New Roman" w:hAnsi="Times New Roman" w:cs="Times New Roman"/>
          </w:rPr>
          <w:t xml:space="preserve"> </w:t>
        </w:r>
      </w:ins>
      <w:del w:id="1015"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016" w:author="Benton, Deon" w:date="2026-02-13T11:09:00Z" w16du:dateUtc="2026-02-13T17:09:00Z">
        <w:r w:rsidR="00FC2F2A">
          <w:rPr>
            <w:rFonts w:ascii="Times New Roman" w:eastAsia="Times New Roman" w:hAnsi="Times New Roman" w:cs="Times New Roman"/>
          </w:rPr>
          <w:t>because ALIAS was developed to capture</w:t>
        </w:r>
      </w:ins>
      <w:ins w:id="1017" w:author="Benton, Deon" w:date="2026-02-13T11:11:00Z" w16du:dateUtc="2026-02-13T17:11:00Z">
        <w:r w:rsidR="00E35E64">
          <w:rPr>
            <w:rFonts w:ascii="Times New Roman" w:eastAsia="Times New Roman" w:hAnsi="Times New Roman" w:cs="Times New Roman"/>
          </w:rPr>
          <w:t xml:space="preserve"> a broad set of</w:t>
        </w:r>
      </w:ins>
      <w:ins w:id="1018" w:author="Benton, Deon" w:date="2026-02-13T11:09:00Z" w16du:dateUtc="2026-02-13T17:09:00Z">
        <w:r w:rsidR="00FC2F2A">
          <w:rPr>
            <w:rFonts w:ascii="Times New Roman" w:eastAsia="Times New Roman" w:hAnsi="Times New Roman" w:cs="Times New Roman"/>
          </w:rPr>
          <w:t xml:space="preserve"> key findings in this literature,</w:t>
        </w:r>
      </w:ins>
      <w:ins w:id="1019" w:author="Benton, Deon" w:date="2026-02-13T11:48:00Z" w16du:dateUtc="2026-02-13T17:48:00Z">
        <w:r w:rsidR="00841A7E">
          <w:rPr>
            <w:rFonts w:ascii="Times New Roman" w:eastAsia="Times New Roman" w:hAnsi="Times New Roman" w:cs="Times New Roman"/>
          </w:rPr>
          <w:t xml:space="preserve"> the simulations reported below were not intended to reproduce the full details of any one study or every experiment within it.</w:t>
        </w:r>
      </w:ins>
      <w:ins w:id="1020" w:author="Benton, Deon" w:date="2026-02-13T11:09:00Z" w16du:dateUtc="2026-02-13T17:09:00Z">
        <w:r w:rsidR="00FC2F2A">
          <w:rPr>
            <w:rFonts w:ascii="Times New Roman" w:eastAsia="Times New Roman" w:hAnsi="Times New Roman" w:cs="Times New Roman"/>
          </w:rPr>
          <w:t xml:space="preserve"> </w:t>
        </w:r>
      </w:ins>
      <w:ins w:id="102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022" w:author="Benton, Deon" w:date="2026-02-13T11:26:00Z" w16du:dateUtc="2026-02-13T17:26:00Z">
        <w:r w:rsidR="00D213F8">
          <w:rPr>
            <w:rFonts w:ascii="Times New Roman" w:eastAsia="Times New Roman" w:hAnsi="Times New Roman" w:cs="Times New Roman"/>
          </w:rPr>
          <w:t>targeted here</w:t>
        </w:r>
      </w:ins>
      <w:ins w:id="102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024" w:author="Benton, Deon" w:date="2026-02-13T11:32:00Z" w16du:dateUtc="2026-02-13T17:32:00Z">
        <w:r w:rsidR="007B777A">
          <w:rPr>
            <w:rFonts w:ascii="Times New Roman" w:eastAsia="Times New Roman" w:hAnsi="Times New Roman" w:cs="Times New Roman"/>
          </w:rPr>
          <w:t>thought</w:t>
        </w:r>
      </w:ins>
      <w:ins w:id="1025" w:author="Benton, Deon" w:date="2026-02-13T11:24:00Z" w16du:dateUtc="2026-02-13T17:24:00Z">
        <w:r w:rsidR="00F90C60" w:rsidRPr="00F90C60">
          <w:rPr>
            <w:rFonts w:ascii="Times New Roman" w:eastAsia="Times New Roman" w:hAnsi="Times New Roman" w:cs="Times New Roman"/>
          </w:rPr>
          <w:t xml:space="preserve"> to drive infants’ behavior</w:t>
        </w:r>
      </w:ins>
      <w:ins w:id="1026" w:author="Benton, Deon" w:date="2026-02-13T11:22:00Z" w16du:dateUtc="2026-02-13T17:22:00Z">
        <w:r w:rsidR="00A318A3">
          <w:rPr>
            <w:rFonts w:ascii="Times New Roman" w:eastAsia="Times New Roman" w:hAnsi="Times New Roman" w:cs="Times New Roman"/>
          </w:rPr>
          <w:t>.</w:t>
        </w:r>
      </w:ins>
      <w:ins w:id="1027" w:author="Benton, Deon" w:date="2026-02-13T11:17:00Z" w16du:dateUtc="2026-02-13T17:17:00Z">
        <w:r w:rsidR="00F121C3">
          <w:rPr>
            <w:rFonts w:ascii="Times New Roman" w:eastAsia="Times New Roman" w:hAnsi="Times New Roman" w:cs="Times New Roman"/>
          </w:rPr>
          <w:t xml:space="preserve"> </w:t>
        </w:r>
      </w:ins>
      <w:ins w:id="1028" w:author="Benton, Deon" w:date="2026-02-13T11:22:00Z" w16du:dateUtc="2026-02-13T17:22:00Z">
        <w:r w:rsidR="00A318A3">
          <w:rPr>
            <w:rFonts w:ascii="Times New Roman" w:eastAsia="Times New Roman" w:hAnsi="Times New Roman" w:cs="Times New Roman"/>
          </w:rPr>
          <w:t xml:space="preserve">Additionally, </w:t>
        </w:r>
      </w:ins>
      <w:ins w:id="102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03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031"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1032" w:author="Benton, Deon" w:date="2026-02-13T11:53:00Z" w16du:dateUtc="2026-02-13T17:53:00Z">
        <w:r>
          <w:rPr>
            <w:rFonts w:ascii="Times New Roman" w:hAnsi="Times New Roman" w:cs="Times New Roman"/>
            <w:b/>
            <w:bCs/>
          </w:rPr>
          <w:t>Selective long</w:t>
        </w:r>
      </w:ins>
      <w:ins w:id="1033" w:author="Benton, Deon" w:date="2026-02-13T11:54:00Z" w16du:dateUtc="2026-02-13T17:54:00Z">
        <w:r>
          <w:rPr>
            <w:rFonts w:ascii="Times New Roman" w:hAnsi="Times New Roman" w:cs="Times New Roman"/>
            <w:b/>
            <w:bCs/>
          </w:rPr>
          <w:t>er looking to inefficient actions following</w:t>
        </w:r>
      </w:ins>
      <w:ins w:id="1034"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1035" w:author="Benton, Deon" w:date="2026-02-13T11:54:00Z" w16du:dateUtc="2026-02-13T17:54:00Z">
        <w:r>
          <w:rPr>
            <w:rFonts w:ascii="Times New Roman" w:hAnsi="Times New Roman" w:cs="Times New Roman"/>
            <w:b/>
            <w:bCs/>
          </w:rPr>
          <w:t xml:space="preserve">. </w:t>
        </w:r>
      </w:ins>
      <w:ins w:id="1036" w:author="Benton, Deon" w:date="2026-02-13T12:02:00Z" w16du:dateUtc="2026-02-13T18:02:00Z">
        <w:r w:rsidR="00953FA9">
          <w:rPr>
            <w:rFonts w:ascii="Times New Roman" w:hAnsi="Times New Roman" w:cs="Times New Roman"/>
          </w:rPr>
          <w:t>I</w:t>
        </w:r>
      </w:ins>
      <w:ins w:id="1037" w:author="Benton, Deon" w:date="2026-02-13T11:54:00Z" w16du:dateUtc="2026-02-13T17:54:00Z">
        <w:r>
          <w:rPr>
            <w:rFonts w:ascii="Times New Roman" w:hAnsi="Times New Roman" w:cs="Times New Roman"/>
          </w:rPr>
          <w:t>n the absence of a physical barrier</w:t>
        </w:r>
      </w:ins>
      <w:ins w:id="1038"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039" w:author="Benton, Deon" w:date="2026-02-13T11:33:00Z" w16du:dateUtc="2026-02-13T17:33:00Z">
        <w:r w:rsidR="007B777A">
          <w:rPr>
            <w:rFonts w:ascii="Times New Roman" w:hAnsi="Times New Roman" w:cs="Times New Roman"/>
          </w:rPr>
          <w:t>when</w:t>
        </w:r>
      </w:ins>
      <w:ins w:id="1040" w:author="Benton, Deon" w:date="2026-02-13T11:55:00Z" w16du:dateUtc="2026-02-13T17:55:00Z">
        <w:r>
          <w:rPr>
            <w:rFonts w:ascii="Times New Roman" w:hAnsi="Times New Roman" w:cs="Times New Roman"/>
          </w:rPr>
          <w:t xml:space="preserve"> </w:t>
        </w:r>
      </w:ins>
      <w:ins w:id="1041" w:author="Benton, Deon" w:date="2026-02-13T11:33:00Z" w16du:dateUtc="2026-02-13T17:33:00Z">
        <w:r w:rsidR="007B777A">
          <w:rPr>
            <w:rFonts w:ascii="Times New Roman" w:hAnsi="Times New Roman" w:cs="Times New Roman"/>
          </w:rPr>
          <w:t>a</w:t>
        </w:r>
      </w:ins>
      <w:ins w:id="1042" w:author="Benton, Deon" w:date="2026-02-13T11:34:00Z" w16du:dateUtc="2026-02-13T17:34:00Z">
        <w:r w:rsidR="007B777A">
          <w:rPr>
            <w:rFonts w:ascii="Times New Roman" w:hAnsi="Times New Roman" w:cs="Times New Roman"/>
          </w:rPr>
          <w:t xml:space="preserve"> first character </w:t>
        </w:r>
      </w:ins>
      <w:ins w:id="1043" w:author="Benton, Deon" w:date="2026-02-13T11:33:00Z" w16du:dateUtc="2026-02-13T17:33:00Z">
        <w:r w:rsidR="007B777A">
          <w:rPr>
            <w:rFonts w:ascii="Times New Roman" w:hAnsi="Times New Roman" w:cs="Times New Roman"/>
          </w:rPr>
          <w:t>follows a curved path to reach</w:t>
        </w:r>
      </w:ins>
      <w:ins w:id="1044"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045" w:author="Benton, Deon" w:date="2026-02-13T11:36:00Z" w16du:dateUtc="2026-02-13T17:36:00Z">
        <w:r w:rsidR="00D0227A">
          <w:rPr>
            <w:rFonts w:ascii="Times New Roman" w:hAnsi="Times New Roman" w:cs="Times New Roman"/>
          </w:rPr>
          <w:t>.</w:t>
        </w:r>
      </w:ins>
      <w:ins w:id="1046" w:author="Benton, Deon" w:date="2026-02-13T11:39:00Z" w16du:dateUtc="2026-02-13T17:39:00Z">
        <w:r w:rsidR="00190D1A">
          <w:rPr>
            <w:rFonts w:ascii="Times New Roman" w:hAnsi="Times New Roman" w:cs="Times New Roman"/>
          </w:rPr>
          <w:t xml:space="preserve"> </w:t>
        </w:r>
      </w:ins>
      <w:ins w:id="1047" w:author="Benton, Deon" w:date="2026-02-13T11:40:00Z" w16du:dateUtc="2026-02-13T17:40:00Z">
        <w:r w:rsidR="00190D1A">
          <w:rPr>
            <w:rFonts w:ascii="Times New Roman" w:hAnsi="Times New Roman" w:cs="Times New Roman"/>
          </w:rPr>
          <w:t xml:space="preserve">Crucially, this pattern </w:t>
        </w:r>
      </w:ins>
      <w:ins w:id="1048" w:author="Benton, Deon" w:date="2026-02-13T12:10:00Z" w16du:dateUtc="2026-02-13T18:10:00Z">
        <w:r w:rsidR="00C66C18">
          <w:rPr>
            <w:rFonts w:ascii="Times New Roman" w:hAnsi="Times New Roman" w:cs="Times New Roman"/>
          </w:rPr>
          <w:t>only holds</w:t>
        </w:r>
      </w:ins>
      <w:ins w:id="1049" w:author="Benton, Deon" w:date="2026-02-13T11:40:00Z" w16du:dateUtc="2026-02-13T17:40:00Z">
        <w:r w:rsidR="00190D1A">
          <w:rPr>
            <w:rFonts w:ascii="Times New Roman" w:hAnsi="Times New Roman" w:cs="Times New Roman"/>
          </w:rPr>
          <w:t xml:space="preserve"> when </w:t>
        </w:r>
      </w:ins>
      <w:ins w:id="1050" w:author="Benton, Deon" w:date="2026-02-13T11:35:00Z" w16du:dateUtc="2026-02-13T17:35:00Z">
        <w:r w:rsidR="00445048">
          <w:rPr>
            <w:rFonts w:ascii="Times New Roman" w:hAnsi="Times New Roman" w:cs="Times New Roman"/>
          </w:rPr>
          <w:t>the curved action occur</w:t>
        </w:r>
      </w:ins>
      <w:ins w:id="1051" w:author="Benton, Deon" w:date="2026-02-13T11:40:00Z" w16du:dateUtc="2026-02-13T17:40:00Z">
        <w:r w:rsidR="00190D1A">
          <w:rPr>
            <w:rFonts w:ascii="Times New Roman" w:hAnsi="Times New Roman" w:cs="Times New Roman"/>
          </w:rPr>
          <w:t>s</w:t>
        </w:r>
      </w:ins>
      <w:ins w:id="1052" w:author="Benton, Deon" w:date="2026-02-13T11:35:00Z" w16du:dateUtc="2026-02-13T17:35:00Z">
        <w:r w:rsidR="00445048">
          <w:rPr>
            <w:rFonts w:ascii="Times New Roman" w:hAnsi="Times New Roman" w:cs="Times New Roman"/>
          </w:rPr>
          <w:t xml:space="preserve"> over a barrier </w:t>
        </w:r>
      </w:ins>
      <w:ins w:id="1053" w:author="Benton, Deon" w:date="2026-02-13T11:40:00Z" w16du:dateUtc="2026-02-13T17:40:00Z">
        <w:r w:rsidR="00190D1A">
          <w:rPr>
            <w:rFonts w:ascii="Times New Roman" w:hAnsi="Times New Roman" w:cs="Times New Roman"/>
          </w:rPr>
          <w:t>during an initial habituation phase</w:t>
        </w:r>
      </w:ins>
      <w:ins w:id="1054" w:author="Benton, Deon" w:date="2026-02-13T12:10:00Z" w16du:dateUtc="2026-02-13T18:10:00Z">
        <w:r w:rsidR="00C66C18">
          <w:rPr>
            <w:rFonts w:ascii="Times New Roman" w:hAnsi="Times New Roman" w:cs="Times New Roman"/>
          </w:rPr>
          <w:t xml:space="preserve">; infants look equally long at both actions when the </w:t>
        </w:r>
      </w:ins>
      <w:ins w:id="1055"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056"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057" w:author="Benton, Deon" w:date="2026-02-13T12:02:00Z" w16du:dateUtc="2026-02-13T18:02:00Z">
        <w:r w:rsidR="002E379E">
          <w:rPr>
            <w:rFonts w:ascii="Times New Roman" w:hAnsi="Times New Roman" w:cs="Times New Roman"/>
            <w:b/>
            <w:bCs/>
          </w:rPr>
          <w:t>Independence f</w:t>
        </w:r>
      </w:ins>
      <w:ins w:id="1058" w:author="Benton, Deon" w:date="2026-02-13T12:09:00Z" w16du:dateUtc="2026-02-13T18:09:00Z">
        <w:r w:rsidR="00C66C18">
          <w:rPr>
            <w:rFonts w:ascii="Times New Roman" w:hAnsi="Times New Roman" w:cs="Times New Roman"/>
            <w:b/>
            <w:bCs/>
          </w:rPr>
          <w:t>rom</w:t>
        </w:r>
      </w:ins>
      <w:ins w:id="1059" w:author="Benton, Deon" w:date="2026-02-13T12:02:00Z" w16du:dateUtc="2026-02-13T18:02:00Z">
        <w:r w:rsidR="002E379E">
          <w:rPr>
            <w:rFonts w:ascii="Times New Roman" w:hAnsi="Times New Roman" w:cs="Times New Roman"/>
            <w:b/>
            <w:bCs/>
          </w:rPr>
          <w:t xml:space="preserve"> animacy</w:t>
        </w:r>
      </w:ins>
      <w:ins w:id="1060" w:author="Benton, Deon" w:date="2026-02-13T11:56:00Z" w16du:dateUtc="2026-02-13T17:56:00Z">
        <w:r w:rsidR="005F561E">
          <w:rPr>
            <w:rFonts w:ascii="Times New Roman" w:hAnsi="Times New Roman" w:cs="Times New Roman"/>
            <w:b/>
            <w:bCs/>
          </w:rPr>
          <w:t>.</w:t>
        </w:r>
      </w:ins>
      <w:ins w:id="1061" w:author="Benton, Deon" w:date="2026-02-13T12:03:00Z" w16du:dateUtc="2026-02-13T18:03:00Z">
        <w:r w:rsidR="002E379E">
          <w:rPr>
            <w:rFonts w:ascii="Times New Roman" w:hAnsi="Times New Roman" w:cs="Times New Roman"/>
            <w:b/>
            <w:bCs/>
          </w:rPr>
          <w:t xml:space="preserve"> </w:t>
        </w:r>
      </w:ins>
      <w:ins w:id="1062" w:author="Benton, Deon" w:date="2026-02-13T11:56:00Z" w16du:dateUtc="2026-02-13T17:56:00Z">
        <w:r w:rsidR="005F561E">
          <w:rPr>
            <w:rFonts w:ascii="Times New Roman" w:hAnsi="Times New Roman" w:cs="Times New Roman"/>
          </w:rPr>
          <w:t>Infants’ looking behaviors adhere to the pattern d</w:t>
        </w:r>
      </w:ins>
      <w:ins w:id="1063" w:author="Benton, Deon" w:date="2026-02-13T11:57:00Z" w16du:dateUtc="2026-02-13T17:57:00Z">
        <w:r w:rsidR="005F561E">
          <w:rPr>
            <w:rFonts w:ascii="Times New Roman" w:hAnsi="Times New Roman" w:cs="Times New Roman"/>
          </w:rPr>
          <w:t xml:space="preserve">escribed in (1) </w:t>
        </w:r>
      </w:ins>
      <w:ins w:id="1064"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065"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4F7619C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066"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067"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 </w:t>
      </w:r>
      <w:r w:rsidR="00DC0ABB">
        <w:rPr>
          <w:rFonts w:ascii="Times New Roman" w:hAnsi="Times New Roman" w:cs="Times New Roman"/>
        </w:rPr>
        <w:t xml:space="preserve">or </w:t>
      </w:r>
      <w:r w:rsidR="00765EE3">
        <w:rPr>
          <w:rFonts w:ascii="Times New Roman" w:hAnsi="Times New Roman" w:cs="Times New Roman"/>
        </w:rPr>
        <w:t xml:space="preserve">are shown </w:t>
      </w:r>
      <w:r w:rsidR="00DC0ABB">
        <w:rPr>
          <w:rFonts w:ascii="Times New Roman" w:hAnsi="Times New Roman" w:cs="Times New Roman"/>
        </w:rPr>
        <w:t xml:space="preserve">action displays </w:t>
      </w:r>
      <w:r w:rsidR="00765EE3">
        <w:rPr>
          <w:rFonts w:ascii="Times New Roman" w:hAnsi="Times New Roman" w:cs="Times New Roman"/>
        </w:rPr>
        <w:t xml:space="preserve">that </w:t>
      </w:r>
      <w:r w:rsidR="00DC0ABB">
        <w:rPr>
          <w:rFonts w:ascii="Times New Roman" w:hAnsi="Times New Roman" w:cs="Times New Roman"/>
        </w:rPr>
        <w:t>depict a causal relation (e.g., Liu et al., 2019).</w:t>
      </w:r>
    </w:p>
    <w:p w14:paraId="3611B7CC" w14:textId="0773D093" w:rsidR="00807B0F" w:rsidRDefault="009A232F" w:rsidP="00807B0F">
      <w:pPr>
        <w:spacing w:line="480" w:lineRule="auto"/>
        <w:ind w:firstLine="720"/>
        <w:contextualSpacing/>
        <w:rPr>
          <w:rFonts w:ascii="Times New Roman" w:hAnsi="Times New Roman" w:cs="Times New Roman"/>
        </w:rPr>
      </w:pPr>
      <w:ins w:id="1068"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069"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070"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071" w:author="Benton, Deon" w:date="2026-02-25T12:20:00Z" w16du:dateUtc="2026-02-25T18:20:00Z">
        <w:r w:rsidR="006F4E6E">
          <w:rPr>
            <w:rFonts w:ascii="Times New Roman" w:hAnsi="Times New Roman" w:cs="Times New Roman"/>
          </w:rPr>
          <w:t xml:space="preserve">present </w:t>
        </w:r>
      </w:ins>
      <w:ins w:id="1072"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ins w:id="1073" w:author="Benton, Deon" w:date="2026-02-25T12:20:00Z" w16du:dateUtc="2026-02-25T18:20:00Z">
        <w:r w:rsidR="006F4E6E">
          <w:rPr>
            <w:rFonts w:ascii="Times New Roman" w:eastAsia="Times New Roman" w:hAnsi="Times New Roman" w:cs="Times New Roman"/>
          </w:rPr>
          <w:t>That said, I see</w:t>
        </w:r>
      </w:ins>
      <w:r w:rsidR="00807B0F">
        <w:rPr>
          <w:rFonts w:ascii="Times New Roman" w:eastAsia="Times New Roman" w:hAnsi="Times New Roman" w:cs="Times New Roman"/>
        </w:rPr>
        <w:t xml:space="preserve"> present </w:t>
      </w:r>
      <w:ins w:id="1074" w:author="Benton, Deon" w:date="2026-02-25T12:21:00Z" w16du:dateUtc="2026-02-25T18:21:00Z">
        <w:r w:rsidR="006F4E6E">
          <w:rPr>
            <w:rFonts w:ascii="Times New Roman" w:eastAsia="Times New Roman" w:hAnsi="Times New Roman" w:cs="Times New Roman"/>
          </w:rPr>
          <w:t>model</w:t>
        </w:r>
      </w:ins>
      <w:r w:rsidR="00807B0F">
        <w:rPr>
          <w:rFonts w:ascii="Times New Roman" w:eastAsia="Times New Roman" w:hAnsi="Times New Roman" w:cs="Times New Roman"/>
        </w:rPr>
        <w:t xml:space="preserve">—and the theoretical proposal </w:t>
      </w:r>
      <w:ins w:id="1075" w:author="Benton, Deon" w:date="2026-02-25T12:21:00Z" w16du:dateUtc="2026-02-25T18:21:00Z">
        <w:r w:rsidR="006F4E6E">
          <w:rPr>
            <w:rFonts w:ascii="Times New Roman" w:eastAsia="Times New Roman" w:hAnsi="Times New Roman" w:cs="Times New Roman"/>
          </w:rPr>
          <w:t xml:space="preserve">it </w:t>
        </w:r>
      </w:ins>
      <w:r w:rsidR="00807B0F">
        <w:rPr>
          <w:rFonts w:ascii="Times New Roman" w:eastAsia="Times New Roman" w:hAnsi="Times New Roman" w:cs="Times New Roman"/>
        </w:rPr>
        <w:t>implement</w:t>
      </w:r>
      <w:ins w:id="1076" w:author="Benton, Deon" w:date="2026-02-25T12:21:00Z" w16du:dateUtc="2026-02-25T18:21:00Z">
        <w:r w:rsidR="006F4E6E">
          <w:rPr>
            <w:rFonts w:ascii="Times New Roman" w:eastAsia="Times New Roman" w:hAnsi="Times New Roman" w:cs="Times New Roman"/>
          </w:rPr>
          <w:t>s</w:t>
        </w:r>
      </w:ins>
      <w:r w:rsidR="00807B0F">
        <w:rPr>
          <w:rFonts w:ascii="Times New Roman" w:eastAsia="Times New Roman" w:hAnsi="Times New Roman" w:cs="Times New Roman"/>
        </w:rPr>
        <w:t xml:space="preserve">—as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mechanisms may suffice to explain infants’ behaviors in VoE tasks</w:t>
      </w:r>
      <w:ins w:id="1077" w:author="Benton, Deon" w:date="2026-02-25T12:22:00Z" w16du:dateUtc="2026-02-25T18:22:00Z">
        <w:r w:rsidR="004A6F4E">
          <w:rPr>
            <w:rFonts w:ascii="Times New Roman" w:eastAsia="Times New Roman" w:hAnsi="Times New Roman" w:cs="Times New Roman"/>
          </w:rPr>
          <w:t>.</w:t>
        </w:r>
      </w:ins>
    </w:p>
    <w:p w14:paraId="3003D899" w14:textId="29542D57"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078" w:author="Benton, Deon" w:date="2026-02-25T12:25:00Z" w16du:dateUtc="2026-02-25T18:25:00Z">
        <w:r w:rsidR="00050686">
          <w:rPr>
            <w:rFonts w:ascii="Times New Roman" w:hAnsi="Times New Roman" w:cs="Times New Roman"/>
          </w:rPr>
          <w:t xml:space="preserve">next section, I describe the </w:t>
        </w:r>
      </w:ins>
      <w:ins w:id="1079" w:author="Benton, Deon" w:date="2026-02-25T12:26:00Z" w16du:dateUtc="2026-02-25T18:26:00Z">
        <w:r w:rsidR="00050686">
          <w:rPr>
            <w:rFonts w:ascii="Times New Roman" w:hAnsi="Times New Roman" w:cs="Times New Roman"/>
          </w:rPr>
          <w:t>shared model architecture and the pretraining experience common to all simulations.</w:t>
        </w:r>
      </w:ins>
      <w:r>
        <w:rPr>
          <w:rFonts w:ascii="Times New Roman" w:hAnsi="Times New Roman" w:cs="Times New Roman"/>
        </w:rPr>
        <w:t xml:space="preserve"> I then present </w:t>
      </w:r>
      <w:ins w:id="1080" w:author="Benton, Deon" w:date="2026-02-25T12:28:00Z" w16du:dateUtc="2026-02-25T18:28:00Z">
        <w:r w:rsidR="00E129B7">
          <w:rPr>
            <w:rFonts w:ascii="Times New Roman" w:hAnsi="Times New Roman" w:cs="Times New Roman"/>
          </w:rPr>
          <w:t xml:space="preserve">19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Given that the focus here was to show that a model that </w:t>
      </w:r>
      <w:r>
        <w:rPr>
          <w:rFonts w:ascii="Times New Roman" w:hAnsi="Times New Roman" w:cs="Times New Roman"/>
        </w:rPr>
        <w:lastRenderedPageBreak/>
        <w:t xml:space="preserve">implements the current perspective can capture </w:t>
      </w:r>
      <w:ins w:id="1081" w:author="Benton, Deon" w:date="2026-02-25T12:28:00Z" w16du:dateUtc="2026-02-25T18:28:00Z">
        <w:r w:rsidR="00E129B7">
          <w:rPr>
            <w:rFonts w:ascii="Times New Roman" w:hAnsi="Times New Roman" w:cs="Times New Roman"/>
          </w:rPr>
          <w:t xml:space="preserve">key </w:t>
        </w:r>
      </w:ins>
      <w:r>
        <w:rPr>
          <w:rFonts w:ascii="Times New Roman" w:hAnsi="Times New Roman" w:cs="Times New Roman"/>
        </w:rPr>
        <w:t>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082" w:author="Benton, Deon" w:date="2026-02-25T12:30:00Z" w16du:dateUtc="2026-02-25T18:30:00Z">
        <w:r w:rsidR="004B22DC">
          <w:rPr>
            <w:rFonts w:ascii="Times New Roman" w:hAnsi="Times New Roman" w:cs="Times New Roman"/>
          </w:rPr>
          <w:t>In cases where the original reports did not provide sufficient detail about critical aspects of a set of studies</w:t>
        </w:r>
      </w:ins>
      <w:ins w:id="1083" w:author="Benton, Deon" w:date="2026-02-25T12:31:00Z" w16du:dateUtc="2026-02-25T18:31:00Z">
        <w:r w:rsidR="00C90067">
          <w:rPr>
            <w:rFonts w:ascii="Times New Roman" w:hAnsi="Times New Roman" w:cs="Times New Roman"/>
          </w:rPr>
          <w:t xml:space="preserve"> (e.g., the length of the action phase in Skerry et</w:t>
        </w:r>
      </w:ins>
      <w:ins w:id="1084" w:author="Benton, Deon" w:date="2026-02-25T12:32:00Z" w16du:dateUtc="2026-02-25T18:32:00Z">
        <w:r w:rsidR="00C90067">
          <w:rPr>
            <w:rFonts w:ascii="Times New Roman" w:hAnsi="Times New Roman" w:cs="Times New Roman"/>
          </w:rPr>
          <w:t xml:space="preserve"> al., 2013)</w:t>
        </w:r>
      </w:ins>
      <w:ins w:id="1085" w:author="Benton, Deon" w:date="2026-02-25T12:30:00Z" w16du:dateUtc="2026-02-25T18:30:00Z">
        <w:r w:rsidR="004B22DC">
          <w:rPr>
            <w:rFonts w:ascii="Times New Roman" w:hAnsi="Times New Roman" w:cs="Times New Roman"/>
          </w:rPr>
          <w:t xml:space="preserve">, </w:t>
        </w:r>
      </w:ins>
      <w:ins w:id="1086"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087" w:author="Benton, Deon" w:date="2026-02-25T12:36:00Z" w16du:dateUtc="2026-02-25T18:36:00Z">
        <w:r w:rsidR="00181ADB">
          <w:rPr>
            <w:rFonts w:ascii="Times New Roman" w:hAnsi="Times New Roman" w:cs="Times New Roman"/>
          </w:rPr>
          <w:t>The Associative Learning in Actio</w:t>
        </w:r>
      </w:ins>
      <w:ins w:id="1088" w:author="Benton, Deon" w:date="2026-02-25T12:37:00Z" w16du:dateUtc="2026-02-25T18:37:00Z">
        <w:r w:rsidR="00181ADB">
          <w:rPr>
            <w:rFonts w:ascii="Times New Roman" w:hAnsi="Times New Roman" w:cs="Times New Roman"/>
          </w:rPr>
          <w:t xml:space="preserve">n Studies (i.e., </w:t>
        </w:r>
      </w:ins>
      <w:ins w:id="1089" w:author="Benton, Deon" w:date="2026-02-25T12:36:00Z" w16du:dateUtc="2026-02-25T18:36:00Z">
        <w:r w:rsidR="00181ADB">
          <w:rPr>
            <w:rFonts w:ascii="Times New Roman" w:hAnsi="Times New Roman" w:cs="Times New Roman"/>
          </w:rPr>
          <w:t>ALIAS</w:t>
        </w:r>
      </w:ins>
      <w:ins w:id="1090" w:author="Benton, Deon" w:date="2026-02-25T12:37:00Z" w16du:dateUtc="2026-02-25T18:37:00Z">
        <w:r w:rsidR="00181ADB">
          <w:rPr>
            <w:rFonts w:ascii="Times New Roman" w:hAnsi="Times New Roman" w:cs="Times New Roman"/>
          </w:rPr>
          <w:t xml:space="preserve">) model </w:t>
        </w:r>
      </w:ins>
      <w:ins w:id="1091"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1092" w:author="Benton, Deon" w:date="2026-02-25T13:09:00Z" w16du:dateUtc="2026-02-25T19:09:00Z">
        <w:r w:rsidR="001F704D">
          <w:rPr>
            <w:rFonts w:ascii="Times New Roman" w:hAnsi="Times New Roman" w:cs="Times New Roman"/>
          </w:rPr>
          <w:t>a connectionist model</w:t>
        </w:r>
      </w:ins>
      <w:ins w:id="1093" w:author="Benton, Deon" w:date="2026-02-25T12:33:00Z" w16du:dateUtc="2026-02-25T18:33:00Z">
        <w:r w:rsidR="00840921">
          <w:rPr>
            <w:rFonts w:ascii="Times New Roman" w:hAnsi="Times New Roman" w:cs="Times New Roman"/>
          </w:rPr>
          <w:t xml:space="preserve"> that combined an </w:t>
        </w:r>
      </w:ins>
      <w:ins w:id="1094" w:author="Benton, Deon" w:date="2026-02-25T12:35:00Z" w16du:dateUtc="2026-02-25T18:35:00Z">
        <w:r w:rsidR="00181ADB">
          <w:rPr>
            <w:rFonts w:ascii="Times New Roman" w:hAnsi="Times New Roman" w:cs="Times New Roman"/>
          </w:rPr>
          <w:t>autoencoder</w:t>
        </w:r>
      </w:ins>
      <w:ins w:id="1095" w:author="Benton, Deon" w:date="2026-02-25T12:33:00Z" w16du:dateUtc="2026-02-25T18:33:00Z">
        <w:r w:rsidR="00840921">
          <w:rPr>
            <w:rFonts w:ascii="Times New Roman" w:hAnsi="Times New Roman" w:cs="Times New Roman"/>
          </w:rPr>
          <w:t xml:space="preserve"> (e.g., Mareschal et al., 2000) with a simple</w:t>
        </w:r>
      </w:ins>
      <w:ins w:id="1096" w:author="Benton, Deon" w:date="2026-02-25T12:34:00Z" w16du:dateUtc="2026-02-25T18:34:00Z">
        <w:r w:rsidR="00840921">
          <w:rPr>
            <w:rFonts w:ascii="Times New Roman" w:hAnsi="Times New Roman" w:cs="Times New Roman"/>
          </w:rPr>
          <w:t xml:space="preserve"> recurrent network (</w:t>
        </w:r>
      </w:ins>
      <w:ins w:id="1097" w:author="Benton, Deon" w:date="2026-02-25T12:44:00Z" w16du:dateUtc="2026-02-25T18:44:00Z">
        <w:r w:rsidR="006B0C8E">
          <w:rPr>
            <w:rFonts w:ascii="Times New Roman" w:hAnsi="Times New Roman" w:cs="Times New Roman"/>
          </w:rPr>
          <w:t xml:space="preserve">i.e., an </w:t>
        </w:r>
      </w:ins>
      <w:ins w:id="1098" w:author="Benton, Deon" w:date="2026-02-25T12:36:00Z" w16du:dateUtc="2026-02-25T18:36:00Z">
        <w:r w:rsidR="00181ADB">
          <w:rPr>
            <w:rFonts w:ascii="Times New Roman" w:hAnsi="Times New Roman" w:cs="Times New Roman"/>
          </w:rPr>
          <w:t xml:space="preserve">SRN; </w:t>
        </w:r>
      </w:ins>
      <w:ins w:id="1099"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1100" w:author="Benton, Deon" w:date="2026-02-25T12:34:00Z" w16du:dateUtc="2026-02-25T18:34:00Z">
        <w:r w:rsidR="00840921">
          <w:rPr>
            <w:rFonts w:ascii="Times New Roman" w:hAnsi="Times New Roman" w:cs="Times New Roman"/>
          </w:rPr>
          <w:t xml:space="preserve">The job of the autoencoder component of the network was to </w:t>
        </w:r>
      </w:ins>
      <w:ins w:id="1101" w:author="Benton, Deon" w:date="2026-02-25T12:35:00Z" w16du:dateUtc="2026-02-25T18:35:00Z">
        <w:r w:rsidR="00840921">
          <w:rPr>
            <w:rFonts w:ascii="Times New Roman" w:hAnsi="Times New Roman" w:cs="Times New Roman"/>
          </w:rPr>
          <w:t>learn a compact representation of th</w:t>
        </w:r>
      </w:ins>
      <w:ins w:id="1102" w:author="Benton, Deon" w:date="2026-02-25T12:45:00Z" w16du:dateUtc="2026-02-25T18:45:00Z">
        <w:r w:rsidR="00020260">
          <w:rPr>
            <w:rFonts w:ascii="Times New Roman" w:hAnsi="Times New Roman" w:cs="Times New Roman"/>
          </w:rPr>
          <w:t>e</w:t>
        </w:r>
      </w:ins>
      <w:ins w:id="1103" w:author="Benton, Deon" w:date="2026-02-25T12:35:00Z" w16du:dateUtc="2026-02-25T18:35:00Z">
        <w:r w:rsidR="00840921">
          <w:rPr>
            <w:rFonts w:ascii="Times New Roman" w:hAnsi="Times New Roman" w:cs="Times New Roman"/>
          </w:rPr>
          <w:t xml:space="preserve"> input along </w:t>
        </w:r>
      </w:ins>
      <w:ins w:id="1104" w:author="Benton, Deon" w:date="2026-02-25T12:37:00Z" w16du:dateUtc="2026-02-25T18:37:00Z">
        <w:r w:rsidR="00181ADB">
          <w:rPr>
            <w:rFonts w:ascii="Times New Roman" w:hAnsi="Times New Roman" w:cs="Times New Roman"/>
          </w:rPr>
          <w:t>one or more hidden layers</w:t>
        </w:r>
      </w:ins>
      <w:ins w:id="1105" w:author="Benton, Deon" w:date="2026-02-25T12:35:00Z" w16du:dateUtc="2026-02-25T18:35:00Z">
        <w:r w:rsidR="00840921">
          <w:rPr>
            <w:rFonts w:ascii="Times New Roman" w:hAnsi="Times New Roman" w:cs="Times New Roman"/>
          </w:rPr>
          <w:t xml:space="preserve"> that was sufficient to reproduce the input at the output layer.</w:t>
        </w:r>
      </w:ins>
      <w:ins w:id="1106" w:author="Benton, Deon" w:date="2026-02-25T12:38:00Z" w16du:dateUtc="2026-02-25T18:38:00Z">
        <w:r w:rsidR="00BA4C0B">
          <w:rPr>
            <w:rFonts w:ascii="Times New Roman" w:hAnsi="Times New Roman" w:cs="Times New Roman"/>
          </w:rPr>
          <w:t xml:space="preserve"> </w:t>
        </w:r>
      </w:ins>
      <w:ins w:id="1107" w:author="Benton, Deon" w:date="2026-02-25T12:43:00Z" w16du:dateUtc="2026-02-25T18:43:00Z">
        <w:r w:rsidR="00226F49" w:rsidRPr="00226F49">
          <w:rPr>
            <w:rFonts w:ascii="Times New Roman" w:hAnsi="Times New Roman" w:cs="Times New Roman"/>
          </w:rPr>
          <w:t>An autoencoder was chosen because it is assumed here that infants</w:t>
        </w:r>
      </w:ins>
      <w:ins w:id="1108"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—rather than an explicit teaching signal—</w:t>
        </w:r>
        <w:r w:rsidR="00020260">
          <w:rPr>
            <w:rFonts w:ascii="Times New Roman" w:hAnsi="Times New Roman" w:cs="Times New Roman"/>
          </w:rPr>
          <w:t xml:space="preserve">to learn about the </w:t>
        </w:r>
      </w:ins>
      <w:ins w:id="1109" w:author="Benton, Deon" w:date="2026-02-25T12:47:00Z" w16du:dateUtc="2026-02-25T18:47:00Z">
        <w:r w:rsidR="00D50803">
          <w:rPr>
            <w:rFonts w:ascii="Times New Roman" w:hAnsi="Times New Roman" w:cs="Times New Roman"/>
          </w:rPr>
          <w:t xml:space="preserve">perceptual </w:t>
        </w:r>
      </w:ins>
      <w:ins w:id="1110" w:author="Benton, Deon" w:date="2026-02-25T12:46:00Z" w16du:dateUtc="2026-02-25T18:46:00Z">
        <w:r w:rsidR="00020260">
          <w:rPr>
            <w:rFonts w:ascii="Times New Roman" w:hAnsi="Times New Roman" w:cs="Times New Roman"/>
          </w:rPr>
          <w:t>appearance</w:t>
        </w:r>
      </w:ins>
      <w:ins w:id="1111" w:author="Benton, Deon" w:date="2026-02-25T12:47:00Z" w16du:dateUtc="2026-02-25T18:47:00Z">
        <w:r w:rsidR="00D50803">
          <w:rPr>
            <w:rFonts w:ascii="Times New Roman" w:hAnsi="Times New Roman" w:cs="Times New Roman"/>
          </w:rPr>
          <w:t xml:space="preserve"> of people and the kinematics of their actions. </w:t>
        </w:r>
      </w:ins>
      <w:ins w:id="1112" w:author="Benton, Deon" w:date="2026-02-25T12:36:00Z" w16du:dateUtc="2026-02-25T18:36:00Z">
        <w:r w:rsidR="00181ADB">
          <w:rPr>
            <w:rFonts w:ascii="Times New Roman" w:hAnsi="Times New Roman" w:cs="Times New Roman"/>
          </w:rPr>
          <w:t>In contrast, the task of the</w:t>
        </w:r>
      </w:ins>
      <w:ins w:id="1113" w:author="Benton, Deon" w:date="2026-02-25T12:37:00Z" w16du:dateUtc="2026-02-25T18:37:00Z">
        <w:r w:rsidR="00181ADB">
          <w:rPr>
            <w:rFonts w:ascii="Times New Roman" w:hAnsi="Times New Roman" w:cs="Times New Roman"/>
          </w:rPr>
          <w:t xml:space="preserve"> SRN was to predict </w:t>
        </w:r>
      </w:ins>
      <w:ins w:id="1114" w:author="Benton, Deon" w:date="2026-02-25T12:38:00Z" w16du:dateUtc="2026-02-25T18:38:00Z">
        <w:r w:rsidR="00BA4C0B">
          <w:rPr>
            <w:rFonts w:ascii="Times New Roman" w:hAnsi="Times New Roman" w:cs="Times New Roman"/>
          </w:rPr>
          <w:t>an object’s position at the next time point given its current position.</w:t>
        </w:r>
      </w:ins>
      <w:ins w:id="1115"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1116"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1616A66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1117"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1118" w:author="Benton, Deon" w:date="2026-02-25T13:01:00Z" w16du:dateUtc="2026-02-25T19:01:00Z">
        <w:r w:rsidR="00CE59AD">
          <w:rPr>
            <w:rFonts w:ascii="Times New Roman" w:hAnsi="Times New Roman" w:cs="Times New Roman"/>
          </w:rPr>
          <w:t>There were 11 clusters or groups of units in the input and output</w:t>
        </w:r>
      </w:ins>
      <w:ins w:id="1119" w:author="Benton, Deon" w:date="2026-02-25T13:03:00Z" w16du:dateUtc="2026-02-25T19:03:00Z">
        <w:r w:rsidR="004C47A9">
          <w:rPr>
            <w:rFonts w:ascii="Times New Roman" w:hAnsi="Times New Roman" w:cs="Times New Roman"/>
          </w:rPr>
          <w:t xml:space="preserve"> layers, and both layers used a localist</w:t>
        </w:r>
      </w:ins>
      <w:ins w:id="1120" w:author="Benton, Deon" w:date="2026-02-26T13:47:00Z" w16du:dateUtc="2026-02-26T19:47:00Z">
        <w:r w:rsidR="00DA73F5">
          <w:rPr>
            <w:rFonts w:ascii="Times New Roman" w:hAnsi="Times New Roman" w:cs="Times New Roman"/>
          </w:rPr>
          <w:t xml:space="preserve"> or “one-hot”</w:t>
        </w:r>
      </w:ins>
      <w:ins w:id="1121" w:author="Benton, Deon" w:date="2026-02-25T13:03:00Z" w16du:dateUtc="2026-02-25T19:03:00Z">
        <w:r w:rsidR="004C47A9">
          <w:rPr>
            <w:rFonts w:ascii="Times New Roman" w:hAnsi="Times New Roman" w:cs="Times New Roman"/>
          </w:rPr>
          <w:t xml:space="preserve"> coding scheme. A localist encod</w:t>
        </w:r>
      </w:ins>
      <w:ins w:id="1122" w:author="Benton, Deon" w:date="2026-02-25T13:04:00Z" w16du:dateUtc="2026-02-25T19:04:00Z">
        <w:r w:rsidR="004C47A9">
          <w:rPr>
            <w:rFonts w:ascii="Times New Roman" w:hAnsi="Times New Roman" w:cs="Times New Roman"/>
          </w:rPr>
          <w:t>ing scheme—in which a single unit is used to represent a given concept or feature—was</w:t>
        </w:r>
      </w:ins>
      <w:ins w:id="1123"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1124" w:author="Benton, Deon" w:date="2026-02-25T13:04:00Z" w16du:dateUtc="2026-02-25T19:04:00Z">
        <w:r w:rsidR="004C47A9">
          <w:rPr>
            <w:rFonts w:ascii="Times New Roman" w:hAnsi="Times New Roman" w:cs="Times New Roman"/>
          </w:rPr>
          <w:t>t</w:t>
        </w:r>
      </w:ins>
      <w:ins w:id="1125"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126" w:author="Benton, Deon" w:date="2026-02-25T13:06:00Z" w16du:dateUtc="2026-02-25T19:06:00Z">
        <w:r w:rsidR="00B9047B">
          <w:rPr>
            <w:rFonts w:ascii="Times New Roman" w:hAnsi="Times New Roman" w:cs="Times New Roman"/>
          </w:rPr>
          <w:t xml:space="preserve"> being due</w:t>
        </w:r>
      </w:ins>
      <w:ins w:id="1127" w:author="Benton, Deon" w:date="2026-02-25T13:05:00Z" w16du:dateUtc="2026-02-25T19:05:00Z">
        <w:r w:rsidR="00B9047B">
          <w:rPr>
            <w:rFonts w:ascii="Times New Roman" w:hAnsi="Times New Roman" w:cs="Times New Roman"/>
          </w:rPr>
          <w:t xml:space="preserve"> </w:t>
        </w:r>
      </w:ins>
      <w:ins w:id="1128" w:author="Benton, Deon" w:date="2026-02-25T13:06:00Z" w16du:dateUtc="2026-02-25T19:06:00Z">
        <w:r w:rsidR="00B9047B">
          <w:rPr>
            <w:rFonts w:ascii="Times New Roman" w:hAnsi="Times New Roman" w:cs="Times New Roman"/>
          </w:rPr>
          <w:t>to arbitrary similarity relations among the objects</w:t>
        </w:r>
      </w:ins>
      <w:r>
        <w:rPr>
          <w:rFonts w:ascii="Times New Roman" w:hAnsi="Times New Roman" w:cs="Times New Roman"/>
        </w:rPr>
        <w:t>.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1129" w:author="Benton, Deon" w:date="2026-02-25T12:50:00Z" w16du:dateUtc="2026-02-25T18:50:00Z">
        <w:r w:rsidR="00BE5DC9">
          <w:rPr>
            <w:rFonts w:ascii="Times New Roman" w:hAnsi="Times New Roman" w:cs="Times New Roman"/>
          </w:rPr>
          <w:t xml:space="preserve">—which used a RELU activation function to prevent </w:t>
        </w:r>
      </w:ins>
      <w:ins w:id="1130" w:author="Benton, Deon" w:date="2026-02-26T14:44:00Z" w16du:dateUtc="2026-02-26T20:44:00Z">
        <w:r w:rsidR="007F7EE0">
          <w:rPr>
            <w:rFonts w:ascii="Times New Roman" w:hAnsi="Times New Roman" w:cs="Times New Roman"/>
          </w:rPr>
          <w:t>the grad</w:t>
        </w:r>
      </w:ins>
      <w:ins w:id="1131" w:author="Benton, Deon" w:date="2026-02-26T14:45:00Z" w16du:dateUtc="2026-02-26T20:45:00Z">
        <w:r w:rsidR="007F7EE0">
          <w:rPr>
            <w:rFonts w:ascii="Times New Roman" w:hAnsi="Times New Roman" w:cs="Times New Roman"/>
          </w:rPr>
          <w:t xml:space="preserve">ients from </w:t>
        </w:r>
      </w:ins>
      <w:ins w:id="1132" w:author="Benton, Deon" w:date="2026-02-26T14:44:00Z" w16du:dateUtc="2026-02-26T20:44:00Z">
        <w:r w:rsidR="007F7EE0">
          <w:rPr>
            <w:rFonts w:ascii="Times New Roman" w:hAnsi="Times New Roman" w:cs="Times New Roman"/>
          </w:rPr>
          <w:t>vanishing</w:t>
        </w:r>
      </w:ins>
      <w:ins w:id="1133" w:author="Benton, Deon" w:date="2026-02-26T14:47:00Z" w16du:dateUtc="2026-02-26T20:47:00Z">
        <w:r w:rsidR="00C07A50">
          <w:rPr>
            <w:rFonts w:ascii="Times New Roman" w:hAnsi="Times New Roman" w:cs="Times New Roman"/>
          </w:rPr>
          <w:t xml:space="preserve"> as error is propagated </w:t>
        </w:r>
        <w:r w:rsidR="002D00A1">
          <w:rPr>
            <w:rFonts w:ascii="Times New Roman" w:hAnsi="Times New Roman" w:cs="Times New Roman"/>
          </w:rPr>
          <w:t>backwards t</w:t>
        </w:r>
      </w:ins>
      <w:ins w:id="1134" w:author="Benton, Deon" w:date="2026-02-26T14:48:00Z" w16du:dateUtc="2026-02-26T20:48:00Z">
        <w:r w:rsidR="002D00A1">
          <w:rPr>
            <w:rFonts w:ascii="Times New Roman" w:hAnsi="Times New Roman" w:cs="Times New Roman"/>
          </w:rPr>
          <w:t>hrough time</w:t>
        </w:r>
      </w:ins>
      <w:ins w:id="1135" w:author="Benton, Deon" w:date="2026-02-25T12:50:00Z" w16du:dateUtc="2026-02-25T18:50:00Z">
        <w:r w:rsidR="00BE5DC9">
          <w:rPr>
            <w:rFonts w:ascii="Times New Roman" w:hAnsi="Times New Roman" w:cs="Times New Roman"/>
          </w:rPr>
          <w:t>—</w:t>
        </w:r>
      </w:ins>
      <w:r>
        <w:rPr>
          <w:rFonts w:ascii="Times New Roman" w:hAnsi="Times New Roman" w:cs="Times New Roman"/>
        </w:rPr>
        <w:t xml:space="preserve">consisted of 50 units. </w:t>
      </w:r>
      <w:ins w:id="1136" w:author="Benton, Deon" w:date="2026-02-25T12:51:00Z" w16du:dateUtc="2026-02-25T18:51:00Z">
        <w:r w:rsidR="00E45DBA">
          <w:rPr>
            <w:rFonts w:ascii="Times New Roman" w:hAnsi="Times New Roman" w:cs="Times New Roman"/>
          </w:rPr>
          <w:t xml:space="preserve">In contrast, the output layer used a sigmoid activation function. </w:t>
        </w:r>
      </w:ins>
      <w:ins w:id="1137"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8">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F2B64E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8">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F2B64E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138"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139"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140" w:author="Benton, Deon" w:date="2026-02-26T15:28:00Z" w16du:dateUtc="2026-02-26T21:28:00Z">
        <w:r w:rsidDel="00D838CA">
          <w:rPr>
            <w:rFonts w:ascii="Times New Roman" w:hAnsi="Times New Roman" w:cs="Times New Roman"/>
          </w:rPr>
          <w:delText xml:space="preserve"> </w:delText>
        </w:r>
      </w:del>
      <w:ins w:id="1141"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142" w:author="Benton, Deon" w:date="2026-02-26T15:10:00Z" w16du:dateUtc="2026-02-26T21:10:00Z">
        <w:r w:rsidR="0016301B">
          <w:rPr>
            <w:rFonts w:ascii="Times New Roman" w:hAnsi="Times New Roman" w:cs="Times New Roman"/>
          </w:rPr>
          <w:t xml:space="preserve"> during the pretraining phase in the </w:t>
        </w:r>
      </w:ins>
      <w:ins w:id="1143" w:author="Benton, Deon" w:date="2026-03-07T18:57:00Z" w16du:dateUtc="2026-03-08T00:57:00Z">
        <w:r w:rsidR="009B0551">
          <w:rPr>
            <w:rFonts w:ascii="Times New Roman" w:hAnsi="Times New Roman" w:cs="Times New Roman"/>
          </w:rPr>
          <w:t>all repor</w:t>
        </w:r>
      </w:ins>
      <w:ins w:id="1144" w:author="Benton, Deon" w:date="2026-03-07T18:58:00Z" w16du:dateUtc="2026-03-08T00:58:00Z">
        <w:r w:rsidR="009B0551">
          <w:rPr>
            <w:rFonts w:ascii="Times New Roman" w:hAnsi="Times New Roman" w:cs="Times New Roman"/>
          </w:rPr>
          <w:t xml:space="preserve">ted </w:t>
        </w:r>
      </w:ins>
      <w:ins w:id="1145"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146"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147" w:author="Benton, Deon" w:date="2026-02-26T15:28:00Z" w16du:dateUtc="2026-02-26T21:28:00Z">
        <w:r w:rsidR="00D838CA">
          <w:rPr>
            <w:rFonts w:ascii="Times New Roman" w:hAnsi="Times New Roman" w:cs="Times New Roman"/>
          </w:rPr>
          <w:t>this phase</w:t>
        </w:r>
      </w:ins>
      <w:ins w:id="1148" w:author="Benton, Deon" w:date="2026-02-26T15:12:00Z" w16du:dateUtc="2026-02-26T21:12:00Z">
        <w:r w:rsidR="000F1DD4">
          <w:rPr>
            <w:rFonts w:ascii="Times New Roman" w:hAnsi="Times New Roman" w:cs="Times New Roman"/>
          </w:rPr>
          <w:t xml:space="preserve">, this number was chosen to </w:t>
        </w:r>
      </w:ins>
      <w:ins w:id="1149" w:author="Benton, Deon" w:date="2026-02-26T15:13:00Z" w16du:dateUtc="2026-02-26T21:13:00Z">
        <w:r w:rsidR="000F1DD4">
          <w:rPr>
            <w:rFonts w:ascii="Times New Roman" w:hAnsi="Times New Roman" w:cs="Times New Roman"/>
          </w:rPr>
          <w:t>simplify the current model</w:t>
        </w:r>
      </w:ins>
      <w:ins w:id="1150" w:author="Benton, Deon" w:date="2026-03-07T18:58:00Z" w16du:dateUtc="2026-03-08T00:58:00Z">
        <w:r w:rsidR="009B0551">
          <w:rPr>
            <w:rFonts w:ascii="Times New Roman" w:hAnsi="Times New Roman" w:cs="Times New Roman"/>
          </w:rPr>
          <w:t xml:space="preserve"> and </w:t>
        </w:r>
      </w:ins>
      <w:ins w:id="1151" w:author="Benton, Deon" w:date="2026-03-07T18:59:00Z" w16du:dateUtc="2026-03-08T00:59:00Z">
        <w:r w:rsidR="009B0551">
          <w:rPr>
            <w:rFonts w:ascii="Times New Roman" w:hAnsi="Times New Roman" w:cs="Times New Roman"/>
          </w:rPr>
          <w:t>interpretation of its dynamics as well as to</w:t>
        </w:r>
      </w:ins>
      <w:ins w:id="1152" w:author="Benton, Deon" w:date="2026-02-26T15:13:00Z" w16du:dateUtc="2026-02-26T21:13:00Z">
        <w:r w:rsidR="000F1DD4">
          <w:rPr>
            <w:rFonts w:ascii="Times New Roman" w:hAnsi="Times New Roman" w:cs="Times New Roman"/>
          </w:rPr>
          <w:t xml:space="preserve"> keep the training time within reasonable limits.</w:t>
        </w:r>
      </w:ins>
      <w:ins w:id="1153" w:author="Benton, Deon" w:date="2026-02-26T15:28:00Z" w16du:dateUtc="2026-02-26T21:28:00Z">
        <w:r w:rsidR="00D838CA">
          <w:rPr>
            <w:rFonts w:ascii="Times New Roman" w:hAnsi="Times New Roman" w:cs="Times New Roman"/>
          </w:rPr>
          <w:t xml:space="preserve"> There is n</w:t>
        </w:r>
      </w:ins>
      <w:ins w:id="1154"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155" w:author="Benton, Deon" w:date="2026-02-26T15:10:00Z" w16du:dateUtc="2026-02-26T21:10:00Z">
        <w:r w:rsidR="0016301B">
          <w:rPr>
            <w:rFonts w:ascii="Times New Roman" w:hAnsi="Times New Roman" w:cs="Times New Roman"/>
          </w:rPr>
          <w:t xml:space="preserve"> I</w:t>
        </w:r>
      </w:ins>
      <w:ins w:id="1156"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157" w:author="Benton, Deon" w:date="2026-02-26T15:11:00Z" w16du:dateUtc="2026-02-26T21:11:00Z">
        <w:r w:rsidR="0016301B">
          <w:rPr>
            <w:rFonts w:ascii="Times New Roman" w:hAnsi="Times New Roman" w:cs="Times New Roman"/>
          </w:rPr>
          <w:t xml:space="preserve">objects were shown </w:t>
        </w:r>
      </w:ins>
      <w:ins w:id="1158"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77777777" w:rsidR="00A94DF8" w:rsidRDefault="00971B09" w:rsidP="00A94DF8">
      <w:pPr>
        <w:spacing w:line="480" w:lineRule="auto"/>
        <w:ind w:firstLine="720"/>
        <w:contextualSpacing/>
        <w:rPr>
          <w:ins w:id="1159" w:author="Benton, Deon" w:date="2026-03-07T20:57:00Z" w16du:dateUtc="2026-03-08T02:57:00Z"/>
          <w:rFonts w:ascii="Times New Roman" w:hAnsi="Times New Roman" w:cs="Times New Roman"/>
        </w:rPr>
      </w:pPr>
      <w:ins w:id="1160" w:author="Benton, Deon" w:date="2026-02-26T15:39:00Z" w16du:dateUtc="2026-02-26T21:39:00Z">
        <w:r>
          <w:rPr>
            <w:rFonts w:ascii="Times New Roman" w:hAnsi="Times New Roman" w:cs="Times New Roman"/>
          </w:rPr>
          <w:t xml:space="preserve">Surface Property </w:t>
        </w:r>
      </w:ins>
      <w:ins w:id="1161" w:author="Benton, Deon" w:date="2026-02-26T15:40:00Z" w16du:dateUtc="2026-02-26T21:40:00Z">
        <w:r>
          <w:rPr>
            <w:rFonts w:ascii="Times New Roman" w:hAnsi="Times New Roman" w:cs="Times New Roman"/>
          </w:rPr>
          <w:t>Left and Surface Property Right</w:t>
        </w:r>
      </w:ins>
      <w:ins w:id="1162"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163"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164"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165" w:author="Benton, Deon" w:date="2026-02-26T16:28:00Z" w16du:dateUtc="2026-02-26T22:28:00Z">
        <w:r w:rsidR="003000D0">
          <w:rPr>
            <w:rFonts w:ascii="Times New Roman" w:hAnsi="Times New Roman" w:cs="Times New Roman"/>
          </w:rPr>
          <w:t xml:space="preserve"> </w:t>
        </w:r>
      </w:ins>
      <w:del w:id="1166"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167" w:author="Benton, Deon" w:date="2026-02-26T15:40:00Z" w16du:dateUtc="2026-02-26T21:40:00Z">
        <w:r>
          <w:rPr>
            <w:rFonts w:ascii="Times New Roman" w:hAnsi="Times New Roman" w:cs="Times New Roman"/>
          </w:rPr>
          <w:t xml:space="preserve">represented </w:t>
        </w:r>
      </w:ins>
      <w:ins w:id="1168" w:author="Benton, Deon" w:date="2026-02-26T16:06:00Z" w16du:dateUtc="2026-02-26T22:06:00Z">
        <w:r w:rsidR="009D1FA7">
          <w:rPr>
            <w:rFonts w:ascii="Times New Roman" w:hAnsi="Times New Roman" w:cs="Times New Roman"/>
          </w:rPr>
          <w:t xml:space="preserve">one class of </w:t>
        </w:r>
      </w:ins>
      <w:ins w:id="1169" w:author="Benton, Deon" w:date="2026-02-26T15:46:00Z" w16du:dateUtc="2026-02-26T21:46:00Z">
        <w:r w:rsidR="00523168">
          <w:rPr>
            <w:rFonts w:ascii="Times New Roman" w:hAnsi="Times New Roman" w:cs="Times New Roman"/>
          </w:rPr>
          <w:t>visible, surface</w:t>
        </w:r>
      </w:ins>
      <w:ins w:id="1170" w:author="Benton, Deon" w:date="2026-02-26T16:06:00Z" w16du:dateUtc="2026-02-26T22:06:00Z">
        <w:r w:rsidR="009D1FA7">
          <w:rPr>
            <w:rFonts w:ascii="Times New Roman" w:hAnsi="Times New Roman" w:cs="Times New Roman"/>
          </w:rPr>
          <w:t xml:space="preserve">-level perceptual features </w:t>
        </w:r>
      </w:ins>
      <w:ins w:id="1171" w:author="Benton, Deon" w:date="2026-02-26T15:44:00Z" w16du:dateUtc="2026-02-26T21:44:00Z">
        <w:r w:rsidR="00367E30">
          <w:rPr>
            <w:rFonts w:ascii="Times New Roman" w:hAnsi="Times New Roman" w:cs="Times New Roman"/>
          </w:rPr>
          <w:t xml:space="preserve">(e.g., </w:t>
        </w:r>
      </w:ins>
      <w:ins w:id="1172" w:author="Benton, Deon" w:date="2026-02-26T16:09:00Z" w16du:dateUtc="2026-02-26T22:09:00Z">
        <w:r w:rsidR="003248FE">
          <w:rPr>
            <w:rFonts w:ascii="Times New Roman" w:hAnsi="Times New Roman" w:cs="Times New Roman"/>
          </w:rPr>
          <w:t>elongated appendage-like extensions [e.g., legs], high-contrast, ovular elements [</w:t>
        </w:r>
      </w:ins>
      <w:ins w:id="1173" w:author="Benton, Deon" w:date="2026-02-26T16:10:00Z" w16du:dateUtc="2026-02-26T22:10:00Z">
        <w:r w:rsidR="003248FE">
          <w:rPr>
            <w:rFonts w:ascii="Times New Roman" w:hAnsi="Times New Roman" w:cs="Times New Roman"/>
          </w:rPr>
          <w:t>e.g., eyes], etc</w:t>
        </w:r>
      </w:ins>
      <w:ins w:id="1174" w:author="Benton, Deon" w:date="2026-02-26T15:44:00Z" w16du:dateUtc="2026-02-26T21:44:00Z">
        <w:r w:rsidR="00367E30">
          <w:rPr>
            <w:rFonts w:ascii="Times New Roman" w:hAnsi="Times New Roman" w:cs="Times New Roman"/>
          </w:rPr>
          <w:t>.)</w:t>
        </w:r>
      </w:ins>
      <w:ins w:id="1175" w:author="Benton, Deon" w:date="2026-02-26T16:28:00Z" w16du:dateUtc="2026-02-26T22:28:00Z">
        <w:r w:rsidR="003000D0">
          <w:rPr>
            <w:rFonts w:ascii="Times New Roman" w:hAnsi="Times New Roman" w:cs="Times New Roman"/>
          </w:rPr>
          <w:t xml:space="preserve">. </w:t>
        </w:r>
      </w:ins>
      <w:ins w:id="1176" w:author="Benton, Deon" w:date="2026-02-26T16:29:00Z" w16du:dateUtc="2026-02-26T22:29:00Z">
        <w:r w:rsidR="003000D0">
          <w:rPr>
            <w:rFonts w:ascii="Times New Roman" w:hAnsi="Times New Roman" w:cs="Times New Roman"/>
          </w:rPr>
          <w:t>This unit corresponds to Surface Feature A.</w:t>
        </w:r>
      </w:ins>
      <w:ins w:id="1177" w:author="Benton, Deon" w:date="2026-02-26T16:28:00Z" w16du:dateUtc="2026-02-26T22:28:00Z">
        <w:r w:rsidR="003000D0">
          <w:rPr>
            <w:rFonts w:ascii="Times New Roman" w:hAnsi="Times New Roman" w:cs="Times New Roman"/>
          </w:rPr>
          <w:t xml:space="preserve"> </w:t>
        </w:r>
      </w:ins>
      <w:ins w:id="1178" w:author="Benton, Deon" w:date="2026-02-26T16:30:00Z" w16du:dateUtc="2026-02-26T22:30:00Z">
        <w:r w:rsidR="003000D0">
          <w:rPr>
            <w:rFonts w:ascii="Times New Roman" w:hAnsi="Times New Roman" w:cs="Times New Roman"/>
          </w:rPr>
          <w:t>In contrast, the</w:t>
        </w:r>
      </w:ins>
      <w:ins w:id="1179"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180" w:author="Benton, Deon" w:date="2026-02-26T15:44:00Z" w16du:dateUtc="2026-02-26T21:44:00Z">
        <w:r w:rsidR="00367E30">
          <w:rPr>
            <w:rFonts w:ascii="Times New Roman" w:hAnsi="Times New Roman" w:cs="Times New Roman"/>
          </w:rPr>
          <w:t xml:space="preserve">represented </w:t>
        </w:r>
      </w:ins>
      <w:ins w:id="1181"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182" w:author="Benton, Deon" w:date="2026-02-26T15:43:00Z" w16du:dateUtc="2026-02-26T21:43:00Z">
        <w:r w:rsidR="00367E30">
          <w:rPr>
            <w:rFonts w:ascii="Times New Roman" w:hAnsi="Times New Roman" w:cs="Times New Roman"/>
          </w:rPr>
          <w:t xml:space="preserve"> (e.g., </w:t>
        </w:r>
      </w:ins>
      <w:ins w:id="1183" w:author="Benton, Deon" w:date="2026-02-26T16:11:00Z" w16du:dateUtc="2026-02-26T22:11:00Z">
        <w:r w:rsidR="00823362">
          <w:rPr>
            <w:rFonts w:ascii="Times New Roman" w:hAnsi="Times New Roman" w:cs="Times New Roman"/>
          </w:rPr>
          <w:t xml:space="preserve">rigid and </w:t>
        </w:r>
      </w:ins>
      <w:ins w:id="1184" w:author="Benton, Deon" w:date="2026-02-26T16:10:00Z" w16du:dateUtc="2026-02-26T22:10:00Z">
        <w:r w:rsidR="00823362">
          <w:rPr>
            <w:rFonts w:ascii="Times New Roman" w:hAnsi="Times New Roman" w:cs="Times New Roman"/>
          </w:rPr>
          <w:t>compact</w:t>
        </w:r>
      </w:ins>
      <w:ins w:id="1185" w:author="Benton, Deon" w:date="2026-02-26T16:11:00Z" w16du:dateUtc="2026-02-26T22:11:00Z">
        <w:r w:rsidR="00823362">
          <w:rPr>
            <w:rFonts w:ascii="Times New Roman" w:hAnsi="Times New Roman" w:cs="Times New Roman"/>
          </w:rPr>
          <w:t xml:space="preserve"> [e.g., solid geometric shapes], uniform</w:t>
        </w:r>
      </w:ins>
      <w:ins w:id="1186" w:author="Benton, Deon" w:date="2026-02-26T16:12:00Z" w16du:dateUtc="2026-02-26T22:12:00Z">
        <w:r w:rsidR="00823362">
          <w:rPr>
            <w:rFonts w:ascii="Times New Roman" w:hAnsi="Times New Roman" w:cs="Times New Roman"/>
          </w:rPr>
          <w:t xml:space="preserve"> contour structure [e.g., the smooth</w:t>
        </w:r>
      </w:ins>
      <w:ins w:id="1187" w:author="Benton, Deon" w:date="2026-03-02T16:23:00Z" w16du:dateUtc="2026-03-02T22:23:00Z">
        <w:r w:rsidR="009F774E">
          <w:rPr>
            <w:rFonts w:ascii="Times New Roman" w:hAnsi="Times New Roman" w:cs="Times New Roman"/>
          </w:rPr>
          <w:t>, rectilinear</w:t>
        </w:r>
      </w:ins>
      <w:ins w:id="1188" w:author="Benton, Deon" w:date="2026-02-26T16:12:00Z" w16du:dateUtc="2026-02-26T22:12:00Z">
        <w:r w:rsidR="00823362">
          <w:rPr>
            <w:rFonts w:ascii="Times New Roman" w:hAnsi="Times New Roman" w:cs="Times New Roman"/>
          </w:rPr>
          <w:t xml:space="preserve"> edges of a block]</w:t>
        </w:r>
      </w:ins>
      <w:ins w:id="1189"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190" w:author="Benton, Deon" w:date="2026-02-26T16:29:00Z" w16du:dateUtc="2026-02-26T22:29:00Z">
        <w:r w:rsidR="003000D0">
          <w:rPr>
            <w:rFonts w:ascii="Times New Roman" w:hAnsi="Times New Roman" w:cs="Times New Roman"/>
          </w:rPr>
          <w:t xml:space="preserve">This unit corresponds to Surface Feature B. </w:t>
        </w:r>
      </w:ins>
      <w:ins w:id="1191"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192" w:author="Benton, Deon" w:date="2026-03-07T20:45:00Z" w16du:dateUtc="2026-03-08T02:45:00Z">
        <w:r>
          <w:rPr>
            <w:rFonts w:ascii="Times New Roman" w:hAnsi="Times New Roman" w:cs="Times New Roman"/>
          </w:rPr>
          <w:t>A point that is worth noting is that</w:t>
        </w:r>
      </w:ins>
      <w:ins w:id="1193" w:author="Benton, Deon" w:date="2026-03-07T20:46:00Z" w16du:dateUtc="2026-03-08T02:46:00Z">
        <w:r>
          <w:rPr>
            <w:rFonts w:ascii="Times New Roman" w:hAnsi="Times New Roman" w:cs="Times New Roman"/>
          </w:rPr>
          <w:t xml:space="preserve"> because the current</w:t>
        </w:r>
      </w:ins>
      <w:ins w:id="1194" w:author="Benton, Deon" w:date="2026-02-26T16:17:00Z" w16du:dateUtc="2026-02-26T22:17:00Z">
        <w:r w:rsidR="00BA7139">
          <w:rPr>
            <w:rFonts w:ascii="Times New Roman" w:hAnsi="Times New Roman" w:cs="Times New Roman"/>
          </w:rPr>
          <w:t xml:space="preserve"> simulations were </w:t>
        </w:r>
      </w:ins>
      <w:ins w:id="1195"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196" w:author="Benton, Deon" w:date="2026-02-26T16:19:00Z" w16du:dateUtc="2026-02-26T22:19:00Z">
        <w:r w:rsidR="00F70864">
          <w:rPr>
            <w:rFonts w:ascii="Times New Roman" w:hAnsi="Times New Roman" w:cs="Times New Roman"/>
          </w:rPr>
          <w:t xml:space="preserve">one or more </w:t>
        </w:r>
      </w:ins>
      <w:ins w:id="1197" w:author="Benton, Deon" w:date="2026-03-07T20:48:00Z" w16du:dateUtc="2026-03-08T02:48:00Z">
        <w:r w:rsidR="007E006B">
          <w:rPr>
            <w:rFonts w:ascii="Times New Roman" w:hAnsi="Times New Roman" w:cs="Times New Roman"/>
          </w:rPr>
          <w:t xml:space="preserve">visible </w:t>
        </w:r>
      </w:ins>
      <w:ins w:id="1198" w:author="Benton, Deon" w:date="2026-02-26T16:19:00Z" w16du:dateUtc="2026-02-26T22:19:00Z">
        <w:r w:rsidR="00F70864">
          <w:rPr>
            <w:rFonts w:ascii="Times New Roman" w:hAnsi="Times New Roman" w:cs="Times New Roman"/>
          </w:rPr>
          <w:t xml:space="preserve">features and </w:t>
        </w:r>
      </w:ins>
      <w:ins w:id="1199" w:author="Benton, Deon" w:date="2026-03-07T19:07:00Z" w16du:dateUtc="2026-03-08T01:07:00Z">
        <w:r w:rsidR="009351F3">
          <w:rPr>
            <w:rFonts w:ascii="Times New Roman" w:hAnsi="Times New Roman" w:cs="Times New Roman"/>
          </w:rPr>
          <w:t>the k</w:t>
        </w:r>
      </w:ins>
      <w:ins w:id="1200" w:author="Benton, Deon" w:date="2026-03-07T19:08:00Z" w16du:dateUtc="2026-03-08T01:08:00Z">
        <w:r w:rsidR="009351F3">
          <w:rPr>
            <w:rFonts w:ascii="Times New Roman" w:hAnsi="Times New Roman" w:cs="Times New Roman"/>
          </w:rPr>
          <w:t>inematics of different actions</w:t>
        </w:r>
      </w:ins>
      <w:ins w:id="1201" w:author="Benton, Deon" w:date="2026-02-26T16:19:00Z" w16du:dateUtc="2026-02-26T22:19:00Z">
        <w:r w:rsidR="00F70864">
          <w:rPr>
            <w:rFonts w:ascii="Times New Roman" w:hAnsi="Times New Roman" w:cs="Times New Roman"/>
          </w:rPr>
          <w:t xml:space="preserve"> can explain infants’ looking patterns in</w:t>
        </w:r>
      </w:ins>
      <w:ins w:id="1202" w:author="Benton, Deon" w:date="2026-02-26T16:30:00Z" w16du:dateUtc="2026-02-26T22:30:00Z">
        <w:r w:rsidR="003000D0">
          <w:rPr>
            <w:rFonts w:ascii="Times New Roman" w:hAnsi="Times New Roman" w:cs="Times New Roman"/>
          </w:rPr>
          <w:t xml:space="preserve"> </w:t>
        </w:r>
      </w:ins>
      <w:ins w:id="1203" w:author="Benton, Deon" w:date="2026-03-07T20:46:00Z" w16du:dateUtc="2026-03-08T02:46:00Z">
        <w:r>
          <w:rPr>
            <w:rFonts w:ascii="Times New Roman" w:hAnsi="Times New Roman" w:cs="Times New Roman"/>
          </w:rPr>
          <w:t>studies assessing their putative action understanding</w:t>
        </w:r>
      </w:ins>
      <w:ins w:id="1204" w:author="Benton, Deon" w:date="2026-03-07T20:20:00Z" w16du:dateUtc="2026-03-08T02:20:00Z">
        <w:r w:rsidR="00BA0306">
          <w:rPr>
            <w:rFonts w:ascii="Times New Roman" w:hAnsi="Times New Roman" w:cs="Times New Roman"/>
          </w:rPr>
          <w:t xml:space="preserve">, </w:t>
        </w:r>
      </w:ins>
      <w:ins w:id="1205" w:author="Benton, Deon" w:date="2026-03-07T19:03:00Z" w16du:dateUtc="2026-03-08T01:03:00Z">
        <w:r w:rsidR="00481F13">
          <w:rPr>
            <w:rFonts w:ascii="Times New Roman" w:hAnsi="Times New Roman" w:cs="Times New Roman"/>
          </w:rPr>
          <w:t>no attempt was made</w:t>
        </w:r>
      </w:ins>
      <w:ins w:id="1206" w:author="Benton, Deon" w:date="2026-03-07T20:48:00Z" w16du:dateUtc="2026-03-08T02:48:00Z">
        <w:r w:rsidR="007E006B">
          <w:rPr>
            <w:rFonts w:ascii="Times New Roman" w:hAnsi="Times New Roman" w:cs="Times New Roman"/>
          </w:rPr>
          <w:t xml:space="preserve"> here</w:t>
        </w:r>
      </w:ins>
      <w:ins w:id="1207" w:author="Benton, Deon" w:date="2026-03-07T19:03:00Z" w16du:dateUtc="2026-03-08T01:03:00Z">
        <w:r w:rsidR="00481F13">
          <w:rPr>
            <w:rFonts w:ascii="Times New Roman" w:hAnsi="Times New Roman" w:cs="Times New Roman"/>
          </w:rPr>
          <w:t xml:space="preserve"> to model</w:t>
        </w:r>
      </w:ins>
      <w:ins w:id="1208" w:author="Benton, Deon" w:date="2026-02-26T16:21:00Z" w16du:dateUtc="2026-02-26T22:21:00Z">
        <w:r w:rsidR="00FB1CF6">
          <w:rPr>
            <w:rFonts w:ascii="Times New Roman" w:hAnsi="Times New Roman" w:cs="Times New Roman"/>
          </w:rPr>
          <w:t xml:space="preserve"> specific </w:t>
        </w:r>
      </w:ins>
      <w:ins w:id="1209" w:author="Benton, Deon" w:date="2026-03-07T19:04:00Z" w16du:dateUtc="2026-03-08T01:04:00Z">
        <w:r w:rsidR="00481F13">
          <w:rPr>
            <w:rFonts w:ascii="Times New Roman" w:hAnsi="Times New Roman" w:cs="Times New Roman"/>
          </w:rPr>
          <w:t xml:space="preserve">surface </w:t>
        </w:r>
      </w:ins>
      <w:ins w:id="1210" w:author="Benton, Deon" w:date="2026-02-26T16:21:00Z" w16du:dateUtc="2026-02-26T22:21:00Z">
        <w:r w:rsidR="00FB1CF6">
          <w:rPr>
            <w:rFonts w:ascii="Times New Roman" w:hAnsi="Times New Roman" w:cs="Times New Roman"/>
          </w:rPr>
          <w:t>features</w:t>
        </w:r>
      </w:ins>
      <w:ins w:id="1211" w:author="Benton, Deon" w:date="2026-02-26T16:22:00Z" w16du:dateUtc="2026-02-26T22:22:00Z">
        <w:r w:rsidR="00FB1CF6">
          <w:rPr>
            <w:rFonts w:ascii="Times New Roman" w:hAnsi="Times New Roman" w:cs="Times New Roman"/>
          </w:rPr>
          <w:t>.</w:t>
        </w:r>
      </w:ins>
      <w:ins w:id="1212" w:author="Benton, Deon" w:date="2026-02-26T16:23:00Z" w16du:dateUtc="2026-02-26T22:23:00Z">
        <w:r w:rsidR="0097153C">
          <w:rPr>
            <w:rFonts w:ascii="Times New Roman" w:hAnsi="Times New Roman" w:cs="Times New Roman"/>
          </w:rPr>
          <w:t xml:space="preserve"> Instead, </w:t>
        </w:r>
      </w:ins>
      <w:ins w:id="1213" w:author="Benton, Deon" w:date="2026-03-07T20:15:00Z" w16du:dateUtc="2026-03-08T02:15:00Z">
        <w:r w:rsidR="00BA0306">
          <w:rPr>
            <w:rFonts w:ascii="Times New Roman" w:hAnsi="Times New Roman" w:cs="Times New Roman"/>
          </w:rPr>
          <w:t>the first and second units</w:t>
        </w:r>
      </w:ins>
      <w:ins w:id="1214" w:author="Benton, Deon" w:date="2026-03-07T19:31:00Z" w16du:dateUtc="2026-03-08T01:31:00Z">
        <w:r w:rsidR="007636E8">
          <w:rPr>
            <w:rFonts w:ascii="Times New Roman" w:hAnsi="Times New Roman" w:cs="Times New Roman"/>
          </w:rPr>
          <w:t xml:space="preserve"> in </w:t>
        </w:r>
      </w:ins>
      <w:ins w:id="1215" w:author="Benton, Deon" w:date="2026-03-07T20:46:00Z" w16du:dateUtc="2026-03-08T02:46:00Z">
        <w:r w:rsidR="007E006B">
          <w:rPr>
            <w:rFonts w:ascii="Times New Roman" w:hAnsi="Times New Roman" w:cs="Times New Roman"/>
          </w:rPr>
          <w:t>the Surface Property Left and Surface Property Right groups</w:t>
        </w:r>
      </w:ins>
      <w:ins w:id="1216" w:author="Benton, Deon" w:date="2026-03-07T19:31:00Z" w16du:dateUtc="2026-03-08T01:31:00Z">
        <w:r w:rsidR="007636E8">
          <w:rPr>
            <w:rFonts w:ascii="Times New Roman" w:hAnsi="Times New Roman" w:cs="Times New Roman"/>
          </w:rPr>
          <w:t xml:space="preserve"> </w:t>
        </w:r>
      </w:ins>
      <w:ins w:id="1217" w:author="Benton, Deon" w:date="2026-02-26T16:23:00Z" w16du:dateUtc="2026-02-26T22:23:00Z">
        <w:r w:rsidR="0097153C">
          <w:rPr>
            <w:rFonts w:ascii="Times New Roman" w:hAnsi="Times New Roman" w:cs="Times New Roman"/>
          </w:rPr>
          <w:t>served</w:t>
        </w:r>
      </w:ins>
      <w:ins w:id="1218" w:author="Benton, Deon" w:date="2026-03-07T20:16:00Z" w16du:dateUtc="2026-03-08T02:16:00Z">
        <w:r w:rsidR="00BA0306">
          <w:rPr>
            <w:rFonts w:ascii="Times New Roman" w:hAnsi="Times New Roman" w:cs="Times New Roman"/>
          </w:rPr>
          <w:t>, respectively,</w:t>
        </w:r>
      </w:ins>
      <w:ins w:id="1219" w:author="Benton, Deon" w:date="2026-02-26T16:23:00Z" w16du:dateUtc="2026-02-26T22:23:00Z">
        <w:r w:rsidR="0097153C">
          <w:rPr>
            <w:rFonts w:ascii="Times New Roman" w:hAnsi="Times New Roman" w:cs="Times New Roman"/>
          </w:rPr>
          <w:t xml:space="preserve"> as</w:t>
        </w:r>
      </w:ins>
      <w:ins w:id="1220" w:author="Benton, Deon" w:date="2026-03-07T19:31:00Z" w16du:dateUtc="2026-03-08T01:31:00Z">
        <w:r w:rsidR="007636E8">
          <w:rPr>
            <w:rFonts w:ascii="Times New Roman" w:hAnsi="Times New Roman" w:cs="Times New Roman"/>
          </w:rPr>
          <w:t xml:space="preserve"> plac</w:t>
        </w:r>
      </w:ins>
      <w:ins w:id="1221" w:author="Benton, Deon" w:date="2026-03-07T19:32:00Z" w16du:dateUtc="2026-03-08T01:32:00Z">
        <w:r w:rsidR="007636E8">
          <w:rPr>
            <w:rFonts w:ascii="Times New Roman" w:hAnsi="Times New Roman" w:cs="Times New Roman"/>
          </w:rPr>
          <w:t>eholder</w:t>
        </w:r>
      </w:ins>
      <w:ins w:id="1222" w:author="Benton, Deon" w:date="2026-03-07T20:15:00Z" w16du:dateUtc="2026-03-08T02:15:00Z">
        <w:r w:rsidR="00BA0306">
          <w:rPr>
            <w:rFonts w:ascii="Times New Roman" w:hAnsi="Times New Roman" w:cs="Times New Roman"/>
          </w:rPr>
          <w:t>s</w:t>
        </w:r>
      </w:ins>
      <w:ins w:id="1223" w:author="Benton, Deon" w:date="2026-03-07T19:29:00Z" w16du:dateUtc="2026-03-08T01:29:00Z">
        <w:r w:rsidR="007636E8">
          <w:rPr>
            <w:rFonts w:ascii="Times New Roman" w:hAnsi="Times New Roman" w:cs="Times New Roman"/>
          </w:rPr>
          <w:t xml:space="preserve"> for the surface features</w:t>
        </w:r>
      </w:ins>
      <w:ins w:id="1224" w:author="Benton, Deon" w:date="2026-03-07T20:16:00Z" w16du:dateUtc="2026-03-08T02:16:00Z">
        <w:r w:rsidR="00BA0306">
          <w:rPr>
            <w:rFonts w:ascii="Times New Roman" w:hAnsi="Times New Roman" w:cs="Times New Roman"/>
          </w:rPr>
          <w:t xml:space="preserve"> possessed by animate entities </w:t>
        </w:r>
      </w:ins>
      <w:ins w:id="1225"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226" w:author="Benton, Deon" w:date="2026-03-07T20:16:00Z" w16du:dateUtc="2026-03-08T02:16:00Z">
        <w:r w:rsidR="00BA0306">
          <w:rPr>
            <w:rFonts w:ascii="Times New Roman" w:hAnsi="Times New Roman" w:cs="Times New Roman"/>
          </w:rPr>
          <w:t>and inanimate objects</w:t>
        </w:r>
      </w:ins>
      <w:ins w:id="1227" w:author="Benton, Deon" w:date="2026-03-07T20:17:00Z" w16du:dateUtc="2026-03-08T02:17:00Z">
        <w:r w:rsidR="00BA0306">
          <w:rPr>
            <w:rFonts w:ascii="Times New Roman" w:hAnsi="Times New Roman" w:cs="Times New Roman"/>
          </w:rPr>
          <w:t xml:space="preserve"> (e.g., rigidity and compactness)</w:t>
        </w:r>
      </w:ins>
      <w:ins w:id="1228" w:author="Benton, Deon" w:date="2026-03-07T20:52:00Z" w16du:dateUtc="2026-03-08T02:52:00Z">
        <w:r w:rsidR="007E006B">
          <w:rPr>
            <w:rFonts w:ascii="Times New Roman" w:hAnsi="Times New Roman" w:cs="Times New Roman"/>
          </w:rPr>
          <w:t xml:space="preserve">; </w:t>
        </w:r>
      </w:ins>
      <w:ins w:id="1229" w:author="Benton, Deon" w:date="2026-03-07T20:51:00Z" w16du:dateUtc="2026-03-08T02:51:00Z">
        <w:r w:rsidR="007E006B">
          <w:rPr>
            <w:rFonts w:ascii="Times New Roman" w:hAnsi="Times New Roman" w:cs="Times New Roman"/>
          </w:rPr>
          <w:t xml:space="preserve">these units did not serve as placeholders </w:t>
        </w:r>
      </w:ins>
      <w:ins w:id="1230" w:author="Benton, Deon" w:date="2026-03-07T20:52:00Z" w16du:dateUtc="2026-03-08T02:52:00Z">
        <w:r w:rsidR="007E006B">
          <w:rPr>
            <w:rFonts w:ascii="Times New Roman" w:hAnsi="Times New Roman" w:cs="Times New Roman"/>
          </w:rPr>
          <w:t xml:space="preserve">for </w:t>
        </w:r>
      </w:ins>
      <w:ins w:id="1231" w:author="Benton, Deon" w:date="2026-03-07T20:51:00Z" w16du:dateUtc="2026-03-08T02:51:00Z">
        <w:r w:rsidR="007E006B">
          <w:rPr>
            <w:rFonts w:ascii="Times New Roman" w:hAnsi="Times New Roman" w:cs="Times New Roman"/>
          </w:rPr>
          <w:t>the categories themselves</w:t>
        </w:r>
      </w:ins>
      <w:ins w:id="1232" w:author="Benton, Deon" w:date="2026-03-07T20:17:00Z" w16du:dateUtc="2026-03-08T02:17:00Z">
        <w:r w:rsidR="00BA0306">
          <w:rPr>
            <w:rFonts w:ascii="Times New Roman" w:hAnsi="Times New Roman" w:cs="Times New Roman"/>
          </w:rPr>
          <w:t>.</w:t>
        </w:r>
      </w:ins>
      <w:ins w:id="1233" w:author="Benton, Deon" w:date="2026-03-07T20:49:00Z" w16du:dateUtc="2026-03-08T02:49:00Z">
        <w:r w:rsidR="007E006B">
          <w:rPr>
            <w:rFonts w:ascii="Times New Roman" w:hAnsi="Times New Roman" w:cs="Times New Roman"/>
          </w:rPr>
          <w:t xml:space="preserve"> </w:t>
        </w:r>
      </w:ins>
      <w:ins w:id="1234" w:author="Benton, Deon" w:date="2026-03-07T20:20:00Z" w16du:dateUtc="2026-03-08T02:20:00Z">
        <w:r w:rsidR="00BA0306">
          <w:rPr>
            <w:rFonts w:ascii="Times New Roman" w:hAnsi="Times New Roman" w:cs="Times New Roman"/>
          </w:rPr>
          <w:t>A chief advantage of</w:t>
        </w:r>
      </w:ins>
      <w:ins w:id="1235" w:author="Benton, Deon" w:date="2026-03-07T19:27:00Z" w16du:dateUtc="2026-03-08T01:27:00Z">
        <w:r w:rsidR="007636E8">
          <w:rPr>
            <w:rFonts w:ascii="Times New Roman" w:hAnsi="Times New Roman" w:cs="Times New Roman"/>
          </w:rPr>
          <w:t xml:space="preserve"> not modeling specific surface features </w:t>
        </w:r>
      </w:ins>
      <w:ins w:id="1236" w:author="Benton, Deon" w:date="2026-02-26T16:32:00Z" w16du:dateUtc="2026-02-26T22:32:00Z">
        <w:r w:rsidR="00733C83">
          <w:rPr>
            <w:rFonts w:ascii="Times New Roman" w:hAnsi="Times New Roman" w:cs="Times New Roman"/>
          </w:rPr>
          <w:t xml:space="preserve">is that it </w:t>
        </w:r>
      </w:ins>
      <w:ins w:id="1237" w:author="Benton, Deon" w:date="2026-03-07T20:20:00Z" w16du:dateUtc="2026-03-08T02:20:00Z">
        <w:r w:rsidR="00BA0306">
          <w:rPr>
            <w:rFonts w:ascii="Times New Roman" w:hAnsi="Times New Roman" w:cs="Times New Roman"/>
          </w:rPr>
          <w:t xml:space="preserve">eschewed the need to </w:t>
        </w:r>
      </w:ins>
      <w:ins w:id="1238" w:author="Benton, Deon" w:date="2026-02-26T16:24:00Z" w16du:dateUtc="2026-02-26T22:24:00Z">
        <w:r w:rsidR="002D6839">
          <w:rPr>
            <w:rFonts w:ascii="Times New Roman" w:hAnsi="Times New Roman" w:cs="Times New Roman"/>
          </w:rPr>
          <w:t xml:space="preserve">commit to any </w:t>
        </w:r>
      </w:ins>
      <w:ins w:id="1239" w:author="Benton, Deon" w:date="2026-02-26T16:25:00Z" w16du:dateUtc="2026-02-26T22:25:00Z">
        <w:r w:rsidR="002D6839">
          <w:rPr>
            <w:rFonts w:ascii="Times New Roman" w:hAnsi="Times New Roman" w:cs="Times New Roman"/>
          </w:rPr>
          <w:t>specific</w:t>
        </w:r>
      </w:ins>
      <w:ins w:id="1240" w:author="Benton, Deon" w:date="2026-02-26T16:24:00Z" w16du:dateUtc="2026-02-26T22:24:00Z">
        <w:r w:rsidR="002D6839">
          <w:rPr>
            <w:rFonts w:ascii="Times New Roman" w:hAnsi="Times New Roman" w:cs="Times New Roman"/>
          </w:rPr>
          <w:t xml:space="preserve"> feature</w:t>
        </w:r>
      </w:ins>
      <w:ins w:id="1241" w:author="Benton, Deon" w:date="2026-03-07T20:21:00Z" w16du:dateUtc="2026-03-08T02:21:00Z">
        <w:r w:rsidR="00BA0306">
          <w:rPr>
            <w:rFonts w:ascii="Times New Roman" w:hAnsi="Times New Roman" w:cs="Times New Roman"/>
          </w:rPr>
          <w:t xml:space="preserve">. </w:t>
        </w:r>
      </w:ins>
      <w:ins w:id="1242" w:author="Benton, Deon" w:date="2026-03-07T20:36:00Z" w16du:dateUtc="2026-03-08T02:36:00Z">
        <w:r w:rsidR="003770EC">
          <w:rPr>
            <w:rFonts w:ascii="Times New Roman" w:hAnsi="Times New Roman" w:cs="Times New Roman"/>
          </w:rPr>
          <w:t>Such a commitment would also be premature given that</w:t>
        </w:r>
      </w:ins>
      <w:ins w:id="1243" w:author="Benton, Deon" w:date="2026-03-07T20:37:00Z" w16du:dateUtc="2026-03-08T02:37:00Z">
        <w:r w:rsidR="003770EC">
          <w:rPr>
            <w:rFonts w:ascii="Times New Roman" w:hAnsi="Times New Roman" w:cs="Times New Roman"/>
          </w:rPr>
          <w:t xml:space="preserve"> it would first</w:t>
        </w:r>
      </w:ins>
      <w:ins w:id="1244" w:author="Benton, Deon" w:date="2026-03-07T20:32:00Z" w16du:dateUtc="2026-03-08T02:32:00Z">
        <w:r w:rsidR="0049328D">
          <w:rPr>
            <w:rFonts w:ascii="Times New Roman" w:hAnsi="Times New Roman" w:cs="Times New Roman"/>
          </w:rPr>
          <w:t xml:space="preserve"> need to be </w:t>
        </w:r>
      </w:ins>
      <w:ins w:id="1245" w:author="Benton, Deon" w:date="2026-03-07T20:33:00Z" w16du:dateUtc="2026-03-08T02:33:00Z">
        <w:r w:rsidR="0049328D">
          <w:rPr>
            <w:rFonts w:ascii="Times New Roman" w:hAnsi="Times New Roman" w:cs="Times New Roman"/>
          </w:rPr>
          <w:t xml:space="preserve">determined which </w:t>
        </w:r>
      </w:ins>
      <w:ins w:id="1246" w:author="Benton, Deon" w:date="2026-03-07T20:35:00Z" w16du:dateUtc="2026-03-08T02:35:00Z">
        <w:r w:rsidR="003770EC">
          <w:rPr>
            <w:rFonts w:ascii="Times New Roman" w:hAnsi="Times New Roman" w:cs="Times New Roman"/>
          </w:rPr>
          <w:t>surface features infants attend to in action understanding studies</w:t>
        </w:r>
      </w:ins>
      <w:ins w:id="1247" w:author="Benton, Deon" w:date="2026-03-07T20:38:00Z" w16du:dateUtc="2026-03-08T02:38:00Z">
        <w:r w:rsidR="003770EC">
          <w:rPr>
            <w:rFonts w:ascii="Times New Roman" w:hAnsi="Times New Roman" w:cs="Times New Roman"/>
          </w:rPr>
          <w:t>.</w:t>
        </w:r>
      </w:ins>
      <w:ins w:id="1248" w:author="Benton, Deon" w:date="2026-03-07T20:42:00Z" w16du:dateUtc="2026-03-08T02:42:00Z">
        <w:r w:rsidR="003770EC">
          <w:rPr>
            <w:rFonts w:ascii="Times New Roman" w:hAnsi="Times New Roman" w:cs="Times New Roman"/>
          </w:rPr>
          <w:t xml:space="preserve"> Th</w:t>
        </w:r>
      </w:ins>
      <w:ins w:id="1249" w:author="Benton, Deon" w:date="2026-03-07T20:43:00Z" w16du:dateUtc="2026-03-08T02:43:00Z">
        <w:r w:rsidR="003770EC">
          <w:rPr>
            <w:rFonts w:ascii="Times New Roman" w:hAnsi="Times New Roman" w:cs="Times New Roman"/>
          </w:rPr>
          <w:t xml:space="preserve">e reason </w:t>
        </w:r>
      </w:ins>
      <w:ins w:id="1250" w:author="Benton, Deon" w:date="2026-03-07T20:53:00Z" w16du:dateUtc="2026-03-08T02:53:00Z">
        <w:r w:rsidR="007E006B">
          <w:rPr>
            <w:rFonts w:ascii="Times New Roman" w:hAnsi="Times New Roman" w:cs="Times New Roman"/>
          </w:rPr>
          <w:t>such evidence is lacking is</w:t>
        </w:r>
      </w:ins>
      <w:ins w:id="1251" w:author="Benton, Deon" w:date="2026-03-07T20:43:00Z" w16du:dateUtc="2026-03-08T02:43:00Z">
        <w:r w:rsidR="003770EC">
          <w:rPr>
            <w:rFonts w:ascii="Times New Roman" w:hAnsi="Times New Roman" w:cs="Times New Roman"/>
          </w:rPr>
          <w:t xml:space="preserve"> that</w:t>
        </w:r>
      </w:ins>
      <w:ins w:id="1252" w:author="Benton, Deon" w:date="2026-03-07T20:54:00Z" w16du:dateUtc="2026-03-08T02:54:00Z">
        <w:r w:rsidR="007E006B">
          <w:rPr>
            <w:rFonts w:ascii="Times New Roman" w:hAnsi="Times New Roman" w:cs="Times New Roman"/>
          </w:rPr>
          <w:t xml:space="preserve"> existing accounts have interpreted</w:t>
        </w:r>
      </w:ins>
      <w:ins w:id="1253" w:author="Benton, Deon" w:date="2026-03-07T20:38:00Z" w16du:dateUtc="2026-03-08T02:38:00Z">
        <w:r w:rsidR="003770EC">
          <w:rPr>
            <w:rFonts w:ascii="Times New Roman" w:hAnsi="Times New Roman" w:cs="Times New Roman"/>
          </w:rPr>
          <w:t xml:space="preserve"> infants’ looking </w:t>
        </w:r>
      </w:ins>
      <w:ins w:id="1254" w:author="Benton, Deon" w:date="2026-03-07T20:42:00Z" w16du:dateUtc="2026-03-08T02:42:00Z">
        <w:r w:rsidR="003770EC">
          <w:rPr>
            <w:rFonts w:ascii="Times New Roman" w:hAnsi="Times New Roman" w:cs="Times New Roman"/>
          </w:rPr>
          <w:t>behaviors</w:t>
        </w:r>
      </w:ins>
      <w:ins w:id="1255" w:author="Benton, Deon" w:date="2026-03-07T20:38:00Z" w16du:dateUtc="2026-03-08T02:38:00Z">
        <w:r w:rsidR="003770EC">
          <w:rPr>
            <w:rFonts w:ascii="Times New Roman" w:hAnsi="Times New Roman" w:cs="Times New Roman"/>
          </w:rPr>
          <w:t xml:space="preserve"> in studies on this topic as arising from </w:t>
        </w:r>
      </w:ins>
      <w:ins w:id="1256" w:author="Benton, Deon" w:date="2026-03-07T20:39:00Z" w16du:dateUtc="2026-03-08T02:39:00Z">
        <w:r w:rsidR="003770EC">
          <w:rPr>
            <w:rFonts w:ascii="Times New Roman" w:hAnsi="Times New Roman" w:cs="Times New Roman"/>
          </w:rPr>
          <w:t>abstract</w:t>
        </w:r>
      </w:ins>
      <w:ins w:id="1257" w:author="Benton, Deon" w:date="2026-03-07T20:38:00Z" w16du:dateUtc="2026-03-08T02:38:00Z">
        <w:r w:rsidR="003770EC">
          <w:rPr>
            <w:rFonts w:ascii="Times New Roman" w:hAnsi="Times New Roman" w:cs="Times New Roman"/>
          </w:rPr>
          <w:t>, conceptual</w:t>
        </w:r>
      </w:ins>
      <w:ins w:id="1258" w:author="Benton, Deon" w:date="2026-03-07T20:39:00Z" w16du:dateUtc="2026-03-08T02:39:00Z">
        <w:r w:rsidR="003770EC">
          <w:rPr>
            <w:rFonts w:ascii="Times New Roman" w:hAnsi="Times New Roman" w:cs="Times New Roman"/>
          </w:rPr>
          <w:t>ly rich notions of acti</w:t>
        </w:r>
      </w:ins>
      <w:ins w:id="1259" w:author="Benton, Deon" w:date="2026-03-07T20:54:00Z" w16du:dateUtc="2026-03-08T02:54:00Z">
        <w:r w:rsidR="007E006B">
          <w:rPr>
            <w:rFonts w:ascii="Times New Roman" w:hAnsi="Times New Roman" w:cs="Times New Roman"/>
          </w:rPr>
          <w:t>on rather than from associations formed</w:t>
        </w:r>
      </w:ins>
      <w:ins w:id="1260" w:author="Benton, Deon" w:date="2026-03-07T20:55:00Z" w16du:dateUtc="2026-03-08T02:55:00Z">
        <w:r w:rsidR="007E006B">
          <w:rPr>
            <w:rFonts w:ascii="Times New Roman" w:hAnsi="Times New Roman" w:cs="Times New Roman"/>
          </w:rPr>
          <w:t xml:space="preserve"> over semantically neutral, visible, surface features.</w:t>
        </w:r>
      </w:ins>
      <w:ins w:id="1261" w:author="Benton, Deon" w:date="2026-03-07T20:42:00Z" w16du:dateUtc="2026-03-08T02:42:00Z">
        <w:r w:rsidR="003770EC">
          <w:rPr>
            <w:rFonts w:ascii="Times New Roman" w:hAnsi="Times New Roman" w:cs="Times New Roman"/>
          </w:rPr>
          <w:t xml:space="preserve"> </w:t>
        </w:r>
      </w:ins>
    </w:p>
    <w:p w14:paraId="7BCA20BA" w14:textId="2B8945A0" w:rsidR="00524642" w:rsidRDefault="008F6102" w:rsidP="00652EF0">
      <w:pPr>
        <w:spacing w:line="480" w:lineRule="auto"/>
        <w:ind w:firstLine="720"/>
        <w:contextualSpacing/>
        <w:rPr>
          <w:rFonts w:ascii="Times New Roman" w:hAnsi="Times New Roman" w:cs="Times New Roman"/>
        </w:rPr>
      </w:pPr>
      <w:ins w:id="1262" w:author="Benton, Deon" w:date="2026-03-07T20:58:00Z" w16du:dateUtc="2026-03-08T02:58:00Z">
        <w:r>
          <w:rPr>
            <w:rFonts w:ascii="Times New Roman" w:hAnsi="Times New Roman" w:cs="Times New Roman"/>
          </w:rPr>
          <w:t>Horizontal Posit</w:t>
        </w:r>
      </w:ins>
      <w:ins w:id="1263" w:author="Benton, Deon" w:date="2026-03-07T21:00:00Z" w16du:dateUtc="2026-03-08T03:00:00Z">
        <w:r>
          <w:rPr>
            <w:rFonts w:ascii="Times New Roman" w:hAnsi="Times New Roman" w:cs="Times New Roman"/>
          </w:rPr>
          <w:t>i</w:t>
        </w:r>
      </w:ins>
      <w:ins w:id="1264" w:author="Benton, Deon" w:date="2026-03-07T20:58:00Z" w16du:dateUtc="2026-03-08T02:58:00Z">
        <w:r>
          <w:rPr>
            <w:rFonts w:ascii="Times New Roman" w:hAnsi="Times New Roman" w:cs="Times New Roman"/>
          </w:rPr>
          <w:t>on</w:t>
        </w:r>
      </w:ins>
      <w:ins w:id="1265" w:author="Benton, Deon" w:date="2026-03-07T21:00:00Z" w16du:dateUtc="2026-03-08T03:00:00Z">
        <w:r>
          <w:rPr>
            <w:rFonts w:ascii="Times New Roman" w:hAnsi="Times New Roman" w:cs="Times New Roman"/>
          </w:rPr>
          <w:t xml:space="preserve"> </w:t>
        </w:r>
      </w:ins>
      <w:ins w:id="1266" w:author="Benton, Deon" w:date="2026-03-07T20:58:00Z" w16du:dateUtc="2026-03-08T02:58:00Z">
        <w:r>
          <w:rPr>
            <w:rFonts w:ascii="Times New Roman" w:hAnsi="Times New Roman" w:cs="Times New Roman"/>
          </w:rPr>
          <w:t>w</w:t>
        </w:r>
      </w:ins>
      <w:ins w:id="1267" w:author="Benton, Deon" w:date="2026-03-07T20:59:00Z" w16du:dateUtc="2026-03-08T02:59:00Z">
        <w:r>
          <w:rPr>
            <w:rFonts w:ascii="Times New Roman" w:hAnsi="Times New Roman" w:cs="Times New Roman"/>
          </w:rPr>
          <w:t>a</w:t>
        </w:r>
      </w:ins>
      <w:ins w:id="1268"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269" w:author="Benton, Deon" w:date="2026-03-07T20:59:00Z" w16du:dateUtc="2026-03-08T02:59:00Z">
        <w:r>
          <w:rPr>
            <w:rFonts w:ascii="Times New Roman" w:hAnsi="Times New Roman" w:cs="Times New Roman"/>
          </w:rPr>
          <w:t>.</w:t>
        </w:r>
      </w:ins>
      <w:ins w:id="1270"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271"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272" w:author="Benton, Deon" w:date="2026-02-27T13:09:00Z" w16du:dateUtc="2026-02-27T19:09:00Z">
        <w:r w:rsidR="00CF4781">
          <w:rPr>
            <w:rFonts w:ascii="Times New Roman" w:eastAsia="Times New Roman" w:hAnsi="Times New Roman" w:cs="Times New Roman"/>
          </w:rPr>
          <w:t>group that captured the</w:t>
        </w:r>
      </w:ins>
      <w:ins w:id="1273" w:author="Benton, Deon" w:date="2026-03-07T21:00:00Z" w16du:dateUtc="2026-03-08T03:00:00Z">
        <w:r>
          <w:rPr>
            <w:rFonts w:ascii="Times New Roman" w:eastAsia="Times New Roman" w:hAnsi="Times New Roman" w:cs="Times New Roman"/>
          </w:rPr>
          <w:t xml:space="preserve"> horizontal</w:t>
        </w:r>
      </w:ins>
      <w:ins w:id="1274"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275" w:author="Benton, Deon" w:date="2026-02-27T13:10:00Z" w16du:dateUtc="2026-02-27T19:10:00Z">
        <w:r w:rsidR="005E2925">
          <w:rPr>
            <w:rFonts w:ascii="Times New Roman" w:eastAsia="Times New Roman" w:hAnsi="Times New Roman" w:cs="Times New Roman"/>
          </w:rPr>
          <w:t xml:space="preserve">proach, </w:t>
        </w:r>
      </w:ins>
      <w:ins w:id="1276" w:author="Benton, Deon" w:date="2026-02-27T13:09:00Z" w16du:dateUtc="2026-02-27T19:09:00Z">
        <w:r w:rsidR="005E2925">
          <w:rPr>
            <w:rFonts w:ascii="Times New Roman" w:eastAsia="Times New Roman" w:hAnsi="Times New Roman" w:cs="Times New Roman"/>
          </w:rPr>
          <w:t xml:space="preserve">see </w:t>
        </w:r>
      </w:ins>
      <w:ins w:id="1277" w:author="Benton, Deon" w:date="2026-03-07T20:59:00Z" w16du:dateUtc="2026-03-08T02:59:00Z">
        <w:r>
          <w:rPr>
            <w:rFonts w:ascii="Times New Roman" w:eastAsia="Times New Roman" w:hAnsi="Times New Roman" w:cs="Times New Roman"/>
          </w:rPr>
          <w:t xml:space="preserve">Benton, 2024 and </w:t>
        </w:r>
      </w:ins>
      <w:ins w:id="1278"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279"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280" w:author="Benton, Deon" w:date="2026-03-07T21:00:00Z" w16du:dateUtc="2026-03-08T03:00:00Z">
        <w:r>
          <w:rPr>
            <w:rFonts w:ascii="Times New Roman" w:eastAsia="Times New Roman" w:hAnsi="Times New Roman" w:cs="Times New Roman"/>
          </w:rPr>
          <w:t>th</w:t>
        </w:r>
      </w:ins>
      <w:ins w:id="1281"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282"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283" w:author="Benton, Deon" w:date="2026-03-07T21:01:00Z" w16du:dateUtc="2026-03-08T03:01:00Z">
        <w:r>
          <w:rPr>
            <w:rFonts w:ascii="Times New Roman" w:eastAsia="Times New Roman" w:hAnsi="Times New Roman" w:cs="Times New Roman"/>
          </w:rPr>
          <w:t xml:space="preserve">is </w:t>
        </w:r>
      </w:ins>
      <w:del w:id="1284" w:author="Benton, Deon" w:date="2026-03-07T21:01:00Z" w16du:dateUtc="2026-03-08T03:01:00Z">
        <w:r w:rsidR="00AF1530" w:rsidDel="008F6102">
          <w:rPr>
            <w:rFonts w:ascii="Times New Roman" w:eastAsia="Times New Roman" w:hAnsi="Times New Roman" w:cs="Times New Roman"/>
          </w:rPr>
          <w:delText xml:space="preserve">e </w:delText>
        </w:r>
      </w:del>
      <w:ins w:id="1285"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286"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287"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288"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289"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290"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291"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292"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293"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294" w:author="Benton, Deon" w:date="2026-02-27T13:41:00Z" w16du:dateUtc="2026-02-27T19:41:00Z">
        <w:r w:rsidR="00773EE1">
          <w:rPr>
            <w:rFonts w:ascii="Times New Roman" w:hAnsi="Times New Roman" w:cs="Times New Roman"/>
          </w:rPr>
          <w:t xml:space="preserve">Separating these </w:t>
        </w:r>
      </w:ins>
      <w:ins w:id="1295" w:author="Benton, Deon" w:date="2026-02-27T13:39:00Z" w16du:dateUtc="2026-02-27T19:39:00Z">
        <w:r w:rsidR="00DD510D">
          <w:rPr>
            <w:rFonts w:ascii="Times New Roman" w:hAnsi="Times New Roman" w:cs="Times New Roman"/>
          </w:rPr>
          <w:t>two aspects of motion—that is, hori</w:t>
        </w:r>
      </w:ins>
      <w:ins w:id="1296" w:author="Benton, Deon" w:date="2026-02-27T13:40:00Z" w16du:dateUtc="2026-02-27T19:40:00Z">
        <w:r w:rsidR="00DD510D">
          <w:rPr>
            <w:rFonts w:ascii="Times New Roman" w:hAnsi="Times New Roman" w:cs="Times New Roman"/>
          </w:rPr>
          <w:t>zontal translation from curvature—</w:t>
        </w:r>
      </w:ins>
      <w:ins w:id="1297" w:author="Benton, Deon" w:date="2026-02-27T13:42:00Z" w16du:dateUtc="2026-02-27T19:42:00Z">
        <w:r w:rsidR="00773EE1">
          <w:rPr>
            <w:rFonts w:ascii="Times New Roman" w:hAnsi="Times New Roman" w:cs="Times New Roman"/>
          </w:rPr>
          <w:t>in this way enabled</w:t>
        </w:r>
      </w:ins>
      <w:ins w:id="1298" w:author="Benton, Deon" w:date="2026-02-27T13:41:00Z" w16du:dateUtc="2026-02-27T19:41:00Z">
        <w:r w:rsidR="00773EE1">
          <w:rPr>
            <w:rFonts w:ascii="Times New Roman" w:hAnsi="Times New Roman" w:cs="Times New Roman"/>
          </w:rPr>
          <w:t xml:space="preserve"> </w:t>
        </w:r>
      </w:ins>
      <w:ins w:id="1299" w:author="Benton, Deon" w:date="2026-02-27T13:42:00Z" w16du:dateUtc="2026-02-27T19:42:00Z">
        <w:r w:rsidR="00773EE1">
          <w:rPr>
            <w:rFonts w:ascii="Times New Roman" w:hAnsi="Times New Roman" w:cs="Times New Roman"/>
          </w:rPr>
          <w:t>the</w:t>
        </w:r>
      </w:ins>
      <w:ins w:id="1300" w:author="Benton, Deon" w:date="2026-02-27T13:40:00Z" w16du:dateUtc="2026-02-27T19:40:00Z">
        <w:r w:rsidR="00773EE1">
          <w:rPr>
            <w:rFonts w:ascii="Times New Roman" w:hAnsi="Times New Roman" w:cs="Times New Roman"/>
          </w:rPr>
          <w:t xml:space="preserve"> model to represent </w:t>
        </w:r>
      </w:ins>
      <w:ins w:id="1301" w:author="Benton, Deon" w:date="2026-02-27T13:43:00Z" w16du:dateUtc="2026-02-27T19:43:00Z">
        <w:r w:rsidR="008E11CA">
          <w:rPr>
            <w:rFonts w:ascii="Times New Roman" w:hAnsi="Times New Roman" w:cs="Times New Roman"/>
          </w:rPr>
          <w:t>heading direction</w:t>
        </w:r>
      </w:ins>
      <w:ins w:id="1302" w:author="Benton, Deon" w:date="2026-02-27T13:41:00Z" w16du:dateUtc="2026-02-27T19:41:00Z">
        <w:r w:rsidR="00773EE1">
          <w:rPr>
            <w:rFonts w:ascii="Times New Roman" w:hAnsi="Times New Roman" w:cs="Times New Roman"/>
          </w:rPr>
          <w:t xml:space="preserve"> independently from </w:t>
        </w:r>
      </w:ins>
      <w:ins w:id="1303" w:author="Benton, Deon" w:date="2026-02-27T13:44:00Z" w16du:dateUtc="2026-02-27T19:44:00Z">
        <w:r w:rsidR="008E11CA">
          <w:rPr>
            <w:rFonts w:ascii="Times New Roman" w:hAnsi="Times New Roman" w:cs="Times New Roman"/>
          </w:rPr>
          <w:t xml:space="preserve">its </w:t>
        </w:r>
      </w:ins>
      <w:ins w:id="1304" w:author="Benton, Deon" w:date="2026-02-27T13:41:00Z" w16du:dateUtc="2026-02-27T19:41:00Z">
        <w:r w:rsidR="00773EE1">
          <w:rPr>
            <w:rFonts w:ascii="Times New Roman" w:hAnsi="Times New Roman" w:cs="Times New Roman"/>
          </w:rPr>
          <w:t>geometry</w:t>
        </w:r>
      </w:ins>
      <w:ins w:id="1305"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306"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307"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308"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309"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310"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311"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312"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313"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314" w:author="Benton, Deon" w:date="2026-02-27T13:54:00Z" w16du:dateUtc="2026-02-27T19:54:00Z">
        <w:r w:rsidR="007C37CB">
          <w:rPr>
            <w:rFonts w:ascii="Times New Roman" w:hAnsi="Times New Roman" w:cs="Times New Roman"/>
          </w:rPr>
          <w:t>Obstacle Horizontal</w:t>
        </w:r>
      </w:ins>
      <w:ins w:id="1315" w:author="Benton, Deon" w:date="2026-02-27T14:03:00Z" w16du:dateUtc="2026-02-27T20:03:00Z">
        <w:r w:rsidR="00334B9E">
          <w:rPr>
            <w:rFonts w:ascii="Times New Roman" w:hAnsi="Times New Roman" w:cs="Times New Roman"/>
          </w:rPr>
          <w:t xml:space="preserve"> Spatial</w:t>
        </w:r>
      </w:ins>
      <w:ins w:id="1316"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317" w:author="Benton, Deon" w:date="2026-02-27T16:06:00Z" w16du:dateUtc="2026-02-27T22:06:00Z">
        <w:r w:rsidR="000D00F9">
          <w:rPr>
            <w:rFonts w:ascii="Times New Roman" w:hAnsi="Times New Roman" w:cs="Times New Roman"/>
          </w:rPr>
          <w:t xml:space="preserve">Arc </w:t>
        </w:r>
      </w:ins>
      <w:ins w:id="1318"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319"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320"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321"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322"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323"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324"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325"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326"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327"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328"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329"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330" w:author="Benton, Deon" w:date="2026-02-27T13:57:00Z" w16du:dateUtc="2026-02-27T19:57:00Z">
        <w:r w:rsidR="00A858D9">
          <w:rPr>
            <w:rFonts w:ascii="Times New Roman" w:hAnsi="Times New Roman" w:cs="Times New Roman"/>
          </w:rPr>
          <w:t xml:space="preserve"> the absence of a</w:t>
        </w:r>
      </w:ins>
      <w:ins w:id="1331" w:author="Benton, Deon" w:date="2026-02-27T13:58:00Z" w16du:dateUtc="2026-02-27T19:58:00Z">
        <w:r w:rsidR="003730F6">
          <w:rPr>
            <w:rFonts w:ascii="Times New Roman" w:hAnsi="Times New Roman" w:cs="Times New Roman"/>
          </w:rPr>
          <w:t xml:space="preserve">n </w:t>
        </w:r>
      </w:ins>
      <w:ins w:id="1332" w:author="Benton, Deon" w:date="2026-02-27T14:00:00Z" w16du:dateUtc="2026-02-27T20:00:00Z">
        <w:r w:rsidR="003730F6">
          <w:rPr>
            <w:rFonts w:ascii="Times New Roman" w:hAnsi="Times New Roman" w:cs="Times New Roman"/>
          </w:rPr>
          <w:t>o</w:t>
        </w:r>
      </w:ins>
      <w:ins w:id="1333"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334"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335"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336" w:author="Benton, Deon" w:date="2026-02-27T16:19:00Z" w16du:dateUtc="2026-02-27T22:19:00Z">
        <w:r w:rsidR="002D1FB6">
          <w:rPr>
            <w:rFonts w:ascii="Times New Roman" w:hAnsi="Times New Roman" w:cs="Times New Roman"/>
          </w:rPr>
          <w:t>Arced Peak and Obstacle Heights</w:t>
        </w:r>
      </w:ins>
      <w:ins w:id="1337"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338"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339"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340"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341"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342"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343"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344"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345"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346" w:author="Benton, Deon" w:date="2026-02-27T14:04:00Z" w16du:dateUtc="2026-02-27T20:04:00Z">
        <w:r w:rsidR="00334B9E">
          <w:rPr>
            <w:rFonts w:ascii="Times New Roman" w:hAnsi="Times New Roman" w:cs="Times New Roman"/>
          </w:rPr>
          <w:t xml:space="preserve">(i.e., the obstacle was positioned to </w:t>
        </w:r>
      </w:ins>
      <w:ins w:id="1347"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348"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349" w:author="Benton, Deon" w:date="2026-02-27T16:07:00Z" w16du:dateUtc="2026-02-27T22:07:00Z">
        <w:r w:rsidR="000D00F9">
          <w:rPr>
            <w:rFonts w:ascii="Times New Roman" w:hAnsi="Times New Roman" w:cs="Times New Roman"/>
          </w:rPr>
          <w:t xml:space="preserve">was No </w:t>
        </w:r>
      </w:ins>
      <w:ins w:id="1350"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351" w:author="Benton, Deon" w:date="2026-02-27T16:07:00Z" w16du:dateUtc="2026-02-27T22:07:00Z">
        <w:r w:rsidR="00597AD3">
          <w:rPr>
            <w:rFonts w:ascii="Times New Roman" w:hAnsi="Times New Roman" w:cs="Times New Roman"/>
          </w:rPr>
          <w:t xml:space="preserve">an </w:t>
        </w:r>
      </w:ins>
      <w:ins w:id="1352" w:author="Benton, Deon" w:date="2026-02-27T16:08:00Z" w16du:dateUtc="2026-02-27T22:08:00Z">
        <w:r w:rsidR="00597AD3">
          <w:rPr>
            <w:rFonts w:ascii="Times New Roman" w:hAnsi="Times New Roman" w:cs="Times New Roman"/>
          </w:rPr>
          <w:t>object</w:t>
        </w:r>
      </w:ins>
      <w:ins w:id="1353" w:author="Benton, Deon" w:date="2026-02-27T16:07:00Z" w16du:dateUtc="2026-02-27T22:07:00Z">
        <w:r w:rsidR="00597AD3">
          <w:rPr>
            <w:rFonts w:ascii="Times New Roman" w:hAnsi="Times New Roman" w:cs="Times New Roman"/>
          </w:rPr>
          <w:t xml:space="preserve"> did n</w:t>
        </w:r>
      </w:ins>
      <w:ins w:id="1354"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355"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356"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357"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358"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359" w:author="Benton, Deon" w:date="2026-03-10T16:26:00Z" w16du:dateUtc="2026-03-10T21:26:00Z">
        <w:r w:rsidR="00D45295">
          <w:rPr>
            <w:rFonts w:ascii="Times New Roman" w:hAnsi="Times New Roman" w:cs="Times New Roman"/>
          </w:rPr>
          <w:t>). The</w:t>
        </w:r>
      </w:ins>
      <w:ins w:id="1360"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361"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362" w:author="Benton, Deon" w:date="2026-02-27T16:15:00Z" w16du:dateUtc="2026-02-27T22:15:00Z">
        <w:r w:rsidR="00305A74">
          <w:rPr>
            <w:rFonts w:ascii="Times New Roman" w:hAnsi="Times New Roman" w:cs="Times New Roman"/>
          </w:rPr>
          <w:t xml:space="preserve">whether the first and second object were </w:t>
        </w:r>
      </w:ins>
      <w:ins w:id="1363" w:author="Benton, Deon" w:date="2026-03-10T16:33:00Z" w16du:dateUtc="2026-03-10T21:33:00Z">
        <w:r w:rsidR="00362066">
          <w:rPr>
            <w:rFonts w:ascii="Times New Roman" w:hAnsi="Times New Roman" w:cs="Times New Roman"/>
          </w:rPr>
          <w:t>spatially abutted at</w:t>
        </w:r>
      </w:ins>
      <w:ins w:id="1364" w:author="Benton, Deon" w:date="2026-02-27T16:15:00Z" w16du:dateUtc="2026-02-27T22:15:00Z">
        <w:r w:rsidR="00305A74">
          <w:rPr>
            <w:rFonts w:ascii="Times New Roman" w:hAnsi="Times New Roman" w:cs="Times New Roman"/>
          </w:rPr>
          <w:t xml:space="preserve"> the end of a motion sequence</w:t>
        </w:r>
      </w:ins>
      <w:ins w:id="1365" w:author="Benton, Deon" w:date="2026-02-27T16:14:00Z" w16du:dateUtc="2026-02-27T22:14:00Z">
        <w:r w:rsidR="00305A74">
          <w:rPr>
            <w:rFonts w:ascii="Times New Roman" w:hAnsi="Times New Roman" w:cs="Times New Roman"/>
          </w:rPr>
          <w:t xml:space="preserve">. </w:t>
        </w:r>
      </w:ins>
      <w:ins w:id="1366"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367" w:author="Benton, Deon" w:date="2026-03-10T16:33:00Z" w16du:dateUtc="2026-03-10T21:33:00Z">
        <w:r w:rsidR="00362066">
          <w:rPr>
            <w:rFonts w:ascii="Times New Roman" w:hAnsi="Times New Roman" w:cs="Times New Roman"/>
          </w:rPr>
          <w:t>this was true</w:t>
        </w:r>
      </w:ins>
      <w:ins w:id="1368" w:author="Benton, Deon" w:date="2026-02-27T16:19:00Z" w16du:dateUtc="2026-02-27T22:19:00Z">
        <w:r w:rsidR="00774EFB">
          <w:rPr>
            <w:rFonts w:ascii="Times New Roman" w:hAnsi="Times New Roman" w:cs="Times New Roman"/>
          </w:rPr>
          <w:t>.</w:t>
        </w:r>
      </w:ins>
      <w:ins w:id="1369" w:author="Benton, Deon" w:date="2026-03-10T16:26:00Z" w16du:dateUtc="2026-03-10T21:26:00Z">
        <w:r w:rsidR="00D45295">
          <w:rPr>
            <w:rFonts w:ascii="Times New Roman" w:hAnsi="Times New Roman" w:cs="Times New Roman"/>
          </w:rPr>
          <w:t xml:space="preserve"> </w:t>
        </w:r>
      </w:ins>
      <w:ins w:id="1370"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AB206C5" w:rsidR="00A5450C" w:rsidRDefault="002204AE" w:rsidP="0050622B">
      <w:pPr>
        <w:spacing w:line="480" w:lineRule="auto"/>
        <w:ind w:firstLine="720"/>
        <w:contextualSpacing/>
        <w:rPr>
          <w:ins w:id="1371" w:author="Benton, Deon" w:date="2026-03-10T18:53:00Z" w16du:dateUtc="2026-03-10T23:53:00Z"/>
          <w:rFonts w:ascii="Times New Roman" w:hAnsi="Times New Roman" w:cs="Times New Roman"/>
        </w:rPr>
      </w:pPr>
      <w:ins w:id="1372" w:author="Benton, Deon" w:date="2026-03-10T17:49:00Z" w16du:dateUtc="2026-03-10T22:49:00Z">
        <w:r>
          <w:rPr>
            <w:rFonts w:ascii="Times New Roman" w:hAnsi="Times New Roman" w:cs="Times New Roman"/>
          </w:rPr>
          <w:t xml:space="preserve">As it relates to the final two </w:t>
        </w:r>
      </w:ins>
      <w:ins w:id="1373" w:author="Benton, Deon" w:date="2026-03-10T18:01:00Z" w16du:dateUtc="2026-03-10T23:01:00Z">
        <w:r w:rsidR="003E09E4">
          <w:rPr>
            <w:rFonts w:ascii="Times New Roman" w:hAnsi="Times New Roman" w:cs="Times New Roman"/>
          </w:rPr>
          <w:t>(</w:t>
        </w:r>
      </w:ins>
      <w:ins w:id="1374" w:author="Benton, Deon" w:date="2026-03-10T17:49:00Z" w16du:dateUtc="2026-03-10T22:49:00Z">
        <w:r>
          <w:rPr>
            <w:rFonts w:ascii="Times New Roman" w:hAnsi="Times New Roman" w:cs="Times New Roman"/>
          </w:rPr>
          <w:t>of the</w:t>
        </w:r>
      </w:ins>
      <w:ins w:id="1375" w:author="Benton, Deon" w:date="2026-03-10T18:02:00Z" w16du:dateUtc="2026-03-10T23:02:00Z">
        <w:r w:rsidR="003E09E4">
          <w:rPr>
            <w:rFonts w:ascii="Times New Roman" w:hAnsi="Times New Roman" w:cs="Times New Roman"/>
          </w:rPr>
          <w:t xml:space="preserve"> </w:t>
        </w:r>
      </w:ins>
      <w:ins w:id="1376" w:author="Benton, Deon" w:date="2026-03-10T17:49:00Z" w16du:dateUtc="2026-03-10T22:49:00Z">
        <w:r>
          <w:rPr>
            <w:rFonts w:ascii="Times New Roman" w:hAnsi="Times New Roman" w:cs="Times New Roman"/>
          </w:rPr>
          <w:t>seven</w:t>
        </w:r>
      </w:ins>
      <w:ins w:id="1377" w:author="Benton, Deon" w:date="2026-03-10T18:02:00Z" w16du:dateUtc="2026-03-10T23:02:00Z">
        <w:r w:rsidR="003E09E4">
          <w:rPr>
            <w:rFonts w:ascii="Times New Roman" w:hAnsi="Times New Roman" w:cs="Times New Roman"/>
          </w:rPr>
          <w:t>)</w:t>
        </w:r>
      </w:ins>
      <w:ins w:id="1378" w:author="Benton, Deon" w:date="2026-03-10T17:49:00Z" w16du:dateUtc="2026-03-10T22:49:00Z">
        <w:r>
          <w:rPr>
            <w:rFonts w:ascii="Times New Roman" w:hAnsi="Times New Roman" w:cs="Times New Roman"/>
          </w:rPr>
          <w:t xml:space="preserve"> groups, the </w:t>
        </w:r>
      </w:ins>
      <w:ins w:id="1379" w:author="Benton, Deon" w:date="2026-03-10T16:26:00Z" w16du:dateUtc="2026-03-10T21:26:00Z">
        <w:r w:rsidR="00D45295">
          <w:rPr>
            <w:rFonts w:ascii="Times New Roman" w:hAnsi="Times New Roman" w:cs="Times New Roman"/>
          </w:rPr>
          <w:t>single unit in the Looking System group</w:t>
        </w:r>
      </w:ins>
      <w:ins w:id="1380" w:author="Benton, Deon" w:date="2026-03-10T16:41:00Z" w16du:dateUtc="2026-03-10T21:41:00Z">
        <w:r w:rsidR="00226665">
          <w:rPr>
            <w:rFonts w:ascii="Times New Roman" w:hAnsi="Times New Roman" w:cs="Times New Roman"/>
          </w:rPr>
          <w:t xml:space="preserve"> served as a rough proxy for infants’</w:t>
        </w:r>
      </w:ins>
      <w:ins w:id="1381" w:author="Benton, Deon" w:date="2026-03-10T17:25:00Z" w16du:dateUtc="2026-03-10T22:25:00Z">
        <w:r w:rsidR="000D6F38">
          <w:rPr>
            <w:rFonts w:ascii="Times New Roman" w:hAnsi="Times New Roman" w:cs="Times New Roman"/>
          </w:rPr>
          <w:t xml:space="preserve"> general</w:t>
        </w:r>
      </w:ins>
      <w:ins w:id="1382" w:author="Benton, Deon" w:date="2026-03-10T16:41:00Z" w16du:dateUtc="2026-03-10T21:41:00Z">
        <w:r w:rsidR="00226665">
          <w:rPr>
            <w:rFonts w:ascii="Times New Roman" w:hAnsi="Times New Roman" w:cs="Times New Roman"/>
          </w:rPr>
          <w:t xml:space="preserve"> visual attention</w:t>
        </w:r>
      </w:ins>
      <w:ins w:id="1383" w:author="Benton, Deon" w:date="2026-03-10T17:26:00Z" w16du:dateUtc="2026-03-10T22:26:00Z">
        <w:r w:rsidR="000D6F38">
          <w:rPr>
            <w:rFonts w:ascii="Times New Roman" w:hAnsi="Times New Roman" w:cs="Times New Roman"/>
          </w:rPr>
          <w:t xml:space="preserve">. Although this </w:t>
        </w:r>
      </w:ins>
      <w:ins w:id="1384" w:author="Benton, Deon" w:date="2026-03-10T17:32:00Z" w16du:dateUtc="2026-03-10T22:32:00Z">
        <w:r w:rsidR="004D5FF4">
          <w:rPr>
            <w:rFonts w:ascii="Times New Roman" w:hAnsi="Times New Roman" w:cs="Times New Roman"/>
          </w:rPr>
          <w:t xml:space="preserve">simplification </w:t>
        </w:r>
      </w:ins>
      <w:ins w:id="1385" w:author="Benton, Deon" w:date="2026-03-10T17:33:00Z" w16du:dateUtc="2026-03-10T22:33:00Z">
        <w:r w:rsidR="004D5FF4">
          <w:rPr>
            <w:rFonts w:ascii="Times New Roman" w:hAnsi="Times New Roman" w:cs="Times New Roman"/>
          </w:rPr>
          <w:t>clearly omits important aspects</w:t>
        </w:r>
      </w:ins>
      <w:ins w:id="1386" w:author="Benton, Deon" w:date="2026-03-10T17:28:00Z" w16du:dateUtc="2026-03-10T22:28:00Z">
        <w:r w:rsidR="003B6663">
          <w:rPr>
            <w:rFonts w:ascii="Times New Roman" w:hAnsi="Times New Roman" w:cs="Times New Roman"/>
          </w:rPr>
          <w:t xml:space="preserve"> </w:t>
        </w:r>
      </w:ins>
      <w:ins w:id="1387" w:author="Benton, Deon" w:date="2026-03-10T17:39:00Z" w16du:dateUtc="2026-03-10T22:39:00Z">
        <w:r w:rsidR="009C18CF">
          <w:rPr>
            <w:rFonts w:ascii="Times New Roman" w:hAnsi="Times New Roman" w:cs="Times New Roman"/>
          </w:rPr>
          <w:t xml:space="preserve">of infant </w:t>
        </w:r>
      </w:ins>
      <w:ins w:id="1388" w:author="Benton, Deon" w:date="2026-03-10T17:28:00Z" w16du:dateUtc="2026-03-10T22:28:00Z">
        <w:r w:rsidR="003B6663">
          <w:rPr>
            <w:rFonts w:ascii="Times New Roman" w:hAnsi="Times New Roman" w:cs="Times New Roman"/>
          </w:rPr>
          <w:t>looking</w:t>
        </w:r>
      </w:ins>
      <w:ins w:id="1389" w:author="Benton, Deon" w:date="2026-03-10T17:34:00Z" w16du:dateUtc="2026-03-10T22:34:00Z">
        <w:r w:rsidR="00663890">
          <w:rPr>
            <w:rFonts w:ascii="Times New Roman" w:hAnsi="Times New Roman" w:cs="Times New Roman"/>
          </w:rPr>
          <w:t xml:space="preserve"> such as</w:t>
        </w:r>
      </w:ins>
      <w:ins w:id="1390" w:author="Benton, Deon" w:date="2026-03-10T17:39:00Z" w16du:dateUtc="2026-03-10T22:39:00Z">
        <w:r w:rsidR="009C18CF">
          <w:rPr>
            <w:rFonts w:ascii="Times New Roman" w:hAnsi="Times New Roman" w:cs="Times New Roman"/>
          </w:rPr>
          <w:t xml:space="preserve"> their selective spatial attention</w:t>
        </w:r>
      </w:ins>
      <w:ins w:id="1391" w:author="Benton, Deon" w:date="2026-03-10T17:26:00Z" w16du:dateUtc="2026-03-10T22:26:00Z">
        <w:r w:rsidR="000D6F38">
          <w:rPr>
            <w:rFonts w:ascii="Times New Roman" w:hAnsi="Times New Roman" w:cs="Times New Roman"/>
          </w:rPr>
          <w:t xml:space="preserve">, </w:t>
        </w:r>
      </w:ins>
      <w:ins w:id="1392" w:author="Benton, Deon" w:date="2026-03-10T17:33:00Z" w16du:dateUtc="2026-03-10T22:33:00Z">
        <w:r w:rsidR="004D5FF4" w:rsidRPr="004D5FF4">
          <w:rPr>
            <w:rFonts w:ascii="Times New Roman" w:hAnsi="Times New Roman" w:cs="Times New Roman"/>
          </w:rPr>
          <w:t xml:space="preserve">it </w:t>
        </w:r>
      </w:ins>
      <w:ins w:id="1393" w:author="Benton, Deon" w:date="2026-03-10T17:36:00Z" w16du:dateUtc="2026-03-10T22:36:00Z">
        <w:r w:rsidR="006A7B62">
          <w:rPr>
            <w:rFonts w:ascii="Times New Roman" w:hAnsi="Times New Roman" w:cs="Times New Roman"/>
          </w:rPr>
          <w:t>did capture the notion</w:t>
        </w:r>
      </w:ins>
      <w:ins w:id="1394" w:author="Benton, Deon" w:date="2026-03-10T17:39:00Z" w16du:dateUtc="2026-03-10T22:39:00Z">
        <w:r w:rsidR="00D72B1C">
          <w:rPr>
            <w:rFonts w:ascii="Times New Roman" w:hAnsi="Times New Roman" w:cs="Times New Roman"/>
          </w:rPr>
          <w:t>—as stip</w:t>
        </w:r>
      </w:ins>
      <w:ins w:id="1395" w:author="Benton, Deon" w:date="2026-03-10T17:40:00Z" w16du:dateUtc="2026-03-10T22:40:00Z">
        <w:r w:rsidR="00D72B1C">
          <w:rPr>
            <w:rFonts w:ascii="Times New Roman" w:hAnsi="Times New Roman" w:cs="Times New Roman"/>
          </w:rPr>
          <w:t>ulated in the present account—</w:t>
        </w:r>
      </w:ins>
      <w:ins w:id="1396" w:author="Benton, Deon" w:date="2026-03-10T17:36:00Z" w16du:dateUtc="2026-03-10T22:36:00Z">
        <w:r w:rsidR="006A7B62">
          <w:rPr>
            <w:rFonts w:ascii="Times New Roman" w:hAnsi="Times New Roman" w:cs="Times New Roman"/>
          </w:rPr>
          <w:t>that</w:t>
        </w:r>
      </w:ins>
      <w:ins w:id="1397" w:author="Benton, Deon" w:date="2026-03-10T17:37:00Z" w16du:dateUtc="2026-03-10T22:37:00Z">
        <w:r w:rsidR="006A7B62">
          <w:rPr>
            <w:rFonts w:ascii="Times New Roman" w:hAnsi="Times New Roman" w:cs="Times New Roman"/>
          </w:rPr>
          <w:t xml:space="preserve"> infants’ behaviors during </w:t>
        </w:r>
      </w:ins>
      <w:ins w:id="1398" w:author="Benton, Deon" w:date="2026-03-10T17:40:00Z" w16du:dateUtc="2026-03-10T22:40:00Z">
        <w:r w:rsidR="009352CD">
          <w:rPr>
            <w:rFonts w:ascii="Times New Roman" w:hAnsi="Times New Roman" w:cs="Times New Roman"/>
          </w:rPr>
          <w:t>action-understanding studies</w:t>
        </w:r>
      </w:ins>
      <w:ins w:id="1399"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400" w:author="Benton, Deon" w:date="2026-03-10T17:40:00Z" w16du:dateUtc="2026-03-10T22:40:00Z">
        <w:r w:rsidR="000079D0">
          <w:rPr>
            <w:rFonts w:ascii="Times New Roman" w:hAnsi="Times New Roman" w:cs="Times New Roman"/>
          </w:rPr>
          <w:t xml:space="preserve"> real-world</w:t>
        </w:r>
      </w:ins>
      <w:ins w:id="1401" w:author="Benton, Deon" w:date="2026-03-10T17:36:00Z" w16du:dateUtc="2026-03-10T22:36:00Z">
        <w:r w:rsidR="006A7B62">
          <w:rPr>
            <w:rFonts w:ascii="Times New Roman" w:hAnsi="Times New Roman" w:cs="Times New Roman"/>
          </w:rPr>
          <w:t xml:space="preserve"> </w:t>
        </w:r>
      </w:ins>
      <w:ins w:id="1402" w:author="Benton, Deon" w:date="2026-03-10T18:52:00Z" w16du:dateUtc="2026-03-10T23:52:00Z">
        <w:r w:rsidR="00241352">
          <w:rPr>
            <w:rFonts w:ascii="Times New Roman" w:hAnsi="Times New Roman" w:cs="Times New Roman"/>
          </w:rPr>
          <w:t>experience visually processing</w:t>
        </w:r>
      </w:ins>
      <w:ins w:id="1403" w:author="Benton, Deon" w:date="2026-03-10T17:36:00Z" w16du:dateUtc="2026-03-10T22:36:00Z">
        <w:r w:rsidR="006A7B62">
          <w:rPr>
            <w:rFonts w:ascii="Times New Roman" w:hAnsi="Times New Roman" w:cs="Times New Roman"/>
          </w:rPr>
          <w:t xml:space="preserve"> different motion events</w:t>
        </w:r>
      </w:ins>
      <w:ins w:id="1404" w:author="Benton, Deon" w:date="2026-03-10T17:37:00Z" w16du:dateUtc="2026-03-10T22:37:00Z">
        <w:r w:rsidR="00E84C42">
          <w:rPr>
            <w:rFonts w:ascii="Times New Roman" w:hAnsi="Times New Roman" w:cs="Times New Roman"/>
          </w:rPr>
          <w:t>.</w:t>
        </w:r>
      </w:ins>
      <w:ins w:id="1405" w:author="Benton, Deon" w:date="2026-03-10T17:36:00Z" w16du:dateUtc="2026-03-10T22:36:00Z">
        <w:r w:rsidR="006A7B62">
          <w:rPr>
            <w:rFonts w:ascii="Times New Roman" w:hAnsi="Times New Roman" w:cs="Times New Roman"/>
          </w:rPr>
          <w:t xml:space="preserve"> </w:t>
        </w:r>
      </w:ins>
      <w:ins w:id="1406" w:author="Benton, Deon" w:date="2026-03-10T17:47:00Z" w16du:dateUtc="2026-03-10T22:47:00Z">
        <w:r w:rsidR="00771E48">
          <w:rPr>
            <w:rFonts w:ascii="Times New Roman" w:hAnsi="Times New Roman" w:cs="Times New Roman"/>
          </w:rPr>
          <w:t>Crucially, given that looking is an action that awake infants engage in from birth—despite the fact that their visual acuity is poor (e.g., Ayzenberg &amp; Behrmann, 2023)—in the simulations reported below, this system remained on at all times.</w:t>
        </w:r>
      </w:ins>
      <w:ins w:id="1407" w:author="Benton, Deon" w:date="2026-03-10T18:53:00Z" w16du:dateUtc="2026-03-10T23:53:00Z">
        <w:r w:rsidR="00A5450C">
          <w:rPr>
            <w:rFonts w:ascii="Times New Roman" w:hAnsi="Times New Roman" w:cs="Times New Roman"/>
          </w:rPr>
          <w:t xml:space="preserve"> </w:t>
        </w:r>
      </w:ins>
      <w:ins w:id="1408"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409" w:author="Benton, Deon" w:date="2026-03-10T19:00:00Z" w16du:dateUtc="2026-03-11T00:00:00Z">
        <w:r w:rsidR="002C7217">
          <w:rPr>
            <w:rFonts w:ascii="Times New Roman" w:hAnsi="Times New Roman" w:cs="Times New Roman"/>
          </w:rPr>
          <w:t>attending</w:t>
        </w:r>
      </w:ins>
      <w:ins w:id="1410" w:author="Benton, Deon" w:date="2026-03-10T18:54:00Z" w16du:dateUtc="2026-03-10T23:54:00Z">
        <w:r w:rsidR="00A5450C">
          <w:rPr>
            <w:rFonts w:ascii="Times New Roman" w:hAnsi="Times New Roman" w:cs="Times New Roman"/>
          </w:rPr>
          <w:t xml:space="preserve"> an event rather than where spatially that attention was directed, </w:t>
        </w:r>
      </w:ins>
      <w:ins w:id="1411" w:author="Benton, Deon" w:date="2026-03-10T18:59:00Z" w16du:dateUtc="2026-03-10T23:59:00Z">
        <w:r w:rsidR="002C7217">
          <w:rPr>
            <w:rFonts w:ascii="Times New Roman" w:hAnsi="Times New Roman" w:cs="Times New Roman"/>
          </w:rPr>
          <w:t>the differential salience of elements in a scene (e.g., the salience of an obstacle when it is beneath rather than beside curved motion) was not represented within the system itself.</w:t>
        </w:r>
      </w:ins>
      <w:ins w:id="1412"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1413" w:author="Benton, Deon" w:date="2026-03-10T18:55:00Z" w16du:dateUtc="2026-03-10T23:55:00Z">
        <w:r w:rsidR="00EB031A">
          <w:rPr>
            <w:rFonts w:ascii="Times New Roman" w:hAnsi="Times New Roman" w:cs="Times New Roman"/>
          </w:rPr>
          <w:t xml:space="preserve"> </w:t>
        </w:r>
      </w:ins>
    </w:p>
    <w:p w14:paraId="23B98B00" w14:textId="615ABFFC" w:rsidR="00410230" w:rsidRDefault="00771E48" w:rsidP="00DB1E68">
      <w:pPr>
        <w:spacing w:line="480" w:lineRule="auto"/>
        <w:ind w:firstLine="720"/>
        <w:contextualSpacing/>
        <w:rPr>
          <w:ins w:id="1414" w:author="Benton, Deon" w:date="2026-03-10T18:50:00Z" w16du:dateUtc="2026-03-10T23:50:00Z"/>
          <w:rFonts w:ascii="Times New Roman" w:hAnsi="Times New Roman" w:cs="Times New Roman"/>
        </w:rPr>
      </w:pPr>
      <w:ins w:id="1415" w:author="Benton, Deon" w:date="2026-03-10T17:47:00Z" w16du:dateUtc="2026-03-10T22:47:00Z">
        <w:r>
          <w:rPr>
            <w:rFonts w:ascii="Times New Roman" w:hAnsi="Times New Roman" w:cs="Times New Roman"/>
          </w:rPr>
          <w:lastRenderedPageBreak/>
          <w:t xml:space="preserve"> </w:t>
        </w:r>
      </w:ins>
      <w:ins w:id="1416" w:author="Benton, Deon" w:date="2026-03-10T17:40:00Z" w16du:dateUtc="2026-03-10T22:40:00Z">
        <w:r w:rsidR="000079D0">
          <w:rPr>
            <w:rFonts w:ascii="Times New Roman" w:hAnsi="Times New Roman" w:cs="Times New Roman"/>
          </w:rPr>
          <w:t>The final group was the Reaching System. This group</w:t>
        </w:r>
      </w:ins>
      <w:ins w:id="1417" w:author="Benton, Deon" w:date="2026-03-10T17:41:00Z" w16du:dateUtc="2026-03-10T22:41:00Z">
        <w:r w:rsidR="000079D0">
          <w:rPr>
            <w:rFonts w:ascii="Times New Roman" w:hAnsi="Times New Roman" w:cs="Times New Roman"/>
          </w:rPr>
          <w:t xml:space="preserve"> implemented a rudimentary model of infant reaching during</w:t>
        </w:r>
      </w:ins>
      <w:ins w:id="1418" w:author="Benton, Deon" w:date="2026-03-10T17:40:00Z" w16du:dateUtc="2026-03-10T22:40:00Z">
        <w:r w:rsidR="000079D0">
          <w:rPr>
            <w:rFonts w:ascii="Times New Roman" w:hAnsi="Times New Roman" w:cs="Times New Roman"/>
          </w:rPr>
          <w:t xml:space="preserve"> a motion event</w:t>
        </w:r>
      </w:ins>
      <w:ins w:id="1419"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aspects of reaching such as the target or effectiveness of a r</w:t>
        </w:r>
      </w:ins>
      <w:ins w:id="1420" w:author="Benton, Deon" w:date="2026-03-10T17:52:00Z" w16du:dateUtc="2026-03-10T22:52:00Z">
        <w:r w:rsidR="003E497A">
          <w:rPr>
            <w:rFonts w:ascii="Times New Roman" w:hAnsi="Times New Roman" w:cs="Times New Roman"/>
          </w:rPr>
          <w:t>each, this system, like the</w:t>
        </w:r>
      </w:ins>
      <w:ins w:id="1421" w:author="Benton, Deon" w:date="2026-03-10T17:50:00Z" w16du:dateUtc="2026-03-10T22:50:00Z">
        <w:r w:rsidR="002204AE">
          <w:rPr>
            <w:rFonts w:ascii="Times New Roman" w:hAnsi="Times New Roman" w:cs="Times New Roman"/>
          </w:rPr>
          <w:t xml:space="preserve"> </w:t>
        </w:r>
      </w:ins>
      <w:ins w:id="1422" w:author="Benton, Deon" w:date="2026-03-10T17:41:00Z" w16du:dateUtc="2026-03-10T22:41:00Z">
        <w:r w:rsidR="000079D0">
          <w:rPr>
            <w:rFonts w:ascii="Times New Roman" w:hAnsi="Times New Roman" w:cs="Times New Roman"/>
          </w:rPr>
          <w:t xml:space="preserve">Looking System, grossly oversimplifies </w:t>
        </w:r>
      </w:ins>
      <w:ins w:id="1423" w:author="Benton, Deon" w:date="2026-03-10T17:43:00Z" w16du:dateUtc="2026-03-10T22:43:00Z">
        <w:r w:rsidR="00947FC3">
          <w:rPr>
            <w:rFonts w:ascii="Times New Roman" w:hAnsi="Times New Roman" w:cs="Times New Roman"/>
          </w:rPr>
          <w:t>infants’ real-world reaching behaviors.</w:t>
        </w:r>
      </w:ins>
      <w:ins w:id="1424" w:author="Benton, Deon" w:date="2026-03-10T18:34:00Z" w16du:dateUtc="2026-03-10T23:34:00Z">
        <w:r w:rsidR="00207271">
          <w:rPr>
            <w:rFonts w:ascii="Times New Roman" w:hAnsi="Times New Roman" w:cs="Times New Roman"/>
          </w:rPr>
          <w:t xml:space="preserve"> Nonetheless, t</w:t>
        </w:r>
      </w:ins>
      <w:ins w:id="1425" w:author="Benton, Deon" w:date="2026-03-10T17:52:00Z" w16du:dateUtc="2026-03-10T22:52:00Z">
        <w:r w:rsidR="003E497A">
          <w:rPr>
            <w:rFonts w:ascii="Times New Roman" w:hAnsi="Times New Roman" w:cs="Times New Roman"/>
          </w:rPr>
          <w:t xml:space="preserve">his system was included </w:t>
        </w:r>
      </w:ins>
      <w:ins w:id="1426" w:author="Benton, Deon" w:date="2026-03-10T18:34:00Z" w16du:dateUtc="2026-03-10T23:34:00Z">
        <w:r w:rsidR="00207271">
          <w:rPr>
            <w:rFonts w:ascii="Times New Roman" w:hAnsi="Times New Roman" w:cs="Times New Roman"/>
          </w:rPr>
          <w:t>for two reasons. First,</w:t>
        </w:r>
      </w:ins>
      <w:ins w:id="1427" w:author="Benton, Deon" w:date="2026-03-10T18:40:00Z" w16du:dateUtc="2026-03-10T23:40:00Z">
        <w:r w:rsidR="00B5101D">
          <w:rPr>
            <w:rFonts w:ascii="Times New Roman" w:hAnsi="Times New Roman" w:cs="Times New Roman"/>
          </w:rPr>
          <w:t xml:space="preserve"> it is unlikely </w:t>
        </w:r>
      </w:ins>
      <w:ins w:id="1428" w:author="Benton, Deon" w:date="2026-03-10T18:43:00Z" w16du:dateUtc="2026-03-10T23:43:00Z">
        <w:r w:rsidR="003960B5">
          <w:rPr>
            <w:rFonts w:ascii="Times New Roman" w:hAnsi="Times New Roman" w:cs="Times New Roman"/>
          </w:rPr>
          <w:t>that infants are</w:t>
        </w:r>
      </w:ins>
      <w:ins w:id="1429" w:author="Benton, Deon" w:date="2026-03-10T18:41:00Z" w16du:dateUtc="2026-03-10T23:41:00Z">
        <w:r w:rsidR="003960B5">
          <w:rPr>
            <w:rFonts w:ascii="Times New Roman" w:hAnsi="Times New Roman" w:cs="Times New Roman"/>
          </w:rPr>
          <w:t xml:space="preserve"> limited to observing motion events</w:t>
        </w:r>
      </w:ins>
      <w:ins w:id="1430" w:author="Benton, Deon" w:date="2026-03-10T18:43:00Z" w16du:dateUtc="2026-03-10T23:43:00Z">
        <w:r w:rsidR="003960B5">
          <w:rPr>
            <w:rFonts w:ascii="Times New Roman" w:hAnsi="Times New Roman" w:cs="Times New Roman"/>
          </w:rPr>
          <w:t xml:space="preserve"> as they unfold in the real</w:t>
        </w:r>
      </w:ins>
      <w:ins w:id="1431" w:author="Benton, Deon" w:date="2026-03-10T18:44:00Z" w16du:dateUtc="2026-03-10T23:44:00Z">
        <w:r w:rsidR="00F2764F">
          <w:rPr>
            <w:rFonts w:ascii="Times New Roman" w:hAnsi="Times New Roman" w:cs="Times New Roman"/>
          </w:rPr>
          <w:t xml:space="preserve"> world. Instead, </w:t>
        </w:r>
      </w:ins>
      <w:ins w:id="1432" w:author="Benton, Deon" w:date="2026-03-10T18:46:00Z" w16du:dateUtc="2026-03-10T23:46:00Z">
        <w:r w:rsidR="00AC6F71">
          <w:rPr>
            <w:rFonts w:ascii="Times New Roman" w:hAnsi="Times New Roman" w:cs="Times New Roman"/>
          </w:rPr>
          <w:t>it seems likely that infants also</w:t>
        </w:r>
      </w:ins>
      <w:ins w:id="1433" w:author="Benton, Deon" w:date="2026-03-10T18:44:00Z" w16du:dateUtc="2026-03-10T23:44:00Z">
        <w:r w:rsidR="00F2764F">
          <w:rPr>
            <w:rFonts w:ascii="Times New Roman" w:hAnsi="Times New Roman" w:cs="Times New Roman"/>
          </w:rPr>
          <w:t xml:space="preserve"> engage in</w:t>
        </w:r>
      </w:ins>
      <w:ins w:id="1434" w:author="Benton, Deon" w:date="2026-03-10T18:38:00Z" w16du:dateUtc="2026-03-10T23:38:00Z">
        <w:r w:rsidR="00023046">
          <w:rPr>
            <w:rFonts w:ascii="Times New Roman" w:hAnsi="Times New Roman" w:cs="Times New Roman"/>
          </w:rPr>
          <w:t xml:space="preserve"> some amount of </w:t>
        </w:r>
      </w:ins>
      <w:ins w:id="1435" w:author="Benton, Deon" w:date="2026-03-10T18:47:00Z" w16du:dateUtc="2026-03-10T23:47:00Z">
        <w:r w:rsidR="00CB18B4">
          <w:rPr>
            <w:rFonts w:ascii="Times New Roman" w:hAnsi="Times New Roman" w:cs="Times New Roman"/>
          </w:rPr>
          <w:t xml:space="preserve">intentional </w:t>
        </w:r>
      </w:ins>
      <w:ins w:id="1436" w:author="Benton, Deon" w:date="2026-03-10T18:38:00Z" w16du:dateUtc="2026-03-10T23:38:00Z">
        <w:r w:rsidR="00023046">
          <w:rPr>
            <w:rFonts w:ascii="Times New Roman" w:hAnsi="Times New Roman" w:cs="Times New Roman"/>
          </w:rPr>
          <w:t>reaching</w:t>
        </w:r>
      </w:ins>
      <w:ins w:id="1437" w:author="Benton, Deon" w:date="2026-03-10T18:43:00Z" w16du:dateUtc="2026-03-10T23:43:00Z">
        <w:r w:rsidR="00F2764F">
          <w:rPr>
            <w:rFonts w:ascii="Times New Roman" w:hAnsi="Times New Roman" w:cs="Times New Roman"/>
          </w:rPr>
          <w:t xml:space="preserve"> during these events</w:t>
        </w:r>
      </w:ins>
      <w:ins w:id="1438" w:author="Benton, Deon" w:date="2026-03-10T18:38:00Z" w16du:dateUtc="2026-03-10T23:38:00Z">
        <w:r w:rsidR="00023046">
          <w:rPr>
            <w:rFonts w:ascii="Times New Roman" w:hAnsi="Times New Roman" w:cs="Times New Roman"/>
          </w:rPr>
          <w:t xml:space="preserve">. </w:t>
        </w:r>
      </w:ins>
      <w:ins w:id="1439" w:author="Benton, Deon" w:date="2026-03-10T18:47:00Z" w16du:dateUtc="2026-03-10T23:47:00Z">
        <w:r w:rsidR="008E3560">
          <w:rPr>
            <w:rFonts w:ascii="Times New Roman" w:hAnsi="Times New Roman" w:cs="Times New Roman"/>
          </w:rPr>
          <w:t>Here, this</w:t>
        </w:r>
      </w:ins>
      <w:ins w:id="1440" w:author="Benton, Deon" w:date="2026-03-10T18:39:00Z" w16du:dateUtc="2026-03-10T23:39:00Z">
        <w:r w:rsidR="00B5101D">
          <w:rPr>
            <w:rFonts w:ascii="Times New Roman" w:hAnsi="Times New Roman" w:cs="Times New Roman"/>
          </w:rPr>
          <w:t xml:space="preserve"> meant that it was critical that </w:t>
        </w:r>
      </w:ins>
      <w:ins w:id="1441" w:author="Benton, Deon" w:date="2026-03-10T18:47:00Z" w16du:dateUtc="2026-03-10T23:47:00Z">
        <w:r w:rsidR="00A556CC">
          <w:rPr>
            <w:rFonts w:ascii="Times New Roman" w:hAnsi="Times New Roman" w:cs="Times New Roman"/>
          </w:rPr>
          <w:t>networks</w:t>
        </w:r>
      </w:ins>
      <w:ins w:id="1442" w:author="Benton, Deon" w:date="2026-03-10T18:45:00Z" w16du:dateUtc="2026-03-10T23:45:00Z">
        <w:r w:rsidR="000A599D">
          <w:rPr>
            <w:rFonts w:ascii="Times New Roman" w:hAnsi="Times New Roman" w:cs="Times New Roman"/>
          </w:rPr>
          <w:t xml:space="preserve"> </w:t>
        </w:r>
      </w:ins>
      <w:ins w:id="1443"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1444" w:author="Benton, Deon" w:date="2026-03-10T18:40:00Z" w16du:dateUtc="2026-03-10T23:40:00Z">
        <w:r w:rsidR="00B5101D">
          <w:rPr>
            <w:rFonts w:ascii="Times New Roman" w:hAnsi="Times New Roman" w:cs="Times New Roman"/>
          </w:rPr>
          <w:t xml:space="preserve">. </w:t>
        </w:r>
      </w:ins>
      <w:ins w:id="1445" w:author="Benton, Deon" w:date="2026-03-10T18:34:00Z" w16du:dateUtc="2026-03-10T23:34:00Z">
        <w:r w:rsidR="00207271">
          <w:rPr>
            <w:rFonts w:ascii="Times New Roman" w:hAnsi="Times New Roman" w:cs="Times New Roman"/>
          </w:rPr>
          <w:t xml:space="preserve">Second, </w:t>
        </w:r>
      </w:ins>
      <w:ins w:id="1446" w:author="Benton, Deon" w:date="2026-03-10T18:47:00Z" w16du:dateUtc="2026-03-10T23:47:00Z">
        <w:r w:rsidR="00CB18B4">
          <w:rPr>
            <w:rFonts w:ascii="Times New Roman" w:hAnsi="Times New Roman" w:cs="Times New Roman"/>
          </w:rPr>
          <w:t>i</w:t>
        </w:r>
      </w:ins>
      <w:ins w:id="1447" w:author="Benton, Deon" w:date="2026-03-10T18:48:00Z" w16du:dateUtc="2026-03-10T23:48:00Z">
        <w:r w:rsidR="00CB18B4">
          <w:rPr>
            <w:rFonts w:ascii="Times New Roman" w:hAnsi="Times New Roman" w:cs="Times New Roman"/>
          </w:rPr>
          <w:t>ncluding a Reaching System permitted modeling</w:t>
        </w:r>
      </w:ins>
      <w:ins w:id="1448" w:author="Benton, Deon" w:date="2026-03-10T17:45:00Z" w16du:dateUtc="2026-03-10T22:45:00Z">
        <w:r w:rsidR="005046E7">
          <w:rPr>
            <w:rFonts w:ascii="Times New Roman" w:hAnsi="Times New Roman" w:cs="Times New Roman"/>
          </w:rPr>
          <w:t xml:space="preserve"> studies </w:t>
        </w:r>
      </w:ins>
      <w:r w:rsidR="004401C7">
        <w:rPr>
          <w:rFonts w:ascii="Times New Roman" w:hAnsi="Times New Roman" w:cs="Times New Roman"/>
        </w:rPr>
        <w:t>suggesting that</w:t>
      </w:r>
      <w:ins w:id="1449" w:author="Benton, Deon" w:date="2026-03-10T17:45:00Z" w16du:dateUtc="2026-03-10T22:45:00Z">
        <w:r w:rsidR="005046E7">
          <w:rPr>
            <w:rFonts w:ascii="Times New Roman" w:hAnsi="Times New Roman" w:cs="Times New Roman"/>
          </w:rPr>
          <w:t xml:space="preserve"> first-person motor experience </w:t>
        </w:r>
      </w:ins>
      <w:ins w:id="1450" w:author="Benton, Deon" w:date="2026-03-10T17:53:00Z" w16du:dateUtc="2026-03-10T22:53:00Z">
        <w:r w:rsidR="003E497A">
          <w:rPr>
            <w:rFonts w:ascii="Times New Roman" w:hAnsi="Times New Roman" w:cs="Times New Roman"/>
          </w:rPr>
          <w:t xml:space="preserve">may </w:t>
        </w:r>
      </w:ins>
      <w:ins w:id="1451" w:author="Benton, Deon" w:date="2026-03-10T18:49:00Z" w16du:dateUtc="2026-03-10T23:49:00Z">
        <w:r w:rsidR="00D7233A">
          <w:rPr>
            <w:rFonts w:ascii="Times New Roman" w:hAnsi="Times New Roman" w:cs="Times New Roman"/>
          </w:rPr>
          <w:t>causally influence</w:t>
        </w:r>
      </w:ins>
      <w:ins w:id="1452" w:author="Benton, Deon" w:date="2026-03-10T17:53:00Z" w16du:dateUtc="2026-03-10T22:53:00Z">
        <w:r w:rsidR="003E497A">
          <w:rPr>
            <w:rFonts w:ascii="Times New Roman" w:hAnsi="Times New Roman" w:cs="Times New Roman"/>
          </w:rPr>
          <w:t xml:space="preserve"> how</w:t>
        </w:r>
      </w:ins>
      <w:ins w:id="1453" w:author="Benton, Deon" w:date="2026-03-10T17:54:00Z" w16du:dateUtc="2026-03-10T22:54:00Z">
        <w:r w:rsidR="00937374">
          <w:rPr>
            <w:rFonts w:ascii="Times New Roman" w:hAnsi="Times New Roman" w:cs="Times New Roman"/>
          </w:rPr>
          <w:t xml:space="preserve"> young</w:t>
        </w:r>
      </w:ins>
      <w:ins w:id="1454" w:author="Benton, Deon" w:date="2026-03-10T17:53:00Z" w16du:dateUtc="2026-03-10T22:53:00Z">
        <w:r w:rsidR="003E497A">
          <w:rPr>
            <w:rFonts w:ascii="Times New Roman" w:hAnsi="Times New Roman" w:cs="Times New Roman"/>
          </w:rPr>
          <w:t xml:space="preserve"> infants</w:t>
        </w:r>
      </w:ins>
      <w:ins w:id="1455" w:author="Benton, Deon" w:date="2026-03-10T18:49:00Z" w16du:dateUtc="2026-03-10T23:49:00Z">
        <w:r w:rsidR="00410230">
          <w:rPr>
            <w:rFonts w:ascii="Times New Roman" w:hAnsi="Times New Roman" w:cs="Times New Roman"/>
          </w:rPr>
          <w:t>—</w:t>
        </w:r>
      </w:ins>
      <w:ins w:id="1456" w:author="Benton, Deon" w:date="2026-03-10T17:55:00Z" w16du:dateUtc="2026-03-10T22:55:00Z">
        <w:r w:rsidR="000D5B81">
          <w:rPr>
            <w:rFonts w:ascii="Times New Roman" w:hAnsi="Times New Roman" w:cs="Times New Roman"/>
          </w:rPr>
          <w:t xml:space="preserve">who </w:t>
        </w:r>
      </w:ins>
      <w:ins w:id="1457" w:author="Benton, Deon" w:date="2026-03-10T18:49:00Z" w16du:dateUtc="2026-03-10T23:49:00Z">
        <w:r w:rsidR="00410230">
          <w:rPr>
            <w:rFonts w:ascii="Times New Roman" w:hAnsi="Times New Roman" w:cs="Times New Roman"/>
          </w:rPr>
          <w:t>may be unable to enact an intentional</w:t>
        </w:r>
      </w:ins>
      <w:ins w:id="1458" w:author="Benton, Deon" w:date="2026-03-10T17:55:00Z" w16du:dateUtc="2026-03-10T22:55:00Z">
        <w:r w:rsidR="000D5B81">
          <w:rPr>
            <w:rFonts w:ascii="Times New Roman" w:hAnsi="Times New Roman" w:cs="Times New Roman"/>
          </w:rPr>
          <w:t xml:space="preserve"> reach themselves</w:t>
        </w:r>
      </w:ins>
      <w:ins w:id="1459" w:author="Benton, Deon" w:date="2026-03-10T18:49:00Z" w16du:dateUtc="2026-03-10T23:49:00Z">
        <w:r w:rsidR="00410230">
          <w:rPr>
            <w:rFonts w:ascii="Times New Roman" w:hAnsi="Times New Roman" w:cs="Times New Roman"/>
          </w:rPr>
          <w:t>—</w:t>
        </w:r>
      </w:ins>
      <w:ins w:id="1460"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1461" w:author="Benton, Deon" w:date="2026-03-10T17:54:00Z" w16du:dateUtc="2026-03-10T22:54:00Z">
        <w:r w:rsidR="00937374">
          <w:rPr>
            <w:rFonts w:ascii="Times New Roman" w:hAnsi="Times New Roman" w:cs="Times New Roman"/>
          </w:rPr>
          <w:t xml:space="preserve"> Li</w:t>
        </w:r>
      </w:ins>
      <w:ins w:id="1462" w:author="Benton, Deon" w:date="2026-03-10T17:55:00Z" w16du:dateUtc="2026-03-10T22:55:00Z">
        <w:r w:rsidR="00937374">
          <w:rPr>
            <w:rFonts w:ascii="Times New Roman" w:hAnsi="Times New Roman" w:cs="Times New Roman"/>
          </w:rPr>
          <w:t>u et al., 2019;</w:t>
        </w:r>
      </w:ins>
      <w:ins w:id="1463" w:author="Benton, Deon" w:date="2026-03-10T17:53:00Z" w16du:dateUtc="2026-03-10T22:53:00Z">
        <w:r w:rsidR="00937374">
          <w:rPr>
            <w:rFonts w:ascii="Times New Roman" w:hAnsi="Times New Roman" w:cs="Times New Roman"/>
          </w:rPr>
          <w:t xml:space="preserve"> Skerry, Carey, &amp; Spelke, 2013)</w:t>
        </w:r>
      </w:ins>
      <w:ins w:id="1464" w:author="Benton, Deon" w:date="2026-03-10T17:55:00Z" w16du:dateUtc="2026-03-10T22:55:00Z">
        <w:r w:rsidR="000A4963">
          <w:rPr>
            <w:rFonts w:ascii="Times New Roman" w:hAnsi="Times New Roman" w:cs="Times New Roman"/>
          </w:rPr>
          <w:t>.</w:t>
        </w:r>
      </w:ins>
      <w:ins w:id="1465" w:author="Benton, Deon" w:date="2026-03-10T17:46:00Z" w16du:dateUtc="2026-03-10T22:46:00Z">
        <w:r>
          <w:rPr>
            <w:rFonts w:ascii="Times New Roman" w:hAnsi="Times New Roman" w:cs="Times New Roman"/>
          </w:rPr>
          <w:t xml:space="preserve"> </w:t>
        </w:r>
      </w:ins>
    </w:p>
    <w:p w14:paraId="54F7E61B" w14:textId="5136418A" w:rsidR="00524642" w:rsidDel="004C1969" w:rsidRDefault="000F726E" w:rsidP="00DB1E68">
      <w:pPr>
        <w:spacing w:line="480" w:lineRule="auto"/>
        <w:ind w:firstLine="720"/>
        <w:contextualSpacing/>
        <w:rPr>
          <w:del w:id="1466" w:author="Benton, Deon" w:date="2026-03-10T19:09:00Z" w16du:dateUtc="2026-03-11T00:09:00Z"/>
          <w:rFonts w:ascii="Times New Roman" w:hAnsi="Times New Roman" w:cs="Times New Roman"/>
        </w:rPr>
      </w:pPr>
      <w:ins w:id="1467" w:author="Benton, Deon" w:date="2026-03-10T17:56:00Z" w16du:dateUtc="2026-03-10T22:56:00Z">
        <w:r>
          <w:rPr>
            <w:rFonts w:ascii="Times New Roman" w:hAnsi="Times New Roman" w:cs="Times New Roman"/>
          </w:rPr>
          <w:t>A key difference between these two systems</w:t>
        </w:r>
      </w:ins>
      <w:ins w:id="1468" w:author="Benton, Deon" w:date="2026-03-10T18:02:00Z" w16du:dateUtc="2026-03-10T23:02:00Z">
        <w:r w:rsidR="003633B5">
          <w:rPr>
            <w:rFonts w:ascii="Times New Roman" w:hAnsi="Times New Roman" w:cs="Times New Roman"/>
          </w:rPr>
          <w:t xml:space="preserve"> concerns their onset. </w:t>
        </w:r>
      </w:ins>
      <w:ins w:id="1469"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1470" w:author="Benton, Deon" w:date="2026-03-10T18:29:00Z" w16du:dateUtc="2026-03-10T23:29:00Z">
        <w:r w:rsidR="001E3924">
          <w:rPr>
            <w:rFonts w:ascii="Times New Roman" w:hAnsi="Times New Roman" w:cs="Times New Roman"/>
          </w:rPr>
          <w:t xml:space="preserve"> the activation of the single unit in this group was set to “1”</w:t>
        </w:r>
      </w:ins>
      <w:ins w:id="1471" w:author="Benton, Deon" w:date="2026-03-10T18:03:00Z" w16du:dateUtc="2026-03-10T23:03:00Z">
        <w:r w:rsidR="003633B5">
          <w:rPr>
            <w:rFonts w:ascii="Times New Roman" w:hAnsi="Times New Roman" w:cs="Times New Roman"/>
          </w:rPr>
          <w:t>).</w:t>
        </w:r>
      </w:ins>
      <w:ins w:id="1472" w:author="Benton, Deon" w:date="2026-03-10T18:07:00Z" w16du:dateUtc="2026-03-10T23:07:00Z">
        <w:r w:rsidR="00162040">
          <w:rPr>
            <w:rFonts w:ascii="Times New Roman" w:hAnsi="Times New Roman" w:cs="Times New Roman"/>
          </w:rPr>
          <w:t xml:space="preserve"> </w:t>
        </w:r>
      </w:ins>
      <w:ins w:id="1473" w:author="Benton, Deon" w:date="2026-03-10T18:08:00Z" w16du:dateUtc="2026-03-10T23:08:00Z">
        <w:r w:rsidR="00162040">
          <w:rPr>
            <w:rFonts w:ascii="Times New Roman" w:hAnsi="Times New Roman" w:cs="Times New Roman"/>
          </w:rPr>
          <w:t xml:space="preserve">This </w:t>
        </w:r>
      </w:ins>
      <w:ins w:id="1474" w:author="Benton, Deon" w:date="2026-03-10T18:10:00Z" w16du:dateUtc="2026-03-10T23:10:00Z">
        <w:r w:rsidR="00162040">
          <w:rPr>
            <w:rFonts w:ascii="Times New Roman" w:hAnsi="Times New Roman" w:cs="Times New Roman"/>
          </w:rPr>
          <w:t>is consistent with</w:t>
        </w:r>
      </w:ins>
      <w:ins w:id="1475" w:author="Benton, Deon" w:date="2026-03-10T18:11:00Z" w16du:dateUtc="2026-03-10T23:11:00Z">
        <w:r w:rsidR="00C27F62">
          <w:rPr>
            <w:rFonts w:ascii="Times New Roman" w:hAnsi="Times New Roman" w:cs="Times New Roman"/>
          </w:rPr>
          <w:t xml:space="preserve"> </w:t>
        </w:r>
      </w:ins>
      <w:ins w:id="1476" w:author="Benton, Deon" w:date="2026-03-10T18:12:00Z" w16du:dateUtc="2026-03-10T23:12:00Z">
        <w:r w:rsidR="00C27F62">
          <w:rPr>
            <w:rFonts w:ascii="Times New Roman" w:hAnsi="Times New Roman" w:cs="Times New Roman"/>
          </w:rPr>
          <w:t xml:space="preserve">the fact that </w:t>
        </w:r>
      </w:ins>
      <w:ins w:id="1477" w:author="Benton, Deon" w:date="2026-03-10T18:21:00Z" w16du:dateUtc="2026-03-10T23:21:00Z">
        <w:r w:rsidR="00ED4AB7">
          <w:rPr>
            <w:rFonts w:ascii="Times New Roman" w:hAnsi="Times New Roman" w:cs="Times New Roman"/>
          </w:rPr>
          <w:t>looking is a behavior that awake infants can engage in</w:t>
        </w:r>
      </w:ins>
      <w:ins w:id="1478" w:author="Benton, Deon" w:date="2026-03-10T18:14:00Z" w16du:dateUtc="2026-03-10T23:14:00Z">
        <w:r w:rsidR="004958D3">
          <w:rPr>
            <w:rFonts w:ascii="Times New Roman" w:hAnsi="Times New Roman" w:cs="Times New Roman"/>
          </w:rPr>
          <w:t xml:space="preserve"> </w:t>
        </w:r>
      </w:ins>
      <w:ins w:id="1479" w:author="Benton, Deon" w:date="2026-03-10T18:13:00Z" w16du:dateUtc="2026-03-10T23:13:00Z">
        <w:r w:rsidR="004958D3">
          <w:rPr>
            <w:rFonts w:ascii="Times New Roman" w:hAnsi="Times New Roman" w:cs="Times New Roman"/>
          </w:rPr>
          <w:t>from birth</w:t>
        </w:r>
      </w:ins>
      <w:ins w:id="1480" w:author="Benton, Deon" w:date="2026-03-10T18:21:00Z" w16du:dateUtc="2026-03-10T23:21:00Z">
        <w:r w:rsidR="00ED4AB7">
          <w:rPr>
            <w:rFonts w:ascii="Times New Roman" w:hAnsi="Times New Roman" w:cs="Times New Roman"/>
          </w:rPr>
          <w:t>,</w:t>
        </w:r>
      </w:ins>
      <w:ins w:id="1481" w:author="Benton, Deon" w:date="2026-03-10T18:11:00Z" w16du:dateUtc="2026-03-10T23:11:00Z">
        <w:r w:rsidR="00C27F62">
          <w:rPr>
            <w:rFonts w:ascii="Times New Roman" w:hAnsi="Times New Roman" w:cs="Times New Roman"/>
          </w:rPr>
          <w:t xml:space="preserve"> </w:t>
        </w:r>
      </w:ins>
      <w:ins w:id="1482" w:author="Benton, Deon" w:date="2026-03-10T18:10:00Z" w16du:dateUtc="2026-03-10T23:10:00Z">
        <w:r w:rsidR="00162040">
          <w:rPr>
            <w:rFonts w:ascii="Times New Roman" w:hAnsi="Times New Roman" w:cs="Times New Roman"/>
          </w:rPr>
          <w:t xml:space="preserve">despite </w:t>
        </w:r>
      </w:ins>
      <w:ins w:id="1483" w:author="Benton, Deon" w:date="2026-03-10T18:14:00Z" w16du:dateUtc="2026-03-10T23:14:00Z">
        <w:r w:rsidR="004958D3">
          <w:rPr>
            <w:rFonts w:ascii="Times New Roman" w:hAnsi="Times New Roman" w:cs="Times New Roman"/>
          </w:rPr>
          <w:t xml:space="preserve">early </w:t>
        </w:r>
      </w:ins>
      <w:ins w:id="1484" w:author="Benton, Deon" w:date="2026-03-10T18:10:00Z" w16du:dateUtc="2026-03-10T23:10:00Z">
        <w:r w:rsidR="00162040">
          <w:rPr>
            <w:rFonts w:ascii="Times New Roman" w:hAnsi="Times New Roman" w:cs="Times New Roman"/>
          </w:rPr>
          <w:t xml:space="preserve">poor visual acuity (e.g., Ayzenberg &amp; Behrmann, 2023). </w:t>
        </w:r>
      </w:ins>
      <w:ins w:id="1485" w:author="Benton, Deon" w:date="2026-03-10T18:14:00Z" w16du:dateUtc="2026-03-10T23:14:00Z">
        <w:r w:rsidR="004958D3">
          <w:rPr>
            <w:rFonts w:ascii="Times New Roman" w:hAnsi="Times New Roman" w:cs="Times New Roman"/>
          </w:rPr>
          <w:t>In contrast, the reaching system became</w:t>
        </w:r>
      </w:ins>
      <w:ins w:id="1486"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1487" w:author="Benton, Deon" w:date="2026-03-10T18:14:00Z" w16du:dateUtc="2026-03-10T23:14:00Z">
        <w:r w:rsidR="004958D3">
          <w:rPr>
            <w:rFonts w:ascii="Times New Roman" w:hAnsi="Times New Roman" w:cs="Times New Roman"/>
          </w:rPr>
          <w:t xml:space="preserve"> only later in a simulation</w:t>
        </w:r>
      </w:ins>
      <w:ins w:id="1488" w:author="Benton, Deon" w:date="2026-03-10T18:15:00Z" w16du:dateUtc="2026-03-10T23:15:00Z">
        <w:r w:rsidR="00AA4760">
          <w:rPr>
            <w:rFonts w:ascii="Times New Roman" w:hAnsi="Times New Roman" w:cs="Times New Roman"/>
          </w:rPr>
          <w:t>.</w:t>
        </w:r>
      </w:ins>
      <w:ins w:id="1489" w:author="Benton, Deon" w:date="2026-03-10T17:58:00Z" w16du:dateUtc="2026-03-10T22:58:00Z">
        <w:r w:rsidR="00296023">
          <w:rPr>
            <w:rFonts w:ascii="Times New Roman" w:hAnsi="Times New Roman" w:cs="Times New Roman"/>
          </w:rPr>
          <w:t xml:space="preserve"> </w:t>
        </w:r>
      </w:ins>
      <w:ins w:id="1490" w:author="Benton, Deon" w:date="2026-03-10T18:24:00Z" w16du:dateUtc="2026-03-10T23:24:00Z">
        <w:r w:rsidR="00186BE8">
          <w:rPr>
            <w:rFonts w:ascii="Times New Roman" w:hAnsi="Times New Roman" w:cs="Times New Roman"/>
          </w:rPr>
          <w:t>This delay captured the</w:t>
        </w:r>
      </w:ins>
      <w:ins w:id="1491" w:author="Benton, Deon" w:date="2026-03-10T18:19:00Z" w16du:dateUtc="2026-03-10T23:19:00Z">
        <w:r w:rsidR="00080691">
          <w:rPr>
            <w:rFonts w:ascii="Times New Roman" w:hAnsi="Times New Roman" w:cs="Times New Roman"/>
          </w:rPr>
          <w:t xml:space="preserve"> fact that reaching emerges later </w:t>
        </w:r>
      </w:ins>
      <w:ins w:id="1492" w:author="Benton, Deon" w:date="2026-03-10T18:20:00Z" w16du:dateUtc="2026-03-10T23:20:00Z">
        <w:r w:rsidR="00080691">
          <w:rPr>
            <w:rFonts w:ascii="Times New Roman" w:hAnsi="Times New Roman" w:cs="Times New Roman"/>
          </w:rPr>
          <w:t>in development than looking, typically</w:t>
        </w:r>
      </w:ins>
      <w:ins w:id="1493" w:author="Benton, Deon" w:date="2026-03-10T18:24:00Z" w16du:dateUtc="2026-03-10T23:24:00Z">
        <w:r w:rsidR="00186BE8">
          <w:rPr>
            <w:rFonts w:ascii="Times New Roman" w:hAnsi="Times New Roman" w:cs="Times New Roman"/>
          </w:rPr>
          <w:t xml:space="preserve"> by</w:t>
        </w:r>
      </w:ins>
      <w:ins w:id="1494" w:author="Benton, Deon" w:date="2026-03-10T18:20:00Z" w16du:dateUtc="2026-03-10T23:20:00Z">
        <w:r w:rsidR="00080691">
          <w:rPr>
            <w:rFonts w:ascii="Times New Roman" w:hAnsi="Times New Roman" w:cs="Times New Roman"/>
          </w:rPr>
          <w:t xml:space="preserve"> around </w:t>
        </w:r>
      </w:ins>
      <w:ins w:id="1495"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1496" w:author="Benton, Deon" w:date="2026-03-10T18:16:00Z" w16du:dateUtc="2026-03-10T23:16:00Z">
        <w:r w:rsidR="00AA4760">
          <w:rPr>
            <w:rFonts w:ascii="Times New Roman" w:hAnsi="Times New Roman" w:cs="Times New Roman"/>
          </w:rPr>
          <w:t>von</w:t>
        </w:r>
      </w:ins>
      <w:ins w:id="1497"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1498" w:author="Benton, Deon" w:date="2026-03-10T18:20:00Z" w16du:dateUtc="2026-03-10T23:20:00Z">
        <w:r w:rsidR="00080691">
          <w:rPr>
            <w:rFonts w:ascii="Times New Roman" w:hAnsi="Times New Roman" w:cs="Times New Roman"/>
          </w:rPr>
          <w:t>).</w:t>
        </w:r>
      </w:ins>
      <w:ins w:id="1499"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1500" w:author="Benton, Deon" w:date="2026-03-10T18:25:00Z" w16du:dateUtc="2026-03-10T23:25:00Z">
        <w:r w:rsidR="00186BE8">
          <w:rPr>
            <w:rFonts w:ascii="Times New Roman" w:hAnsi="Times New Roman" w:cs="Times New Roman"/>
          </w:rPr>
          <w:t xml:space="preserve"> by</w:t>
        </w:r>
      </w:ins>
      <w:ins w:id="1501" w:author="Benton, Deon" w:date="2026-03-10T18:31:00Z" w16du:dateUtc="2026-03-10T23:31:00Z">
        <w:r w:rsidR="00742FC0">
          <w:rPr>
            <w:rFonts w:ascii="Times New Roman" w:hAnsi="Times New Roman" w:cs="Times New Roman"/>
          </w:rPr>
          <w:t xml:space="preserve"> only</w:t>
        </w:r>
      </w:ins>
      <w:ins w:id="1502" w:author="Benton, Deon" w:date="2026-03-10T18:25:00Z" w16du:dateUtc="2026-03-10T23:25:00Z">
        <w:r w:rsidR="00186BE8">
          <w:rPr>
            <w:rFonts w:ascii="Times New Roman" w:hAnsi="Times New Roman" w:cs="Times New Roman"/>
          </w:rPr>
          <w:t xml:space="preserve"> </w:t>
        </w:r>
      </w:ins>
      <w:ins w:id="1503" w:author="Benton, Deon" w:date="2026-03-10T18:30:00Z" w16du:dateUtc="2026-03-10T23:30:00Z">
        <w:r w:rsidR="00F40A74">
          <w:rPr>
            <w:rFonts w:ascii="Times New Roman" w:hAnsi="Times New Roman" w:cs="Times New Roman"/>
          </w:rPr>
          <w:t>allowing the</w:t>
        </w:r>
      </w:ins>
      <w:ins w:id="1504" w:author="Benton, Deon" w:date="2026-03-10T18:25:00Z" w16du:dateUtc="2026-03-10T23:25:00Z">
        <w:r w:rsidR="00687FF6">
          <w:rPr>
            <w:rFonts w:ascii="Times New Roman" w:hAnsi="Times New Roman" w:cs="Times New Roman"/>
          </w:rPr>
          <w:t xml:space="preserve"> Reaching System</w:t>
        </w:r>
      </w:ins>
      <w:ins w:id="1505"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1506" w:author="Benton, Deon" w:date="2026-03-10T18:30:00Z" w16du:dateUtc="2026-03-10T23:30:00Z">
        <w:r w:rsidR="00F40A74">
          <w:rPr>
            <w:rFonts w:ascii="Times New Roman" w:hAnsi="Times New Roman" w:cs="Times New Roman"/>
          </w:rPr>
          <w:t xml:space="preserve"> learning</w:t>
        </w:r>
      </w:ins>
      <w:ins w:id="1507" w:author="Benton, Deon" w:date="2026-03-10T18:28:00Z" w16du:dateUtc="2026-03-10T23:28:00Z">
        <w:r w:rsidR="00BE1F57">
          <w:rPr>
            <w:rFonts w:ascii="Times New Roman" w:hAnsi="Times New Roman" w:cs="Times New Roman"/>
          </w:rPr>
          <w:t xml:space="preserve"> </w:t>
        </w:r>
      </w:ins>
      <w:ins w:id="1508" w:author="Benton, Deon" w:date="2026-03-10T18:30:00Z" w16du:dateUtc="2026-03-10T23:30:00Z">
        <w:r w:rsidR="00F40A74">
          <w:rPr>
            <w:rFonts w:ascii="Times New Roman" w:hAnsi="Times New Roman" w:cs="Times New Roman"/>
          </w:rPr>
          <w:t xml:space="preserve">starting </w:t>
        </w:r>
      </w:ins>
      <w:ins w:id="1509" w:author="Benton, Deon" w:date="2026-03-10T18:25:00Z" w16du:dateUtc="2026-03-10T23:25:00Z">
        <w:r w:rsidR="00687FF6">
          <w:rPr>
            <w:rFonts w:ascii="Times New Roman" w:hAnsi="Times New Roman" w:cs="Times New Roman"/>
          </w:rPr>
          <w:t>at 400 epochs</w:t>
        </w:r>
      </w:ins>
      <w:ins w:id="1510" w:author="Benton, Deon" w:date="2026-03-10T18:29:00Z" w16du:dateUtc="2026-03-10T23:29:00Z">
        <w:r w:rsidR="00BE1F57">
          <w:rPr>
            <w:rFonts w:ascii="Times New Roman" w:hAnsi="Times New Roman" w:cs="Times New Roman"/>
          </w:rPr>
          <w:t>—</w:t>
        </w:r>
      </w:ins>
      <w:ins w:id="1511"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1512" w:author="Benton, Deon" w:date="2026-03-10T18:31:00Z" w16du:dateUtc="2026-03-10T23:31:00Z">
        <w:r w:rsidR="008211D3">
          <w:rPr>
            <w:rFonts w:ascii="Times New Roman" w:hAnsi="Times New Roman" w:cs="Times New Roman"/>
          </w:rPr>
          <w:t xml:space="preserve"> this system</w:t>
        </w:r>
      </w:ins>
      <w:ins w:id="1513" w:author="Benton, Deon" w:date="2026-03-10T18:27:00Z" w16du:dateUtc="2026-03-10T23:27:00Z">
        <w:r w:rsidR="00687FF6">
          <w:rPr>
            <w:rFonts w:ascii="Times New Roman" w:hAnsi="Times New Roman" w:cs="Times New Roman"/>
          </w:rPr>
          <w:t xml:space="preserve"> remained frozen</w:t>
        </w:r>
      </w:ins>
      <w:ins w:id="1514" w:author="Benton, Deon" w:date="2026-03-10T18:29:00Z" w16du:dateUtc="2026-03-10T23:29:00Z">
        <w:r w:rsidR="00BE1F57">
          <w:rPr>
            <w:rFonts w:ascii="Times New Roman" w:hAnsi="Times New Roman" w:cs="Times New Roman"/>
          </w:rPr>
          <w:t xml:space="preserve"> prior to this point</w:t>
        </w:r>
      </w:ins>
      <w:ins w:id="1515"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1516" w:author="Benton, Deon" w:date="2026-03-10T19:09:00Z" w16du:dateUtc="2026-03-11T00:09:00Z">
        <w:r w:rsidR="004C1969" w:rsidRPr="004C1969">
          <w:rPr>
            <w:rFonts w:ascii="Times New Roman" w:hAnsi="Times New Roman" w:cs="Times New Roman"/>
          </w:rPr>
          <w:t xml:space="preserve">. Instead, that influence was </w:t>
        </w:r>
        <w:r w:rsidR="004C1969" w:rsidRPr="004C1969">
          <w:rPr>
            <w:rFonts w:ascii="Times New Roman" w:hAnsi="Times New Roman" w:cs="Times New Roman"/>
          </w:rPr>
          <w:lastRenderedPageBreak/>
          <w:t xml:space="preserve">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A76839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517"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1518" w:author="Benton, Deon" w:date="2026-02-27T16:21:00Z" w16du:dateUtc="2026-02-27T22:21:00Z">
        <w:r w:rsidR="00F12553">
          <w:rPr>
            <w:rFonts w:ascii="Times New Roman" w:hAnsi="Times New Roman" w:cs="Times New Roman"/>
          </w:rPr>
          <w:t xml:space="preserve"> is that</w:t>
        </w:r>
      </w:ins>
      <w:ins w:id="1519"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1520" w:author="Benton, Deon" w:date="2026-02-27T16:29:00Z" w16du:dateUtc="2026-02-27T22:29:00Z">
        <w:r w:rsidR="00123CA6">
          <w:rPr>
            <w:rFonts w:ascii="Times New Roman" w:hAnsi="Times New Roman" w:cs="Times New Roman"/>
          </w:rPr>
          <w:t>are</w:t>
        </w:r>
      </w:ins>
      <w:ins w:id="1521"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1522" w:author="Benton, Deon" w:date="2026-02-27T16:23:00Z" w16du:dateUtc="2026-02-27T22:23:00Z">
        <w:r w:rsidR="00F12553">
          <w:rPr>
            <w:rFonts w:ascii="Times New Roman" w:hAnsi="Times New Roman" w:cs="Times New Roman"/>
          </w:rPr>
          <w:t xml:space="preserve"> </w:t>
        </w:r>
      </w:ins>
      <w:del w:id="1523" w:author="Benton, Deon" w:date="2026-02-27T16:24:00Z" w16du:dateUtc="2026-02-27T22:24:00Z">
        <w:r w:rsidDel="00B25E66">
          <w:rPr>
            <w:rFonts w:ascii="Times New Roman" w:hAnsi="Times New Roman" w:cs="Times New Roman"/>
          </w:rPr>
          <w:delText xml:space="preserve"> </w:delText>
        </w:r>
      </w:del>
      <w:ins w:id="1524" w:author="Benton, Deon" w:date="2026-02-27T16:22:00Z" w16du:dateUtc="2026-02-27T22:22:00Z">
        <w:r w:rsidR="00F12553">
          <w:rPr>
            <w:rFonts w:ascii="Times New Roman" w:hAnsi="Times New Roman" w:cs="Times New Roman"/>
          </w:rPr>
          <w:t xml:space="preserve">processing and encoding the kinematics of different </w:t>
        </w:r>
      </w:ins>
      <w:ins w:id="1525" w:author="Benton, Deon" w:date="2026-02-27T16:46:00Z" w16du:dateUtc="2026-02-27T22:46:00Z">
        <w:r w:rsidR="005D4226">
          <w:rPr>
            <w:rFonts w:ascii="Times New Roman" w:hAnsi="Times New Roman" w:cs="Times New Roman"/>
          </w:rPr>
          <w:t>movements</w:t>
        </w:r>
      </w:ins>
      <w:ins w:id="1526" w:author="Benton, Deon" w:date="2026-02-27T16:23:00Z" w16du:dateUtc="2026-02-27T22:23:00Z">
        <w:r w:rsidR="00B25E66">
          <w:rPr>
            <w:rFonts w:ascii="Times New Roman" w:hAnsi="Times New Roman" w:cs="Times New Roman"/>
          </w:rPr>
          <w:t xml:space="preserve">, </w:t>
        </w:r>
      </w:ins>
      <w:ins w:id="1527" w:author="Benton, Deon" w:date="2026-02-27T16:22:00Z" w16du:dateUtc="2026-02-27T22:22:00Z">
        <w:r w:rsidR="00F12553">
          <w:rPr>
            <w:rFonts w:ascii="Times New Roman" w:hAnsi="Times New Roman" w:cs="Times New Roman"/>
          </w:rPr>
          <w:t xml:space="preserve">the perceptual appearance of </w:t>
        </w:r>
      </w:ins>
      <w:ins w:id="1528" w:author="Benton, Deon" w:date="2026-02-27T16:23:00Z" w16du:dateUtc="2026-02-27T22:23:00Z">
        <w:r w:rsidR="00B25E66">
          <w:rPr>
            <w:rFonts w:ascii="Times New Roman" w:hAnsi="Times New Roman" w:cs="Times New Roman"/>
          </w:rPr>
          <w:t>the different objects</w:t>
        </w:r>
      </w:ins>
      <w:ins w:id="1529" w:author="Benton, Deon" w:date="2026-02-27T16:25:00Z" w16du:dateUtc="2026-02-27T22:25:00Z">
        <w:r w:rsidR="00B25E66">
          <w:rPr>
            <w:rFonts w:ascii="Times New Roman" w:hAnsi="Times New Roman" w:cs="Times New Roman"/>
          </w:rPr>
          <w:t xml:space="preserve"> and entities</w:t>
        </w:r>
      </w:ins>
      <w:ins w:id="1530" w:author="Benton, Deon" w:date="2026-02-27T16:24:00Z" w16du:dateUtc="2026-02-27T22:24:00Z">
        <w:r w:rsidR="00B25E66">
          <w:rPr>
            <w:rFonts w:ascii="Times New Roman" w:hAnsi="Times New Roman" w:cs="Times New Roman"/>
          </w:rPr>
          <w:t xml:space="preserve"> </w:t>
        </w:r>
      </w:ins>
      <w:ins w:id="1531" w:author="Benton, Deon" w:date="2026-02-27T16:22:00Z" w16du:dateUtc="2026-02-27T22:22:00Z">
        <w:r w:rsidR="00F12553">
          <w:rPr>
            <w:rFonts w:ascii="Times New Roman" w:hAnsi="Times New Roman" w:cs="Times New Roman"/>
          </w:rPr>
          <w:t xml:space="preserve">that engage in those </w:t>
        </w:r>
      </w:ins>
      <w:ins w:id="1532" w:author="Benton, Deon" w:date="2026-02-27T16:46:00Z" w16du:dateUtc="2026-02-27T22:46:00Z">
        <w:r w:rsidR="005D4226">
          <w:rPr>
            <w:rFonts w:ascii="Times New Roman" w:hAnsi="Times New Roman" w:cs="Times New Roman"/>
          </w:rPr>
          <w:t>movements</w:t>
        </w:r>
      </w:ins>
      <w:ins w:id="1533" w:author="Benton, Deon" w:date="2026-02-27T16:24:00Z" w16du:dateUtc="2026-02-27T22:24:00Z">
        <w:r w:rsidR="00B25E66">
          <w:rPr>
            <w:rFonts w:ascii="Times New Roman" w:hAnsi="Times New Roman" w:cs="Times New Roman"/>
          </w:rPr>
          <w:t>, as well as the associative relation</w:t>
        </w:r>
      </w:ins>
      <w:ins w:id="1534" w:author="Benton, Deon" w:date="2026-02-27T16:25:00Z" w16du:dateUtc="2026-02-27T22:25:00Z">
        <w:r w:rsidR="00B25E66">
          <w:rPr>
            <w:rFonts w:ascii="Times New Roman" w:hAnsi="Times New Roman" w:cs="Times New Roman"/>
          </w:rPr>
          <w:t>s</w:t>
        </w:r>
      </w:ins>
      <w:ins w:id="1535" w:author="Benton, Deon" w:date="2026-02-27T16:24:00Z" w16du:dateUtc="2026-02-27T22:24:00Z">
        <w:r w:rsidR="00B25E66">
          <w:rPr>
            <w:rFonts w:ascii="Times New Roman" w:hAnsi="Times New Roman" w:cs="Times New Roman"/>
          </w:rPr>
          <w:t xml:space="preserve"> among the</w:t>
        </w:r>
      </w:ins>
      <w:ins w:id="1536" w:author="Benton, Deon" w:date="2026-02-27T16:29:00Z" w16du:dateUtc="2026-02-27T22:29:00Z">
        <w:r w:rsidR="00123CA6">
          <w:rPr>
            <w:rFonts w:ascii="Times New Roman" w:hAnsi="Times New Roman" w:cs="Times New Roman"/>
          </w:rPr>
          <w:t>se elements</w:t>
        </w:r>
      </w:ins>
      <w:ins w:id="1537" w:author="Benton, Deon" w:date="2026-02-27T16:25:00Z" w16du:dateUtc="2026-02-27T22:25:00Z">
        <w:r w:rsidR="00B25E66">
          <w:rPr>
            <w:rFonts w:ascii="Times New Roman" w:hAnsi="Times New Roman" w:cs="Times New Roman"/>
          </w:rPr>
          <w:t>.</w:t>
        </w:r>
      </w:ins>
      <w:ins w:id="1538" w:author="Benton, Deon" w:date="2026-02-27T16:22:00Z" w16du:dateUtc="2026-02-27T22:22:00Z">
        <w:r w:rsidR="00F12553">
          <w:rPr>
            <w:rFonts w:ascii="Times New Roman" w:hAnsi="Times New Roman" w:cs="Times New Roman"/>
          </w:rPr>
          <w:t xml:space="preserve"> </w:t>
        </w:r>
      </w:ins>
      <w:ins w:id="1539" w:author="Benton, Deon" w:date="2026-02-27T16:26:00Z" w16du:dateUtc="2026-02-27T22:26:00Z">
        <w:r w:rsidR="00864BDF">
          <w:rPr>
            <w:rFonts w:ascii="Times New Roman" w:hAnsi="Times New Roman" w:cs="Times New Roman"/>
          </w:rPr>
          <w:t xml:space="preserve">To implement this aspect of the </w:t>
        </w:r>
      </w:ins>
      <w:ins w:id="1540" w:author="Benton, Deon" w:date="2026-02-27T16:29:00Z" w16du:dateUtc="2026-02-27T22:29:00Z">
        <w:r w:rsidR="00F10356">
          <w:rPr>
            <w:rFonts w:ascii="Times New Roman" w:hAnsi="Times New Roman" w:cs="Times New Roman"/>
          </w:rPr>
          <w:t>proposal</w:t>
        </w:r>
      </w:ins>
      <w:ins w:id="1541" w:author="Benton, Deon" w:date="2026-02-27T16:26:00Z" w16du:dateUtc="2026-02-27T22:26:00Z">
        <w:r w:rsidR="00864BDF">
          <w:rPr>
            <w:rFonts w:ascii="Times New Roman" w:hAnsi="Times New Roman" w:cs="Times New Roman"/>
          </w:rPr>
          <w:t xml:space="preserve"> in the m</w:t>
        </w:r>
      </w:ins>
      <w:ins w:id="1542"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1543" w:author="Benton, Deon" w:date="2026-02-27T16:27:00Z" w16du:dateUtc="2026-02-27T22:27:00Z">
        <w:r w:rsidR="00864BDF">
          <w:rPr>
            <w:rFonts w:ascii="Times New Roman" w:hAnsi="Times New Roman" w:cs="Times New Roman"/>
          </w:rPr>
          <w:t xml:space="preserve"> a model analogue </w:t>
        </w:r>
      </w:ins>
      <w:ins w:id="1544" w:author="Benton, Deon" w:date="2026-02-27T16:29:00Z" w16du:dateUtc="2026-02-27T22:29:00Z">
        <w:r w:rsidR="00F10356">
          <w:rPr>
            <w:rFonts w:ascii="Times New Roman" w:hAnsi="Times New Roman" w:cs="Times New Roman"/>
          </w:rPr>
          <w:t>of the real</w:t>
        </w:r>
      </w:ins>
      <w:ins w:id="1545"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1546" w:author="Benton, Deon" w:date="2026-02-27T16:44:00Z" w16du:dateUtc="2026-02-27T22:44:00Z">
        <w:r w:rsidR="00C04DFD">
          <w:rPr>
            <w:rFonts w:ascii="Times New Roman" w:hAnsi="Times New Roman" w:cs="Times New Roman"/>
          </w:rPr>
          <w:t xml:space="preserve"> Here,</w:t>
        </w:r>
      </w:ins>
      <w:ins w:id="1547" w:author="Benton, Deon" w:date="2026-02-27T16:31:00Z" w16du:dateUtc="2026-02-27T22:31:00Z">
        <w:r w:rsidR="008614DA">
          <w:rPr>
            <w:rFonts w:ascii="Times New Roman" w:hAnsi="Times New Roman" w:cs="Times New Roman"/>
          </w:rPr>
          <w:t xml:space="preserve"> I refer to this </w:t>
        </w:r>
      </w:ins>
      <w:ins w:id="1548" w:author="Benton, Deon" w:date="2026-02-27T16:44:00Z" w16du:dateUtc="2026-02-27T22:44:00Z">
        <w:r w:rsidR="00C04DFD">
          <w:rPr>
            <w:rFonts w:ascii="Times New Roman" w:hAnsi="Times New Roman" w:cs="Times New Roman"/>
          </w:rPr>
          <w:t xml:space="preserve">aspect of </w:t>
        </w:r>
      </w:ins>
      <w:ins w:id="1549" w:author="Benton, Deon" w:date="2026-02-27T16:45:00Z" w16du:dateUtc="2026-02-27T22:45:00Z">
        <w:r w:rsidR="008D0B80">
          <w:rPr>
            <w:rFonts w:ascii="Times New Roman" w:hAnsi="Times New Roman" w:cs="Times New Roman"/>
          </w:rPr>
          <w:t xml:space="preserve">a network’s </w:t>
        </w:r>
      </w:ins>
      <w:ins w:id="1550" w:author="Benton, Deon" w:date="2026-02-27T16:44:00Z" w16du:dateUtc="2026-02-27T22:44:00Z">
        <w:r w:rsidR="00C04DFD">
          <w:rPr>
            <w:rFonts w:ascii="Times New Roman" w:hAnsi="Times New Roman" w:cs="Times New Roman"/>
          </w:rPr>
          <w:t xml:space="preserve">experience </w:t>
        </w:r>
      </w:ins>
      <w:ins w:id="1551" w:author="Benton, Deon" w:date="2026-02-27T16:31:00Z" w16du:dateUtc="2026-02-27T22:31:00Z">
        <w:r w:rsidR="008614DA">
          <w:rPr>
            <w:rFonts w:ascii="Times New Roman" w:hAnsi="Times New Roman" w:cs="Times New Roman"/>
          </w:rPr>
          <w:t xml:space="preserve">as </w:t>
        </w:r>
      </w:ins>
      <w:ins w:id="1552" w:author="Benton, Deon" w:date="2026-02-27T16:44:00Z" w16du:dateUtc="2026-02-27T22:44:00Z">
        <w:r w:rsidR="00C04DFD">
          <w:rPr>
            <w:rFonts w:ascii="Times New Roman" w:hAnsi="Times New Roman" w:cs="Times New Roman"/>
          </w:rPr>
          <w:t xml:space="preserve">the </w:t>
        </w:r>
      </w:ins>
      <w:ins w:id="1553" w:author="Benton, Deon" w:date="2026-02-27T16:31:00Z" w16du:dateUtc="2026-02-27T22:31:00Z">
        <w:r w:rsidR="008614DA">
          <w:rPr>
            <w:rFonts w:ascii="Times New Roman" w:hAnsi="Times New Roman" w:cs="Times New Roman"/>
          </w:rPr>
          <w:t>pretraining</w:t>
        </w:r>
      </w:ins>
      <w:ins w:id="1554"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1555" w:author="Benton, Deon" w:date="2026-02-27T16:31:00Z" w16du:dateUtc="2026-02-27T22:31:00Z">
        <w:r w:rsidR="008614DA">
          <w:rPr>
            <w:rFonts w:ascii="Times New Roman" w:hAnsi="Times New Roman" w:cs="Times New Roman"/>
          </w:rPr>
          <w:t>.</w:t>
        </w:r>
      </w:ins>
      <w:ins w:id="1556"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1557"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1558" w:author="Benton, Deon" w:date="2026-02-27T16:45:00Z" w16du:dateUtc="2026-02-27T22:45:00Z">
        <w:r w:rsidR="00A7703B">
          <w:rPr>
            <w:rFonts w:ascii="Times New Roman" w:hAnsi="Times New Roman" w:cs="Times New Roman"/>
          </w:rPr>
          <w:t xml:space="preserve"> </w:t>
        </w:r>
      </w:ins>
      <w:ins w:id="1559" w:author="Benton, Deon" w:date="2026-02-27T16:32:00Z" w16du:dateUtc="2026-02-27T22:32:00Z">
        <w:r w:rsidR="001335A3">
          <w:rPr>
            <w:rFonts w:ascii="Times New Roman" w:hAnsi="Times New Roman" w:cs="Times New Roman"/>
          </w:rPr>
          <w:t>linearly along a horizontal mo</w:t>
        </w:r>
      </w:ins>
      <w:ins w:id="1560" w:author="Benton, Deon" w:date="2026-02-27T16:33:00Z" w16du:dateUtc="2026-02-27T22:33:00Z">
        <w:r w:rsidR="001335A3">
          <w:rPr>
            <w:rFonts w:ascii="Times New Roman" w:hAnsi="Times New Roman" w:cs="Times New Roman"/>
          </w:rPr>
          <w:t>tion path</w:t>
        </w:r>
      </w:ins>
      <w:ins w:id="1561" w:author="Benton, Deon" w:date="2026-02-27T16:32:00Z" w16du:dateUtc="2026-02-27T22:32:00Z">
        <w:r w:rsidR="00C546B9">
          <w:rPr>
            <w:rFonts w:ascii="Times New Roman" w:hAnsi="Times New Roman" w:cs="Times New Roman"/>
          </w:rPr>
          <w:t xml:space="preserve"> towards the other object</w:t>
        </w:r>
      </w:ins>
      <w:ins w:id="1562" w:author="Benton, Deon" w:date="2026-02-27T16:33:00Z" w16du:dateUtc="2026-02-27T22:33:00Z">
        <w:r w:rsidR="001335A3">
          <w:rPr>
            <w:rFonts w:ascii="Times New Roman" w:hAnsi="Times New Roman" w:cs="Times New Roman"/>
          </w:rPr>
          <w:t>. This event was instantiated by activating</w:t>
        </w:r>
      </w:ins>
      <w:ins w:id="1563"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1564"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1565" w:author="Benton, Deon" w:date="2026-02-27T16:34:00Z" w16du:dateUtc="2026-02-27T22:34:00Z">
        <w:r w:rsidR="001335A3">
          <w:rPr>
            <w:rFonts w:ascii="Times New Roman" w:hAnsi="Times New Roman" w:cs="Times New Roman"/>
          </w:rPr>
          <w:t>Object Left</w:t>
        </w:r>
      </w:ins>
      <w:ins w:id="1566" w:author="Benton, Deon" w:date="2026-02-27T16:52:00Z" w16du:dateUtc="2026-02-27T22:52:00Z">
        <w:r w:rsidR="00BF289A">
          <w:rPr>
            <w:rFonts w:ascii="Times New Roman" w:hAnsi="Times New Roman" w:cs="Times New Roman"/>
          </w:rPr>
          <w:t xml:space="preserve"> and Right</w:t>
        </w:r>
      </w:ins>
      <w:ins w:id="1567" w:author="Benton, Deon" w:date="2026-02-27T16:34:00Z" w16du:dateUtc="2026-02-27T22:34:00Z">
        <w:r w:rsidR="001335A3">
          <w:rPr>
            <w:rFonts w:ascii="Times New Roman" w:hAnsi="Times New Roman" w:cs="Times New Roman"/>
          </w:rPr>
          <w:t xml:space="preserve"> input group</w:t>
        </w:r>
      </w:ins>
      <w:ins w:id="1568" w:author="Benton, Deon" w:date="2026-02-27T16:52:00Z" w16du:dateUtc="2026-02-27T22:52:00Z">
        <w:r w:rsidR="00BF289A">
          <w:rPr>
            <w:rFonts w:ascii="Times New Roman" w:hAnsi="Times New Roman" w:cs="Times New Roman"/>
          </w:rPr>
          <w:t>s</w:t>
        </w:r>
      </w:ins>
      <w:ins w:id="1569"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1570"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1571" w:author="Benton, Deon" w:date="2026-02-27T16:35:00Z" w16du:dateUtc="2026-02-27T22:35:00Z">
        <w:r w:rsidR="008979EA">
          <w:rPr>
            <w:rFonts w:ascii="Times New Roman" w:hAnsi="Times New Roman" w:cs="Times New Roman"/>
          </w:rPr>
          <w:t>input group</w:t>
        </w:r>
      </w:ins>
      <w:ins w:id="1572"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1573"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1574"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1575"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1576"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1577" w:author="Benton, Deon" w:date="2026-02-27T16:49:00Z" w16du:dateUtc="2026-02-27T22:49:00Z">
        <w:r w:rsidR="004916FE">
          <w:rPr>
            <w:rFonts w:ascii="Times New Roman" w:hAnsi="Times New Roman" w:cs="Times New Roman"/>
          </w:rPr>
          <w:t xml:space="preserve"> moved horizontally along a</w:t>
        </w:r>
      </w:ins>
      <w:ins w:id="1578" w:author="Benton, Deon" w:date="2026-02-27T16:50:00Z" w16du:dateUtc="2026-02-27T22:50:00Z">
        <w:r w:rsidR="004916FE">
          <w:rPr>
            <w:rFonts w:ascii="Times New Roman" w:hAnsi="Times New Roman" w:cs="Times New Roman"/>
          </w:rPr>
          <w:t>n</w:t>
        </w:r>
      </w:ins>
      <w:ins w:id="1579" w:author="Benton, Deon" w:date="2026-02-27T16:49:00Z" w16du:dateUtc="2026-02-27T22:49:00Z">
        <w:r w:rsidR="004916FE">
          <w:rPr>
            <w:rFonts w:ascii="Times New Roman" w:hAnsi="Times New Roman" w:cs="Times New Roman"/>
          </w:rPr>
          <w:t xml:space="preserve"> arced path towards</w:t>
        </w:r>
      </w:ins>
      <w:ins w:id="1580" w:author="Benton, Deon" w:date="2026-02-27T16:50:00Z" w16du:dateUtc="2026-02-27T22:50:00Z">
        <w:r w:rsidR="004916FE">
          <w:rPr>
            <w:rFonts w:ascii="Times New Roman" w:hAnsi="Times New Roman" w:cs="Times New Roman"/>
          </w:rPr>
          <w:t xml:space="preserve"> and over an obstacle until it came to rest next to</w:t>
        </w:r>
      </w:ins>
      <w:ins w:id="1581"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1582" w:author="Benton, Deon" w:date="2026-02-27T16:51:00Z" w16du:dateUtc="2026-02-27T22:51:00Z">
        <w:r w:rsidR="004916FE">
          <w:rPr>
            <w:rFonts w:ascii="Times New Roman" w:hAnsi="Times New Roman" w:cs="Times New Roman"/>
          </w:rPr>
          <w:t xml:space="preserve">This event was instantiated by turning on </w:t>
        </w:r>
      </w:ins>
      <w:ins w:id="1583"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w:t>
        </w:r>
        <w:r w:rsidR="00BF289A">
          <w:rPr>
            <w:rFonts w:ascii="Times New Roman" w:hAnsi="Times New Roman" w:cs="Times New Roman"/>
          </w:rPr>
          <w:lastRenderedPageBreak/>
          <w:t xml:space="preserve">Obstacle Height </w:t>
        </w:r>
      </w:ins>
      <w:ins w:id="1584" w:author="Benton, Deon" w:date="2026-02-27T16:53:00Z" w16du:dateUtc="2026-02-27T22:53:00Z">
        <w:r w:rsidR="00BF289A">
          <w:rPr>
            <w:rFonts w:ascii="Times New Roman" w:hAnsi="Times New Roman" w:cs="Times New Roman"/>
          </w:rPr>
          <w:t>1</w:t>
        </w:r>
      </w:ins>
      <w:ins w:id="1585" w:author="Benton, Deon" w:date="2026-02-27T16:52:00Z" w16du:dateUtc="2026-02-27T22:52:00Z">
        <w:r w:rsidR="00BF289A">
          <w:rPr>
            <w:rFonts w:ascii="Times New Roman" w:hAnsi="Times New Roman" w:cs="Times New Roman"/>
          </w:rPr>
          <w:t xml:space="preserve"> unit in the Obstacle Height input group; the Arc Peak Height </w:t>
        </w:r>
      </w:ins>
      <w:ins w:id="1586" w:author="Benton, Deon" w:date="2026-02-27T16:53:00Z" w16du:dateUtc="2026-02-27T22:53:00Z">
        <w:r w:rsidR="00BF289A">
          <w:rPr>
            <w:rFonts w:ascii="Times New Roman" w:hAnsi="Times New Roman" w:cs="Times New Roman"/>
          </w:rPr>
          <w:t>1</w:t>
        </w:r>
      </w:ins>
      <w:ins w:id="1587" w:author="Benton, Deon" w:date="2026-02-27T16:52:00Z" w16du:dateUtc="2026-02-27T22:52:00Z">
        <w:r w:rsidR="00BF289A">
          <w:rPr>
            <w:rFonts w:ascii="Times New Roman" w:hAnsi="Times New Roman" w:cs="Times New Roman"/>
          </w:rPr>
          <w:t xml:space="preserve"> unit in the Arc Peak Height input group; the Obstacle Mi</w:t>
        </w:r>
      </w:ins>
      <w:ins w:id="1588" w:author="Benton, Deon" w:date="2026-02-27T16:53:00Z" w16du:dateUtc="2026-02-27T22:53:00Z">
        <w:r w:rsidR="00BF289A">
          <w:rPr>
            <w:rFonts w:ascii="Times New Roman" w:hAnsi="Times New Roman" w:cs="Times New Roman"/>
          </w:rPr>
          <w:t>ddle</w:t>
        </w:r>
      </w:ins>
      <w:ins w:id="1589" w:author="Benton, Deon" w:date="2026-02-27T16:52:00Z" w16du:dateUtc="2026-02-27T22:52:00Z">
        <w:r w:rsidR="00BF289A">
          <w:rPr>
            <w:rFonts w:ascii="Times New Roman" w:hAnsi="Times New Roman" w:cs="Times New Roman"/>
          </w:rPr>
          <w:t xml:space="preserve"> unit in the Obstacle Horizontal Spatial Position  group; the </w:t>
        </w:r>
      </w:ins>
      <w:ins w:id="1590" w:author="Benton, Deon" w:date="2026-02-27T16:53:00Z" w16du:dateUtc="2026-02-27T22:53:00Z">
        <w:r w:rsidR="00BF289A">
          <w:rPr>
            <w:rFonts w:ascii="Times New Roman" w:hAnsi="Times New Roman" w:cs="Times New Roman"/>
          </w:rPr>
          <w:t>Small</w:t>
        </w:r>
      </w:ins>
      <w:ins w:id="1591"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1592"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1593"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1594"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1595"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1596"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1597" w:author="Benton, Deon" w:date="2026-02-27T17:01:00Z" w16du:dateUtc="2026-02-27T23:01:00Z">
        <w:r w:rsidR="00130626">
          <w:rPr>
            <w:rFonts w:ascii="Times New Roman" w:hAnsi="Times New Roman" w:cs="Times New Roman"/>
          </w:rPr>
          <w:t xml:space="preserve">move along arced </w:t>
        </w:r>
      </w:ins>
      <w:ins w:id="1598" w:author="Benton, Deon" w:date="2026-02-27T16:55:00Z" w16du:dateUtc="2026-02-27T22:55:00Z">
        <w:r w:rsidR="001A2E10">
          <w:rPr>
            <w:rFonts w:ascii="Times New Roman" w:hAnsi="Times New Roman" w:cs="Times New Roman"/>
          </w:rPr>
          <w:t>(e.g., a</w:t>
        </w:r>
      </w:ins>
      <w:ins w:id="1599" w:author="Benton, Deon" w:date="2026-02-27T16:59:00Z" w16du:dateUtc="2026-02-27T22:59:00Z">
        <w:r w:rsidR="00580981">
          <w:rPr>
            <w:rFonts w:ascii="Times New Roman" w:hAnsi="Times New Roman" w:cs="Times New Roman"/>
          </w:rPr>
          <w:t xml:space="preserve">n object with elongated appendage-like extensions [e.g., a </w:t>
        </w:r>
      </w:ins>
      <w:ins w:id="1600" w:author="Benton, Deon" w:date="2026-02-27T16:55:00Z" w16du:dateUtc="2026-02-27T22:55:00Z">
        <w:r w:rsidR="001A2E10">
          <w:rPr>
            <w:rFonts w:ascii="Times New Roman" w:hAnsi="Times New Roman" w:cs="Times New Roman"/>
          </w:rPr>
          <w:t>sibling</w:t>
        </w:r>
      </w:ins>
      <w:ins w:id="1601" w:author="Benton, Deon" w:date="2026-02-27T16:59:00Z" w16du:dateUtc="2026-02-27T22:59:00Z">
        <w:r w:rsidR="00580981">
          <w:rPr>
            <w:rFonts w:ascii="Times New Roman" w:hAnsi="Times New Roman" w:cs="Times New Roman"/>
          </w:rPr>
          <w:t>]</w:t>
        </w:r>
      </w:ins>
      <w:ins w:id="1602" w:author="Benton, Deon" w:date="2026-02-27T16:55:00Z" w16du:dateUtc="2026-02-27T22:55:00Z">
        <w:r w:rsidR="001A2E10">
          <w:rPr>
            <w:rFonts w:ascii="Times New Roman" w:hAnsi="Times New Roman" w:cs="Times New Roman"/>
          </w:rPr>
          <w:t xml:space="preserve"> jumping over a toy left on the floor or </w:t>
        </w:r>
      </w:ins>
      <w:ins w:id="1603"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1604" w:author="Benton, Deon" w:date="2026-02-27T16:56:00Z" w16du:dateUtc="2026-02-27T22:56:00Z">
        <w:r w:rsidR="00FC216C">
          <w:rPr>
            <w:rFonts w:ascii="Times New Roman" w:hAnsi="Times New Roman" w:cs="Times New Roman"/>
          </w:rPr>
          <w:t xml:space="preserve">(e.g., </w:t>
        </w:r>
      </w:ins>
      <w:ins w:id="1605" w:author="Benton, Deon" w:date="2026-02-27T16:57:00Z" w16du:dateUtc="2026-02-27T22:57:00Z">
        <w:r w:rsidR="00FC216C">
          <w:rPr>
            <w:rFonts w:ascii="Times New Roman" w:hAnsi="Times New Roman" w:cs="Times New Roman"/>
          </w:rPr>
          <w:t>a</w:t>
        </w:r>
      </w:ins>
      <w:ins w:id="1606" w:author="Benton, Deon" w:date="2026-02-27T17:00:00Z" w16du:dateUtc="2026-02-27T23:00:00Z">
        <w:r w:rsidR="00580981">
          <w:rPr>
            <w:rFonts w:ascii="Times New Roman" w:hAnsi="Times New Roman" w:cs="Times New Roman"/>
          </w:rPr>
          <w:t>n object with elongated appendage-like extensions</w:t>
        </w:r>
      </w:ins>
      <w:ins w:id="1607" w:author="Benton, Deon" w:date="2026-02-27T16:57:00Z" w16du:dateUtc="2026-02-27T22:57:00Z">
        <w:r w:rsidR="00FC216C">
          <w:rPr>
            <w:rFonts w:ascii="Times New Roman" w:hAnsi="Times New Roman" w:cs="Times New Roman"/>
          </w:rPr>
          <w:t xml:space="preserve"> </w:t>
        </w:r>
      </w:ins>
      <w:ins w:id="1608"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1609" w:author="Benton, Deon" w:date="2026-02-27T16:57:00Z" w16du:dateUtc="2026-02-27T22:57:00Z">
        <w:r w:rsidR="00FC216C">
          <w:rPr>
            <w:rFonts w:ascii="Times New Roman" w:hAnsi="Times New Roman" w:cs="Times New Roman"/>
          </w:rPr>
          <w:t xml:space="preserve"> mom</w:t>
        </w:r>
      </w:ins>
      <w:ins w:id="1610" w:author="Benton, Deon" w:date="2026-02-27T17:00:00Z" w16du:dateUtc="2026-02-27T23:00:00Z">
        <w:r w:rsidR="00130626">
          <w:rPr>
            <w:rFonts w:ascii="Times New Roman" w:hAnsi="Times New Roman" w:cs="Times New Roman"/>
          </w:rPr>
          <w:t>]</w:t>
        </w:r>
      </w:ins>
      <w:ins w:id="1611" w:author="Benton, Deon" w:date="2026-02-27T16:57:00Z" w16du:dateUtc="2026-02-27T22:57:00Z">
        <w:r w:rsidR="00FC216C">
          <w:rPr>
            <w:rFonts w:ascii="Times New Roman" w:hAnsi="Times New Roman" w:cs="Times New Roman"/>
          </w:rPr>
          <w:t xml:space="preserve"> or a </w:t>
        </w:r>
      </w:ins>
      <w:ins w:id="1612" w:author="Benton, Deon" w:date="2026-02-27T17:01:00Z" w16du:dateUtc="2026-02-27T23:01:00Z">
        <w:r w:rsidR="00130626">
          <w:rPr>
            <w:rFonts w:ascii="Times New Roman" w:hAnsi="Times New Roman" w:cs="Times New Roman"/>
          </w:rPr>
          <w:t xml:space="preserve">rigid, small object </w:t>
        </w:r>
      </w:ins>
      <w:ins w:id="1613" w:author="Benton, Deon" w:date="2026-02-27T17:03:00Z" w16du:dateUtc="2026-02-27T23:03:00Z">
        <w:r w:rsidR="00FA25D6">
          <w:rPr>
            <w:rFonts w:ascii="Times New Roman" w:hAnsi="Times New Roman" w:cs="Times New Roman"/>
          </w:rPr>
          <w:t xml:space="preserve">[e.g., toy car] </w:t>
        </w:r>
      </w:ins>
      <w:ins w:id="1614" w:author="Benton, Deon" w:date="2026-02-27T17:01:00Z" w16du:dateUtc="2026-02-27T23:01:00Z">
        <w:r w:rsidR="00130626">
          <w:rPr>
            <w:rFonts w:ascii="Times New Roman" w:hAnsi="Times New Roman" w:cs="Times New Roman"/>
          </w:rPr>
          <w:t xml:space="preserve">with </w:t>
        </w:r>
      </w:ins>
      <w:ins w:id="1615" w:author="Benton, Deon" w:date="2026-02-27T17:03:00Z" w16du:dateUtc="2026-02-27T23:03:00Z">
        <w:r w:rsidR="00FA25D6">
          <w:rPr>
            <w:rFonts w:ascii="Times New Roman" w:hAnsi="Times New Roman" w:cs="Times New Roman"/>
          </w:rPr>
          <w:t>paired circular elements</w:t>
        </w:r>
      </w:ins>
      <w:ins w:id="1616" w:author="Benton, Deon" w:date="2026-02-27T17:02:00Z" w16du:dateUtc="2026-02-27T23:02:00Z">
        <w:r w:rsidR="00960944">
          <w:rPr>
            <w:rFonts w:ascii="Times New Roman" w:hAnsi="Times New Roman" w:cs="Times New Roman"/>
          </w:rPr>
          <w:t xml:space="preserve"> [e.g., </w:t>
        </w:r>
      </w:ins>
      <w:ins w:id="1617" w:author="Benton, Deon" w:date="2026-02-27T17:04:00Z" w16du:dateUtc="2026-02-27T23:04:00Z">
        <w:r w:rsidR="00FA25D6">
          <w:rPr>
            <w:rFonts w:ascii="Times New Roman" w:hAnsi="Times New Roman" w:cs="Times New Roman"/>
          </w:rPr>
          <w:t>wheels</w:t>
        </w:r>
      </w:ins>
      <w:ins w:id="1618"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1619"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1620"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1621"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1622"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1623"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337983CE" w:rsidR="00524642" w:rsidRDefault="00414B5B" w:rsidP="00524642">
      <w:pPr>
        <w:spacing w:line="480" w:lineRule="auto"/>
        <w:ind w:firstLine="720"/>
        <w:contextualSpacing/>
        <w:rPr>
          <w:rFonts w:ascii="Times New Roman" w:hAnsi="Times New Roman" w:cs="Times New Roman"/>
        </w:rPr>
      </w:pPr>
      <w:ins w:id="1624" w:author="Benton, Deon" w:date="2026-02-27T17:08:00Z" w16du:dateUtc="2026-02-27T23:08:00Z">
        <w:r>
          <w:rPr>
            <w:rFonts w:ascii="Times New Roman" w:hAnsi="Times New Roman" w:cs="Times New Roman"/>
          </w:rPr>
          <w:t xml:space="preserve">Other key assumptions </w:t>
        </w:r>
      </w:ins>
      <w:ins w:id="1625"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occurs over them than beside them, and </w:t>
        </w:r>
      </w:ins>
      <w:ins w:id="1626" w:author="Benton, Deon" w:date="2026-02-27T17:10:00Z" w16du:dateUtc="2026-02-27T23:10:00Z">
        <w:r w:rsidR="006160C1">
          <w:rPr>
            <w:rFonts w:ascii="Times New Roman" w:hAnsi="Times New Roman" w:cs="Times New Roman"/>
          </w:rPr>
          <w:t>the vertical distance between the apex of the arced motion and the top of an obstacle is</w:t>
        </w:r>
      </w:ins>
      <w:ins w:id="1627"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1628"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1629"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1630"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1631"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1632" w:author="Benton, Deon" w:date="2026-02-27T17:13:00Z" w16du:dateUtc="2026-02-27T23:13:00Z">
        <w:r w:rsidR="00D37FC8">
          <w:rPr>
            <w:rFonts w:ascii="Times New Roman" w:hAnsi="Times New Roman" w:cs="Times New Roman"/>
          </w:rPr>
          <w:t xml:space="preserve">Arced </w:t>
        </w:r>
        <w:r w:rsidR="00D37FC8">
          <w:rPr>
            <w:rFonts w:ascii="Times New Roman" w:hAnsi="Times New Roman" w:cs="Times New Roman"/>
          </w:rPr>
          <w:lastRenderedPageBreak/>
          <w:t>Path events</w:t>
        </w:r>
      </w:ins>
      <w:r w:rsidR="00524642" w:rsidRPr="00CE5A7B">
        <w:rPr>
          <w:rFonts w:ascii="Times New Roman" w:hAnsi="Times New Roman" w:cs="Times New Roman"/>
        </w:rPr>
        <w:t xml:space="preserve"> compared to </w:t>
      </w:r>
      <w:ins w:id="1633"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1634"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1635"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1636"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1637"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1638" w:author="Benton, Deon" w:date="2026-02-27T17:45:00Z" w16du:dateUtc="2026-02-27T23:45:00Z">
        <w:r w:rsidR="00D26206">
          <w:rPr>
            <w:rFonts w:ascii="Times New Roman" w:hAnsi="Times New Roman" w:cs="Times New Roman"/>
          </w:rPr>
          <w:t xml:space="preserve"> (which captured the notion that infants att</w:t>
        </w:r>
      </w:ins>
      <w:ins w:id="1639"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1640"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1641"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1642"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1643"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1644" w:author="Benton, Deon" w:date="2026-03-02T11:31:00Z" w16du:dateUtc="2026-03-02T17:31:00Z">
        <w:r w:rsidR="000512B7">
          <w:rPr>
            <w:rFonts w:ascii="Times New Roman" w:hAnsi="Times New Roman" w:cs="Times New Roman"/>
          </w:rPr>
          <w:t>obstacles</w:t>
        </w:r>
      </w:ins>
      <w:ins w:id="1645"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1646"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33060F7F" w:rsidR="00076BA6" w:rsidRDefault="00473BD2" w:rsidP="007F7477">
      <w:pPr>
        <w:spacing w:line="480" w:lineRule="auto"/>
        <w:ind w:firstLine="720"/>
        <w:contextualSpacing/>
        <w:rPr>
          <w:rFonts w:ascii="Times New Roman" w:hAnsi="Times New Roman" w:cs="Times New Roman"/>
        </w:rPr>
      </w:pPr>
      <w:ins w:id="1647" w:author="Benton, Deon" w:date="2026-03-02T13:24:00Z" w16du:dateUtc="2026-03-02T19:24:00Z">
        <w:r>
          <w:rPr>
            <w:rFonts w:ascii="Times New Roman" w:hAnsi="Times New Roman" w:cs="Times New Roman"/>
          </w:rPr>
          <w:t xml:space="preserve">Given that the studies </w:t>
        </w:r>
      </w:ins>
      <w:ins w:id="1648" w:author="Benton, Deon" w:date="2026-03-02T13:46:00Z" w16du:dateUtc="2026-03-02T19:46:00Z">
        <w:r w:rsidR="009F1E54">
          <w:rPr>
            <w:rFonts w:ascii="Times New Roman" w:hAnsi="Times New Roman" w:cs="Times New Roman"/>
          </w:rPr>
          <w:t>associated with</w:t>
        </w:r>
      </w:ins>
      <w:ins w:id="1649" w:author="Benton, Deon" w:date="2026-03-02T13:24:00Z" w16du:dateUtc="2026-03-02T19:24:00Z">
        <w:r>
          <w:rPr>
            <w:rFonts w:ascii="Times New Roman" w:hAnsi="Times New Roman" w:cs="Times New Roman"/>
          </w:rPr>
          <w:t xml:space="preserve"> </w:t>
        </w:r>
      </w:ins>
      <w:ins w:id="1650" w:author="Benton, Deon" w:date="2026-03-02T13:25:00Z" w16du:dateUtc="2026-03-02T19:25:00Z">
        <w:r>
          <w:rPr>
            <w:rFonts w:ascii="Times New Roman" w:hAnsi="Times New Roman" w:cs="Times New Roman"/>
          </w:rPr>
          <w:t>each of the five target findings</w:t>
        </w:r>
      </w:ins>
      <w:ins w:id="1651" w:author="Benton, Deon" w:date="2026-03-02T13:24:00Z" w16du:dateUtc="2026-03-02T19:24:00Z">
        <w:r>
          <w:rPr>
            <w:rFonts w:ascii="Times New Roman" w:hAnsi="Times New Roman" w:cs="Times New Roman"/>
          </w:rPr>
          <w:t>—which the current series of simulations were designed to capture—tested infants at different ages, the</w:t>
        </w:r>
      </w:ins>
      <w:ins w:id="1652" w:author="Benton, Deon" w:date="2026-03-02T13:22:00Z" w16du:dateUtc="2026-03-02T19:22:00Z">
        <w:r w:rsidR="005319EB">
          <w:rPr>
            <w:rFonts w:ascii="Times New Roman" w:hAnsi="Times New Roman" w:cs="Times New Roman"/>
          </w:rPr>
          <w:t xml:space="preserve"> length of the pretraining phase varied across simulations. </w:t>
        </w:r>
      </w:ins>
      <w:ins w:id="1653" w:author="Benton, Deon" w:date="2026-03-02T13:32:00Z" w16du:dateUtc="2026-03-02T19:32:00Z">
        <w:r w:rsidR="00564104">
          <w:rPr>
            <w:rFonts w:ascii="Times New Roman" w:hAnsi="Times New Roman" w:cs="Times New Roman"/>
          </w:rPr>
          <w:t>In particular,</w:t>
        </w:r>
      </w:ins>
      <w:ins w:id="1654" w:author="Benton, Deon" w:date="2026-03-02T13:30:00Z" w16du:dateUtc="2026-03-02T19:30:00Z">
        <w:r w:rsidR="005B4EEF">
          <w:rPr>
            <w:rFonts w:ascii="Times New Roman" w:hAnsi="Times New Roman" w:cs="Times New Roman"/>
          </w:rPr>
          <w:t xml:space="preserve"> pretraining </w:t>
        </w:r>
      </w:ins>
      <w:ins w:id="1655" w:author="Benton, Deon" w:date="2026-03-02T13:17:00Z" w16du:dateUtc="2026-03-02T19:17:00Z">
        <w:r w:rsidR="00452801">
          <w:rPr>
            <w:rFonts w:ascii="Times New Roman" w:hAnsi="Times New Roman" w:cs="Times New Roman"/>
          </w:rPr>
          <w:t>duration was scaled linearly with age</w:t>
        </w:r>
      </w:ins>
      <w:ins w:id="1656" w:author="Benton, Deon" w:date="2026-03-02T14:06:00Z" w16du:dateUtc="2026-03-02T20:06:00Z">
        <w:r w:rsidR="002C7405">
          <w:rPr>
            <w:rFonts w:ascii="Times New Roman" w:hAnsi="Times New Roman" w:cs="Times New Roman"/>
          </w:rPr>
          <w:t xml:space="preserve"> across simulations</w:t>
        </w:r>
      </w:ins>
      <w:ins w:id="1657" w:author="Benton, Deon" w:date="2026-03-02T13:33:00Z" w16du:dateUtc="2026-03-02T19:33:00Z">
        <w:r w:rsidR="00564104">
          <w:rPr>
            <w:rFonts w:ascii="Times New Roman" w:hAnsi="Times New Roman" w:cs="Times New Roman"/>
          </w:rPr>
          <w:t xml:space="preserve">, </w:t>
        </w:r>
      </w:ins>
      <w:ins w:id="1658" w:author="Benton, Deon" w:date="2026-03-02T13:17:00Z" w16du:dateUtc="2026-03-02T19:17:00Z">
        <w:r w:rsidR="00452801">
          <w:rPr>
            <w:rFonts w:ascii="Times New Roman" w:hAnsi="Times New Roman" w:cs="Times New Roman"/>
          </w:rPr>
          <w:t>such that simulations</w:t>
        </w:r>
      </w:ins>
      <w:ins w:id="1659" w:author="Benton, Deon" w:date="2026-03-02T13:30:00Z" w16du:dateUtc="2026-03-02T19:30:00Z">
        <w:r w:rsidR="005B4EEF">
          <w:rPr>
            <w:rFonts w:ascii="Times New Roman" w:hAnsi="Times New Roman" w:cs="Times New Roman"/>
          </w:rPr>
          <w:t xml:space="preserve"> </w:t>
        </w:r>
      </w:ins>
      <w:ins w:id="1660" w:author="Benton, Deon" w:date="2026-03-02T13:33:00Z" w16du:dateUtc="2026-03-02T19:33:00Z">
        <w:r w:rsidR="00564104">
          <w:rPr>
            <w:rFonts w:ascii="Times New Roman" w:hAnsi="Times New Roman" w:cs="Times New Roman"/>
          </w:rPr>
          <w:t>corresponding</w:t>
        </w:r>
      </w:ins>
      <w:ins w:id="1661" w:author="Benton, Deon" w:date="2026-03-02T13:30:00Z" w16du:dateUtc="2026-03-02T19:30:00Z">
        <w:r w:rsidR="005B4EEF">
          <w:rPr>
            <w:rFonts w:ascii="Times New Roman" w:hAnsi="Times New Roman" w:cs="Times New Roman"/>
          </w:rPr>
          <w:t xml:space="preserve"> to studies that tested older ages </w:t>
        </w:r>
        <w:r w:rsidR="005B4EEF">
          <w:rPr>
            <w:rFonts w:ascii="Times New Roman" w:hAnsi="Times New Roman" w:cs="Times New Roman"/>
          </w:rPr>
          <w:lastRenderedPageBreak/>
          <w:t xml:space="preserve">received </w:t>
        </w:r>
      </w:ins>
      <w:ins w:id="1662" w:author="Benton, Deon" w:date="2026-03-02T13:34:00Z" w16du:dateUtc="2026-03-02T19:34:00Z">
        <w:r w:rsidR="00564104">
          <w:rPr>
            <w:rFonts w:ascii="Times New Roman" w:hAnsi="Times New Roman" w:cs="Times New Roman"/>
          </w:rPr>
          <w:t xml:space="preserve">proportionally </w:t>
        </w:r>
      </w:ins>
      <w:ins w:id="1663" w:author="Benton, Deon" w:date="2026-03-02T13:30:00Z" w16du:dateUtc="2026-03-02T19:30:00Z">
        <w:r w:rsidR="005B4EEF">
          <w:rPr>
            <w:rFonts w:ascii="Times New Roman" w:hAnsi="Times New Roman" w:cs="Times New Roman"/>
          </w:rPr>
          <w:t xml:space="preserve">more pretraining </w:t>
        </w:r>
      </w:ins>
      <w:ins w:id="1664" w:author="Benton, Deon" w:date="2026-03-02T13:34:00Z" w16du:dateUtc="2026-03-02T19:34:00Z">
        <w:r w:rsidR="00564104">
          <w:rPr>
            <w:rFonts w:ascii="Times New Roman" w:hAnsi="Times New Roman" w:cs="Times New Roman"/>
          </w:rPr>
          <w:t>epochs</w:t>
        </w:r>
      </w:ins>
      <w:ins w:id="1665" w:author="Benton, Deon" w:date="2026-03-02T13:30:00Z" w16du:dateUtc="2026-03-02T19:30:00Z">
        <w:r w:rsidR="005B4EEF">
          <w:rPr>
            <w:rFonts w:ascii="Times New Roman" w:hAnsi="Times New Roman" w:cs="Times New Roman"/>
          </w:rPr>
          <w:t xml:space="preserve">. </w:t>
        </w:r>
      </w:ins>
      <w:ins w:id="1666" w:author="Benton, Deon" w:date="2026-03-02T13:17:00Z" w16du:dateUtc="2026-03-02T19:17:00Z">
        <w:r w:rsidR="00452801">
          <w:rPr>
            <w:rFonts w:ascii="Times New Roman" w:hAnsi="Times New Roman" w:cs="Times New Roman"/>
          </w:rPr>
          <w:t xml:space="preserve"> </w:t>
        </w:r>
      </w:ins>
      <w:ins w:id="1667" w:author="Benton, Deon" w:date="2026-03-02T14:11:00Z" w16du:dateUtc="2026-03-02T20:11:00Z">
        <w:r w:rsidR="009E3E0A">
          <w:rPr>
            <w:rFonts w:ascii="Times New Roman" w:hAnsi="Times New Roman" w:cs="Times New Roman"/>
          </w:rPr>
          <w:t xml:space="preserve">As with pretraining duration, the learning rate for </w:t>
        </w:r>
      </w:ins>
      <w:ins w:id="1668"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1669"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1670"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1671" w:author="Benton, Deon" w:date="2026-03-02T14:14:00Z" w16du:dateUtc="2026-03-02T20:14:00Z">
        <w:r w:rsidR="003D48D0">
          <w:rPr>
            <w:rFonts w:ascii="Times New Roman" w:hAnsi="Times New Roman" w:cs="Times New Roman"/>
          </w:rPr>
          <w:t>.</w:t>
        </w:r>
      </w:ins>
      <w:ins w:id="1672" w:author="Benton, Deon" w:date="2026-03-02T14:13:00Z" w16du:dateUtc="2026-03-02T20:13:00Z">
        <w:r w:rsidR="003D48D0">
          <w:rPr>
            <w:rFonts w:ascii="Times New Roman" w:hAnsi="Times New Roman" w:cs="Times New Roman"/>
          </w:rPr>
          <w:t xml:space="preserve">  </w:t>
        </w:r>
      </w:ins>
      <w:ins w:id="1673" w:author="Benton, Deon" w:date="2026-03-02T14:55:00Z" w16du:dateUtc="2026-03-02T20:55:00Z">
        <w:r w:rsidR="00C54E36">
          <w:rPr>
            <w:rFonts w:ascii="Times New Roman" w:hAnsi="Times New Roman" w:cs="Times New Roman"/>
          </w:rPr>
          <w:t xml:space="preserve">In all of the simulations, </w:t>
        </w:r>
      </w:ins>
      <w:del w:id="1674" w:author="Benton, Deon" w:date="2026-03-02T14:55:00Z" w16du:dateUtc="2026-03-02T20:55:00Z">
        <w:r w:rsidR="00EA7F5F" w:rsidDel="00C54E36">
          <w:rPr>
            <w:rFonts w:ascii="Times New Roman" w:hAnsi="Times New Roman" w:cs="Times New Roman"/>
          </w:rPr>
          <w:delText>T</w:delText>
        </w:r>
      </w:del>
      <w:ins w:id="1675" w:author="Benton, Deon" w:date="2026-03-02T14:55:00Z" w16du:dateUtc="2026-03-02T20:55:00Z">
        <w:r w:rsidR="00C54E36">
          <w:rPr>
            <w:rFonts w:ascii="Times New Roman" w:hAnsi="Times New Roman" w:cs="Times New Roman"/>
          </w:rPr>
          <w:t>t</w:t>
        </w:r>
      </w:ins>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1676" w:author="Benton, Deon" w:date="2026-03-02T14:55:00Z" w16du:dateUtc="2026-03-02T20:55:00Z">
        <w:r w:rsidR="00C54E36">
          <w:rPr>
            <w:rFonts w:ascii="Times New Roman" w:hAnsi="Times New Roman" w:cs="Times New Roman"/>
          </w:rPr>
          <w:t xml:space="preserve"> (see </w:t>
        </w:r>
      </w:ins>
      <w:ins w:id="1677" w:author="Benton, Deon" w:date="2026-03-02T14:56:00Z" w16du:dateUtc="2026-03-02T20:56:00Z">
        <w:r w:rsidR="00C54E36">
          <w:rPr>
            <w:rFonts w:ascii="Times New Roman" w:hAnsi="Times New Roman" w:cs="Times New Roman"/>
          </w:rPr>
          <w:t>below for details about the n</w:t>
        </w:r>
      </w:ins>
      <w:ins w:id="1678" w:author="Benton, Deon" w:date="2026-03-02T14:57:00Z" w16du:dateUtc="2026-03-02T20:57:00Z">
        <w:r w:rsidR="00C54E36">
          <w:rPr>
            <w:rFonts w:ascii="Times New Roman" w:hAnsi="Times New Roman" w:cs="Times New Roman"/>
          </w:rPr>
          <w:t xml:space="preserve">ature </w:t>
        </w:r>
      </w:ins>
      <w:ins w:id="1679" w:author="Benton, Deon" w:date="2026-03-02T14:56:00Z" w16du:dateUtc="2026-03-02T20:56:00Z">
        <w:r w:rsidR="00C54E36">
          <w:rPr>
            <w:rFonts w:ascii="Times New Roman" w:hAnsi="Times New Roman" w:cs="Times New Roman"/>
          </w:rPr>
          <w:t>of the habituation experien</w:t>
        </w:r>
      </w:ins>
      <w:ins w:id="1680"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2C9DE7DC"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1681" w:author="Benton, Deon" w:date="2026-03-02T14:58:00Z" w16du:dateUtc="2026-03-02T20:58:00Z">
        <w:r w:rsidR="00FF0FF5">
          <w:rPr>
            <w:rFonts w:ascii="Times New Roman" w:hAnsi="Times New Roman" w:cs="Times New Roman"/>
          </w:rPr>
          <w:t>This is consistent with existing developmental models</w:t>
        </w:r>
      </w:ins>
      <w:ins w:id="1682" w:author="Benton, Deon" w:date="2026-03-02T15:01:00Z" w16du:dateUtc="2026-03-02T21:01:00Z">
        <w:r w:rsidR="00864247">
          <w:rPr>
            <w:rFonts w:ascii="Times New Roman" w:hAnsi="Times New Roman" w:cs="Times New Roman"/>
          </w:rPr>
          <w:t xml:space="preserve">. </w:t>
        </w:r>
      </w:ins>
      <w:ins w:id="1683" w:author="Benton, Deon" w:date="2026-03-02T15:06:00Z" w16du:dateUtc="2026-03-02T21:06:00Z">
        <w:r w:rsidR="00A91FBA">
          <w:rPr>
            <w:rFonts w:ascii="Times New Roman" w:hAnsi="Times New Roman" w:cs="Times New Roman"/>
          </w:rPr>
          <w:t xml:space="preserve">As is typical </w:t>
        </w:r>
      </w:ins>
      <w:ins w:id="1684"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1685"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1686" w:author="Benton, Deon" w:date="2026-03-02T15:09:00Z" w16du:dateUtc="2026-03-02T21:09:00Z">
        <w:r w:rsidR="00F52B7C">
          <w:rPr>
            <w:rFonts w:ascii="Times New Roman" w:hAnsi="Times New Roman" w:cs="Times New Roman"/>
          </w:rPr>
          <w:t xml:space="preserve">it is </w:t>
        </w:r>
      </w:ins>
      <w:r w:rsidR="002531AE">
        <w:rPr>
          <w:rFonts w:ascii="Times New Roman" w:hAnsi="Times New Roman" w:cs="Times New Roman"/>
        </w:rPr>
        <w:t xml:space="preserve">appropriate to </w:t>
      </w:r>
      <w:ins w:id="1687" w:author="Benton, Deon" w:date="2026-03-02T15:09:00Z" w16du:dateUtc="2026-03-02T21:09:00Z">
        <w:r w:rsidR="00F52B7C">
          <w:rPr>
            <w:rFonts w:ascii="Times New Roman" w:hAnsi="Times New Roman" w:cs="Times New Roman"/>
          </w:rPr>
          <w:t>view</w:t>
        </w:r>
      </w:ins>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king time</w:t>
      </w:r>
      <w:ins w:id="1688"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1689" w:author="Benton, Deon" w:date="2026-03-02T15:09:00Z" w16du:dateUtc="2026-03-02T21:09:00Z">
        <w:r w:rsidR="00F52B7C">
          <w:rPr>
            <w:rFonts w:ascii="Times New Roman" w:hAnsi="Times New Roman" w:cs="Times New Roman"/>
          </w:rPr>
          <w:t>instructive briefl</w:t>
        </w:r>
      </w:ins>
      <w:ins w:id="1690"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1691"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1692"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1693"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1694"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1695"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1696"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1697"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1698" w:author="Benton, Deon" w:date="2026-03-02T15:13:00Z" w16du:dateUtc="2026-03-02T21:13:00Z">
        <w:r w:rsidR="00671B15">
          <w:rPr>
            <w:rFonts w:ascii="Times New Roman" w:hAnsi="Times New Roman" w:cs="Times New Roman"/>
          </w:rPr>
          <w:t>there is a meaningful match between the internal representation and external stimulus.</w:t>
        </w:r>
        <w:r w:rsidR="005D29D3">
          <w:rPr>
            <w:rFonts w:ascii="Times New Roman" w:hAnsi="Times New Roman" w:cs="Times New Roman"/>
          </w:rPr>
          <w:t xml:space="preserve"> </w:t>
        </w:r>
      </w:ins>
      <w:ins w:id="1699" w:author="Benton, Deon" w:date="2026-03-02T15:14:00Z" w16du:dateUtc="2026-03-02T21:14:00Z">
        <w:r w:rsidR="005D29D3">
          <w:rPr>
            <w:rFonts w:ascii="Times New Roman" w:hAnsi="Times New Roman" w:cs="Times New Roman"/>
          </w:rPr>
          <w:t>Given that s</w:t>
        </w:r>
      </w:ins>
      <w:ins w:id="1700" w:author="Benton, Deon" w:date="2026-03-02T15:15:00Z" w16du:dateUtc="2026-03-02T21:15:00Z">
        <w:r w:rsidR="005D29D3">
          <w:rPr>
            <w:rFonts w:ascii="Times New Roman" w:hAnsi="Times New Roman" w:cs="Times New Roman"/>
          </w:rPr>
          <w:t xml:space="preserve">ome amount of time is needed for </w:t>
        </w:r>
      </w:ins>
      <w:ins w:id="1701" w:author="Benton, Deon" w:date="2026-03-02T15:16:00Z" w16du:dateUtc="2026-03-02T21:16:00Z">
        <w:r w:rsidR="00A26747">
          <w:rPr>
            <w:rFonts w:ascii="Times New Roman" w:hAnsi="Times New Roman" w:cs="Times New Roman"/>
          </w:rPr>
          <w:t>infants’</w:t>
        </w:r>
      </w:ins>
      <w:ins w:id="1702" w:author="Benton, Deon" w:date="2026-03-02T15:14:00Z" w16du:dateUtc="2026-03-02T21:14:00Z">
        <w:r w:rsidR="005D29D3">
          <w:rPr>
            <w:rFonts w:ascii="Times New Roman" w:hAnsi="Times New Roman" w:cs="Times New Roman"/>
          </w:rPr>
          <w:t xml:space="preserve"> internal representation</w:t>
        </w:r>
      </w:ins>
      <w:ins w:id="1703" w:author="Benton, Deon" w:date="2026-03-02T15:16:00Z" w16du:dateUtc="2026-03-02T21:16:00Z">
        <w:r w:rsidR="00A26747">
          <w:rPr>
            <w:rFonts w:ascii="Times New Roman" w:hAnsi="Times New Roman" w:cs="Times New Roman"/>
          </w:rPr>
          <w:t xml:space="preserve"> of the external stimulus</w:t>
        </w:r>
      </w:ins>
      <w:ins w:id="1704" w:author="Benton, Deon" w:date="2026-03-02T15:14:00Z" w16du:dateUtc="2026-03-02T21:14:00Z">
        <w:r w:rsidR="005D29D3">
          <w:rPr>
            <w:rFonts w:ascii="Times New Roman" w:hAnsi="Times New Roman" w:cs="Times New Roman"/>
          </w:rPr>
          <w:t xml:space="preserve"> </w:t>
        </w:r>
      </w:ins>
      <w:ins w:id="1705" w:author="Benton, Deon" w:date="2026-03-02T15:15:00Z" w16du:dateUtc="2026-03-02T21:15:00Z">
        <w:r w:rsidR="00A26747">
          <w:rPr>
            <w:rFonts w:ascii="Times New Roman" w:hAnsi="Times New Roman" w:cs="Times New Roman"/>
          </w:rPr>
          <w:t>to be constructed</w:t>
        </w:r>
      </w:ins>
      <w:ins w:id="1706" w:author="Benton, Deon" w:date="2026-03-02T15:14:00Z" w16du:dateUtc="2026-03-02T21:14:00Z">
        <w:r w:rsidR="005D29D3">
          <w:rPr>
            <w:rFonts w:ascii="Times New Roman" w:hAnsi="Times New Roman" w:cs="Times New Roman"/>
          </w:rPr>
          <w:t>,</w:t>
        </w:r>
      </w:ins>
      <w:ins w:id="1707" w:author="Benton, Deon" w:date="2026-03-02T15:15:00Z" w16du:dateUtc="2026-03-02T21:15:00Z">
        <w:r w:rsidR="00A26747">
          <w:rPr>
            <w:rFonts w:ascii="Times New Roman" w:hAnsi="Times New Roman" w:cs="Times New Roman"/>
          </w:rPr>
          <w:t xml:space="preserve"> during the first few trials of the habituation phase</w:t>
        </w:r>
      </w:ins>
      <w:ins w:id="1708" w:author="Benton, Deon" w:date="2026-03-02T15:14:00Z" w16du:dateUtc="2026-03-02T21:14:00Z">
        <w:r w:rsidR="005D29D3">
          <w:rPr>
            <w:rFonts w:ascii="Times New Roman" w:hAnsi="Times New Roman" w:cs="Times New Roman"/>
          </w:rPr>
          <w:t xml:space="preserve"> there will be a discrepancy between this representation </w:t>
        </w:r>
        <w:r w:rsidR="005D29D3">
          <w:rPr>
            <w:rFonts w:ascii="Times New Roman" w:hAnsi="Times New Roman" w:cs="Times New Roman"/>
          </w:rPr>
          <w:lastRenderedPageBreak/>
          <w:t xml:space="preserve">and the external stimulus. </w:t>
        </w:r>
      </w:ins>
      <w:ins w:id="1709" w:author="Benton, Deon" w:date="2026-03-02T15:17:00Z" w16du:dateUtc="2026-03-02T21:17:00Z">
        <w:r w:rsidR="00824236">
          <w:rPr>
            <w:rFonts w:ascii="Times New Roman" w:hAnsi="Times New Roman" w:cs="Times New Roman"/>
          </w:rPr>
          <w:t xml:space="preserve">A </w:t>
        </w:r>
      </w:ins>
      <w:ins w:id="1710" w:author="Benton, Deon" w:date="2026-03-02T15:18:00Z" w16du:dateUtc="2026-03-02T21:18:00Z">
        <w:r w:rsidR="00824236">
          <w:rPr>
            <w:rFonts w:ascii="Times New Roman" w:hAnsi="Times New Roman" w:cs="Times New Roman"/>
          </w:rPr>
          <w:t>consequence of this is that infants will continue attending to</w:t>
        </w:r>
      </w:ins>
      <w:ins w:id="1711" w:author="Benton, Deon" w:date="2026-03-02T15:19:00Z" w16du:dateUtc="2026-03-02T21:19:00Z">
        <w:r w:rsidR="00824236">
          <w:rPr>
            <w:rFonts w:ascii="Times New Roman" w:hAnsi="Times New Roman" w:cs="Times New Roman"/>
          </w:rPr>
          <w:t xml:space="preserve">—and thus </w:t>
        </w:r>
      </w:ins>
      <w:ins w:id="1712"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1713" w:author="Benton, Deon" w:date="2026-03-02T15:19:00Z" w16du:dateUtc="2026-03-02T21:19:00Z">
        <w:r w:rsidR="00824236">
          <w:rPr>
            <w:rFonts w:ascii="Times New Roman" w:hAnsi="Times New Roman" w:cs="Times New Roman"/>
          </w:rPr>
          <w:t xml:space="preserve"> internal representation of—the external stimulus to the extent that there is a mismatch between the two. </w:t>
        </w:r>
      </w:ins>
      <w:ins w:id="1714" w:author="Benton, Deon" w:date="2026-03-02T15:18:00Z" w16du:dateUtc="2026-03-02T21:18:00Z">
        <w:r w:rsidR="00824236">
          <w:rPr>
            <w:rFonts w:ascii="Times New Roman" w:hAnsi="Times New Roman" w:cs="Times New Roman"/>
          </w:rPr>
          <w:t xml:space="preserve"> </w:t>
        </w:r>
      </w:ins>
      <w:ins w:id="1715"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 is resolved </w:t>
      </w:r>
      <w:ins w:id="1716" w:author="Benton, Deon" w:date="2026-03-02T15:21:00Z" w16du:dateUtc="2026-03-02T21:21:00Z">
        <w:r w:rsidR="00723920">
          <w:rPr>
            <w:rFonts w:ascii="Times New Roman" w:hAnsi="Times New Roman" w:cs="Times New Roman"/>
          </w:rPr>
          <w:t>that infants disengage f</w:t>
        </w:r>
      </w:ins>
      <w:ins w:id="1717" w:author="Benton, Deon" w:date="2026-03-02T15:22:00Z" w16du:dateUtc="2026-03-02T21:22:00Z">
        <w:r w:rsidR="00723920">
          <w:rPr>
            <w:rFonts w:ascii="Times New Roman" w:hAnsi="Times New Roman" w:cs="Times New Roman"/>
          </w:rPr>
          <w:t xml:space="preserve">rom the external stimulus and turn their attention to a new stimulus. </w:t>
        </w:r>
        <w:r w:rsidR="009915E8">
          <w:rPr>
            <w:rFonts w:ascii="Times New Roman" w:hAnsi="Times New Roman" w:cs="Times New Roman"/>
          </w:rPr>
          <w:t xml:space="preserve">It turns out that a similar process plays out in autoencoder models. </w:t>
        </w:r>
      </w:ins>
      <w:ins w:id="1718" w:author="Benton, Deon" w:date="2026-03-02T15:23:00Z" w16du:dateUtc="2026-03-02T21:23:00Z">
        <w:r w:rsidR="009915E8">
          <w:rPr>
            <w:rFonts w:ascii="Times New Roman" w:hAnsi="Times New Roman" w:cs="Times New Roman"/>
          </w:rPr>
          <w:t>Recall that the main task of aut</w:t>
        </w:r>
      </w:ins>
      <w:ins w:id="1719" w:author="Benton, Deon" w:date="2026-03-02T15:24:00Z" w16du:dateUtc="2026-03-02T21:24:00Z">
        <w:r w:rsidR="009915E8">
          <w:rPr>
            <w:rFonts w:ascii="Times New Roman" w:hAnsi="Times New Roman" w:cs="Times New Roman"/>
          </w:rPr>
          <w:t>o</w:t>
        </w:r>
      </w:ins>
      <w:ins w:id="1720" w:author="Benton, Deon" w:date="2026-03-02T15:23:00Z" w16du:dateUtc="2026-03-02T21:23:00Z">
        <w:r w:rsidR="009915E8">
          <w:rPr>
            <w:rFonts w:ascii="Times New Roman" w:hAnsi="Times New Roman" w:cs="Times New Roman"/>
          </w:rPr>
          <w:t xml:space="preserve">encoder models is </w:t>
        </w:r>
      </w:ins>
      <w:ins w:id="1721"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1722" w:author="Benton, Deon" w:date="2026-03-02T15:24:00Z" w16du:dateUtc="2026-03-02T21:24:00Z">
        <w:r w:rsidR="00354B64">
          <w:rPr>
            <w:rFonts w:ascii="Times New Roman" w:hAnsi="Times New Roman" w:cs="Times New Roman"/>
          </w:rPr>
          <w:t xml:space="preserve"> This input is akin to an external stimulus. To achieve this </w:t>
        </w:r>
      </w:ins>
      <w:ins w:id="1723" w:author="Benton, Deon" w:date="2026-03-02T15:28:00Z" w16du:dateUtc="2026-03-02T21:28:00Z">
        <w:r w:rsidR="000A0E69">
          <w:rPr>
            <w:rFonts w:ascii="Times New Roman" w:hAnsi="Times New Roman" w:cs="Times New Roman"/>
          </w:rPr>
          <w:t>objective, these</w:t>
        </w:r>
      </w:ins>
      <w:ins w:id="1724"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1725"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1726"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1727"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1728" w:author="Benton, Deon" w:date="2026-03-02T15:29:00Z" w16du:dateUtc="2026-03-02T21:29:00Z">
        <w:r w:rsidR="00E50B4C">
          <w:rPr>
            <w:rFonts w:ascii="Times New Roman" w:hAnsi="Times New Roman" w:cs="Times New Roman"/>
          </w:rPr>
          <w:t xml:space="preserve">the model’s internal representation of the input. </w:t>
        </w:r>
      </w:ins>
      <w:ins w:id="1729" w:author="Benton, Deon" w:date="2026-03-02T15:26:00Z" w16du:dateUtc="2026-03-02T21:26:00Z">
        <w:r w:rsidR="000A0E69">
          <w:rPr>
            <w:rFonts w:ascii="Times New Roman" w:hAnsi="Times New Roman" w:cs="Times New Roman"/>
          </w:rPr>
          <w:t>Given that learning in an autoencoder continues until the network is able rel</w:t>
        </w:r>
      </w:ins>
      <w:ins w:id="1730" w:author="Benton, Deon" w:date="2026-03-02T15:27:00Z" w16du:dateUtc="2026-03-02T21:27:00Z">
        <w:r w:rsidR="000A0E69">
          <w:rPr>
            <w:rFonts w:ascii="Times New Roman" w:hAnsi="Times New Roman" w:cs="Times New Roman"/>
          </w:rPr>
          <w:t>iably to reproduce the input at the output layer</w:t>
        </w:r>
      </w:ins>
      <w:ins w:id="1731"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1732"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1733"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7BB3849B" w14:textId="5434B064" w:rsidR="00524642" w:rsidRPr="00AE207C" w:rsidRDefault="001D4A75" w:rsidP="007F7477">
      <w:pPr>
        <w:spacing w:line="480" w:lineRule="auto"/>
        <w:ind w:firstLine="720"/>
        <w:contextualSpacing/>
        <w:rPr>
          <w:rFonts w:ascii="Times New Roman" w:hAnsi="Times New Roman" w:cs="Times New Roman"/>
        </w:rPr>
      </w:pPr>
      <w:ins w:id="1734" w:author="Benton, Deon" w:date="2026-03-03T13:28:00Z" w16du:dateUtc="2026-03-03T19:28:00Z">
        <w:r>
          <w:rPr>
            <w:rFonts w:ascii="Times New Roman" w:hAnsi="Times New Roman" w:cs="Times New Roman"/>
          </w:rPr>
          <w:t>The aim</w:t>
        </w:r>
      </w:ins>
      <w:ins w:id="1735" w:author="Benton, Deon" w:date="2026-03-03T14:36:00Z" w16du:dateUtc="2026-03-03T20:36:00Z">
        <w:r w:rsidR="00457D05">
          <w:rPr>
            <w:rFonts w:ascii="Times New Roman" w:hAnsi="Times New Roman" w:cs="Times New Roman"/>
          </w:rPr>
          <w:t>s</w:t>
        </w:r>
      </w:ins>
      <w:ins w:id="1736" w:author="Benton, Deon" w:date="2026-03-03T13:28:00Z" w16du:dateUtc="2026-03-03T19:28:00Z">
        <w:r>
          <w:rPr>
            <w:rFonts w:ascii="Times New Roman" w:hAnsi="Times New Roman" w:cs="Times New Roman"/>
          </w:rPr>
          <w:t xml:space="preserve"> of the following simulations were </w:t>
        </w:r>
      </w:ins>
      <w:ins w:id="1737" w:author="Benton, Deon" w:date="2026-03-03T14:36:00Z" w16du:dateUtc="2026-03-03T20:36:00Z">
        <w:r w:rsidR="00F92D7F">
          <w:rPr>
            <w:rFonts w:ascii="Times New Roman" w:hAnsi="Times New Roman" w:cs="Times New Roman"/>
          </w:rPr>
          <w:t>fivefold</w:t>
        </w:r>
      </w:ins>
      <w:ins w:id="1738" w:author="Benton, Deon" w:date="2026-03-03T13:28:00Z" w16du:dateUtc="2026-03-03T19:28:00Z">
        <w:r>
          <w:rPr>
            <w:rFonts w:ascii="Times New Roman" w:hAnsi="Times New Roman" w:cs="Times New Roman"/>
          </w:rPr>
          <w:t>.</w:t>
        </w:r>
      </w:ins>
      <w:ins w:id="1739" w:author="Benton, Deon" w:date="2026-03-03T13:29:00Z" w16du:dateUtc="2026-03-03T19:29:00Z">
        <w:r>
          <w:rPr>
            <w:rFonts w:ascii="Times New Roman" w:hAnsi="Times New Roman" w:cs="Times New Roman"/>
          </w:rPr>
          <w:t xml:space="preserve"> </w:t>
        </w:r>
      </w:ins>
      <w:ins w:id="1740" w:author="Benton, Deon" w:date="2026-03-03T13:38:00Z" w16du:dateUtc="2026-03-03T19:38:00Z">
        <w:r w:rsidR="00D4193A">
          <w:rPr>
            <w:rFonts w:ascii="Times New Roman" w:hAnsi="Times New Roman" w:cs="Times New Roman"/>
          </w:rPr>
          <w:t>The first</w:t>
        </w:r>
      </w:ins>
      <w:ins w:id="1741" w:author="Benton, Deon" w:date="2026-03-03T13:40:00Z" w16du:dateUtc="2026-03-03T19:40:00Z">
        <w:r w:rsidR="00A94D82">
          <w:rPr>
            <w:rFonts w:ascii="Times New Roman" w:hAnsi="Times New Roman" w:cs="Times New Roman"/>
          </w:rPr>
          <w:t>—and most important—</w:t>
        </w:r>
      </w:ins>
      <w:ins w:id="1742" w:author="Benton, Deon" w:date="2026-03-09T19:00:00Z" w16du:dateUtc="2026-03-10T00:00:00Z">
        <w:r w:rsidR="00E31864">
          <w:rPr>
            <w:rFonts w:ascii="Times New Roman" w:hAnsi="Times New Roman" w:cs="Times New Roman"/>
          </w:rPr>
          <w:t>aim</w:t>
        </w:r>
      </w:ins>
      <w:ins w:id="1743" w:author="Benton, Deon" w:date="2026-03-03T13:38:00Z" w16du:dateUtc="2026-03-03T19:38:00Z">
        <w:r w:rsidR="00D4193A">
          <w:rPr>
            <w:rFonts w:ascii="Times New Roman" w:hAnsi="Times New Roman" w:cs="Times New Roman"/>
          </w:rPr>
          <w:t xml:space="preserve"> was </w:t>
        </w:r>
      </w:ins>
      <w:ins w:id="1744" w:author="Benton, Deon" w:date="2026-03-03T13:29:00Z" w16du:dateUtc="2026-03-03T19:29:00Z">
        <w:r>
          <w:rPr>
            <w:rFonts w:ascii="Times New Roman" w:hAnsi="Times New Roman" w:cs="Times New Roman"/>
          </w:rPr>
          <w:t xml:space="preserve">to determine whether </w:t>
        </w:r>
      </w:ins>
      <w:ins w:id="1745" w:author="Benton, Deon" w:date="2026-03-03T13:30:00Z" w16du:dateUtc="2026-03-03T19:30:00Z">
        <w:r w:rsidR="00102DDA">
          <w:rPr>
            <w:rFonts w:ascii="Times New Roman" w:hAnsi="Times New Roman" w:cs="Times New Roman"/>
          </w:rPr>
          <w:t xml:space="preserve">ALIAS—a connectionist computational instantiation of the </w:t>
        </w:r>
      </w:ins>
      <w:ins w:id="1746" w:author="Benton, Deon" w:date="2026-03-03T13:40:00Z" w16du:dateUtc="2026-03-03T19:40:00Z">
        <w:r w:rsidR="00A94D82">
          <w:rPr>
            <w:rFonts w:ascii="Times New Roman" w:hAnsi="Times New Roman" w:cs="Times New Roman"/>
          </w:rPr>
          <w:t xml:space="preserve">current </w:t>
        </w:r>
      </w:ins>
      <w:ins w:id="1747" w:author="Benton, Deon" w:date="2026-03-03T13:30:00Z" w16du:dateUtc="2026-03-03T19:30:00Z">
        <w:r w:rsidR="00102DDA">
          <w:rPr>
            <w:rFonts w:ascii="Times New Roman" w:hAnsi="Times New Roman" w:cs="Times New Roman"/>
          </w:rPr>
          <w:t xml:space="preserve">proposal—is sufficient to </w:t>
        </w:r>
      </w:ins>
      <w:ins w:id="1748" w:author="Benton, Deon" w:date="2026-03-03T13:32:00Z" w16du:dateUtc="2026-03-03T19:32:00Z">
        <w:r w:rsidR="00102DDA">
          <w:rPr>
            <w:rFonts w:ascii="Times New Roman" w:hAnsi="Times New Roman" w:cs="Times New Roman"/>
          </w:rPr>
          <w:t xml:space="preserve">account for a range of key findings </w:t>
        </w:r>
      </w:ins>
      <w:ins w:id="1749" w:author="Benton, Deon" w:date="2026-03-03T13:34:00Z" w16du:dateUtc="2026-03-03T19:34:00Z">
        <w:r w:rsidR="00785EE2">
          <w:rPr>
            <w:rFonts w:ascii="Times New Roman" w:hAnsi="Times New Roman" w:cs="Times New Roman"/>
          </w:rPr>
          <w:t xml:space="preserve">in </w:t>
        </w:r>
      </w:ins>
      <w:ins w:id="1750" w:author="Benton, Deon" w:date="2026-03-03T13:31:00Z" w16du:dateUtc="2026-03-03T19:31:00Z">
        <w:r w:rsidR="00102DDA">
          <w:rPr>
            <w:rFonts w:ascii="Times New Roman" w:hAnsi="Times New Roman" w:cs="Times New Roman"/>
          </w:rPr>
          <w:t xml:space="preserve">studies that </w:t>
        </w:r>
      </w:ins>
      <w:ins w:id="1751" w:author="Benton, Deon" w:date="2026-03-03T13:32:00Z" w16du:dateUtc="2026-03-03T19:32:00Z">
        <w:r w:rsidR="00102DDA">
          <w:rPr>
            <w:rFonts w:ascii="Times New Roman" w:hAnsi="Times New Roman" w:cs="Times New Roman"/>
          </w:rPr>
          <w:t xml:space="preserve">putatively assess infants’ action understanding. </w:t>
        </w:r>
      </w:ins>
      <w:ins w:id="1752" w:author="Benton, Deon" w:date="2026-03-03T13:38:00Z" w16du:dateUtc="2026-03-03T19:38:00Z">
        <w:r w:rsidR="00D4193A">
          <w:rPr>
            <w:rFonts w:ascii="Times New Roman" w:hAnsi="Times New Roman" w:cs="Times New Roman"/>
          </w:rPr>
          <w:t>The second aim was to demonstrate</w:t>
        </w:r>
      </w:ins>
      <w:ins w:id="1753" w:author="Benton, Deon" w:date="2026-03-03T13:45:00Z" w16du:dateUtc="2026-03-03T19:45:00Z">
        <w:r w:rsidR="00EF2B5E">
          <w:rPr>
            <w:rFonts w:ascii="Times New Roman" w:hAnsi="Times New Roman" w:cs="Times New Roman"/>
          </w:rPr>
          <w:t xml:space="preserve"> that ALIAS’</w:t>
        </w:r>
      </w:ins>
      <w:ins w:id="1754" w:author="Benton, Deon" w:date="2026-03-03T13:46:00Z" w16du:dateUtc="2026-03-03T19:46:00Z">
        <w:r w:rsidR="00EF2B5E">
          <w:rPr>
            <w:rFonts w:ascii="Times New Roman" w:hAnsi="Times New Roman" w:cs="Times New Roman"/>
          </w:rPr>
          <w:t xml:space="preserve"> success in capturing these key findings </w:t>
        </w:r>
      </w:ins>
      <w:ins w:id="1755" w:author="Benton, Deon" w:date="2026-03-03T13:48:00Z" w16du:dateUtc="2026-03-03T19:48:00Z">
        <w:r w:rsidR="00DE2443">
          <w:rPr>
            <w:rFonts w:ascii="Times New Roman" w:hAnsi="Times New Roman" w:cs="Times New Roman"/>
          </w:rPr>
          <w:t>wa</w:t>
        </w:r>
      </w:ins>
      <w:ins w:id="1756" w:author="Benton, Deon" w:date="2026-03-03T13:46:00Z" w16du:dateUtc="2026-03-03T19:46:00Z">
        <w:r w:rsidR="00EF2B5E">
          <w:rPr>
            <w:rFonts w:ascii="Times New Roman" w:hAnsi="Times New Roman" w:cs="Times New Roman"/>
          </w:rPr>
          <w:t>s not drive</w:t>
        </w:r>
      </w:ins>
      <w:ins w:id="1757" w:author="Benton, Deon" w:date="2026-03-03T13:48:00Z" w16du:dateUtc="2026-03-03T19:48:00Z">
        <w:r w:rsidR="00DE2443">
          <w:rPr>
            <w:rFonts w:ascii="Times New Roman" w:hAnsi="Times New Roman" w:cs="Times New Roman"/>
          </w:rPr>
          <w:t>n</w:t>
        </w:r>
      </w:ins>
      <w:ins w:id="1758" w:author="Benton, Deon" w:date="2026-03-03T13:46:00Z" w16du:dateUtc="2026-03-03T19:46:00Z">
        <w:r w:rsidR="00EF2B5E">
          <w:rPr>
            <w:rFonts w:ascii="Times New Roman" w:hAnsi="Times New Roman" w:cs="Times New Roman"/>
          </w:rPr>
          <w:t xml:space="preserve"> by in-lab learning alone but </w:t>
        </w:r>
      </w:ins>
      <w:ins w:id="1759" w:author="Benton, Deon" w:date="2026-03-03T14:38:00Z" w16du:dateUtc="2026-03-03T20:38:00Z">
        <w:r w:rsidR="00457D05">
          <w:rPr>
            <w:rFonts w:ascii="Times New Roman" w:hAnsi="Times New Roman" w:cs="Times New Roman"/>
          </w:rPr>
          <w:t>depended instead</w:t>
        </w:r>
      </w:ins>
      <w:ins w:id="1760" w:author="Benton, Deon" w:date="2026-03-03T13:47:00Z" w16du:dateUtc="2026-03-03T19:47:00Z">
        <w:r w:rsidR="00EF2B5E">
          <w:rPr>
            <w:rFonts w:ascii="Times New Roman" w:hAnsi="Times New Roman" w:cs="Times New Roman"/>
          </w:rPr>
          <w:t xml:space="preserve"> on </w:t>
        </w:r>
      </w:ins>
      <w:ins w:id="1761" w:author="Benton, Deon" w:date="2026-03-03T13:48:00Z" w16du:dateUtc="2026-03-03T19:48:00Z">
        <w:r w:rsidR="00DE2443">
          <w:rPr>
            <w:rFonts w:ascii="Times New Roman" w:hAnsi="Times New Roman" w:cs="Times New Roman"/>
          </w:rPr>
          <w:t>pretraining experience</w:t>
        </w:r>
      </w:ins>
      <w:ins w:id="1762" w:author="Benton, Deon" w:date="2026-03-03T13:50:00Z" w16du:dateUtc="2026-03-03T19:50:00Z">
        <w:r w:rsidR="008C15D0">
          <w:rPr>
            <w:rFonts w:ascii="Times New Roman" w:hAnsi="Times New Roman" w:cs="Times New Roman"/>
          </w:rPr>
          <w:t xml:space="preserve"> that approximated infants’ real-world experience</w:t>
        </w:r>
      </w:ins>
      <w:ins w:id="1763" w:author="Benton, Deon" w:date="2026-03-03T13:48:00Z" w16du:dateUtc="2026-03-03T19:48:00Z">
        <w:r w:rsidR="00DE2443">
          <w:rPr>
            <w:rFonts w:ascii="Times New Roman" w:hAnsi="Times New Roman" w:cs="Times New Roman"/>
          </w:rPr>
          <w:t xml:space="preserve"> with different action kinematics</w:t>
        </w:r>
      </w:ins>
      <w:ins w:id="1764" w:author="Benton, Deon" w:date="2026-03-03T13:47:00Z" w16du:dateUtc="2026-03-03T19:47:00Z">
        <w:r w:rsidR="00EF2B5E">
          <w:rPr>
            <w:rFonts w:ascii="Times New Roman" w:hAnsi="Times New Roman" w:cs="Times New Roman"/>
          </w:rPr>
          <w:t xml:space="preserve">. </w:t>
        </w:r>
      </w:ins>
      <w:ins w:id="1765" w:author="Benton, Deon" w:date="2026-03-03T13:51:00Z" w16du:dateUtc="2026-03-03T19:51:00Z">
        <w:r w:rsidR="008C15D0">
          <w:rPr>
            <w:rFonts w:ascii="Times New Roman" w:hAnsi="Times New Roman" w:cs="Times New Roman"/>
          </w:rPr>
          <w:t xml:space="preserve"> </w:t>
        </w:r>
      </w:ins>
      <w:ins w:id="1766" w:author="Benton, Deon" w:date="2026-03-03T14:16:00Z" w16du:dateUtc="2026-03-03T20:16:00Z">
        <w:r w:rsidR="00F87705" w:rsidRPr="00F87705">
          <w:rPr>
            <w:rFonts w:ascii="Times New Roman" w:hAnsi="Times New Roman" w:cs="Times New Roman"/>
          </w:rPr>
          <w:t xml:space="preserve">The third—and related—aim was to determine what role, if any, pretraining experience with arced motion in the absence of obstacles plays in networks’ subsequent habituation and test performance. To provide a stringent test of the current proposal, networks in the first simulation were not exposed to such events. </w:t>
        </w:r>
      </w:ins>
      <w:ins w:id="1767" w:author="Benton, Deon" w:date="2026-03-03T14:17:00Z" w16du:dateUtc="2026-03-03T20:17:00Z">
        <w:r w:rsidR="00416815">
          <w:rPr>
            <w:rFonts w:ascii="Times New Roman" w:hAnsi="Times New Roman" w:cs="Times New Roman"/>
          </w:rPr>
          <w:t>Yet, a limitation of this approach is that i</w:t>
        </w:r>
      </w:ins>
      <w:ins w:id="1768" w:author="Benton, Deon" w:date="2026-03-03T14:37:00Z" w16du:dateUtc="2026-03-03T20:37:00Z">
        <w:r w:rsidR="00457D05">
          <w:rPr>
            <w:rFonts w:ascii="Times New Roman" w:hAnsi="Times New Roman" w:cs="Times New Roman"/>
          </w:rPr>
          <w:t>t</w:t>
        </w:r>
      </w:ins>
      <w:ins w:id="1769" w:author="Benton, Deon" w:date="2026-03-03T14:17:00Z" w16du:dateUtc="2026-03-03T20:17:00Z">
        <w:r w:rsidR="00416815">
          <w:rPr>
            <w:rFonts w:ascii="Times New Roman" w:hAnsi="Times New Roman" w:cs="Times New Roman"/>
          </w:rPr>
          <w:t xml:space="preserve"> </w:t>
        </w:r>
        <w:r w:rsidR="00416815">
          <w:rPr>
            <w:rFonts w:ascii="Times New Roman" w:hAnsi="Times New Roman" w:cs="Times New Roman"/>
          </w:rPr>
          <w:lastRenderedPageBreak/>
          <w:t>likely poorly approximates infants’ real-world experience</w:t>
        </w:r>
      </w:ins>
      <w:ins w:id="1770" w:author="Benton, Deon" w:date="2026-03-03T14:39:00Z" w16du:dateUtc="2026-03-03T20:39:00Z">
        <w:r w:rsidR="003C67CE">
          <w:rPr>
            <w:rFonts w:ascii="Times New Roman" w:hAnsi="Times New Roman" w:cs="Times New Roman"/>
          </w:rPr>
          <w:t>—it seems</w:t>
        </w:r>
      </w:ins>
      <w:ins w:id="1771" w:author="Benton, Deon" w:date="2026-03-03T14:21:00Z" w16du:dateUtc="2026-03-03T20:21:00Z">
        <w:r w:rsidR="00C42363">
          <w:rPr>
            <w:rFonts w:ascii="Times New Roman" w:hAnsi="Times New Roman" w:cs="Times New Roman"/>
          </w:rPr>
          <w:t xml:space="preserve"> likely </w:t>
        </w:r>
      </w:ins>
      <w:ins w:id="1772" w:author="Benton, Deon" w:date="2026-03-03T14:40:00Z" w16du:dateUtc="2026-03-03T20:40:00Z">
        <w:r w:rsidR="003C67CE">
          <w:rPr>
            <w:rFonts w:ascii="Times New Roman" w:hAnsi="Times New Roman" w:cs="Times New Roman"/>
          </w:rPr>
          <w:t xml:space="preserve">that infants </w:t>
        </w:r>
      </w:ins>
      <w:ins w:id="1773" w:author="Benton, Deon" w:date="2026-03-03T14:21:00Z" w16du:dateUtc="2026-03-03T20:21:00Z">
        <w:r w:rsidR="00C42363">
          <w:rPr>
            <w:rFonts w:ascii="Times New Roman" w:hAnsi="Times New Roman" w:cs="Times New Roman"/>
          </w:rPr>
          <w:t xml:space="preserve">observe, </w:t>
        </w:r>
      </w:ins>
      <w:ins w:id="1774" w:author="Benton, Deon" w:date="2026-03-03T14:20:00Z" w16du:dateUtc="2026-03-03T20:20:00Z">
        <w:r w:rsidR="00C42363">
          <w:rPr>
            <w:rFonts w:ascii="Times New Roman" w:hAnsi="Times New Roman" w:cs="Times New Roman"/>
          </w:rPr>
          <w:t xml:space="preserve">even if infrequently, </w:t>
        </w:r>
      </w:ins>
      <w:ins w:id="1775" w:author="Benton, Deon" w:date="2026-03-03T14:16:00Z" w16du:dateUtc="2026-03-03T20:16:00Z">
        <w:r w:rsidR="00F87705" w:rsidRPr="00F87705">
          <w:rPr>
            <w:rFonts w:ascii="Times New Roman" w:hAnsi="Times New Roman" w:cs="Times New Roman"/>
          </w:rPr>
          <w:t>arced motion without obstacles.</w:t>
        </w:r>
      </w:ins>
      <w:ins w:id="1776" w:author="Benton, Deon" w:date="2026-03-03T14:19:00Z" w16du:dateUtc="2026-03-03T20:19:00Z">
        <w:r w:rsidR="00C42363">
          <w:rPr>
            <w:rFonts w:ascii="Times New Roman" w:hAnsi="Times New Roman" w:cs="Times New Roman"/>
          </w:rPr>
          <w:t xml:space="preserve"> </w:t>
        </w:r>
      </w:ins>
      <w:ins w:id="1777" w:author="Benton, Deon" w:date="2026-03-03T14:22:00Z" w16du:dateUtc="2026-03-03T20:22:00Z">
        <w:r w:rsidR="005F3F02">
          <w:rPr>
            <w:rFonts w:ascii="Times New Roman" w:hAnsi="Times New Roman" w:cs="Times New Roman"/>
          </w:rPr>
          <w:t>The fourth</w:t>
        </w:r>
      </w:ins>
      <w:ins w:id="1778" w:author="Benton, Deon" w:date="2026-03-03T14:35:00Z" w16du:dateUtc="2026-03-03T20:35:00Z">
        <w:r w:rsidR="00F92D7F">
          <w:rPr>
            <w:rFonts w:ascii="Times New Roman" w:hAnsi="Times New Roman" w:cs="Times New Roman"/>
          </w:rPr>
          <w:t xml:space="preserve"> </w:t>
        </w:r>
      </w:ins>
      <w:ins w:id="1779" w:author="Benton, Deon" w:date="2026-03-03T14:22:00Z" w16du:dateUtc="2026-03-03T20:22:00Z">
        <w:r w:rsidR="005F3F02">
          <w:rPr>
            <w:rFonts w:ascii="Times New Roman" w:hAnsi="Times New Roman" w:cs="Times New Roman"/>
          </w:rPr>
          <w:t>aim</w:t>
        </w:r>
      </w:ins>
      <w:ins w:id="1780" w:author="Benton, Deon" w:date="2026-03-03T13:51:00Z" w16du:dateUtc="2026-03-03T19:51:00Z">
        <w:r w:rsidR="008C15D0">
          <w:rPr>
            <w:rFonts w:ascii="Times New Roman" w:hAnsi="Times New Roman" w:cs="Times New Roman"/>
          </w:rPr>
          <w:t xml:space="preserve"> was to test </w:t>
        </w:r>
      </w:ins>
      <w:ins w:id="1781" w:author="Benton, Deon" w:date="2026-03-03T13:52:00Z" w16du:dateUtc="2026-03-03T19:52:00Z">
        <w:r w:rsidR="008C15D0">
          <w:rPr>
            <w:rFonts w:ascii="Times New Roman" w:hAnsi="Times New Roman" w:cs="Times New Roman"/>
          </w:rPr>
          <w:t>whether</w:t>
        </w:r>
        <w:r w:rsidR="00241CF4">
          <w:rPr>
            <w:rFonts w:ascii="Times New Roman" w:hAnsi="Times New Roman" w:cs="Times New Roman"/>
          </w:rPr>
          <w:t xml:space="preserve"> </w:t>
        </w:r>
      </w:ins>
      <w:ins w:id="1782" w:author="Benton, Deon" w:date="2026-03-03T13:55:00Z" w16du:dateUtc="2026-03-03T19:55:00Z">
        <w:r w:rsidR="0000495B">
          <w:rPr>
            <w:rFonts w:ascii="Times New Roman" w:hAnsi="Times New Roman" w:cs="Times New Roman"/>
          </w:rPr>
          <w:t xml:space="preserve">the inclusion of a hidden layer—which was </w:t>
        </w:r>
      </w:ins>
      <w:ins w:id="1783" w:author="Benton, Deon" w:date="2026-03-03T14:21:00Z" w16du:dateUtc="2026-03-03T20:21:00Z">
        <w:r w:rsidR="005F3F02">
          <w:rPr>
            <w:rFonts w:ascii="Times New Roman" w:hAnsi="Times New Roman" w:cs="Times New Roman"/>
          </w:rPr>
          <w:t xml:space="preserve">notably </w:t>
        </w:r>
      </w:ins>
      <w:ins w:id="1784" w:author="Benton, Deon" w:date="2026-03-03T13:55:00Z" w16du:dateUtc="2026-03-03T19:55:00Z">
        <w:r w:rsidR="0000495B">
          <w:rPr>
            <w:rFonts w:ascii="Times New Roman" w:hAnsi="Times New Roman" w:cs="Times New Roman"/>
          </w:rPr>
          <w:t>absent in Overwalle’s (2010) model</w:t>
        </w:r>
      </w:ins>
      <w:ins w:id="1785" w:author="Benton, Deon" w:date="2026-03-03T13:56:00Z" w16du:dateUtc="2026-03-03T19:56:00Z">
        <w:r w:rsidR="0000495B">
          <w:rPr>
            <w:rFonts w:ascii="Times New Roman" w:hAnsi="Times New Roman" w:cs="Times New Roman"/>
          </w:rPr>
          <w:t>—</w:t>
        </w:r>
      </w:ins>
      <w:ins w:id="1786" w:author="Benton, Deon" w:date="2026-03-03T13:55:00Z" w16du:dateUtc="2026-03-03T19:55:00Z">
        <w:r w:rsidR="0000495B">
          <w:rPr>
            <w:rFonts w:ascii="Times New Roman" w:hAnsi="Times New Roman" w:cs="Times New Roman"/>
          </w:rPr>
          <w:t xml:space="preserve">was </w:t>
        </w:r>
      </w:ins>
      <w:ins w:id="1787" w:author="Benton, Deon" w:date="2026-03-03T13:52:00Z" w16du:dateUtc="2026-03-03T19:52:00Z">
        <w:r w:rsidR="00241CF4">
          <w:rPr>
            <w:rFonts w:ascii="Times New Roman" w:hAnsi="Times New Roman" w:cs="Times New Roman"/>
          </w:rPr>
          <w:t>needed for</w:t>
        </w:r>
        <w:r w:rsidR="008C15D0">
          <w:rPr>
            <w:rFonts w:ascii="Times New Roman" w:hAnsi="Times New Roman" w:cs="Times New Roman"/>
          </w:rPr>
          <w:t xml:space="preserve"> </w:t>
        </w:r>
        <w:r w:rsidR="00241CF4">
          <w:rPr>
            <w:rFonts w:ascii="Times New Roman" w:hAnsi="Times New Roman" w:cs="Times New Roman"/>
          </w:rPr>
          <w:t>ALIAS to</w:t>
        </w:r>
        <w:r w:rsidR="008C15D0">
          <w:rPr>
            <w:rFonts w:ascii="Times New Roman" w:hAnsi="Times New Roman" w:cs="Times New Roman"/>
          </w:rPr>
          <w:t xml:space="preserve"> </w:t>
        </w:r>
      </w:ins>
      <w:ins w:id="1788" w:author="Benton, Deon" w:date="2026-03-03T13:56:00Z" w16du:dateUtc="2026-03-03T19:56:00Z">
        <w:r w:rsidR="0000495B">
          <w:rPr>
            <w:rFonts w:ascii="Times New Roman" w:hAnsi="Times New Roman" w:cs="Times New Roman"/>
          </w:rPr>
          <w:t xml:space="preserve">capture a range of </w:t>
        </w:r>
      </w:ins>
      <w:ins w:id="1789" w:author="Benton, Deon" w:date="2026-03-03T13:52:00Z" w16du:dateUtc="2026-03-03T19:52:00Z">
        <w:r w:rsidR="008C15D0">
          <w:rPr>
            <w:rFonts w:ascii="Times New Roman" w:hAnsi="Times New Roman" w:cs="Times New Roman"/>
          </w:rPr>
          <w:t>key findings in this literature</w:t>
        </w:r>
      </w:ins>
      <w:ins w:id="1790" w:author="Benton, Deon" w:date="2026-03-03T13:58:00Z" w16du:dateUtc="2026-03-03T19:58:00Z">
        <w:r w:rsidR="004C2AD2">
          <w:rPr>
            <w:rFonts w:ascii="Times New Roman" w:hAnsi="Times New Roman" w:cs="Times New Roman"/>
          </w:rPr>
          <w:t xml:space="preserve">. If a model </w:t>
        </w:r>
      </w:ins>
      <w:ins w:id="1791" w:author="Benton, Deon" w:date="2026-03-03T14:03:00Z" w16du:dateUtc="2026-03-03T20:03:00Z">
        <w:r w:rsidR="004822A8">
          <w:rPr>
            <w:rFonts w:ascii="Times New Roman" w:hAnsi="Times New Roman" w:cs="Times New Roman"/>
          </w:rPr>
          <w:t>lacking a</w:t>
        </w:r>
      </w:ins>
      <w:ins w:id="1792" w:author="Benton, Deon" w:date="2026-03-03T13:59:00Z" w16du:dateUtc="2026-03-03T19:59:00Z">
        <w:r w:rsidR="004C2AD2">
          <w:rPr>
            <w:rFonts w:ascii="Times New Roman" w:hAnsi="Times New Roman" w:cs="Times New Roman"/>
          </w:rPr>
          <w:t xml:space="preserve"> hidden layer is nonetheless able to capture the</w:t>
        </w:r>
      </w:ins>
      <w:ins w:id="1793" w:author="Benton, Deon" w:date="2026-03-03T14:03:00Z" w16du:dateUtc="2026-03-03T20:03:00Z">
        <w:r w:rsidR="004D6B7F">
          <w:rPr>
            <w:rFonts w:ascii="Times New Roman" w:hAnsi="Times New Roman" w:cs="Times New Roman"/>
          </w:rPr>
          <w:t xml:space="preserve">se findings, </w:t>
        </w:r>
      </w:ins>
      <w:ins w:id="1794" w:author="Benton, Deon" w:date="2026-03-03T13:59:00Z" w16du:dateUtc="2026-03-03T19:59:00Z">
        <w:r w:rsidR="004C2AD2">
          <w:rPr>
            <w:rFonts w:ascii="Times New Roman" w:hAnsi="Times New Roman" w:cs="Times New Roman"/>
          </w:rPr>
          <w:t>then this would speak to the explanatory scope of Overwalle’s model</w:t>
        </w:r>
      </w:ins>
      <w:ins w:id="1795" w:author="Benton, Deon" w:date="2026-03-03T14:03:00Z" w16du:dateUtc="2026-03-03T20:03:00Z">
        <w:r w:rsidR="00211ACD">
          <w:rPr>
            <w:rFonts w:ascii="Times New Roman" w:hAnsi="Times New Roman" w:cs="Times New Roman"/>
          </w:rPr>
          <w:t xml:space="preserve"> and the necessity of internal repres</w:t>
        </w:r>
      </w:ins>
      <w:ins w:id="1796" w:author="Benton, Deon" w:date="2026-03-03T14:04:00Z" w16du:dateUtc="2026-03-03T20:04:00Z">
        <w:r w:rsidR="00211ACD">
          <w:rPr>
            <w:rFonts w:ascii="Times New Roman" w:hAnsi="Times New Roman" w:cs="Times New Roman"/>
          </w:rPr>
          <w:t>entations</w:t>
        </w:r>
      </w:ins>
      <w:ins w:id="1797" w:author="Benton, Deon" w:date="2026-03-03T14:01:00Z" w16du:dateUtc="2026-03-03T20:01:00Z">
        <w:r w:rsidR="004C2AD2">
          <w:rPr>
            <w:rFonts w:ascii="Times New Roman" w:hAnsi="Times New Roman" w:cs="Times New Roman"/>
          </w:rPr>
          <w:t>. At</w:t>
        </w:r>
      </w:ins>
      <w:ins w:id="1798" w:author="Benton, Deon" w:date="2026-03-03T14:00:00Z" w16du:dateUtc="2026-03-03T20:00:00Z">
        <w:r w:rsidR="004C2AD2">
          <w:rPr>
            <w:rFonts w:ascii="Times New Roman" w:hAnsi="Times New Roman" w:cs="Times New Roman"/>
          </w:rPr>
          <w:t xml:space="preserve"> present</w:t>
        </w:r>
      </w:ins>
      <w:ins w:id="1799" w:author="Benton, Deon" w:date="2026-03-03T14:01:00Z" w16du:dateUtc="2026-03-03T20:01:00Z">
        <w:r w:rsidR="004C2AD2">
          <w:rPr>
            <w:rFonts w:ascii="Times New Roman" w:hAnsi="Times New Roman" w:cs="Times New Roman"/>
          </w:rPr>
          <w:t>,</w:t>
        </w:r>
      </w:ins>
      <w:ins w:id="1800" w:author="Benton, Deon" w:date="2026-03-03T14:04:00Z" w16du:dateUtc="2026-03-03T20:04:00Z">
        <w:r w:rsidR="00CF7353">
          <w:rPr>
            <w:rFonts w:ascii="Times New Roman" w:hAnsi="Times New Roman" w:cs="Times New Roman"/>
          </w:rPr>
          <w:t xml:space="preserve"> however,</w:t>
        </w:r>
      </w:ins>
      <w:ins w:id="1801" w:author="Benton, Deon" w:date="2026-03-03T14:00:00Z" w16du:dateUtc="2026-03-03T20:00:00Z">
        <w:r w:rsidR="004C2AD2">
          <w:rPr>
            <w:rFonts w:ascii="Times New Roman" w:hAnsi="Times New Roman" w:cs="Times New Roman"/>
          </w:rPr>
          <w:t xml:space="preserve"> it remains </w:t>
        </w:r>
      </w:ins>
      <w:ins w:id="1802" w:author="Benton, Deon" w:date="2026-03-03T14:02:00Z" w16du:dateUtc="2026-03-03T20:02:00Z">
        <w:r w:rsidR="004822A8">
          <w:rPr>
            <w:rFonts w:ascii="Times New Roman" w:hAnsi="Times New Roman" w:cs="Times New Roman"/>
          </w:rPr>
          <w:t xml:space="preserve">unclear whether </w:t>
        </w:r>
      </w:ins>
      <w:ins w:id="1803" w:author="Benton, Deon" w:date="2026-03-03T14:00:00Z" w16du:dateUtc="2026-03-03T20:00:00Z">
        <w:r w:rsidR="004C2AD2">
          <w:rPr>
            <w:rFonts w:ascii="Times New Roman" w:hAnsi="Times New Roman" w:cs="Times New Roman"/>
          </w:rPr>
          <w:t xml:space="preserve">Overwalle’s (2010) can account for infants’ looking behavior </w:t>
        </w:r>
      </w:ins>
      <w:ins w:id="1804" w:author="Benton, Deon" w:date="2026-03-03T14:04:00Z" w16du:dateUtc="2026-03-03T20:04:00Z">
        <w:r w:rsidR="00C1152B">
          <w:rPr>
            <w:rFonts w:ascii="Times New Roman" w:hAnsi="Times New Roman" w:cs="Times New Roman"/>
          </w:rPr>
          <w:t xml:space="preserve">in studies </w:t>
        </w:r>
      </w:ins>
      <w:ins w:id="1805" w:author="Benton, Deon" w:date="2026-03-03T14:01:00Z" w16du:dateUtc="2026-03-03T20:01:00Z">
        <w:r w:rsidR="004C2AD2">
          <w:rPr>
            <w:rFonts w:ascii="Times New Roman" w:hAnsi="Times New Roman" w:cs="Times New Roman"/>
          </w:rPr>
          <w:t xml:space="preserve">beyond </w:t>
        </w:r>
      </w:ins>
      <w:ins w:id="1806" w:author="Benton, Deon" w:date="2026-03-03T14:04:00Z" w16du:dateUtc="2026-03-03T20:04:00Z">
        <w:r w:rsidR="00C1152B">
          <w:rPr>
            <w:rFonts w:ascii="Times New Roman" w:hAnsi="Times New Roman" w:cs="Times New Roman"/>
          </w:rPr>
          <w:t xml:space="preserve">that by </w:t>
        </w:r>
      </w:ins>
      <w:ins w:id="1807" w:author="Benton, Deon" w:date="2026-03-03T14:00:00Z" w16du:dateUtc="2026-03-03T20:00:00Z">
        <w:r w:rsidR="004C2AD2">
          <w:rPr>
            <w:rFonts w:ascii="Times New Roman" w:hAnsi="Times New Roman" w:cs="Times New Roman"/>
          </w:rPr>
          <w:t>Gergely et al. (1995).</w:t>
        </w:r>
      </w:ins>
      <w:ins w:id="1808" w:author="Benton, Deon" w:date="2026-03-03T14:07:00Z" w16du:dateUtc="2026-03-03T20:07:00Z">
        <w:r w:rsidR="00A02315">
          <w:rPr>
            <w:rFonts w:ascii="Times New Roman" w:hAnsi="Times New Roman" w:cs="Times New Roman"/>
          </w:rPr>
          <w:t xml:space="preserve"> </w:t>
        </w:r>
      </w:ins>
      <w:ins w:id="1809" w:author="Benton, Deon" w:date="2026-03-03T16:14:00Z" w16du:dateUtc="2026-03-03T22:14:00Z">
        <w:r w:rsidR="00BC6780">
          <w:rPr>
            <w:rFonts w:ascii="Times New Roman" w:hAnsi="Times New Roman" w:cs="Times New Roman"/>
          </w:rPr>
          <w:t>The final</w:t>
        </w:r>
      </w:ins>
      <w:ins w:id="1810" w:author="Benton, Deon" w:date="2026-03-03T14:22:00Z" w16du:dateUtc="2026-03-03T20:22:00Z">
        <w:r w:rsidR="005F3F02">
          <w:rPr>
            <w:rFonts w:ascii="Times New Roman" w:hAnsi="Times New Roman" w:cs="Times New Roman"/>
          </w:rPr>
          <w:t xml:space="preserve"> aim was to determine </w:t>
        </w:r>
      </w:ins>
      <w:ins w:id="1811" w:author="Benton, Deon" w:date="2026-03-03T14:23:00Z" w16du:dateUtc="2026-03-03T20:23:00Z">
        <w:r w:rsidR="005F3F02">
          <w:rPr>
            <w:rFonts w:ascii="Times New Roman" w:hAnsi="Times New Roman" w:cs="Times New Roman"/>
          </w:rPr>
          <w:t xml:space="preserve">whether it </w:t>
        </w:r>
      </w:ins>
      <w:ins w:id="1812" w:author="Benton, Deon" w:date="2026-03-03T14:25:00Z" w16du:dateUtc="2026-03-03T20:25:00Z">
        <w:r w:rsidR="00A1134F">
          <w:rPr>
            <w:rFonts w:ascii="Times New Roman" w:hAnsi="Times New Roman" w:cs="Times New Roman"/>
          </w:rPr>
          <w:t>was</w:t>
        </w:r>
      </w:ins>
      <w:ins w:id="1813"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1814" w:author="Benton, Deon" w:date="2026-03-03T14:24:00Z" w16du:dateUtc="2026-03-03T20:24:00Z">
        <w:r w:rsidR="001C3E68">
          <w:rPr>
            <w:rFonts w:ascii="Times New Roman" w:hAnsi="Times New Roman" w:cs="Times New Roman"/>
          </w:rPr>
          <w:t xml:space="preserve"> are more salient when they occur directly beneath</w:t>
        </w:r>
      </w:ins>
      <w:ins w:id="1815" w:author="Benton, Deon" w:date="2026-03-03T14:32:00Z" w16du:dateUtc="2026-03-03T20:32:00Z">
        <w:r w:rsidR="00BB0FD1">
          <w:rPr>
            <w:rFonts w:ascii="Times New Roman" w:hAnsi="Times New Roman" w:cs="Times New Roman"/>
          </w:rPr>
          <w:t xml:space="preserve">, rather than </w:t>
        </w:r>
      </w:ins>
      <w:ins w:id="1816" w:author="Benton, Deon" w:date="2026-03-03T14:33:00Z" w16du:dateUtc="2026-03-03T20:33:00Z">
        <w:r w:rsidR="00BB0FD1">
          <w:rPr>
            <w:rFonts w:ascii="Times New Roman" w:hAnsi="Times New Roman" w:cs="Times New Roman"/>
          </w:rPr>
          <w:t>to the side of</w:t>
        </w:r>
      </w:ins>
      <w:ins w:id="1817" w:author="Benton, Deon" w:date="2026-03-03T14:32:00Z" w16du:dateUtc="2026-03-03T20:32:00Z">
        <w:r w:rsidR="00BB0FD1">
          <w:rPr>
            <w:rFonts w:ascii="Times New Roman" w:hAnsi="Times New Roman" w:cs="Times New Roman"/>
          </w:rPr>
          <w:t>,</w:t>
        </w:r>
      </w:ins>
      <w:ins w:id="1818" w:author="Benton, Deon" w:date="2026-03-03T14:24:00Z" w16du:dateUtc="2026-03-03T20:24:00Z">
        <w:r w:rsidR="001C3E68">
          <w:rPr>
            <w:rFonts w:ascii="Times New Roman" w:hAnsi="Times New Roman" w:cs="Times New Roman"/>
          </w:rPr>
          <w:t xml:space="preserve"> arced motion</w:t>
        </w:r>
      </w:ins>
      <w:ins w:id="1819" w:author="Benton, Deon" w:date="2026-03-03T14:23:00Z" w16du:dateUtc="2026-03-03T20:23:00Z">
        <w:r w:rsidR="001C3E68">
          <w:rPr>
            <w:rFonts w:ascii="Times New Roman" w:hAnsi="Times New Roman" w:cs="Times New Roman"/>
          </w:rPr>
          <w:t xml:space="preserve"> </w:t>
        </w:r>
      </w:ins>
      <w:ins w:id="1820" w:author="Benton, Deon" w:date="2026-03-03T14:24:00Z" w16du:dateUtc="2026-03-03T20:24:00Z">
        <w:r w:rsidR="001C3E68">
          <w:rPr>
            <w:rFonts w:ascii="Times New Roman" w:hAnsi="Times New Roman" w:cs="Times New Roman"/>
          </w:rPr>
          <w:t>for ALIAS</w:t>
        </w:r>
      </w:ins>
      <w:ins w:id="1821" w:author="Benton, Deon" w:date="2026-03-03T14:23:00Z" w16du:dateUtc="2026-03-03T20:23:00Z">
        <w:r w:rsidR="001C3E68">
          <w:rPr>
            <w:rFonts w:ascii="Times New Roman" w:hAnsi="Times New Roman" w:cs="Times New Roman"/>
          </w:rPr>
          <w:t xml:space="preserve"> to capture the target findings. </w:t>
        </w:r>
      </w:ins>
      <w:ins w:id="1822" w:author="Benton, Deon" w:date="2026-03-03T14:26:00Z" w16du:dateUtc="2026-03-03T20:26:00Z">
        <w:r w:rsidR="00A1134F">
          <w:rPr>
            <w:rFonts w:ascii="Times New Roman" w:hAnsi="Times New Roman" w:cs="Times New Roman"/>
          </w:rPr>
          <w:t xml:space="preserve">If ALIAS </w:t>
        </w:r>
      </w:ins>
      <w:ins w:id="1823" w:author="Benton, Deon" w:date="2026-03-03T14:33:00Z" w16du:dateUtc="2026-03-03T20:33:00Z">
        <w:r w:rsidR="00F92D7F">
          <w:rPr>
            <w:rFonts w:ascii="Times New Roman" w:hAnsi="Times New Roman" w:cs="Times New Roman"/>
          </w:rPr>
          <w:t>accounts for these findings more successfully</w:t>
        </w:r>
      </w:ins>
      <w:ins w:id="1824" w:author="Benton, Deon" w:date="2026-03-03T14:26:00Z" w16du:dateUtc="2026-03-03T20:26:00Z">
        <w:r w:rsidR="00A1134F">
          <w:rPr>
            <w:rFonts w:ascii="Times New Roman" w:hAnsi="Times New Roman" w:cs="Times New Roman"/>
          </w:rPr>
          <w:t xml:space="preserve"> when </w:t>
        </w:r>
      </w:ins>
      <w:ins w:id="1825" w:author="Benton, Deon" w:date="2026-03-03T14:30:00Z" w16du:dateUtc="2026-03-03T20:30:00Z">
        <w:r w:rsidR="005048EE">
          <w:rPr>
            <w:rFonts w:ascii="Times New Roman" w:hAnsi="Times New Roman" w:cs="Times New Roman"/>
          </w:rPr>
          <w:t>differential salience is i</w:t>
        </w:r>
      </w:ins>
      <w:ins w:id="1826" w:author="Benton, Deon" w:date="2026-03-03T14:33:00Z" w16du:dateUtc="2026-03-03T20:33:00Z">
        <w:r w:rsidR="00F92D7F">
          <w:rPr>
            <w:rFonts w:ascii="Times New Roman" w:hAnsi="Times New Roman" w:cs="Times New Roman"/>
          </w:rPr>
          <w:t>mplemented</w:t>
        </w:r>
      </w:ins>
      <w:ins w:id="1827" w:author="Benton, Deon" w:date="2026-03-03T14:30:00Z" w16du:dateUtc="2026-03-03T20:30:00Z">
        <w:r w:rsidR="005048EE">
          <w:rPr>
            <w:rFonts w:ascii="Times New Roman" w:hAnsi="Times New Roman" w:cs="Times New Roman"/>
          </w:rPr>
          <w:t xml:space="preserve"> than when </w:t>
        </w:r>
      </w:ins>
      <w:ins w:id="1828" w:author="Benton, Deon" w:date="2026-03-03T14:34:00Z" w16du:dateUtc="2026-03-03T20:34:00Z">
        <w:r w:rsidR="00F92D7F">
          <w:rPr>
            <w:rFonts w:ascii="Times New Roman" w:hAnsi="Times New Roman" w:cs="Times New Roman"/>
          </w:rPr>
          <w:t>salience is removed as a factor</w:t>
        </w:r>
      </w:ins>
      <w:ins w:id="1829" w:author="Benton, Deon" w:date="2026-03-03T14:35:00Z" w16du:dateUtc="2026-03-03T20:35:00Z">
        <w:r w:rsidR="00F92D7F">
          <w:rPr>
            <w:rFonts w:ascii="Times New Roman" w:hAnsi="Times New Roman" w:cs="Times New Roman"/>
          </w:rPr>
          <w:t xml:space="preserve"> altogether</w:t>
        </w:r>
      </w:ins>
      <w:ins w:id="1830" w:author="Benton, Deon" w:date="2026-03-03T14:27:00Z" w16du:dateUtc="2026-03-03T20:27:00Z">
        <w:r w:rsidR="00371F66">
          <w:rPr>
            <w:rFonts w:ascii="Times New Roman" w:hAnsi="Times New Roman" w:cs="Times New Roman"/>
          </w:rPr>
          <w:t xml:space="preserve">, </w:t>
        </w:r>
      </w:ins>
      <w:ins w:id="1831" w:author="Benton, Deon" w:date="2026-03-03T14:35:00Z" w16du:dateUtc="2026-03-03T20:35:00Z">
        <w:r w:rsidR="00F92D7F">
          <w:rPr>
            <w:rFonts w:ascii="Times New Roman" w:hAnsi="Times New Roman" w:cs="Times New Roman"/>
          </w:rPr>
          <w:t xml:space="preserve">then </w:t>
        </w:r>
      </w:ins>
      <w:ins w:id="1832" w:author="Benton, Deon" w:date="2026-03-03T14:27:00Z" w16du:dateUtc="2026-03-03T20:27:00Z">
        <w:r w:rsidR="00371F66">
          <w:rPr>
            <w:rFonts w:ascii="Times New Roman" w:hAnsi="Times New Roman" w:cs="Times New Roman"/>
          </w:rPr>
          <w:t>this would suggest that salience</w:t>
        </w:r>
      </w:ins>
      <w:ins w:id="1833"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1834" w:author="Benton, Deon" w:date="2026-03-03T14:32:00Z" w16du:dateUtc="2026-03-03T20:32:00Z">
        <w:r w:rsidR="00BB0FD1">
          <w:rPr>
            <w:rFonts w:ascii="Times New Roman" w:hAnsi="Times New Roman" w:cs="Times New Roman"/>
          </w:rPr>
          <w:t xml:space="preserve">merely </w:t>
        </w:r>
      </w:ins>
      <w:ins w:id="1835" w:author="Benton, Deon" w:date="2026-03-03T14:30:00Z" w16du:dateUtc="2026-03-03T20:30:00Z">
        <w:r w:rsidR="005048EE">
          <w:rPr>
            <w:rFonts w:ascii="Times New Roman" w:hAnsi="Times New Roman" w:cs="Times New Roman"/>
          </w:rPr>
          <w:t xml:space="preserve">as a modeling convenience. </w:t>
        </w:r>
      </w:ins>
      <w:ins w:id="1836" w:author="Benton, Deon" w:date="2026-03-03T14:27:00Z" w16du:dateUtc="2026-03-03T20:27:00Z">
        <w:r w:rsidR="00371F66">
          <w:rPr>
            <w:rFonts w:ascii="Times New Roman" w:hAnsi="Times New Roman" w:cs="Times New Roman"/>
          </w:rPr>
          <w:t xml:space="preserve"> </w:t>
        </w:r>
      </w:ins>
      <w:ins w:id="1837" w:author="Benton, Deon" w:date="2026-03-03T14:04:00Z" w16du:dateUtc="2026-03-03T20:04:00Z">
        <w:r w:rsidR="00C1152B">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20D025A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1838" w:author="Benton, Deon" w:date="2026-03-03T16:07:00Z" w16du:dateUtc="2026-03-03T22:07:00Z">
        <w:r w:rsidR="003C5492">
          <w:rPr>
            <w:rFonts w:ascii="Times New Roman" w:hAnsi="Times New Roman" w:cs="Times New Roman"/>
            <w:b/>
            <w:bCs/>
          </w:rPr>
          <w:t>a</w:t>
        </w:r>
      </w:ins>
    </w:p>
    <w:p w14:paraId="65E8295C" w14:textId="5530B5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839"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w:t>
      </w:r>
      <w:ins w:id="1840" w:author="Benton, Deon" w:date="2026-03-02T16:02:00Z" w16du:dateUtc="2026-03-02T22:02:00Z">
        <w:r w:rsidR="00474D88">
          <w:rPr>
            <w:rFonts w:ascii="Times New Roman" w:hAnsi="Times New Roman" w:cs="Times New Roman"/>
          </w:rPr>
          <w:t>following habituation to</w:t>
        </w:r>
      </w:ins>
      <w:r w:rsidRPr="004A274B">
        <w:rPr>
          <w:rFonts w:ascii="Times New Roman" w:hAnsi="Times New Roman" w:cs="Times New Roman"/>
        </w:rPr>
        <w:t xml:space="preserve"> an event where an animate-like object either jumped or reached over a barrier to </w:t>
      </w:r>
      <w:ins w:id="1841" w:author="Benton, Deon" w:date="2026-03-02T16:02:00Z" w16du:dateUtc="2026-03-02T22:02:00Z">
        <w:r w:rsidR="00474D88">
          <w:rPr>
            <w:rFonts w:ascii="Times New Roman" w:hAnsi="Times New Roman" w:cs="Times New Roman"/>
          </w:rPr>
          <w:t>unite with</w:t>
        </w:r>
        <w:r w:rsidR="00474D88" w:rsidRPr="004A274B">
          <w:rPr>
            <w:rFonts w:ascii="Times New Roman" w:hAnsi="Times New Roman" w:cs="Times New Roman"/>
          </w:rPr>
          <w:t xml:space="preserve"> </w:t>
        </w:r>
      </w:ins>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w:t>
      </w:r>
      <w:ins w:id="1842" w:author="Benton, Deon" w:date="2026-03-02T16:03:00Z" w16du:dateUtc="2026-03-02T22:03:00Z">
        <w:r w:rsidR="00474D88">
          <w:rPr>
            <w:rFonts w:ascii="Times New Roman" w:hAnsi="Times New Roman" w:cs="Times New Roman"/>
          </w:rPr>
          <w:t>Subsequent control experiments</w:t>
        </w:r>
      </w:ins>
      <w:ins w:id="1843" w:author="Benton, Deon" w:date="2026-03-02T16:04:00Z" w16du:dateUtc="2026-03-02T22:04:00Z">
        <w:r w:rsidR="00C46A81">
          <w:rPr>
            <w:rFonts w:ascii="Times New Roman" w:hAnsi="Times New Roman" w:cs="Times New Roman"/>
          </w:rPr>
          <w:t xml:space="preserve"> revealed</w:t>
        </w:r>
      </w:ins>
      <w:ins w:id="1844"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1845" w:author="Benton, Deon" w:date="2026-03-02T16:04:00Z" w16du:dateUtc="2026-03-02T22:04:00Z">
        <w:r w:rsidR="00C46A81">
          <w:rPr>
            <w:rFonts w:ascii="Times New Roman" w:hAnsi="Times New Roman" w:cs="Times New Roman"/>
          </w:rPr>
          <w:t xml:space="preserve">as located some distance to the side </w:t>
        </w:r>
        <w:r w:rsidR="00C46A81">
          <w:rPr>
            <w:rFonts w:ascii="Times New Roman" w:hAnsi="Times New Roman" w:cs="Times New Roman"/>
          </w:rPr>
          <w:lastRenderedPageBreak/>
          <w:t xml:space="preserve">rather than directly beneath the jumping or reaching action during the habituation phase. </w:t>
        </w:r>
      </w:ins>
      <w:r>
        <w:rPr>
          <w:rFonts w:ascii="Times New Roman" w:hAnsi="Times New Roman" w:cs="Times New Roman"/>
        </w:rPr>
        <w:t>Simulation 1</w:t>
      </w:r>
      <w:ins w:id="1846" w:author="Benton, Deon" w:date="2026-03-03T16:13:00Z" w16du:dateUtc="2026-03-03T22:13:00Z">
        <w:r w:rsidR="00BC6780">
          <w:rPr>
            <w:rFonts w:ascii="Times New Roman" w:hAnsi="Times New Roman" w:cs="Times New Roman"/>
          </w:rPr>
          <w:t>a</w:t>
        </w:r>
      </w:ins>
      <w:r>
        <w:rPr>
          <w:rFonts w:ascii="Times New Roman" w:hAnsi="Times New Roman" w:cs="Times New Roman"/>
        </w:rPr>
        <w:t xml:space="preserve"> tested whether</w:t>
      </w:r>
      <w:ins w:id="1847"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p>
    <w:p w14:paraId="1A2732DA" w14:textId="4F33B353"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D17A95">
        <w:rPr>
          <w:rFonts w:ascii="Times New Roman" w:hAnsi="Times New Roman" w:cs="Times New Roman"/>
        </w:rPr>
        <w:t>A total of 240 networks were tested—20 networks for each</w:t>
      </w:r>
      <w:ins w:id="1848"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1849"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1850"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1851"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1852"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1853" w:author="Benton, Deon" w:date="2026-03-02T16:17:00Z" w16du:dateUtc="2026-03-02T22:17:00Z">
        <w:r w:rsidR="00D61E19">
          <w:rPr>
            <w:rFonts w:ascii="Times New Roman" w:hAnsi="Times New Roman" w:cs="Times New Roman"/>
          </w:rPr>
          <w:t xml:space="preserve"> </w:t>
        </w:r>
      </w:ins>
      <w:ins w:id="1854" w:author="Benton, Deon" w:date="2026-03-02T16:21:00Z" w16du:dateUtc="2026-03-02T22:21:00Z">
        <w:r w:rsidR="002E1B46">
          <w:rPr>
            <w:rFonts w:ascii="Times New Roman" w:hAnsi="Times New Roman" w:cs="Times New Roman"/>
          </w:rPr>
          <w:t>that</w:t>
        </w:r>
      </w:ins>
      <w:ins w:id="1855"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1856" w:author="Benton, Deon" w:date="2026-03-02T16:19:00Z" w16du:dateUtc="2026-03-02T22:19:00Z">
        <w:r w:rsidR="00D61E19">
          <w:rPr>
            <w:rFonts w:ascii="Times New Roman" w:hAnsi="Times New Roman" w:cs="Times New Roman"/>
          </w:rPr>
          <w:t xml:space="preserve">and </w:t>
        </w:r>
      </w:ins>
      <w:ins w:id="1857"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1858" w:author="Benton, Deon" w:date="2026-03-02T16:19:00Z" w16du:dateUtc="2026-03-02T22:19:00Z">
        <w:r w:rsidR="00D61E19">
          <w:rPr>
            <w:rFonts w:ascii="Times New Roman" w:hAnsi="Times New Roman" w:cs="Times New Roman"/>
          </w:rPr>
          <w:t xml:space="preserve">animate entities and inanimate objects possess </w:t>
        </w:r>
      </w:ins>
      <w:ins w:id="1859" w:author="Benton, Deon" w:date="2026-03-02T16:21:00Z" w16du:dateUtc="2026-03-02T22:21:00Z">
        <w:r w:rsidR="002E1B46">
          <w:rPr>
            <w:rFonts w:ascii="Times New Roman" w:hAnsi="Times New Roman" w:cs="Times New Roman"/>
          </w:rPr>
          <w:t xml:space="preserve">largely </w:t>
        </w:r>
      </w:ins>
      <w:ins w:id="1860" w:author="Benton, Deon" w:date="2026-03-02T16:22:00Z" w16du:dateUtc="2026-03-02T22:22:00Z">
        <w:r w:rsidR="002E1B46">
          <w:rPr>
            <w:rFonts w:ascii="Times New Roman" w:hAnsi="Times New Roman" w:cs="Times New Roman"/>
          </w:rPr>
          <w:t>surface features</w:t>
        </w:r>
      </w:ins>
      <w:ins w:id="1861" w:author="Benton, Deon" w:date="2026-03-02T16:23:00Z" w16du:dateUtc="2026-03-02T22:23:00Z">
        <w:r w:rsidR="009F774E">
          <w:rPr>
            <w:rFonts w:ascii="Times New Roman" w:hAnsi="Times New Roman" w:cs="Times New Roman"/>
          </w:rPr>
          <w:t xml:space="preserve"> (e.g., elongated appendage-like extensions for animate e</w:t>
        </w:r>
      </w:ins>
      <w:ins w:id="1862" w:author="Benton, Deon" w:date="2026-03-02T16:24:00Z" w16du:dateUtc="2026-03-02T22:24:00Z">
        <w:r w:rsidR="009F774E">
          <w:rPr>
            <w:rFonts w:ascii="Times New Roman" w:hAnsi="Times New Roman" w:cs="Times New Roman"/>
          </w:rPr>
          <w:t>ntities and smooth, rectilinear edges for objects)</w:t>
        </w:r>
      </w:ins>
      <w:ins w:id="1863"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1864" w:author="Benton, Deon" w:date="2026-03-02T16:25:00Z" w16du:dateUtc="2026-03-02T22:25:00Z">
        <w:r w:rsidR="003B6FA9">
          <w:rPr>
            <w:rFonts w:ascii="Times New Roman" w:hAnsi="Times New Roman" w:cs="Times New Roman"/>
          </w:rPr>
          <w:t xml:space="preserve"> To ensure that </w:t>
        </w:r>
      </w:ins>
      <w:ins w:id="1865" w:author="Benton, Deon" w:date="2026-03-03T09:29:00Z" w16du:dateUtc="2026-03-03T15:29:00Z">
        <w:r w:rsidR="006B6709">
          <w:rPr>
            <w:rFonts w:ascii="Times New Roman" w:hAnsi="Times New Roman" w:cs="Times New Roman"/>
          </w:rPr>
          <w:t>networks’</w:t>
        </w:r>
      </w:ins>
      <w:ins w:id="1866" w:author="Benton, Deon" w:date="2026-03-02T16:25:00Z" w16du:dateUtc="2026-03-02T22:25:00Z">
        <w:r w:rsidR="003B6FA9">
          <w:rPr>
            <w:rFonts w:ascii="Times New Roman" w:hAnsi="Times New Roman" w:cs="Times New Roman"/>
          </w:rPr>
          <w:t xml:space="preserve"> looking behaviors in the current simulations were not due to</w:t>
        </w:r>
      </w:ins>
      <w:ins w:id="1867" w:author="Benton, Deon" w:date="2026-03-02T16:36:00Z" w16du:dateUtc="2026-03-02T22:36:00Z">
        <w:r w:rsidR="00A43CF8">
          <w:rPr>
            <w:rFonts w:ascii="Times New Roman" w:hAnsi="Times New Roman" w:cs="Times New Roman"/>
          </w:rPr>
          <w:t xml:space="preserve"> prior experience with</w:t>
        </w:r>
      </w:ins>
      <w:ins w:id="1868" w:author="Benton, Deon" w:date="2026-03-02T16:40:00Z" w16du:dateUtc="2026-03-02T22:40:00Z">
        <w:r w:rsidR="00C545A0">
          <w:rPr>
            <w:rFonts w:ascii="Times New Roman" w:hAnsi="Times New Roman" w:cs="Times New Roman"/>
          </w:rPr>
          <w:t xml:space="preserve"> </w:t>
        </w:r>
      </w:ins>
      <w:ins w:id="1869"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1870"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1871" w:author="Benton, Deon" w:date="2026-03-02T16:24:00Z" w16du:dateUtc="2026-03-02T22:24:00Z">
        <w:r w:rsidR="00925285">
          <w:rPr>
            <w:rFonts w:ascii="Times New Roman" w:hAnsi="Times New Roman" w:cs="Times New Roman"/>
          </w:rPr>
          <w:t>O</w:t>
        </w:r>
      </w:ins>
      <w:ins w:id="1872"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1873"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1874"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1875"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1876" w:author="Benton, Deon" w:date="2026-03-03T09:30:00Z" w16du:dateUtc="2026-03-03T15:30:00Z">
        <w:r w:rsidR="006B6709">
          <w:rPr>
            <w:rFonts w:ascii="Times New Roman" w:hAnsi="Times New Roman" w:cs="Times New Roman"/>
          </w:rPr>
          <w:t>s</w:t>
        </w:r>
      </w:ins>
      <w:r>
        <w:rPr>
          <w:rFonts w:ascii="Times New Roman" w:hAnsi="Times New Roman" w:cs="Times New Roman"/>
        </w:rPr>
        <w:t>.</w:t>
      </w:r>
      <w:ins w:id="1877"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1878"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1879"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2B89D3C5">
                <wp:simplePos x="0" y="0"/>
                <wp:positionH relativeFrom="margin">
                  <wp:align>left</wp:align>
                </wp:positionH>
                <wp:positionV relativeFrom="paragraph">
                  <wp:posOffset>400050</wp:posOffset>
                </wp:positionV>
                <wp:extent cx="6638925" cy="424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4248150"/>
                        </a:xfrm>
                        <a:prstGeom prst="rect">
                          <a:avLst/>
                        </a:prstGeom>
                        <a:solidFill>
                          <a:srgbClr val="FFFFFF"/>
                        </a:solidFill>
                        <a:ln w="9525">
                          <a:noFill/>
                          <a:miter lim="800000"/>
                          <a:headEnd/>
                          <a:tailEnd/>
                        </a:ln>
                      </wps:spPr>
                      <wps:txb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3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" stroked="f">
                <v:textbo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740C10A"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w:t>
      </w:r>
      <w:ins w:id="1883" w:author="Benton, Deon" w:date="2026-03-03T15:28:00Z" w16du:dateUtc="2026-03-03T21:28:00Z">
        <w:r w:rsidR="004D27DA">
          <w:rPr>
            <w:rFonts w:ascii="Times New Roman" w:hAnsi="Times New Roman" w:cs="Times New Roman"/>
          </w:rPr>
          <w:t xml:space="preserve">assigned to </w:t>
        </w:r>
      </w:ins>
      <w:ins w:id="1884"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lastRenderedPageBreak/>
        <w:t>Specifically</w:t>
      </w:r>
      <w:r w:rsidR="000C66BC">
        <w:rPr>
          <w:rFonts w:ascii="Times New Roman" w:hAnsi="Times New Roman" w:cs="Times New Roman"/>
        </w:rPr>
        <w:t>,</w:t>
      </w:r>
      <w:r w:rsidR="00651513">
        <w:rPr>
          <w:rFonts w:ascii="Times New Roman" w:hAnsi="Times New Roman" w:cs="Times New Roman"/>
        </w:rPr>
        <w:t xml:space="preserve"> </w:t>
      </w:r>
      <w:ins w:id="1885" w:author="Benton, Deon" w:date="2026-03-03T15:31:00Z" w16du:dateUtc="2026-03-03T21:31:00Z">
        <w:r w:rsidR="008C5D38">
          <w:rPr>
            <w:rFonts w:ascii="Times New Roman" w:hAnsi="Times New Roman" w:cs="Times New Roman"/>
          </w:rPr>
          <w:t>networks assigned to this condition overall looked about equall</w:t>
        </w:r>
      </w:ins>
      <w:ins w:id="1886" w:author="Benton, Deon" w:date="2026-03-03T15:32:00Z" w16du:dateUtc="2026-03-03T21:32:00Z">
        <w:r w:rsidR="008C5D38">
          <w:rPr>
            <w:rFonts w:ascii="Times New Roman" w:hAnsi="Times New Roman" w:cs="Times New Roman"/>
          </w:rPr>
          <w:t>y long at both test events.</w:t>
        </w:r>
      </w:ins>
      <w:r w:rsidR="008C2D7B">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41C70A1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1887" w:author="Benton, Deon" w:date="2026-03-03T15:32:00Z" w16du:dateUtc="2026-03-03T21:32:00Z">
        <w:r w:rsidR="001450B7">
          <w:rPr>
            <w:rFonts w:ascii="Times New Roman" w:eastAsia="Times New Roman" w:hAnsi="Times New Roman" w:cs="Times New Roman"/>
          </w:rPr>
          <w:t>Simulation 1</w:t>
        </w:r>
      </w:ins>
      <w:ins w:id="1888" w:author="Benton, Deon" w:date="2026-03-03T16:07:00Z" w16du:dateUtc="2026-03-03T22:07:00Z">
        <w:r w:rsidR="003C5492">
          <w:rPr>
            <w:rFonts w:ascii="Times New Roman" w:eastAsia="Times New Roman" w:hAnsi="Times New Roman" w:cs="Times New Roman"/>
          </w:rPr>
          <w:t>a</w:t>
        </w:r>
      </w:ins>
      <w:ins w:id="1889" w:author="Benton, Deon" w:date="2026-03-03T15:32:00Z" w16du:dateUtc="2026-03-03T21:32:00Z">
        <w:r w:rsidR="001450B7">
          <w:rPr>
            <w:rFonts w:ascii="Times New Roman" w:eastAsia="Times New Roman" w:hAnsi="Times New Roman" w:cs="Times New Roman"/>
          </w:rPr>
          <w:t xml:space="preserve"> </w:t>
        </w:r>
      </w:ins>
      <w:ins w:id="1890" w:author="Benton, Deon" w:date="2026-03-03T15:35:00Z" w16du:dateUtc="2026-03-03T21:35:00Z">
        <w:r w:rsidR="00C238C5">
          <w:rPr>
            <w:rFonts w:ascii="Times New Roman" w:eastAsia="Times New Roman" w:hAnsi="Times New Roman" w:cs="Times New Roman"/>
          </w:rPr>
          <w:t>tested</w:t>
        </w:r>
      </w:ins>
      <w:ins w:id="1891" w:author="Benton, Deon" w:date="2026-03-03T15:32:00Z" w16du:dateUtc="2026-03-03T21:32:00Z">
        <w:r w:rsidR="001450B7">
          <w:rPr>
            <w:rFonts w:ascii="Times New Roman" w:eastAsia="Times New Roman" w:hAnsi="Times New Roman" w:cs="Times New Roman"/>
          </w:rPr>
          <w:t xml:space="preserve"> whether</w:t>
        </w:r>
      </w:ins>
      <w:ins w:id="1892" w:author="Benton, Deon" w:date="2026-03-03T15:35:00Z" w16du:dateUtc="2026-03-03T21:35:00Z">
        <w:r w:rsidR="00C238C5">
          <w:rPr>
            <w:rFonts w:ascii="Times New Roman" w:eastAsia="Times New Roman" w:hAnsi="Times New Roman" w:cs="Times New Roman"/>
          </w:rPr>
          <w:t xml:space="preserve"> infants’ </w:t>
        </w:r>
      </w:ins>
      <w:ins w:id="1893" w:author="Benton, Deon" w:date="2026-03-03T16:13:00Z" w16du:dateUtc="2026-03-03T22:13:00Z">
        <w:r w:rsidR="00C1774E">
          <w:rPr>
            <w:rFonts w:ascii="Times New Roman" w:eastAsia="Times New Roman" w:hAnsi="Times New Roman" w:cs="Times New Roman"/>
          </w:rPr>
          <w:t>performance</w:t>
        </w:r>
      </w:ins>
      <w:ins w:id="1894" w:author="Benton, Deon" w:date="2026-03-03T15:35:00Z" w16du:dateUtc="2026-03-03T21:35:00Z">
        <w:r w:rsidR="00C238C5">
          <w:rPr>
            <w:rFonts w:ascii="Times New Roman" w:eastAsia="Times New Roman" w:hAnsi="Times New Roman" w:cs="Times New Roman"/>
          </w:rPr>
          <w:t xml:space="preserve"> in </w:t>
        </w:r>
      </w:ins>
      <w:ins w:id="1895" w:author="Benton, Deon" w:date="2026-03-03T16:13:00Z" w16du:dateUtc="2026-03-03T22:13:00Z">
        <w:r w:rsidR="00110DF9">
          <w:rPr>
            <w:rFonts w:ascii="Times New Roman" w:eastAsia="Times New Roman" w:hAnsi="Times New Roman" w:cs="Times New Roman"/>
          </w:rPr>
          <w:t>action-</w:t>
        </w:r>
      </w:ins>
      <w:ins w:id="1896" w:author="Benton, Deon" w:date="2026-03-03T15:41:00Z" w16du:dateUtc="2026-03-03T21:41:00Z">
        <w:r w:rsidR="00D969E0">
          <w:rPr>
            <w:rFonts w:ascii="Times New Roman" w:eastAsia="Times New Roman" w:hAnsi="Times New Roman" w:cs="Times New Roman"/>
          </w:rPr>
          <w:t>understanding studies that use animate-like entities</w:t>
        </w:r>
      </w:ins>
      <w:ins w:id="1897" w:author="Benton, Deon" w:date="2026-03-03T15:36:00Z" w16du:dateUtc="2026-03-03T21:36:00Z">
        <w:r w:rsidR="00837327">
          <w:rPr>
            <w:rFonts w:ascii="Times New Roman" w:eastAsia="Times New Roman" w:hAnsi="Times New Roman" w:cs="Times New Roman"/>
          </w:rPr>
          <w:t xml:space="preserve"> can be explained </w:t>
        </w:r>
      </w:ins>
      <w:ins w:id="1898" w:author="Benton, Deon" w:date="2026-03-03T15:43:00Z" w16du:dateUtc="2026-03-03T21:43:00Z">
        <w:r w:rsidR="00773F36">
          <w:rPr>
            <w:rFonts w:ascii="Times New Roman" w:eastAsia="Times New Roman" w:hAnsi="Times New Roman" w:cs="Times New Roman"/>
          </w:rPr>
          <w:t>by</w:t>
        </w:r>
      </w:ins>
      <w:ins w:id="1899" w:author="Benton, Deon" w:date="2026-03-03T15:36:00Z" w16du:dateUtc="2026-03-03T21:36:00Z">
        <w:r w:rsidR="00837327">
          <w:rPr>
            <w:rFonts w:ascii="Times New Roman" w:eastAsia="Times New Roman" w:hAnsi="Times New Roman" w:cs="Times New Roman"/>
          </w:rPr>
          <w:t xml:space="preserve"> </w:t>
        </w:r>
      </w:ins>
      <w:ins w:id="1900"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1901" w:author="Benton, Deon" w:date="2026-03-03T15:42:00Z" w16du:dateUtc="2026-03-03T21:42:00Z">
        <w:r w:rsidR="00D969E0">
          <w:rPr>
            <w:rFonts w:ascii="Times New Roman" w:eastAsia="Times New Roman" w:hAnsi="Times New Roman" w:cs="Times New Roman"/>
          </w:rPr>
          <w:t>the</w:t>
        </w:r>
      </w:ins>
      <w:ins w:id="1902" w:author="Benton, Deon" w:date="2026-03-03T15:39:00Z" w16du:dateUtc="2026-03-03T21:39:00Z">
        <w:r w:rsidR="00931876">
          <w:rPr>
            <w:rFonts w:ascii="Times New Roman" w:eastAsia="Times New Roman" w:hAnsi="Times New Roman" w:cs="Times New Roman"/>
          </w:rPr>
          <w:t xml:space="preserve"> low-level, perceptually grounded</w:t>
        </w:r>
      </w:ins>
      <w:ins w:id="1903" w:author="Benton, Deon" w:date="2026-03-03T15:44:00Z" w16du:dateUtc="2026-03-03T21:44:00Z">
        <w:r w:rsidR="00773F36">
          <w:rPr>
            <w:rFonts w:ascii="Times New Roman" w:eastAsia="Times New Roman" w:hAnsi="Times New Roman" w:cs="Times New Roman"/>
          </w:rPr>
          <w:t xml:space="preserve"> </w:t>
        </w:r>
      </w:ins>
      <w:ins w:id="1904" w:author="Benton, Deon" w:date="2026-03-03T15:37:00Z" w16du:dateUtc="2026-03-03T21:37:00Z">
        <w:r w:rsidR="00837327">
          <w:rPr>
            <w:rFonts w:ascii="Times New Roman" w:eastAsia="Times New Roman" w:hAnsi="Times New Roman" w:cs="Times New Roman"/>
          </w:rPr>
          <w:t>kinematics</w:t>
        </w:r>
      </w:ins>
      <w:ins w:id="1905"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1906" w:author="Benton, Deon" w:date="2026-03-03T15:45:00Z" w16du:dateUtc="2026-03-03T21:45:00Z">
        <w:r w:rsidR="00773F36">
          <w:rPr>
            <w:rFonts w:ascii="Times New Roman" w:eastAsia="Times New Roman" w:hAnsi="Times New Roman" w:cs="Times New Roman"/>
          </w:rPr>
          <w:t>—information that</w:t>
        </w:r>
      </w:ins>
      <w:ins w:id="1907" w:author="Benton, Deon" w:date="2026-03-03T15:40:00Z" w16du:dateUtc="2026-03-03T21:40:00Z">
        <w:r w:rsidR="00931876">
          <w:rPr>
            <w:rFonts w:ascii="Times New Roman" w:eastAsia="Times New Roman" w:hAnsi="Times New Roman" w:cs="Times New Roman"/>
          </w:rPr>
          <w:t xml:space="preserve"> infants experience </w:t>
        </w:r>
      </w:ins>
      <w:ins w:id="1908" w:author="Benton, Deon" w:date="2026-03-09T19:00:00Z" w16du:dateUtc="2026-03-10T00:00:00Z">
        <w:r w:rsidR="00C34543">
          <w:rPr>
            <w:rFonts w:ascii="Times New Roman" w:eastAsia="Times New Roman" w:hAnsi="Times New Roman" w:cs="Times New Roman"/>
          </w:rPr>
          <w:t xml:space="preserve">both </w:t>
        </w:r>
      </w:ins>
      <w:ins w:id="1909" w:author="Benton, Deon" w:date="2026-03-03T15:40:00Z" w16du:dateUtc="2026-03-03T21:40:00Z">
        <w:r w:rsidR="00931876">
          <w:rPr>
            <w:rFonts w:ascii="Times New Roman" w:eastAsia="Times New Roman" w:hAnsi="Times New Roman" w:cs="Times New Roman"/>
          </w:rPr>
          <w:t xml:space="preserve">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1910" w:author="Benton, Deon" w:date="2026-03-09T19:00:00Z" w16du:dateUtc="2026-03-10T00:00:00Z">
        <w:r w:rsidR="00C34543">
          <w:rPr>
            <w:rFonts w:ascii="Times New Roman" w:eastAsia="Times New Roman" w:hAnsi="Times New Roman" w:cs="Times New Roman"/>
          </w:rPr>
          <w:t>. Specifically, n</w:t>
        </w:r>
      </w:ins>
      <w:ins w:id="1911" w:author="Benton, Deon" w:date="2026-03-03T15:45:00Z" w16du:dateUtc="2026-03-03T21:45:00Z">
        <w:r w:rsidR="00773F36">
          <w:rPr>
            <w:rFonts w:ascii="Times New Roman" w:eastAsia="Times New Roman" w:hAnsi="Times New Roman" w:cs="Times New Roman"/>
          </w:rPr>
          <w:t>etworks</w:t>
        </w:r>
      </w:ins>
      <w:ins w:id="1912" w:author="Benton, Deon" w:date="2026-03-09T18:53:00Z" w16du:dateUtc="2026-03-09T23:53:00Z">
        <w:r w:rsidR="009F7F31">
          <w:rPr>
            <w:rFonts w:ascii="Times New Roman" w:eastAsia="Times New Roman" w:hAnsi="Times New Roman" w:cs="Times New Roman"/>
          </w:rPr>
          <w:t xml:space="preserve"> </w:t>
        </w:r>
      </w:ins>
      <w:ins w:id="1913"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1914" w:author="Benton, Deon" w:date="2026-03-03T15:46:00Z" w16du:dateUtc="2026-03-03T21:46:00Z">
        <w:r w:rsidR="00A77F7B">
          <w:rPr>
            <w:rFonts w:ascii="Times New Roman" w:eastAsia="Times New Roman" w:hAnsi="Times New Roman" w:cs="Times New Roman"/>
          </w:rPr>
          <w:t xml:space="preserve">one; networks looked equally long at both </w:t>
        </w:r>
      </w:ins>
      <w:ins w:id="1915" w:author="Benton, Deon" w:date="2026-03-03T15:47:00Z" w16du:dateUtc="2026-03-03T21:47:00Z">
        <w:r w:rsidR="00A77F7B">
          <w:rPr>
            <w:rFonts w:ascii="Times New Roman" w:eastAsia="Times New Roman" w:hAnsi="Times New Roman" w:cs="Times New Roman"/>
          </w:rPr>
          <w:t xml:space="preserve">test </w:t>
        </w:r>
      </w:ins>
      <w:ins w:id="1916" w:author="Benton, Deon" w:date="2026-03-03T15:46:00Z" w16du:dateUtc="2026-03-03T21:46:00Z">
        <w:r w:rsidR="00A77F7B">
          <w:rPr>
            <w:rFonts w:ascii="Times New Roman" w:eastAsia="Times New Roman" w:hAnsi="Times New Roman" w:cs="Times New Roman"/>
          </w:rPr>
          <w:t>events if the arced motion occurred beside the barrier</w:t>
        </w:r>
      </w:ins>
      <w:ins w:id="1917" w:author="Benton, Deon" w:date="2026-03-09T18:54:00Z" w16du:dateUtc="2026-03-09T23:54:00Z">
        <w:r w:rsidR="009F7F31">
          <w:rPr>
            <w:rFonts w:ascii="Times New Roman" w:eastAsia="Times New Roman" w:hAnsi="Times New Roman" w:cs="Times New Roman"/>
          </w:rPr>
          <w:t xml:space="preserve"> during habituation</w:t>
        </w:r>
      </w:ins>
      <w:ins w:id="1918"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1919" w:author="Benton, Deon" w:date="2026-03-03T15:47:00Z" w16du:dateUtc="2026-03-03T21:47:00Z">
        <w:r w:rsidR="00A77F7B">
          <w:rPr>
            <w:rFonts w:ascii="Times New Roman" w:eastAsia="Times New Roman" w:hAnsi="Times New Roman" w:cs="Times New Roman"/>
          </w:rPr>
          <w:t xml:space="preserve">These findings </w:t>
        </w:r>
      </w:ins>
      <w:ins w:id="1920" w:author="Benton, Deon" w:date="2026-03-03T15:48:00Z" w16du:dateUtc="2026-03-03T21:48:00Z">
        <w:r w:rsidR="00E74F16">
          <w:rPr>
            <w:rFonts w:ascii="Times New Roman" w:eastAsia="Times New Roman" w:hAnsi="Times New Roman" w:cs="Times New Roman"/>
          </w:rPr>
          <w:t xml:space="preserve">call into question the necessity of </w:t>
        </w:r>
      </w:ins>
      <w:ins w:id="1921" w:author="Benton, Deon" w:date="2026-03-03T15:47:00Z" w16du:dateUtc="2026-03-03T21:47:00Z">
        <w:r w:rsidR="00E74F16">
          <w:rPr>
            <w:rFonts w:ascii="Times New Roman" w:eastAsia="Times New Roman" w:hAnsi="Times New Roman" w:cs="Times New Roman"/>
          </w:rPr>
          <w:t>domain-specific mechanisms</w:t>
        </w:r>
      </w:ins>
      <w:ins w:id="1922" w:author="Benton, Deon" w:date="2026-03-03T15:56:00Z" w16du:dateUtc="2026-03-03T21:56:00Z">
        <w:r w:rsidR="00616A6A">
          <w:rPr>
            <w:rFonts w:ascii="Times New Roman" w:eastAsia="Times New Roman" w:hAnsi="Times New Roman" w:cs="Times New Roman"/>
          </w:rPr>
          <w:t>—</w:t>
        </w:r>
      </w:ins>
      <w:ins w:id="1923" w:author="Benton, Deon" w:date="2026-03-03T15:49:00Z" w16du:dateUtc="2026-03-03T21:49:00Z">
        <w:r w:rsidR="00E74F16">
          <w:rPr>
            <w:rFonts w:ascii="Times New Roman" w:eastAsia="Times New Roman" w:hAnsi="Times New Roman" w:cs="Times New Roman"/>
          </w:rPr>
          <w:t>such as a teleological stance</w:t>
        </w:r>
      </w:ins>
      <w:ins w:id="1924" w:author="Benton, Deon" w:date="2026-03-03T15:47:00Z" w16du:dateUtc="2026-03-03T21:47:00Z">
        <w:r w:rsidR="00E74F16">
          <w:rPr>
            <w:rFonts w:ascii="Times New Roman" w:eastAsia="Times New Roman" w:hAnsi="Times New Roman" w:cs="Times New Roman"/>
          </w:rPr>
          <w:t xml:space="preserve"> or rich notions o</w:t>
        </w:r>
      </w:ins>
      <w:ins w:id="1925" w:author="Benton, Deon" w:date="2026-03-03T15:48:00Z" w16du:dateUtc="2026-03-03T21:48:00Z">
        <w:r w:rsidR="00E74F16">
          <w:rPr>
            <w:rFonts w:ascii="Times New Roman" w:eastAsia="Times New Roman" w:hAnsi="Times New Roman" w:cs="Times New Roman"/>
          </w:rPr>
          <w:t xml:space="preserve">f </w:t>
        </w:r>
      </w:ins>
      <w:ins w:id="1926" w:author="Benton, Deon" w:date="2026-03-03T15:49:00Z" w16du:dateUtc="2026-03-03T21:49:00Z">
        <w:r w:rsidR="00E74F16">
          <w:rPr>
            <w:rFonts w:ascii="Times New Roman" w:eastAsia="Times New Roman" w:hAnsi="Times New Roman" w:cs="Times New Roman"/>
          </w:rPr>
          <w:t xml:space="preserve">action, </w:t>
        </w:r>
      </w:ins>
      <w:ins w:id="1927" w:author="Benton, Deon" w:date="2026-03-03T15:48:00Z" w16du:dateUtc="2026-03-03T21:48:00Z">
        <w:r w:rsidR="00E74F16">
          <w:rPr>
            <w:rFonts w:ascii="Times New Roman" w:eastAsia="Times New Roman" w:hAnsi="Times New Roman" w:cs="Times New Roman"/>
          </w:rPr>
          <w:t>agency</w:t>
        </w:r>
      </w:ins>
      <w:ins w:id="1928" w:author="Benton, Deon" w:date="2026-03-03T15:49:00Z" w16du:dateUtc="2026-03-03T21:49:00Z">
        <w:r w:rsidR="00E74F16">
          <w:rPr>
            <w:rFonts w:ascii="Times New Roman" w:eastAsia="Times New Roman" w:hAnsi="Times New Roman" w:cs="Times New Roman"/>
          </w:rPr>
          <w:t>,</w:t>
        </w:r>
      </w:ins>
      <w:ins w:id="1929" w:author="Benton, Deon" w:date="2026-03-03T15:48:00Z" w16du:dateUtc="2026-03-03T21:48:00Z">
        <w:r w:rsidR="00E74F16">
          <w:rPr>
            <w:rFonts w:ascii="Times New Roman" w:eastAsia="Times New Roman" w:hAnsi="Times New Roman" w:cs="Times New Roman"/>
          </w:rPr>
          <w:t xml:space="preserve"> or efficiency</w:t>
        </w:r>
      </w:ins>
      <w:ins w:id="1930" w:author="Benton, Deon" w:date="2026-03-03T15:56:00Z" w16du:dateUtc="2026-03-03T21:56:00Z">
        <w:r w:rsidR="00616A6A">
          <w:rPr>
            <w:rFonts w:ascii="Times New Roman" w:eastAsia="Times New Roman" w:hAnsi="Times New Roman" w:cs="Times New Roman"/>
          </w:rPr>
          <w:t>—</w:t>
        </w:r>
      </w:ins>
      <w:ins w:id="1931" w:author="Benton, Deon" w:date="2026-03-03T15:49:00Z" w16du:dateUtc="2026-03-03T21:49:00Z">
        <w:r w:rsidR="00E74F16">
          <w:rPr>
            <w:rFonts w:ascii="Times New Roman" w:eastAsia="Times New Roman" w:hAnsi="Times New Roman" w:cs="Times New Roman"/>
          </w:rPr>
          <w:t>to explain</w:t>
        </w:r>
      </w:ins>
      <w:ins w:id="1932" w:author="Benton, Deon" w:date="2026-03-03T15:48:00Z" w16du:dateUtc="2026-03-03T21:48:00Z">
        <w:r w:rsidR="00E74F16">
          <w:rPr>
            <w:rFonts w:ascii="Times New Roman" w:eastAsia="Times New Roman" w:hAnsi="Times New Roman" w:cs="Times New Roman"/>
          </w:rPr>
          <w:t xml:space="preserve"> infants’ performance in studies that</w:t>
        </w:r>
      </w:ins>
      <w:ins w:id="1933" w:author="Benton, Deon" w:date="2026-03-03T15:49:00Z" w16du:dateUtc="2026-03-03T21:49:00Z">
        <w:r w:rsidR="00E74F16">
          <w:rPr>
            <w:rFonts w:ascii="Times New Roman" w:eastAsia="Times New Roman" w:hAnsi="Times New Roman" w:cs="Times New Roman"/>
          </w:rPr>
          <w:t xml:space="preserve"> purport to</w:t>
        </w:r>
      </w:ins>
      <w:ins w:id="1934" w:author="Benton, Deon" w:date="2026-03-03T15:48:00Z" w16du:dateUtc="2026-03-03T21:48:00Z">
        <w:r w:rsidR="00E74F16">
          <w:rPr>
            <w:rFonts w:ascii="Times New Roman" w:eastAsia="Times New Roman" w:hAnsi="Times New Roman" w:cs="Times New Roman"/>
          </w:rPr>
          <w:t xml:space="preserve"> evaluate their putative action understanding. </w:t>
        </w:r>
      </w:ins>
      <w:ins w:id="1935" w:author="Benton, Deon" w:date="2026-03-03T15:50:00Z" w16du:dateUtc="2026-03-03T21:50:00Z">
        <w:r w:rsidR="009E5DAF">
          <w:rPr>
            <w:rFonts w:ascii="Times New Roman" w:eastAsia="Times New Roman" w:hAnsi="Times New Roman" w:cs="Times New Roman"/>
          </w:rPr>
          <w:t xml:space="preserve">At the same time, a potential critique of this </w:t>
        </w:r>
      </w:ins>
      <w:ins w:id="1936" w:author="Benton, Deon" w:date="2026-03-09T19:08:00Z" w16du:dateUtc="2026-03-10T00:08:00Z">
        <w:r w:rsidR="000F3AF0">
          <w:rPr>
            <w:rFonts w:ascii="Times New Roman" w:eastAsia="Times New Roman" w:hAnsi="Times New Roman" w:cs="Times New Roman"/>
          </w:rPr>
          <w:t xml:space="preserve">initial </w:t>
        </w:r>
      </w:ins>
      <w:ins w:id="1937" w:author="Benton, Deon" w:date="2026-03-03T15:50:00Z" w16du:dateUtc="2026-03-03T21:50:00Z">
        <w:r w:rsidR="009E5DAF">
          <w:rPr>
            <w:rFonts w:ascii="Times New Roman" w:eastAsia="Times New Roman" w:hAnsi="Times New Roman" w:cs="Times New Roman"/>
          </w:rPr>
          <w:t xml:space="preserve">simulation </w:t>
        </w:r>
      </w:ins>
      <w:ins w:id="1938" w:author="Benton, Deon" w:date="2026-03-03T15:53:00Z" w16du:dateUtc="2026-03-03T21:53:00Z">
        <w:r w:rsidR="0086194C">
          <w:rPr>
            <w:rFonts w:ascii="Times New Roman" w:eastAsia="Times New Roman" w:hAnsi="Times New Roman" w:cs="Times New Roman"/>
          </w:rPr>
          <w:t>concerns the fact that</w:t>
        </w:r>
      </w:ins>
      <w:ins w:id="1939" w:author="Benton, Deon" w:date="2026-03-09T18:55:00Z" w16du:dateUtc="2026-03-09T23:55:00Z">
        <w:r w:rsidR="00CC3593">
          <w:rPr>
            <w:rFonts w:ascii="Times New Roman" w:eastAsia="Times New Roman" w:hAnsi="Times New Roman" w:cs="Times New Roman"/>
          </w:rPr>
          <w:t xml:space="preserve"> the network’s “real-world</w:t>
        </w:r>
      </w:ins>
      <w:ins w:id="1940" w:author="Benton, Deon" w:date="2026-03-09T18:56:00Z" w16du:dateUtc="2026-03-09T23:56:00Z">
        <w:r w:rsidR="00CC3593">
          <w:rPr>
            <w:rFonts w:ascii="Times New Roman" w:eastAsia="Times New Roman" w:hAnsi="Times New Roman" w:cs="Times New Roman"/>
          </w:rPr>
          <w:t>”</w:t>
        </w:r>
      </w:ins>
      <w:ins w:id="1941"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1942" w:author="Benton, Deon" w:date="2026-03-09T19:08:00Z" w16du:dateUtc="2026-03-10T00:08:00Z">
        <w:r w:rsidR="00585C9B">
          <w:rPr>
            <w:rFonts w:ascii="Times New Roman" w:eastAsia="Times New Roman" w:hAnsi="Times New Roman" w:cs="Times New Roman"/>
          </w:rPr>
          <w:t>arced motion always occurred with obstacles</w:t>
        </w:r>
      </w:ins>
      <w:ins w:id="1943" w:author="Benton, Deon" w:date="2026-03-03T15:52:00Z" w16du:dateUtc="2026-03-03T21:52:00Z">
        <w:r w:rsidR="0086194C">
          <w:rPr>
            <w:rFonts w:ascii="Times New Roman" w:eastAsia="Times New Roman" w:hAnsi="Times New Roman" w:cs="Times New Roman"/>
          </w:rPr>
          <w:t xml:space="preserve"> </w:t>
        </w:r>
      </w:ins>
      <w:ins w:id="1944" w:author="Benton, Deon" w:date="2026-03-03T15:53:00Z" w16du:dateUtc="2026-03-03T21:53:00Z">
        <w:r w:rsidR="0086194C">
          <w:rPr>
            <w:rFonts w:ascii="Times New Roman" w:eastAsia="Times New Roman" w:hAnsi="Times New Roman" w:cs="Times New Roman"/>
          </w:rPr>
          <w:t>during</w:t>
        </w:r>
      </w:ins>
      <w:ins w:id="1945" w:author="Benton, Deon" w:date="2026-03-03T15:50:00Z" w16du:dateUtc="2026-03-03T21:50:00Z">
        <w:r w:rsidR="009E5DAF">
          <w:rPr>
            <w:rFonts w:ascii="Times New Roman" w:eastAsia="Times New Roman" w:hAnsi="Times New Roman" w:cs="Times New Roman"/>
          </w:rPr>
          <w:t xml:space="preserve"> pretraining</w:t>
        </w:r>
      </w:ins>
      <w:ins w:id="1946" w:author="Benton, Deon" w:date="2026-03-09T18:55:00Z" w16du:dateUtc="2026-03-09T23:55:00Z">
        <w:r w:rsidR="00CC3593">
          <w:rPr>
            <w:rFonts w:ascii="Times New Roman" w:eastAsia="Times New Roman" w:hAnsi="Times New Roman" w:cs="Times New Roman"/>
          </w:rPr>
          <w:t>.</w:t>
        </w:r>
      </w:ins>
      <w:ins w:id="1947" w:author="Benton, Deon" w:date="2026-03-09T18:56:00Z" w16du:dateUtc="2026-03-09T23:56:00Z">
        <w:r w:rsidR="00C2212E">
          <w:rPr>
            <w:rFonts w:ascii="Times New Roman" w:eastAsia="Times New Roman" w:hAnsi="Times New Roman" w:cs="Times New Roman"/>
          </w:rPr>
          <w:t xml:space="preserve"> </w:t>
        </w:r>
      </w:ins>
      <w:ins w:id="1948" w:author="Benton, Deon" w:date="2026-03-09T18:57:00Z" w16du:dateUtc="2026-03-09T23:57:00Z">
        <w:r w:rsidR="00C2212E">
          <w:rPr>
            <w:rFonts w:ascii="Times New Roman" w:eastAsia="Times New Roman" w:hAnsi="Times New Roman" w:cs="Times New Roman"/>
          </w:rPr>
          <w:t>The trouble here is that infants</w:t>
        </w:r>
      </w:ins>
      <w:ins w:id="1949" w:author="Benton, Deon" w:date="2026-03-09T18:56:00Z" w16du:dateUtc="2026-03-09T23:56:00Z">
        <w:r w:rsidR="00C2212E">
          <w:rPr>
            <w:rFonts w:ascii="Times New Roman" w:eastAsia="Times New Roman" w:hAnsi="Times New Roman" w:cs="Times New Roman"/>
          </w:rPr>
          <w:t xml:space="preserve"> likely do observe </w:t>
        </w:r>
      </w:ins>
      <w:ins w:id="1950" w:author="Benton, Deon" w:date="2026-03-09T18:57:00Z" w16du:dateUtc="2026-03-09T23:57:00Z">
        <w:r w:rsidR="00C2212E">
          <w:rPr>
            <w:rFonts w:ascii="Times New Roman" w:eastAsia="Times New Roman" w:hAnsi="Times New Roman" w:cs="Times New Roman"/>
          </w:rPr>
          <w:t>instances of a</w:t>
        </w:r>
      </w:ins>
      <w:ins w:id="1951" w:author="Benton, Deon" w:date="2026-03-09T18:56:00Z" w16du:dateUtc="2026-03-09T23:56:00Z">
        <w:r w:rsidR="00C2212E">
          <w:rPr>
            <w:rFonts w:ascii="Times New Roman" w:eastAsia="Times New Roman" w:hAnsi="Times New Roman" w:cs="Times New Roman"/>
          </w:rPr>
          <w:t>rced motion in the absence of physical o</w:t>
        </w:r>
      </w:ins>
      <w:ins w:id="1952"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1953" w:author="Benton, Deon" w:date="2026-03-09T18:58:00Z" w16du:dateUtc="2026-03-09T23:58:00Z">
        <w:r w:rsidR="00C2212E">
          <w:rPr>
            <w:rFonts w:ascii="Times New Roman" w:eastAsia="Times New Roman" w:hAnsi="Times New Roman" w:cs="Times New Roman"/>
          </w:rPr>
          <w:t>f</w:t>
        </w:r>
      </w:ins>
      <w:ins w:id="1954" w:author="Benton, Deon" w:date="2026-03-03T16:00:00Z" w16du:dateUtc="2026-03-03T22:00:00Z">
        <w:r w:rsidR="0063061E">
          <w:rPr>
            <w:rFonts w:ascii="Times New Roman" w:eastAsia="Times New Roman" w:hAnsi="Times New Roman" w:cs="Times New Roman"/>
          </w:rPr>
          <w:t xml:space="preserve"> the current </w:t>
        </w:r>
      </w:ins>
      <w:ins w:id="1955" w:author="Benton, Deon" w:date="2026-03-09T18:58:00Z" w16du:dateUtc="2026-03-09T23:58:00Z">
        <w:r w:rsidR="00C2212E">
          <w:rPr>
            <w:rFonts w:ascii="Times New Roman" w:eastAsia="Times New Roman" w:hAnsi="Times New Roman" w:cs="Times New Roman"/>
          </w:rPr>
          <w:t>proposal</w:t>
        </w:r>
      </w:ins>
      <w:ins w:id="1956" w:author="Benton, Deon" w:date="2026-03-03T16:01:00Z" w16du:dateUtc="2026-03-03T22:01:00Z">
        <w:r w:rsidR="0063061E">
          <w:rPr>
            <w:rFonts w:ascii="Times New Roman" w:eastAsia="Times New Roman" w:hAnsi="Times New Roman" w:cs="Times New Roman"/>
          </w:rPr>
          <w:t xml:space="preserve"> </w:t>
        </w:r>
      </w:ins>
      <w:ins w:id="1957" w:author="Benton, Deon" w:date="2026-03-03T16:12:00Z" w16du:dateUtc="2026-03-03T22:12:00Z">
        <w:r w:rsidR="000F3686">
          <w:rPr>
            <w:rFonts w:ascii="Times New Roman" w:eastAsia="Times New Roman" w:hAnsi="Times New Roman" w:cs="Times New Roman"/>
          </w:rPr>
          <w:t>provides</w:t>
        </w:r>
      </w:ins>
      <w:ins w:id="1958"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1959" w:author="Benton, Deon" w:date="2026-03-09T18:58:00Z" w16du:dateUtc="2026-03-09T23:58:00Z">
        <w:r w:rsidR="00C2212E">
          <w:rPr>
            <w:rFonts w:ascii="Times New Roman" w:eastAsia="Times New Roman" w:hAnsi="Times New Roman" w:cs="Times New Roman"/>
          </w:rPr>
          <w:t xml:space="preserve"> broadly</w:t>
        </w:r>
      </w:ins>
      <w:ins w:id="1960" w:author="Benton, Deon" w:date="2026-03-03T16:01:00Z" w16du:dateUtc="2026-03-03T22:01:00Z">
        <w:r w:rsidR="0063061E">
          <w:rPr>
            <w:rFonts w:ascii="Times New Roman" w:eastAsia="Times New Roman" w:hAnsi="Times New Roman" w:cs="Times New Roman"/>
          </w:rPr>
          <w:t xml:space="preserve">, then it is important to show that </w:t>
        </w:r>
      </w:ins>
      <w:ins w:id="1961" w:author="Benton, Deon" w:date="2026-03-03T16:02:00Z" w16du:dateUtc="2026-03-03T22:02:00Z">
        <w:r w:rsidR="0063061E">
          <w:rPr>
            <w:rFonts w:ascii="Times New Roman" w:eastAsia="Times New Roman" w:hAnsi="Times New Roman" w:cs="Times New Roman"/>
          </w:rPr>
          <w:t xml:space="preserve">the results </w:t>
        </w:r>
      </w:ins>
      <w:ins w:id="1962" w:author="Benton, Deon" w:date="2026-03-03T16:04:00Z" w16du:dateUtc="2026-03-03T22:04:00Z">
        <w:r w:rsidR="00C67B37">
          <w:rPr>
            <w:rFonts w:ascii="Times New Roman" w:eastAsia="Times New Roman" w:hAnsi="Times New Roman" w:cs="Times New Roman"/>
          </w:rPr>
          <w:t>reported above</w:t>
        </w:r>
      </w:ins>
      <w:ins w:id="1963" w:author="Benton, Deon" w:date="2026-03-03T16:03:00Z" w16du:dateUtc="2026-03-03T22:03:00Z">
        <w:r w:rsidR="00C67B37">
          <w:rPr>
            <w:rFonts w:ascii="Times New Roman" w:eastAsia="Times New Roman" w:hAnsi="Times New Roman" w:cs="Times New Roman"/>
          </w:rPr>
          <w:t xml:space="preserve"> can be </w:t>
        </w:r>
        <w:r w:rsidR="00C67B37">
          <w:rPr>
            <w:rFonts w:ascii="Times New Roman" w:eastAsia="Times New Roman" w:hAnsi="Times New Roman" w:cs="Times New Roman"/>
          </w:rPr>
          <w:lastRenderedPageBreak/>
          <w:t xml:space="preserve">obtained in a simulation that varies </w:t>
        </w:r>
      </w:ins>
      <w:ins w:id="1964" w:author="Benton, Deon" w:date="2026-03-09T18:58:00Z" w16du:dateUtc="2026-03-09T23:58:00Z">
        <w:r w:rsidR="00C2212E">
          <w:rPr>
            <w:rFonts w:ascii="Times New Roman" w:eastAsia="Times New Roman" w:hAnsi="Times New Roman" w:cs="Times New Roman"/>
          </w:rPr>
          <w:t>the amount of</w:t>
        </w:r>
      </w:ins>
      <w:ins w:id="1965" w:author="Benton, Deon" w:date="2026-03-09T18:59:00Z" w16du:dateUtc="2026-03-09T23:59:00Z">
        <w:r w:rsidR="00C2212E">
          <w:rPr>
            <w:rFonts w:ascii="Times New Roman" w:eastAsia="Times New Roman" w:hAnsi="Times New Roman" w:cs="Times New Roman"/>
          </w:rPr>
          <w:t xml:space="preserve"> arced </w:t>
        </w:r>
      </w:ins>
      <w:ins w:id="1966" w:author="Benton, Deon" w:date="2026-03-03T16:05:00Z" w16du:dateUtc="2026-03-03T22:05:00Z">
        <w:r w:rsidR="002306DE">
          <w:rPr>
            <w:rFonts w:ascii="Times New Roman" w:eastAsia="Times New Roman" w:hAnsi="Times New Roman" w:cs="Times New Roman"/>
          </w:rPr>
          <w:t>motion with and without barriers</w:t>
        </w:r>
      </w:ins>
      <w:ins w:id="1967" w:author="Benton, Deon" w:date="2026-03-09T18:58:00Z" w16du:dateUtc="2026-03-09T23:58:00Z">
        <w:r w:rsidR="00C2212E">
          <w:rPr>
            <w:rFonts w:ascii="Times New Roman" w:eastAsia="Times New Roman" w:hAnsi="Times New Roman" w:cs="Times New Roman"/>
          </w:rPr>
          <w:t xml:space="preserve"> that networks experience during pretraining</w:t>
        </w:r>
      </w:ins>
      <w:ins w:id="1968" w:author="Benton, Deon" w:date="2026-03-03T16:05:00Z" w16du:dateUtc="2026-03-03T22:05:00Z">
        <w:r w:rsidR="002306DE">
          <w:rPr>
            <w:rFonts w:ascii="Times New Roman" w:eastAsia="Times New Roman" w:hAnsi="Times New Roman" w:cs="Times New Roman"/>
          </w:rPr>
          <w:t xml:space="preserve">. </w:t>
        </w:r>
      </w:ins>
      <w:ins w:id="1969" w:author="Benton, Deon" w:date="2026-03-03T16:06:00Z" w16du:dateUtc="2026-03-03T22:06:00Z">
        <w:r w:rsidR="002306DE">
          <w:rPr>
            <w:rFonts w:ascii="Times New Roman" w:eastAsia="Times New Roman" w:hAnsi="Times New Roman" w:cs="Times New Roman"/>
          </w:rPr>
          <w:t xml:space="preserve">Simulation </w:t>
        </w:r>
      </w:ins>
      <w:ins w:id="1970" w:author="Benton, Deon" w:date="2026-03-03T16:07:00Z" w16du:dateUtc="2026-03-03T22:07:00Z">
        <w:r w:rsidR="003C5492">
          <w:rPr>
            <w:rFonts w:ascii="Times New Roman" w:eastAsia="Times New Roman" w:hAnsi="Times New Roman" w:cs="Times New Roman"/>
          </w:rPr>
          <w:t>1b</w:t>
        </w:r>
      </w:ins>
      <w:ins w:id="1971"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1972"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1973"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1974" w:author="Benton, Deon" w:date="2026-03-09T19:14:00Z" w16du:dateUtc="2026-03-10T00:14:00Z"/>
          <w:rFonts w:ascii="Times New Roman" w:eastAsia="Times New Roman" w:hAnsi="Times New Roman" w:cs="Times New Roman"/>
        </w:rPr>
      </w:pPr>
      <w:ins w:id="1975"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1976" w:author="Benton, Deon" w:date="2026-03-09T19:05:00Z" w16du:dateUtc="2026-03-10T00:05:00Z">
        <w:r>
          <w:rPr>
            <w:rFonts w:ascii="Times New Roman" w:eastAsia="Times New Roman" w:hAnsi="Times New Roman" w:cs="Times New Roman"/>
          </w:rPr>
          <w:t xml:space="preserve">the ratio of arced motion with obstacles to </w:t>
        </w:r>
      </w:ins>
      <w:ins w:id="1977" w:author="Benton, Deon" w:date="2026-03-09T19:06:00Z" w16du:dateUtc="2026-03-10T00:06:00Z">
        <w:r>
          <w:rPr>
            <w:rFonts w:ascii="Times New Roman" w:eastAsia="Times New Roman" w:hAnsi="Times New Roman" w:cs="Times New Roman"/>
          </w:rPr>
          <w:t>that</w:t>
        </w:r>
      </w:ins>
      <w:ins w:id="1978" w:author="Benton, Deon" w:date="2026-03-09T19:05:00Z" w16du:dateUtc="2026-03-10T00:05:00Z">
        <w:r>
          <w:rPr>
            <w:rFonts w:ascii="Times New Roman" w:eastAsia="Times New Roman" w:hAnsi="Times New Roman" w:cs="Times New Roman"/>
          </w:rPr>
          <w:t xml:space="preserve"> without obstacles varie</w:t>
        </w:r>
      </w:ins>
      <w:ins w:id="1979" w:author="Benton, Deon" w:date="2026-03-09T19:06:00Z" w16du:dateUtc="2026-03-10T00:06:00Z">
        <w:r>
          <w:rPr>
            <w:rFonts w:ascii="Times New Roman" w:eastAsia="Times New Roman" w:hAnsi="Times New Roman" w:cs="Times New Roman"/>
          </w:rPr>
          <w:t xml:space="preserve">d across networks. </w:t>
        </w:r>
      </w:ins>
      <w:ins w:id="1980" w:author="Benton, Deon" w:date="2026-03-09T19:12:00Z" w16du:dateUtc="2026-03-10T00:12:00Z">
        <w:r w:rsidR="00560C9F">
          <w:rPr>
            <w:rFonts w:ascii="Times New Roman" w:eastAsia="Times New Roman" w:hAnsi="Times New Roman" w:cs="Times New Roman"/>
          </w:rPr>
          <w:t>Six</w:t>
        </w:r>
      </w:ins>
      <w:ins w:id="1981" w:author="Benton, Deon" w:date="2026-03-03T16:20:00Z" w16du:dateUtc="2026-03-03T22:20:00Z">
        <w:r w:rsidR="0086256F">
          <w:rPr>
            <w:rFonts w:ascii="Times New Roman" w:eastAsia="Times New Roman" w:hAnsi="Times New Roman" w:cs="Times New Roman"/>
          </w:rPr>
          <w:t xml:space="preserve"> different ratio</w:t>
        </w:r>
      </w:ins>
      <w:ins w:id="1982" w:author="Benton, Deon" w:date="2026-03-09T19:07:00Z" w16du:dateUtc="2026-03-10T00:07:00Z">
        <w:r>
          <w:rPr>
            <w:rFonts w:ascii="Times New Roman" w:eastAsia="Times New Roman" w:hAnsi="Times New Roman" w:cs="Times New Roman"/>
          </w:rPr>
          <w:t xml:space="preserve"> conditions</w:t>
        </w:r>
      </w:ins>
      <w:ins w:id="1983"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1984" w:author="Benton, Deon" w:date="2026-03-03T16:17:00Z" w16du:dateUtc="2026-03-03T22:17:00Z">
        <w:r w:rsidR="00B208F8">
          <w:rPr>
            <w:rFonts w:ascii="Times New Roman" w:eastAsia="Times New Roman" w:hAnsi="Times New Roman" w:cs="Times New Roman"/>
          </w:rPr>
          <w:t xml:space="preserve"> </w:t>
        </w:r>
      </w:ins>
      <w:ins w:id="1985"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1986"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1987" w:author="Benton, Deon" w:date="2026-03-09T19:11:00Z" w16du:dateUtc="2026-03-10T00:11:00Z">
        <w:r w:rsidR="00560C9F">
          <w:rPr>
            <w:rFonts w:ascii="Times New Roman" w:eastAsia="Times New Roman" w:hAnsi="Times New Roman" w:cs="Times New Roman"/>
          </w:rPr>
          <w:t xml:space="preserve">; </w:t>
        </w:r>
      </w:ins>
      <w:ins w:id="1988" w:author="Benton, Deon" w:date="2026-03-09T19:12:00Z" w16du:dateUtc="2026-03-10T00:12:00Z">
        <w:r w:rsidR="00560C9F">
          <w:rPr>
            <w:rFonts w:ascii="Times New Roman" w:eastAsia="Times New Roman" w:hAnsi="Times New Roman" w:cs="Times New Roman"/>
          </w:rPr>
          <w:t>7</w:t>
        </w:r>
      </w:ins>
      <w:ins w:id="1989" w:author="Benton, Deon" w:date="2026-03-09T19:11:00Z" w16du:dateUtc="2026-03-10T00:11:00Z">
        <w:r w:rsidR="00560C9F">
          <w:rPr>
            <w:rFonts w:ascii="Times New Roman" w:eastAsia="Times New Roman" w:hAnsi="Times New Roman" w:cs="Times New Roman"/>
          </w:rPr>
          <w:t xml:space="preserve">0% arced motion with obstacles vs. </w:t>
        </w:r>
      </w:ins>
      <w:ins w:id="1990" w:author="Benton, Deon" w:date="2026-03-09T19:12:00Z" w16du:dateUtc="2026-03-10T00:12:00Z">
        <w:r w:rsidR="00560C9F">
          <w:rPr>
            <w:rFonts w:ascii="Times New Roman" w:eastAsia="Times New Roman" w:hAnsi="Times New Roman" w:cs="Times New Roman"/>
          </w:rPr>
          <w:t>3</w:t>
        </w:r>
      </w:ins>
      <w:ins w:id="1991" w:author="Benton, Deon" w:date="2026-03-09T19:11:00Z" w16du:dateUtc="2026-03-10T00:11:00Z">
        <w:r w:rsidR="00560C9F">
          <w:rPr>
            <w:rFonts w:ascii="Times New Roman" w:eastAsia="Times New Roman" w:hAnsi="Times New Roman" w:cs="Times New Roman"/>
          </w:rPr>
          <w:t>0% arced motion without obstacles</w:t>
        </w:r>
      </w:ins>
      <w:ins w:id="1992"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1993" w:author="Benton, Deon" w:date="2026-03-09T19:13:00Z" w16du:dateUtc="2026-03-10T00:13:00Z">
        <w:r w:rsidR="00736F05">
          <w:rPr>
            <w:rFonts w:ascii="Times New Roman" w:eastAsia="Times New Roman" w:hAnsi="Times New Roman" w:cs="Times New Roman"/>
          </w:rPr>
          <w:t>5</w:t>
        </w:r>
      </w:ins>
      <w:ins w:id="1994" w:author="Benton, Deon" w:date="2026-03-09T19:12:00Z" w16du:dateUtc="2026-03-10T00:12:00Z">
        <w:r w:rsidR="00736F05">
          <w:rPr>
            <w:rFonts w:ascii="Times New Roman" w:eastAsia="Times New Roman" w:hAnsi="Times New Roman" w:cs="Times New Roman"/>
          </w:rPr>
          <w:t xml:space="preserve">0% arced motion with obstacles vs. </w:t>
        </w:r>
      </w:ins>
      <w:ins w:id="1995" w:author="Benton, Deon" w:date="2026-03-09T19:13:00Z" w16du:dateUtc="2026-03-10T00:13:00Z">
        <w:r w:rsidR="00736F05">
          <w:rPr>
            <w:rFonts w:ascii="Times New Roman" w:eastAsia="Times New Roman" w:hAnsi="Times New Roman" w:cs="Times New Roman"/>
          </w:rPr>
          <w:t>5</w:t>
        </w:r>
      </w:ins>
      <w:ins w:id="1996" w:author="Benton, Deon" w:date="2026-03-09T19:12:00Z" w16du:dateUtc="2026-03-10T00:12:00Z">
        <w:r w:rsidR="00736F05">
          <w:rPr>
            <w:rFonts w:ascii="Times New Roman" w:eastAsia="Times New Roman" w:hAnsi="Times New Roman" w:cs="Times New Roman"/>
          </w:rPr>
          <w:t>0% arced motion without obstacles</w:t>
        </w:r>
      </w:ins>
      <w:ins w:id="1997" w:author="Benton, Deon" w:date="2026-03-09T19:06:00Z" w16du:dateUtc="2026-03-10T00:06:00Z">
        <w:r>
          <w:rPr>
            <w:rFonts w:ascii="Times New Roman" w:eastAsia="Times New Roman" w:hAnsi="Times New Roman" w:cs="Times New Roman"/>
          </w:rPr>
          <w:t xml:space="preserve">. </w:t>
        </w:r>
      </w:ins>
      <w:ins w:id="1998" w:author="Benton, Deon" w:date="2026-03-09T19:13:00Z" w16du:dateUtc="2026-03-10T00:13:00Z">
        <w:r w:rsidR="00DE5B14">
          <w:rPr>
            <w:rFonts w:ascii="Times New Roman" w:eastAsia="Times New Roman" w:hAnsi="Times New Roman" w:cs="Times New Roman"/>
          </w:rPr>
          <w:t>It should be noted that the</w:t>
        </w:r>
      </w:ins>
      <w:ins w:id="1999" w:author="Benton, Deon" w:date="2026-03-09T19:06:00Z" w16du:dateUtc="2026-03-10T00:06:00Z">
        <w:r>
          <w:rPr>
            <w:rFonts w:ascii="Times New Roman" w:eastAsia="Times New Roman" w:hAnsi="Times New Roman" w:cs="Times New Roman"/>
          </w:rPr>
          <w:t xml:space="preserve"> first ratio</w:t>
        </w:r>
      </w:ins>
      <w:ins w:id="2000" w:author="Benton, Deon" w:date="2026-03-09T19:07:00Z" w16du:dateUtc="2026-03-10T00:07:00Z">
        <w:r>
          <w:rPr>
            <w:rFonts w:ascii="Times New Roman" w:eastAsia="Times New Roman" w:hAnsi="Times New Roman" w:cs="Times New Roman"/>
          </w:rPr>
          <w:t xml:space="preserve"> condition</w:t>
        </w:r>
      </w:ins>
      <w:ins w:id="2001" w:author="Benton, Deon" w:date="2026-03-09T19:06:00Z" w16du:dateUtc="2026-03-10T00:06:00Z">
        <w:r>
          <w:rPr>
            <w:rFonts w:ascii="Times New Roman" w:eastAsia="Times New Roman" w:hAnsi="Times New Roman" w:cs="Times New Roman"/>
          </w:rPr>
          <w:t xml:space="preserve"> </w:t>
        </w:r>
      </w:ins>
      <w:ins w:id="2002"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2003" w:author="Benton, Deon" w:date="2026-03-09T19:08:00Z" w16du:dateUtc="2026-03-10T00:08:00Z">
        <w:r>
          <w:rPr>
            <w:rFonts w:ascii="Times New Roman" w:eastAsia="Times New Roman" w:hAnsi="Times New Roman" w:cs="Times New Roman"/>
          </w:rPr>
          <w:t>without</w:t>
        </w:r>
      </w:ins>
      <w:ins w:id="2004" w:author="Benton, Deon" w:date="2026-03-09T19:07:00Z" w16du:dateUtc="2026-03-10T00:07:00Z">
        <w:r>
          <w:rPr>
            <w:rFonts w:ascii="Times New Roman" w:eastAsia="Times New Roman" w:hAnsi="Times New Roman" w:cs="Times New Roman"/>
          </w:rPr>
          <w:t xml:space="preserve"> obstacles. </w:t>
        </w:r>
      </w:ins>
      <w:ins w:id="2005" w:author="Benton, Deon" w:date="2026-03-03T16:20:00Z" w16du:dateUtc="2026-03-03T22:20:00Z">
        <w:r w:rsidR="00AE3FD6">
          <w:rPr>
            <w:rFonts w:ascii="Times New Roman" w:eastAsia="Times New Roman" w:hAnsi="Times New Roman" w:cs="Times New Roman"/>
          </w:rPr>
          <w:t xml:space="preserve"> </w:t>
        </w:r>
      </w:ins>
      <w:ins w:id="2006"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2007"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008" w:author="Benton, Deon" w:date="2026-03-09T19:15:00Z" w16du:dateUtc="2026-03-10T00:15:00Z"/>
          <w:rFonts w:ascii="Times New Roman" w:hAnsi="Times New Roman" w:cs="Times New Roman"/>
          <w:b/>
          <w:bCs/>
        </w:rPr>
      </w:pPr>
      <w:ins w:id="2009"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010"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011" w:author="Benton, Deon" w:date="2026-03-03T16:16:00Z" w16du:dateUtc="2026-03-03T22:16:00Z"/>
          <w:rFonts w:ascii="Times New Roman" w:eastAsia="Times New Roman" w:hAnsi="Times New Roman" w:cs="Times New Roman"/>
          <w:b/>
          <w:bCs/>
        </w:rPr>
      </w:pPr>
      <w:ins w:id="2012"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w:t>
      </w:r>
      <w:r w:rsidR="00254EDB">
        <w:rPr>
          <w:rFonts w:ascii="Times New Roman" w:eastAsia="Times New Roman" w:hAnsi="Times New Roman" w:cs="Times New Roman"/>
        </w:rPr>
        <w:lastRenderedPageBreak/>
        <w:t xml:space="preserve">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6B716" w14:textId="77777777" w:rsidR="00BB2A5D" w:rsidRDefault="00BB2A5D" w:rsidP="00391C7E">
      <w:pPr>
        <w:spacing w:after="0" w:line="240" w:lineRule="auto"/>
      </w:pPr>
      <w:r>
        <w:separator/>
      </w:r>
    </w:p>
  </w:endnote>
  <w:endnote w:type="continuationSeparator" w:id="0">
    <w:p w14:paraId="00472BDB" w14:textId="77777777" w:rsidR="00BB2A5D" w:rsidRDefault="00BB2A5D"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37B82" w14:textId="77777777" w:rsidR="00BB2A5D" w:rsidRDefault="00BB2A5D" w:rsidP="00391C7E">
      <w:pPr>
        <w:spacing w:after="0" w:line="240" w:lineRule="auto"/>
      </w:pPr>
      <w:r>
        <w:separator/>
      </w:r>
    </w:p>
  </w:footnote>
  <w:footnote w:type="continuationSeparator" w:id="0">
    <w:p w14:paraId="03FAE08B" w14:textId="77777777" w:rsidR="00BB2A5D" w:rsidRDefault="00BB2A5D" w:rsidP="00391C7E">
      <w:pPr>
        <w:spacing w:after="0" w:line="240" w:lineRule="auto"/>
      </w:pPr>
      <w:r>
        <w:continuationSeparator/>
      </w:r>
    </w:p>
  </w:footnote>
  <w:footnote w:id="1">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1880"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1881"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1882"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A99"/>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F8F"/>
    <w:rsid w:val="00010A55"/>
    <w:rsid w:val="0001141F"/>
    <w:rsid w:val="00011DAB"/>
    <w:rsid w:val="0001298D"/>
    <w:rsid w:val="00012AA5"/>
    <w:rsid w:val="00012E70"/>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7F5"/>
    <w:rsid w:val="00046880"/>
    <w:rsid w:val="0004750E"/>
    <w:rsid w:val="000475E7"/>
    <w:rsid w:val="000476A1"/>
    <w:rsid w:val="00047ECC"/>
    <w:rsid w:val="00050686"/>
    <w:rsid w:val="00050739"/>
    <w:rsid w:val="0005092E"/>
    <w:rsid w:val="00050DB2"/>
    <w:rsid w:val="000512B7"/>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4399"/>
    <w:rsid w:val="000B4DD6"/>
    <w:rsid w:val="000B4ECF"/>
    <w:rsid w:val="000B60E2"/>
    <w:rsid w:val="000B6458"/>
    <w:rsid w:val="000B7017"/>
    <w:rsid w:val="000B75DA"/>
    <w:rsid w:val="000B7DDA"/>
    <w:rsid w:val="000B7E28"/>
    <w:rsid w:val="000C086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FF3"/>
    <w:rsid w:val="000D5358"/>
    <w:rsid w:val="000D5598"/>
    <w:rsid w:val="000D5B81"/>
    <w:rsid w:val="000D5F92"/>
    <w:rsid w:val="000D6788"/>
    <w:rsid w:val="000D6C8E"/>
    <w:rsid w:val="000D6F3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686"/>
    <w:rsid w:val="000F3AF0"/>
    <w:rsid w:val="000F3F9C"/>
    <w:rsid w:val="000F43CD"/>
    <w:rsid w:val="000F4505"/>
    <w:rsid w:val="000F4507"/>
    <w:rsid w:val="000F4814"/>
    <w:rsid w:val="000F566F"/>
    <w:rsid w:val="000F5BC5"/>
    <w:rsid w:val="000F65EB"/>
    <w:rsid w:val="000F68C8"/>
    <w:rsid w:val="000F6EAD"/>
    <w:rsid w:val="000F726E"/>
    <w:rsid w:val="000F7626"/>
    <w:rsid w:val="000F7CAC"/>
    <w:rsid w:val="0010035E"/>
    <w:rsid w:val="00100DFB"/>
    <w:rsid w:val="00100FC9"/>
    <w:rsid w:val="00101D73"/>
    <w:rsid w:val="00101D77"/>
    <w:rsid w:val="00102C53"/>
    <w:rsid w:val="00102DDA"/>
    <w:rsid w:val="00103DE0"/>
    <w:rsid w:val="00104354"/>
    <w:rsid w:val="00104484"/>
    <w:rsid w:val="00104696"/>
    <w:rsid w:val="00105BB1"/>
    <w:rsid w:val="00105D7B"/>
    <w:rsid w:val="00106100"/>
    <w:rsid w:val="00106257"/>
    <w:rsid w:val="00106D77"/>
    <w:rsid w:val="0010728E"/>
    <w:rsid w:val="0011041C"/>
    <w:rsid w:val="00110DF9"/>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63E"/>
    <w:rsid w:val="001537B7"/>
    <w:rsid w:val="00153BF3"/>
    <w:rsid w:val="001547A5"/>
    <w:rsid w:val="00155706"/>
    <w:rsid w:val="001558F7"/>
    <w:rsid w:val="00155A19"/>
    <w:rsid w:val="00156A94"/>
    <w:rsid w:val="00157975"/>
    <w:rsid w:val="00160EBD"/>
    <w:rsid w:val="001614AB"/>
    <w:rsid w:val="00162040"/>
    <w:rsid w:val="0016283A"/>
    <w:rsid w:val="0016301B"/>
    <w:rsid w:val="00163799"/>
    <w:rsid w:val="0016470F"/>
    <w:rsid w:val="001647C9"/>
    <w:rsid w:val="00164941"/>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501"/>
    <w:rsid w:val="0017668E"/>
    <w:rsid w:val="00177C21"/>
    <w:rsid w:val="001807FC"/>
    <w:rsid w:val="00181761"/>
    <w:rsid w:val="0018182D"/>
    <w:rsid w:val="00181ADB"/>
    <w:rsid w:val="001823A3"/>
    <w:rsid w:val="00183524"/>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288F"/>
    <w:rsid w:val="001A2E10"/>
    <w:rsid w:val="001A319B"/>
    <w:rsid w:val="001A365D"/>
    <w:rsid w:val="001A36CD"/>
    <w:rsid w:val="001A4239"/>
    <w:rsid w:val="001A49A7"/>
    <w:rsid w:val="001A55CE"/>
    <w:rsid w:val="001A7B4F"/>
    <w:rsid w:val="001A7F1C"/>
    <w:rsid w:val="001B02D5"/>
    <w:rsid w:val="001B034E"/>
    <w:rsid w:val="001B06BB"/>
    <w:rsid w:val="001B0A01"/>
    <w:rsid w:val="001B1023"/>
    <w:rsid w:val="001B1E4E"/>
    <w:rsid w:val="001B1FAF"/>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1626"/>
    <w:rsid w:val="001E2FFC"/>
    <w:rsid w:val="001E340B"/>
    <w:rsid w:val="001E3924"/>
    <w:rsid w:val="001E3EFD"/>
    <w:rsid w:val="001E487B"/>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271"/>
    <w:rsid w:val="00207FF5"/>
    <w:rsid w:val="002103B3"/>
    <w:rsid w:val="00210604"/>
    <w:rsid w:val="00210BB0"/>
    <w:rsid w:val="002118CF"/>
    <w:rsid w:val="00211ACD"/>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4AE"/>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9A3"/>
    <w:rsid w:val="002306DE"/>
    <w:rsid w:val="00230700"/>
    <w:rsid w:val="00230A9A"/>
    <w:rsid w:val="00230D82"/>
    <w:rsid w:val="002319D4"/>
    <w:rsid w:val="002322A5"/>
    <w:rsid w:val="002327B3"/>
    <w:rsid w:val="00233AAE"/>
    <w:rsid w:val="00233BDD"/>
    <w:rsid w:val="00233DE0"/>
    <w:rsid w:val="002341FE"/>
    <w:rsid w:val="00234A10"/>
    <w:rsid w:val="00235E21"/>
    <w:rsid w:val="00235E44"/>
    <w:rsid w:val="0023612F"/>
    <w:rsid w:val="002361BE"/>
    <w:rsid w:val="00236819"/>
    <w:rsid w:val="00237147"/>
    <w:rsid w:val="002373D8"/>
    <w:rsid w:val="002375BF"/>
    <w:rsid w:val="0023784B"/>
    <w:rsid w:val="00237A1E"/>
    <w:rsid w:val="00241352"/>
    <w:rsid w:val="00241462"/>
    <w:rsid w:val="00241852"/>
    <w:rsid w:val="00241CF4"/>
    <w:rsid w:val="00241F9B"/>
    <w:rsid w:val="0024216C"/>
    <w:rsid w:val="00242464"/>
    <w:rsid w:val="0024260C"/>
    <w:rsid w:val="002428A9"/>
    <w:rsid w:val="002428C0"/>
    <w:rsid w:val="00242C4E"/>
    <w:rsid w:val="0024322C"/>
    <w:rsid w:val="00243D19"/>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30C8"/>
    <w:rsid w:val="0026456F"/>
    <w:rsid w:val="00265A92"/>
    <w:rsid w:val="0026634B"/>
    <w:rsid w:val="0026695F"/>
    <w:rsid w:val="00266FBB"/>
    <w:rsid w:val="0026781C"/>
    <w:rsid w:val="0027190A"/>
    <w:rsid w:val="0027198F"/>
    <w:rsid w:val="00271F24"/>
    <w:rsid w:val="0027220C"/>
    <w:rsid w:val="00273B30"/>
    <w:rsid w:val="00273E89"/>
    <w:rsid w:val="00273FB5"/>
    <w:rsid w:val="00275131"/>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228"/>
    <w:rsid w:val="00296443"/>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779"/>
    <w:rsid w:val="002C38E4"/>
    <w:rsid w:val="002C3A0E"/>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3000D0"/>
    <w:rsid w:val="00300FD4"/>
    <w:rsid w:val="0030159F"/>
    <w:rsid w:val="003020DD"/>
    <w:rsid w:val="003027F0"/>
    <w:rsid w:val="003037C2"/>
    <w:rsid w:val="003058A8"/>
    <w:rsid w:val="00305A74"/>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2AB3"/>
    <w:rsid w:val="00322DE6"/>
    <w:rsid w:val="00322E22"/>
    <w:rsid w:val="0032327D"/>
    <w:rsid w:val="0032420B"/>
    <w:rsid w:val="003248FE"/>
    <w:rsid w:val="00324C6A"/>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D3C"/>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274"/>
    <w:rsid w:val="003455EB"/>
    <w:rsid w:val="00345A2E"/>
    <w:rsid w:val="00345E3E"/>
    <w:rsid w:val="00346A02"/>
    <w:rsid w:val="00346D92"/>
    <w:rsid w:val="00347B0E"/>
    <w:rsid w:val="00350670"/>
    <w:rsid w:val="00350C5C"/>
    <w:rsid w:val="0035106A"/>
    <w:rsid w:val="0035138D"/>
    <w:rsid w:val="00351EF3"/>
    <w:rsid w:val="003528D6"/>
    <w:rsid w:val="003535ED"/>
    <w:rsid w:val="00353A69"/>
    <w:rsid w:val="00354104"/>
    <w:rsid w:val="00354B64"/>
    <w:rsid w:val="003554CF"/>
    <w:rsid w:val="00355614"/>
    <w:rsid w:val="00355D43"/>
    <w:rsid w:val="003579F0"/>
    <w:rsid w:val="00357EBC"/>
    <w:rsid w:val="00360DC5"/>
    <w:rsid w:val="00362066"/>
    <w:rsid w:val="00362392"/>
    <w:rsid w:val="003633B5"/>
    <w:rsid w:val="00363803"/>
    <w:rsid w:val="00364714"/>
    <w:rsid w:val="00364A1A"/>
    <w:rsid w:val="00364CAF"/>
    <w:rsid w:val="003654F0"/>
    <w:rsid w:val="0036596B"/>
    <w:rsid w:val="00365D77"/>
    <w:rsid w:val="0036601C"/>
    <w:rsid w:val="00366532"/>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6A43"/>
    <w:rsid w:val="003770CF"/>
    <w:rsid w:val="003770EC"/>
    <w:rsid w:val="0037753D"/>
    <w:rsid w:val="00377F56"/>
    <w:rsid w:val="00380551"/>
    <w:rsid w:val="003805C0"/>
    <w:rsid w:val="00380A25"/>
    <w:rsid w:val="003810AD"/>
    <w:rsid w:val="00381806"/>
    <w:rsid w:val="003818B5"/>
    <w:rsid w:val="003819AD"/>
    <w:rsid w:val="00381B79"/>
    <w:rsid w:val="003826AA"/>
    <w:rsid w:val="00382CD4"/>
    <w:rsid w:val="00382E21"/>
    <w:rsid w:val="003833DC"/>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0B5"/>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480B"/>
    <w:rsid w:val="003B5A45"/>
    <w:rsid w:val="003B6400"/>
    <w:rsid w:val="003B6663"/>
    <w:rsid w:val="003B6799"/>
    <w:rsid w:val="003B6AAD"/>
    <w:rsid w:val="003B6FA9"/>
    <w:rsid w:val="003B70A7"/>
    <w:rsid w:val="003B7BD9"/>
    <w:rsid w:val="003C038A"/>
    <w:rsid w:val="003C042C"/>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2474"/>
    <w:rsid w:val="003D2746"/>
    <w:rsid w:val="003D350A"/>
    <w:rsid w:val="003D4119"/>
    <w:rsid w:val="003D465B"/>
    <w:rsid w:val="003D48D0"/>
    <w:rsid w:val="003D4F3B"/>
    <w:rsid w:val="003D5994"/>
    <w:rsid w:val="003D61E6"/>
    <w:rsid w:val="003D66EC"/>
    <w:rsid w:val="003D740D"/>
    <w:rsid w:val="003D7E19"/>
    <w:rsid w:val="003E0191"/>
    <w:rsid w:val="003E09D2"/>
    <w:rsid w:val="003E09E4"/>
    <w:rsid w:val="003E2FC2"/>
    <w:rsid w:val="003E345B"/>
    <w:rsid w:val="003E3AE1"/>
    <w:rsid w:val="003E47F5"/>
    <w:rsid w:val="003E497A"/>
    <w:rsid w:val="003E4BC8"/>
    <w:rsid w:val="003E63CE"/>
    <w:rsid w:val="003E6487"/>
    <w:rsid w:val="003E68E0"/>
    <w:rsid w:val="003E6A28"/>
    <w:rsid w:val="003E6E9E"/>
    <w:rsid w:val="003E7264"/>
    <w:rsid w:val="003E737D"/>
    <w:rsid w:val="003E7461"/>
    <w:rsid w:val="003E76B1"/>
    <w:rsid w:val="003E7DFA"/>
    <w:rsid w:val="003F1B19"/>
    <w:rsid w:val="003F1D39"/>
    <w:rsid w:val="003F258E"/>
    <w:rsid w:val="003F3318"/>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27E98"/>
    <w:rsid w:val="00430703"/>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78"/>
    <w:rsid w:val="004628A0"/>
    <w:rsid w:val="0046374F"/>
    <w:rsid w:val="00464028"/>
    <w:rsid w:val="0046412A"/>
    <w:rsid w:val="0046453A"/>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65D"/>
    <w:rsid w:val="004C1755"/>
    <w:rsid w:val="004C1969"/>
    <w:rsid w:val="004C2AD2"/>
    <w:rsid w:val="004C3088"/>
    <w:rsid w:val="004C473B"/>
    <w:rsid w:val="004C47A9"/>
    <w:rsid w:val="004C48D9"/>
    <w:rsid w:val="004C4B00"/>
    <w:rsid w:val="004C4B98"/>
    <w:rsid w:val="004C4EE4"/>
    <w:rsid w:val="004C5792"/>
    <w:rsid w:val="004C5CBD"/>
    <w:rsid w:val="004C6440"/>
    <w:rsid w:val="004C6B43"/>
    <w:rsid w:val="004C7140"/>
    <w:rsid w:val="004C795D"/>
    <w:rsid w:val="004C7C59"/>
    <w:rsid w:val="004C7F46"/>
    <w:rsid w:val="004D009C"/>
    <w:rsid w:val="004D151D"/>
    <w:rsid w:val="004D27DA"/>
    <w:rsid w:val="004D2C27"/>
    <w:rsid w:val="004D32F5"/>
    <w:rsid w:val="004D4762"/>
    <w:rsid w:val="004D4AA5"/>
    <w:rsid w:val="004D527A"/>
    <w:rsid w:val="004D54DA"/>
    <w:rsid w:val="004D5AD0"/>
    <w:rsid w:val="004D5F24"/>
    <w:rsid w:val="004D5FF4"/>
    <w:rsid w:val="004D6B7F"/>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46E7"/>
    <w:rsid w:val="005048EE"/>
    <w:rsid w:val="0050569B"/>
    <w:rsid w:val="0050622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168"/>
    <w:rsid w:val="00523624"/>
    <w:rsid w:val="00523C7B"/>
    <w:rsid w:val="00524642"/>
    <w:rsid w:val="0052470C"/>
    <w:rsid w:val="00524DCD"/>
    <w:rsid w:val="0052528F"/>
    <w:rsid w:val="00525589"/>
    <w:rsid w:val="00527B4D"/>
    <w:rsid w:val="00530632"/>
    <w:rsid w:val="00530B88"/>
    <w:rsid w:val="00530FCA"/>
    <w:rsid w:val="00531204"/>
    <w:rsid w:val="005319EB"/>
    <w:rsid w:val="00532374"/>
    <w:rsid w:val="00532A6B"/>
    <w:rsid w:val="00532C80"/>
    <w:rsid w:val="00532F73"/>
    <w:rsid w:val="005335FD"/>
    <w:rsid w:val="0053378E"/>
    <w:rsid w:val="00533863"/>
    <w:rsid w:val="00533F44"/>
    <w:rsid w:val="00534AB2"/>
    <w:rsid w:val="00534CCA"/>
    <w:rsid w:val="0053507D"/>
    <w:rsid w:val="0053644D"/>
    <w:rsid w:val="00537EE9"/>
    <w:rsid w:val="005416F9"/>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23D"/>
    <w:rsid w:val="00566307"/>
    <w:rsid w:val="00566653"/>
    <w:rsid w:val="00566EE9"/>
    <w:rsid w:val="00567071"/>
    <w:rsid w:val="005679C7"/>
    <w:rsid w:val="00570032"/>
    <w:rsid w:val="00570519"/>
    <w:rsid w:val="00570BB5"/>
    <w:rsid w:val="00571081"/>
    <w:rsid w:val="005715BA"/>
    <w:rsid w:val="0057194A"/>
    <w:rsid w:val="0057217D"/>
    <w:rsid w:val="00572C6C"/>
    <w:rsid w:val="00572D50"/>
    <w:rsid w:val="00572DFC"/>
    <w:rsid w:val="00573571"/>
    <w:rsid w:val="00573FA5"/>
    <w:rsid w:val="00574297"/>
    <w:rsid w:val="00575813"/>
    <w:rsid w:val="00575943"/>
    <w:rsid w:val="00576594"/>
    <w:rsid w:val="00577556"/>
    <w:rsid w:val="00580981"/>
    <w:rsid w:val="00580F17"/>
    <w:rsid w:val="00582C9C"/>
    <w:rsid w:val="0058342C"/>
    <w:rsid w:val="005843E9"/>
    <w:rsid w:val="00584DD2"/>
    <w:rsid w:val="005853DF"/>
    <w:rsid w:val="00585C9B"/>
    <w:rsid w:val="00586047"/>
    <w:rsid w:val="00586774"/>
    <w:rsid w:val="00586957"/>
    <w:rsid w:val="0058743A"/>
    <w:rsid w:val="005879DA"/>
    <w:rsid w:val="00587D2D"/>
    <w:rsid w:val="0059069B"/>
    <w:rsid w:val="00590B37"/>
    <w:rsid w:val="00591021"/>
    <w:rsid w:val="005916D7"/>
    <w:rsid w:val="005917AA"/>
    <w:rsid w:val="005917B9"/>
    <w:rsid w:val="00594485"/>
    <w:rsid w:val="005948EA"/>
    <w:rsid w:val="0059594F"/>
    <w:rsid w:val="005963CC"/>
    <w:rsid w:val="00597AD3"/>
    <w:rsid w:val="005A05D9"/>
    <w:rsid w:val="005A0644"/>
    <w:rsid w:val="005A0A14"/>
    <w:rsid w:val="005A1669"/>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2DE0"/>
    <w:rsid w:val="005B3ABC"/>
    <w:rsid w:val="005B4EEF"/>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2D7"/>
    <w:rsid w:val="005D2600"/>
    <w:rsid w:val="005D29D3"/>
    <w:rsid w:val="005D2B4E"/>
    <w:rsid w:val="005D3679"/>
    <w:rsid w:val="005D3A5F"/>
    <w:rsid w:val="005D4226"/>
    <w:rsid w:val="005D444D"/>
    <w:rsid w:val="005D478E"/>
    <w:rsid w:val="005D481F"/>
    <w:rsid w:val="005D4897"/>
    <w:rsid w:val="005D4BE7"/>
    <w:rsid w:val="005D4CC8"/>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A6A"/>
    <w:rsid w:val="00616B52"/>
    <w:rsid w:val="006173BD"/>
    <w:rsid w:val="00617409"/>
    <w:rsid w:val="006179C7"/>
    <w:rsid w:val="00620593"/>
    <w:rsid w:val="00620A87"/>
    <w:rsid w:val="00620AAD"/>
    <w:rsid w:val="00621102"/>
    <w:rsid w:val="00621F7C"/>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FB"/>
    <w:rsid w:val="0064223D"/>
    <w:rsid w:val="00642A68"/>
    <w:rsid w:val="00642D50"/>
    <w:rsid w:val="00643439"/>
    <w:rsid w:val="006438E6"/>
    <w:rsid w:val="00643A05"/>
    <w:rsid w:val="00643C67"/>
    <w:rsid w:val="00645281"/>
    <w:rsid w:val="0064675D"/>
    <w:rsid w:val="00646CBB"/>
    <w:rsid w:val="00647003"/>
    <w:rsid w:val="00647041"/>
    <w:rsid w:val="00647216"/>
    <w:rsid w:val="00647888"/>
    <w:rsid w:val="00650786"/>
    <w:rsid w:val="00651513"/>
    <w:rsid w:val="00652135"/>
    <w:rsid w:val="0065220D"/>
    <w:rsid w:val="00652419"/>
    <w:rsid w:val="006524E0"/>
    <w:rsid w:val="00652672"/>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1BC"/>
    <w:rsid w:val="006578DB"/>
    <w:rsid w:val="00657E09"/>
    <w:rsid w:val="00660231"/>
    <w:rsid w:val="006624D1"/>
    <w:rsid w:val="00662A1E"/>
    <w:rsid w:val="00663890"/>
    <w:rsid w:val="00665834"/>
    <w:rsid w:val="00665BA2"/>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FEB"/>
    <w:rsid w:val="006B0561"/>
    <w:rsid w:val="006B0C8E"/>
    <w:rsid w:val="006B0C96"/>
    <w:rsid w:val="006B18F7"/>
    <w:rsid w:val="006B225F"/>
    <w:rsid w:val="006B2F6E"/>
    <w:rsid w:val="006B3776"/>
    <w:rsid w:val="006B4F0B"/>
    <w:rsid w:val="006B5248"/>
    <w:rsid w:val="006B599B"/>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8C2"/>
    <w:rsid w:val="006F5BF5"/>
    <w:rsid w:val="006F60CB"/>
    <w:rsid w:val="006F67D4"/>
    <w:rsid w:val="006F710B"/>
    <w:rsid w:val="006F77E7"/>
    <w:rsid w:val="006F7A51"/>
    <w:rsid w:val="007010FA"/>
    <w:rsid w:val="00702669"/>
    <w:rsid w:val="00704050"/>
    <w:rsid w:val="0070428C"/>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1F5F"/>
    <w:rsid w:val="00722439"/>
    <w:rsid w:val="0072275E"/>
    <w:rsid w:val="00722EFF"/>
    <w:rsid w:val="0072329E"/>
    <w:rsid w:val="00723920"/>
    <w:rsid w:val="00725B8D"/>
    <w:rsid w:val="0072658E"/>
    <w:rsid w:val="00726B6A"/>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B53"/>
    <w:rsid w:val="00736F05"/>
    <w:rsid w:val="00737142"/>
    <w:rsid w:val="00740587"/>
    <w:rsid w:val="007409C9"/>
    <w:rsid w:val="007409EB"/>
    <w:rsid w:val="00740A52"/>
    <w:rsid w:val="00740B6F"/>
    <w:rsid w:val="00740E1E"/>
    <w:rsid w:val="00741612"/>
    <w:rsid w:val="007418DF"/>
    <w:rsid w:val="00741F27"/>
    <w:rsid w:val="007424A2"/>
    <w:rsid w:val="007425C4"/>
    <w:rsid w:val="00742E43"/>
    <w:rsid w:val="00742FC0"/>
    <w:rsid w:val="00743467"/>
    <w:rsid w:val="007434DB"/>
    <w:rsid w:val="00743637"/>
    <w:rsid w:val="007441A8"/>
    <w:rsid w:val="0074445A"/>
    <w:rsid w:val="0074478E"/>
    <w:rsid w:val="007448A5"/>
    <w:rsid w:val="0074588B"/>
    <w:rsid w:val="0074612B"/>
    <w:rsid w:val="00746A55"/>
    <w:rsid w:val="00746F30"/>
    <w:rsid w:val="00746FC8"/>
    <w:rsid w:val="0074758C"/>
    <w:rsid w:val="0074774D"/>
    <w:rsid w:val="00747F36"/>
    <w:rsid w:val="00751B32"/>
    <w:rsid w:val="00751CE3"/>
    <w:rsid w:val="007525AB"/>
    <w:rsid w:val="00752CFE"/>
    <w:rsid w:val="0075366D"/>
    <w:rsid w:val="00753AB2"/>
    <w:rsid w:val="00754205"/>
    <w:rsid w:val="00754213"/>
    <w:rsid w:val="00754FDB"/>
    <w:rsid w:val="00755587"/>
    <w:rsid w:val="00756B1E"/>
    <w:rsid w:val="007574C9"/>
    <w:rsid w:val="00757781"/>
    <w:rsid w:val="0075794E"/>
    <w:rsid w:val="00757D6A"/>
    <w:rsid w:val="00760389"/>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930"/>
    <w:rsid w:val="00793BEE"/>
    <w:rsid w:val="00793E6A"/>
    <w:rsid w:val="00793FC0"/>
    <w:rsid w:val="00793FEB"/>
    <w:rsid w:val="00794632"/>
    <w:rsid w:val="00795359"/>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B41"/>
    <w:rsid w:val="007B1477"/>
    <w:rsid w:val="007B18A4"/>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115F"/>
    <w:rsid w:val="007C2988"/>
    <w:rsid w:val="007C313A"/>
    <w:rsid w:val="007C344B"/>
    <w:rsid w:val="007C3635"/>
    <w:rsid w:val="007C36AD"/>
    <w:rsid w:val="007C37A3"/>
    <w:rsid w:val="007C37CB"/>
    <w:rsid w:val="007C394B"/>
    <w:rsid w:val="007C3AEF"/>
    <w:rsid w:val="007C42A4"/>
    <w:rsid w:val="007C43AC"/>
    <w:rsid w:val="007C4465"/>
    <w:rsid w:val="007C5E07"/>
    <w:rsid w:val="007C5EFB"/>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479"/>
    <w:rsid w:val="008116FC"/>
    <w:rsid w:val="00811804"/>
    <w:rsid w:val="00811BF5"/>
    <w:rsid w:val="00811FFC"/>
    <w:rsid w:val="00812234"/>
    <w:rsid w:val="008123BA"/>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C59"/>
    <w:rsid w:val="00820218"/>
    <w:rsid w:val="00820F57"/>
    <w:rsid w:val="008211D3"/>
    <w:rsid w:val="008212A4"/>
    <w:rsid w:val="00821320"/>
    <w:rsid w:val="008223E1"/>
    <w:rsid w:val="00823362"/>
    <w:rsid w:val="00824236"/>
    <w:rsid w:val="00824650"/>
    <w:rsid w:val="0082609A"/>
    <w:rsid w:val="00826106"/>
    <w:rsid w:val="00826D1B"/>
    <w:rsid w:val="00827993"/>
    <w:rsid w:val="008308C9"/>
    <w:rsid w:val="008317A2"/>
    <w:rsid w:val="008324D1"/>
    <w:rsid w:val="008327D6"/>
    <w:rsid w:val="008331D8"/>
    <w:rsid w:val="00833705"/>
    <w:rsid w:val="0083379E"/>
    <w:rsid w:val="008343F0"/>
    <w:rsid w:val="00834486"/>
    <w:rsid w:val="0083496E"/>
    <w:rsid w:val="008351BD"/>
    <w:rsid w:val="008353F2"/>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25A"/>
    <w:rsid w:val="008505CC"/>
    <w:rsid w:val="008512A3"/>
    <w:rsid w:val="00851B40"/>
    <w:rsid w:val="00851D1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94C"/>
    <w:rsid w:val="00861E76"/>
    <w:rsid w:val="00862286"/>
    <w:rsid w:val="0086256F"/>
    <w:rsid w:val="008629CE"/>
    <w:rsid w:val="00862BAC"/>
    <w:rsid w:val="00863400"/>
    <w:rsid w:val="0086360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7394"/>
    <w:rsid w:val="00877A67"/>
    <w:rsid w:val="00877AEA"/>
    <w:rsid w:val="00880903"/>
    <w:rsid w:val="0088152C"/>
    <w:rsid w:val="008816BC"/>
    <w:rsid w:val="008827A7"/>
    <w:rsid w:val="00882A0A"/>
    <w:rsid w:val="00883325"/>
    <w:rsid w:val="00884672"/>
    <w:rsid w:val="0088536E"/>
    <w:rsid w:val="00885BA2"/>
    <w:rsid w:val="00885D4C"/>
    <w:rsid w:val="008860DE"/>
    <w:rsid w:val="00886985"/>
    <w:rsid w:val="008869E1"/>
    <w:rsid w:val="00887045"/>
    <w:rsid w:val="00890CFD"/>
    <w:rsid w:val="008913F2"/>
    <w:rsid w:val="0089176F"/>
    <w:rsid w:val="0089177D"/>
    <w:rsid w:val="0089178E"/>
    <w:rsid w:val="00892559"/>
    <w:rsid w:val="00892940"/>
    <w:rsid w:val="00892DA6"/>
    <w:rsid w:val="00894104"/>
    <w:rsid w:val="00894149"/>
    <w:rsid w:val="008948F0"/>
    <w:rsid w:val="00895308"/>
    <w:rsid w:val="008958E9"/>
    <w:rsid w:val="00896326"/>
    <w:rsid w:val="00896D74"/>
    <w:rsid w:val="008979EA"/>
    <w:rsid w:val="008A014D"/>
    <w:rsid w:val="008A0F0D"/>
    <w:rsid w:val="008A1C8D"/>
    <w:rsid w:val="008A1EC2"/>
    <w:rsid w:val="008A22C6"/>
    <w:rsid w:val="008A28D4"/>
    <w:rsid w:val="008A2FA7"/>
    <w:rsid w:val="008A348B"/>
    <w:rsid w:val="008A35FC"/>
    <w:rsid w:val="008A3E9D"/>
    <w:rsid w:val="008A446F"/>
    <w:rsid w:val="008A493D"/>
    <w:rsid w:val="008A4AA4"/>
    <w:rsid w:val="008A5458"/>
    <w:rsid w:val="008A5F06"/>
    <w:rsid w:val="008A641D"/>
    <w:rsid w:val="008A690B"/>
    <w:rsid w:val="008A734F"/>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170"/>
    <w:rsid w:val="008D01DF"/>
    <w:rsid w:val="008D040E"/>
    <w:rsid w:val="008D0B80"/>
    <w:rsid w:val="008D14E2"/>
    <w:rsid w:val="008D17DA"/>
    <w:rsid w:val="008D22A1"/>
    <w:rsid w:val="008D2955"/>
    <w:rsid w:val="008D351D"/>
    <w:rsid w:val="008D3D0D"/>
    <w:rsid w:val="008D46EC"/>
    <w:rsid w:val="008D61A0"/>
    <w:rsid w:val="008D72C9"/>
    <w:rsid w:val="008E0039"/>
    <w:rsid w:val="008E037F"/>
    <w:rsid w:val="008E0634"/>
    <w:rsid w:val="008E0F75"/>
    <w:rsid w:val="008E11CA"/>
    <w:rsid w:val="008E170A"/>
    <w:rsid w:val="008E2E20"/>
    <w:rsid w:val="008E3560"/>
    <w:rsid w:val="008E36C2"/>
    <w:rsid w:val="008E3767"/>
    <w:rsid w:val="008E3D5D"/>
    <w:rsid w:val="008E4B8C"/>
    <w:rsid w:val="008E542C"/>
    <w:rsid w:val="008E5DB6"/>
    <w:rsid w:val="008E602C"/>
    <w:rsid w:val="008E6FE0"/>
    <w:rsid w:val="008E75C1"/>
    <w:rsid w:val="008E7614"/>
    <w:rsid w:val="008F011B"/>
    <w:rsid w:val="008F0625"/>
    <w:rsid w:val="008F0951"/>
    <w:rsid w:val="008F1789"/>
    <w:rsid w:val="008F19CE"/>
    <w:rsid w:val="008F2162"/>
    <w:rsid w:val="008F3601"/>
    <w:rsid w:val="008F453A"/>
    <w:rsid w:val="008F4E2B"/>
    <w:rsid w:val="008F6102"/>
    <w:rsid w:val="008F6768"/>
    <w:rsid w:val="008F7668"/>
    <w:rsid w:val="0090007C"/>
    <w:rsid w:val="00900B1A"/>
    <w:rsid w:val="00900B7F"/>
    <w:rsid w:val="00900D1B"/>
    <w:rsid w:val="00901508"/>
    <w:rsid w:val="009017C2"/>
    <w:rsid w:val="00901BD0"/>
    <w:rsid w:val="0090230A"/>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876"/>
    <w:rsid w:val="00931D53"/>
    <w:rsid w:val="00932620"/>
    <w:rsid w:val="00932664"/>
    <w:rsid w:val="009338D6"/>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47FC3"/>
    <w:rsid w:val="009500BF"/>
    <w:rsid w:val="009507E8"/>
    <w:rsid w:val="00950D30"/>
    <w:rsid w:val="00950F4C"/>
    <w:rsid w:val="00951796"/>
    <w:rsid w:val="00951952"/>
    <w:rsid w:val="00951BCB"/>
    <w:rsid w:val="00951C55"/>
    <w:rsid w:val="0095228B"/>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8CD"/>
    <w:rsid w:val="00960944"/>
    <w:rsid w:val="0096134E"/>
    <w:rsid w:val="009613B3"/>
    <w:rsid w:val="00961B2B"/>
    <w:rsid w:val="00962119"/>
    <w:rsid w:val="00962626"/>
    <w:rsid w:val="00963623"/>
    <w:rsid w:val="00963ACE"/>
    <w:rsid w:val="00963AF0"/>
    <w:rsid w:val="00963F99"/>
    <w:rsid w:val="00964347"/>
    <w:rsid w:val="00964B4C"/>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758"/>
    <w:rsid w:val="00985A75"/>
    <w:rsid w:val="00986B93"/>
    <w:rsid w:val="00987489"/>
    <w:rsid w:val="00987A3A"/>
    <w:rsid w:val="00987D54"/>
    <w:rsid w:val="0099050D"/>
    <w:rsid w:val="009907B4"/>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12E4"/>
    <w:rsid w:val="009A1510"/>
    <w:rsid w:val="009A1C9A"/>
    <w:rsid w:val="009A1FFA"/>
    <w:rsid w:val="009A232F"/>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DC"/>
    <w:rsid w:val="009B6780"/>
    <w:rsid w:val="009B6BE9"/>
    <w:rsid w:val="009B718F"/>
    <w:rsid w:val="009B76EC"/>
    <w:rsid w:val="009B7C29"/>
    <w:rsid w:val="009B7CD2"/>
    <w:rsid w:val="009C18CF"/>
    <w:rsid w:val="009C3EF9"/>
    <w:rsid w:val="009C4A63"/>
    <w:rsid w:val="009C4B66"/>
    <w:rsid w:val="009C56EC"/>
    <w:rsid w:val="009C6E3C"/>
    <w:rsid w:val="009C73A9"/>
    <w:rsid w:val="009C7755"/>
    <w:rsid w:val="009D0459"/>
    <w:rsid w:val="009D0868"/>
    <w:rsid w:val="009D14FD"/>
    <w:rsid w:val="009D1C06"/>
    <w:rsid w:val="009D1FA7"/>
    <w:rsid w:val="009D21A1"/>
    <w:rsid w:val="009D31C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E9"/>
    <w:rsid w:val="009E7700"/>
    <w:rsid w:val="009E7710"/>
    <w:rsid w:val="009E7771"/>
    <w:rsid w:val="009F0354"/>
    <w:rsid w:val="009F066E"/>
    <w:rsid w:val="009F0A97"/>
    <w:rsid w:val="009F102B"/>
    <w:rsid w:val="009F10D4"/>
    <w:rsid w:val="009F1297"/>
    <w:rsid w:val="009F17EA"/>
    <w:rsid w:val="009F1B36"/>
    <w:rsid w:val="009F1E54"/>
    <w:rsid w:val="009F1E9A"/>
    <w:rsid w:val="009F2530"/>
    <w:rsid w:val="009F2733"/>
    <w:rsid w:val="009F27E9"/>
    <w:rsid w:val="009F2F7F"/>
    <w:rsid w:val="009F3444"/>
    <w:rsid w:val="009F3527"/>
    <w:rsid w:val="009F3BBA"/>
    <w:rsid w:val="009F3D8E"/>
    <w:rsid w:val="009F3DCF"/>
    <w:rsid w:val="009F41EB"/>
    <w:rsid w:val="009F4ECB"/>
    <w:rsid w:val="009F59B7"/>
    <w:rsid w:val="009F7697"/>
    <w:rsid w:val="009F774E"/>
    <w:rsid w:val="009F7F31"/>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F86"/>
    <w:rsid w:val="00A5708B"/>
    <w:rsid w:val="00A579AD"/>
    <w:rsid w:val="00A57EC9"/>
    <w:rsid w:val="00A57F84"/>
    <w:rsid w:val="00A60039"/>
    <w:rsid w:val="00A6063D"/>
    <w:rsid w:val="00A60719"/>
    <w:rsid w:val="00A610B2"/>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F4"/>
    <w:rsid w:val="00A7703B"/>
    <w:rsid w:val="00A776DA"/>
    <w:rsid w:val="00A77F7B"/>
    <w:rsid w:val="00A80248"/>
    <w:rsid w:val="00A80C7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7FC"/>
    <w:rsid w:val="00A97902"/>
    <w:rsid w:val="00AA020C"/>
    <w:rsid w:val="00AA047F"/>
    <w:rsid w:val="00AA04E9"/>
    <w:rsid w:val="00AA0C2B"/>
    <w:rsid w:val="00AA112F"/>
    <w:rsid w:val="00AA239A"/>
    <w:rsid w:val="00AA4760"/>
    <w:rsid w:val="00AA4767"/>
    <w:rsid w:val="00AA4801"/>
    <w:rsid w:val="00AA4E3E"/>
    <w:rsid w:val="00AA6282"/>
    <w:rsid w:val="00AA7078"/>
    <w:rsid w:val="00AA7184"/>
    <w:rsid w:val="00AB00F5"/>
    <w:rsid w:val="00AB0709"/>
    <w:rsid w:val="00AB2AC1"/>
    <w:rsid w:val="00AB3878"/>
    <w:rsid w:val="00AB3BD9"/>
    <w:rsid w:val="00AB3FE4"/>
    <w:rsid w:val="00AB4808"/>
    <w:rsid w:val="00AB528D"/>
    <w:rsid w:val="00AB5296"/>
    <w:rsid w:val="00AB6869"/>
    <w:rsid w:val="00AC07BC"/>
    <w:rsid w:val="00AC07E5"/>
    <w:rsid w:val="00AC0A7F"/>
    <w:rsid w:val="00AC0C13"/>
    <w:rsid w:val="00AC1279"/>
    <w:rsid w:val="00AC2DF9"/>
    <w:rsid w:val="00AC2F10"/>
    <w:rsid w:val="00AC3525"/>
    <w:rsid w:val="00AC3D23"/>
    <w:rsid w:val="00AC5933"/>
    <w:rsid w:val="00AC5D58"/>
    <w:rsid w:val="00AC61D8"/>
    <w:rsid w:val="00AC6F16"/>
    <w:rsid w:val="00AC6F71"/>
    <w:rsid w:val="00AC7C96"/>
    <w:rsid w:val="00AC7DF7"/>
    <w:rsid w:val="00AC7F40"/>
    <w:rsid w:val="00AD00AF"/>
    <w:rsid w:val="00AD1099"/>
    <w:rsid w:val="00AD1A5E"/>
    <w:rsid w:val="00AD23C4"/>
    <w:rsid w:val="00AD265E"/>
    <w:rsid w:val="00AD393F"/>
    <w:rsid w:val="00AD48DF"/>
    <w:rsid w:val="00AD5570"/>
    <w:rsid w:val="00AD56A0"/>
    <w:rsid w:val="00AD6584"/>
    <w:rsid w:val="00AD6765"/>
    <w:rsid w:val="00AD68D7"/>
    <w:rsid w:val="00AD6A30"/>
    <w:rsid w:val="00AD7E2A"/>
    <w:rsid w:val="00AE029E"/>
    <w:rsid w:val="00AE090A"/>
    <w:rsid w:val="00AE15EC"/>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3245"/>
    <w:rsid w:val="00AF3633"/>
    <w:rsid w:val="00AF3BF6"/>
    <w:rsid w:val="00AF3CD1"/>
    <w:rsid w:val="00AF4B3A"/>
    <w:rsid w:val="00AF554A"/>
    <w:rsid w:val="00AF57C4"/>
    <w:rsid w:val="00AF6150"/>
    <w:rsid w:val="00AF7951"/>
    <w:rsid w:val="00AF7DDD"/>
    <w:rsid w:val="00B00200"/>
    <w:rsid w:val="00B00645"/>
    <w:rsid w:val="00B00D3E"/>
    <w:rsid w:val="00B00FC9"/>
    <w:rsid w:val="00B0260D"/>
    <w:rsid w:val="00B02678"/>
    <w:rsid w:val="00B02D04"/>
    <w:rsid w:val="00B03140"/>
    <w:rsid w:val="00B0365B"/>
    <w:rsid w:val="00B0365F"/>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767"/>
    <w:rsid w:val="00B81769"/>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A5D"/>
    <w:rsid w:val="00BB2FBE"/>
    <w:rsid w:val="00BB324C"/>
    <w:rsid w:val="00BB3E3C"/>
    <w:rsid w:val="00BB41F9"/>
    <w:rsid w:val="00BB4BAA"/>
    <w:rsid w:val="00BB5957"/>
    <w:rsid w:val="00BB5B21"/>
    <w:rsid w:val="00BB607E"/>
    <w:rsid w:val="00BB684F"/>
    <w:rsid w:val="00BB7735"/>
    <w:rsid w:val="00BB7CF2"/>
    <w:rsid w:val="00BB7DBB"/>
    <w:rsid w:val="00BC14D4"/>
    <w:rsid w:val="00BC196F"/>
    <w:rsid w:val="00BC21FE"/>
    <w:rsid w:val="00BC285A"/>
    <w:rsid w:val="00BC3402"/>
    <w:rsid w:val="00BC3C3D"/>
    <w:rsid w:val="00BC4BB8"/>
    <w:rsid w:val="00BC654B"/>
    <w:rsid w:val="00BC65BD"/>
    <w:rsid w:val="00BC6780"/>
    <w:rsid w:val="00BC6C12"/>
    <w:rsid w:val="00BC7B45"/>
    <w:rsid w:val="00BD030F"/>
    <w:rsid w:val="00BD0EFA"/>
    <w:rsid w:val="00BD25CB"/>
    <w:rsid w:val="00BD2798"/>
    <w:rsid w:val="00BD28B3"/>
    <w:rsid w:val="00BD2E2A"/>
    <w:rsid w:val="00BD3308"/>
    <w:rsid w:val="00BD39EE"/>
    <w:rsid w:val="00BD3C97"/>
    <w:rsid w:val="00BD48F4"/>
    <w:rsid w:val="00BD4D7E"/>
    <w:rsid w:val="00BD5834"/>
    <w:rsid w:val="00BD6120"/>
    <w:rsid w:val="00BD6656"/>
    <w:rsid w:val="00BD6CB2"/>
    <w:rsid w:val="00BD7B8E"/>
    <w:rsid w:val="00BE0536"/>
    <w:rsid w:val="00BE0C77"/>
    <w:rsid w:val="00BE1F57"/>
    <w:rsid w:val="00BE2144"/>
    <w:rsid w:val="00BE33F8"/>
    <w:rsid w:val="00BE350A"/>
    <w:rsid w:val="00BE3531"/>
    <w:rsid w:val="00BE3EF1"/>
    <w:rsid w:val="00BE48FB"/>
    <w:rsid w:val="00BE4B00"/>
    <w:rsid w:val="00BE5D91"/>
    <w:rsid w:val="00BE5DC9"/>
    <w:rsid w:val="00BE60B0"/>
    <w:rsid w:val="00BE628D"/>
    <w:rsid w:val="00BE652A"/>
    <w:rsid w:val="00BE707A"/>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334"/>
    <w:rsid w:val="00C05467"/>
    <w:rsid w:val="00C0571E"/>
    <w:rsid w:val="00C06055"/>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0E72"/>
    <w:rsid w:val="00C21033"/>
    <w:rsid w:val="00C2212E"/>
    <w:rsid w:val="00C22466"/>
    <w:rsid w:val="00C23172"/>
    <w:rsid w:val="00C238C5"/>
    <w:rsid w:val="00C23DD3"/>
    <w:rsid w:val="00C245E4"/>
    <w:rsid w:val="00C24ECF"/>
    <w:rsid w:val="00C2551E"/>
    <w:rsid w:val="00C2566D"/>
    <w:rsid w:val="00C26EA0"/>
    <w:rsid w:val="00C2785F"/>
    <w:rsid w:val="00C27F62"/>
    <w:rsid w:val="00C307E8"/>
    <w:rsid w:val="00C30B0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F56"/>
    <w:rsid w:val="00C442F3"/>
    <w:rsid w:val="00C4444B"/>
    <w:rsid w:val="00C44C5D"/>
    <w:rsid w:val="00C450BA"/>
    <w:rsid w:val="00C4526A"/>
    <w:rsid w:val="00C4616F"/>
    <w:rsid w:val="00C4667A"/>
    <w:rsid w:val="00C46A81"/>
    <w:rsid w:val="00C46B1C"/>
    <w:rsid w:val="00C46CF6"/>
    <w:rsid w:val="00C472CB"/>
    <w:rsid w:val="00C47923"/>
    <w:rsid w:val="00C502AB"/>
    <w:rsid w:val="00C50832"/>
    <w:rsid w:val="00C51255"/>
    <w:rsid w:val="00C518AD"/>
    <w:rsid w:val="00C51CAF"/>
    <w:rsid w:val="00C51F90"/>
    <w:rsid w:val="00C521F0"/>
    <w:rsid w:val="00C52DD9"/>
    <w:rsid w:val="00C530DC"/>
    <w:rsid w:val="00C5385B"/>
    <w:rsid w:val="00C5443B"/>
    <w:rsid w:val="00C545A0"/>
    <w:rsid w:val="00C546B9"/>
    <w:rsid w:val="00C54E36"/>
    <w:rsid w:val="00C54E7C"/>
    <w:rsid w:val="00C566C7"/>
    <w:rsid w:val="00C56B2F"/>
    <w:rsid w:val="00C56F1B"/>
    <w:rsid w:val="00C56F38"/>
    <w:rsid w:val="00C57CAD"/>
    <w:rsid w:val="00C60228"/>
    <w:rsid w:val="00C61018"/>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3C2"/>
    <w:rsid w:val="00C875E3"/>
    <w:rsid w:val="00C87A6B"/>
    <w:rsid w:val="00C90067"/>
    <w:rsid w:val="00C90914"/>
    <w:rsid w:val="00C91E55"/>
    <w:rsid w:val="00C929D0"/>
    <w:rsid w:val="00C92A33"/>
    <w:rsid w:val="00C92ABD"/>
    <w:rsid w:val="00C9336C"/>
    <w:rsid w:val="00C94277"/>
    <w:rsid w:val="00C95114"/>
    <w:rsid w:val="00C95E66"/>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37A"/>
    <w:rsid w:val="00CA7522"/>
    <w:rsid w:val="00CA7B39"/>
    <w:rsid w:val="00CB049D"/>
    <w:rsid w:val="00CB18B4"/>
    <w:rsid w:val="00CB1F41"/>
    <w:rsid w:val="00CB29AC"/>
    <w:rsid w:val="00CB4189"/>
    <w:rsid w:val="00CB4683"/>
    <w:rsid w:val="00CB4940"/>
    <w:rsid w:val="00CB4E79"/>
    <w:rsid w:val="00CB51A3"/>
    <w:rsid w:val="00CB5688"/>
    <w:rsid w:val="00CB6142"/>
    <w:rsid w:val="00CB7504"/>
    <w:rsid w:val="00CB7F61"/>
    <w:rsid w:val="00CC0006"/>
    <w:rsid w:val="00CC1146"/>
    <w:rsid w:val="00CC17E5"/>
    <w:rsid w:val="00CC1A56"/>
    <w:rsid w:val="00CC231A"/>
    <w:rsid w:val="00CC2F41"/>
    <w:rsid w:val="00CC3593"/>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227A"/>
    <w:rsid w:val="00D027B5"/>
    <w:rsid w:val="00D02CB7"/>
    <w:rsid w:val="00D02F1A"/>
    <w:rsid w:val="00D031BC"/>
    <w:rsid w:val="00D03381"/>
    <w:rsid w:val="00D0574D"/>
    <w:rsid w:val="00D05B9F"/>
    <w:rsid w:val="00D05D7B"/>
    <w:rsid w:val="00D0709C"/>
    <w:rsid w:val="00D07834"/>
    <w:rsid w:val="00D108B4"/>
    <w:rsid w:val="00D11646"/>
    <w:rsid w:val="00D123BB"/>
    <w:rsid w:val="00D1264D"/>
    <w:rsid w:val="00D12D42"/>
    <w:rsid w:val="00D1447B"/>
    <w:rsid w:val="00D14B96"/>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098E"/>
    <w:rsid w:val="00D61E19"/>
    <w:rsid w:val="00D61F14"/>
    <w:rsid w:val="00D6243B"/>
    <w:rsid w:val="00D6273A"/>
    <w:rsid w:val="00D636C9"/>
    <w:rsid w:val="00D637D4"/>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B1C"/>
    <w:rsid w:val="00D73348"/>
    <w:rsid w:val="00D73477"/>
    <w:rsid w:val="00D74336"/>
    <w:rsid w:val="00D749A9"/>
    <w:rsid w:val="00D749BD"/>
    <w:rsid w:val="00D74BE6"/>
    <w:rsid w:val="00D7656F"/>
    <w:rsid w:val="00D76C7B"/>
    <w:rsid w:val="00D77000"/>
    <w:rsid w:val="00D772CF"/>
    <w:rsid w:val="00D80943"/>
    <w:rsid w:val="00D80BEC"/>
    <w:rsid w:val="00D81444"/>
    <w:rsid w:val="00D838CA"/>
    <w:rsid w:val="00D83D5A"/>
    <w:rsid w:val="00D84475"/>
    <w:rsid w:val="00D85002"/>
    <w:rsid w:val="00D85633"/>
    <w:rsid w:val="00D866F7"/>
    <w:rsid w:val="00D8709E"/>
    <w:rsid w:val="00D87370"/>
    <w:rsid w:val="00D87EE9"/>
    <w:rsid w:val="00D90A05"/>
    <w:rsid w:val="00D90E96"/>
    <w:rsid w:val="00D910E2"/>
    <w:rsid w:val="00D91346"/>
    <w:rsid w:val="00D914C7"/>
    <w:rsid w:val="00D92B12"/>
    <w:rsid w:val="00D93E13"/>
    <w:rsid w:val="00D940E8"/>
    <w:rsid w:val="00D94C08"/>
    <w:rsid w:val="00D9594F"/>
    <w:rsid w:val="00D95BD1"/>
    <w:rsid w:val="00D95C3E"/>
    <w:rsid w:val="00D969E0"/>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73F5"/>
    <w:rsid w:val="00DA7FA8"/>
    <w:rsid w:val="00DB020F"/>
    <w:rsid w:val="00DB0878"/>
    <w:rsid w:val="00DB0B34"/>
    <w:rsid w:val="00DB0E07"/>
    <w:rsid w:val="00DB0EB2"/>
    <w:rsid w:val="00DB1E68"/>
    <w:rsid w:val="00DB2407"/>
    <w:rsid w:val="00DB355C"/>
    <w:rsid w:val="00DB3A30"/>
    <w:rsid w:val="00DB3EC1"/>
    <w:rsid w:val="00DB4A47"/>
    <w:rsid w:val="00DB578D"/>
    <w:rsid w:val="00DB5FFD"/>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6731"/>
    <w:rsid w:val="00DD75E0"/>
    <w:rsid w:val="00DE04F1"/>
    <w:rsid w:val="00DE0CC6"/>
    <w:rsid w:val="00DE1779"/>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95F"/>
    <w:rsid w:val="00DF0EC3"/>
    <w:rsid w:val="00DF0EE5"/>
    <w:rsid w:val="00DF18B8"/>
    <w:rsid w:val="00DF2286"/>
    <w:rsid w:val="00DF2580"/>
    <w:rsid w:val="00DF3239"/>
    <w:rsid w:val="00DF3D6A"/>
    <w:rsid w:val="00DF3E6A"/>
    <w:rsid w:val="00DF4952"/>
    <w:rsid w:val="00DF4BEE"/>
    <w:rsid w:val="00DF5335"/>
    <w:rsid w:val="00DF58F0"/>
    <w:rsid w:val="00DF590B"/>
    <w:rsid w:val="00DF6D9E"/>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B3B"/>
    <w:rsid w:val="00E14E86"/>
    <w:rsid w:val="00E164AF"/>
    <w:rsid w:val="00E1679A"/>
    <w:rsid w:val="00E1685A"/>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54EE"/>
    <w:rsid w:val="00E75A21"/>
    <w:rsid w:val="00E7705F"/>
    <w:rsid w:val="00E77899"/>
    <w:rsid w:val="00E77F4F"/>
    <w:rsid w:val="00E8219A"/>
    <w:rsid w:val="00E824EF"/>
    <w:rsid w:val="00E82734"/>
    <w:rsid w:val="00E82DD2"/>
    <w:rsid w:val="00E8323B"/>
    <w:rsid w:val="00E833DD"/>
    <w:rsid w:val="00E836E9"/>
    <w:rsid w:val="00E83F16"/>
    <w:rsid w:val="00E8413C"/>
    <w:rsid w:val="00E84C42"/>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10E4"/>
    <w:rsid w:val="00EF188C"/>
    <w:rsid w:val="00EF1920"/>
    <w:rsid w:val="00EF1DF9"/>
    <w:rsid w:val="00EF252C"/>
    <w:rsid w:val="00EF2B5E"/>
    <w:rsid w:val="00EF4342"/>
    <w:rsid w:val="00EF4B25"/>
    <w:rsid w:val="00EF5636"/>
    <w:rsid w:val="00EF571D"/>
    <w:rsid w:val="00EF6113"/>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64F"/>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1750"/>
    <w:rsid w:val="00F52B7C"/>
    <w:rsid w:val="00F542C3"/>
    <w:rsid w:val="00F54712"/>
    <w:rsid w:val="00F547AB"/>
    <w:rsid w:val="00F54E74"/>
    <w:rsid w:val="00F553A0"/>
    <w:rsid w:val="00F55CCA"/>
    <w:rsid w:val="00F55F74"/>
    <w:rsid w:val="00F563F4"/>
    <w:rsid w:val="00F564C8"/>
    <w:rsid w:val="00F56F81"/>
    <w:rsid w:val="00F57151"/>
    <w:rsid w:val="00F57842"/>
    <w:rsid w:val="00F579DD"/>
    <w:rsid w:val="00F6063A"/>
    <w:rsid w:val="00F6074B"/>
    <w:rsid w:val="00F61350"/>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864"/>
    <w:rsid w:val="00F70B2D"/>
    <w:rsid w:val="00F70F76"/>
    <w:rsid w:val="00F71396"/>
    <w:rsid w:val="00F71A9E"/>
    <w:rsid w:val="00F72C4A"/>
    <w:rsid w:val="00F73F26"/>
    <w:rsid w:val="00F749B5"/>
    <w:rsid w:val="00F74BB7"/>
    <w:rsid w:val="00F74F8A"/>
    <w:rsid w:val="00F77428"/>
    <w:rsid w:val="00F777EF"/>
    <w:rsid w:val="00F80189"/>
    <w:rsid w:val="00F80976"/>
    <w:rsid w:val="00F81813"/>
    <w:rsid w:val="00F81C2F"/>
    <w:rsid w:val="00F82852"/>
    <w:rsid w:val="00F82AFD"/>
    <w:rsid w:val="00F82F57"/>
    <w:rsid w:val="00F830A4"/>
    <w:rsid w:val="00F8321F"/>
    <w:rsid w:val="00F833D4"/>
    <w:rsid w:val="00F8342C"/>
    <w:rsid w:val="00F83D8A"/>
    <w:rsid w:val="00F83FBE"/>
    <w:rsid w:val="00F84003"/>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1D14"/>
    <w:rsid w:val="00FE26BD"/>
    <w:rsid w:val="00FE2B0E"/>
    <w:rsid w:val="00FE2BF9"/>
    <w:rsid w:val="00FE3282"/>
    <w:rsid w:val="00FE354E"/>
    <w:rsid w:val="00FE3987"/>
    <w:rsid w:val="00FE450C"/>
    <w:rsid w:val="00FE4588"/>
    <w:rsid w:val="00FE4932"/>
    <w:rsid w:val="00FE55EE"/>
    <w:rsid w:val="00FE6071"/>
    <w:rsid w:val="00FE70C7"/>
    <w:rsid w:val="00FE7133"/>
    <w:rsid w:val="00FE7308"/>
    <w:rsid w:val="00FE739E"/>
    <w:rsid w:val="00FE787D"/>
    <w:rsid w:val="00FF0405"/>
    <w:rsid w:val="00FF041C"/>
    <w:rsid w:val="00FF0861"/>
    <w:rsid w:val="00FF0A6F"/>
    <w:rsid w:val="00FF0E4F"/>
    <w:rsid w:val="00FF0FF5"/>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microsoft.com/office/2011/relationships/people" Target="people.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jpe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79</Pages>
  <Words>21668</Words>
  <Characters>123510</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51</cp:revision>
  <dcterms:created xsi:type="dcterms:W3CDTF">2026-03-15T01:15:00Z</dcterms:created>
  <dcterms:modified xsi:type="dcterms:W3CDTF">2026-03-16T22:32:00Z</dcterms:modified>
</cp:coreProperties>
</file>