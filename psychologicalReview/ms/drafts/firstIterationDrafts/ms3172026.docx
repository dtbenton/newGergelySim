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xml:space="preserv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proofErr w:type="gramStart"/>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proofErr w:type="gramEnd"/>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proofErr w:type="spellStart"/>
      <w:ins w:id="252" w:author="Benton, Deon" w:date="2026-03-14T21:25:00Z" w16du:dateUtc="2026-03-15T02:25:00Z">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ins>
      <w:ins w:id="313" w:author="Benton, Deon" w:date="2026-03-16T10:15:00Z" w16du:dateUtc="2026-03-16T15:15:00Z">
        <w:r w:rsidR="009F1B36">
          <w:rPr>
            <w:rFonts w:ascii="Times New Roman" w:hAnsi="Times New Roman" w:cs="Times New Roman"/>
          </w:rPr>
          <w:t>—</w:t>
        </w:r>
        <w:proofErr w:type="gramEnd"/>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w:t>
        </w:r>
        <w:proofErr w:type="spellStart"/>
        <w:r w:rsidR="00C40504">
          <w:rPr>
            <w:rFonts w:ascii="Times New Roman" w:hAnsi="Times New Roman" w:cs="Times New Roman"/>
          </w:rPr>
          <w:t>Overwal</w:t>
        </w:r>
      </w:ins>
      <w:ins w:id="342" w:author="Benton, Deon" w:date="2026-03-16T12:56:00Z" w16du:dateUtc="2026-03-16T17:56:00Z">
        <w:r w:rsidR="00C40504">
          <w:rPr>
            <w:rFonts w:ascii="Times New Roman" w:hAnsi="Times New Roman" w:cs="Times New Roman"/>
          </w:rPr>
          <w:t>le’s</w:t>
        </w:r>
        <w:proofErr w:type="spellEnd"/>
        <w:r w:rsidR="00C40504">
          <w:rPr>
            <w:rFonts w:ascii="Times New Roman" w:hAnsi="Times New Roman" w:cs="Times New Roman"/>
          </w:rPr>
          <w:t xml:space="preserve">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 condition</w:t>
        </w:r>
        <w:proofErr w:type="gramEnd"/>
        <w:r w:rsidR="00C873C2">
          <w:rPr>
            <w:rFonts w:ascii="Times New Roman" w:hAnsi="Times New Roman" w:cs="Times New Roman"/>
          </w:rPr>
          <w:t xml:space="preserve">, whereas the obstacle was absent for networks in </w:t>
        </w:r>
        <w:proofErr w:type="gramStart"/>
        <w:r w:rsidR="00C873C2">
          <w:rPr>
            <w:rFonts w:ascii="Times New Roman" w:hAnsi="Times New Roman" w:cs="Times New Roman"/>
          </w:rPr>
          <w:t>the Control condition</w:t>
        </w:r>
        <w:proofErr w:type="gramEnd"/>
        <w:r w:rsidR="00C873C2">
          <w:rPr>
            <w:rFonts w:ascii="Times New Roman" w:hAnsi="Times New Roman" w:cs="Times New Roman"/>
          </w:rPr>
          <w:t>.</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proofErr w:type="spellStart"/>
      <w:ins w:id="392" w:author="Benton, Deon" w:date="2026-03-16T13:46:00Z" w16du:dateUtc="2026-03-16T18:46:00Z">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proofErr w:type="spellStart"/>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proofErr w:type="spellEnd"/>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proofErr w:type="spellStart"/>
      <w:ins w:id="432"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proofErr w:type="spellStart"/>
      <w:ins w:id="443"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proofErr w:type="spellStart"/>
      <w:ins w:id="467" w:author="Benton, Deon" w:date="2026-03-16T14:03:00Z" w16du:dateUtc="2026-03-16T19:03:00Z">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proofErr w:type="spellStart"/>
      <w:ins w:id="517" w:author="Benton, Deon" w:date="2026-03-16T16:15:00Z" w16du:dateUtc="2026-03-16T21:15:00Z">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ins>
      <w:proofErr w:type="gramEnd"/>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 xml:space="preserve">These two </w:t>
        </w:r>
        <w:proofErr w:type="gramStart"/>
        <w:r>
          <w:rPr>
            <w:rFonts w:ascii="Times New Roman" w:hAnsi="Times New Roman" w:cs="Times New Roman"/>
          </w:rPr>
          <w:t>factors—</w:t>
        </w:r>
      </w:ins>
      <w:proofErr w:type="gramEnd"/>
      <w:ins w:id="832" w:author="Benton, Deon" w:date="2026-02-12T14:37:00Z" w16du:dateUtc="2026-02-12T20:37:00Z">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ins>
      <w:ins w:id="835" w:author="Benton, Deon" w:date="2026-02-12T14:33:00Z" w16du:dateUtc="2026-02-12T20:33:00Z">
        <w:r w:rsidR="000A276E">
          <w:rPr>
            <w:rFonts w:ascii="Times New Roman" w:hAnsi="Times New Roman" w:cs="Times New Roman"/>
          </w:rPr>
          <w:t>—</w:t>
        </w:r>
        <w:proofErr w:type="gramEnd"/>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w:t>
        </w:r>
        <w:proofErr w:type="gramStart"/>
        <w:r w:rsidR="000A276E">
          <w:rPr>
            <w:rFonts w:ascii="Times New Roman" w:hAnsi="Times New Roman" w:cs="Times New Roman"/>
          </w:rPr>
          <w:t>the Experimental</w:t>
        </w:r>
        <w:proofErr w:type="gramEnd"/>
        <w:r w:rsidR="000A276E">
          <w:rPr>
            <w:rFonts w:ascii="Times New Roman" w:hAnsi="Times New Roman" w:cs="Times New Roman"/>
          </w:rPr>
          <w:t xml:space="preserve"> condition displayed a different pattern of looking than infants in </w:t>
        </w:r>
        <w:proofErr w:type="gramStart"/>
        <w:r w:rsidR="000A276E">
          <w:rPr>
            <w:rFonts w:ascii="Times New Roman" w:hAnsi="Times New Roman" w:cs="Times New Roman"/>
          </w:rPr>
          <w:t>the Control</w:t>
        </w:r>
        <w:proofErr w:type="gramEnd"/>
        <w:r w:rsidR="000A276E">
          <w:rPr>
            <w:rFonts w:ascii="Times New Roman" w:hAnsi="Times New Roman" w:cs="Times New Roman"/>
          </w:rPr>
          <w:t xml:space="preserve">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w:t>
        </w:r>
        <w:proofErr w:type="spellStart"/>
        <w:r w:rsidR="00345274">
          <w:rPr>
            <w:rFonts w:ascii="Times New Roman" w:hAnsi="Times New Roman" w:cs="Times New Roman"/>
          </w:rPr>
          <w:t>Spelke</w:t>
        </w:r>
        <w:proofErr w:type="spellEnd"/>
        <w:r w:rsidR="00345274">
          <w:rPr>
            <w:rFonts w:ascii="Times New Roman" w:hAnsi="Times New Roman" w:cs="Times New Roman"/>
          </w:rPr>
          <w:t>,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proofErr w:type="gramStart"/>
      <w:r w:rsidR="008A5486">
        <w:rPr>
          <w:rFonts w:ascii="Times New Roman" w:hAnsi="Times New Roman" w:cs="Times New Roman"/>
        </w:rPr>
        <w:t>direct action</w:t>
      </w:r>
      <w:proofErr w:type="gramEnd"/>
      <w:r w:rsidR="00AC2BE6">
        <w:rPr>
          <w:rFonts w:ascii="Times New Roman" w:hAnsi="Times New Roman" w:cs="Times New Roman"/>
        </w:rPr>
        <w:t xml:space="preserve"> experience is not necessary for infants to process actions in terms of their efficiency. </w:t>
      </w:r>
    </w:p>
    <w:p w14:paraId="2E1A8B49" w14:textId="768EEFCD" w:rsidR="006F58C2" w:rsidRDefault="00566B69" w:rsidP="00AC2BE6">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and </w:t>
        </w:r>
        <w:proofErr w:type="spellStart"/>
        <w:r>
          <w:rPr>
            <w:rFonts w:ascii="Times New Roman" w:hAnsi="Times New Roman" w:cs="Times New Roman"/>
          </w:rPr>
          <w:t>Spelke</w:t>
        </w:r>
        <w:proofErr w:type="spellEnd"/>
        <w:r>
          <w:rPr>
            <w:rFonts w:ascii="Times New Roman" w:hAnsi="Times New Roman" w:cs="Times New Roman"/>
          </w:rPr>
          <w:t xml:space="preserve"> (2019).</w:t>
        </w:r>
      </w:ins>
      <w:ins w:id="932" w:author="Benton, Deon" w:date="2026-03-17T13:12:00Z" w16du:dateUtc="2026-03-17T18:12:00Z">
        <w:r w:rsidR="00745C47">
          <w:rPr>
            <w:rFonts w:ascii="Times New Roman" w:hAnsi="Times New Roman" w:cs="Times New Roman"/>
          </w:rPr>
          <w:t xml:space="preserve"> In this </w:t>
        </w:r>
      </w:ins>
      <w:ins w:id="933" w:author="Benton, Deon" w:date="2026-03-17T13:13:00Z" w16du:dateUtc="2026-03-17T18:13:00Z">
        <w:r w:rsidR="00745C47">
          <w:rPr>
            <w:rFonts w:ascii="Times New Roman" w:hAnsi="Times New Roman" w:cs="Times New Roman"/>
          </w:rPr>
          <w:t xml:space="preserve">study, </w:t>
        </w:r>
      </w:ins>
      <w:ins w:id="934" w:author="Benton, Deon" w:date="2026-03-17T15:20:00Z" w16du:dateUtc="2026-03-17T20:20:00Z">
        <w:r w:rsidR="00C47526">
          <w:rPr>
            <w:rFonts w:ascii="Times New Roman" w:hAnsi="Times New Roman" w:cs="Times New Roman"/>
          </w:rPr>
          <w:t xml:space="preserve">3-month-olds were </w:t>
        </w:r>
      </w:ins>
      <w:ins w:id="935" w:author="Benton, Deon" w:date="2026-03-17T15:21:00Z" w16du:dateUtc="2026-03-17T20:21:00Z">
        <w:r w:rsidR="00C47526">
          <w:rPr>
            <w:rFonts w:ascii="Times New Roman" w:hAnsi="Times New Roman" w:cs="Times New Roman"/>
          </w:rPr>
          <w:t xml:space="preserve">habituated to an event in which an actor </w:t>
        </w:r>
      </w:ins>
      <w:ins w:id="936" w:author="Benton, Deon" w:date="2026-03-17T15:26:00Z" w16du:dateUtc="2026-03-17T20:26:00Z">
        <w:r w:rsidR="005D1CB3">
          <w:rPr>
            <w:rFonts w:ascii="Times New Roman" w:hAnsi="Times New Roman" w:cs="Times New Roman"/>
          </w:rPr>
          <w:t xml:space="preserve">either </w:t>
        </w:r>
      </w:ins>
      <w:ins w:id="937" w:author="Benton, Deon" w:date="2026-03-17T15:21:00Z" w16du:dateUtc="2026-03-17T20:21:00Z">
        <w:r w:rsidR="00C47526">
          <w:rPr>
            <w:rFonts w:ascii="Times New Roman" w:hAnsi="Times New Roman" w:cs="Times New Roman"/>
          </w:rPr>
          <w:t>reach</w:t>
        </w:r>
      </w:ins>
      <w:ins w:id="938" w:author="Benton, Deon" w:date="2026-03-17T15:24:00Z" w16du:dateUtc="2026-03-17T20:24:00Z">
        <w:r w:rsidR="005D1CB3">
          <w:rPr>
            <w:rFonts w:ascii="Times New Roman" w:hAnsi="Times New Roman" w:cs="Times New Roman"/>
          </w:rPr>
          <w:t>ed</w:t>
        </w:r>
      </w:ins>
      <w:ins w:id="939" w:author="Benton, Deon" w:date="2026-03-17T15:21:00Z" w16du:dateUtc="2026-03-17T20:21:00Z">
        <w:r w:rsidR="00C47526">
          <w:rPr>
            <w:rFonts w:ascii="Times New Roman" w:hAnsi="Times New Roman" w:cs="Times New Roman"/>
          </w:rPr>
          <w:t xml:space="preserve"> over a barrier </w:t>
        </w:r>
      </w:ins>
      <w:ins w:id="940" w:author="Benton, Deon" w:date="2026-03-17T15:24:00Z" w16du:dateUtc="2026-03-17T20:24:00Z">
        <w:r w:rsidR="005D1CB3">
          <w:rPr>
            <w:rFonts w:ascii="Times New Roman" w:hAnsi="Times New Roman" w:cs="Times New Roman"/>
          </w:rPr>
          <w:t>to grab and lift a ball</w:t>
        </w:r>
      </w:ins>
      <w:ins w:id="941" w:author="Benton, Deon" w:date="2026-03-17T15:26:00Z" w16du:dateUtc="2026-03-17T20:26:00Z">
        <w:r w:rsidR="005D1CB3">
          <w:rPr>
            <w:rFonts w:ascii="Times New Roman" w:hAnsi="Times New Roman" w:cs="Times New Roman"/>
          </w:rPr>
          <w:t xml:space="preserve"> or reach</w:t>
        </w:r>
      </w:ins>
      <w:ins w:id="942" w:author="Benton, Deon" w:date="2026-03-17T15:27:00Z" w16du:dateUtc="2026-03-17T20:27:00Z">
        <w:r w:rsidR="00A753E6">
          <w:rPr>
            <w:rFonts w:ascii="Times New Roman" w:hAnsi="Times New Roman" w:cs="Times New Roman"/>
          </w:rPr>
          <w:t>ed</w:t>
        </w:r>
      </w:ins>
      <w:ins w:id="943" w:author="Benton, Deon" w:date="2026-03-17T15:26:00Z" w16du:dateUtc="2026-03-17T20:26:00Z">
        <w:r w:rsidR="005D1CB3">
          <w:rPr>
            <w:rFonts w:ascii="Times New Roman" w:hAnsi="Times New Roman" w:cs="Times New Roman"/>
          </w:rPr>
          <w:t xml:space="preserve"> over </w:t>
        </w:r>
      </w:ins>
      <w:ins w:id="944" w:author="Benton, Deon" w:date="2026-03-17T15:28:00Z" w16du:dateUtc="2026-03-17T20:28:00Z">
        <w:r w:rsidR="002B4D83">
          <w:rPr>
            <w:rFonts w:ascii="Times New Roman" w:hAnsi="Times New Roman" w:cs="Times New Roman"/>
          </w:rPr>
          <w:t xml:space="preserve">or beside </w:t>
        </w:r>
      </w:ins>
      <w:ins w:id="945"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6" w:author="Benton, Deon" w:date="2026-03-17T15:28:00Z" w16du:dateUtc="2026-03-17T20:28:00Z">
        <w:r w:rsidR="00A753E6">
          <w:rPr>
            <w:rFonts w:ascii="Times New Roman" w:hAnsi="Times New Roman" w:cs="Times New Roman"/>
          </w:rPr>
          <w:t xml:space="preserve"> could</w:t>
        </w:r>
      </w:ins>
      <w:ins w:id="947" w:author="Benton, Deon" w:date="2026-03-17T15:26:00Z" w16du:dateUtc="2026-03-17T20:26:00Z">
        <w:r w:rsidR="00A753E6">
          <w:rPr>
            <w:rFonts w:ascii="Times New Roman" w:hAnsi="Times New Roman" w:cs="Times New Roman"/>
          </w:rPr>
          <w:t xml:space="preserve"> </w:t>
        </w:r>
      </w:ins>
      <w:ins w:id="948" w:author="Benton, Deon" w:date="2026-03-17T15:28:00Z" w16du:dateUtc="2026-03-17T20:28:00Z">
        <w:r w:rsidR="00A753E6">
          <w:rPr>
            <w:rFonts w:ascii="Times New Roman" w:hAnsi="Times New Roman" w:cs="Times New Roman"/>
          </w:rPr>
          <w:t>light up and play a soft</w:t>
        </w:r>
      </w:ins>
      <w:ins w:id="949" w:author="Benton, Deon" w:date="2026-03-17T15:26:00Z" w16du:dateUtc="2026-03-17T20:26:00Z">
        <w:r w:rsidR="00A753E6">
          <w:rPr>
            <w:rFonts w:ascii="Times New Roman" w:hAnsi="Times New Roman" w:cs="Times New Roman"/>
          </w:rPr>
          <w:t xml:space="preserve"> sound when the hand contacted it</w:t>
        </w:r>
      </w:ins>
      <w:ins w:id="950"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1" w:author="Benton, Deon" w:date="2026-03-17T16:49:00Z" w16du:dateUtc="2026-03-17T21:49:00Z">
        <w:r w:rsidR="00F3370F">
          <w:rPr>
            <w:rFonts w:ascii="Times New Roman" w:hAnsi="Times New Roman" w:cs="Times New Roman"/>
          </w:rPr>
          <w:t xml:space="preserve">after a delay and </w:t>
        </w:r>
      </w:ins>
      <w:ins w:id="952" w:author="Benton, Deon" w:date="2026-03-17T15:28:00Z" w16du:dateUtc="2026-03-17T20:28:00Z">
        <w:r w:rsidR="00A753E6">
          <w:rPr>
            <w:rFonts w:ascii="Times New Roman" w:hAnsi="Times New Roman" w:cs="Times New Roman"/>
          </w:rPr>
          <w:t xml:space="preserve">when the hand was </w:t>
        </w:r>
      </w:ins>
      <w:ins w:id="953" w:author="Benton, Deon" w:date="2026-03-17T16:49:00Z" w16du:dateUtc="2026-03-17T21:49:00Z">
        <w:r w:rsidR="00F3370F">
          <w:rPr>
            <w:rFonts w:ascii="Times New Roman" w:hAnsi="Times New Roman" w:cs="Times New Roman"/>
          </w:rPr>
          <w:t>not physically touching the object</w:t>
        </w:r>
      </w:ins>
      <w:ins w:id="954" w:author="Benton, Deon" w:date="2026-03-17T15:28:00Z" w16du:dateUtc="2026-03-17T20:28:00Z">
        <w:r w:rsidR="002B4D83">
          <w:rPr>
            <w:rFonts w:ascii="Times New Roman" w:hAnsi="Times New Roman" w:cs="Times New Roman"/>
          </w:rPr>
          <w:t xml:space="preserve"> (non-causal state change</w:t>
        </w:r>
      </w:ins>
      <w:ins w:id="955" w:author="Benton, Deon" w:date="2026-03-17T15:26:00Z" w16du:dateUtc="2026-03-17T20:26:00Z">
        <w:r w:rsidR="00A753E6">
          <w:rPr>
            <w:rFonts w:ascii="Times New Roman" w:hAnsi="Times New Roman" w:cs="Times New Roman"/>
          </w:rPr>
          <w:t>.</w:t>
        </w:r>
      </w:ins>
      <w:ins w:id="956" w:author="Benton, Deon" w:date="2026-03-17T15:27:00Z" w16du:dateUtc="2026-03-17T20:27:00Z">
        <w:r w:rsidR="00A753E6">
          <w:rPr>
            <w:rFonts w:ascii="Times New Roman" w:hAnsi="Times New Roman" w:cs="Times New Roman"/>
          </w:rPr>
          <w:t xml:space="preserve"> </w:t>
        </w:r>
      </w:ins>
      <w:ins w:id="957" w:author="Benton, Deon" w:date="2026-03-17T15:29:00Z" w16du:dateUtc="2026-03-17T20:29:00Z">
        <w:r w:rsidR="002B4D83">
          <w:rPr>
            <w:rFonts w:ascii="Times New Roman" w:hAnsi="Times New Roman" w:cs="Times New Roman"/>
          </w:rPr>
          <w:t>Infants were then shown</w:t>
        </w:r>
      </w:ins>
      <w:ins w:id="958" w:author="Benton, Deon" w:date="2026-03-17T15:30:00Z" w16du:dateUtc="2026-03-17T20:30:00Z">
        <w:r w:rsidR="002B4D83">
          <w:rPr>
            <w:rFonts w:ascii="Times New Roman" w:hAnsi="Times New Roman" w:cs="Times New Roman"/>
          </w:rPr>
          <w:t xml:space="preserve"> barrierless</w:t>
        </w:r>
      </w:ins>
      <w:ins w:id="959" w:author="Benton, Deon" w:date="2026-03-17T15:29:00Z" w16du:dateUtc="2026-03-17T20:29:00Z">
        <w:r w:rsidR="002B4D83">
          <w:rPr>
            <w:rFonts w:ascii="Times New Roman" w:hAnsi="Times New Roman" w:cs="Times New Roman"/>
          </w:rPr>
          <w:t xml:space="preserve"> efficient (straight path)</w:t>
        </w:r>
      </w:ins>
      <w:ins w:id="960" w:author="Benton, Deon" w:date="2026-03-17T15:30:00Z" w16du:dateUtc="2026-03-17T20:30:00Z">
        <w:r w:rsidR="002B4D83">
          <w:rPr>
            <w:rFonts w:ascii="Times New Roman" w:hAnsi="Times New Roman" w:cs="Times New Roman"/>
          </w:rPr>
          <w:t xml:space="preserve"> and inefficient (curved path) events at test</w:t>
        </w:r>
      </w:ins>
      <w:ins w:id="961" w:author="Benton, Deon" w:date="2026-03-17T15:29:00Z" w16du:dateUtc="2026-03-17T20:29:00Z">
        <w:r w:rsidR="002B4D83">
          <w:rPr>
            <w:rFonts w:ascii="Times New Roman" w:hAnsi="Times New Roman" w:cs="Times New Roman"/>
          </w:rPr>
          <w:t xml:space="preserve">. Liu and </w:t>
        </w:r>
        <w:proofErr w:type="spellStart"/>
        <w:r w:rsidR="002B4D83">
          <w:rPr>
            <w:rFonts w:ascii="Times New Roman" w:hAnsi="Times New Roman" w:cs="Times New Roman"/>
          </w:rPr>
          <w:t>Spelke</w:t>
        </w:r>
        <w:proofErr w:type="spellEnd"/>
        <w:r w:rsidR="002B4D83">
          <w:rPr>
            <w:rFonts w:ascii="Times New Roman" w:hAnsi="Times New Roman" w:cs="Times New Roman"/>
          </w:rPr>
          <w:t xml:space="preserve"> (2019) found that </w:t>
        </w:r>
      </w:ins>
      <w:ins w:id="962" w:author="Benton, Deon" w:date="2026-03-17T15:30:00Z" w16du:dateUtc="2026-03-17T20:30:00Z">
        <w:r w:rsidR="006866F8">
          <w:rPr>
            <w:rFonts w:ascii="Times New Roman" w:hAnsi="Times New Roman" w:cs="Times New Roman"/>
          </w:rPr>
          <w:t xml:space="preserve">only </w:t>
        </w:r>
      </w:ins>
      <w:ins w:id="963" w:author="Benton, Deon" w:date="2026-03-17T16:23:00Z" w16du:dateUtc="2026-03-17T21:23:00Z">
        <w:r w:rsidR="00D55339">
          <w:rPr>
            <w:rFonts w:ascii="Times New Roman" w:hAnsi="Times New Roman" w:cs="Times New Roman"/>
          </w:rPr>
          <w:t xml:space="preserve">those infants habituated to the </w:t>
        </w:r>
      </w:ins>
      <w:ins w:id="964" w:author="Benton, Deon" w:date="2026-03-17T15:31:00Z" w16du:dateUtc="2026-03-17T20:31:00Z">
        <w:r w:rsidR="006866F8">
          <w:rPr>
            <w:rFonts w:ascii="Times New Roman" w:hAnsi="Times New Roman" w:cs="Times New Roman"/>
          </w:rPr>
          <w:t xml:space="preserve">event in which the hand caused the ball to change state </w:t>
        </w:r>
      </w:ins>
      <w:ins w:id="965" w:author="Benton, Deon" w:date="2026-03-17T16:23:00Z" w16du:dateUtc="2026-03-17T21:23:00Z">
        <w:r w:rsidR="00D55339">
          <w:rPr>
            <w:rFonts w:ascii="Times New Roman" w:hAnsi="Times New Roman" w:cs="Times New Roman"/>
          </w:rPr>
          <w:t xml:space="preserve">when </w:t>
        </w:r>
      </w:ins>
      <w:ins w:id="966" w:author="Benton, Deon" w:date="2026-03-17T15:31:00Z" w16du:dateUtc="2026-03-17T20:31:00Z">
        <w:r w:rsidR="006866F8">
          <w:rPr>
            <w:rFonts w:ascii="Times New Roman" w:hAnsi="Times New Roman" w:cs="Times New Roman"/>
          </w:rPr>
          <w:t>contacted looked longer at the inefficient than the efficient test event.</w:t>
        </w:r>
      </w:ins>
      <w:ins w:id="967" w:author="Benton, Deon" w:date="2026-03-17T15:32:00Z" w16du:dateUtc="2026-03-17T20:32:00Z">
        <w:r w:rsidR="006866F8">
          <w:rPr>
            <w:rFonts w:ascii="Times New Roman" w:hAnsi="Times New Roman" w:cs="Times New Roman"/>
          </w:rPr>
          <w:t xml:space="preserve"> This </w:t>
        </w:r>
        <w:r w:rsidR="006866F8">
          <w:rPr>
            <w:rFonts w:ascii="Times New Roman" w:hAnsi="Times New Roman" w:cs="Times New Roman"/>
          </w:rPr>
          <w:lastRenderedPageBreak/>
          <w:t>result suggests that infants as young as 3 months of age can process actions in terms of their efficiency if</w:t>
        </w:r>
      </w:ins>
      <w:ins w:id="968" w:author="Benton, Deon" w:date="2026-03-17T15:33:00Z" w16du:dateUtc="2026-03-17T20:33:00Z">
        <w:r w:rsidR="00AC2BE6">
          <w:rPr>
            <w:rFonts w:ascii="Times New Roman" w:hAnsi="Times New Roman" w:cs="Times New Roman"/>
          </w:rPr>
          <w:t xml:space="preserve"> those actions are causally efficacious.</w:t>
        </w:r>
      </w:ins>
      <w:ins w:id="969" w:author="Benton, Deon" w:date="2026-03-17T15:32:00Z" w16du:dateUtc="2026-03-17T20:32:00Z">
        <w:r w:rsidR="006866F8">
          <w:rPr>
            <w:rFonts w:ascii="Times New Roman" w:hAnsi="Times New Roman" w:cs="Times New Roman"/>
          </w:rPr>
          <w:t xml:space="preserve"> </w:t>
        </w:r>
      </w:ins>
    </w:p>
    <w:p w14:paraId="3F43DA49" w14:textId="5F1BA368" w:rsidR="00B3601A" w:rsidRDefault="006F58C2" w:rsidP="0096761D">
      <w:pPr>
        <w:spacing w:line="480" w:lineRule="auto"/>
        <w:ind w:firstLine="720"/>
        <w:contextualSpacing/>
        <w:rPr>
          <w:ins w:id="970" w:author="Benton, Deon" w:date="2026-03-17T16:20:00Z" w16du:dateUtc="2026-03-17T21:20:00Z"/>
          <w:rFonts w:ascii="Times New Roman" w:hAnsi="Times New Roman" w:cs="Times New Roman"/>
        </w:rPr>
      </w:pPr>
      <w:ins w:id="971" w:author="Benton, Deon" w:date="2026-03-16T17:19:00Z" w16du:dateUtc="2026-03-16T22:19:00Z">
        <w:r>
          <w:rPr>
            <w:rFonts w:ascii="Times New Roman" w:hAnsi="Times New Roman" w:cs="Times New Roman"/>
          </w:rPr>
          <w:t xml:space="preserve">The challenge that these findings raise is </w:t>
        </w:r>
      </w:ins>
      <w:ins w:id="972" w:author="Benton, Deon" w:date="2026-03-17T15:38:00Z" w16du:dateUtc="2026-03-17T20:38:00Z">
        <w:r w:rsidR="00571546">
          <w:rPr>
            <w:rFonts w:ascii="Times New Roman" w:hAnsi="Times New Roman" w:cs="Times New Roman"/>
          </w:rPr>
          <w:t xml:space="preserve">how to reconcile them with the </w:t>
        </w:r>
      </w:ins>
      <w:ins w:id="973" w:author="Benton, Deon" w:date="2026-03-17T15:39:00Z" w16du:dateUtc="2026-03-17T20:39:00Z">
        <w:r w:rsidR="00832F06">
          <w:rPr>
            <w:rFonts w:ascii="Times New Roman" w:hAnsi="Times New Roman" w:cs="Times New Roman"/>
          </w:rPr>
          <w:t xml:space="preserve">present notion that infants’ </w:t>
        </w:r>
      </w:ins>
      <w:ins w:id="974" w:author="Benton, Deon" w:date="2026-03-17T15:36:00Z" w16du:dateUtc="2026-03-17T20:36:00Z">
        <w:r w:rsidR="003A7CC6">
          <w:rPr>
            <w:rFonts w:ascii="Times New Roman" w:hAnsi="Times New Roman" w:cs="Times New Roman"/>
          </w:rPr>
          <w:t xml:space="preserve">looking behaviors in action understanding studies </w:t>
        </w:r>
      </w:ins>
      <w:ins w:id="975" w:author="Benton, Deon" w:date="2026-03-17T15:43:00Z" w16du:dateUtc="2026-03-17T20:43:00Z">
        <w:r w:rsidR="00736A8C">
          <w:rPr>
            <w:rFonts w:ascii="Times New Roman" w:hAnsi="Times New Roman" w:cs="Times New Roman"/>
          </w:rPr>
          <w:t>derive</w:t>
        </w:r>
      </w:ins>
      <w:ins w:id="976" w:author="Benton, Deon" w:date="2026-03-17T15:37:00Z" w16du:dateUtc="2026-03-17T20:37:00Z">
        <w:r w:rsidR="00571546">
          <w:rPr>
            <w:rFonts w:ascii="Times New Roman" w:hAnsi="Times New Roman" w:cs="Times New Roman"/>
          </w:rPr>
          <w:t xml:space="preserve"> from third-person, real-world action experience</w:t>
        </w:r>
      </w:ins>
      <w:ins w:id="977" w:author="Benton, Deon" w:date="2026-03-17T15:39:00Z" w16du:dateUtc="2026-03-17T20:39:00Z">
        <w:r w:rsidR="00832F06">
          <w:rPr>
            <w:rFonts w:ascii="Times New Roman" w:hAnsi="Times New Roman" w:cs="Times New Roman"/>
          </w:rPr>
          <w:t>.</w:t>
        </w:r>
      </w:ins>
      <w:ins w:id="978"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979" w:author="Benton, Deon" w:date="2026-03-17T15:48:00Z" w16du:dateUtc="2026-03-17T20:48:00Z">
        <w:r w:rsidR="00B30C52">
          <w:rPr>
            <w:rFonts w:ascii="Times New Roman" w:hAnsi="Times New Roman" w:cs="Times New Roman"/>
          </w:rPr>
          <w:t xml:space="preserve"> the</w:t>
        </w:r>
      </w:ins>
      <w:ins w:id="980" w:author="Benton, Deon" w:date="2026-03-17T15:40:00Z" w16du:dateUtc="2026-03-17T20:40:00Z">
        <w:r w:rsidR="00832F06">
          <w:rPr>
            <w:rFonts w:ascii="Times New Roman" w:hAnsi="Times New Roman" w:cs="Times New Roman"/>
          </w:rPr>
          <w:t xml:space="preserve"> </w:t>
        </w:r>
      </w:ins>
      <w:ins w:id="981" w:author="Benton, Deon" w:date="2026-03-17T15:42:00Z" w16du:dateUtc="2026-03-17T20:42:00Z">
        <w:r w:rsidR="00622034">
          <w:rPr>
            <w:rFonts w:ascii="Times New Roman" w:hAnsi="Times New Roman" w:cs="Times New Roman"/>
          </w:rPr>
          <w:t xml:space="preserve">potential </w:t>
        </w:r>
      </w:ins>
      <w:ins w:id="982" w:author="Benton, Deon" w:date="2026-03-17T15:48:00Z" w16du:dateUtc="2026-03-17T20:48:00Z">
        <w:r w:rsidR="00B30C52">
          <w:rPr>
            <w:rFonts w:ascii="Times New Roman" w:hAnsi="Times New Roman" w:cs="Times New Roman"/>
          </w:rPr>
          <w:t>effect of providing</w:t>
        </w:r>
      </w:ins>
      <w:ins w:id="983"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984" w:author="Benton, Deon" w:date="2026-03-17T15:48:00Z" w16du:dateUtc="2026-03-17T20:48:00Z">
        <w:r w:rsidR="00B30C52">
          <w:rPr>
            <w:rFonts w:ascii="Times New Roman" w:hAnsi="Times New Roman" w:cs="Times New Roman"/>
          </w:rPr>
          <w:t xml:space="preserve">their </w:t>
        </w:r>
      </w:ins>
      <w:ins w:id="985" w:author="Benton, Deon" w:date="2026-03-17T15:41:00Z" w16du:dateUtc="2026-03-17T20:41:00Z">
        <w:r w:rsidR="00622034">
          <w:rPr>
            <w:rFonts w:ascii="Times New Roman" w:hAnsi="Times New Roman" w:cs="Times New Roman"/>
          </w:rPr>
          <w:t xml:space="preserve">subsequent processing of </w:t>
        </w:r>
      </w:ins>
      <w:ins w:id="986" w:author="Benton, Deon" w:date="2026-03-17T15:42:00Z" w16du:dateUtc="2026-03-17T20:42:00Z">
        <w:r w:rsidR="00622034">
          <w:rPr>
            <w:rFonts w:ascii="Times New Roman" w:hAnsi="Times New Roman" w:cs="Times New Roman"/>
          </w:rPr>
          <w:t>inefficient and efficient actions.</w:t>
        </w:r>
      </w:ins>
      <w:ins w:id="987" w:author="Benton, Deon" w:date="2026-03-17T15:39:00Z" w16du:dateUtc="2026-03-17T20:39:00Z">
        <w:r w:rsidR="00832F06">
          <w:rPr>
            <w:rFonts w:ascii="Times New Roman" w:hAnsi="Times New Roman" w:cs="Times New Roman"/>
          </w:rPr>
          <w:t xml:space="preserve"> </w:t>
        </w:r>
      </w:ins>
      <w:ins w:id="988" w:author="Benton, Deon" w:date="2026-03-17T15:44:00Z" w16du:dateUtc="2026-03-17T20:44:00Z">
        <w:r w:rsidR="00736A8C">
          <w:rPr>
            <w:rFonts w:ascii="Times New Roman" w:hAnsi="Times New Roman" w:cs="Times New Roman"/>
          </w:rPr>
          <w:t xml:space="preserve">I will argue that although both </w:t>
        </w:r>
      </w:ins>
      <w:ins w:id="989" w:author="Benton, Deon" w:date="2026-03-17T15:46:00Z" w16du:dateUtc="2026-03-17T20:46:00Z">
        <w:r w:rsidR="00BD1815">
          <w:rPr>
            <w:rFonts w:ascii="Times New Roman" w:hAnsi="Times New Roman" w:cs="Times New Roman"/>
          </w:rPr>
          <w:t>manipulations</w:t>
        </w:r>
      </w:ins>
      <w:ins w:id="990" w:author="Benton, Deon" w:date="2026-03-17T15:48:00Z" w16du:dateUtc="2026-03-17T20:48:00Z">
        <w:r w:rsidR="00B30C52">
          <w:rPr>
            <w:rFonts w:ascii="Times New Roman" w:hAnsi="Times New Roman" w:cs="Times New Roman"/>
          </w:rPr>
          <w:t xml:space="preserve"> </w:t>
        </w:r>
      </w:ins>
      <w:ins w:id="991" w:author="Benton, Deon" w:date="2026-03-17T15:44:00Z" w16du:dateUtc="2026-03-17T20:44:00Z">
        <w:r w:rsidR="00736A8C">
          <w:rPr>
            <w:rFonts w:ascii="Times New Roman" w:hAnsi="Times New Roman" w:cs="Times New Roman"/>
          </w:rPr>
          <w:t xml:space="preserve">have different </w:t>
        </w:r>
      </w:ins>
      <w:ins w:id="992" w:author="Benton, Deon" w:date="2026-03-17T15:48:00Z" w16du:dateUtc="2026-03-17T20:48:00Z">
        <w:r w:rsidR="00B30C52">
          <w:rPr>
            <w:rFonts w:ascii="Times New Roman" w:hAnsi="Times New Roman" w:cs="Times New Roman"/>
          </w:rPr>
          <w:t>learning consequences</w:t>
        </w:r>
      </w:ins>
      <w:ins w:id="993" w:author="Benton, Deon" w:date="2026-03-17T15:44:00Z" w16du:dateUtc="2026-03-17T20:44:00Z">
        <w:r w:rsidR="00736A8C">
          <w:rPr>
            <w:rFonts w:ascii="Times New Roman" w:hAnsi="Times New Roman" w:cs="Times New Roman"/>
          </w:rPr>
          <w:t xml:space="preserve">, they </w:t>
        </w:r>
      </w:ins>
      <w:ins w:id="994" w:author="Benton, Deon" w:date="2026-03-17T15:45:00Z" w16du:dateUtc="2026-03-17T20:45:00Z">
        <w:r w:rsidR="00BD1815">
          <w:rPr>
            <w:rFonts w:ascii="Times New Roman" w:hAnsi="Times New Roman" w:cs="Times New Roman"/>
          </w:rPr>
          <w:t xml:space="preserve">serve a similar function. </w:t>
        </w:r>
      </w:ins>
      <w:ins w:id="995" w:author="Benton, Deon" w:date="2026-03-17T15:51:00Z" w16du:dateUtc="2026-03-17T20:51:00Z">
        <w:r w:rsidR="00A62B1E">
          <w:rPr>
            <w:rFonts w:ascii="Times New Roman" w:hAnsi="Times New Roman" w:cs="Times New Roman"/>
          </w:rPr>
          <w:t>One such function that both manipulations may serve is</w:t>
        </w:r>
      </w:ins>
      <w:ins w:id="996" w:author="Benton, Deon" w:date="2026-03-17T15:47:00Z" w16du:dateUtc="2026-03-17T20:47:00Z">
        <w:r w:rsidR="00AA5009">
          <w:rPr>
            <w:rFonts w:ascii="Times New Roman" w:hAnsi="Times New Roman" w:cs="Times New Roman"/>
          </w:rPr>
          <w:t xml:space="preserve"> to boost the salience of </w:t>
        </w:r>
      </w:ins>
      <w:ins w:id="997" w:author="Benton, Deon" w:date="2026-03-17T15:49:00Z" w16du:dateUtc="2026-03-17T20:49:00Z">
        <w:r w:rsidR="00B30C52">
          <w:rPr>
            <w:rFonts w:ascii="Times New Roman" w:hAnsi="Times New Roman" w:cs="Times New Roman"/>
          </w:rPr>
          <w:t>the visual events presented during the experiment itself</w:t>
        </w:r>
      </w:ins>
      <w:ins w:id="998"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999" w:author="Benton, Deon" w:date="2026-03-17T15:44:00Z" w16du:dateUtc="2026-03-17T20:44:00Z">
        <w:r w:rsidR="00736A8C">
          <w:rPr>
            <w:rFonts w:ascii="Times New Roman" w:hAnsi="Times New Roman" w:cs="Times New Roman"/>
          </w:rPr>
          <w:t xml:space="preserve"> </w:t>
        </w:r>
      </w:ins>
      <w:ins w:id="1000" w:author="Benton, Deon" w:date="2026-03-17T15:51:00Z" w16du:dateUtc="2026-03-17T20:51:00Z">
        <w:r w:rsidR="00A62B1E">
          <w:rPr>
            <w:rFonts w:ascii="Times New Roman" w:hAnsi="Times New Roman" w:cs="Times New Roman"/>
          </w:rPr>
          <w:t xml:space="preserve">For example, providing infants with </w:t>
        </w:r>
      </w:ins>
      <w:ins w:id="1001"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02" w:author="Benton, Deon" w:date="2026-03-17T15:52:00Z" w16du:dateUtc="2026-03-17T20:52:00Z">
        <w:r w:rsidR="00510876">
          <w:rPr>
            <w:rFonts w:ascii="Times New Roman" w:hAnsi="Times New Roman" w:cs="Times New Roman"/>
          </w:rPr>
          <w:t xml:space="preserve">may not only increase their overall engagement in the task </w:t>
        </w:r>
      </w:ins>
      <w:ins w:id="1003" w:author="Benton, Deon" w:date="2026-03-17T15:53:00Z" w16du:dateUtc="2026-03-17T20:53:00Z">
        <w:r w:rsidR="00510876">
          <w:rPr>
            <w:rFonts w:ascii="Times New Roman" w:hAnsi="Times New Roman" w:cs="Times New Roman"/>
          </w:rPr>
          <w:t xml:space="preserve">but it </w:t>
        </w:r>
      </w:ins>
      <w:ins w:id="1004" w:author="Benton, Deon" w:date="2026-03-17T15:56:00Z" w16du:dateUtc="2026-03-17T20:56:00Z">
        <w:r w:rsidR="00D84499">
          <w:rPr>
            <w:rFonts w:ascii="Times New Roman" w:hAnsi="Times New Roman" w:cs="Times New Roman"/>
          </w:rPr>
          <w:t xml:space="preserve">may </w:t>
        </w:r>
      </w:ins>
      <w:ins w:id="1005"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06"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07" w:author="Benton, Deon" w:date="2026-03-17T15:56:00Z" w16du:dateUtc="2026-03-17T20:56:00Z">
        <w:r w:rsidR="00352C0F">
          <w:rPr>
            <w:rFonts w:ascii="Times New Roman" w:hAnsi="Times New Roman" w:cs="Times New Roman"/>
          </w:rPr>
          <w:t xml:space="preserve"> </w:t>
        </w:r>
      </w:ins>
      <w:ins w:id="1008"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09" w:author="Benton, Deon" w:date="2026-03-17T16:18:00Z" w16du:dateUtc="2026-03-17T21:18:00Z">
        <w:r w:rsidR="00BB407A">
          <w:rPr>
            <w:rFonts w:ascii="Times New Roman" w:hAnsi="Times New Roman" w:cs="Times New Roman"/>
          </w:rPr>
          <w:t>interact,</w:t>
        </w:r>
      </w:ins>
      <w:ins w:id="1010" w:author="Benton, Deon" w:date="2026-03-17T16:06:00Z" w16du:dateUtc="2026-03-17T21:06:00Z">
        <w:r w:rsidR="004D271B">
          <w:rPr>
            <w:rFonts w:ascii="Times New Roman" w:hAnsi="Times New Roman" w:cs="Times New Roman"/>
          </w:rPr>
          <w:t xml:space="preserve"> but it may </w:t>
        </w:r>
      </w:ins>
      <w:ins w:id="1011" w:author="Benton, Deon" w:date="2026-03-17T16:07:00Z" w16du:dateUtc="2026-03-17T21:07:00Z">
        <w:r w:rsidR="004D271B">
          <w:rPr>
            <w:rFonts w:ascii="Times New Roman" w:hAnsi="Times New Roman" w:cs="Times New Roman"/>
          </w:rPr>
          <w:t xml:space="preserve">cause infants incidentally to </w:t>
        </w:r>
      </w:ins>
      <w:ins w:id="1012" w:author="Benton, Deon" w:date="2026-03-17T16:01:00Z" w16du:dateUtc="2026-03-17T21:01:00Z">
        <w:r w:rsidR="00211EAC">
          <w:rPr>
            <w:rFonts w:ascii="Times New Roman" w:hAnsi="Times New Roman" w:cs="Times New Roman"/>
          </w:rPr>
          <w:t>encode</w:t>
        </w:r>
      </w:ins>
      <w:ins w:id="1013" w:author="Benton, Deon" w:date="2026-03-17T16:07:00Z" w16du:dateUtc="2026-03-17T21:07:00Z">
        <w:r w:rsidR="004D271B">
          <w:rPr>
            <w:rFonts w:ascii="Times New Roman" w:hAnsi="Times New Roman" w:cs="Times New Roman"/>
          </w:rPr>
          <w:t xml:space="preserve"> </w:t>
        </w:r>
      </w:ins>
      <w:ins w:id="1014" w:author="Benton, Deon" w:date="2026-03-17T15:57:00Z" w16du:dateUtc="2026-03-17T20:57:00Z">
        <w:r w:rsidR="00352C0F">
          <w:rPr>
            <w:rFonts w:ascii="Times New Roman" w:hAnsi="Times New Roman" w:cs="Times New Roman"/>
          </w:rPr>
          <w:t xml:space="preserve">aspects of their own reaching movements. </w:t>
        </w:r>
      </w:ins>
      <w:ins w:id="1015"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16" w:author="Benton, Deon" w:date="2026-03-17T16:03:00Z" w16du:dateUtc="2026-03-17T21:03:00Z">
        <w:r w:rsidR="00D315F6">
          <w:rPr>
            <w:rFonts w:ascii="Times New Roman" w:hAnsi="Times New Roman" w:cs="Times New Roman"/>
          </w:rPr>
          <w:t xml:space="preserve"> Thus, by boosting infants’ overall engagement in the task,</w:t>
        </w:r>
      </w:ins>
      <w:ins w:id="1017" w:author="Benton, Deon" w:date="2026-03-17T16:18:00Z" w16du:dateUtc="2026-03-17T21:18:00Z">
        <w:r w:rsidR="00BB407A">
          <w:rPr>
            <w:rFonts w:ascii="Times New Roman" w:hAnsi="Times New Roman" w:cs="Times New Roman"/>
          </w:rPr>
          <w:t xml:space="preserve"> sticky-mittens experience may also enable infants to </w:t>
        </w:r>
      </w:ins>
      <w:ins w:id="1018"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19" w:author="Benton, Deon" w:date="2026-03-17T16:03:00Z" w16du:dateUtc="2026-03-17T21:03:00Z">
        <w:r w:rsidR="00D315F6">
          <w:rPr>
            <w:rFonts w:ascii="Times New Roman" w:hAnsi="Times New Roman" w:cs="Times New Roman"/>
          </w:rPr>
          <w:t>.</w:t>
        </w:r>
      </w:ins>
      <w:ins w:id="1020" w:author="Benton, Deon" w:date="2026-03-17T16:11:00Z" w16du:dateUtc="2026-03-17T21:11:00Z">
        <w:r w:rsidR="006873F6">
          <w:rPr>
            <w:rFonts w:ascii="Times New Roman" w:hAnsi="Times New Roman" w:cs="Times New Roman"/>
          </w:rPr>
          <w:t xml:space="preserve"> An implication of this </w:t>
        </w:r>
      </w:ins>
      <w:ins w:id="1021" w:author="Benton, Deon" w:date="2026-03-17T16:13:00Z" w16du:dateUtc="2026-03-17T21:13:00Z">
        <w:r w:rsidR="006873F6">
          <w:rPr>
            <w:rFonts w:ascii="Times New Roman" w:hAnsi="Times New Roman" w:cs="Times New Roman"/>
          </w:rPr>
          <w:t>view</w:t>
        </w:r>
      </w:ins>
      <w:ins w:id="1022"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23" w:author="Benton, Deon" w:date="2026-03-17T15:58:00Z" w16du:dateUtc="2026-03-17T20:58:00Z">
        <w:r w:rsidR="00352C0F">
          <w:rPr>
            <w:rFonts w:ascii="Times New Roman" w:hAnsi="Times New Roman" w:cs="Times New Roman"/>
          </w:rPr>
          <w:t xml:space="preserve"> </w:t>
        </w:r>
      </w:ins>
      <w:ins w:id="1024" w:author="Benton, Deon" w:date="2026-03-17T16:12:00Z" w16du:dateUtc="2026-03-17T21:12:00Z">
        <w:r w:rsidR="006873F6">
          <w:rPr>
            <w:rFonts w:ascii="Times New Roman" w:hAnsi="Times New Roman" w:cs="Times New Roman"/>
          </w:rPr>
          <w:t xml:space="preserve">if </w:t>
        </w:r>
      </w:ins>
      <w:ins w:id="1025" w:author="Benton, Deon" w:date="2026-03-17T16:08:00Z" w16du:dateUtc="2026-03-17T21:08:00Z">
        <w:r w:rsidR="004D271B">
          <w:rPr>
            <w:rFonts w:ascii="Times New Roman" w:hAnsi="Times New Roman" w:cs="Times New Roman"/>
          </w:rPr>
          <w:t xml:space="preserve">infants perceived the </w:t>
        </w:r>
      </w:ins>
      <w:ins w:id="1026" w:author="Benton, Deon" w:date="2026-03-17T16:04:00Z" w16du:dateUtc="2026-03-17T21:04:00Z">
        <w:r w:rsidR="00D315F6">
          <w:rPr>
            <w:rFonts w:ascii="Times New Roman" w:hAnsi="Times New Roman" w:cs="Times New Roman"/>
          </w:rPr>
          <w:t>straight trajector</w:t>
        </w:r>
      </w:ins>
      <w:ins w:id="1027" w:author="Benton, Deon" w:date="2026-03-17T16:08:00Z" w16du:dateUtc="2026-03-17T21:08:00Z">
        <w:r w:rsidR="004D271B">
          <w:rPr>
            <w:rFonts w:ascii="Times New Roman" w:hAnsi="Times New Roman" w:cs="Times New Roman"/>
          </w:rPr>
          <w:t>y to be more familiar than the curved one</w:t>
        </w:r>
      </w:ins>
      <w:ins w:id="1028" w:author="Benton, Deon" w:date="2026-03-17T16:11:00Z" w16du:dateUtc="2026-03-17T21:11:00Z">
        <w:r w:rsidR="006873F6">
          <w:rPr>
            <w:rFonts w:ascii="Times New Roman" w:hAnsi="Times New Roman" w:cs="Times New Roman"/>
          </w:rPr>
          <w:t>—</w:t>
        </w:r>
      </w:ins>
      <w:ins w:id="1029" w:author="Benton, Deon" w:date="2026-03-17T16:12:00Z" w16du:dateUtc="2026-03-17T21:12:00Z">
        <w:r w:rsidR="006873F6">
          <w:rPr>
            <w:rFonts w:ascii="Times New Roman" w:hAnsi="Times New Roman" w:cs="Times New Roman"/>
          </w:rPr>
          <w:t xml:space="preserve">due to their own experience </w:t>
        </w:r>
      </w:ins>
      <w:ins w:id="1030" w:author="Benton, Deon" w:date="2026-03-17T16:14:00Z" w16du:dateUtc="2026-03-17T21:14:00Z">
        <w:r w:rsidR="005C0C57">
          <w:rPr>
            <w:rFonts w:ascii="Times New Roman" w:hAnsi="Times New Roman" w:cs="Times New Roman"/>
          </w:rPr>
          <w:lastRenderedPageBreak/>
          <w:t>producing such paths</w:t>
        </w:r>
      </w:ins>
      <w:ins w:id="1031" w:author="Benton, Deon" w:date="2026-03-17T16:12:00Z" w16du:dateUtc="2026-03-17T21:12:00Z">
        <w:r w:rsidR="006873F6">
          <w:rPr>
            <w:rFonts w:ascii="Times New Roman" w:hAnsi="Times New Roman" w:cs="Times New Roman"/>
          </w:rPr>
          <w:t>—</w:t>
        </w:r>
      </w:ins>
      <w:ins w:id="1032" w:author="Benton, Deon" w:date="2026-03-17T16:08:00Z" w16du:dateUtc="2026-03-17T21:08:00Z">
        <w:r w:rsidR="004D271B">
          <w:rPr>
            <w:rFonts w:ascii="Times New Roman" w:hAnsi="Times New Roman" w:cs="Times New Roman"/>
          </w:rPr>
          <w:t xml:space="preserve">then </w:t>
        </w:r>
      </w:ins>
      <w:ins w:id="1033" w:author="Benton, Deon" w:date="2026-03-17T16:12:00Z" w16du:dateUtc="2026-03-17T21:12:00Z">
        <w:r w:rsidR="006873F6">
          <w:rPr>
            <w:rFonts w:ascii="Times New Roman" w:hAnsi="Times New Roman" w:cs="Times New Roman"/>
          </w:rPr>
          <w:t>they would be expected to look longer at</w:t>
        </w:r>
      </w:ins>
      <w:ins w:id="1034" w:author="Benton, Deon" w:date="2026-03-17T16:08:00Z" w16du:dateUtc="2026-03-17T21:08:00Z">
        <w:r w:rsidR="004D271B">
          <w:rPr>
            <w:rFonts w:ascii="Times New Roman" w:hAnsi="Times New Roman" w:cs="Times New Roman"/>
          </w:rPr>
          <w:t xml:space="preserve"> the inefficient test events than the </w:t>
        </w:r>
      </w:ins>
      <w:ins w:id="1035" w:author="Benton, Deon" w:date="2026-03-17T16:09:00Z" w16du:dateUtc="2026-03-17T21:09:00Z">
        <w:r w:rsidR="004D271B">
          <w:rPr>
            <w:rFonts w:ascii="Times New Roman" w:hAnsi="Times New Roman" w:cs="Times New Roman"/>
          </w:rPr>
          <w:t>efficient</w:t>
        </w:r>
      </w:ins>
      <w:ins w:id="1036" w:author="Benton, Deon" w:date="2026-03-17T16:08:00Z" w16du:dateUtc="2026-03-17T21:08:00Z">
        <w:r w:rsidR="004D271B">
          <w:rPr>
            <w:rFonts w:ascii="Times New Roman" w:hAnsi="Times New Roman" w:cs="Times New Roman"/>
          </w:rPr>
          <w:t xml:space="preserve"> ones.</w:t>
        </w:r>
      </w:ins>
      <w:ins w:id="1037" w:author="Benton, Deon" w:date="2026-03-17T16:09:00Z" w16du:dateUtc="2026-03-17T21:09:00Z">
        <w:r w:rsidR="00EC2EE5">
          <w:rPr>
            <w:rFonts w:ascii="Times New Roman" w:hAnsi="Times New Roman" w:cs="Times New Roman"/>
          </w:rPr>
          <w:t xml:space="preserve"> Crucially, this pattern of looking would</w:t>
        </w:r>
      </w:ins>
      <w:ins w:id="1038" w:author="Benton, Deon" w:date="2026-03-17T16:15:00Z" w16du:dateUtc="2026-03-17T21:15:00Z">
        <w:r w:rsidR="005C0C57">
          <w:rPr>
            <w:rFonts w:ascii="Times New Roman" w:hAnsi="Times New Roman" w:cs="Times New Roman"/>
          </w:rPr>
          <w:t xml:space="preserve"> </w:t>
        </w:r>
      </w:ins>
      <w:ins w:id="1039" w:author="Benton, Deon" w:date="2026-03-17T16:16:00Z" w16du:dateUtc="2026-03-17T21:16:00Z">
        <w:r w:rsidR="004645FE">
          <w:rPr>
            <w:rFonts w:ascii="Times New Roman" w:hAnsi="Times New Roman" w:cs="Times New Roman"/>
          </w:rPr>
          <w:t>suggest that infants’ responses in this study h</w:t>
        </w:r>
      </w:ins>
      <w:ins w:id="1040" w:author="Benton, Deon" w:date="2026-03-17T16:17:00Z" w16du:dateUtc="2026-03-17T21:17:00Z">
        <w:r w:rsidR="00BB407A">
          <w:rPr>
            <w:rFonts w:ascii="Times New Roman" w:hAnsi="Times New Roman" w:cs="Times New Roman"/>
          </w:rPr>
          <w:t xml:space="preserve">ad little to do with a priori notions of efficiency; instead, such </w:t>
        </w:r>
      </w:ins>
      <w:ins w:id="1041" w:author="Benton, Deon" w:date="2026-03-17T16:18:00Z" w16du:dateUtc="2026-03-17T21:18:00Z">
        <w:r w:rsidR="00BB407A">
          <w:rPr>
            <w:rFonts w:ascii="Times New Roman" w:hAnsi="Times New Roman" w:cs="Times New Roman"/>
          </w:rPr>
          <w:t xml:space="preserve">looking is merely a consequence of infants’ </w:t>
        </w:r>
      </w:ins>
      <w:proofErr w:type="gramStart"/>
      <w:ins w:id="1042" w:author="Benton, Deon" w:date="2026-03-17T16:55:00Z" w16du:dateUtc="2026-03-17T21:55:00Z">
        <w:r w:rsidR="008A5486">
          <w:rPr>
            <w:rFonts w:ascii="Times New Roman" w:hAnsi="Times New Roman" w:cs="Times New Roman"/>
          </w:rPr>
          <w:t>direct action</w:t>
        </w:r>
      </w:ins>
      <w:proofErr w:type="gramEnd"/>
      <w:ins w:id="1043" w:author="Benton, Deon" w:date="2026-03-17T16:18:00Z" w16du:dateUtc="2026-03-17T21:18:00Z">
        <w:r w:rsidR="00BB407A">
          <w:rPr>
            <w:rFonts w:ascii="Times New Roman" w:hAnsi="Times New Roman" w:cs="Times New Roman"/>
          </w:rPr>
          <w:t xml:space="preserve"> experience.</w:t>
        </w:r>
      </w:ins>
    </w:p>
    <w:p w14:paraId="2989804D" w14:textId="20BE0C9C" w:rsidR="008B095A" w:rsidRDefault="00D55339" w:rsidP="00795BA1">
      <w:pPr>
        <w:spacing w:line="480" w:lineRule="auto"/>
        <w:ind w:firstLine="720"/>
        <w:contextualSpacing/>
        <w:rPr>
          <w:ins w:id="1044" w:author="Benton, Deon" w:date="2026-03-17T16:52:00Z" w16du:dateUtc="2026-03-17T21:52:00Z"/>
          <w:rFonts w:ascii="Times New Roman" w:hAnsi="Times New Roman" w:cs="Times New Roman"/>
        </w:rPr>
      </w:pPr>
      <w:ins w:id="1045" w:author="Benton, Deon" w:date="2026-03-17T16:21:00Z" w16du:dateUtc="2026-03-17T21:21:00Z">
        <w:r>
          <w:rPr>
            <w:rFonts w:ascii="Times New Roman" w:hAnsi="Times New Roman" w:cs="Times New Roman"/>
          </w:rPr>
          <w:t xml:space="preserve">It turns out </w:t>
        </w:r>
      </w:ins>
      <w:ins w:id="1046" w:author="Benton, Deon" w:date="2026-03-17T16:22:00Z" w16du:dateUtc="2026-03-17T21:22:00Z">
        <w:r>
          <w:rPr>
            <w:rFonts w:ascii="Times New Roman" w:hAnsi="Times New Roman" w:cs="Times New Roman"/>
          </w:rPr>
          <w:t xml:space="preserve">that </w:t>
        </w:r>
      </w:ins>
      <w:ins w:id="1047" w:author="Benton, Deon" w:date="2026-03-17T16:24:00Z" w16du:dateUtc="2026-03-17T21:24:00Z">
        <w:r w:rsidR="009525E6">
          <w:rPr>
            <w:rFonts w:ascii="Times New Roman" w:hAnsi="Times New Roman" w:cs="Times New Roman"/>
          </w:rPr>
          <w:t>habituating infants to causally efficacious action events</w:t>
        </w:r>
      </w:ins>
      <w:ins w:id="1048" w:author="Benton, Deon" w:date="2026-03-17T16:22:00Z" w16du:dateUtc="2026-03-17T21:22:00Z">
        <w:r>
          <w:rPr>
            <w:rFonts w:ascii="Times New Roman" w:hAnsi="Times New Roman" w:cs="Times New Roman"/>
          </w:rPr>
          <w:t xml:space="preserve"> may play a similar, salience-boosting function in Liu and </w:t>
        </w:r>
        <w:proofErr w:type="spellStart"/>
        <w:r>
          <w:rPr>
            <w:rFonts w:ascii="Times New Roman" w:hAnsi="Times New Roman" w:cs="Times New Roman"/>
          </w:rPr>
          <w:t>Spelke</w:t>
        </w:r>
        <w:proofErr w:type="spellEnd"/>
        <w:r>
          <w:rPr>
            <w:rFonts w:ascii="Times New Roman" w:hAnsi="Times New Roman" w:cs="Times New Roman"/>
          </w:rPr>
          <w:t xml:space="preserve"> (2019). Specifically, </w:t>
        </w:r>
      </w:ins>
      <w:ins w:id="1049" w:author="Benton, Deon" w:date="2026-03-17T16:39:00Z" w16du:dateUtc="2026-03-17T21:39:00Z">
        <w:r w:rsidR="00906D82">
          <w:rPr>
            <w:rFonts w:ascii="Times New Roman" w:hAnsi="Times New Roman" w:cs="Times New Roman"/>
          </w:rPr>
          <w:t xml:space="preserve">when </w:t>
        </w:r>
      </w:ins>
      <w:ins w:id="1050" w:author="Benton, Deon" w:date="2026-03-17T16:41:00Z" w16du:dateUtc="2026-03-17T21:41:00Z">
        <w:r w:rsidR="00212270">
          <w:rPr>
            <w:rFonts w:ascii="Times New Roman" w:hAnsi="Times New Roman" w:cs="Times New Roman"/>
          </w:rPr>
          <w:t xml:space="preserve">an infant </w:t>
        </w:r>
      </w:ins>
      <w:ins w:id="1051" w:author="Benton, Deon" w:date="2026-03-17T16:40:00Z" w16du:dateUtc="2026-03-17T21:40:00Z">
        <w:r w:rsidR="00906D82">
          <w:rPr>
            <w:rFonts w:ascii="Times New Roman" w:hAnsi="Times New Roman" w:cs="Times New Roman"/>
          </w:rPr>
          <w:t xml:space="preserve">repeatedly </w:t>
        </w:r>
      </w:ins>
      <w:ins w:id="1052" w:author="Benton, Deon" w:date="2026-03-17T16:39:00Z" w16du:dateUtc="2026-03-17T21:39:00Z">
        <w:r w:rsidR="00906D82">
          <w:rPr>
            <w:rFonts w:ascii="Times New Roman" w:hAnsi="Times New Roman" w:cs="Times New Roman"/>
          </w:rPr>
          <w:t>observe</w:t>
        </w:r>
      </w:ins>
      <w:ins w:id="1053" w:author="Benton, Deon" w:date="2026-03-17T16:41:00Z" w16du:dateUtc="2026-03-17T21:41:00Z">
        <w:r w:rsidR="00212270">
          <w:rPr>
            <w:rFonts w:ascii="Times New Roman" w:hAnsi="Times New Roman" w:cs="Times New Roman"/>
          </w:rPr>
          <w:t>s</w:t>
        </w:r>
      </w:ins>
      <w:ins w:id="1054" w:author="Benton, Deon" w:date="2026-03-17T16:45:00Z" w16du:dateUtc="2026-03-17T21:45:00Z">
        <w:r w:rsidR="003977BC">
          <w:rPr>
            <w:rFonts w:ascii="Times New Roman" w:hAnsi="Times New Roman" w:cs="Times New Roman"/>
          </w:rPr>
          <w:t xml:space="preserve"> that an</w:t>
        </w:r>
      </w:ins>
      <w:ins w:id="1055" w:author="Benton, Deon" w:date="2026-03-17T16:41:00Z" w16du:dateUtc="2026-03-17T21:41:00Z">
        <w:r w:rsidR="00212270">
          <w:rPr>
            <w:rFonts w:ascii="Times New Roman" w:hAnsi="Times New Roman" w:cs="Times New Roman"/>
          </w:rPr>
          <w:t xml:space="preserve"> object immediately change</w:t>
        </w:r>
      </w:ins>
      <w:ins w:id="1056" w:author="Benton, Deon" w:date="2026-03-17T16:45:00Z" w16du:dateUtc="2026-03-17T21:45:00Z">
        <w:r w:rsidR="003977BC">
          <w:rPr>
            <w:rFonts w:ascii="Times New Roman" w:hAnsi="Times New Roman" w:cs="Times New Roman"/>
          </w:rPr>
          <w:t>s</w:t>
        </w:r>
      </w:ins>
      <w:ins w:id="1057" w:author="Benton, Deon" w:date="2026-03-17T16:41:00Z" w16du:dateUtc="2026-03-17T21:41:00Z">
        <w:r w:rsidR="00212270">
          <w:rPr>
            <w:rFonts w:ascii="Times New Roman" w:hAnsi="Times New Roman" w:cs="Times New Roman"/>
          </w:rPr>
          <w:t xml:space="preserve"> state</w:t>
        </w:r>
      </w:ins>
      <w:ins w:id="1058" w:author="Benton, Deon" w:date="2026-03-17T16:40:00Z" w16du:dateUtc="2026-03-17T21:40:00Z">
        <w:r w:rsidR="00906D82">
          <w:rPr>
            <w:rFonts w:ascii="Times New Roman" w:hAnsi="Times New Roman" w:cs="Times New Roman"/>
          </w:rPr>
          <w:t xml:space="preserve"> when an actor contacts it, the attention-grabbing nature of </w:t>
        </w:r>
      </w:ins>
      <w:ins w:id="1059" w:author="Benton, Deon" w:date="2026-03-17T16:42:00Z" w16du:dateUtc="2026-03-17T21:42:00Z">
        <w:r w:rsidR="00212270">
          <w:rPr>
            <w:rFonts w:ascii="Times New Roman" w:hAnsi="Times New Roman" w:cs="Times New Roman"/>
          </w:rPr>
          <w:t>that state change</w:t>
        </w:r>
      </w:ins>
      <w:ins w:id="1060" w:author="Benton, Deon" w:date="2026-03-17T16:40:00Z" w16du:dateUtc="2026-03-17T21:40:00Z">
        <w:r w:rsidR="00906D82">
          <w:rPr>
            <w:rFonts w:ascii="Times New Roman" w:hAnsi="Times New Roman" w:cs="Times New Roman"/>
          </w:rPr>
          <w:t xml:space="preserve"> may </w:t>
        </w:r>
      </w:ins>
      <w:ins w:id="1061" w:author="Benton, Deon" w:date="2026-03-17T16:42:00Z" w16du:dateUtc="2026-03-17T21:42:00Z">
        <w:r w:rsidR="00212270">
          <w:rPr>
            <w:rFonts w:ascii="Times New Roman" w:hAnsi="Times New Roman" w:cs="Times New Roman"/>
          </w:rPr>
          <w:t>heighten the salience of the entire event.</w:t>
        </w:r>
      </w:ins>
      <w:ins w:id="1062" w:author="Benton, Deon" w:date="2026-03-17T16:43:00Z" w16du:dateUtc="2026-03-17T21:43:00Z">
        <w:r w:rsidR="00212270">
          <w:rPr>
            <w:rFonts w:ascii="Times New Roman" w:hAnsi="Times New Roman" w:cs="Times New Roman"/>
          </w:rPr>
          <w:t xml:space="preserve"> </w:t>
        </w:r>
      </w:ins>
      <w:ins w:id="106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064" w:author="Benton, Deon" w:date="2026-03-17T16:43:00Z" w16du:dateUtc="2026-03-17T21:43:00Z">
        <w:r w:rsidR="003977BC">
          <w:rPr>
            <w:rFonts w:ascii="Times New Roman" w:hAnsi="Times New Roman" w:cs="Times New Roman"/>
          </w:rPr>
          <w:t xml:space="preserve"> may</w:t>
        </w:r>
      </w:ins>
      <w:ins w:id="1065" w:author="Benton, Deon" w:date="2026-03-17T16:44:00Z" w16du:dateUtc="2026-03-17T21:44:00Z">
        <w:r w:rsidR="003977BC">
          <w:rPr>
            <w:rFonts w:ascii="Times New Roman" w:hAnsi="Times New Roman" w:cs="Times New Roman"/>
          </w:rPr>
          <w:t xml:space="preserve"> in turn</w:t>
        </w:r>
      </w:ins>
      <w:ins w:id="1066" w:author="Benton, Deon" w:date="2026-03-17T16:43:00Z" w16du:dateUtc="2026-03-17T21:43:00Z">
        <w:r w:rsidR="003977BC">
          <w:rPr>
            <w:rFonts w:ascii="Times New Roman" w:hAnsi="Times New Roman" w:cs="Times New Roman"/>
          </w:rPr>
          <w:t xml:space="preserve"> </w:t>
        </w:r>
      </w:ins>
      <w:ins w:id="1067" w:author="Benton, Deon" w:date="2026-03-17T16:44:00Z" w16du:dateUtc="2026-03-17T21:44:00Z">
        <w:r w:rsidR="003977BC">
          <w:rPr>
            <w:rFonts w:ascii="Times New Roman" w:hAnsi="Times New Roman" w:cs="Times New Roman"/>
          </w:rPr>
          <w:t>cause infants to encode the</w:t>
        </w:r>
      </w:ins>
      <w:ins w:id="1068" w:author="Benton, Deon" w:date="2026-03-17T16:43:00Z" w16du:dateUtc="2026-03-17T21:43:00Z">
        <w:r w:rsidR="003977BC">
          <w:rPr>
            <w:rFonts w:ascii="Times New Roman" w:hAnsi="Times New Roman" w:cs="Times New Roman"/>
          </w:rPr>
          <w:t xml:space="preserve"> relation between the </w:t>
        </w:r>
      </w:ins>
      <w:ins w:id="1069" w:author="Benton, Deon" w:date="2026-03-17T16:44:00Z" w16du:dateUtc="2026-03-17T21:44:00Z">
        <w:r w:rsidR="003977BC">
          <w:rPr>
            <w:rFonts w:ascii="Times New Roman" w:hAnsi="Times New Roman" w:cs="Times New Roman"/>
          </w:rPr>
          <w:t>reach’s arced motion path and the barrier over which the path occurs.</w:t>
        </w:r>
      </w:ins>
      <w:ins w:id="1070" w:author="Benton, Deon" w:date="2026-03-17T16:40:00Z" w16du:dateUtc="2026-03-17T21:40:00Z">
        <w:r w:rsidR="00906D82">
          <w:rPr>
            <w:rFonts w:ascii="Times New Roman" w:hAnsi="Times New Roman" w:cs="Times New Roman"/>
          </w:rPr>
          <w:t xml:space="preserve"> </w:t>
        </w:r>
      </w:ins>
      <w:ins w:id="1071" w:author="Benton, Deon" w:date="2026-03-17T16:45:00Z" w16du:dateUtc="2026-03-17T21:45:00Z">
        <w:r w:rsidR="00B2144E">
          <w:rPr>
            <w:rFonts w:ascii="Times New Roman" w:hAnsi="Times New Roman" w:cs="Times New Roman"/>
          </w:rPr>
          <w:t>On this view</w:t>
        </w:r>
      </w:ins>
      <w:ins w:id="1072" w:author="Benton, Deon" w:date="2026-03-17T16:46:00Z" w16du:dateUtc="2026-03-17T21:46:00Z">
        <w:r w:rsidR="00B2144E">
          <w:rPr>
            <w:rFonts w:ascii="Times New Roman" w:hAnsi="Times New Roman" w:cs="Times New Roman"/>
          </w:rPr>
          <w:t xml:space="preserve">, the role of causal efficacy is not to cause infants to process </w:t>
        </w:r>
      </w:ins>
      <w:ins w:id="107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074" w:author="Benton, Deon" w:date="2026-03-17T17:06:00Z" w16du:dateUtc="2026-03-17T22:06:00Z">
        <w:r w:rsidR="00795BA1">
          <w:rPr>
            <w:rFonts w:ascii="Times New Roman" w:hAnsi="Times New Roman" w:cs="Times New Roman"/>
          </w:rPr>
          <w:t>infants’ ability to process an event as a si</w:t>
        </w:r>
      </w:ins>
      <w:ins w:id="1075" w:author="Benton, Deon" w:date="2026-03-17T17:07:00Z" w16du:dateUtc="2026-03-17T22:07:00Z">
        <w:r w:rsidR="00795BA1">
          <w:rPr>
            <w:rFonts w:ascii="Times New Roman" w:hAnsi="Times New Roman" w:cs="Times New Roman"/>
          </w:rPr>
          <w:t>ngle, cohesive action sequence</w:t>
        </w:r>
      </w:ins>
      <w:ins w:id="1076" w:author="Benton, Deon" w:date="2026-03-17T17:06:00Z" w16du:dateUtc="2026-03-17T22:06:00Z">
        <w:r w:rsidR="00795BA1">
          <w:rPr>
            <w:rFonts w:ascii="Times New Roman" w:hAnsi="Times New Roman" w:cs="Times New Roman"/>
          </w:rPr>
          <w:t xml:space="preserve"> and to encode the relation between the curved motion and barrier</w:t>
        </w:r>
      </w:ins>
      <w:ins w:id="1077" w:author="Benton, Deon" w:date="2026-03-17T17:07:00Z" w16du:dateUtc="2026-03-17T22:07:00Z">
        <w:r w:rsidR="00795BA1">
          <w:rPr>
            <w:rFonts w:ascii="Times New Roman" w:hAnsi="Times New Roman" w:cs="Times New Roman"/>
          </w:rPr>
          <w:t xml:space="preserve"> within it</w:t>
        </w:r>
      </w:ins>
      <w:ins w:id="1078" w:author="Benton, Deon" w:date="2026-03-17T17:06:00Z" w16du:dateUtc="2026-03-17T22:06:00Z">
        <w:r w:rsidR="00795BA1">
          <w:rPr>
            <w:rFonts w:ascii="Times New Roman" w:hAnsi="Times New Roman" w:cs="Times New Roman"/>
          </w:rPr>
          <w:t xml:space="preserve"> may be disrupted </w:t>
        </w:r>
      </w:ins>
      <w:ins w:id="1079" w:author="Benton, Deon" w:date="2026-03-17T16:47:00Z" w16du:dateUtc="2026-03-17T21:47:00Z">
        <w:r w:rsidR="00B2144E">
          <w:rPr>
            <w:rFonts w:ascii="Times New Roman" w:hAnsi="Times New Roman" w:cs="Times New Roman"/>
          </w:rPr>
          <w:t xml:space="preserve">if </w:t>
        </w:r>
      </w:ins>
      <w:ins w:id="1080" w:author="Benton, Deon" w:date="2026-03-17T17:07:00Z" w16du:dateUtc="2026-03-17T22:07:00Z">
        <w:r w:rsidR="00795BA1">
          <w:rPr>
            <w:rFonts w:ascii="Times New Roman" w:hAnsi="Times New Roman" w:cs="Times New Roman"/>
          </w:rPr>
          <w:t>an object changes state after</w:t>
        </w:r>
      </w:ins>
      <w:ins w:id="1081" w:author="Benton, Deon" w:date="2026-03-17T16:47:00Z" w16du:dateUtc="2026-03-17T21:47:00Z">
        <w:r w:rsidR="00F3370F">
          <w:rPr>
            <w:rFonts w:ascii="Times New Roman" w:hAnsi="Times New Roman" w:cs="Times New Roman"/>
          </w:rPr>
          <w:t xml:space="preserve"> a brief delay and at some spatial distance </w:t>
        </w:r>
      </w:ins>
      <w:ins w:id="1082" w:author="Benton, Deon" w:date="2026-03-17T16:48:00Z" w16du:dateUtc="2026-03-17T21:48:00Z">
        <w:r w:rsidR="00F3370F">
          <w:rPr>
            <w:rFonts w:ascii="Times New Roman" w:hAnsi="Times New Roman" w:cs="Times New Roman"/>
          </w:rPr>
          <w:t xml:space="preserve">from </w:t>
        </w:r>
      </w:ins>
      <w:ins w:id="1083" w:author="Benton, Deon" w:date="2026-03-17T17:07:00Z" w16du:dateUtc="2026-03-17T22:07:00Z">
        <w:r w:rsidR="00795BA1">
          <w:rPr>
            <w:rFonts w:ascii="Times New Roman" w:hAnsi="Times New Roman" w:cs="Times New Roman"/>
          </w:rPr>
          <w:t>a</w:t>
        </w:r>
      </w:ins>
      <w:ins w:id="1084" w:author="Benton, Deon" w:date="2026-03-17T16:48:00Z" w16du:dateUtc="2026-03-17T21:48:00Z">
        <w:r w:rsidR="00F3370F">
          <w:rPr>
            <w:rFonts w:ascii="Times New Roman" w:hAnsi="Times New Roman" w:cs="Times New Roman"/>
          </w:rPr>
          <w:t xml:space="preserve"> hand</w:t>
        </w:r>
      </w:ins>
      <w:ins w:id="108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086" w:author="Benton, Deon" w:date="2026-03-17T16:51:00Z" w16du:dateUtc="2026-03-17T21:51:00Z">
        <w:r w:rsidR="00DF52FA">
          <w:rPr>
            <w:rFonts w:ascii="Times New Roman" w:hAnsi="Times New Roman" w:cs="Times New Roman"/>
          </w:rPr>
          <w:t xml:space="preserve"> </w:t>
        </w:r>
      </w:ins>
      <w:ins w:id="1087" w:author="Benton, Deon" w:date="2026-03-17T17:09:00Z" w16du:dateUtc="2026-03-17T22:09:00Z">
        <w:r w:rsidR="00650F06">
          <w:rPr>
            <w:rFonts w:ascii="Times New Roman" w:hAnsi="Times New Roman" w:cs="Times New Roman"/>
          </w:rPr>
          <w:t>Likewise</w:t>
        </w:r>
      </w:ins>
      <w:ins w:id="1088" w:author="Benton, Deon" w:date="2026-03-17T16:51:00Z" w16du:dateUtc="2026-03-17T21:51:00Z">
        <w:r w:rsidR="00DF52FA">
          <w:rPr>
            <w:rFonts w:ascii="Times New Roman" w:hAnsi="Times New Roman" w:cs="Times New Roman"/>
          </w:rPr>
          <w:t xml:space="preserve">, even if </w:t>
        </w:r>
      </w:ins>
      <w:ins w:id="1089" w:author="Benton, Deon" w:date="2026-03-17T17:10:00Z" w16du:dateUtc="2026-03-17T22:10:00Z">
        <w:r w:rsidR="00650F06">
          <w:rPr>
            <w:rFonts w:ascii="Times New Roman" w:hAnsi="Times New Roman" w:cs="Times New Roman"/>
          </w:rPr>
          <w:t>an object changes physical state immediately</w:t>
        </w:r>
      </w:ins>
      <w:ins w:id="1090" w:author="Benton, Deon" w:date="2026-03-17T16:51:00Z" w16du:dateUtc="2026-03-17T21:51:00Z">
        <w:r w:rsidR="00DF52FA">
          <w:rPr>
            <w:rFonts w:ascii="Times New Roman" w:hAnsi="Times New Roman" w:cs="Times New Roman"/>
          </w:rPr>
          <w:t xml:space="preserve">, if the barrier is positioned </w:t>
        </w:r>
      </w:ins>
      <w:ins w:id="1091" w:author="Benton, Deon" w:date="2026-03-17T17:11:00Z" w16du:dateUtc="2026-03-17T22:11:00Z">
        <w:r w:rsidR="002074F3">
          <w:rPr>
            <w:rFonts w:ascii="Times New Roman" w:hAnsi="Times New Roman" w:cs="Times New Roman"/>
          </w:rPr>
          <w:t>off</w:t>
        </w:r>
      </w:ins>
      <w:ins w:id="1092" w:author="Benton, Deon" w:date="2026-03-17T16:51:00Z" w16du:dateUtc="2026-03-17T21:51:00Z">
        <w:r w:rsidR="00DF52FA">
          <w:rPr>
            <w:rFonts w:ascii="Times New Roman" w:hAnsi="Times New Roman" w:cs="Times New Roman"/>
          </w:rPr>
          <w:t xml:space="preserve"> to the side of the arced motion, </w:t>
        </w:r>
      </w:ins>
      <w:ins w:id="1093" w:author="Benton, Deon" w:date="2026-03-17T16:52:00Z" w16du:dateUtc="2026-03-17T21:52:00Z">
        <w:r w:rsidR="008B095A">
          <w:rPr>
            <w:rFonts w:ascii="Times New Roman" w:hAnsi="Times New Roman" w:cs="Times New Roman"/>
          </w:rPr>
          <w:t xml:space="preserve">infants should be less likely to associate it with </w:t>
        </w:r>
      </w:ins>
      <w:ins w:id="1094" w:author="Benton, Deon" w:date="2026-03-17T17:10:00Z" w16du:dateUtc="2026-03-17T22:10:00Z">
        <w:r w:rsidR="00650F06">
          <w:rPr>
            <w:rFonts w:ascii="Times New Roman" w:hAnsi="Times New Roman" w:cs="Times New Roman"/>
          </w:rPr>
          <w:t xml:space="preserve">such motion </w:t>
        </w:r>
      </w:ins>
      <w:ins w:id="109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753983D2" w:rsidR="007C115F" w:rsidRDefault="008B095A" w:rsidP="00521D26">
      <w:pPr>
        <w:spacing w:line="480" w:lineRule="auto"/>
        <w:ind w:firstLine="720"/>
        <w:contextualSpacing/>
        <w:rPr>
          <w:ins w:id="1096" w:author="Benton, Deon" w:date="2026-03-10T19:47:00Z" w16du:dateUtc="2026-03-11T00:47:00Z"/>
          <w:rFonts w:ascii="Times New Roman" w:hAnsi="Times New Roman" w:cs="Times New Roman"/>
        </w:rPr>
      </w:pPr>
      <w:ins w:id="1097" w:author="Benton, Deon" w:date="2026-03-17T16:53:00Z" w16du:dateUtc="2026-03-17T21:53:00Z">
        <w:r>
          <w:rPr>
            <w:rFonts w:ascii="Times New Roman" w:hAnsi="Times New Roman" w:cs="Times New Roman"/>
          </w:rPr>
          <w:t xml:space="preserve">Importantly, although </w:t>
        </w:r>
      </w:ins>
      <w:ins w:id="1098" w:author="Benton, Deon" w:date="2026-03-17T16:55:00Z" w16du:dateUtc="2026-03-17T21:55:00Z">
        <w:r w:rsidR="008A5486">
          <w:rPr>
            <w:rFonts w:ascii="Times New Roman" w:hAnsi="Times New Roman" w:cs="Times New Roman"/>
          </w:rPr>
          <w:t>direct action</w:t>
        </w:r>
      </w:ins>
      <w:ins w:id="1099" w:author="Benton, Deon" w:date="2026-03-17T16:53:00Z" w16du:dateUtc="2026-03-17T21:53:00Z">
        <w:r>
          <w:rPr>
            <w:rFonts w:ascii="Times New Roman" w:hAnsi="Times New Roman" w:cs="Times New Roman"/>
          </w:rPr>
          <w:t xml:space="preserve"> experience and causal efficacy may</w:t>
        </w:r>
      </w:ins>
      <w:ins w:id="1100" w:author="Benton, Deon" w:date="2026-03-17T17:00:00Z" w16du:dateUtc="2026-03-17T22:00:00Z">
        <w:r w:rsidR="00D7275F">
          <w:rPr>
            <w:rFonts w:ascii="Times New Roman" w:hAnsi="Times New Roman" w:cs="Times New Roman"/>
          </w:rPr>
          <w:t xml:space="preserve"> serve similar functions—</w:t>
        </w:r>
      </w:ins>
      <w:ins w:id="1101" w:author="Benton, Deon" w:date="2026-03-17T17:02:00Z" w16du:dateUtc="2026-03-17T22:02:00Z">
        <w:r w:rsidR="007A723F">
          <w:rPr>
            <w:rFonts w:ascii="Times New Roman" w:hAnsi="Times New Roman" w:cs="Times New Roman"/>
          </w:rPr>
          <w:t xml:space="preserve">namely, </w:t>
        </w:r>
      </w:ins>
      <w:ins w:id="1102" w:author="Benton, Deon" w:date="2026-03-17T17:00:00Z" w16du:dateUtc="2026-03-17T22:00:00Z">
        <w:r w:rsidR="00D7275F">
          <w:rPr>
            <w:rFonts w:ascii="Times New Roman" w:hAnsi="Times New Roman" w:cs="Times New Roman"/>
          </w:rPr>
          <w:t xml:space="preserve">to boost </w:t>
        </w:r>
      </w:ins>
      <w:ins w:id="1103" w:author="Benton, Deon" w:date="2026-03-17T16:53:00Z" w16du:dateUtc="2026-03-17T21:53:00Z">
        <w:r>
          <w:rPr>
            <w:rFonts w:ascii="Times New Roman" w:hAnsi="Times New Roman" w:cs="Times New Roman"/>
          </w:rPr>
          <w:t xml:space="preserve">infants’ overall </w:t>
        </w:r>
      </w:ins>
      <w:ins w:id="1104" w:author="Benton, Deon" w:date="2026-03-17T17:00:00Z" w16du:dateUtc="2026-03-17T22:00:00Z">
        <w:r w:rsidR="00D7275F">
          <w:rPr>
            <w:rFonts w:ascii="Times New Roman" w:hAnsi="Times New Roman" w:cs="Times New Roman"/>
          </w:rPr>
          <w:t xml:space="preserve">attention and </w:t>
        </w:r>
      </w:ins>
      <w:ins w:id="1105" w:author="Benton, Deon" w:date="2026-03-17T16:53:00Z" w16du:dateUtc="2026-03-17T21:53:00Z">
        <w:r>
          <w:rPr>
            <w:rFonts w:ascii="Times New Roman" w:hAnsi="Times New Roman" w:cs="Times New Roman"/>
          </w:rPr>
          <w:t xml:space="preserve">engagement </w:t>
        </w:r>
      </w:ins>
      <w:ins w:id="1106" w:author="Benton, Deon" w:date="2026-03-17T16:54:00Z" w16du:dateUtc="2026-03-17T21:54:00Z">
        <w:r w:rsidR="008A5486">
          <w:rPr>
            <w:rFonts w:ascii="Times New Roman" w:hAnsi="Times New Roman" w:cs="Times New Roman"/>
          </w:rPr>
          <w:t>in a task</w:t>
        </w:r>
      </w:ins>
      <w:ins w:id="1107" w:author="Benton, Deon" w:date="2026-03-17T17:00:00Z" w16du:dateUtc="2026-03-17T22:00:00Z">
        <w:r w:rsidR="00D7275F">
          <w:rPr>
            <w:rFonts w:ascii="Times New Roman" w:hAnsi="Times New Roman" w:cs="Times New Roman"/>
          </w:rPr>
          <w:t>—</w:t>
        </w:r>
      </w:ins>
      <w:ins w:id="1108" w:author="Benton, Deon" w:date="2026-03-17T17:02:00Z" w16du:dateUtc="2026-03-17T22:02:00Z">
        <w:r w:rsidR="007A723F">
          <w:rPr>
            <w:rFonts w:ascii="Times New Roman" w:hAnsi="Times New Roman" w:cs="Times New Roman"/>
          </w:rPr>
          <w:t>the effects that each has on</w:t>
        </w:r>
      </w:ins>
      <w:ins w:id="110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10" w:author="Benton, Deon" w:date="2026-03-17T17:01:00Z" w16du:dateUtc="2026-03-17T22:01:00Z">
        <w:r w:rsidR="00D7275F">
          <w:rPr>
            <w:rFonts w:ascii="Times New Roman" w:hAnsi="Times New Roman" w:cs="Times New Roman"/>
          </w:rPr>
          <w:t xml:space="preserve"> may differ</w:t>
        </w:r>
      </w:ins>
      <w:ins w:id="1111" w:author="Benton, Deon" w:date="2026-03-17T16:54:00Z" w16du:dateUtc="2026-03-17T21:54:00Z">
        <w:r w:rsidR="008A5486">
          <w:rPr>
            <w:rFonts w:ascii="Times New Roman" w:hAnsi="Times New Roman" w:cs="Times New Roman"/>
          </w:rPr>
          <w:t>.</w:t>
        </w:r>
      </w:ins>
      <w:ins w:id="1112" w:author="Benton, Deon" w:date="2026-03-17T16:48:00Z" w16du:dateUtc="2026-03-17T21:48:00Z">
        <w:r w:rsidR="00F3370F">
          <w:rPr>
            <w:rFonts w:ascii="Times New Roman" w:hAnsi="Times New Roman" w:cs="Times New Roman"/>
          </w:rPr>
          <w:t xml:space="preserve"> </w:t>
        </w:r>
      </w:ins>
      <w:ins w:id="1113" w:author="Benton, Deon" w:date="2026-03-17T17:01:00Z" w16du:dateUtc="2026-03-17T22:01:00Z">
        <w:r w:rsidR="00D7275F">
          <w:rPr>
            <w:rFonts w:ascii="Times New Roman" w:hAnsi="Times New Roman" w:cs="Times New Roman"/>
          </w:rPr>
          <w:t>For example, d</w:t>
        </w:r>
      </w:ins>
      <w:ins w:id="1114" w:author="Benton, Deon" w:date="2026-03-17T16:54:00Z" w16du:dateUtc="2026-03-17T21:54:00Z">
        <w:r w:rsidR="008A5486">
          <w:rPr>
            <w:rFonts w:ascii="Times New Roman" w:hAnsi="Times New Roman" w:cs="Times New Roman"/>
          </w:rPr>
          <w:t>irect action experience</w:t>
        </w:r>
      </w:ins>
      <w:ins w:id="1115" w:author="Benton, Deon" w:date="2026-03-17T17:03:00Z" w16du:dateUtc="2026-03-17T22:03:00Z">
        <w:r w:rsidR="007A723F">
          <w:rPr>
            <w:rFonts w:ascii="Times New Roman" w:hAnsi="Times New Roman" w:cs="Times New Roman"/>
          </w:rPr>
          <w:t>—such as that provided by sticky mittens—</w:t>
        </w:r>
      </w:ins>
      <w:ins w:id="111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17" w:author="Benton, Deon" w:date="2026-03-17T17:02:00Z" w16du:dateUtc="2026-03-17T22:02:00Z">
        <w:r w:rsidR="007A723F">
          <w:rPr>
            <w:rFonts w:ascii="Times New Roman" w:hAnsi="Times New Roman" w:cs="Times New Roman"/>
          </w:rPr>
          <w:t>straight reaching trajectories</w:t>
        </w:r>
      </w:ins>
      <w:ins w:id="1118" w:author="Benton, Deon" w:date="2026-03-17T17:04:00Z" w16du:dateUtc="2026-03-17T22:04:00Z">
        <w:r w:rsidR="001F286B">
          <w:rPr>
            <w:rFonts w:ascii="Times New Roman" w:hAnsi="Times New Roman" w:cs="Times New Roman"/>
          </w:rPr>
          <w:t xml:space="preserve">, perhaps as well as their encoding of the features of the objects </w:t>
        </w:r>
        <w:r w:rsidR="001F286B">
          <w:rPr>
            <w:rFonts w:ascii="Times New Roman" w:hAnsi="Times New Roman" w:cs="Times New Roman"/>
          </w:rPr>
          <w:lastRenderedPageBreak/>
          <w:t xml:space="preserve">they are touching. In contrast, </w:t>
        </w:r>
      </w:ins>
      <w:ins w:id="1119" w:author="Benton, Deon" w:date="2026-03-17T17:05:00Z" w16du:dateUtc="2026-03-17T22:05:00Z">
        <w:r w:rsidR="001F286B">
          <w:rPr>
            <w:rFonts w:ascii="Times New Roman" w:hAnsi="Times New Roman" w:cs="Times New Roman"/>
          </w:rPr>
          <w:t xml:space="preserve">action events that are causally </w:t>
        </w:r>
        <w:proofErr w:type="gramStart"/>
        <w:r w:rsidR="001F286B">
          <w:rPr>
            <w:rFonts w:ascii="Times New Roman" w:hAnsi="Times New Roman" w:cs="Times New Roman"/>
          </w:rPr>
          <w:t>efficacious—</w:t>
        </w:r>
        <w:proofErr w:type="gramEnd"/>
        <w:r w:rsidR="001F286B">
          <w:rPr>
            <w:rFonts w:ascii="Times New Roman" w:hAnsi="Times New Roman" w:cs="Times New Roman"/>
          </w:rPr>
          <w:t xml:space="preserve">that is, the effect happens immediately and upon </w:t>
        </w:r>
      </w:ins>
      <w:ins w:id="1120" w:author="Benton, Deon" w:date="2026-03-17T17:12:00Z" w16du:dateUtc="2026-03-17T22:12:00Z">
        <w:r w:rsidR="002074F3">
          <w:rPr>
            <w:rFonts w:ascii="Times New Roman" w:hAnsi="Times New Roman" w:cs="Times New Roman"/>
          </w:rPr>
          <w:t>direct, phy</w:t>
        </w:r>
      </w:ins>
      <w:ins w:id="1121" w:author="Benton, Deon" w:date="2026-03-17T17:13:00Z" w16du:dateUtc="2026-03-17T22:13:00Z">
        <w:r w:rsidR="002074F3">
          <w:rPr>
            <w:rFonts w:ascii="Times New Roman" w:hAnsi="Times New Roman" w:cs="Times New Roman"/>
          </w:rPr>
          <w:t xml:space="preserve">sical </w:t>
        </w:r>
      </w:ins>
      <w:ins w:id="1122" w:author="Benton, Deon" w:date="2026-03-17T17:05:00Z" w16du:dateUtc="2026-03-17T22:05:00Z">
        <w:r w:rsidR="001F286B">
          <w:rPr>
            <w:rFonts w:ascii="Times New Roman" w:hAnsi="Times New Roman" w:cs="Times New Roman"/>
          </w:rPr>
          <w:t>contact—</w:t>
        </w:r>
      </w:ins>
      <w:ins w:id="1123" w:author="Benton, Deon" w:date="2026-03-17T17:04:00Z" w16du:dateUtc="2026-03-17T22:04:00Z">
        <w:r w:rsidR="001F286B">
          <w:rPr>
            <w:rFonts w:ascii="Times New Roman" w:hAnsi="Times New Roman" w:cs="Times New Roman"/>
          </w:rPr>
          <w:t>may enhance infants’ encoding of the</w:t>
        </w:r>
      </w:ins>
      <w:ins w:id="1124" w:author="Benton, Deon" w:date="2026-03-17T17:05:00Z" w16du:dateUtc="2026-03-17T22:05:00Z">
        <w:r w:rsidR="001F286B">
          <w:rPr>
            <w:rFonts w:ascii="Times New Roman" w:hAnsi="Times New Roman" w:cs="Times New Roman"/>
          </w:rPr>
          <w:t xml:space="preserve"> relation</w:t>
        </w:r>
      </w:ins>
      <w:ins w:id="1125" w:author="Benton, Deon" w:date="2026-03-17T17:04:00Z" w16du:dateUtc="2026-03-17T22:04:00Z">
        <w:r w:rsidR="001F286B">
          <w:rPr>
            <w:rFonts w:ascii="Times New Roman" w:hAnsi="Times New Roman" w:cs="Times New Roman"/>
          </w:rPr>
          <w:t xml:space="preserve"> curved motion and the barrier</w:t>
        </w:r>
      </w:ins>
      <w:ins w:id="1126" w:author="Benton, Deon" w:date="2026-03-17T17:13:00Z" w16du:dateUtc="2026-03-17T22:13:00Z">
        <w:r w:rsidR="006432DB">
          <w:rPr>
            <w:rFonts w:ascii="Times New Roman" w:hAnsi="Times New Roman" w:cs="Times New Roman"/>
          </w:rPr>
          <w:t>.</w:t>
        </w:r>
      </w:ins>
      <w:ins w:id="1127"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28" w:author="Benton, Deon" w:date="2026-03-17T17:15:00Z" w16du:dateUtc="2026-03-17T22:15:00Z">
        <w:r w:rsidR="004C689B">
          <w:rPr>
            <w:rFonts w:ascii="Times New Roman" w:hAnsi="Times New Roman" w:cs="Times New Roman"/>
          </w:rPr>
          <w:t xml:space="preserve"> </w:t>
        </w:r>
      </w:ins>
      <w:ins w:id="1129"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30" w:author="Benton, Deon" w:date="2026-03-17T17:15:00Z" w16du:dateUtc="2026-03-17T22:15:00Z">
        <w:r w:rsidR="004C689B">
          <w:rPr>
            <w:rFonts w:ascii="Times New Roman" w:hAnsi="Times New Roman" w:cs="Times New Roman"/>
          </w:rPr>
          <w:t>that even the looking behavior of</w:t>
        </w:r>
      </w:ins>
      <w:ins w:id="1131" w:author="Benton, Deon" w:date="2026-03-17T17:16:00Z" w16du:dateUtc="2026-03-17T22:16:00Z">
        <w:r w:rsidR="004C689B">
          <w:rPr>
            <w:rFonts w:ascii="Times New Roman" w:hAnsi="Times New Roman" w:cs="Times New Roman"/>
          </w:rPr>
          <w:t xml:space="preserve"> 3-month-old infants need not </w:t>
        </w:r>
      </w:ins>
      <w:ins w:id="1132" w:author="Benton, Deon" w:date="2026-03-17T17:19:00Z" w16du:dateUtc="2026-03-17T22:19:00Z">
        <w:r w:rsidR="00532E61">
          <w:rPr>
            <w:rFonts w:ascii="Times New Roman" w:hAnsi="Times New Roman" w:cs="Times New Roman"/>
          </w:rPr>
          <w:t xml:space="preserve">indicate </w:t>
        </w:r>
      </w:ins>
      <w:ins w:id="1133" w:author="Benton, Deon" w:date="2026-03-17T17:16:00Z" w16du:dateUtc="2026-03-17T22:16:00Z">
        <w:r w:rsidR="004C689B">
          <w:rPr>
            <w:rFonts w:ascii="Times New Roman" w:hAnsi="Times New Roman" w:cs="Times New Roman"/>
          </w:rPr>
          <w:t>an early</w:t>
        </w:r>
      </w:ins>
      <w:ins w:id="1134" w:author="Benton, Deon" w:date="2026-03-17T17:19:00Z" w16du:dateUtc="2026-03-17T22:19:00Z">
        <w:r w:rsidR="00532E61">
          <w:rPr>
            <w:rFonts w:ascii="Times New Roman" w:hAnsi="Times New Roman" w:cs="Times New Roman"/>
          </w:rPr>
          <w:t>-</w:t>
        </w:r>
      </w:ins>
      <w:ins w:id="1135" w:author="Benton, Deon" w:date="2026-03-17T17:16:00Z" w16du:dateUtc="2026-03-17T22:16:00Z">
        <w:r w:rsidR="004C689B">
          <w:rPr>
            <w:rFonts w:ascii="Times New Roman" w:hAnsi="Times New Roman" w:cs="Times New Roman"/>
          </w:rPr>
          <w:t xml:space="preserve">emerging notion of </w:t>
        </w:r>
      </w:ins>
      <w:ins w:id="1136" w:author="Benton, Deon" w:date="2026-03-17T17:19:00Z" w16du:dateUtc="2026-03-17T22:19:00Z">
        <w:r w:rsidR="00532E61">
          <w:rPr>
            <w:rFonts w:ascii="Times New Roman" w:hAnsi="Times New Roman" w:cs="Times New Roman"/>
          </w:rPr>
          <w:t xml:space="preserve">action </w:t>
        </w:r>
      </w:ins>
      <w:ins w:id="1137" w:author="Benton, Deon" w:date="2026-03-17T17:16:00Z" w16du:dateUtc="2026-03-17T22:16:00Z">
        <w:r w:rsidR="004C689B">
          <w:rPr>
            <w:rFonts w:ascii="Times New Roman" w:hAnsi="Times New Roman" w:cs="Times New Roman"/>
          </w:rPr>
          <w:t xml:space="preserve">efficiency. Instead, young infants’ </w:t>
        </w:r>
      </w:ins>
      <w:ins w:id="1138" w:author="Benton, Deon" w:date="2026-03-17T17:17:00Z" w16du:dateUtc="2026-03-17T22:17:00Z">
        <w:r w:rsidR="004C689B">
          <w:rPr>
            <w:rFonts w:ascii="Times New Roman" w:hAnsi="Times New Roman" w:cs="Times New Roman"/>
          </w:rPr>
          <w:t>looking patterns may arise from</w:t>
        </w:r>
      </w:ins>
      <w:ins w:id="1139"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140" w:author="Benton, Deon" w:date="2026-03-17T17:22:00Z" w16du:dateUtc="2026-03-17T22:22:00Z">
        <w:r w:rsidR="009D3E05">
          <w:rPr>
            <w:rFonts w:ascii="Times New Roman" w:hAnsi="Times New Roman" w:cs="Times New Roman"/>
          </w:rPr>
          <w:t>an action scene</w:t>
        </w:r>
      </w:ins>
      <w:ins w:id="1141" w:author="Benton, Deon" w:date="2026-03-17T17:20:00Z" w16du:dateUtc="2026-03-17T22:20:00Z">
        <w:r w:rsidR="009D3E05" w:rsidRPr="009E7771">
          <w:rPr>
            <w:rFonts w:ascii="Times New Roman" w:hAnsi="Times New Roman" w:cs="Times New Roman"/>
          </w:rPr>
          <w:t xml:space="preserve">, incidental encoding of </w:t>
        </w:r>
      </w:ins>
      <w:ins w:id="1142" w:author="Benton, Deon" w:date="2026-03-17T17:22:00Z" w16du:dateUtc="2026-03-17T22:22:00Z">
        <w:r w:rsidR="00521D26">
          <w:rPr>
            <w:rFonts w:ascii="Times New Roman" w:hAnsi="Times New Roman" w:cs="Times New Roman"/>
          </w:rPr>
          <w:t xml:space="preserve">their </w:t>
        </w:r>
      </w:ins>
      <w:ins w:id="1143" w:author="Benton, Deon" w:date="2026-03-17T17:20:00Z" w16du:dateUtc="2026-03-17T22:20:00Z">
        <w:r w:rsidR="009D3E05" w:rsidRPr="009E7771">
          <w:rPr>
            <w:rFonts w:ascii="Times New Roman" w:hAnsi="Times New Roman" w:cs="Times New Roman"/>
          </w:rPr>
          <w:t>own reaching trajectories, and</w:t>
        </w:r>
      </w:ins>
      <w:ins w:id="1144" w:author="Benton, Deon" w:date="2026-03-17T17:17:00Z" w16du:dateUtc="2026-03-17T22:17:00Z">
        <w:r w:rsidR="004C689B">
          <w:rPr>
            <w:rFonts w:ascii="Times New Roman" w:hAnsi="Times New Roman" w:cs="Times New Roman"/>
          </w:rPr>
          <w:t xml:space="preserve"> the same perceptually grounded associative processes </w:t>
        </w:r>
      </w:ins>
      <w:ins w:id="1145" w:author="Benton, Deon" w:date="2026-03-17T17:19:00Z" w16du:dateUtc="2026-03-17T22:19:00Z">
        <w:r w:rsidR="00532E61">
          <w:rPr>
            <w:rFonts w:ascii="Times New Roman" w:hAnsi="Times New Roman" w:cs="Times New Roman"/>
          </w:rPr>
          <w:t xml:space="preserve">argued </w:t>
        </w:r>
      </w:ins>
      <w:ins w:id="1146" w:author="Benton, Deon" w:date="2026-03-17T17:21:00Z" w16du:dateUtc="2026-03-17T22:21:00Z">
        <w:r w:rsidR="009D3E05">
          <w:rPr>
            <w:rFonts w:ascii="Times New Roman" w:hAnsi="Times New Roman" w:cs="Times New Roman"/>
          </w:rPr>
          <w:t xml:space="preserve">here </w:t>
        </w:r>
      </w:ins>
      <w:ins w:id="1147" w:author="Benton, Deon" w:date="2026-03-17T17:17:00Z" w16du:dateUtc="2026-03-17T22:17:00Z">
        <w:r w:rsidR="004C689B">
          <w:rPr>
            <w:rFonts w:ascii="Times New Roman" w:hAnsi="Times New Roman" w:cs="Times New Roman"/>
          </w:rPr>
          <w:t xml:space="preserve">to </w:t>
        </w:r>
      </w:ins>
      <w:ins w:id="1148" w:author="Benton, Deon" w:date="2026-03-17T17:19:00Z" w16du:dateUtc="2026-03-17T22:19:00Z">
        <w:r w:rsidR="00532E61">
          <w:rPr>
            <w:rFonts w:ascii="Times New Roman" w:hAnsi="Times New Roman" w:cs="Times New Roman"/>
          </w:rPr>
          <w:t>subserve</w:t>
        </w:r>
      </w:ins>
      <w:ins w:id="1149"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150" w:author="Benton, Deon" w:date="2026-02-11T16:20:00Z" w16du:dateUtc="2026-02-11T22:20:00Z">
        <w:r>
          <w:rPr>
            <w:rFonts w:ascii="Times New Roman" w:hAnsi="Times New Roman" w:cs="Times New Roman"/>
          </w:rPr>
          <w:t>T</w:t>
        </w:r>
      </w:ins>
      <w:ins w:id="1151" w:author="Benton, Deon" w:date="2026-03-10T19:33:00Z" w16du:dateUtc="2026-03-11T00:33:00Z">
        <w:r w:rsidR="00837A23">
          <w:rPr>
            <w:rFonts w:ascii="Times New Roman" w:hAnsi="Times New Roman" w:cs="Times New Roman"/>
          </w:rPr>
          <w:t>wo</w:t>
        </w:r>
      </w:ins>
      <w:ins w:id="1152" w:author="Benton, Deon" w:date="2026-02-11T16:20:00Z" w16du:dateUtc="2026-02-11T22:20:00Z">
        <w:r>
          <w:rPr>
            <w:rFonts w:ascii="Times New Roman" w:hAnsi="Times New Roman" w:cs="Times New Roman"/>
          </w:rPr>
          <w:t xml:space="preserve"> points are worth clarifying before </w:t>
        </w:r>
      </w:ins>
      <w:ins w:id="1153" w:author="Benton, Deon" w:date="2026-02-12T15:32:00Z" w16du:dateUtc="2026-02-12T21:32:00Z">
        <w:r w:rsidR="0096761D">
          <w:rPr>
            <w:rFonts w:ascii="Times New Roman" w:hAnsi="Times New Roman" w:cs="Times New Roman"/>
          </w:rPr>
          <w:t>proceeding</w:t>
        </w:r>
      </w:ins>
      <w:ins w:id="1154"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155" w:author="Benton, Deon" w:date="2026-02-12T15:32:00Z" w16du:dateUtc="2026-02-12T21:32:00Z">
        <w:r w:rsidR="0096761D">
          <w:rPr>
            <w:rFonts w:ascii="Times New Roman" w:hAnsi="Times New Roman" w:cs="Times New Roman"/>
          </w:rPr>
          <w:t xml:space="preserve">is it </w:t>
        </w:r>
      </w:ins>
      <w:ins w:id="1156"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157"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158" w:author="Benton, Deon" w:date="2026-03-17T20:46:00Z" w16du:dateUtc="2026-03-18T01:46:00Z">
        <w:r w:rsidR="009F7A89">
          <w:rPr>
            <w:rFonts w:ascii="Times New Roman" w:hAnsi="Times New Roman" w:cs="Times New Roman"/>
          </w:rPr>
          <w:t xml:space="preserve"> more</w:t>
        </w:r>
      </w:ins>
      <w:ins w:id="1159" w:author="Benton, Deon" w:date="2026-02-11T16:20:00Z" w16du:dateUtc="2026-02-11T22:20:00Z">
        <w:r w:rsidRPr="000B0B74">
          <w:rPr>
            <w:rFonts w:ascii="Times New Roman" w:hAnsi="Times New Roman" w:cs="Times New Roman"/>
          </w:rPr>
          <w:t xml:space="preserve"> general</w:t>
        </w:r>
      </w:ins>
      <w:ins w:id="1160" w:author="Benton, Deon" w:date="2026-03-17T20:46:00Z" w16du:dateUtc="2026-03-18T01:46:00Z">
        <w:r w:rsidR="009F7A89">
          <w:rPr>
            <w:rFonts w:ascii="Times New Roman" w:hAnsi="Times New Roman" w:cs="Times New Roman"/>
          </w:rPr>
          <w:t>, experience-based, associative</w:t>
        </w:r>
      </w:ins>
      <w:ins w:id="1161" w:author="Benton, Deon" w:date="2026-02-11T16:20:00Z" w16du:dateUtc="2026-02-11T22:20:00Z">
        <w:r w:rsidRPr="000B0B74">
          <w:rPr>
            <w:rFonts w:ascii="Times New Roman" w:hAnsi="Times New Roman" w:cs="Times New Roman"/>
          </w:rPr>
          <w:t xml:space="preserve"> processes</w:t>
        </w:r>
      </w:ins>
      <w:ins w:id="1162" w:author="Benton, Deon" w:date="2026-03-17T20:47:00Z" w16du:dateUtc="2026-03-18T01:47:00Z">
        <w:r w:rsidR="009F7A89">
          <w:rPr>
            <w:rFonts w:ascii="Times New Roman" w:hAnsi="Times New Roman" w:cs="Times New Roman"/>
          </w:rPr>
          <w:t xml:space="preserve">—processes </w:t>
        </w:r>
      </w:ins>
      <w:ins w:id="1163"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164" w:author="Benton, Deon" w:date="2026-02-12T15:33:00Z" w16du:dateUtc="2026-02-12T21:33:00Z">
        <w:r w:rsidR="0096761D">
          <w:rPr>
            <w:rFonts w:ascii="Times New Roman" w:hAnsi="Times New Roman" w:cs="Times New Roman"/>
          </w:rPr>
          <w:t xml:space="preserve"> visible, low-level, and conceptually neutral</w:t>
        </w:r>
      </w:ins>
      <w:ins w:id="1165" w:author="Benton, Deon" w:date="2026-02-11T16:20:00Z" w16du:dateUtc="2026-02-11T22:20:00Z">
        <w:r>
          <w:rPr>
            <w:rFonts w:ascii="Times New Roman" w:hAnsi="Times New Roman" w:cs="Times New Roman"/>
          </w:rPr>
          <w:t xml:space="preserve"> </w:t>
        </w:r>
      </w:ins>
      <w:ins w:id="1166" w:author="Benton, Deon" w:date="2026-02-12T15:33:00Z" w16du:dateUtc="2026-02-12T21:33:00Z">
        <w:r w:rsidR="0096761D">
          <w:rPr>
            <w:rFonts w:ascii="Times New Roman" w:hAnsi="Times New Roman" w:cs="Times New Roman"/>
          </w:rPr>
          <w:t>features</w:t>
        </w:r>
      </w:ins>
      <w:ins w:id="1167" w:author="Benton, Deon" w:date="2026-02-11T16:20:00Z" w16du:dateUtc="2026-02-11T22:20:00Z">
        <w:r>
          <w:rPr>
            <w:rFonts w:ascii="Times New Roman" w:hAnsi="Times New Roman" w:cs="Times New Roman"/>
          </w:rPr>
          <w:t xml:space="preserve"> </w:t>
        </w:r>
      </w:ins>
      <w:ins w:id="1168" w:author="Benton, Deon" w:date="2026-03-17T20:47:00Z" w16du:dateUtc="2026-03-18T01:47:00Z">
        <w:r w:rsidR="00013134">
          <w:rPr>
            <w:rFonts w:ascii="Times New Roman" w:hAnsi="Times New Roman" w:cs="Times New Roman"/>
          </w:rPr>
          <w:t>of</w:t>
        </w:r>
      </w:ins>
      <w:ins w:id="1169" w:author="Benton, Deon" w:date="2026-02-11T16:20:00Z" w16du:dateUtc="2026-02-11T22:20:00Z">
        <w:r>
          <w:rPr>
            <w:rFonts w:ascii="Times New Roman" w:hAnsi="Times New Roman" w:cs="Times New Roman"/>
          </w:rPr>
          <w:t xml:space="preserve"> visual scenes</w:t>
        </w:r>
      </w:ins>
      <w:ins w:id="1170" w:author="Benton, Deon" w:date="2026-03-17T20:47:00Z" w16du:dateUtc="2026-03-18T01:47:00Z">
        <w:r w:rsidR="00013134">
          <w:rPr>
            <w:rFonts w:ascii="Times New Roman" w:hAnsi="Times New Roman" w:cs="Times New Roman"/>
          </w:rPr>
          <w:t xml:space="preserve"> and kinematics of different actions</w:t>
        </w:r>
      </w:ins>
      <w:ins w:id="1171" w:author="Benton, Deon" w:date="2026-02-12T15:33:00Z" w16du:dateUtc="2026-02-12T21:33:00Z">
        <w:r w:rsidR="0096761D">
          <w:rPr>
            <w:rFonts w:ascii="Times New Roman" w:hAnsi="Times New Roman" w:cs="Times New Roman"/>
          </w:rPr>
          <w:t>.</w:t>
        </w:r>
      </w:ins>
      <w:ins w:id="1172"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173" w:author="Benton, Deon" w:date="2026-02-12T15:34:00Z" w16du:dateUtc="2026-02-12T21:34:00Z">
        <w:r w:rsidR="00105BB1">
          <w:rPr>
            <w:rFonts w:ascii="Times New Roman" w:hAnsi="Times New Roman" w:cs="Times New Roman"/>
          </w:rPr>
          <w:t>the overarching goal of the current paper is</w:t>
        </w:r>
      </w:ins>
      <w:ins w:id="1174" w:author="Benton, Deon" w:date="2026-02-11T16:20:00Z" w16du:dateUtc="2026-02-11T22:20:00Z">
        <w:r w:rsidRPr="009A322E">
          <w:rPr>
            <w:rFonts w:ascii="Times New Roman" w:hAnsi="Times New Roman" w:cs="Times New Roman"/>
          </w:rPr>
          <w:t xml:space="preserve"> to </w:t>
        </w:r>
      </w:ins>
      <w:ins w:id="1175" w:author="Benton, Deon" w:date="2026-03-17T20:48:00Z" w16du:dateUtc="2026-03-18T01:48:00Z">
        <w:r w:rsidR="00013134">
          <w:rPr>
            <w:rFonts w:ascii="Times New Roman" w:hAnsi="Times New Roman" w:cs="Times New Roman"/>
          </w:rPr>
          <w:t>test—through computer simulations—the sufficiency of the present account in capturing</w:t>
        </w:r>
      </w:ins>
      <w:ins w:id="1176"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177" w:author="Benton, Deon" w:date="2026-02-12T15:34:00Z" w16du:dateUtc="2026-02-12T21:34:00Z">
        <w:r w:rsidR="00105BB1">
          <w:rPr>
            <w:rFonts w:ascii="Times New Roman" w:hAnsi="Times New Roman" w:cs="Times New Roman"/>
          </w:rPr>
          <w:t>studies on this topic</w:t>
        </w:r>
      </w:ins>
      <w:ins w:id="1178"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1179" w:author="Benton, Deon" w:date="2026-02-12T15:35:00Z" w16du:dateUtc="2026-02-12T21:35:00Z">
        <w:r w:rsidR="00105BB1">
          <w:rPr>
            <w:rFonts w:ascii="Times New Roman" w:hAnsi="Times New Roman" w:cs="Times New Roman"/>
          </w:rPr>
          <w:t xml:space="preserve"> (e.g., </w:t>
        </w:r>
      </w:ins>
      <w:ins w:id="1180" w:author="Benton, Deon" w:date="2026-02-12T15:40:00Z" w16du:dateUtc="2026-02-12T21:40:00Z">
        <w:r w:rsidR="00F67E24">
          <w:rPr>
            <w:rFonts w:ascii="Times New Roman" w:hAnsi="Times New Roman" w:cs="Times New Roman"/>
          </w:rPr>
          <w:t xml:space="preserve">Altmann &amp; Dienes, 1999; </w:t>
        </w:r>
      </w:ins>
      <w:ins w:id="1181" w:author="Benton, Deon" w:date="2026-02-12T15:36:00Z" w16du:dateUtc="2026-02-12T21:36:00Z">
        <w:r w:rsidR="000E3F68">
          <w:rPr>
            <w:rFonts w:ascii="Times New Roman" w:hAnsi="Times New Roman" w:cs="Times New Roman"/>
          </w:rPr>
          <w:t>Benton, 2024;</w:t>
        </w:r>
      </w:ins>
      <w:ins w:id="1182" w:author="Benton, Deon" w:date="2026-02-12T15:41:00Z" w16du:dateUtc="2026-02-12T21:41:00Z">
        <w:r w:rsidR="00FC5CD7">
          <w:rPr>
            <w:rFonts w:ascii="Times New Roman" w:hAnsi="Times New Roman" w:cs="Times New Roman"/>
          </w:rPr>
          <w:t xml:space="preserve"> Benton et al., 2024;</w:t>
        </w:r>
      </w:ins>
      <w:ins w:id="1183" w:author="Benton, Deon" w:date="2026-02-12T15:36:00Z" w16du:dateUtc="2026-02-12T21:36:00Z">
        <w:r w:rsidR="000E3F68">
          <w:rPr>
            <w:rFonts w:ascii="Times New Roman" w:hAnsi="Times New Roman" w:cs="Times New Roman"/>
          </w:rPr>
          <w:t xml:space="preserve"> </w:t>
        </w:r>
      </w:ins>
      <w:ins w:id="1184"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185" w:author="Benton, Deon" w:date="2026-02-12T15:36:00Z" w16du:dateUtc="2026-02-12T21:36:00Z">
        <w:r w:rsidR="000E3F68">
          <w:rPr>
            <w:rFonts w:ascii="Times New Roman" w:hAnsi="Times New Roman" w:cs="Times New Roman"/>
          </w:rPr>
          <w:lastRenderedPageBreak/>
          <w:t>McClelland &amp; Thompson, 2007;</w:t>
        </w:r>
      </w:ins>
      <w:ins w:id="1186" w:author="Benton, Deon" w:date="2026-02-12T15:38:00Z" w16du:dateUtc="2026-02-12T21:38:00Z">
        <w:r w:rsidR="00F67E24">
          <w:rPr>
            <w:rFonts w:ascii="Times New Roman" w:hAnsi="Times New Roman" w:cs="Times New Roman"/>
          </w:rPr>
          <w:t xml:space="preserve"> </w:t>
        </w:r>
      </w:ins>
      <w:ins w:id="1187" w:author="Benton, Deon" w:date="2026-02-12T15:43:00Z" w16du:dateUtc="2026-02-12T21:43:00Z">
        <w:r w:rsidR="008E4B8C">
          <w:rPr>
            <w:rFonts w:ascii="Times New Roman" w:hAnsi="Times New Roman" w:cs="Times New Roman"/>
          </w:rPr>
          <w:t xml:space="preserve">Munakata, 1998; </w:t>
        </w:r>
      </w:ins>
      <w:ins w:id="1188" w:author="Benton, Deon" w:date="2026-02-12T15:42:00Z" w16du:dateUtc="2026-02-12T21:42:00Z">
        <w:r w:rsidR="008E4B8C">
          <w:rPr>
            <w:rFonts w:ascii="Times New Roman" w:hAnsi="Times New Roman" w:cs="Times New Roman"/>
          </w:rPr>
          <w:t xml:space="preserve">Munakata et al., 1997; </w:t>
        </w:r>
      </w:ins>
      <w:ins w:id="1189" w:author="Benton, Deon" w:date="2026-02-12T15:38:00Z" w16du:dateUtc="2026-02-12T21:38:00Z">
        <w:r w:rsidR="00F67E24">
          <w:rPr>
            <w:rFonts w:ascii="Times New Roman" w:hAnsi="Times New Roman" w:cs="Times New Roman"/>
          </w:rPr>
          <w:t>Orhan &amp; Lake, 2024;</w:t>
        </w:r>
      </w:ins>
      <w:ins w:id="1190"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1191" w:author="Benton, Deon" w:date="2026-02-25T10:05:00Z" w16du:dateUtc="2026-02-25T16:05:00Z">
        <w:r w:rsidR="00797E75">
          <w:rPr>
            <w:rFonts w:ascii="Times New Roman" w:hAnsi="Times New Roman" w:cs="Times New Roman"/>
          </w:rPr>
          <w:t>;</w:t>
        </w:r>
      </w:ins>
      <w:ins w:id="1192" w:author="Benton, Deon" w:date="2026-02-12T15:36:00Z" w16du:dateUtc="2026-02-12T21:36:00Z">
        <w:r w:rsidR="000E3F68">
          <w:rPr>
            <w:rFonts w:ascii="Times New Roman" w:hAnsi="Times New Roman" w:cs="Times New Roman"/>
          </w:rPr>
          <w:t xml:space="preserve"> </w:t>
        </w:r>
      </w:ins>
      <w:proofErr w:type="spellStart"/>
      <w:ins w:id="1193"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1194" w:author="Benton, Deon" w:date="2026-02-12T15:36:00Z" w16du:dateUtc="2026-02-12T21:36:00Z">
        <w:r w:rsidR="000E3F68">
          <w:rPr>
            <w:rFonts w:ascii="Times New Roman" w:hAnsi="Times New Roman" w:cs="Times New Roman"/>
          </w:rPr>
          <w:t>Rumelhart &amp; McClelland, 1985</w:t>
        </w:r>
      </w:ins>
      <w:ins w:id="1195" w:author="Benton, Deon" w:date="2026-02-12T15:37:00Z" w16du:dateUtc="2026-02-12T21:37:00Z">
        <w:r w:rsidR="000E3F68">
          <w:rPr>
            <w:rFonts w:ascii="Times New Roman" w:hAnsi="Times New Roman" w:cs="Times New Roman"/>
          </w:rPr>
          <w:t>; Vong et al., 2004</w:t>
        </w:r>
      </w:ins>
      <w:ins w:id="1196" w:author="Benton, Deon" w:date="2026-02-12T15:47:00Z" w16du:dateUtc="2026-02-12T21:47:00Z">
        <w:r w:rsidR="009130D6">
          <w:rPr>
            <w:rFonts w:ascii="Times New Roman" w:hAnsi="Times New Roman" w:cs="Times New Roman"/>
          </w:rPr>
          <w:t xml:space="preserve">; for excellent reviews see </w:t>
        </w:r>
      </w:ins>
      <w:ins w:id="1197" w:author="Benton, Deon" w:date="2026-03-17T20:51:00Z" w16du:dateUtc="2026-03-18T01:51:00Z">
        <w:r w:rsidR="00D93369">
          <w:rPr>
            <w:rFonts w:ascii="Times New Roman" w:hAnsi="Times New Roman" w:cs="Times New Roman"/>
          </w:rPr>
          <w:t>Elman et al., 1996</w:t>
        </w:r>
        <w:r w:rsidR="00D93369">
          <w:rPr>
            <w:rFonts w:ascii="Times New Roman" w:hAnsi="Times New Roman" w:cs="Times New Roman"/>
          </w:rPr>
          <w:t xml:space="preserve"> and </w:t>
        </w:r>
      </w:ins>
      <w:proofErr w:type="spellStart"/>
      <w:ins w:id="1198" w:author="Benton, Deon" w:date="2026-02-12T15:47:00Z" w16du:dateUtc="2026-02-12T21:47:00Z">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ins>
      <w:ins w:id="1199" w:author="Benton, Deon" w:date="2026-03-17T20:51:00Z" w16du:dateUtc="2026-03-18T01:51:00Z">
        <w:r w:rsidR="00D93369">
          <w:rPr>
            <w:rFonts w:ascii="Times New Roman" w:hAnsi="Times New Roman" w:cs="Times New Roman"/>
          </w:rPr>
          <w:t>4</w:t>
        </w:r>
      </w:ins>
      <w:ins w:id="1200" w:author="Benton, Deon" w:date="2026-02-12T15:36:00Z" w16du:dateUtc="2026-02-12T21:36:00Z">
        <w:r w:rsidR="000E3F68">
          <w:rPr>
            <w:rFonts w:ascii="Times New Roman" w:hAnsi="Times New Roman" w:cs="Times New Roman"/>
          </w:rPr>
          <w:t>)</w:t>
        </w:r>
      </w:ins>
      <w:ins w:id="1201"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02" w:author="Benton, Deon" w:date="2026-02-12T15:34:00Z" w16du:dateUtc="2026-02-12T21:34:00Z">
        <w:r w:rsidR="00105BB1">
          <w:rPr>
            <w:rFonts w:ascii="Times New Roman" w:hAnsi="Times New Roman" w:cs="Times New Roman"/>
          </w:rPr>
          <w:t>I</w:t>
        </w:r>
      </w:ins>
      <w:ins w:id="1203"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04"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06617DB3" w:rsidR="00524642" w:rsidRDefault="00FC438F" w:rsidP="00A318A3">
      <w:pPr>
        <w:spacing w:line="480" w:lineRule="auto"/>
        <w:ind w:firstLine="720"/>
        <w:contextualSpacing/>
        <w:rPr>
          <w:rFonts w:ascii="Times New Roman" w:hAnsi="Times New Roman" w:cs="Times New Roman"/>
        </w:rPr>
      </w:pPr>
      <w:ins w:id="1205" w:author="Benton, Deon" w:date="2026-03-17T20:55:00Z" w16du:dateUtc="2026-03-18T01:55:00Z">
        <w:r>
          <w:rPr>
            <w:rFonts w:ascii="Times New Roman" w:hAnsi="Times New Roman" w:cs="Times New Roman"/>
          </w:rPr>
          <w:t>The goals of the present simulations were twofold. The first goal was to</w:t>
        </w:r>
      </w:ins>
      <w:ins w:id="1206"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07" w:author="Benton, Deon" w:date="2026-03-17T20:55:00Z" w16du:dateUtc="2026-03-18T01:55:00Z">
        <w:r>
          <w:rPr>
            <w:rFonts w:ascii="Times New Roman" w:hAnsi="Times New Roman" w:cs="Times New Roman"/>
          </w:rPr>
          <w:t>. To do this,</w:t>
        </w:r>
      </w:ins>
      <w:ins w:id="1208"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09" w:author="Benton, Deon" w:date="2026-02-12T15:57:00Z" w16du:dateUtc="2026-02-12T21:57:00Z">
        <w:r w:rsidR="00F83FBE">
          <w:rPr>
            <w:rFonts w:ascii="Times New Roman" w:hAnsi="Times New Roman" w:cs="Times New Roman"/>
          </w:rPr>
          <w:t xml:space="preserve">lled ALIAS </w:t>
        </w:r>
      </w:ins>
      <w:ins w:id="1210" w:author="Benton, Deon" w:date="2026-02-12T15:56:00Z" w16du:dateUtc="2026-02-12T21:56:00Z">
        <w:r w:rsidR="00F83FBE" w:rsidRPr="00F83FBE">
          <w:rPr>
            <w:rFonts w:ascii="Times New Roman" w:hAnsi="Times New Roman" w:cs="Times New Roman"/>
          </w:rPr>
          <w:t xml:space="preserve">to determine whether it can qualitatively explain infants’ looking responses across a range of </w:t>
        </w:r>
      </w:ins>
      <w:proofErr w:type="spellStart"/>
      <w:ins w:id="1211" w:author="Benton, Deon" w:date="2026-02-12T15:57:00Z" w16du:dateUtc="2026-02-12T21:57:00Z">
        <w:r w:rsidR="00F83FBE">
          <w:rPr>
            <w:rFonts w:ascii="Times New Roman" w:hAnsi="Times New Roman" w:cs="Times New Roman"/>
          </w:rPr>
          <w:t>VoE</w:t>
        </w:r>
      </w:ins>
      <w:proofErr w:type="spellEnd"/>
      <w:ins w:id="1212" w:author="Benton, Deon" w:date="2026-02-12T15:56:00Z" w16du:dateUtc="2026-02-12T21:56:00Z">
        <w:r w:rsidR="00F83FBE" w:rsidRPr="00F83FBE">
          <w:rPr>
            <w:rFonts w:ascii="Times New Roman" w:hAnsi="Times New Roman" w:cs="Times New Roman"/>
          </w:rPr>
          <w:t xml:space="preserve"> studies </w:t>
        </w:r>
      </w:ins>
      <w:ins w:id="1213" w:author="Benton, Deon" w:date="2026-02-12T15:57:00Z" w16du:dateUtc="2026-02-12T21:57:00Z">
        <w:r w:rsidR="00F83FBE">
          <w:rPr>
            <w:rFonts w:ascii="Times New Roman" w:hAnsi="Times New Roman" w:cs="Times New Roman"/>
          </w:rPr>
          <w:t xml:space="preserve">assessing infant </w:t>
        </w:r>
      </w:ins>
      <w:ins w:id="1214" w:author="Benton, Deon" w:date="2026-02-12T15:56:00Z" w16du:dateUtc="2026-02-12T21:56:00Z">
        <w:r w:rsidR="00F83FBE" w:rsidRPr="00F83FBE">
          <w:rPr>
            <w:rFonts w:ascii="Times New Roman" w:hAnsi="Times New Roman" w:cs="Times New Roman"/>
          </w:rPr>
          <w:t>action understanding</w:t>
        </w:r>
      </w:ins>
      <w:ins w:id="1215" w:author="Benton, Deon" w:date="2026-02-12T15:57:00Z" w16du:dateUtc="2026-02-12T21:57:00Z">
        <w:r w:rsidR="00F83FBE">
          <w:rPr>
            <w:rFonts w:ascii="Times New Roman" w:hAnsi="Times New Roman" w:cs="Times New Roman"/>
          </w:rPr>
          <w:t>.</w:t>
        </w:r>
      </w:ins>
      <w:ins w:id="1216" w:author="Benton, Deon" w:date="2026-02-13T11:09:00Z" w16du:dateUtc="2026-02-13T17:09:00Z">
        <w:r w:rsidR="00FC2F2A">
          <w:rPr>
            <w:rFonts w:ascii="Times New Roman" w:hAnsi="Times New Roman" w:cs="Times New Roman"/>
          </w:rPr>
          <w:t xml:space="preserve"> </w:t>
        </w:r>
      </w:ins>
      <w:del w:id="1217"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18" w:author="Benton, Deon" w:date="2026-02-13T11:09:00Z" w16du:dateUtc="2026-02-13T17:09:00Z">
        <w:r w:rsidR="00FC2F2A">
          <w:rPr>
            <w:rFonts w:ascii="Times New Roman" w:eastAsia="Times New Roman" w:hAnsi="Times New Roman" w:cs="Times New Roman"/>
          </w:rPr>
          <w:t>because ALIAS was developed to capture</w:t>
        </w:r>
      </w:ins>
      <w:ins w:id="1219" w:author="Benton, Deon" w:date="2026-02-13T11:11:00Z" w16du:dateUtc="2026-02-13T17:11:00Z">
        <w:r w:rsidR="00E35E64">
          <w:rPr>
            <w:rFonts w:ascii="Times New Roman" w:eastAsia="Times New Roman" w:hAnsi="Times New Roman" w:cs="Times New Roman"/>
          </w:rPr>
          <w:t xml:space="preserve"> a broad set of</w:t>
        </w:r>
      </w:ins>
      <w:ins w:id="1220" w:author="Benton, Deon" w:date="2026-02-13T11:09:00Z" w16du:dateUtc="2026-02-13T17:09:00Z">
        <w:r w:rsidR="00FC2F2A">
          <w:rPr>
            <w:rFonts w:ascii="Times New Roman" w:eastAsia="Times New Roman" w:hAnsi="Times New Roman" w:cs="Times New Roman"/>
          </w:rPr>
          <w:t xml:space="preserve"> key findings in this literature</w:t>
        </w:r>
      </w:ins>
      <w:ins w:id="1221" w:author="Benton, Deon" w:date="2026-03-17T20:56:00Z" w16du:dateUtc="2026-03-18T01:56:00Z">
        <w:r>
          <w:rPr>
            <w:rFonts w:ascii="Times New Roman" w:eastAsia="Times New Roman" w:hAnsi="Times New Roman" w:cs="Times New Roman"/>
          </w:rPr>
          <w:t xml:space="preserve"> rather than one or two specific findings</w:t>
        </w:r>
      </w:ins>
      <w:ins w:id="1222" w:author="Benton, Deon" w:date="2026-02-13T11:09:00Z" w16du:dateUtc="2026-02-13T17:09:00Z">
        <w:r w:rsidR="00FC2F2A">
          <w:rPr>
            <w:rFonts w:ascii="Times New Roman" w:eastAsia="Times New Roman" w:hAnsi="Times New Roman" w:cs="Times New Roman"/>
          </w:rPr>
          <w:t>,</w:t>
        </w:r>
      </w:ins>
      <w:ins w:id="1223" w:author="Benton, Deon" w:date="2026-02-13T11:48:00Z" w16du:dateUtc="2026-02-13T17:48:00Z">
        <w:r w:rsidR="00841A7E">
          <w:rPr>
            <w:rFonts w:ascii="Times New Roman" w:eastAsia="Times New Roman" w:hAnsi="Times New Roman" w:cs="Times New Roman"/>
          </w:rPr>
          <w:t xml:space="preserve"> the simulations reported below </w:t>
        </w:r>
      </w:ins>
      <w:ins w:id="1224" w:author="Benton, Deon" w:date="2026-03-17T21:04:00Z" w16du:dateUtc="2026-03-18T02:04:00Z">
        <w:r w:rsidR="0089435D">
          <w:rPr>
            <w:rFonts w:ascii="Times New Roman" w:eastAsia="Times New Roman" w:hAnsi="Times New Roman" w:cs="Times New Roman"/>
          </w:rPr>
          <w:t>did not attempt to</w:t>
        </w:r>
      </w:ins>
      <w:ins w:id="1225"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26" w:author="Benton, Deon" w:date="2026-02-13T11:09:00Z" w16du:dateUtc="2026-02-13T17:09:00Z">
        <w:r w:rsidR="00FC2F2A">
          <w:rPr>
            <w:rFonts w:ascii="Times New Roman" w:eastAsia="Times New Roman" w:hAnsi="Times New Roman" w:cs="Times New Roman"/>
          </w:rPr>
          <w:t xml:space="preserve"> </w:t>
        </w:r>
      </w:ins>
      <w:ins w:id="1227"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28" w:author="Benton, Deon" w:date="2026-02-13T11:26:00Z" w16du:dateUtc="2026-02-13T17:26:00Z">
        <w:r w:rsidR="00D213F8">
          <w:rPr>
            <w:rFonts w:ascii="Times New Roman" w:eastAsia="Times New Roman" w:hAnsi="Times New Roman" w:cs="Times New Roman"/>
          </w:rPr>
          <w:t>targeted here</w:t>
        </w:r>
      </w:ins>
      <w:ins w:id="1229"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30" w:author="Benton, Deon" w:date="2026-02-13T11:32:00Z" w16du:dateUtc="2026-02-13T17:32:00Z">
        <w:r w:rsidR="007B777A">
          <w:rPr>
            <w:rFonts w:ascii="Times New Roman" w:eastAsia="Times New Roman" w:hAnsi="Times New Roman" w:cs="Times New Roman"/>
          </w:rPr>
          <w:t>thought</w:t>
        </w:r>
      </w:ins>
      <w:ins w:id="1231" w:author="Benton, Deon" w:date="2026-02-13T11:24:00Z" w16du:dateUtc="2026-02-13T17:24:00Z">
        <w:r w:rsidR="00F90C60" w:rsidRPr="00F90C60">
          <w:rPr>
            <w:rFonts w:ascii="Times New Roman" w:eastAsia="Times New Roman" w:hAnsi="Times New Roman" w:cs="Times New Roman"/>
          </w:rPr>
          <w:t xml:space="preserve"> to drive infants’ behavior</w:t>
        </w:r>
      </w:ins>
      <w:ins w:id="1232" w:author="Benton, Deon" w:date="2026-02-13T11:22:00Z" w16du:dateUtc="2026-02-13T17:22:00Z">
        <w:r w:rsidR="00A318A3">
          <w:rPr>
            <w:rFonts w:ascii="Times New Roman" w:eastAsia="Times New Roman" w:hAnsi="Times New Roman" w:cs="Times New Roman"/>
          </w:rPr>
          <w:t>.</w:t>
        </w:r>
      </w:ins>
      <w:ins w:id="1233" w:author="Benton, Deon" w:date="2026-02-13T11:17:00Z" w16du:dateUtc="2026-02-13T17:17:00Z">
        <w:r w:rsidR="00F121C3">
          <w:rPr>
            <w:rFonts w:ascii="Times New Roman" w:eastAsia="Times New Roman" w:hAnsi="Times New Roman" w:cs="Times New Roman"/>
          </w:rPr>
          <w:t xml:space="preserve"> </w:t>
        </w:r>
      </w:ins>
      <w:ins w:id="1234" w:author="Benton, Deon" w:date="2026-02-13T11:22:00Z" w16du:dateUtc="2026-02-13T17:22:00Z">
        <w:r w:rsidR="00A318A3">
          <w:rPr>
            <w:rFonts w:ascii="Times New Roman" w:eastAsia="Times New Roman" w:hAnsi="Times New Roman" w:cs="Times New Roman"/>
          </w:rPr>
          <w:t xml:space="preserve">Additionally, </w:t>
        </w:r>
      </w:ins>
      <w:ins w:id="1235"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236"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237"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1238" w:author="Benton, Deon" w:date="2026-02-13T11:53:00Z" w16du:dateUtc="2026-02-13T17:53:00Z">
        <w:r>
          <w:rPr>
            <w:rFonts w:ascii="Times New Roman" w:hAnsi="Times New Roman" w:cs="Times New Roman"/>
            <w:b/>
            <w:bCs/>
          </w:rPr>
          <w:t>Selective long</w:t>
        </w:r>
      </w:ins>
      <w:ins w:id="1239" w:author="Benton, Deon" w:date="2026-02-13T11:54:00Z" w16du:dateUtc="2026-02-13T17:54:00Z">
        <w:r>
          <w:rPr>
            <w:rFonts w:ascii="Times New Roman" w:hAnsi="Times New Roman" w:cs="Times New Roman"/>
            <w:b/>
            <w:bCs/>
          </w:rPr>
          <w:t>er looking to inefficient actions following</w:t>
        </w:r>
      </w:ins>
      <w:ins w:id="1240"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1241" w:author="Benton, Deon" w:date="2026-02-13T11:54:00Z" w16du:dateUtc="2026-02-13T17:54:00Z">
        <w:r>
          <w:rPr>
            <w:rFonts w:ascii="Times New Roman" w:hAnsi="Times New Roman" w:cs="Times New Roman"/>
            <w:b/>
            <w:bCs/>
          </w:rPr>
          <w:t xml:space="preserve">. </w:t>
        </w:r>
      </w:ins>
      <w:ins w:id="1242" w:author="Benton, Deon" w:date="2026-02-13T12:02:00Z" w16du:dateUtc="2026-02-13T18:02:00Z">
        <w:r w:rsidR="00953FA9">
          <w:rPr>
            <w:rFonts w:ascii="Times New Roman" w:hAnsi="Times New Roman" w:cs="Times New Roman"/>
          </w:rPr>
          <w:t>I</w:t>
        </w:r>
      </w:ins>
      <w:ins w:id="1243" w:author="Benton, Deon" w:date="2026-02-13T11:54:00Z" w16du:dateUtc="2026-02-13T17:54:00Z">
        <w:r>
          <w:rPr>
            <w:rFonts w:ascii="Times New Roman" w:hAnsi="Times New Roman" w:cs="Times New Roman"/>
          </w:rPr>
          <w:t>n the absence of a physical barrier</w:t>
        </w:r>
      </w:ins>
      <w:ins w:id="1244"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245" w:author="Benton, Deon" w:date="2026-02-13T11:33:00Z" w16du:dateUtc="2026-02-13T17:33:00Z">
        <w:r w:rsidR="007B777A">
          <w:rPr>
            <w:rFonts w:ascii="Times New Roman" w:hAnsi="Times New Roman" w:cs="Times New Roman"/>
          </w:rPr>
          <w:t>when</w:t>
        </w:r>
      </w:ins>
      <w:ins w:id="1246" w:author="Benton, Deon" w:date="2026-02-13T11:55:00Z" w16du:dateUtc="2026-02-13T17:55:00Z">
        <w:r>
          <w:rPr>
            <w:rFonts w:ascii="Times New Roman" w:hAnsi="Times New Roman" w:cs="Times New Roman"/>
          </w:rPr>
          <w:t xml:space="preserve"> </w:t>
        </w:r>
      </w:ins>
      <w:ins w:id="1247" w:author="Benton, Deon" w:date="2026-02-13T11:33:00Z" w16du:dateUtc="2026-02-13T17:33:00Z">
        <w:r w:rsidR="007B777A">
          <w:rPr>
            <w:rFonts w:ascii="Times New Roman" w:hAnsi="Times New Roman" w:cs="Times New Roman"/>
          </w:rPr>
          <w:t>a</w:t>
        </w:r>
      </w:ins>
      <w:ins w:id="1248" w:author="Benton, Deon" w:date="2026-02-13T11:34:00Z" w16du:dateUtc="2026-02-13T17:34:00Z">
        <w:r w:rsidR="007B777A">
          <w:rPr>
            <w:rFonts w:ascii="Times New Roman" w:hAnsi="Times New Roman" w:cs="Times New Roman"/>
          </w:rPr>
          <w:t xml:space="preserve"> first character </w:t>
        </w:r>
      </w:ins>
      <w:ins w:id="1249" w:author="Benton, Deon" w:date="2026-02-13T11:33:00Z" w16du:dateUtc="2026-02-13T17:33:00Z">
        <w:r w:rsidR="007B777A">
          <w:rPr>
            <w:rFonts w:ascii="Times New Roman" w:hAnsi="Times New Roman" w:cs="Times New Roman"/>
          </w:rPr>
          <w:t>follows a curved path to reach</w:t>
        </w:r>
      </w:ins>
      <w:ins w:id="1250"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251" w:author="Benton, Deon" w:date="2026-02-13T11:36:00Z" w16du:dateUtc="2026-02-13T17:36:00Z">
        <w:r w:rsidR="00D0227A">
          <w:rPr>
            <w:rFonts w:ascii="Times New Roman" w:hAnsi="Times New Roman" w:cs="Times New Roman"/>
          </w:rPr>
          <w:t>.</w:t>
        </w:r>
      </w:ins>
      <w:ins w:id="1252" w:author="Benton, Deon" w:date="2026-02-13T11:39:00Z" w16du:dateUtc="2026-02-13T17:39:00Z">
        <w:r w:rsidR="00190D1A">
          <w:rPr>
            <w:rFonts w:ascii="Times New Roman" w:hAnsi="Times New Roman" w:cs="Times New Roman"/>
          </w:rPr>
          <w:t xml:space="preserve"> </w:t>
        </w:r>
      </w:ins>
      <w:ins w:id="1253" w:author="Benton, Deon" w:date="2026-02-13T11:40:00Z" w16du:dateUtc="2026-02-13T17:40:00Z">
        <w:r w:rsidR="00190D1A">
          <w:rPr>
            <w:rFonts w:ascii="Times New Roman" w:hAnsi="Times New Roman" w:cs="Times New Roman"/>
          </w:rPr>
          <w:lastRenderedPageBreak/>
          <w:t xml:space="preserve">Crucially, this pattern </w:t>
        </w:r>
      </w:ins>
      <w:ins w:id="1254" w:author="Benton, Deon" w:date="2026-02-13T12:10:00Z" w16du:dateUtc="2026-02-13T18:10:00Z">
        <w:r w:rsidR="00C66C18">
          <w:rPr>
            <w:rFonts w:ascii="Times New Roman" w:hAnsi="Times New Roman" w:cs="Times New Roman"/>
          </w:rPr>
          <w:t>only holds</w:t>
        </w:r>
      </w:ins>
      <w:ins w:id="1255" w:author="Benton, Deon" w:date="2026-02-13T11:40:00Z" w16du:dateUtc="2026-02-13T17:40:00Z">
        <w:r w:rsidR="00190D1A">
          <w:rPr>
            <w:rFonts w:ascii="Times New Roman" w:hAnsi="Times New Roman" w:cs="Times New Roman"/>
          </w:rPr>
          <w:t xml:space="preserve"> when </w:t>
        </w:r>
      </w:ins>
      <w:ins w:id="1256" w:author="Benton, Deon" w:date="2026-02-13T11:35:00Z" w16du:dateUtc="2026-02-13T17:35:00Z">
        <w:r w:rsidR="00445048">
          <w:rPr>
            <w:rFonts w:ascii="Times New Roman" w:hAnsi="Times New Roman" w:cs="Times New Roman"/>
          </w:rPr>
          <w:t>the curved action occur</w:t>
        </w:r>
      </w:ins>
      <w:ins w:id="1257" w:author="Benton, Deon" w:date="2026-02-13T11:40:00Z" w16du:dateUtc="2026-02-13T17:40:00Z">
        <w:r w:rsidR="00190D1A">
          <w:rPr>
            <w:rFonts w:ascii="Times New Roman" w:hAnsi="Times New Roman" w:cs="Times New Roman"/>
          </w:rPr>
          <w:t>s</w:t>
        </w:r>
      </w:ins>
      <w:ins w:id="1258" w:author="Benton, Deon" w:date="2026-02-13T11:35:00Z" w16du:dateUtc="2026-02-13T17:35:00Z">
        <w:r w:rsidR="00445048">
          <w:rPr>
            <w:rFonts w:ascii="Times New Roman" w:hAnsi="Times New Roman" w:cs="Times New Roman"/>
          </w:rPr>
          <w:t xml:space="preserve"> over a barrier </w:t>
        </w:r>
      </w:ins>
      <w:ins w:id="1259" w:author="Benton, Deon" w:date="2026-02-13T11:40:00Z" w16du:dateUtc="2026-02-13T17:40:00Z">
        <w:r w:rsidR="00190D1A">
          <w:rPr>
            <w:rFonts w:ascii="Times New Roman" w:hAnsi="Times New Roman" w:cs="Times New Roman"/>
          </w:rPr>
          <w:t>during an initial habituation phase</w:t>
        </w:r>
      </w:ins>
      <w:ins w:id="1260" w:author="Benton, Deon" w:date="2026-02-13T12:10:00Z" w16du:dateUtc="2026-02-13T18:10:00Z">
        <w:r w:rsidR="00C66C18">
          <w:rPr>
            <w:rFonts w:ascii="Times New Roman" w:hAnsi="Times New Roman" w:cs="Times New Roman"/>
          </w:rPr>
          <w:t xml:space="preserve">; infants look equally long at both actions when the </w:t>
        </w:r>
      </w:ins>
      <w:ins w:id="1261"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262"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263" w:author="Benton, Deon" w:date="2026-02-13T12:02:00Z" w16du:dateUtc="2026-02-13T18:02:00Z">
        <w:r w:rsidR="002E379E">
          <w:rPr>
            <w:rFonts w:ascii="Times New Roman" w:hAnsi="Times New Roman" w:cs="Times New Roman"/>
            <w:b/>
            <w:bCs/>
          </w:rPr>
          <w:t>Independence f</w:t>
        </w:r>
      </w:ins>
      <w:ins w:id="1264" w:author="Benton, Deon" w:date="2026-02-13T12:09:00Z" w16du:dateUtc="2026-02-13T18:09:00Z">
        <w:r w:rsidR="00C66C18">
          <w:rPr>
            <w:rFonts w:ascii="Times New Roman" w:hAnsi="Times New Roman" w:cs="Times New Roman"/>
            <w:b/>
            <w:bCs/>
          </w:rPr>
          <w:t>rom</w:t>
        </w:r>
      </w:ins>
      <w:ins w:id="1265" w:author="Benton, Deon" w:date="2026-02-13T12:02:00Z" w16du:dateUtc="2026-02-13T18:02:00Z">
        <w:r w:rsidR="002E379E">
          <w:rPr>
            <w:rFonts w:ascii="Times New Roman" w:hAnsi="Times New Roman" w:cs="Times New Roman"/>
            <w:b/>
            <w:bCs/>
          </w:rPr>
          <w:t xml:space="preserve"> animacy</w:t>
        </w:r>
      </w:ins>
      <w:ins w:id="1266" w:author="Benton, Deon" w:date="2026-02-13T11:56:00Z" w16du:dateUtc="2026-02-13T17:56:00Z">
        <w:r w:rsidR="005F561E">
          <w:rPr>
            <w:rFonts w:ascii="Times New Roman" w:hAnsi="Times New Roman" w:cs="Times New Roman"/>
            <w:b/>
            <w:bCs/>
          </w:rPr>
          <w:t>.</w:t>
        </w:r>
      </w:ins>
      <w:ins w:id="1267" w:author="Benton, Deon" w:date="2026-02-13T12:03:00Z" w16du:dateUtc="2026-02-13T18:03:00Z">
        <w:r w:rsidR="002E379E">
          <w:rPr>
            <w:rFonts w:ascii="Times New Roman" w:hAnsi="Times New Roman" w:cs="Times New Roman"/>
            <w:b/>
            <w:bCs/>
          </w:rPr>
          <w:t xml:space="preserve"> </w:t>
        </w:r>
      </w:ins>
      <w:ins w:id="1268" w:author="Benton, Deon" w:date="2026-02-13T11:56:00Z" w16du:dateUtc="2026-02-13T17:56:00Z">
        <w:r w:rsidR="005F561E">
          <w:rPr>
            <w:rFonts w:ascii="Times New Roman" w:hAnsi="Times New Roman" w:cs="Times New Roman"/>
          </w:rPr>
          <w:t>Infants’ looking behaviors adhere to the pattern d</w:t>
        </w:r>
      </w:ins>
      <w:ins w:id="1269" w:author="Benton, Deon" w:date="2026-02-13T11:57:00Z" w16du:dateUtc="2026-02-13T17:57:00Z">
        <w:r w:rsidR="005F561E">
          <w:rPr>
            <w:rFonts w:ascii="Times New Roman" w:hAnsi="Times New Roman" w:cs="Times New Roman"/>
          </w:rPr>
          <w:t xml:space="preserve">escribed in (1) </w:t>
        </w:r>
      </w:ins>
      <w:ins w:id="1270"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271"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4F7619C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272"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273"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 </w:t>
      </w:r>
      <w:r w:rsidR="00DC0ABB">
        <w:rPr>
          <w:rFonts w:ascii="Times New Roman" w:hAnsi="Times New Roman" w:cs="Times New Roman"/>
        </w:rPr>
        <w:t xml:space="preserve">or </w:t>
      </w:r>
      <w:r w:rsidR="00765EE3">
        <w:rPr>
          <w:rFonts w:ascii="Times New Roman" w:hAnsi="Times New Roman" w:cs="Times New Roman"/>
        </w:rPr>
        <w:t xml:space="preserve">are shown </w:t>
      </w:r>
      <w:r w:rsidR="00DC0ABB">
        <w:rPr>
          <w:rFonts w:ascii="Times New Roman" w:hAnsi="Times New Roman" w:cs="Times New Roman"/>
        </w:rPr>
        <w:t xml:space="preserve">action displays </w:t>
      </w:r>
      <w:r w:rsidR="00765EE3">
        <w:rPr>
          <w:rFonts w:ascii="Times New Roman" w:hAnsi="Times New Roman" w:cs="Times New Roman"/>
        </w:rPr>
        <w:t xml:space="preserve">that </w:t>
      </w:r>
      <w:r w:rsidR="00DC0ABB">
        <w:rPr>
          <w:rFonts w:ascii="Times New Roman" w:hAnsi="Times New Roman" w:cs="Times New Roman"/>
        </w:rPr>
        <w:t>depict a causal relation (e.g., Liu et al., 2019).</w:t>
      </w:r>
    </w:p>
    <w:p w14:paraId="3611B7CC" w14:textId="18D29ECC" w:rsidR="00807B0F" w:rsidRDefault="009A232F" w:rsidP="00807B0F">
      <w:pPr>
        <w:spacing w:line="480" w:lineRule="auto"/>
        <w:ind w:firstLine="720"/>
        <w:contextualSpacing/>
        <w:rPr>
          <w:ins w:id="1274" w:author="Benton, Deon" w:date="2026-03-17T20:56:00Z" w16du:dateUtc="2026-03-18T01:56:00Z"/>
          <w:rFonts w:ascii="Times New Roman" w:hAnsi="Times New Roman" w:cs="Times New Roman"/>
        </w:rPr>
      </w:pPr>
      <w:ins w:id="1275"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276"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277"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w:t>
        </w:r>
        <w:r w:rsidR="006F4E6E" w:rsidRPr="006F4E6E">
          <w:rPr>
            <w:rFonts w:ascii="Times New Roman" w:hAnsi="Times New Roman" w:cs="Times New Roman"/>
          </w:rPr>
          <w:lastRenderedPageBreak/>
          <w:t xml:space="preserve">so would make it difficult to determine whether any success reflects the explanatory power of the </w:t>
        </w:r>
      </w:ins>
      <w:ins w:id="1278" w:author="Benton, Deon" w:date="2026-02-25T12:20:00Z" w16du:dateUtc="2026-02-25T18:20:00Z">
        <w:r w:rsidR="006F4E6E">
          <w:rPr>
            <w:rFonts w:ascii="Times New Roman" w:hAnsi="Times New Roman" w:cs="Times New Roman"/>
          </w:rPr>
          <w:t xml:space="preserve">present </w:t>
        </w:r>
      </w:ins>
      <w:ins w:id="1279"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8AF01C0" w:rsidR="00FC438F" w:rsidRDefault="00FC438F" w:rsidP="00744F21">
      <w:pPr>
        <w:spacing w:line="480" w:lineRule="auto"/>
        <w:ind w:firstLine="720"/>
        <w:contextualSpacing/>
        <w:rPr>
          <w:rFonts w:ascii="Times New Roman" w:hAnsi="Times New Roman" w:cs="Times New Roman"/>
        </w:rPr>
      </w:pPr>
      <w:ins w:id="1280" w:author="Benton, Deon" w:date="2026-03-17T20:56:00Z" w16du:dateUtc="2026-03-18T01:56:00Z">
        <w:r>
          <w:rPr>
            <w:rFonts w:ascii="Times New Roman" w:hAnsi="Times New Roman" w:cs="Times New Roman"/>
          </w:rPr>
          <w:t xml:space="preserve">The second goal of the current simulations was to </w:t>
        </w:r>
      </w:ins>
      <w:ins w:id="1281" w:author="Benton, Deon" w:date="2026-03-17T20:57:00Z" w16du:dateUtc="2026-03-18T01:57:00Z">
        <w:r>
          <w:rPr>
            <w:rFonts w:ascii="Times New Roman" w:hAnsi="Times New Roman" w:cs="Times New Roman"/>
          </w:rPr>
          <w:t xml:space="preserve">demonstrate that </w:t>
        </w:r>
      </w:ins>
      <w:ins w:id="1282" w:author="Benton, Deon" w:date="2026-03-17T20:59:00Z" w16du:dateUtc="2026-03-18T01:59:00Z">
        <w:r w:rsidR="0089435D">
          <w:rPr>
            <w:rFonts w:ascii="Times New Roman" w:hAnsi="Times New Roman" w:cs="Times New Roman"/>
          </w:rPr>
          <w:t xml:space="preserve">ALIAS </w:t>
        </w:r>
      </w:ins>
      <w:ins w:id="1283" w:author="Benton, Deon" w:date="2026-03-17T20:57:00Z" w16du:dateUtc="2026-03-18T01:57:00Z">
        <w:r>
          <w:rPr>
            <w:rFonts w:ascii="Times New Roman" w:hAnsi="Times New Roman" w:cs="Times New Roman"/>
          </w:rPr>
          <w:t xml:space="preserve">provides a better account of </w:t>
        </w:r>
      </w:ins>
      <w:ins w:id="1284" w:author="Benton, Deon" w:date="2026-03-17T21:02:00Z" w16du:dateUtc="2026-03-18T02:02:00Z">
        <w:r w:rsidR="0089435D">
          <w:rPr>
            <w:rFonts w:ascii="Times New Roman" w:hAnsi="Times New Roman" w:cs="Times New Roman"/>
          </w:rPr>
          <w:t>the five target findings</w:t>
        </w:r>
      </w:ins>
      <w:ins w:id="1285"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 model.</w:t>
        </w:r>
      </w:ins>
      <w:ins w:id="1286" w:author="Benton, Deon" w:date="2026-03-17T21:05:00Z" w16du:dateUtc="2026-03-18T02:05:00Z">
        <w:r w:rsidR="0089435D">
          <w:rPr>
            <w:rFonts w:ascii="Times New Roman" w:hAnsi="Times New Roman" w:cs="Times New Roman"/>
          </w:rPr>
          <w:t xml:space="preserve"> </w:t>
        </w:r>
      </w:ins>
      <w:ins w:id="1287" w:author="Benton, Deon" w:date="2026-03-17T21:28:00Z" w16du:dateUtc="2026-03-18T02:28:00Z">
        <w:r w:rsidR="000D6324">
          <w:rPr>
            <w:rFonts w:ascii="Times New Roman" w:hAnsi="Times New Roman" w:cs="Times New Roman"/>
          </w:rPr>
          <w:t xml:space="preserve">Specifically, the goal </w:t>
        </w:r>
      </w:ins>
      <w:ins w:id="1288" w:author="Benton, Deon" w:date="2026-03-17T21:29:00Z" w16du:dateUtc="2026-03-18T02:29:00Z">
        <w:r w:rsidR="000D6324">
          <w:rPr>
            <w:rFonts w:ascii="Times New Roman" w:hAnsi="Times New Roman" w:cs="Times New Roman"/>
          </w:rPr>
          <w:t>of the current simulations was to show that a model that incorporates prior experience, richer internal structure, and a more faithful representation of key task features in action-</w:t>
        </w:r>
      </w:ins>
      <w:ins w:id="1289" w:author="Benton, Deon" w:date="2026-03-17T21:30:00Z" w16du:dateUtc="2026-03-18T02:30:00Z">
        <w:r w:rsidR="000D6324">
          <w:rPr>
            <w:rFonts w:ascii="Times New Roman" w:hAnsi="Times New Roman" w:cs="Times New Roman"/>
          </w:rPr>
          <w:t>understanding studies</w:t>
        </w:r>
      </w:ins>
      <w:ins w:id="1290" w:author="Benton, Deon" w:date="2026-03-17T21:34:00Z" w16du:dateUtc="2026-03-18T02:34:00Z">
        <w:r w:rsidR="000D6324">
          <w:rPr>
            <w:rFonts w:ascii="Times New Roman" w:hAnsi="Times New Roman" w:cs="Times New Roman"/>
          </w:rPr>
          <w:t xml:space="preserve"> </w:t>
        </w:r>
      </w:ins>
      <w:ins w:id="1291" w:author="Benton, Deon" w:date="2026-03-17T21:35:00Z" w16du:dateUtc="2026-03-18T02:35:00Z">
        <w:r w:rsidR="000D6324">
          <w:rPr>
            <w:rFonts w:ascii="Times New Roman" w:hAnsi="Times New Roman" w:cs="Times New Roman"/>
          </w:rPr>
          <w:t>does a better job at</w:t>
        </w:r>
      </w:ins>
      <w:ins w:id="1292" w:author="Benton, Deon" w:date="2026-03-17T21:40:00Z" w16du:dateUtc="2026-03-18T02:40:00Z">
        <w:r w:rsidR="00183560">
          <w:rPr>
            <w:rFonts w:ascii="Times New Roman" w:hAnsi="Times New Roman" w:cs="Times New Roman"/>
          </w:rPr>
          <w:t xml:space="preserve"> capturing</w:t>
        </w:r>
      </w:ins>
      <w:ins w:id="1293" w:author="Benton, Deon" w:date="2026-03-17T21:34:00Z" w16du:dateUtc="2026-03-18T02:34:00Z">
        <w:r w:rsidR="000D6324">
          <w:rPr>
            <w:rFonts w:ascii="Times New Roman" w:hAnsi="Times New Roman" w:cs="Times New Roman"/>
          </w:rPr>
          <w:t xml:space="preserve"> infants’ looking </w:t>
        </w:r>
      </w:ins>
      <w:ins w:id="1294" w:author="Benton, Deon" w:date="2026-03-17T21:40:00Z" w16du:dateUtc="2026-03-18T02:40:00Z">
        <w:r w:rsidR="00183560">
          <w:rPr>
            <w:rFonts w:ascii="Times New Roman" w:hAnsi="Times New Roman" w:cs="Times New Roman"/>
          </w:rPr>
          <w:t>data</w:t>
        </w:r>
      </w:ins>
      <w:ins w:id="1295" w:author="Benton, Deon" w:date="2026-03-17T21:34:00Z" w16du:dateUtc="2026-03-18T02:34:00Z">
        <w:r w:rsidR="000D6324">
          <w:rPr>
            <w:rFonts w:ascii="Times New Roman" w:hAnsi="Times New Roman" w:cs="Times New Roman"/>
          </w:rPr>
          <w:t xml:space="preserve"> across a broader range of studies than </w:t>
        </w:r>
      </w:ins>
      <w:ins w:id="1296" w:author="Benton, Deon" w:date="2026-03-17T21:35:00Z" w16du:dateUtc="2026-03-18T02:35:00Z">
        <w:r w:rsidR="000D6324">
          <w:rPr>
            <w:rFonts w:ascii="Times New Roman" w:hAnsi="Times New Roman" w:cs="Times New Roman"/>
          </w:rPr>
          <w:t xml:space="preserve">one </w:t>
        </w:r>
      </w:ins>
      <w:ins w:id="1297" w:author="Benton, Deon" w:date="2026-03-17T21:34:00Z" w16du:dateUtc="2026-03-18T02:34:00Z">
        <w:r w:rsidR="000D6324">
          <w:rPr>
            <w:rFonts w:ascii="Times New Roman" w:hAnsi="Times New Roman" w:cs="Times New Roman"/>
          </w:rPr>
          <w:t xml:space="preserve">that lacks these features. </w:t>
        </w:r>
      </w:ins>
      <w:ins w:id="1298" w:author="Benton, Deon" w:date="2026-03-17T21:47:00Z" w16du:dateUtc="2026-03-18T02:47:00Z">
        <w:r w:rsidR="00183560" w:rsidRPr="00183560">
          <w:rPr>
            <w:rFonts w:ascii="Times New Roman" w:hAnsi="Times New Roman" w:cs="Times New Roman"/>
          </w:rPr>
          <w:t xml:space="preserve">By demonstrating that a model that possesses these weaknesses accounts for less of the data than one that lacks them, the present simulations not only show that the limitations identified in </w:t>
        </w:r>
        <w:proofErr w:type="spellStart"/>
        <w:r w:rsidR="00183560" w:rsidRPr="00183560">
          <w:rPr>
            <w:rFonts w:ascii="Times New Roman" w:hAnsi="Times New Roman" w:cs="Times New Roman"/>
          </w:rPr>
          <w:t>Overwalle’s</w:t>
        </w:r>
        <w:proofErr w:type="spellEnd"/>
        <w:r w:rsidR="00183560" w:rsidRPr="00183560">
          <w:rPr>
            <w:rFonts w:ascii="Times New Roman" w:hAnsi="Times New Roman" w:cs="Times New Roman"/>
          </w:rPr>
          <w:t xml:space="preserve"> (2010) model are genuine but also demonstrate that removing them increases a model’s explanatory scope</w:t>
        </w:r>
      </w:ins>
      <w:ins w:id="1299" w:author="Benton, Deon" w:date="2026-03-17T21:48:00Z" w16du:dateUtc="2026-03-18T02:48:00Z">
        <w:r w:rsidR="00183560">
          <w:rPr>
            <w:rFonts w:ascii="Times New Roman" w:hAnsi="Times New Roman" w:cs="Times New Roman"/>
          </w:rPr>
          <w:t>.</w:t>
        </w:r>
      </w:ins>
      <w:ins w:id="1300" w:author="Benton, Deon" w:date="2026-03-17T21:15:00Z" w16du:dateUtc="2026-03-18T02:15:00Z">
        <w:r w:rsidR="00726D02">
          <w:rPr>
            <w:rFonts w:ascii="Times New Roman" w:hAnsi="Times New Roman" w:cs="Times New Roman"/>
          </w:rPr>
          <w:t xml:space="preserve"> </w:t>
        </w:r>
      </w:ins>
    </w:p>
    <w:p w14:paraId="3003D899" w14:textId="3120B88B"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01" w:author="Benton, Deon" w:date="2026-02-25T12:25:00Z" w16du:dateUtc="2026-02-25T18:25:00Z">
        <w:r w:rsidR="00050686">
          <w:rPr>
            <w:rFonts w:ascii="Times New Roman" w:hAnsi="Times New Roman" w:cs="Times New Roman"/>
          </w:rPr>
          <w:t>next section, I describe the</w:t>
        </w:r>
      </w:ins>
      <w:ins w:id="1302" w:author="Benton, Deon" w:date="2026-02-25T12:26:00Z" w16du:dateUtc="2026-02-25T18:26:00Z">
        <w:r w:rsidR="00050686">
          <w:rPr>
            <w:rFonts w:ascii="Times New Roman" w:hAnsi="Times New Roman" w:cs="Times New Roman"/>
          </w:rPr>
          <w:t xml:space="preserve"> </w:t>
        </w:r>
      </w:ins>
      <w:ins w:id="1303" w:author="Benton, Deon" w:date="2026-03-17T21:58:00Z" w16du:dateUtc="2026-03-18T02:58:00Z">
        <w:r w:rsidR="000F3DEE">
          <w:rPr>
            <w:rFonts w:ascii="Times New Roman" w:hAnsi="Times New Roman" w:cs="Times New Roman"/>
          </w:rPr>
          <w:t>architecture of ALIAS</w:t>
        </w:r>
      </w:ins>
      <w:ins w:id="1304"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05" w:author="Benton, Deon" w:date="2026-03-17T21:56:00Z" w16du:dateUtc="2026-03-18T02:56:00Z">
        <w:r w:rsidR="00514CDE">
          <w:rPr>
            <w:rFonts w:ascii="Times New Roman" w:hAnsi="Times New Roman" w:cs="Times New Roman"/>
          </w:rPr>
          <w:t>I also provide a</w:t>
        </w:r>
      </w:ins>
      <w:ins w:id="1306" w:author="Benton, Deon" w:date="2026-03-17T21:57:00Z" w16du:dateUtc="2026-03-18T02:57:00Z">
        <w:r w:rsidR="00514CDE">
          <w:rPr>
            <w:rFonts w:ascii="Times New Roman" w:hAnsi="Times New Roman" w:cs="Times New Roman"/>
          </w:rPr>
          <w:t xml:space="preserve">n </w:t>
        </w:r>
      </w:ins>
      <w:ins w:id="1307" w:author="Benton, Deon" w:date="2026-03-17T21:56:00Z" w16du:dateUtc="2026-03-18T02:56:00Z">
        <w:r w:rsidR="00514CDE">
          <w:rPr>
            <w:rFonts w:ascii="Times New Roman" w:hAnsi="Times New Roman" w:cs="Times New Roman"/>
          </w:rPr>
          <w:t xml:space="preserve">overview of </w:t>
        </w:r>
        <w:proofErr w:type="spellStart"/>
        <w:r w:rsidR="00514CDE">
          <w:rPr>
            <w:rFonts w:ascii="Times New Roman" w:hAnsi="Times New Roman" w:cs="Times New Roman"/>
          </w:rPr>
          <w:t>Overwalle’s</w:t>
        </w:r>
        <w:proofErr w:type="spellEnd"/>
        <w:r w:rsidR="00514CDE">
          <w:rPr>
            <w:rFonts w:ascii="Times New Roman" w:hAnsi="Times New Roman" w:cs="Times New Roman"/>
          </w:rPr>
          <w:t xml:space="preserve"> (2010) model</w:t>
        </w:r>
      </w:ins>
      <w:ins w:id="1308" w:author="Benton, Deon" w:date="2026-03-17T22:08:00Z" w16du:dateUtc="2026-03-18T03:08:00Z">
        <w:r w:rsidR="006B5ACD">
          <w:rPr>
            <w:rFonts w:ascii="Times New Roman" w:hAnsi="Times New Roman" w:cs="Times New Roman"/>
          </w:rPr>
          <w:t xml:space="preserve"> (henceforth, OM)</w:t>
        </w:r>
      </w:ins>
      <w:ins w:id="1309" w:author="Benton, Deon" w:date="2026-03-17T21:56:00Z" w16du:dateUtc="2026-03-18T02:56:00Z">
        <w:r w:rsidR="00514CDE">
          <w:rPr>
            <w:rFonts w:ascii="Times New Roman" w:hAnsi="Times New Roman" w:cs="Times New Roman"/>
          </w:rPr>
          <w:t>, although</w:t>
        </w:r>
      </w:ins>
      <w:ins w:id="1310" w:author="Benton, Deon" w:date="2026-03-17T21:57:00Z" w16du:dateUtc="2026-03-18T02:57:00Z">
        <w:r w:rsidR="00514CDE">
          <w:rPr>
            <w:rFonts w:ascii="Times New Roman" w:hAnsi="Times New Roman" w:cs="Times New Roman"/>
          </w:rPr>
          <w:t xml:space="preserve"> this description is kept brief given that the model was</w:t>
        </w:r>
      </w:ins>
      <w:ins w:id="1311" w:author="Benton, Deon" w:date="2026-03-17T21:56:00Z" w16du:dateUtc="2026-03-18T02:56:00Z">
        <w:r w:rsidR="00514CDE">
          <w:rPr>
            <w:rFonts w:ascii="Times New Roman" w:hAnsi="Times New Roman" w:cs="Times New Roman"/>
          </w:rPr>
          <w:t xml:space="preserve"> described more fully in</w:t>
        </w:r>
      </w:ins>
      <w:ins w:id="1312" w:author="Benton, Deon" w:date="2026-03-17T21:58:00Z" w16du:dateUtc="2026-03-18T02:58:00Z">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w:t>
        </w:r>
      </w:ins>
      <w:ins w:id="1313"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14" w:author="Benton, Deon" w:date="2026-02-25T12:28:00Z" w16du:dateUtc="2026-02-25T18:28:00Z">
        <w:r w:rsidR="00E129B7">
          <w:rPr>
            <w:rFonts w:ascii="Times New Roman" w:hAnsi="Times New Roman" w:cs="Times New Roman"/>
          </w:rPr>
          <w:t xml:space="preserve">19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proofErr w:type="gramStart"/>
      <w:r w:rsidR="00087B68">
        <w:rPr>
          <w:rFonts w:ascii="Times New Roman" w:hAnsi="Times New Roman" w:cs="Times New Roman"/>
        </w:rPr>
        <w:t>aforementioned key</w:t>
      </w:r>
      <w:proofErr w:type="gramEnd"/>
      <w:r w:rsidR="00087B68">
        <w:rPr>
          <w:rFonts w:ascii="Times New Roman" w:hAnsi="Times New Roman" w:cs="Times New Roman"/>
        </w:rPr>
        <w:t xml:space="preserve"> findings</w:t>
      </w:r>
      <w:r>
        <w:rPr>
          <w:rFonts w:ascii="Times New Roman" w:hAnsi="Times New Roman" w:cs="Times New Roman"/>
        </w:rPr>
        <w:t xml:space="preserve">. </w:t>
      </w:r>
      <w:ins w:id="1315" w:author="Benton, Deon" w:date="2026-03-17T22:07:00Z" w16du:dateUtc="2026-03-18T03:07:00Z">
        <w:r w:rsidR="006B5ACD">
          <w:rPr>
            <w:rFonts w:ascii="Times New Roman" w:hAnsi="Times New Roman" w:cs="Times New Roman"/>
          </w:rPr>
          <w:t>I</w:t>
        </w:r>
      </w:ins>
      <w:ins w:id="1316" w:author="Benton, Deon" w:date="2026-03-17T22:08:00Z" w16du:dateUtc="2026-03-18T03:08:00Z">
        <w:r w:rsidR="006B5ACD">
          <w:rPr>
            <w:rFonts w:ascii="Times New Roman" w:hAnsi="Times New Roman" w:cs="Times New Roman"/>
          </w:rPr>
          <w:t>n</w:t>
        </w:r>
      </w:ins>
      <w:ins w:id="1317" w:author="Benton, Deon" w:date="2026-03-17T22:07:00Z" w16du:dateUtc="2026-03-18T03:07:00Z">
        <w:r w:rsidR="006B5ACD">
          <w:rPr>
            <w:rFonts w:ascii="Times New Roman" w:hAnsi="Times New Roman" w:cs="Times New Roman"/>
          </w:rPr>
          <w:t xml:space="preserve"> each </w:t>
        </w:r>
      </w:ins>
      <w:ins w:id="1318" w:author="Benton, Deon" w:date="2026-03-17T22:08:00Z" w16du:dateUtc="2026-03-18T03:08:00Z">
        <w:r w:rsidR="006B5ACD">
          <w:rPr>
            <w:rFonts w:ascii="Times New Roman" w:hAnsi="Times New Roman" w:cs="Times New Roman"/>
          </w:rPr>
          <w:t>simulation</w:t>
        </w:r>
      </w:ins>
      <w:ins w:id="1319" w:author="Benton, Deon" w:date="2026-03-17T22:07:00Z" w16du:dateUtc="2026-03-18T03:07:00Z">
        <w:r w:rsidR="006B5ACD">
          <w:rPr>
            <w:rFonts w:ascii="Times New Roman" w:hAnsi="Times New Roman" w:cs="Times New Roman"/>
          </w:rPr>
          <w:t>, I comp</w:t>
        </w:r>
      </w:ins>
      <w:ins w:id="1320" w:author="Benton, Deon" w:date="2026-03-17T22:08:00Z" w16du:dateUtc="2026-03-18T03:08:00Z">
        <w:r w:rsidR="006B5ACD">
          <w:rPr>
            <w:rFonts w:ascii="Times New Roman" w:hAnsi="Times New Roman" w:cs="Times New Roman"/>
          </w:rPr>
          <w:t xml:space="preserve">are the performance of ALIAS to </w:t>
        </w:r>
      </w:ins>
      <w:ins w:id="1321" w:author="Benton, Deon" w:date="2026-03-17T22:10:00Z" w16du:dateUtc="2026-03-18T03:10:00Z">
        <w:r w:rsidR="006B5ACD">
          <w:rPr>
            <w:rFonts w:ascii="Times New Roman" w:hAnsi="Times New Roman" w:cs="Times New Roman"/>
          </w:rPr>
          <w:t xml:space="preserve">that of </w:t>
        </w:r>
      </w:ins>
      <w:ins w:id="1322" w:author="Benton, Deon" w:date="2026-03-17T22:08:00Z" w16du:dateUtc="2026-03-18T03:08:00Z">
        <w:r w:rsidR="006B5ACD">
          <w:rPr>
            <w:rFonts w:ascii="Times New Roman" w:hAnsi="Times New Roman" w:cs="Times New Roman"/>
          </w:rPr>
          <w:t xml:space="preserve">OM to </w:t>
        </w:r>
      </w:ins>
      <w:ins w:id="1323" w:author="Benton, Deon" w:date="2026-03-17T22:09:00Z" w16du:dateUtc="2026-03-18T03:09:00Z">
        <w:r w:rsidR="006B5ACD">
          <w:rPr>
            <w:rFonts w:ascii="Times New Roman" w:hAnsi="Times New Roman" w:cs="Times New Roman"/>
          </w:rPr>
          <w:t>determine</w:t>
        </w:r>
      </w:ins>
      <w:ins w:id="1324" w:author="Benton, Deon" w:date="2026-03-17T22:10:00Z" w16du:dateUtc="2026-03-18T03:10:00Z">
        <w:r w:rsidR="006B5ACD">
          <w:rPr>
            <w:rFonts w:ascii="Times New Roman" w:hAnsi="Times New Roman" w:cs="Times New Roman"/>
          </w:rPr>
          <w:t xml:space="preserve"> </w:t>
        </w:r>
      </w:ins>
      <w:ins w:id="1325" w:author="Benton, Deon" w:date="2026-03-17T22:13:00Z" w16du:dateUtc="2026-03-18T03:13:00Z">
        <w:r w:rsidR="006B5ACD">
          <w:rPr>
            <w:rFonts w:ascii="Times New Roman" w:hAnsi="Times New Roman" w:cs="Times New Roman"/>
          </w:rPr>
          <w:t>which model</w:t>
        </w:r>
      </w:ins>
      <w:ins w:id="1326" w:author="Benton, Deon" w:date="2026-03-17T22:17:00Z" w16du:dateUtc="2026-03-18T03:17:00Z">
        <w:r w:rsidR="00EF0A9F">
          <w:rPr>
            <w:rFonts w:ascii="Times New Roman" w:hAnsi="Times New Roman" w:cs="Times New Roman"/>
          </w:rPr>
          <w:t xml:space="preserve"> </w:t>
        </w:r>
      </w:ins>
      <w:ins w:id="1327" w:author="Benton, Deon" w:date="2026-03-17T22:13:00Z" w16du:dateUtc="2026-03-18T03:13:00Z">
        <w:r w:rsidR="006B5ACD">
          <w:rPr>
            <w:rFonts w:ascii="Times New Roman" w:hAnsi="Times New Roman" w:cs="Times New Roman"/>
          </w:rPr>
          <w:t>better captures</w:t>
        </w:r>
      </w:ins>
      <w:ins w:id="1328" w:author="Benton, Deon" w:date="2026-03-17T22:14:00Z" w16du:dateUtc="2026-03-18T03:14:00Z">
        <w:r w:rsidR="006B5ACD">
          <w:rPr>
            <w:rFonts w:ascii="Times New Roman" w:hAnsi="Times New Roman" w:cs="Times New Roman"/>
          </w:rPr>
          <w:t xml:space="preserve"> </w:t>
        </w:r>
      </w:ins>
      <w:ins w:id="1329" w:author="Benton, Deon" w:date="2026-03-17T22:16:00Z" w16du:dateUtc="2026-03-18T03:16:00Z">
        <w:r w:rsidR="008D6A75">
          <w:rPr>
            <w:rFonts w:ascii="Times New Roman" w:hAnsi="Times New Roman" w:cs="Times New Roman"/>
          </w:rPr>
          <w:t>that simulation’s target finding</w:t>
        </w:r>
      </w:ins>
      <w:ins w:id="1330" w:author="Benton, Deon" w:date="2026-03-17T22:14:00Z" w16du:dateUtc="2026-03-18T03:14:00Z">
        <w:r w:rsidR="006B5ACD">
          <w:rPr>
            <w:rFonts w:ascii="Times New Roman" w:hAnsi="Times New Roman" w:cs="Times New Roman"/>
          </w:rPr>
          <w:t>.</w:t>
        </w:r>
      </w:ins>
      <w:ins w:id="1331"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that the focus here was to show that a model that implements the current perspective can capture </w:t>
      </w:r>
      <w:ins w:id="1332" w:author="Benton, Deon" w:date="2026-02-25T12:28:00Z" w16du:dateUtc="2026-02-25T18:28:00Z">
        <w:r w:rsidR="00E129B7">
          <w:rPr>
            <w:rFonts w:ascii="Times New Roman" w:hAnsi="Times New Roman" w:cs="Times New Roman"/>
          </w:rPr>
          <w:t xml:space="preserve">key </w:t>
        </w:r>
      </w:ins>
      <w:r>
        <w:rPr>
          <w:rFonts w:ascii="Times New Roman" w:hAnsi="Times New Roman" w:cs="Times New Roman"/>
        </w:rPr>
        <w:t>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w:t>
      </w:r>
      <w:r w:rsidR="002E3A21">
        <w:rPr>
          <w:rFonts w:ascii="Times New Roman" w:hAnsi="Times New Roman" w:cs="Times New Roman"/>
        </w:rPr>
        <w:lastRenderedPageBreak/>
        <w:t>among others</w:t>
      </w:r>
      <w:r w:rsidR="00826D1B">
        <w:rPr>
          <w:rFonts w:ascii="Times New Roman" w:hAnsi="Times New Roman" w:cs="Times New Roman"/>
        </w:rPr>
        <w:t>)</w:t>
      </w:r>
      <w:r>
        <w:rPr>
          <w:rFonts w:ascii="Times New Roman" w:hAnsi="Times New Roman" w:cs="Times New Roman"/>
        </w:rPr>
        <w:t xml:space="preserve">. </w:t>
      </w:r>
      <w:ins w:id="1333" w:author="Benton, Deon" w:date="2026-02-25T12:30:00Z" w16du:dateUtc="2026-02-25T18:30:00Z">
        <w:r w:rsidR="004B22DC">
          <w:rPr>
            <w:rFonts w:ascii="Times New Roman" w:hAnsi="Times New Roman" w:cs="Times New Roman"/>
          </w:rPr>
          <w:t>In cases where the original reports did not provide sufficient detail about critical aspects of a set of studies</w:t>
        </w:r>
      </w:ins>
      <w:ins w:id="1334" w:author="Benton, Deon" w:date="2026-02-25T12:31:00Z" w16du:dateUtc="2026-02-25T18:31:00Z">
        <w:r w:rsidR="00C90067">
          <w:rPr>
            <w:rFonts w:ascii="Times New Roman" w:hAnsi="Times New Roman" w:cs="Times New Roman"/>
          </w:rPr>
          <w:t xml:space="preserve"> (e.g., the length of the action phase in Skerry et</w:t>
        </w:r>
      </w:ins>
      <w:ins w:id="1335" w:author="Benton, Deon" w:date="2026-02-25T12:32:00Z" w16du:dateUtc="2026-02-25T18:32:00Z">
        <w:r w:rsidR="00C90067">
          <w:rPr>
            <w:rFonts w:ascii="Times New Roman" w:hAnsi="Times New Roman" w:cs="Times New Roman"/>
          </w:rPr>
          <w:t xml:space="preserve"> al., 2013)</w:t>
        </w:r>
      </w:ins>
      <w:ins w:id="1336" w:author="Benton, Deon" w:date="2026-02-25T12:30:00Z" w16du:dateUtc="2026-02-25T18:30:00Z">
        <w:r w:rsidR="004B22DC">
          <w:rPr>
            <w:rFonts w:ascii="Times New Roman" w:hAnsi="Times New Roman" w:cs="Times New Roman"/>
          </w:rPr>
          <w:t xml:space="preserve">, </w:t>
        </w:r>
      </w:ins>
      <w:ins w:id="1337"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338" w:author="Benton, Deon" w:date="2026-02-25T12:36:00Z" w16du:dateUtc="2026-02-25T18:36:00Z">
        <w:r w:rsidR="00181ADB">
          <w:rPr>
            <w:rFonts w:ascii="Times New Roman" w:hAnsi="Times New Roman" w:cs="Times New Roman"/>
          </w:rPr>
          <w:t>The Associative Learning in Actio</w:t>
        </w:r>
      </w:ins>
      <w:ins w:id="1339" w:author="Benton, Deon" w:date="2026-02-25T12:37:00Z" w16du:dateUtc="2026-02-25T18:37:00Z">
        <w:r w:rsidR="00181ADB">
          <w:rPr>
            <w:rFonts w:ascii="Times New Roman" w:hAnsi="Times New Roman" w:cs="Times New Roman"/>
          </w:rPr>
          <w:t xml:space="preserve">n Studies (i.e., </w:t>
        </w:r>
      </w:ins>
      <w:ins w:id="1340" w:author="Benton, Deon" w:date="2026-02-25T12:36:00Z" w16du:dateUtc="2026-02-25T18:36:00Z">
        <w:r w:rsidR="00181ADB">
          <w:rPr>
            <w:rFonts w:ascii="Times New Roman" w:hAnsi="Times New Roman" w:cs="Times New Roman"/>
          </w:rPr>
          <w:t>ALIAS</w:t>
        </w:r>
      </w:ins>
      <w:ins w:id="1341" w:author="Benton, Deon" w:date="2026-02-25T12:37:00Z" w16du:dateUtc="2026-02-25T18:37:00Z">
        <w:r w:rsidR="00181ADB">
          <w:rPr>
            <w:rFonts w:ascii="Times New Roman" w:hAnsi="Times New Roman" w:cs="Times New Roman"/>
          </w:rPr>
          <w:t xml:space="preserve">) model </w:t>
        </w:r>
      </w:ins>
      <w:ins w:id="1342"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1343" w:author="Benton, Deon" w:date="2026-02-25T13:09:00Z" w16du:dateUtc="2026-02-25T19:09:00Z">
        <w:r w:rsidR="001F704D">
          <w:rPr>
            <w:rFonts w:ascii="Times New Roman" w:hAnsi="Times New Roman" w:cs="Times New Roman"/>
          </w:rPr>
          <w:t>a connectionist model</w:t>
        </w:r>
      </w:ins>
      <w:ins w:id="1344" w:author="Benton, Deon" w:date="2026-02-25T12:33:00Z" w16du:dateUtc="2026-02-25T18:33:00Z">
        <w:r w:rsidR="00840921">
          <w:rPr>
            <w:rFonts w:ascii="Times New Roman" w:hAnsi="Times New Roman" w:cs="Times New Roman"/>
          </w:rPr>
          <w:t xml:space="preserve"> that combined an </w:t>
        </w:r>
      </w:ins>
      <w:ins w:id="1345" w:author="Benton, Deon" w:date="2026-02-25T12:35:00Z" w16du:dateUtc="2026-02-25T18:35:00Z">
        <w:r w:rsidR="00181ADB">
          <w:rPr>
            <w:rFonts w:ascii="Times New Roman" w:hAnsi="Times New Roman" w:cs="Times New Roman"/>
          </w:rPr>
          <w:t>autoencoder</w:t>
        </w:r>
      </w:ins>
      <w:ins w:id="1346" w:author="Benton, Deon" w:date="2026-02-25T12:33:00Z" w16du:dateUtc="2026-02-25T18:33:00Z">
        <w:r w:rsidR="00840921">
          <w:rPr>
            <w:rFonts w:ascii="Times New Roman" w:hAnsi="Times New Roman" w:cs="Times New Roman"/>
          </w:rPr>
          <w:t xml:space="preserve"> (e.g., Mareschal et al., 2000) with a simple</w:t>
        </w:r>
      </w:ins>
      <w:ins w:id="1347" w:author="Benton, Deon" w:date="2026-02-25T12:34:00Z" w16du:dateUtc="2026-02-25T18:34:00Z">
        <w:r w:rsidR="00840921">
          <w:rPr>
            <w:rFonts w:ascii="Times New Roman" w:hAnsi="Times New Roman" w:cs="Times New Roman"/>
          </w:rPr>
          <w:t xml:space="preserve"> recurrent network (</w:t>
        </w:r>
      </w:ins>
      <w:ins w:id="1348" w:author="Benton, Deon" w:date="2026-02-25T12:44:00Z" w16du:dateUtc="2026-02-25T18:44:00Z">
        <w:r w:rsidR="006B0C8E">
          <w:rPr>
            <w:rFonts w:ascii="Times New Roman" w:hAnsi="Times New Roman" w:cs="Times New Roman"/>
          </w:rPr>
          <w:t xml:space="preserve">i.e., an </w:t>
        </w:r>
      </w:ins>
      <w:proofErr w:type="gramStart"/>
      <w:ins w:id="1349" w:author="Benton, Deon" w:date="2026-02-25T12:36:00Z" w16du:dateUtc="2026-02-25T18:36:00Z">
        <w:r w:rsidR="00181ADB">
          <w:rPr>
            <w:rFonts w:ascii="Times New Roman" w:hAnsi="Times New Roman" w:cs="Times New Roman"/>
          </w:rPr>
          <w:t>SRN;</w:t>
        </w:r>
        <w:proofErr w:type="gramEnd"/>
        <w:r w:rsidR="00181ADB">
          <w:rPr>
            <w:rFonts w:ascii="Times New Roman" w:hAnsi="Times New Roman" w:cs="Times New Roman"/>
          </w:rPr>
          <w:t xml:space="preserve"> </w:t>
        </w:r>
      </w:ins>
      <w:ins w:id="1350"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1351" w:author="Benton, Deon" w:date="2026-02-25T12:34:00Z" w16du:dateUtc="2026-02-25T18:34:00Z">
        <w:r w:rsidR="00840921">
          <w:rPr>
            <w:rFonts w:ascii="Times New Roman" w:hAnsi="Times New Roman" w:cs="Times New Roman"/>
          </w:rPr>
          <w:t xml:space="preserve">The job of the autoencoder component of the network was to </w:t>
        </w:r>
      </w:ins>
      <w:ins w:id="1352" w:author="Benton, Deon" w:date="2026-02-25T12:35:00Z" w16du:dateUtc="2026-02-25T18:35:00Z">
        <w:r w:rsidR="00840921">
          <w:rPr>
            <w:rFonts w:ascii="Times New Roman" w:hAnsi="Times New Roman" w:cs="Times New Roman"/>
          </w:rPr>
          <w:t>learn a compact representation of th</w:t>
        </w:r>
      </w:ins>
      <w:ins w:id="1353" w:author="Benton, Deon" w:date="2026-02-25T12:45:00Z" w16du:dateUtc="2026-02-25T18:45:00Z">
        <w:r w:rsidR="00020260">
          <w:rPr>
            <w:rFonts w:ascii="Times New Roman" w:hAnsi="Times New Roman" w:cs="Times New Roman"/>
          </w:rPr>
          <w:t>e</w:t>
        </w:r>
      </w:ins>
      <w:ins w:id="1354" w:author="Benton, Deon" w:date="2026-02-25T12:35:00Z" w16du:dateUtc="2026-02-25T18:35:00Z">
        <w:r w:rsidR="00840921">
          <w:rPr>
            <w:rFonts w:ascii="Times New Roman" w:hAnsi="Times New Roman" w:cs="Times New Roman"/>
          </w:rPr>
          <w:t xml:space="preserve"> input along </w:t>
        </w:r>
      </w:ins>
      <w:ins w:id="1355" w:author="Benton, Deon" w:date="2026-02-25T12:37:00Z" w16du:dateUtc="2026-02-25T18:37:00Z">
        <w:r w:rsidR="00181ADB">
          <w:rPr>
            <w:rFonts w:ascii="Times New Roman" w:hAnsi="Times New Roman" w:cs="Times New Roman"/>
          </w:rPr>
          <w:t>one or more hidden layers</w:t>
        </w:r>
      </w:ins>
      <w:ins w:id="1356" w:author="Benton, Deon" w:date="2026-02-25T12:35:00Z" w16du:dateUtc="2026-02-25T18:35:00Z">
        <w:r w:rsidR="00840921">
          <w:rPr>
            <w:rFonts w:ascii="Times New Roman" w:hAnsi="Times New Roman" w:cs="Times New Roman"/>
          </w:rPr>
          <w:t xml:space="preserve"> that was sufficient to reproduce the input at the output layer.</w:t>
        </w:r>
      </w:ins>
      <w:ins w:id="1357" w:author="Benton, Deon" w:date="2026-02-25T12:38:00Z" w16du:dateUtc="2026-02-25T18:38:00Z">
        <w:r w:rsidR="00BA4C0B">
          <w:rPr>
            <w:rFonts w:ascii="Times New Roman" w:hAnsi="Times New Roman" w:cs="Times New Roman"/>
          </w:rPr>
          <w:t xml:space="preserve"> </w:t>
        </w:r>
      </w:ins>
      <w:ins w:id="1358" w:author="Benton, Deon" w:date="2026-02-25T12:43:00Z" w16du:dateUtc="2026-02-25T18:43:00Z">
        <w:r w:rsidR="00226F49" w:rsidRPr="00226F49">
          <w:rPr>
            <w:rFonts w:ascii="Times New Roman" w:hAnsi="Times New Roman" w:cs="Times New Roman"/>
          </w:rPr>
          <w:t>An autoencoder was chosen because it is assumed here that infants</w:t>
        </w:r>
      </w:ins>
      <w:ins w:id="1359"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—rather than an explicit teaching signal—</w:t>
        </w:r>
        <w:r w:rsidR="00020260">
          <w:rPr>
            <w:rFonts w:ascii="Times New Roman" w:hAnsi="Times New Roman" w:cs="Times New Roman"/>
          </w:rPr>
          <w:t xml:space="preserve">to learn about the </w:t>
        </w:r>
      </w:ins>
      <w:ins w:id="1360" w:author="Benton, Deon" w:date="2026-02-25T12:47:00Z" w16du:dateUtc="2026-02-25T18:47:00Z">
        <w:r w:rsidR="00D50803">
          <w:rPr>
            <w:rFonts w:ascii="Times New Roman" w:hAnsi="Times New Roman" w:cs="Times New Roman"/>
          </w:rPr>
          <w:t xml:space="preserve">perceptual </w:t>
        </w:r>
      </w:ins>
      <w:ins w:id="1361" w:author="Benton, Deon" w:date="2026-02-25T12:46:00Z" w16du:dateUtc="2026-02-25T18:46:00Z">
        <w:r w:rsidR="00020260">
          <w:rPr>
            <w:rFonts w:ascii="Times New Roman" w:hAnsi="Times New Roman" w:cs="Times New Roman"/>
          </w:rPr>
          <w:t>appearance</w:t>
        </w:r>
      </w:ins>
      <w:ins w:id="1362" w:author="Benton, Deon" w:date="2026-02-25T12:47:00Z" w16du:dateUtc="2026-02-25T18:47:00Z">
        <w:r w:rsidR="00D50803">
          <w:rPr>
            <w:rFonts w:ascii="Times New Roman" w:hAnsi="Times New Roman" w:cs="Times New Roman"/>
          </w:rPr>
          <w:t xml:space="preserve"> of people and the kinematics of their actions. </w:t>
        </w:r>
      </w:ins>
      <w:ins w:id="1363" w:author="Benton, Deon" w:date="2026-02-25T12:36:00Z" w16du:dateUtc="2026-02-25T18:36:00Z">
        <w:r w:rsidR="00181ADB">
          <w:rPr>
            <w:rFonts w:ascii="Times New Roman" w:hAnsi="Times New Roman" w:cs="Times New Roman"/>
          </w:rPr>
          <w:t>In contrast, the task of the</w:t>
        </w:r>
      </w:ins>
      <w:ins w:id="1364" w:author="Benton, Deon" w:date="2026-02-25T12:37:00Z" w16du:dateUtc="2026-02-25T18:37:00Z">
        <w:r w:rsidR="00181ADB">
          <w:rPr>
            <w:rFonts w:ascii="Times New Roman" w:hAnsi="Times New Roman" w:cs="Times New Roman"/>
          </w:rPr>
          <w:t xml:space="preserve"> SRN was to predict </w:t>
        </w:r>
      </w:ins>
      <w:ins w:id="1365" w:author="Benton, Deon" w:date="2026-02-25T12:38:00Z" w16du:dateUtc="2026-02-25T18:38:00Z">
        <w:r w:rsidR="00BA4C0B">
          <w:rPr>
            <w:rFonts w:ascii="Times New Roman" w:hAnsi="Times New Roman" w:cs="Times New Roman"/>
          </w:rPr>
          <w:t>an object’s position at the next time point given its current position.</w:t>
        </w:r>
      </w:ins>
      <w:ins w:id="1366"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1367"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1616A66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368"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1369" w:author="Benton, Deon" w:date="2026-02-25T13:01:00Z" w16du:dateUtc="2026-02-25T19:01:00Z">
        <w:r w:rsidR="00CE59AD">
          <w:rPr>
            <w:rFonts w:ascii="Times New Roman" w:hAnsi="Times New Roman" w:cs="Times New Roman"/>
          </w:rPr>
          <w:t>There were 11 clusters or groups of units in the input and output</w:t>
        </w:r>
      </w:ins>
      <w:ins w:id="1370" w:author="Benton, Deon" w:date="2026-02-25T13:03:00Z" w16du:dateUtc="2026-02-25T19:03:00Z">
        <w:r w:rsidR="004C47A9">
          <w:rPr>
            <w:rFonts w:ascii="Times New Roman" w:hAnsi="Times New Roman" w:cs="Times New Roman"/>
          </w:rPr>
          <w:t xml:space="preserve"> layers, and both layers used a localist</w:t>
        </w:r>
      </w:ins>
      <w:ins w:id="1371" w:author="Benton, Deon" w:date="2026-02-26T13:47:00Z" w16du:dateUtc="2026-02-26T19:47:00Z">
        <w:r w:rsidR="00DA73F5">
          <w:rPr>
            <w:rFonts w:ascii="Times New Roman" w:hAnsi="Times New Roman" w:cs="Times New Roman"/>
          </w:rPr>
          <w:t xml:space="preserve"> or “one-hot”</w:t>
        </w:r>
      </w:ins>
      <w:ins w:id="1372" w:author="Benton, Deon" w:date="2026-02-25T13:03:00Z" w16du:dateUtc="2026-02-25T19:03:00Z">
        <w:r w:rsidR="004C47A9">
          <w:rPr>
            <w:rFonts w:ascii="Times New Roman" w:hAnsi="Times New Roman" w:cs="Times New Roman"/>
          </w:rPr>
          <w:t xml:space="preserve"> coding scheme. A localist encod</w:t>
        </w:r>
      </w:ins>
      <w:ins w:id="1373" w:author="Benton, Deon" w:date="2026-02-25T13:04:00Z" w16du:dateUtc="2026-02-25T19:04:00Z">
        <w:r w:rsidR="004C47A9">
          <w:rPr>
            <w:rFonts w:ascii="Times New Roman" w:hAnsi="Times New Roman" w:cs="Times New Roman"/>
          </w:rPr>
          <w:t>ing scheme—in which a single unit is used to represent a given concept or feature—was</w:t>
        </w:r>
      </w:ins>
      <w:ins w:id="1374"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1375" w:author="Benton, Deon" w:date="2026-02-25T13:04:00Z" w16du:dateUtc="2026-02-25T19:04:00Z">
        <w:r w:rsidR="004C47A9">
          <w:rPr>
            <w:rFonts w:ascii="Times New Roman" w:hAnsi="Times New Roman" w:cs="Times New Roman"/>
          </w:rPr>
          <w:t>t</w:t>
        </w:r>
      </w:ins>
      <w:ins w:id="1376"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377" w:author="Benton, Deon" w:date="2026-02-25T13:06:00Z" w16du:dateUtc="2026-02-25T19:06:00Z">
        <w:r w:rsidR="00B9047B">
          <w:rPr>
            <w:rFonts w:ascii="Times New Roman" w:hAnsi="Times New Roman" w:cs="Times New Roman"/>
          </w:rPr>
          <w:t xml:space="preserve"> being due</w:t>
        </w:r>
      </w:ins>
      <w:ins w:id="1378" w:author="Benton, Deon" w:date="2026-02-25T13:05:00Z" w16du:dateUtc="2026-02-25T19:05:00Z">
        <w:r w:rsidR="00B9047B">
          <w:rPr>
            <w:rFonts w:ascii="Times New Roman" w:hAnsi="Times New Roman" w:cs="Times New Roman"/>
          </w:rPr>
          <w:t xml:space="preserve"> </w:t>
        </w:r>
      </w:ins>
      <w:ins w:id="1379" w:author="Benton, Deon" w:date="2026-02-25T13:06:00Z" w16du:dateUtc="2026-02-25T19:06:00Z">
        <w:r w:rsidR="00B9047B">
          <w:rPr>
            <w:rFonts w:ascii="Times New Roman" w:hAnsi="Times New Roman" w:cs="Times New Roman"/>
          </w:rPr>
          <w:t xml:space="preserve">to arbitrary </w:t>
        </w:r>
        <w:proofErr w:type="gramStart"/>
        <w:r w:rsidR="00B9047B">
          <w:rPr>
            <w:rFonts w:ascii="Times New Roman" w:hAnsi="Times New Roman" w:cs="Times New Roman"/>
          </w:rPr>
          <w:t>similarity</w:t>
        </w:r>
        <w:proofErr w:type="gramEnd"/>
        <w:r w:rsidR="00B9047B">
          <w:rPr>
            <w:rFonts w:ascii="Times New Roman" w:hAnsi="Times New Roman" w:cs="Times New Roman"/>
          </w:rPr>
          <w:t xml:space="preserve"> relations among the objects</w:t>
        </w:r>
      </w:ins>
      <w:r>
        <w:rPr>
          <w:rFonts w:ascii="Times New Roman" w:hAnsi="Times New Roman" w:cs="Times New Roman"/>
        </w:rPr>
        <w:t xml:space="preserve">. In contrast, the hidden layer consisted of a single group of units and the </w:t>
      </w:r>
      <w:r>
        <w:rPr>
          <w:rFonts w:ascii="Times New Roman" w:hAnsi="Times New Roman" w:cs="Times New Roman"/>
        </w:rPr>
        <w:lastRenderedPageBreak/>
        <w:t>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1380" w:author="Benton, Deon" w:date="2026-02-25T12:50:00Z" w16du:dateUtc="2026-02-25T18:50:00Z">
        <w:r w:rsidR="00BE5DC9">
          <w:rPr>
            <w:rFonts w:ascii="Times New Roman" w:hAnsi="Times New Roman" w:cs="Times New Roman"/>
          </w:rPr>
          <w:t xml:space="preserve">—which used a RELU activation function to prevent </w:t>
        </w:r>
      </w:ins>
      <w:ins w:id="1381" w:author="Benton, Deon" w:date="2026-02-26T14:44:00Z" w16du:dateUtc="2026-02-26T20:44:00Z">
        <w:r w:rsidR="007F7EE0">
          <w:rPr>
            <w:rFonts w:ascii="Times New Roman" w:hAnsi="Times New Roman" w:cs="Times New Roman"/>
          </w:rPr>
          <w:t>the grad</w:t>
        </w:r>
      </w:ins>
      <w:ins w:id="1382" w:author="Benton, Deon" w:date="2026-02-26T14:45:00Z" w16du:dateUtc="2026-02-26T20:45:00Z">
        <w:r w:rsidR="007F7EE0">
          <w:rPr>
            <w:rFonts w:ascii="Times New Roman" w:hAnsi="Times New Roman" w:cs="Times New Roman"/>
          </w:rPr>
          <w:t xml:space="preserve">ients from </w:t>
        </w:r>
      </w:ins>
      <w:ins w:id="1383" w:author="Benton, Deon" w:date="2026-02-26T14:44:00Z" w16du:dateUtc="2026-02-26T20:44:00Z">
        <w:r w:rsidR="007F7EE0">
          <w:rPr>
            <w:rFonts w:ascii="Times New Roman" w:hAnsi="Times New Roman" w:cs="Times New Roman"/>
          </w:rPr>
          <w:t>vanishing</w:t>
        </w:r>
      </w:ins>
      <w:ins w:id="1384" w:author="Benton, Deon" w:date="2026-02-26T14:47:00Z" w16du:dateUtc="2026-02-26T20:47:00Z">
        <w:r w:rsidR="00C07A50">
          <w:rPr>
            <w:rFonts w:ascii="Times New Roman" w:hAnsi="Times New Roman" w:cs="Times New Roman"/>
          </w:rPr>
          <w:t xml:space="preserve"> as error is propagated </w:t>
        </w:r>
        <w:r w:rsidR="002D00A1">
          <w:rPr>
            <w:rFonts w:ascii="Times New Roman" w:hAnsi="Times New Roman" w:cs="Times New Roman"/>
          </w:rPr>
          <w:t>backwards t</w:t>
        </w:r>
      </w:ins>
      <w:ins w:id="1385" w:author="Benton, Deon" w:date="2026-02-26T14:48:00Z" w16du:dateUtc="2026-02-26T20:48:00Z">
        <w:r w:rsidR="002D00A1">
          <w:rPr>
            <w:rFonts w:ascii="Times New Roman" w:hAnsi="Times New Roman" w:cs="Times New Roman"/>
          </w:rPr>
          <w:t>hrough time</w:t>
        </w:r>
      </w:ins>
      <w:ins w:id="1386" w:author="Benton, Deon" w:date="2026-02-25T12:50:00Z" w16du:dateUtc="2026-02-25T18:50:00Z">
        <w:r w:rsidR="00BE5DC9">
          <w:rPr>
            <w:rFonts w:ascii="Times New Roman" w:hAnsi="Times New Roman" w:cs="Times New Roman"/>
          </w:rPr>
          <w:t>—</w:t>
        </w:r>
      </w:ins>
      <w:r>
        <w:rPr>
          <w:rFonts w:ascii="Times New Roman" w:hAnsi="Times New Roman" w:cs="Times New Roman"/>
        </w:rPr>
        <w:t xml:space="preserve">consisted of 50 units. </w:t>
      </w:r>
      <w:ins w:id="1387" w:author="Benton, Deon" w:date="2026-02-25T12:51:00Z" w16du:dateUtc="2026-02-25T18:51:00Z">
        <w:r w:rsidR="00E45DBA">
          <w:rPr>
            <w:rFonts w:ascii="Times New Roman" w:hAnsi="Times New Roman" w:cs="Times New Roman"/>
          </w:rPr>
          <w:t xml:space="preserve">In contrast, the output layer used a sigmoid activation function. </w:t>
        </w:r>
      </w:ins>
      <w:ins w:id="1388"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8">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F2B64E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8">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F2B64E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w:t>
      </w:r>
      <w:ins w:id="1389"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390"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391" w:author="Benton, Deon" w:date="2026-02-26T15:28:00Z" w16du:dateUtc="2026-02-26T21:28:00Z">
        <w:r w:rsidDel="00D838CA">
          <w:rPr>
            <w:rFonts w:ascii="Times New Roman" w:hAnsi="Times New Roman" w:cs="Times New Roman"/>
          </w:rPr>
          <w:delText xml:space="preserve"> </w:delText>
        </w:r>
      </w:del>
      <w:ins w:id="1392"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393" w:author="Benton, Deon" w:date="2026-02-26T15:10:00Z" w16du:dateUtc="2026-02-26T21:10:00Z">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ins>
      <w:ins w:id="1394" w:author="Benton, Deon" w:date="2026-03-07T18:57:00Z" w16du:dateUtc="2026-03-08T00:57:00Z">
        <w:r w:rsidR="009B0551">
          <w:rPr>
            <w:rFonts w:ascii="Times New Roman" w:hAnsi="Times New Roman" w:cs="Times New Roman"/>
          </w:rPr>
          <w:t>all</w:t>
        </w:r>
        <w:proofErr w:type="gramEnd"/>
        <w:r w:rsidR="009B0551">
          <w:rPr>
            <w:rFonts w:ascii="Times New Roman" w:hAnsi="Times New Roman" w:cs="Times New Roman"/>
          </w:rPr>
          <w:t xml:space="preserve"> repor</w:t>
        </w:r>
      </w:ins>
      <w:ins w:id="1395" w:author="Benton, Deon" w:date="2026-03-07T18:58:00Z" w16du:dateUtc="2026-03-08T00:58:00Z">
        <w:r w:rsidR="009B0551">
          <w:rPr>
            <w:rFonts w:ascii="Times New Roman" w:hAnsi="Times New Roman" w:cs="Times New Roman"/>
          </w:rPr>
          <w:t xml:space="preserve">ted </w:t>
        </w:r>
      </w:ins>
      <w:proofErr w:type="gramStart"/>
      <w:ins w:id="1396" w:author="Benton, Deon" w:date="2026-02-26T15:10:00Z" w16du:dateUtc="2026-02-26T21:10:00Z">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real-world experience.</w:t>
        </w:r>
      </w:ins>
      <w:ins w:id="1397"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398" w:author="Benton, Deon" w:date="2026-02-26T15:28:00Z" w16du:dateUtc="2026-02-26T21:28:00Z">
        <w:r w:rsidR="00D838CA">
          <w:rPr>
            <w:rFonts w:ascii="Times New Roman" w:hAnsi="Times New Roman" w:cs="Times New Roman"/>
          </w:rPr>
          <w:t>this phase</w:t>
        </w:r>
      </w:ins>
      <w:ins w:id="1399" w:author="Benton, Deon" w:date="2026-02-26T15:12:00Z" w16du:dateUtc="2026-02-26T21:12:00Z">
        <w:r w:rsidR="000F1DD4">
          <w:rPr>
            <w:rFonts w:ascii="Times New Roman" w:hAnsi="Times New Roman" w:cs="Times New Roman"/>
          </w:rPr>
          <w:t xml:space="preserve">, this number was chosen to </w:t>
        </w:r>
      </w:ins>
      <w:ins w:id="1400" w:author="Benton, Deon" w:date="2026-02-26T15:13:00Z" w16du:dateUtc="2026-02-26T21:13:00Z">
        <w:r w:rsidR="000F1DD4">
          <w:rPr>
            <w:rFonts w:ascii="Times New Roman" w:hAnsi="Times New Roman" w:cs="Times New Roman"/>
          </w:rPr>
          <w:t>simplify the current model</w:t>
        </w:r>
      </w:ins>
      <w:ins w:id="1401" w:author="Benton, Deon" w:date="2026-03-07T18:58:00Z" w16du:dateUtc="2026-03-08T00:58:00Z">
        <w:r w:rsidR="009B0551">
          <w:rPr>
            <w:rFonts w:ascii="Times New Roman" w:hAnsi="Times New Roman" w:cs="Times New Roman"/>
          </w:rPr>
          <w:t xml:space="preserve"> and </w:t>
        </w:r>
      </w:ins>
      <w:ins w:id="1402" w:author="Benton, Deon" w:date="2026-03-07T18:59:00Z" w16du:dateUtc="2026-03-08T00:59:00Z">
        <w:r w:rsidR="009B0551">
          <w:rPr>
            <w:rFonts w:ascii="Times New Roman" w:hAnsi="Times New Roman" w:cs="Times New Roman"/>
          </w:rPr>
          <w:t>interpretation of its dynamics as well as to</w:t>
        </w:r>
      </w:ins>
      <w:ins w:id="1403" w:author="Benton, Deon" w:date="2026-02-26T15:13:00Z" w16du:dateUtc="2026-02-26T21:13:00Z">
        <w:r w:rsidR="000F1DD4">
          <w:rPr>
            <w:rFonts w:ascii="Times New Roman" w:hAnsi="Times New Roman" w:cs="Times New Roman"/>
          </w:rPr>
          <w:t xml:space="preserve"> keep the training time within reasonable limits.</w:t>
        </w:r>
      </w:ins>
      <w:ins w:id="1404" w:author="Benton, Deon" w:date="2026-02-26T15:28:00Z" w16du:dateUtc="2026-02-26T21:28:00Z">
        <w:r w:rsidR="00D838CA">
          <w:rPr>
            <w:rFonts w:ascii="Times New Roman" w:hAnsi="Times New Roman" w:cs="Times New Roman"/>
          </w:rPr>
          <w:t xml:space="preserve"> There is n</w:t>
        </w:r>
      </w:ins>
      <w:ins w:id="1405"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406" w:author="Benton, Deon" w:date="2026-02-26T15:10:00Z" w16du:dateUtc="2026-02-26T21:10:00Z">
        <w:r w:rsidR="0016301B">
          <w:rPr>
            <w:rFonts w:ascii="Times New Roman" w:hAnsi="Times New Roman" w:cs="Times New Roman"/>
          </w:rPr>
          <w:t xml:space="preserve"> I</w:t>
        </w:r>
      </w:ins>
      <w:ins w:id="1407"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408" w:author="Benton, Deon" w:date="2026-02-26T15:11:00Z" w16du:dateUtc="2026-02-26T21:11:00Z">
        <w:r w:rsidR="0016301B">
          <w:rPr>
            <w:rFonts w:ascii="Times New Roman" w:hAnsi="Times New Roman" w:cs="Times New Roman"/>
          </w:rPr>
          <w:t xml:space="preserve">objects were shown </w:t>
        </w:r>
      </w:ins>
      <w:ins w:id="1409"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77777777" w:rsidR="00A94DF8" w:rsidRDefault="00971B09" w:rsidP="00A94DF8">
      <w:pPr>
        <w:spacing w:line="480" w:lineRule="auto"/>
        <w:ind w:firstLine="720"/>
        <w:contextualSpacing/>
        <w:rPr>
          <w:ins w:id="1410" w:author="Benton, Deon" w:date="2026-03-07T20:57:00Z" w16du:dateUtc="2026-03-08T02:57:00Z"/>
          <w:rFonts w:ascii="Times New Roman" w:hAnsi="Times New Roman" w:cs="Times New Roman"/>
        </w:rPr>
      </w:pPr>
      <w:ins w:id="1411" w:author="Benton, Deon" w:date="2026-02-26T15:39:00Z" w16du:dateUtc="2026-02-26T21:39:00Z">
        <w:r>
          <w:rPr>
            <w:rFonts w:ascii="Times New Roman" w:hAnsi="Times New Roman" w:cs="Times New Roman"/>
          </w:rPr>
          <w:t xml:space="preserve">Surface Property </w:t>
        </w:r>
      </w:ins>
      <w:ins w:id="1412" w:author="Benton, Deon" w:date="2026-02-26T15:40:00Z" w16du:dateUtc="2026-02-26T21:40:00Z">
        <w:r>
          <w:rPr>
            <w:rFonts w:ascii="Times New Roman" w:hAnsi="Times New Roman" w:cs="Times New Roman"/>
          </w:rPr>
          <w:t>Left and Surface Property Right</w:t>
        </w:r>
      </w:ins>
      <w:ins w:id="1413"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414"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415"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416" w:author="Benton, Deon" w:date="2026-02-26T16:28:00Z" w16du:dateUtc="2026-02-26T22:28:00Z">
        <w:r w:rsidR="003000D0">
          <w:rPr>
            <w:rFonts w:ascii="Times New Roman" w:hAnsi="Times New Roman" w:cs="Times New Roman"/>
          </w:rPr>
          <w:t xml:space="preserve"> </w:t>
        </w:r>
      </w:ins>
      <w:del w:id="1417"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418" w:author="Benton, Deon" w:date="2026-02-26T15:40:00Z" w16du:dateUtc="2026-02-26T21:40:00Z">
        <w:r>
          <w:rPr>
            <w:rFonts w:ascii="Times New Roman" w:hAnsi="Times New Roman" w:cs="Times New Roman"/>
          </w:rPr>
          <w:t xml:space="preserve">represented </w:t>
        </w:r>
      </w:ins>
      <w:ins w:id="1419" w:author="Benton, Deon" w:date="2026-02-26T16:06:00Z" w16du:dateUtc="2026-02-26T22:06:00Z">
        <w:r w:rsidR="009D1FA7">
          <w:rPr>
            <w:rFonts w:ascii="Times New Roman" w:hAnsi="Times New Roman" w:cs="Times New Roman"/>
          </w:rPr>
          <w:t xml:space="preserve">one class of </w:t>
        </w:r>
      </w:ins>
      <w:ins w:id="1420" w:author="Benton, Deon" w:date="2026-02-26T15:46:00Z" w16du:dateUtc="2026-02-26T21:46:00Z">
        <w:r w:rsidR="00523168">
          <w:rPr>
            <w:rFonts w:ascii="Times New Roman" w:hAnsi="Times New Roman" w:cs="Times New Roman"/>
          </w:rPr>
          <w:t>visible, surface</w:t>
        </w:r>
      </w:ins>
      <w:ins w:id="1421" w:author="Benton, Deon" w:date="2026-02-26T16:06:00Z" w16du:dateUtc="2026-02-26T22:06:00Z">
        <w:r w:rsidR="009D1FA7">
          <w:rPr>
            <w:rFonts w:ascii="Times New Roman" w:hAnsi="Times New Roman" w:cs="Times New Roman"/>
          </w:rPr>
          <w:t xml:space="preserve">-level perceptual features </w:t>
        </w:r>
      </w:ins>
      <w:ins w:id="1422" w:author="Benton, Deon" w:date="2026-02-26T15:44:00Z" w16du:dateUtc="2026-02-26T21:44:00Z">
        <w:r w:rsidR="00367E30">
          <w:rPr>
            <w:rFonts w:ascii="Times New Roman" w:hAnsi="Times New Roman" w:cs="Times New Roman"/>
          </w:rPr>
          <w:t xml:space="preserve">(e.g., </w:t>
        </w:r>
      </w:ins>
      <w:ins w:id="1423" w:author="Benton, Deon" w:date="2026-02-26T16:09:00Z" w16du:dateUtc="2026-02-26T22:09:00Z">
        <w:r w:rsidR="003248FE">
          <w:rPr>
            <w:rFonts w:ascii="Times New Roman" w:hAnsi="Times New Roman" w:cs="Times New Roman"/>
          </w:rPr>
          <w:t>elongated appendage-like extensions [e.g., legs], high-contrast, ovular elements [</w:t>
        </w:r>
      </w:ins>
      <w:ins w:id="1424" w:author="Benton, Deon" w:date="2026-02-26T16:10:00Z" w16du:dateUtc="2026-02-26T22:10:00Z">
        <w:r w:rsidR="003248FE">
          <w:rPr>
            <w:rFonts w:ascii="Times New Roman" w:hAnsi="Times New Roman" w:cs="Times New Roman"/>
          </w:rPr>
          <w:t>e.g., eyes], etc</w:t>
        </w:r>
      </w:ins>
      <w:ins w:id="1425" w:author="Benton, Deon" w:date="2026-02-26T15:44:00Z" w16du:dateUtc="2026-02-26T21:44:00Z">
        <w:r w:rsidR="00367E30">
          <w:rPr>
            <w:rFonts w:ascii="Times New Roman" w:hAnsi="Times New Roman" w:cs="Times New Roman"/>
          </w:rPr>
          <w:t>.)</w:t>
        </w:r>
      </w:ins>
      <w:ins w:id="1426" w:author="Benton, Deon" w:date="2026-02-26T16:28:00Z" w16du:dateUtc="2026-02-26T22:28:00Z">
        <w:r w:rsidR="003000D0">
          <w:rPr>
            <w:rFonts w:ascii="Times New Roman" w:hAnsi="Times New Roman" w:cs="Times New Roman"/>
          </w:rPr>
          <w:t xml:space="preserve">. </w:t>
        </w:r>
      </w:ins>
      <w:ins w:id="1427" w:author="Benton, Deon" w:date="2026-02-26T16:29:00Z" w16du:dateUtc="2026-02-26T22:29:00Z">
        <w:r w:rsidR="003000D0">
          <w:rPr>
            <w:rFonts w:ascii="Times New Roman" w:hAnsi="Times New Roman" w:cs="Times New Roman"/>
          </w:rPr>
          <w:t>This unit corresponds to Surface Feature A.</w:t>
        </w:r>
      </w:ins>
      <w:ins w:id="1428" w:author="Benton, Deon" w:date="2026-02-26T16:28:00Z" w16du:dateUtc="2026-02-26T22:28:00Z">
        <w:r w:rsidR="003000D0">
          <w:rPr>
            <w:rFonts w:ascii="Times New Roman" w:hAnsi="Times New Roman" w:cs="Times New Roman"/>
          </w:rPr>
          <w:t xml:space="preserve"> </w:t>
        </w:r>
      </w:ins>
      <w:ins w:id="1429" w:author="Benton, Deon" w:date="2026-02-26T16:30:00Z" w16du:dateUtc="2026-02-26T22:30:00Z">
        <w:r w:rsidR="003000D0">
          <w:rPr>
            <w:rFonts w:ascii="Times New Roman" w:hAnsi="Times New Roman" w:cs="Times New Roman"/>
          </w:rPr>
          <w:t>In contrast, the</w:t>
        </w:r>
      </w:ins>
      <w:ins w:id="1430"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431" w:author="Benton, Deon" w:date="2026-02-26T15:44:00Z" w16du:dateUtc="2026-02-26T21:44:00Z">
        <w:r w:rsidR="00367E30">
          <w:rPr>
            <w:rFonts w:ascii="Times New Roman" w:hAnsi="Times New Roman" w:cs="Times New Roman"/>
          </w:rPr>
          <w:t xml:space="preserve">represented </w:t>
        </w:r>
      </w:ins>
      <w:ins w:id="1432"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433" w:author="Benton, Deon" w:date="2026-02-26T15:43:00Z" w16du:dateUtc="2026-02-26T21:43:00Z">
        <w:r w:rsidR="00367E30">
          <w:rPr>
            <w:rFonts w:ascii="Times New Roman" w:hAnsi="Times New Roman" w:cs="Times New Roman"/>
          </w:rPr>
          <w:t xml:space="preserve"> (e.g., </w:t>
        </w:r>
      </w:ins>
      <w:ins w:id="1434" w:author="Benton, Deon" w:date="2026-02-26T16:11:00Z" w16du:dateUtc="2026-02-26T22:11:00Z">
        <w:r w:rsidR="00823362">
          <w:rPr>
            <w:rFonts w:ascii="Times New Roman" w:hAnsi="Times New Roman" w:cs="Times New Roman"/>
          </w:rPr>
          <w:t xml:space="preserve">rigid and </w:t>
        </w:r>
      </w:ins>
      <w:ins w:id="1435" w:author="Benton, Deon" w:date="2026-02-26T16:10:00Z" w16du:dateUtc="2026-02-26T22:10:00Z">
        <w:r w:rsidR="00823362">
          <w:rPr>
            <w:rFonts w:ascii="Times New Roman" w:hAnsi="Times New Roman" w:cs="Times New Roman"/>
          </w:rPr>
          <w:t>compact</w:t>
        </w:r>
      </w:ins>
      <w:ins w:id="1436" w:author="Benton, Deon" w:date="2026-02-26T16:11:00Z" w16du:dateUtc="2026-02-26T22:11:00Z">
        <w:r w:rsidR="00823362">
          <w:rPr>
            <w:rFonts w:ascii="Times New Roman" w:hAnsi="Times New Roman" w:cs="Times New Roman"/>
          </w:rPr>
          <w:t xml:space="preserve"> [e.g., solid geometric shapes], uniform</w:t>
        </w:r>
      </w:ins>
      <w:ins w:id="1437" w:author="Benton, Deon" w:date="2026-02-26T16:12:00Z" w16du:dateUtc="2026-02-26T22:12:00Z">
        <w:r w:rsidR="00823362">
          <w:rPr>
            <w:rFonts w:ascii="Times New Roman" w:hAnsi="Times New Roman" w:cs="Times New Roman"/>
          </w:rPr>
          <w:t xml:space="preserve"> contour structure [e.g., the smooth</w:t>
        </w:r>
      </w:ins>
      <w:ins w:id="1438" w:author="Benton, Deon" w:date="2026-03-02T16:23:00Z" w16du:dateUtc="2026-03-02T22:23:00Z">
        <w:r w:rsidR="009F774E">
          <w:rPr>
            <w:rFonts w:ascii="Times New Roman" w:hAnsi="Times New Roman" w:cs="Times New Roman"/>
          </w:rPr>
          <w:t>, rectilinear</w:t>
        </w:r>
      </w:ins>
      <w:ins w:id="1439" w:author="Benton, Deon" w:date="2026-02-26T16:12:00Z" w16du:dateUtc="2026-02-26T22:12:00Z">
        <w:r w:rsidR="00823362">
          <w:rPr>
            <w:rFonts w:ascii="Times New Roman" w:hAnsi="Times New Roman" w:cs="Times New Roman"/>
          </w:rPr>
          <w:t xml:space="preserve"> edges of a block]</w:t>
        </w:r>
      </w:ins>
      <w:ins w:id="1440"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441" w:author="Benton, Deon" w:date="2026-02-26T16:29:00Z" w16du:dateUtc="2026-02-26T22:29:00Z">
        <w:r w:rsidR="003000D0">
          <w:rPr>
            <w:rFonts w:ascii="Times New Roman" w:hAnsi="Times New Roman" w:cs="Times New Roman"/>
          </w:rPr>
          <w:t xml:space="preserve">This unit corresponds to Surface Feature B. </w:t>
        </w:r>
      </w:ins>
      <w:ins w:id="1442" w:author="Benton, Deon" w:date="2026-03-07T20:45:00Z" w16du:dateUtc="2026-03-08T02:45:00Z">
        <w:r w:rsidR="00011DAB">
          <w:rPr>
            <w:rFonts w:ascii="Times New Roman" w:hAnsi="Times New Roman" w:cs="Times New Roman"/>
          </w:rPr>
          <w:t xml:space="preserve">This way of coding features meant that the object on the left or right possessed Surface Feature A if the first </w:t>
        </w:r>
        <w:r w:rsidR="00011DAB">
          <w:rPr>
            <w:rFonts w:ascii="Times New Roman" w:hAnsi="Times New Roman" w:cs="Times New Roman"/>
          </w:rPr>
          <w:lastRenderedPageBreak/>
          <w:t>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443" w:author="Benton, Deon" w:date="2026-03-07T20:45:00Z" w16du:dateUtc="2026-03-08T02:45:00Z">
        <w:r>
          <w:rPr>
            <w:rFonts w:ascii="Times New Roman" w:hAnsi="Times New Roman" w:cs="Times New Roman"/>
          </w:rPr>
          <w:t>A point that is worth noting is that</w:t>
        </w:r>
      </w:ins>
      <w:ins w:id="1444" w:author="Benton, Deon" w:date="2026-03-07T20:46:00Z" w16du:dateUtc="2026-03-08T02:46:00Z">
        <w:r>
          <w:rPr>
            <w:rFonts w:ascii="Times New Roman" w:hAnsi="Times New Roman" w:cs="Times New Roman"/>
          </w:rPr>
          <w:t xml:space="preserve"> because the current</w:t>
        </w:r>
      </w:ins>
      <w:ins w:id="1445" w:author="Benton, Deon" w:date="2026-02-26T16:17:00Z" w16du:dateUtc="2026-02-26T22:17:00Z">
        <w:r w:rsidR="00BA7139">
          <w:rPr>
            <w:rFonts w:ascii="Times New Roman" w:hAnsi="Times New Roman" w:cs="Times New Roman"/>
          </w:rPr>
          <w:t xml:space="preserve"> simulations were </w:t>
        </w:r>
      </w:ins>
      <w:ins w:id="1446"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447" w:author="Benton, Deon" w:date="2026-02-26T16:19:00Z" w16du:dateUtc="2026-02-26T22:19:00Z">
        <w:r w:rsidR="00F70864">
          <w:rPr>
            <w:rFonts w:ascii="Times New Roman" w:hAnsi="Times New Roman" w:cs="Times New Roman"/>
          </w:rPr>
          <w:t xml:space="preserve">one or more </w:t>
        </w:r>
      </w:ins>
      <w:ins w:id="1448" w:author="Benton, Deon" w:date="2026-03-07T20:48:00Z" w16du:dateUtc="2026-03-08T02:48:00Z">
        <w:r w:rsidR="007E006B">
          <w:rPr>
            <w:rFonts w:ascii="Times New Roman" w:hAnsi="Times New Roman" w:cs="Times New Roman"/>
          </w:rPr>
          <w:t xml:space="preserve">visible </w:t>
        </w:r>
      </w:ins>
      <w:ins w:id="1449" w:author="Benton, Deon" w:date="2026-02-26T16:19:00Z" w16du:dateUtc="2026-02-26T22:19:00Z">
        <w:r w:rsidR="00F70864">
          <w:rPr>
            <w:rFonts w:ascii="Times New Roman" w:hAnsi="Times New Roman" w:cs="Times New Roman"/>
          </w:rPr>
          <w:t xml:space="preserve">features and </w:t>
        </w:r>
      </w:ins>
      <w:ins w:id="1450" w:author="Benton, Deon" w:date="2026-03-07T19:07:00Z" w16du:dateUtc="2026-03-08T01:07:00Z">
        <w:r w:rsidR="009351F3">
          <w:rPr>
            <w:rFonts w:ascii="Times New Roman" w:hAnsi="Times New Roman" w:cs="Times New Roman"/>
          </w:rPr>
          <w:t>the k</w:t>
        </w:r>
      </w:ins>
      <w:ins w:id="1451" w:author="Benton, Deon" w:date="2026-03-07T19:08:00Z" w16du:dateUtc="2026-03-08T01:08:00Z">
        <w:r w:rsidR="009351F3">
          <w:rPr>
            <w:rFonts w:ascii="Times New Roman" w:hAnsi="Times New Roman" w:cs="Times New Roman"/>
          </w:rPr>
          <w:t>inematics of different actions</w:t>
        </w:r>
      </w:ins>
      <w:ins w:id="1452" w:author="Benton, Deon" w:date="2026-02-26T16:19:00Z" w16du:dateUtc="2026-02-26T22:19:00Z">
        <w:r w:rsidR="00F70864">
          <w:rPr>
            <w:rFonts w:ascii="Times New Roman" w:hAnsi="Times New Roman" w:cs="Times New Roman"/>
          </w:rPr>
          <w:t xml:space="preserve"> can explain infants’ looking patterns in</w:t>
        </w:r>
      </w:ins>
      <w:ins w:id="1453" w:author="Benton, Deon" w:date="2026-02-26T16:30:00Z" w16du:dateUtc="2026-02-26T22:30:00Z">
        <w:r w:rsidR="003000D0">
          <w:rPr>
            <w:rFonts w:ascii="Times New Roman" w:hAnsi="Times New Roman" w:cs="Times New Roman"/>
          </w:rPr>
          <w:t xml:space="preserve"> </w:t>
        </w:r>
      </w:ins>
      <w:ins w:id="1454" w:author="Benton, Deon" w:date="2026-03-07T20:46:00Z" w16du:dateUtc="2026-03-08T02:46:00Z">
        <w:r>
          <w:rPr>
            <w:rFonts w:ascii="Times New Roman" w:hAnsi="Times New Roman" w:cs="Times New Roman"/>
          </w:rPr>
          <w:t>studies assessing their putative action understanding</w:t>
        </w:r>
      </w:ins>
      <w:ins w:id="1455" w:author="Benton, Deon" w:date="2026-03-07T20:20:00Z" w16du:dateUtc="2026-03-08T02:20:00Z">
        <w:r w:rsidR="00BA0306">
          <w:rPr>
            <w:rFonts w:ascii="Times New Roman" w:hAnsi="Times New Roman" w:cs="Times New Roman"/>
          </w:rPr>
          <w:t xml:space="preserve">, </w:t>
        </w:r>
      </w:ins>
      <w:ins w:id="1456" w:author="Benton, Deon" w:date="2026-03-07T19:03:00Z" w16du:dateUtc="2026-03-08T01:03:00Z">
        <w:r w:rsidR="00481F13">
          <w:rPr>
            <w:rFonts w:ascii="Times New Roman" w:hAnsi="Times New Roman" w:cs="Times New Roman"/>
          </w:rPr>
          <w:t>no attempt was made</w:t>
        </w:r>
      </w:ins>
      <w:ins w:id="1457" w:author="Benton, Deon" w:date="2026-03-07T20:48:00Z" w16du:dateUtc="2026-03-08T02:48:00Z">
        <w:r w:rsidR="007E006B">
          <w:rPr>
            <w:rFonts w:ascii="Times New Roman" w:hAnsi="Times New Roman" w:cs="Times New Roman"/>
          </w:rPr>
          <w:t xml:space="preserve"> here</w:t>
        </w:r>
      </w:ins>
      <w:ins w:id="1458" w:author="Benton, Deon" w:date="2026-03-07T19:03:00Z" w16du:dateUtc="2026-03-08T01:03:00Z">
        <w:r w:rsidR="00481F13">
          <w:rPr>
            <w:rFonts w:ascii="Times New Roman" w:hAnsi="Times New Roman" w:cs="Times New Roman"/>
          </w:rPr>
          <w:t xml:space="preserve"> to model</w:t>
        </w:r>
      </w:ins>
      <w:ins w:id="1459" w:author="Benton, Deon" w:date="2026-02-26T16:21:00Z" w16du:dateUtc="2026-02-26T22:21:00Z">
        <w:r w:rsidR="00FB1CF6">
          <w:rPr>
            <w:rFonts w:ascii="Times New Roman" w:hAnsi="Times New Roman" w:cs="Times New Roman"/>
          </w:rPr>
          <w:t xml:space="preserve"> specific </w:t>
        </w:r>
      </w:ins>
      <w:ins w:id="1460" w:author="Benton, Deon" w:date="2026-03-07T19:04:00Z" w16du:dateUtc="2026-03-08T01:04:00Z">
        <w:r w:rsidR="00481F13">
          <w:rPr>
            <w:rFonts w:ascii="Times New Roman" w:hAnsi="Times New Roman" w:cs="Times New Roman"/>
          </w:rPr>
          <w:t xml:space="preserve">surface </w:t>
        </w:r>
      </w:ins>
      <w:ins w:id="1461" w:author="Benton, Deon" w:date="2026-02-26T16:21:00Z" w16du:dateUtc="2026-02-26T22:21:00Z">
        <w:r w:rsidR="00FB1CF6">
          <w:rPr>
            <w:rFonts w:ascii="Times New Roman" w:hAnsi="Times New Roman" w:cs="Times New Roman"/>
          </w:rPr>
          <w:t>features</w:t>
        </w:r>
      </w:ins>
      <w:ins w:id="1462" w:author="Benton, Deon" w:date="2026-02-26T16:22:00Z" w16du:dateUtc="2026-02-26T22:22:00Z">
        <w:r w:rsidR="00FB1CF6">
          <w:rPr>
            <w:rFonts w:ascii="Times New Roman" w:hAnsi="Times New Roman" w:cs="Times New Roman"/>
          </w:rPr>
          <w:t>.</w:t>
        </w:r>
      </w:ins>
      <w:ins w:id="1463" w:author="Benton, Deon" w:date="2026-02-26T16:23:00Z" w16du:dateUtc="2026-02-26T22:23:00Z">
        <w:r w:rsidR="0097153C">
          <w:rPr>
            <w:rFonts w:ascii="Times New Roman" w:hAnsi="Times New Roman" w:cs="Times New Roman"/>
          </w:rPr>
          <w:t xml:space="preserve"> Instead, </w:t>
        </w:r>
      </w:ins>
      <w:ins w:id="1464" w:author="Benton, Deon" w:date="2026-03-07T20:15:00Z" w16du:dateUtc="2026-03-08T02:15:00Z">
        <w:r w:rsidR="00BA0306">
          <w:rPr>
            <w:rFonts w:ascii="Times New Roman" w:hAnsi="Times New Roman" w:cs="Times New Roman"/>
          </w:rPr>
          <w:t>the first and second units</w:t>
        </w:r>
      </w:ins>
      <w:ins w:id="1465" w:author="Benton, Deon" w:date="2026-03-07T19:31:00Z" w16du:dateUtc="2026-03-08T01:31:00Z">
        <w:r w:rsidR="007636E8">
          <w:rPr>
            <w:rFonts w:ascii="Times New Roman" w:hAnsi="Times New Roman" w:cs="Times New Roman"/>
          </w:rPr>
          <w:t xml:space="preserve"> in </w:t>
        </w:r>
      </w:ins>
      <w:ins w:id="1466" w:author="Benton, Deon" w:date="2026-03-07T20:46:00Z" w16du:dateUtc="2026-03-08T02:46:00Z">
        <w:r w:rsidR="007E006B">
          <w:rPr>
            <w:rFonts w:ascii="Times New Roman" w:hAnsi="Times New Roman" w:cs="Times New Roman"/>
          </w:rPr>
          <w:t>the Surface Property Left and Surface Property Right groups</w:t>
        </w:r>
      </w:ins>
      <w:ins w:id="1467" w:author="Benton, Deon" w:date="2026-03-07T19:31:00Z" w16du:dateUtc="2026-03-08T01:31:00Z">
        <w:r w:rsidR="007636E8">
          <w:rPr>
            <w:rFonts w:ascii="Times New Roman" w:hAnsi="Times New Roman" w:cs="Times New Roman"/>
          </w:rPr>
          <w:t xml:space="preserve"> </w:t>
        </w:r>
      </w:ins>
      <w:ins w:id="1468" w:author="Benton, Deon" w:date="2026-02-26T16:23:00Z" w16du:dateUtc="2026-02-26T22:23:00Z">
        <w:r w:rsidR="0097153C">
          <w:rPr>
            <w:rFonts w:ascii="Times New Roman" w:hAnsi="Times New Roman" w:cs="Times New Roman"/>
          </w:rPr>
          <w:t>served</w:t>
        </w:r>
      </w:ins>
      <w:ins w:id="1469" w:author="Benton, Deon" w:date="2026-03-07T20:16:00Z" w16du:dateUtc="2026-03-08T02:16:00Z">
        <w:r w:rsidR="00BA0306">
          <w:rPr>
            <w:rFonts w:ascii="Times New Roman" w:hAnsi="Times New Roman" w:cs="Times New Roman"/>
          </w:rPr>
          <w:t>, respectively,</w:t>
        </w:r>
      </w:ins>
      <w:ins w:id="1470" w:author="Benton, Deon" w:date="2026-02-26T16:23:00Z" w16du:dateUtc="2026-02-26T22:23:00Z">
        <w:r w:rsidR="0097153C">
          <w:rPr>
            <w:rFonts w:ascii="Times New Roman" w:hAnsi="Times New Roman" w:cs="Times New Roman"/>
          </w:rPr>
          <w:t xml:space="preserve"> as</w:t>
        </w:r>
      </w:ins>
      <w:ins w:id="1471" w:author="Benton, Deon" w:date="2026-03-07T19:31:00Z" w16du:dateUtc="2026-03-08T01:31:00Z">
        <w:r w:rsidR="007636E8">
          <w:rPr>
            <w:rFonts w:ascii="Times New Roman" w:hAnsi="Times New Roman" w:cs="Times New Roman"/>
          </w:rPr>
          <w:t xml:space="preserve"> plac</w:t>
        </w:r>
      </w:ins>
      <w:ins w:id="1472" w:author="Benton, Deon" w:date="2026-03-07T19:32:00Z" w16du:dateUtc="2026-03-08T01:32:00Z">
        <w:r w:rsidR="007636E8">
          <w:rPr>
            <w:rFonts w:ascii="Times New Roman" w:hAnsi="Times New Roman" w:cs="Times New Roman"/>
          </w:rPr>
          <w:t>eholder</w:t>
        </w:r>
      </w:ins>
      <w:ins w:id="1473" w:author="Benton, Deon" w:date="2026-03-07T20:15:00Z" w16du:dateUtc="2026-03-08T02:15:00Z">
        <w:r w:rsidR="00BA0306">
          <w:rPr>
            <w:rFonts w:ascii="Times New Roman" w:hAnsi="Times New Roman" w:cs="Times New Roman"/>
          </w:rPr>
          <w:t>s</w:t>
        </w:r>
      </w:ins>
      <w:ins w:id="1474" w:author="Benton, Deon" w:date="2026-03-07T19:29:00Z" w16du:dateUtc="2026-03-08T01:29:00Z">
        <w:r w:rsidR="007636E8">
          <w:rPr>
            <w:rFonts w:ascii="Times New Roman" w:hAnsi="Times New Roman" w:cs="Times New Roman"/>
          </w:rPr>
          <w:t xml:space="preserve"> for the surface features</w:t>
        </w:r>
      </w:ins>
      <w:ins w:id="1475" w:author="Benton, Deon" w:date="2026-03-07T20:16:00Z" w16du:dateUtc="2026-03-08T02:16:00Z">
        <w:r w:rsidR="00BA0306">
          <w:rPr>
            <w:rFonts w:ascii="Times New Roman" w:hAnsi="Times New Roman" w:cs="Times New Roman"/>
          </w:rPr>
          <w:t xml:space="preserve"> possessed by animate entities </w:t>
        </w:r>
      </w:ins>
      <w:ins w:id="1476" w:author="Benton, Deon" w:date="2026-03-07T20:17:00Z" w16du:dateUtc="2026-03-08T02:17:00Z">
        <w:r w:rsidR="00BA0306">
          <w:rPr>
            <w:rFonts w:ascii="Times New Roman" w:hAnsi="Times New Roman" w:cs="Times New Roman"/>
          </w:rPr>
          <w:t xml:space="preserve">(e.g., elongated appendage-like extensions) </w:t>
        </w:r>
      </w:ins>
      <w:ins w:id="1477" w:author="Benton, Deon" w:date="2026-03-07T20:16:00Z" w16du:dateUtc="2026-03-08T02:16:00Z">
        <w:r w:rsidR="00BA0306">
          <w:rPr>
            <w:rFonts w:ascii="Times New Roman" w:hAnsi="Times New Roman" w:cs="Times New Roman"/>
          </w:rPr>
          <w:t>and inanimate objects</w:t>
        </w:r>
      </w:ins>
      <w:ins w:id="1478" w:author="Benton, Deon" w:date="2026-03-07T20:17:00Z" w16du:dateUtc="2026-03-08T02:17:00Z">
        <w:r w:rsidR="00BA0306">
          <w:rPr>
            <w:rFonts w:ascii="Times New Roman" w:hAnsi="Times New Roman" w:cs="Times New Roman"/>
          </w:rPr>
          <w:t xml:space="preserve"> (e.g., rigidity and compactness)</w:t>
        </w:r>
      </w:ins>
      <w:ins w:id="1479" w:author="Benton, Deon" w:date="2026-03-07T20:52:00Z" w16du:dateUtc="2026-03-08T02:52:00Z">
        <w:r w:rsidR="007E006B">
          <w:rPr>
            <w:rFonts w:ascii="Times New Roman" w:hAnsi="Times New Roman" w:cs="Times New Roman"/>
          </w:rPr>
          <w:t xml:space="preserve">; </w:t>
        </w:r>
      </w:ins>
      <w:ins w:id="1480" w:author="Benton, Deon" w:date="2026-03-07T20:51:00Z" w16du:dateUtc="2026-03-08T02:51:00Z">
        <w:r w:rsidR="007E006B">
          <w:rPr>
            <w:rFonts w:ascii="Times New Roman" w:hAnsi="Times New Roman" w:cs="Times New Roman"/>
          </w:rPr>
          <w:t xml:space="preserve">these units did not serve as placeholders </w:t>
        </w:r>
      </w:ins>
      <w:ins w:id="1481" w:author="Benton, Deon" w:date="2026-03-07T20:52:00Z" w16du:dateUtc="2026-03-08T02:52:00Z">
        <w:r w:rsidR="007E006B">
          <w:rPr>
            <w:rFonts w:ascii="Times New Roman" w:hAnsi="Times New Roman" w:cs="Times New Roman"/>
          </w:rPr>
          <w:t xml:space="preserve">for </w:t>
        </w:r>
      </w:ins>
      <w:ins w:id="1482" w:author="Benton, Deon" w:date="2026-03-07T20:51:00Z" w16du:dateUtc="2026-03-08T02:51:00Z">
        <w:r w:rsidR="007E006B">
          <w:rPr>
            <w:rFonts w:ascii="Times New Roman" w:hAnsi="Times New Roman" w:cs="Times New Roman"/>
          </w:rPr>
          <w:t>the categories themselves</w:t>
        </w:r>
      </w:ins>
      <w:ins w:id="1483" w:author="Benton, Deon" w:date="2026-03-07T20:17:00Z" w16du:dateUtc="2026-03-08T02:17:00Z">
        <w:r w:rsidR="00BA0306">
          <w:rPr>
            <w:rFonts w:ascii="Times New Roman" w:hAnsi="Times New Roman" w:cs="Times New Roman"/>
          </w:rPr>
          <w:t>.</w:t>
        </w:r>
      </w:ins>
      <w:ins w:id="1484" w:author="Benton, Deon" w:date="2026-03-07T20:49:00Z" w16du:dateUtc="2026-03-08T02:49:00Z">
        <w:r w:rsidR="007E006B">
          <w:rPr>
            <w:rFonts w:ascii="Times New Roman" w:hAnsi="Times New Roman" w:cs="Times New Roman"/>
          </w:rPr>
          <w:t xml:space="preserve"> </w:t>
        </w:r>
      </w:ins>
      <w:ins w:id="1485" w:author="Benton, Deon" w:date="2026-03-07T20:20:00Z" w16du:dateUtc="2026-03-08T02:20:00Z">
        <w:r w:rsidR="00BA0306">
          <w:rPr>
            <w:rFonts w:ascii="Times New Roman" w:hAnsi="Times New Roman" w:cs="Times New Roman"/>
          </w:rPr>
          <w:t>A chief advantage of</w:t>
        </w:r>
      </w:ins>
      <w:ins w:id="1486" w:author="Benton, Deon" w:date="2026-03-07T19:27:00Z" w16du:dateUtc="2026-03-08T01:27:00Z">
        <w:r w:rsidR="007636E8">
          <w:rPr>
            <w:rFonts w:ascii="Times New Roman" w:hAnsi="Times New Roman" w:cs="Times New Roman"/>
          </w:rPr>
          <w:t xml:space="preserve"> not modeling specific surface features </w:t>
        </w:r>
      </w:ins>
      <w:ins w:id="1487" w:author="Benton, Deon" w:date="2026-02-26T16:32:00Z" w16du:dateUtc="2026-02-26T22:32:00Z">
        <w:r w:rsidR="00733C83">
          <w:rPr>
            <w:rFonts w:ascii="Times New Roman" w:hAnsi="Times New Roman" w:cs="Times New Roman"/>
          </w:rPr>
          <w:t xml:space="preserve">is that it </w:t>
        </w:r>
      </w:ins>
      <w:ins w:id="1488" w:author="Benton, Deon" w:date="2026-03-07T20:20:00Z" w16du:dateUtc="2026-03-08T02:20:00Z">
        <w:r w:rsidR="00BA0306">
          <w:rPr>
            <w:rFonts w:ascii="Times New Roman" w:hAnsi="Times New Roman" w:cs="Times New Roman"/>
          </w:rPr>
          <w:t xml:space="preserve">eschewed the need to </w:t>
        </w:r>
      </w:ins>
      <w:ins w:id="1489" w:author="Benton, Deon" w:date="2026-02-26T16:24:00Z" w16du:dateUtc="2026-02-26T22:24:00Z">
        <w:r w:rsidR="002D6839">
          <w:rPr>
            <w:rFonts w:ascii="Times New Roman" w:hAnsi="Times New Roman" w:cs="Times New Roman"/>
          </w:rPr>
          <w:t xml:space="preserve">commit to any </w:t>
        </w:r>
      </w:ins>
      <w:ins w:id="1490" w:author="Benton, Deon" w:date="2026-02-26T16:25:00Z" w16du:dateUtc="2026-02-26T22:25:00Z">
        <w:r w:rsidR="002D6839">
          <w:rPr>
            <w:rFonts w:ascii="Times New Roman" w:hAnsi="Times New Roman" w:cs="Times New Roman"/>
          </w:rPr>
          <w:t>specific</w:t>
        </w:r>
      </w:ins>
      <w:ins w:id="1491" w:author="Benton, Deon" w:date="2026-02-26T16:24:00Z" w16du:dateUtc="2026-02-26T22:24:00Z">
        <w:r w:rsidR="002D6839">
          <w:rPr>
            <w:rFonts w:ascii="Times New Roman" w:hAnsi="Times New Roman" w:cs="Times New Roman"/>
          </w:rPr>
          <w:t xml:space="preserve"> feature</w:t>
        </w:r>
      </w:ins>
      <w:ins w:id="1492" w:author="Benton, Deon" w:date="2026-03-07T20:21:00Z" w16du:dateUtc="2026-03-08T02:21:00Z">
        <w:r w:rsidR="00BA0306">
          <w:rPr>
            <w:rFonts w:ascii="Times New Roman" w:hAnsi="Times New Roman" w:cs="Times New Roman"/>
          </w:rPr>
          <w:t xml:space="preserve">. </w:t>
        </w:r>
      </w:ins>
      <w:ins w:id="1493" w:author="Benton, Deon" w:date="2026-03-07T20:36:00Z" w16du:dateUtc="2026-03-08T02:36:00Z">
        <w:r w:rsidR="003770EC">
          <w:rPr>
            <w:rFonts w:ascii="Times New Roman" w:hAnsi="Times New Roman" w:cs="Times New Roman"/>
          </w:rPr>
          <w:t>Such a commitment would also be premature given that</w:t>
        </w:r>
      </w:ins>
      <w:ins w:id="1494" w:author="Benton, Deon" w:date="2026-03-07T20:37:00Z" w16du:dateUtc="2026-03-08T02:37:00Z">
        <w:r w:rsidR="003770EC">
          <w:rPr>
            <w:rFonts w:ascii="Times New Roman" w:hAnsi="Times New Roman" w:cs="Times New Roman"/>
          </w:rPr>
          <w:t xml:space="preserve"> it would first</w:t>
        </w:r>
      </w:ins>
      <w:ins w:id="1495" w:author="Benton, Deon" w:date="2026-03-07T20:32:00Z" w16du:dateUtc="2026-03-08T02:32:00Z">
        <w:r w:rsidR="0049328D">
          <w:rPr>
            <w:rFonts w:ascii="Times New Roman" w:hAnsi="Times New Roman" w:cs="Times New Roman"/>
          </w:rPr>
          <w:t xml:space="preserve"> need to be </w:t>
        </w:r>
      </w:ins>
      <w:ins w:id="1496" w:author="Benton, Deon" w:date="2026-03-07T20:33:00Z" w16du:dateUtc="2026-03-08T02:33:00Z">
        <w:r w:rsidR="0049328D">
          <w:rPr>
            <w:rFonts w:ascii="Times New Roman" w:hAnsi="Times New Roman" w:cs="Times New Roman"/>
          </w:rPr>
          <w:t xml:space="preserve">determined which </w:t>
        </w:r>
      </w:ins>
      <w:ins w:id="1497" w:author="Benton, Deon" w:date="2026-03-07T20:35:00Z" w16du:dateUtc="2026-03-08T02:35:00Z">
        <w:r w:rsidR="003770EC">
          <w:rPr>
            <w:rFonts w:ascii="Times New Roman" w:hAnsi="Times New Roman" w:cs="Times New Roman"/>
          </w:rPr>
          <w:t>surface features infants attend to in action understanding studies</w:t>
        </w:r>
      </w:ins>
      <w:ins w:id="1498" w:author="Benton, Deon" w:date="2026-03-07T20:38:00Z" w16du:dateUtc="2026-03-08T02:38:00Z">
        <w:r w:rsidR="003770EC">
          <w:rPr>
            <w:rFonts w:ascii="Times New Roman" w:hAnsi="Times New Roman" w:cs="Times New Roman"/>
          </w:rPr>
          <w:t>.</w:t>
        </w:r>
      </w:ins>
      <w:ins w:id="1499" w:author="Benton, Deon" w:date="2026-03-07T20:42:00Z" w16du:dateUtc="2026-03-08T02:42:00Z">
        <w:r w:rsidR="003770EC">
          <w:rPr>
            <w:rFonts w:ascii="Times New Roman" w:hAnsi="Times New Roman" w:cs="Times New Roman"/>
          </w:rPr>
          <w:t xml:space="preserve"> Th</w:t>
        </w:r>
      </w:ins>
      <w:ins w:id="1500" w:author="Benton, Deon" w:date="2026-03-07T20:43:00Z" w16du:dateUtc="2026-03-08T02:43:00Z">
        <w:r w:rsidR="003770EC">
          <w:rPr>
            <w:rFonts w:ascii="Times New Roman" w:hAnsi="Times New Roman" w:cs="Times New Roman"/>
          </w:rPr>
          <w:t xml:space="preserve">e reason </w:t>
        </w:r>
      </w:ins>
      <w:ins w:id="1501" w:author="Benton, Deon" w:date="2026-03-07T20:53:00Z" w16du:dateUtc="2026-03-08T02:53:00Z">
        <w:r w:rsidR="007E006B">
          <w:rPr>
            <w:rFonts w:ascii="Times New Roman" w:hAnsi="Times New Roman" w:cs="Times New Roman"/>
          </w:rPr>
          <w:t>such evidence is lacking is</w:t>
        </w:r>
      </w:ins>
      <w:ins w:id="1502" w:author="Benton, Deon" w:date="2026-03-07T20:43:00Z" w16du:dateUtc="2026-03-08T02:43:00Z">
        <w:r w:rsidR="003770EC">
          <w:rPr>
            <w:rFonts w:ascii="Times New Roman" w:hAnsi="Times New Roman" w:cs="Times New Roman"/>
          </w:rPr>
          <w:t xml:space="preserve"> that</w:t>
        </w:r>
      </w:ins>
      <w:ins w:id="1503" w:author="Benton, Deon" w:date="2026-03-07T20:54:00Z" w16du:dateUtc="2026-03-08T02:54:00Z">
        <w:r w:rsidR="007E006B">
          <w:rPr>
            <w:rFonts w:ascii="Times New Roman" w:hAnsi="Times New Roman" w:cs="Times New Roman"/>
          </w:rPr>
          <w:t xml:space="preserve"> existing accounts have interpreted</w:t>
        </w:r>
      </w:ins>
      <w:ins w:id="1504" w:author="Benton, Deon" w:date="2026-03-07T20:38:00Z" w16du:dateUtc="2026-03-08T02:38:00Z">
        <w:r w:rsidR="003770EC">
          <w:rPr>
            <w:rFonts w:ascii="Times New Roman" w:hAnsi="Times New Roman" w:cs="Times New Roman"/>
          </w:rPr>
          <w:t xml:space="preserve"> infants’ looking </w:t>
        </w:r>
      </w:ins>
      <w:ins w:id="1505" w:author="Benton, Deon" w:date="2026-03-07T20:42:00Z" w16du:dateUtc="2026-03-08T02:42:00Z">
        <w:r w:rsidR="003770EC">
          <w:rPr>
            <w:rFonts w:ascii="Times New Roman" w:hAnsi="Times New Roman" w:cs="Times New Roman"/>
          </w:rPr>
          <w:t>behaviors</w:t>
        </w:r>
      </w:ins>
      <w:ins w:id="1506" w:author="Benton, Deon" w:date="2026-03-07T20:38:00Z" w16du:dateUtc="2026-03-08T02:38:00Z">
        <w:r w:rsidR="003770EC">
          <w:rPr>
            <w:rFonts w:ascii="Times New Roman" w:hAnsi="Times New Roman" w:cs="Times New Roman"/>
          </w:rPr>
          <w:t xml:space="preserve"> in studies on this topic as arising from </w:t>
        </w:r>
      </w:ins>
      <w:ins w:id="1507" w:author="Benton, Deon" w:date="2026-03-07T20:39:00Z" w16du:dateUtc="2026-03-08T02:39:00Z">
        <w:r w:rsidR="003770EC">
          <w:rPr>
            <w:rFonts w:ascii="Times New Roman" w:hAnsi="Times New Roman" w:cs="Times New Roman"/>
          </w:rPr>
          <w:t>abstract</w:t>
        </w:r>
      </w:ins>
      <w:ins w:id="1508" w:author="Benton, Deon" w:date="2026-03-07T20:38:00Z" w16du:dateUtc="2026-03-08T02:38:00Z">
        <w:r w:rsidR="003770EC">
          <w:rPr>
            <w:rFonts w:ascii="Times New Roman" w:hAnsi="Times New Roman" w:cs="Times New Roman"/>
          </w:rPr>
          <w:t>, conceptual</w:t>
        </w:r>
      </w:ins>
      <w:ins w:id="1509" w:author="Benton, Deon" w:date="2026-03-07T20:39:00Z" w16du:dateUtc="2026-03-08T02:39:00Z">
        <w:r w:rsidR="003770EC">
          <w:rPr>
            <w:rFonts w:ascii="Times New Roman" w:hAnsi="Times New Roman" w:cs="Times New Roman"/>
          </w:rPr>
          <w:t>ly rich notions of acti</w:t>
        </w:r>
      </w:ins>
      <w:ins w:id="1510" w:author="Benton, Deon" w:date="2026-03-07T20:54:00Z" w16du:dateUtc="2026-03-08T02:54:00Z">
        <w:r w:rsidR="007E006B">
          <w:rPr>
            <w:rFonts w:ascii="Times New Roman" w:hAnsi="Times New Roman" w:cs="Times New Roman"/>
          </w:rPr>
          <w:t>on rather than from associations formed</w:t>
        </w:r>
      </w:ins>
      <w:ins w:id="1511" w:author="Benton, Deon" w:date="2026-03-07T20:55:00Z" w16du:dateUtc="2026-03-08T02:55:00Z">
        <w:r w:rsidR="007E006B">
          <w:rPr>
            <w:rFonts w:ascii="Times New Roman" w:hAnsi="Times New Roman" w:cs="Times New Roman"/>
          </w:rPr>
          <w:t xml:space="preserve"> over semantically neutral, visible, surface features.</w:t>
        </w:r>
      </w:ins>
      <w:ins w:id="1512" w:author="Benton, Deon" w:date="2026-03-07T20:42:00Z" w16du:dateUtc="2026-03-08T02:42:00Z">
        <w:r w:rsidR="003770EC">
          <w:rPr>
            <w:rFonts w:ascii="Times New Roman" w:hAnsi="Times New Roman" w:cs="Times New Roman"/>
          </w:rPr>
          <w:t xml:space="preserve"> </w:t>
        </w:r>
      </w:ins>
    </w:p>
    <w:p w14:paraId="7BCA20BA" w14:textId="2B8945A0" w:rsidR="00524642" w:rsidRDefault="008F6102" w:rsidP="00652EF0">
      <w:pPr>
        <w:spacing w:line="480" w:lineRule="auto"/>
        <w:ind w:firstLine="720"/>
        <w:contextualSpacing/>
        <w:rPr>
          <w:rFonts w:ascii="Times New Roman" w:hAnsi="Times New Roman" w:cs="Times New Roman"/>
        </w:rPr>
      </w:pPr>
      <w:ins w:id="1513" w:author="Benton, Deon" w:date="2026-03-07T20:58:00Z" w16du:dateUtc="2026-03-08T02:58:00Z">
        <w:r>
          <w:rPr>
            <w:rFonts w:ascii="Times New Roman" w:hAnsi="Times New Roman" w:cs="Times New Roman"/>
          </w:rPr>
          <w:t>Horizontal Posit</w:t>
        </w:r>
      </w:ins>
      <w:ins w:id="1514" w:author="Benton, Deon" w:date="2026-03-07T21:00:00Z" w16du:dateUtc="2026-03-08T03:00:00Z">
        <w:r>
          <w:rPr>
            <w:rFonts w:ascii="Times New Roman" w:hAnsi="Times New Roman" w:cs="Times New Roman"/>
          </w:rPr>
          <w:t>i</w:t>
        </w:r>
      </w:ins>
      <w:ins w:id="1515" w:author="Benton, Deon" w:date="2026-03-07T20:58:00Z" w16du:dateUtc="2026-03-08T02:58:00Z">
        <w:r>
          <w:rPr>
            <w:rFonts w:ascii="Times New Roman" w:hAnsi="Times New Roman" w:cs="Times New Roman"/>
          </w:rPr>
          <w:t>on</w:t>
        </w:r>
      </w:ins>
      <w:ins w:id="1516" w:author="Benton, Deon" w:date="2026-03-07T21:00:00Z" w16du:dateUtc="2026-03-08T03:00:00Z">
        <w:r>
          <w:rPr>
            <w:rFonts w:ascii="Times New Roman" w:hAnsi="Times New Roman" w:cs="Times New Roman"/>
          </w:rPr>
          <w:t xml:space="preserve"> </w:t>
        </w:r>
      </w:ins>
      <w:ins w:id="1517" w:author="Benton, Deon" w:date="2026-03-07T20:58:00Z" w16du:dateUtc="2026-03-08T02:58:00Z">
        <w:r>
          <w:rPr>
            <w:rFonts w:ascii="Times New Roman" w:hAnsi="Times New Roman" w:cs="Times New Roman"/>
          </w:rPr>
          <w:t>w</w:t>
        </w:r>
      </w:ins>
      <w:ins w:id="1518" w:author="Benton, Deon" w:date="2026-03-07T20:59:00Z" w16du:dateUtc="2026-03-08T02:59:00Z">
        <w:r>
          <w:rPr>
            <w:rFonts w:ascii="Times New Roman" w:hAnsi="Times New Roman" w:cs="Times New Roman"/>
          </w:rPr>
          <w:t>a</w:t>
        </w:r>
      </w:ins>
      <w:ins w:id="1519"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520" w:author="Benton, Deon" w:date="2026-03-07T20:59:00Z" w16du:dateUtc="2026-03-08T02:59:00Z">
        <w:r>
          <w:rPr>
            <w:rFonts w:ascii="Times New Roman" w:hAnsi="Times New Roman" w:cs="Times New Roman"/>
          </w:rPr>
          <w:t>.</w:t>
        </w:r>
      </w:ins>
      <w:ins w:id="1521"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522"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523" w:author="Benton, Deon" w:date="2026-02-27T13:09:00Z" w16du:dateUtc="2026-02-27T19:09:00Z">
        <w:r w:rsidR="00CF4781">
          <w:rPr>
            <w:rFonts w:ascii="Times New Roman" w:eastAsia="Times New Roman" w:hAnsi="Times New Roman" w:cs="Times New Roman"/>
          </w:rPr>
          <w:t>group that captured the</w:t>
        </w:r>
      </w:ins>
      <w:ins w:id="1524" w:author="Benton, Deon" w:date="2026-03-07T21:00:00Z" w16du:dateUtc="2026-03-08T03:00:00Z">
        <w:r>
          <w:rPr>
            <w:rFonts w:ascii="Times New Roman" w:eastAsia="Times New Roman" w:hAnsi="Times New Roman" w:cs="Times New Roman"/>
          </w:rPr>
          <w:t xml:space="preserve"> horizontal</w:t>
        </w:r>
      </w:ins>
      <w:ins w:id="1525"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526" w:author="Benton, Deon" w:date="2026-02-27T13:10:00Z" w16du:dateUtc="2026-02-27T19:10:00Z">
        <w:r w:rsidR="005E2925">
          <w:rPr>
            <w:rFonts w:ascii="Times New Roman" w:eastAsia="Times New Roman" w:hAnsi="Times New Roman" w:cs="Times New Roman"/>
          </w:rPr>
          <w:t xml:space="preserve">proach, </w:t>
        </w:r>
      </w:ins>
      <w:ins w:id="1527" w:author="Benton, Deon" w:date="2026-02-27T13:09:00Z" w16du:dateUtc="2026-02-27T19:09:00Z">
        <w:r w:rsidR="005E2925">
          <w:rPr>
            <w:rFonts w:ascii="Times New Roman" w:eastAsia="Times New Roman" w:hAnsi="Times New Roman" w:cs="Times New Roman"/>
          </w:rPr>
          <w:t xml:space="preserve">see </w:t>
        </w:r>
      </w:ins>
      <w:ins w:id="1528" w:author="Benton, Deon" w:date="2026-03-07T20:59:00Z" w16du:dateUtc="2026-03-08T02:59:00Z">
        <w:r>
          <w:rPr>
            <w:rFonts w:ascii="Times New Roman" w:eastAsia="Times New Roman" w:hAnsi="Times New Roman" w:cs="Times New Roman"/>
          </w:rPr>
          <w:t xml:space="preserve">Benton, 2024 and </w:t>
        </w:r>
      </w:ins>
      <w:proofErr w:type="spellStart"/>
      <w:ins w:id="1529" w:author="Benton, Deon" w:date="2026-02-27T13:09:00Z" w16du:dateUtc="2026-02-27T19:09:00Z">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530"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w:t>
        </w:r>
        <w:r>
          <w:rPr>
            <w:rFonts w:ascii="Times New Roman" w:eastAsia="Times New Roman" w:hAnsi="Times New Roman" w:cs="Times New Roman"/>
          </w:rPr>
          <w:lastRenderedPageBreak/>
          <w:t xml:space="preserve">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531" w:author="Benton, Deon" w:date="2026-03-07T21:00:00Z" w16du:dateUtc="2026-03-08T03:00:00Z">
        <w:r>
          <w:rPr>
            <w:rFonts w:ascii="Times New Roman" w:eastAsia="Times New Roman" w:hAnsi="Times New Roman" w:cs="Times New Roman"/>
          </w:rPr>
          <w:t>th</w:t>
        </w:r>
      </w:ins>
      <w:ins w:id="1532"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533"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534" w:author="Benton, Deon" w:date="2026-03-07T21:01:00Z" w16du:dateUtc="2026-03-08T03:01:00Z">
        <w:r>
          <w:rPr>
            <w:rFonts w:ascii="Times New Roman" w:eastAsia="Times New Roman" w:hAnsi="Times New Roman" w:cs="Times New Roman"/>
          </w:rPr>
          <w:t xml:space="preserve">is </w:t>
        </w:r>
      </w:ins>
      <w:del w:id="1535" w:author="Benton, Deon" w:date="2026-03-07T21:01:00Z" w16du:dateUtc="2026-03-08T03:01:00Z">
        <w:r w:rsidR="00AF1530" w:rsidDel="008F6102">
          <w:rPr>
            <w:rFonts w:ascii="Times New Roman" w:eastAsia="Times New Roman" w:hAnsi="Times New Roman" w:cs="Times New Roman"/>
          </w:rPr>
          <w:delText xml:space="preserve">e </w:delText>
        </w:r>
      </w:del>
      <w:ins w:id="1536"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537"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538"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539"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540"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541"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542"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543"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544"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545" w:author="Benton, Deon" w:date="2026-02-27T13:41:00Z" w16du:dateUtc="2026-02-27T19:41:00Z">
        <w:r w:rsidR="00773EE1">
          <w:rPr>
            <w:rFonts w:ascii="Times New Roman" w:hAnsi="Times New Roman" w:cs="Times New Roman"/>
          </w:rPr>
          <w:t xml:space="preserve">Separating these </w:t>
        </w:r>
      </w:ins>
      <w:ins w:id="1546" w:author="Benton, Deon" w:date="2026-02-27T13:39:00Z" w16du:dateUtc="2026-02-27T19:39:00Z">
        <w:r w:rsidR="00DD510D">
          <w:rPr>
            <w:rFonts w:ascii="Times New Roman" w:hAnsi="Times New Roman" w:cs="Times New Roman"/>
          </w:rPr>
          <w:t>two aspects of motion—that is, hori</w:t>
        </w:r>
      </w:ins>
      <w:ins w:id="1547" w:author="Benton, Deon" w:date="2026-02-27T13:40:00Z" w16du:dateUtc="2026-02-27T19:40:00Z">
        <w:r w:rsidR="00DD510D">
          <w:rPr>
            <w:rFonts w:ascii="Times New Roman" w:hAnsi="Times New Roman" w:cs="Times New Roman"/>
          </w:rPr>
          <w:t>zontal translation from curvature—</w:t>
        </w:r>
      </w:ins>
      <w:ins w:id="1548" w:author="Benton, Deon" w:date="2026-02-27T13:42:00Z" w16du:dateUtc="2026-02-27T19:42:00Z">
        <w:r w:rsidR="00773EE1">
          <w:rPr>
            <w:rFonts w:ascii="Times New Roman" w:hAnsi="Times New Roman" w:cs="Times New Roman"/>
          </w:rPr>
          <w:t>in this way enabled</w:t>
        </w:r>
      </w:ins>
      <w:ins w:id="1549" w:author="Benton, Deon" w:date="2026-02-27T13:41:00Z" w16du:dateUtc="2026-02-27T19:41:00Z">
        <w:r w:rsidR="00773EE1">
          <w:rPr>
            <w:rFonts w:ascii="Times New Roman" w:hAnsi="Times New Roman" w:cs="Times New Roman"/>
          </w:rPr>
          <w:t xml:space="preserve"> </w:t>
        </w:r>
      </w:ins>
      <w:ins w:id="1550" w:author="Benton, Deon" w:date="2026-02-27T13:42:00Z" w16du:dateUtc="2026-02-27T19:42:00Z">
        <w:r w:rsidR="00773EE1">
          <w:rPr>
            <w:rFonts w:ascii="Times New Roman" w:hAnsi="Times New Roman" w:cs="Times New Roman"/>
          </w:rPr>
          <w:t>the</w:t>
        </w:r>
      </w:ins>
      <w:ins w:id="1551" w:author="Benton, Deon" w:date="2026-02-27T13:40:00Z" w16du:dateUtc="2026-02-27T19:40:00Z">
        <w:r w:rsidR="00773EE1">
          <w:rPr>
            <w:rFonts w:ascii="Times New Roman" w:hAnsi="Times New Roman" w:cs="Times New Roman"/>
          </w:rPr>
          <w:t xml:space="preserve"> model to represent </w:t>
        </w:r>
      </w:ins>
      <w:ins w:id="1552" w:author="Benton, Deon" w:date="2026-02-27T13:43:00Z" w16du:dateUtc="2026-02-27T19:43:00Z">
        <w:r w:rsidR="008E11CA">
          <w:rPr>
            <w:rFonts w:ascii="Times New Roman" w:hAnsi="Times New Roman" w:cs="Times New Roman"/>
          </w:rPr>
          <w:t>heading direction</w:t>
        </w:r>
      </w:ins>
      <w:ins w:id="1553" w:author="Benton, Deon" w:date="2026-02-27T13:41:00Z" w16du:dateUtc="2026-02-27T19:41:00Z">
        <w:r w:rsidR="00773EE1">
          <w:rPr>
            <w:rFonts w:ascii="Times New Roman" w:hAnsi="Times New Roman" w:cs="Times New Roman"/>
          </w:rPr>
          <w:t xml:space="preserve"> independently from </w:t>
        </w:r>
      </w:ins>
      <w:ins w:id="1554" w:author="Benton, Deon" w:date="2026-02-27T13:44:00Z" w16du:dateUtc="2026-02-27T19:44:00Z">
        <w:r w:rsidR="008E11CA">
          <w:rPr>
            <w:rFonts w:ascii="Times New Roman" w:hAnsi="Times New Roman" w:cs="Times New Roman"/>
          </w:rPr>
          <w:t xml:space="preserve">its </w:t>
        </w:r>
      </w:ins>
      <w:ins w:id="1555" w:author="Benton, Deon" w:date="2026-02-27T13:41:00Z" w16du:dateUtc="2026-02-27T19:41:00Z">
        <w:r w:rsidR="00773EE1">
          <w:rPr>
            <w:rFonts w:ascii="Times New Roman" w:hAnsi="Times New Roman" w:cs="Times New Roman"/>
          </w:rPr>
          <w:t>geometry</w:t>
        </w:r>
      </w:ins>
      <w:ins w:id="1556"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557"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558"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559"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560"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561"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562"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563"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564"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565" w:author="Benton, Deon" w:date="2026-02-27T13:54:00Z" w16du:dateUtc="2026-02-27T19:54:00Z">
        <w:r w:rsidR="007C37CB">
          <w:rPr>
            <w:rFonts w:ascii="Times New Roman" w:hAnsi="Times New Roman" w:cs="Times New Roman"/>
          </w:rPr>
          <w:t>Obstacle Horizontal</w:t>
        </w:r>
      </w:ins>
      <w:ins w:id="1566" w:author="Benton, Deon" w:date="2026-02-27T14:03:00Z" w16du:dateUtc="2026-02-27T20:03:00Z">
        <w:r w:rsidR="00334B9E">
          <w:rPr>
            <w:rFonts w:ascii="Times New Roman" w:hAnsi="Times New Roman" w:cs="Times New Roman"/>
          </w:rPr>
          <w:t xml:space="preserve"> Spatial</w:t>
        </w:r>
      </w:ins>
      <w:ins w:id="1567"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568" w:author="Benton, Deon" w:date="2026-02-27T16:06:00Z" w16du:dateUtc="2026-02-27T22:06:00Z">
        <w:r w:rsidR="000D00F9">
          <w:rPr>
            <w:rFonts w:ascii="Times New Roman" w:hAnsi="Times New Roman" w:cs="Times New Roman"/>
          </w:rPr>
          <w:t xml:space="preserve">Arc </w:t>
        </w:r>
      </w:ins>
      <w:ins w:id="1569"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570"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571"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572"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573"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574"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575"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576"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577" w:author="Benton, Deon" w:date="2026-02-27T13:56:00Z" w16du:dateUtc="2026-02-27T19:56:00Z">
        <w:r w:rsidR="00C12084">
          <w:rPr>
            <w:rFonts w:ascii="Times New Roman" w:hAnsi="Times New Roman" w:cs="Times New Roman"/>
          </w:rPr>
          <w:t xml:space="preserve"> curved motions or arcs that </w:t>
        </w:r>
        <w:r w:rsidR="00C12084">
          <w:rPr>
            <w:rFonts w:ascii="Times New Roman" w:hAnsi="Times New Roman" w:cs="Times New Roman"/>
          </w:rPr>
          <w:lastRenderedPageBreak/>
          <w:t>became</w:t>
        </w:r>
      </w:ins>
      <w:r>
        <w:rPr>
          <w:rFonts w:ascii="Times New Roman" w:hAnsi="Times New Roman" w:cs="Times New Roman"/>
        </w:rPr>
        <w:t xml:space="preserve"> increasingly higher (i.e., </w:t>
      </w:r>
      <w:ins w:id="1578"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579"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580"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581" w:author="Benton, Deon" w:date="2026-02-27T13:57:00Z" w16du:dateUtc="2026-02-27T19:57:00Z">
        <w:r w:rsidR="00A858D9">
          <w:rPr>
            <w:rFonts w:ascii="Times New Roman" w:hAnsi="Times New Roman" w:cs="Times New Roman"/>
          </w:rPr>
          <w:t xml:space="preserve"> the absence of a</w:t>
        </w:r>
      </w:ins>
      <w:ins w:id="1582" w:author="Benton, Deon" w:date="2026-02-27T13:58:00Z" w16du:dateUtc="2026-02-27T19:58:00Z">
        <w:r w:rsidR="003730F6">
          <w:rPr>
            <w:rFonts w:ascii="Times New Roman" w:hAnsi="Times New Roman" w:cs="Times New Roman"/>
          </w:rPr>
          <w:t xml:space="preserve">n </w:t>
        </w:r>
      </w:ins>
      <w:ins w:id="1583" w:author="Benton, Deon" w:date="2026-02-27T14:00:00Z" w16du:dateUtc="2026-02-27T20:00:00Z">
        <w:r w:rsidR="003730F6">
          <w:rPr>
            <w:rFonts w:ascii="Times New Roman" w:hAnsi="Times New Roman" w:cs="Times New Roman"/>
          </w:rPr>
          <w:t>o</w:t>
        </w:r>
      </w:ins>
      <w:ins w:id="1584"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585"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586"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587" w:author="Benton, Deon" w:date="2026-02-27T16:19:00Z" w16du:dateUtc="2026-02-27T22:19:00Z">
        <w:r w:rsidR="002D1FB6">
          <w:rPr>
            <w:rFonts w:ascii="Times New Roman" w:hAnsi="Times New Roman" w:cs="Times New Roman"/>
          </w:rPr>
          <w:t>Arced Peak and Obstacle Heights</w:t>
        </w:r>
      </w:ins>
      <w:ins w:id="1588"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589"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590"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591"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592"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593"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594"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595"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596"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597" w:author="Benton, Deon" w:date="2026-02-27T14:04:00Z" w16du:dateUtc="2026-02-27T20:04:00Z">
        <w:r w:rsidR="00334B9E">
          <w:rPr>
            <w:rFonts w:ascii="Times New Roman" w:hAnsi="Times New Roman" w:cs="Times New Roman"/>
          </w:rPr>
          <w:t xml:space="preserve">(i.e., the obstacle was positioned to </w:t>
        </w:r>
      </w:ins>
      <w:ins w:id="1598"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599"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1600" w:author="Benton, Deon" w:date="2026-02-27T16:07:00Z" w16du:dateUtc="2026-02-27T22:07:00Z">
        <w:r w:rsidR="000D00F9">
          <w:rPr>
            <w:rFonts w:ascii="Times New Roman" w:hAnsi="Times New Roman" w:cs="Times New Roman"/>
          </w:rPr>
          <w:t xml:space="preserve">was No </w:t>
        </w:r>
      </w:ins>
      <w:ins w:id="1601"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602" w:author="Benton, Deon" w:date="2026-02-27T16:07:00Z" w16du:dateUtc="2026-02-27T22:07:00Z">
        <w:r w:rsidR="00597AD3">
          <w:rPr>
            <w:rFonts w:ascii="Times New Roman" w:hAnsi="Times New Roman" w:cs="Times New Roman"/>
          </w:rPr>
          <w:t xml:space="preserve">an </w:t>
        </w:r>
      </w:ins>
      <w:ins w:id="1603" w:author="Benton, Deon" w:date="2026-02-27T16:08:00Z" w16du:dateUtc="2026-02-27T22:08:00Z">
        <w:r w:rsidR="00597AD3">
          <w:rPr>
            <w:rFonts w:ascii="Times New Roman" w:hAnsi="Times New Roman" w:cs="Times New Roman"/>
          </w:rPr>
          <w:t>object</w:t>
        </w:r>
      </w:ins>
      <w:ins w:id="1604" w:author="Benton, Deon" w:date="2026-02-27T16:07:00Z" w16du:dateUtc="2026-02-27T22:07:00Z">
        <w:r w:rsidR="00597AD3">
          <w:rPr>
            <w:rFonts w:ascii="Times New Roman" w:hAnsi="Times New Roman" w:cs="Times New Roman"/>
          </w:rPr>
          <w:t xml:space="preserve"> did n</w:t>
        </w:r>
      </w:ins>
      <w:ins w:id="1605"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606"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607"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608"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609"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610" w:author="Benton, Deon" w:date="2026-03-10T16:26:00Z" w16du:dateUtc="2026-03-10T21:26:00Z">
        <w:r w:rsidR="00D45295">
          <w:rPr>
            <w:rFonts w:ascii="Times New Roman" w:hAnsi="Times New Roman" w:cs="Times New Roman"/>
          </w:rPr>
          <w:t>). The</w:t>
        </w:r>
      </w:ins>
      <w:ins w:id="1611"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612"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613" w:author="Benton, Deon" w:date="2026-02-27T16:15:00Z" w16du:dateUtc="2026-02-27T22:15:00Z">
        <w:r w:rsidR="00305A74">
          <w:rPr>
            <w:rFonts w:ascii="Times New Roman" w:hAnsi="Times New Roman" w:cs="Times New Roman"/>
          </w:rPr>
          <w:t xml:space="preserve">whether the first and second object were </w:t>
        </w:r>
      </w:ins>
      <w:ins w:id="1614" w:author="Benton, Deon" w:date="2026-03-10T16:33:00Z" w16du:dateUtc="2026-03-10T21:33:00Z">
        <w:r w:rsidR="00362066">
          <w:rPr>
            <w:rFonts w:ascii="Times New Roman" w:hAnsi="Times New Roman" w:cs="Times New Roman"/>
          </w:rPr>
          <w:t>spatially abutted at</w:t>
        </w:r>
      </w:ins>
      <w:ins w:id="1615" w:author="Benton, Deon" w:date="2026-02-27T16:15:00Z" w16du:dateUtc="2026-02-27T22:15:00Z">
        <w:r w:rsidR="00305A74">
          <w:rPr>
            <w:rFonts w:ascii="Times New Roman" w:hAnsi="Times New Roman" w:cs="Times New Roman"/>
          </w:rPr>
          <w:t xml:space="preserve"> the end of a motion sequence</w:t>
        </w:r>
      </w:ins>
      <w:ins w:id="1616" w:author="Benton, Deon" w:date="2026-02-27T16:14:00Z" w16du:dateUtc="2026-02-27T22:14:00Z">
        <w:r w:rsidR="00305A74">
          <w:rPr>
            <w:rFonts w:ascii="Times New Roman" w:hAnsi="Times New Roman" w:cs="Times New Roman"/>
          </w:rPr>
          <w:t xml:space="preserve">. </w:t>
        </w:r>
      </w:ins>
      <w:ins w:id="1617"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618" w:author="Benton, Deon" w:date="2026-03-10T16:33:00Z" w16du:dateUtc="2026-03-10T21:33:00Z">
        <w:r w:rsidR="00362066">
          <w:rPr>
            <w:rFonts w:ascii="Times New Roman" w:hAnsi="Times New Roman" w:cs="Times New Roman"/>
          </w:rPr>
          <w:t>this was true</w:t>
        </w:r>
      </w:ins>
      <w:ins w:id="1619" w:author="Benton, Deon" w:date="2026-02-27T16:19:00Z" w16du:dateUtc="2026-02-27T22:19:00Z">
        <w:r w:rsidR="00774EFB">
          <w:rPr>
            <w:rFonts w:ascii="Times New Roman" w:hAnsi="Times New Roman" w:cs="Times New Roman"/>
          </w:rPr>
          <w:t>.</w:t>
        </w:r>
      </w:ins>
      <w:ins w:id="1620" w:author="Benton, Deon" w:date="2026-03-10T16:26:00Z" w16du:dateUtc="2026-03-10T21:26:00Z">
        <w:r w:rsidR="00D45295">
          <w:rPr>
            <w:rFonts w:ascii="Times New Roman" w:hAnsi="Times New Roman" w:cs="Times New Roman"/>
          </w:rPr>
          <w:t xml:space="preserve"> </w:t>
        </w:r>
      </w:ins>
      <w:ins w:id="1621"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AB206C5" w:rsidR="00A5450C" w:rsidRDefault="002204AE" w:rsidP="0050622B">
      <w:pPr>
        <w:spacing w:line="480" w:lineRule="auto"/>
        <w:ind w:firstLine="720"/>
        <w:contextualSpacing/>
        <w:rPr>
          <w:ins w:id="1622" w:author="Benton, Deon" w:date="2026-03-10T18:53:00Z" w16du:dateUtc="2026-03-10T23:53:00Z"/>
          <w:rFonts w:ascii="Times New Roman" w:hAnsi="Times New Roman" w:cs="Times New Roman"/>
        </w:rPr>
      </w:pPr>
      <w:ins w:id="1623" w:author="Benton, Deon" w:date="2026-03-10T17:49:00Z" w16du:dateUtc="2026-03-10T22:49:00Z">
        <w:r>
          <w:rPr>
            <w:rFonts w:ascii="Times New Roman" w:hAnsi="Times New Roman" w:cs="Times New Roman"/>
          </w:rPr>
          <w:t xml:space="preserve">As it relates to the final two </w:t>
        </w:r>
      </w:ins>
      <w:ins w:id="1624" w:author="Benton, Deon" w:date="2026-03-10T18:01:00Z" w16du:dateUtc="2026-03-10T23:01:00Z">
        <w:r w:rsidR="003E09E4">
          <w:rPr>
            <w:rFonts w:ascii="Times New Roman" w:hAnsi="Times New Roman" w:cs="Times New Roman"/>
          </w:rPr>
          <w:t>(</w:t>
        </w:r>
      </w:ins>
      <w:ins w:id="1625" w:author="Benton, Deon" w:date="2026-03-10T17:49:00Z" w16du:dateUtc="2026-03-10T22:49:00Z">
        <w:r>
          <w:rPr>
            <w:rFonts w:ascii="Times New Roman" w:hAnsi="Times New Roman" w:cs="Times New Roman"/>
          </w:rPr>
          <w:t>of the</w:t>
        </w:r>
      </w:ins>
      <w:ins w:id="1626" w:author="Benton, Deon" w:date="2026-03-10T18:02:00Z" w16du:dateUtc="2026-03-10T23:02:00Z">
        <w:r w:rsidR="003E09E4">
          <w:rPr>
            <w:rFonts w:ascii="Times New Roman" w:hAnsi="Times New Roman" w:cs="Times New Roman"/>
          </w:rPr>
          <w:t xml:space="preserve"> </w:t>
        </w:r>
      </w:ins>
      <w:ins w:id="1627" w:author="Benton, Deon" w:date="2026-03-10T17:49:00Z" w16du:dateUtc="2026-03-10T22:49:00Z">
        <w:r>
          <w:rPr>
            <w:rFonts w:ascii="Times New Roman" w:hAnsi="Times New Roman" w:cs="Times New Roman"/>
          </w:rPr>
          <w:t>seven</w:t>
        </w:r>
      </w:ins>
      <w:ins w:id="1628" w:author="Benton, Deon" w:date="2026-03-10T18:02:00Z" w16du:dateUtc="2026-03-10T23:02:00Z">
        <w:r w:rsidR="003E09E4">
          <w:rPr>
            <w:rFonts w:ascii="Times New Roman" w:hAnsi="Times New Roman" w:cs="Times New Roman"/>
          </w:rPr>
          <w:t>)</w:t>
        </w:r>
      </w:ins>
      <w:ins w:id="1629" w:author="Benton, Deon" w:date="2026-03-10T17:49:00Z" w16du:dateUtc="2026-03-10T22:49:00Z">
        <w:r>
          <w:rPr>
            <w:rFonts w:ascii="Times New Roman" w:hAnsi="Times New Roman" w:cs="Times New Roman"/>
          </w:rPr>
          <w:t xml:space="preserve"> groups, the </w:t>
        </w:r>
      </w:ins>
      <w:ins w:id="1630" w:author="Benton, Deon" w:date="2026-03-10T16:26:00Z" w16du:dateUtc="2026-03-10T21:26:00Z">
        <w:r w:rsidR="00D45295">
          <w:rPr>
            <w:rFonts w:ascii="Times New Roman" w:hAnsi="Times New Roman" w:cs="Times New Roman"/>
          </w:rPr>
          <w:t>single unit in the Looking System group</w:t>
        </w:r>
      </w:ins>
      <w:ins w:id="1631" w:author="Benton, Deon" w:date="2026-03-10T16:41:00Z" w16du:dateUtc="2026-03-10T21:41:00Z">
        <w:r w:rsidR="00226665">
          <w:rPr>
            <w:rFonts w:ascii="Times New Roman" w:hAnsi="Times New Roman" w:cs="Times New Roman"/>
          </w:rPr>
          <w:t xml:space="preserve"> served as a rough proxy for infants’</w:t>
        </w:r>
      </w:ins>
      <w:ins w:id="1632" w:author="Benton, Deon" w:date="2026-03-10T17:25:00Z" w16du:dateUtc="2026-03-10T22:25:00Z">
        <w:r w:rsidR="000D6F38">
          <w:rPr>
            <w:rFonts w:ascii="Times New Roman" w:hAnsi="Times New Roman" w:cs="Times New Roman"/>
          </w:rPr>
          <w:t xml:space="preserve"> general</w:t>
        </w:r>
      </w:ins>
      <w:ins w:id="1633" w:author="Benton, Deon" w:date="2026-03-10T16:41:00Z" w16du:dateUtc="2026-03-10T21:41:00Z">
        <w:r w:rsidR="00226665">
          <w:rPr>
            <w:rFonts w:ascii="Times New Roman" w:hAnsi="Times New Roman" w:cs="Times New Roman"/>
          </w:rPr>
          <w:t xml:space="preserve"> visual attention</w:t>
        </w:r>
      </w:ins>
      <w:ins w:id="1634" w:author="Benton, Deon" w:date="2026-03-10T17:26:00Z" w16du:dateUtc="2026-03-10T22:26:00Z">
        <w:r w:rsidR="000D6F38">
          <w:rPr>
            <w:rFonts w:ascii="Times New Roman" w:hAnsi="Times New Roman" w:cs="Times New Roman"/>
          </w:rPr>
          <w:t xml:space="preserve">. Although this </w:t>
        </w:r>
      </w:ins>
      <w:ins w:id="1635" w:author="Benton, Deon" w:date="2026-03-10T17:32:00Z" w16du:dateUtc="2026-03-10T22:32:00Z">
        <w:r w:rsidR="004D5FF4">
          <w:rPr>
            <w:rFonts w:ascii="Times New Roman" w:hAnsi="Times New Roman" w:cs="Times New Roman"/>
          </w:rPr>
          <w:t xml:space="preserve">simplification </w:t>
        </w:r>
      </w:ins>
      <w:ins w:id="1636" w:author="Benton, Deon" w:date="2026-03-10T17:33:00Z" w16du:dateUtc="2026-03-10T22:33:00Z">
        <w:r w:rsidR="004D5FF4">
          <w:rPr>
            <w:rFonts w:ascii="Times New Roman" w:hAnsi="Times New Roman" w:cs="Times New Roman"/>
          </w:rPr>
          <w:t>clearly omits important aspects</w:t>
        </w:r>
      </w:ins>
      <w:ins w:id="1637" w:author="Benton, Deon" w:date="2026-03-10T17:28:00Z" w16du:dateUtc="2026-03-10T22:28:00Z">
        <w:r w:rsidR="003B6663">
          <w:rPr>
            <w:rFonts w:ascii="Times New Roman" w:hAnsi="Times New Roman" w:cs="Times New Roman"/>
          </w:rPr>
          <w:t xml:space="preserve"> </w:t>
        </w:r>
      </w:ins>
      <w:ins w:id="1638" w:author="Benton, Deon" w:date="2026-03-10T17:39:00Z" w16du:dateUtc="2026-03-10T22:39:00Z">
        <w:r w:rsidR="009C18CF">
          <w:rPr>
            <w:rFonts w:ascii="Times New Roman" w:hAnsi="Times New Roman" w:cs="Times New Roman"/>
          </w:rPr>
          <w:t xml:space="preserve">of infant </w:t>
        </w:r>
      </w:ins>
      <w:ins w:id="1639" w:author="Benton, Deon" w:date="2026-03-10T17:28:00Z" w16du:dateUtc="2026-03-10T22:28:00Z">
        <w:r w:rsidR="003B6663">
          <w:rPr>
            <w:rFonts w:ascii="Times New Roman" w:hAnsi="Times New Roman" w:cs="Times New Roman"/>
          </w:rPr>
          <w:t>looking</w:t>
        </w:r>
      </w:ins>
      <w:ins w:id="1640" w:author="Benton, Deon" w:date="2026-03-10T17:34:00Z" w16du:dateUtc="2026-03-10T22:34:00Z">
        <w:r w:rsidR="00663890">
          <w:rPr>
            <w:rFonts w:ascii="Times New Roman" w:hAnsi="Times New Roman" w:cs="Times New Roman"/>
          </w:rPr>
          <w:t xml:space="preserve"> such as</w:t>
        </w:r>
      </w:ins>
      <w:ins w:id="1641" w:author="Benton, Deon" w:date="2026-03-10T17:39:00Z" w16du:dateUtc="2026-03-10T22:39:00Z">
        <w:r w:rsidR="009C18CF">
          <w:rPr>
            <w:rFonts w:ascii="Times New Roman" w:hAnsi="Times New Roman" w:cs="Times New Roman"/>
          </w:rPr>
          <w:t xml:space="preserve"> their selective spatial attention</w:t>
        </w:r>
      </w:ins>
      <w:ins w:id="1642" w:author="Benton, Deon" w:date="2026-03-10T17:26:00Z" w16du:dateUtc="2026-03-10T22:26:00Z">
        <w:r w:rsidR="000D6F38">
          <w:rPr>
            <w:rFonts w:ascii="Times New Roman" w:hAnsi="Times New Roman" w:cs="Times New Roman"/>
          </w:rPr>
          <w:t xml:space="preserve">, </w:t>
        </w:r>
      </w:ins>
      <w:ins w:id="1643" w:author="Benton, Deon" w:date="2026-03-10T17:33:00Z" w16du:dateUtc="2026-03-10T22:33:00Z">
        <w:r w:rsidR="004D5FF4" w:rsidRPr="004D5FF4">
          <w:rPr>
            <w:rFonts w:ascii="Times New Roman" w:hAnsi="Times New Roman" w:cs="Times New Roman"/>
          </w:rPr>
          <w:t xml:space="preserve">it </w:t>
        </w:r>
      </w:ins>
      <w:ins w:id="1644" w:author="Benton, Deon" w:date="2026-03-10T17:36:00Z" w16du:dateUtc="2026-03-10T22:36:00Z">
        <w:r w:rsidR="006A7B62">
          <w:rPr>
            <w:rFonts w:ascii="Times New Roman" w:hAnsi="Times New Roman" w:cs="Times New Roman"/>
          </w:rPr>
          <w:t>did capture the notion</w:t>
        </w:r>
      </w:ins>
      <w:ins w:id="1645" w:author="Benton, Deon" w:date="2026-03-10T17:39:00Z" w16du:dateUtc="2026-03-10T22:39:00Z">
        <w:r w:rsidR="00D72B1C">
          <w:rPr>
            <w:rFonts w:ascii="Times New Roman" w:hAnsi="Times New Roman" w:cs="Times New Roman"/>
          </w:rPr>
          <w:t>—as stip</w:t>
        </w:r>
      </w:ins>
      <w:ins w:id="1646" w:author="Benton, Deon" w:date="2026-03-10T17:40:00Z" w16du:dateUtc="2026-03-10T22:40:00Z">
        <w:r w:rsidR="00D72B1C">
          <w:rPr>
            <w:rFonts w:ascii="Times New Roman" w:hAnsi="Times New Roman" w:cs="Times New Roman"/>
          </w:rPr>
          <w:t>ulated in the present account—</w:t>
        </w:r>
      </w:ins>
      <w:ins w:id="1647" w:author="Benton, Deon" w:date="2026-03-10T17:36:00Z" w16du:dateUtc="2026-03-10T22:36:00Z">
        <w:r w:rsidR="006A7B62">
          <w:rPr>
            <w:rFonts w:ascii="Times New Roman" w:hAnsi="Times New Roman" w:cs="Times New Roman"/>
          </w:rPr>
          <w:t>that</w:t>
        </w:r>
      </w:ins>
      <w:ins w:id="1648" w:author="Benton, Deon" w:date="2026-03-10T17:37:00Z" w16du:dateUtc="2026-03-10T22:37:00Z">
        <w:r w:rsidR="006A7B62">
          <w:rPr>
            <w:rFonts w:ascii="Times New Roman" w:hAnsi="Times New Roman" w:cs="Times New Roman"/>
          </w:rPr>
          <w:t xml:space="preserve"> infants’ behaviors during </w:t>
        </w:r>
      </w:ins>
      <w:ins w:id="1649" w:author="Benton, Deon" w:date="2026-03-10T17:40:00Z" w16du:dateUtc="2026-03-10T22:40:00Z">
        <w:r w:rsidR="009352CD">
          <w:rPr>
            <w:rFonts w:ascii="Times New Roman" w:hAnsi="Times New Roman" w:cs="Times New Roman"/>
          </w:rPr>
          <w:t>action-understanding studies</w:t>
        </w:r>
      </w:ins>
      <w:ins w:id="1650"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651" w:author="Benton, Deon" w:date="2026-03-10T17:40:00Z" w16du:dateUtc="2026-03-10T22:40:00Z">
        <w:r w:rsidR="000079D0">
          <w:rPr>
            <w:rFonts w:ascii="Times New Roman" w:hAnsi="Times New Roman" w:cs="Times New Roman"/>
          </w:rPr>
          <w:t xml:space="preserve"> real-world</w:t>
        </w:r>
      </w:ins>
      <w:ins w:id="1652" w:author="Benton, Deon" w:date="2026-03-10T17:36:00Z" w16du:dateUtc="2026-03-10T22:36:00Z">
        <w:r w:rsidR="006A7B62">
          <w:rPr>
            <w:rFonts w:ascii="Times New Roman" w:hAnsi="Times New Roman" w:cs="Times New Roman"/>
          </w:rPr>
          <w:t xml:space="preserve"> </w:t>
        </w:r>
      </w:ins>
      <w:ins w:id="1653" w:author="Benton, Deon" w:date="2026-03-10T18:52:00Z" w16du:dateUtc="2026-03-10T23:52:00Z">
        <w:r w:rsidR="00241352">
          <w:rPr>
            <w:rFonts w:ascii="Times New Roman" w:hAnsi="Times New Roman" w:cs="Times New Roman"/>
          </w:rPr>
          <w:t>experience visually processing</w:t>
        </w:r>
      </w:ins>
      <w:ins w:id="1654" w:author="Benton, Deon" w:date="2026-03-10T17:36:00Z" w16du:dateUtc="2026-03-10T22:36:00Z">
        <w:r w:rsidR="006A7B62">
          <w:rPr>
            <w:rFonts w:ascii="Times New Roman" w:hAnsi="Times New Roman" w:cs="Times New Roman"/>
          </w:rPr>
          <w:t xml:space="preserve"> different motion events</w:t>
        </w:r>
      </w:ins>
      <w:ins w:id="1655" w:author="Benton, Deon" w:date="2026-03-10T17:37:00Z" w16du:dateUtc="2026-03-10T22:37:00Z">
        <w:r w:rsidR="00E84C42">
          <w:rPr>
            <w:rFonts w:ascii="Times New Roman" w:hAnsi="Times New Roman" w:cs="Times New Roman"/>
          </w:rPr>
          <w:t>.</w:t>
        </w:r>
      </w:ins>
      <w:ins w:id="1656" w:author="Benton, Deon" w:date="2026-03-10T17:36:00Z" w16du:dateUtc="2026-03-10T22:36:00Z">
        <w:r w:rsidR="006A7B62">
          <w:rPr>
            <w:rFonts w:ascii="Times New Roman" w:hAnsi="Times New Roman" w:cs="Times New Roman"/>
          </w:rPr>
          <w:t xml:space="preserve"> </w:t>
        </w:r>
      </w:ins>
      <w:ins w:id="1657" w:author="Benton, Deon" w:date="2026-03-10T17:47:00Z" w16du:dateUtc="2026-03-10T22:47:00Z">
        <w:r w:rsidR="00771E48">
          <w:rPr>
            <w:rFonts w:ascii="Times New Roman" w:hAnsi="Times New Roman" w:cs="Times New Roman"/>
          </w:rPr>
          <w:t xml:space="preserve">Crucially, given that looking is an action that awake infants engage in from </w:t>
        </w:r>
        <w:r w:rsidR="00771E48">
          <w:rPr>
            <w:rFonts w:ascii="Times New Roman" w:hAnsi="Times New Roman" w:cs="Times New Roman"/>
          </w:rPr>
          <w:lastRenderedPageBreak/>
          <w:t>birth—despite the fact that their visual acuity is poor (e.g., Ayzenberg &amp; Behrmann, 2023)—in the simulations reported below, this system remained on at all times.</w:t>
        </w:r>
      </w:ins>
      <w:ins w:id="1658" w:author="Benton, Deon" w:date="2026-03-10T18:53:00Z" w16du:dateUtc="2026-03-10T23:53:00Z">
        <w:r w:rsidR="00A5450C">
          <w:rPr>
            <w:rFonts w:ascii="Times New Roman" w:hAnsi="Times New Roman" w:cs="Times New Roman"/>
          </w:rPr>
          <w:t xml:space="preserve"> </w:t>
        </w:r>
      </w:ins>
      <w:ins w:id="1659"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660" w:author="Benton, Deon" w:date="2026-03-10T19:00:00Z" w16du:dateUtc="2026-03-11T00:00:00Z">
        <w:r w:rsidR="002C7217">
          <w:rPr>
            <w:rFonts w:ascii="Times New Roman" w:hAnsi="Times New Roman" w:cs="Times New Roman"/>
          </w:rPr>
          <w:t>attending</w:t>
        </w:r>
      </w:ins>
      <w:ins w:id="1661" w:author="Benton, Deon" w:date="2026-03-10T18:54:00Z" w16du:dateUtc="2026-03-10T23:54:00Z">
        <w:r w:rsidR="00A5450C">
          <w:rPr>
            <w:rFonts w:ascii="Times New Roman" w:hAnsi="Times New Roman" w:cs="Times New Roman"/>
          </w:rPr>
          <w:t xml:space="preserve"> an event rather than where spatially that attention was directed, </w:t>
        </w:r>
      </w:ins>
      <w:ins w:id="1662" w:author="Benton, Deon" w:date="2026-03-10T18:59:00Z" w16du:dateUtc="2026-03-10T23:59:00Z">
        <w:r w:rsidR="002C7217">
          <w:rPr>
            <w:rFonts w:ascii="Times New Roman" w:hAnsi="Times New Roman" w:cs="Times New Roman"/>
          </w:rPr>
          <w:t>the differential salience of elements in a scene (e.g., the salience of an obstacle when it is beneath rather than beside curved motion) was not represented within the system itself.</w:t>
        </w:r>
      </w:ins>
      <w:ins w:id="1663"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1664" w:author="Benton, Deon" w:date="2026-03-10T18:55:00Z" w16du:dateUtc="2026-03-10T23:55:00Z">
        <w:r w:rsidR="00EB031A">
          <w:rPr>
            <w:rFonts w:ascii="Times New Roman" w:hAnsi="Times New Roman" w:cs="Times New Roman"/>
          </w:rPr>
          <w:t xml:space="preserve"> </w:t>
        </w:r>
      </w:ins>
    </w:p>
    <w:p w14:paraId="23B98B00" w14:textId="615ABFFC" w:rsidR="00410230" w:rsidRDefault="00771E48" w:rsidP="00DB1E68">
      <w:pPr>
        <w:spacing w:line="480" w:lineRule="auto"/>
        <w:ind w:firstLine="720"/>
        <w:contextualSpacing/>
        <w:rPr>
          <w:ins w:id="1665" w:author="Benton, Deon" w:date="2026-03-10T18:50:00Z" w16du:dateUtc="2026-03-10T23:50:00Z"/>
          <w:rFonts w:ascii="Times New Roman" w:hAnsi="Times New Roman" w:cs="Times New Roman"/>
        </w:rPr>
      </w:pPr>
      <w:ins w:id="1666" w:author="Benton, Deon" w:date="2026-03-10T17:47:00Z" w16du:dateUtc="2026-03-10T22:47:00Z">
        <w:r>
          <w:rPr>
            <w:rFonts w:ascii="Times New Roman" w:hAnsi="Times New Roman" w:cs="Times New Roman"/>
          </w:rPr>
          <w:t xml:space="preserve"> </w:t>
        </w:r>
      </w:ins>
      <w:ins w:id="1667" w:author="Benton, Deon" w:date="2026-03-10T17:40:00Z" w16du:dateUtc="2026-03-10T22:40:00Z">
        <w:r w:rsidR="000079D0">
          <w:rPr>
            <w:rFonts w:ascii="Times New Roman" w:hAnsi="Times New Roman" w:cs="Times New Roman"/>
          </w:rPr>
          <w:t>The final group was the Reaching System. This group</w:t>
        </w:r>
      </w:ins>
      <w:ins w:id="1668" w:author="Benton, Deon" w:date="2026-03-10T17:41:00Z" w16du:dateUtc="2026-03-10T22:41:00Z">
        <w:r w:rsidR="000079D0">
          <w:rPr>
            <w:rFonts w:ascii="Times New Roman" w:hAnsi="Times New Roman" w:cs="Times New Roman"/>
          </w:rPr>
          <w:t xml:space="preserve"> implemented a rudimentary model of infant reaching during</w:t>
        </w:r>
      </w:ins>
      <w:ins w:id="1669" w:author="Benton, Deon" w:date="2026-03-10T17:40:00Z" w16du:dateUtc="2026-03-10T22:40:00Z">
        <w:r w:rsidR="000079D0">
          <w:rPr>
            <w:rFonts w:ascii="Times New Roman" w:hAnsi="Times New Roman" w:cs="Times New Roman"/>
          </w:rPr>
          <w:t xml:space="preserve"> a motion event</w:t>
        </w:r>
      </w:ins>
      <w:ins w:id="1670"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aspects of reaching such as the target or effectiveness of a r</w:t>
        </w:r>
      </w:ins>
      <w:ins w:id="1671" w:author="Benton, Deon" w:date="2026-03-10T17:52:00Z" w16du:dateUtc="2026-03-10T22:52:00Z">
        <w:r w:rsidR="003E497A">
          <w:rPr>
            <w:rFonts w:ascii="Times New Roman" w:hAnsi="Times New Roman" w:cs="Times New Roman"/>
          </w:rPr>
          <w:t>each, this system, like the</w:t>
        </w:r>
      </w:ins>
      <w:ins w:id="1672" w:author="Benton, Deon" w:date="2026-03-10T17:50:00Z" w16du:dateUtc="2026-03-10T22:50:00Z">
        <w:r w:rsidR="002204AE">
          <w:rPr>
            <w:rFonts w:ascii="Times New Roman" w:hAnsi="Times New Roman" w:cs="Times New Roman"/>
          </w:rPr>
          <w:t xml:space="preserve"> </w:t>
        </w:r>
      </w:ins>
      <w:ins w:id="1673" w:author="Benton, Deon" w:date="2026-03-10T17:41:00Z" w16du:dateUtc="2026-03-10T22:41:00Z">
        <w:r w:rsidR="000079D0">
          <w:rPr>
            <w:rFonts w:ascii="Times New Roman" w:hAnsi="Times New Roman" w:cs="Times New Roman"/>
          </w:rPr>
          <w:t xml:space="preserve">Looking System, grossly oversimplifies </w:t>
        </w:r>
      </w:ins>
      <w:ins w:id="1674" w:author="Benton, Deon" w:date="2026-03-10T17:43:00Z" w16du:dateUtc="2026-03-10T22:43:00Z">
        <w:r w:rsidR="00947FC3">
          <w:rPr>
            <w:rFonts w:ascii="Times New Roman" w:hAnsi="Times New Roman" w:cs="Times New Roman"/>
          </w:rPr>
          <w:t>infants’ real-world reaching behaviors.</w:t>
        </w:r>
      </w:ins>
      <w:ins w:id="1675" w:author="Benton, Deon" w:date="2026-03-10T18:34:00Z" w16du:dateUtc="2026-03-10T23:34:00Z">
        <w:r w:rsidR="00207271">
          <w:rPr>
            <w:rFonts w:ascii="Times New Roman" w:hAnsi="Times New Roman" w:cs="Times New Roman"/>
          </w:rPr>
          <w:t xml:space="preserve"> Nonetheless, t</w:t>
        </w:r>
      </w:ins>
      <w:ins w:id="1676" w:author="Benton, Deon" w:date="2026-03-10T17:52:00Z" w16du:dateUtc="2026-03-10T22:52:00Z">
        <w:r w:rsidR="003E497A">
          <w:rPr>
            <w:rFonts w:ascii="Times New Roman" w:hAnsi="Times New Roman" w:cs="Times New Roman"/>
          </w:rPr>
          <w:t xml:space="preserve">his system was included </w:t>
        </w:r>
      </w:ins>
      <w:ins w:id="1677" w:author="Benton, Deon" w:date="2026-03-10T18:34:00Z" w16du:dateUtc="2026-03-10T23:34:00Z">
        <w:r w:rsidR="00207271">
          <w:rPr>
            <w:rFonts w:ascii="Times New Roman" w:hAnsi="Times New Roman" w:cs="Times New Roman"/>
          </w:rPr>
          <w:t>for two reasons. First,</w:t>
        </w:r>
      </w:ins>
      <w:ins w:id="1678" w:author="Benton, Deon" w:date="2026-03-10T18:40:00Z" w16du:dateUtc="2026-03-10T23:40:00Z">
        <w:r w:rsidR="00B5101D">
          <w:rPr>
            <w:rFonts w:ascii="Times New Roman" w:hAnsi="Times New Roman" w:cs="Times New Roman"/>
          </w:rPr>
          <w:t xml:space="preserve"> it is unlikely </w:t>
        </w:r>
      </w:ins>
      <w:ins w:id="1679" w:author="Benton, Deon" w:date="2026-03-10T18:43:00Z" w16du:dateUtc="2026-03-10T23:43:00Z">
        <w:r w:rsidR="003960B5">
          <w:rPr>
            <w:rFonts w:ascii="Times New Roman" w:hAnsi="Times New Roman" w:cs="Times New Roman"/>
          </w:rPr>
          <w:t>that infants are</w:t>
        </w:r>
      </w:ins>
      <w:ins w:id="1680" w:author="Benton, Deon" w:date="2026-03-10T18:41:00Z" w16du:dateUtc="2026-03-10T23:41:00Z">
        <w:r w:rsidR="003960B5">
          <w:rPr>
            <w:rFonts w:ascii="Times New Roman" w:hAnsi="Times New Roman" w:cs="Times New Roman"/>
          </w:rPr>
          <w:t xml:space="preserve"> limited to observing motion events</w:t>
        </w:r>
      </w:ins>
      <w:ins w:id="1681" w:author="Benton, Deon" w:date="2026-03-10T18:43:00Z" w16du:dateUtc="2026-03-10T23:43:00Z">
        <w:r w:rsidR="003960B5">
          <w:rPr>
            <w:rFonts w:ascii="Times New Roman" w:hAnsi="Times New Roman" w:cs="Times New Roman"/>
          </w:rPr>
          <w:t xml:space="preserve"> as they unfold in the real</w:t>
        </w:r>
      </w:ins>
      <w:ins w:id="1682" w:author="Benton, Deon" w:date="2026-03-10T18:44:00Z" w16du:dateUtc="2026-03-10T23:44:00Z">
        <w:r w:rsidR="00F2764F">
          <w:rPr>
            <w:rFonts w:ascii="Times New Roman" w:hAnsi="Times New Roman" w:cs="Times New Roman"/>
          </w:rPr>
          <w:t xml:space="preserve"> world. Instead, </w:t>
        </w:r>
      </w:ins>
      <w:ins w:id="1683" w:author="Benton, Deon" w:date="2026-03-10T18:46:00Z" w16du:dateUtc="2026-03-10T23:46:00Z">
        <w:r w:rsidR="00AC6F71">
          <w:rPr>
            <w:rFonts w:ascii="Times New Roman" w:hAnsi="Times New Roman" w:cs="Times New Roman"/>
          </w:rPr>
          <w:t>it seems likely that infants also</w:t>
        </w:r>
      </w:ins>
      <w:ins w:id="1684" w:author="Benton, Deon" w:date="2026-03-10T18:44:00Z" w16du:dateUtc="2026-03-10T23:44:00Z">
        <w:r w:rsidR="00F2764F">
          <w:rPr>
            <w:rFonts w:ascii="Times New Roman" w:hAnsi="Times New Roman" w:cs="Times New Roman"/>
          </w:rPr>
          <w:t xml:space="preserve"> engage in</w:t>
        </w:r>
      </w:ins>
      <w:ins w:id="1685" w:author="Benton, Deon" w:date="2026-03-10T18:38:00Z" w16du:dateUtc="2026-03-10T23:38:00Z">
        <w:r w:rsidR="00023046">
          <w:rPr>
            <w:rFonts w:ascii="Times New Roman" w:hAnsi="Times New Roman" w:cs="Times New Roman"/>
          </w:rPr>
          <w:t xml:space="preserve"> some amount of </w:t>
        </w:r>
      </w:ins>
      <w:ins w:id="1686" w:author="Benton, Deon" w:date="2026-03-10T18:47:00Z" w16du:dateUtc="2026-03-10T23:47:00Z">
        <w:r w:rsidR="00CB18B4">
          <w:rPr>
            <w:rFonts w:ascii="Times New Roman" w:hAnsi="Times New Roman" w:cs="Times New Roman"/>
          </w:rPr>
          <w:t xml:space="preserve">intentional </w:t>
        </w:r>
      </w:ins>
      <w:ins w:id="1687" w:author="Benton, Deon" w:date="2026-03-10T18:38:00Z" w16du:dateUtc="2026-03-10T23:38:00Z">
        <w:r w:rsidR="00023046">
          <w:rPr>
            <w:rFonts w:ascii="Times New Roman" w:hAnsi="Times New Roman" w:cs="Times New Roman"/>
          </w:rPr>
          <w:t>reaching</w:t>
        </w:r>
      </w:ins>
      <w:ins w:id="1688" w:author="Benton, Deon" w:date="2026-03-10T18:43:00Z" w16du:dateUtc="2026-03-10T23:43:00Z">
        <w:r w:rsidR="00F2764F">
          <w:rPr>
            <w:rFonts w:ascii="Times New Roman" w:hAnsi="Times New Roman" w:cs="Times New Roman"/>
          </w:rPr>
          <w:t xml:space="preserve"> during these events</w:t>
        </w:r>
      </w:ins>
      <w:ins w:id="1689" w:author="Benton, Deon" w:date="2026-03-10T18:38:00Z" w16du:dateUtc="2026-03-10T23:38:00Z">
        <w:r w:rsidR="00023046">
          <w:rPr>
            <w:rFonts w:ascii="Times New Roman" w:hAnsi="Times New Roman" w:cs="Times New Roman"/>
          </w:rPr>
          <w:t xml:space="preserve">. </w:t>
        </w:r>
      </w:ins>
      <w:ins w:id="1690" w:author="Benton, Deon" w:date="2026-03-10T18:47:00Z" w16du:dateUtc="2026-03-10T23:47:00Z">
        <w:r w:rsidR="008E3560">
          <w:rPr>
            <w:rFonts w:ascii="Times New Roman" w:hAnsi="Times New Roman" w:cs="Times New Roman"/>
          </w:rPr>
          <w:t>Here, this</w:t>
        </w:r>
      </w:ins>
      <w:ins w:id="1691" w:author="Benton, Deon" w:date="2026-03-10T18:39:00Z" w16du:dateUtc="2026-03-10T23:39:00Z">
        <w:r w:rsidR="00B5101D">
          <w:rPr>
            <w:rFonts w:ascii="Times New Roman" w:hAnsi="Times New Roman" w:cs="Times New Roman"/>
          </w:rPr>
          <w:t xml:space="preserve"> meant that it was critical that </w:t>
        </w:r>
      </w:ins>
      <w:ins w:id="1692" w:author="Benton, Deon" w:date="2026-03-10T18:47:00Z" w16du:dateUtc="2026-03-10T23:47:00Z">
        <w:r w:rsidR="00A556CC">
          <w:rPr>
            <w:rFonts w:ascii="Times New Roman" w:hAnsi="Times New Roman" w:cs="Times New Roman"/>
          </w:rPr>
          <w:t>networks</w:t>
        </w:r>
      </w:ins>
      <w:ins w:id="1693" w:author="Benton, Deon" w:date="2026-03-10T18:45:00Z" w16du:dateUtc="2026-03-10T23:45:00Z">
        <w:r w:rsidR="000A599D">
          <w:rPr>
            <w:rFonts w:ascii="Times New Roman" w:hAnsi="Times New Roman" w:cs="Times New Roman"/>
          </w:rPr>
          <w:t xml:space="preserve"> </w:t>
        </w:r>
      </w:ins>
      <w:ins w:id="1694"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1695" w:author="Benton, Deon" w:date="2026-03-10T18:40:00Z" w16du:dateUtc="2026-03-10T23:40:00Z">
        <w:r w:rsidR="00B5101D">
          <w:rPr>
            <w:rFonts w:ascii="Times New Roman" w:hAnsi="Times New Roman" w:cs="Times New Roman"/>
          </w:rPr>
          <w:t xml:space="preserve">. </w:t>
        </w:r>
      </w:ins>
      <w:ins w:id="1696" w:author="Benton, Deon" w:date="2026-03-10T18:34:00Z" w16du:dateUtc="2026-03-10T23:34:00Z">
        <w:r w:rsidR="00207271">
          <w:rPr>
            <w:rFonts w:ascii="Times New Roman" w:hAnsi="Times New Roman" w:cs="Times New Roman"/>
          </w:rPr>
          <w:t xml:space="preserve">Second, </w:t>
        </w:r>
      </w:ins>
      <w:ins w:id="1697" w:author="Benton, Deon" w:date="2026-03-10T18:47:00Z" w16du:dateUtc="2026-03-10T23:47:00Z">
        <w:r w:rsidR="00CB18B4">
          <w:rPr>
            <w:rFonts w:ascii="Times New Roman" w:hAnsi="Times New Roman" w:cs="Times New Roman"/>
          </w:rPr>
          <w:t>i</w:t>
        </w:r>
      </w:ins>
      <w:ins w:id="1698" w:author="Benton, Deon" w:date="2026-03-10T18:48:00Z" w16du:dateUtc="2026-03-10T23:48:00Z">
        <w:r w:rsidR="00CB18B4">
          <w:rPr>
            <w:rFonts w:ascii="Times New Roman" w:hAnsi="Times New Roman" w:cs="Times New Roman"/>
          </w:rPr>
          <w:t>ncluding a Reaching System permitted modeling</w:t>
        </w:r>
      </w:ins>
      <w:ins w:id="1699" w:author="Benton, Deon" w:date="2026-03-10T17:45:00Z" w16du:dateUtc="2026-03-10T22:45:00Z">
        <w:r w:rsidR="005046E7">
          <w:rPr>
            <w:rFonts w:ascii="Times New Roman" w:hAnsi="Times New Roman" w:cs="Times New Roman"/>
          </w:rPr>
          <w:t xml:space="preserve"> studies </w:t>
        </w:r>
      </w:ins>
      <w:r w:rsidR="004401C7">
        <w:rPr>
          <w:rFonts w:ascii="Times New Roman" w:hAnsi="Times New Roman" w:cs="Times New Roman"/>
        </w:rPr>
        <w:t>suggesting that</w:t>
      </w:r>
      <w:ins w:id="1700" w:author="Benton, Deon" w:date="2026-03-10T17:45:00Z" w16du:dateUtc="2026-03-10T22:45:00Z">
        <w:r w:rsidR="005046E7">
          <w:rPr>
            <w:rFonts w:ascii="Times New Roman" w:hAnsi="Times New Roman" w:cs="Times New Roman"/>
          </w:rPr>
          <w:t xml:space="preserve"> first-person motor experience </w:t>
        </w:r>
      </w:ins>
      <w:ins w:id="1701" w:author="Benton, Deon" w:date="2026-03-10T17:53:00Z" w16du:dateUtc="2026-03-10T22:53:00Z">
        <w:r w:rsidR="003E497A">
          <w:rPr>
            <w:rFonts w:ascii="Times New Roman" w:hAnsi="Times New Roman" w:cs="Times New Roman"/>
          </w:rPr>
          <w:t xml:space="preserve">may </w:t>
        </w:r>
      </w:ins>
      <w:ins w:id="1702" w:author="Benton, Deon" w:date="2026-03-10T18:49:00Z" w16du:dateUtc="2026-03-10T23:49:00Z">
        <w:r w:rsidR="00D7233A">
          <w:rPr>
            <w:rFonts w:ascii="Times New Roman" w:hAnsi="Times New Roman" w:cs="Times New Roman"/>
          </w:rPr>
          <w:t>causally influence</w:t>
        </w:r>
      </w:ins>
      <w:ins w:id="1703" w:author="Benton, Deon" w:date="2026-03-10T17:53:00Z" w16du:dateUtc="2026-03-10T22:53:00Z">
        <w:r w:rsidR="003E497A">
          <w:rPr>
            <w:rFonts w:ascii="Times New Roman" w:hAnsi="Times New Roman" w:cs="Times New Roman"/>
          </w:rPr>
          <w:t xml:space="preserve"> how</w:t>
        </w:r>
      </w:ins>
      <w:ins w:id="1704" w:author="Benton, Deon" w:date="2026-03-10T17:54:00Z" w16du:dateUtc="2026-03-10T22:54:00Z">
        <w:r w:rsidR="00937374">
          <w:rPr>
            <w:rFonts w:ascii="Times New Roman" w:hAnsi="Times New Roman" w:cs="Times New Roman"/>
          </w:rPr>
          <w:t xml:space="preserve"> young</w:t>
        </w:r>
      </w:ins>
      <w:ins w:id="1705" w:author="Benton, Deon" w:date="2026-03-10T17:53:00Z" w16du:dateUtc="2026-03-10T22:53:00Z">
        <w:r w:rsidR="003E497A">
          <w:rPr>
            <w:rFonts w:ascii="Times New Roman" w:hAnsi="Times New Roman" w:cs="Times New Roman"/>
          </w:rPr>
          <w:t xml:space="preserve"> infants</w:t>
        </w:r>
      </w:ins>
      <w:ins w:id="1706" w:author="Benton, Deon" w:date="2026-03-10T18:49:00Z" w16du:dateUtc="2026-03-10T23:49:00Z">
        <w:r w:rsidR="00410230">
          <w:rPr>
            <w:rFonts w:ascii="Times New Roman" w:hAnsi="Times New Roman" w:cs="Times New Roman"/>
          </w:rPr>
          <w:t>—</w:t>
        </w:r>
      </w:ins>
      <w:ins w:id="1707" w:author="Benton, Deon" w:date="2026-03-10T17:55:00Z" w16du:dateUtc="2026-03-10T22:55:00Z">
        <w:r w:rsidR="000D5B81">
          <w:rPr>
            <w:rFonts w:ascii="Times New Roman" w:hAnsi="Times New Roman" w:cs="Times New Roman"/>
          </w:rPr>
          <w:t xml:space="preserve">who </w:t>
        </w:r>
      </w:ins>
      <w:ins w:id="1708" w:author="Benton, Deon" w:date="2026-03-10T18:49:00Z" w16du:dateUtc="2026-03-10T23:49:00Z">
        <w:r w:rsidR="00410230">
          <w:rPr>
            <w:rFonts w:ascii="Times New Roman" w:hAnsi="Times New Roman" w:cs="Times New Roman"/>
          </w:rPr>
          <w:t>may be unable to enact an intentional</w:t>
        </w:r>
      </w:ins>
      <w:ins w:id="1709" w:author="Benton, Deon" w:date="2026-03-10T17:55:00Z" w16du:dateUtc="2026-03-10T22:55:00Z">
        <w:r w:rsidR="000D5B81">
          <w:rPr>
            <w:rFonts w:ascii="Times New Roman" w:hAnsi="Times New Roman" w:cs="Times New Roman"/>
          </w:rPr>
          <w:t xml:space="preserve"> reach themselves</w:t>
        </w:r>
      </w:ins>
      <w:ins w:id="1710" w:author="Benton, Deon" w:date="2026-03-10T18:49:00Z" w16du:dateUtc="2026-03-10T23:49:00Z">
        <w:r w:rsidR="00410230">
          <w:rPr>
            <w:rFonts w:ascii="Times New Roman" w:hAnsi="Times New Roman" w:cs="Times New Roman"/>
          </w:rPr>
          <w:t>—</w:t>
        </w:r>
      </w:ins>
      <w:ins w:id="1711"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1712" w:author="Benton, Deon" w:date="2026-03-10T17:54:00Z" w16du:dateUtc="2026-03-10T22:54:00Z">
        <w:r w:rsidR="00937374">
          <w:rPr>
            <w:rFonts w:ascii="Times New Roman" w:hAnsi="Times New Roman" w:cs="Times New Roman"/>
          </w:rPr>
          <w:t xml:space="preserve"> Li</w:t>
        </w:r>
      </w:ins>
      <w:ins w:id="1713" w:author="Benton, Deon" w:date="2026-03-10T17:55:00Z" w16du:dateUtc="2026-03-10T22:55:00Z">
        <w:r w:rsidR="00937374">
          <w:rPr>
            <w:rFonts w:ascii="Times New Roman" w:hAnsi="Times New Roman" w:cs="Times New Roman"/>
          </w:rPr>
          <w:t>u et al., 2019;</w:t>
        </w:r>
      </w:ins>
      <w:ins w:id="1714" w:author="Benton, Deon" w:date="2026-03-10T17:53:00Z" w16du:dateUtc="2026-03-10T22:53:00Z">
        <w:r w:rsidR="00937374">
          <w:rPr>
            <w:rFonts w:ascii="Times New Roman" w:hAnsi="Times New Roman" w:cs="Times New Roman"/>
          </w:rPr>
          <w:t xml:space="preserve"> Skerry, Carey, &amp; </w:t>
        </w:r>
        <w:proofErr w:type="spellStart"/>
        <w:r w:rsidR="00937374">
          <w:rPr>
            <w:rFonts w:ascii="Times New Roman" w:hAnsi="Times New Roman" w:cs="Times New Roman"/>
          </w:rPr>
          <w:t>Spelke</w:t>
        </w:r>
        <w:proofErr w:type="spellEnd"/>
        <w:r w:rsidR="00937374">
          <w:rPr>
            <w:rFonts w:ascii="Times New Roman" w:hAnsi="Times New Roman" w:cs="Times New Roman"/>
          </w:rPr>
          <w:t>, 2013)</w:t>
        </w:r>
      </w:ins>
      <w:ins w:id="1715" w:author="Benton, Deon" w:date="2026-03-10T17:55:00Z" w16du:dateUtc="2026-03-10T22:55:00Z">
        <w:r w:rsidR="000A4963">
          <w:rPr>
            <w:rFonts w:ascii="Times New Roman" w:hAnsi="Times New Roman" w:cs="Times New Roman"/>
          </w:rPr>
          <w:t>.</w:t>
        </w:r>
      </w:ins>
      <w:ins w:id="1716" w:author="Benton, Deon" w:date="2026-03-10T17:46:00Z" w16du:dateUtc="2026-03-10T22:46:00Z">
        <w:r>
          <w:rPr>
            <w:rFonts w:ascii="Times New Roman" w:hAnsi="Times New Roman" w:cs="Times New Roman"/>
          </w:rPr>
          <w:t xml:space="preserve"> </w:t>
        </w:r>
      </w:ins>
    </w:p>
    <w:p w14:paraId="54F7E61B" w14:textId="5136418A" w:rsidR="00524642" w:rsidDel="004C1969" w:rsidRDefault="000F726E" w:rsidP="00DB1E68">
      <w:pPr>
        <w:spacing w:line="480" w:lineRule="auto"/>
        <w:ind w:firstLine="720"/>
        <w:contextualSpacing/>
        <w:rPr>
          <w:del w:id="1717" w:author="Benton, Deon" w:date="2026-03-10T19:09:00Z" w16du:dateUtc="2026-03-11T00:09:00Z"/>
          <w:rFonts w:ascii="Times New Roman" w:hAnsi="Times New Roman" w:cs="Times New Roman"/>
        </w:rPr>
      </w:pPr>
      <w:ins w:id="1718" w:author="Benton, Deon" w:date="2026-03-10T17:56:00Z" w16du:dateUtc="2026-03-10T22:56:00Z">
        <w:r>
          <w:rPr>
            <w:rFonts w:ascii="Times New Roman" w:hAnsi="Times New Roman" w:cs="Times New Roman"/>
          </w:rPr>
          <w:t>A key difference between these two systems</w:t>
        </w:r>
      </w:ins>
      <w:ins w:id="1719" w:author="Benton, Deon" w:date="2026-03-10T18:02:00Z" w16du:dateUtc="2026-03-10T23:02:00Z">
        <w:r w:rsidR="003633B5">
          <w:rPr>
            <w:rFonts w:ascii="Times New Roman" w:hAnsi="Times New Roman" w:cs="Times New Roman"/>
          </w:rPr>
          <w:t xml:space="preserve"> concerns their onset. </w:t>
        </w:r>
      </w:ins>
      <w:ins w:id="1720"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1721" w:author="Benton, Deon" w:date="2026-03-10T18:29:00Z" w16du:dateUtc="2026-03-10T23:29:00Z">
        <w:r w:rsidR="001E3924">
          <w:rPr>
            <w:rFonts w:ascii="Times New Roman" w:hAnsi="Times New Roman" w:cs="Times New Roman"/>
          </w:rPr>
          <w:t xml:space="preserve"> the activation of the single unit in this group was set to “1”</w:t>
        </w:r>
      </w:ins>
      <w:ins w:id="1722" w:author="Benton, Deon" w:date="2026-03-10T18:03:00Z" w16du:dateUtc="2026-03-10T23:03:00Z">
        <w:r w:rsidR="003633B5">
          <w:rPr>
            <w:rFonts w:ascii="Times New Roman" w:hAnsi="Times New Roman" w:cs="Times New Roman"/>
          </w:rPr>
          <w:t>).</w:t>
        </w:r>
      </w:ins>
      <w:ins w:id="1723" w:author="Benton, Deon" w:date="2026-03-10T18:07:00Z" w16du:dateUtc="2026-03-10T23:07:00Z">
        <w:r w:rsidR="00162040">
          <w:rPr>
            <w:rFonts w:ascii="Times New Roman" w:hAnsi="Times New Roman" w:cs="Times New Roman"/>
          </w:rPr>
          <w:t xml:space="preserve"> </w:t>
        </w:r>
      </w:ins>
      <w:ins w:id="1724" w:author="Benton, Deon" w:date="2026-03-10T18:08:00Z" w16du:dateUtc="2026-03-10T23:08:00Z">
        <w:r w:rsidR="00162040">
          <w:rPr>
            <w:rFonts w:ascii="Times New Roman" w:hAnsi="Times New Roman" w:cs="Times New Roman"/>
          </w:rPr>
          <w:t xml:space="preserve">This </w:t>
        </w:r>
      </w:ins>
      <w:ins w:id="1725" w:author="Benton, Deon" w:date="2026-03-10T18:10:00Z" w16du:dateUtc="2026-03-10T23:10:00Z">
        <w:r w:rsidR="00162040">
          <w:rPr>
            <w:rFonts w:ascii="Times New Roman" w:hAnsi="Times New Roman" w:cs="Times New Roman"/>
          </w:rPr>
          <w:t>is consistent with</w:t>
        </w:r>
      </w:ins>
      <w:ins w:id="1726" w:author="Benton, Deon" w:date="2026-03-10T18:11:00Z" w16du:dateUtc="2026-03-10T23:11:00Z">
        <w:r w:rsidR="00C27F62">
          <w:rPr>
            <w:rFonts w:ascii="Times New Roman" w:hAnsi="Times New Roman" w:cs="Times New Roman"/>
          </w:rPr>
          <w:t xml:space="preserve"> </w:t>
        </w:r>
      </w:ins>
      <w:ins w:id="1727" w:author="Benton, Deon" w:date="2026-03-10T18:12:00Z" w16du:dateUtc="2026-03-10T23:12:00Z">
        <w:r w:rsidR="00C27F62">
          <w:rPr>
            <w:rFonts w:ascii="Times New Roman" w:hAnsi="Times New Roman" w:cs="Times New Roman"/>
          </w:rPr>
          <w:t xml:space="preserve">the fact that </w:t>
        </w:r>
      </w:ins>
      <w:ins w:id="1728" w:author="Benton, Deon" w:date="2026-03-10T18:21:00Z" w16du:dateUtc="2026-03-10T23:21:00Z">
        <w:r w:rsidR="00ED4AB7">
          <w:rPr>
            <w:rFonts w:ascii="Times New Roman" w:hAnsi="Times New Roman" w:cs="Times New Roman"/>
          </w:rPr>
          <w:t>looking is a behavior that awake infants can engage in</w:t>
        </w:r>
      </w:ins>
      <w:ins w:id="1729" w:author="Benton, Deon" w:date="2026-03-10T18:14:00Z" w16du:dateUtc="2026-03-10T23:14:00Z">
        <w:r w:rsidR="004958D3">
          <w:rPr>
            <w:rFonts w:ascii="Times New Roman" w:hAnsi="Times New Roman" w:cs="Times New Roman"/>
          </w:rPr>
          <w:t xml:space="preserve"> </w:t>
        </w:r>
      </w:ins>
      <w:ins w:id="1730" w:author="Benton, Deon" w:date="2026-03-10T18:13:00Z" w16du:dateUtc="2026-03-10T23:13:00Z">
        <w:r w:rsidR="004958D3">
          <w:rPr>
            <w:rFonts w:ascii="Times New Roman" w:hAnsi="Times New Roman" w:cs="Times New Roman"/>
          </w:rPr>
          <w:t>from birth</w:t>
        </w:r>
      </w:ins>
      <w:ins w:id="1731" w:author="Benton, Deon" w:date="2026-03-10T18:21:00Z" w16du:dateUtc="2026-03-10T23:21:00Z">
        <w:r w:rsidR="00ED4AB7">
          <w:rPr>
            <w:rFonts w:ascii="Times New Roman" w:hAnsi="Times New Roman" w:cs="Times New Roman"/>
          </w:rPr>
          <w:t>,</w:t>
        </w:r>
      </w:ins>
      <w:ins w:id="1732" w:author="Benton, Deon" w:date="2026-03-10T18:11:00Z" w16du:dateUtc="2026-03-10T23:11:00Z">
        <w:r w:rsidR="00C27F62">
          <w:rPr>
            <w:rFonts w:ascii="Times New Roman" w:hAnsi="Times New Roman" w:cs="Times New Roman"/>
          </w:rPr>
          <w:t xml:space="preserve"> </w:t>
        </w:r>
      </w:ins>
      <w:ins w:id="1733" w:author="Benton, Deon" w:date="2026-03-10T18:10:00Z" w16du:dateUtc="2026-03-10T23:10:00Z">
        <w:r w:rsidR="00162040">
          <w:rPr>
            <w:rFonts w:ascii="Times New Roman" w:hAnsi="Times New Roman" w:cs="Times New Roman"/>
          </w:rPr>
          <w:t xml:space="preserve">despite </w:t>
        </w:r>
      </w:ins>
      <w:ins w:id="1734" w:author="Benton, Deon" w:date="2026-03-10T18:14:00Z" w16du:dateUtc="2026-03-10T23:14:00Z">
        <w:r w:rsidR="004958D3">
          <w:rPr>
            <w:rFonts w:ascii="Times New Roman" w:hAnsi="Times New Roman" w:cs="Times New Roman"/>
          </w:rPr>
          <w:t xml:space="preserve">early </w:t>
        </w:r>
      </w:ins>
      <w:ins w:id="1735" w:author="Benton, Deon" w:date="2026-03-10T18:10:00Z" w16du:dateUtc="2026-03-10T23:10:00Z">
        <w:r w:rsidR="00162040">
          <w:rPr>
            <w:rFonts w:ascii="Times New Roman" w:hAnsi="Times New Roman" w:cs="Times New Roman"/>
          </w:rPr>
          <w:t xml:space="preserve">poor visual acuity (e.g., Ayzenberg &amp; Behrmann, 2023). </w:t>
        </w:r>
      </w:ins>
      <w:ins w:id="1736" w:author="Benton, Deon" w:date="2026-03-10T18:14:00Z" w16du:dateUtc="2026-03-10T23:14:00Z">
        <w:r w:rsidR="004958D3">
          <w:rPr>
            <w:rFonts w:ascii="Times New Roman" w:hAnsi="Times New Roman" w:cs="Times New Roman"/>
          </w:rPr>
          <w:t>In contrast, the reaching system became</w:t>
        </w:r>
      </w:ins>
      <w:ins w:id="1737"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1738" w:author="Benton, Deon" w:date="2026-03-10T18:14:00Z" w16du:dateUtc="2026-03-10T23:14:00Z">
        <w:r w:rsidR="004958D3">
          <w:rPr>
            <w:rFonts w:ascii="Times New Roman" w:hAnsi="Times New Roman" w:cs="Times New Roman"/>
          </w:rPr>
          <w:t xml:space="preserve"> </w:t>
        </w:r>
        <w:r w:rsidR="004958D3">
          <w:rPr>
            <w:rFonts w:ascii="Times New Roman" w:hAnsi="Times New Roman" w:cs="Times New Roman"/>
          </w:rPr>
          <w:lastRenderedPageBreak/>
          <w:t>only later in a simulation</w:t>
        </w:r>
      </w:ins>
      <w:ins w:id="1739" w:author="Benton, Deon" w:date="2026-03-10T18:15:00Z" w16du:dateUtc="2026-03-10T23:15:00Z">
        <w:r w:rsidR="00AA4760">
          <w:rPr>
            <w:rFonts w:ascii="Times New Roman" w:hAnsi="Times New Roman" w:cs="Times New Roman"/>
          </w:rPr>
          <w:t>.</w:t>
        </w:r>
      </w:ins>
      <w:ins w:id="1740" w:author="Benton, Deon" w:date="2026-03-10T17:58:00Z" w16du:dateUtc="2026-03-10T22:58:00Z">
        <w:r w:rsidR="00296023">
          <w:rPr>
            <w:rFonts w:ascii="Times New Roman" w:hAnsi="Times New Roman" w:cs="Times New Roman"/>
          </w:rPr>
          <w:t xml:space="preserve"> </w:t>
        </w:r>
      </w:ins>
      <w:ins w:id="1741" w:author="Benton, Deon" w:date="2026-03-10T18:24:00Z" w16du:dateUtc="2026-03-10T23:24:00Z">
        <w:r w:rsidR="00186BE8">
          <w:rPr>
            <w:rFonts w:ascii="Times New Roman" w:hAnsi="Times New Roman" w:cs="Times New Roman"/>
          </w:rPr>
          <w:t>This delay captured the</w:t>
        </w:r>
      </w:ins>
      <w:ins w:id="1742" w:author="Benton, Deon" w:date="2026-03-10T18:19:00Z" w16du:dateUtc="2026-03-10T23:19:00Z">
        <w:r w:rsidR="00080691">
          <w:rPr>
            <w:rFonts w:ascii="Times New Roman" w:hAnsi="Times New Roman" w:cs="Times New Roman"/>
          </w:rPr>
          <w:t xml:space="preserve"> fact that reaching emerges later </w:t>
        </w:r>
      </w:ins>
      <w:ins w:id="1743" w:author="Benton, Deon" w:date="2026-03-10T18:20:00Z" w16du:dateUtc="2026-03-10T23:20:00Z">
        <w:r w:rsidR="00080691">
          <w:rPr>
            <w:rFonts w:ascii="Times New Roman" w:hAnsi="Times New Roman" w:cs="Times New Roman"/>
          </w:rPr>
          <w:t>in development than looking, typically</w:t>
        </w:r>
      </w:ins>
      <w:ins w:id="1744" w:author="Benton, Deon" w:date="2026-03-10T18:24:00Z" w16du:dateUtc="2026-03-10T23:24:00Z">
        <w:r w:rsidR="00186BE8">
          <w:rPr>
            <w:rFonts w:ascii="Times New Roman" w:hAnsi="Times New Roman" w:cs="Times New Roman"/>
          </w:rPr>
          <w:t xml:space="preserve"> by</w:t>
        </w:r>
      </w:ins>
      <w:ins w:id="1745" w:author="Benton, Deon" w:date="2026-03-10T18:20:00Z" w16du:dateUtc="2026-03-10T23:20:00Z">
        <w:r w:rsidR="00080691">
          <w:rPr>
            <w:rFonts w:ascii="Times New Roman" w:hAnsi="Times New Roman" w:cs="Times New Roman"/>
          </w:rPr>
          <w:t xml:space="preserve"> around </w:t>
        </w:r>
      </w:ins>
      <w:ins w:id="1746"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1747" w:author="Benton, Deon" w:date="2026-03-10T18:16:00Z" w16du:dateUtc="2026-03-10T23:16:00Z">
        <w:r w:rsidR="00AA4760">
          <w:rPr>
            <w:rFonts w:ascii="Times New Roman" w:hAnsi="Times New Roman" w:cs="Times New Roman"/>
          </w:rPr>
          <w:t>von</w:t>
        </w:r>
      </w:ins>
      <w:ins w:id="1748"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1749" w:author="Benton, Deon" w:date="2026-03-10T18:20:00Z" w16du:dateUtc="2026-03-10T23:20:00Z">
        <w:r w:rsidR="00080691">
          <w:rPr>
            <w:rFonts w:ascii="Times New Roman" w:hAnsi="Times New Roman" w:cs="Times New Roman"/>
          </w:rPr>
          <w:t>).</w:t>
        </w:r>
      </w:ins>
      <w:ins w:id="1750"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1751" w:author="Benton, Deon" w:date="2026-03-10T18:25:00Z" w16du:dateUtc="2026-03-10T23:25:00Z">
        <w:r w:rsidR="00186BE8">
          <w:rPr>
            <w:rFonts w:ascii="Times New Roman" w:hAnsi="Times New Roman" w:cs="Times New Roman"/>
          </w:rPr>
          <w:t xml:space="preserve"> by</w:t>
        </w:r>
      </w:ins>
      <w:ins w:id="1752" w:author="Benton, Deon" w:date="2026-03-10T18:31:00Z" w16du:dateUtc="2026-03-10T23:31:00Z">
        <w:r w:rsidR="00742FC0">
          <w:rPr>
            <w:rFonts w:ascii="Times New Roman" w:hAnsi="Times New Roman" w:cs="Times New Roman"/>
          </w:rPr>
          <w:t xml:space="preserve"> only</w:t>
        </w:r>
      </w:ins>
      <w:ins w:id="1753" w:author="Benton, Deon" w:date="2026-03-10T18:25:00Z" w16du:dateUtc="2026-03-10T23:25:00Z">
        <w:r w:rsidR="00186BE8">
          <w:rPr>
            <w:rFonts w:ascii="Times New Roman" w:hAnsi="Times New Roman" w:cs="Times New Roman"/>
          </w:rPr>
          <w:t xml:space="preserve"> </w:t>
        </w:r>
      </w:ins>
      <w:ins w:id="1754" w:author="Benton, Deon" w:date="2026-03-10T18:30:00Z" w16du:dateUtc="2026-03-10T23:30:00Z">
        <w:r w:rsidR="00F40A74">
          <w:rPr>
            <w:rFonts w:ascii="Times New Roman" w:hAnsi="Times New Roman" w:cs="Times New Roman"/>
          </w:rPr>
          <w:t>allowing the</w:t>
        </w:r>
      </w:ins>
      <w:ins w:id="1755" w:author="Benton, Deon" w:date="2026-03-10T18:25:00Z" w16du:dateUtc="2026-03-10T23:25:00Z">
        <w:r w:rsidR="00687FF6">
          <w:rPr>
            <w:rFonts w:ascii="Times New Roman" w:hAnsi="Times New Roman" w:cs="Times New Roman"/>
          </w:rPr>
          <w:t xml:space="preserve"> Reaching System</w:t>
        </w:r>
      </w:ins>
      <w:ins w:id="1756"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1757" w:author="Benton, Deon" w:date="2026-03-10T18:30:00Z" w16du:dateUtc="2026-03-10T23:30:00Z">
        <w:r w:rsidR="00F40A74">
          <w:rPr>
            <w:rFonts w:ascii="Times New Roman" w:hAnsi="Times New Roman" w:cs="Times New Roman"/>
          </w:rPr>
          <w:t xml:space="preserve"> learning</w:t>
        </w:r>
      </w:ins>
      <w:ins w:id="1758" w:author="Benton, Deon" w:date="2026-03-10T18:28:00Z" w16du:dateUtc="2026-03-10T23:28:00Z">
        <w:r w:rsidR="00BE1F57">
          <w:rPr>
            <w:rFonts w:ascii="Times New Roman" w:hAnsi="Times New Roman" w:cs="Times New Roman"/>
          </w:rPr>
          <w:t xml:space="preserve"> </w:t>
        </w:r>
      </w:ins>
      <w:ins w:id="1759" w:author="Benton, Deon" w:date="2026-03-10T18:30:00Z" w16du:dateUtc="2026-03-10T23:30:00Z">
        <w:r w:rsidR="00F40A74">
          <w:rPr>
            <w:rFonts w:ascii="Times New Roman" w:hAnsi="Times New Roman" w:cs="Times New Roman"/>
          </w:rPr>
          <w:t xml:space="preserve">starting </w:t>
        </w:r>
      </w:ins>
      <w:ins w:id="1760" w:author="Benton, Deon" w:date="2026-03-10T18:25:00Z" w16du:dateUtc="2026-03-10T23:25:00Z">
        <w:r w:rsidR="00687FF6">
          <w:rPr>
            <w:rFonts w:ascii="Times New Roman" w:hAnsi="Times New Roman" w:cs="Times New Roman"/>
          </w:rPr>
          <w:t>at 400 epochs</w:t>
        </w:r>
      </w:ins>
      <w:ins w:id="1761" w:author="Benton, Deon" w:date="2026-03-10T18:29:00Z" w16du:dateUtc="2026-03-10T23:29:00Z">
        <w:r w:rsidR="00BE1F57">
          <w:rPr>
            <w:rFonts w:ascii="Times New Roman" w:hAnsi="Times New Roman" w:cs="Times New Roman"/>
          </w:rPr>
          <w:t>—</w:t>
        </w:r>
      </w:ins>
      <w:ins w:id="1762"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1763" w:author="Benton, Deon" w:date="2026-03-10T18:31:00Z" w16du:dateUtc="2026-03-10T23:31:00Z">
        <w:r w:rsidR="008211D3">
          <w:rPr>
            <w:rFonts w:ascii="Times New Roman" w:hAnsi="Times New Roman" w:cs="Times New Roman"/>
          </w:rPr>
          <w:t xml:space="preserve"> this system</w:t>
        </w:r>
      </w:ins>
      <w:ins w:id="1764" w:author="Benton, Deon" w:date="2026-03-10T18:27:00Z" w16du:dateUtc="2026-03-10T23:27:00Z">
        <w:r w:rsidR="00687FF6">
          <w:rPr>
            <w:rFonts w:ascii="Times New Roman" w:hAnsi="Times New Roman" w:cs="Times New Roman"/>
          </w:rPr>
          <w:t xml:space="preserve"> remained frozen</w:t>
        </w:r>
      </w:ins>
      <w:ins w:id="1765" w:author="Benton, Deon" w:date="2026-03-10T18:29:00Z" w16du:dateUtc="2026-03-10T23:29:00Z">
        <w:r w:rsidR="00BE1F57">
          <w:rPr>
            <w:rFonts w:ascii="Times New Roman" w:hAnsi="Times New Roman" w:cs="Times New Roman"/>
          </w:rPr>
          <w:t xml:space="preserve"> prior to this point</w:t>
        </w:r>
      </w:ins>
      <w:ins w:id="1766"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1767" w:author="Benton, Deon" w:date="2026-03-10T19:09:00Z" w16du:dateUtc="2026-03-11T00:09:00Z">
        <w:r w:rsidR="004C1969" w:rsidRPr="004C1969">
          <w:rPr>
            <w:rFonts w:ascii="Times New Roman" w:hAnsi="Times New Roman" w:cs="Times New Roman"/>
          </w:rPr>
          <w:t xml:space="preserve">. Instead, that influence was 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A76839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768"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1769" w:author="Benton, Deon" w:date="2026-02-27T16:21:00Z" w16du:dateUtc="2026-02-27T22:21:00Z">
        <w:r w:rsidR="00F12553">
          <w:rPr>
            <w:rFonts w:ascii="Times New Roman" w:hAnsi="Times New Roman" w:cs="Times New Roman"/>
          </w:rPr>
          <w:t xml:space="preserve"> is that</w:t>
        </w:r>
      </w:ins>
      <w:ins w:id="1770"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1771" w:author="Benton, Deon" w:date="2026-02-27T16:29:00Z" w16du:dateUtc="2026-02-27T22:29:00Z">
        <w:r w:rsidR="00123CA6">
          <w:rPr>
            <w:rFonts w:ascii="Times New Roman" w:hAnsi="Times New Roman" w:cs="Times New Roman"/>
          </w:rPr>
          <w:t>are</w:t>
        </w:r>
      </w:ins>
      <w:ins w:id="1772"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1773" w:author="Benton, Deon" w:date="2026-02-27T16:23:00Z" w16du:dateUtc="2026-02-27T22:23:00Z">
        <w:r w:rsidR="00F12553">
          <w:rPr>
            <w:rFonts w:ascii="Times New Roman" w:hAnsi="Times New Roman" w:cs="Times New Roman"/>
          </w:rPr>
          <w:t xml:space="preserve"> </w:t>
        </w:r>
      </w:ins>
      <w:del w:id="1774" w:author="Benton, Deon" w:date="2026-02-27T16:24:00Z" w16du:dateUtc="2026-02-27T22:24:00Z">
        <w:r w:rsidDel="00B25E66">
          <w:rPr>
            <w:rFonts w:ascii="Times New Roman" w:hAnsi="Times New Roman" w:cs="Times New Roman"/>
          </w:rPr>
          <w:delText xml:space="preserve"> </w:delText>
        </w:r>
      </w:del>
      <w:ins w:id="1775" w:author="Benton, Deon" w:date="2026-02-27T16:22:00Z" w16du:dateUtc="2026-02-27T22:22:00Z">
        <w:r w:rsidR="00F12553">
          <w:rPr>
            <w:rFonts w:ascii="Times New Roman" w:hAnsi="Times New Roman" w:cs="Times New Roman"/>
          </w:rPr>
          <w:t xml:space="preserve">processing and encoding the kinematics of different </w:t>
        </w:r>
      </w:ins>
      <w:ins w:id="1776" w:author="Benton, Deon" w:date="2026-02-27T16:46:00Z" w16du:dateUtc="2026-02-27T22:46:00Z">
        <w:r w:rsidR="005D4226">
          <w:rPr>
            <w:rFonts w:ascii="Times New Roman" w:hAnsi="Times New Roman" w:cs="Times New Roman"/>
          </w:rPr>
          <w:t>movements</w:t>
        </w:r>
      </w:ins>
      <w:ins w:id="1777" w:author="Benton, Deon" w:date="2026-02-27T16:23:00Z" w16du:dateUtc="2026-02-27T22:23:00Z">
        <w:r w:rsidR="00B25E66">
          <w:rPr>
            <w:rFonts w:ascii="Times New Roman" w:hAnsi="Times New Roman" w:cs="Times New Roman"/>
          </w:rPr>
          <w:t xml:space="preserve">, </w:t>
        </w:r>
      </w:ins>
      <w:ins w:id="1778" w:author="Benton, Deon" w:date="2026-02-27T16:22:00Z" w16du:dateUtc="2026-02-27T22:22:00Z">
        <w:r w:rsidR="00F12553">
          <w:rPr>
            <w:rFonts w:ascii="Times New Roman" w:hAnsi="Times New Roman" w:cs="Times New Roman"/>
          </w:rPr>
          <w:t xml:space="preserve">the perceptual appearance of </w:t>
        </w:r>
      </w:ins>
      <w:ins w:id="1779" w:author="Benton, Deon" w:date="2026-02-27T16:23:00Z" w16du:dateUtc="2026-02-27T22:23:00Z">
        <w:r w:rsidR="00B25E66">
          <w:rPr>
            <w:rFonts w:ascii="Times New Roman" w:hAnsi="Times New Roman" w:cs="Times New Roman"/>
          </w:rPr>
          <w:t>the different objects</w:t>
        </w:r>
      </w:ins>
      <w:ins w:id="1780" w:author="Benton, Deon" w:date="2026-02-27T16:25:00Z" w16du:dateUtc="2026-02-27T22:25:00Z">
        <w:r w:rsidR="00B25E66">
          <w:rPr>
            <w:rFonts w:ascii="Times New Roman" w:hAnsi="Times New Roman" w:cs="Times New Roman"/>
          </w:rPr>
          <w:t xml:space="preserve"> and entities</w:t>
        </w:r>
      </w:ins>
      <w:ins w:id="1781" w:author="Benton, Deon" w:date="2026-02-27T16:24:00Z" w16du:dateUtc="2026-02-27T22:24:00Z">
        <w:r w:rsidR="00B25E66">
          <w:rPr>
            <w:rFonts w:ascii="Times New Roman" w:hAnsi="Times New Roman" w:cs="Times New Roman"/>
          </w:rPr>
          <w:t xml:space="preserve"> </w:t>
        </w:r>
      </w:ins>
      <w:ins w:id="1782" w:author="Benton, Deon" w:date="2026-02-27T16:22:00Z" w16du:dateUtc="2026-02-27T22:22:00Z">
        <w:r w:rsidR="00F12553">
          <w:rPr>
            <w:rFonts w:ascii="Times New Roman" w:hAnsi="Times New Roman" w:cs="Times New Roman"/>
          </w:rPr>
          <w:t xml:space="preserve">that engage in those </w:t>
        </w:r>
      </w:ins>
      <w:ins w:id="1783" w:author="Benton, Deon" w:date="2026-02-27T16:46:00Z" w16du:dateUtc="2026-02-27T22:46:00Z">
        <w:r w:rsidR="005D4226">
          <w:rPr>
            <w:rFonts w:ascii="Times New Roman" w:hAnsi="Times New Roman" w:cs="Times New Roman"/>
          </w:rPr>
          <w:t>movements</w:t>
        </w:r>
      </w:ins>
      <w:ins w:id="1784" w:author="Benton, Deon" w:date="2026-02-27T16:24:00Z" w16du:dateUtc="2026-02-27T22:24:00Z">
        <w:r w:rsidR="00B25E66">
          <w:rPr>
            <w:rFonts w:ascii="Times New Roman" w:hAnsi="Times New Roman" w:cs="Times New Roman"/>
          </w:rPr>
          <w:t>, as well as the associative relation</w:t>
        </w:r>
      </w:ins>
      <w:ins w:id="1785" w:author="Benton, Deon" w:date="2026-02-27T16:25:00Z" w16du:dateUtc="2026-02-27T22:25:00Z">
        <w:r w:rsidR="00B25E66">
          <w:rPr>
            <w:rFonts w:ascii="Times New Roman" w:hAnsi="Times New Roman" w:cs="Times New Roman"/>
          </w:rPr>
          <w:t>s</w:t>
        </w:r>
      </w:ins>
      <w:ins w:id="1786" w:author="Benton, Deon" w:date="2026-02-27T16:24:00Z" w16du:dateUtc="2026-02-27T22:24:00Z">
        <w:r w:rsidR="00B25E66">
          <w:rPr>
            <w:rFonts w:ascii="Times New Roman" w:hAnsi="Times New Roman" w:cs="Times New Roman"/>
          </w:rPr>
          <w:t xml:space="preserve"> among the</w:t>
        </w:r>
      </w:ins>
      <w:ins w:id="1787" w:author="Benton, Deon" w:date="2026-02-27T16:29:00Z" w16du:dateUtc="2026-02-27T22:29:00Z">
        <w:r w:rsidR="00123CA6">
          <w:rPr>
            <w:rFonts w:ascii="Times New Roman" w:hAnsi="Times New Roman" w:cs="Times New Roman"/>
          </w:rPr>
          <w:t>se elements</w:t>
        </w:r>
      </w:ins>
      <w:ins w:id="1788" w:author="Benton, Deon" w:date="2026-02-27T16:25:00Z" w16du:dateUtc="2026-02-27T22:25:00Z">
        <w:r w:rsidR="00B25E66">
          <w:rPr>
            <w:rFonts w:ascii="Times New Roman" w:hAnsi="Times New Roman" w:cs="Times New Roman"/>
          </w:rPr>
          <w:t>.</w:t>
        </w:r>
      </w:ins>
      <w:ins w:id="1789" w:author="Benton, Deon" w:date="2026-02-27T16:22:00Z" w16du:dateUtc="2026-02-27T22:22:00Z">
        <w:r w:rsidR="00F12553">
          <w:rPr>
            <w:rFonts w:ascii="Times New Roman" w:hAnsi="Times New Roman" w:cs="Times New Roman"/>
          </w:rPr>
          <w:t xml:space="preserve"> </w:t>
        </w:r>
      </w:ins>
      <w:ins w:id="1790" w:author="Benton, Deon" w:date="2026-02-27T16:26:00Z" w16du:dateUtc="2026-02-27T22:26:00Z">
        <w:r w:rsidR="00864BDF">
          <w:rPr>
            <w:rFonts w:ascii="Times New Roman" w:hAnsi="Times New Roman" w:cs="Times New Roman"/>
          </w:rPr>
          <w:t xml:space="preserve">To implement this aspect of the </w:t>
        </w:r>
      </w:ins>
      <w:ins w:id="1791" w:author="Benton, Deon" w:date="2026-02-27T16:29:00Z" w16du:dateUtc="2026-02-27T22:29:00Z">
        <w:r w:rsidR="00F10356">
          <w:rPr>
            <w:rFonts w:ascii="Times New Roman" w:hAnsi="Times New Roman" w:cs="Times New Roman"/>
          </w:rPr>
          <w:t>proposal</w:t>
        </w:r>
      </w:ins>
      <w:ins w:id="1792" w:author="Benton, Deon" w:date="2026-02-27T16:26:00Z" w16du:dateUtc="2026-02-27T22:26:00Z">
        <w:r w:rsidR="00864BDF">
          <w:rPr>
            <w:rFonts w:ascii="Times New Roman" w:hAnsi="Times New Roman" w:cs="Times New Roman"/>
          </w:rPr>
          <w:t xml:space="preserve"> in the m</w:t>
        </w:r>
      </w:ins>
      <w:ins w:id="1793"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1794" w:author="Benton, Deon" w:date="2026-02-27T16:27:00Z" w16du:dateUtc="2026-02-27T22:27:00Z">
        <w:r w:rsidR="00864BDF">
          <w:rPr>
            <w:rFonts w:ascii="Times New Roman" w:hAnsi="Times New Roman" w:cs="Times New Roman"/>
          </w:rPr>
          <w:t xml:space="preserve"> a model analogue </w:t>
        </w:r>
      </w:ins>
      <w:ins w:id="1795" w:author="Benton, Deon" w:date="2026-02-27T16:29:00Z" w16du:dateUtc="2026-02-27T22:29:00Z">
        <w:r w:rsidR="00F10356">
          <w:rPr>
            <w:rFonts w:ascii="Times New Roman" w:hAnsi="Times New Roman" w:cs="Times New Roman"/>
          </w:rPr>
          <w:t>of the real</w:t>
        </w:r>
      </w:ins>
      <w:ins w:id="1796"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1797" w:author="Benton, Deon" w:date="2026-02-27T16:44:00Z" w16du:dateUtc="2026-02-27T22:44:00Z">
        <w:r w:rsidR="00C04DFD">
          <w:rPr>
            <w:rFonts w:ascii="Times New Roman" w:hAnsi="Times New Roman" w:cs="Times New Roman"/>
          </w:rPr>
          <w:t xml:space="preserve"> Here,</w:t>
        </w:r>
      </w:ins>
      <w:ins w:id="1798" w:author="Benton, Deon" w:date="2026-02-27T16:31:00Z" w16du:dateUtc="2026-02-27T22:31:00Z">
        <w:r w:rsidR="008614DA">
          <w:rPr>
            <w:rFonts w:ascii="Times New Roman" w:hAnsi="Times New Roman" w:cs="Times New Roman"/>
          </w:rPr>
          <w:t xml:space="preserve"> I refer to this </w:t>
        </w:r>
      </w:ins>
      <w:ins w:id="1799" w:author="Benton, Deon" w:date="2026-02-27T16:44:00Z" w16du:dateUtc="2026-02-27T22:44:00Z">
        <w:r w:rsidR="00C04DFD">
          <w:rPr>
            <w:rFonts w:ascii="Times New Roman" w:hAnsi="Times New Roman" w:cs="Times New Roman"/>
          </w:rPr>
          <w:t xml:space="preserve">aspect of </w:t>
        </w:r>
      </w:ins>
      <w:ins w:id="1800" w:author="Benton, Deon" w:date="2026-02-27T16:45:00Z" w16du:dateUtc="2026-02-27T22:45:00Z">
        <w:r w:rsidR="008D0B80">
          <w:rPr>
            <w:rFonts w:ascii="Times New Roman" w:hAnsi="Times New Roman" w:cs="Times New Roman"/>
          </w:rPr>
          <w:t xml:space="preserve">a network’s </w:t>
        </w:r>
      </w:ins>
      <w:ins w:id="1801" w:author="Benton, Deon" w:date="2026-02-27T16:44:00Z" w16du:dateUtc="2026-02-27T22:44:00Z">
        <w:r w:rsidR="00C04DFD">
          <w:rPr>
            <w:rFonts w:ascii="Times New Roman" w:hAnsi="Times New Roman" w:cs="Times New Roman"/>
          </w:rPr>
          <w:t xml:space="preserve">experience </w:t>
        </w:r>
      </w:ins>
      <w:ins w:id="1802" w:author="Benton, Deon" w:date="2026-02-27T16:31:00Z" w16du:dateUtc="2026-02-27T22:31:00Z">
        <w:r w:rsidR="008614DA">
          <w:rPr>
            <w:rFonts w:ascii="Times New Roman" w:hAnsi="Times New Roman" w:cs="Times New Roman"/>
          </w:rPr>
          <w:t xml:space="preserve">as </w:t>
        </w:r>
      </w:ins>
      <w:ins w:id="1803" w:author="Benton, Deon" w:date="2026-02-27T16:44:00Z" w16du:dateUtc="2026-02-27T22:44:00Z">
        <w:r w:rsidR="00C04DFD">
          <w:rPr>
            <w:rFonts w:ascii="Times New Roman" w:hAnsi="Times New Roman" w:cs="Times New Roman"/>
          </w:rPr>
          <w:t xml:space="preserve">the </w:t>
        </w:r>
      </w:ins>
      <w:ins w:id="1804" w:author="Benton, Deon" w:date="2026-02-27T16:31:00Z" w16du:dateUtc="2026-02-27T22:31:00Z">
        <w:r w:rsidR="008614DA">
          <w:rPr>
            <w:rFonts w:ascii="Times New Roman" w:hAnsi="Times New Roman" w:cs="Times New Roman"/>
          </w:rPr>
          <w:t>pretraining</w:t>
        </w:r>
      </w:ins>
      <w:ins w:id="1805"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1806" w:author="Benton, Deon" w:date="2026-02-27T16:31:00Z" w16du:dateUtc="2026-02-27T22:31:00Z">
        <w:r w:rsidR="008614DA">
          <w:rPr>
            <w:rFonts w:ascii="Times New Roman" w:hAnsi="Times New Roman" w:cs="Times New Roman"/>
          </w:rPr>
          <w:t>.</w:t>
        </w:r>
      </w:ins>
      <w:ins w:id="1807"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1808"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1809" w:author="Benton, Deon" w:date="2026-02-27T16:45:00Z" w16du:dateUtc="2026-02-27T22:45:00Z">
        <w:r w:rsidR="00A7703B">
          <w:rPr>
            <w:rFonts w:ascii="Times New Roman" w:hAnsi="Times New Roman" w:cs="Times New Roman"/>
          </w:rPr>
          <w:t xml:space="preserve"> </w:t>
        </w:r>
      </w:ins>
      <w:ins w:id="1810" w:author="Benton, Deon" w:date="2026-02-27T16:32:00Z" w16du:dateUtc="2026-02-27T22:32:00Z">
        <w:r w:rsidR="001335A3">
          <w:rPr>
            <w:rFonts w:ascii="Times New Roman" w:hAnsi="Times New Roman" w:cs="Times New Roman"/>
          </w:rPr>
          <w:t>linearly along a horizontal mo</w:t>
        </w:r>
      </w:ins>
      <w:ins w:id="1811" w:author="Benton, Deon" w:date="2026-02-27T16:33:00Z" w16du:dateUtc="2026-02-27T22:33:00Z">
        <w:r w:rsidR="001335A3">
          <w:rPr>
            <w:rFonts w:ascii="Times New Roman" w:hAnsi="Times New Roman" w:cs="Times New Roman"/>
          </w:rPr>
          <w:t>tion path</w:t>
        </w:r>
      </w:ins>
      <w:ins w:id="1812" w:author="Benton, Deon" w:date="2026-02-27T16:32:00Z" w16du:dateUtc="2026-02-27T22:32:00Z">
        <w:r w:rsidR="00C546B9">
          <w:rPr>
            <w:rFonts w:ascii="Times New Roman" w:hAnsi="Times New Roman" w:cs="Times New Roman"/>
          </w:rPr>
          <w:t xml:space="preserve"> towards the other object</w:t>
        </w:r>
      </w:ins>
      <w:ins w:id="1813" w:author="Benton, Deon" w:date="2026-02-27T16:33:00Z" w16du:dateUtc="2026-02-27T22:33:00Z">
        <w:r w:rsidR="001335A3">
          <w:rPr>
            <w:rFonts w:ascii="Times New Roman" w:hAnsi="Times New Roman" w:cs="Times New Roman"/>
          </w:rPr>
          <w:t>. This event was instantiated by activating</w:t>
        </w:r>
      </w:ins>
      <w:ins w:id="1814"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1815"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1816" w:author="Benton, Deon" w:date="2026-02-27T16:34:00Z" w16du:dateUtc="2026-02-27T22:34:00Z">
        <w:r w:rsidR="001335A3">
          <w:rPr>
            <w:rFonts w:ascii="Times New Roman" w:hAnsi="Times New Roman" w:cs="Times New Roman"/>
          </w:rPr>
          <w:t>Object Left</w:t>
        </w:r>
      </w:ins>
      <w:ins w:id="1817" w:author="Benton, Deon" w:date="2026-02-27T16:52:00Z" w16du:dateUtc="2026-02-27T22:52:00Z">
        <w:r w:rsidR="00BF289A">
          <w:rPr>
            <w:rFonts w:ascii="Times New Roman" w:hAnsi="Times New Roman" w:cs="Times New Roman"/>
          </w:rPr>
          <w:t xml:space="preserve"> and Right</w:t>
        </w:r>
      </w:ins>
      <w:ins w:id="1818" w:author="Benton, Deon" w:date="2026-02-27T16:34:00Z" w16du:dateUtc="2026-02-27T22:34:00Z">
        <w:r w:rsidR="001335A3">
          <w:rPr>
            <w:rFonts w:ascii="Times New Roman" w:hAnsi="Times New Roman" w:cs="Times New Roman"/>
          </w:rPr>
          <w:t xml:space="preserve"> input group</w:t>
        </w:r>
      </w:ins>
      <w:ins w:id="1819" w:author="Benton, Deon" w:date="2026-02-27T16:52:00Z" w16du:dateUtc="2026-02-27T22:52:00Z">
        <w:r w:rsidR="00BF289A">
          <w:rPr>
            <w:rFonts w:ascii="Times New Roman" w:hAnsi="Times New Roman" w:cs="Times New Roman"/>
          </w:rPr>
          <w:t>s</w:t>
        </w:r>
      </w:ins>
      <w:ins w:id="1820"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1821"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1822" w:author="Benton, Deon" w:date="2026-02-27T16:35:00Z" w16du:dateUtc="2026-02-27T22:35:00Z">
        <w:r w:rsidR="008979EA">
          <w:rPr>
            <w:rFonts w:ascii="Times New Roman" w:hAnsi="Times New Roman" w:cs="Times New Roman"/>
          </w:rPr>
          <w:t>input group</w:t>
        </w:r>
      </w:ins>
      <w:ins w:id="1823"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1824" w:author="Benton, Deon" w:date="2026-02-27T16:37:00Z" w16du:dateUtc="2026-02-27T22:37:00Z">
        <w:r w:rsidR="002A2896">
          <w:rPr>
            <w:rFonts w:ascii="Times New Roman" w:hAnsi="Times New Roman" w:cs="Times New Roman"/>
          </w:rPr>
          <w:t xml:space="preserve">Obstacle Height 0 </w:t>
        </w:r>
        <w:r w:rsidR="002A2896">
          <w:rPr>
            <w:rFonts w:ascii="Times New Roman" w:hAnsi="Times New Roman" w:cs="Times New Roman"/>
          </w:rPr>
          <w:lastRenderedPageBreak/>
          <w:t xml:space="preserve">unit in the Obstacle Height input group; the Arc Peak Height 0 unit in the Arc Peak Height input group; the Obstacle Missing unit in the </w:t>
        </w:r>
      </w:ins>
      <w:ins w:id="1825"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1826"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1827"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1828" w:author="Benton, Deon" w:date="2026-02-27T16:49:00Z" w16du:dateUtc="2026-02-27T22:49:00Z">
        <w:r w:rsidR="004916FE">
          <w:rPr>
            <w:rFonts w:ascii="Times New Roman" w:hAnsi="Times New Roman" w:cs="Times New Roman"/>
          </w:rPr>
          <w:t xml:space="preserve"> moved horizontally along a</w:t>
        </w:r>
      </w:ins>
      <w:ins w:id="1829" w:author="Benton, Deon" w:date="2026-02-27T16:50:00Z" w16du:dateUtc="2026-02-27T22:50:00Z">
        <w:r w:rsidR="004916FE">
          <w:rPr>
            <w:rFonts w:ascii="Times New Roman" w:hAnsi="Times New Roman" w:cs="Times New Roman"/>
          </w:rPr>
          <w:t>n</w:t>
        </w:r>
      </w:ins>
      <w:ins w:id="1830" w:author="Benton, Deon" w:date="2026-02-27T16:49:00Z" w16du:dateUtc="2026-02-27T22:49:00Z">
        <w:r w:rsidR="004916FE">
          <w:rPr>
            <w:rFonts w:ascii="Times New Roman" w:hAnsi="Times New Roman" w:cs="Times New Roman"/>
          </w:rPr>
          <w:t xml:space="preserve"> arced path towards</w:t>
        </w:r>
      </w:ins>
      <w:ins w:id="1831" w:author="Benton, Deon" w:date="2026-02-27T16:50:00Z" w16du:dateUtc="2026-02-27T22:50:00Z">
        <w:r w:rsidR="004916FE">
          <w:rPr>
            <w:rFonts w:ascii="Times New Roman" w:hAnsi="Times New Roman" w:cs="Times New Roman"/>
          </w:rPr>
          <w:t xml:space="preserve"> and over an obstacle until it came to rest next to</w:t>
        </w:r>
      </w:ins>
      <w:ins w:id="1832"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1833" w:author="Benton, Deon" w:date="2026-02-27T16:51:00Z" w16du:dateUtc="2026-02-27T22:51:00Z">
        <w:r w:rsidR="004916FE">
          <w:rPr>
            <w:rFonts w:ascii="Times New Roman" w:hAnsi="Times New Roman" w:cs="Times New Roman"/>
          </w:rPr>
          <w:t xml:space="preserve">This event was instantiated by turning on </w:t>
        </w:r>
      </w:ins>
      <w:ins w:id="1834"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1835" w:author="Benton, Deon" w:date="2026-02-27T16:53:00Z" w16du:dateUtc="2026-02-27T22:53:00Z">
        <w:r w:rsidR="00BF289A">
          <w:rPr>
            <w:rFonts w:ascii="Times New Roman" w:hAnsi="Times New Roman" w:cs="Times New Roman"/>
          </w:rPr>
          <w:t>1</w:t>
        </w:r>
      </w:ins>
      <w:ins w:id="1836" w:author="Benton, Deon" w:date="2026-02-27T16:52:00Z" w16du:dateUtc="2026-02-27T22:52:00Z">
        <w:r w:rsidR="00BF289A">
          <w:rPr>
            <w:rFonts w:ascii="Times New Roman" w:hAnsi="Times New Roman" w:cs="Times New Roman"/>
          </w:rPr>
          <w:t xml:space="preserve"> unit in the Obstacle Height input group; the Arc Peak Height </w:t>
        </w:r>
      </w:ins>
      <w:ins w:id="1837" w:author="Benton, Deon" w:date="2026-02-27T16:53:00Z" w16du:dateUtc="2026-02-27T22:53:00Z">
        <w:r w:rsidR="00BF289A">
          <w:rPr>
            <w:rFonts w:ascii="Times New Roman" w:hAnsi="Times New Roman" w:cs="Times New Roman"/>
          </w:rPr>
          <w:t>1</w:t>
        </w:r>
      </w:ins>
      <w:ins w:id="1838" w:author="Benton, Deon" w:date="2026-02-27T16:52:00Z" w16du:dateUtc="2026-02-27T22:52:00Z">
        <w:r w:rsidR="00BF289A">
          <w:rPr>
            <w:rFonts w:ascii="Times New Roman" w:hAnsi="Times New Roman" w:cs="Times New Roman"/>
          </w:rPr>
          <w:t xml:space="preserve"> unit in the Arc Peak Height input group; the Obstacle Mi</w:t>
        </w:r>
      </w:ins>
      <w:ins w:id="1839" w:author="Benton, Deon" w:date="2026-02-27T16:53:00Z" w16du:dateUtc="2026-02-27T22:53:00Z">
        <w:r w:rsidR="00BF289A">
          <w:rPr>
            <w:rFonts w:ascii="Times New Roman" w:hAnsi="Times New Roman" w:cs="Times New Roman"/>
          </w:rPr>
          <w:t>ddle</w:t>
        </w:r>
      </w:ins>
      <w:ins w:id="1840" w:author="Benton, Deon" w:date="2026-02-27T16:52:00Z" w16du:dateUtc="2026-02-27T22:52:00Z">
        <w:r w:rsidR="00BF289A">
          <w:rPr>
            <w:rFonts w:ascii="Times New Roman" w:hAnsi="Times New Roman" w:cs="Times New Roman"/>
          </w:rPr>
          <w:t xml:space="preserve"> unit in the Obstacle Horizontal Spatial Position  group; the </w:t>
        </w:r>
      </w:ins>
      <w:ins w:id="1841" w:author="Benton, Deon" w:date="2026-02-27T16:53:00Z" w16du:dateUtc="2026-02-27T22:53:00Z">
        <w:r w:rsidR="00BF289A">
          <w:rPr>
            <w:rFonts w:ascii="Times New Roman" w:hAnsi="Times New Roman" w:cs="Times New Roman"/>
          </w:rPr>
          <w:t>Small</w:t>
        </w:r>
      </w:ins>
      <w:ins w:id="1842"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1843"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1844"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1845"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1846"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1847"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1848" w:author="Benton, Deon" w:date="2026-02-27T17:01:00Z" w16du:dateUtc="2026-02-27T23:01:00Z">
        <w:r w:rsidR="00130626">
          <w:rPr>
            <w:rFonts w:ascii="Times New Roman" w:hAnsi="Times New Roman" w:cs="Times New Roman"/>
          </w:rPr>
          <w:t xml:space="preserve">move along arced </w:t>
        </w:r>
      </w:ins>
      <w:ins w:id="1849" w:author="Benton, Deon" w:date="2026-02-27T16:55:00Z" w16du:dateUtc="2026-02-27T22:55:00Z">
        <w:r w:rsidR="001A2E10">
          <w:rPr>
            <w:rFonts w:ascii="Times New Roman" w:hAnsi="Times New Roman" w:cs="Times New Roman"/>
          </w:rPr>
          <w:t>(e.g., a</w:t>
        </w:r>
      </w:ins>
      <w:ins w:id="1850" w:author="Benton, Deon" w:date="2026-02-27T16:59:00Z" w16du:dateUtc="2026-02-27T22:59:00Z">
        <w:r w:rsidR="00580981">
          <w:rPr>
            <w:rFonts w:ascii="Times New Roman" w:hAnsi="Times New Roman" w:cs="Times New Roman"/>
          </w:rPr>
          <w:t xml:space="preserve">n object with elongated appendage-like extensions [e.g., a </w:t>
        </w:r>
      </w:ins>
      <w:ins w:id="1851" w:author="Benton, Deon" w:date="2026-02-27T16:55:00Z" w16du:dateUtc="2026-02-27T22:55:00Z">
        <w:r w:rsidR="001A2E10">
          <w:rPr>
            <w:rFonts w:ascii="Times New Roman" w:hAnsi="Times New Roman" w:cs="Times New Roman"/>
          </w:rPr>
          <w:t>sibling</w:t>
        </w:r>
      </w:ins>
      <w:ins w:id="1852" w:author="Benton, Deon" w:date="2026-02-27T16:59:00Z" w16du:dateUtc="2026-02-27T22:59:00Z">
        <w:r w:rsidR="00580981">
          <w:rPr>
            <w:rFonts w:ascii="Times New Roman" w:hAnsi="Times New Roman" w:cs="Times New Roman"/>
          </w:rPr>
          <w:t>]</w:t>
        </w:r>
      </w:ins>
      <w:ins w:id="1853" w:author="Benton, Deon" w:date="2026-02-27T16:55:00Z" w16du:dateUtc="2026-02-27T22:55:00Z">
        <w:r w:rsidR="001A2E10">
          <w:rPr>
            <w:rFonts w:ascii="Times New Roman" w:hAnsi="Times New Roman" w:cs="Times New Roman"/>
          </w:rPr>
          <w:t xml:space="preserve"> jumping over a toy left on the floor or </w:t>
        </w:r>
      </w:ins>
      <w:ins w:id="1854"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1855" w:author="Benton, Deon" w:date="2026-02-27T16:56:00Z" w16du:dateUtc="2026-02-27T22:56:00Z">
        <w:r w:rsidR="00FC216C">
          <w:rPr>
            <w:rFonts w:ascii="Times New Roman" w:hAnsi="Times New Roman" w:cs="Times New Roman"/>
          </w:rPr>
          <w:t xml:space="preserve">(e.g., </w:t>
        </w:r>
      </w:ins>
      <w:ins w:id="1856" w:author="Benton, Deon" w:date="2026-02-27T16:57:00Z" w16du:dateUtc="2026-02-27T22:57:00Z">
        <w:r w:rsidR="00FC216C">
          <w:rPr>
            <w:rFonts w:ascii="Times New Roman" w:hAnsi="Times New Roman" w:cs="Times New Roman"/>
          </w:rPr>
          <w:t>a</w:t>
        </w:r>
      </w:ins>
      <w:ins w:id="1857" w:author="Benton, Deon" w:date="2026-02-27T17:00:00Z" w16du:dateUtc="2026-02-27T23:00:00Z">
        <w:r w:rsidR="00580981">
          <w:rPr>
            <w:rFonts w:ascii="Times New Roman" w:hAnsi="Times New Roman" w:cs="Times New Roman"/>
          </w:rPr>
          <w:t>n object with elongated appendage-like extensions</w:t>
        </w:r>
      </w:ins>
      <w:ins w:id="1858" w:author="Benton, Deon" w:date="2026-02-27T16:57:00Z" w16du:dateUtc="2026-02-27T22:57:00Z">
        <w:r w:rsidR="00FC216C">
          <w:rPr>
            <w:rFonts w:ascii="Times New Roman" w:hAnsi="Times New Roman" w:cs="Times New Roman"/>
          </w:rPr>
          <w:t xml:space="preserve"> </w:t>
        </w:r>
      </w:ins>
      <w:ins w:id="1859"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1860" w:author="Benton, Deon" w:date="2026-02-27T16:57:00Z" w16du:dateUtc="2026-02-27T22:57:00Z">
        <w:r w:rsidR="00FC216C">
          <w:rPr>
            <w:rFonts w:ascii="Times New Roman" w:hAnsi="Times New Roman" w:cs="Times New Roman"/>
          </w:rPr>
          <w:t xml:space="preserve"> mom</w:t>
        </w:r>
      </w:ins>
      <w:ins w:id="1861" w:author="Benton, Deon" w:date="2026-02-27T17:00:00Z" w16du:dateUtc="2026-02-27T23:00:00Z">
        <w:r w:rsidR="00130626">
          <w:rPr>
            <w:rFonts w:ascii="Times New Roman" w:hAnsi="Times New Roman" w:cs="Times New Roman"/>
          </w:rPr>
          <w:t>]</w:t>
        </w:r>
      </w:ins>
      <w:ins w:id="1862" w:author="Benton, Deon" w:date="2026-02-27T16:57:00Z" w16du:dateUtc="2026-02-27T22:57:00Z">
        <w:r w:rsidR="00FC216C">
          <w:rPr>
            <w:rFonts w:ascii="Times New Roman" w:hAnsi="Times New Roman" w:cs="Times New Roman"/>
          </w:rPr>
          <w:t xml:space="preserve"> or a </w:t>
        </w:r>
      </w:ins>
      <w:ins w:id="1863" w:author="Benton, Deon" w:date="2026-02-27T17:01:00Z" w16du:dateUtc="2026-02-27T23:01:00Z">
        <w:r w:rsidR="00130626">
          <w:rPr>
            <w:rFonts w:ascii="Times New Roman" w:hAnsi="Times New Roman" w:cs="Times New Roman"/>
          </w:rPr>
          <w:t xml:space="preserve">rigid, small object </w:t>
        </w:r>
      </w:ins>
      <w:ins w:id="1864" w:author="Benton, Deon" w:date="2026-02-27T17:03:00Z" w16du:dateUtc="2026-02-27T23:03:00Z">
        <w:r w:rsidR="00FA25D6">
          <w:rPr>
            <w:rFonts w:ascii="Times New Roman" w:hAnsi="Times New Roman" w:cs="Times New Roman"/>
          </w:rPr>
          <w:t xml:space="preserve">[e.g., toy car] </w:t>
        </w:r>
      </w:ins>
      <w:ins w:id="1865" w:author="Benton, Deon" w:date="2026-02-27T17:01:00Z" w16du:dateUtc="2026-02-27T23:01:00Z">
        <w:r w:rsidR="00130626">
          <w:rPr>
            <w:rFonts w:ascii="Times New Roman" w:hAnsi="Times New Roman" w:cs="Times New Roman"/>
          </w:rPr>
          <w:t xml:space="preserve">with </w:t>
        </w:r>
      </w:ins>
      <w:ins w:id="1866" w:author="Benton, Deon" w:date="2026-02-27T17:03:00Z" w16du:dateUtc="2026-02-27T23:03:00Z">
        <w:r w:rsidR="00FA25D6">
          <w:rPr>
            <w:rFonts w:ascii="Times New Roman" w:hAnsi="Times New Roman" w:cs="Times New Roman"/>
          </w:rPr>
          <w:t>paired circular elements</w:t>
        </w:r>
      </w:ins>
      <w:ins w:id="1867" w:author="Benton, Deon" w:date="2026-02-27T17:02:00Z" w16du:dateUtc="2026-02-27T23:02:00Z">
        <w:r w:rsidR="00960944">
          <w:rPr>
            <w:rFonts w:ascii="Times New Roman" w:hAnsi="Times New Roman" w:cs="Times New Roman"/>
          </w:rPr>
          <w:t xml:space="preserve"> [e.g., </w:t>
        </w:r>
      </w:ins>
      <w:ins w:id="1868" w:author="Benton, Deon" w:date="2026-02-27T17:04:00Z" w16du:dateUtc="2026-02-27T23:04:00Z">
        <w:r w:rsidR="00FA25D6">
          <w:rPr>
            <w:rFonts w:ascii="Times New Roman" w:hAnsi="Times New Roman" w:cs="Times New Roman"/>
          </w:rPr>
          <w:t>wheels</w:t>
        </w:r>
      </w:ins>
      <w:ins w:id="1869"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1870"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1871"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w:t>
      </w:r>
      <w:r>
        <w:rPr>
          <w:rFonts w:ascii="Times New Roman" w:hAnsi="Times New Roman" w:cs="Times New Roman"/>
        </w:rPr>
        <w:lastRenderedPageBreak/>
        <w:t xml:space="preserve">(i.e., </w:t>
      </w:r>
      <w:ins w:id="1872"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1873"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1874"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337983CE" w:rsidR="00524642" w:rsidRDefault="00414B5B" w:rsidP="00524642">
      <w:pPr>
        <w:spacing w:line="480" w:lineRule="auto"/>
        <w:ind w:firstLine="720"/>
        <w:contextualSpacing/>
        <w:rPr>
          <w:rFonts w:ascii="Times New Roman" w:hAnsi="Times New Roman" w:cs="Times New Roman"/>
        </w:rPr>
      </w:pPr>
      <w:ins w:id="1875" w:author="Benton, Deon" w:date="2026-02-27T17:08:00Z" w16du:dateUtc="2026-02-27T23:08:00Z">
        <w:r>
          <w:rPr>
            <w:rFonts w:ascii="Times New Roman" w:hAnsi="Times New Roman" w:cs="Times New Roman"/>
          </w:rPr>
          <w:t xml:space="preserve">Other key assumptions </w:t>
        </w:r>
      </w:ins>
      <w:ins w:id="1876"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occurs over them than beside them, and </w:t>
        </w:r>
      </w:ins>
      <w:ins w:id="1877" w:author="Benton, Deon" w:date="2026-02-27T17:10:00Z" w16du:dateUtc="2026-02-27T23:10:00Z">
        <w:r w:rsidR="006160C1">
          <w:rPr>
            <w:rFonts w:ascii="Times New Roman" w:hAnsi="Times New Roman" w:cs="Times New Roman"/>
          </w:rPr>
          <w:t>the vertical distance between the apex of the arced motion and the top of an obstacle is</w:t>
        </w:r>
      </w:ins>
      <w:ins w:id="1878"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1879"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1880"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proofErr w:type="gramStart"/>
      <w:ins w:id="1881"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ins>
      <w:r w:rsidR="00524642" w:rsidRPr="00CE5A7B">
        <w:rPr>
          <w:rFonts w:ascii="Times New Roman" w:hAnsi="Times New Roman" w:cs="Times New Roman"/>
        </w:rPr>
        <w:t xml:space="preserve">implemented by assigning a higher learning rate to the incoming and outgoing weights of the </w:t>
      </w:r>
      <w:ins w:id="1882"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1883"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1884"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1885"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1886"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1887"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1888"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1889" w:author="Benton, Deon" w:date="2026-02-27T17:45:00Z" w16du:dateUtc="2026-02-27T23:45:00Z">
        <w:r w:rsidR="00D26206">
          <w:rPr>
            <w:rFonts w:ascii="Times New Roman" w:hAnsi="Times New Roman" w:cs="Times New Roman"/>
          </w:rPr>
          <w:t xml:space="preserve"> (which captured the notion that infants att</w:t>
        </w:r>
      </w:ins>
      <w:ins w:id="1890"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1891"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1892"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1893"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through the learning rate and weight </w:t>
      </w:r>
      <w:r w:rsidR="00524642">
        <w:rPr>
          <w:rFonts w:ascii="Times New Roman" w:hAnsi="Times New Roman" w:cs="Times New Roman"/>
        </w:rPr>
        <w:lastRenderedPageBreak/>
        <w:t>decay aligns with past connectionist modeling work (e.g., Benton, 2024; Singh et al., 2025).</w:t>
      </w:r>
      <w:r w:rsidR="00C963EC">
        <w:rPr>
          <w:rFonts w:ascii="Times New Roman" w:hAnsi="Times New Roman" w:cs="Times New Roman"/>
        </w:rPr>
        <w:t xml:space="preserve"> The last assumption</w:t>
      </w:r>
      <w:ins w:id="1894"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1895" w:author="Benton, Deon" w:date="2026-03-02T11:31:00Z" w16du:dateUtc="2026-03-02T17:31:00Z">
        <w:r w:rsidR="000512B7">
          <w:rPr>
            <w:rFonts w:ascii="Times New Roman" w:hAnsi="Times New Roman" w:cs="Times New Roman"/>
          </w:rPr>
          <w:t>obstacles</w:t>
        </w:r>
      </w:ins>
      <w:ins w:id="1896"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1897"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33060F7F" w:rsidR="00076BA6" w:rsidRDefault="00473BD2" w:rsidP="007F7477">
      <w:pPr>
        <w:spacing w:line="480" w:lineRule="auto"/>
        <w:ind w:firstLine="720"/>
        <w:contextualSpacing/>
        <w:rPr>
          <w:rFonts w:ascii="Times New Roman" w:hAnsi="Times New Roman" w:cs="Times New Roman"/>
        </w:rPr>
      </w:pPr>
      <w:ins w:id="1898" w:author="Benton, Deon" w:date="2026-03-02T13:24:00Z" w16du:dateUtc="2026-03-02T19:24:00Z">
        <w:r>
          <w:rPr>
            <w:rFonts w:ascii="Times New Roman" w:hAnsi="Times New Roman" w:cs="Times New Roman"/>
          </w:rPr>
          <w:t xml:space="preserve">Given that the studies </w:t>
        </w:r>
      </w:ins>
      <w:ins w:id="1899" w:author="Benton, Deon" w:date="2026-03-02T13:46:00Z" w16du:dateUtc="2026-03-02T19:46:00Z">
        <w:r w:rsidR="009F1E54">
          <w:rPr>
            <w:rFonts w:ascii="Times New Roman" w:hAnsi="Times New Roman" w:cs="Times New Roman"/>
          </w:rPr>
          <w:t>associated with</w:t>
        </w:r>
      </w:ins>
      <w:ins w:id="1900" w:author="Benton, Deon" w:date="2026-03-02T13:24:00Z" w16du:dateUtc="2026-03-02T19:24:00Z">
        <w:r>
          <w:rPr>
            <w:rFonts w:ascii="Times New Roman" w:hAnsi="Times New Roman" w:cs="Times New Roman"/>
          </w:rPr>
          <w:t xml:space="preserve"> </w:t>
        </w:r>
      </w:ins>
      <w:ins w:id="1901" w:author="Benton, Deon" w:date="2026-03-02T13:25:00Z" w16du:dateUtc="2026-03-02T19:25:00Z">
        <w:r>
          <w:rPr>
            <w:rFonts w:ascii="Times New Roman" w:hAnsi="Times New Roman" w:cs="Times New Roman"/>
          </w:rPr>
          <w:t>each of the five target findings</w:t>
        </w:r>
      </w:ins>
      <w:ins w:id="1902" w:author="Benton, Deon" w:date="2026-03-02T13:24:00Z" w16du:dateUtc="2026-03-02T19:24:00Z">
        <w:r>
          <w:rPr>
            <w:rFonts w:ascii="Times New Roman" w:hAnsi="Times New Roman" w:cs="Times New Roman"/>
          </w:rPr>
          <w:t>—which the current series of simulations were designed to capture—tested infants at different ages, the</w:t>
        </w:r>
      </w:ins>
      <w:ins w:id="1903" w:author="Benton, Deon" w:date="2026-03-02T13:22:00Z" w16du:dateUtc="2026-03-02T19:22:00Z">
        <w:r w:rsidR="005319EB">
          <w:rPr>
            <w:rFonts w:ascii="Times New Roman" w:hAnsi="Times New Roman" w:cs="Times New Roman"/>
          </w:rPr>
          <w:t xml:space="preserve"> length of the pretraining phase varied across simulations. </w:t>
        </w:r>
      </w:ins>
      <w:ins w:id="1904" w:author="Benton, Deon" w:date="2026-03-02T13:32:00Z" w16du:dateUtc="2026-03-02T19:32:00Z">
        <w:r w:rsidR="00564104">
          <w:rPr>
            <w:rFonts w:ascii="Times New Roman" w:hAnsi="Times New Roman" w:cs="Times New Roman"/>
          </w:rPr>
          <w:t>In particular,</w:t>
        </w:r>
      </w:ins>
      <w:ins w:id="1905" w:author="Benton, Deon" w:date="2026-03-02T13:30:00Z" w16du:dateUtc="2026-03-02T19:30:00Z">
        <w:r w:rsidR="005B4EEF">
          <w:rPr>
            <w:rFonts w:ascii="Times New Roman" w:hAnsi="Times New Roman" w:cs="Times New Roman"/>
          </w:rPr>
          <w:t xml:space="preserve"> pretraining </w:t>
        </w:r>
      </w:ins>
      <w:ins w:id="1906" w:author="Benton, Deon" w:date="2026-03-02T13:17:00Z" w16du:dateUtc="2026-03-02T19:17:00Z">
        <w:r w:rsidR="00452801">
          <w:rPr>
            <w:rFonts w:ascii="Times New Roman" w:hAnsi="Times New Roman" w:cs="Times New Roman"/>
          </w:rPr>
          <w:t>duration was scaled linearly with age</w:t>
        </w:r>
      </w:ins>
      <w:ins w:id="1907" w:author="Benton, Deon" w:date="2026-03-02T14:06:00Z" w16du:dateUtc="2026-03-02T20:06:00Z">
        <w:r w:rsidR="002C7405">
          <w:rPr>
            <w:rFonts w:ascii="Times New Roman" w:hAnsi="Times New Roman" w:cs="Times New Roman"/>
          </w:rPr>
          <w:t xml:space="preserve"> across simulations</w:t>
        </w:r>
      </w:ins>
      <w:ins w:id="1908" w:author="Benton, Deon" w:date="2026-03-02T13:33:00Z" w16du:dateUtc="2026-03-02T19:33:00Z">
        <w:r w:rsidR="00564104">
          <w:rPr>
            <w:rFonts w:ascii="Times New Roman" w:hAnsi="Times New Roman" w:cs="Times New Roman"/>
          </w:rPr>
          <w:t xml:space="preserve">, </w:t>
        </w:r>
      </w:ins>
      <w:ins w:id="1909" w:author="Benton, Deon" w:date="2026-03-02T13:17:00Z" w16du:dateUtc="2026-03-02T19:17:00Z">
        <w:r w:rsidR="00452801">
          <w:rPr>
            <w:rFonts w:ascii="Times New Roman" w:hAnsi="Times New Roman" w:cs="Times New Roman"/>
          </w:rPr>
          <w:t>such that simulations</w:t>
        </w:r>
      </w:ins>
      <w:ins w:id="1910" w:author="Benton, Deon" w:date="2026-03-02T13:30:00Z" w16du:dateUtc="2026-03-02T19:30:00Z">
        <w:r w:rsidR="005B4EEF">
          <w:rPr>
            <w:rFonts w:ascii="Times New Roman" w:hAnsi="Times New Roman" w:cs="Times New Roman"/>
          </w:rPr>
          <w:t xml:space="preserve"> </w:t>
        </w:r>
      </w:ins>
      <w:ins w:id="1911" w:author="Benton, Deon" w:date="2026-03-02T13:33:00Z" w16du:dateUtc="2026-03-02T19:33:00Z">
        <w:r w:rsidR="00564104">
          <w:rPr>
            <w:rFonts w:ascii="Times New Roman" w:hAnsi="Times New Roman" w:cs="Times New Roman"/>
          </w:rPr>
          <w:t>corresponding</w:t>
        </w:r>
      </w:ins>
      <w:ins w:id="1912" w:author="Benton, Deon" w:date="2026-03-02T13:30:00Z" w16du:dateUtc="2026-03-02T19:30:00Z">
        <w:r w:rsidR="005B4EEF">
          <w:rPr>
            <w:rFonts w:ascii="Times New Roman" w:hAnsi="Times New Roman" w:cs="Times New Roman"/>
          </w:rPr>
          <w:t xml:space="preserve"> to studies that tested older ages received </w:t>
        </w:r>
      </w:ins>
      <w:ins w:id="1913" w:author="Benton, Deon" w:date="2026-03-02T13:34:00Z" w16du:dateUtc="2026-03-02T19:34:00Z">
        <w:r w:rsidR="00564104">
          <w:rPr>
            <w:rFonts w:ascii="Times New Roman" w:hAnsi="Times New Roman" w:cs="Times New Roman"/>
          </w:rPr>
          <w:t xml:space="preserve">proportionally </w:t>
        </w:r>
      </w:ins>
      <w:ins w:id="1914" w:author="Benton, Deon" w:date="2026-03-02T13:30:00Z" w16du:dateUtc="2026-03-02T19:30:00Z">
        <w:r w:rsidR="005B4EEF">
          <w:rPr>
            <w:rFonts w:ascii="Times New Roman" w:hAnsi="Times New Roman" w:cs="Times New Roman"/>
          </w:rPr>
          <w:t xml:space="preserve">more pretraining </w:t>
        </w:r>
      </w:ins>
      <w:ins w:id="1915" w:author="Benton, Deon" w:date="2026-03-02T13:34:00Z" w16du:dateUtc="2026-03-02T19:34:00Z">
        <w:r w:rsidR="00564104">
          <w:rPr>
            <w:rFonts w:ascii="Times New Roman" w:hAnsi="Times New Roman" w:cs="Times New Roman"/>
          </w:rPr>
          <w:t>epochs</w:t>
        </w:r>
      </w:ins>
      <w:ins w:id="1916" w:author="Benton, Deon" w:date="2026-03-02T13:30:00Z" w16du:dateUtc="2026-03-02T19:30:00Z">
        <w:r w:rsidR="005B4EEF">
          <w:rPr>
            <w:rFonts w:ascii="Times New Roman" w:hAnsi="Times New Roman" w:cs="Times New Roman"/>
          </w:rPr>
          <w:t xml:space="preserve">. </w:t>
        </w:r>
      </w:ins>
      <w:ins w:id="1917" w:author="Benton, Deon" w:date="2026-03-02T13:17:00Z" w16du:dateUtc="2026-03-02T19:17:00Z">
        <w:r w:rsidR="00452801">
          <w:rPr>
            <w:rFonts w:ascii="Times New Roman" w:hAnsi="Times New Roman" w:cs="Times New Roman"/>
          </w:rPr>
          <w:t xml:space="preserve"> </w:t>
        </w:r>
      </w:ins>
      <w:ins w:id="1918" w:author="Benton, Deon" w:date="2026-03-02T14:11:00Z" w16du:dateUtc="2026-03-02T20:11:00Z">
        <w:r w:rsidR="009E3E0A">
          <w:rPr>
            <w:rFonts w:ascii="Times New Roman" w:hAnsi="Times New Roman" w:cs="Times New Roman"/>
          </w:rPr>
          <w:t xml:space="preserve">As with pretraining duration, the learning rate for </w:t>
        </w:r>
      </w:ins>
      <w:ins w:id="1919"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1920"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1921"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1922" w:author="Benton, Deon" w:date="2026-03-02T14:14:00Z" w16du:dateUtc="2026-03-02T20:14:00Z">
        <w:r w:rsidR="003D48D0">
          <w:rPr>
            <w:rFonts w:ascii="Times New Roman" w:hAnsi="Times New Roman" w:cs="Times New Roman"/>
          </w:rPr>
          <w:t>.</w:t>
        </w:r>
      </w:ins>
      <w:ins w:id="1923" w:author="Benton, Deon" w:date="2026-03-02T14:13:00Z" w16du:dateUtc="2026-03-02T20:13:00Z">
        <w:r w:rsidR="003D48D0">
          <w:rPr>
            <w:rFonts w:ascii="Times New Roman" w:hAnsi="Times New Roman" w:cs="Times New Roman"/>
          </w:rPr>
          <w:t xml:space="preserve">  </w:t>
        </w:r>
      </w:ins>
      <w:ins w:id="1924" w:author="Benton, Deon" w:date="2026-03-02T14:55:00Z" w16du:dateUtc="2026-03-02T20:55:00Z">
        <w:r w:rsidR="00C54E36">
          <w:rPr>
            <w:rFonts w:ascii="Times New Roman" w:hAnsi="Times New Roman" w:cs="Times New Roman"/>
          </w:rPr>
          <w:t xml:space="preserve">In all of the simulations, </w:t>
        </w:r>
      </w:ins>
      <w:del w:id="1925" w:author="Benton, Deon" w:date="2026-03-02T14:55:00Z" w16du:dateUtc="2026-03-02T20:55:00Z">
        <w:r w:rsidR="00EA7F5F" w:rsidDel="00C54E36">
          <w:rPr>
            <w:rFonts w:ascii="Times New Roman" w:hAnsi="Times New Roman" w:cs="Times New Roman"/>
          </w:rPr>
          <w:delText>T</w:delText>
        </w:r>
      </w:del>
      <w:ins w:id="1926" w:author="Benton, Deon" w:date="2026-03-02T14:55:00Z" w16du:dateUtc="2026-03-02T20:55:00Z">
        <w:r w:rsidR="00C54E36">
          <w:rPr>
            <w:rFonts w:ascii="Times New Roman" w:hAnsi="Times New Roman" w:cs="Times New Roman"/>
          </w:rPr>
          <w:t>t</w:t>
        </w:r>
      </w:ins>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1927" w:author="Benton, Deon" w:date="2026-03-02T14:55:00Z" w16du:dateUtc="2026-03-02T20:55:00Z">
        <w:r w:rsidR="00C54E36">
          <w:rPr>
            <w:rFonts w:ascii="Times New Roman" w:hAnsi="Times New Roman" w:cs="Times New Roman"/>
          </w:rPr>
          <w:t xml:space="preserve"> (see </w:t>
        </w:r>
      </w:ins>
      <w:ins w:id="1928" w:author="Benton, Deon" w:date="2026-03-02T14:56:00Z" w16du:dateUtc="2026-03-02T20:56:00Z">
        <w:r w:rsidR="00C54E36">
          <w:rPr>
            <w:rFonts w:ascii="Times New Roman" w:hAnsi="Times New Roman" w:cs="Times New Roman"/>
          </w:rPr>
          <w:t>below for details about the n</w:t>
        </w:r>
      </w:ins>
      <w:ins w:id="1929" w:author="Benton, Deon" w:date="2026-03-02T14:57:00Z" w16du:dateUtc="2026-03-02T20:57:00Z">
        <w:r w:rsidR="00C54E36">
          <w:rPr>
            <w:rFonts w:ascii="Times New Roman" w:hAnsi="Times New Roman" w:cs="Times New Roman"/>
          </w:rPr>
          <w:t xml:space="preserve">ature </w:t>
        </w:r>
      </w:ins>
      <w:ins w:id="1930" w:author="Benton, Deon" w:date="2026-03-02T14:56:00Z" w16du:dateUtc="2026-03-02T20:56:00Z">
        <w:r w:rsidR="00C54E36">
          <w:rPr>
            <w:rFonts w:ascii="Times New Roman" w:hAnsi="Times New Roman" w:cs="Times New Roman"/>
          </w:rPr>
          <w:t>of the habituation experien</w:t>
        </w:r>
      </w:ins>
      <w:ins w:id="1931"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2C9DE7DC"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1932" w:author="Benton, Deon" w:date="2026-03-02T14:58:00Z" w16du:dateUtc="2026-03-02T20:58:00Z">
        <w:r w:rsidR="00FF0FF5">
          <w:rPr>
            <w:rFonts w:ascii="Times New Roman" w:hAnsi="Times New Roman" w:cs="Times New Roman"/>
          </w:rPr>
          <w:t>This is consistent with existing developmental models</w:t>
        </w:r>
      </w:ins>
      <w:ins w:id="1933" w:author="Benton, Deon" w:date="2026-03-02T15:01:00Z" w16du:dateUtc="2026-03-02T21:01:00Z">
        <w:r w:rsidR="00864247">
          <w:rPr>
            <w:rFonts w:ascii="Times New Roman" w:hAnsi="Times New Roman" w:cs="Times New Roman"/>
          </w:rPr>
          <w:t xml:space="preserve">. </w:t>
        </w:r>
      </w:ins>
      <w:ins w:id="1934" w:author="Benton, Deon" w:date="2026-03-02T15:06:00Z" w16du:dateUtc="2026-03-02T21:06:00Z">
        <w:r w:rsidR="00A91FBA">
          <w:rPr>
            <w:rFonts w:ascii="Times New Roman" w:hAnsi="Times New Roman" w:cs="Times New Roman"/>
          </w:rPr>
          <w:t xml:space="preserve">As is typical </w:t>
        </w:r>
      </w:ins>
      <w:ins w:id="1935"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w:t>
        </w:r>
      </w:ins>
      <w:ins w:id="1936"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t>
      </w:r>
      <w:r w:rsidR="00E71E95">
        <w:rPr>
          <w:rFonts w:ascii="Times New Roman" w:hAnsi="Times New Roman" w:cs="Times New Roman"/>
        </w:rPr>
        <w:lastRenderedPageBreak/>
        <w:t xml:space="preserve">why </w:t>
      </w:r>
      <w:ins w:id="1937" w:author="Benton, Deon" w:date="2026-03-02T15:09:00Z" w16du:dateUtc="2026-03-02T21:09:00Z">
        <w:r w:rsidR="00F52B7C">
          <w:rPr>
            <w:rFonts w:ascii="Times New Roman" w:hAnsi="Times New Roman" w:cs="Times New Roman"/>
          </w:rPr>
          <w:t xml:space="preserve">it is </w:t>
        </w:r>
      </w:ins>
      <w:r w:rsidR="002531AE">
        <w:rPr>
          <w:rFonts w:ascii="Times New Roman" w:hAnsi="Times New Roman" w:cs="Times New Roman"/>
        </w:rPr>
        <w:t xml:space="preserve">appropriate to </w:t>
      </w:r>
      <w:ins w:id="1938" w:author="Benton, Deon" w:date="2026-03-02T15:09:00Z" w16du:dateUtc="2026-03-02T21:09:00Z">
        <w:r w:rsidR="00F52B7C">
          <w:rPr>
            <w:rFonts w:ascii="Times New Roman" w:hAnsi="Times New Roman" w:cs="Times New Roman"/>
          </w:rPr>
          <w:t>view</w:t>
        </w:r>
      </w:ins>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king time</w:t>
      </w:r>
      <w:ins w:id="1939"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1940" w:author="Benton, Deon" w:date="2026-03-02T15:09:00Z" w16du:dateUtc="2026-03-02T21:09:00Z">
        <w:r w:rsidR="00F52B7C">
          <w:rPr>
            <w:rFonts w:ascii="Times New Roman" w:hAnsi="Times New Roman" w:cs="Times New Roman"/>
          </w:rPr>
          <w:t>instructive briefl</w:t>
        </w:r>
      </w:ins>
      <w:ins w:id="1941"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1942"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1943"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1944"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1945"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1946"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1947"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1948"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1949" w:author="Benton, Deon" w:date="2026-03-02T15:13:00Z" w16du:dateUtc="2026-03-02T21:13:00Z">
        <w:r w:rsidR="00671B15">
          <w:rPr>
            <w:rFonts w:ascii="Times New Roman" w:hAnsi="Times New Roman" w:cs="Times New Roman"/>
          </w:rPr>
          <w:t>there is a meaningful match between the internal representation and external stimulus.</w:t>
        </w:r>
        <w:r w:rsidR="005D29D3">
          <w:rPr>
            <w:rFonts w:ascii="Times New Roman" w:hAnsi="Times New Roman" w:cs="Times New Roman"/>
          </w:rPr>
          <w:t xml:space="preserve"> </w:t>
        </w:r>
      </w:ins>
      <w:ins w:id="1950" w:author="Benton, Deon" w:date="2026-03-02T15:14:00Z" w16du:dateUtc="2026-03-02T21:14:00Z">
        <w:r w:rsidR="005D29D3">
          <w:rPr>
            <w:rFonts w:ascii="Times New Roman" w:hAnsi="Times New Roman" w:cs="Times New Roman"/>
          </w:rPr>
          <w:t>Given that s</w:t>
        </w:r>
      </w:ins>
      <w:ins w:id="1951" w:author="Benton, Deon" w:date="2026-03-02T15:15:00Z" w16du:dateUtc="2026-03-02T21:15:00Z">
        <w:r w:rsidR="005D29D3">
          <w:rPr>
            <w:rFonts w:ascii="Times New Roman" w:hAnsi="Times New Roman" w:cs="Times New Roman"/>
          </w:rPr>
          <w:t xml:space="preserve">ome amount of time is needed for </w:t>
        </w:r>
      </w:ins>
      <w:ins w:id="1952" w:author="Benton, Deon" w:date="2026-03-02T15:16:00Z" w16du:dateUtc="2026-03-02T21:16:00Z">
        <w:r w:rsidR="00A26747">
          <w:rPr>
            <w:rFonts w:ascii="Times New Roman" w:hAnsi="Times New Roman" w:cs="Times New Roman"/>
          </w:rPr>
          <w:t>infants’</w:t>
        </w:r>
      </w:ins>
      <w:ins w:id="1953" w:author="Benton, Deon" w:date="2026-03-02T15:14:00Z" w16du:dateUtc="2026-03-02T21:14:00Z">
        <w:r w:rsidR="005D29D3">
          <w:rPr>
            <w:rFonts w:ascii="Times New Roman" w:hAnsi="Times New Roman" w:cs="Times New Roman"/>
          </w:rPr>
          <w:t xml:space="preserve"> internal representation</w:t>
        </w:r>
      </w:ins>
      <w:ins w:id="1954" w:author="Benton, Deon" w:date="2026-03-02T15:16:00Z" w16du:dateUtc="2026-03-02T21:16:00Z">
        <w:r w:rsidR="00A26747">
          <w:rPr>
            <w:rFonts w:ascii="Times New Roman" w:hAnsi="Times New Roman" w:cs="Times New Roman"/>
          </w:rPr>
          <w:t xml:space="preserve"> of the external stimulus</w:t>
        </w:r>
      </w:ins>
      <w:ins w:id="1955" w:author="Benton, Deon" w:date="2026-03-02T15:14:00Z" w16du:dateUtc="2026-03-02T21:14:00Z">
        <w:r w:rsidR="005D29D3">
          <w:rPr>
            <w:rFonts w:ascii="Times New Roman" w:hAnsi="Times New Roman" w:cs="Times New Roman"/>
          </w:rPr>
          <w:t xml:space="preserve"> </w:t>
        </w:r>
      </w:ins>
      <w:ins w:id="1956" w:author="Benton, Deon" w:date="2026-03-02T15:15:00Z" w16du:dateUtc="2026-03-02T21:15:00Z">
        <w:r w:rsidR="00A26747">
          <w:rPr>
            <w:rFonts w:ascii="Times New Roman" w:hAnsi="Times New Roman" w:cs="Times New Roman"/>
          </w:rPr>
          <w:t>to be constructed</w:t>
        </w:r>
      </w:ins>
      <w:ins w:id="1957" w:author="Benton, Deon" w:date="2026-03-02T15:14:00Z" w16du:dateUtc="2026-03-02T21:14:00Z">
        <w:r w:rsidR="005D29D3">
          <w:rPr>
            <w:rFonts w:ascii="Times New Roman" w:hAnsi="Times New Roman" w:cs="Times New Roman"/>
          </w:rPr>
          <w:t>,</w:t>
        </w:r>
      </w:ins>
      <w:ins w:id="1958" w:author="Benton, Deon" w:date="2026-03-02T15:15:00Z" w16du:dateUtc="2026-03-02T21:15:00Z">
        <w:r w:rsidR="00A26747">
          <w:rPr>
            <w:rFonts w:ascii="Times New Roman" w:hAnsi="Times New Roman" w:cs="Times New Roman"/>
          </w:rPr>
          <w:t xml:space="preserve"> during the first few trials of the habituation phase</w:t>
        </w:r>
      </w:ins>
      <w:ins w:id="1959"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1960" w:author="Benton, Deon" w:date="2026-03-02T15:17:00Z" w16du:dateUtc="2026-03-02T21:17:00Z">
        <w:r w:rsidR="00824236">
          <w:rPr>
            <w:rFonts w:ascii="Times New Roman" w:hAnsi="Times New Roman" w:cs="Times New Roman"/>
          </w:rPr>
          <w:t xml:space="preserve">A </w:t>
        </w:r>
      </w:ins>
      <w:ins w:id="1961" w:author="Benton, Deon" w:date="2026-03-02T15:18:00Z" w16du:dateUtc="2026-03-02T21:18:00Z">
        <w:r w:rsidR="00824236">
          <w:rPr>
            <w:rFonts w:ascii="Times New Roman" w:hAnsi="Times New Roman" w:cs="Times New Roman"/>
          </w:rPr>
          <w:t>consequence of this is that infants will continue attending to</w:t>
        </w:r>
      </w:ins>
      <w:ins w:id="1962" w:author="Benton, Deon" w:date="2026-03-02T15:19:00Z" w16du:dateUtc="2026-03-02T21:19:00Z">
        <w:r w:rsidR="00824236">
          <w:rPr>
            <w:rFonts w:ascii="Times New Roman" w:hAnsi="Times New Roman" w:cs="Times New Roman"/>
          </w:rPr>
          <w:t xml:space="preserve">—and thus </w:t>
        </w:r>
      </w:ins>
      <w:ins w:id="1963"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1964" w:author="Benton, Deon" w:date="2026-03-02T15:19:00Z" w16du:dateUtc="2026-03-02T21:19:00Z">
        <w:r w:rsidR="00824236">
          <w:rPr>
            <w:rFonts w:ascii="Times New Roman" w:hAnsi="Times New Roman" w:cs="Times New Roman"/>
          </w:rPr>
          <w:t xml:space="preserve"> internal representation of—the external stimulus to the extent that there is a mismatch between the two. </w:t>
        </w:r>
      </w:ins>
      <w:ins w:id="1965" w:author="Benton, Deon" w:date="2026-03-02T15:18:00Z" w16du:dateUtc="2026-03-02T21:18:00Z">
        <w:r w:rsidR="00824236">
          <w:rPr>
            <w:rFonts w:ascii="Times New Roman" w:hAnsi="Times New Roman" w:cs="Times New Roman"/>
          </w:rPr>
          <w:t xml:space="preserve"> </w:t>
        </w:r>
      </w:ins>
      <w:ins w:id="1966"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 is resolved </w:t>
      </w:r>
      <w:ins w:id="1967" w:author="Benton, Deon" w:date="2026-03-02T15:21:00Z" w16du:dateUtc="2026-03-02T21:21:00Z">
        <w:r w:rsidR="00723920">
          <w:rPr>
            <w:rFonts w:ascii="Times New Roman" w:hAnsi="Times New Roman" w:cs="Times New Roman"/>
          </w:rPr>
          <w:t>that infants disengage f</w:t>
        </w:r>
      </w:ins>
      <w:ins w:id="1968" w:author="Benton, Deon" w:date="2026-03-02T15:22:00Z" w16du:dateUtc="2026-03-02T21:22:00Z">
        <w:r w:rsidR="00723920">
          <w:rPr>
            <w:rFonts w:ascii="Times New Roman" w:hAnsi="Times New Roman" w:cs="Times New Roman"/>
          </w:rPr>
          <w:t xml:space="preserve">rom the external stimulus and turn their attention to a new stimulus. </w:t>
        </w:r>
        <w:r w:rsidR="009915E8">
          <w:rPr>
            <w:rFonts w:ascii="Times New Roman" w:hAnsi="Times New Roman" w:cs="Times New Roman"/>
          </w:rPr>
          <w:t xml:space="preserve">It turns out that a similar process plays out in autoencoder models. </w:t>
        </w:r>
      </w:ins>
      <w:ins w:id="1969" w:author="Benton, Deon" w:date="2026-03-02T15:23:00Z" w16du:dateUtc="2026-03-02T21:23:00Z">
        <w:r w:rsidR="009915E8">
          <w:rPr>
            <w:rFonts w:ascii="Times New Roman" w:hAnsi="Times New Roman" w:cs="Times New Roman"/>
          </w:rPr>
          <w:t>Recall that the main task of aut</w:t>
        </w:r>
      </w:ins>
      <w:ins w:id="1970" w:author="Benton, Deon" w:date="2026-03-02T15:24:00Z" w16du:dateUtc="2026-03-02T21:24:00Z">
        <w:r w:rsidR="009915E8">
          <w:rPr>
            <w:rFonts w:ascii="Times New Roman" w:hAnsi="Times New Roman" w:cs="Times New Roman"/>
          </w:rPr>
          <w:t>o</w:t>
        </w:r>
      </w:ins>
      <w:ins w:id="1971" w:author="Benton, Deon" w:date="2026-03-02T15:23:00Z" w16du:dateUtc="2026-03-02T21:23:00Z">
        <w:r w:rsidR="009915E8">
          <w:rPr>
            <w:rFonts w:ascii="Times New Roman" w:hAnsi="Times New Roman" w:cs="Times New Roman"/>
          </w:rPr>
          <w:t xml:space="preserve">encoder models is </w:t>
        </w:r>
      </w:ins>
      <w:ins w:id="1972"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1973" w:author="Benton, Deon" w:date="2026-03-02T15:24:00Z" w16du:dateUtc="2026-03-02T21:24:00Z">
        <w:r w:rsidR="00354B64">
          <w:rPr>
            <w:rFonts w:ascii="Times New Roman" w:hAnsi="Times New Roman" w:cs="Times New Roman"/>
          </w:rPr>
          <w:t xml:space="preserve"> This input is akin to an external stimulus. To achieve this </w:t>
        </w:r>
      </w:ins>
      <w:ins w:id="1974" w:author="Benton, Deon" w:date="2026-03-02T15:28:00Z" w16du:dateUtc="2026-03-02T21:28:00Z">
        <w:r w:rsidR="000A0E69">
          <w:rPr>
            <w:rFonts w:ascii="Times New Roman" w:hAnsi="Times New Roman" w:cs="Times New Roman"/>
          </w:rPr>
          <w:t>objective, these</w:t>
        </w:r>
      </w:ins>
      <w:ins w:id="1975"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1976"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1977"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1978"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1979" w:author="Benton, Deon" w:date="2026-03-02T15:29:00Z" w16du:dateUtc="2026-03-02T21:29:00Z">
        <w:r w:rsidR="00E50B4C">
          <w:rPr>
            <w:rFonts w:ascii="Times New Roman" w:hAnsi="Times New Roman" w:cs="Times New Roman"/>
          </w:rPr>
          <w:t xml:space="preserve">the model’s internal representation of the input. </w:t>
        </w:r>
      </w:ins>
      <w:ins w:id="1980" w:author="Benton, Deon" w:date="2026-03-02T15:26:00Z" w16du:dateUtc="2026-03-02T21:26:00Z">
        <w:r w:rsidR="000A0E69">
          <w:rPr>
            <w:rFonts w:ascii="Times New Roman" w:hAnsi="Times New Roman" w:cs="Times New Roman"/>
          </w:rPr>
          <w:t>Given that learning in an autoencoder continues until the network is able rel</w:t>
        </w:r>
      </w:ins>
      <w:ins w:id="1981" w:author="Benton, Deon" w:date="2026-03-02T15:27:00Z" w16du:dateUtc="2026-03-02T21:27:00Z">
        <w:r w:rsidR="000A0E69">
          <w:rPr>
            <w:rFonts w:ascii="Times New Roman" w:hAnsi="Times New Roman" w:cs="Times New Roman"/>
          </w:rPr>
          <w:t>iably to reproduce the input at the output layer</w:t>
        </w:r>
      </w:ins>
      <w:ins w:id="1982"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1983"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1984"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7BB3849B" w14:textId="5434B064" w:rsidR="00524642" w:rsidRPr="00AE207C" w:rsidRDefault="001D4A75" w:rsidP="007F7477">
      <w:pPr>
        <w:spacing w:line="480" w:lineRule="auto"/>
        <w:ind w:firstLine="720"/>
        <w:contextualSpacing/>
        <w:rPr>
          <w:rFonts w:ascii="Times New Roman" w:hAnsi="Times New Roman" w:cs="Times New Roman"/>
        </w:rPr>
      </w:pPr>
      <w:ins w:id="1985" w:author="Benton, Deon" w:date="2026-03-03T13:28:00Z" w16du:dateUtc="2026-03-03T19:28:00Z">
        <w:r>
          <w:rPr>
            <w:rFonts w:ascii="Times New Roman" w:hAnsi="Times New Roman" w:cs="Times New Roman"/>
          </w:rPr>
          <w:t>The aim</w:t>
        </w:r>
      </w:ins>
      <w:ins w:id="1986" w:author="Benton, Deon" w:date="2026-03-03T14:36:00Z" w16du:dateUtc="2026-03-03T20:36:00Z">
        <w:r w:rsidR="00457D05">
          <w:rPr>
            <w:rFonts w:ascii="Times New Roman" w:hAnsi="Times New Roman" w:cs="Times New Roman"/>
          </w:rPr>
          <w:t>s</w:t>
        </w:r>
      </w:ins>
      <w:ins w:id="1987" w:author="Benton, Deon" w:date="2026-03-03T13:28:00Z" w16du:dateUtc="2026-03-03T19:28:00Z">
        <w:r>
          <w:rPr>
            <w:rFonts w:ascii="Times New Roman" w:hAnsi="Times New Roman" w:cs="Times New Roman"/>
          </w:rPr>
          <w:t xml:space="preserve"> of the following simulations were </w:t>
        </w:r>
      </w:ins>
      <w:ins w:id="1988" w:author="Benton, Deon" w:date="2026-03-03T14:36:00Z" w16du:dateUtc="2026-03-03T20:36:00Z">
        <w:r w:rsidR="00F92D7F">
          <w:rPr>
            <w:rFonts w:ascii="Times New Roman" w:hAnsi="Times New Roman" w:cs="Times New Roman"/>
          </w:rPr>
          <w:t>fivefold</w:t>
        </w:r>
      </w:ins>
      <w:ins w:id="1989" w:author="Benton, Deon" w:date="2026-03-03T13:28:00Z" w16du:dateUtc="2026-03-03T19:28:00Z">
        <w:r>
          <w:rPr>
            <w:rFonts w:ascii="Times New Roman" w:hAnsi="Times New Roman" w:cs="Times New Roman"/>
          </w:rPr>
          <w:t>.</w:t>
        </w:r>
      </w:ins>
      <w:ins w:id="1990" w:author="Benton, Deon" w:date="2026-03-03T13:29:00Z" w16du:dateUtc="2026-03-03T19:29:00Z">
        <w:r>
          <w:rPr>
            <w:rFonts w:ascii="Times New Roman" w:hAnsi="Times New Roman" w:cs="Times New Roman"/>
          </w:rPr>
          <w:t xml:space="preserve"> </w:t>
        </w:r>
      </w:ins>
      <w:ins w:id="1991" w:author="Benton, Deon" w:date="2026-03-03T13:38:00Z" w16du:dateUtc="2026-03-03T19:38:00Z">
        <w:r w:rsidR="00D4193A">
          <w:rPr>
            <w:rFonts w:ascii="Times New Roman" w:hAnsi="Times New Roman" w:cs="Times New Roman"/>
          </w:rPr>
          <w:t>The first</w:t>
        </w:r>
      </w:ins>
      <w:ins w:id="1992" w:author="Benton, Deon" w:date="2026-03-03T13:40:00Z" w16du:dateUtc="2026-03-03T19:40:00Z">
        <w:r w:rsidR="00A94D82">
          <w:rPr>
            <w:rFonts w:ascii="Times New Roman" w:hAnsi="Times New Roman" w:cs="Times New Roman"/>
          </w:rPr>
          <w:t>—and most important—</w:t>
        </w:r>
      </w:ins>
      <w:ins w:id="1993" w:author="Benton, Deon" w:date="2026-03-09T19:00:00Z" w16du:dateUtc="2026-03-10T00:00:00Z">
        <w:r w:rsidR="00E31864">
          <w:rPr>
            <w:rFonts w:ascii="Times New Roman" w:hAnsi="Times New Roman" w:cs="Times New Roman"/>
          </w:rPr>
          <w:t>aim</w:t>
        </w:r>
      </w:ins>
      <w:ins w:id="1994" w:author="Benton, Deon" w:date="2026-03-03T13:38:00Z" w16du:dateUtc="2026-03-03T19:38:00Z">
        <w:r w:rsidR="00D4193A">
          <w:rPr>
            <w:rFonts w:ascii="Times New Roman" w:hAnsi="Times New Roman" w:cs="Times New Roman"/>
          </w:rPr>
          <w:t xml:space="preserve"> was </w:t>
        </w:r>
      </w:ins>
      <w:ins w:id="1995" w:author="Benton, Deon" w:date="2026-03-03T13:29:00Z" w16du:dateUtc="2026-03-03T19:29:00Z">
        <w:r>
          <w:rPr>
            <w:rFonts w:ascii="Times New Roman" w:hAnsi="Times New Roman" w:cs="Times New Roman"/>
          </w:rPr>
          <w:t xml:space="preserve">to determine whether </w:t>
        </w:r>
      </w:ins>
      <w:ins w:id="1996" w:author="Benton, Deon" w:date="2026-03-03T13:30:00Z" w16du:dateUtc="2026-03-03T19:30:00Z">
        <w:r w:rsidR="00102DDA">
          <w:rPr>
            <w:rFonts w:ascii="Times New Roman" w:hAnsi="Times New Roman" w:cs="Times New Roman"/>
          </w:rPr>
          <w:t xml:space="preserve">ALIAS—a connectionist computational instantiation of the </w:t>
        </w:r>
      </w:ins>
      <w:ins w:id="1997" w:author="Benton, Deon" w:date="2026-03-03T13:40:00Z" w16du:dateUtc="2026-03-03T19:40:00Z">
        <w:r w:rsidR="00A94D82">
          <w:rPr>
            <w:rFonts w:ascii="Times New Roman" w:hAnsi="Times New Roman" w:cs="Times New Roman"/>
          </w:rPr>
          <w:lastRenderedPageBreak/>
          <w:t xml:space="preserve">current </w:t>
        </w:r>
      </w:ins>
      <w:ins w:id="1998" w:author="Benton, Deon" w:date="2026-03-03T13:30:00Z" w16du:dateUtc="2026-03-03T19:30:00Z">
        <w:r w:rsidR="00102DDA">
          <w:rPr>
            <w:rFonts w:ascii="Times New Roman" w:hAnsi="Times New Roman" w:cs="Times New Roman"/>
          </w:rPr>
          <w:t xml:space="preserve">proposal—is sufficient to </w:t>
        </w:r>
      </w:ins>
      <w:ins w:id="1999" w:author="Benton, Deon" w:date="2026-03-03T13:32:00Z" w16du:dateUtc="2026-03-03T19:32:00Z">
        <w:r w:rsidR="00102DDA">
          <w:rPr>
            <w:rFonts w:ascii="Times New Roman" w:hAnsi="Times New Roman" w:cs="Times New Roman"/>
          </w:rPr>
          <w:t xml:space="preserve">account for a range of key findings </w:t>
        </w:r>
      </w:ins>
      <w:ins w:id="2000" w:author="Benton, Deon" w:date="2026-03-03T13:34:00Z" w16du:dateUtc="2026-03-03T19:34:00Z">
        <w:r w:rsidR="00785EE2">
          <w:rPr>
            <w:rFonts w:ascii="Times New Roman" w:hAnsi="Times New Roman" w:cs="Times New Roman"/>
          </w:rPr>
          <w:t xml:space="preserve">in </w:t>
        </w:r>
      </w:ins>
      <w:ins w:id="2001" w:author="Benton, Deon" w:date="2026-03-03T13:31:00Z" w16du:dateUtc="2026-03-03T19:31:00Z">
        <w:r w:rsidR="00102DDA">
          <w:rPr>
            <w:rFonts w:ascii="Times New Roman" w:hAnsi="Times New Roman" w:cs="Times New Roman"/>
          </w:rPr>
          <w:t xml:space="preserve">studies that </w:t>
        </w:r>
      </w:ins>
      <w:ins w:id="2002" w:author="Benton, Deon" w:date="2026-03-03T13:32:00Z" w16du:dateUtc="2026-03-03T19:32:00Z">
        <w:r w:rsidR="00102DDA">
          <w:rPr>
            <w:rFonts w:ascii="Times New Roman" w:hAnsi="Times New Roman" w:cs="Times New Roman"/>
          </w:rPr>
          <w:t xml:space="preserve">putatively assess infants’ action understanding. </w:t>
        </w:r>
      </w:ins>
      <w:ins w:id="2003" w:author="Benton, Deon" w:date="2026-03-03T13:38:00Z" w16du:dateUtc="2026-03-03T19:38:00Z">
        <w:r w:rsidR="00D4193A">
          <w:rPr>
            <w:rFonts w:ascii="Times New Roman" w:hAnsi="Times New Roman" w:cs="Times New Roman"/>
          </w:rPr>
          <w:t>The second aim was to demonstrate</w:t>
        </w:r>
      </w:ins>
      <w:ins w:id="2004" w:author="Benton, Deon" w:date="2026-03-03T13:45:00Z" w16du:dateUtc="2026-03-03T19:45:00Z">
        <w:r w:rsidR="00EF2B5E">
          <w:rPr>
            <w:rFonts w:ascii="Times New Roman" w:hAnsi="Times New Roman" w:cs="Times New Roman"/>
          </w:rPr>
          <w:t xml:space="preserve"> that ALIAS’</w:t>
        </w:r>
      </w:ins>
      <w:ins w:id="2005" w:author="Benton, Deon" w:date="2026-03-03T13:46:00Z" w16du:dateUtc="2026-03-03T19:46:00Z">
        <w:r w:rsidR="00EF2B5E">
          <w:rPr>
            <w:rFonts w:ascii="Times New Roman" w:hAnsi="Times New Roman" w:cs="Times New Roman"/>
          </w:rPr>
          <w:t xml:space="preserve"> success in capturing these key findings </w:t>
        </w:r>
      </w:ins>
      <w:ins w:id="2006" w:author="Benton, Deon" w:date="2026-03-03T13:48:00Z" w16du:dateUtc="2026-03-03T19:48:00Z">
        <w:r w:rsidR="00DE2443">
          <w:rPr>
            <w:rFonts w:ascii="Times New Roman" w:hAnsi="Times New Roman" w:cs="Times New Roman"/>
          </w:rPr>
          <w:t>wa</w:t>
        </w:r>
      </w:ins>
      <w:ins w:id="2007" w:author="Benton, Deon" w:date="2026-03-03T13:46:00Z" w16du:dateUtc="2026-03-03T19:46:00Z">
        <w:r w:rsidR="00EF2B5E">
          <w:rPr>
            <w:rFonts w:ascii="Times New Roman" w:hAnsi="Times New Roman" w:cs="Times New Roman"/>
          </w:rPr>
          <w:t>s not drive</w:t>
        </w:r>
      </w:ins>
      <w:ins w:id="2008" w:author="Benton, Deon" w:date="2026-03-03T13:48:00Z" w16du:dateUtc="2026-03-03T19:48:00Z">
        <w:r w:rsidR="00DE2443">
          <w:rPr>
            <w:rFonts w:ascii="Times New Roman" w:hAnsi="Times New Roman" w:cs="Times New Roman"/>
          </w:rPr>
          <w:t>n</w:t>
        </w:r>
      </w:ins>
      <w:ins w:id="2009" w:author="Benton, Deon" w:date="2026-03-03T13:46:00Z" w16du:dateUtc="2026-03-03T19:46:00Z">
        <w:r w:rsidR="00EF2B5E">
          <w:rPr>
            <w:rFonts w:ascii="Times New Roman" w:hAnsi="Times New Roman" w:cs="Times New Roman"/>
          </w:rPr>
          <w:t xml:space="preserve"> by in-lab learning alone but </w:t>
        </w:r>
      </w:ins>
      <w:ins w:id="2010" w:author="Benton, Deon" w:date="2026-03-03T14:38:00Z" w16du:dateUtc="2026-03-03T20:38:00Z">
        <w:r w:rsidR="00457D05">
          <w:rPr>
            <w:rFonts w:ascii="Times New Roman" w:hAnsi="Times New Roman" w:cs="Times New Roman"/>
          </w:rPr>
          <w:t>depended instead</w:t>
        </w:r>
      </w:ins>
      <w:ins w:id="2011" w:author="Benton, Deon" w:date="2026-03-03T13:47:00Z" w16du:dateUtc="2026-03-03T19:47:00Z">
        <w:r w:rsidR="00EF2B5E">
          <w:rPr>
            <w:rFonts w:ascii="Times New Roman" w:hAnsi="Times New Roman" w:cs="Times New Roman"/>
          </w:rPr>
          <w:t xml:space="preserve"> on </w:t>
        </w:r>
      </w:ins>
      <w:ins w:id="2012" w:author="Benton, Deon" w:date="2026-03-03T13:48:00Z" w16du:dateUtc="2026-03-03T19:48:00Z">
        <w:r w:rsidR="00DE2443">
          <w:rPr>
            <w:rFonts w:ascii="Times New Roman" w:hAnsi="Times New Roman" w:cs="Times New Roman"/>
          </w:rPr>
          <w:t>pretraining experience</w:t>
        </w:r>
      </w:ins>
      <w:ins w:id="2013" w:author="Benton, Deon" w:date="2026-03-03T13:50:00Z" w16du:dateUtc="2026-03-03T19:50:00Z">
        <w:r w:rsidR="008C15D0">
          <w:rPr>
            <w:rFonts w:ascii="Times New Roman" w:hAnsi="Times New Roman" w:cs="Times New Roman"/>
          </w:rPr>
          <w:t xml:space="preserve"> that approximated infants’ real-world experience</w:t>
        </w:r>
      </w:ins>
      <w:ins w:id="2014" w:author="Benton, Deon" w:date="2026-03-03T13:48:00Z" w16du:dateUtc="2026-03-03T19:48:00Z">
        <w:r w:rsidR="00DE2443">
          <w:rPr>
            <w:rFonts w:ascii="Times New Roman" w:hAnsi="Times New Roman" w:cs="Times New Roman"/>
          </w:rPr>
          <w:t xml:space="preserve"> with different action kinematics</w:t>
        </w:r>
      </w:ins>
      <w:ins w:id="2015" w:author="Benton, Deon" w:date="2026-03-03T13:47:00Z" w16du:dateUtc="2026-03-03T19:47:00Z">
        <w:r w:rsidR="00EF2B5E">
          <w:rPr>
            <w:rFonts w:ascii="Times New Roman" w:hAnsi="Times New Roman" w:cs="Times New Roman"/>
          </w:rPr>
          <w:t xml:space="preserve">. </w:t>
        </w:r>
      </w:ins>
      <w:ins w:id="2016" w:author="Benton, Deon" w:date="2026-03-03T13:51:00Z" w16du:dateUtc="2026-03-03T19:51:00Z">
        <w:r w:rsidR="008C15D0">
          <w:rPr>
            <w:rFonts w:ascii="Times New Roman" w:hAnsi="Times New Roman" w:cs="Times New Roman"/>
          </w:rPr>
          <w:t xml:space="preserve"> </w:t>
        </w:r>
      </w:ins>
      <w:ins w:id="2017" w:author="Benton, Deon" w:date="2026-03-03T14:16:00Z" w16du:dateUtc="2026-03-03T20:16:00Z">
        <w:r w:rsidR="00F87705" w:rsidRPr="00F87705">
          <w:rPr>
            <w:rFonts w:ascii="Times New Roman" w:hAnsi="Times New Roman" w:cs="Times New Roman"/>
          </w:rPr>
          <w:t xml:space="preserve">The third—and related—aim was to determine what role, if any, pretraining experience with arced motion in the absence of obstacles plays in networks’ subsequent habituation and test performance. To provide a stringent test of the current proposal, networks in the first simulation were not exposed to such events. </w:t>
        </w:r>
      </w:ins>
      <w:ins w:id="2018" w:author="Benton, Deon" w:date="2026-03-03T14:17:00Z" w16du:dateUtc="2026-03-03T20:17:00Z">
        <w:r w:rsidR="00416815">
          <w:rPr>
            <w:rFonts w:ascii="Times New Roman" w:hAnsi="Times New Roman" w:cs="Times New Roman"/>
          </w:rPr>
          <w:t>Yet, a limitation of this approach is that i</w:t>
        </w:r>
      </w:ins>
      <w:ins w:id="2019" w:author="Benton, Deon" w:date="2026-03-03T14:37:00Z" w16du:dateUtc="2026-03-03T20:37:00Z">
        <w:r w:rsidR="00457D05">
          <w:rPr>
            <w:rFonts w:ascii="Times New Roman" w:hAnsi="Times New Roman" w:cs="Times New Roman"/>
          </w:rPr>
          <w:t>t</w:t>
        </w:r>
      </w:ins>
      <w:ins w:id="2020" w:author="Benton, Deon" w:date="2026-03-03T14:17:00Z" w16du:dateUtc="2026-03-03T20:17:00Z">
        <w:r w:rsidR="00416815">
          <w:rPr>
            <w:rFonts w:ascii="Times New Roman" w:hAnsi="Times New Roman" w:cs="Times New Roman"/>
          </w:rPr>
          <w:t xml:space="preserve"> likely poorly approximates infants’ real-world experience</w:t>
        </w:r>
      </w:ins>
      <w:ins w:id="2021" w:author="Benton, Deon" w:date="2026-03-03T14:39:00Z" w16du:dateUtc="2026-03-03T20:39:00Z">
        <w:r w:rsidR="003C67CE">
          <w:rPr>
            <w:rFonts w:ascii="Times New Roman" w:hAnsi="Times New Roman" w:cs="Times New Roman"/>
          </w:rPr>
          <w:t>—it seems</w:t>
        </w:r>
      </w:ins>
      <w:ins w:id="2022" w:author="Benton, Deon" w:date="2026-03-03T14:21:00Z" w16du:dateUtc="2026-03-03T20:21:00Z">
        <w:r w:rsidR="00C42363">
          <w:rPr>
            <w:rFonts w:ascii="Times New Roman" w:hAnsi="Times New Roman" w:cs="Times New Roman"/>
          </w:rPr>
          <w:t xml:space="preserve"> likely </w:t>
        </w:r>
      </w:ins>
      <w:ins w:id="2023" w:author="Benton, Deon" w:date="2026-03-03T14:40:00Z" w16du:dateUtc="2026-03-03T20:40:00Z">
        <w:r w:rsidR="003C67CE">
          <w:rPr>
            <w:rFonts w:ascii="Times New Roman" w:hAnsi="Times New Roman" w:cs="Times New Roman"/>
          </w:rPr>
          <w:t xml:space="preserve">that infants </w:t>
        </w:r>
      </w:ins>
      <w:ins w:id="2024" w:author="Benton, Deon" w:date="2026-03-03T14:21:00Z" w16du:dateUtc="2026-03-03T20:21:00Z">
        <w:r w:rsidR="00C42363">
          <w:rPr>
            <w:rFonts w:ascii="Times New Roman" w:hAnsi="Times New Roman" w:cs="Times New Roman"/>
          </w:rPr>
          <w:t xml:space="preserve">observe, </w:t>
        </w:r>
      </w:ins>
      <w:ins w:id="2025" w:author="Benton, Deon" w:date="2026-03-03T14:20:00Z" w16du:dateUtc="2026-03-03T20:20:00Z">
        <w:r w:rsidR="00C42363">
          <w:rPr>
            <w:rFonts w:ascii="Times New Roman" w:hAnsi="Times New Roman" w:cs="Times New Roman"/>
          </w:rPr>
          <w:t xml:space="preserve">even if infrequently, </w:t>
        </w:r>
      </w:ins>
      <w:ins w:id="2026" w:author="Benton, Deon" w:date="2026-03-03T14:16:00Z" w16du:dateUtc="2026-03-03T20:16:00Z">
        <w:r w:rsidR="00F87705" w:rsidRPr="00F87705">
          <w:rPr>
            <w:rFonts w:ascii="Times New Roman" w:hAnsi="Times New Roman" w:cs="Times New Roman"/>
          </w:rPr>
          <w:t>arced motion without obstacles.</w:t>
        </w:r>
      </w:ins>
      <w:ins w:id="2027" w:author="Benton, Deon" w:date="2026-03-03T14:19:00Z" w16du:dateUtc="2026-03-03T20:19:00Z">
        <w:r w:rsidR="00C42363">
          <w:rPr>
            <w:rFonts w:ascii="Times New Roman" w:hAnsi="Times New Roman" w:cs="Times New Roman"/>
          </w:rPr>
          <w:t xml:space="preserve"> </w:t>
        </w:r>
      </w:ins>
      <w:ins w:id="2028" w:author="Benton, Deon" w:date="2026-03-03T14:22:00Z" w16du:dateUtc="2026-03-03T20:22:00Z">
        <w:r w:rsidR="005F3F02">
          <w:rPr>
            <w:rFonts w:ascii="Times New Roman" w:hAnsi="Times New Roman" w:cs="Times New Roman"/>
          </w:rPr>
          <w:t>The fourth</w:t>
        </w:r>
      </w:ins>
      <w:ins w:id="2029" w:author="Benton, Deon" w:date="2026-03-03T14:35:00Z" w16du:dateUtc="2026-03-03T20:35:00Z">
        <w:r w:rsidR="00F92D7F">
          <w:rPr>
            <w:rFonts w:ascii="Times New Roman" w:hAnsi="Times New Roman" w:cs="Times New Roman"/>
          </w:rPr>
          <w:t xml:space="preserve"> </w:t>
        </w:r>
      </w:ins>
      <w:ins w:id="2030" w:author="Benton, Deon" w:date="2026-03-03T14:22:00Z" w16du:dateUtc="2026-03-03T20:22:00Z">
        <w:r w:rsidR="005F3F02">
          <w:rPr>
            <w:rFonts w:ascii="Times New Roman" w:hAnsi="Times New Roman" w:cs="Times New Roman"/>
          </w:rPr>
          <w:t>aim</w:t>
        </w:r>
      </w:ins>
      <w:ins w:id="2031" w:author="Benton, Deon" w:date="2026-03-03T13:51:00Z" w16du:dateUtc="2026-03-03T19:51:00Z">
        <w:r w:rsidR="008C15D0">
          <w:rPr>
            <w:rFonts w:ascii="Times New Roman" w:hAnsi="Times New Roman" w:cs="Times New Roman"/>
          </w:rPr>
          <w:t xml:space="preserve"> was to test </w:t>
        </w:r>
      </w:ins>
      <w:ins w:id="2032" w:author="Benton, Deon" w:date="2026-03-03T13:52:00Z" w16du:dateUtc="2026-03-03T19:52:00Z">
        <w:r w:rsidR="008C15D0">
          <w:rPr>
            <w:rFonts w:ascii="Times New Roman" w:hAnsi="Times New Roman" w:cs="Times New Roman"/>
          </w:rPr>
          <w:t>whether</w:t>
        </w:r>
        <w:r w:rsidR="00241CF4">
          <w:rPr>
            <w:rFonts w:ascii="Times New Roman" w:hAnsi="Times New Roman" w:cs="Times New Roman"/>
          </w:rPr>
          <w:t xml:space="preserve"> </w:t>
        </w:r>
      </w:ins>
      <w:ins w:id="2033" w:author="Benton, Deon" w:date="2026-03-03T13:55:00Z" w16du:dateUtc="2026-03-03T19:55:00Z">
        <w:r w:rsidR="0000495B">
          <w:rPr>
            <w:rFonts w:ascii="Times New Roman" w:hAnsi="Times New Roman" w:cs="Times New Roman"/>
          </w:rPr>
          <w:t xml:space="preserve">the inclusion of a hidden layer—which was </w:t>
        </w:r>
      </w:ins>
      <w:ins w:id="2034" w:author="Benton, Deon" w:date="2026-03-03T14:21:00Z" w16du:dateUtc="2026-03-03T20:21:00Z">
        <w:r w:rsidR="005F3F02">
          <w:rPr>
            <w:rFonts w:ascii="Times New Roman" w:hAnsi="Times New Roman" w:cs="Times New Roman"/>
          </w:rPr>
          <w:t xml:space="preserve">notably </w:t>
        </w:r>
      </w:ins>
      <w:ins w:id="2035" w:author="Benton, Deon" w:date="2026-03-03T13:55:00Z" w16du:dateUtc="2026-03-03T19:55:00Z">
        <w:r w:rsidR="0000495B">
          <w:rPr>
            <w:rFonts w:ascii="Times New Roman" w:hAnsi="Times New Roman" w:cs="Times New Roman"/>
          </w:rPr>
          <w:t xml:space="preserve">absent in </w:t>
        </w:r>
        <w:proofErr w:type="spellStart"/>
        <w:r w:rsidR="0000495B">
          <w:rPr>
            <w:rFonts w:ascii="Times New Roman" w:hAnsi="Times New Roman" w:cs="Times New Roman"/>
          </w:rPr>
          <w:t>Overwalle’s</w:t>
        </w:r>
        <w:proofErr w:type="spellEnd"/>
        <w:r w:rsidR="0000495B">
          <w:rPr>
            <w:rFonts w:ascii="Times New Roman" w:hAnsi="Times New Roman" w:cs="Times New Roman"/>
          </w:rPr>
          <w:t xml:space="preserve"> (2010) model</w:t>
        </w:r>
      </w:ins>
      <w:ins w:id="2036" w:author="Benton, Deon" w:date="2026-03-03T13:56:00Z" w16du:dateUtc="2026-03-03T19:56:00Z">
        <w:r w:rsidR="0000495B">
          <w:rPr>
            <w:rFonts w:ascii="Times New Roman" w:hAnsi="Times New Roman" w:cs="Times New Roman"/>
          </w:rPr>
          <w:t>—</w:t>
        </w:r>
      </w:ins>
      <w:ins w:id="2037" w:author="Benton, Deon" w:date="2026-03-03T13:55:00Z" w16du:dateUtc="2026-03-03T19:55:00Z">
        <w:r w:rsidR="0000495B">
          <w:rPr>
            <w:rFonts w:ascii="Times New Roman" w:hAnsi="Times New Roman" w:cs="Times New Roman"/>
          </w:rPr>
          <w:t xml:space="preserve">was </w:t>
        </w:r>
      </w:ins>
      <w:ins w:id="2038" w:author="Benton, Deon" w:date="2026-03-03T13:52:00Z" w16du:dateUtc="2026-03-03T19:52:00Z">
        <w:r w:rsidR="00241CF4">
          <w:rPr>
            <w:rFonts w:ascii="Times New Roman" w:hAnsi="Times New Roman" w:cs="Times New Roman"/>
          </w:rPr>
          <w:t>needed for</w:t>
        </w:r>
        <w:r w:rsidR="008C15D0">
          <w:rPr>
            <w:rFonts w:ascii="Times New Roman" w:hAnsi="Times New Roman" w:cs="Times New Roman"/>
          </w:rPr>
          <w:t xml:space="preserve"> </w:t>
        </w:r>
        <w:r w:rsidR="00241CF4">
          <w:rPr>
            <w:rFonts w:ascii="Times New Roman" w:hAnsi="Times New Roman" w:cs="Times New Roman"/>
          </w:rPr>
          <w:t>ALIAS to</w:t>
        </w:r>
        <w:r w:rsidR="008C15D0">
          <w:rPr>
            <w:rFonts w:ascii="Times New Roman" w:hAnsi="Times New Roman" w:cs="Times New Roman"/>
          </w:rPr>
          <w:t xml:space="preserve"> </w:t>
        </w:r>
      </w:ins>
      <w:ins w:id="2039" w:author="Benton, Deon" w:date="2026-03-03T13:56:00Z" w16du:dateUtc="2026-03-03T19:56:00Z">
        <w:r w:rsidR="0000495B">
          <w:rPr>
            <w:rFonts w:ascii="Times New Roman" w:hAnsi="Times New Roman" w:cs="Times New Roman"/>
          </w:rPr>
          <w:t xml:space="preserve">capture a range of </w:t>
        </w:r>
      </w:ins>
      <w:ins w:id="2040" w:author="Benton, Deon" w:date="2026-03-03T13:52:00Z" w16du:dateUtc="2026-03-03T19:52:00Z">
        <w:r w:rsidR="008C15D0">
          <w:rPr>
            <w:rFonts w:ascii="Times New Roman" w:hAnsi="Times New Roman" w:cs="Times New Roman"/>
          </w:rPr>
          <w:t>key findings in this literature</w:t>
        </w:r>
      </w:ins>
      <w:ins w:id="2041" w:author="Benton, Deon" w:date="2026-03-03T13:58:00Z" w16du:dateUtc="2026-03-03T19:58:00Z">
        <w:r w:rsidR="004C2AD2">
          <w:rPr>
            <w:rFonts w:ascii="Times New Roman" w:hAnsi="Times New Roman" w:cs="Times New Roman"/>
          </w:rPr>
          <w:t xml:space="preserve">. If a model </w:t>
        </w:r>
      </w:ins>
      <w:ins w:id="2042" w:author="Benton, Deon" w:date="2026-03-03T14:03:00Z" w16du:dateUtc="2026-03-03T20:03:00Z">
        <w:r w:rsidR="004822A8">
          <w:rPr>
            <w:rFonts w:ascii="Times New Roman" w:hAnsi="Times New Roman" w:cs="Times New Roman"/>
          </w:rPr>
          <w:t>lacking a</w:t>
        </w:r>
      </w:ins>
      <w:ins w:id="2043" w:author="Benton, Deon" w:date="2026-03-03T13:59:00Z" w16du:dateUtc="2026-03-03T19:59:00Z">
        <w:r w:rsidR="004C2AD2">
          <w:rPr>
            <w:rFonts w:ascii="Times New Roman" w:hAnsi="Times New Roman" w:cs="Times New Roman"/>
          </w:rPr>
          <w:t xml:space="preserve"> hidden layer is nonetheless able to capture the</w:t>
        </w:r>
      </w:ins>
      <w:ins w:id="2044" w:author="Benton, Deon" w:date="2026-03-03T14:03:00Z" w16du:dateUtc="2026-03-03T20:03:00Z">
        <w:r w:rsidR="004D6B7F">
          <w:rPr>
            <w:rFonts w:ascii="Times New Roman" w:hAnsi="Times New Roman" w:cs="Times New Roman"/>
          </w:rPr>
          <w:t xml:space="preserve">se findings, </w:t>
        </w:r>
      </w:ins>
      <w:ins w:id="2045" w:author="Benton, Deon" w:date="2026-03-03T13:59:00Z" w16du:dateUtc="2026-03-03T19:59:00Z">
        <w:r w:rsidR="004C2AD2">
          <w:rPr>
            <w:rFonts w:ascii="Times New Roman" w:hAnsi="Times New Roman" w:cs="Times New Roman"/>
          </w:rPr>
          <w:t xml:space="preserve">then this would speak to the explanatory scope of </w:t>
        </w:r>
        <w:proofErr w:type="spellStart"/>
        <w:r w:rsidR="004C2AD2">
          <w:rPr>
            <w:rFonts w:ascii="Times New Roman" w:hAnsi="Times New Roman" w:cs="Times New Roman"/>
          </w:rPr>
          <w:t>Overwalle’s</w:t>
        </w:r>
        <w:proofErr w:type="spellEnd"/>
        <w:r w:rsidR="004C2AD2">
          <w:rPr>
            <w:rFonts w:ascii="Times New Roman" w:hAnsi="Times New Roman" w:cs="Times New Roman"/>
          </w:rPr>
          <w:t xml:space="preserve"> model</w:t>
        </w:r>
      </w:ins>
      <w:ins w:id="2046" w:author="Benton, Deon" w:date="2026-03-03T14:03:00Z" w16du:dateUtc="2026-03-03T20:03:00Z">
        <w:r w:rsidR="00211ACD">
          <w:rPr>
            <w:rFonts w:ascii="Times New Roman" w:hAnsi="Times New Roman" w:cs="Times New Roman"/>
          </w:rPr>
          <w:t xml:space="preserve"> and the necessity of internal repres</w:t>
        </w:r>
      </w:ins>
      <w:ins w:id="2047" w:author="Benton, Deon" w:date="2026-03-03T14:04:00Z" w16du:dateUtc="2026-03-03T20:04:00Z">
        <w:r w:rsidR="00211ACD">
          <w:rPr>
            <w:rFonts w:ascii="Times New Roman" w:hAnsi="Times New Roman" w:cs="Times New Roman"/>
          </w:rPr>
          <w:t>entations</w:t>
        </w:r>
      </w:ins>
      <w:ins w:id="2048" w:author="Benton, Deon" w:date="2026-03-03T14:01:00Z" w16du:dateUtc="2026-03-03T20:01:00Z">
        <w:r w:rsidR="004C2AD2">
          <w:rPr>
            <w:rFonts w:ascii="Times New Roman" w:hAnsi="Times New Roman" w:cs="Times New Roman"/>
          </w:rPr>
          <w:t>. At</w:t>
        </w:r>
      </w:ins>
      <w:ins w:id="2049" w:author="Benton, Deon" w:date="2026-03-03T14:00:00Z" w16du:dateUtc="2026-03-03T20:00:00Z">
        <w:r w:rsidR="004C2AD2">
          <w:rPr>
            <w:rFonts w:ascii="Times New Roman" w:hAnsi="Times New Roman" w:cs="Times New Roman"/>
          </w:rPr>
          <w:t xml:space="preserve"> present</w:t>
        </w:r>
      </w:ins>
      <w:ins w:id="2050" w:author="Benton, Deon" w:date="2026-03-03T14:01:00Z" w16du:dateUtc="2026-03-03T20:01:00Z">
        <w:r w:rsidR="004C2AD2">
          <w:rPr>
            <w:rFonts w:ascii="Times New Roman" w:hAnsi="Times New Roman" w:cs="Times New Roman"/>
          </w:rPr>
          <w:t>,</w:t>
        </w:r>
      </w:ins>
      <w:ins w:id="2051" w:author="Benton, Deon" w:date="2026-03-03T14:04:00Z" w16du:dateUtc="2026-03-03T20:04:00Z">
        <w:r w:rsidR="00CF7353">
          <w:rPr>
            <w:rFonts w:ascii="Times New Roman" w:hAnsi="Times New Roman" w:cs="Times New Roman"/>
          </w:rPr>
          <w:t xml:space="preserve"> however,</w:t>
        </w:r>
      </w:ins>
      <w:ins w:id="2052" w:author="Benton, Deon" w:date="2026-03-03T14:00:00Z" w16du:dateUtc="2026-03-03T20:00:00Z">
        <w:r w:rsidR="004C2AD2">
          <w:rPr>
            <w:rFonts w:ascii="Times New Roman" w:hAnsi="Times New Roman" w:cs="Times New Roman"/>
          </w:rPr>
          <w:t xml:space="preserve"> it remains </w:t>
        </w:r>
      </w:ins>
      <w:ins w:id="2053" w:author="Benton, Deon" w:date="2026-03-03T14:02:00Z" w16du:dateUtc="2026-03-03T20:02:00Z">
        <w:r w:rsidR="004822A8">
          <w:rPr>
            <w:rFonts w:ascii="Times New Roman" w:hAnsi="Times New Roman" w:cs="Times New Roman"/>
          </w:rPr>
          <w:t xml:space="preserve">unclear whether </w:t>
        </w:r>
      </w:ins>
      <w:proofErr w:type="spellStart"/>
      <w:ins w:id="2054" w:author="Benton, Deon" w:date="2026-03-03T14:00:00Z" w16du:dateUtc="2026-03-03T20:00:00Z">
        <w:r w:rsidR="004C2AD2">
          <w:rPr>
            <w:rFonts w:ascii="Times New Roman" w:hAnsi="Times New Roman" w:cs="Times New Roman"/>
          </w:rPr>
          <w:t>Overwalle’s</w:t>
        </w:r>
        <w:proofErr w:type="spellEnd"/>
        <w:r w:rsidR="004C2AD2">
          <w:rPr>
            <w:rFonts w:ascii="Times New Roman" w:hAnsi="Times New Roman" w:cs="Times New Roman"/>
          </w:rPr>
          <w:t xml:space="preserve"> (2010) can account for infants’ looking behavior </w:t>
        </w:r>
      </w:ins>
      <w:ins w:id="2055" w:author="Benton, Deon" w:date="2026-03-03T14:04:00Z" w16du:dateUtc="2026-03-03T20:04:00Z">
        <w:r w:rsidR="00C1152B">
          <w:rPr>
            <w:rFonts w:ascii="Times New Roman" w:hAnsi="Times New Roman" w:cs="Times New Roman"/>
          </w:rPr>
          <w:t xml:space="preserve">in studies </w:t>
        </w:r>
      </w:ins>
      <w:ins w:id="2056" w:author="Benton, Deon" w:date="2026-03-03T14:01:00Z" w16du:dateUtc="2026-03-03T20:01:00Z">
        <w:r w:rsidR="004C2AD2">
          <w:rPr>
            <w:rFonts w:ascii="Times New Roman" w:hAnsi="Times New Roman" w:cs="Times New Roman"/>
          </w:rPr>
          <w:t xml:space="preserve">beyond </w:t>
        </w:r>
      </w:ins>
      <w:ins w:id="2057" w:author="Benton, Deon" w:date="2026-03-03T14:04:00Z" w16du:dateUtc="2026-03-03T20:04:00Z">
        <w:r w:rsidR="00C1152B">
          <w:rPr>
            <w:rFonts w:ascii="Times New Roman" w:hAnsi="Times New Roman" w:cs="Times New Roman"/>
          </w:rPr>
          <w:t xml:space="preserve">that by </w:t>
        </w:r>
      </w:ins>
      <w:ins w:id="2058" w:author="Benton, Deon" w:date="2026-03-03T14:00:00Z" w16du:dateUtc="2026-03-03T20:00:00Z">
        <w:r w:rsidR="004C2AD2">
          <w:rPr>
            <w:rFonts w:ascii="Times New Roman" w:hAnsi="Times New Roman" w:cs="Times New Roman"/>
          </w:rPr>
          <w:t>Gergely et al. (1995).</w:t>
        </w:r>
      </w:ins>
      <w:ins w:id="2059" w:author="Benton, Deon" w:date="2026-03-03T14:07:00Z" w16du:dateUtc="2026-03-03T20:07:00Z">
        <w:r w:rsidR="00A02315">
          <w:rPr>
            <w:rFonts w:ascii="Times New Roman" w:hAnsi="Times New Roman" w:cs="Times New Roman"/>
          </w:rPr>
          <w:t xml:space="preserve"> </w:t>
        </w:r>
      </w:ins>
      <w:ins w:id="2060" w:author="Benton, Deon" w:date="2026-03-03T16:14:00Z" w16du:dateUtc="2026-03-03T22:14:00Z">
        <w:r w:rsidR="00BC6780">
          <w:rPr>
            <w:rFonts w:ascii="Times New Roman" w:hAnsi="Times New Roman" w:cs="Times New Roman"/>
          </w:rPr>
          <w:t>The final</w:t>
        </w:r>
      </w:ins>
      <w:ins w:id="2061" w:author="Benton, Deon" w:date="2026-03-03T14:22:00Z" w16du:dateUtc="2026-03-03T20:22:00Z">
        <w:r w:rsidR="005F3F02">
          <w:rPr>
            <w:rFonts w:ascii="Times New Roman" w:hAnsi="Times New Roman" w:cs="Times New Roman"/>
          </w:rPr>
          <w:t xml:space="preserve"> aim was to determine </w:t>
        </w:r>
      </w:ins>
      <w:ins w:id="2062" w:author="Benton, Deon" w:date="2026-03-03T14:23:00Z" w16du:dateUtc="2026-03-03T20:23:00Z">
        <w:r w:rsidR="005F3F02">
          <w:rPr>
            <w:rFonts w:ascii="Times New Roman" w:hAnsi="Times New Roman" w:cs="Times New Roman"/>
          </w:rPr>
          <w:t xml:space="preserve">whether it </w:t>
        </w:r>
      </w:ins>
      <w:ins w:id="2063" w:author="Benton, Deon" w:date="2026-03-03T14:25:00Z" w16du:dateUtc="2026-03-03T20:25:00Z">
        <w:r w:rsidR="00A1134F">
          <w:rPr>
            <w:rFonts w:ascii="Times New Roman" w:hAnsi="Times New Roman" w:cs="Times New Roman"/>
          </w:rPr>
          <w:t>was</w:t>
        </w:r>
      </w:ins>
      <w:ins w:id="2064"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065" w:author="Benton, Deon" w:date="2026-03-03T14:24:00Z" w16du:dateUtc="2026-03-03T20:24:00Z">
        <w:r w:rsidR="001C3E68">
          <w:rPr>
            <w:rFonts w:ascii="Times New Roman" w:hAnsi="Times New Roman" w:cs="Times New Roman"/>
          </w:rPr>
          <w:t xml:space="preserve"> are more salient when they occur directly beneath</w:t>
        </w:r>
      </w:ins>
      <w:ins w:id="2066" w:author="Benton, Deon" w:date="2026-03-03T14:32:00Z" w16du:dateUtc="2026-03-03T20:32:00Z">
        <w:r w:rsidR="00BB0FD1">
          <w:rPr>
            <w:rFonts w:ascii="Times New Roman" w:hAnsi="Times New Roman" w:cs="Times New Roman"/>
          </w:rPr>
          <w:t xml:space="preserve">, rather than </w:t>
        </w:r>
      </w:ins>
      <w:ins w:id="2067" w:author="Benton, Deon" w:date="2026-03-03T14:33:00Z" w16du:dateUtc="2026-03-03T20:33:00Z">
        <w:r w:rsidR="00BB0FD1">
          <w:rPr>
            <w:rFonts w:ascii="Times New Roman" w:hAnsi="Times New Roman" w:cs="Times New Roman"/>
          </w:rPr>
          <w:t>to the side of</w:t>
        </w:r>
      </w:ins>
      <w:ins w:id="2068" w:author="Benton, Deon" w:date="2026-03-03T14:32:00Z" w16du:dateUtc="2026-03-03T20:32:00Z">
        <w:r w:rsidR="00BB0FD1">
          <w:rPr>
            <w:rFonts w:ascii="Times New Roman" w:hAnsi="Times New Roman" w:cs="Times New Roman"/>
          </w:rPr>
          <w:t>,</w:t>
        </w:r>
      </w:ins>
      <w:ins w:id="2069" w:author="Benton, Deon" w:date="2026-03-03T14:24:00Z" w16du:dateUtc="2026-03-03T20:24:00Z">
        <w:r w:rsidR="001C3E68">
          <w:rPr>
            <w:rFonts w:ascii="Times New Roman" w:hAnsi="Times New Roman" w:cs="Times New Roman"/>
          </w:rPr>
          <w:t xml:space="preserve"> arced motion</w:t>
        </w:r>
      </w:ins>
      <w:ins w:id="2070" w:author="Benton, Deon" w:date="2026-03-03T14:23:00Z" w16du:dateUtc="2026-03-03T20:23:00Z">
        <w:r w:rsidR="001C3E68">
          <w:rPr>
            <w:rFonts w:ascii="Times New Roman" w:hAnsi="Times New Roman" w:cs="Times New Roman"/>
          </w:rPr>
          <w:t xml:space="preserve"> </w:t>
        </w:r>
      </w:ins>
      <w:ins w:id="2071" w:author="Benton, Deon" w:date="2026-03-03T14:24:00Z" w16du:dateUtc="2026-03-03T20:24:00Z">
        <w:r w:rsidR="001C3E68">
          <w:rPr>
            <w:rFonts w:ascii="Times New Roman" w:hAnsi="Times New Roman" w:cs="Times New Roman"/>
          </w:rPr>
          <w:t>for ALIAS</w:t>
        </w:r>
      </w:ins>
      <w:ins w:id="2072" w:author="Benton, Deon" w:date="2026-03-03T14:23:00Z" w16du:dateUtc="2026-03-03T20:23:00Z">
        <w:r w:rsidR="001C3E68">
          <w:rPr>
            <w:rFonts w:ascii="Times New Roman" w:hAnsi="Times New Roman" w:cs="Times New Roman"/>
          </w:rPr>
          <w:t xml:space="preserve"> to capture the target findings. </w:t>
        </w:r>
      </w:ins>
      <w:ins w:id="2073" w:author="Benton, Deon" w:date="2026-03-03T14:26:00Z" w16du:dateUtc="2026-03-03T20:26:00Z">
        <w:r w:rsidR="00A1134F">
          <w:rPr>
            <w:rFonts w:ascii="Times New Roman" w:hAnsi="Times New Roman" w:cs="Times New Roman"/>
          </w:rPr>
          <w:t xml:space="preserve">If ALIAS </w:t>
        </w:r>
      </w:ins>
      <w:ins w:id="2074" w:author="Benton, Deon" w:date="2026-03-03T14:33:00Z" w16du:dateUtc="2026-03-03T20:33:00Z">
        <w:r w:rsidR="00F92D7F">
          <w:rPr>
            <w:rFonts w:ascii="Times New Roman" w:hAnsi="Times New Roman" w:cs="Times New Roman"/>
          </w:rPr>
          <w:t>accounts for these findings more successfully</w:t>
        </w:r>
      </w:ins>
      <w:ins w:id="2075" w:author="Benton, Deon" w:date="2026-03-03T14:26:00Z" w16du:dateUtc="2026-03-03T20:26:00Z">
        <w:r w:rsidR="00A1134F">
          <w:rPr>
            <w:rFonts w:ascii="Times New Roman" w:hAnsi="Times New Roman" w:cs="Times New Roman"/>
          </w:rPr>
          <w:t xml:space="preserve"> when </w:t>
        </w:r>
      </w:ins>
      <w:ins w:id="2076" w:author="Benton, Deon" w:date="2026-03-03T14:30:00Z" w16du:dateUtc="2026-03-03T20:30:00Z">
        <w:r w:rsidR="005048EE">
          <w:rPr>
            <w:rFonts w:ascii="Times New Roman" w:hAnsi="Times New Roman" w:cs="Times New Roman"/>
          </w:rPr>
          <w:t>differential salience is i</w:t>
        </w:r>
      </w:ins>
      <w:ins w:id="2077" w:author="Benton, Deon" w:date="2026-03-03T14:33:00Z" w16du:dateUtc="2026-03-03T20:33:00Z">
        <w:r w:rsidR="00F92D7F">
          <w:rPr>
            <w:rFonts w:ascii="Times New Roman" w:hAnsi="Times New Roman" w:cs="Times New Roman"/>
          </w:rPr>
          <w:t>mplemented</w:t>
        </w:r>
      </w:ins>
      <w:ins w:id="2078" w:author="Benton, Deon" w:date="2026-03-03T14:30:00Z" w16du:dateUtc="2026-03-03T20:30:00Z">
        <w:r w:rsidR="005048EE">
          <w:rPr>
            <w:rFonts w:ascii="Times New Roman" w:hAnsi="Times New Roman" w:cs="Times New Roman"/>
          </w:rPr>
          <w:t xml:space="preserve"> than when </w:t>
        </w:r>
      </w:ins>
      <w:ins w:id="2079" w:author="Benton, Deon" w:date="2026-03-03T14:34:00Z" w16du:dateUtc="2026-03-03T20:34:00Z">
        <w:r w:rsidR="00F92D7F">
          <w:rPr>
            <w:rFonts w:ascii="Times New Roman" w:hAnsi="Times New Roman" w:cs="Times New Roman"/>
          </w:rPr>
          <w:t>salience is removed as a factor</w:t>
        </w:r>
      </w:ins>
      <w:ins w:id="2080" w:author="Benton, Deon" w:date="2026-03-03T14:35:00Z" w16du:dateUtc="2026-03-03T20:35:00Z">
        <w:r w:rsidR="00F92D7F">
          <w:rPr>
            <w:rFonts w:ascii="Times New Roman" w:hAnsi="Times New Roman" w:cs="Times New Roman"/>
          </w:rPr>
          <w:t xml:space="preserve"> altogether</w:t>
        </w:r>
      </w:ins>
      <w:ins w:id="2081" w:author="Benton, Deon" w:date="2026-03-03T14:27:00Z" w16du:dateUtc="2026-03-03T20:27:00Z">
        <w:r w:rsidR="00371F66">
          <w:rPr>
            <w:rFonts w:ascii="Times New Roman" w:hAnsi="Times New Roman" w:cs="Times New Roman"/>
          </w:rPr>
          <w:t xml:space="preserve">, </w:t>
        </w:r>
      </w:ins>
      <w:ins w:id="2082" w:author="Benton, Deon" w:date="2026-03-03T14:35:00Z" w16du:dateUtc="2026-03-03T20:35:00Z">
        <w:r w:rsidR="00F92D7F">
          <w:rPr>
            <w:rFonts w:ascii="Times New Roman" w:hAnsi="Times New Roman" w:cs="Times New Roman"/>
          </w:rPr>
          <w:t xml:space="preserve">then </w:t>
        </w:r>
      </w:ins>
      <w:ins w:id="2083" w:author="Benton, Deon" w:date="2026-03-03T14:27:00Z" w16du:dateUtc="2026-03-03T20:27:00Z">
        <w:r w:rsidR="00371F66">
          <w:rPr>
            <w:rFonts w:ascii="Times New Roman" w:hAnsi="Times New Roman" w:cs="Times New Roman"/>
          </w:rPr>
          <w:t>this would suggest that salience</w:t>
        </w:r>
      </w:ins>
      <w:ins w:id="2084"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085" w:author="Benton, Deon" w:date="2026-03-03T14:32:00Z" w16du:dateUtc="2026-03-03T20:32:00Z">
        <w:r w:rsidR="00BB0FD1">
          <w:rPr>
            <w:rFonts w:ascii="Times New Roman" w:hAnsi="Times New Roman" w:cs="Times New Roman"/>
          </w:rPr>
          <w:t xml:space="preserve">merely </w:t>
        </w:r>
      </w:ins>
      <w:ins w:id="2086" w:author="Benton, Deon" w:date="2026-03-03T14:30:00Z" w16du:dateUtc="2026-03-03T20:30:00Z">
        <w:r w:rsidR="005048EE">
          <w:rPr>
            <w:rFonts w:ascii="Times New Roman" w:hAnsi="Times New Roman" w:cs="Times New Roman"/>
          </w:rPr>
          <w:t xml:space="preserve">as a modeling convenience. </w:t>
        </w:r>
      </w:ins>
      <w:ins w:id="2087" w:author="Benton, Deon" w:date="2026-03-03T14:27:00Z" w16du:dateUtc="2026-03-03T20:27:00Z">
        <w:r w:rsidR="00371F66">
          <w:rPr>
            <w:rFonts w:ascii="Times New Roman" w:hAnsi="Times New Roman" w:cs="Times New Roman"/>
          </w:rPr>
          <w:t xml:space="preserve"> </w:t>
        </w:r>
      </w:ins>
      <w:ins w:id="2088" w:author="Benton, Deon" w:date="2026-03-03T14:04:00Z" w16du:dateUtc="2026-03-03T20:04:00Z">
        <w:r w:rsidR="00C1152B">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w:t>
      </w:r>
      <w:r w:rsidR="00524642">
        <w:rPr>
          <w:rFonts w:ascii="Times New Roman" w:hAnsi="Times New Roman" w:cs="Times New Roman"/>
        </w:rPr>
        <w:lastRenderedPageBreak/>
        <w:t>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20D025A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089" w:author="Benton, Deon" w:date="2026-03-03T16:07:00Z" w16du:dateUtc="2026-03-03T22:07:00Z">
        <w:r w:rsidR="003C5492">
          <w:rPr>
            <w:rFonts w:ascii="Times New Roman" w:hAnsi="Times New Roman" w:cs="Times New Roman"/>
            <w:b/>
            <w:bCs/>
          </w:rPr>
          <w:t>a</w:t>
        </w:r>
      </w:ins>
    </w:p>
    <w:p w14:paraId="65E8295C" w14:textId="5530B5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090"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w:t>
      </w:r>
      <w:ins w:id="2091" w:author="Benton, Deon" w:date="2026-03-02T16:02:00Z" w16du:dateUtc="2026-03-02T22:02:00Z">
        <w:r w:rsidR="00474D88">
          <w:rPr>
            <w:rFonts w:ascii="Times New Roman" w:hAnsi="Times New Roman" w:cs="Times New Roman"/>
          </w:rPr>
          <w:t>following habituation to</w:t>
        </w:r>
      </w:ins>
      <w:r w:rsidRPr="004A274B">
        <w:rPr>
          <w:rFonts w:ascii="Times New Roman" w:hAnsi="Times New Roman" w:cs="Times New Roman"/>
        </w:rPr>
        <w:t xml:space="preserve"> an event where an animate-like object either jumped or reached over a barrier to </w:t>
      </w:r>
      <w:ins w:id="2092" w:author="Benton, Deon" w:date="2026-03-02T16:02:00Z" w16du:dateUtc="2026-03-02T22:02:00Z">
        <w:r w:rsidR="00474D88">
          <w:rPr>
            <w:rFonts w:ascii="Times New Roman" w:hAnsi="Times New Roman" w:cs="Times New Roman"/>
          </w:rPr>
          <w:t>unite with</w:t>
        </w:r>
        <w:r w:rsidR="00474D88" w:rsidRPr="004A274B">
          <w:rPr>
            <w:rFonts w:ascii="Times New Roman" w:hAnsi="Times New Roman" w:cs="Times New Roman"/>
          </w:rPr>
          <w:t xml:space="preserve"> </w:t>
        </w:r>
      </w:ins>
      <w:r w:rsidRPr="004A274B">
        <w:rPr>
          <w:rFonts w:ascii="Times New Roman" w:hAnsi="Times New Roman" w:cs="Times New Roman"/>
        </w:rPr>
        <w:t>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w:t>
      </w:r>
      <w:ins w:id="2093" w:author="Benton, Deon" w:date="2026-03-02T16:03:00Z" w16du:dateUtc="2026-03-02T22:03:00Z">
        <w:r w:rsidR="00474D88">
          <w:rPr>
            <w:rFonts w:ascii="Times New Roman" w:hAnsi="Times New Roman" w:cs="Times New Roman"/>
          </w:rPr>
          <w:t>Subsequent control experiments</w:t>
        </w:r>
      </w:ins>
      <w:ins w:id="2094" w:author="Benton, Deon" w:date="2026-03-02T16:04:00Z" w16du:dateUtc="2026-03-02T22:04:00Z">
        <w:r w:rsidR="00C46A81">
          <w:rPr>
            <w:rFonts w:ascii="Times New Roman" w:hAnsi="Times New Roman" w:cs="Times New Roman"/>
          </w:rPr>
          <w:t xml:space="preserve"> revealed</w:t>
        </w:r>
      </w:ins>
      <w:ins w:id="2095"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096"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w:t>
      </w:r>
      <w:ins w:id="2097" w:author="Benton, Deon" w:date="2026-03-03T16:13:00Z" w16du:dateUtc="2026-03-03T22:13:00Z">
        <w:r w:rsidR="00BC6780">
          <w:rPr>
            <w:rFonts w:ascii="Times New Roman" w:hAnsi="Times New Roman" w:cs="Times New Roman"/>
          </w:rPr>
          <w:t>a</w:t>
        </w:r>
      </w:ins>
      <w:r>
        <w:rPr>
          <w:rFonts w:ascii="Times New Roman" w:hAnsi="Times New Roman" w:cs="Times New Roman"/>
        </w:rPr>
        <w:t xml:space="preserve"> tested whether</w:t>
      </w:r>
      <w:ins w:id="2098"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p>
    <w:p w14:paraId="1A2732DA" w14:textId="4F33B353"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D17A95">
        <w:rPr>
          <w:rFonts w:ascii="Times New Roman" w:hAnsi="Times New Roman" w:cs="Times New Roman"/>
        </w:rPr>
        <w:t>A total of 240 networks were tested—20 networks for each</w:t>
      </w:r>
      <w:ins w:id="2099"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100"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101"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102"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103"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104" w:author="Benton, Deon" w:date="2026-03-02T16:17:00Z" w16du:dateUtc="2026-03-02T22:17:00Z">
        <w:r w:rsidR="00D61E19">
          <w:rPr>
            <w:rFonts w:ascii="Times New Roman" w:hAnsi="Times New Roman" w:cs="Times New Roman"/>
          </w:rPr>
          <w:t xml:space="preserve"> </w:t>
        </w:r>
      </w:ins>
      <w:ins w:id="2105" w:author="Benton, Deon" w:date="2026-03-02T16:21:00Z" w16du:dateUtc="2026-03-02T22:21:00Z">
        <w:r w:rsidR="002E1B46">
          <w:rPr>
            <w:rFonts w:ascii="Times New Roman" w:hAnsi="Times New Roman" w:cs="Times New Roman"/>
          </w:rPr>
          <w:t>that</w:t>
        </w:r>
      </w:ins>
      <w:ins w:id="2106"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107" w:author="Benton, Deon" w:date="2026-03-02T16:19:00Z" w16du:dateUtc="2026-03-02T22:19:00Z">
        <w:r w:rsidR="00D61E19">
          <w:rPr>
            <w:rFonts w:ascii="Times New Roman" w:hAnsi="Times New Roman" w:cs="Times New Roman"/>
          </w:rPr>
          <w:t xml:space="preserve">and </w:t>
        </w:r>
      </w:ins>
      <w:ins w:id="2108"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109" w:author="Benton, Deon" w:date="2026-03-02T16:19:00Z" w16du:dateUtc="2026-03-02T22:19:00Z">
        <w:r w:rsidR="00D61E19">
          <w:rPr>
            <w:rFonts w:ascii="Times New Roman" w:hAnsi="Times New Roman" w:cs="Times New Roman"/>
          </w:rPr>
          <w:t xml:space="preserve">animate entities and inanimate objects possess </w:t>
        </w:r>
      </w:ins>
      <w:ins w:id="2110" w:author="Benton, Deon" w:date="2026-03-02T16:21:00Z" w16du:dateUtc="2026-03-02T22:21:00Z">
        <w:r w:rsidR="002E1B46">
          <w:rPr>
            <w:rFonts w:ascii="Times New Roman" w:hAnsi="Times New Roman" w:cs="Times New Roman"/>
          </w:rPr>
          <w:t xml:space="preserve">largely </w:t>
        </w:r>
      </w:ins>
      <w:ins w:id="2111" w:author="Benton, Deon" w:date="2026-03-02T16:22:00Z" w16du:dateUtc="2026-03-02T22:22:00Z">
        <w:r w:rsidR="002E1B46">
          <w:rPr>
            <w:rFonts w:ascii="Times New Roman" w:hAnsi="Times New Roman" w:cs="Times New Roman"/>
          </w:rPr>
          <w:t>surface features</w:t>
        </w:r>
      </w:ins>
      <w:ins w:id="2112" w:author="Benton, Deon" w:date="2026-03-02T16:23:00Z" w16du:dateUtc="2026-03-02T22:23:00Z">
        <w:r w:rsidR="009F774E">
          <w:rPr>
            <w:rFonts w:ascii="Times New Roman" w:hAnsi="Times New Roman" w:cs="Times New Roman"/>
          </w:rPr>
          <w:t xml:space="preserve"> (e.g., elongated appendage-like extensions for animate e</w:t>
        </w:r>
      </w:ins>
      <w:ins w:id="2113" w:author="Benton, Deon" w:date="2026-03-02T16:24:00Z" w16du:dateUtc="2026-03-02T22:24:00Z">
        <w:r w:rsidR="009F774E">
          <w:rPr>
            <w:rFonts w:ascii="Times New Roman" w:hAnsi="Times New Roman" w:cs="Times New Roman"/>
          </w:rPr>
          <w:t>ntities and smooth, rectilinear edges for objects)</w:t>
        </w:r>
      </w:ins>
      <w:ins w:id="2114"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115" w:author="Benton, Deon" w:date="2026-03-02T16:25:00Z" w16du:dateUtc="2026-03-02T22:25:00Z">
        <w:r w:rsidR="003B6FA9">
          <w:rPr>
            <w:rFonts w:ascii="Times New Roman" w:hAnsi="Times New Roman" w:cs="Times New Roman"/>
          </w:rPr>
          <w:t xml:space="preserve"> To ensure that </w:t>
        </w:r>
      </w:ins>
      <w:ins w:id="2116" w:author="Benton, Deon" w:date="2026-03-03T09:29:00Z" w16du:dateUtc="2026-03-03T15:29:00Z">
        <w:r w:rsidR="006B6709">
          <w:rPr>
            <w:rFonts w:ascii="Times New Roman" w:hAnsi="Times New Roman" w:cs="Times New Roman"/>
          </w:rPr>
          <w:t>networks’</w:t>
        </w:r>
      </w:ins>
      <w:ins w:id="2117" w:author="Benton, Deon" w:date="2026-03-02T16:25:00Z" w16du:dateUtc="2026-03-02T22:25:00Z">
        <w:r w:rsidR="003B6FA9">
          <w:rPr>
            <w:rFonts w:ascii="Times New Roman" w:hAnsi="Times New Roman" w:cs="Times New Roman"/>
          </w:rPr>
          <w:t xml:space="preserve"> looking behaviors in the current simulations were not due to</w:t>
        </w:r>
      </w:ins>
      <w:ins w:id="2118" w:author="Benton, Deon" w:date="2026-03-02T16:36:00Z" w16du:dateUtc="2026-03-02T22:36:00Z">
        <w:r w:rsidR="00A43CF8">
          <w:rPr>
            <w:rFonts w:ascii="Times New Roman" w:hAnsi="Times New Roman" w:cs="Times New Roman"/>
          </w:rPr>
          <w:t xml:space="preserve"> prior experience with</w:t>
        </w:r>
      </w:ins>
      <w:ins w:id="2119" w:author="Benton, Deon" w:date="2026-03-02T16:40:00Z" w16du:dateUtc="2026-03-02T22:40:00Z">
        <w:r w:rsidR="00C545A0">
          <w:rPr>
            <w:rFonts w:ascii="Times New Roman" w:hAnsi="Times New Roman" w:cs="Times New Roman"/>
          </w:rPr>
          <w:t xml:space="preserve"> </w:t>
        </w:r>
      </w:ins>
      <w:ins w:id="2120"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121"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122" w:author="Benton, Deon" w:date="2026-03-02T16:24:00Z" w16du:dateUtc="2026-03-02T22:24:00Z">
        <w:r w:rsidR="00925285">
          <w:rPr>
            <w:rFonts w:ascii="Times New Roman" w:hAnsi="Times New Roman" w:cs="Times New Roman"/>
          </w:rPr>
          <w:t>O</w:t>
        </w:r>
      </w:ins>
      <w:ins w:id="2123"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124"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125"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126"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127" w:author="Benton, Deon" w:date="2026-03-03T09:30:00Z" w16du:dateUtc="2026-03-03T15:30:00Z">
        <w:r w:rsidR="006B6709">
          <w:rPr>
            <w:rFonts w:ascii="Times New Roman" w:hAnsi="Times New Roman" w:cs="Times New Roman"/>
          </w:rPr>
          <w:t>s</w:t>
        </w:r>
      </w:ins>
      <w:r>
        <w:rPr>
          <w:rFonts w:ascii="Times New Roman" w:hAnsi="Times New Roman" w:cs="Times New Roman"/>
        </w:rPr>
        <w:t>.</w:t>
      </w:r>
      <w:ins w:id="2128" w:author="Benton, Deon" w:date="2026-03-03T09:30:00Z" w16du:dateUtc="2026-03-03T15:30:00Z">
        <w:r w:rsidR="006B6709">
          <w:rPr>
            <w:rFonts w:ascii="Times New Roman" w:hAnsi="Times New Roman" w:cs="Times New Roman"/>
          </w:rPr>
          <w:t xml:space="preserve"> The former event corresponded to the Efficient </w:t>
        </w:r>
        <w:r w:rsidR="006B6709">
          <w:rPr>
            <w:rFonts w:ascii="Times New Roman" w:hAnsi="Times New Roman" w:cs="Times New Roman"/>
          </w:rPr>
          <w:lastRenderedPageBreak/>
          <w:t>test event; the latter eve</w:t>
        </w:r>
      </w:ins>
      <w:ins w:id="2129"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130"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2B89D3C5">
                <wp:simplePos x="0" y="0"/>
                <wp:positionH relativeFrom="margin">
                  <wp:align>left</wp:align>
                </wp:positionH>
                <wp:positionV relativeFrom="paragraph">
                  <wp:posOffset>400050</wp:posOffset>
                </wp:positionV>
                <wp:extent cx="6638925" cy="424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4248150"/>
                        </a:xfrm>
                        <a:prstGeom prst="rect">
                          <a:avLst/>
                        </a:prstGeom>
                        <a:solidFill>
                          <a:srgbClr val="FFFFFF"/>
                        </a:solidFill>
                        <a:ln w="9525">
                          <a:noFill/>
                          <a:miter lim="800000"/>
                          <a:headEnd/>
                          <a:tailEnd/>
                        </a:ln>
                      </wps:spPr>
                      <wps:txb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3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" stroked="f">
                <v:textbo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740C10A"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w:t>
      </w:r>
      <w:ins w:id="2134" w:author="Benton, Deon" w:date="2026-03-03T15:28:00Z" w16du:dateUtc="2026-03-03T21:28:00Z">
        <w:r w:rsidR="004D27DA">
          <w:rPr>
            <w:rFonts w:ascii="Times New Roman" w:hAnsi="Times New Roman" w:cs="Times New Roman"/>
          </w:rPr>
          <w:t xml:space="preserve">assigned to </w:t>
        </w:r>
      </w:ins>
      <w:proofErr w:type="gramStart"/>
      <w:ins w:id="2135" w:author="Benton, Deon" w:date="2026-03-03T16:14:00Z" w16du:dateUtc="2026-03-03T22:14:00Z">
        <w:r w:rsidR="00C97A19">
          <w:rPr>
            <w:rFonts w:ascii="Times New Roman" w:hAnsi="Times New Roman" w:cs="Times New Roman"/>
          </w:rPr>
          <w:t>the Experimental</w:t>
        </w:r>
      </w:ins>
      <w:proofErr w:type="gramEnd"/>
      <w:r w:rsidR="00605525">
        <w:rPr>
          <w:rFonts w:ascii="Times New Roman" w:hAnsi="Times New Roman" w:cs="Times New Roman"/>
        </w:rPr>
        <w:t xml:space="preserve"> </w:t>
      </w:r>
      <w:proofErr w:type="gramStart"/>
      <w:r w:rsidR="00605525">
        <w:rPr>
          <w:rFonts w:ascii="Times New Roman" w:hAnsi="Times New Roman" w:cs="Times New Roman"/>
        </w:rPr>
        <w:t>condition</w:t>
      </w:r>
      <w:proofErr w:type="gramEnd"/>
      <w:r w:rsidR="00605525">
        <w:rPr>
          <w:rFonts w:ascii="Times New Roman" w:hAnsi="Times New Roman" w:cs="Times New Roman"/>
        </w:rPr>
        <w:t xml:space="preserve"> consistently looked longer at (i.e., produce greater </w:t>
      </w:r>
      <w:proofErr w:type="gramStart"/>
      <w:r w:rsidR="00605525">
        <w:rPr>
          <w:rFonts w:ascii="Times New Roman" w:hAnsi="Times New Roman" w:cs="Times New Roman"/>
        </w:rPr>
        <w:t>error</w:t>
      </w:r>
      <w:proofErr w:type="gramEnd"/>
      <w:r w:rsidR="00605525">
        <w:rPr>
          <w:rFonts w:ascii="Times New Roman" w:hAnsi="Times New Roman" w:cs="Times New Roman"/>
        </w:rPr>
        <w:t xml:space="preserve"> in response to) the Inefficient </w:t>
      </w:r>
      <w:proofErr w:type="gramStart"/>
      <w:r w:rsidR="00605525">
        <w:rPr>
          <w:rFonts w:ascii="Times New Roman" w:hAnsi="Times New Roman" w:cs="Times New Roman"/>
        </w:rPr>
        <w:t>test event</w:t>
      </w:r>
      <w:proofErr w:type="gramEnd"/>
      <w:r w:rsidR="0071635A">
        <w:rPr>
          <w:rFonts w:ascii="Times New Roman" w:hAnsi="Times New Roman" w:cs="Times New Roman"/>
        </w:rPr>
        <w:t xml:space="preserve"> </w:t>
      </w:r>
      <w:r w:rsidR="00605525">
        <w:rPr>
          <w:rFonts w:ascii="Times New Roman" w:hAnsi="Times New Roman" w:cs="Times New Roman"/>
        </w:rPr>
        <w:lastRenderedPageBreak/>
        <w:t xml:space="preserve">than the Efficient </w:t>
      </w:r>
      <w:proofErr w:type="gramStart"/>
      <w:r w:rsidR="00605525">
        <w:rPr>
          <w:rFonts w:ascii="Times New Roman" w:hAnsi="Times New Roman" w:cs="Times New Roman"/>
        </w:rPr>
        <w:t>test event</w:t>
      </w:r>
      <w:proofErr w:type="gramEnd"/>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ins w:id="2136" w:author="Benton, Deon" w:date="2026-03-03T15:31:00Z" w16du:dateUtc="2026-03-03T21:31:00Z">
        <w:r w:rsidR="008C5D38">
          <w:rPr>
            <w:rFonts w:ascii="Times New Roman" w:hAnsi="Times New Roman" w:cs="Times New Roman"/>
          </w:rPr>
          <w:t>networks assigned to this condition overall looked about equall</w:t>
        </w:r>
      </w:ins>
      <w:ins w:id="2137" w:author="Benton, Deon" w:date="2026-03-03T15:32:00Z" w16du:dateUtc="2026-03-03T21:32:00Z">
        <w:r w:rsidR="008C5D38">
          <w:rPr>
            <w:rFonts w:ascii="Times New Roman" w:hAnsi="Times New Roman" w:cs="Times New Roman"/>
          </w:rPr>
          <w:t>y long at both test events.</w:t>
        </w:r>
      </w:ins>
      <w:r w:rsidR="008C2D7B">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41C70A1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2138" w:author="Benton, Deon" w:date="2026-03-03T15:32:00Z" w16du:dateUtc="2026-03-03T21:32:00Z">
        <w:r w:rsidR="001450B7">
          <w:rPr>
            <w:rFonts w:ascii="Times New Roman" w:eastAsia="Times New Roman" w:hAnsi="Times New Roman" w:cs="Times New Roman"/>
          </w:rPr>
          <w:t>Simulation 1</w:t>
        </w:r>
      </w:ins>
      <w:ins w:id="2139" w:author="Benton, Deon" w:date="2026-03-03T16:07:00Z" w16du:dateUtc="2026-03-03T22:07:00Z">
        <w:r w:rsidR="003C5492">
          <w:rPr>
            <w:rFonts w:ascii="Times New Roman" w:eastAsia="Times New Roman" w:hAnsi="Times New Roman" w:cs="Times New Roman"/>
          </w:rPr>
          <w:t>a</w:t>
        </w:r>
      </w:ins>
      <w:ins w:id="2140" w:author="Benton, Deon" w:date="2026-03-03T15:32:00Z" w16du:dateUtc="2026-03-03T21:32:00Z">
        <w:r w:rsidR="001450B7">
          <w:rPr>
            <w:rFonts w:ascii="Times New Roman" w:eastAsia="Times New Roman" w:hAnsi="Times New Roman" w:cs="Times New Roman"/>
          </w:rPr>
          <w:t xml:space="preserve"> </w:t>
        </w:r>
      </w:ins>
      <w:ins w:id="2141" w:author="Benton, Deon" w:date="2026-03-03T15:35:00Z" w16du:dateUtc="2026-03-03T21:35:00Z">
        <w:r w:rsidR="00C238C5">
          <w:rPr>
            <w:rFonts w:ascii="Times New Roman" w:eastAsia="Times New Roman" w:hAnsi="Times New Roman" w:cs="Times New Roman"/>
          </w:rPr>
          <w:t>tested</w:t>
        </w:r>
      </w:ins>
      <w:ins w:id="2142" w:author="Benton, Deon" w:date="2026-03-03T15:32:00Z" w16du:dateUtc="2026-03-03T21:32:00Z">
        <w:r w:rsidR="001450B7">
          <w:rPr>
            <w:rFonts w:ascii="Times New Roman" w:eastAsia="Times New Roman" w:hAnsi="Times New Roman" w:cs="Times New Roman"/>
          </w:rPr>
          <w:t xml:space="preserve"> whether</w:t>
        </w:r>
      </w:ins>
      <w:ins w:id="2143" w:author="Benton, Deon" w:date="2026-03-03T15:35:00Z" w16du:dateUtc="2026-03-03T21:35:00Z">
        <w:r w:rsidR="00C238C5">
          <w:rPr>
            <w:rFonts w:ascii="Times New Roman" w:eastAsia="Times New Roman" w:hAnsi="Times New Roman" w:cs="Times New Roman"/>
          </w:rPr>
          <w:t xml:space="preserve"> infants’ </w:t>
        </w:r>
      </w:ins>
      <w:ins w:id="2144" w:author="Benton, Deon" w:date="2026-03-03T16:13:00Z" w16du:dateUtc="2026-03-03T22:13:00Z">
        <w:r w:rsidR="00C1774E">
          <w:rPr>
            <w:rFonts w:ascii="Times New Roman" w:eastAsia="Times New Roman" w:hAnsi="Times New Roman" w:cs="Times New Roman"/>
          </w:rPr>
          <w:t>performance</w:t>
        </w:r>
      </w:ins>
      <w:ins w:id="2145" w:author="Benton, Deon" w:date="2026-03-03T15:35:00Z" w16du:dateUtc="2026-03-03T21:35:00Z">
        <w:r w:rsidR="00C238C5">
          <w:rPr>
            <w:rFonts w:ascii="Times New Roman" w:eastAsia="Times New Roman" w:hAnsi="Times New Roman" w:cs="Times New Roman"/>
          </w:rPr>
          <w:t xml:space="preserve"> in </w:t>
        </w:r>
      </w:ins>
      <w:ins w:id="2146" w:author="Benton, Deon" w:date="2026-03-03T16:13:00Z" w16du:dateUtc="2026-03-03T22:13:00Z">
        <w:r w:rsidR="00110DF9">
          <w:rPr>
            <w:rFonts w:ascii="Times New Roman" w:eastAsia="Times New Roman" w:hAnsi="Times New Roman" w:cs="Times New Roman"/>
          </w:rPr>
          <w:t>action-</w:t>
        </w:r>
      </w:ins>
      <w:ins w:id="2147" w:author="Benton, Deon" w:date="2026-03-03T15:41:00Z" w16du:dateUtc="2026-03-03T21:41:00Z">
        <w:r w:rsidR="00D969E0">
          <w:rPr>
            <w:rFonts w:ascii="Times New Roman" w:eastAsia="Times New Roman" w:hAnsi="Times New Roman" w:cs="Times New Roman"/>
          </w:rPr>
          <w:t>understanding studies that use animate-like entities</w:t>
        </w:r>
      </w:ins>
      <w:ins w:id="2148" w:author="Benton, Deon" w:date="2026-03-03T15:36:00Z" w16du:dateUtc="2026-03-03T21:36:00Z">
        <w:r w:rsidR="00837327">
          <w:rPr>
            <w:rFonts w:ascii="Times New Roman" w:eastAsia="Times New Roman" w:hAnsi="Times New Roman" w:cs="Times New Roman"/>
          </w:rPr>
          <w:t xml:space="preserve"> can be explained </w:t>
        </w:r>
      </w:ins>
      <w:ins w:id="2149" w:author="Benton, Deon" w:date="2026-03-03T15:43:00Z" w16du:dateUtc="2026-03-03T21:43:00Z">
        <w:r w:rsidR="00773F36">
          <w:rPr>
            <w:rFonts w:ascii="Times New Roman" w:eastAsia="Times New Roman" w:hAnsi="Times New Roman" w:cs="Times New Roman"/>
          </w:rPr>
          <w:t>by</w:t>
        </w:r>
      </w:ins>
      <w:ins w:id="2150" w:author="Benton, Deon" w:date="2026-03-03T15:36:00Z" w16du:dateUtc="2026-03-03T21:36:00Z">
        <w:r w:rsidR="00837327">
          <w:rPr>
            <w:rFonts w:ascii="Times New Roman" w:eastAsia="Times New Roman" w:hAnsi="Times New Roman" w:cs="Times New Roman"/>
          </w:rPr>
          <w:t xml:space="preserve"> </w:t>
        </w:r>
      </w:ins>
      <w:ins w:id="2151"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152" w:author="Benton, Deon" w:date="2026-03-03T15:42:00Z" w16du:dateUtc="2026-03-03T21:42:00Z">
        <w:r w:rsidR="00D969E0">
          <w:rPr>
            <w:rFonts w:ascii="Times New Roman" w:eastAsia="Times New Roman" w:hAnsi="Times New Roman" w:cs="Times New Roman"/>
          </w:rPr>
          <w:t>the</w:t>
        </w:r>
      </w:ins>
      <w:ins w:id="2153" w:author="Benton, Deon" w:date="2026-03-03T15:39:00Z" w16du:dateUtc="2026-03-03T21:39:00Z">
        <w:r w:rsidR="00931876">
          <w:rPr>
            <w:rFonts w:ascii="Times New Roman" w:eastAsia="Times New Roman" w:hAnsi="Times New Roman" w:cs="Times New Roman"/>
          </w:rPr>
          <w:t xml:space="preserve"> low-level, perceptually grounded</w:t>
        </w:r>
      </w:ins>
      <w:ins w:id="2154" w:author="Benton, Deon" w:date="2026-03-03T15:44:00Z" w16du:dateUtc="2026-03-03T21:44:00Z">
        <w:r w:rsidR="00773F36">
          <w:rPr>
            <w:rFonts w:ascii="Times New Roman" w:eastAsia="Times New Roman" w:hAnsi="Times New Roman" w:cs="Times New Roman"/>
          </w:rPr>
          <w:t xml:space="preserve"> </w:t>
        </w:r>
      </w:ins>
      <w:ins w:id="2155" w:author="Benton, Deon" w:date="2026-03-03T15:37:00Z" w16du:dateUtc="2026-03-03T21:37:00Z">
        <w:r w:rsidR="00837327">
          <w:rPr>
            <w:rFonts w:ascii="Times New Roman" w:eastAsia="Times New Roman" w:hAnsi="Times New Roman" w:cs="Times New Roman"/>
          </w:rPr>
          <w:t>kinematics</w:t>
        </w:r>
      </w:ins>
      <w:ins w:id="2156"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157" w:author="Benton, Deon" w:date="2026-03-03T15:45:00Z" w16du:dateUtc="2026-03-03T21:45:00Z">
        <w:r w:rsidR="00773F36">
          <w:rPr>
            <w:rFonts w:ascii="Times New Roman" w:eastAsia="Times New Roman" w:hAnsi="Times New Roman" w:cs="Times New Roman"/>
          </w:rPr>
          <w:t>—information that</w:t>
        </w:r>
      </w:ins>
      <w:ins w:id="2158" w:author="Benton, Deon" w:date="2026-03-03T15:40:00Z" w16du:dateUtc="2026-03-03T21:40:00Z">
        <w:r w:rsidR="00931876">
          <w:rPr>
            <w:rFonts w:ascii="Times New Roman" w:eastAsia="Times New Roman" w:hAnsi="Times New Roman" w:cs="Times New Roman"/>
          </w:rPr>
          <w:t xml:space="preserve"> infants experience </w:t>
        </w:r>
      </w:ins>
      <w:ins w:id="2159" w:author="Benton, Deon" w:date="2026-03-09T19:00:00Z" w16du:dateUtc="2026-03-10T00:00:00Z">
        <w:r w:rsidR="00C34543">
          <w:rPr>
            <w:rFonts w:ascii="Times New Roman" w:eastAsia="Times New Roman" w:hAnsi="Times New Roman" w:cs="Times New Roman"/>
          </w:rPr>
          <w:t xml:space="preserve">both </w:t>
        </w:r>
      </w:ins>
      <w:ins w:id="2160" w:author="Benton, Deon" w:date="2026-03-03T15:40:00Z" w16du:dateUtc="2026-03-03T21:40:00Z">
        <w:r w:rsidR="00931876">
          <w:rPr>
            <w:rFonts w:ascii="Times New Roman" w:eastAsia="Times New Roman" w:hAnsi="Times New Roman" w:cs="Times New Roman"/>
          </w:rPr>
          <w:t xml:space="preserve">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2161" w:author="Benton, Deon" w:date="2026-03-09T19:00:00Z" w16du:dateUtc="2026-03-10T00:00:00Z">
        <w:r w:rsidR="00C34543">
          <w:rPr>
            <w:rFonts w:ascii="Times New Roman" w:eastAsia="Times New Roman" w:hAnsi="Times New Roman" w:cs="Times New Roman"/>
          </w:rPr>
          <w:t>. Specifically, n</w:t>
        </w:r>
      </w:ins>
      <w:ins w:id="2162" w:author="Benton, Deon" w:date="2026-03-03T15:45:00Z" w16du:dateUtc="2026-03-03T21:45:00Z">
        <w:r w:rsidR="00773F36">
          <w:rPr>
            <w:rFonts w:ascii="Times New Roman" w:eastAsia="Times New Roman" w:hAnsi="Times New Roman" w:cs="Times New Roman"/>
          </w:rPr>
          <w:t>etworks</w:t>
        </w:r>
      </w:ins>
      <w:ins w:id="2163" w:author="Benton, Deon" w:date="2026-03-09T18:53:00Z" w16du:dateUtc="2026-03-09T23:53:00Z">
        <w:r w:rsidR="009F7F31">
          <w:rPr>
            <w:rFonts w:ascii="Times New Roman" w:eastAsia="Times New Roman" w:hAnsi="Times New Roman" w:cs="Times New Roman"/>
          </w:rPr>
          <w:t xml:space="preserve"> </w:t>
        </w:r>
      </w:ins>
      <w:ins w:id="2164"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2165" w:author="Benton, Deon" w:date="2026-03-03T15:46:00Z" w16du:dateUtc="2026-03-03T21:46:00Z">
        <w:r w:rsidR="00A77F7B">
          <w:rPr>
            <w:rFonts w:ascii="Times New Roman" w:eastAsia="Times New Roman" w:hAnsi="Times New Roman" w:cs="Times New Roman"/>
          </w:rPr>
          <w:t xml:space="preserve">one; networks looked equally long at both </w:t>
        </w:r>
      </w:ins>
      <w:ins w:id="2166" w:author="Benton, Deon" w:date="2026-03-03T15:47:00Z" w16du:dateUtc="2026-03-03T21:47:00Z">
        <w:r w:rsidR="00A77F7B">
          <w:rPr>
            <w:rFonts w:ascii="Times New Roman" w:eastAsia="Times New Roman" w:hAnsi="Times New Roman" w:cs="Times New Roman"/>
          </w:rPr>
          <w:t xml:space="preserve">test </w:t>
        </w:r>
      </w:ins>
      <w:ins w:id="2167" w:author="Benton, Deon" w:date="2026-03-03T15:46:00Z" w16du:dateUtc="2026-03-03T21:46:00Z">
        <w:r w:rsidR="00A77F7B">
          <w:rPr>
            <w:rFonts w:ascii="Times New Roman" w:eastAsia="Times New Roman" w:hAnsi="Times New Roman" w:cs="Times New Roman"/>
          </w:rPr>
          <w:t>events if the arced motion occurred beside the barrier</w:t>
        </w:r>
      </w:ins>
      <w:ins w:id="2168" w:author="Benton, Deon" w:date="2026-03-09T18:54:00Z" w16du:dateUtc="2026-03-09T23:54:00Z">
        <w:r w:rsidR="009F7F31">
          <w:rPr>
            <w:rFonts w:ascii="Times New Roman" w:eastAsia="Times New Roman" w:hAnsi="Times New Roman" w:cs="Times New Roman"/>
          </w:rPr>
          <w:t xml:space="preserve"> during habituation</w:t>
        </w:r>
      </w:ins>
      <w:ins w:id="2169"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2170" w:author="Benton, Deon" w:date="2026-03-03T15:47:00Z" w16du:dateUtc="2026-03-03T21:47:00Z">
        <w:r w:rsidR="00A77F7B">
          <w:rPr>
            <w:rFonts w:ascii="Times New Roman" w:eastAsia="Times New Roman" w:hAnsi="Times New Roman" w:cs="Times New Roman"/>
          </w:rPr>
          <w:t xml:space="preserve">These findings </w:t>
        </w:r>
      </w:ins>
      <w:ins w:id="2171" w:author="Benton, Deon" w:date="2026-03-03T15:48:00Z" w16du:dateUtc="2026-03-03T21:48:00Z">
        <w:r w:rsidR="00E74F16">
          <w:rPr>
            <w:rFonts w:ascii="Times New Roman" w:eastAsia="Times New Roman" w:hAnsi="Times New Roman" w:cs="Times New Roman"/>
          </w:rPr>
          <w:t xml:space="preserve">call into question the necessity of </w:t>
        </w:r>
      </w:ins>
      <w:ins w:id="2172" w:author="Benton, Deon" w:date="2026-03-03T15:47:00Z" w16du:dateUtc="2026-03-03T21:47:00Z">
        <w:r w:rsidR="00E74F16">
          <w:rPr>
            <w:rFonts w:ascii="Times New Roman" w:eastAsia="Times New Roman" w:hAnsi="Times New Roman" w:cs="Times New Roman"/>
          </w:rPr>
          <w:t>domain-specific mechanisms</w:t>
        </w:r>
      </w:ins>
      <w:ins w:id="2173" w:author="Benton, Deon" w:date="2026-03-03T15:56:00Z" w16du:dateUtc="2026-03-03T21:56:00Z">
        <w:r w:rsidR="00616A6A">
          <w:rPr>
            <w:rFonts w:ascii="Times New Roman" w:eastAsia="Times New Roman" w:hAnsi="Times New Roman" w:cs="Times New Roman"/>
          </w:rPr>
          <w:t>—</w:t>
        </w:r>
      </w:ins>
      <w:ins w:id="2174" w:author="Benton, Deon" w:date="2026-03-03T15:49:00Z" w16du:dateUtc="2026-03-03T21:49:00Z">
        <w:r w:rsidR="00E74F16">
          <w:rPr>
            <w:rFonts w:ascii="Times New Roman" w:eastAsia="Times New Roman" w:hAnsi="Times New Roman" w:cs="Times New Roman"/>
          </w:rPr>
          <w:t>such as a teleological stance</w:t>
        </w:r>
      </w:ins>
      <w:ins w:id="2175" w:author="Benton, Deon" w:date="2026-03-03T15:47:00Z" w16du:dateUtc="2026-03-03T21:47:00Z">
        <w:r w:rsidR="00E74F16">
          <w:rPr>
            <w:rFonts w:ascii="Times New Roman" w:eastAsia="Times New Roman" w:hAnsi="Times New Roman" w:cs="Times New Roman"/>
          </w:rPr>
          <w:t xml:space="preserve"> or rich notions o</w:t>
        </w:r>
      </w:ins>
      <w:ins w:id="2176" w:author="Benton, Deon" w:date="2026-03-03T15:48:00Z" w16du:dateUtc="2026-03-03T21:48:00Z">
        <w:r w:rsidR="00E74F16">
          <w:rPr>
            <w:rFonts w:ascii="Times New Roman" w:eastAsia="Times New Roman" w:hAnsi="Times New Roman" w:cs="Times New Roman"/>
          </w:rPr>
          <w:t xml:space="preserve">f </w:t>
        </w:r>
      </w:ins>
      <w:ins w:id="2177" w:author="Benton, Deon" w:date="2026-03-03T15:49:00Z" w16du:dateUtc="2026-03-03T21:49:00Z">
        <w:r w:rsidR="00E74F16">
          <w:rPr>
            <w:rFonts w:ascii="Times New Roman" w:eastAsia="Times New Roman" w:hAnsi="Times New Roman" w:cs="Times New Roman"/>
          </w:rPr>
          <w:t xml:space="preserve">action, </w:t>
        </w:r>
      </w:ins>
      <w:ins w:id="2178" w:author="Benton, Deon" w:date="2026-03-03T15:48:00Z" w16du:dateUtc="2026-03-03T21:48:00Z">
        <w:r w:rsidR="00E74F16">
          <w:rPr>
            <w:rFonts w:ascii="Times New Roman" w:eastAsia="Times New Roman" w:hAnsi="Times New Roman" w:cs="Times New Roman"/>
          </w:rPr>
          <w:t>agency</w:t>
        </w:r>
      </w:ins>
      <w:ins w:id="2179" w:author="Benton, Deon" w:date="2026-03-03T15:49:00Z" w16du:dateUtc="2026-03-03T21:49:00Z">
        <w:r w:rsidR="00E74F16">
          <w:rPr>
            <w:rFonts w:ascii="Times New Roman" w:eastAsia="Times New Roman" w:hAnsi="Times New Roman" w:cs="Times New Roman"/>
          </w:rPr>
          <w:t>,</w:t>
        </w:r>
      </w:ins>
      <w:ins w:id="2180" w:author="Benton, Deon" w:date="2026-03-03T15:48:00Z" w16du:dateUtc="2026-03-03T21:48:00Z">
        <w:r w:rsidR="00E74F16">
          <w:rPr>
            <w:rFonts w:ascii="Times New Roman" w:eastAsia="Times New Roman" w:hAnsi="Times New Roman" w:cs="Times New Roman"/>
          </w:rPr>
          <w:t xml:space="preserve"> or efficiency</w:t>
        </w:r>
      </w:ins>
      <w:ins w:id="2181" w:author="Benton, Deon" w:date="2026-03-03T15:56:00Z" w16du:dateUtc="2026-03-03T21:56:00Z">
        <w:r w:rsidR="00616A6A">
          <w:rPr>
            <w:rFonts w:ascii="Times New Roman" w:eastAsia="Times New Roman" w:hAnsi="Times New Roman" w:cs="Times New Roman"/>
          </w:rPr>
          <w:t>—</w:t>
        </w:r>
      </w:ins>
      <w:ins w:id="2182" w:author="Benton, Deon" w:date="2026-03-03T15:49:00Z" w16du:dateUtc="2026-03-03T21:49:00Z">
        <w:r w:rsidR="00E74F16">
          <w:rPr>
            <w:rFonts w:ascii="Times New Roman" w:eastAsia="Times New Roman" w:hAnsi="Times New Roman" w:cs="Times New Roman"/>
          </w:rPr>
          <w:t>to explain</w:t>
        </w:r>
      </w:ins>
      <w:ins w:id="2183" w:author="Benton, Deon" w:date="2026-03-03T15:48:00Z" w16du:dateUtc="2026-03-03T21:48:00Z">
        <w:r w:rsidR="00E74F16">
          <w:rPr>
            <w:rFonts w:ascii="Times New Roman" w:eastAsia="Times New Roman" w:hAnsi="Times New Roman" w:cs="Times New Roman"/>
          </w:rPr>
          <w:t xml:space="preserve"> infants’ performance in studies that</w:t>
        </w:r>
      </w:ins>
      <w:ins w:id="2184" w:author="Benton, Deon" w:date="2026-03-03T15:49:00Z" w16du:dateUtc="2026-03-03T21:49:00Z">
        <w:r w:rsidR="00E74F16">
          <w:rPr>
            <w:rFonts w:ascii="Times New Roman" w:eastAsia="Times New Roman" w:hAnsi="Times New Roman" w:cs="Times New Roman"/>
          </w:rPr>
          <w:t xml:space="preserve"> purport to</w:t>
        </w:r>
      </w:ins>
      <w:ins w:id="2185" w:author="Benton, Deon" w:date="2026-03-03T15:48:00Z" w16du:dateUtc="2026-03-03T21:48:00Z">
        <w:r w:rsidR="00E74F16">
          <w:rPr>
            <w:rFonts w:ascii="Times New Roman" w:eastAsia="Times New Roman" w:hAnsi="Times New Roman" w:cs="Times New Roman"/>
          </w:rPr>
          <w:t xml:space="preserve"> evaluate their putative action understanding. </w:t>
        </w:r>
      </w:ins>
      <w:ins w:id="2186" w:author="Benton, Deon" w:date="2026-03-03T15:50:00Z" w16du:dateUtc="2026-03-03T21:50:00Z">
        <w:r w:rsidR="009E5DAF">
          <w:rPr>
            <w:rFonts w:ascii="Times New Roman" w:eastAsia="Times New Roman" w:hAnsi="Times New Roman" w:cs="Times New Roman"/>
          </w:rPr>
          <w:t xml:space="preserve">At the same time, a potential critique of this </w:t>
        </w:r>
      </w:ins>
      <w:ins w:id="2187" w:author="Benton, Deon" w:date="2026-03-09T19:08:00Z" w16du:dateUtc="2026-03-10T00:08:00Z">
        <w:r w:rsidR="000F3AF0">
          <w:rPr>
            <w:rFonts w:ascii="Times New Roman" w:eastAsia="Times New Roman" w:hAnsi="Times New Roman" w:cs="Times New Roman"/>
          </w:rPr>
          <w:t xml:space="preserve">initial </w:t>
        </w:r>
      </w:ins>
      <w:ins w:id="2188" w:author="Benton, Deon" w:date="2026-03-03T15:50:00Z" w16du:dateUtc="2026-03-03T21:50:00Z">
        <w:r w:rsidR="009E5DAF">
          <w:rPr>
            <w:rFonts w:ascii="Times New Roman" w:eastAsia="Times New Roman" w:hAnsi="Times New Roman" w:cs="Times New Roman"/>
          </w:rPr>
          <w:t xml:space="preserve">simulation </w:t>
        </w:r>
      </w:ins>
      <w:ins w:id="2189" w:author="Benton, Deon" w:date="2026-03-03T15:53:00Z" w16du:dateUtc="2026-03-03T21:53:00Z">
        <w:r w:rsidR="0086194C">
          <w:rPr>
            <w:rFonts w:ascii="Times New Roman" w:eastAsia="Times New Roman" w:hAnsi="Times New Roman" w:cs="Times New Roman"/>
          </w:rPr>
          <w:t>concerns the fact that</w:t>
        </w:r>
      </w:ins>
      <w:ins w:id="2190" w:author="Benton, Deon" w:date="2026-03-09T18:55:00Z" w16du:dateUtc="2026-03-09T23:55:00Z">
        <w:r w:rsidR="00CC3593">
          <w:rPr>
            <w:rFonts w:ascii="Times New Roman" w:eastAsia="Times New Roman" w:hAnsi="Times New Roman" w:cs="Times New Roman"/>
          </w:rPr>
          <w:t xml:space="preserve"> the network’s “real-world</w:t>
        </w:r>
      </w:ins>
      <w:ins w:id="2191" w:author="Benton, Deon" w:date="2026-03-09T18:56:00Z" w16du:dateUtc="2026-03-09T23:56:00Z">
        <w:r w:rsidR="00CC3593">
          <w:rPr>
            <w:rFonts w:ascii="Times New Roman" w:eastAsia="Times New Roman" w:hAnsi="Times New Roman" w:cs="Times New Roman"/>
          </w:rPr>
          <w:t>”</w:t>
        </w:r>
      </w:ins>
      <w:ins w:id="2192"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2193" w:author="Benton, Deon" w:date="2026-03-09T19:08:00Z" w16du:dateUtc="2026-03-10T00:08:00Z">
        <w:r w:rsidR="00585C9B">
          <w:rPr>
            <w:rFonts w:ascii="Times New Roman" w:eastAsia="Times New Roman" w:hAnsi="Times New Roman" w:cs="Times New Roman"/>
          </w:rPr>
          <w:t>arced motion always occurred with obstacles</w:t>
        </w:r>
      </w:ins>
      <w:ins w:id="2194" w:author="Benton, Deon" w:date="2026-03-03T15:52:00Z" w16du:dateUtc="2026-03-03T21:52:00Z">
        <w:r w:rsidR="0086194C">
          <w:rPr>
            <w:rFonts w:ascii="Times New Roman" w:eastAsia="Times New Roman" w:hAnsi="Times New Roman" w:cs="Times New Roman"/>
          </w:rPr>
          <w:t xml:space="preserve"> </w:t>
        </w:r>
      </w:ins>
      <w:ins w:id="2195" w:author="Benton, Deon" w:date="2026-03-03T15:53:00Z" w16du:dateUtc="2026-03-03T21:53:00Z">
        <w:r w:rsidR="0086194C">
          <w:rPr>
            <w:rFonts w:ascii="Times New Roman" w:eastAsia="Times New Roman" w:hAnsi="Times New Roman" w:cs="Times New Roman"/>
          </w:rPr>
          <w:t>during</w:t>
        </w:r>
      </w:ins>
      <w:ins w:id="2196" w:author="Benton, Deon" w:date="2026-03-03T15:50:00Z" w16du:dateUtc="2026-03-03T21:50:00Z">
        <w:r w:rsidR="009E5DAF">
          <w:rPr>
            <w:rFonts w:ascii="Times New Roman" w:eastAsia="Times New Roman" w:hAnsi="Times New Roman" w:cs="Times New Roman"/>
          </w:rPr>
          <w:t xml:space="preserve"> pretraining</w:t>
        </w:r>
      </w:ins>
      <w:ins w:id="2197" w:author="Benton, Deon" w:date="2026-03-09T18:55:00Z" w16du:dateUtc="2026-03-09T23:55:00Z">
        <w:r w:rsidR="00CC3593">
          <w:rPr>
            <w:rFonts w:ascii="Times New Roman" w:eastAsia="Times New Roman" w:hAnsi="Times New Roman" w:cs="Times New Roman"/>
          </w:rPr>
          <w:t>.</w:t>
        </w:r>
      </w:ins>
      <w:ins w:id="2198" w:author="Benton, Deon" w:date="2026-03-09T18:56:00Z" w16du:dateUtc="2026-03-09T23:56:00Z">
        <w:r w:rsidR="00C2212E">
          <w:rPr>
            <w:rFonts w:ascii="Times New Roman" w:eastAsia="Times New Roman" w:hAnsi="Times New Roman" w:cs="Times New Roman"/>
          </w:rPr>
          <w:t xml:space="preserve"> </w:t>
        </w:r>
      </w:ins>
      <w:ins w:id="2199" w:author="Benton, Deon" w:date="2026-03-09T18:57:00Z" w16du:dateUtc="2026-03-09T23:57:00Z">
        <w:r w:rsidR="00C2212E">
          <w:rPr>
            <w:rFonts w:ascii="Times New Roman" w:eastAsia="Times New Roman" w:hAnsi="Times New Roman" w:cs="Times New Roman"/>
          </w:rPr>
          <w:t>The trouble here is that infants</w:t>
        </w:r>
      </w:ins>
      <w:ins w:id="2200" w:author="Benton, Deon" w:date="2026-03-09T18:56:00Z" w16du:dateUtc="2026-03-09T23:56:00Z">
        <w:r w:rsidR="00C2212E">
          <w:rPr>
            <w:rFonts w:ascii="Times New Roman" w:eastAsia="Times New Roman" w:hAnsi="Times New Roman" w:cs="Times New Roman"/>
          </w:rPr>
          <w:t xml:space="preserve"> likely do observe </w:t>
        </w:r>
      </w:ins>
      <w:ins w:id="2201" w:author="Benton, Deon" w:date="2026-03-09T18:57:00Z" w16du:dateUtc="2026-03-09T23:57:00Z">
        <w:r w:rsidR="00C2212E">
          <w:rPr>
            <w:rFonts w:ascii="Times New Roman" w:eastAsia="Times New Roman" w:hAnsi="Times New Roman" w:cs="Times New Roman"/>
          </w:rPr>
          <w:t>instances of a</w:t>
        </w:r>
      </w:ins>
      <w:ins w:id="2202" w:author="Benton, Deon" w:date="2026-03-09T18:56:00Z" w16du:dateUtc="2026-03-09T23:56:00Z">
        <w:r w:rsidR="00C2212E">
          <w:rPr>
            <w:rFonts w:ascii="Times New Roman" w:eastAsia="Times New Roman" w:hAnsi="Times New Roman" w:cs="Times New Roman"/>
          </w:rPr>
          <w:t xml:space="preserve">rced motion in the absence of physical </w:t>
        </w:r>
        <w:r w:rsidR="00C2212E">
          <w:rPr>
            <w:rFonts w:ascii="Times New Roman" w:eastAsia="Times New Roman" w:hAnsi="Times New Roman" w:cs="Times New Roman"/>
          </w:rPr>
          <w:lastRenderedPageBreak/>
          <w:t>o</w:t>
        </w:r>
      </w:ins>
      <w:ins w:id="2203"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2204" w:author="Benton, Deon" w:date="2026-03-09T18:58:00Z" w16du:dateUtc="2026-03-09T23:58:00Z">
        <w:r w:rsidR="00C2212E">
          <w:rPr>
            <w:rFonts w:ascii="Times New Roman" w:eastAsia="Times New Roman" w:hAnsi="Times New Roman" w:cs="Times New Roman"/>
          </w:rPr>
          <w:t>f</w:t>
        </w:r>
      </w:ins>
      <w:ins w:id="2205" w:author="Benton, Deon" w:date="2026-03-03T16:00:00Z" w16du:dateUtc="2026-03-03T22:00:00Z">
        <w:r w:rsidR="0063061E">
          <w:rPr>
            <w:rFonts w:ascii="Times New Roman" w:eastAsia="Times New Roman" w:hAnsi="Times New Roman" w:cs="Times New Roman"/>
          </w:rPr>
          <w:t xml:space="preserve"> the current </w:t>
        </w:r>
      </w:ins>
      <w:ins w:id="2206" w:author="Benton, Deon" w:date="2026-03-09T18:58:00Z" w16du:dateUtc="2026-03-09T23:58:00Z">
        <w:r w:rsidR="00C2212E">
          <w:rPr>
            <w:rFonts w:ascii="Times New Roman" w:eastAsia="Times New Roman" w:hAnsi="Times New Roman" w:cs="Times New Roman"/>
          </w:rPr>
          <w:t>proposal</w:t>
        </w:r>
      </w:ins>
      <w:ins w:id="2207" w:author="Benton, Deon" w:date="2026-03-03T16:01:00Z" w16du:dateUtc="2026-03-03T22:01:00Z">
        <w:r w:rsidR="0063061E">
          <w:rPr>
            <w:rFonts w:ascii="Times New Roman" w:eastAsia="Times New Roman" w:hAnsi="Times New Roman" w:cs="Times New Roman"/>
          </w:rPr>
          <w:t xml:space="preserve"> </w:t>
        </w:r>
      </w:ins>
      <w:ins w:id="2208" w:author="Benton, Deon" w:date="2026-03-03T16:12:00Z" w16du:dateUtc="2026-03-03T22:12:00Z">
        <w:r w:rsidR="000F3686">
          <w:rPr>
            <w:rFonts w:ascii="Times New Roman" w:eastAsia="Times New Roman" w:hAnsi="Times New Roman" w:cs="Times New Roman"/>
          </w:rPr>
          <w:t>provides</w:t>
        </w:r>
      </w:ins>
      <w:ins w:id="2209"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2210" w:author="Benton, Deon" w:date="2026-03-09T18:58:00Z" w16du:dateUtc="2026-03-09T23:58:00Z">
        <w:r w:rsidR="00C2212E">
          <w:rPr>
            <w:rFonts w:ascii="Times New Roman" w:eastAsia="Times New Roman" w:hAnsi="Times New Roman" w:cs="Times New Roman"/>
          </w:rPr>
          <w:t xml:space="preserve"> broadly</w:t>
        </w:r>
      </w:ins>
      <w:ins w:id="2211" w:author="Benton, Deon" w:date="2026-03-03T16:01:00Z" w16du:dateUtc="2026-03-03T22:01:00Z">
        <w:r w:rsidR="0063061E">
          <w:rPr>
            <w:rFonts w:ascii="Times New Roman" w:eastAsia="Times New Roman" w:hAnsi="Times New Roman" w:cs="Times New Roman"/>
          </w:rPr>
          <w:t xml:space="preserve">, then it is important to show that </w:t>
        </w:r>
      </w:ins>
      <w:ins w:id="2212" w:author="Benton, Deon" w:date="2026-03-03T16:02:00Z" w16du:dateUtc="2026-03-03T22:02:00Z">
        <w:r w:rsidR="0063061E">
          <w:rPr>
            <w:rFonts w:ascii="Times New Roman" w:eastAsia="Times New Roman" w:hAnsi="Times New Roman" w:cs="Times New Roman"/>
          </w:rPr>
          <w:t xml:space="preserve">the results </w:t>
        </w:r>
      </w:ins>
      <w:ins w:id="2213" w:author="Benton, Deon" w:date="2026-03-03T16:04:00Z" w16du:dateUtc="2026-03-03T22:04:00Z">
        <w:r w:rsidR="00C67B37">
          <w:rPr>
            <w:rFonts w:ascii="Times New Roman" w:eastAsia="Times New Roman" w:hAnsi="Times New Roman" w:cs="Times New Roman"/>
          </w:rPr>
          <w:t>reported above</w:t>
        </w:r>
      </w:ins>
      <w:ins w:id="2214" w:author="Benton, Deon" w:date="2026-03-03T16:03:00Z" w16du:dateUtc="2026-03-03T22:03:00Z">
        <w:r w:rsidR="00C67B37">
          <w:rPr>
            <w:rFonts w:ascii="Times New Roman" w:eastAsia="Times New Roman" w:hAnsi="Times New Roman" w:cs="Times New Roman"/>
          </w:rPr>
          <w:t xml:space="preserve"> can be obtained in a simulation that varies </w:t>
        </w:r>
      </w:ins>
      <w:ins w:id="2215" w:author="Benton, Deon" w:date="2026-03-09T18:58:00Z" w16du:dateUtc="2026-03-09T23:58:00Z">
        <w:r w:rsidR="00C2212E">
          <w:rPr>
            <w:rFonts w:ascii="Times New Roman" w:eastAsia="Times New Roman" w:hAnsi="Times New Roman" w:cs="Times New Roman"/>
          </w:rPr>
          <w:t>the amount of</w:t>
        </w:r>
      </w:ins>
      <w:ins w:id="2216" w:author="Benton, Deon" w:date="2026-03-09T18:59:00Z" w16du:dateUtc="2026-03-09T23:59:00Z">
        <w:r w:rsidR="00C2212E">
          <w:rPr>
            <w:rFonts w:ascii="Times New Roman" w:eastAsia="Times New Roman" w:hAnsi="Times New Roman" w:cs="Times New Roman"/>
          </w:rPr>
          <w:t xml:space="preserve"> arced </w:t>
        </w:r>
      </w:ins>
      <w:ins w:id="2217" w:author="Benton, Deon" w:date="2026-03-03T16:05:00Z" w16du:dateUtc="2026-03-03T22:05:00Z">
        <w:r w:rsidR="002306DE">
          <w:rPr>
            <w:rFonts w:ascii="Times New Roman" w:eastAsia="Times New Roman" w:hAnsi="Times New Roman" w:cs="Times New Roman"/>
          </w:rPr>
          <w:t>motion with and without barriers</w:t>
        </w:r>
      </w:ins>
      <w:ins w:id="2218" w:author="Benton, Deon" w:date="2026-03-09T18:58:00Z" w16du:dateUtc="2026-03-09T23:58:00Z">
        <w:r w:rsidR="00C2212E">
          <w:rPr>
            <w:rFonts w:ascii="Times New Roman" w:eastAsia="Times New Roman" w:hAnsi="Times New Roman" w:cs="Times New Roman"/>
          </w:rPr>
          <w:t xml:space="preserve"> that networks experience during pretraining</w:t>
        </w:r>
      </w:ins>
      <w:ins w:id="2219" w:author="Benton, Deon" w:date="2026-03-03T16:05:00Z" w16du:dateUtc="2026-03-03T22:05:00Z">
        <w:r w:rsidR="002306DE">
          <w:rPr>
            <w:rFonts w:ascii="Times New Roman" w:eastAsia="Times New Roman" w:hAnsi="Times New Roman" w:cs="Times New Roman"/>
          </w:rPr>
          <w:t xml:space="preserve">. </w:t>
        </w:r>
      </w:ins>
      <w:ins w:id="2220" w:author="Benton, Deon" w:date="2026-03-03T16:06:00Z" w16du:dateUtc="2026-03-03T22:06:00Z">
        <w:r w:rsidR="002306DE">
          <w:rPr>
            <w:rFonts w:ascii="Times New Roman" w:eastAsia="Times New Roman" w:hAnsi="Times New Roman" w:cs="Times New Roman"/>
          </w:rPr>
          <w:t xml:space="preserve">Simulation </w:t>
        </w:r>
      </w:ins>
      <w:ins w:id="2221" w:author="Benton, Deon" w:date="2026-03-03T16:07:00Z" w16du:dateUtc="2026-03-03T22:07:00Z">
        <w:r w:rsidR="003C5492">
          <w:rPr>
            <w:rFonts w:ascii="Times New Roman" w:eastAsia="Times New Roman" w:hAnsi="Times New Roman" w:cs="Times New Roman"/>
          </w:rPr>
          <w:t>1b</w:t>
        </w:r>
      </w:ins>
      <w:ins w:id="2222"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223"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224"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2225" w:author="Benton, Deon" w:date="2026-03-09T19:14:00Z" w16du:dateUtc="2026-03-10T00:14:00Z"/>
          <w:rFonts w:ascii="Times New Roman" w:eastAsia="Times New Roman" w:hAnsi="Times New Roman" w:cs="Times New Roman"/>
        </w:rPr>
      </w:pPr>
      <w:ins w:id="2226"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227" w:author="Benton, Deon" w:date="2026-03-09T19:05:00Z" w16du:dateUtc="2026-03-10T00:05:00Z">
        <w:r>
          <w:rPr>
            <w:rFonts w:ascii="Times New Roman" w:eastAsia="Times New Roman" w:hAnsi="Times New Roman" w:cs="Times New Roman"/>
          </w:rPr>
          <w:t xml:space="preserve">the ratio of arced motion with obstacles to </w:t>
        </w:r>
      </w:ins>
      <w:ins w:id="2228" w:author="Benton, Deon" w:date="2026-03-09T19:06:00Z" w16du:dateUtc="2026-03-10T00:06:00Z">
        <w:r>
          <w:rPr>
            <w:rFonts w:ascii="Times New Roman" w:eastAsia="Times New Roman" w:hAnsi="Times New Roman" w:cs="Times New Roman"/>
          </w:rPr>
          <w:t>that</w:t>
        </w:r>
      </w:ins>
      <w:ins w:id="2229" w:author="Benton, Deon" w:date="2026-03-09T19:05:00Z" w16du:dateUtc="2026-03-10T00:05:00Z">
        <w:r>
          <w:rPr>
            <w:rFonts w:ascii="Times New Roman" w:eastAsia="Times New Roman" w:hAnsi="Times New Roman" w:cs="Times New Roman"/>
          </w:rPr>
          <w:t xml:space="preserve"> without obstacles varie</w:t>
        </w:r>
      </w:ins>
      <w:ins w:id="2230" w:author="Benton, Deon" w:date="2026-03-09T19:06:00Z" w16du:dateUtc="2026-03-10T00:06:00Z">
        <w:r>
          <w:rPr>
            <w:rFonts w:ascii="Times New Roman" w:eastAsia="Times New Roman" w:hAnsi="Times New Roman" w:cs="Times New Roman"/>
          </w:rPr>
          <w:t xml:space="preserve">d across networks. </w:t>
        </w:r>
      </w:ins>
      <w:ins w:id="2231" w:author="Benton, Deon" w:date="2026-03-09T19:12:00Z" w16du:dateUtc="2026-03-10T00:12:00Z">
        <w:r w:rsidR="00560C9F">
          <w:rPr>
            <w:rFonts w:ascii="Times New Roman" w:eastAsia="Times New Roman" w:hAnsi="Times New Roman" w:cs="Times New Roman"/>
          </w:rPr>
          <w:t>Six</w:t>
        </w:r>
      </w:ins>
      <w:ins w:id="2232" w:author="Benton, Deon" w:date="2026-03-03T16:20:00Z" w16du:dateUtc="2026-03-03T22:20:00Z">
        <w:r w:rsidR="0086256F">
          <w:rPr>
            <w:rFonts w:ascii="Times New Roman" w:eastAsia="Times New Roman" w:hAnsi="Times New Roman" w:cs="Times New Roman"/>
          </w:rPr>
          <w:t xml:space="preserve"> different ratio</w:t>
        </w:r>
      </w:ins>
      <w:ins w:id="2233" w:author="Benton, Deon" w:date="2026-03-09T19:07:00Z" w16du:dateUtc="2026-03-10T00:07:00Z">
        <w:r>
          <w:rPr>
            <w:rFonts w:ascii="Times New Roman" w:eastAsia="Times New Roman" w:hAnsi="Times New Roman" w:cs="Times New Roman"/>
          </w:rPr>
          <w:t xml:space="preserve"> conditions</w:t>
        </w:r>
      </w:ins>
      <w:ins w:id="2234"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235" w:author="Benton, Deon" w:date="2026-03-03T16:17:00Z" w16du:dateUtc="2026-03-03T22:17:00Z">
        <w:r w:rsidR="00B208F8">
          <w:rPr>
            <w:rFonts w:ascii="Times New Roman" w:eastAsia="Times New Roman" w:hAnsi="Times New Roman" w:cs="Times New Roman"/>
          </w:rPr>
          <w:t xml:space="preserve"> </w:t>
        </w:r>
      </w:ins>
      <w:ins w:id="2236"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237"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238" w:author="Benton, Deon" w:date="2026-03-09T19:11:00Z" w16du:dateUtc="2026-03-10T00:11:00Z">
        <w:r w:rsidR="00560C9F">
          <w:rPr>
            <w:rFonts w:ascii="Times New Roman" w:eastAsia="Times New Roman" w:hAnsi="Times New Roman" w:cs="Times New Roman"/>
          </w:rPr>
          <w:t xml:space="preserve">; </w:t>
        </w:r>
      </w:ins>
      <w:ins w:id="2239" w:author="Benton, Deon" w:date="2026-03-09T19:12:00Z" w16du:dateUtc="2026-03-10T00:12:00Z">
        <w:r w:rsidR="00560C9F">
          <w:rPr>
            <w:rFonts w:ascii="Times New Roman" w:eastAsia="Times New Roman" w:hAnsi="Times New Roman" w:cs="Times New Roman"/>
          </w:rPr>
          <w:t>7</w:t>
        </w:r>
      </w:ins>
      <w:ins w:id="2240" w:author="Benton, Deon" w:date="2026-03-09T19:11:00Z" w16du:dateUtc="2026-03-10T00:11:00Z">
        <w:r w:rsidR="00560C9F">
          <w:rPr>
            <w:rFonts w:ascii="Times New Roman" w:eastAsia="Times New Roman" w:hAnsi="Times New Roman" w:cs="Times New Roman"/>
          </w:rPr>
          <w:t xml:space="preserve">0% arced motion with obstacles vs. </w:t>
        </w:r>
      </w:ins>
      <w:ins w:id="2241" w:author="Benton, Deon" w:date="2026-03-09T19:12:00Z" w16du:dateUtc="2026-03-10T00:12:00Z">
        <w:r w:rsidR="00560C9F">
          <w:rPr>
            <w:rFonts w:ascii="Times New Roman" w:eastAsia="Times New Roman" w:hAnsi="Times New Roman" w:cs="Times New Roman"/>
          </w:rPr>
          <w:t>3</w:t>
        </w:r>
      </w:ins>
      <w:ins w:id="2242" w:author="Benton, Deon" w:date="2026-03-09T19:11:00Z" w16du:dateUtc="2026-03-10T00:11:00Z">
        <w:r w:rsidR="00560C9F">
          <w:rPr>
            <w:rFonts w:ascii="Times New Roman" w:eastAsia="Times New Roman" w:hAnsi="Times New Roman" w:cs="Times New Roman"/>
          </w:rPr>
          <w:t>0% arced motion without obstacles</w:t>
        </w:r>
      </w:ins>
      <w:ins w:id="2243"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244" w:author="Benton, Deon" w:date="2026-03-09T19:13:00Z" w16du:dateUtc="2026-03-10T00:13:00Z">
        <w:r w:rsidR="00736F05">
          <w:rPr>
            <w:rFonts w:ascii="Times New Roman" w:eastAsia="Times New Roman" w:hAnsi="Times New Roman" w:cs="Times New Roman"/>
          </w:rPr>
          <w:t>5</w:t>
        </w:r>
      </w:ins>
      <w:ins w:id="2245" w:author="Benton, Deon" w:date="2026-03-09T19:12:00Z" w16du:dateUtc="2026-03-10T00:12:00Z">
        <w:r w:rsidR="00736F05">
          <w:rPr>
            <w:rFonts w:ascii="Times New Roman" w:eastAsia="Times New Roman" w:hAnsi="Times New Roman" w:cs="Times New Roman"/>
          </w:rPr>
          <w:t xml:space="preserve">0% arced motion with obstacles vs. </w:t>
        </w:r>
      </w:ins>
      <w:ins w:id="2246" w:author="Benton, Deon" w:date="2026-03-09T19:13:00Z" w16du:dateUtc="2026-03-10T00:13:00Z">
        <w:r w:rsidR="00736F05">
          <w:rPr>
            <w:rFonts w:ascii="Times New Roman" w:eastAsia="Times New Roman" w:hAnsi="Times New Roman" w:cs="Times New Roman"/>
          </w:rPr>
          <w:t>5</w:t>
        </w:r>
      </w:ins>
      <w:ins w:id="2247" w:author="Benton, Deon" w:date="2026-03-09T19:12:00Z" w16du:dateUtc="2026-03-10T00:12:00Z">
        <w:r w:rsidR="00736F05">
          <w:rPr>
            <w:rFonts w:ascii="Times New Roman" w:eastAsia="Times New Roman" w:hAnsi="Times New Roman" w:cs="Times New Roman"/>
          </w:rPr>
          <w:t>0% arced motion without obstacles</w:t>
        </w:r>
      </w:ins>
      <w:ins w:id="2248" w:author="Benton, Deon" w:date="2026-03-09T19:06:00Z" w16du:dateUtc="2026-03-10T00:06:00Z">
        <w:r>
          <w:rPr>
            <w:rFonts w:ascii="Times New Roman" w:eastAsia="Times New Roman" w:hAnsi="Times New Roman" w:cs="Times New Roman"/>
          </w:rPr>
          <w:t xml:space="preserve">. </w:t>
        </w:r>
      </w:ins>
      <w:ins w:id="2249" w:author="Benton, Deon" w:date="2026-03-09T19:13:00Z" w16du:dateUtc="2026-03-10T00:13:00Z">
        <w:r w:rsidR="00DE5B14">
          <w:rPr>
            <w:rFonts w:ascii="Times New Roman" w:eastAsia="Times New Roman" w:hAnsi="Times New Roman" w:cs="Times New Roman"/>
          </w:rPr>
          <w:t>It should be noted that the</w:t>
        </w:r>
      </w:ins>
      <w:ins w:id="2250" w:author="Benton, Deon" w:date="2026-03-09T19:06:00Z" w16du:dateUtc="2026-03-10T00:06:00Z">
        <w:r>
          <w:rPr>
            <w:rFonts w:ascii="Times New Roman" w:eastAsia="Times New Roman" w:hAnsi="Times New Roman" w:cs="Times New Roman"/>
          </w:rPr>
          <w:t xml:space="preserve"> first ratio</w:t>
        </w:r>
      </w:ins>
      <w:ins w:id="2251" w:author="Benton, Deon" w:date="2026-03-09T19:07:00Z" w16du:dateUtc="2026-03-10T00:07:00Z">
        <w:r>
          <w:rPr>
            <w:rFonts w:ascii="Times New Roman" w:eastAsia="Times New Roman" w:hAnsi="Times New Roman" w:cs="Times New Roman"/>
          </w:rPr>
          <w:t xml:space="preserve"> condition</w:t>
        </w:r>
      </w:ins>
      <w:ins w:id="2252" w:author="Benton, Deon" w:date="2026-03-09T19:06:00Z" w16du:dateUtc="2026-03-10T00:06:00Z">
        <w:r>
          <w:rPr>
            <w:rFonts w:ascii="Times New Roman" w:eastAsia="Times New Roman" w:hAnsi="Times New Roman" w:cs="Times New Roman"/>
          </w:rPr>
          <w:t xml:space="preserve"> </w:t>
        </w:r>
      </w:ins>
      <w:ins w:id="2253"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2254" w:author="Benton, Deon" w:date="2026-03-09T19:08:00Z" w16du:dateUtc="2026-03-10T00:08:00Z">
        <w:r>
          <w:rPr>
            <w:rFonts w:ascii="Times New Roman" w:eastAsia="Times New Roman" w:hAnsi="Times New Roman" w:cs="Times New Roman"/>
          </w:rPr>
          <w:t>without</w:t>
        </w:r>
      </w:ins>
      <w:ins w:id="2255" w:author="Benton, Deon" w:date="2026-03-09T19:07:00Z" w16du:dateUtc="2026-03-10T00:07:00Z">
        <w:r>
          <w:rPr>
            <w:rFonts w:ascii="Times New Roman" w:eastAsia="Times New Roman" w:hAnsi="Times New Roman" w:cs="Times New Roman"/>
          </w:rPr>
          <w:t xml:space="preserve"> obstacles. </w:t>
        </w:r>
      </w:ins>
      <w:ins w:id="2256" w:author="Benton, Deon" w:date="2026-03-03T16:20:00Z" w16du:dateUtc="2026-03-03T22:20:00Z">
        <w:r w:rsidR="00AE3FD6">
          <w:rPr>
            <w:rFonts w:ascii="Times New Roman" w:eastAsia="Times New Roman" w:hAnsi="Times New Roman" w:cs="Times New Roman"/>
          </w:rPr>
          <w:t xml:space="preserve"> </w:t>
        </w:r>
      </w:ins>
      <w:ins w:id="2257"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2258"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259" w:author="Benton, Deon" w:date="2026-03-09T19:15:00Z" w16du:dateUtc="2026-03-10T00:15:00Z"/>
          <w:rFonts w:ascii="Times New Roman" w:hAnsi="Times New Roman" w:cs="Times New Roman"/>
          <w:b/>
          <w:bCs/>
        </w:rPr>
      </w:pPr>
      <w:ins w:id="2260"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261"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262" w:author="Benton, Deon" w:date="2026-03-03T16:16:00Z" w16du:dateUtc="2026-03-03T22:16:00Z"/>
          <w:rFonts w:ascii="Times New Roman" w:eastAsia="Times New Roman" w:hAnsi="Times New Roman" w:cs="Times New Roman"/>
          <w:b/>
          <w:bCs/>
        </w:rPr>
      </w:pPr>
      <w:ins w:id="2263"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 xml:space="preserve">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w:t>
            </w:r>
            <w:proofErr w:type="gramStart"/>
            <w:r w:rsidRPr="00F20CB1">
              <w:rPr>
                <w:rFonts w:ascii="Times New Roman" w:hAnsi="Times New Roman" w:cs="Times New Roman"/>
                <w:i w:val="0"/>
                <w:iCs w:val="0"/>
                <w:color w:val="000000" w:themeColor="text1"/>
                <w:sz w:val="24"/>
                <w:szCs w:val="24"/>
              </w:rPr>
              <w:t>to</w:t>
            </w:r>
            <w:proofErr w:type="gramEnd"/>
            <w:r w:rsidRPr="00F20CB1">
              <w:rPr>
                <w:rFonts w:ascii="Times New Roman" w:hAnsi="Times New Roman" w:cs="Times New Roman"/>
                <w:i w:val="0"/>
                <w:iCs w:val="0"/>
                <w:color w:val="000000" w:themeColor="text1"/>
                <w:sz w:val="24"/>
                <w:szCs w:val="24"/>
              </w:rPr>
              <w:t xml:space="preserve">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w:t>
            </w:r>
            <w:proofErr w:type="gramStart"/>
            <w:r w:rsidRPr="00F20CB1">
              <w:rPr>
                <w:rFonts w:ascii="Times New Roman" w:hAnsi="Times New Roman" w:cs="Times New Roman"/>
                <w:i w:val="0"/>
                <w:iCs w:val="0"/>
                <w:color w:val="000000" w:themeColor="text1"/>
                <w:sz w:val="24"/>
                <w:szCs w:val="24"/>
              </w:rPr>
              <w:t>to</w:t>
            </w:r>
            <w:proofErr w:type="gramEnd"/>
            <w:r w:rsidRPr="00F20CB1">
              <w:rPr>
                <w:rFonts w:ascii="Times New Roman" w:hAnsi="Times New Roman" w:cs="Times New Roman"/>
                <w:i w:val="0"/>
                <w:iCs w:val="0"/>
                <w:color w:val="000000" w:themeColor="text1"/>
                <w:sz w:val="24"/>
                <w:szCs w:val="24"/>
              </w:rPr>
              <w:t xml:space="preserve">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08F5F" w14:textId="77777777" w:rsidR="00137CA9" w:rsidRDefault="00137CA9" w:rsidP="00391C7E">
      <w:pPr>
        <w:spacing w:after="0" w:line="240" w:lineRule="auto"/>
      </w:pPr>
      <w:r>
        <w:separator/>
      </w:r>
    </w:p>
  </w:endnote>
  <w:endnote w:type="continuationSeparator" w:id="0">
    <w:p w14:paraId="4BD22155" w14:textId="77777777" w:rsidR="00137CA9" w:rsidRDefault="00137CA9"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CCA2" w14:textId="77777777" w:rsidR="00137CA9" w:rsidRDefault="00137CA9" w:rsidP="00391C7E">
      <w:pPr>
        <w:spacing w:after="0" w:line="240" w:lineRule="auto"/>
      </w:pPr>
      <w:r>
        <w:separator/>
      </w:r>
    </w:p>
  </w:footnote>
  <w:footnote w:type="continuationSeparator" w:id="0">
    <w:p w14:paraId="25173ABC" w14:textId="77777777" w:rsidR="00137CA9" w:rsidRDefault="00137CA9" w:rsidP="00391C7E">
      <w:pPr>
        <w:spacing w:after="0" w:line="240" w:lineRule="auto"/>
      </w:pPr>
      <w:r>
        <w:continuationSeparator/>
      </w:r>
    </w:p>
  </w:footnote>
  <w:footnote w:id="1">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131"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132"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133"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A99"/>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F8F"/>
    <w:rsid w:val="00010A55"/>
    <w:rsid w:val="0001141F"/>
    <w:rsid w:val="00011DAB"/>
    <w:rsid w:val="0001298D"/>
    <w:rsid w:val="00012AA5"/>
    <w:rsid w:val="00012E70"/>
    <w:rsid w:val="00013134"/>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7F5"/>
    <w:rsid w:val="00046880"/>
    <w:rsid w:val="0004750E"/>
    <w:rsid w:val="000475E7"/>
    <w:rsid w:val="000476A1"/>
    <w:rsid w:val="00047ECC"/>
    <w:rsid w:val="00050686"/>
    <w:rsid w:val="00050739"/>
    <w:rsid w:val="0005092E"/>
    <w:rsid w:val="00050DB2"/>
    <w:rsid w:val="000512B7"/>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4399"/>
    <w:rsid w:val="000B4DD6"/>
    <w:rsid w:val="000B4ECF"/>
    <w:rsid w:val="000B60E2"/>
    <w:rsid w:val="000B6458"/>
    <w:rsid w:val="000B7017"/>
    <w:rsid w:val="000B75DA"/>
    <w:rsid w:val="000B7DDA"/>
    <w:rsid w:val="000B7E28"/>
    <w:rsid w:val="000C086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FF3"/>
    <w:rsid w:val="000D5358"/>
    <w:rsid w:val="000D5598"/>
    <w:rsid w:val="000D5B81"/>
    <w:rsid w:val="000D5F92"/>
    <w:rsid w:val="000D6324"/>
    <w:rsid w:val="000D6788"/>
    <w:rsid w:val="000D6C8E"/>
    <w:rsid w:val="000D6F3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686"/>
    <w:rsid w:val="000F3AF0"/>
    <w:rsid w:val="000F3DEE"/>
    <w:rsid w:val="000F3F9C"/>
    <w:rsid w:val="000F43CD"/>
    <w:rsid w:val="000F4505"/>
    <w:rsid w:val="000F4507"/>
    <w:rsid w:val="000F4814"/>
    <w:rsid w:val="000F566F"/>
    <w:rsid w:val="000F5BC5"/>
    <w:rsid w:val="000F65EB"/>
    <w:rsid w:val="000F68C8"/>
    <w:rsid w:val="000F6EAD"/>
    <w:rsid w:val="000F726E"/>
    <w:rsid w:val="000F7626"/>
    <w:rsid w:val="000F7CAC"/>
    <w:rsid w:val="0010035E"/>
    <w:rsid w:val="00100DFB"/>
    <w:rsid w:val="00100FC9"/>
    <w:rsid w:val="00101D73"/>
    <w:rsid w:val="00101D77"/>
    <w:rsid w:val="00102C53"/>
    <w:rsid w:val="00102DDA"/>
    <w:rsid w:val="00103DE0"/>
    <w:rsid w:val="00104354"/>
    <w:rsid w:val="00104484"/>
    <w:rsid w:val="00104696"/>
    <w:rsid w:val="00105BB1"/>
    <w:rsid w:val="00105D7B"/>
    <w:rsid w:val="00106100"/>
    <w:rsid w:val="00106257"/>
    <w:rsid w:val="00106D77"/>
    <w:rsid w:val="0010728E"/>
    <w:rsid w:val="0011041C"/>
    <w:rsid w:val="00110DF9"/>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63E"/>
    <w:rsid w:val="001537B7"/>
    <w:rsid w:val="00153BF3"/>
    <w:rsid w:val="001547A5"/>
    <w:rsid w:val="00155706"/>
    <w:rsid w:val="001558F7"/>
    <w:rsid w:val="00155A19"/>
    <w:rsid w:val="00156A94"/>
    <w:rsid w:val="00157975"/>
    <w:rsid w:val="00160EBD"/>
    <w:rsid w:val="001614AB"/>
    <w:rsid w:val="00162040"/>
    <w:rsid w:val="0016283A"/>
    <w:rsid w:val="0016301B"/>
    <w:rsid w:val="00163799"/>
    <w:rsid w:val="0016470F"/>
    <w:rsid w:val="001647C9"/>
    <w:rsid w:val="00164941"/>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501"/>
    <w:rsid w:val="0017668E"/>
    <w:rsid w:val="00177C21"/>
    <w:rsid w:val="001807FC"/>
    <w:rsid w:val="00181761"/>
    <w:rsid w:val="0018182D"/>
    <w:rsid w:val="00181ADB"/>
    <w:rsid w:val="001823A3"/>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288F"/>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1626"/>
    <w:rsid w:val="001E2FFC"/>
    <w:rsid w:val="001E340B"/>
    <w:rsid w:val="001E3924"/>
    <w:rsid w:val="001E3EFD"/>
    <w:rsid w:val="001E487B"/>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286B"/>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271"/>
    <w:rsid w:val="002074F3"/>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A83"/>
    <w:rsid w:val="002204AE"/>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9A3"/>
    <w:rsid w:val="002306DE"/>
    <w:rsid w:val="00230700"/>
    <w:rsid w:val="00230A9A"/>
    <w:rsid w:val="00230D82"/>
    <w:rsid w:val="002319D4"/>
    <w:rsid w:val="002322A5"/>
    <w:rsid w:val="002327B3"/>
    <w:rsid w:val="00233AAE"/>
    <w:rsid w:val="00233BDD"/>
    <w:rsid w:val="00233DE0"/>
    <w:rsid w:val="002341FE"/>
    <w:rsid w:val="00234A10"/>
    <w:rsid w:val="00235E21"/>
    <w:rsid w:val="00235E44"/>
    <w:rsid w:val="0023612F"/>
    <w:rsid w:val="002361BE"/>
    <w:rsid w:val="00236819"/>
    <w:rsid w:val="00237147"/>
    <w:rsid w:val="002373D8"/>
    <w:rsid w:val="002375BF"/>
    <w:rsid w:val="0023784B"/>
    <w:rsid w:val="00237A1E"/>
    <w:rsid w:val="00241352"/>
    <w:rsid w:val="00241462"/>
    <w:rsid w:val="00241852"/>
    <w:rsid w:val="00241CF4"/>
    <w:rsid w:val="00241F9B"/>
    <w:rsid w:val="0024216C"/>
    <w:rsid w:val="00242464"/>
    <w:rsid w:val="0024260C"/>
    <w:rsid w:val="002428A9"/>
    <w:rsid w:val="002428C0"/>
    <w:rsid w:val="00242C4E"/>
    <w:rsid w:val="0024322C"/>
    <w:rsid w:val="00243D19"/>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456F"/>
    <w:rsid w:val="00265A92"/>
    <w:rsid w:val="0026634B"/>
    <w:rsid w:val="0026695F"/>
    <w:rsid w:val="00266FBB"/>
    <w:rsid w:val="0026781C"/>
    <w:rsid w:val="0027190A"/>
    <w:rsid w:val="0027198F"/>
    <w:rsid w:val="00271F24"/>
    <w:rsid w:val="0027220C"/>
    <w:rsid w:val="00273B30"/>
    <w:rsid w:val="00273E89"/>
    <w:rsid w:val="00273FB5"/>
    <w:rsid w:val="00275131"/>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228"/>
    <w:rsid w:val="00296443"/>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4D83"/>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779"/>
    <w:rsid w:val="002C38E4"/>
    <w:rsid w:val="002C3A0E"/>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3000D0"/>
    <w:rsid w:val="00300FD4"/>
    <w:rsid w:val="0030159F"/>
    <w:rsid w:val="003020DD"/>
    <w:rsid w:val="003027F0"/>
    <w:rsid w:val="003037C2"/>
    <w:rsid w:val="003058A8"/>
    <w:rsid w:val="00305A74"/>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2AB3"/>
    <w:rsid w:val="00322DE6"/>
    <w:rsid w:val="00322E22"/>
    <w:rsid w:val="0032327D"/>
    <w:rsid w:val="0032420B"/>
    <w:rsid w:val="003248FE"/>
    <w:rsid w:val="00324C6A"/>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D3C"/>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274"/>
    <w:rsid w:val="003455EB"/>
    <w:rsid w:val="00345A2E"/>
    <w:rsid w:val="00345E3E"/>
    <w:rsid w:val="00346A02"/>
    <w:rsid w:val="00346D92"/>
    <w:rsid w:val="00347B0E"/>
    <w:rsid w:val="00350670"/>
    <w:rsid w:val="00350C5C"/>
    <w:rsid w:val="0035106A"/>
    <w:rsid w:val="0035138D"/>
    <w:rsid w:val="00351EF3"/>
    <w:rsid w:val="003528D6"/>
    <w:rsid w:val="00352C0F"/>
    <w:rsid w:val="003535ED"/>
    <w:rsid w:val="00353A69"/>
    <w:rsid w:val="00354104"/>
    <w:rsid w:val="00354B64"/>
    <w:rsid w:val="003554CF"/>
    <w:rsid w:val="00355614"/>
    <w:rsid w:val="00355D43"/>
    <w:rsid w:val="003579F0"/>
    <w:rsid w:val="00357EBC"/>
    <w:rsid w:val="00360DC5"/>
    <w:rsid w:val="00362066"/>
    <w:rsid w:val="00362392"/>
    <w:rsid w:val="003633B5"/>
    <w:rsid w:val="00363803"/>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6A43"/>
    <w:rsid w:val="003770CF"/>
    <w:rsid w:val="003770EC"/>
    <w:rsid w:val="0037753D"/>
    <w:rsid w:val="00377F56"/>
    <w:rsid w:val="00380551"/>
    <w:rsid w:val="003805C0"/>
    <w:rsid w:val="00380A25"/>
    <w:rsid w:val="003810AD"/>
    <w:rsid w:val="00381806"/>
    <w:rsid w:val="003818B5"/>
    <w:rsid w:val="003819AD"/>
    <w:rsid w:val="00381B79"/>
    <w:rsid w:val="003826AA"/>
    <w:rsid w:val="00382CD4"/>
    <w:rsid w:val="00382E21"/>
    <w:rsid w:val="003833DC"/>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0B5"/>
    <w:rsid w:val="003962FC"/>
    <w:rsid w:val="00396E78"/>
    <w:rsid w:val="003977BC"/>
    <w:rsid w:val="00397D00"/>
    <w:rsid w:val="00397D27"/>
    <w:rsid w:val="003A0BCB"/>
    <w:rsid w:val="003A1FC6"/>
    <w:rsid w:val="003A2701"/>
    <w:rsid w:val="003A291F"/>
    <w:rsid w:val="003A3080"/>
    <w:rsid w:val="003A3A76"/>
    <w:rsid w:val="003A3BF0"/>
    <w:rsid w:val="003A4D94"/>
    <w:rsid w:val="003A5B59"/>
    <w:rsid w:val="003A5E67"/>
    <w:rsid w:val="003A7CC6"/>
    <w:rsid w:val="003B27D8"/>
    <w:rsid w:val="003B2898"/>
    <w:rsid w:val="003B35C4"/>
    <w:rsid w:val="003B3EDF"/>
    <w:rsid w:val="003B480B"/>
    <w:rsid w:val="003B5A45"/>
    <w:rsid w:val="003B6400"/>
    <w:rsid w:val="003B6663"/>
    <w:rsid w:val="003B6799"/>
    <w:rsid w:val="003B6AAD"/>
    <w:rsid w:val="003B6FA9"/>
    <w:rsid w:val="003B70A7"/>
    <w:rsid w:val="003B7BD9"/>
    <w:rsid w:val="003C038A"/>
    <w:rsid w:val="003C042C"/>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2474"/>
    <w:rsid w:val="003D2746"/>
    <w:rsid w:val="003D350A"/>
    <w:rsid w:val="003D4119"/>
    <w:rsid w:val="003D465B"/>
    <w:rsid w:val="003D48D0"/>
    <w:rsid w:val="003D4F3B"/>
    <w:rsid w:val="003D5994"/>
    <w:rsid w:val="003D61E6"/>
    <w:rsid w:val="003D66EC"/>
    <w:rsid w:val="003D740D"/>
    <w:rsid w:val="003D7E19"/>
    <w:rsid w:val="003E0191"/>
    <w:rsid w:val="003E09D2"/>
    <w:rsid w:val="003E09E4"/>
    <w:rsid w:val="003E2FC2"/>
    <w:rsid w:val="003E345B"/>
    <w:rsid w:val="003E3AE1"/>
    <w:rsid w:val="003E47F5"/>
    <w:rsid w:val="003E497A"/>
    <w:rsid w:val="003E4BC8"/>
    <w:rsid w:val="003E63CE"/>
    <w:rsid w:val="003E6487"/>
    <w:rsid w:val="003E68E0"/>
    <w:rsid w:val="003E6A28"/>
    <w:rsid w:val="003E6E9E"/>
    <w:rsid w:val="003E7264"/>
    <w:rsid w:val="003E737D"/>
    <w:rsid w:val="003E7461"/>
    <w:rsid w:val="003E76B1"/>
    <w:rsid w:val="003E7DFA"/>
    <w:rsid w:val="003F1B19"/>
    <w:rsid w:val="003F1D39"/>
    <w:rsid w:val="003F258E"/>
    <w:rsid w:val="003F3318"/>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27E98"/>
    <w:rsid w:val="00430703"/>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65D"/>
    <w:rsid w:val="004C1755"/>
    <w:rsid w:val="004C1969"/>
    <w:rsid w:val="004C2AD2"/>
    <w:rsid w:val="004C3088"/>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4DA"/>
    <w:rsid w:val="004D5AD0"/>
    <w:rsid w:val="004D5F24"/>
    <w:rsid w:val="004D5FF4"/>
    <w:rsid w:val="004D6B7F"/>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8E"/>
    <w:rsid w:val="00521380"/>
    <w:rsid w:val="005216B0"/>
    <w:rsid w:val="00521D26"/>
    <w:rsid w:val="00522843"/>
    <w:rsid w:val="00522BE1"/>
    <w:rsid w:val="00522C66"/>
    <w:rsid w:val="00523168"/>
    <w:rsid w:val="00523624"/>
    <w:rsid w:val="00523C7B"/>
    <w:rsid w:val="00524642"/>
    <w:rsid w:val="0052470C"/>
    <w:rsid w:val="00524DCD"/>
    <w:rsid w:val="0052528F"/>
    <w:rsid w:val="00525589"/>
    <w:rsid w:val="00527B4D"/>
    <w:rsid w:val="00530632"/>
    <w:rsid w:val="00530B88"/>
    <w:rsid w:val="00530FCA"/>
    <w:rsid w:val="00531204"/>
    <w:rsid w:val="005319EB"/>
    <w:rsid w:val="00532374"/>
    <w:rsid w:val="00532A6B"/>
    <w:rsid w:val="00532C80"/>
    <w:rsid w:val="00532E61"/>
    <w:rsid w:val="00532F73"/>
    <w:rsid w:val="005335FD"/>
    <w:rsid w:val="0053378E"/>
    <w:rsid w:val="00533863"/>
    <w:rsid w:val="00533F44"/>
    <w:rsid w:val="00534AB2"/>
    <w:rsid w:val="00534CCA"/>
    <w:rsid w:val="0053507D"/>
    <w:rsid w:val="0053644D"/>
    <w:rsid w:val="00537EE9"/>
    <w:rsid w:val="005416F9"/>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23D"/>
    <w:rsid w:val="00566307"/>
    <w:rsid w:val="00566653"/>
    <w:rsid w:val="00566B69"/>
    <w:rsid w:val="00566EE9"/>
    <w:rsid w:val="00567071"/>
    <w:rsid w:val="005679C7"/>
    <w:rsid w:val="00570032"/>
    <w:rsid w:val="00570519"/>
    <w:rsid w:val="00570BB5"/>
    <w:rsid w:val="00571081"/>
    <w:rsid w:val="00571546"/>
    <w:rsid w:val="005715BA"/>
    <w:rsid w:val="0057194A"/>
    <w:rsid w:val="0057217D"/>
    <w:rsid w:val="00572C6C"/>
    <w:rsid w:val="00572D50"/>
    <w:rsid w:val="00572DFC"/>
    <w:rsid w:val="00573571"/>
    <w:rsid w:val="00573FA5"/>
    <w:rsid w:val="00574297"/>
    <w:rsid w:val="00575813"/>
    <w:rsid w:val="00575943"/>
    <w:rsid w:val="00576594"/>
    <w:rsid w:val="00577556"/>
    <w:rsid w:val="00580981"/>
    <w:rsid w:val="00580F17"/>
    <w:rsid w:val="00582C9C"/>
    <w:rsid w:val="0058342C"/>
    <w:rsid w:val="005843E9"/>
    <w:rsid w:val="00584DD2"/>
    <w:rsid w:val="005853DF"/>
    <w:rsid w:val="00585C9B"/>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3CC"/>
    <w:rsid w:val="00596951"/>
    <w:rsid w:val="00597830"/>
    <w:rsid w:val="00597AD3"/>
    <w:rsid w:val="005A05D9"/>
    <w:rsid w:val="005A0644"/>
    <w:rsid w:val="005A0A14"/>
    <w:rsid w:val="005A1669"/>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ABE"/>
    <w:rsid w:val="005C1DE1"/>
    <w:rsid w:val="005C3341"/>
    <w:rsid w:val="005C5320"/>
    <w:rsid w:val="005C5375"/>
    <w:rsid w:val="005C7C83"/>
    <w:rsid w:val="005C7F84"/>
    <w:rsid w:val="005D0320"/>
    <w:rsid w:val="005D07DE"/>
    <w:rsid w:val="005D109D"/>
    <w:rsid w:val="005D13AE"/>
    <w:rsid w:val="005D15F1"/>
    <w:rsid w:val="005D1CB3"/>
    <w:rsid w:val="005D2269"/>
    <w:rsid w:val="005D22D7"/>
    <w:rsid w:val="005D2600"/>
    <w:rsid w:val="005D29D3"/>
    <w:rsid w:val="005D2B4E"/>
    <w:rsid w:val="005D3679"/>
    <w:rsid w:val="005D3A5F"/>
    <w:rsid w:val="005D4226"/>
    <w:rsid w:val="005D444D"/>
    <w:rsid w:val="005D478E"/>
    <w:rsid w:val="005D481F"/>
    <w:rsid w:val="005D4897"/>
    <w:rsid w:val="005D4BE7"/>
    <w:rsid w:val="005D4CC8"/>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FB"/>
    <w:rsid w:val="0064223D"/>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513"/>
    <w:rsid w:val="00652135"/>
    <w:rsid w:val="0065220D"/>
    <w:rsid w:val="00652419"/>
    <w:rsid w:val="006524E0"/>
    <w:rsid w:val="00652672"/>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1BC"/>
    <w:rsid w:val="006578DB"/>
    <w:rsid w:val="00657E09"/>
    <w:rsid w:val="00660231"/>
    <w:rsid w:val="006624D1"/>
    <w:rsid w:val="00662A1E"/>
    <w:rsid w:val="00663890"/>
    <w:rsid w:val="00665834"/>
    <w:rsid w:val="00665BA2"/>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FEB"/>
    <w:rsid w:val="006B0561"/>
    <w:rsid w:val="006B0C8E"/>
    <w:rsid w:val="006B0C96"/>
    <w:rsid w:val="006B18F7"/>
    <w:rsid w:val="006B225F"/>
    <w:rsid w:val="006B2F6E"/>
    <w:rsid w:val="006B3776"/>
    <w:rsid w:val="006B4F0B"/>
    <w:rsid w:val="006B5248"/>
    <w:rsid w:val="006B599B"/>
    <w:rsid w:val="006B5ACD"/>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8C2"/>
    <w:rsid w:val="006F5BF5"/>
    <w:rsid w:val="006F60CB"/>
    <w:rsid w:val="006F67D4"/>
    <w:rsid w:val="006F710B"/>
    <w:rsid w:val="006F77E7"/>
    <w:rsid w:val="006F7A51"/>
    <w:rsid w:val="007010FA"/>
    <w:rsid w:val="00702669"/>
    <w:rsid w:val="00704050"/>
    <w:rsid w:val="0070428C"/>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1F5F"/>
    <w:rsid w:val="00722439"/>
    <w:rsid w:val="0072275E"/>
    <w:rsid w:val="00722EFF"/>
    <w:rsid w:val="0072329E"/>
    <w:rsid w:val="00723920"/>
    <w:rsid w:val="00725B8D"/>
    <w:rsid w:val="0072658E"/>
    <w:rsid w:val="00726B6A"/>
    <w:rsid w:val="00726D02"/>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E1E"/>
    <w:rsid w:val="00741612"/>
    <w:rsid w:val="007418DF"/>
    <w:rsid w:val="00741F27"/>
    <w:rsid w:val="007424A2"/>
    <w:rsid w:val="007425C4"/>
    <w:rsid w:val="00742E43"/>
    <w:rsid w:val="00742FC0"/>
    <w:rsid w:val="00743467"/>
    <w:rsid w:val="007434DB"/>
    <w:rsid w:val="00743637"/>
    <w:rsid w:val="007441A8"/>
    <w:rsid w:val="0074445A"/>
    <w:rsid w:val="0074478E"/>
    <w:rsid w:val="007448A5"/>
    <w:rsid w:val="00744F21"/>
    <w:rsid w:val="0074588B"/>
    <w:rsid w:val="00745C47"/>
    <w:rsid w:val="0074612B"/>
    <w:rsid w:val="007467A7"/>
    <w:rsid w:val="00746A55"/>
    <w:rsid w:val="00746F30"/>
    <w:rsid w:val="00746FC8"/>
    <w:rsid w:val="0074758C"/>
    <w:rsid w:val="0074774D"/>
    <w:rsid w:val="00747F36"/>
    <w:rsid w:val="00751B32"/>
    <w:rsid w:val="00751CE3"/>
    <w:rsid w:val="007525AB"/>
    <w:rsid w:val="00752CFE"/>
    <w:rsid w:val="0075366D"/>
    <w:rsid w:val="00753AB2"/>
    <w:rsid w:val="00754205"/>
    <w:rsid w:val="00754213"/>
    <w:rsid w:val="00754FDB"/>
    <w:rsid w:val="00755587"/>
    <w:rsid w:val="00756B1E"/>
    <w:rsid w:val="007574C9"/>
    <w:rsid w:val="00757781"/>
    <w:rsid w:val="0075794E"/>
    <w:rsid w:val="00757D6A"/>
    <w:rsid w:val="00760389"/>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930"/>
    <w:rsid w:val="00793BEE"/>
    <w:rsid w:val="00793E6A"/>
    <w:rsid w:val="00793FC0"/>
    <w:rsid w:val="00793FEB"/>
    <w:rsid w:val="00794632"/>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B1477"/>
    <w:rsid w:val="007B18A4"/>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115F"/>
    <w:rsid w:val="007C2988"/>
    <w:rsid w:val="007C313A"/>
    <w:rsid w:val="007C344B"/>
    <w:rsid w:val="007C3635"/>
    <w:rsid w:val="007C36AD"/>
    <w:rsid w:val="007C37A3"/>
    <w:rsid w:val="007C37CB"/>
    <w:rsid w:val="007C394B"/>
    <w:rsid w:val="007C3AEF"/>
    <w:rsid w:val="007C42A4"/>
    <w:rsid w:val="007C43AC"/>
    <w:rsid w:val="007C4465"/>
    <w:rsid w:val="007C5E07"/>
    <w:rsid w:val="007C5EFB"/>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479"/>
    <w:rsid w:val="008116FC"/>
    <w:rsid w:val="00811804"/>
    <w:rsid w:val="00811BF5"/>
    <w:rsid w:val="00811FFC"/>
    <w:rsid w:val="00812234"/>
    <w:rsid w:val="008123BA"/>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C59"/>
    <w:rsid w:val="00820218"/>
    <w:rsid w:val="00820F57"/>
    <w:rsid w:val="008211D3"/>
    <w:rsid w:val="008212A4"/>
    <w:rsid w:val="00821320"/>
    <w:rsid w:val="008223E1"/>
    <w:rsid w:val="00823362"/>
    <w:rsid w:val="00824236"/>
    <w:rsid w:val="00824650"/>
    <w:rsid w:val="0082609A"/>
    <w:rsid w:val="00826106"/>
    <w:rsid w:val="00826D1B"/>
    <w:rsid w:val="00827993"/>
    <w:rsid w:val="008308C9"/>
    <w:rsid w:val="008317A2"/>
    <w:rsid w:val="008324D1"/>
    <w:rsid w:val="008327D6"/>
    <w:rsid w:val="00832F06"/>
    <w:rsid w:val="008331D8"/>
    <w:rsid w:val="00833705"/>
    <w:rsid w:val="0083379E"/>
    <w:rsid w:val="008343F0"/>
    <w:rsid w:val="00834486"/>
    <w:rsid w:val="0083496E"/>
    <w:rsid w:val="008351BD"/>
    <w:rsid w:val="008353F2"/>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25A"/>
    <w:rsid w:val="008505CC"/>
    <w:rsid w:val="008512A3"/>
    <w:rsid w:val="00851B40"/>
    <w:rsid w:val="00851D1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94C"/>
    <w:rsid w:val="00861E76"/>
    <w:rsid w:val="00862286"/>
    <w:rsid w:val="0086256F"/>
    <w:rsid w:val="008629CE"/>
    <w:rsid w:val="00862BAC"/>
    <w:rsid w:val="00863400"/>
    <w:rsid w:val="0086360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7394"/>
    <w:rsid w:val="00877A67"/>
    <w:rsid w:val="00877AEA"/>
    <w:rsid w:val="00880903"/>
    <w:rsid w:val="0088152C"/>
    <w:rsid w:val="008816BC"/>
    <w:rsid w:val="008827A7"/>
    <w:rsid w:val="00882A0A"/>
    <w:rsid w:val="00883325"/>
    <w:rsid w:val="00884672"/>
    <w:rsid w:val="0088536E"/>
    <w:rsid w:val="00885BA2"/>
    <w:rsid w:val="00885D4C"/>
    <w:rsid w:val="008860DE"/>
    <w:rsid w:val="00886985"/>
    <w:rsid w:val="008869E1"/>
    <w:rsid w:val="00887045"/>
    <w:rsid w:val="00890CFD"/>
    <w:rsid w:val="008913F2"/>
    <w:rsid w:val="0089176F"/>
    <w:rsid w:val="0089177D"/>
    <w:rsid w:val="0089178E"/>
    <w:rsid w:val="00892559"/>
    <w:rsid w:val="00892940"/>
    <w:rsid w:val="00892DA6"/>
    <w:rsid w:val="00894104"/>
    <w:rsid w:val="00894149"/>
    <w:rsid w:val="0089435D"/>
    <w:rsid w:val="008948F0"/>
    <w:rsid w:val="00895308"/>
    <w:rsid w:val="008958E9"/>
    <w:rsid w:val="00896326"/>
    <w:rsid w:val="00896D74"/>
    <w:rsid w:val="008979EA"/>
    <w:rsid w:val="008A014D"/>
    <w:rsid w:val="008A0F0D"/>
    <w:rsid w:val="008A1C8D"/>
    <w:rsid w:val="008A1EC2"/>
    <w:rsid w:val="008A22C6"/>
    <w:rsid w:val="008A28D4"/>
    <w:rsid w:val="008A2FA7"/>
    <w:rsid w:val="008A348B"/>
    <w:rsid w:val="008A35FC"/>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F75"/>
    <w:rsid w:val="008E11CA"/>
    <w:rsid w:val="008E170A"/>
    <w:rsid w:val="008E2E20"/>
    <w:rsid w:val="008E3560"/>
    <w:rsid w:val="008E36C2"/>
    <w:rsid w:val="008E3767"/>
    <w:rsid w:val="008E3D5D"/>
    <w:rsid w:val="008E4B8C"/>
    <w:rsid w:val="008E542C"/>
    <w:rsid w:val="008E5DB6"/>
    <w:rsid w:val="008E602C"/>
    <w:rsid w:val="008E6FE0"/>
    <w:rsid w:val="008E75C1"/>
    <w:rsid w:val="008E7614"/>
    <w:rsid w:val="008F011B"/>
    <w:rsid w:val="008F0625"/>
    <w:rsid w:val="008F0951"/>
    <w:rsid w:val="008F1789"/>
    <w:rsid w:val="008F19CE"/>
    <w:rsid w:val="008F216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230A"/>
    <w:rsid w:val="00903601"/>
    <w:rsid w:val="00904DB1"/>
    <w:rsid w:val="00905051"/>
    <w:rsid w:val="00905087"/>
    <w:rsid w:val="00905528"/>
    <w:rsid w:val="009055E6"/>
    <w:rsid w:val="00906CD4"/>
    <w:rsid w:val="00906D8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876"/>
    <w:rsid w:val="00931D53"/>
    <w:rsid w:val="00932620"/>
    <w:rsid w:val="00932664"/>
    <w:rsid w:val="009338D6"/>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8CD"/>
    <w:rsid w:val="00960944"/>
    <w:rsid w:val="0096134E"/>
    <w:rsid w:val="009613B3"/>
    <w:rsid w:val="00961B2B"/>
    <w:rsid w:val="00962119"/>
    <w:rsid w:val="00962626"/>
    <w:rsid w:val="00963623"/>
    <w:rsid w:val="00963ACE"/>
    <w:rsid w:val="00963AF0"/>
    <w:rsid w:val="00963F99"/>
    <w:rsid w:val="00964347"/>
    <w:rsid w:val="00964B4C"/>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758"/>
    <w:rsid w:val="00985A75"/>
    <w:rsid w:val="00986B93"/>
    <w:rsid w:val="00987489"/>
    <w:rsid w:val="00987A3A"/>
    <w:rsid w:val="00987D54"/>
    <w:rsid w:val="0099050D"/>
    <w:rsid w:val="009907B4"/>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12E4"/>
    <w:rsid w:val="009A1510"/>
    <w:rsid w:val="009A1C9A"/>
    <w:rsid w:val="009A1FFA"/>
    <w:rsid w:val="009A232F"/>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DC"/>
    <w:rsid w:val="009B6780"/>
    <w:rsid w:val="009B6BE9"/>
    <w:rsid w:val="009B718F"/>
    <w:rsid w:val="009B76EC"/>
    <w:rsid w:val="009B7C29"/>
    <w:rsid w:val="009B7CD2"/>
    <w:rsid w:val="009C18CF"/>
    <w:rsid w:val="009C3EF9"/>
    <w:rsid w:val="009C4A63"/>
    <w:rsid w:val="009C4B66"/>
    <w:rsid w:val="009C56EC"/>
    <w:rsid w:val="009C6E3C"/>
    <w:rsid w:val="009C73A9"/>
    <w:rsid w:val="009C7755"/>
    <w:rsid w:val="009D0459"/>
    <w:rsid w:val="009D0868"/>
    <w:rsid w:val="009D14FD"/>
    <w:rsid w:val="009D1C06"/>
    <w:rsid w:val="009D1FA7"/>
    <w:rsid w:val="009D21A1"/>
    <w:rsid w:val="009D31C5"/>
    <w:rsid w:val="009D3E0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E9"/>
    <w:rsid w:val="009E7700"/>
    <w:rsid w:val="009E7710"/>
    <w:rsid w:val="009E7771"/>
    <w:rsid w:val="009F0354"/>
    <w:rsid w:val="009F066E"/>
    <w:rsid w:val="009F0A97"/>
    <w:rsid w:val="009F102B"/>
    <w:rsid w:val="009F10D4"/>
    <w:rsid w:val="009F1297"/>
    <w:rsid w:val="009F17EA"/>
    <w:rsid w:val="009F1B36"/>
    <w:rsid w:val="009F1E54"/>
    <w:rsid w:val="009F1E9A"/>
    <w:rsid w:val="009F2530"/>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F86"/>
    <w:rsid w:val="00A5708B"/>
    <w:rsid w:val="00A579AD"/>
    <w:rsid w:val="00A57EC9"/>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703B"/>
    <w:rsid w:val="00A776DA"/>
    <w:rsid w:val="00A77F7B"/>
    <w:rsid w:val="00A80248"/>
    <w:rsid w:val="00A80C7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7FC"/>
    <w:rsid w:val="00A97902"/>
    <w:rsid w:val="00AA020C"/>
    <w:rsid w:val="00AA047F"/>
    <w:rsid w:val="00AA04E9"/>
    <w:rsid w:val="00AA0C2B"/>
    <w:rsid w:val="00AA112F"/>
    <w:rsid w:val="00AA239A"/>
    <w:rsid w:val="00AA4760"/>
    <w:rsid w:val="00AA4767"/>
    <w:rsid w:val="00AA4801"/>
    <w:rsid w:val="00AA4E3E"/>
    <w:rsid w:val="00AA5009"/>
    <w:rsid w:val="00AA6282"/>
    <w:rsid w:val="00AA7078"/>
    <w:rsid w:val="00AA7184"/>
    <w:rsid w:val="00AB00F5"/>
    <w:rsid w:val="00AB0709"/>
    <w:rsid w:val="00AB2AC1"/>
    <w:rsid w:val="00AB3878"/>
    <w:rsid w:val="00AB3BD9"/>
    <w:rsid w:val="00AB3FE4"/>
    <w:rsid w:val="00AB4808"/>
    <w:rsid w:val="00AB528D"/>
    <w:rsid w:val="00AB5296"/>
    <w:rsid w:val="00AB6869"/>
    <w:rsid w:val="00AC07BC"/>
    <w:rsid w:val="00AC07E5"/>
    <w:rsid w:val="00AC0A7F"/>
    <w:rsid w:val="00AC0C13"/>
    <w:rsid w:val="00AC1279"/>
    <w:rsid w:val="00AC2BE6"/>
    <w:rsid w:val="00AC2DF9"/>
    <w:rsid w:val="00AC2F10"/>
    <w:rsid w:val="00AC3525"/>
    <w:rsid w:val="00AC3D23"/>
    <w:rsid w:val="00AC5933"/>
    <w:rsid w:val="00AC5D58"/>
    <w:rsid w:val="00AC61D8"/>
    <w:rsid w:val="00AC6F16"/>
    <w:rsid w:val="00AC6F71"/>
    <w:rsid w:val="00AC7C96"/>
    <w:rsid w:val="00AC7DF7"/>
    <w:rsid w:val="00AC7F40"/>
    <w:rsid w:val="00AD00AF"/>
    <w:rsid w:val="00AD1099"/>
    <w:rsid w:val="00AD1A5E"/>
    <w:rsid w:val="00AD23C4"/>
    <w:rsid w:val="00AD265E"/>
    <w:rsid w:val="00AD393F"/>
    <w:rsid w:val="00AD48DF"/>
    <w:rsid w:val="00AD5570"/>
    <w:rsid w:val="00AD56A0"/>
    <w:rsid w:val="00AD6584"/>
    <w:rsid w:val="00AD6765"/>
    <w:rsid w:val="00AD68D7"/>
    <w:rsid w:val="00AD6A30"/>
    <w:rsid w:val="00AD7E2A"/>
    <w:rsid w:val="00AE029E"/>
    <w:rsid w:val="00AE090A"/>
    <w:rsid w:val="00AE15EC"/>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3245"/>
    <w:rsid w:val="00AF3633"/>
    <w:rsid w:val="00AF3BF6"/>
    <w:rsid w:val="00AF3CD1"/>
    <w:rsid w:val="00AF4B3A"/>
    <w:rsid w:val="00AF554A"/>
    <w:rsid w:val="00AF57C4"/>
    <w:rsid w:val="00AF6150"/>
    <w:rsid w:val="00AF7951"/>
    <w:rsid w:val="00AF7DDD"/>
    <w:rsid w:val="00B00200"/>
    <w:rsid w:val="00B00645"/>
    <w:rsid w:val="00B00D3E"/>
    <w:rsid w:val="00B00FC9"/>
    <w:rsid w:val="00B0260D"/>
    <w:rsid w:val="00B02678"/>
    <w:rsid w:val="00B02D04"/>
    <w:rsid w:val="00B030D5"/>
    <w:rsid w:val="00B03140"/>
    <w:rsid w:val="00B0365B"/>
    <w:rsid w:val="00B0365F"/>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767"/>
    <w:rsid w:val="00B81769"/>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21FE"/>
    <w:rsid w:val="00BC285A"/>
    <w:rsid w:val="00BC3402"/>
    <w:rsid w:val="00BC3C3D"/>
    <w:rsid w:val="00BC4BB8"/>
    <w:rsid w:val="00BC654B"/>
    <w:rsid w:val="00BC65BD"/>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CB2"/>
    <w:rsid w:val="00BD7B8E"/>
    <w:rsid w:val="00BE0536"/>
    <w:rsid w:val="00BE0C77"/>
    <w:rsid w:val="00BE1F57"/>
    <w:rsid w:val="00BE2144"/>
    <w:rsid w:val="00BE33F8"/>
    <w:rsid w:val="00BE350A"/>
    <w:rsid w:val="00BE3531"/>
    <w:rsid w:val="00BE3EF1"/>
    <w:rsid w:val="00BE48FB"/>
    <w:rsid w:val="00BE4B00"/>
    <w:rsid w:val="00BE5D91"/>
    <w:rsid w:val="00BE5DC9"/>
    <w:rsid w:val="00BE60B0"/>
    <w:rsid w:val="00BE628D"/>
    <w:rsid w:val="00BE652A"/>
    <w:rsid w:val="00BE707A"/>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334"/>
    <w:rsid w:val="00C05467"/>
    <w:rsid w:val="00C0571E"/>
    <w:rsid w:val="00C06055"/>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0E72"/>
    <w:rsid w:val="00C21033"/>
    <w:rsid w:val="00C2212E"/>
    <w:rsid w:val="00C22466"/>
    <w:rsid w:val="00C23172"/>
    <w:rsid w:val="00C238C5"/>
    <w:rsid w:val="00C23DD3"/>
    <w:rsid w:val="00C245E4"/>
    <w:rsid w:val="00C24ECF"/>
    <w:rsid w:val="00C2551E"/>
    <w:rsid w:val="00C2566D"/>
    <w:rsid w:val="00C26EA0"/>
    <w:rsid w:val="00C2785F"/>
    <w:rsid w:val="00C27F62"/>
    <w:rsid w:val="00C307E8"/>
    <w:rsid w:val="00C30B0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F56"/>
    <w:rsid w:val="00C442F3"/>
    <w:rsid w:val="00C4444B"/>
    <w:rsid w:val="00C44C5D"/>
    <w:rsid w:val="00C450BA"/>
    <w:rsid w:val="00C4526A"/>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85B"/>
    <w:rsid w:val="00C5443B"/>
    <w:rsid w:val="00C545A0"/>
    <w:rsid w:val="00C546B9"/>
    <w:rsid w:val="00C54E36"/>
    <w:rsid w:val="00C54E7C"/>
    <w:rsid w:val="00C566C7"/>
    <w:rsid w:val="00C56B2F"/>
    <w:rsid w:val="00C56F1B"/>
    <w:rsid w:val="00C56F38"/>
    <w:rsid w:val="00C57CAD"/>
    <w:rsid w:val="00C60228"/>
    <w:rsid w:val="00C61018"/>
    <w:rsid w:val="00C62822"/>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3C2"/>
    <w:rsid w:val="00C875E3"/>
    <w:rsid w:val="00C87A6B"/>
    <w:rsid w:val="00C90067"/>
    <w:rsid w:val="00C90914"/>
    <w:rsid w:val="00C91E55"/>
    <w:rsid w:val="00C929D0"/>
    <w:rsid w:val="00C92A33"/>
    <w:rsid w:val="00C92ABD"/>
    <w:rsid w:val="00C9336C"/>
    <w:rsid w:val="00C94277"/>
    <w:rsid w:val="00C95114"/>
    <w:rsid w:val="00C95E66"/>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37A"/>
    <w:rsid w:val="00CA7522"/>
    <w:rsid w:val="00CA7B39"/>
    <w:rsid w:val="00CB049D"/>
    <w:rsid w:val="00CB18B4"/>
    <w:rsid w:val="00CB1F41"/>
    <w:rsid w:val="00CB29AC"/>
    <w:rsid w:val="00CB4189"/>
    <w:rsid w:val="00CB4683"/>
    <w:rsid w:val="00CB4940"/>
    <w:rsid w:val="00CB4E79"/>
    <w:rsid w:val="00CB51A3"/>
    <w:rsid w:val="00CB5688"/>
    <w:rsid w:val="00CB6142"/>
    <w:rsid w:val="00CB7504"/>
    <w:rsid w:val="00CB7F61"/>
    <w:rsid w:val="00CC0006"/>
    <w:rsid w:val="00CC1146"/>
    <w:rsid w:val="00CC17E5"/>
    <w:rsid w:val="00CC1A56"/>
    <w:rsid w:val="00CC231A"/>
    <w:rsid w:val="00CC2F41"/>
    <w:rsid w:val="00CC3593"/>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227A"/>
    <w:rsid w:val="00D027B5"/>
    <w:rsid w:val="00D02CB7"/>
    <w:rsid w:val="00D02F1A"/>
    <w:rsid w:val="00D031BC"/>
    <w:rsid w:val="00D03381"/>
    <w:rsid w:val="00D0574D"/>
    <w:rsid w:val="00D05B9F"/>
    <w:rsid w:val="00D05D7B"/>
    <w:rsid w:val="00D0709C"/>
    <w:rsid w:val="00D07834"/>
    <w:rsid w:val="00D108B4"/>
    <w:rsid w:val="00D11646"/>
    <w:rsid w:val="00D123BB"/>
    <w:rsid w:val="00D1264D"/>
    <w:rsid w:val="00D12D42"/>
    <w:rsid w:val="00D1447B"/>
    <w:rsid w:val="00D14B96"/>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F90"/>
    <w:rsid w:val="00D60589"/>
    <w:rsid w:val="00D606CC"/>
    <w:rsid w:val="00D608E0"/>
    <w:rsid w:val="00D6098E"/>
    <w:rsid w:val="00D61E19"/>
    <w:rsid w:val="00D61F14"/>
    <w:rsid w:val="00D6243B"/>
    <w:rsid w:val="00D6273A"/>
    <w:rsid w:val="00D636C9"/>
    <w:rsid w:val="00D637D4"/>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943"/>
    <w:rsid w:val="00D80BEC"/>
    <w:rsid w:val="00D81444"/>
    <w:rsid w:val="00D838CA"/>
    <w:rsid w:val="00D83D5A"/>
    <w:rsid w:val="00D84475"/>
    <w:rsid w:val="00D84499"/>
    <w:rsid w:val="00D85002"/>
    <w:rsid w:val="00D85633"/>
    <w:rsid w:val="00D866F7"/>
    <w:rsid w:val="00D8709E"/>
    <w:rsid w:val="00D87370"/>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73F5"/>
    <w:rsid w:val="00DA7FA8"/>
    <w:rsid w:val="00DB020F"/>
    <w:rsid w:val="00DB0878"/>
    <w:rsid w:val="00DB0B34"/>
    <w:rsid w:val="00DB0E07"/>
    <w:rsid w:val="00DB0EB2"/>
    <w:rsid w:val="00DB1E68"/>
    <w:rsid w:val="00DB2407"/>
    <w:rsid w:val="00DB355C"/>
    <w:rsid w:val="00DB3A30"/>
    <w:rsid w:val="00DB3EC1"/>
    <w:rsid w:val="00DB4A47"/>
    <w:rsid w:val="00DB578D"/>
    <w:rsid w:val="00DB5FFD"/>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6731"/>
    <w:rsid w:val="00DD75E0"/>
    <w:rsid w:val="00DE04F1"/>
    <w:rsid w:val="00DE0CC6"/>
    <w:rsid w:val="00DE1779"/>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95F"/>
    <w:rsid w:val="00DF0EC3"/>
    <w:rsid w:val="00DF0EE5"/>
    <w:rsid w:val="00DF18B8"/>
    <w:rsid w:val="00DF2286"/>
    <w:rsid w:val="00DF2580"/>
    <w:rsid w:val="00DF3239"/>
    <w:rsid w:val="00DF3D6A"/>
    <w:rsid w:val="00DF3E6A"/>
    <w:rsid w:val="00DF4952"/>
    <w:rsid w:val="00DF4BEE"/>
    <w:rsid w:val="00DF52FA"/>
    <w:rsid w:val="00DF5335"/>
    <w:rsid w:val="00DF58F0"/>
    <w:rsid w:val="00DF590B"/>
    <w:rsid w:val="00DF6D9E"/>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B3B"/>
    <w:rsid w:val="00E14E86"/>
    <w:rsid w:val="00E164AF"/>
    <w:rsid w:val="00E1679A"/>
    <w:rsid w:val="00E1685A"/>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9F"/>
    <w:rsid w:val="00EF10E4"/>
    <w:rsid w:val="00EF188C"/>
    <w:rsid w:val="00EF1920"/>
    <w:rsid w:val="00EF1DF9"/>
    <w:rsid w:val="00EF252C"/>
    <w:rsid w:val="00EF2B5E"/>
    <w:rsid w:val="00EF4342"/>
    <w:rsid w:val="00EF4B25"/>
    <w:rsid w:val="00EF5636"/>
    <w:rsid w:val="00EF571D"/>
    <w:rsid w:val="00EF6113"/>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1750"/>
    <w:rsid w:val="00F52B7C"/>
    <w:rsid w:val="00F542C3"/>
    <w:rsid w:val="00F54712"/>
    <w:rsid w:val="00F547AB"/>
    <w:rsid w:val="00F54E74"/>
    <w:rsid w:val="00F553A0"/>
    <w:rsid w:val="00F55CCA"/>
    <w:rsid w:val="00F55F74"/>
    <w:rsid w:val="00F563F4"/>
    <w:rsid w:val="00F564C8"/>
    <w:rsid w:val="00F56F81"/>
    <w:rsid w:val="00F57151"/>
    <w:rsid w:val="00F57842"/>
    <w:rsid w:val="00F579DD"/>
    <w:rsid w:val="00F603B4"/>
    <w:rsid w:val="00F6063A"/>
    <w:rsid w:val="00F6074B"/>
    <w:rsid w:val="00F61350"/>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864"/>
    <w:rsid w:val="00F70B2D"/>
    <w:rsid w:val="00F70F76"/>
    <w:rsid w:val="00F71396"/>
    <w:rsid w:val="00F71A9E"/>
    <w:rsid w:val="00F72C4A"/>
    <w:rsid w:val="00F73F26"/>
    <w:rsid w:val="00F749B5"/>
    <w:rsid w:val="00F74BB7"/>
    <w:rsid w:val="00F74F8A"/>
    <w:rsid w:val="00F77428"/>
    <w:rsid w:val="00F777EF"/>
    <w:rsid w:val="00F80189"/>
    <w:rsid w:val="00F80976"/>
    <w:rsid w:val="00F81813"/>
    <w:rsid w:val="00F81C2F"/>
    <w:rsid w:val="00F82852"/>
    <w:rsid w:val="00F82AFD"/>
    <w:rsid w:val="00F82F57"/>
    <w:rsid w:val="00F830A4"/>
    <w:rsid w:val="00F8321F"/>
    <w:rsid w:val="00F833D4"/>
    <w:rsid w:val="00F8342C"/>
    <w:rsid w:val="00F83D8A"/>
    <w:rsid w:val="00F83FBE"/>
    <w:rsid w:val="00F84003"/>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1D14"/>
    <w:rsid w:val="00FE26BD"/>
    <w:rsid w:val="00FE2B0E"/>
    <w:rsid w:val="00FE2BF9"/>
    <w:rsid w:val="00FE3282"/>
    <w:rsid w:val="00FE354E"/>
    <w:rsid w:val="00FE3987"/>
    <w:rsid w:val="00FE450C"/>
    <w:rsid w:val="00FE4588"/>
    <w:rsid w:val="00FE4932"/>
    <w:rsid w:val="00FE55EE"/>
    <w:rsid w:val="00FE6071"/>
    <w:rsid w:val="00FE70C7"/>
    <w:rsid w:val="00FE7133"/>
    <w:rsid w:val="00FE7308"/>
    <w:rsid w:val="00FE739E"/>
    <w:rsid w:val="00FE787D"/>
    <w:rsid w:val="00FF0405"/>
    <w:rsid w:val="00FF041C"/>
    <w:rsid w:val="00FF0861"/>
    <w:rsid w:val="00FF0A6F"/>
    <w:rsid w:val="00FF0E4F"/>
    <w:rsid w:val="00FF0FF5"/>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microsoft.com/office/2011/relationships/people" Target="people.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jpe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80</Pages>
  <Words>22963</Words>
  <Characters>126762</Characters>
  <Application>Microsoft Office Word</Application>
  <DocSecurity>0</DocSecurity>
  <Lines>1736</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23</cp:revision>
  <dcterms:created xsi:type="dcterms:W3CDTF">2026-03-17T17:53:00Z</dcterms:created>
  <dcterms:modified xsi:type="dcterms:W3CDTF">2026-03-18T03:17:00Z</dcterms:modified>
</cp:coreProperties>
</file>