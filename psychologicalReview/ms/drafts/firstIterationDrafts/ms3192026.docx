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ins w:id="252" w:author="Benton, Deon" w:date="2026-03-14T21:25:00Z" w16du:dateUtc="2026-03-15T02:25:00Z">
        <w:r w:rsidR="0056623D">
          <w:rPr>
            <w:rFonts w:ascii="Times New Roman" w:hAnsi="Times New Roman" w:cs="Times New Roman"/>
          </w:rPr>
          <w:t>Overwalle’s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Overwalle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Overwal</w:t>
        </w:r>
      </w:ins>
      <w:ins w:id="342" w:author="Benton, Deon" w:date="2026-03-16T12:56:00Z" w16du:dateUtc="2026-03-16T17:56:00Z">
        <w:r w:rsidR="00C40504">
          <w:rPr>
            <w:rFonts w:ascii="Times New Roman" w:hAnsi="Times New Roman" w:cs="Times New Roman"/>
          </w:rPr>
          <w:t>le’s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Overwalle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ins w:id="43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3" w:author="Benton, Deon" w:date="2026-02-11T13:51:00Z" w16du:dateUtc="2026-02-11T19:51:00Z">
        <w:r w:rsidR="00B00200">
          <w:rPr>
            <w:rFonts w:ascii="Times New Roman" w:hAnsi="Times New Roman" w:cs="Times New Roman"/>
          </w:rPr>
          <w:t>Csibra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Overwalle’s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67" w:author="Benton, Deon" w:date="2026-03-16T14:03:00Z" w16du:dateUtc="2026-03-16T19:03:00Z">
        <w:r w:rsidR="00BC285A">
          <w:rPr>
            <w:rFonts w:ascii="Times New Roman" w:eastAsia="Times New Roman" w:hAnsi="Times New Roman" w:cs="Times New Roman"/>
          </w:rPr>
          <w:t>Overwalle’s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Overwalle’s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ins w:id="517" w:author="Benton, Deon" w:date="2026-03-16T16:15:00Z" w16du:dateUtc="2026-03-16T21:15:00Z">
        <w:r w:rsidR="00A43A0B">
          <w:rPr>
            <w:rFonts w:ascii="Times New Roman" w:eastAsia="Times New Roman" w:hAnsi="Times New Roman" w:cs="Times New Roman"/>
          </w:rPr>
          <w:t>Overwalle’s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Overwalle’s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(VoE)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These two factors—</w:t>
        </w:r>
      </w:ins>
      <w:ins w:id="832" w:author="Benton, Deon" w:date="2026-02-12T14:37:00Z" w16du:dateUtc="2026-02-12T20:37:00Z">
        <w:r w:rsidR="00570519">
          <w:rPr>
            <w:rFonts w:ascii="Times New Roman" w:hAnsi="Times New Roman" w:cs="Times New Roman"/>
          </w:rPr>
          <w:t xml:space="preserve">that is,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experience</w:t>
        </w:r>
      </w:ins>
      <w:ins w:id="835" w:author="Benton, Deon" w:date="2026-02-12T14:33:00Z" w16du:dateUtc="2026-02-12T20:33:00Z">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Spelke,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r w:rsidR="008A5486">
        <w:rPr>
          <w:rFonts w:ascii="Times New Roman" w:hAnsi="Times New Roman" w:cs="Times New Roman"/>
        </w:rPr>
        <w:t>direct action</w:t>
      </w:r>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ins w:id="1012" w:author="Benton, Deon" w:date="2026-03-18T16:39:00Z" w16du:dateUtc="2026-03-18T21:39:00Z">
        <w:r w:rsidR="002A6F3D">
          <w:rPr>
            <w:rFonts w:ascii="Times New Roman" w:hAnsi="Times New Roman" w:cs="Times New Roman"/>
          </w:rPr>
          <w:t xml:space="preserve">It is worth noting that although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ins w:id="1100" w:author="Benton, Deon" w:date="2026-03-17T16:55:00Z" w16du:dateUtc="2026-03-17T21:55:00Z">
        <w:r w:rsidR="008A5486">
          <w:rPr>
            <w:rFonts w:ascii="Times New Roman" w:hAnsi="Times New Roman" w:cs="Times New Roman"/>
          </w:rPr>
          <w:t>direct action</w:t>
        </w:r>
      </w:ins>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efficacious—that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Overwalle,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ins w:id="1255" w:author="Benton, Deon" w:date="2026-02-12T15:37:00Z" w16du:dateUtc="2026-02-12T21:37:00Z">
        <w:r w:rsidR="000E3F68">
          <w:rPr>
            <w:rFonts w:ascii="Times New Roman" w:hAnsi="Times New Roman" w:cs="Times New Roman"/>
          </w:rPr>
          <w:t xml:space="preserve">Rakison &amp; Lupyan,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ins w:id="1260" w:author="Benton, Deon" w:date="2026-02-12T15:47:00Z" w16du:dateUtc="2026-02-12T21:47:00Z">
        <w:r w:rsidR="009130D6">
          <w:rPr>
            <w:rFonts w:ascii="Times New Roman" w:hAnsi="Times New Roman" w:cs="Times New Roman"/>
          </w:rPr>
          <w:t>Yermolayeva &amp; Rakison,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06617DB3"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it can qualitatively explain infants’ looking responses </w:t>
        </w:r>
        <w:r w:rsidR="00F83FBE" w:rsidRPr="00F83FBE">
          <w:rPr>
            <w:rFonts w:ascii="Times New Roman" w:hAnsi="Times New Roman" w:cs="Times New Roman"/>
          </w:rPr>
          <w:lastRenderedPageBreak/>
          <w:t xml:space="preserve">across a range of </w:t>
        </w:r>
      </w:ins>
      <w:ins w:id="1273" w:author="Benton, Deon" w:date="2026-02-12T15:57:00Z" w16du:dateUtc="2026-02-12T21:57:00Z">
        <w:r w:rsidR="00F83FBE">
          <w:rPr>
            <w:rFonts w:ascii="Times New Roman" w:hAnsi="Times New Roman" w:cs="Times New Roman"/>
          </w:rPr>
          <w:t>VoE</w:t>
        </w:r>
      </w:ins>
      <w:ins w:id="1274" w:author="Benton, Deon" w:date="2026-02-12T15:56:00Z" w16du:dateUtc="2026-02-12T21:56:00Z">
        <w:r w:rsidR="00F83FBE" w:rsidRPr="00F83FBE">
          <w:rPr>
            <w:rFonts w:ascii="Times New Roman" w:hAnsi="Times New Roman" w:cs="Times New Roman"/>
          </w:rPr>
          <w:t xml:space="preserve"> studies </w:t>
        </w:r>
      </w:ins>
      <w:ins w:id="1275" w:author="Benton, Deon" w:date="2026-02-12T15:57:00Z" w16du:dateUtc="2026-02-12T21:57:00Z">
        <w:r w:rsidR="00F83FBE">
          <w:rPr>
            <w:rFonts w:ascii="Times New Roman" w:hAnsi="Times New Roman" w:cs="Times New Roman"/>
          </w:rPr>
          <w:t xml:space="preserve">assessing infant </w:t>
        </w:r>
      </w:ins>
      <w:ins w:id="1276" w:author="Benton, Deon" w:date="2026-02-12T15:56:00Z" w16du:dateUtc="2026-02-12T21:56:00Z">
        <w:r w:rsidR="00F83FBE" w:rsidRPr="00F83FBE">
          <w:rPr>
            <w:rFonts w:ascii="Times New Roman" w:hAnsi="Times New Roman" w:cs="Times New Roman"/>
          </w:rPr>
          <w:t>action understanding</w:t>
        </w:r>
      </w:ins>
      <w:ins w:id="1277" w:author="Benton, Deon" w:date="2026-02-12T15:57:00Z" w16du:dateUtc="2026-02-12T21:57:00Z">
        <w:r w:rsidR="00F83FBE">
          <w:rPr>
            <w:rFonts w:ascii="Times New Roman" w:hAnsi="Times New Roman" w:cs="Times New Roman"/>
          </w:rPr>
          <w:t>.</w:t>
        </w:r>
      </w:ins>
      <w:ins w:id="1278" w:author="Benton, Deon" w:date="2026-02-13T11:09:00Z" w16du:dateUtc="2026-02-13T17:09:00Z">
        <w:r w:rsidR="00FC2F2A">
          <w:rPr>
            <w:rFonts w:ascii="Times New Roman" w:hAnsi="Times New Roman" w:cs="Times New Roman"/>
          </w:rPr>
          <w:t xml:space="preserve"> </w:t>
        </w:r>
      </w:ins>
      <w:del w:id="1279"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0" w:author="Benton, Deon" w:date="2026-02-13T11:09:00Z" w16du:dateUtc="2026-02-13T17:09:00Z">
        <w:r w:rsidR="00FC2F2A">
          <w:rPr>
            <w:rFonts w:ascii="Times New Roman" w:eastAsia="Times New Roman" w:hAnsi="Times New Roman" w:cs="Times New Roman"/>
          </w:rPr>
          <w:t>because ALIAS was developed to capture</w:t>
        </w:r>
      </w:ins>
      <w:ins w:id="1281" w:author="Benton, Deon" w:date="2026-02-13T11:11:00Z" w16du:dateUtc="2026-02-13T17:11:00Z">
        <w:r w:rsidR="00E35E64">
          <w:rPr>
            <w:rFonts w:ascii="Times New Roman" w:eastAsia="Times New Roman" w:hAnsi="Times New Roman" w:cs="Times New Roman"/>
          </w:rPr>
          <w:t xml:space="preserve"> a broad set of</w:t>
        </w:r>
      </w:ins>
      <w:ins w:id="1282" w:author="Benton, Deon" w:date="2026-02-13T11:09:00Z" w16du:dateUtc="2026-02-13T17:09:00Z">
        <w:r w:rsidR="00FC2F2A">
          <w:rPr>
            <w:rFonts w:ascii="Times New Roman" w:eastAsia="Times New Roman" w:hAnsi="Times New Roman" w:cs="Times New Roman"/>
          </w:rPr>
          <w:t xml:space="preserve"> key findings in this literature</w:t>
        </w:r>
      </w:ins>
      <w:ins w:id="1283" w:author="Benton, Deon" w:date="2026-03-17T20:56:00Z" w16du:dateUtc="2026-03-18T01:56:00Z">
        <w:r>
          <w:rPr>
            <w:rFonts w:ascii="Times New Roman" w:eastAsia="Times New Roman" w:hAnsi="Times New Roman" w:cs="Times New Roman"/>
          </w:rPr>
          <w:t xml:space="preserve"> rather than one or two specific findings</w:t>
        </w:r>
      </w:ins>
      <w:ins w:id="1284" w:author="Benton, Deon" w:date="2026-02-13T11:09:00Z" w16du:dateUtc="2026-02-13T17:09:00Z">
        <w:r w:rsidR="00FC2F2A">
          <w:rPr>
            <w:rFonts w:ascii="Times New Roman" w:eastAsia="Times New Roman" w:hAnsi="Times New Roman" w:cs="Times New Roman"/>
          </w:rPr>
          <w:t>,</w:t>
        </w:r>
      </w:ins>
      <w:ins w:id="1285" w:author="Benton, Deon" w:date="2026-02-13T11:48:00Z" w16du:dateUtc="2026-02-13T17:48:00Z">
        <w:r w:rsidR="00841A7E">
          <w:rPr>
            <w:rFonts w:ascii="Times New Roman" w:eastAsia="Times New Roman" w:hAnsi="Times New Roman" w:cs="Times New Roman"/>
          </w:rPr>
          <w:t xml:space="preserve"> the simulations reported below </w:t>
        </w:r>
      </w:ins>
      <w:ins w:id="1286" w:author="Benton, Deon" w:date="2026-03-17T21:04:00Z" w16du:dateUtc="2026-03-18T02:04:00Z">
        <w:r w:rsidR="0089435D">
          <w:rPr>
            <w:rFonts w:ascii="Times New Roman" w:eastAsia="Times New Roman" w:hAnsi="Times New Roman" w:cs="Times New Roman"/>
          </w:rPr>
          <w:t>did not attempt to</w:t>
        </w:r>
      </w:ins>
      <w:ins w:id="1287"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88" w:author="Benton, Deon" w:date="2026-02-13T11:09:00Z" w16du:dateUtc="2026-02-13T17:09:00Z">
        <w:r w:rsidR="00FC2F2A">
          <w:rPr>
            <w:rFonts w:ascii="Times New Roman" w:eastAsia="Times New Roman" w:hAnsi="Times New Roman" w:cs="Times New Roman"/>
          </w:rPr>
          <w:t xml:space="preserve"> </w:t>
        </w:r>
      </w:ins>
      <w:ins w:id="1289"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0" w:author="Benton, Deon" w:date="2026-02-13T11:26:00Z" w16du:dateUtc="2026-02-13T17:26:00Z">
        <w:r w:rsidR="00D213F8">
          <w:rPr>
            <w:rFonts w:ascii="Times New Roman" w:eastAsia="Times New Roman" w:hAnsi="Times New Roman" w:cs="Times New Roman"/>
          </w:rPr>
          <w:t>targeted here</w:t>
        </w:r>
      </w:ins>
      <w:ins w:id="1291"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2" w:author="Benton, Deon" w:date="2026-02-13T11:32:00Z" w16du:dateUtc="2026-02-13T17:32:00Z">
        <w:r w:rsidR="007B777A">
          <w:rPr>
            <w:rFonts w:ascii="Times New Roman" w:eastAsia="Times New Roman" w:hAnsi="Times New Roman" w:cs="Times New Roman"/>
          </w:rPr>
          <w:t>thought</w:t>
        </w:r>
      </w:ins>
      <w:ins w:id="1293" w:author="Benton, Deon" w:date="2026-02-13T11:24:00Z" w16du:dateUtc="2026-02-13T17:24:00Z">
        <w:r w:rsidR="00F90C60" w:rsidRPr="00F90C60">
          <w:rPr>
            <w:rFonts w:ascii="Times New Roman" w:eastAsia="Times New Roman" w:hAnsi="Times New Roman" w:cs="Times New Roman"/>
          </w:rPr>
          <w:t xml:space="preserve"> to drive infants’ behavior</w:t>
        </w:r>
      </w:ins>
      <w:ins w:id="1294" w:author="Benton, Deon" w:date="2026-02-13T11:22:00Z" w16du:dateUtc="2026-02-13T17:22:00Z">
        <w:r w:rsidR="00A318A3">
          <w:rPr>
            <w:rFonts w:ascii="Times New Roman" w:eastAsia="Times New Roman" w:hAnsi="Times New Roman" w:cs="Times New Roman"/>
          </w:rPr>
          <w:t>.</w:t>
        </w:r>
      </w:ins>
      <w:ins w:id="1295" w:author="Benton, Deon" w:date="2026-02-13T11:17:00Z" w16du:dateUtc="2026-02-13T17:17:00Z">
        <w:r w:rsidR="00F121C3">
          <w:rPr>
            <w:rFonts w:ascii="Times New Roman" w:eastAsia="Times New Roman" w:hAnsi="Times New Roman" w:cs="Times New Roman"/>
          </w:rPr>
          <w:t xml:space="preserve"> </w:t>
        </w:r>
      </w:ins>
      <w:ins w:id="1296" w:author="Benton, Deon" w:date="2026-02-13T11:22:00Z" w16du:dateUtc="2026-02-13T17:22:00Z">
        <w:r w:rsidR="00A318A3">
          <w:rPr>
            <w:rFonts w:ascii="Times New Roman" w:eastAsia="Times New Roman" w:hAnsi="Times New Roman" w:cs="Times New Roman"/>
          </w:rPr>
          <w:t xml:space="preserve">Additionally, </w:t>
        </w:r>
      </w:ins>
      <w:ins w:id="1297"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298"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299"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1300" w:author="Benton, Deon" w:date="2026-02-13T11:53:00Z" w16du:dateUtc="2026-02-13T17:53:00Z">
        <w:r>
          <w:rPr>
            <w:rFonts w:ascii="Times New Roman" w:hAnsi="Times New Roman" w:cs="Times New Roman"/>
            <w:b/>
            <w:bCs/>
          </w:rPr>
          <w:t>Selective long</w:t>
        </w:r>
      </w:ins>
      <w:ins w:id="1301" w:author="Benton, Deon" w:date="2026-02-13T11:54:00Z" w16du:dateUtc="2026-02-13T17:54:00Z">
        <w:r>
          <w:rPr>
            <w:rFonts w:ascii="Times New Roman" w:hAnsi="Times New Roman" w:cs="Times New Roman"/>
            <w:b/>
            <w:bCs/>
          </w:rPr>
          <w:t>er looking to inefficient actions following</w:t>
        </w:r>
      </w:ins>
      <w:ins w:id="1302"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1303" w:author="Benton, Deon" w:date="2026-02-13T11:54:00Z" w16du:dateUtc="2026-02-13T17:54:00Z">
        <w:r>
          <w:rPr>
            <w:rFonts w:ascii="Times New Roman" w:hAnsi="Times New Roman" w:cs="Times New Roman"/>
            <w:b/>
            <w:bCs/>
          </w:rPr>
          <w:t xml:space="preserve">. </w:t>
        </w:r>
      </w:ins>
      <w:ins w:id="1304" w:author="Benton, Deon" w:date="2026-02-13T12:02:00Z" w16du:dateUtc="2026-02-13T18:02:00Z">
        <w:r w:rsidR="00953FA9">
          <w:rPr>
            <w:rFonts w:ascii="Times New Roman" w:hAnsi="Times New Roman" w:cs="Times New Roman"/>
          </w:rPr>
          <w:t>I</w:t>
        </w:r>
      </w:ins>
      <w:ins w:id="1305" w:author="Benton, Deon" w:date="2026-02-13T11:54:00Z" w16du:dateUtc="2026-02-13T17:54:00Z">
        <w:r>
          <w:rPr>
            <w:rFonts w:ascii="Times New Roman" w:hAnsi="Times New Roman" w:cs="Times New Roman"/>
          </w:rPr>
          <w:t>n the absence of a physical barrier</w:t>
        </w:r>
      </w:ins>
      <w:ins w:id="1306"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07" w:author="Benton, Deon" w:date="2026-02-13T11:33:00Z" w16du:dateUtc="2026-02-13T17:33:00Z">
        <w:r w:rsidR="007B777A">
          <w:rPr>
            <w:rFonts w:ascii="Times New Roman" w:hAnsi="Times New Roman" w:cs="Times New Roman"/>
          </w:rPr>
          <w:t>when</w:t>
        </w:r>
      </w:ins>
      <w:ins w:id="1308" w:author="Benton, Deon" w:date="2026-02-13T11:55:00Z" w16du:dateUtc="2026-02-13T17:55:00Z">
        <w:r>
          <w:rPr>
            <w:rFonts w:ascii="Times New Roman" w:hAnsi="Times New Roman" w:cs="Times New Roman"/>
          </w:rPr>
          <w:t xml:space="preserve"> </w:t>
        </w:r>
      </w:ins>
      <w:ins w:id="1309" w:author="Benton, Deon" w:date="2026-02-13T11:33:00Z" w16du:dateUtc="2026-02-13T17:33:00Z">
        <w:r w:rsidR="007B777A">
          <w:rPr>
            <w:rFonts w:ascii="Times New Roman" w:hAnsi="Times New Roman" w:cs="Times New Roman"/>
          </w:rPr>
          <w:t>a</w:t>
        </w:r>
      </w:ins>
      <w:ins w:id="1310" w:author="Benton, Deon" w:date="2026-02-13T11:34:00Z" w16du:dateUtc="2026-02-13T17:34:00Z">
        <w:r w:rsidR="007B777A">
          <w:rPr>
            <w:rFonts w:ascii="Times New Roman" w:hAnsi="Times New Roman" w:cs="Times New Roman"/>
          </w:rPr>
          <w:t xml:space="preserve"> first character </w:t>
        </w:r>
      </w:ins>
      <w:ins w:id="1311" w:author="Benton, Deon" w:date="2026-02-13T11:33:00Z" w16du:dateUtc="2026-02-13T17:33:00Z">
        <w:r w:rsidR="007B777A">
          <w:rPr>
            <w:rFonts w:ascii="Times New Roman" w:hAnsi="Times New Roman" w:cs="Times New Roman"/>
          </w:rPr>
          <w:t>follows a curved path to reach</w:t>
        </w:r>
      </w:ins>
      <w:ins w:id="1312"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3" w:author="Benton, Deon" w:date="2026-02-13T11:36:00Z" w16du:dateUtc="2026-02-13T17:36:00Z">
        <w:r w:rsidR="00D0227A">
          <w:rPr>
            <w:rFonts w:ascii="Times New Roman" w:hAnsi="Times New Roman" w:cs="Times New Roman"/>
          </w:rPr>
          <w:t>.</w:t>
        </w:r>
      </w:ins>
      <w:ins w:id="1314" w:author="Benton, Deon" w:date="2026-02-13T11:39:00Z" w16du:dateUtc="2026-02-13T17:39:00Z">
        <w:r w:rsidR="00190D1A">
          <w:rPr>
            <w:rFonts w:ascii="Times New Roman" w:hAnsi="Times New Roman" w:cs="Times New Roman"/>
          </w:rPr>
          <w:t xml:space="preserve"> </w:t>
        </w:r>
      </w:ins>
      <w:ins w:id="1315" w:author="Benton, Deon" w:date="2026-02-13T11:40:00Z" w16du:dateUtc="2026-02-13T17:40:00Z">
        <w:r w:rsidR="00190D1A">
          <w:rPr>
            <w:rFonts w:ascii="Times New Roman" w:hAnsi="Times New Roman" w:cs="Times New Roman"/>
          </w:rPr>
          <w:t xml:space="preserve">Crucially, this pattern </w:t>
        </w:r>
      </w:ins>
      <w:ins w:id="1316" w:author="Benton, Deon" w:date="2026-02-13T12:10:00Z" w16du:dateUtc="2026-02-13T18:10:00Z">
        <w:r w:rsidR="00C66C18">
          <w:rPr>
            <w:rFonts w:ascii="Times New Roman" w:hAnsi="Times New Roman" w:cs="Times New Roman"/>
          </w:rPr>
          <w:t>only holds</w:t>
        </w:r>
      </w:ins>
      <w:ins w:id="1317" w:author="Benton, Deon" w:date="2026-02-13T11:40:00Z" w16du:dateUtc="2026-02-13T17:40:00Z">
        <w:r w:rsidR="00190D1A">
          <w:rPr>
            <w:rFonts w:ascii="Times New Roman" w:hAnsi="Times New Roman" w:cs="Times New Roman"/>
          </w:rPr>
          <w:t xml:space="preserve"> when </w:t>
        </w:r>
      </w:ins>
      <w:ins w:id="1318" w:author="Benton, Deon" w:date="2026-02-13T11:35:00Z" w16du:dateUtc="2026-02-13T17:35:00Z">
        <w:r w:rsidR="00445048">
          <w:rPr>
            <w:rFonts w:ascii="Times New Roman" w:hAnsi="Times New Roman" w:cs="Times New Roman"/>
          </w:rPr>
          <w:t>the curved action occur</w:t>
        </w:r>
      </w:ins>
      <w:ins w:id="1319" w:author="Benton, Deon" w:date="2026-02-13T11:40:00Z" w16du:dateUtc="2026-02-13T17:40:00Z">
        <w:r w:rsidR="00190D1A">
          <w:rPr>
            <w:rFonts w:ascii="Times New Roman" w:hAnsi="Times New Roman" w:cs="Times New Roman"/>
          </w:rPr>
          <w:t>s</w:t>
        </w:r>
      </w:ins>
      <w:ins w:id="1320" w:author="Benton, Deon" w:date="2026-02-13T11:35:00Z" w16du:dateUtc="2026-02-13T17:35:00Z">
        <w:r w:rsidR="00445048">
          <w:rPr>
            <w:rFonts w:ascii="Times New Roman" w:hAnsi="Times New Roman" w:cs="Times New Roman"/>
          </w:rPr>
          <w:t xml:space="preserve"> over a barrier </w:t>
        </w:r>
      </w:ins>
      <w:ins w:id="1321" w:author="Benton, Deon" w:date="2026-02-13T11:40:00Z" w16du:dateUtc="2026-02-13T17:40:00Z">
        <w:r w:rsidR="00190D1A">
          <w:rPr>
            <w:rFonts w:ascii="Times New Roman" w:hAnsi="Times New Roman" w:cs="Times New Roman"/>
          </w:rPr>
          <w:t>during an initial habituation phase</w:t>
        </w:r>
      </w:ins>
      <w:ins w:id="1322" w:author="Benton, Deon" w:date="2026-02-13T12:10:00Z" w16du:dateUtc="2026-02-13T18:10:00Z">
        <w:r w:rsidR="00C66C18">
          <w:rPr>
            <w:rFonts w:ascii="Times New Roman" w:hAnsi="Times New Roman" w:cs="Times New Roman"/>
          </w:rPr>
          <w:t xml:space="preserve">; infants look equally long at both actions when the </w:t>
        </w:r>
      </w:ins>
      <w:ins w:id="1323"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4"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5" w:author="Benton, Deon" w:date="2026-02-13T12:02:00Z" w16du:dateUtc="2026-02-13T18:02:00Z">
        <w:r w:rsidR="002E379E">
          <w:rPr>
            <w:rFonts w:ascii="Times New Roman" w:hAnsi="Times New Roman" w:cs="Times New Roman"/>
            <w:b/>
            <w:bCs/>
          </w:rPr>
          <w:t>Independence f</w:t>
        </w:r>
      </w:ins>
      <w:ins w:id="1326" w:author="Benton, Deon" w:date="2026-02-13T12:09:00Z" w16du:dateUtc="2026-02-13T18:09:00Z">
        <w:r w:rsidR="00C66C18">
          <w:rPr>
            <w:rFonts w:ascii="Times New Roman" w:hAnsi="Times New Roman" w:cs="Times New Roman"/>
            <w:b/>
            <w:bCs/>
          </w:rPr>
          <w:t>rom</w:t>
        </w:r>
      </w:ins>
      <w:ins w:id="1327" w:author="Benton, Deon" w:date="2026-02-13T12:02:00Z" w16du:dateUtc="2026-02-13T18:02:00Z">
        <w:r w:rsidR="002E379E">
          <w:rPr>
            <w:rFonts w:ascii="Times New Roman" w:hAnsi="Times New Roman" w:cs="Times New Roman"/>
            <w:b/>
            <w:bCs/>
          </w:rPr>
          <w:t xml:space="preserve"> animacy</w:t>
        </w:r>
      </w:ins>
      <w:ins w:id="1328" w:author="Benton, Deon" w:date="2026-02-13T11:56:00Z" w16du:dateUtc="2026-02-13T17:56:00Z">
        <w:r w:rsidR="005F561E">
          <w:rPr>
            <w:rFonts w:ascii="Times New Roman" w:hAnsi="Times New Roman" w:cs="Times New Roman"/>
            <w:b/>
            <w:bCs/>
          </w:rPr>
          <w:t>.</w:t>
        </w:r>
      </w:ins>
      <w:ins w:id="1329" w:author="Benton, Deon" w:date="2026-02-13T12:03:00Z" w16du:dateUtc="2026-02-13T18:03:00Z">
        <w:r w:rsidR="002E379E">
          <w:rPr>
            <w:rFonts w:ascii="Times New Roman" w:hAnsi="Times New Roman" w:cs="Times New Roman"/>
            <w:b/>
            <w:bCs/>
          </w:rPr>
          <w:t xml:space="preserve"> </w:t>
        </w:r>
      </w:ins>
      <w:ins w:id="1330" w:author="Benton, Deon" w:date="2026-02-13T11:56:00Z" w16du:dateUtc="2026-02-13T17:56:00Z">
        <w:r w:rsidR="005F561E">
          <w:rPr>
            <w:rFonts w:ascii="Times New Roman" w:hAnsi="Times New Roman" w:cs="Times New Roman"/>
          </w:rPr>
          <w:t>Infants’ looking behaviors adhere to the pattern d</w:t>
        </w:r>
      </w:ins>
      <w:ins w:id="1331" w:author="Benton, Deon" w:date="2026-02-13T11:57:00Z" w16du:dateUtc="2026-02-13T17:57:00Z">
        <w:r w:rsidR="005F561E">
          <w:rPr>
            <w:rFonts w:ascii="Times New Roman" w:hAnsi="Times New Roman" w:cs="Times New Roman"/>
          </w:rPr>
          <w:t xml:space="preserve">escribed in (1) </w:t>
        </w:r>
      </w:ins>
      <w:ins w:id="1332"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3"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4"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5"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36"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37" w:author="Benton, Deon" w:date="2026-03-17T20:56:00Z" w16du:dateUtc="2026-03-18T01:56:00Z"/>
          <w:rFonts w:ascii="Times New Roman" w:hAnsi="Times New Roman" w:cs="Times New Roman"/>
        </w:rPr>
      </w:pPr>
      <w:ins w:id="1338"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39"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0"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1" w:author="Benton, Deon" w:date="2026-02-25T12:20:00Z" w16du:dateUtc="2026-02-25T18:20:00Z">
        <w:r w:rsidR="006F4E6E">
          <w:rPr>
            <w:rFonts w:ascii="Times New Roman" w:hAnsi="Times New Roman" w:cs="Times New Roman"/>
          </w:rPr>
          <w:t xml:space="preserve">present </w:t>
        </w:r>
      </w:ins>
      <w:ins w:id="1342"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343" w:author="Benton, Deon" w:date="2026-03-17T20:56:00Z" w16du:dateUtc="2026-03-18T01:56:00Z">
        <w:r>
          <w:rPr>
            <w:rFonts w:ascii="Times New Roman" w:hAnsi="Times New Roman" w:cs="Times New Roman"/>
          </w:rPr>
          <w:t xml:space="preserve">The second goal of the current simulations was to </w:t>
        </w:r>
      </w:ins>
      <w:ins w:id="1344" w:author="Benton, Deon" w:date="2026-03-17T20:57:00Z" w16du:dateUtc="2026-03-18T01:57:00Z">
        <w:r>
          <w:rPr>
            <w:rFonts w:ascii="Times New Roman" w:hAnsi="Times New Roman" w:cs="Times New Roman"/>
          </w:rPr>
          <w:t xml:space="preserve">demonstrate that </w:t>
        </w:r>
      </w:ins>
      <w:ins w:id="1345" w:author="Benton, Deon" w:date="2026-03-17T20:59:00Z" w16du:dateUtc="2026-03-18T01:59:00Z">
        <w:r w:rsidR="0089435D">
          <w:rPr>
            <w:rFonts w:ascii="Times New Roman" w:hAnsi="Times New Roman" w:cs="Times New Roman"/>
          </w:rPr>
          <w:t xml:space="preserve">ALIAS </w:t>
        </w:r>
      </w:ins>
      <w:ins w:id="1346" w:author="Benton, Deon" w:date="2026-03-17T20:57:00Z" w16du:dateUtc="2026-03-18T01:57:00Z">
        <w:r>
          <w:rPr>
            <w:rFonts w:ascii="Times New Roman" w:hAnsi="Times New Roman" w:cs="Times New Roman"/>
          </w:rPr>
          <w:t xml:space="preserve">provides a better account of </w:t>
        </w:r>
      </w:ins>
      <w:ins w:id="1347" w:author="Benton, Deon" w:date="2026-03-17T21:02:00Z" w16du:dateUtc="2026-03-18T02:02:00Z">
        <w:r w:rsidR="0089435D">
          <w:rPr>
            <w:rFonts w:ascii="Times New Roman" w:hAnsi="Times New Roman" w:cs="Times New Roman"/>
          </w:rPr>
          <w:t>the five target findings</w:t>
        </w:r>
      </w:ins>
      <w:ins w:id="1348"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349" w:author="Benton, Deon" w:date="2026-03-19T15:52:00Z" w16du:dateUtc="2026-03-19T20:52:00Z">
        <w:r w:rsidR="00BD6A9D">
          <w:rPr>
            <w:rFonts w:ascii="Times New Roman" w:hAnsi="Times New Roman" w:cs="Times New Roman"/>
          </w:rPr>
          <w:t>he</w:t>
        </w:r>
      </w:ins>
      <w:ins w:id="1350" w:author="Benton, Deon" w:date="2026-03-19T15:56:00Z" w16du:dateUtc="2026-03-19T20:56:00Z">
        <w:r w:rsidR="008E78C5">
          <w:rPr>
            <w:rFonts w:ascii="Times New Roman" w:hAnsi="Times New Roman" w:cs="Times New Roman"/>
          </w:rPr>
          <w:t>reafter</w:t>
        </w:r>
      </w:ins>
      <w:ins w:id="1351" w:author="Benton, Deon" w:date="2026-03-19T15:52:00Z" w16du:dateUtc="2026-03-19T20:52:00Z">
        <w:r w:rsidR="00BD6A9D">
          <w:rPr>
            <w:rFonts w:ascii="Times New Roman" w:hAnsi="Times New Roman" w:cs="Times New Roman"/>
          </w:rPr>
          <w:t xml:space="preserve"> OM</w:t>
        </w:r>
      </w:ins>
      <w:ins w:id="1352" w:author="Benton, Deon" w:date="2026-03-19T15:57:00Z" w16du:dateUtc="2026-03-19T20:57:00Z">
        <w:r w:rsidR="008E78C5">
          <w:rPr>
            <w:rFonts w:ascii="Times New Roman" w:hAnsi="Times New Roman" w:cs="Times New Roman"/>
          </w:rPr>
          <w:t>10</w:t>
        </w:r>
      </w:ins>
      <w:ins w:id="1353" w:author="Benton, Deon" w:date="2026-03-19T15:52:00Z" w16du:dateUtc="2026-03-19T20:52:00Z">
        <w:r w:rsidR="00BD6A9D">
          <w:rPr>
            <w:rFonts w:ascii="Times New Roman" w:hAnsi="Times New Roman" w:cs="Times New Roman"/>
          </w:rPr>
          <w:t>)</w:t>
        </w:r>
      </w:ins>
      <w:ins w:id="1354" w:author="Benton, Deon" w:date="2026-03-17T20:57:00Z" w16du:dateUtc="2026-03-18T01:57:00Z">
        <w:r w:rsidR="00366CD3">
          <w:rPr>
            <w:rFonts w:ascii="Times New Roman" w:hAnsi="Times New Roman" w:cs="Times New Roman"/>
          </w:rPr>
          <w:t>.</w:t>
        </w:r>
      </w:ins>
      <w:ins w:id="1355" w:author="Benton, Deon" w:date="2026-03-17T21:05:00Z" w16du:dateUtc="2026-03-18T02:05:00Z">
        <w:r w:rsidR="0089435D">
          <w:rPr>
            <w:rFonts w:ascii="Times New Roman" w:hAnsi="Times New Roman" w:cs="Times New Roman"/>
          </w:rPr>
          <w:t xml:space="preserve"> </w:t>
        </w:r>
      </w:ins>
      <w:ins w:id="1356" w:author="Benton, Deon" w:date="2026-03-17T21:28:00Z" w16du:dateUtc="2026-03-18T02:28:00Z">
        <w:r w:rsidR="000D6324">
          <w:rPr>
            <w:rFonts w:ascii="Times New Roman" w:hAnsi="Times New Roman" w:cs="Times New Roman"/>
          </w:rPr>
          <w:t xml:space="preserve">Specifically, the goal </w:t>
        </w:r>
      </w:ins>
      <w:ins w:id="1357" w:author="Benton, Deon" w:date="2026-03-17T21:29:00Z" w16du:dateUtc="2026-03-18T02:29:00Z">
        <w:r w:rsidR="000D6324">
          <w:rPr>
            <w:rFonts w:ascii="Times New Roman" w:hAnsi="Times New Roman" w:cs="Times New Roman"/>
          </w:rPr>
          <w:t xml:space="preserve">of the current simulations was to show that </w:t>
        </w:r>
      </w:ins>
      <w:ins w:id="1358" w:author="Benton, Deon" w:date="2026-03-19T15:57:00Z" w16du:dateUtc="2026-03-19T20:57:00Z">
        <w:r w:rsidR="008E78C5">
          <w:rPr>
            <w:rFonts w:ascii="Times New Roman" w:hAnsi="Times New Roman" w:cs="Times New Roman"/>
          </w:rPr>
          <w:t>ALIAS—which</w:t>
        </w:r>
      </w:ins>
      <w:ins w:id="1359"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360" w:author="Benton, Deon" w:date="2026-03-17T21:30:00Z" w16du:dateUtc="2026-03-18T02:30:00Z">
        <w:r w:rsidR="000D6324">
          <w:rPr>
            <w:rFonts w:ascii="Times New Roman" w:hAnsi="Times New Roman" w:cs="Times New Roman"/>
          </w:rPr>
          <w:t>understanding studies</w:t>
        </w:r>
      </w:ins>
      <w:ins w:id="1361" w:author="Benton, Deon" w:date="2026-03-19T15:57:00Z" w16du:dateUtc="2026-03-19T20:57:00Z">
        <w:r w:rsidR="008E78C5">
          <w:rPr>
            <w:rFonts w:ascii="Times New Roman" w:hAnsi="Times New Roman" w:cs="Times New Roman"/>
          </w:rPr>
          <w:t>—</w:t>
        </w:r>
      </w:ins>
      <w:ins w:id="1362" w:author="Benton, Deon" w:date="2026-03-17T21:35:00Z" w16du:dateUtc="2026-03-18T02:35:00Z">
        <w:r w:rsidR="000D6324">
          <w:rPr>
            <w:rFonts w:ascii="Times New Roman" w:hAnsi="Times New Roman" w:cs="Times New Roman"/>
          </w:rPr>
          <w:t>does a better job at</w:t>
        </w:r>
      </w:ins>
      <w:ins w:id="1363" w:author="Benton, Deon" w:date="2026-03-17T21:40:00Z" w16du:dateUtc="2026-03-18T02:40:00Z">
        <w:r w:rsidR="00183560">
          <w:rPr>
            <w:rFonts w:ascii="Times New Roman" w:hAnsi="Times New Roman" w:cs="Times New Roman"/>
          </w:rPr>
          <w:t xml:space="preserve"> capturing</w:t>
        </w:r>
      </w:ins>
      <w:ins w:id="1364" w:author="Benton, Deon" w:date="2026-03-17T21:34:00Z" w16du:dateUtc="2026-03-18T02:34:00Z">
        <w:r w:rsidR="000D6324">
          <w:rPr>
            <w:rFonts w:ascii="Times New Roman" w:hAnsi="Times New Roman" w:cs="Times New Roman"/>
          </w:rPr>
          <w:t xml:space="preserve"> infants’ looking </w:t>
        </w:r>
      </w:ins>
      <w:ins w:id="1365" w:author="Benton, Deon" w:date="2026-03-17T21:40:00Z" w16du:dateUtc="2026-03-18T02:40:00Z">
        <w:r w:rsidR="00183560">
          <w:rPr>
            <w:rFonts w:ascii="Times New Roman" w:hAnsi="Times New Roman" w:cs="Times New Roman"/>
          </w:rPr>
          <w:t>data</w:t>
        </w:r>
      </w:ins>
      <w:ins w:id="1366" w:author="Benton, Deon" w:date="2026-03-17T21:34:00Z" w16du:dateUtc="2026-03-18T02:34:00Z">
        <w:r w:rsidR="000D6324">
          <w:rPr>
            <w:rFonts w:ascii="Times New Roman" w:hAnsi="Times New Roman" w:cs="Times New Roman"/>
          </w:rPr>
          <w:t xml:space="preserve"> across a broader range of studies than </w:t>
        </w:r>
      </w:ins>
      <w:ins w:id="1367" w:author="Benton, Deon" w:date="2026-03-19T15:58:00Z" w16du:dateUtc="2026-03-19T20:58:00Z">
        <w:r w:rsidR="008E78C5">
          <w:rPr>
            <w:rFonts w:ascii="Times New Roman" w:hAnsi="Times New Roman" w:cs="Times New Roman"/>
          </w:rPr>
          <w:t>OM10, a model that lacks these features</w:t>
        </w:r>
      </w:ins>
      <w:ins w:id="1368" w:author="Benton, Deon" w:date="2026-03-17T21:34:00Z" w16du:dateUtc="2026-03-18T02:34:00Z">
        <w:r w:rsidR="000D6324">
          <w:rPr>
            <w:rFonts w:ascii="Times New Roman" w:hAnsi="Times New Roman" w:cs="Times New Roman"/>
          </w:rPr>
          <w:t xml:space="preserve">. </w:t>
        </w:r>
      </w:ins>
      <w:ins w:id="1369" w:author="Benton, Deon" w:date="2026-03-17T21:47:00Z" w16du:dateUtc="2026-03-18T02:47:00Z">
        <w:r w:rsidR="00183560" w:rsidRPr="00183560">
          <w:rPr>
            <w:rFonts w:ascii="Times New Roman" w:hAnsi="Times New Roman" w:cs="Times New Roman"/>
          </w:rPr>
          <w:t xml:space="preserve">By demonstrating that </w:t>
        </w:r>
      </w:ins>
      <w:ins w:id="1370" w:author="Benton, Deon" w:date="2026-03-19T15:58:00Z" w16du:dateUtc="2026-03-19T20:58:00Z">
        <w:r w:rsidR="009C431B">
          <w:rPr>
            <w:rFonts w:ascii="Times New Roman" w:hAnsi="Times New Roman" w:cs="Times New Roman"/>
          </w:rPr>
          <w:t>OM10</w:t>
        </w:r>
      </w:ins>
      <w:ins w:id="1371" w:author="Benton, Deon" w:date="2026-03-17T21:47:00Z" w16du:dateUtc="2026-03-18T02:47:00Z">
        <w:r w:rsidR="00183560" w:rsidRPr="00183560">
          <w:rPr>
            <w:rFonts w:ascii="Times New Roman" w:hAnsi="Times New Roman" w:cs="Times New Roman"/>
          </w:rPr>
          <w:t xml:space="preserve"> accounts for less of the data than </w:t>
        </w:r>
      </w:ins>
      <w:ins w:id="1372" w:author="Benton, Deon" w:date="2026-03-19T15:58:00Z" w16du:dateUtc="2026-03-19T20:58:00Z">
        <w:r w:rsidR="009C431B">
          <w:rPr>
            <w:rFonts w:ascii="Times New Roman" w:hAnsi="Times New Roman" w:cs="Times New Roman"/>
          </w:rPr>
          <w:t>ALIAS</w:t>
        </w:r>
      </w:ins>
      <w:ins w:id="1373" w:author="Benton, Deon" w:date="2026-03-17T21:47:00Z" w16du:dateUtc="2026-03-18T02:47:00Z">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ins>
      <w:ins w:id="1374" w:author="Benton, Deon" w:date="2026-03-19T15:58:00Z" w16du:dateUtc="2026-03-19T20:58:00Z">
        <w:r w:rsidR="009C431B">
          <w:rPr>
            <w:rFonts w:ascii="Times New Roman" w:hAnsi="Times New Roman" w:cs="Times New Roman"/>
          </w:rPr>
          <w:t>OM10</w:t>
        </w:r>
      </w:ins>
      <w:ins w:id="1375"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376" w:author="Benton, Deon" w:date="2026-03-19T15:59:00Z" w16du:dateUtc="2026-03-19T20:59:00Z">
        <w:r w:rsidR="009C431B">
          <w:rPr>
            <w:rFonts w:ascii="Times New Roman" w:hAnsi="Times New Roman" w:cs="Times New Roman"/>
          </w:rPr>
          <w:t xml:space="preserve"> explains the enhanced explanatory scope of ALIAS.</w:t>
        </w:r>
      </w:ins>
      <w:ins w:id="1377" w:author="Benton, Deon" w:date="2026-03-17T21:47:00Z" w16du:dateUtc="2026-03-18T02:47:00Z">
        <w:r w:rsidR="00183560" w:rsidRPr="00183560">
          <w:rPr>
            <w:rFonts w:ascii="Times New Roman" w:hAnsi="Times New Roman" w:cs="Times New Roman"/>
          </w:rPr>
          <w:t xml:space="preserve"> </w:t>
        </w:r>
      </w:ins>
    </w:p>
    <w:p w14:paraId="3003D899" w14:textId="127CDB77"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78" w:author="Benton, Deon" w:date="2026-02-25T12:25:00Z" w16du:dateUtc="2026-02-25T18:25:00Z">
        <w:r w:rsidR="00050686">
          <w:rPr>
            <w:rFonts w:ascii="Times New Roman" w:hAnsi="Times New Roman" w:cs="Times New Roman"/>
          </w:rPr>
          <w:t>next section, I describe the</w:t>
        </w:r>
      </w:ins>
      <w:ins w:id="1379" w:author="Benton, Deon" w:date="2026-02-25T12:26:00Z" w16du:dateUtc="2026-02-25T18:26:00Z">
        <w:r w:rsidR="00050686">
          <w:rPr>
            <w:rFonts w:ascii="Times New Roman" w:hAnsi="Times New Roman" w:cs="Times New Roman"/>
          </w:rPr>
          <w:t xml:space="preserve"> </w:t>
        </w:r>
      </w:ins>
      <w:ins w:id="1380" w:author="Benton, Deon" w:date="2026-03-17T21:58:00Z" w16du:dateUtc="2026-03-18T02:58:00Z">
        <w:r w:rsidR="000F3DEE">
          <w:rPr>
            <w:rFonts w:ascii="Times New Roman" w:hAnsi="Times New Roman" w:cs="Times New Roman"/>
          </w:rPr>
          <w:t>architecture of ALIAS</w:t>
        </w:r>
      </w:ins>
      <w:ins w:id="1381"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82" w:author="Benton, Deon" w:date="2026-03-17T21:56:00Z" w16du:dateUtc="2026-03-18T02:56:00Z">
        <w:r w:rsidR="00514CDE">
          <w:rPr>
            <w:rFonts w:ascii="Times New Roman" w:hAnsi="Times New Roman" w:cs="Times New Roman"/>
          </w:rPr>
          <w:t>I also provide a</w:t>
        </w:r>
      </w:ins>
      <w:ins w:id="1383" w:author="Benton, Deon" w:date="2026-03-17T21:57:00Z" w16du:dateUtc="2026-03-18T02:57:00Z">
        <w:r w:rsidR="00514CDE">
          <w:rPr>
            <w:rFonts w:ascii="Times New Roman" w:hAnsi="Times New Roman" w:cs="Times New Roman"/>
          </w:rPr>
          <w:t xml:space="preserve">n </w:t>
        </w:r>
      </w:ins>
      <w:ins w:id="1384" w:author="Benton, Deon" w:date="2026-03-17T21:56:00Z" w16du:dateUtc="2026-03-18T02:56:00Z">
        <w:r w:rsidR="00514CDE">
          <w:rPr>
            <w:rFonts w:ascii="Times New Roman" w:hAnsi="Times New Roman" w:cs="Times New Roman"/>
          </w:rPr>
          <w:t xml:space="preserve">overview of </w:t>
        </w:r>
      </w:ins>
      <w:ins w:id="1385" w:author="Benton, Deon" w:date="2026-03-19T15:59:00Z" w16du:dateUtc="2026-03-19T20:59:00Z">
        <w:r w:rsidR="009A3502">
          <w:rPr>
            <w:rFonts w:ascii="Times New Roman" w:hAnsi="Times New Roman" w:cs="Times New Roman"/>
          </w:rPr>
          <w:t xml:space="preserve">OM10, </w:t>
        </w:r>
      </w:ins>
      <w:ins w:id="1386" w:author="Benton, Deon" w:date="2026-03-17T21:56:00Z" w16du:dateUtc="2026-03-18T02:56:00Z">
        <w:r w:rsidR="00514CDE">
          <w:rPr>
            <w:rFonts w:ascii="Times New Roman" w:hAnsi="Times New Roman" w:cs="Times New Roman"/>
          </w:rPr>
          <w:t>although</w:t>
        </w:r>
      </w:ins>
      <w:ins w:id="1387" w:author="Benton, Deon" w:date="2026-03-17T21:57:00Z" w16du:dateUtc="2026-03-18T02:57:00Z">
        <w:r w:rsidR="00514CDE">
          <w:rPr>
            <w:rFonts w:ascii="Times New Roman" w:hAnsi="Times New Roman" w:cs="Times New Roman"/>
          </w:rPr>
          <w:t xml:space="preserve"> </w:t>
        </w:r>
      </w:ins>
      <w:ins w:id="1388" w:author="Benton, Deon" w:date="2026-03-19T15:59:00Z" w16du:dateUtc="2026-03-19T20:59:00Z">
        <w:r w:rsidR="009A3502">
          <w:rPr>
            <w:rFonts w:ascii="Times New Roman" w:hAnsi="Times New Roman" w:cs="Times New Roman"/>
          </w:rPr>
          <w:t xml:space="preserve">the description of this model will </w:t>
        </w:r>
      </w:ins>
      <w:ins w:id="1389" w:author="Benton, Deon" w:date="2026-03-19T16:00:00Z" w16du:dateUtc="2026-03-19T21:00:00Z">
        <w:r w:rsidR="009A3502">
          <w:rPr>
            <w:rFonts w:ascii="Times New Roman" w:hAnsi="Times New Roman" w:cs="Times New Roman"/>
          </w:rPr>
          <w:t>be</w:t>
        </w:r>
      </w:ins>
      <w:ins w:id="1390" w:author="Benton, Deon" w:date="2026-03-17T21:57:00Z" w16du:dateUtc="2026-03-18T02:57:00Z">
        <w:r w:rsidR="00514CDE">
          <w:rPr>
            <w:rFonts w:ascii="Times New Roman" w:hAnsi="Times New Roman" w:cs="Times New Roman"/>
          </w:rPr>
          <w:t xml:space="preserve"> kept brief given that </w:t>
        </w:r>
      </w:ins>
      <w:ins w:id="1391" w:author="Benton, Deon" w:date="2026-03-19T16:00:00Z" w16du:dateUtc="2026-03-19T21:00:00Z">
        <w:r w:rsidR="009A3502">
          <w:rPr>
            <w:rFonts w:ascii="Times New Roman" w:hAnsi="Times New Roman" w:cs="Times New Roman"/>
          </w:rPr>
          <w:t>a fuller description can be found in</w:t>
        </w:r>
      </w:ins>
      <w:ins w:id="1392" w:author="Benton, Deon" w:date="2026-03-17T21:58:00Z" w16du:dateUtc="2026-03-18T02:58:00Z">
        <w:r w:rsidR="00514CDE">
          <w:rPr>
            <w:rFonts w:ascii="Times New Roman" w:hAnsi="Times New Roman" w:cs="Times New Roman"/>
          </w:rPr>
          <w:t xml:space="preserve"> Overwalle (2010).</w:t>
        </w:r>
      </w:ins>
      <w:ins w:id="1393"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94" w:author="Benton, Deon" w:date="2026-02-25T12:28:00Z" w16du:dateUtc="2026-02-25T18:28:00Z">
        <w:r w:rsidR="00E129B7">
          <w:rPr>
            <w:rFonts w:ascii="Times New Roman" w:hAnsi="Times New Roman" w:cs="Times New Roman"/>
          </w:rPr>
          <w:t>1</w:t>
        </w:r>
      </w:ins>
      <w:ins w:id="1395" w:author="Benton, Deon" w:date="2026-03-19T16:01:00Z" w16du:dateUtc="2026-03-19T21:01:00Z">
        <w:r w:rsidR="00DD5CA9">
          <w:rPr>
            <w:rFonts w:ascii="Times New Roman" w:hAnsi="Times New Roman" w:cs="Times New Roman"/>
          </w:rPr>
          <w:t>5</w:t>
        </w:r>
      </w:ins>
      <w:ins w:id="1396"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397" w:author="Benton, Deon" w:date="2026-03-17T22:07:00Z" w16du:dateUtc="2026-03-18T03:07:00Z">
        <w:r w:rsidR="006B5ACD">
          <w:rPr>
            <w:rFonts w:ascii="Times New Roman" w:hAnsi="Times New Roman" w:cs="Times New Roman"/>
          </w:rPr>
          <w:t>I</w:t>
        </w:r>
      </w:ins>
      <w:ins w:id="1398" w:author="Benton, Deon" w:date="2026-03-17T22:08:00Z" w16du:dateUtc="2026-03-18T03:08:00Z">
        <w:r w:rsidR="006B5ACD">
          <w:rPr>
            <w:rFonts w:ascii="Times New Roman" w:hAnsi="Times New Roman" w:cs="Times New Roman"/>
          </w:rPr>
          <w:t>n</w:t>
        </w:r>
      </w:ins>
      <w:ins w:id="1399" w:author="Benton, Deon" w:date="2026-03-17T22:07:00Z" w16du:dateUtc="2026-03-18T03:07:00Z">
        <w:r w:rsidR="006B5ACD">
          <w:rPr>
            <w:rFonts w:ascii="Times New Roman" w:hAnsi="Times New Roman" w:cs="Times New Roman"/>
          </w:rPr>
          <w:t xml:space="preserve"> each </w:t>
        </w:r>
      </w:ins>
      <w:ins w:id="1400" w:author="Benton, Deon" w:date="2026-03-17T22:08:00Z" w16du:dateUtc="2026-03-18T03:08:00Z">
        <w:r w:rsidR="006B5ACD">
          <w:rPr>
            <w:rFonts w:ascii="Times New Roman" w:hAnsi="Times New Roman" w:cs="Times New Roman"/>
          </w:rPr>
          <w:t>simulation</w:t>
        </w:r>
      </w:ins>
      <w:ins w:id="1401" w:author="Benton, Deon" w:date="2026-03-17T22:07:00Z" w16du:dateUtc="2026-03-18T03:07:00Z">
        <w:r w:rsidR="006B5ACD">
          <w:rPr>
            <w:rFonts w:ascii="Times New Roman" w:hAnsi="Times New Roman" w:cs="Times New Roman"/>
          </w:rPr>
          <w:t>, I comp</w:t>
        </w:r>
      </w:ins>
      <w:ins w:id="1402" w:author="Benton, Deon" w:date="2026-03-17T22:08:00Z" w16du:dateUtc="2026-03-18T03:08:00Z">
        <w:r w:rsidR="006B5ACD">
          <w:rPr>
            <w:rFonts w:ascii="Times New Roman" w:hAnsi="Times New Roman" w:cs="Times New Roman"/>
          </w:rPr>
          <w:t xml:space="preserve">are the performance of ALIAS to </w:t>
        </w:r>
      </w:ins>
      <w:ins w:id="1403" w:author="Benton, Deon" w:date="2026-03-17T22:10:00Z" w16du:dateUtc="2026-03-18T03:10:00Z">
        <w:r w:rsidR="006B5ACD">
          <w:rPr>
            <w:rFonts w:ascii="Times New Roman" w:hAnsi="Times New Roman" w:cs="Times New Roman"/>
          </w:rPr>
          <w:t xml:space="preserve">that of </w:t>
        </w:r>
      </w:ins>
      <w:ins w:id="1404" w:author="Benton, Deon" w:date="2026-03-17T22:08:00Z" w16du:dateUtc="2026-03-18T03:08:00Z">
        <w:r w:rsidR="006B5ACD">
          <w:rPr>
            <w:rFonts w:ascii="Times New Roman" w:hAnsi="Times New Roman" w:cs="Times New Roman"/>
          </w:rPr>
          <w:t>OM</w:t>
        </w:r>
      </w:ins>
      <w:ins w:id="1405" w:author="Benton, Deon" w:date="2026-03-19T16:01:00Z" w16du:dateUtc="2026-03-19T21:01:00Z">
        <w:r w:rsidR="00DD5CA9">
          <w:rPr>
            <w:rFonts w:ascii="Times New Roman" w:hAnsi="Times New Roman" w:cs="Times New Roman"/>
          </w:rPr>
          <w:t>10</w:t>
        </w:r>
      </w:ins>
      <w:ins w:id="1406" w:author="Benton, Deon" w:date="2026-03-17T22:08:00Z" w16du:dateUtc="2026-03-18T03:08:00Z">
        <w:r w:rsidR="006B5ACD">
          <w:rPr>
            <w:rFonts w:ascii="Times New Roman" w:hAnsi="Times New Roman" w:cs="Times New Roman"/>
          </w:rPr>
          <w:t xml:space="preserve"> to </w:t>
        </w:r>
      </w:ins>
      <w:ins w:id="1407" w:author="Benton, Deon" w:date="2026-03-17T22:09:00Z" w16du:dateUtc="2026-03-18T03:09:00Z">
        <w:r w:rsidR="006B5ACD">
          <w:rPr>
            <w:rFonts w:ascii="Times New Roman" w:hAnsi="Times New Roman" w:cs="Times New Roman"/>
          </w:rPr>
          <w:t>determine</w:t>
        </w:r>
      </w:ins>
      <w:ins w:id="1408" w:author="Benton, Deon" w:date="2026-03-17T22:10:00Z" w16du:dateUtc="2026-03-18T03:10:00Z">
        <w:r w:rsidR="006B5ACD">
          <w:rPr>
            <w:rFonts w:ascii="Times New Roman" w:hAnsi="Times New Roman" w:cs="Times New Roman"/>
          </w:rPr>
          <w:t xml:space="preserve"> </w:t>
        </w:r>
      </w:ins>
      <w:ins w:id="1409" w:author="Benton, Deon" w:date="2026-03-17T22:13:00Z" w16du:dateUtc="2026-03-18T03:13:00Z">
        <w:r w:rsidR="006B5ACD">
          <w:rPr>
            <w:rFonts w:ascii="Times New Roman" w:hAnsi="Times New Roman" w:cs="Times New Roman"/>
          </w:rPr>
          <w:t>which model</w:t>
        </w:r>
      </w:ins>
      <w:ins w:id="1410" w:author="Benton, Deon" w:date="2026-03-19T16:02:00Z" w16du:dateUtc="2026-03-19T21:02:00Z">
        <w:r w:rsidR="00DD5CA9">
          <w:rPr>
            <w:rFonts w:ascii="Times New Roman" w:hAnsi="Times New Roman" w:cs="Times New Roman"/>
          </w:rPr>
          <w:t xml:space="preserve"> provides a better qualitative description of</w:t>
        </w:r>
      </w:ins>
      <w:ins w:id="1411" w:author="Benton, Deon" w:date="2026-03-17T22:14:00Z" w16du:dateUtc="2026-03-18T03:14:00Z">
        <w:r w:rsidR="006B5ACD">
          <w:rPr>
            <w:rFonts w:ascii="Times New Roman" w:hAnsi="Times New Roman" w:cs="Times New Roman"/>
          </w:rPr>
          <w:t xml:space="preserve"> </w:t>
        </w:r>
      </w:ins>
      <w:ins w:id="1412" w:author="Benton, Deon" w:date="2026-03-17T22:16:00Z" w16du:dateUtc="2026-03-18T03:16:00Z">
        <w:r w:rsidR="008D6A75">
          <w:rPr>
            <w:rFonts w:ascii="Times New Roman" w:hAnsi="Times New Roman" w:cs="Times New Roman"/>
          </w:rPr>
          <w:t>that simulation’s target finding</w:t>
        </w:r>
      </w:ins>
      <w:ins w:id="1413" w:author="Benton, Deon" w:date="2026-03-17T22:14:00Z" w16du:dateUtc="2026-03-18T03:14:00Z">
        <w:r w:rsidR="006B5ACD">
          <w:rPr>
            <w:rFonts w:ascii="Times New Roman" w:hAnsi="Times New Roman" w:cs="Times New Roman"/>
          </w:rPr>
          <w:t>.</w:t>
        </w:r>
      </w:ins>
      <w:ins w:id="1414"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15" w:author="Benton, Deon" w:date="2026-03-19T16:04:00Z" w16du:dateUtc="2026-03-19T21:04:00Z">
        <w:r w:rsidR="0086295B">
          <w:rPr>
            <w:rFonts w:ascii="Times New Roman" w:hAnsi="Times New Roman" w:cs="Times New Roman"/>
          </w:rPr>
          <w:t xml:space="preserve">the </w:t>
        </w:r>
      </w:ins>
      <w:del w:id="1416" w:author="Benton, Deon" w:date="2026-03-19T16:04:00Z" w16du:dateUtc="2026-03-19T21:04:00Z">
        <w:r w:rsidDel="0086295B">
          <w:rPr>
            <w:rFonts w:ascii="Times New Roman" w:hAnsi="Times New Roman" w:cs="Times New Roman"/>
          </w:rPr>
          <w:delText xml:space="preserve"> </w:delText>
        </w:r>
      </w:del>
      <w:ins w:id="1417"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18"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19"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20"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21" w:author="Benton, Deon" w:date="2026-02-25T12:30:00Z" w16du:dateUtc="2026-02-25T18:30:00Z">
        <w:r w:rsidR="004B22DC">
          <w:rPr>
            <w:rFonts w:ascii="Times New Roman" w:hAnsi="Times New Roman" w:cs="Times New Roman"/>
          </w:rPr>
          <w:t>In cases where the original reports did not provide sufficient detail</w:t>
        </w:r>
      </w:ins>
      <w:ins w:id="1422" w:author="Benton, Deon" w:date="2026-03-19T16:06:00Z" w16du:dateUtc="2026-03-19T21:06:00Z">
        <w:r w:rsidR="00905E6E">
          <w:rPr>
            <w:rFonts w:ascii="Times New Roman" w:hAnsi="Times New Roman" w:cs="Times New Roman"/>
          </w:rPr>
          <w:t xml:space="preserve"> to model </w:t>
        </w:r>
      </w:ins>
      <w:ins w:id="1423"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24" w:author="Benton, Deon" w:date="2026-02-25T12:31:00Z" w16du:dateUtc="2026-02-25T18:31:00Z">
        <w:r w:rsidR="00C90067">
          <w:rPr>
            <w:rFonts w:ascii="Times New Roman" w:hAnsi="Times New Roman" w:cs="Times New Roman"/>
          </w:rPr>
          <w:t xml:space="preserve"> (e.g., the length of the action phase in Skerry et</w:t>
        </w:r>
      </w:ins>
      <w:ins w:id="1425" w:author="Benton, Deon" w:date="2026-02-25T12:32:00Z" w16du:dateUtc="2026-02-25T18:32:00Z">
        <w:r w:rsidR="00C90067">
          <w:rPr>
            <w:rFonts w:ascii="Times New Roman" w:hAnsi="Times New Roman" w:cs="Times New Roman"/>
          </w:rPr>
          <w:t xml:space="preserve"> al., 2013)</w:t>
        </w:r>
      </w:ins>
      <w:ins w:id="1426" w:author="Benton, Deon" w:date="2026-02-25T12:30:00Z" w16du:dateUtc="2026-02-25T18:30:00Z">
        <w:r w:rsidR="004B22DC">
          <w:rPr>
            <w:rFonts w:ascii="Times New Roman" w:hAnsi="Times New Roman" w:cs="Times New Roman"/>
          </w:rPr>
          <w:t xml:space="preserve">, </w:t>
        </w:r>
      </w:ins>
      <w:ins w:id="1427"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428" w:author="Benton, Deon" w:date="2026-02-25T12:36:00Z" w16du:dateUtc="2026-02-25T18:36:00Z">
        <w:r w:rsidR="00181ADB">
          <w:rPr>
            <w:rFonts w:ascii="Times New Roman" w:hAnsi="Times New Roman" w:cs="Times New Roman"/>
          </w:rPr>
          <w:t>The Associative Learning in Actio</w:t>
        </w:r>
      </w:ins>
      <w:ins w:id="1429" w:author="Benton, Deon" w:date="2026-02-25T12:37:00Z" w16du:dateUtc="2026-02-25T18:37:00Z">
        <w:r w:rsidR="00181ADB">
          <w:rPr>
            <w:rFonts w:ascii="Times New Roman" w:hAnsi="Times New Roman" w:cs="Times New Roman"/>
          </w:rPr>
          <w:t xml:space="preserve">n Studies (i.e., </w:t>
        </w:r>
      </w:ins>
      <w:ins w:id="1430" w:author="Benton, Deon" w:date="2026-02-25T12:36:00Z" w16du:dateUtc="2026-02-25T18:36:00Z">
        <w:r w:rsidR="00181ADB">
          <w:rPr>
            <w:rFonts w:ascii="Times New Roman" w:hAnsi="Times New Roman" w:cs="Times New Roman"/>
          </w:rPr>
          <w:t>ALIAS</w:t>
        </w:r>
      </w:ins>
      <w:ins w:id="1431" w:author="Benton, Deon" w:date="2026-02-25T12:37:00Z" w16du:dateUtc="2026-02-25T18:37:00Z">
        <w:r w:rsidR="00181ADB">
          <w:rPr>
            <w:rFonts w:ascii="Times New Roman" w:hAnsi="Times New Roman" w:cs="Times New Roman"/>
          </w:rPr>
          <w:t xml:space="preserve">) model </w:t>
        </w:r>
      </w:ins>
      <w:ins w:id="1432"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1433" w:author="Benton, Deon" w:date="2026-02-25T13:09:00Z" w16du:dateUtc="2026-02-25T19:09:00Z">
        <w:r w:rsidR="001F704D">
          <w:rPr>
            <w:rFonts w:ascii="Times New Roman" w:hAnsi="Times New Roman" w:cs="Times New Roman"/>
          </w:rPr>
          <w:t>a connectionist model</w:t>
        </w:r>
      </w:ins>
      <w:ins w:id="1434" w:author="Benton, Deon" w:date="2026-02-25T12:33:00Z" w16du:dateUtc="2026-02-25T18:33:00Z">
        <w:r w:rsidR="00840921">
          <w:rPr>
            <w:rFonts w:ascii="Times New Roman" w:hAnsi="Times New Roman" w:cs="Times New Roman"/>
          </w:rPr>
          <w:t xml:space="preserve"> that combined an </w:t>
        </w:r>
      </w:ins>
      <w:ins w:id="1435" w:author="Benton, Deon" w:date="2026-02-25T12:35:00Z" w16du:dateUtc="2026-02-25T18:35:00Z">
        <w:r w:rsidR="00181ADB">
          <w:rPr>
            <w:rFonts w:ascii="Times New Roman" w:hAnsi="Times New Roman" w:cs="Times New Roman"/>
          </w:rPr>
          <w:t>autoencoder</w:t>
        </w:r>
      </w:ins>
      <w:ins w:id="1436" w:author="Benton, Deon" w:date="2026-02-25T12:33:00Z" w16du:dateUtc="2026-02-25T18:33:00Z">
        <w:r w:rsidR="00840921">
          <w:rPr>
            <w:rFonts w:ascii="Times New Roman" w:hAnsi="Times New Roman" w:cs="Times New Roman"/>
          </w:rPr>
          <w:t xml:space="preserve"> (e.g., Mareschal et al., 2000) with a simple</w:t>
        </w:r>
      </w:ins>
      <w:ins w:id="1437" w:author="Benton, Deon" w:date="2026-02-25T12:34:00Z" w16du:dateUtc="2026-02-25T18:34:00Z">
        <w:r w:rsidR="00840921">
          <w:rPr>
            <w:rFonts w:ascii="Times New Roman" w:hAnsi="Times New Roman" w:cs="Times New Roman"/>
          </w:rPr>
          <w:t xml:space="preserve"> recurrent </w:t>
        </w:r>
        <w:r w:rsidR="00840921">
          <w:rPr>
            <w:rFonts w:ascii="Times New Roman" w:hAnsi="Times New Roman" w:cs="Times New Roman"/>
          </w:rPr>
          <w:lastRenderedPageBreak/>
          <w:t>network (</w:t>
        </w:r>
      </w:ins>
      <w:ins w:id="1438" w:author="Benton, Deon" w:date="2026-02-25T12:44:00Z" w16du:dateUtc="2026-02-25T18:44:00Z">
        <w:r w:rsidR="006B0C8E">
          <w:rPr>
            <w:rFonts w:ascii="Times New Roman" w:hAnsi="Times New Roman" w:cs="Times New Roman"/>
          </w:rPr>
          <w:t xml:space="preserve">i.e., an </w:t>
        </w:r>
      </w:ins>
      <w:ins w:id="1439" w:author="Benton, Deon" w:date="2026-02-25T12:36:00Z" w16du:dateUtc="2026-02-25T18:36:00Z">
        <w:r w:rsidR="00181ADB">
          <w:rPr>
            <w:rFonts w:ascii="Times New Roman" w:hAnsi="Times New Roman" w:cs="Times New Roman"/>
          </w:rPr>
          <w:t xml:space="preserve">SRN; </w:t>
        </w:r>
      </w:ins>
      <w:ins w:id="1440"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1441" w:author="Benton, Deon" w:date="2026-02-25T12:34:00Z" w16du:dateUtc="2026-02-25T18:34:00Z">
        <w:r w:rsidR="00840921">
          <w:rPr>
            <w:rFonts w:ascii="Times New Roman" w:hAnsi="Times New Roman" w:cs="Times New Roman"/>
          </w:rPr>
          <w:t xml:space="preserve">The job of the autoencoder component of the network was to </w:t>
        </w:r>
      </w:ins>
      <w:ins w:id="1442" w:author="Benton, Deon" w:date="2026-02-25T12:35:00Z" w16du:dateUtc="2026-02-25T18:35:00Z">
        <w:r w:rsidR="00840921">
          <w:rPr>
            <w:rFonts w:ascii="Times New Roman" w:hAnsi="Times New Roman" w:cs="Times New Roman"/>
          </w:rPr>
          <w:t>learn a compact representation of th</w:t>
        </w:r>
      </w:ins>
      <w:ins w:id="1443" w:author="Benton, Deon" w:date="2026-02-25T12:45:00Z" w16du:dateUtc="2026-02-25T18:45:00Z">
        <w:r w:rsidR="00020260">
          <w:rPr>
            <w:rFonts w:ascii="Times New Roman" w:hAnsi="Times New Roman" w:cs="Times New Roman"/>
          </w:rPr>
          <w:t>e</w:t>
        </w:r>
      </w:ins>
      <w:ins w:id="1444" w:author="Benton, Deon" w:date="2026-02-25T12:35:00Z" w16du:dateUtc="2026-02-25T18:35:00Z">
        <w:r w:rsidR="00840921">
          <w:rPr>
            <w:rFonts w:ascii="Times New Roman" w:hAnsi="Times New Roman" w:cs="Times New Roman"/>
          </w:rPr>
          <w:t xml:space="preserve"> input along </w:t>
        </w:r>
      </w:ins>
      <w:ins w:id="1445" w:author="Benton, Deon" w:date="2026-02-25T12:37:00Z" w16du:dateUtc="2026-02-25T18:37:00Z">
        <w:r w:rsidR="00181ADB">
          <w:rPr>
            <w:rFonts w:ascii="Times New Roman" w:hAnsi="Times New Roman" w:cs="Times New Roman"/>
          </w:rPr>
          <w:t>one or more hidden layers</w:t>
        </w:r>
      </w:ins>
      <w:ins w:id="1446" w:author="Benton, Deon" w:date="2026-02-25T12:35:00Z" w16du:dateUtc="2026-02-25T18:35:00Z">
        <w:r w:rsidR="00840921">
          <w:rPr>
            <w:rFonts w:ascii="Times New Roman" w:hAnsi="Times New Roman" w:cs="Times New Roman"/>
          </w:rPr>
          <w:t xml:space="preserve"> that was sufficient to reproduce the input at the output layer.</w:t>
        </w:r>
      </w:ins>
      <w:ins w:id="1447" w:author="Benton, Deon" w:date="2026-02-25T12:38:00Z" w16du:dateUtc="2026-02-25T18:38:00Z">
        <w:r w:rsidR="00BA4C0B">
          <w:rPr>
            <w:rFonts w:ascii="Times New Roman" w:hAnsi="Times New Roman" w:cs="Times New Roman"/>
          </w:rPr>
          <w:t xml:space="preserve"> </w:t>
        </w:r>
      </w:ins>
      <w:ins w:id="1448" w:author="Benton, Deon" w:date="2026-02-25T12:43:00Z" w16du:dateUtc="2026-02-25T18:43:00Z">
        <w:r w:rsidR="00226F49" w:rsidRPr="00226F49">
          <w:rPr>
            <w:rFonts w:ascii="Times New Roman" w:hAnsi="Times New Roman" w:cs="Times New Roman"/>
          </w:rPr>
          <w:t>An autoencoder was chosen because it is assumed here that infants</w:t>
        </w:r>
      </w:ins>
      <w:ins w:id="1449"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—rather than an explicit teaching signal—</w:t>
        </w:r>
        <w:r w:rsidR="00020260">
          <w:rPr>
            <w:rFonts w:ascii="Times New Roman" w:hAnsi="Times New Roman" w:cs="Times New Roman"/>
          </w:rPr>
          <w:t xml:space="preserve">to learn about the </w:t>
        </w:r>
      </w:ins>
      <w:ins w:id="1450" w:author="Benton, Deon" w:date="2026-02-25T12:47:00Z" w16du:dateUtc="2026-02-25T18:47:00Z">
        <w:r w:rsidR="00D50803">
          <w:rPr>
            <w:rFonts w:ascii="Times New Roman" w:hAnsi="Times New Roman" w:cs="Times New Roman"/>
          </w:rPr>
          <w:t xml:space="preserve">perceptual </w:t>
        </w:r>
      </w:ins>
      <w:ins w:id="1451" w:author="Benton, Deon" w:date="2026-02-25T12:46:00Z" w16du:dateUtc="2026-02-25T18:46:00Z">
        <w:r w:rsidR="00020260">
          <w:rPr>
            <w:rFonts w:ascii="Times New Roman" w:hAnsi="Times New Roman" w:cs="Times New Roman"/>
          </w:rPr>
          <w:t>appearance</w:t>
        </w:r>
      </w:ins>
      <w:ins w:id="1452" w:author="Benton, Deon" w:date="2026-02-25T12:47:00Z" w16du:dateUtc="2026-02-25T18:47:00Z">
        <w:r w:rsidR="00D50803">
          <w:rPr>
            <w:rFonts w:ascii="Times New Roman" w:hAnsi="Times New Roman" w:cs="Times New Roman"/>
          </w:rPr>
          <w:t xml:space="preserve"> of people and the kinematics of their actions. </w:t>
        </w:r>
      </w:ins>
      <w:ins w:id="1453" w:author="Benton, Deon" w:date="2026-02-25T12:36:00Z" w16du:dateUtc="2026-02-25T18:36:00Z">
        <w:r w:rsidR="00181ADB">
          <w:rPr>
            <w:rFonts w:ascii="Times New Roman" w:hAnsi="Times New Roman" w:cs="Times New Roman"/>
          </w:rPr>
          <w:t>In contrast, the task of the</w:t>
        </w:r>
      </w:ins>
      <w:ins w:id="1454" w:author="Benton, Deon" w:date="2026-02-25T12:37:00Z" w16du:dateUtc="2026-02-25T18:37:00Z">
        <w:r w:rsidR="00181ADB">
          <w:rPr>
            <w:rFonts w:ascii="Times New Roman" w:hAnsi="Times New Roman" w:cs="Times New Roman"/>
          </w:rPr>
          <w:t xml:space="preserve"> SRN was to predict </w:t>
        </w:r>
      </w:ins>
      <w:ins w:id="1455" w:author="Benton, Deon" w:date="2026-02-25T12:38:00Z" w16du:dateUtc="2026-02-25T18:38:00Z">
        <w:r w:rsidR="00BA4C0B">
          <w:rPr>
            <w:rFonts w:ascii="Times New Roman" w:hAnsi="Times New Roman" w:cs="Times New Roman"/>
          </w:rPr>
          <w:t>an object’s position at the next time point given its current position.</w:t>
        </w:r>
      </w:ins>
      <w:ins w:id="1456"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1457"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1616A66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458"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1459" w:author="Benton, Deon" w:date="2026-02-25T13:01:00Z" w16du:dateUtc="2026-02-25T19:01:00Z">
        <w:r w:rsidR="00CE59AD">
          <w:rPr>
            <w:rFonts w:ascii="Times New Roman" w:hAnsi="Times New Roman" w:cs="Times New Roman"/>
          </w:rPr>
          <w:t>There were 11 clusters or groups of units in the input and output</w:t>
        </w:r>
      </w:ins>
      <w:ins w:id="1460" w:author="Benton, Deon" w:date="2026-02-25T13:03:00Z" w16du:dateUtc="2026-02-25T19:03:00Z">
        <w:r w:rsidR="004C47A9">
          <w:rPr>
            <w:rFonts w:ascii="Times New Roman" w:hAnsi="Times New Roman" w:cs="Times New Roman"/>
          </w:rPr>
          <w:t xml:space="preserve"> layers, and both layers used a localist</w:t>
        </w:r>
      </w:ins>
      <w:ins w:id="1461" w:author="Benton, Deon" w:date="2026-02-26T13:47:00Z" w16du:dateUtc="2026-02-26T19:47:00Z">
        <w:r w:rsidR="00DA73F5">
          <w:rPr>
            <w:rFonts w:ascii="Times New Roman" w:hAnsi="Times New Roman" w:cs="Times New Roman"/>
          </w:rPr>
          <w:t xml:space="preserve"> or “one-hot”</w:t>
        </w:r>
      </w:ins>
      <w:ins w:id="1462" w:author="Benton, Deon" w:date="2026-02-25T13:03:00Z" w16du:dateUtc="2026-02-25T19:03:00Z">
        <w:r w:rsidR="004C47A9">
          <w:rPr>
            <w:rFonts w:ascii="Times New Roman" w:hAnsi="Times New Roman" w:cs="Times New Roman"/>
          </w:rPr>
          <w:t xml:space="preserve"> coding scheme. A localist encod</w:t>
        </w:r>
      </w:ins>
      <w:ins w:id="1463" w:author="Benton, Deon" w:date="2026-02-25T13:04:00Z" w16du:dateUtc="2026-02-25T19:04:00Z">
        <w:r w:rsidR="004C47A9">
          <w:rPr>
            <w:rFonts w:ascii="Times New Roman" w:hAnsi="Times New Roman" w:cs="Times New Roman"/>
          </w:rPr>
          <w:t>ing scheme—in which a single unit is used to represent a given concept or feature—was</w:t>
        </w:r>
      </w:ins>
      <w:ins w:id="1464"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1465" w:author="Benton, Deon" w:date="2026-02-25T13:04:00Z" w16du:dateUtc="2026-02-25T19:04:00Z">
        <w:r w:rsidR="004C47A9">
          <w:rPr>
            <w:rFonts w:ascii="Times New Roman" w:hAnsi="Times New Roman" w:cs="Times New Roman"/>
          </w:rPr>
          <w:t>t</w:t>
        </w:r>
      </w:ins>
      <w:ins w:id="1466"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467" w:author="Benton, Deon" w:date="2026-02-25T13:06:00Z" w16du:dateUtc="2026-02-25T19:06:00Z">
        <w:r w:rsidR="00B9047B">
          <w:rPr>
            <w:rFonts w:ascii="Times New Roman" w:hAnsi="Times New Roman" w:cs="Times New Roman"/>
          </w:rPr>
          <w:t xml:space="preserve"> being due</w:t>
        </w:r>
      </w:ins>
      <w:ins w:id="1468" w:author="Benton, Deon" w:date="2026-02-25T13:05:00Z" w16du:dateUtc="2026-02-25T19:05:00Z">
        <w:r w:rsidR="00B9047B">
          <w:rPr>
            <w:rFonts w:ascii="Times New Roman" w:hAnsi="Times New Roman" w:cs="Times New Roman"/>
          </w:rPr>
          <w:t xml:space="preserve"> </w:t>
        </w:r>
      </w:ins>
      <w:ins w:id="1469" w:author="Benton, Deon" w:date="2026-02-25T13:06:00Z" w16du:dateUtc="2026-02-25T19:06:00Z">
        <w:r w:rsidR="00B9047B">
          <w:rPr>
            <w:rFonts w:ascii="Times New Roman" w:hAnsi="Times New Roman" w:cs="Times New Roman"/>
          </w:rPr>
          <w:t>to arbitrary similarity relations among the objects</w:t>
        </w:r>
      </w:ins>
      <w:r>
        <w:rPr>
          <w:rFonts w:ascii="Times New Roman" w:hAnsi="Times New Roman" w:cs="Times New Roman"/>
        </w:rPr>
        <w:t>.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1470" w:author="Benton, Deon" w:date="2026-02-25T12:50:00Z" w16du:dateUtc="2026-02-25T18:50:00Z">
        <w:r w:rsidR="00BE5DC9">
          <w:rPr>
            <w:rFonts w:ascii="Times New Roman" w:hAnsi="Times New Roman" w:cs="Times New Roman"/>
          </w:rPr>
          <w:t xml:space="preserve">—which used a RELU activation function to prevent </w:t>
        </w:r>
      </w:ins>
      <w:ins w:id="1471" w:author="Benton, Deon" w:date="2026-02-26T14:44:00Z" w16du:dateUtc="2026-02-26T20:44:00Z">
        <w:r w:rsidR="007F7EE0">
          <w:rPr>
            <w:rFonts w:ascii="Times New Roman" w:hAnsi="Times New Roman" w:cs="Times New Roman"/>
          </w:rPr>
          <w:t>the grad</w:t>
        </w:r>
      </w:ins>
      <w:ins w:id="1472" w:author="Benton, Deon" w:date="2026-02-26T14:45:00Z" w16du:dateUtc="2026-02-26T20:45:00Z">
        <w:r w:rsidR="007F7EE0">
          <w:rPr>
            <w:rFonts w:ascii="Times New Roman" w:hAnsi="Times New Roman" w:cs="Times New Roman"/>
          </w:rPr>
          <w:t xml:space="preserve">ients from </w:t>
        </w:r>
      </w:ins>
      <w:ins w:id="1473" w:author="Benton, Deon" w:date="2026-02-26T14:44:00Z" w16du:dateUtc="2026-02-26T20:44:00Z">
        <w:r w:rsidR="007F7EE0">
          <w:rPr>
            <w:rFonts w:ascii="Times New Roman" w:hAnsi="Times New Roman" w:cs="Times New Roman"/>
          </w:rPr>
          <w:t>vanishing</w:t>
        </w:r>
      </w:ins>
      <w:ins w:id="1474" w:author="Benton, Deon" w:date="2026-02-26T14:47:00Z" w16du:dateUtc="2026-02-26T20:47:00Z">
        <w:r w:rsidR="00C07A50">
          <w:rPr>
            <w:rFonts w:ascii="Times New Roman" w:hAnsi="Times New Roman" w:cs="Times New Roman"/>
          </w:rPr>
          <w:t xml:space="preserve"> as error is propagated </w:t>
        </w:r>
        <w:r w:rsidR="002D00A1">
          <w:rPr>
            <w:rFonts w:ascii="Times New Roman" w:hAnsi="Times New Roman" w:cs="Times New Roman"/>
          </w:rPr>
          <w:t>backwards t</w:t>
        </w:r>
      </w:ins>
      <w:ins w:id="1475" w:author="Benton, Deon" w:date="2026-02-26T14:48:00Z" w16du:dateUtc="2026-02-26T20:48:00Z">
        <w:r w:rsidR="002D00A1">
          <w:rPr>
            <w:rFonts w:ascii="Times New Roman" w:hAnsi="Times New Roman" w:cs="Times New Roman"/>
          </w:rPr>
          <w:t>hrough time</w:t>
        </w:r>
      </w:ins>
      <w:ins w:id="1476" w:author="Benton, Deon" w:date="2026-02-25T12:50:00Z" w16du:dateUtc="2026-02-25T18:50:00Z">
        <w:r w:rsidR="00BE5DC9">
          <w:rPr>
            <w:rFonts w:ascii="Times New Roman" w:hAnsi="Times New Roman" w:cs="Times New Roman"/>
          </w:rPr>
          <w:t>—</w:t>
        </w:r>
      </w:ins>
      <w:r>
        <w:rPr>
          <w:rFonts w:ascii="Times New Roman" w:hAnsi="Times New Roman" w:cs="Times New Roman"/>
        </w:rPr>
        <w:t xml:space="preserve">consisted of 50 units. </w:t>
      </w:r>
      <w:ins w:id="1477" w:author="Benton, Deon" w:date="2026-02-25T12:51:00Z" w16du:dateUtc="2026-02-25T18:51:00Z">
        <w:r w:rsidR="00E45DBA">
          <w:rPr>
            <w:rFonts w:ascii="Times New Roman" w:hAnsi="Times New Roman" w:cs="Times New Roman"/>
          </w:rPr>
          <w:t xml:space="preserve">In contrast, the output layer used a sigmoid activation function. </w:t>
        </w:r>
      </w:ins>
      <w:ins w:id="1478"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8">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F2B64E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F2B64E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479"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480"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481" w:author="Benton, Deon" w:date="2026-02-26T15:28:00Z" w16du:dateUtc="2026-02-26T21:28:00Z">
        <w:r w:rsidDel="00D838CA">
          <w:rPr>
            <w:rFonts w:ascii="Times New Roman" w:hAnsi="Times New Roman" w:cs="Times New Roman"/>
          </w:rPr>
          <w:delText xml:space="preserve"> </w:delText>
        </w:r>
      </w:del>
      <w:ins w:id="1482"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483" w:author="Benton, Deon" w:date="2026-02-26T15:10:00Z" w16du:dateUtc="2026-02-26T21:10:00Z">
        <w:r w:rsidR="0016301B">
          <w:rPr>
            <w:rFonts w:ascii="Times New Roman" w:hAnsi="Times New Roman" w:cs="Times New Roman"/>
          </w:rPr>
          <w:t xml:space="preserve"> during the pretraining phase in the </w:t>
        </w:r>
      </w:ins>
      <w:ins w:id="1484" w:author="Benton, Deon" w:date="2026-03-07T18:57:00Z" w16du:dateUtc="2026-03-08T00:57:00Z">
        <w:r w:rsidR="009B0551">
          <w:rPr>
            <w:rFonts w:ascii="Times New Roman" w:hAnsi="Times New Roman" w:cs="Times New Roman"/>
          </w:rPr>
          <w:t>all repor</w:t>
        </w:r>
      </w:ins>
      <w:ins w:id="1485" w:author="Benton, Deon" w:date="2026-03-07T18:58:00Z" w16du:dateUtc="2026-03-08T00:58:00Z">
        <w:r w:rsidR="009B0551">
          <w:rPr>
            <w:rFonts w:ascii="Times New Roman" w:hAnsi="Times New Roman" w:cs="Times New Roman"/>
          </w:rPr>
          <w:t xml:space="preserve">ted </w:t>
        </w:r>
      </w:ins>
      <w:ins w:id="1486"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487"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488" w:author="Benton, Deon" w:date="2026-02-26T15:28:00Z" w16du:dateUtc="2026-02-26T21:28:00Z">
        <w:r w:rsidR="00D838CA">
          <w:rPr>
            <w:rFonts w:ascii="Times New Roman" w:hAnsi="Times New Roman" w:cs="Times New Roman"/>
          </w:rPr>
          <w:t>this phase</w:t>
        </w:r>
      </w:ins>
      <w:ins w:id="1489" w:author="Benton, Deon" w:date="2026-02-26T15:12:00Z" w16du:dateUtc="2026-02-26T21:12:00Z">
        <w:r w:rsidR="000F1DD4">
          <w:rPr>
            <w:rFonts w:ascii="Times New Roman" w:hAnsi="Times New Roman" w:cs="Times New Roman"/>
          </w:rPr>
          <w:t xml:space="preserve">, this number was chosen to </w:t>
        </w:r>
      </w:ins>
      <w:ins w:id="1490" w:author="Benton, Deon" w:date="2026-02-26T15:13:00Z" w16du:dateUtc="2026-02-26T21:13:00Z">
        <w:r w:rsidR="000F1DD4">
          <w:rPr>
            <w:rFonts w:ascii="Times New Roman" w:hAnsi="Times New Roman" w:cs="Times New Roman"/>
          </w:rPr>
          <w:t>simplify the current model</w:t>
        </w:r>
      </w:ins>
      <w:ins w:id="1491" w:author="Benton, Deon" w:date="2026-03-07T18:58:00Z" w16du:dateUtc="2026-03-08T00:58:00Z">
        <w:r w:rsidR="009B0551">
          <w:rPr>
            <w:rFonts w:ascii="Times New Roman" w:hAnsi="Times New Roman" w:cs="Times New Roman"/>
          </w:rPr>
          <w:t xml:space="preserve"> and </w:t>
        </w:r>
      </w:ins>
      <w:ins w:id="1492" w:author="Benton, Deon" w:date="2026-03-07T18:59:00Z" w16du:dateUtc="2026-03-08T00:59:00Z">
        <w:r w:rsidR="009B0551">
          <w:rPr>
            <w:rFonts w:ascii="Times New Roman" w:hAnsi="Times New Roman" w:cs="Times New Roman"/>
          </w:rPr>
          <w:t>interpretation of its dynamics as well as to</w:t>
        </w:r>
      </w:ins>
      <w:ins w:id="1493" w:author="Benton, Deon" w:date="2026-02-26T15:13:00Z" w16du:dateUtc="2026-02-26T21:13:00Z">
        <w:r w:rsidR="000F1DD4">
          <w:rPr>
            <w:rFonts w:ascii="Times New Roman" w:hAnsi="Times New Roman" w:cs="Times New Roman"/>
          </w:rPr>
          <w:t xml:space="preserve"> keep the training time within reasonable limits.</w:t>
        </w:r>
      </w:ins>
      <w:ins w:id="1494" w:author="Benton, Deon" w:date="2026-02-26T15:28:00Z" w16du:dateUtc="2026-02-26T21:28:00Z">
        <w:r w:rsidR="00D838CA">
          <w:rPr>
            <w:rFonts w:ascii="Times New Roman" w:hAnsi="Times New Roman" w:cs="Times New Roman"/>
          </w:rPr>
          <w:t xml:space="preserve"> There is n</w:t>
        </w:r>
      </w:ins>
      <w:ins w:id="1495"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496" w:author="Benton, Deon" w:date="2026-02-26T15:10:00Z" w16du:dateUtc="2026-02-26T21:10:00Z">
        <w:r w:rsidR="0016301B">
          <w:rPr>
            <w:rFonts w:ascii="Times New Roman" w:hAnsi="Times New Roman" w:cs="Times New Roman"/>
          </w:rPr>
          <w:t xml:space="preserve"> I</w:t>
        </w:r>
      </w:ins>
      <w:ins w:id="1497"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498" w:author="Benton, Deon" w:date="2026-02-26T15:11:00Z" w16du:dateUtc="2026-02-26T21:11:00Z">
        <w:r w:rsidR="0016301B">
          <w:rPr>
            <w:rFonts w:ascii="Times New Roman" w:hAnsi="Times New Roman" w:cs="Times New Roman"/>
          </w:rPr>
          <w:t xml:space="preserve">objects were shown </w:t>
        </w:r>
      </w:ins>
      <w:ins w:id="1499"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77777777" w:rsidR="00A94DF8" w:rsidRDefault="00971B09" w:rsidP="00A94DF8">
      <w:pPr>
        <w:spacing w:line="480" w:lineRule="auto"/>
        <w:ind w:firstLine="720"/>
        <w:contextualSpacing/>
        <w:rPr>
          <w:ins w:id="1500" w:author="Benton, Deon" w:date="2026-03-07T20:57:00Z" w16du:dateUtc="2026-03-08T02:57:00Z"/>
          <w:rFonts w:ascii="Times New Roman" w:hAnsi="Times New Roman" w:cs="Times New Roman"/>
        </w:rPr>
      </w:pPr>
      <w:ins w:id="1501" w:author="Benton, Deon" w:date="2026-02-26T15:39:00Z" w16du:dateUtc="2026-02-26T21:39:00Z">
        <w:r>
          <w:rPr>
            <w:rFonts w:ascii="Times New Roman" w:hAnsi="Times New Roman" w:cs="Times New Roman"/>
          </w:rPr>
          <w:t xml:space="preserve">Surface Property </w:t>
        </w:r>
      </w:ins>
      <w:ins w:id="1502" w:author="Benton, Deon" w:date="2026-02-26T15:40:00Z" w16du:dateUtc="2026-02-26T21:40:00Z">
        <w:r>
          <w:rPr>
            <w:rFonts w:ascii="Times New Roman" w:hAnsi="Times New Roman" w:cs="Times New Roman"/>
          </w:rPr>
          <w:t>Left and Surface Property Right</w:t>
        </w:r>
      </w:ins>
      <w:ins w:id="1503"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504"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505"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506" w:author="Benton, Deon" w:date="2026-02-26T16:28:00Z" w16du:dateUtc="2026-02-26T22:28:00Z">
        <w:r w:rsidR="003000D0">
          <w:rPr>
            <w:rFonts w:ascii="Times New Roman" w:hAnsi="Times New Roman" w:cs="Times New Roman"/>
          </w:rPr>
          <w:t xml:space="preserve"> </w:t>
        </w:r>
      </w:ins>
      <w:del w:id="1507"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508" w:author="Benton, Deon" w:date="2026-02-26T15:40:00Z" w16du:dateUtc="2026-02-26T21:40:00Z">
        <w:r>
          <w:rPr>
            <w:rFonts w:ascii="Times New Roman" w:hAnsi="Times New Roman" w:cs="Times New Roman"/>
          </w:rPr>
          <w:t xml:space="preserve">represented </w:t>
        </w:r>
      </w:ins>
      <w:ins w:id="1509" w:author="Benton, Deon" w:date="2026-02-26T16:06:00Z" w16du:dateUtc="2026-02-26T22:06:00Z">
        <w:r w:rsidR="009D1FA7">
          <w:rPr>
            <w:rFonts w:ascii="Times New Roman" w:hAnsi="Times New Roman" w:cs="Times New Roman"/>
          </w:rPr>
          <w:t xml:space="preserve">one class of </w:t>
        </w:r>
      </w:ins>
      <w:ins w:id="1510" w:author="Benton, Deon" w:date="2026-02-26T15:46:00Z" w16du:dateUtc="2026-02-26T21:46:00Z">
        <w:r w:rsidR="00523168">
          <w:rPr>
            <w:rFonts w:ascii="Times New Roman" w:hAnsi="Times New Roman" w:cs="Times New Roman"/>
          </w:rPr>
          <w:t>visible, surface</w:t>
        </w:r>
      </w:ins>
      <w:ins w:id="1511" w:author="Benton, Deon" w:date="2026-02-26T16:06:00Z" w16du:dateUtc="2026-02-26T22:06:00Z">
        <w:r w:rsidR="009D1FA7">
          <w:rPr>
            <w:rFonts w:ascii="Times New Roman" w:hAnsi="Times New Roman" w:cs="Times New Roman"/>
          </w:rPr>
          <w:t xml:space="preserve">-level perceptual features </w:t>
        </w:r>
      </w:ins>
      <w:ins w:id="1512" w:author="Benton, Deon" w:date="2026-02-26T15:44:00Z" w16du:dateUtc="2026-02-26T21:44:00Z">
        <w:r w:rsidR="00367E30">
          <w:rPr>
            <w:rFonts w:ascii="Times New Roman" w:hAnsi="Times New Roman" w:cs="Times New Roman"/>
          </w:rPr>
          <w:t xml:space="preserve">(e.g., </w:t>
        </w:r>
      </w:ins>
      <w:ins w:id="1513" w:author="Benton, Deon" w:date="2026-02-26T16:09:00Z" w16du:dateUtc="2026-02-26T22:09:00Z">
        <w:r w:rsidR="003248FE">
          <w:rPr>
            <w:rFonts w:ascii="Times New Roman" w:hAnsi="Times New Roman" w:cs="Times New Roman"/>
          </w:rPr>
          <w:t>elongated appendage-like extensions [e.g., legs], high-contrast, ovular elements [</w:t>
        </w:r>
      </w:ins>
      <w:ins w:id="1514" w:author="Benton, Deon" w:date="2026-02-26T16:10:00Z" w16du:dateUtc="2026-02-26T22:10:00Z">
        <w:r w:rsidR="003248FE">
          <w:rPr>
            <w:rFonts w:ascii="Times New Roman" w:hAnsi="Times New Roman" w:cs="Times New Roman"/>
          </w:rPr>
          <w:t>e.g., eyes], etc</w:t>
        </w:r>
      </w:ins>
      <w:ins w:id="1515" w:author="Benton, Deon" w:date="2026-02-26T15:44:00Z" w16du:dateUtc="2026-02-26T21:44:00Z">
        <w:r w:rsidR="00367E30">
          <w:rPr>
            <w:rFonts w:ascii="Times New Roman" w:hAnsi="Times New Roman" w:cs="Times New Roman"/>
          </w:rPr>
          <w:t>.)</w:t>
        </w:r>
      </w:ins>
      <w:ins w:id="1516" w:author="Benton, Deon" w:date="2026-02-26T16:28:00Z" w16du:dateUtc="2026-02-26T22:28:00Z">
        <w:r w:rsidR="003000D0">
          <w:rPr>
            <w:rFonts w:ascii="Times New Roman" w:hAnsi="Times New Roman" w:cs="Times New Roman"/>
          </w:rPr>
          <w:t xml:space="preserve">. </w:t>
        </w:r>
      </w:ins>
      <w:ins w:id="1517" w:author="Benton, Deon" w:date="2026-02-26T16:29:00Z" w16du:dateUtc="2026-02-26T22:29:00Z">
        <w:r w:rsidR="003000D0">
          <w:rPr>
            <w:rFonts w:ascii="Times New Roman" w:hAnsi="Times New Roman" w:cs="Times New Roman"/>
          </w:rPr>
          <w:t>This unit corresponds to Surface Feature A.</w:t>
        </w:r>
      </w:ins>
      <w:ins w:id="1518" w:author="Benton, Deon" w:date="2026-02-26T16:28:00Z" w16du:dateUtc="2026-02-26T22:28:00Z">
        <w:r w:rsidR="003000D0">
          <w:rPr>
            <w:rFonts w:ascii="Times New Roman" w:hAnsi="Times New Roman" w:cs="Times New Roman"/>
          </w:rPr>
          <w:t xml:space="preserve"> </w:t>
        </w:r>
      </w:ins>
      <w:ins w:id="1519" w:author="Benton, Deon" w:date="2026-02-26T16:30:00Z" w16du:dateUtc="2026-02-26T22:30:00Z">
        <w:r w:rsidR="003000D0">
          <w:rPr>
            <w:rFonts w:ascii="Times New Roman" w:hAnsi="Times New Roman" w:cs="Times New Roman"/>
          </w:rPr>
          <w:t>In contrast, the</w:t>
        </w:r>
      </w:ins>
      <w:ins w:id="1520"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521" w:author="Benton, Deon" w:date="2026-02-26T15:44:00Z" w16du:dateUtc="2026-02-26T21:44:00Z">
        <w:r w:rsidR="00367E30">
          <w:rPr>
            <w:rFonts w:ascii="Times New Roman" w:hAnsi="Times New Roman" w:cs="Times New Roman"/>
          </w:rPr>
          <w:t xml:space="preserve">represented </w:t>
        </w:r>
      </w:ins>
      <w:ins w:id="1522"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523" w:author="Benton, Deon" w:date="2026-02-26T15:43:00Z" w16du:dateUtc="2026-02-26T21:43:00Z">
        <w:r w:rsidR="00367E30">
          <w:rPr>
            <w:rFonts w:ascii="Times New Roman" w:hAnsi="Times New Roman" w:cs="Times New Roman"/>
          </w:rPr>
          <w:t xml:space="preserve"> (e.g., </w:t>
        </w:r>
      </w:ins>
      <w:ins w:id="1524" w:author="Benton, Deon" w:date="2026-02-26T16:11:00Z" w16du:dateUtc="2026-02-26T22:11:00Z">
        <w:r w:rsidR="00823362">
          <w:rPr>
            <w:rFonts w:ascii="Times New Roman" w:hAnsi="Times New Roman" w:cs="Times New Roman"/>
          </w:rPr>
          <w:t xml:space="preserve">rigid and </w:t>
        </w:r>
      </w:ins>
      <w:ins w:id="1525" w:author="Benton, Deon" w:date="2026-02-26T16:10:00Z" w16du:dateUtc="2026-02-26T22:10:00Z">
        <w:r w:rsidR="00823362">
          <w:rPr>
            <w:rFonts w:ascii="Times New Roman" w:hAnsi="Times New Roman" w:cs="Times New Roman"/>
          </w:rPr>
          <w:t>compact</w:t>
        </w:r>
      </w:ins>
      <w:ins w:id="1526" w:author="Benton, Deon" w:date="2026-02-26T16:11:00Z" w16du:dateUtc="2026-02-26T22:11:00Z">
        <w:r w:rsidR="00823362">
          <w:rPr>
            <w:rFonts w:ascii="Times New Roman" w:hAnsi="Times New Roman" w:cs="Times New Roman"/>
          </w:rPr>
          <w:t xml:space="preserve"> [e.g., solid geometric shapes], uniform</w:t>
        </w:r>
      </w:ins>
      <w:ins w:id="1527" w:author="Benton, Deon" w:date="2026-02-26T16:12:00Z" w16du:dateUtc="2026-02-26T22:12:00Z">
        <w:r w:rsidR="00823362">
          <w:rPr>
            <w:rFonts w:ascii="Times New Roman" w:hAnsi="Times New Roman" w:cs="Times New Roman"/>
          </w:rPr>
          <w:t xml:space="preserve"> contour structure [e.g., the smooth</w:t>
        </w:r>
      </w:ins>
      <w:ins w:id="1528" w:author="Benton, Deon" w:date="2026-03-02T16:23:00Z" w16du:dateUtc="2026-03-02T22:23:00Z">
        <w:r w:rsidR="009F774E">
          <w:rPr>
            <w:rFonts w:ascii="Times New Roman" w:hAnsi="Times New Roman" w:cs="Times New Roman"/>
          </w:rPr>
          <w:t>, rectilinear</w:t>
        </w:r>
      </w:ins>
      <w:ins w:id="1529" w:author="Benton, Deon" w:date="2026-02-26T16:12:00Z" w16du:dateUtc="2026-02-26T22:12:00Z">
        <w:r w:rsidR="00823362">
          <w:rPr>
            <w:rFonts w:ascii="Times New Roman" w:hAnsi="Times New Roman" w:cs="Times New Roman"/>
          </w:rPr>
          <w:t xml:space="preserve"> edges of a block]</w:t>
        </w:r>
      </w:ins>
      <w:ins w:id="1530"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531" w:author="Benton, Deon" w:date="2026-02-26T16:29:00Z" w16du:dateUtc="2026-02-26T22:29:00Z">
        <w:r w:rsidR="003000D0">
          <w:rPr>
            <w:rFonts w:ascii="Times New Roman" w:hAnsi="Times New Roman" w:cs="Times New Roman"/>
          </w:rPr>
          <w:t xml:space="preserve">This unit corresponds to Surface Feature B. </w:t>
        </w:r>
      </w:ins>
      <w:ins w:id="1532"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533" w:author="Benton, Deon" w:date="2026-03-07T20:45:00Z" w16du:dateUtc="2026-03-08T02:45:00Z">
        <w:r>
          <w:rPr>
            <w:rFonts w:ascii="Times New Roman" w:hAnsi="Times New Roman" w:cs="Times New Roman"/>
          </w:rPr>
          <w:t>A point that is worth noting is that</w:t>
        </w:r>
      </w:ins>
      <w:ins w:id="1534" w:author="Benton, Deon" w:date="2026-03-07T20:46:00Z" w16du:dateUtc="2026-03-08T02:46:00Z">
        <w:r>
          <w:rPr>
            <w:rFonts w:ascii="Times New Roman" w:hAnsi="Times New Roman" w:cs="Times New Roman"/>
          </w:rPr>
          <w:t xml:space="preserve"> because the current</w:t>
        </w:r>
      </w:ins>
      <w:ins w:id="1535" w:author="Benton, Deon" w:date="2026-02-26T16:17:00Z" w16du:dateUtc="2026-02-26T22:17:00Z">
        <w:r w:rsidR="00BA7139">
          <w:rPr>
            <w:rFonts w:ascii="Times New Roman" w:hAnsi="Times New Roman" w:cs="Times New Roman"/>
          </w:rPr>
          <w:t xml:space="preserve"> simulations were </w:t>
        </w:r>
      </w:ins>
      <w:ins w:id="1536"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537" w:author="Benton, Deon" w:date="2026-02-26T16:19:00Z" w16du:dateUtc="2026-02-26T22:19:00Z">
        <w:r w:rsidR="00F70864">
          <w:rPr>
            <w:rFonts w:ascii="Times New Roman" w:hAnsi="Times New Roman" w:cs="Times New Roman"/>
          </w:rPr>
          <w:t xml:space="preserve">one or more </w:t>
        </w:r>
      </w:ins>
      <w:ins w:id="1538" w:author="Benton, Deon" w:date="2026-03-07T20:48:00Z" w16du:dateUtc="2026-03-08T02:48:00Z">
        <w:r w:rsidR="007E006B">
          <w:rPr>
            <w:rFonts w:ascii="Times New Roman" w:hAnsi="Times New Roman" w:cs="Times New Roman"/>
          </w:rPr>
          <w:t xml:space="preserve">visible </w:t>
        </w:r>
      </w:ins>
      <w:ins w:id="1539" w:author="Benton, Deon" w:date="2026-02-26T16:19:00Z" w16du:dateUtc="2026-02-26T22:19:00Z">
        <w:r w:rsidR="00F70864">
          <w:rPr>
            <w:rFonts w:ascii="Times New Roman" w:hAnsi="Times New Roman" w:cs="Times New Roman"/>
          </w:rPr>
          <w:t xml:space="preserve">features and </w:t>
        </w:r>
      </w:ins>
      <w:ins w:id="1540" w:author="Benton, Deon" w:date="2026-03-07T19:07:00Z" w16du:dateUtc="2026-03-08T01:07:00Z">
        <w:r w:rsidR="009351F3">
          <w:rPr>
            <w:rFonts w:ascii="Times New Roman" w:hAnsi="Times New Roman" w:cs="Times New Roman"/>
          </w:rPr>
          <w:t>the k</w:t>
        </w:r>
      </w:ins>
      <w:ins w:id="1541" w:author="Benton, Deon" w:date="2026-03-07T19:08:00Z" w16du:dateUtc="2026-03-08T01:08:00Z">
        <w:r w:rsidR="009351F3">
          <w:rPr>
            <w:rFonts w:ascii="Times New Roman" w:hAnsi="Times New Roman" w:cs="Times New Roman"/>
          </w:rPr>
          <w:t>inematics of different actions</w:t>
        </w:r>
      </w:ins>
      <w:ins w:id="1542" w:author="Benton, Deon" w:date="2026-02-26T16:19:00Z" w16du:dateUtc="2026-02-26T22:19:00Z">
        <w:r w:rsidR="00F70864">
          <w:rPr>
            <w:rFonts w:ascii="Times New Roman" w:hAnsi="Times New Roman" w:cs="Times New Roman"/>
          </w:rPr>
          <w:t xml:space="preserve"> can explain infants’ looking patterns in</w:t>
        </w:r>
      </w:ins>
      <w:ins w:id="1543" w:author="Benton, Deon" w:date="2026-02-26T16:30:00Z" w16du:dateUtc="2026-02-26T22:30:00Z">
        <w:r w:rsidR="003000D0">
          <w:rPr>
            <w:rFonts w:ascii="Times New Roman" w:hAnsi="Times New Roman" w:cs="Times New Roman"/>
          </w:rPr>
          <w:t xml:space="preserve"> </w:t>
        </w:r>
      </w:ins>
      <w:ins w:id="1544" w:author="Benton, Deon" w:date="2026-03-07T20:46:00Z" w16du:dateUtc="2026-03-08T02:46:00Z">
        <w:r>
          <w:rPr>
            <w:rFonts w:ascii="Times New Roman" w:hAnsi="Times New Roman" w:cs="Times New Roman"/>
          </w:rPr>
          <w:t>studies assessing their putative action understanding</w:t>
        </w:r>
      </w:ins>
      <w:ins w:id="1545" w:author="Benton, Deon" w:date="2026-03-07T20:20:00Z" w16du:dateUtc="2026-03-08T02:20:00Z">
        <w:r w:rsidR="00BA0306">
          <w:rPr>
            <w:rFonts w:ascii="Times New Roman" w:hAnsi="Times New Roman" w:cs="Times New Roman"/>
          </w:rPr>
          <w:t xml:space="preserve">, </w:t>
        </w:r>
      </w:ins>
      <w:ins w:id="1546" w:author="Benton, Deon" w:date="2026-03-07T19:03:00Z" w16du:dateUtc="2026-03-08T01:03:00Z">
        <w:r w:rsidR="00481F13">
          <w:rPr>
            <w:rFonts w:ascii="Times New Roman" w:hAnsi="Times New Roman" w:cs="Times New Roman"/>
          </w:rPr>
          <w:t>no attempt was made</w:t>
        </w:r>
      </w:ins>
      <w:ins w:id="1547" w:author="Benton, Deon" w:date="2026-03-07T20:48:00Z" w16du:dateUtc="2026-03-08T02:48:00Z">
        <w:r w:rsidR="007E006B">
          <w:rPr>
            <w:rFonts w:ascii="Times New Roman" w:hAnsi="Times New Roman" w:cs="Times New Roman"/>
          </w:rPr>
          <w:t xml:space="preserve"> here</w:t>
        </w:r>
      </w:ins>
      <w:ins w:id="1548" w:author="Benton, Deon" w:date="2026-03-07T19:03:00Z" w16du:dateUtc="2026-03-08T01:03:00Z">
        <w:r w:rsidR="00481F13">
          <w:rPr>
            <w:rFonts w:ascii="Times New Roman" w:hAnsi="Times New Roman" w:cs="Times New Roman"/>
          </w:rPr>
          <w:t xml:space="preserve"> to model</w:t>
        </w:r>
      </w:ins>
      <w:ins w:id="1549" w:author="Benton, Deon" w:date="2026-02-26T16:21:00Z" w16du:dateUtc="2026-02-26T22:21:00Z">
        <w:r w:rsidR="00FB1CF6">
          <w:rPr>
            <w:rFonts w:ascii="Times New Roman" w:hAnsi="Times New Roman" w:cs="Times New Roman"/>
          </w:rPr>
          <w:t xml:space="preserve"> specific </w:t>
        </w:r>
      </w:ins>
      <w:ins w:id="1550" w:author="Benton, Deon" w:date="2026-03-07T19:04:00Z" w16du:dateUtc="2026-03-08T01:04:00Z">
        <w:r w:rsidR="00481F13">
          <w:rPr>
            <w:rFonts w:ascii="Times New Roman" w:hAnsi="Times New Roman" w:cs="Times New Roman"/>
          </w:rPr>
          <w:t xml:space="preserve">surface </w:t>
        </w:r>
      </w:ins>
      <w:ins w:id="1551" w:author="Benton, Deon" w:date="2026-02-26T16:21:00Z" w16du:dateUtc="2026-02-26T22:21:00Z">
        <w:r w:rsidR="00FB1CF6">
          <w:rPr>
            <w:rFonts w:ascii="Times New Roman" w:hAnsi="Times New Roman" w:cs="Times New Roman"/>
          </w:rPr>
          <w:t>features</w:t>
        </w:r>
      </w:ins>
      <w:ins w:id="1552" w:author="Benton, Deon" w:date="2026-02-26T16:22:00Z" w16du:dateUtc="2026-02-26T22:22:00Z">
        <w:r w:rsidR="00FB1CF6">
          <w:rPr>
            <w:rFonts w:ascii="Times New Roman" w:hAnsi="Times New Roman" w:cs="Times New Roman"/>
          </w:rPr>
          <w:t>.</w:t>
        </w:r>
      </w:ins>
      <w:ins w:id="1553" w:author="Benton, Deon" w:date="2026-02-26T16:23:00Z" w16du:dateUtc="2026-02-26T22:23:00Z">
        <w:r w:rsidR="0097153C">
          <w:rPr>
            <w:rFonts w:ascii="Times New Roman" w:hAnsi="Times New Roman" w:cs="Times New Roman"/>
          </w:rPr>
          <w:t xml:space="preserve"> Instead, </w:t>
        </w:r>
      </w:ins>
      <w:ins w:id="1554" w:author="Benton, Deon" w:date="2026-03-07T20:15:00Z" w16du:dateUtc="2026-03-08T02:15:00Z">
        <w:r w:rsidR="00BA0306">
          <w:rPr>
            <w:rFonts w:ascii="Times New Roman" w:hAnsi="Times New Roman" w:cs="Times New Roman"/>
          </w:rPr>
          <w:t>the first and second units</w:t>
        </w:r>
      </w:ins>
      <w:ins w:id="1555" w:author="Benton, Deon" w:date="2026-03-07T19:31:00Z" w16du:dateUtc="2026-03-08T01:31:00Z">
        <w:r w:rsidR="007636E8">
          <w:rPr>
            <w:rFonts w:ascii="Times New Roman" w:hAnsi="Times New Roman" w:cs="Times New Roman"/>
          </w:rPr>
          <w:t xml:space="preserve"> in </w:t>
        </w:r>
      </w:ins>
      <w:ins w:id="1556" w:author="Benton, Deon" w:date="2026-03-07T20:46:00Z" w16du:dateUtc="2026-03-08T02:46:00Z">
        <w:r w:rsidR="007E006B">
          <w:rPr>
            <w:rFonts w:ascii="Times New Roman" w:hAnsi="Times New Roman" w:cs="Times New Roman"/>
          </w:rPr>
          <w:t>the Surface Property Left and Surface Property Right groups</w:t>
        </w:r>
      </w:ins>
      <w:ins w:id="1557" w:author="Benton, Deon" w:date="2026-03-07T19:31:00Z" w16du:dateUtc="2026-03-08T01:31:00Z">
        <w:r w:rsidR="007636E8">
          <w:rPr>
            <w:rFonts w:ascii="Times New Roman" w:hAnsi="Times New Roman" w:cs="Times New Roman"/>
          </w:rPr>
          <w:t xml:space="preserve"> </w:t>
        </w:r>
      </w:ins>
      <w:ins w:id="1558" w:author="Benton, Deon" w:date="2026-02-26T16:23:00Z" w16du:dateUtc="2026-02-26T22:23:00Z">
        <w:r w:rsidR="0097153C">
          <w:rPr>
            <w:rFonts w:ascii="Times New Roman" w:hAnsi="Times New Roman" w:cs="Times New Roman"/>
          </w:rPr>
          <w:t>served</w:t>
        </w:r>
      </w:ins>
      <w:ins w:id="1559" w:author="Benton, Deon" w:date="2026-03-07T20:16:00Z" w16du:dateUtc="2026-03-08T02:16:00Z">
        <w:r w:rsidR="00BA0306">
          <w:rPr>
            <w:rFonts w:ascii="Times New Roman" w:hAnsi="Times New Roman" w:cs="Times New Roman"/>
          </w:rPr>
          <w:t>, respectively,</w:t>
        </w:r>
      </w:ins>
      <w:ins w:id="1560" w:author="Benton, Deon" w:date="2026-02-26T16:23:00Z" w16du:dateUtc="2026-02-26T22:23:00Z">
        <w:r w:rsidR="0097153C">
          <w:rPr>
            <w:rFonts w:ascii="Times New Roman" w:hAnsi="Times New Roman" w:cs="Times New Roman"/>
          </w:rPr>
          <w:t xml:space="preserve"> as</w:t>
        </w:r>
      </w:ins>
      <w:ins w:id="1561" w:author="Benton, Deon" w:date="2026-03-07T19:31:00Z" w16du:dateUtc="2026-03-08T01:31:00Z">
        <w:r w:rsidR="007636E8">
          <w:rPr>
            <w:rFonts w:ascii="Times New Roman" w:hAnsi="Times New Roman" w:cs="Times New Roman"/>
          </w:rPr>
          <w:t xml:space="preserve"> plac</w:t>
        </w:r>
      </w:ins>
      <w:ins w:id="1562" w:author="Benton, Deon" w:date="2026-03-07T19:32:00Z" w16du:dateUtc="2026-03-08T01:32:00Z">
        <w:r w:rsidR="007636E8">
          <w:rPr>
            <w:rFonts w:ascii="Times New Roman" w:hAnsi="Times New Roman" w:cs="Times New Roman"/>
          </w:rPr>
          <w:t>eholder</w:t>
        </w:r>
      </w:ins>
      <w:ins w:id="1563" w:author="Benton, Deon" w:date="2026-03-07T20:15:00Z" w16du:dateUtc="2026-03-08T02:15:00Z">
        <w:r w:rsidR="00BA0306">
          <w:rPr>
            <w:rFonts w:ascii="Times New Roman" w:hAnsi="Times New Roman" w:cs="Times New Roman"/>
          </w:rPr>
          <w:t>s</w:t>
        </w:r>
      </w:ins>
      <w:ins w:id="1564" w:author="Benton, Deon" w:date="2026-03-07T19:29:00Z" w16du:dateUtc="2026-03-08T01:29:00Z">
        <w:r w:rsidR="007636E8">
          <w:rPr>
            <w:rFonts w:ascii="Times New Roman" w:hAnsi="Times New Roman" w:cs="Times New Roman"/>
          </w:rPr>
          <w:t xml:space="preserve"> for the surface features</w:t>
        </w:r>
      </w:ins>
      <w:ins w:id="1565" w:author="Benton, Deon" w:date="2026-03-07T20:16:00Z" w16du:dateUtc="2026-03-08T02:16:00Z">
        <w:r w:rsidR="00BA0306">
          <w:rPr>
            <w:rFonts w:ascii="Times New Roman" w:hAnsi="Times New Roman" w:cs="Times New Roman"/>
          </w:rPr>
          <w:t xml:space="preserve"> possessed by animate entities </w:t>
        </w:r>
      </w:ins>
      <w:ins w:id="1566"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567" w:author="Benton, Deon" w:date="2026-03-07T20:16:00Z" w16du:dateUtc="2026-03-08T02:16:00Z">
        <w:r w:rsidR="00BA0306">
          <w:rPr>
            <w:rFonts w:ascii="Times New Roman" w:hAnsi="Times New Roman" w:cs="Times New Roman"/>
          </w:rPr>
          <w:t>and inanimate objects</w:t>
        </w:r>
      </w:ins>
      <w:ins w:id="1568" w:author="Benton, Deon" w:date="2026-03-07T20:17:00Z" w16du:dateUtc="2026-03-08T02:17:00Z">
        <w:r w:rsidR="00BA0306">
          <w:rPr>
            <w:rFonts w:ascii="Times New Roman" w:hAnsi="Times New Roman" w:cs="Times New Roman"/>
          </w:rPr>
          <w:t xml:space="preserve"> (e.g., rigidity and compactness)</w:t>
        </w:r>
      </w:ins>
      <w:ins w:id="1569" w:author="Benton, Deon" w:date="2026-03-07T20:52:00Z" w16du:dateUtc="2026-03-08T02:52:00Z">
        <w:r w:rsidR="007E006B">
          <w:rPr>
            <w:rFonts w:ascii="Times New Roman" w:hAnsi="Times New Roman" w:cs="Times New Roman"/>
          </w:rPr>
          <w:t xml:space="preserve">; </w:t>
        </w:r>
      </w:ins>
      <w:ins w:id="1570" w:author="Benton, Deon" w:date="2026-03-07T20:51:00Z" w16du:dateUtc="2026-03-08T02:51:00Z">
        <w:r w:rsidR="007E006B">
          <w:rPr>
            <w:rFonts w:ascii="Times New Roman" w:hAnsi="Times New Roman" w:cs="Times New Roman"/>
          </w:rPr>
          <w:t xml:space="preserve">these units did not serve as placeholders </w:t>
        </w:r>
      </w:ins>
      <w:ins w:id="1571" w:author="Benton, Deon" w:date="2026-03-07T20:52:00Z" w16du:dateUtc="2026-03-08T02:52:00Z">
        <w:r w:rsidR="007E006B">
          <w:rPr>
            <w:rFonts w:ascii="Times New Roman" w:hAnsi="Times New Roman" w:cs="Times New Roman"/>
          </w:rPr>
          <w:t xml:space="preserve">for </w:t>
        </w:r>
      </w:ins>
      <w:ins w:id="1572" w:author="Benton, Deon" w:date="2026-03-07T20:51:00Z" w16du:dateUtc="2026-03-08T02:51:00Z">
        <w:r w:rsidR="007E006B">
          <w:rPr>
            <w:rFonts w:ascii="Times New Roman" w:hAnsi="Times New Roman" w:cs="Times New Roman"/>
          </w:rPr>
          <w:t>the categories themselves</w:t>
        </w:r>
      </w:ins>
      <w:ins w:id="1573" w:author="Benton, Deon" w:date="2026-03-07T20:17:00Z" w16du:dateUtc="2026-03-08T02:17:00Z">
        <w:r w:rsidR="00BA0306">
          <w:rPr>
            <w:rFonts w:ascii="Times New Roman" w:hAnsi="Times New Roman" w:cs="Times New Roman"/>
          </w:rPr>
          <w:t>.</w:t>
        </w:r>
      </w:ins>
      <w:ins w:id="1574" w:author="Benton, Deon" w:date="2026-03-07T20:49:00Z" w16du:dateUtc="2026-03-08T02:49:00Z">
        <w:r w:rsidR="007E006B">
          <w:rPr>
            <w:rFonts w:ascii="Times New Roman" w:hAnsi="Times New Roman" w:cs="Times New Roman"/>
          </w:rPr>
          <w:t xml:space="preserve"> </w:t>
        </w:r>
      </w:ins>
      <w:ins w:id="1575" w:author="Benton, Deon" w:date="2026-03-07T20:20:00Z" w16du:dateUtc="2026-03-08T02:20:00Z">
        <w:r w:rsidR="00BA0306">
          <w:rPr>
            <w:rFonts w:ascii="Times New Roman" w:hAnsi="Times New Roman" w:cs="Times New Roman"/>
          </w:rPr>
          <w:t>A chief advantage of</w:t>
        </w:r>
      </w:ins>
      <w:ins w:id="1576" w:author="Benton, Deon" w:date="2026-03-07T19:27:00Z" w16du:dateUtc="2026-03-08T01:27:00Z">
        <w:r w:rsidR="007636E8">
          <w:rPr>
            <w:rFonts w:ascii="Times New Roman" w:hAnsi="Times New Roman" w:cs="Times New Roman"/>
          </w:rPr>
          <w:t xml:space="preserve"> not modeling specific surface features </w:t>
        </w:r>
      </w:ins>
      <w:ins w:id="1577" w:author="Benton, Deon" w:date="2026-02-26T16:32:00Z" w16du:dateUtc="2026-02-26T22:32:00Z">
        <w:r w:rsidR="00733C83">
          <w:rPr>
            <w:rFonts w:ascii="Times New Roman" w:hAnsi="Times New Roman" w:cs="Times New Roman"/>
          </w:rPr>
          <w:t xml:space="preserve">is that it </w:t>
        </w:r>
      </w:ins>
      <w:ins w:id="1578" w:author="Benton, Deon" w:date="2026-03-07T20:20:00Z" w16du:dateUtc="2026-03-08T02:20:00Z">
        <w:r w:rsidR="00BA0306">
          <w:rPr>
            <w:rFonts w:ascii="Times New Roman" w:hAnsi="Times New Roman" w:cs="Times New Roman"/>
          </w:rPr>
          <w:t xml:space="preserve">eschewed the need to </w:t>
        </w:r>
      </w:ins>
      <w:ins w:id="1579" w:author="Benton, Deon" w:date="2026-02-26T16:24:00Z" w16du:dateUtc="2026-02-26T22:24:00Z">
        <w:r w:rsidR="002D6839">
          <w:rPr>
            <w:rFonts w:ascii="Times New Roman" w:hAnsi="Times New Roman" w:cs="Times New Roman"/>
          </w:rPr>
          <w:t xml:space="preserve">commit to any </w:t>
        </w:r>
      </w:ins>
      <w:ins w:id="1580" w:author="Benton, Deon" w:date="2026-02-26T16:25:00Z" w16du:dateUtc="2026-02-26T22:25:00Z">
        <w:r w:rsidR="002D6839">
          <w:rPr>
            <w:rFonts w:ascii="Times New Roman" w:hAnsi="Times New Roman" w:cs="Times New Roman"/>
          </w:rPr>
          <w:t>specific</w:t>
        </w:r>
      </w:ins>
      <w:ins w:id="1581" w:author="Benton, Deon" w:date="2026-02-26T16:24:00Z" w16du:dateUtc="2026-02-26T22:24:00Z">
        <w:r w:rsidR="002D6839">
          <w:rPr>
            <w:rFonts w:ascii="Times New Roman" w:hAnsi="Times New Roman" w:cs="Times New Roman"/>
          </w:rPr>
          <w:t xml:space="preserve"> feature</w:t>
        </w:r>
      </w:ins>
      <w:ins w:id="1582" w:author="Benton, Deon" w:date="2026-03-07T20:21:00Z" w16du:dateUtc="2026-03-08T02:21:00Z">
        <w:r w:rsidR="00BA0306">
          <w:rPr>
            <w:rFonts w:ascii="Times New Roman" w:hAnsi="Times New Roman" w:cs="Times New Roman"/>
          </w:rPr>
          <w:t xml:space="preserve">. </w:t>
        </w:r>
      </w:ins>
      <w:ins w:id="1583" w:author="Benton, Deon" w:date="2026-03-07T20:36:00Z" w16du:dateUtc="2026-03-08T02:36:00Z">
        <w:r w:rsidR="003770EC">
          <w:rPr>
            <w:rFonts w:ascii="Times New Roman" w:hAnsi="Times New Roman" w:cs="Times New Roman"/>
          </w:rPr>
          <w:t>Such a commitment would also be premature given that</w:t>
        </w:r>
      </w:ins>
      <w:ins w:id="1584" w:author="Benton, Deon" w:date="2026-03-07T20:37:00Z" w16du:dateUtc="2026-03-08T02:37:00Z">
        <w:r w:rsidR="003770EC">
          <w:rPr>
            <w:rFonts w:ascii="Times New Roman" w:hAnsi="Times New Roman" w:cs="Times New Roman"/>
          </w:rPr>
          <w:t xml:space="preserve"> it would first</w:t>
        </w:r>
      </w:ins>
      <w:ins w:id="1585" w:author="Benton, Deon" w:date="2026-03-07T20:32:00Z" w16du:dateUtc="2026-03-08T02:32:00Z">
        <w:r w:rsidR="0049328D">
          <w:rPr>
            <w:rFonts w:ascii="Times New Roman" w:hAnsi="Times New Roman" w:cs="Times New Roman"/>
          </w:rPr>
          <w:t xml:space="preserve"> need to be </w:t>
        </w:r>
      </w:ins>
      <w:ins w:id="1586" w:author="Benton, Deon" w:date="2026-03-07T20:33:00Z" w16du:dateUtc="2026-03-08T02:33:00Z">
        <w:r w:rsidR="0049328D">
          <w:rPr>
            <w:rFonts w:ascii="Times New Roman" w:hAnsi="Times New Roman" w:cs="Times New Roman"/>
          </w:rPr>
          <w:t xml:space="preserve">determined which </w:t>
        </w:r>
      </w:ins>
      <w:ins w:id="1587" w:author="Benton, Deon" w:date="2026-03-07T20:35:00Z" w16du:dateUtc="2026-03-08T02:35:00Z">
        <w:r w:rsidR="003770EC">
          <w:rPr>
            <w:rFonts w:ascii="Times New Roman" w:hAnsi="Times New Roman" w:cs="Times New Roman"/>
          </w:rPr>
          <w:t>surface features infants attend to in action understanding studies</w:t>
        </w:r>
      </w:ins>
      <w:ins w:id="1588" w:author="Benton, Deon" w:date="2026-03-07T20:38:00Z" w16du:dateUtc="2026-03-08T02:38:00Z">
        <w:r w:rsidR="003770EC">
          <w:rPr>
            <w:rFonts w:ascii="Times New Roman" w:hAnsi="Times New Roman" w:cs="Times New Roman"/>
          </w:rPr>
          <w:t>.</w:t>
        </w:r>
      </w:ins>
      <w:ins w:id="1589" w:author="Benton, Deon" w:date="2026-03-07T20:42:00Z" w16du:dateUtc="2026-03-08T02:42:00Z">
        <w:r w:rsidR="003770EC">
          <w:rPr>
            <w:rFonts w:ascii="Times New Roman" w:hAnsi="Times New Roman" w:cs="Times New Roman"/>
          </w:rPr>
          <w:t xml:space="preserve"> Th</w:t>
        </w:r>
      </w:ins>
      <w:ins w:id="1590" w:author="Benton, Deon" w:date="2026-03-07T20:43:00Z" w16du:dateUtc="2026-03-08T02:43:00Z">
        <w:r w:rsidR="003770EC">
          <w:rPr>
            <w:rFonts w:ascii="Times New Roman" w:hAnsi="Times New Roman" w:cs="Times New Roman"/>
          </w:rPr>
          <w:t xml:space="preserve">e reason </w:t>
        </w:r>
      </w:ins>
      <w:ins w:id="1591" w:author="Benton, Deon" w:date="2026-03-07T20:53:00Z" w16du:dateUtc="2026-03-08T02:53:00Z">
        <w:r w:rsidR="007E006B">
          <w:rPr>
            <w:rFonts w:ascii="Times New Roman" w:hAnsi="Times New Roman" w:cs="Times New Roman"/>
          </w:rPr>
          <w:t>such evidence is lacking is</w:t>
        </w:r>
      </w:ins>
      <w:ins w:id="1592" w:author="Benton, Deon" w:date="2026-03-07T20:43:00Z" w16du:dateUtc="2026-03-08T02:43:00Z">
        <w:r w:rsidR="003770EC">
          <w:rPr>
            <w:rFonts w:ascii="Times New Roman" w:hAnsi="Times New Roman" w:cs="Times New Roman"/>
          </w:rPr>
          <w:t xml:space="preserve"> that</w:t>
        </w:r>
      </w:ins>
      <w:ins w:id="1593" w:author="Benton, Deon" w:date="2026-03-07T20:54:00Z" w16du:dateUtc="2026-03-08T02:54:00Z">
        <w:r w:rsidR="007E006B">
          <w:rPr>
            <w:rFonts w:ascii="Times New Roman" w:hAnsi="Times New Roman" w:cs="Times New Roman"/>
          </w:rPr>
          <w:t xml:space="preserve"> existing accounts have interpreted</w:t>
        </w:r>
      </w:ins>
      <w:ins w:id="1594" w:author="Benton, Deon" w:date="2026-03-07T20:38:00Z" w16du:dateUtc="2026-03-08T02:38:00Z">
        <w:r w:rsidR="003770EC">
          <w:rPr>
            <w:rFonts w:ascii="Times New Roman" w:hAnsi="Times New Roman" w:cs="Times New Roman"/>
          </w:rPr>
          <w:t xml:space="preserve"> infants’ looking </w:t>
        </w:r>
      </w:ins>
      <w:ins w:id="1595" w:author="Benton, Deon" w:date="2026-03-07T20:42:00Z" w16du:dateUtc="2026-03-08T02:42:00Z">
        <w:r w:rsidR="003770EC">
          <w:rPr>
            <w:rFonts w:ascii="Times New Roman" w:hAnsi="Times New Roman" w:cs="Times New Roman"/>
          </w:rPr>
          <w:t>behaviors</w:t>
        </w:r>
      </w:ins>
      <w:ins w:id="1596" w:author="Benton, Deon" w:date="2026-03-07T20:38:00Z" w16du:dateUtc="2026-03-08T02:38:00Z">
        <w:r w:rsidR="003770EC">
          <w:rPr>
            <w:rFonts w:ascii="Times New Roman" w:hAnsi="Times New Roman" w:cs="Times New Roman"/>
          </w:rPr>
          <w:t xml:space="preserve"> in studies on this topic as arising from </w:t>
        </w:r>
      </w:ins>
      <w:ins w:id="1597" w:author="Benton, Deon" w:date="2026-03-07T20:39:00Z" w16du:dateUtc="2026-03-08T02:39:00Z">
        <w:r w:rsidR="003770EC">
          <w:rPr>
            <w:rFonts w:ascii="Times New Roman" w:hAnsi="Times New Roman" w:cs="Times New Roman"/>
          </w:rPr>
          <w:t>abstract</w:t>
        </w:r>
      </w:ins>
      <w:ins w:id="1598" w:author="Benton, Deon" w:date="2026-03-07T20:38:00Z" w16du:dateUtc="2026-03-08T02:38:00Z">
        <w:r w:rsidR="003770EC">
          <w:rPr>
            <w:rFonts w:ascii="Times New Roman" w:hAnsi="Times New Roman" w:cs="Times New Roman"/>
          </w:rPr>
          <w:t>, conceptual</w:t>
        </w:r>
      </w:ins>
      <w:ins w:id="1599" w:author="Benton, Deon" w:date="2026-03-07T20:39:00Z" w16du:dateUtc="2026-03-08T02:39:00Z">
        <w:r w:rsidR="003770EC">
          <w:rPr>
            <w:rFonts w:ascii="Times New Roman" w:hAnsi="Times New Roman" w:cs="Times New Roman"/>
          </w:rPr>
          <w:t>ly rich notions of acti</w:t>
        </w:r>
      </w:ins>
      <w:ins w:id="1600" w:author="Benton, Deon" w:date="2026-03-07T20:54:00Z" w16du:dateUtc="2026-03-08T02:54:00Z">
        <w:r w:rsidR="007E006B">
          <w:rPr>
            <w:rFonts w:ascii="Times New Roman" w:hAnsi="Times New Roman" w:cs="Times New Roman"/>
          </w:rPr>
          <w:t>on rather than from associations formed</w:t>
        </w:r>
      </w:ins>
      <w:ins w:id="1601" w:author="Benton, Deon" w:date="2026-03-07T20:55:00Z" w16du:dateUtc="2026-03-08T02:55:00Z">
        <w:r w:rsidR="007E006B">
          <w:rPr>
            <w:rFonts w:ascii="Times New Roman" w:hAnsi="Times New Roman" w:cs="Times New Roman"/>
          </w:rPr>
          <w:t xml:space="preserve"> over semantically neutral, visible, surface features.</w:t>
        </w:r>
      </w:ins>
      <w:ins w:id="1602" w:author="Benton, Deon" w:date="2026-03-07T20:42:00Z" w16du:dateUtc="2026-03-08T02:42:00Z">
        <w:r w:rsidR="003770EC">
          <w:rPr>
            <w:rFonts w:ascii="Times New Roman" w:hAnsi="Times New Roman" w:cs="Times New Roman"/>
          </w:rPr>
          <w:t xml:space="preserve"> </w:t>
        </w:r>
      </w:ins>
    </w:p>
    <w:p w14:paraId="7BCA20BA" w14:textId="2B8945A0" w:rsidR="00524642" w:rsidRDefault="008F6102" w:rsidP="00652EF0">
      <w:pPr>
        <w:spacing w:line="480" w:lineRule="auto"/>
        <w:ind w:firstLine="720"/>
        <w:contextualSpacing/>
        <w:rPr>
          <w:rFonts w:ascii="Times New Roman" w:hAnsi="Times New Roman" w:cs="Times New Roman"/>
        </w:rPr>
      </w:pPr>
      <w:ins w:id="1603" w:author="Benton, Deon" w:date="2026-03-07T20:58:00Z" w16du:dateUtc="2026-03-08T02:58:00Z">
        <w:r>
          <w:rPr>
            <w:rFonts w:ascii="Times New Roman" w:hAnsi="Times New Roman" w:cs="Times New Roman"/>
          </w:rPr>
          <w:t>Horizontal Posit</w:t>
        </w:r>
      </w:ins>
      <w:ins w:id="1604" w:author="Benton, Deon" w:date="2026-03-07T21:00:00Z" w16du:dateUtc="2026-03-08T03:00:00Z">
        <w:r>
          <w:rPr>
            <w:rFonts w:ascii="Times New Roman" w:hAnsi="Times New Roman" w:cs="Times New Roman"/>
          </w:rPr>
          <w:t>i</w:t>
        </w:r>
      </w:ins>
      <w:ins w:id="1605" w:author="Benton, Deon" w:date="2026-03-07T20:58:00Z" w16du:dateUtc="2026-03-08T02:58:00Z">
        <w:r>
          <w:rPr>
            <w:rFonts w:ascii="Times New Roman" w:hAnsi="Times New Roman" w:cs="Times New Roman"/>
          </w:rPr>
          <w:t>on</w:t>
        </w:r>
      </w:ins>
      <w:ins w:id="1606" w:author="Benton, Deon" w:date="2026-03-07T21:00:00Z" w16du:dateUtc="2026-03-08T03:00:00Z">
        <w:r>
          <w:rPr>
            <w:rFonts w:ascii="Times New Roman" w:hAnsi="Times New Roman" w:cs="Times New Roman"/>
          </w:rPr>
          <w:t xml:space="preserve"> </w:t>
        </w:r>
      </w:ins>
      <w:ins w:id="1607" w:author="Benton, Deon" w:date="2026-03-07T20:58:00Z" w16du:dateUtc="2026-03-08T02:58:00Z">
        <w:r>
          <w:rPr>
            <w:rFonts w:ascii="Times New Roman" w:hAnsi="Times New Roman" w:cs="Times New Roman"/>
          </w:rPr>
          <w:t>w</w:t>
        </w:r>
      </w:ins>
      <w:ins w:id="1608" w:author="Benton, Deon" w:date="2026-03-07T20:59:00Z" w16du:dateUtc="2026-03-08T02:59:00Z">
        <w:r>
          <w:rPr>
            <w:rFonts w:ascii="Times New Roman" w:hAnsi="Times New Roman" w:cs="Times New Roman"/>
          </w:rPr>
          <w:t>a</w:t>
        </w:r>
      </w:ins>
      <w:ins w:id="1609"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610" w:author="Benton, Deon" w:date="2026-03-07T20:59:00Z" w16du:dateUtc="2026-03-08T02:59:00Z">
        <w:r>
          <w:rPr>
            <w:rFonts w:ascii="Times New Roman" w:hAnsi="Times New Roman" w:cs="Times New Roman"/>
          </w:rPr>
          <w:t>.</w:t>
        </w:r>
      </w:ins>
      <w:ins w:id="1611"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612"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613" w:author="Benton, Deon" w:date="2026-02-27T13:09:00Z" w16du:dateUtc="2026-02-27T19:09:00Z">
        <w:r w:rsidR="00CF4781">
          <w:rPr>
            <w:rFonts w:ascii="Times New Roman" w:eastAsia="Times New Roman" w:hAnsi="Times New Roman" w:cs="Times New Roman"/>
          </w:rPr>
          <w:t>group that captured the</w:t>
        </w:r>
      </w:ins>
      <w:ins w:id="1614" w:author="Benton, Deon" w:date="2026-03-07T21:00:00Z" w16du:dateUtc="2026-03-08T03:00:00Z">
        <w:r>
          <w:rPr>
            <w:rFonts w:ascii="Times New Roman" w:eastAsia="Times New Roman" w:hAnsi="Times New Roman" w:cs="Times New Roman"/>
          </w:rPr>
          <w:t xml:space="preserve"> horizontal</w:t>
        </w:r>
      </w:ins>
      <w:ins w:id="1615"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616" w:author="Benton, Deon" w:date="2026-02-27T13:10:00Z" w16du:dateUtc="2026-02-27T19:10:00Z">
        <w:r w:rsidR="005E2925">
          <w:rPr>
            <w:rFonts w:ascii="Times New Roman" w:eastAsia="Times New Roman" w:hAnsi="Times New Roman" w:cs="Times New Roman"/>
          </w:rPr>
          <w:t xml:space="preserve">proach, </w:t>
        </w:r>
      </w:ins>
      <w:ins w:id="1617" w:author="Benton, Deon" w:date="2026-02-27T13:09:00Z" w16du:dateUtc="2026-02-27T19:09:00Z">
        <w:r w:rsidR="005E2925">
          <w:rPr>
            <w:rFonts w:ascii="Times New Roman" w:eastAsia="Times New Roman" w:hAnsi="Times New Roman" w:cs="Times New Roman"/>
          </w:rPr>
          <w:t xml:space="preserve">see </w:t>
        </w:r>
      </w:ins>
      <w:ins w:id="1618" w:author="Benton, Deon" w:date="2026-03-07T20:59:00Z" w16du:dateUtc="2026-03-08T02:59:00Z">
        <w:r>
          <w:rPr>
            <w:rFonts w:ascii="Times New Roman" w:eastAsia="Times New Roman" w:hAnsi="Times New Roman" w:cs="Times New Roman"/>
          </w:rPr>
          <w:t xml:space="preserve">Benton, 2024 and </w:t>
        </w:r>
      </w:ins>
      <w:ins w:id="1619"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620"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621" w:author="Benton, Deon" w:date="2026-03-07T21:00:00Z" w16du:dateUtc="2026-03-08T03:00:00Z">
        <w:r>
          <w:rPr>
            <w:rFonts w:ascii="Times New Roman" w:eastAsia="Times New Roman" w:hAnsi="Times New Roman" w:cs="Times New Roman"/>
          </w:rPr>
          <w:t>th</w:t>
        </w:r>
      </w:ins>
      <w:ins w:id="1622"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623"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624" w:author="Benton, Deon" w:date="2026-03-07T21:01:00Z" w16du:dateUtc="2026-03-08T03:01:00Z">
        <w:r>
          <w:rPr>
            <w:rFonts w:ascii="Times New Roman" w:eastAsia="Times New Roman" w:hAnsi="Times New Roman" w:cs="Times New Roman"/>
          </w:rPr>
          <w:t xml:space="preserve">is </w:t>
        </w:r>
      </w:ins>
      <w:del w:id="1625" w:author="Benton, Deon" w:date="2026-03-07T21:01:00Z" w16du:dateUtc="2026-03-08T03:01:00Z">
        <w:r w:rsidR="00AF1530" w:rsidDel="008F6102">
          <w:rPr>
            <w:rFonts w:ascii="Times New Roman" w:eastAsia="Times New Roman" w:hAnsi="Times New Roman" w:cs="Times New Roman"/>
          </w:rPr>
          <w:delText xml:space="preserve">e </w:delText>
        </w:r>
      </w:del>
      <w:ins w:id="1626"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627"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628"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629"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630"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631"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632"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633"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634"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635" w:author="Benton, Deon" w:date="2026-02-27T13:41:00Z" w16du:dateUtc="2026-02-27T19:41:00Z">
        <w:r w:rsidR="00773EE1">
          <w:rPr>
            <w:rFonts w:ascii="Times New Roman" w:hAnsi="Times New Roman" w:cs="Times New Roman"/>
          </w:rPr>
          <w:t xml:space="preserve">Separating these </w:t>
        </w:r>
      </w:ins>
      <w:ins w:id="1636" w:author="Benton, Deon" w:date="2026-02-27T13:39:00Z" w16du:dateUtc="2026-02-27T19:39:00Z">
        <w:r w:rsidR="00DD510D">
          <w:rPr>
            <w:rFonts w:ascii="Times New Roman" w:hAnsi="Times New Roman" w:cs="Times New Roman"/>
          </w:rPr>
          <w:t>two aspects of motion—that is, hori</w:t>
        </w:r>
      </w:ins>
      <w:ins w:id="1637" w:author="Benton, Deon" w:date="2026-02-27T13:40:00Z" w16du:dateUtc="2026-02-27T19:40:00Z">
        <w:r w:rsidR="00DD510D">
          <w:rPr>
            <w:rFonts w:ascii="Times New Roman" w:hAnsi="Times New Roman" w:cs="Times New Roman"/>
          </w:rPr>
          <w:t>zontal translation from curvature—</w:t>
        </w:r>
      </w:ins>
      <w:ins w:id="1638" w:author="Benton, Deon" w:date="2026-02-27T13:42:00Z" w16du:dateUtc="2026-02-27T19:42:00Z">
        <w:r w:rsidR="00773EE1">
          <w:rPr>
            <w:rFonts w:ascii="Times New Roman" w:hAnsi="Times New Roman" w:cs="Times New Roman"/>
          </w:rPr>
          <w:t>in this way enabled</w:t>
        </w:r>
      </w:ins>
      <w:ins w:id="1639" w:author="Benton, Deon" w:date="2026-02-27T13:41:00Z" w16du:dateUtc="2026-02-27T19:41:00Z">
        <w:r w:rsidR="00773EE1">
          <w:rPr>
            <w:rFonts w:ascii="Times New Roman" w:hAnsi="Times New Roman" w:cs="Times New Roman"/>
          </w:rPr>
          <w:t xml:space="preserve"> </w:t>
        </w:r>
      </w:ins>
      <w:ins w:id="1640" w:author="Benton, Deon" w:date="2026-02-27T13:42:00Z" w16du:dateUtc="2026-02-27T19:42:00Z">
        <w:r w:rsidR="00773EE1">
          <w:rPr>
            <w:rFonts w:ascii="Times New Roman" w:hAnsi="Times New Roman" w:cs="Times New Roman"/>
          </w:rPr>
          <w:t>the</w:t>
        </w:r>
      </w:ins>
      <w:ins w:id="1641" w:author="Benton, Deon" w:date="2026-02-27T13:40:00Z" w16du:dateUtc="2026-02-27T19:40:00Z">
        <w:r w:rsidR="00773EE1">
          <w:rPr>
            <w:rFonts w:ascii="Times New Roman" w:hAnsi="Times New Roman" w:cs="Times New Roman"/>
          </w:rPr>
          <w:t xml:space="preserve"> model to represent </w:t>
        </w:r>
      </w:ins>
      <w:ins w:id="1642" w:author="Benton, Deon" w:date="2026-02-27T13:43:00Z" w16du:dateUtc="2026-02-27T19:43:00Z">
        <w:r w:rsidR="008E11CA">
          <w:rPr>
            <w:rFonts w:ascii="Times New Roman" w:hAnsi="Times New Roman" w:cs="Times New Roman"/>
          </w:rPr>
          <w:t>heading direction</w:t>
        </w:r>
      </w:ins>
      <w:ins w:id="1643" w:author="Benton, Deon" w:date="2026-02-27T13:41:00Z" w16du:dateUtc="2026-02-27T19:41:00Z">
        <w:r w:rsidR="00773EE1">
          <w:rPr>
            <w:rFonts w:ascii="Times New Roman" w:hAnsi="Times New Roman" w:cs="Times New Roman"/>
          </w:rPr>
          <w:t xml:space="preserve"> independently from </w:t>
        </w:r>
      </w:ins>
      <w:ins w:id="1644" w:author="Benton, Deon" w:date="2026-02-27T13:44:00Z" w16du:dateUtc="2026-02-27T19:44:00Z">
        <w:r w:rsidR="008E11CA">
          <w:rPr>
            <w:rFonts w:ascii="Times New Roman" w:hAnsi="Times New Roman" w:cs="Times New Roman"/>
          </w:rPr>
          <w:t xml:space="preserve">its </w:t>
        </w:r>
      </w:ins>
      <w:ins w:id="1645" w:author="Benton, Deon" w:date="2026-02-27T13:41:00Z" w16du:dateUtc="2026-02-27T19:41:00Z">
        <w:r w:rsidR="00773EE1">
          <w:rPr>
            <w:rFonts w:ascii="Times New Roman" w:hAnsi="Times New Roman" w:cs="Times New Roman"/>
          </w:rPr>
          <w:t>geometry</w:t>
        </w:r>
      </w:ins>
      <w:ins w:id="1646"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647"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648"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649"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650"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651"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652"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653"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654"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655" w:author="Benton, Deon" w:date="2026-02-27T13:54:00Z" w16du:dateUtc="2026-02-27T19:54:00Z">
        <w:r w:rsidR="007C37CB">
          <w:rPr>
            <w:rFonts w:ascii="Times New Roman" w:hAnsi="Times New Roman" w:cs="Times New Roman"/>
          </w:rPr>
          <w:t>Obstacle Horizontal</w:t>
        </w:r>
      </w:ins>
      <w:ins w:id="1656" w:author="Benton, Deon" w:date="2026-02-27T14:03:00Z" w16du:dateUtc="2026-02-27T20:03:00Z">
        <w:r w:rsidR="00334B9E">
          <w:rPr>
            <w:rFonts w:ascii="Times New Roman" w:hAnsi="Times New Roman" w:cs="Times New Roman"/>
          </w:rPr>
          <w:t xml:space="preserve"> Spatial</w:t>
        </w:r>
      </w:ins>
      <w:ins w:id="1657"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658" w:author="Benton, Deon" w:date="2026-02-27T16:06:00Z" w16du:dateUtc="2026-02-27T22:06:00Z">
        <w:r w:rsidR="000D00F9">
          <w:rPr>
            <w:rFonts w:ascii="Times New Roman" w:hAnsi="Times New Roman" w:cs="Times New Roman"/>
          </w:rPr>
          <w:t xml:space="preserve">Arc </w:t>
        </w:r>
      </w:ins>
      <w:ins w:id="1659"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660"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661"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662"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663"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664"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665"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666"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667"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668"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669"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670"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671" w:author="Benton, Deon" w:date="2026-02-27T13:57:00Z" w16du:dateUtc="2026-02-27T19:57:00Z">
        <w:r w:rsidR="00A858D9">
          <w:rPr>
            <w:rFonts w:ascii="Times New Roman" w:hAnsi="Times New Roman" w:cs="Times New Roman"/>
          </w:rPr>
          <w:t xml:space="preserve"> the absence of a</w:t>
        </w:r>
      </w:ins>
      <w:ins w:id="1672" w:author="Benton, Deon" w:date="2026-02-27T13:58:00Z" w16du:dateUtc="2026-02-27T19:58:00Z">
        <w:r w:rsidR="003730F6">
          <w:rPr>
            <w:rFonts w:ascii="Times New Roman" w:hAnsi="Times New Roman" w:cs="Times New Roman"/>
          </w:rPr>
          <w:t xml:space="preserve">n </w:t>
        </w:r>
      </w:ins>
      <w:ins w:id="1673" w:author="Benton, Deon" w:date="2026-02-27T14:00:00Z" w16du:dateUtc="2026-02-27T20:00:00Z">
        <w:r w:rsidR="003730F6">
          <w:rPr>
            <w:rFonts w:ascii="Times New Roman" w:hAnsi="Times New Roman" w:cs="Times New Roman"/>
          </w:rPr>
          <w:t>o</w:t>
        </w:r>
      </w:ins>
      <w:ins w:id="1674"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675"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676"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677" w:author="Benton, Deon" w:date="2026-02-27T16:19:00Z" w16du:dateUtc="2026-02-27T22:19:00Z">
        <w:r w:rsidR="002D1FB6">
          <w:rPr>
            <w:rFonts w:ascii="Times New Roman" w:hAnsi="Times New Roman" w:cs="Times New Roman"/>
          </w:rPr>
          <w:t>Arced Peak and Obstacle Heights</w:t>
        </w:r>
      </w:ins>
      <w:ins w:id="1678"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679"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680"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681"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682"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683"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684"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685"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686"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687" w:author="Benton, Deon" w:date="2026-02-27T14:04:00Z" w16du:dateUtc="2026-02-27T20:04:00Z">
        <w:r w:rsidR="00334B9E">
          <w:rPr>
            <w:rFonts w:ascii="Times New Roman" w:hAnsi="Times New Roman" w:cs="Times New Roman"/>
          </w:rPr>
          <w:t xml:space="preserve">(i.e., the obstacle was positioned to </w:t>
        </w:r>
      </w:ins>
      <w:ins w:id="1688"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689"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690" w:author="Benton, Deon" w:date="2026-02-27T16:07:00Z" w16du:dateUtc="2026-02-27T22:07:00Z">
        <w:r w:rsidR="000D00F9">
          <w:rPr>
            <w:rFonts w:ascii="Times New Roman" w:hAnsi="Times New Roman" w:cs="Times New Roman"/>
          </w:rPr>
          <w:t xml:space="preserve">was No </w:t>
        </w:r>
      </w:ins>
      <w:ins w:id="1691"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692" w:author="Benton, Deon" w:date="2026-02-27T16:07:00Z" w16du:dateUtc="2026-02-27T22:07:00Z">
        <w:r w:rsidR="00597AD3">
          <w:rPr>
            <w:rFonts w:ascii="Times New Roman" w:hAnsi="Times New Roman" w:cs="Times New Roman"/>
          </w:rPr>
          <w:t xml:space="preserve">an </w:t>
        </w:r>
      </w:ins>
      <w:ins w:id="1693" w:author="Benton, Deon" w:date="2026-02-27T16:08:00Z" w16du:dateUtc="2026-02-27T22:08:00Z">
        <w:r w:rsidR="00597AD3">
          <w:rPr>
            <w:rFonts w:ascii="Times New Roman" w:hAnsi="Times New Roman" w:cs="Times New Roman"/>
          </w:rPr>
          <w:t>object</w:t>
        </w:r>
      </w:ins>
      <w:ins w:id="1694" w:author="Benton, Deon" w:date="2026-02-27T16:07:00Z" w16du:dateUtc="2026-02-27T22:07:00Z">
        <w:r w:rsidR="00597AD3">
          <w:rPr>
            <w:rFonts w:ascii="Times New Roman" w:hAnsi="Times New Roman" w:cs="Times New Roman"/>
          </w:rPr>
          <w:t xml:space="preserve"> did n</w:t>
        </w:r>
      </w:ins>
      <w:ins w:id="1695"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696"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697"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698"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699"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700" w:author="Benton, Deon" w:date="2026-03-10T16:26:00Z" w16du:dateUtc="2026-03-10T21:26:00Z">
        <w:r w:rsidR="00D45295">
          <w:rPr>
            <w:rFonts w:ascii="Times New Roman" w:hAnsi="Times New Roman" w:cs="Times New Roman"/>
          </w:rPr>
          <w:t>). The</w:t>
        </w:r>
      </w:ins>
      <w:ins w:id="1701"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702"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703" w:author="Benton, Deon" w:date="2026-02-27T16:15:00Z" w16du:dateUtc="2026-02-27T22:15:00Z">
        <w:r w:rsidR="00305A74">
          <w:rPr>
            <w:rFonts w:ascii="Times New Roman" w:hAnsi="Times New Roman" w:cs="Times New Roman"/>
          </w:rPr>
          <w:t xml:space="preserve">whether the first and second object were </w:t>
        </w:r>
      </w:ins>
      <w:ins w:id="1704" w:author="Benton, Deon" w:date="2026-03-10T16:33:00Z" w16du:dateUtc="2026-03-10T21:33:00Z">
        <w:r w:rsidR="00362066">
          <w:rPr>
            <w:rFonts w:ascii="Times New Roman" w:hAnsi="Times New Roman" w:cs="Times New Roman"/>
          </w:rPr>
          <w:t>spatially abutted at</w:t>
        </w:r>
      </w:ins>
      <w:ins w:id="1705" w:author="Benton, Deon" w:date="2026-02-27T16:15:00Z" w16du:dateUtc="2026-02-27T22:15:00Z">
        <w:r w:rsidR="00305A74">
          <w:rPr>
            <w:rFonts w:ascii="Times New Roman" w:hAnsi="Times New Roman" w:cs="Times New Roman"/>
          </w:rPr>
          <w:t xml:space="preserve"> the end of a motion sequence</w:t>
        </w:r>
      </w:ins>
      <w:ins w:id="1706" w:author="Benton, Deon" w:date="2026-02-27T16:14:00Z" w16du:dateUtc="2026-02-27T22:14:00Z">
        <w:r w:rsidR="00305A74">
          <w:rPr>
            <w:rFonts w:ascii="Times New Roman" w:hAnsi="Times New Roman" w:cs="Times New Roman"/>
          </w:rPr>
          <w:t xml:space="preserve">. </w:t>
        </w:r>
      </w:ins>
      <w:ins w:id="1707"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708" w:author="Benton, Deon" w:date="2026-03-10T16:33:00Z" w16du:dateUtc="2026-03-10T21:33:00Z">
        <w:r w:rsidR="00362066">
          <w:rPr>
            <w:rFonts w:ascii="Times New Roman" w:hAnsi="Times New Roman" w:cs="Times New Roman"/>
          </w:rPr>
          <w:t>this was true</w:t>
        </w:r>
      </w:ins>
      <w:ins w:id="1709" w:author="Benton, Deon" w:date="2026-02-27T16:19:00Z" w16du:dateUtc="2026-02-27T22:19:00Z">
        <w:r w:rsidR="00774EFB">
          <w:rPr>
            <w:rFonts w:ascii="Times New Roman" w:hAnsi="Times New Roman" w:cs="Times New Roman"/>
          </w:rPr>
          <w:t>.</w:t>
        </w:r>
      </w:ins>
      <w:ins w:id="1710" w:author="Benton, Deon" w:date="2026-03-10T16:26:00Z" w16du:dateUtc="2026-03-10T21:26:00Z">
        <w:r w:rsidR="00D45295">
          <w:rPr>
            <w:rFonts w:ascii="Times New Roman" w:hAnsi="Times New Roman" w:cs="Times New Roman"/>
          </w:rPr>
          <w:t xml:space="preserve"> </w:t>
        </w:r>
      </w:ins>
      <w:ins w:id="1711"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AB206C5" w:rsidR="00A5450C" w:rsidRDefault="002204AE" w:rsidP="0050622B">
      <w:pPr>
        <w:spacing w:line="480" w:lineRule="auto"/>
        <w:ind w:firstLine="720"/>
        <w:contextualSpacing/>
        <w:rPr>
          <w:ins w:id="1712" w:author="Benton, Deon" w:date="2026-03-10T18:53:00Z" w16du:dateUtc="2026-03-10T23:53:00Z"/>
          <w:rFonts w:ascii="Times New Roman" w:hAnsi="Times New Roman" w:cs="Times New Roman"/>
        </w:rPr>
      </w:pPr>
      <w:ins w:id="1713" w:author="Benton, Deon" w:date="2026-03-10T17:49:00Z" w16du:dateUtc="2026-03-10T22:49:00Z">
        <w:r>
          <w:rPr>
            <w:rFonts w:ascii="Times New Roman" w:hAnsi="Times New Roman" w:cs="Times New Roman"/>
          </w:rPr>
          <w:t xml:space="preserve">As it relates to the final two </w:t>
        </w:r>
      </w:ins>
      <w:ins w:id="1714" w:author="Benton, Deon" w:date="2026-03-10T18:01:00Z" w16du:dateUtc="2026-03-10T23:01:00Z">
        <w:r w:rsidR="003E09E4">
          <w:rPr>
            <w:rFonts w:ascii="Times New Roman" w:hAnsi="Times New Roman" w:cs="Times New Roman"/>
          </w:rPr>
          <w:t>(</w:t>
        </w:r>
      </w:ins>
      <w:ins w:id="1715" w:author="Benton, Deon" w:date="2026-03-10T17:49:00Z" w16du:dateUtc="2026-03-10T22:49:00Z">
        <w:r>
          <w:rPr>
            <w:rFonts w:ascii="Times New Roman" w:hAnsi="Times New Roman" w:cs="Times New Roman"/>
          </w:rPr>
          <w:t>of the</w:t>
        </w:r>
      </w:ins>
      <w:ins w:id="1716" w:author="Benton, Deon" w:date="2026-03-10T18:02:00Z" w16du:dateUtc="2026-03-10T23:02:00Z">
        <w:r w:rsidR="003E09E4">
          <w:rPr>
            <w:rFonts w:ascii="Times New Roman" w:hAnsi="Times New Roman" w:cs="Times New Roman"/>
          </w:rPr>
          <w:t xml:space="preserve"> </w:t>
        </w:r>
      </w:ins>
      <w:ins w:id="1717" w:author="Benton, Deon" w:date="2026-03-10T17:49:00Z" w16du:dateUtc="2026-03-10T22:49:00Z">
        <w:r>
          <w:rPr>
            <w:rFonts w:ascii="Times New Roman" w:hAnsi="Times New Roman" w:cs="Times New Roman"/>
          </w:rPr>
          <w:t>seven</w:t>
        </w:r>
      </w:ins>
      <w:ins w:id="1718" w:author="Benton, Deon" w:date="2026-03-10T18:02:00Z" w16du:dateUtc="2026-03-10T23:02:00Z">
        <w:r w:rsidR="003E09E4">
          <w:rPr>
            <w:rFonts w:ascii="Times New Roman" w:hAnsi="Times New Roman" w:cs="Times New Roman"/>
          </w:rPr>
          <w:t>)</w:t>
        </w:r>
      </w:ins>
      <w:ins w:id="1719" w:author="Benton, Deon" w:date="2026-03-10T17:49:00Z" w16du:dateUtc="2026-03-10T22:49:00Z">
        <w:r>
          <w:rPr>
            <w:rFonts w:ascii="Times New Roman" w:hAnsi="Times New Roman" w:cs="Times New Roman"/>
          </w:rPr>
          <w:t xml:space="preserve"> groups, the </w:t>
        </w:r>
      </w:ins>
      <w:ins w:id="1720" w:author="Benton, Deon" w:date="2026-03-10T16:26:00Z" w16du:dateUtc="2026-03-10T21:26:00Z">
        <w:r w:rsidR="00D45295">
          <w:rPr>
            <w:rFonts w:ascii="Times New Roman" w:hAnsi="Times New Roman" w:cs="Times New Roman"/>
          </w:rPr>
          <w:t>single unit in the Looking System group</w:t>
        </w:r>
      </w:ins>
      <w:ins w:id="1721" w:author="Benton, Deon" w:date="2026-03-10T16:41:00Z" w16du:dateUtc="2026-03-10T21:41:00Z">
        <w:r w:rsidR="00226665">
          <w:rPr>
            <w:rFonts w:ascii="Times New Roman" w:hAnsi="Times New Roman" w:cs="Times New Roman"/>
          </w:rPr>
          <w:t xml:space="preserve"> served as a rough proxy for infants’</w:t>
        </w:r>
      </w:ins>
      <w:ins w:id="1722" w:author="Benton, Deon" w:date="2026-03-10T17:25:00Z" w16du:dateUtc="2026-03-10T22:25:00Z">
        <w:r w:rsidR="000D6F38">
          <w:rPr>
            <w:rFonts w:ascii="Times New Roman" w:hAnsi="Times New Roman" w:cs="Times New Roman"/>
          </w:rPr>
          <w:t xml:space="preserve"> general</w:t>
        </w:r>
      </w:ins>
      <w:ins w:id="1723" w:author="Benton, Deon" w:date="2026-03-10T16:41:00Z" w16du:dateUtc="2026-03-10T21:41:00Z">
        <w:r w:rsidR="00226665">
          <w:rPr>
            <w:rFonts w:ascii="Times New Roman" w:hAnsi="Times New Roman" w:cs="Times New Roman"/>
          </w:rPr>
          <w:t xml:space="preserve"> visual attention</w:t>
        </w:r>
      </w:ins>
      <w:ins w:id="1724" w:author="Benton, Deon" w:date="2026-03-10T17:26:00Z" w16du:dateUtc="2026-03-10T22:26:00Z">
        <w:r w:rsidR="000D6F38">
          <w:rPr>
            <w:rFonts w:ascii="Times New Roman" w:hAnsi="Times New Roman" w:cs="Times New Roman"/>
          </w:rPr>
          <w:t xml:space="preserve">. Although this </w:t>
        </w:r>
      </w:ins>
      <w:ins w:id="1725" w:author="Benton, Deon" w:date="2026-03-10T17:32:00Z" w16du:dateUtc="2026-03-10T22:32:00Z">
        <w:r w:rsidR="004D5FF4">
          <w:rPr>
            <w:rFonts w:ascii="Times New Roman" w:hAnsi="Times New Roman" w:cs="Times New Roman"/>
          </w:rPr>
          <w:t xml:space="preserve">simplification </w:t>
        </w:r>
      </w:ins>
      <w:ins w:id="1726" w:author="Benton, Deon" w:date="2026-03-10T17:33:00Z" w16du:dateUtc="2026-03-10T22:33:00Z">
        <w:r w:rsidR="004D5FF4">
          <w:rPr>
            <w:rFonts w:ascii="Times New Roman" w:hAnsi="Times New Roman" w:cs="Times New Roman"/>
          </w:rPr>
          <w:t>clearly omits important aspects</w:t>
        </w:r>
      </w:ins>
      <w:ins w:id="1727" w:author="Benton, Deon" w:date="2026-03-10T17:28:00Z" w16du:dateUtc="2026-03-10T22:28:00Z">
        <w:r w:rsidR="003B6663">
          <w:rPr>
            <w:rFonts w:ascii="Times New Roman" w:hAnsi="Times New Roman" w:cs="Times New Roman"/>
          </w:rPr>
          <w:t xml:space="preserve"> </w:t>
        </w:r>
      </w:ins>
      <w:ins w:id="1728" w:author="Benton, Deon" w:date="2026-03-10T17:39:00Z" w16du:dateUtc="2026-03-10T22:39:00Z">
        <w:r w:rsidR="009C18CF">
          <w:rPr>
            <w:rFonts w:ascii="Times New Roman" w:hAnsi="Times New Roman" w:cs="Times New Roman"/>
          </w:rPr>
          <w:t xml:space="preserve">of infant </w:t>
        </w:r>
      </w:ins>
      <w:ins w:id="1729" w:author="Benton, Deon" w:date="2026-03-10T17:28:00Z" w16du:dateUtc="2026-03-10T22:28:00Z">
        <w:r w:rsidR="003B6663">
          <w:rPr>
            <w:rFonts w:ascii="Times New Roman" w:hAnsi="Times New Roman" w:cs="Times New Roman"/>
          </w:rPr>
          <w:t>looking</w:t>
        </w:r>
      </w:ins>
      <w:ins w:id="1730" w:author="Benton, Deon" w:date="2026-03-10T17:34:00Z" w16du:dateUtc="2026-03-10T22:34:00Z">
        <w:r w:rsidR="00663890">
          <w:rPr>
            <w:rFonts w:ascii="Times New Roman" w:hAnsi="Times New Roman" w:cs="Times New Roman"/>
          </w:rPr>
          <w:t xml:space="preserve"> such as</w:t>
        </w:r>
      </w:ins>
      <w:ins w:id="1731" w:author="Benton, Deon" w:date="2026-03-10T17:39:00Z" w16du:dateUtc="2026-03-10T22:39:00Z">
        <w:r w:rsidR="009C18CF">
          <w:rPr>
            <w:rFonts w:ascii="Times New Roman" w:hAnsi="Times New Roman" w:cs="Times New Roman"/>
          </w:rPr>
          <w:t xml:space="preserve"> their selective spatial attention</w:t>
        </w:r>
      </w:ins>
      <w:ins w:id="1732" w:author="Benton, Deon" w:date="2026-03-10T17:26:00Z" w16du:dateUtc="2026-03-10T22:26:00Z">
        <w:r w:rsidR="000D6F38">
          <w:rPr>
            <w:rFonts w:ascii="Times New Roman" w:hAnsi="Times New Roman" w:cs="Times New Roman"/>
          </w:rPr>
          <w:t xml:space="preserve">, </w:t>
        </w:r>
      </w:ins>
      <w:ins w:id="1733" w:author="Benton, Deon" w:date="2026-03-10T17:33:00Z" w16du:dateUtc="2026-03-10T22:33:00Z">
        <w:r w:rsidR="004D5FF4" w:rsidRPr="004D5FF4">
          <w:rPr>
            <w:rFonts w:ascii="Times New Roman" w:hAnsi="Times New Roman" w:cs="Times New Roman"/>
          </w:rPr>
          <w:t xml:space="preserve">it </w:t>
        </w:r>
      </w:ins>
      <w:ins w:id="1734" w:author="Benton, Deon" w:date="2026-03-10T17:36:00Z" w16du:dateUtc="2026-03-10T22:36:00Z">
        <w:r w:rsidR="006A7B62">
          <w:rPr>
            <w:rFonts w:ascii="Times New Roman" w:hAnsi="Times New Roman" w:cs="Times New Roman"/>
          </w:rPr>
          <w:t>did capture the notion</w:t>
        </w:r>
      </w:ins>
      <w:ins w:id="1735" w:author="Benton, Deon" w:date="2026-03-10T17:39:00Z" w16du:dateUtc="2026-03-10T22:39:00Z">
        <w:r w:rsidR="00D72B1C">
          <w:rPr>
            <w:rFonts w:ascii="Times New Roman" w:hAnsi="Times New Roman" w:cs="Times New Roman"/>
          </w:rPr>
          <w:t>—as stip</w:t>
        </w:r>
      </w:ins>
      <w:ins w:id="1736" w:author="Benton, Deon" w:date="2026-03-10T17:40:00Z" w16du:dateUtc="2026-03-10T22:40:00Z">
        <w:r w:rsidR="00D72B1C">
          <w:rPr>
            <w:rFonts w:ascii="Times New Roman" w:hAnsi="Times New Roman" w:cs="Times New Roman"/>
          </w:rPr>
          <w:t>ulated in the present account—</w:t>
        </w:r>
      </w:ins>
      <w:ins w:id="1737" w:author="Benton, Deon" w:date="2026-03-10T17:36:00Z" w16du:dateUtc="2026-03-10T22:36:00Z">
        <w:r w:rsidR="006A7B62">
          <w:rPr>
            <w:rFonts w:ascii="Times New Roman" w:hAnsi="Times New Roman" w:cs="Times New Roman"/>
          </w:rPr>
          <w:t>that</w:t>
        </w:r>
      </w:ins>
      <w:ins w:id="1738" w:author="Benton, Deon" w:date="2026-03-10T17:37:00Z" w16du:dateUtc="2026-03-10T22:37:00Z">
        <w:r w:rsidR="006A7B62">
          <w:rPr>
            <w:rFonts w:ascii="Times New Roman" w:hAnsi="Times New Roman" w:cs="Times New Roman"/>
          </w:rPr>
          <w:t xml:space="preserve"> infants’ behaviors during </w:t>
        </w:r>
      </w:ins>
      <w:ins w:id="1739" w:author="Benton, Deon" w:date="2026-03-10T17:40:00Z" w16du:dateUtc="2026-03-10T22:40:00Z">
        <w:r w:rsidR="009352CD">
          <w:rPr>
            <w:rFonts w:ascii="Times New Roman" w:hAnsi="Times New Roman" w:cs="Times New Roman"/>
          </w:rPr>
          <w:t>action-understanding studies</w:t>
        </w:r>
      </w:ins>
      <w:ins w:id="1740"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741" w:author="Benton, Deon" w:date="2026-03-10T17:40:00Z" w16du:dateUtc="2026-03-10T22:40:00Z">
        <w:r w:rsidR="000079D0">
          <w:rPr>
            <w:rFonts w:ascii="Times New Roman" w:hAnsi="Times New Roman" w:cs="Times New Roman"/>
          </w:rPr>
          <w:t xml:space="preserve"> real-world</w:t>
        </w:r>
      </w:ins>
      <w:ins w:id="1742" w:author="Benton, Deon" w:date="2026-03-10T17:36:00Z" w16du:dateUtc="2026-03-10T22:36:00Z">
        <w:r w:rsidR="006A7B62">
          <w:rPr>
            <w:rFonts w:ascii="Times New Roman" w:hAnsi="Times New Roman" w:cs="Times New Roman"/>
          </w:rPr>
          <w:t xml:space="preserve"> </w:t>
        </w:r>
      </w:ins>
      <w:ins w:id="1743" w:author="Benton, Deon" w:date="2026-03-10T18:52:00Z" w16du:dateUtc="2026-03-10T23:52:00Z">
        <w:r w:rsidR="00241352">
          <w:rPr>
            <w:rFonts w:ascii="Times New Roman" w:hAnsi="Times New Roman" w:cs="Times New Roman"/>
          </w:rPr>
          <w:t>experience visually processing</w:t>
        </w:r>
      </w:ins>
      <w:ins w:id="1744" w:author="Benton, Deon" w:date="2026-03-10T17:36:00Z" w16du:dateUtc="2026-03-10T22:36:00Z">
        <w:r w:rsidR="006A7B62">
          <w:rPr>
            <w:rFonts w:ascii="Times New Roman" w:hAnsi="Times New Roman" w:cs="Times New Roman"/>
          </w:rPr>
          <w:t xml:space="preserve"> different motion events</w:t>
        </w:r>
      </w:ins>
      <w:ins w:id="1745" w:author="Benton, Deon" w:date="2026-03-10T17:37:00Z" w16du:dateUtc="2026-03-10T22:37:00Z">
        <w:r w:rsidR="00E84C42">
          <w:rPr>
            <w:rFonts w:ascii="Times New Roman" w:hAnsi="Times New Roman" w:cs="Times New Roman"/>
          </w:rPr>
          <w:t>.</w:t>
        </w:r>
      </w:ins>
      <w:ins w:id="1746" w:author="Benton, Deon" w:date="2026-03-10T17:36:00Z" w16du:dateUtc="2026-03-10T22:36:00Z">
        <w:r w:rsidR="006A7B62">
          <w:rPr>
            <w:rFonts w:ascii="Times New Roman" w:hAnsi="Times New Roman" w:cs="Times New Roman"/>
          </w:rPr>
          <w:t xml:space="preserve"> </w:t>
        </w:r>
      </w:ins>
      <w:ins w:id="1747" w:author="Benton, Deon" w:date="2026-03-10T17:47:00Z" w16du:dateUtc="2026-03-10T22:47:00Z">
        <w:r w:rsidR="00771E48">
          <w:rPr>
            <w:rFonts w:ascii="Times New Roman" w:hAnsi="Times New Roman" w:cs="Times New Roman"/>
          </w:rPr>
          <w:t>Crucially, given that looking is an action that awake infants engage in from birth—despite the fact that their visual acuity is poor (e.g., Ayzenberg &amp; Behrmann, 2023)—in the simulations reported below, this system remained on at all times.</w:t>
        </w:r>
      </w:ins>
      <w:ins w:id="1748" w:author="Benton, Deon" w:date="2026-03-10T18:53:00Z" w16du:dateUtc="2026-03-10T23:53:00Z">
        <w:r w:rsidR="00A5450C">
          <w:rPr>
            <w:rFonts w:ascii="Times New Roman" w:hAnsi="Times New Roman" w:cs="Times New Roman"/>
          </w:rPr>
          <w:t xml:space="preserve"> </w:t>
        </w:r>
      </w:ins>
      <w:ins w:id="1749"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750" w:author="Benton, Deon" w:date="2026-03-10T19:00:00Z" w16du:dateUtc="2026-03-11T00:00:00Z">
        <w:r w:rsidR="002C7217">
          <w:rPr>
            <w:rFonts w:ascii="Times New Roman" w:hAnsi="Times New Roman" w:cs="Times New Roman"/>
          </w:rPr>
          <w:t>attending</w:t>
        </w:r>
      </w:ins>
      <w:ins w:id="1751" w:author="Benton, Deon" w:date="2026-03-10T18:54:00Z" w16du:dateUtc="2026-03-10T23:54:00Z">
        <w:r w:rsidR="00A5450C">
          <w:rPr>
            <w:rFonts w:ascii="Times New Roman" w:hAnsi="Times New Roman" w:cs="Times New Roman"/>
          </w:rPr>
          <w:t xml:space="preserve"> an event rather than where spatially that attention was directed, </w:t>
        </w:r>
      </w:ins>
      <w:ins w:id="1752" w:author="Benton, Deon" w:date="2026-03-10T18:59:00Z" w16du:dateUtc="2026-03-10T23:59:00Z">
        <w:r w:rsidR="002C7217">
          <w:rPr>
            <w:rFonts w:ascii="Times New Roman" w:hAnsi="Times New Roman" w:cs="Times New Roman"/>
          </w:rPr>
          <w:t>the differential salience of elements in a scene (e.g., the salience of an obstacle when it is beneath rather than beside curved motion) was not represented within the system itself.</w:t>
        </w:r>
      </w:ins>
      <w:ins w:id="1753"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1754" w:author="Benton, Deon" w:date="2026-03-10T18:55:00Z" w16du:dateUtc="2026-03-10T23:55:00Z">
        <w:r w:rsidR="00EB031A">
          <w:rPr>
            <w:rFonts w:ascii="Times New Roman" w:hAnsi="Times New Roman" w:cs="Times New Roman"/>
          </w:rPr>
          <w:t xml:space="preserve"> </w:t>
        </w:r>
      </w:ins>
    </w:p>
    <w:p w14:paraId="23B98B00" w14:textId="615ABFFC" w:rsidR="00410230" w:rsidRDefault="00771E48" w:rsidP="00DB1E68">
      <w:pPr>
        <w:spacing w:line="480" w:lineRule="auto"/>
        <w:ind w:firstLine="720"/>
        <w:contextualSpacing/>
        <w:rPr>
          <w:ins w:id="1755" w:author="Benton, Deon" w:date="2026-03-10T18:50:00Z" w16du:dateUtc="2026-03-10T23:50:00Z"/>
          <w:rFonts w:ascii="Times New Roman" w:hAnsi="Times New Roman" w:cs="Times New Roman"/>
        </w:rPr>
      </w:pPr>
      <w:ins w:id="1756" w:author="Benton, Deon" w:date="2026-03-10T17:47:00Z" w16du:dateUtc="2026-03-10T22:47:00Z">
        <w:r>
          <w:rPr>
            <w:rFonts w:ascii="Times New Roman" w:hAnsi="Times New Roman" w:cs="Times New Roman"/>
          </w:rPr>
          <w:lastRenderedPageBreak/>
          <w:t xml:space="preserve"> </w:t>
        </w:r>
      </w:ins>
      <w:ins w:id="1757" w:author="Benton, Deon" w:date="2026-03-10T17:40:00Z" w16du:dateUtc="2026-03-10T22:40:00Z">
        <w:r w:rsidR="000079D0">
          <w:rPr>
            <w:rFonts w:ascii="Times New Roman" w:hAnsi="Times New Roman" w:cs="Times New Roman"/>
          </w:rPr>
          <w:t>The final group was the Reaching System. This group</w:t>
        </w:r>
      </w:ins>
      <w:ins w:id="1758" w:author="Benton, Deon" w:date="2026-03-10T17:41:00Z" w16du:dateUtc="2026-03-10T22:41:00Z">
        <w:r w:rsidR="000079D0">
          <w:rPr>
            <w:rFonts w:ascii="Times New Roman" w:hAnsi="Times New Roman" w:cs="Times New Roman"/>
          </w:rPr>
          <w:t xml:space="preserve"> implemented a rudimentary model of infant reaching during</w:t>
        </w:r>
      </w:ins>
      <w:ins w:id="1759" w:author="Benton, Deon" w:date="2026-03-10T17:40:00Z" w16du:dateUtc="2026-03-10T22:40:00Z">
        <w:r w:rsidR="000079D0">
          <w:rPr>
            <w:rFonts w:ascii="Times New Roman" w:hAnsi="Times New Roman" w:cs="Times New Roman"/>
          </w:rPr>
          <w:t xml:space="preserve"> a motion event</w:t>
        </w:r>
      </w:ins>
      <w:ins w:id="1760"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aspects of reaching such as the target or effectiveness of a r</w:t>
        </w:r>
      </w:ins>
      <w:ins w:id="1761" w:author="Benton, Deon" w:date="2026-03-10T17:52:00Z" w16du:dateUtc="2026-03-10T22:52:00Z">
        <w:r w:rsidR="003E497A">
          <w:rPr>
            <w:rFonts w:ascii="Times New Roman" w:hAnsi="Times New Roman" w:cs="Times New Roman"/>
          </w:rPr>
          <w:t>each, this system, like the</w:t>
        </w:r>
      </w:ins>
      <w:ins w:id="1762" w:author="Benton, Deon" w:date="2026-03-10T17:50:00Z" w16du:dateUtc="2026-03-10T22:50:00Z">
        <w:r w:rsidR="002204AE">
          <w:rPr>
            <w:rFonts w:ascii="Times New Roman" w:hAnsi="Times New Roman" w:cs="Times New Roman"/>
          </w:rPr>
          <w:t xml:space="preserve"> </w:t>
        </w:r>
      </w:ins>
      <w:ins w:id="1763" w:author="Benton, Deon" w:date="2026-03-10T17:41:00Z" w16du:dateUtc="2026-03-10T22:41:00Z">
        <w:r w:rsidR="000079D0">
          <w:rPr>
            <w:rFonts w:ascii="Times New Roman" w:hAnsi="Times New Roman" w:cs="Times New Roman"/>
          </w:rPr>
          <w:t xml:space="preserve">Looking System, grossly oversimplifies </w:t>
        </w:r>
      </w:ins>
      <w:ins w:id="1764" w:author="Benton, Deon" w:date="2026-03-10T17:43:00Z" w16du:dateUtc="2026-03-10T22:43:00Z">
        <w:r w:rsidR="00947FC3">
          <w:rPr>
            <w:rFonts w:ascii="Times New Roman" w:hAnsi="Times New Roman" w:cs="Times New Roman"/>
          </w:rPr>
          <w:t>infants’ real-world reaching behaviors.</w:t>
        </w:r>
      </w:ins>
      <w:ins w:id="1765" w:author="Benton, Deon" w:date="2026-03-10T18:34:00Z" w16du:dateUtc="2026-03-10T23:34:00Z">
        <w:r w:rsidR="00207271">
          <w:rPr>
            <w:rFonts w:ascii="Times New Roman" w:hAnsi="Times New Roman" w:cs="Times New Roman"/>
          </w:rPr>
          <w:t xml:space="preserve"> Nonetheless, t</w:t>
        </w:r>
      </w:ins>
      <w:ins w:id="1766" w:author="Benton, Deon" w:date="2026-03-10T17:52:00Z" w16du:dateUtc="2026-03-10T22:52:00Z">
        <w:r w:rsidR="003E497A">
          <w:rPr>
            <w:rFonts w:ascii="Times New Roman" w:hAnsi="Times New Roman" w:cs="Times New Roman"/>
          </w:rPr>
          <w:t xml:space="preserve">his system was included </w:t>
        </w:r>
      </w:ins>
      <w:ins w:id="1767" w:author="Benton, Deon" w:date="2026-03-10T18:34:00Z" w16du:dateUtc="2026-03-10T23:34:00Z">
        <w:r w:rsidR="00207271">
          <w:rPr>
            <w:rFonts w:ascii="Times New Roman" w:hAnsi="Times New Roman" w:cs="Times New Roman"/>
          </w:rPr>
          <w:t>for two reasons. First,</w:t>
        </w:r>
      </w:ins>
      <w:ins w:id="1768" w:author="Benton, Deon" w:date="2026-03-10T18:40:00Z" w16du:dateUtc="2026-03-10T23:40:00Z">
        <w:r w:rsidR="00B5101D">
          <w:rPr>
            <w:rFonts w:ascii="Times New Roman" w:hAnsi="Times New Roman" w:cs="Times New Roman"/>
          </w:rPr>
          <w:t xml:space="preserve"> it is unlikely </w:t>
        </w:r>
      </w:ins>
      <w:ins w:id="1769" w:author="Benton, Deon" w:date="2026-03-10T18:43:00Z" w16du:dateUtc="2026-03-10T23:43:00Z">
        <w:r w:rsidR="003960B5">
          <w:rPr>
            <w:rFonts w:ascii="Times New Roman" w:hAnsi="Times New Roman" w:cs="Times New Roman"/>
          </w:rPr>
          <w:t>that infants are</w:t>
        </w:r>
      </w:ins>
      <w:ins w:id="1770" w:author="Benton, Deon" w:date="2026-03-10T18:41:00Z" w16du:dateUtc="2026-03-10T23:41:00Z">
        <w:r w:rsidR="003960B5">
          <w:rPr>
            <w:rFonts w:ascii="Times New Roman" w:hAnsi="Times New Roman" w:cs="Times New Roman"/>
          </w:rPr>
          <w:t xml:space="preserve"> limited to observing motion events</w:t>
        </w:r>
      </w:ins>
      <w:ins w:id="1771" w:author="Benton, Deon" w:date="2026-03-10T18:43:00Z" w16du:dateUtc="2026-03-10T23:43:00Z">
        <w:r w:rsidR="003960B5">
          <w:rPr>
            <w:rFonts w:ascii="Times New Roman" w:hAnsi="Times New Roman" w:cs="Times New Roman"/>
          </w:rPr>
          <w:t xml:space="preserve"> as they unfold in the real</w:t>
        </w:r>
      </w:ins>
      <w:ins w:id="1772" w:author="Benton, Deon" w:date="2026-03-10T18:44:00Z" w16du:dateUtc="2026-03-10T23:44:00Z">
        <w:r w:rsidR="00F2764F">
          <w:rPr>
            <w:rFonts w:ascii="Times New Roman" w:hAnsi="Times New Roman" w:cs="Times New Roman"/>
          </w:rPr>
          <w:t xml:space="preserve"> world. Instead, </w:t>
        </w:r>
      </w:ins>
      <w:ins w:id="1773" w:author="Benton, Deon" w:date="2026-03-10T18:46:00Z" w16du:dateUtc="2026-03-10T23:46:00Z">
        <w:r w:rsidR="00AC6F71">
          <w:rPr>
            <w:rFonts w:ascii="Times New Roman" w:hAnsi="Times New Roman" w:cs="Times New Roman"/>
          </w:rPr>
          <w:t>it seems likely that infants also</w:t>
        </w:r>
      </w:ins>
      <w:ins w:id="1774" w:author="Benton, Deon" w:date="2026-03-10T18:44:00Z" w16du:dateUtc="2026-03-10T23:44:00Z">
        <w:r w:rsidR="00F2764F">
          <w:rPr>
            <w:rFonts w:ascii="Times New Roman" w:hAnsi="Times New Roman" w:cs="Times New Roman"/>
          </w:rPr>
          <w:t xml:space="preserve"> engage in</w:t>
        </w:r>
      </w:ins>
      <w:ins w:id="1775" w:author="Benton, Deon" w:date="2026-03-10T18:38:00Z" w16du:dateUtc="2026-03-10T23:38:00Z">
        <w:r w:rsidR="00023046">
          <w:rPr>
            <w:rFonts w:ascii="Times New Roman" w:hAnsi="Times New Roman" w:cs="Times New Roman"/>
          </w:rPr>
          <w:t xml:space="preserve"> some amount of </w:t>
        </w:r>
      </w:ins>
      <w:ins w:id="1776" w:author="Benton, Deon" w:date="2026-03-10T18:47:00Z" w16du:dateUtc="2026-03-10T23:47:00Z">
        <w:r w:rsidR="00CB18B4">
          <w:rPr>
            <w:rFonts w:ascii="Times New Roman" w:hAnsi="Times New Roman" w:cs="Times New Roman"/>
          </w:rPr>
          <w:t xml:space="preserve">intentional </w:t>
        </w:r>
      </w:ins>
      <w:ins w:id="1777" w:author="Benton, Deon" w:date="2026-03-10T18:38:00Z" w16du:dateUtc="2026-03-10T23:38:00Z">
        <w:r w:rsidR="00023046">
          <w:rPr>
            <w:rFonts w:ascii="Times New Roman" w:hAnsi="Times New Roman" w:cs="Times New Roman"/>
          </w:rPr>
          <w:t>reaching</w:t>
        </w:r>
      </w:ins>
      <w:ins w:id="1778" w:author="Benton, Deon" w:date="2026-03-10T18:43:00Z" w16du:dateUtc="2026-03-10T23:43:00Z">
        <w:r w:rsidR="00F2764F">
          <w:rPr>
            <w:rFonts w:ascii="Times New Roman" w:hAnsi="Times New Roman" w:cs="Times New Roman"/>
          </w:rPr>
          <w:t xml:space="preserve"> during these events</w:t>
        </w:r>
      </w:ins>
      <w:ins w:id="1779" w:author="Benton, Deon" w:date="2026-03-10T18:38:00Z" w16du:dateUtc="2026-03-10T23:38:00Z">
        <w:r w:rsidR="00023046">
          <w:rPr>
            <w:rFonts w:ascii="Times New Roman" w:hAnsi="Times New Roman" w:cs="Times New Roman"/>
          </w:rPr>
          <w:t xml:space="preserve">. </w:t>
        </w:r>
      </w:ins>
      <w:ins w:id="1780" w:author="Benton, Deon" w:date="2026-03-10T18:47:00Z" w16du:dateUtc="2026-03-10T23:47:00Z">
        <w:r w:rsidR="008E3560">
          <w:rPr>
            <w:rFonts w:ascii="Times New Roman" w:hAnsi="Times New Roman" w:cs="Times New Roman"/>
          </w:rPr>
          <w:t>Here, this</w:t>
        </w:r>
      </w:ins>
      <w:ins w:id="1781" w:author="Benton, Deon" w:date="2026-03-10T18:39:00Z" w16du:dateUtc="2026-03-10T23:39:00Z">
        <w:r w:rsidR="00B5101D">
          <w:rPr>
            <w:rFonts w:ascii="Times New Roman" w:hAnsi="Times New Roman" w:cs="Times New Roman"/>
          </w:rPr>
          <w:t xml:space="preserve"> meant that it was critical that </w:t>
        </w:r>
      </w:ins>
      <w:ins w:id="1782" w:author="Benton, Deon" w:date="2026-03-10T18:47:00Z" w16du:dateUtc="2026-03-10T23:47:00Z">
        <w:r w:rsidR="00A556CC">
          <w:rPr>
            <w:rFonts w:ascii="Times New Roman" w:hAnsi="Times New Roman" w:cs="Times New Roman"/>
          </w:rPr>
          <w:t>networks</w:t>
        </w:r>
      </w:ins>
      <w:ins w:id="1783" w:author="Benton, Deon" w:date="2026-03-10T18:45:00Z" w16du:dateUtc="2026-03-10T23:45:00Z">
        <w:r w:rsidR="000A599D">
          <w:rPr>
            <w:rFonts w:ascii="Times New Roman" w:hAnsi="Times New Roman" w:cs="Times New Roman"/>
          </w:rPr>
          <w:t xml:space="preserve"> </w:t>
        </w:r>
      </w:ins>
      <w:ins w:id="1784"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1785" w:author="Benton, Deon" w:date="2026-03-10T18:40:00Z" w16du:dateUtc="2026-03-10T23:40:00Z">
        <w:r w:rsidR="00B5101D">
          <w:rPr>
            <w:rFonts w:ascii="Times New Roman" w:hAnsi="Times New Roman" w:cs="Times New Roman"/>
          </w:rPr>
          <w:t xml:space="preserve">. </w:t>
        </w:r>
      </w:ins>
      <w:ins w:id="1786" w:author="Benton, Deon" w:date="2026-03-10T18:34:00Z" w16du:dateUtc="2026-03-10T23:34:00Z">
        <w:r w:rsidR="00207271">
          <w:rPr>
            <w:rFonts w:ascii="Times New Roman" w:hAnsi="Times New Roman" w:cs="Times New Roman"/>
          </w:rPr>
          <w:t xml:space="preserve">Second, </w:t>
        </w:r>
      </w:ins>
      <w:ins w:id="1787" w:author="Benton, Deon" w:date="2026-03-10T18:47:00Z" w16du:dateUtc="2026-03-10T23:47:00Z">
        <w:r w:rsidR="00CB18B4">
          <w:rPr>
            <w:rFonts w:ascii="Times New Roman" w:hAnsi="Times New Roman" w:cs="Times New Roman"/>
          </w:rPr>
          <w:t>i</w:t>
        </w:r>
      </w:ins>
      <w:ins w:id="1788" w:author="Benton, Deon" w:date="2026-03-10T18:48:00Z" w16du:dateUtc="2026-03-10T23:48:00Z">
        <w:r w:rsidR="00CB18B4">
          <w:rPr>
            <w:rFonts w:ascii="Times New Roman" w:hAnsi="Times New Roman" w:cs="Times New Roman"/>
          </w:rPr>
          <w:t>ncluding a Reaching System permitted modeling</w:t>
        </w:r>
      </w:ins>
      <w:ins w:id="1789" w:author="Benton, Deon" w:date="2026-03-10T17:45:00Z" w16du:dateUtc="2026-03-10T22:45:00Z">
        <w:r w:rsidR="005046E7">
          <w:rPr>
            <w:rFonts w:ascii="Times New Roman" w:hAnsi="Times New Roman" w:cs="Times New Roman"/>
          </w:rPr>
          <w:t xml:space="preserve"> studies </w:t>
        </w:r>
      </w:ins>
      <w:r w:rsidR="004401C7">
        <w:rPr>
          <w:rFonts w:ascii="Times New Roman" w:hAnsi="Times New Roman" w:cs="Times New Roman"/>
        </w:rPr>
        <w:t>suggesting that</w:t>
      </w:r>
      <w:ins w:id="1790" w:author="Benton, Deon" w:date="2026-03-10T17:45:00Z" w16du:dateUtc="2026-03-10T22:45:00Z">
        <w:r w:rsidR="005046E7">
          <w:rPr>
            <w:rFonts w:ascii="Times New Roman" w:hAnsi="Times New Roman" w:cs="Times New Roman"/>
          </w:rPr>
          <w:t xml:space="preserve"> first-person motor experience </w:t>
        </w:r>
      </w:ins>
      <w:ins w:id="1791" w:author="Benton, Deon" w:date="2026-03-10T17:53:00Z" w16du:dateUtc="2026-03-10T22:53:00Z">
        <w:r w:rsidR="003E497A">
          <w:rPr>
            <w:rFonts w:ascii="Times New Roman" w:hAnsi="Times New Roman" w:cs="Times New Roman"/>
          </w:rPr>
          <w:t xml:space="preserve">may </w:t>
        </w:r>
      </w:ins>
      <w:ins w:id="1792" w:author="Benton, Deon" w:date="2026-03-10T18:49:00Z" w16du:dateUtc="2026-03-10T23:49:00Z">
        <w:r w:rsidR="00D7233A">
          <w:rPr>
            <w:rFonts w:ascii="Times New Roman" w:hAnsi="Times New Roman" w:cs="Times New Roman"/>
          </w:rPr>
          <w:t>causally influence</w:t>
        </w:r>
      </w:ins>
      <w:ins w:id="1793" w:author="Benton, Deon" w:date="2026-03-10T17:53:00Z" w16du:dateUtc="2026-03-10T22:53:00Z">
        <w:r w:rsidR="003E497A">
          <w:rPr>
            <w:rFonts w:ascii="Times New Roman" w:hAnsi="Times New Roman" w:cs="Times New Roman"/>
          </w:rPr>
          <w:t xml:space="preserve"> how</w:t>
        </w:r>
      </w:ins>
      <w:ins w:id="1794" w:author="Benton, Deon" w:date="2026-03-10T17:54:00Z" w16du:dateUtc="2026-03-10T22:54:00Z">
        <w:r w:rsidR="00937374">
          <w:rPr>
            <w:rFonts w:ascii="Times New Roman" w:hAnsi="Times New Roman" w:cs="Times New Roman"/>
          </w:rPr>
          <w:t xml:space="preserve"> young</w:t>
        </w:r>
      </w:ins>
      <w:ins w:id="1795" w:author="Benton, Deon" w:date="2026-03-10T17:53:00Z" w16du:dateUtc="2026-03-10T22:53:00Z">
        <w:r w:rsidR="003E497A">
          <w:rPr>
            <w:rFonts w:ascii="Times New Roman" w:hAnsi="Times New Roman" w:cs="Times New Roman"/>
          </w:rPr>
          <w:t xml:space="preserve"> infants</w:t>
        </w:r>
      </w:ins>
      <w:ins w:id="1796" w:author="Benton, Deon" w:date="2026-03-10T18:49:00Z" w16du:dateUtc="2026-03-10T23:49:00Z">
        <w:r w:rsidR="00410230">
          <w:rPr>
            <w:rFonts w:ascii="Times New Roman" w:hAnsi="Times New Roman" w:cs="Times New Roman"/>
          </w:rPr>
          <w:t>—</w:t>
        </w:r>
      </w:ins>
      <w:ins w:id="1797" w:author="Benton, Deon" w:date="2026-03-10T17:55:00Z" w16du:dateUtc="2026-03-10T22:55:00Z">
        <w:r w:rsidR="000D5B81">
          <w:rPr>
            <w:rFonts w:ascii="Times New Roman" w:hAnsi="Times New Roman" w:cs="Times New Roman"/>
          </w:rPr>
          <w:t xml:space="preserve">who </w:t>
        </w:r>
      </w:ins>
      <w:ins w:id="1798" w:author="Benton, Deon" w:date="2026-03-10T18:49:00Z" w16du:dateUtc="2026-03-10T23:49:00Z">
        <w:r w:rsidR="00410230">
          <w:rPr>
            <w:rFonts w:ascii="Times New Roman" w:hAnsi="Times New Roman" w:cs="Times New Roman"/>
          </w:rPr>
          <w:t>may be unable to enact an intentional</w:t>
        </w:r>
      </w:ins>
      <w:ins w:id="1799" w:author="Benton, Deon" w:date="2026-03-10T17:55:00Z" w16du:dateUtc="2026-03-10T22:55:00Z">
        <w:r w:rsidR="000D5B81">
          <w:rPr>
            <w:rFonts w:ascii="Times New Roman" w:hAnsi="Times New Roman" w:cs="Times New Roman"/>
          </w:rPr>
          <w:t xml:space="preserve"> reach themselves</w:t>
        </w:r>
      </w:ins>
      <w:ins w:id="1800" w:author="Benton, Deon" w:date="2026-03-10T18:49:00Z" w16du:dateUtc="2026-03-10T23:49:00Z">
        <w:r w:rsidR="00410230">
          <w:rPr>
            <w:rFonts w:ascii="Times New Roman" w:hAnsi="Times New Roman" w:cs="Times New Roman"/>
          </w:rPr>
          <w:t>—</w:t>
        </w:r>
      </w:ins>
      <w:ins w:id="1801"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1802" w:author="Benton, Deon" w:date="2026-03-10T17:54:00Z" w16du:dateUtc="2026-03-10T22:54:00Z">
        <w:r w:rsidR="00937374">
          <w:rPr>
            <w:rFonts w:ascii="Times New Roman" w:hAnsi="Times New Roman" w:cs="Times New Roman"/>
          </w:rPr>
          <w:t xml:space="preserve"> Li</w:t>
        </w:r>
      </w:ins>
      <w:ins w:id="1803" w:author="Benton, Deon" w:date="2026-03-10T17:55:00Z" w16du:dateUtc="2026-03-10T22:55:00Z">
        <w:r w:rsidR="00937374">
          <w:rPr>
            <w:rFonts w:ascii="Times New Roman" w:hAnsi="Times New Roman" w:cs="Times New Roman"/>
          </w:rPr>
          <w:t>u et al., 2019;</w:t>
        </w:r>
      </w:ins>
      <w:ins w:id="1804" w:author="Benton, Deon" w:date="2026-03-10T17:53:00Z" w16du:dateUtc="2026-03-10T22:53:00Z">
        <w:r w:rsidR="00937374">
          <w:rPr>
            <w:rFonts w:ascii="Times New Roman" w:hAnsi="Times New Roman" w:cs="Times New Roman"/>
          </w:rPr>
          <w:t xml:space="preserve"> Skerry, Carey, &amp; Spelke, 2013)</w:t>
        </w:r>
      </w:ins>
      <w:ins w:id="1805" w:author="Benton, Deon" w:date="2026-03-10T17:55:00Z" w16du:dateUtc="2026-03-10T22:55:00Z">
        <w:r w:rsidR="000A4963">
          <w:rPr>
            <w:rFonts w:ascii="Times New Roman" w:hAnsi="Times New Roman" w:cs="Times New Roman"/>
          </w:rPr>
          <w:t>.</w:t>
        </w:r>
      </w:ins>
      <w:ins w:id="1806" w:author="Benton, Deon" w:date="2026-03-10T17:46:00Z" w16du:dateUtc="2026-03-10T22:46:00Z">
        <w:r>
          <w:rPr>
            <w:rFonts w:ascii="Times New Roman" w:hAnsi="Times New Roman" w:cs="Times New Roman"/>
          </w:rPr>
          <w:t xml:space="preserve"> </w:t>
        </w:r>
      </w:ins>
    </w:p>
    <w:p w14:paraId="54F7E61B" w14:textId="5136418A" w:rsidR="00524642" w:rsidDel="004C1969" w:rsidRDefault="000F726E" w:rsidP="00DB1E68">
      <w:pPr>
        <w:spacing w:line="480" w:lineRule="auto"/>
        <w:ind w:firstLine="720"/>
        <w:contextualSpacing/>
        <w:rPr>
          <w:del w:id="1807" w:author="Benton, Deon" w:date="2026-03-10T19:09:00Z" w16du:dateUtc="2026-03-11T00:09:00Z"/>
          <w:rFonts w:ascii="Times New Roman" w:hAnsi="Times New Roman" w:cs="Times New Roman"/>
        </w:rPr>
      </w:pPr>
      <w:ins w:id="1808" w:author="Benton, Deon" w:date="2026-03-10T17:56:00Z" w16du:dateUtc="2026-03-10T22:56:00Z">
        <w:r>
          <w:rPr>
            <w:rFonts w:ascii="Times New Roman" w:hAnsi="Times New Roman" w:cs="Times New Roman"/>
          </w:rPr>
          <w:t>A key difference between these two systems</w:t>
        </w:r>
      </w:ins>
      <w:ins w:id="1809" w:author="Benton, Deon" w:date="2026-03-10T18:02:00Z" w16du:dateUtc="2026-03-10T23:02:00Z">
        <w:r w:rsidR="003633B5">
          <w:rPr>
            <w:rFonts w:ascii="Times New Roman" w:hAnsi="Times New Roman" w:cs="Times New Roman"/>
          </w:rPr>
          <w:t xml:space="preserve"> concerns their onset. </w:t>
        </w:r>
      </w:ins>
      <w:ins w:id="1810"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1811" w:author="Benton, Deon" w:date="2026-03-10T18:29:00Z" w16du:dateUtc="2026-03-10T23:29:00Z">
        <w:r w:rsidR="001E3924">
          <w:rPr>
            <w:rFonts w:ascii="Times New Roman" w:hAnsi="Times New Roman" w:cs="Times New Roman"/>
          </w:rPr>
          <w:t xml:space="preserve"> the activation of the single unit in this group was set to “1”</w:t>
        </w:r>
      </w:ins>
      <w:ins w:id="1812" w:author="Benton, Deon" w:date="2026-03-10T18:03:00Z" w16du:dateUtc="2026-03-10T23:03:00Z">
        <w:r w:rsidR="003633B5">
          <w:rPr>
            <w:rFonts w:ascii="Times New Roman" w:hAnsi="Times New Roman" w:cs="Times New Roman"/>
          </w:rPr>
          <w:t>).</w:t>
        </w:r>
      </w:ins>
      <w:ins w:id="1813" w:author="Benton, Deon" w:date="2026-03-10T18:07:00Z" w16du:dateUtc="2026-03-10T23:07:00Z">
        <w:r w:rsidR="00162040">
          <w:rPr>
            <w:rFonts w:ascii="Times New Roman" w:hAnsi="Times New Roman" w:cs="Times New Roman"/>
          </w:rPr>
          <w:t xml:space="preserve"> </w:t>
        </w:r>
      </w:ins>
      <w:ins w:id="1814" w:author="Benton, Deon" w:date="2026-03-10T18:08:00Z" w16du:dateUtc="2026-03-10T23:08:00Z">
        <w:r w:rsidR="00162040">
          <w:rPr>
            <w:rFonts w:ascii="Times New Roman" w:hAnsi="Times New Roman" w:cs="Times New Roman"/>
          </w:rPr>
          <w:t xml:space="preserve">This </w:t>
        </w:r>
      </w:ins>
      <w:ins w:id="1815" w:author="Benton, Deon" w:date="2026-03-10T18:10:00Z" w16du:dateUtc="2026-03-10T23:10:00Z">
        <w:r w:rsidR="00162040">
          <w:rPr>
            <w:rFonts w:ascii="Times New Roman" w:hAnsi="Times New Roman" w:cs="Times New Roman"/>
          </w:rPr>
          <w:t>is consistent with</w:t>
        </w:r>
      </w:ins>
      <w:ins w:id="1816" w:author="Benton, Deon" w:date="2026-03-10T18:11:00Z" w16du:dateUtc="2026-03-10T23:11:00Z">
        <w:r w:rsidR="00C27F62">
          <w:rPr>
            <w:rFonts w:ascii="Times New Roman" w:hAnsi="Times New Roman" w:cs="Times New Roman"/>
          </w:rPr>
          <w:t xml:space="preserve"> </w:t>
        </w:r>
      </w:ins>
      <w:ins w:id="1817" w:author="Benton, Deon" w:date="2026-03-10T18:12:00Z" w16du:dateUtc="2026-03-10T23:12:00Z">
        <w:r w:rsidR="00C27F62">
          <w:rPr>
            <w:rFonts w:ascii="Times New Roman" w:hAnsi="Times New Roman" w:cs="Times New Roman"/>
          </w:rPr>
          <w:t xml:space="preserve">the fact that </w:t>
        </w:r>
      </w:ins>
      <w:ins w:id="1818" w:author="Benton, Deon" w:date="2026-03-10T18:21:00Z" w16du:dateUtc="2026-03-10T23:21:00Z">
        <w:r w:rsidR="00ED4AB7">
          <w:rPr>
            <w:rFonts w:ascii="Times New Roman" w:hAnsi="Times New Roman" w:cs="Times New Roman"/>
          </w:rPr>
          <w:t>looking is a behavior that awake infants can engage in</w:t>
        </w:r>
      </w:ins>
      <w:ins w:id="1819" w:author="Benton, Deon" w:date="2026-03-10T18:14:00Z" w16du:dateUtc="2026-03-10T23:14:00Z">
        <w:r w:rsidR="004958D3">
          <w:rPr>
            <w:rFonts w:ascii="Times New Roman" w:hAnsi="Times New Roman" w:cs="Times New Roman"/>
          </w:rPr>
          <w:t xml:space="preserve"> </w:t>
        </w:r>
      </w:ins>
      <w:ins w:id="1820" w:author="Benton, Deon" w:date="2026-03-10T18:13:00Z" w16du:dateUtc="2026-03-10T23:13:00Z">
        <w:r w:rsidR="004958D3">
          <w:rPr>
            <w:rFonts w:ascii="Times New Roman" w:hAnsi="Times New Roman" w:cs="Times New Roman"/>
          </w:rPr>
          <w:t>from birth</w:t>
        </w:r>
      </w:ins>
      <w:ins w:id="1821" w:author="Benton, Deon" w:date="2026-03-10T18:21:00Z" w16du:dateUtc="2026-03-10T23:21:00Z">
        <w:r w:rsidR="00ED4AB7">
          <w:rPr>
            <w:rFonts w:ascii="Times New Roman" w:hAnsi="Times New Roman" w:cs="Times New Roman"/>
          </w:rPr>
          <w:t>,</w:t>
        </w:r>
      </w:ins>
      <w:ins w:id="1822" w:author="Benton, Deon" w:date="2026-03-10T18:11:00Z" w16du:dateUtc="2026-03-10T23:11:00Z">
        <w:r w:rsidR="00C27F62">
          <w:rPr>
            <w:rFonts w:ascii="Times New Roman" w:hAnsi="Times New Roman" w:cs="Times New Roman"/>
          </w:rPr>
          <w:t xml:space="preserve"> </w:t>
        </w:r>
      </w:ins>
      <w:ins w:id="1823" w:author="Benton, Deon" w:date="2026-03-10T18:10:00Z" w16du:dateUtc="2026-03-10T23:10:00Z">
        <w:r w:rsidR="00162040">
          <w:rPr>
            <w:rFonts w:ascii="Times New Roman" w:hAnsi="Times New Roman" w:cs="Times New Roman"/>
          </w:rPr>
          <w:t xml:space="preserve">despite </w:t>
        </w:r>
      </w:ins>
      <w:ins w:id="1824" w:author="Benton, Deon" w:date="2026-03-10T18:14:00Z" w16du:dateUtc="2026-03-10T23:14:00Z">
        <w:r w:rsidR="004958D3">
          <w:rPr>
            <w:rFonts w:ascii="Times New Roman" w:hAnsi="Times New Roman" w:cs="Times New Roman"/>
          </w:rPr>
          <w:t xml:space="preserve">early </w:t>
        </w:r>
      </w:ins>
      <w:ins w:id="1825" w:author="Benton, Deon" w:date="2026-03-10T18:10:00Z" w16du:dateUtc="2026-03-10T23:10:00Z">
        <w:r w:rsidR="00162040">
          <w:rPr>
            <w:rFonts w:ascii="Times New Roman" w:hAnsi="Times New Roman" w:cs="Times New Roman"/>
          </w:rPr>
          <w:t xml:space="preserve">poor visual acuity (e.g., Ayzenberg &amp; Behrmann, 2023). </w:t>
        </w:r>
      </w:ins>
      <w:ins w:id="1826" w:author="Benton, Deon" w:date="2026-03-10T18:14:00Z" w16du:dateUtc="2026-03-10T23:14:00Z">
        <w:r w:rsidR="004958D3">
          <w:rPr>
            <w:rFonts w:ascii="Times New Roman" w:hAnsi="Times New Roman" w:cs="Times New Roman"/>
          </w:rPr>
          <w:t>In contrast, the reaching system became</w:t>
        </w:r>
      </w:ins>
      <w:ins w:id="1827"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1828" w:author="Benton, Deon" w:date="2026-03-10T18:14:00Z" w16du:dateUtc="2026-03-10T23:14:00Z">
        <w:r w:rsidR="004958D3">
          <w:rPr>
            <w:rFonts w:ascii="Times New Roman" w:hAnsi="Times New Roman" w:cs="Times New Roman"/>
          </w:rPr>
          <w:t xml:space="preserve"> only later in a simulation</w:t>
        </w:r>
      </w:ins>
      <w:ins w:id="1829" w:author="Benton, Deon" w:date="2026-03-10T18:15:00Z" w16du:dateUtc="2026-03-10T23:15:00Z">
        <w:r w:rsidR="00AA4760">
          <w:rPr>
            <w:rFonts w:ascii="Times New Roman" w:hAnsi="Times New Roman" w:cs="Times New Roman"/>
          </w:rPr>
          <w:t>.</w:t>
        </w:r>
      </w:ins>
      <w:ins w:id="1830" w:author="Benton, Deon" w:date="2026-03-10T17:58:00Z" w16du:dateUtc="2026-03-10T22:58:00Z">
        <w:r w:rsidR="00296023">
          <w:rPr>
            <w:rFonts w:ascii="Times New Roman" w:hAnsi="Times New Roman" w:cs="Times New Roman"/>
          </w:rPr>
          <w:t xml:space="preserve"> </w:t>
        </w:r>
      </w:ins>
      <w:ins w:id="1831" w:author="Benton, Deon" w:date="2026-03-10T18:24:00Z" w16du:dateUtc="2026-03-10T23:24:00Z">
        <w:r w:rsidR="00186BE8">
          <w:rPr>
            <w:rFonts w:ascii="Times New Roman" w:hAnsi="Times New Roman" w:cs="Times New Roman"/>
          </w:rPr>
          <w:t>This delay captured the</w:t>
        </w:r>
      </w:ins>
      <w:ins w:id="1832" w:author="Benton, Deon" w:date="2026-03-10T18:19:00Z" w16du:dateUtc="2026-03-10T23:19:00Z">
        <w:r w:rsidR="00080691">
          <w:rPr>
            <w:rFonts w:ascii="Times New Roman" w:hAnsi="Times New Roman" w:cs="Times New Roman"/>
          </w:rPr>
          <w:t xml:space="preserve"> fact that reaching emerges later </w:t>
        </w:r>
      </w:ins>
      <w:ins w:id="1833" w:author="Benton, Deon" w:date="2026-03-10T18:20:00Z" w16du:dateUtc="2026-03-10T23:20:00Z">
        <w:r w:rsidR="00080691">
          <w:rPr>
            <w:rFonts w:ascii="Times New Roman" w:hAnsi="Times New Roman" w:cs="Times New Roman"/>
          </w:rPr>
          <w:t>in development than looking, typically</w:t>
        </w:r>
      </w:ins>
      <w:ins w:id="1834" w:author="Benton, Deon" w:date="2026-03-10T18:24:00Z" w16du:dateUtc="2026-03-10T23:24:00Z">
        <w:r w:rsidR="00186BE8">
          <w:rPr>
            <w:rFonts w:ascii="Times New Roman" w:hAnsi="Times New Roman" w:cs="Times New Roman"/>
          </w:rPr>
          <w:t xml:space="preserve"> by</w:t>
        </w:r>
      </w:ins>
      <w:ins w:id="1835" w:author="Benton, Deon" w:date="2026-03-10T18:20:00Z" w16du:dateUtc="2026-03-10T23:20:00Z">
        <w:r w:rsidR="00080691">
          <w:rPr>
            <w:rFonts w:ascii="Times New Roman" w:hAnsi="Times New Roman" w:cs="Times New Roman"/>
          </w:rPr>
          <w:t xml:space="preserve"> around </w:t>
        </w:r>
      </w:ins>
      <w:ins w:id="1836"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1837" w:author="Benton, Deon" w:date="2026-03-10T18:16:00Z" w16du:dateUtc="2026-03-10T23:16:00Z">
        <w:r w:rsidR="00AA4760">
          <w:rPr>
            <w:rFonts w:ascii="Times New Roman" w:hAnsi="Times New Roman" w:cs="Times New Roman"/>
          </w:rPr>
          <w:t>von</w:t>
        </w:r>
      </w:ins>
      <w:ins w:id="1838"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1839" w:author="Benton, Deon" w:date="2026-03-10T18:20:00Z" w16du:dateUtc="2026-03-10T23:20:00Z">
        <w:r w:rsidR="00080691">
          <w:rPr>
            <w:rFonts w:ascii="Times New Roman" w:hAnsi="Times New Roman" w:cs="Times New Roman"/>
          </w:rPr>
          <w:t>).</w:t>
        </w:r>
      </w:ins>
      <w:ins w:id="1840"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1841" w:author="Benton, Deon" w:date="2026-03-10T18:25:00Z" w16du:dateUtc="2026-03-10T23:25:00Z">
        <w:r w:rsidR="00186BE8">
          <w:rPr>
            <w:rFonts w:ascii="Times New Roman" w:hAnsi="Times New Roman" w:cs="Times New Roman"/>
          </w:rPr>
          <w:t xml:space="preserve"> by</w:t>
        </w:r>
      </w:ins>
      <w:ins w:id="1842" w:author="Benton, Deon" w:date="2026-03-10T18:31:00Z" w16du:dateUtc="2026-03-10T23:31:00Z">
        <w:r w:rsidR="00742FC0">
          <w:rPr>
            <w:rFonts w:ascii="Times New Roman" w:hAnsi="Times New Roman" w:cs="Times New Roman"/>
          </w:rPr>
          <w:t xml:space="preserve"> only</w:t>
        </w:r>
      </w:ins>
      <w:ins w:id="1843" w:author="Benton, Deon" w:date="2026-03-10T18:25:00Z" w16du:dateUtc="2026-03-10T23:25:00Z">
        <w:r w:rsidR="00186BE8">
          <w:rPr>
            <w:rFonts w:ascii="Times New Roman" w:hAnsi="Times New Roman" w:cs="Times New Roman"/>
          </w:rPr>
          <w:t xml:space="preserve"> </w:t>
        </w:r>
      </w:ins>
      <w:ins w:id="1844" w:author="Benton, Deon" w:date="2026-03-10T18:30:00Z" w16du:dateUtc="2026-03-10T23:30:00Z">
        <w:r w:rsidR="00F40A74">
          <w:rPr>
            <w:rFonts w:ascii="Times New Roman" w:hAnsi="Times New Roman" w:cs="Times New Roman"/>
          </w:rPr>
          <w:t>allowing the</w:t>
        </w:r>
      </w:ins>
      <w:ins w:id="1845" w:author="Benton, Deon" w:date="2026-03-10T18:25:00Z" w16du:dateUtc="2026-03-10T23:25:00Z">
        <w:r w:rsidR="00687FF6">
          <w:rPr>
            <w:rFonts w:ascii="Times New Roman" w:hAnsi="Times New Roman" w:cs="Times New Roman"/>
          </w:rPr>
          <w:t xml:space="preserve"> Reaching System</w:t>
        </w:r>
      </w:ins>
      <w:ins w:id="1846"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1847" w:author="Benton, Deon" w:date="2026-03-10T18:30:00Z" w16du:dateUtc="2026-03-10T23:30:00Z">
        <w:r w:rsidR="00F40A74">
          <w:rPr>
            <w:rFonts w:ascii="Times New Roman" w:hAnsi="Times New Roman" w:cs="Times New Roman"/>
          </w:rPr>
          <w:t xml:space="preserve"> learning</w:t>
        </w:r>
      </w:ins>
      <w:ins w:id="1848" w:author="Benton, Deon" w:date="2026-03-10T18:28:00Z" w16du:dateUtc="2026-03-10T23:28:00Z">
        <w:r w:rsidR="00BE1F57">
          <w:rPr>
            <w:rFonts w:ascii="Times New Roman" w:hAnsi="Times New Roman" w:cs="Times New Roman"/>
          </w:rPr>
          <w:t xml:space="preserve"> </w:t>
        </w:r>
      </w:ins>
      <w:ins w:id="1849" w:author="Benton, Deon" w:date="2026-03-10T18:30:00Z" w16du:dateUtc="2026-03-10T23:30:00Z">
        <w:r w:rsidR="00F40A74">
          <w:rPr>
            <w:rFonts w:ascii="Times New Roman" w:hAnsi="Times New Roman" w:cs="Times New Roman"/>
          </w:rPr>
          <w:t xml:space="preserve">starting </w:t>
        </w:r>
      </w:ins>
      <w:ins w:id="1850" w:author="Benton, Deon" w:date="2026-03-10T18:25:00Z" w16du:dateUtc="2026-03-10T23:25:00Z">
        <w:r w:rsidR="00687FF6">
          <w:rPr>
            <w:rFonts w:ascii="Times New Roman" w:hAnsi="Times New Roman" w:cs="Times New Roman"/>
          </w:rPr>
          <w:t>at 400 epochs</w:t>
        </w:r>
      </w:ins>
      <w:ins w:id="1851" w:author="Benton, Deon" w:date="2026-03-10T18:29:00Z" w16du:dateUtc="2026-03-10T23:29:00Z">
        <w:r w:rsidR="00BE1F57">
          <w:rPr>
            <w:rFonts w:ascii="Times New Roman" w:hAnsi="Times New Roman" w:cs="Times New Roman"/>
          </w:rPr>
          <w:t>—</w:t>
        </w:r>
      </w:ins>
      <w:ins w:id="1852"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1853" w:author="Benton, Deon" w:date="2026-03-10T18:31:00Z" w16du:dateUtc="2026-03-10T23:31:00Z">
        <w:r w:rsidR="008211D3">
          <w:rPr>
            <w:rFonts w:ascii="Times New Roman" w:hAnsi="Times New Roman" w:cs="Times New Roman"/>
          </w:rPr>
          <w:t xml:space="preserve"> this system</w:t>
        </w:r>
      </w:ins>
      <w:ins w:id="1854" w:author="Benton, Deon" w:date="2026-03-10T18:27:00Z" w16du:dateUtc="2026-03-10T23:27:00Z">
        <w:r w:rsidR="00687FF6">
          <w:rPr>
            <w:rFonts w:ascii="Times New Roman" w:hAnsi="Times New Roman" w:cs="Times New Roman"/>
          </w:rPr>
          <w:t xml:space="preserve"> remained frozen</w:t>
        </w:r>
      </w:ins>
      <w:ins w:id="1855" w:author="Benton, Deon" w:date="2026-03-10T18:29:00Z" w16du:dateUtc="2026-03-10T23:29:00Z">
        <w:r w:rsidR="00BE1F57">
          <w:rPr>
            <w:rFonts w:ascii="Times New Roman" w:hAnsi="Times New Roman" w:cs="Times New Roman"/>
          </w:rPr>
          <w:t xml:space="preserve"> prior to this point</w:t>
        </w:r>
      </w:ins>
      <w:ins w:id="1856"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1857" w:author="Benton, Deon" w:date="2026-03-10T19:09:00Z" w16du:dateUtc="2026-03-11T00:09:00Z">
        <w:r w:rsidR="004C1969" w:rsidRPr="004C1969">
          <w:rPr>
            <w:rFonts w:ascii="Times New Roman" w:hAnsi="Times New Roman" w:cs="Times New Roman"/>
          </w:rPr>
          <w:t xml:space="preserve">. Instead, that influence was </w:t>
        </w:r>
        <w:r w:rsidR="004C1969" w:rsidRPr="004C1969">
          <w:rPr>
            <w:rFonts w:ascii="Times New Roman" w:hAnsi="Times New Roman" w:cs="Times New Roman"/>
          </w:rPr>
          <w:lastRenderedPageBreak/>
          <w:t xml:space="preserve">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A76839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858"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1859" w:author="Benton, Deon" w:date="2026-02-27T16:21:00Z" w16du:dateUtc="2026-02-27T22:21:00Z">
        <w:r w:rsidR="00F12553">
          <w:rPr>
            <w:rFonts w:ascii="Times New Roman" w:hAnsi="Times New Roman" w:cs="Times New Roman"/>
          </w:rPr>
          <w:t xml:space="preserve"> is that</w:t>
        </w:r>
      </w:ins>
      <w:ins w:id="1860"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1861" w:author="Benton, Deon" w:date="2026-02-27T16:29:00Z" w16du:dateUtc="2026-02-27T22:29:00Z">
        <w:r w:rsidR="00123CA6">
          <w:rPr>
            <w:rFonts w:ascii="Times New Roman" w:hAnsi="Times New Roman" w:cs="Times New Roman"/>
          </w:rPr>
          <w:t>are</w:t>
        </w:r>
      </w:ins>
      <w:ins w:id="1862"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1863" w:author="Benton, Deon" w:date="2026-02-27T16:23:00Z" w16du:dateUtc="2026-02-27T22:23:00Z">
        <w:r w:rsidR="00F12553">
          <w:rPr>
            <w:rFonts w:ascii="Times New Roman" w:hAnsi="Times New Roman" w:cs="Times New Roman"/>
          </w:rPr>
          <w:t xml:space="preserve"> </w:t>
        </w:r>
      </w:ins>
      <w:del w:id="1864" w:author="Benton, Deon" w:date="2026-02-27T16:24:00Z" w16du:dateUtc="2026-02-27T22:24:00Z">
        <w:r w:rsidDel="00B25E66">
          <w:rPr>
            <w:rFonts w:ascii="Times New Roman" w:hAnsi="Times New Roman" w:cs="Times New Roman"/>
          </w:rPr>
          <w:delText xml:space="preserve"> </w:delText>
        </w:r>
      </w:del>
      <w:ins w:id="1865" w:author="Benton, Deon" w:date="2026-02-27T16:22:00Z" w16du:dateUtc="2026-02-27T22:22:00Z">
        <w:r w:rsidR="00F12553">
          <w:rPr>
            <w:rFonts w:ascii="Times New Roman" w:hAnsi="Times New Roman" w:cs="Times New Roman"/>
          </w:rPr>
          <w:t xml:space="preserve">processing and encoding the kinematics of different </w:t>
        </w:r>
      </w:ins>
      <w:ins w:id="1866" w:author="Benton, Deon" w:date="2026-02-27T16:46:00Z" w16du:dateUtc="2026-02-27T22:46:00Z">
        <w:r w:rsidR="005D4226">
          <w:rPr>
            <w:rFonts w:ascii="Times New Roman" w:hAnsi="Times New Roman" w:cs="Times New Roman"/>
          </w:rPr>
          <w:t>movements</w:t>
        </w:r>
      </w:ins>
      <w:ins w:id="1867" w:author="Benton, Deon" w:date="2026-02-27T16:23:00Z" w16du:dateUtc="2026-02-27T22:23:00Z">
        <w:r w:rsidR="00B25E66">
          <w:rPr>
            <w:rFonts w:ascii="Times New Roman" w:hAnsi="Times New Roman" w:cs="Times New Roman"/>
          </w:rPr>
          <w:t xml:space="preserve">, </w:t>
        </w:r>
      </w:ins>
      <w:ins w:id="1868" w:author="Benton, Deon" w:date="2026-02-27T16:22:00Z" w16du:dateUtc="2026-02-27T22:22:00Z">
        <w:r w:rsidR="00F12553">
          <w:rPr>
            <w:rFonts w:ascii="Times New Roman" w:hAnsi="Times New Roman" w:cs="Times New Roman"/>
          </w:rPr>
          <w:t xml:space="preserve">the perceptual appearance of </w:t>
        </w:r>
      </w:ins>
      <w:ins w:id="1869" w:author="Benton, Deon" w:date="2026-02-27T16:23:00Z" w16du:dateUtc="2026-02-27T22:23:00Z">
        <w:r w:rsidR="00B25E66">
          <w:rPr>
            <w:rFonts w:ascii="Times New Roman" w:hAnsi="Times New Roman" w:cs="Times New Roman"/>
          </w:rPr>
          <w:t>the different objects</w:t>
        </w:r>
      </w:ins>
      <w:ins w:id="1870" w:author="Benton, Deon" w:date="2026-02-27T16:25:00Z" w16du:dateUtc="2026-02-27T22:25:00Z">
        <w:r w:rsidR="00B25E66">
          <w:rPr>
            <w:rFonts w:ascii="Times New Roman" w:hAnsi="Times New Roman" w:cs="Times New Roman"/>
          </w:rPr>
          <w:t xml:space="preserve"> and entities</w:t>
        </w:r>
      </w:ins>
      <w:ins w:id="1871" w:author="Benton, Deon" w:date="2026-02-27T16:24:00Z" w16du:dateUtc="2026-02-27T22:24:00Z">
        <w:r w:rsidR="00B25E66">
          <w:rPr>
            <w:rFonts w:ascii="Times New Roman" w:hAnsi="Times New Roman" w:cs="Times New Roman"/>
          </w:rPr>
          <w:t xml:space="preserve"> </w:t>
        </w:r>
      </w:ins>
      <w:ins w:id="1872" w:author="Benton, Deon" w:date="2026-02-27T16:22:00Z" w16du:dateUtc="2026-02-27T22:22:00Z">
        <w:r w:rsidR="00F12553">
          <w:rPr>
            <w:rFonts w:ascii="Times New Roman" w:hAnsi="Times New Roman" w:cs="Times New Roman"/>
          </w:rPr>
          <w:t xml:space="preserve">that engage in those </w:t>
        </w:r>
      </w:ins>
      <w:ins w:id="1873" w:author="Benton, Deon" w:date="2026-02-27T16:46:00Z" w16du:dateUtc="2026-02-27T22:46:00Z">
        <w:r w:rsidR="005D4226">
          <w:rPr>
            <w:rFonts w:ascii="Times New Roman" w:hAnsi="Times New Roman" w:cs="Times New Roman"/>
          </w:rPr>
          <w:t>movements</w:t>
        </w:r>
      </w:ins>
      <w:ins w:id="1874" w:author="Benton, Deon" w:date="2026-02-27T16:24:00Z" w16du:dateUtc="2026-02-27T22:24:00Z">
        <w:r w:rsidR="00B25E66">
          <w:rPr>
            <w:rFonts w:ascii="Times New Roman" w:hAnsi="Times New Roman" w:cs="Times New Roman"/>
          </w:rPr>
          <w:t>, as well as the associative relation</w:t>
        </w:r>
      </w:ins>
      <w:ins w:id="1875" w:author="Benton, Deon" w:date="2026-02-27T16:25:00Z" w16du:dateUtc="2026-02-27T22:25:00Z">
        <w:r w:rsidR="00B25E66">
          <w:rPr>
            <w:rFonts w:ascii="Times New Roman" w:hAnsi="Times New Roman" w:cs="Times New Roman"/>
          </w:rPr>
          <w:t>s</w:t>
        </w:r>
      </w:ins>
      <w:ins w:id="1876" w:author="Benton, Deon" w:date="2026-02-27T16:24:00Z" w16du:dateUtc="2026-02-27T22:24:00Z">
        <w:r w:rsidR="00B25E66">
          <w:rPr>
            <w:rFonts w:ascii="Times New Roman" w:hAnsi="Times New Roman" w:cs="Times New Roman"/>
          </w:rPr>
          <w:t xml:space="preserve"> among the</w:t>
        </w:r>
      </w:ins>
      <w:ins w:id="1877" w:author="Benton, Deon" w:date="2026-02-27T16:29:00Z" w16du:dateUtc="2026-02-27T22:29:00Z">
        <w:r w:rsidR="00123CA6">
          <w:rPr>
            <w:rFonts w:ascii="Times New Roman" w:hAnsi="Times New Roman" w:cs="Times New Roman"/>
          </w:rPr>
          <w:t>se elements</w:t>
        </w:r>
      </w:ins>
      <w:ins w:id="1878" w:author="Benton, Deon" w:date="2026-02-27T16:25:00Z" w16du:dateUtc="2026-02-27T22:25:00Z">
        <w:r w:rsidR="00B25E66">
          <w:rPr>
            <w:rFonts w:ascii="Times New Roman" w:hAnsi="Times New Roman" w:cs="Times New Roman"/>
          </w:rPr>
          <w:t>.</w:t>
        </w:r>
      </w:ins>
      <w:ins w:id="1879" w:author="Benton, Deon" w:date="2026-02-27T16:22:00Z" w16du:dateUtc="2026-02-27T22:22:00Z">
        <w:r w:rsidR="00F12553">
          <w:rPr>
            <w:rFonts w:ascii="Times New Roman" w:hAnsi="Times New Roman" w:cs="Times New Roman"/>
          </w:rPr>
          <w:t xml:space="preserve"> </w:t>
        </w:r>
      </w:ins>
      <w:ins w:id="1880" w:author="Benton, Deon" w:date="2026-02-27T16:26:00Z" w16du:dateUtc="2026-02-27T22:26:00Z">
        <w:r w:rsidR="00864BDF">
          <w:rPr>
            <w:rFonts w:ascii="Times New Roman" w:hAnsi="Times New Roman" w:cs="Times New Roman"/>
          </w:rPr>
          <w:t xml:space="preserve">To implement this aspect of the </w:t>
        </w:r>
      </w:ins>
      <w:ins w:id="1881" w:author="Benton, Deon" w:date="2026-02-27T16:29:00Z" w16du:dateUtc="2026-02-27T22:29:00Z">
        <w:r w:rsidR="00F10356">
          <w:rPr>
            <w:rFonts w:ascii="Times New Roman" w:hAnsi="Times New Roman" w:cs="Times New Roman"/>
          </w:rPr>
          <w:t>proposal</w:t>
        </w:r>
      </w:ins>
      <w:ins w:id="1882" w:author="Benton, Deon" w:date="2026-02-27T16:26:00Z" w16du:dateUtc="2026-02-27T22:26:00Z">
        <w:r w:rsidR="00864BDF">
          <w:rPr>
            <w:rFonts w:ascii="Times New Roman" w:hAnsi="Times New Roman" w:cs="Times New Roman"/>
          </w:rPr>
          <w:t xml:space="preserve"> in the m</w:t>
        </w:r>
      </w:ins>
      <w:ins w:id="1883"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1884" w:author="Benton, Deon" w:date="2026-02-27T16:27:00Z" w16du:dateUtc="2026-02-27T22:27:00Z">
        <w:r w:rsidR="00864BDF">
          <w:rPr>
            <w:rFonts w:ascii="Times New Roman" w:hAnsi="Times New Roman" w:cs="Times New Roman"/>
          </w:rPr>
          <w:t xml:space="preserve"> a model analogue </w:t>
        </w:r>
      </w:ins>
      <w:ins w:id="1885" w:author="Benton, Deon" w:date="2026-02-27T16:29:00Z" w16du:dateUtc="2026-02-27T22:29:00Z">
        <w:r w:rsidR="00F10356">
          <w:rPr>
            <w:rFonts w:ascii="Times New Roman" w:hAnsi="Times New Roman" w:cs="Times New Roman"/>
          </w:rPr>
          <w:t>of the real</w:t>
        </w:r>
      </w:ins>
      <w:ins w:id="1886"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1887" w:author="Benton, Deon" w:date="2026-02-27T16:44:00Z" w16du:dateUtc="2026-02-27T22:44:00Z">
        <w:r w:rsidR="00C04DFD">
          <w:rPr>
            <w:rFonts w:ascii="Times New Roman" w:hAnsi="Times New Roman" w:cs="Times New Roman"/>
          </w:rPr>
          <w:t xml:space="preserve"> Here,</w:t>
        </w:r>
      </w:ins>
      <w:ins w:id="1888" w:author="Benton, Deon" w:date="2026-02-27T16:31:00Z" w16du:dateUtc="2026-02-27T22:31:00Z">
        <w:r w:rsidR="008614DA">
          <w:rPr>
            <w:rFonts w:ascii="Times New Roman" w:hAnsi="Times New Roman" w:cs="Times New Roman"/>
          </w:rPr>
          <w:t xml:space="preserve"> I refer to this </w:t>
        </w:r>
      </w:ins>
      <w:ins w:id="1889" w:author="Benton, Deon" w:date="2026-02-27T16:44:00Z" w16du:dateUtc="2026-02-27T22:44:00Z">
        <w:r w:rsidR="00C04DFD">
          <w:rPr>
            <w:rFonts w:ascii="Times New Roman" w:hAnsi="Times New Roman" w:cs="Times New Roman"/>
          </w:rPr>
          <w:t xml:space="preserve">aspect of </w:t>
        </w:r>
      </w:ins>
      <w:ins w:id="1890" w:author="Benton, Deon" w:date="2026-02-27T16:45:00Z" w16du:dateUtc="2026-02-27T22:45:00Z">
        <w:r w:rsidR="008D0B80">
          <w:rPr>
            <w:rFonts w:ascii="Times New Roman" w:hAnsi="Times New Roman" w:cs="Times New Roman"/>
          </w:rPr>
          <w:t xml:space="preserve">a network’s </w:t>
        </w:r>
      </w:ins>
      <w:ins w:id="1891" w:author="Benton, Deon" w:date="2026-02-27T16:44:00Z" w16du:dateUtc="2026-02-27T22:44:00Z">
        <w:r w:rsidR="00C04DFD">
          <w:rPr>
            <w:rFonts w:ascii="Times New Roman" w:hAnsi="Times New Roman" w:cs="Times New Roman"/>
          </w:rPr>
          <w:t xml:space="preserve">experience </w:t>
        </w:r>
      </w:ins>
      <w:ins w:id="1892" w:author="Benton, Deon" w:date="2026-02-27T16:31:00Z" w16du:dateUtc="2026-02-27T22:31:00Z">
        <w:r w:rsidR="008614DA">
          <w:rPr>
            <w:rFonts w:ascii="Times New Roman" w:hAnsi="Times New Roman" w:cs="Times New Roman"/>
          </w:rPr>
          <w:t xml:space="preserve">as </w:t>
        </w:r>
      </w:ins>
      <w:ins w:id="1893" w:author="Benton, Deon" w:date="2026-02-27T16:44:00Z" w16du:dateUtc="2026-02-27T22:44:00Z">
        <w:r w:rsidR="00C04DFD">
          <w:rPr>
            <w:rFonts w:ascii="Times New Roman" w:hAnsi="Times New Roman" w:cs="Times New Roman"/>
          </w:rPr>
          <w:t xml:space="preserve">the </w:t>
        </w:r>
      </w:ins>
      <w:ins w:id="1894" w:author="Benton, Deon" w:date="2026-02-27T16:31:00Z" w16du:dateUtc="2026-02-27T22:31:00Z">
        <w:r w:rsidR="008614DA">
          <w:rPr>
            <w:rFonts w:ascii="Times New Roman" w:hAnsi="Times New Roman" w:cs="Times New Roman"/>
          </w:rPr>
          <w:t>pretraining</w:t>
        </w:r>
      </w:ins>
      <w:ins w:id="1895"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1896" w:author="Benton, Deon" w:date="2026-02-27T16:31:00Z" w16du:dateUtc="2026-02-27T22:31:00Z">
        <w:r w:rsidR="008614DA">
          <w:rPr>
            <w:rFonts w:ascii="Times New Roman" w:hAnsi="Times New Roman" w:cs="Times New Roman"/>
          </w:rPr>
          <w:t>.</w:t>
        </w:r>
      </w:ins>
      <w:ins w:id="1897"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1898"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1899" w:author="Benton, Deon" w:date="2026-02-27T16:45:00Z" w16du:dateUtc="2026-02-27T22:45:00Z">
        <w:r w:rsidR="00A7703B">
          <w:rPr>
            <w:rFonts w:ascii="Times New Roman" w:hAnsi="Times New Roman" w:cs="Times New Roman"/>
          </w:rPr>
          <w:t xml:space="preserve"> </w:t>
        </w:r>
      </w:ins>
      <w:ins w:id="1900" w:author="Benton, Deon" w:date="2026-02-27T16:32:00Z" w16du:dateUtc="2026-02-27T22:32:00Z">
        <w:r w:rsidR="001335A3">
          <w:rPr>
            <w:rFonts w:ascii="Times New Roman" w:hAnsi="Times New Roman" w:cs="Times New Roman"/>
          </w:rPr>
          <w:t>linearly along a horizontal mo</w:t>
        </w:r>
      </w:ins>
      <w:ins w:id="1901" w:author="Benton, Deon" w:date="2026-02-27T16:33:00Z" w16du:dateUtc="2026-02-27T22:33:00Z">
        <w:r w:rsidR="001335A3">
          <w:rPr>
            <w:rFonts w:ascii="Times New Roman" w:hAnsi="Times New Roman" w:cs="Times New Roman"/>
          </w:rPr>
          <w:t>tion path</w:t>
        </w:r>
      </w:ins>
      <w:ins w:id="1902" w:author="Benton, Deon" w:date="2026-02-27T16:32:00Z" w16du:dateUtc="2026-02-27T22:32:00Z">
        <w:r w:rsidR="00C546B9">
          <w:rPr>
            <w:rFonts w:ascii="Times New Roman" w:hAnsi="Times New Roman" w:cs="Times New Roman"/>
          </w:rPr>
          <w:t xml:space="preserve"> towards the other object</w:t>
        </w:r>
      </w:ins>
      <w:ins w:id="1903" w:author="Benton, Deon" w:date="2026-02-27T16:33:00Z" w16du:dateUtc="2026-02-27T22:33:00Z">
        <w:r w:rsidR="001335A3">
          <w:rPr>
            <w:rFonts w:ascii="Times New Roman" w:hAnsi="Times New Roman" w:cs="Times New Roman"/>
          </w:rPr>
          <w:t>. This event was instantiated by activating</w:t>
        </w:r>
      </w:ins>
      <w:ins w:id="1904"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1905"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1906" w:author="Benton, Deon" w:date="2026-02-27T16:34:00Z" w16du:dateUtc="2026-02-27T22:34:00Z">
        <w:r w:rsidR="001335A3">
          <w:rPr>
            <w:rFonts w:ascii="Times New Roman" w:hAnsi="Times New Roman" w:cs="Times New Roman"/>
          </w:rPr>
          <w:t>Object Left</w:t>
        </w:r>
      </w:ins>
      <w:ins w:id="1907" w:author="Benton, Deon" w:date="2026-02-27T16:52:00Z" w16du:dateUtc="2026-02-27T22:52:00Z">
        <w:r w:rsidR="00BF289A">
          <w:rPr>
            <w:rFonts w:ascii="Times New Roman" w:hAnsi="Times New Roman" w:cs="Times New Roman"/>
          </w:rPr>
          <w:t xml:space="preserve"> and Right</w:t>
        </w:r>
      </w:ins>
      <w:ins w:id="1908" w:author="Benton, Deon" w:date="2026-02-27T16:34:00Z" w16du:dateUtc="2026-02-27T22:34:00Z">
        <w:r w:rsidR="001335A3">
          <w:rPr>
            <w:rFonts w:ascii="Times New Roman" w:hAnsi="Times New Roman" w:cs="Times New Roman"/>
          </w:rPr>
          <w:t xml:space="preserve"> input group</w:t>
        </w:r>
      </w:ins>
      <w:ins w:id="1909" w:author="Benton, Deon" w:date="2026-02-27T16:52:00Z" w16du:dateUtc="2026-02-27T22:52:00Z">
        <w:r w:rsidR="00BF289A">
          <w:rPr>
            <w:rFonts w:ascii="Times New Roman" w:hAnsi="Times New Roman" w:cs="Times New Roman"/>
          </w:rPr>
          <w:t>s</w:t>
        </w:r>
      </w:ins>
      <w:ins w:id="1910"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1911"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1912" w:author="Benton, Deon" w:date="2026-02-27T16:35:00Z" w16du:dateUtc="2026-02-27T22:35:00Z">
        <w:r w:rsidR="008979EA">
          <w:rPr>
            <w:rFonts w:ascii="Times New Roman" w:hAnsi="Times New Roman" w:cs="Times New Roman"/>
          </w:rPr>
          <w:t>input group</w:t>
        </w:r>
      </w:ins>
      <w:ins w:id="1913"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1914"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1915"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1916"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1917"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1918" w:author="Benton, Deon" w:date="2026-02-27T16:49:00Z" w16du:dateUtc="2026-02-27T22:49:00Z">
        <w:r w:rsidR="004916FE">
          <w:rPr>
            <w:rFonts w:ascii="Times New Roman" w:hAnsi="Times New Roman" w:cs="Times New Roman"/>
          </w:rPr>
          <w:t xml:space="preserve"> moved horizontally along a</w:t>
        </w:r>
      </w:ins>
      <w:ins w:id="1919" w:author="Benton, Deon" w:date="2026-02-27T16:50:00Z" w16du:dateUtc="2026-02-27T22:50:00Z">
        <w:r w:rsidR="004916FE">
          <w:rPr>
            <w:rFonts w:ascii="Times New Roman" w:hAnsi="Times New Roman" w:cs="Times New Roman"/>
          </w:rPr>
          <w:t>n</w:t>
        </w:r>
      </w:ins>
      <w:ins w:id="1920" w:author="Benton, Deon" w:date="2026-02-27T16:49:00Z" w16du:dateUtc="2026-02-27T22:49:00Z">
        <w:r w:rsidR="004916FE">
          <w:rPr>
            <w:rFonts w:ascii="Times New Roman" w:hAnsi="Times New Roman" w:cs="Times New Roman"/>
          </w:rPr>
          <w:t xml:space="preserve"> arced path towards</w:t>
        </w:r>
      </w:ins>
      <w:ins w:id="1921" w:author="Benton, Deon" w:date="2026-02-27T16:50:00Z" w16du:dateUtc="2026-02-27T22:50:00Z">
        <w:r w:rsidR="004916FE">
          <w:rPr>
            <w:rFonts w:ascii="Times New Roman" w:hAnsi="Times New Roman" w:cs="Times New Roman"/>
          </w:rPr>
          <w:t xml:space="preserve"> and over an obstacle until it came to rest next to</w:t>
        </w:r>
      </w:ins>
      <w:ins w:id="1922"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1923" w:author="Benton, Deon" w:date="2026-02-27T16:51:00Z" w16du:dateUtc="2026-02-27T22:51:00Z">
        <w:r w:rsidR="004916FE">
          <w:rPr>
            <w:rFonts w:ascii="Times New Roman" w:hAnsi="Times New Roman" w:cs="Times New Roman"/>
          </w:rPr>
          <w:t xml:space="preserve">This event was instantiated by turning on </w:t>
        </w:r>
      </w:ins>
      <w:ins w:id="1924"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w:t>
        </w:r>
        <w:r w:rsidR="00BF289A">
          <w:rPr>
            <w:rFonts w:ascii="Times New Roman" w:hAnsi="Times New Roman" w:cs="Times New Roman"/>
          </w:rPr>
          <w:lastRenderedPageBreak/>
          <w:t xml:space="preserve">Obstacle Height </w:t>
        </w:r>
      </w:ins>
      <w:ins w:id="1925" w:author="Benton, Deon" w:date="2026-02-27T16:53:00Z" w16du:dateUtc="2026-02-27T22:53:00Z">
        <w:r w:rsidR="00BF289A">
          <w:rPr>
            <w:rFonts w:ascii="Times New Roman" w:hAnsi="Times New Roman" w:cs="Times New Roman"/>
          </w:rPr>
          <w:t>1</w:t>
        </w:r>
      </w:ins>
      <w:ins w:id="1926" w:author="Benton, Deon" w:date="2026-02-27T16:52:00Z" w16du:dateUtc="2026-02-27T22:52:00Z">
        <w:r w:rsidR="00BF289A">
          <w:rPr>
            <w:rFonts w:ascii="Times New Roman" w:hAnsi="Times New Roman" w:cs="Times New Roman"/>
          </w:rPr>
          <w:t xml:space="preserve"> unit in the Obstacle Height input group; the Arc Peak Height </w:t>
        </w:r>
      </w:ins>
      <w:ins w:id="1927" w:author="Benton, Deon" w:date="2026-02-27T16:53:00Z" w16du:dateUtc="2026-02-27T22:53:00Z">
        <w:r w:rsidR="00BF289A">
          <w:rPr>
            <w:rFonts w:ascii="Times New Roman" w:hAnsi="Times New Roman" w:cs="Times New Roman"/>
          </w:rPr>
          <w:t>1</w:t>
        </w:r>
      </w:ins>
      <w:ins w:id="1928" w:author="Benton, Deon" w:date="2026-02-27T16:52:00Z" w16du:dateUtc="2026-02-27T22:52:00Z">
        <w:r w:rsidR="00BF289A">
          <w:rPr>
            <w:rFonts w:ascii="Times New Roman" w:hAnsi="Times New Roman" w:cs="Times New Roman"/>
          </w:rPr>
          <w:t xml:space="preserve"> unit in the Arc Peak Height input group; the Obstacle Mi</w:t>
        </w:r>
      </w:ins>
      <w:ins w:id="1929" w:author="Benton, Deon" w:date="2026-02-27T16:53:00Z" w16du:dateUtc="2026-02-27T22:53:00Z">
        <w:r w:rsidR="00BF289A">
          <w:rPr>
            <w:rFonts w:ascii="Times New Roman" w:hAnsi="Times New Roman" w:cs="Times New Roman"/>
          </w:rPr>
          <w:t>ddle</w:t>
        </w:r>
      </w:ins>
      <w:ins w:id="1930" w:author="Benton, Deon" w:date="2026-02-27T16:52:00Z" w16du:dateUtc="2026-02-27T22:52:00Z">
        <w:r w:rsidR="00BF289A">
          <w:rPr>
            <w:rFonts w:ascii="Times New Roman" w:hAnsi="Times New Roman" w:cs="Times New Roman"/>
          </w:rPr>
          <w:t xml:space="preserve"> unit in the Obstacle Horizontal Spatial Position  group; the </w:t>
        </w:r>
      </w:ins>
      <w:ins w:id="1931" w:author="Benton, Deon" w:date="2026-02-27T16:53:00Z" w16du:dateUtc="2026-02-27T22:53:00Z">
        <w:r w:rsidR="00BF289A">
          <w:rPr>
            <w:rFonts w:ascii="Times New Roman" w:hAnsi="Times New Roman" w:cs="Times New Roman"/>
          </w:rPr>
          <w:t>Small</w:t>
        </w:r>
      </w:ins>
      <w:ins w:id="1932"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1933"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1934"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1935"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1936"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1937"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1938" w:author="Benton, Deon" w:date="2026-02-27T17:01:00Z" w16du:dateUtc="2026-02-27T23:01:00Z">
        <w:r w:rsidR="00130626">
          <w:rPr>
            <w:rFonts w:ascii="Times New Roman" w:hAnsi="Times New Roman" w:cs="Times New Roman"/>
          </w:rPr>
          <w:t xml:space="preserve">move along arced </w:t>
        </w:r>
      </w:ins>
      <w:ins w:id="1939" w:author="Benton, Deon" w:date="2026-02-27T16:55:00Z" w16du:dateUtc="2026-02-27T22:55:00Z">
        <w:r w:rsidR="001A2E10">
          <w:rPr>
            <w:rFonts w:ascii="Times New Roman" w:hAnsi="Times New Roman" w:cs="Times New Roman"/>
          </w:rPr>
          <w:t>(e.g., a</w:t>
        </w:r>
      </w:ins>
      <w:ins w:id="1940" w:author="Benton, Deon" w:date="2026-02-27T16:59:00Z" w16du:dateUtc="2026-02-27T22:59:00Z">
        <w:r w:rsidR="00580981">
          <w:rPr>
            <w:rFonts w:ascii="Times New Roman" w:hAnsi="Times New Roman" w:cs="Times New Roman"/>
          </w:rPr>
          <w:t xml:space="preserve">n object with elongated appendage-like extensions [e.g., a </w:t>
        </w:r>
      </w:ins>
      <w:ins w:id="1941" w:author="Benton, Deon" w:date="2026-02-27T16:55:00Z" w16du:dateUtc="2026-02-27T22:55:00Z">
        <w:r w:rsidR="001A2E10">
          <w:rPr>
            <w:rFonts w:ascii="Times New Roman" w:hAnsi="Times New Roman" w:cs="Times New Roman"/>
          </w:rPr>
          <w:t>sibling</w:t>
        </w:r>
      </w:ins>
      <w:ins w:id="1942" w:author="Benton, Deon" w:date="2026-02-27T16:59:00Z" w16du:dateUtc="2026-02-27T22:59:00Z">
        <w:r w:rsidR="00580981">
          <w:rPr>
            <w:rFonts w:ascii="Times New Roman" w:hAnsi="Times New Roman" w:cs="Times New Roman"/>
          </w:rPr>
          <w:t>]</w:t>
        </w:r>
      </w:ins>
      <w:ins w:id="1943" w:author="Benton, Deon" w:date="2026-02-27T16:55:00Z" w16du:dateUtc="2026-02-27T22:55:00Z">
        <w:r w:rsidR="001A2E10">
          <w:rPr>
            <w:rFonts w:ascii="Times New Roman" w:hAnsi="Times New Roman" w:cs="Times New Roman"/>
          </w:rPr>
          <w:t xml:space="preserve"> jumping over a toy left on the floor or </w:t>
        </w:r>
      </w:ins>
      <w:ins w:id="1944"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1945" w:author="Benton, Deon" w:date="2026-02-27T16:56:00Z" w16du:dateUtc="2026-02-27T22:56:00Z">
        <w:r w:rsidR="00FC216C">
          <w:rPr>
            <w:rFonts w:ascii="Times New Roman" w:hAnsi="Times New Roman" w:cs="Times New Roman"/>
          </w:rPr>
          <w:t xml:space="preserve">(e.g., </w:t>
        </w:r>
      </w:ins>
      <w:ins w:id="1946" w:author="Benton, Deon" w:date="2026-02-27T16:57:00Z" w16du:dateUtc="2026-02-27T22:57:00Z">
        <w:r w:rsidR="00FC216C">
          <w:rPr>
            <w:rFonts w:ascii="Times New Roman" w:hAnsi="Times New Roman" w:cs="Times New Roman"/>
          </w:rPr>
          <w:t>a</w:t>
        </w:r>
      </w:ins>
      <w:ins w:id="1947" w:author="Benton, Deon" w:date="2026-02-27T17:00:00Z" w16du:dateUtc="2026-02-27T23:00:00Z">
        <w:r w:rsidR="00580981">
          <w:rPr>
            <w:rFonts w:ascii="Times New Roman" w:hAnsi="Times New Roman" w:cs="Times New Roman"/>
          </w:rPr>
          <w:t>n object with elongated appendage-like extensions</w:t>
        </w:r>
      </w:ins>
      <w:ins w:id="1948" w:author="Benton, Deon" w:date="2026-02-27T16:57:00Z" w16du:dateUtc="2026-02-27T22:57:00Z">
        <w:r w:rsidR="00FC216C">
          <w:rPr>
            <w:rFonts w:ascii="Times New Roman" w:hAnsi="Times New Roman" w:cs="Times New Roman"/>
          </w:rPr>
          <w:t xml:space="preserve"> </w:t>
        </w:r>
      </w:ins>
      <w:ins w:id="1949"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1950" w:author="Benton, Deon" w:date="2026-02-27T16:57:00Z" w16du:dateUtc="2026-02-27T22:57:00Z">
        <w:r w:rsidR="00FC216C">
          <w:rPr>
            <w:rFonts w:ascii="Times New Roman" w:hAnsi="Times New Roman" w:cs="Times New Roman"/>
          </w:rPr>
          <w:t xml:space="preserve"> mom</w:t>
        </w:r>
      </w:ins>
      <w:ins w:id="1951" w:author="Benton, Deon" w:date="2026-02-27T17:00:00Z" w16du:dateUtc="2026-02-27T23:00:00Z">
        <w:r w:rsidR="00130626">
          <w:rPr>
            <w:rFonts w:ascii="Times New Roman" w:hAnsi="Times New Roman" w:cs="Times New Roman"/>
          </w:rPr>
          <w:t>]</w:t>
        </w:r>
      </w:ins>
      <w:ins w:id="1952" w:author="Benton, Deon" w:date="2026-02-27T16:57:00Z" w16du:dateUtc="2026-02-27T22:57:00Z">
        <w:r w:rsidR="00FC216C">
          <w:rPr>
            <w:rFonts w:ascii="Times New Roman" w:hAnsi="Times New Roman" w:cs="Times New Roman"/>
          </w:rPr>
          <w:t xml:space="preserve"> or a </w:t>
        </w:r>
      </w:ins>
      <w:ins w:id="1953" w:author="Benton, Deon" w:date="2026-02-27T17:01:00Z" w16du:dateUtc="2026-02-27T23:01:00Z">
        <w:r w:rsidR="00130626">
          <w:rPr>
            <w:rFonts w:ascii="Times New Roman" w:hAnsi="Times New Roman" w:cs="Times New Roman"/>
          </w:rPr>
          <w:t xml:space="preserve">rigid, small object </w:t>
        </w:r>
      </w:ins>
      <w:ins w:id="1954" w:author="Benton, Deon" w:date="2026-02-27T17:03:00Z" w16du:dateUtc="2026-02-27T23:03:00Z">
        <w:r w:rsidR="00FA25D6">
          <w:rPr>
            <w:rFonts w:ascii="Times New Roman" w:hAnsi="Times New Roman" w:cs="Times New Roman"/>
          </w:rPr>
          <w:t xml:space="preserve">[e.g., toy car] </w:t>
        </w:r>
      </w:ins>
      <w:ins w:id="1955" w:author="Benton, Deon" w:date="2026-02-27T17:01:00Z" w16du:dateUtc="2026-02-27T23:01:00Z">
        <w:r w:rsidR="00130626">
          <w:rPr>
            <w:rFonts w:ascii="Times New Roman" w:hAnsi="Times New Roman" w:cs="Times New Roman"/>
          </w:rPr>
          <w:t xml:space="preserve">with </w:t>
        </w:r>
      </w:ins>
      <w:ins w:id="1956" w:author="Benton, Deon" w:date="2026-02-27T17:03:00Z" w16du:dateUtc="2026-02-27T23:03:00Z">
        <w:r w:rsidR="00FA25D6">
          <w:rPr>
            <w:rFonts w:ascii="Times New Roman" w:hAnsi="Times New Roman" w:cs="Times New Roman"/>
          </w:rPr>
          <w:t>paired circular elements</w:t>
        </w:r>
      </w:ins>
      <w:ins w:id="1957" w:author="Benton, Deon" w:date="2026-02-27T17:02:00Z" w16du:dateUtc="2026-02-27T23:02:00Z">
        <w:r w:rsidR="00960944">
          <w:rPr>
            <w:rFonts w:ascii="Times New Roman" w:hAnsi="Times New Roman" w:cs="Times New Roman"/>
          </w:rPr>
          <w:t xml:space="preserve"> [e.g., </w:t>
        </w:r>
      </w:ins>
      <w:ins w:id="1958" w:author="Benton, Deon" w:date="2026-02-27T17:04:00Z" w16du:dateUtc="2026-02-27T23:04:00Z">
        <w:r w:rsidR="00FA25D6">
          <w:rPr>
            <w:rFonts w:ascii="Times New Roman" w:hAnsi="Times New Roman" w:cs="Times New Roman"/>
          </w:rPr>
          <w:t>wheels</w:t>
        </w:r>
      </w:ins>
      <w:ins w:id="1959"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1960"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1961"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1962"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1963"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1964"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337983CE" w:rsidR="00524642" w:rsidRDefault="00414B5B" w:rsidP="00524642">
      <w:pPr>
        <w:spacing w:line="480" w:lineRule="auto"/>
        <w:ind w:firstLine="720"/>
        <w:contextualSpacing/>
        <w:rPr>
          <w:rFonts w:ascii="Times New Roman" w:hAnsi="Times New Roman" w:cs="Times New Roman"/>
        </w:rPr>
      </w:pPr>
      <w:ins w:id="1965" w:author="Benton, Deon" w:date="2026-02-27T17:08:00Z" w16du:dateUtc="2026-02-27T23:08:00Z">
        <w:r>
          <w:rPr>
            <w:rFonts w:ascii="Times New Roman" w:hAnsi="Times New Roman" w:cs="Times New Roman"/>
          </w:rPr>
          <w:t xml:space="preserve">Other key assumptions </w:t>
        </w:r>
      </w:ins>
      <w:ins w:id="1966"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occurs over them than beside them, and </w:t>
        </w:r>
      </w:ins>
      <w:ins w:id="1967" w:author="Benton, Deon" w:date="2026-02-27T17:10:00Z" w16du:dateUtc="2026-02-27T23:10:00Z">
        <w:r w:rsidR="006160C1">
          <w:rPr>
            <w:rFonts w:ascii="Times New Roman" w:hAnsi="Times New Roman" w:cs="Times New Roman"/>
          </w:rPr>
          <w:t>the vertical distance between the apex of the arced motion and the top of an obstacle is</w:t>
        </w:r>
      </w:ins>
      <w:ins w:id="1968"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1969"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1970"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1971"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1972"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1973" w:author="Benton, Deon" w:date="2026-02-27T17:13:00Z" w16du:dateUtc="2026-02-27T23:13:00Z">
        <w:r w:rsidR="00D37FC8">
          <w:rPr>
            <w:rFonts w:ascii="Times New Roman" w:hAnsi="Times New Roman" w:cs="Times New Roman"/>
          </w:rPr>
          <w:t xml:space="preserve">Arced </w:t>
        </w:r>
        <w:r w:rsidR="00D37FC8">
          <w:rPr>
            <w:rFonts w:ascii="Times New Roman" w:hAnsi="Times New Roman" w:cs="Times New Roman"/>
          </w:rPr>
          <w:lastRenderedPageBreak/>
          <w:t>Path events</w:t>
        </w:r>
      </w:ins>
      <w:r w:rsidR="00524642" w:rsidRPr="00CE5A7B">
        <w:rPr>
          <w:rFonts w:ascii="Times New Roman" w:hAnsi="Times New Roman" w:cs="Times New Roman"/>
        </w:rPr>
        <w:t xml:space="preserve"> compared to </w:t>
      </w:r>
      <w:ins w:id="1974"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1975"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1976"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1977"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1978"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1979" w:author="Benton, Deon" w:date="2026-02-27T17:45:00Z" w16du:dateUtc="2026-02-27T23:45:00Z">
        <w:r w:rsidR="00D26206">
          <w:rPr>
            <w:rFonts w:ascii="Times New Roman" w:hAnsi="Times New Roman" w:cs="Times New Roman"/>
          </w:rPr>
          <w:t xml:space="preserve"> (which captured the notion that infants att</w:t>
        </w:r>
      </w:ins>
      <w:ins w:id="1980"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1981"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1982"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1983"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1984"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1985" w:author="Benton, Deon" w:date="2026-03-02T11:31:00Z" w16du:dateUtc="2026-03-02T17:31:00Z">
        <w:r w:rsidR="000512B7">
          <w:rPr>
            <w:rFonts w:ascii="Times New Roman" w:hAnsi="Times New Roman" w:cs="Times New Roman"/>
          </w:rPr>
          <w:t>obstacles</w:t>
        </w:r>
      </w:ins>
      <w:ins w:id="1986"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1987"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33060F7F" w:rsidR="00076BA6" w:rsidRDefault="00473BD2" w:rsidP="007F7477">
      <w:pPr>
        <w:spacing w:line="480" w:lineRule="auto"/>
        <w:ind w:firstLine="720"/>
        <w:contextualSpacing/>
        <w:rPr>
          <w:rFonts w:ascii="Times New Roman" w:hAnsi="Times New Roman" w:cs="Times New Roman"/>
        </w:rPr>
      </w:pPr>
      <w:ins w:id="1988" w:author="Benton, Deon" w:date="2026-03-02T13:24:00Z" w16du:dateUtc="2026-03-02T19:24:00Z">
        <w:r>
          <w:rPr>
            <w:rFonts w:ascii="Times New Roman" w:hAnsi="Times New Roman" w:cs="Times New Roman"/>
          </w:rPr>
          <w:t xml:space="preserve">Given that the studies </w:t>
        </w:r>
      </w:ins>
      <w:ins w:id="1989" w:author="Benton, Deon" w:date="2026-03-02T13:46:00Z" w16du:dateUtc="2026-03-02T19:46:00Z">
        <w:r w:rsidR="009F1E54">
          <w:rPr>
            <w:rFonts w:ascii="Times New Roman" w:hAnsi="Times New Roman" w:cs="Times New Roman"/>
          </w:rPr>
          <w:t>associated with</w:t>
        </w:r>
      </w:ins>
      <w:ins w:id="1990" w:author="Benton, Deon" w:date="2026-03-02T13:24:00Z" w16du:dateUtc="2026-03-02T19:24:00Z">
        <w:r>
          <w:rPr>
            <w:rFonts w:ascii="Times New Roman" w:hAnsi="Times New Roman" w:cs="Times New Roman"/>
          </w:rPr>
          <w:t xml:space="preserve"> </w:t>
        </w:r>
      </w:ins>
      <w:ins w:id="1991" w:author="Benton, Deon" w:date="2026-03-02T13:25:00Z" w16du:dateUtc="2026-03-02T19:25:00Z">
        <w:r>
          <w:rPr>
            <w:rFonts w:ascii="Times New Roman" w:hAnsi="Times New Roman" w:cs="Times New Roman"/>
          </w:rPr>
          <w:t>each of the five target findings</w:t>
        </w:r>
      </w:ins>
      <w:ins w:id="1992" w:author="Benton, Deon" w:date="2026-03-02T13:24:00Z" w16du:dateUtc="2026-03-02T19:24:00Z">
        <w:r>
          <w:rPr>
            <w:rFonts w:ascii="Times New Roman" w:hAnsi="Times New Roman" w:cs="Times New Roman"/>
          </w:rPr>
          <w:t>—which the current series of simulations were designed to capture—tested infants at different ages, the</w:t>
        </w:r>
      </w:ins>
      <w:ins w:id="1993" w:author="Benton, Deon" w:date="2026-03-02T13:22:00Z" w16du:dateUtc="2026-03-02T19:22:00Z">
        <w:r w:rsidR="005319EB">
          <w:rPr>
            <w:rFonts w:ascii="Times New Roman" w:hAnsi="Times New Roman" w:cs="Times New Roman"/>
          </w:rPr>
          <w:t xml:space="preserve"> length of the pretraining phase varied across simulations. </w:t>
        </w:r>
      </w:ins>
      <w:ins w:id="1994" w:author="Benton, Deon" w:date="2026-03-02T13:32:00Z" w16du:dateUtc="2026-03-02T19:32:00Z">
        <w:r w:rsidR="00564104">
          <w:rPr>
            <w:rFonts w:ascii="Times New Roman" w:hAnsi="Times New Roman" w:cs="Times New Roman"/>
          </w:rPr>
          <w:t>In particular,</w:t>
        </w:r>
      </w:ins>
      <w:ins w:id="1995" w:author="Benton, Deon" w:date="2026-03-02T13:30:00Z" w16du:dateUtc="2026-03-02T19:30:00Z">
        <w:r w:rsidR="005B4EEF">
          <w:rPr>
            <w:rFonts w:ascii="Times New Roman" w:hAnsi="Times New Roman" w:cs="Times New Roman"/>
          </w:rPr>
          <w:t xml:space="preserve"> pretraining </w:t>
        </w:r>
      </w:ins>
      <w:ins w:id="1996" w:author="Benton, Deon" w:date="2026-03-02T13:17:00Z" w16du:dateUtc="2026-03-02T19:17:00Z">
        <w:r w:rsidR="00452801">
          <w:rPr>
            <w:rFonts w:ascii="Times New Roman" w:hAnsi="Times New Roman" w:cs="Times New Roman"/>
          </w:rPr>
          <w:t>duration was scaled linearly with age</w:t>
        </w:r>
      </w:ins>
      <w:ins w:id="1997" w:author="Benton, Deon" w:date="2026-03-02T14:06:00Z" w16du:dateUtc="2026-03-02T20:06:00Z">
        <w:r w:rsidR="002C7405">
          <w:rPr>
            <w:rFonts w:ascii="Times New Roman" w:hAnsi="Times New Roman" w:cs="Times New Roman"/>
          </w:rPr>
          <w:t xml:space="preserve"> across simulations</w:t>
        </w:r>
      </w:ins>
      <w:ins w:id="1998" w:author="Benton, Deon" w:date="2026-03-02T13:33:00Z" w16du:dateUtc="2026-03-02T19:33:00Z">
        <w:r w:rsidR="00564104">
          <w:rPr>
            <w:rFonts w:ascii="Times New Roman" w:hAnsi="Times New Roman" w:cs="Times New Roman"/>
          </w:rPr>
          <w:t xml:space="preserve">, </w:t>
        </w:r>
      </w:ins>
      <w:ins w:id="1999" w:author="Benton, Deon" w:date="2026-03-02T13:17:00Z" w16du:dateUtc="2026-03-02T19:17:00Z">
        <w:r w:rsidR="00452801">
          <w:rPr>
            <w:rFonts w:ascii="Times New Roman" w:hAnsi="Times New Roman" w:cs="Times New Roman"/>
          </w:rPr>
          <w:t>such that simulations</w:t>
        </w:r>
      </w:ins>
      <w:ins w:id="2000" w:author="Benton, Deon" w:date="2026-03-02T13:30:00Z" w16du:dateUtc="2026-03-02T19:30:00Z">
        <w:r w:rsidR="005B4EEF">
          <w:rPr>
            <w:rFonts w:ascii="Times New Roman" w:hAnsi="Times New Roman" w:cs="Times New Roman"/>
          </w:rPr>
          <w:t xml:space="preserve"> </w:t>
        </w:r>
      </w:ins>
      <w:ins w:id="2001" w:author="Benton, Deon" w:date="2026-03-02T13:33:00Z" w16du:dateUtc="2026-03-02T19:33:00Z">
        <w:r w:rsidR="00564104">
          <w:rPr>
            <w:rFonts w:ascii="Times New Roman" w:hAnsi="Times New Roman" w:cs="Times New Roman"/>
          </w:rPr>
          <w:t>corresponding</w:t>
        </w:r>
      </w:ins>
      <w:ins w:id="2002" w:author="Benton, Deon" w:date="2026-03-02T13:30:00Z" w16du:dateUtc="2026-03-02T19:30:00Z">
        <w:r w:rsidR="005B4EEF">
          <w:rPr>
            <w:rFonts w:ascii="Times New Roman" w:hAnsi="Times New Roman" w:cs="Times New Roman"/>
          </w:rPr>
          <w:t xml:space="preserve"> to studies that tested older ages </w:t>
        </w:r>
        <w:r w:rsidR="005B4EEF">
          <w:rPr>
            <w:rFonts w:ascii="Times New Roman" w:hAnsi="Times New Roman" w:cs="Times New Roman"/>
          </w:rPr>
          <w:lastRenderedPageBreak/>
          <w:t xml:space="preserve">received </w:t>
        </w:r>
      </w:ins>
      <w:ins w:id="2003" w:author="Benton, Deon" w:date="2026-03-02T13:34:00Z" w16du:dateUtc="2026-03-02T19:34:00Z">
        <w:r w:rsidR="00564104">
          <w:rPr>
            <w:rFonts w:ascii="Times New Roman" w:hAnsi="Times New Roman" w:cs="Times New Roman"/>
          </w:rPr>
          <w:t xml:space="preserve">proportionally </w:t>
        </w:r>
      </w:ins>
      <w:ins w:id="2004" w:author="Benton, Deon" w:date="2026-03-02T13:30:00Z" w16du:dateUtc="2026-03-02T19:30:00Z">
        <w:r w:rsidR="005B4EEF">
          <w:rPr>
            <w:rFonts w:ascii="Times New Roman" w:hAnsi="Times New Roman" w:cs="Times New Roman"/>
          </w:rPr>
          <w:t xml:space="preserve">more pretraining </w:t>
        </w:r>
      </w:ins>
      <w:ins w:id="2005" w:author="Benton, Deon" w:date="2026-03-02T13:34:00Z" w16du:dateUtc="2026-03-02T19:34:00Z">
        <w:r w:rsidR="00564104">
          <w:rPr>
            <w:rFonts w:ascii="Times New Roman" w:hAnsi="Times New Roman" w:cs="Times New Roman"/>
          </w:rPr>
          <w:t>epochs</w:t>
        </w:r>
      </w:ins>
      <w:ins w:id="2006" w:author="Benton, Deon" w:date="2026-03-02T13:30:00Z" w16du:dateUtc="2026-03-02T19:30:00Z">
        <w:r w:rsidR="005B4EEF">
          <w:rPr>
            <w:rFonts w:ascii="Times New Roman" w:hAnsi="Times New Roman" w:cs="Times New Roman"/>
          </w:rPr>
          <w:t xml:space="preserve">. </w:t>
        </w:r>
      </w:ins>
      <w:ins w:id="2007" w:author="Benton, Deon" w:date="2026-03-02T13:17:00Z" w16du:dateUtc="2026-03-02T19:17:00Z">
        <w:r w:rsidR="00452801">
          <w:rPr>
            <w:rFonts w:ascii="Times New Roman" w:hAnsi="Times New Roman" w:cs="Times New Roman"/>
          </w:rPr>
          <w:t xml:space="preserve"> </w:t>
        </w:r>
      </w:ins>
      <w:ins w:id="2008" w:author="Benton, Deon" w:date="2026-03-02T14:11:00Z" w16du:dateUtc="2026-03-02T20:11:00Z">
        <w:r w:rsidR="009E3E0A">
          <w:rPr>
            <w:rFonts w:ascii="Times New Roman" w:hAnsi="Times New Roman" w:cs="Times New Roman"/>
          </w:rPr>
          <w:t xml:space="preserve">As with pretraining duration, the learning rate for </w:t>
        </w:r>
      </w:ins>
      <w:ins w:id="2009"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2010"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2011"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012" w:author="Benton, Deon" w:date="2026-03-02T14:14:00Z" w16du:dateUtc="2026-03-02T20:14:00Z">
        <w:r w:rsidR="003D48D0">
          <w:rPr>
            <w:rFonts w:ascii="Times New Roman" w:hAnsi="Times New Roman" w:cs="Times New Roman"/>
          </w:rPr>
          <w:t>.</w:t>
        </w:r>
      </w:ins>
      <w:ins w:id="2013" w:author="Benton, Deon" w:date="2026-03-02T14:13:00Z" w16du:dateUtc="2026-03-02T20:13:00Z">
        <w:r w:rsidR="003D48D0">
          <w:rPr>
            <w:rFonts w:ascii="Times New Roman" w:hAnsi="Times New Roman" w:cs="Times New Roman"/>
          </w:rPr>
          <w:t xml:space="preserve">  </w:t>
        </w:r>
      </w:ins>
      <w:ins w:id="2014" w:author="Benton, Deon" w:date="2026-03-02T14:55:00Z" w16du:dateUtc="2026-03-02T20:55:00Z">
        <w:r w:rsidR="00C54E36">
          <w:rPr>
            <w:rFonts w:ascii="Times New Roman" w:hAnsi="Times New Roman" w:cs="Times New Roman"/>
          </w:rPr>
          <w:t xml:space="preserve">In all of the simulations, </w:t>
        </w:r>
      </w:ins>
      <w:del w:id="2015" w:author="Benton, Deon" w:date="2026-03-02T14:55:00Z" w16du:dateUtc="2026-03-02T20:55:00Z">
        <w:r w:rsidR="00EA7F5F" w:rsidDel="00C54E36">
          <w:rPr>
            <w:rFonts w:ascii="Times New Roman" w:hAnsi="Times New Roman" w:cs="Times New Roman"/>
          </w:rPr>
          <w:delText>T</w:delText>
        </w:r>
      </w:del>
      <w:ins w:id="2016" w:author="Benton, Deon" w:date="2026-03-02T14:55:00Z" w16du:dateUtc="2026-03-02T20:55:00Z">
        <w:r w:rsidR="00C54E36">
          <w:rPr>
            <w:rFonts w:ascii="Times New Roman" w:hAnsi="Times New Roman" w:cs="Times New Roman"/>
          </w:rPr>
          <w:t>t</w:t>
        </w:r>
      </w:ins>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2017" w:author="Benton, Deon" w:date="2026-03-02T14:55:00Z" w16du:dateUtc="2026-03-02T20:55:00Z">
        <w:r w:rsidR="00C54E36">
          <w:rPr>
            <w:rFonts w:ascii="Times New Roman" w:hAnsi="Times New Roman" w:cs="Times New Roman"/>
          </w:rPr>
          <w:t xml:space="preserve"> (see </w:t>
        </w:r>
      </w:ins>
      <w:ins w:id="2018" w:author="Benton, Deon" w:date="2026-03-02T14:56:00Z" w16du:dateUtc="2026-03-02T20:56:00Z">
        <w:r w:rsidR="00C54E36">
          <w:rPr>
            <w:rFonts w:ascii="Times New Roman" w:hAnsi="Times New Roman" w:cs="Times New Roman"/>
          </w:rPr>
          <w:t>below for details about the n</w:t>
        </w:r>
      </w:ins>
      <w:ins w:id="2019" w:author="Benton, Deon" w:date="2026-03-02T14:57:00Z" w16du:dateUtc="2026-03-02T20:57:00Z">
        <w:r w:rsidR="00C54E36">
          <w:rPr>
            <w:rFonts w:ascii="Times New Roman" w:hAnsi="Times New Roman" w:cs="Times New Roman"/>
          </w:rPr>
          <w:t xml:space="preserve">ature </w:t>
        </w:r>
      </w:ins>
      <w:ins w:id="2020" w:author="Benton, Deon" w:date="2026-03-02T14:56:00Z" w16du:dateUtc="2026-03-02T20:56:00Z">
        <w:r w:rsidR="00C54E36">
          <w:rPr>
            <w:rFonts w:ascii="Times New Roman" w:hAnsi="Times New Roman" w:cs="Times New Roman"/>
          </w:rPr>
          <w:t>of the habituation experien</w:t>
        </w:r>
      </w:ins>
      <w:ins w:id="2021"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2C9DE7DC"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022" w:author="Benton, Deon" w:date="2026-03-02T14:58:00Z" w16du:dateUtc="2026-03-02T20:58:00Z">
        <w:r w:rsidR="00FF0FF5">
          <w:rPr>
            <w:rFonts w:ascii="Times New Roman" w:hAnsi="Times New Roman" w:cs="Times New Roman"/>
          </w:rPr>
          <w:t>This is consistent with existing developmental models</w:t>
        </w:r>
      </w:ins>
      <w:ins w:id="2023" w:author="Benton, Deon" w:date="2026-03-02T15:01:00Z" w16du:dateUtc="2026-03-02T21:01:00Z">
        <w:r w:rsidR="00864247">
          <w:rPr>
            <w:rFonts w:ascii="Times New Roman" w:hAnsi="Times New Roman" w:cs="Times New Roman"/>
          </w:rPr>
          <w:t xml:space="preserve">. </w:t>
        </w:r>
      </w:ins>
      <w:ins w:id="2024" w:author="Benton, Deon" w:date="2026-03-02T15:06:00Z" w16du:dateUtc="2026-03-02T21:06:00Z">
        <w:r w:rsidR="00A91FBA">
          <w:rPr>
            <w:rFonts w:ascii="Times New Roman" w:hAnsi="Times New Roman" w:cs="Times New Roman"/>
          </w:rPr>
          <w:t xml:space="preserve">As is typical </w:t>
        </w:r>
      </w:ins>
      <w:ins w:id="2025"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026"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027" w:author="Benton, Deon" w:date="2026-03-02T15:09:00Z" w16du:dateUtc="2026-03-02T21:09:00Z">
        <w:r w:rsidR="00F52B7C">
          <w:rPr>
            <w:rFonts w:ascii="Times New Roman" w:hAnsi="Times New Roman" w:cs="Times New Roman"/>
          </w:rPr>
          <w:t xml:space="preserve">it is </w:t>
        </w:r>
      </w:ins>
      <w:r w:rsidR="002531AE">
        <w:rPr>
          <w:rFonts w:ascii="Times New Roman" w:hAnsi="Times New Roman" w:cs="Times New Roman"/>
        </w:rPr>
        <w:t xml:space="preserve">appropriate to </w:t>
      </w:r>
      <w:ins w:id="2028" w:author="Benton, Deon" w:date="2026-03-02T15:09:00Z" w16du:dateUtc="2026-03-02T21:09:00Z">
        <w:r w:rsidR="00F52B7C">
          <w:rPr>
            <w:rFonts w:ascii="Times New Roman" w:hAnsi="Times New Roman" w:cs="Times New Roman"/>
          </w:rPr>
          <w:t>view</w:t>
        </w:r>
      </w:ins>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king time</w:t>
      </w:r>
      <w:ins w:id="2029"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030" w:author="Benton, Deon" w:date="2026-03-02T15:09:00Z" w16du:dateUtc="2026-03-02T21:09:00Z">
        <w:r w:rsidR="00F52B7C">
          <w:rPr>
            <w:rFonts w:ascii="Times New Roman" w:hAnsi="Times New Roman" w:cs="Times New Roman"/>
          </w:rPr>
          <w:t>instructive briefl</w:t>
        </w:r>
      </w:ins>
      <w:ins w:id="2031"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032"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033"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034"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035"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036"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037"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038"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039" w:author="Benton, Deon" w:date="2026-03-02T15:13:00Z" w16du:dateUtc="2026-03-02T21:13:00Z">
        <w:r w:rsidR="00671B15">
          <w:rPr>
            <w:rFonts w:ascii="Times New Roman" w:hAnsi="Times New Roman" w:cs="Times New Roman"/>
          </w:rPr>
          <w:t>there is a meaningful match between the internal representation and external stimulus.</w:t>
        </w:r>
        <w:r w:rsidR="005D29D3">
          <w:rPr>
            <w:rFonts w:ascii="Times New Roman" w:hAnsi="Times New Roman" w:cs="Times New Roman"/>
          </w:rPr>
          <w:t xml:space="preserve"> </w:t>
        </w:r>
      </w:ins>
      <w:ins w:id="2040" w:author="Benton, Deon" w:date="2026-03-02T15:14:00Z" w16du:dateUtc="2026-03-02T21:14:00Z">
        <w:r w:rsidR="005D29D3">
          <w:rPr>
            <w:rFonts w:ascii="Times New Roman" w:hAnsi="Times New Roman" w:cs="Times New Roman"/>
          </w:rPr>
          <w:t>Given that s</w:t>
        </w:r>
      </w:ins>
      <w:ins w:id="2041" w:author="Benton, Deon" w:date="2026-03-02T15:15:00Z" w16du:dateUtc="2026-03-02T21:15:00Z">
        <w:r w:rsidR="005D29D3">
          <w:rPr>
            <w:rFonts w:ascii="Times New Roman" w:hAnsi="Times New Roman" w:cs="Times New Roman"/>
          </w:rPr>
          <w:t xml:space="preserve">ome amount of time is needed for </w:t>
        </w:r>
      </w:ins>
      <w:ins w:id="2042" w:author="Benton, Deon" w:date="2026-03-02T15:16:00Z" w16du:dateUtc="2026-03-02T21:16:00Z">
        <w:r w:rsidR="00A26747">
          <w:rPr>
            <w:rFonts w:ascii="Times New Roman" w:hAnsi="Times New Roman" w:cs="Times New Roman"/>
          </w:rPr>
          <w:t>infants’</w:t>
        </w:r>
      </w:ins>
      <w:ins w:id="2043" w:author="Benton, Deon" w:date="2026-03-02T15:14:00Z" w16du:dateUtc="2026-03-02T21:14:00Z">
        <w:r w:rsidR="005D29D3">
          <w:rPr>
            <w:rFonts w:ascii="Times New Roman" w:hAnsi="Times New Roman" w:cs="Times New Roman"/>
          </w:rPr>
          <w:t xml:space="preserve"> internal representation</w:t>
        </w:r>
      </w:ins>
      <w:ins w:id="2044" w:author="Benton, Deon" w:date="2026-03-02T15:16:00Z" w16du:dateUtc="2026-03-02T21:16:00Z">
        <w:r w:rsidR="00A26747">
          <w:rPr>
            <w:rFonts w:ascii="Times New Roman" w:hAnsi="Times New Roman" w:cs="Times New Roman"/>
          </w:rPr>
          <w:t xml:space="preserve"> of the external stimulus</w:t>
        </w:r>
      </w:ins>
      <w:ins w:id="2045" w:author="Benton, Deon" w:date="2026-03-02T15:14:00Z" w16du:dateUtc="2026-03-02T21:14:00Z">
        <w:r w:rsidR="005D29D3">
          <w:rPr>
            <w:rFonts w:ascii="Times New Roman" w:hAnsi="Times New Roman" w:cs="Times New Roman"/>
          </w:rPr>
          <w:t xml:space="preserve"> </w:t>
        </w:r>
      </w:ins>
      <w:ins w:id="2046" w:author="Benton, Deon" w:date="2026-03-02T15:15:00Z" w16du:dateUtc="2026-03-02T21:15:00Z">
        <w:r w:rsidR="00A26747">
          <w:rPr>
            <w:rFonts w:ascii="Times New Roman" w:hAnsi="Times New Roman" w:cs="Times New Roman"/>
          </w:rPr>
          <w:t>to be constructed</w:t>
        </w:r>
      </w:ins>
      <w:ins w:id="2047" w:author="Benton, Deon" w:date="2026-03-02T15:14:00Z" w16du:dateUtc="2026-03-02T21:14:00Z">
        <w:r w:rsidR="005D29D3">
          <w:rPr>
            <w:rFonts w:ascii="Times New Roman" w:hAnsi="Times New Roman" w:cs="Times New Roman"/>
          </w:rPr>
          <w:t>,</w:t>
        </w:r>
      </w:ins>
      <w:ins w:id="2048" w:author="Benton, Deon" w:date="2026-03-02T15:15:00Z" w16du:dateUtc="2026-03-02T21:15:00Z">
        <w:r w:rsidR="00A26747">
          <w:rPr>
            <w:rFonts w:ascii="Times New Roman" w:hAnsi="Times New Roman" w:cs="Times New Roman"/>
          </w:rPr>
          <w:t xml:space="preserve"> during the first few trials of the habituation phase</w:t>
        </w:r>
      </w:ins>
      <w:ins w:id="2049" w:author="Benton, Deon" w:date="2026-03-02T15:14:00Z" w16du:dateUtc="2026-03-02T21:14:00Z">
        <w:r w:rsidR="005D29D3">
          <w:rPr>
            <w:rFonts w:ascii="Times New Roman" w:hAnsi="Times New Roman" w:cs="Times New Roman"/>
          </w:rPr>
          <w:t xml:space="preserve"> there will be a discrepancy between this representation </w:t>
        </w:r>
        <w:r w:rsidR="005D29D3">
          <w:rPr>
            <w:rFonts w:ascii="Times New Roman" w:hAnsi="Times New Roman" w:cs="Times New Roman"/>
          </w:rPr>
          <w:lastRenderedPageBreak/>
          <w:t xml:space="preserve">and the external stimulus. </w:t>
        </w:r>
      </w:ins>
      <w:ins w:id="2050" w:author="Benton, Deon" w:date="2026-03-02T15:17:00Z" w16du:dateUtc="2026-03-02T21:17:00Z">
        <w:r w:rsidR="00824236">
          <w:rPr>
            <w:rFonts w:ascii="Times New Roman" w:hAnsi="Times New Roman" w:cs="Times New Roman"/>
          </w:rPr>
          <w:t xml:space="preserve">A </w:t>
        </w:r>
      </w:ins>
      <w:ins w:id="2051" w:author="Benton, Deon" w:date="2026-03-02T15:18:00Z" w16du:dateUtc="2026-03-02T21:18:00Z">
        <w:r w:rsidR="00824236">
          <w:rPr>
            <w:rFonts w:ascii="Times New Roman" w:hAnsi="Times New Roman" w:cs="Times New Roman"/>
          </w:rPr>
          <w:t>consequence of this is that infants will continue attending to</w:t>
        </w:r>
      </w:ins>
      <w:ins w:id="2052" w:author="Benton, Deon" w:date="2026-03-02T15:19:00Z" w16du:dateUtc="2026-03-02T21:19:00Z">
        <w:r w:rsidR="00824236">
          <w:rPr>
            <w:rFonts w:ascii="Times New Roman" w:hAnsi="Times New Roman" w:cs="Times New Roman"/>
          </w:rPr>
          <w:t xml:space="preserve">—and thus </w:t>
        </w:r>
      </w:ins>
      <w:ins w:id="2053"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054" w:author="Benton, Deon" w:date="2026-03-02T15:19:00Z" w16du:dateUtc="2026-03-02T21:19:00Z">
        <w:r w:rsidR="00824236">
          <w:rPr>
            <w:rFonts w:ascii="Times New Roman" w:hAnsi="Times New Roman" w:cs="Times New Roman"/>
          </w:rPr>
          <w:t xml:space="preserve"> internal representation of—the external stimulus to the extent that there is a mismatch between the two. </w:t>
        </w:r>
      </w:ins>
      <w:ins w:id="2055" w:author="Benton, Deon" w:date="2026-03-02T15:18:00Z" w16du:dateUtc="2026-03-02T21:18:00Z">
        <w:r w:rsidR="00824236">
          <w:rPr>
            <w:rFonts w:ascii="Times New Roman" w:hAnsi="Times New Roman" w:cs="Times New Roman"/>
          </w:rPr>
          <w:t xml:space="preserve"> </w:t>
        </w:r>
      </w:ins>
      <w:ins w:id="2056"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 is resolved </w:t>
      </w:r>
      <w:ins w:id="2057" w:author="Benton, Deon" w:date="2026-03-02T15:21:00Z" w16du:dateUtc="2026-03-02T21:21:00Z">
        <w:r w:rsidR="00723920">
          <w:rPr>
            <w:rFonts w:ascii="Times New Roman" w:hAnsi="Times New Roman" w:cs="Times New Roman"/>
          </w:rPr>
          <w:t>that infants disengage f</w:t>
        </w:r>
      </w:ins>
      <w:ins w:id="2058" w:author="Benton, Deon" w:date="2026-03-02T15:22:00Z" w16du:dateUtc="2026-03-02T21:22:00Z">
        <w:r w:rsidR="00723920">
          <w:rPr>
            <w:rFonts w:ascii="Times New Roman" w:hAnsi="Times New Roman" w:cs="Times New Roman"/>
          </w:rPr>
          <w:t xml:space="preserve">rom the external stimulus and turn their attention to a new stimulus. </w:t>
        </w:r>
        <w:r w:rsidR="009915E8">
          <w:rPr>
            <w:rFonts w:ascii="Times New Roman" w:hAnsi="Times New Roman" w:cs="Times New Roman"/>
          </w:rPr>
          <w:t xml:space="preserve">It turns out that a similar process plays out in autoencoder models. </w:t>
        </w:r>
      </w:ins>
      <w:ins w:id="2059" w:author="Benton, Deon" w:date="2026-03-02T15:23:00Z" w16du:dateUtc="2026-03-02T21:23:00Z">
        <w:r w:rsidR="009915E8">
          <w:rPr>
            <w:rFonts w:ascii="Times New Roman" w:hAnsi="Times New Roman" w:cs="Times New Roman"/>
          </w:rPr>
          <w:t>Recall that the main task of aut</w:t>
        </w:r>
      </w:ins>
      <w:ins w:id="2060" w:author="Benton, Deon" w:date="2026-03-02T15:24:00Z" w16du:dateUtc="2026-03-02T21:24:00Z">
        <w:r w:rsidR="009915E8">
          <w:rPr>
            <w:rFonts w:ascii="Times New Roman" w:hAnsi="Times New Roman" w:cs="Times New Roman"/>
          </w:rPr>
          <w:t>o</w:t>
        </w:r>
      </w:ins>
      <w:ins w:id="2061" w:author="Benton, Deon" w:date="2026-03-02T15:23:00Z" w16du:dateUtc="2026-03-02T21:23:00Z">
        <w:r w:rsidR="009915E8">
          <w:rPr>
            <w:rFonts w:ascii="Times New Roman" w:hAnsi="Times New Roman" w:cs="Times New Roman"/>
          </w:rPr>
          <w:t xml:space="preserve">encoder models is </w:t>
        </w:r>
      </w:ins>
      <w:ins w:id="2062"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063" w:author="Benton, Deon" w:date="2026-03-02T15:24:00Z" w16du:dateUtc="2026-03-02T21:24:00Z">
        <w:r w:rsidR="00354B64">
          <w:rPr>
            <w:rFonts w:ascii="Times New Roman" w:hAnsi="Times New Roman" w:cs="Times New Roman"/>
          </w:rPr>
          <w:t xml:space="preserve"> This input is akin to an external stimulus. To achieve this </w:t>
        </w:r>
      </w:ins>
      <w:ins w:id="2064" w:author="Benton, Deon" w:date="2026-03-02T15:28:00Z" w16du:dateUtc="2026-03-02T21:28:00Z">
        <w:r w:rsidR="000A0E69">
          <w:rPr>
            <w:rFonts w:ascii="Times New Roman" w:hAnsi="Times New Roman" w:cs="Times New Roman"/>
          </w:rPr>
          <w:t>objective, these</w:t>
        </w:r>
      </w:ins>
      <w:ins w:id="2065"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066"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067"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068"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069" w:author="Benton, Deon" w:date="2026-03-02T15:29:00Z" w16du:dateUtc="2026-03-02T21:29:00Z">
        <w:r w:rsidR="00E50B4C">
          <w:rPr>
            <w:rFonts w:ascii="Times New Roman" w:hAnsi="Times New Roman" w:cs="Times New Roman"/>
          </w:rPr>
          <w:t xml:space="preserve">the model’s internal representation of the input. </w:t>
        </w:r>
      </w:ins>
      <w:ins w:id="2070" w:author="Benton, Deon" w:date="2026-03-02T15:26:00Z" w16du:dateUtc="2026-03-02T21:26:00Z">
        <w:r w:rsidR="000A0E69">
          <w:rPr>
            <w:rFonts w:ascii="Times New Roman" w:hAnsi="Times New Roman" w:cs="Times New Roman"/>
          </w:rPr>
          <w:t>Given that learning in an autoencoder continues until the network is able rel</w:t>
        </w:r>
      </w:ins>
      <w:ins w:id="2071" w:author="Benton, Deon" w:date="2026-03-02T15:27:00Z" w16du:dateUtc="2026-03-02T21:27:00Z">
        <w:r w:rsidR="000A0E69">
          <w:rPr>
            <w:rFonts w:ascii="Times New Roman" w:hAnsi="Times New Roman" w:cs="Times New Roman"/>
          </w:rPr>
          <w:t>iably to reproduce the input at the output layer</w:t>
        </w:r>
      </w:ins>
      <w:ins w:id="2072"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073"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074"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7BB3849B" w14:textId="5434B064" w:rsidR="00524642" w:rsidRPr="00AE207C" w:rsidRDefault="001D4A75" w:rsidP="007F7477">
      <w:pPr>
        <w:spacing w:line="480" w:lineRule="auto"/>
        <w:ind w:firstLine="720"/>
        <w:contextualSpacing/>
        <w:rPr>
          <w:rFonts w:ascii="Times New Roman" w:hAnsi="Times New Roman" w:cs="Times New Roman"/>
        </w:rPr>
      </w:pPr>
      <w:ins w:id="2075" w:author="Benton, Deon" w:date="2026-03-03T13:28:00Z" w16du:dateUtc="2026-03-03T19:28:00Z">
        <w:r>
          <w:rPr>
            <w:rFonts w:ascii="Times New Roman" w:hAnsi="Times New Roman" w:cs="Times New Roman"/>
          </w:rPr>
          <w:t>The aim</w:t>
        </w:r>
      </w:ins>
      <w:ins w:id="2076" w:author="Benton, Deon" w:date="2026-03-03T14:36:00Z" w16du:dateUtc="2026-03-03T20:36:00Z">
        <w:r w:rsidR="00457D05">
          <w:rPr>
            <w:rFonts w:ascii="Times New Roman" w:hAnsi="Times New Roman" w:cs="Times New Roman"/>
          </w:rPr>
          <w:t>s</w:t>
        </w:r>
      </w:ins>
      <w:ins w:id="2077" w:author="Benton, Deon" w:date="2026-03-03T13:28:00Z" w16du:dateUtc="2026-03-03T19:28:00Z">
        <w:r>
          <w:rPr>
            <w:rFonts w:ascii="Times New Roman" w:hAnsi="Times New Roman" w:cs="Times New Roman"/>
          </w:rPr>
          <w:t xml:space="preserve"> of the following simulations were </w:t>
        </w:r>
      </w:ins>
      <w:ins w:id="2078" w:author="Benton, Deon" w:date="2026-03-03T14:36:00Z" w16du:dateUtc="2026-03-03T20:36:00Z">
        <w:r w:rsidR="00F92D7F">
          <w:rPr>
            <w:rFonts w:ascii="Times New Roman" w:hAnsi="Times New Roman" w:cs="Times New Roman"/>
          </w:rPr>
          <w:t>fivefold</w:t>
        </w:r>
      </w:ins>
      <w:ins w:id="2079" w:author="Benton, Deon" w:date="2026-03-03T13:28:00Z" w16du:dateUtc="2026-03-03T19:28:00Z">
        <w:r>
          <w:rPr>
            <w:rFonts w:ascii="Times New Roman" w:hAnsi="Times New Roman" w:cs="Times New Roman"/>
          </w:rPr>
          <w:t>.</w:t>
        </w:r>
      </w:ins>
      <w:ins w:id="2080" w:author="Benton, Deon" w:date="2026-03-03T13:29:00Z" w16du:dateUtc="2026-03-03T19:29:00Z">
        <w:r>
          <w:rPr>
            <w:rFonts w:ascii="Times New Roman" w:hAnsi="Times New Roman" w:cs="Times New Roman"/>
          </w:rPr>
          <w:t xml:space="preserve"> </w:t>
        </w:r>
      </w:ins>
      <w:ins w:id="2081" w:author="Benton, Deon" w:date="2026-03-03T13:38:00Z" w16du:dateUtc="2026-03-03T19:38:00Z">
        <w:r w:rsidR="00D4193A">
          <w:rPr>
            <w:rFonts w:ascii="Times New Roman" w:hAnsi="Times New Roman" w:cs="Times New Roman"/>
          </w:rPr>
          <w:t>The first</w:t>
        </w:r>
      </w:ins>
      <w:ins w:id="2082" w:author="Benton, Deon" w:date="2026-03-03T13:40:00Z" w16du:dateUtc="2026-03-03T19:40:00Z">
        <w:r w:rsidR="00A94D82">
          <w:rPr>
            <w:rFonts w:ascii="Times New Roman" w:hAnsi="Times New Roman" w:cs="Times New Roman"/>
          </w:rPr>
          <w:t>—and most important—</w:t>
        </w:r>
      </w:ins>
      <w:ins w:id="2083" w:author="Benton, Deon" w:date="2026-03-09T19:00:00Z" w16du:dateUtc="2026-03-10T00:00:00Z">
        <w:r w:rsidR="00E31864">
          <w:rPr>
            <w:rFonts w:ascii="Times New Roman" w:hAnsi="Times New Roman" w:cs="Times New Roman"/>
          </w:rPr>
          <w:t>aim</w:t>
        </w:r>
      </w:ins>
      <w:ins w:id="2084" w:author="Benton, Deon" w:date="2026-03-03T13:38:00Z" w16du:dateUtc="2026-03-03T19:38:00Z">
        <w:r w:rsidR="00D4193A">
          <w:rPr>
            <w:rFonts w:ascii="Times New Roman" w:hAnsi="Times New Roman" w:cs="Times New Roman"/>
          </w:rPr>
          <w:t xml:space="preserve"> was </w:t>
        </w:r>
      </w:ins>
      <w:ins w:id="2085" w:author="Benton, Deon" w:date="2026-03-03T13:29:00Z" w16du:dateUtc="2026-03-03T19:29:00Z">
        <w:r>
          <w:rPr>
            <w:rFonts w:ascii="Times New Roman" w:hAnsi="Times New Roman" w:cs="Times New Roman"/>
          </w:rPr>
          <w:t xml:space="preserve">to determine whether </w:t>
        </w:r>
      </w:ins>
      <w:ins w:id="2086" w:author="Benton, Deon" w:date="2026-03-03T13:30:00Z" w16du:dateUtc="2026-03-03T19:30:00Z">
        <w:r w:rsidR="00102DDA">
          <w:rPr>
            <w:rFonts w:ascii="Times New Roman" w:hAnsi="Times New Roman" w:cs="Times New Roman"/>
          </w:rPr>
          <w:t xml:space="preserve">ALIAS—a connectionist computational instantiation of the </w:t>
        </w:r>
      </w:ins>
      <w:ins w:id="2087" w:author="Benton, Deon" w:date="2026-03-03T13:40:00Z" w16du:dateUtc="2026-03-03T19:40:00Z">
        <w:r w:rsidR="00A94D82">
          <w:rPr>
            <w:rFonts w:ascii="Times New Roman" w:hAnsi="Times New Roman" w:cs="Times New Roman"/>
          </w:rPr>
          <w:t xml:space="preserve">current </w:t>
        </w:r>
      </w:ins>
      <w:ins w:id="2088" w:author="Benton, Deon" w:date="2026-03-03T13:30:00Z" w16du:dateUtc="2026-03-03T19:30:00Z">
        <w:r w:rsidR="00102DDA">
          <w:rPr>
            <w:rFonts w:ascii="Times New Roman" w:hAnsi="Times New Roman" w:cs="Times New Roman"/>
          </w:rPr>
          <w:t xml:space="preserve">proposal—is sufficient to </w:t>
        </w:r>
      </w:ins>
      <w:ins w:id="2089" w:author="Benton, Deon" w:date="2026-03-03T13:32:00Z" w16du:dateUtc="2026-03-03T19:32:00Z">
        <w:r w:rsidR="00102DDA">
          <w:rPr>
            <w:rFonts w:ascii="Times New Roman" w:hAnsi="Times New Roman" w:cs="Times New Roman"/>
          </w:rPr>
          <w:t xml:space="preserve">account for a range of key findings </w:t>
        </w:r>
      </w:ins>
      <w:ins w:id="2090" w:author="Benton, Deon" w:date="2026-03-03T13:34:00Z" w16du:dateUtc="2026-03-03T19:34:00Z">
        <w:r w:rsidR="00785EE2">
          <w:rPr>
            <w:rFonts w:ascii="Times New Roman" w:hAnsi="Times New Roman" w:cs="Times New Roman"/>
          </w:rPr>
          <w:t xml:space="preserve">in </w:t>
        </w:r>
      </w:ins>
      <w:ins w:id="2091" w:author="Benton, Deon" w:date="2026-03-03T13:31:00Z" w16du:dateUtc="2026-03-03T19:31:00Z">
        <w:r w:rsidR="00102DDA">
          <w:rPr>
            <w:rFonts w:ascii="Times New Roman" w:hAnsi="Times New Roman" w:cs="Times New Roman"/>
          </w:rPr>
          <w:t xml:space="preserve">studies that </w:t>
        </w:r>
      </w:ins>
      <w:ins w:id="2092" w:author="Benton, Deon" w:date="2026-03-03T13:32:00Z" w16du:dateUtc="2026-03-03T19:32:00Z">
        <w:r w:rsidR="00102DDA">
          <w:rPr>
            <w:rFonts w:ascii="Times New Roman" w:hAnsi="Times New Roman" w:cs="Times New Roman"/>
          </w:rPr>
          <w:t xml:space="preserve">putatively assess infants’ action understanding. </w:t>
        </w:r>
      </w:ins>
      <w:ins w:id="2093" w:author="Benton, Deon" w:date="2026-03-03T13:38:00Z" w16du:dateUtc="2026-03-03T19:38:00Z">
        <w:r w:rsidR="00D4193A">
          <w:rPr>
            <w:rFonts w:ascii="Times New Roman" w:hAnsi="Times New Roman" w:cs="Times New Roman"/>
          </w:rPr>
          <w:t>The second aim was to demonstrate</w:t>
        </w:r>
      </w:ins>
      <w:ins w:id="2094" w:author="Benton, Deon" w:date="2026-03-03T13:45:00Z" w16du:dateUtc="2026-03-03T19:45:00Z">
        <w:r w:rsidR="00EF2B5E">
          <w:rPr>
            <w:rFonts w:ascii="Times New Roman" w:hAnsi="Times New Roman" w:cs="Times New Roman"/>
          </w:rPr>
          <w:t xml:space="preserve"> that ALIAS’</w:t>
        </w:r>
      </w:ins>
      <w:ins w:id="2095" w:author="Benton, Deon" w:date="2026-03-03T13:46:00Z" w16du:dateUtc="2026-03-03T19:46:00Z">
        <w:r w:rsidR="00EF2B5E">
          <w:rPr>
            <w:rFonts w:ascii="Times New Roman" w:hAnsi="Times New Roman" w:cs="Times New Roman"/>
          </w:rPr>
          <w:t xml:space="preserve"> success in capturing these key findings </w:t>
        </w:r>
      </w:ins>
      <w:ins w:id="2096" w:author="Benton, Deon" w:date="2026-03-03T13:48:00Z" w16du:dateUtc="2026-03-03T19:48:00Z">
        <w:r w:rsidR="00DE2443">
          <w:rPr>
            <w:rFonts w:ascii="Times New Roman" w:hAnsi="Times New Roman" w:cs="Times New Roman"/>
          </w:rPr>
          <w:t>wa</w:t>
        </w:r>
      </w:ins>
      <w:ins w:id="2097" w:author="Benton, Deon" w:date="2026-03-03T13:46:00Z" w16du:dateUtc="2026-03-03T19:46:00Z">
        <w:r w:rsidR="00EF2B5E">
          <w:rPr>
            <w:rFonts w:ascii="Times New Roman" w:hAnsi="Times New Roman" w:cs="Times New Roman"/>
          </w:rPr>
          <w:t>s not drive</w:t>
        </w:r>
      </w:ins>
      <w:ins w:id="2098" w:author="Benton, Deon" w:date="2026-03-03T13:48:00Z" w16du:dateUtc="2026-03-03T19:48:00Z">
        <w:r w:rsidR="00DE2443">
          <w:rPr>
            <w:rFonts w:ascii="Times New Roman" w:hAnsi="Times New Roman" w:cs="Times New Roman"/>
          </w:rPr>
          <w:t>n</w:t>
        </w:r>
      </w:ins>
      <w:ins w:id="2099" w:author="Benton, Deon" w:date="2026-03-03T13:46:00Z" w16du:dateUtc="2026-03-03T19:46:00Z">
        <w:r w:rsidR="00EF2B5E">
          <w:rPr>
            <w:rFonts w:ascii="Times New Roman" w:hAnsi="Times New Roman" w:cs="Times New Roman"/>
          </w:rPr>
          <w:t xml:space="preserve"> by in-lab learning alone but </w:t>
        </w:r>
      </w:ins>
      <w:ins w:id="2100" w:author="Benton, Deon" w:date="2026-03-03T14:38:00Z" w16du:dateUtc="2026-03-03T20:38:00Z">
        <w:r w:rsidR="00457D05">
          <w:rPr>
            <w:rFonts w:ascii="Times New Roman" w:hAnsi="Times New Roman" w:cs="Times New Roman"/>
          </w:rPr>
          <w:t>depended instead</w:t>
        </w:r>
      </w:ins>
      <w:ins w:id="2101" w:author="Benton, Deon" w:date="2026-03-03T13:47:00Z" w16du:dateUtc="2026-03-03T19:47:00Z">
        <w:r w:rsidR="00EF2B5E">
          <w:rPr>
            <w:rFonts w:ascii="Times New Roman" w:hAnsi="Times New Roman" w:cs="Times New Roman"/>
          </w:rPr>
          <w:t xml:space="preserve"> on </w:t>
        </w:r>
      </w:ins>
      <w:ins w:id="2102" w:author="Benton, Deon" w:date="2026-03-03T13:48:00Z" w16du:dateUtc="2026-03-03T19:48:00Z">
        <w:r w:rsidR="00DE2443">
          <w:rPr>
            <w:rFonts w:ascii="Times New Roman" w:hAnsi="Times New Roman" w:cs="Times New Roman"/>
          </w:rPr>
          <w:t>pretraining experience</w:t>
        </w:r>
      </w:ins>
      <w:ins w:id="2103" w:author="Benton, Deon" w:date="2026-03-03T13:50:00Z" w16du:dateUtc="2026-03-03T19:50:00Z">
        <w:r w:rsidR="008C15D0">
          <w:rPr>
            <w:rFonts w:ascii="Times New Roman" w:hAnsi="Times New Roman" w:cs="Times New Roman"/>
          </w:rPr>
          <w:t xml:space="preserve"> that approximated infants’ real-world experience</w:t>
        </w:r>
      </w:ins>
      <w:ins w:id="2104" w:author="Benton, Deon" w:date="2026-03-03T13:48:00Z" w16du:dateUtc="2026-03-03T19:48:00Z">
        <w:r w:rsidR="00DE2443">
          <w:rPr>
            <w:rFonts w:ascii="Times New Roman" w:hAnsi="Times New Roman" w:cs="Times New Roman"/>
          </w:rPr>
          <w:t xml:space="preserve"> with different action kinematics</w:t>
        </w:r>
      </w:ins>
      <w:ins w:id="2105" w:author="Benton, Deon" w:date="2026-03-03T13:47:00Z" w16du:dateUtc="2026-03-03T19:47:00Z">
        <w:r w:rsidR="00EF2B5E">
          <w:rPr>
            <w:rFonts w:ascii="Times New Roman" w:hAnsi="Times New Roman" w:cs="Times New Roman"/>
          </w:rPr>
          <w:t xml:space="preserve">. </w:t>
        </w:r>
      </w:ins>
      <w:ins w:id="2106" w:author="Benton, Deon" w:date="2026-03-03T13:51:00Z" w16du:dateUtc="2026-03-03T19:51:00Z">
        <w:r w:rsidR="008C15D0">
          <w:rPr>
            <w:rFonts w:ascii="Times New Roman" w:hAnsi="Times New Roman" w:cs="Times New Roman"/>
          </w:rPr>
          <w:t xml:space="preserve"> </w:t>
        </w:r>
      </w:ins>
      <w:ins w:id="2107" w:author="Benton, Deon" w:date="2026-03-03T14:16:00Z" w16du:dateUtc="2026-03-03T20:16:00Z">
        <w:r w:rsidR="00F87705" w:rsidRPr="00F87705">
          <w:rPr>
            <w:rFonts w:ascii="Times New Roman" w:hAnsi="Times New Roman" w:cs="Times New Roman"/>
          </w:rPr>
          <w:t xml:space="preserve">The third—and related—aim was to determine what role, if any, pretraining experience with arced motion in the absence of obstacles plays in networks’ subsequent habituation and test performance. To provide a stringent test of the current proposal, networks in the first simulation were not exposed to such events. </w:t>
        </w:r>
      </w:ins>
      <w:ins w:id="2108" w:author="Benton, Deon" w:date="2026-03-03T14:17:00Z" w16du:dateUtc="2026-03-03T20:17:00Z">
        <w:r w:rsidR="00416815">
          <w:rPr>
            <w:rFonts w:ascii="Times New Roman" w:hAnsi="Times New Roman" w:cs="Times New Roman"/>
          </w:rPr>
          <w:t>Yet, a limitation of this approach is that i</w:t>
        </w:r>
      </w:ins>
      <w:ins w:id="2109" w:author="Benton, Deon" w:date="2026-03-03T14:37:00Z" w16du:dateUtc="2026-03-03T20:37:00Z">
        <w:r w:rsidR="00457D05">
          <w:rPr>
            <w:rFonts w:ascii="Times New Roman" w:hAnsi="Times New Roman" w:cs="Times New Roman"/>
          </w:rPr>
          <w:t>t</w:t>
        </w:r>
      </w:ins>
      <w:ins w:id="2110" w:author="Benton, Deon" w:date="2026-03-03T14:17:00Z" w16du:dateUtc="2026-03-03T20:17:00Z">
        <w:r w:rsidR="00416815">
          <w:rPr>
            <w:rFonts w:ascii="Times New Roman" w:hAnsi="Times New Roman" w:cs="Times New Roman"/>
          </w:rPr>
          <w:t xml:space="preserve"> </w:t>
        </w:r>
        <w:r w:rsidR="00416815">
          <w:rPr>
            <w:rFonts w:ascii="Times New Roman" w:hAnsi="Times New Roman" w:cs="Times New Roman"/>
          </w:rPr>
          <w:lastRenderedPageBreak/>
          <w:t>likely poorly approximates infants’ real-world experience</w:t>
        </w:r>
      </w:ins>
      <w:ins w:id="2111" w:author="Benton, Deon" w:date="2026-03-03T14:39:00Z" w16du:dateUtc="2026-03-03T20:39:00Z">
        <w:r w:rsidR="003C67CE">
          <w:rPr>
            <w:rFonts w:ascii="Times New Roman" w:hAnsi="Times New Roman" w:cs="Times New Roman"/>
          </w:rPr>
          <w:t>—it seems</w:t>
        </w:r>
      </w:ins>
      <w:ins w:id="2112" w:author="Benton, Deon" w:date="2026-03-03T14:21:00Z" w16du:dateUtc="2026-03-03T20:21:00Z">
        <w:r w:rsidR="00C42363">
          <w:rPr>
            <w:rFonts w:ascii="Times New Roman" w:hAnsi="Times New Roman" w:cs="Times New Roman"/>
          </w:rPr>
          <w:t xml:space="preserve"> likely </w:t>
        </w:r>
      </w:ins>
      <w:ins w:id="2113" w:author="Benton, Deon" w:date="2026-03-03T14:40:00Z" w16du:dateUtc="2026-03-03T20:40:00Z">
        <w:r w:rsidR="003C67CE">
          <w:rPr>
            <w:rFonts w:ascii="Times New Roman" w:hAnsi="Times New Roman" w:cs="Times New Roman"/>
          </w:rPr>
          <w:t xml:space="preserve">that infants </w:t>
        </w:r>
      </w:ins>
      <w:ins w:id="2114" w:author="Benton, Deon" w:date="2026-03-03T14:21:00Z" w16du:dateUtc="2026-03-03T20:21:00Z">
        <w:r w:rsidR="00C42363">
          <w:rPr>
            <w:rFonts w:ascii="Times New Roman" w:hAnsi="Times New Roman" w:cs="Times New Roman"/>
          </w:rPr>
          <w:t xml:space="preserve">observe, </w:t>
        </w:r>
      </w:ins>
      <w:ins w:id="2115" w:author="Benton, Deon" w:date="2026-03-03T14:20:00Z" w16du:dateUtc="2026-03-03T20:20:00Z">
        <w:r w:rsidR="00C42363">
          <w:rPr>
            <w:rFonts w:ascii="Times New Roman" w:hAnsi="Times New Roman" w:cs="Times New Roman"/>
          </w:rPr>
          <w:t xml:space="preserve">even if infrequently, </w:t>
        </w:r>
      </w:ins>
      <w:ins w:id="2116" w:author="Benton, Deon" w:date="2026-03-03T14:16:00Z" w16du:dateUtc="2026-03-03T20:16:00Z">
        <w:r w:rsidR="00F87705" w:rsidRPr="00F87705">
          <w:rPr>
            <w:rFonts w:ascii="Times New Roman" w:hAnsi="Times New Roman" w:cs="Times New Roman"/>
          </w:rPr>
          <w:t>arced motion without obstacles.</w:t>
        </w:r>
      </w:ins>
      <w:ins w:id="2117" w:author="Benton, Deon" w:date="2026-03-03T14:19:00Z" w16du:dateUtc="2026-03-03T20:19:00Z">
        <w:r w:rsidR="00C42363">
          <w:rPr>
            <w:rFonts w:ascii="Times New Roman" w:hAnsi="Times New Roman" w:cs="Times New Roman"/>
          </w:rPr>
          <w:t xml:space="preserve"> </w:t>
        </w:r>
      </w:ins>
      <w:ins w:id="2118" w:author="Benton, Deon" w:date="2026-03-03T14:22:00Z" w16du:dateUtc="2026-03-03T20:22:00Z">
        <w:r w:rsidR="005F3F02">
          <w:rPr>
            <w:rFonts w:ascii="Times New Roman" w:hAnsi="Times New Roman" w:cs="Times New Roman"/>
          </w:rPr>
          <w:t>The fourth</w:t>
        </w:r>
      </w:ins>
      <w:ins w:id="2119" w:author="Benton, Deon" w:date="2026-03-03T14:35:00Z" w16du:dateUtc="2026-03-03T20:35:00Z">
        <w:r w:rsidR="00F92D7F">
          <w:rPr>
            <w:rFonts w:ascii="Times New Roman" w:hAnsi="Times New Roman" w:cs="Times New Roman"/>
          </w:rPr>
          <w:t xml:space="preserve"> </w:t>
        </w:r>
      </w:ins>
      <w:ins w:id="2120" w:author="Benton, Deon" w:date="2026-03-03T14:22:00Z" w16du:dateUtc="2026-03-03T20:22:00Z">
        <w:r w:rsidR="005F3F02">
          <w:rPr>
            <w:rFonts w:ascii="Times New Roman" w:hAnsi="Times New Roman" w:cs="Times New Roman"/>
          </w:rPr>
          <w:t>aim</w:t>
        </w:r>
      </w:ins>
      <w:ins w:id="2121" w:author="Benton, Deon" w:date="2026-03-03T13:51:00Z" w16du:dateUtc="2026-03-03T19:51:00Z">
        <w:r w:rsidR="008C15D0">
          <w:rPr>
            <w:rFonts w:ascii="Times New Roman" w:hAnsi="Times New Roman" w:cs="Times New Roman"/>
          </w:rPr>
          <w:t xml:space="preserve"> was to test </w:t>
        </w:r>
      </w:ins>
      <w:ins w:id="2122" w:author="Benton, Deon" w:date="2026-03-03T13:52:00Z" w16du:dateUtc="2026-03-03T19:52:00Z">
        <w:r w:rsidR="008C15D0">
          <w:rPr>
            <w:rFonts w:ascii="Times New Roman" w:hAnsi="Times New Roman" w:cs="Times New Roman"/>
          </w:rPr>
          <w:t>whether</w:t>
        </w:r>
        <w:r w:rsidR="00241CF4">
          <w:rPr>
            <w:rFonts w:ascii="Times New Roman" w:hAnsi="Times New Roman" w:cs="Times New Roman"/>
          </w:rPr>
          <w:t xml:space="preserve"> </w:t>
        </w:r>
      </w:ins>
      <w:ins w:id="2123" w:author="Benton, Deon" w:date="2026-03-03T13:55:00Z" w16du:dateUtc="2026-03-03T19:55:00Z">
        <w:r w:rsidR="0000495B">
          <w:rPr>
            <w:rFonts w:ascii="Times New Roman" w:hAnsi="Times New Roman" w:cs="Times New Roman"/>
          </w:rPr>
          <w:t xml:space="preserve">the inclusion of a hidden layer—which was </w:t>
        </w:r>
      </w:ins>
      <w:ins w:id="2124" w:author="Benton, Deon" w:date="2026-03-03T14:21:00Z" w16du:dateUtc="2026-03-03T20:21:00Z">
        <w:r w:rsidR="005F3F02">
          <w:rPr>
            <w:rFonts w:ascii="Times New Roman" w:hAnsi="Times New Roman" w:cs="Times New Roman"/>
          </w:rPr>
          <w:t xml:space="preserve">notably </w:t>
        </w:r>
      </w:ins>
      <w:ins w:id="2125" w:author="Benton, Deon" w:date="2026-03-03T13:55:00Z" w16du:dateUtc="2026-03-03T19:55:00Z">
        <w:r w:rsidR="0000495B">
          <w:rPr>
            <w:rFonts w:ascii="Times New Roman" w:hAnsi="Times New Roman" w:cs="Times New Roman"/>
          </w:rPr>
          <w:t>absent in Overwalle’s (2010) model</w:t>
        </w:r>
      </w:ins>
      <w:ins w:id="2126" w:author="Benton, Deon" w:date="2026-03-03T13:56:00Z" w16du:dateUtc="2026-03-03T19:56:00Z">
        <w:r w:rsidR="0000495B">
          <w:rPr>
            <w:rFonts w:ascii="Times New Roman" w:hAnsi="Times New Roman" w:cs="Times New Roman"/>
          </w:rPr>
          <w:t>—</w:t>
        </w:r>
      </w:ins>
      <w:ins w:id="2127" w:author="Benton, Deon" w:date="2026-03-03T13:55:00Z" w16du:dateUtc="2026-03-03T19:55:00Z">
        <w:r w:rsidR="0000495B">
          <w:rPr>
            <w:rFonts w:ascii="Times New Roman" w:hAnsi="Times New Roman" w:cs="Times New Roman"/>
          </w:rPr>
          <w:t xml:space="preserve">was </w:t>
        </w:r>
      </w:ins>
      <w:ins w:id="2128" w:author="Benton, Deon" w:date="2026-03-03T13:52:00Z" w16du:dateUtc="2026-03-03T19:52:00Z">
        <w:r w:rsidR="00241CF4">
          <w:rPr>
            <w:rFonts w:ascii="Times New Roman" w:hAnsi="Times New Roman" w:cs="Times New Roman"/>
          </w:rPr>
          <w:t>needed for</w:t>
        </w:r>
        <w:r w:rsidR="008C15D0">
          <w:rPr>
            <w:rFonts w:ascii="Times New Roman" w:hAnsi="Times New Roman" w:cs="Times New Roman"/>
          </w:rPr>
          <w:t xml:space="preserve"> </w:t>
        </w:r>
        <w:r w:rsidR="00241CF4">
          <w:rPr>
            <w:rFonts w:ascii="Times New Roman" w:hAnsi="Times New Roman" w:cs="Times New Roman"/>
          </w:rPr>
          <w:t>ALIAS to</w:t>
        </w:r>
        <w:r w:rsidR="008C15D0">
          <w:rPr>
            <w:rFonts w:ascii="Times New Roman" w:hAnsi="Times New Roman" w:cs="Times New Roman"/>
          </w:rPr>
          <w:t xml:space="preserve"> </w:t>
        </w:r>
      </w:ins>
      <w:ins w:id="2129" w:author="Benton, Deon" w:date="2026-03-03T13:56:00Z" w16du:dateUtc="2026-03-03T19:56:00Z">
        <w:r w:rsidR="0000495B">
          <w:rPr>
            <w:rFonts w:ascii="Times New Roman" w:hAnsi="Times New Roman" w:cs="Times New Roman"/>
          </w:rPr>
          <w:t xml:space="preserve">capture a range of </w:t>
        </w:r>
      </w:ins>
      <w:ins w:id="2130" w:author="Benton, Deon" w:date="2026-03-03T13:52:00Z" w16du:dateUtc="2026-03-03T19:52:00Z">
        <w:r w:rsidR="008C15D0">
          <w:rPr>
            <w:rFonts w:ascii="Times New Roman" w:hAnsi="Times New Roman" w:cs="Times New Roman"/>
          </w:rPr>
          <w:t>key findings in this literature</w:t>
        </w:r>
      </w:ins>
      <w:ins w:id="2131" w:author="Benton, Deon" w:date="2026-03-03T13:58:00Z" w16du:dateUtc="2026-03-03T19:58:00Z">
        <w:r w:rsidR="004C2AD2">
          <w:rPr>
            <w:rFonts w:ascii="Times New Roman" w:hAnsi="Times New Roman" w:cs="Times New Roman"/>
          </w:rPr>
          <w:t xml:space="preserve">. If a model </w:t>
        </w:r>
      </w:ins>
      <w:ins w:id="2132" w:author="Benton, Deon" w:date="2026-03-03T14:03:00Z" w16du:dateUtc="2026-03-03T20:03:00Z">
        <w:r w:rsidR="004822A8">
          <w:rPr>
            <w:rFonts w:ascii="Times New Roman" w:hAnsi="Times New Roman" w:cs="Times New Roman"/>
          </w:rPr>
          <w:t>lacking a</w:t>
        </w:r>
      </w:ins>
      <w:ins w:id="2133" w:author="Benton, Deon" w:date="2026-03-03T13:59:00Z" w16du:dateUtc="2026-03-03T19:59:00Z">
        <w:r w:rsidR="004C2AD2">
          <w:rPr>
            <w:rFonts w:ascii="Times New Roman" w:hAnsi="Times New Roman" w:cs="Times New Roman"/>
          </w:rPr>
          <w:t xml:space="preserve"> hidden layer is nonetheless able to capture the</w:t>
        </w:r>
      </w:ins>
      <w:ins w:id="2134" w:author="Benton, Deon" w:date="2026-03-03T14:03:00Z" w16du:dateUtc="2026-03-03T20:03:00Z">
        <w:r w:rsidR="004D6B7F">
          <w:rPr>
            <w:rFonts w:ascii="Times New Roman" w:hAnsi="Times New Roman" w:cs="Times New Roman"/>
          </w:rPr>
          <w:t xml:space="preserve">se findings, </w:t>
        </w:r>
      </w:ins>
      <w:ins w:id="2135" w:author="Benton, Deon" w:date="2026-03-03T13:59:00Z" w16du:dateUtc="2026-03-03T19:59:00Z">
        <w:r w:rsidR="004C2AD2">
          <w:rPr>
            <w:rFonts w:ascii="Times New Roman" w:hAnsi="Times New Roman" w:cs="Times New Roman"/>
          </w:rPr>
          <w:t>then this would speak to the explanatory scope of Overwalle’s model</w:t>
        </w:r>
      </w:ins>
      <w:ins w:id="2136" w:author="Benton, Deon" w:date="2026-03-03T14:03:00Z" w16du:dateUtc="2026-03-03T20:03:00Z">
        <w:r w:rsidR="00211ACD">
          <w:rPr>
            <w:rFonts w:ascii="Times New Roman" w:hAnsi="Times New Roman" w:cs="Times New Roman"/>
          </w:rPr>
          <w:t xml:space="preserve"> and the necessity of internal repres</w:t>
        </w:r>
      </w:ins>
      <w:ins w:id="2137" w:author="Benton, Deon" w:date="2026-03-03T14:04:00Z" w16du:dateUtc="2026-03-03T20:04:00Z">
        <w:r w:rsidR="00211ACD">
          <w:rPr>
            <w:rFonts w:ascii="Times New Roman" w:hAnsi="Times New Roman" w:cs="Times New Roman"/>
          </w:rPr>
          <w:t>entations</w:t>
        </w:r>
      </w:ins>
      <w:ins w:id="2138" w:author="Benton, Deon" w:date="2026-03-03T14:01:00Z" w16du:dateUtc="2026-03-03T20:01:00Z">
        <w:r w:rsidR="004C2AD2">
          <w:rPr>
            <w:rFonts w:ascii="Times New Roman" w:hAnsi="Times New Roman" w:cs="Times New Roman"/>
          </w:rPr>
          <w:t>. At</w:t>
        </w:r>
      </w:ins>
      <w:ins w:id="2139" w:author="Benton, Deon" w:date="2026-03-03T14:00:00Z" w16du:dateUtc="2026-03-03T20:00:00Z">
        <w:r w:rsidR="004C2AD2">
          <w:rPr>
            <w:rFonts w:ascii="Times New Roman" w:hAnsi="Times New Roman" w:cs="Times New Roman"/>
          </w:rPr>
          <w:t xml:space="preserve"> present</w:t>
        </w:r>
      </w:ins>
      <w:ins w:id="2140" w:author="Benton, Deon" w:date="2026-03-03T14:01:00Z" w16du:dateUtc="2026-03-03T20:01:00Z">
        <w:r w:rsidR="004C2AD2">
          <w:rPr>
            <w:rFonts w:ascii="Times New Roman" w:hAnsi="Times New Roman" w:cs="Times New Roman"/>
          </w:rPr>
          <w:t>,</w:t>
        </w:r>
      </w:ins>
      <w:ins w:id="2141" w:author="Benton, Deon" w:date="2026-03-03T14:04:00Z" w16du:dateUtc="2026-03-03T20:04:00Z">
        <w:r w:rsidR="00CF7353">
          <w:rPr>
            <w:rFonts w:ascii="Times New Roman" w:hAnsi="Times New Roman" w:cs="Times New Roman"/>
          </w:rPr>
          <w:t xml:space="preserve"> however,</w:t>
        </w:r>
      </w:ins>
      <w:ins w:id="2142" w:author="Benton, Deon" w:date="2026-03-03T14:00:00Z" w16du:dateUtc="2026-03-03T20:00:00Z">
        <w:r w:rsidR="004C2AD2">
          <w:rPr>
            <w:rFonts w:ascii="Times New Roman" w:hAnsi="Times New Roman" w:cs="Times New Roman"/>
          </w:rPr>
          <w:t xml:space="preserve"> it remains </w:t>
        </w:r>
      </w:ins>
      <w:ins w:id="2143" w:author="Benton, Deon" w:date="2026-03-03T14:02:00Z" w16du:dateUtc="2026-03-03T20:02:00Z">
        <w:r w:rsidR="004822A8">
          <w:rPr>
            <w:rFonts w:ascii="Times New Roman" w:hAnsi="Times New Roman" w:cs="Times New Roman"/>
          </w:rPr>
          <w:t xml:space="preserve">unclear whether </w:t>
        </w:r>
      </w:ins>
      <w:ins w:id="2144" w:author="Benton, Deon" w:date="2026-03-03T14:00:00Z" w16du:dateUtc="2026-03-03T20:00:00Z">
        <w:r w:rsidR="004C2AD2">
          <w:rPr>
            <w:rFonts w:ascii="Times New Roman" w:hAnsi="Times New Roman" w:cs="Times New Roman"/>
          </w:rPr>
          <w:t xml:space="preserve">Overwalle’s (2010) can account for infants’ looking behavior </w:t>
        </w:r>
      </w:ins>
      <w:ins w:id="2145" w:author="Benton, Deon" w:date="2026-03-03T14:04:00Z" w16du:dateUtc="2026-03-03T20:04:00Z">
        <w:r w:rsidR="00C1152B">
          <w:rPr>
            <w:rFonts w:ascii="Times New Roman" w:hAnsi="Times New Roman" w:cs="Times New Roman"/>
          </w:rPr>
          <w:t xml:space="preserve">in studies </w:t>
        </w:r>
      </w:ins>
      <w:ins w:id="2146" w:author="Benton, Deon" w:date="2026-03-03T14:01:00Z" w16du:dateUtc="2026-03-03T20:01:00Z">
        <w:r w:rsidR="004C2AD2">
          <w:rPr>
            <w:rFonts w:ascii="Times New Roman" w:hAnsi="Times New Roman" w:cs="Times New Roman"/>
          </w:rPr>
          <w:t xml:space="preserve">beyond </w:t>
        </w:r>
      </w:ins>
      <w:ins w:id="2147" w:author="Benton, Deon" w:date="2026-03-03T14:04:00Z" w16du:dateUtc="2026-03-03T20:04:00Z">
        <w:r w:rsidR="00C1152B">
          <w:rPr>
            <w:rFonts w:ascii="Times New Roman" w:hAnsi="Times New Roman" w:cs="Times New Roman"/>
          </w:rPr>
          <w:t xml:space="preserve">that by </w:t>
        </w:r>
      </w:ins>
      <w:ins w:id="2148" w:author="Benton, Deon" w:date="2026-03-03T14:00:00Z" w16du:dateUtc="2026-03-03T20:00:00Z">
        <w:r w:rsidR="004C2AD2">
          <w:rPr>
            <w:rFonts w:ascii="Times New Roman" w:hAnsi="Times New Roman" w:cs="Times New Roman"/>
          </w:rPr>
          <w:t>Gergely et al. (1995).</w:t>
        </w:r>
      </w:ins>
      <w:ins w:id="2149" w:author="Benton, Deon" w:date="2026-03-03T14:07:00Z" w16du:dateUtc="2026-03-03T20:07:00Z">
        <w:r w:rsidR="00A02315">
          <w:rPr>
            <w:rFonts w:ascii="Times New Roman" w:hAnsi="Times New Roman" w:cs="Times New Roman"/>
          </w:rPr>
          <w:t xml:space="preserve"> </w:t>
        </w:r>
      </w:ins>
      <w:ins w:id="2150" w:author="Benton, Deon" w:date="2026-03-03T16:14:00Z" w16du:dateUtc="2026-03-03T22:14:00Z">
        <w:r w:rsidR="00BC6780">
          <w:rPr>
            <w:rFonts w:ascii="Times New Roman" w:hAnsi="Times New Roman" w:cs="Times New Roman"/>
          </w:rPr>
          <w:t>The final</w:t>
        </w:r>
      </w:ins>
      <w:ins w:id="2151" w:author="Benton, Deon" w:date="2026-03-03T14:22:00Z" w16du:dateUtc="2026-03-03T20:22:00Z">
        <w:r w:rsidR="005F3F02">
          <w:rPr>
            <w:rFonts w:ascii="Times New Roman" w:hAnsi="Times New Roman" w:cs="Times New Roman"/>
          </w:rPr>
          <w:t xml:space="preserve"> aim was to determine </w:t>
        </w:r>
      </w:ins>
      <w:ins w:id="2152" w:author="Benton, Deon" w:date="2026-03-03T14:23:00Z" w16du:dateUtc="2026-03-03T20:23:00Z">
        <w:r w:rsidR="005F3F02">
          <w:rPr>
            <w:rFonts w:ascii="Times New Roman" w:hAnsi="Times New Roman" w:cs="Times New Roman"/>
          </w:rPr>
          <w:t xml:space="preserve">whether it </w:t>
        </w:r>
      </w:ins>
      <w:ins w:id="2153" w:author="Benton, Deon" w:date="2026-03-03T14:25:00Z" w16du:dateUtc="2026-03-03T20:25:00Z">
        <w:r w:rsidR="00A1134F">
          <w:rPr>
            <w:rFonts w:ascii="Times New Roman" w:hAnsi="Times New Roman" w:cs="Times New Roman"/>
          </w:rPr>
          <w:t>was</w:t>
        </w:r>
      </w:ins>
      <w:ins w:id="2154"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155" w:author="Benton, Deon" w:date="2026-03-03T14:24:00Z" w16du:dateUtc="2026-03-03T20:24:00Z">
        <w:r w:rsidR="001C3E68">
          <w:rPr>
            <w:rFonts w:ascii="Times New Roman" w:hAnsi="Times New Roman" w:cs="Times New Roman"/>
          </w:rPr>
          <w:t xml:space="preserve"> are more salient when they occur directly beneath</w:t>
        </w:r>
      </w:ins>
      <w:ins w:id="2156" w:author="Benton, Deon" w:date="2026-03-03T14:32:00Z" w16du:dateUtc="2026-03-03T20:32:00Z">
        <w:r w:rsidR="00BB0FD1">
          <w:rPr>
            <w:rFonts w:ascii="Times New Roman" w:hAnsi="Times New Roman" w:cs="Times New Roman"/>
          </w:rPr>
          <w:t xml:space="preserve">, rather than </w:t>
        </w:r>
      </w:ins>
      <w:ins w:id="2157" w:author="Benton, Deon" w:date="2026-03-03T14:33:00Z" w16du:dateUtc="2026-03-03T20:33:00Z">
        <w:r w:rsidR="00BB0FD1">
          <w:rPr>
            <w:rFonts w:ascii="Times New Roman" w:hAnsi="Times New Roman" w:cs="Times New Roman"/>
          </w:rPr>
          <w:t>to the side of</w:t>
        </w:r>
      </w:ins>
      <w:ins w:id="2158" w:author="Benton, Deon" w:date="2026-03-03T14:32:00Z" w16du:dateUtc="2026-03-03T20:32:00Z">
        <w:r w:rsidR="00BB0FD1">
          <w:rPr>
            <w:rFonts w:ascii="Times New Roman" w:hAnsi="Times New Roman" w:cs="Times New Roman"/>
          </w:rPr>
          <w:t>,</w:t>
        </w:r>
      </w:ins>
      <w:ins w:id="2159" w:author="Benton, Deon" w:date="2026-03-03T14:24:00Z" w16du:dateUtc="2026-03-03T20:24:00Z">
        <w:r w:rsidR="001C3E68">
          <w:rPr>
            <w:rFonts w:ascii="Times New Roman" w:hAnsi="Times New Roman" w:cs="Times New Roman"/>
          </w:rPr>
          <w:t xml:space="preserve"> arced motion</w:t>
        </w:r>
      </w:ins>
      <w:ins w:id="2160" w:author="Benton, Deon" w:date="2026-03-03T14:23:00Z" w16du:dateUtc="2026-03-03T20:23:00Z">
        <w:r w:rsidR="001C3E68">
          <w:rPr>
            <w:rFonts w:ascii="Times New Roman" w:hAnsi="Times New Roman" w:cs="Times New Roman"/>
          </w:rPr>
          <w:t xml:space="preserve"> </w:t>
        </w:r>
      </w:ins>
      <w:ins w:id="2161" w:author="Benton, Deon" w:date="2026-03-03T14:24:00Z" w16du:dateUtc="2026-03-03T20:24:00Z">
        <w:r w:rsidR="001C3E68">
          <w:rPr>
            <w:rFonts w:ascii="Times New Roman" w:hAnsi="Times New Roman" w:cs="Times New Roman"/>
          </w:rPr>
          <w:t>for ALIAS</w:t>
        </w:r>
      </w:ins>
      <w:ins w:id="2162" w:author="Benton, Deon" w:date="2026-03-03T14:23:00Z" w16du:dateUtc="2026-03-03T20:23:00Z">
        <w:r w:rsidR="001C3E68">
          <w:rPr>
            <w:rFonts w:ascii="Times New Roman" w:hAnsi="Times New Roman" w:cs="Times New Roman"/>
          </w:rPr>
          <w:t xml:space="preserve"> to capture the target findings. </w:t>
        </w:r>
      </w:ins>
      <w:ins w:id="2163" w:author="Benton, Deon" w:date="2026-03-03T14:26:00Z" w16du:dateUtc="2026-03-03T20:26:00Z">
        <w:r w:rsidR="00A1134F">
          <w:rPr>
            <w:rFonts w:ascii="Times New Roman" w:hAnsi="Times New Roman" w:cs="Times New Roman"/>
          </w:rPr>
          <w:t xml:space="preserve">If ALIAS </w:t>
        </w:r>
      </w:ins>
      <w:ins w:id="2164" w:author="Benton, Deon" w:date="2026-03-03T14:33:00Z" w16du:dateUtc="2026-03-03T20:33:00Z">
        <w:r w:rsidR="00F92D7F">
          <w:rPr>
            <w:rFonts w:ascii="Times New Roman" w:hAnsi="Times New Roman" w:cs="Times New Roman"/>
          </w:rPr>
          <w:t>accounts for these findings more successfully</w:t>
        </w:r>
      </w:ins>
      <w:ins w:id="2165" w:author="Benton, Deon" w:date="2026-03-03T14:26:00Z" w16du:dateUtc="2026-03-03T20:26:00Z">
        <w:r w:rsidR="00A1134F">
          <w:rPr>
            <w:rFonts w:ascii="Times New Roman" w:hAnsi="Times New Roman" w:cs="Times New Roman"/>
          </w:rPr>
          <w:t xml:space="preserve"> when </w:t>
        </w:r>
      </w:ins>
      <w:ins w:id="2166" w:author="Benton, Deon" w:date="2026-03-03T14:30:00Z" w16du:dateUtc="2026-03-03T20:30:00Z">
        <w:r w:rsidR="005048EE">
          <w:rPr>
            <w:rFonts w:ascii="Times New Roman" w:hAnsi="Times New Roman" w:cs="Times New Roman"/>
          </w:rPr>
          <w:t>differential salience is i</w:t>
        </w:r>
      </w:ins>
      <w:ins w:id="2167" w:author="Benton, Deon" w:date="2026-03-03T14:33:00Z" w16du:dateUtc="2026-03-03T20:33:00Z">
        <w:r w:rsidR="00F92D7F">
          <w:rPr>
            <w:rFonts w:ascii="Times New Roman" w:hAnsi="Times New Roman" w:cs="Times New Roman"/>
          </w:rPr>
          <w:t>mplemented</w:t>
        </w:r>
      </w:ins>
      <w:ins w:id="2168" w:author="Benton, Deon" w:date="2026-03-03T14:30:00Z" w16du:dateUtc="2026-03-03T20:30:00Z">
        <w:r w:rsidR="005048EE">
          <w:rPr>
            <w:rFonts w:ascii="Times New Roman" w:hAnsi="Times New Roman" w:cs="Times New Roman"/>
          </w:rPr>
          <w:t xml:space="preserve"> than when </w:t>
        </w:r>
      </w:ins>
      <w:ins w:id="2169" w:author="Benton, Deon" w:date="2026-03-03T14:34:00Z" w16du:dateUtc="2026-03-03T20:34:00Z">
        <w:r w:rsidR="00F92D7F">
          <w:rPr>
            <w:rFonts w:ascii="Times New Roman" w:hAnsi="Times New Roman" w:cs="Times New Roman"/>
          </w:rPr>
          <w:t>salience is removed as a factor</w:t>
        </w:r>
      </w:ins>
      <w:ins w:id="2170" w:author="Benton, Deon" w:date="2026-03-03T14:35:00Z" w16du:dateUtc="2026-03-03T20:35:00Z">
        <w:r w:rsidR="00F92D7F">
          <w:rPr>
            <w:rFonts w:ascii="Times New Roman" w:hAnsi="Times New Roman" w:cs="Times New Roman"/>
          </w:rPr>
          <w:t xml:space="preserve"> altogether</w:t>
        </w:r>
      </w:ins>
      <w:ins w:id="2171" w:author="Benton, Deon" w:date="2026-03-03T14:27:00Z" w16du:dateUtc="2026-03-03T20:27:00Z">
        <w:r w:rsidR="00371F66">
          <w:rPr>
            <w:rFonts w:ascii="Times New Roman" w:hAnsi="Times New Roman" w:cs="Times New Roman"/>
          </w:rPr>
          <w:t xml:space="preserve">, </w:t>
        </w:r>
      </w:ins>
      <w:ins w:id="2172" w:author="Benton, Deon" w:date="2026-03-03T14:35:00Z" w16du:dateUtc="2026-03-03T20:35:00Z">
        <w:r w:rsidR="00F92D7F">
          <w:rPr>
            <w:rFonts w:ascii="Times New Roman" w:hAnsi="Times New Roman" w:cs="Times New Roman"/>
          </w:rPr>
          <w:t xml:space="preserve">then </w:t>
        </w:r>
      </w:ins>
      <w:ins w:id="2173" w:author="Benton, Deon" w:date="2026-03-03T14:27:00Z" w16du:dateUtc="2026-03-03T20:27:00Z">
        <w:r w:rsidR="00371F66">
          <w:rPr>
            <w:rFonts w:ascii="Times New Roman" w:hAnsi="Times New Roman" w:cs="Times New Roman"/>
          </w:rPr>
          <w:t>this would suggest that salience</w:t>
        </w:r>
      </w:ins>
      <w:ins w:id="2174"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175" w:author="Benton, Deon" w:date="2026-03-03T14:32:00Z" w16du:dateUtc="2026-03-03T20:32:00Z">
        <w:r w:rsidR="00BB0FD1">
          <w:rPr>
            <w:rFonts w:ascii="Times New Roman" w:hAnsi="Times New Roman" w:cs="Times New Roman"/>
          </w:rPr>
          <w:t xml:space="preserve">merely </w:t>
        </w:r>
      </w:ins>
      <w:ins w:id="2176" w:author="Benton, Deon" w:date="2026-03-03T14:30:00Z" w16du:dateUtc="2026-03-03T20:30:00Z">
        <w:r w:rsidR="005048EE">
          <w:rPr>
            <w:rFonts w:ascii="Times New Roman" w:hAnsi="Times New Roman" w:cs="Times New Roman"/>
          </w:rPr>
          <w:t xml:space="preserve">as a modeling convenience. </w:t>
        </w:r>
      </w:ins>
      <w:ins w:id="2177" w:author="Benton, Deon" w:date="2026-03-03T14:27:00Z" w16du:dateUtc="2026-03-03T20:27:00Z">
        <w:r w:rsidR="00371F66">
          <w:rPr>
            <w:rFonts w:ascii="Times New Roman" w:hAnsi="Times New Roman" w:cs="Times New Roman"/>
          </w:rPr>
          <w:t xml:space="preserve"> </w:t>
        </w:r>
      </w:ins>
      <w:ins w:id="2178" w:author="Benton, Deon" w:date="2026-03-03T14:04:00Z" w16du:dateUtc="2026-03-03T20:04:00Z">
        <w:r w:rsidR="00C1152B">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20D025A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179" w:author="Benton, Deon" w:date="2026-03-03T16:07:00Z" w16du:dateUtc="2026-03-03T22:07:00Z">
        <w:r w:rsidR="003C5492">
          <w:rPr>
            <w:rFonts w:ascii="Times New Roman" w:hAnsi="Times New Roman" w:cs="Times New Roman"/>
            <w:b/>
            <w:bCs/>
          </w:rPr>
          <w:t>a</w:t>
        </w:r>
      </w:ins>
    </w:p>
    <w:p w14:paraId="65E8295C" w14:textId="5530B5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180"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w:t>
      </w:r>
      <w:ins w:id="2181" w:author="Benton, Deon" w:date="2026-03-02T16:02:00Z" w16du:dateUtc="2026-03-02T22:02:00Z">
        <w:r w:rsidR="00474D88">
          <w:rPr>
            <w:rFonts w:ascii="Times New Roman" w:hAnsi="Times New Roman" w:cs="Times New Roman"/>
          </w:rPr>
          <w:t>following habituation to</w:t>
        </w:r>
      </w:ins>
      <w:r w:rsidRPr="004A274B">
        <w:rPr>
          <w:rFonts w:ascii="Times New Roman" w:hAnsi="Times New Roman" w:cs="Times New Roman"/>
        </w:rPr>
        <w:t xml:space="preserve"> an event where an animate-like object either jumped or reached over a barrier to </w:t>
      </w:r>
      <w:ins w:id="2182" w:author="Benton, Deon" w:date="2026-03-02T16:02:00Z" w16du:dateUtc="2026-03-02T22:02:00Z">
        <w:r w:rsidR="00474D88">
          <w:rPr>
            <w:rFonts w:ascii="Times New Roman" w:hAnsi="Times New Roman" w:cs="Times New Roman"/>
          </w:rPr>
          <w:t>unite with</w:t>
        </w:r>
        <w:r w:rsidR="00474D88" w:rsidRPr="004A274B">
          <w:rPr>
            <w:rFonts w:ascii="Times New Roman" w:hAnsi="Times New Roman" w:cs="Times New Roman"/>
          </w:rPr>
          <w:t xml:space="preserve"> </w:t>
        </w:r>
      </w:ins>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w:t>
      </w:r>
      <w:ins w:id="2183" w:author="Benton, Deon" w:date="2026-03-02T16:03:00Z" w16du:dateUtc="2026-03-02T22:03:00Z">
        <w:r w:rsidR="00474D88">
          <w:rPr>
            <w:rFonts w:ascii="Times New Roman" w:hAnsi="Times New Roman" w:cs="Times New Roman"/>
          </w:rPr>
          <w:t>Subsequent control experiments</w:t>
        </w:r>
      </w:ins>
      <w:ins w:id="2184" w:author="Benton, Deon" w:date="2026-03-02T16:04:00Z" w16du:dateUtc="2026-03-02T22:04:00Z">
        <w:r w:rsidR="00C46A81">
          <w:rPr>
            <w:rFonts w:ascii="Times New Roman" w:hAnsi="Times New Roman" w:cs="Times New Roman"/>
          </w:rPr>
          <w:t xml:space="preserve"> revealed</w:t>
        </w:r>
      </w:ins>
      <w:ins w:id="2185"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186" w:author="Benton, Deon" w:date="2026-03-02T16:04:00Z" w16du:dateUtc="2026-03-02T22:04:00Z">
        <w:r w:rsidR="00C46A81">
          <w:rPr>
            <w:rFonts w:ascii="Times New Roman" w:hAnsi="Times New Roman" w:cs="Times New Roman"/>
          </w:rPr>
          <w:t xml:space="preserve">as located some distance to the side </w:t>
        </w:r>
        <w:r w:rsidR="00C46A81">
          <w:rPr>
            <w:rFonts w:ascii="Times New Roman" w:hAnsi="Times New Roman" w:cs="Times New Roman"/>
          </w:rPr>
          <w:lastRenderedPageBreak/>
          <w:t xml:space="preserve">rather than directly beneath the jumping or reaching action during the habituation phase. </w:t>
        </w:r>
      </w:ins>
      <w:r>
        <w:rPr>
          <w:rFonts w:ascii="Times New Roman" w:hAnsi="Times New Roman" w:cs="Times New Roman"/>
        </w:rPr>
        <w:t>Simulation 1</w:t>
      </w:r>
      <w:ins w:id="2187" w:author="Benton, Deon" w:date="2026-03-03T16:13:00Z" w16du:dateUtc="2026-03-03T22:13:00Z">
        <w:r w:rsidR="00BC6780">
          <w:rPr>
            <w:rFonts w:ascii="Times New Roman" w:hAnsi="Times New Roman" w:cs="Times New Roman"/>
          </w:rPr>
          <w:t>a</w:t>
        </w:r>
      </w:ins>
      <w:r>
        <w:rPr>
          <w:rFonts w:ascii="Times New Roman" w:hAnsi="Times New Roman" w:cs="Times New Roman"/>
        </w:rPr>
        <w:t xml:space="preserve"> tested whether</w:t>
      </w:r>
      <w:ins w:id="2188"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p>
    <w:p w14:paraId="1A2732DA" w14:textId="4F33B353"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D17A95">
        <w:rPr>
          <w:rFonts w:ascii="Times New Roman" w:hAnsi="Times New Roman" w:cs="Times New Roman"/>
        </w:rPr>
        <w:t>A total of 240 networks were tested—20 networks for each</w:t>
      </w:r>
      <w:ins w:id="2189"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190"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191"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192"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193"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194" w:author="Benton, Deon" w:date="2026-03-02T16:17:00Z" w16du:dateUtc="2026-03-02T22:17:00Z">
        <w:r w:rsidR="00D61E19">
          <w:rPr>
            <w:rFonts w:ascii="Times New Roman" w:hAnsi="Times New Roman" w:cs="Times New Roman"/>
          </w:rPr>
          <w:t xml:space="preserve"> </w:t>
        </w:r>
      </w:ins>
      <w:ins w:id="2195" w:author="Benton, Deon" w:date="2026-03-02T16:21:00Z" w16du:dateUtc="2026-03-02T22:21:00Z">
        <w:r w:rsidR="002E1B46">
          <w:rPr>
            <w:rFonts w:ascii="Times New Roman" w:hAnsi="Times New Roman" w:cs="Times New Roman"/>
          </w:rPr>
          <w:t>that</w:t>
        </w:r>
      </w:ins>
      <w:ins w:id="2196"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197" w:author="Benton, Deon" w:date="2026-03-02T16:19:00Z" w16du:dateUtc="2026-03-02T22:19:00Z">
        <w:r w:rsidR="00D61E19">
          <w:rPr>
            <w:rFonts w:ascii="Times New Roman" w:hAnsi="Times New Roman" w:cs="Times New Roman"/>
          </w:rPr>
          <w:t xml:space="preserve">and </w:t>
        </w:r>
      </w:ins>
      <w:ins w:id="2198"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199" w:author="Benton, Deon" w:date="2026-03-02T16:19:00Z" w16du:dateUtc="2026-03-02T22:19:00Z">
        <w:r w:rsidR="00D61E19">
          <w:rPr>
            <w:rFonts w:ascii="Times New Roman" w:hAnsi="Times New Roman" w:cs="Times New Roman"/>
          </w:rPr>
          <w:t xml:space="preserve">animate entities and inanimate objects possess </w:t>
        </w:r>
      </w:ins>
      <w:ins w:id="2200" w:author="Benton, Deon" w:date="2026-03-02T16:21:00Z" w16du:dateUtc="2026-03-02T22:21:00Z">
        <w:r w:rsidR="002E1B46">
          <w:rPr>
            <w:rFonts w:ascii="Times New Roman" w:hAnsi="Times New Roman" w:cs="Times New Roman"/>
          </w:rPr>
          <w:t xml:space="preserve">largely </w:t>
        </w:r>
      </w:ins>
      <w:ins w:id="2201" w:author="Benton, Deon" w:date="2026-03-02T16:22:00Z" w16du:dateUtc="2026-03-02T22:22:00Z">
        <w:r w:rsidR="002E1B46">
          <w:rPr>
            <w:rFonts w:ascii="Times New Roman" w:hAnsi="Times New Roman" w:cs="Times New Roman"/>
          </w:rPr>
          <w:t>surface features</w:t>
        </w:r>
      </w:ins>
      <w:ins w:id="2202" w:author="Benton, Deon" w:date="2026-03-02T16:23:00Z" w16du:dateUtc="2026-03-02T22:23:00Z">
        <w:r w:rsidR="009F774E">
          <w:rPr>
            <w:rFonts w:ascii="Times New Roman" w:hAnsi="Times New Roman" w:cs="Times New Roman"/>
          </w:rPr>
          <w:t xml:space="preserve"> (e.g., elongated appendage-like extensions for animate e</w:t>
        </w:r>
      </w:ins>
      <w:ins w:id="2203" w:author="Benton, Deon" w:date="2026-03-02T16:24:00Z" w16du:dateUtc="2026-03-02T22:24:00Z">
        <w:r w:rsidR="009F774E">
          <w:rPr>
            <w:rFonts w:ascii="Times New Roman" w:hAnsi="Times New Roman" w:cs="Times New Roman"/>
          </w:rPr>
          <w:t>ntities and smooth, rectilinear edges for objects)</w:t>
        </w:r>
      </w:ins>
      <w:ins w:id="2204"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205" w:author="Benton, Deon" w:date="2026-03-02T16:25:00Z" w16du:dateUtc="2026-03-02T22:25:00Z">
        <w:r w:rsidR="003B6FA9">
          <w:rPr>
            <w:rFonts w:ascii="Times New Roman" w:hAnsi="Times New Roman" w:cs="Times New Roman"/>
          </w:rPr>
          <w:t xml:space="preserve"> To ensure that </w:t>
        </w:r>
      </w:ins>
      <w:ins w:id="2206" w:author="Benton, Deon" w:date="2026-03-03T09:29:00Z" w16du:dateUtc="2026-03-03T15:29:00Z">
        <w:r w:rsidR="006B6709">
          <w:rPr>
            <w:rFonts w:ascii="Times New Roman" w:hAnsi="Times New Roman" w:cs="Times New Roman"/>
          </w:rPr>
          <w:t>networks’</w:t>
        </w:r>
      </w:ins>
      <w:ins w:id="2207" w:author="Benton, Deon" w:date="2026-03-02T16:25:00Z" w16du:dateUtc="2026-03-02T22:25:00Z">
        <w:r w:rsidR="003B6FA9">
          <w:rPr>
            <w:rFonts w:ascii="Times New Roman" w:hAnsi="Times New Roman" w:cs="Times New Roman"/>
          </w:rPr>
          <w:t xml:space="preserve"> looking behaviors in the current simulations were not due to</w:t>
        </w:r>
      </w:ins>
      <w:ins w:id="2208" w:author="Benton, Deon" w:date="2026-03-02T16:36:00Z" w16du:dateUtc="2026-03-02T22:36:00Z">
        <w:r w:rsidR="00A43CF8">
          <w:rPr>
            <w:rFonts w:ascii="Times New Roman" w:hAnsi="Times New Roman" w:cs="Times New Roman"/>
          </w:rPr>
          <w:t xml:space="preserve"> prior experience with</w:t>
        </w:r>
      </w:ins>
      <w:ins w:id="2209" w:author="Benton, Deon" w:date="2026-03-02T16:40:00Z" w16du:dateUtc="2026-03-02T22:40:00Z">
        <w:r w:rsidR="00C545A0">
          <w:rPr>
            <w:rFonts w:ascii="Times New Roman" w:hAnsi="Times New Roman" w:cs="Times New Roman"/>
          </w:rPr>
          <w:t xml:space="preserve"> </w:t>
        </w:r>
      </w:ins>
      <w:ins w:id="2210"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211"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212" w:author="Benton, Deon" w:date="2026-03-02T16:24:00Z" w16du:dateUtc="2026-03-02T22:24:00Z">
        <w:r w:rsidR="00925285">
          <w:rPr>
            <w:rFonts w:ascii="Times New Roman" w:hAnsi="Times New Roman" w:cs="Times New Roman"/>
          </w:rPr>
          <w:t>O</w:t>
        </w:r>
      </w:ins>
      <w:ins w:id="2213"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214"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215"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216"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217" w:author="Benton, Deon" w:date="2026-03-03T09:30:00Z" w16du:dateUtc="2026-03-03T15:30:00Z">
        <w:r w:rsidR="006B6709">
          <w:rPr>
            <w:rFonts w:ascii="Times New Roman" w:hAnsi="Times New Roman" w:cs="Times New Roman"/>
          </w:rPr>
          <w:t>s</w:t>
        </w:r>
      </w:ins>
      <w:r>
        <w:rPr>
          <w:rFonts w:ascii="Times New Roman" w:hAnsi="Times New Roman" w:cs="Times New Roman"/>
        </w:rPr>
        <w:t>.</w:t>
      </w:r>
      <w:ins w:id="2218"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219"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220"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2B89D3C5">
                <wp:simplePos x="0" y="0"/>
                <wp:positionH relativeFrom="margin">
                  <wp:align>left</wp:align>
                </wp:positionH>
                <wp:positionV relativeFrom="paragraph">
                  <wp:posOffset>400050</wp:posOffset>
                </wp:positionV>
                <wp:extent cx="6638925" cy="424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4248150"/>
                        </a:xfrm>
                        <a:prstGeom prst="rect">
                          <a:avLst/>
                        </a:prstGeom>
                        <a:solidFill>
                          <a:srgbClr val="FFFFFF"/>
                        </a:solidFill>
                        <a:ln w="9525">
                          <a:noFill/>
                          <a:miter lim="800000"/>
                          <a:headEnd/>
                          <a:tailEnd/>
                        </a:ln>
                      </wps:spPr>
                      <wps:txb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3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" stroked="f">
                <v:textbo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740C10A"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2"/>
      </w:r>
      <w:r>
        <w:rPr>
          <w:rFonts w:ascii="Times New Roman" w:hAnsi="Times New Roman" w:cs="Times New Roman"/>
        </w:rPr>
        <w:t>,</w:t>
      </w:r>
      <w:r w:rsidR="002C3076">
        <w:rPr>
          <w:rFonts w:ascii="Times New Roman" w:hAnsi="Times New Roman" w:cs="Times New Roman"/>
        </w:rPr>
        <w:t xml:space="preserve"> networks </w:t>
      </w:r>
      <w:ins w:id="2224" w:author="Benton, Deon" w:date="2026-03-03T15:28:00Z" w16du:dateUtc="2026-03-03T21:28:00Z">
        <w:r w:rsidR="004D27DA">
          <w:rPr>
            <w:rFonts w:ascii="Times New Roman" w:hAnsi="Times New Roman" w:cs="Times New Roman"/>
          </w:rPr>
          <w:t xml:space="preserve">assigned to </w:t>
        </w:r>
      </w:ins>
      <w:ins w:id="2225"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lastRenderedPageBreak/>
        <w:t>Specifically</w:t>
      </w:r>
      <w:r w:rsidR="000C66BC">
        <w:rPr>
          <w:rFonts w:ascii="Times New Roman" w:hAnsi="Times New Roman" w:cs="Times New Roman"/>
        </w:rPr>
        <w:t>,</w:t>
      </w:r>
      <w:r w:rsidR="00651513">
        <w:rPr>
          <w:rFonts w:ascii="Times New Roman" w:hAnsi="Times New Roman" w:cs="Times New Roman"/>
        </w:rPr>
        <w:t xml:space="preserve"> </w:t>
      </w:r>
      <w:ins w:id="2226" w:author="Benton, Deon" w:date="2026-03-03T15:31:00Z" w16du:dateUtc="2026-03-03T21:31:00Z">
        <w:r w:rsidR="008C5D38">
          <w:rPr>
            <w:rFonts w:ascii="Times New Roman" w:hAnsi="Times New Roman" w:cs="Times New Roman"/>
          </w:rPr>
          <w:t>networks assigned to this condition overall looked about equall</w:t>
        </w:r>
      </w:ins>
      <w:ins w:id="2227" w:author="Benton, Deon" w:date="2026-03-03T15:32:00Z" w16du:dateUtc="2026-03-03T21:32:00Z">
        <w:r w:rsidR="008C5D38">
          <w:rPr>
            <w:rFonts w:ascii="Times New Roman" w:hAnsi="Times New Roman" w:cs="Times New Roman"/>
          </w:rPr>
          <w:t>y long at both test events.</w:t>
        </w:r>
      </w:ins>
      <w:r w:rsidR="008C2D7B">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41C70A1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2228" w:author="Benton, Deon" w:date="2026-03-03T15:32:00Z" w16du:dateUtc="2026-03-03T21:32:00Z">
        <w:r w:rsidR="001450B7">
          <w:rPr>
            <w:rFonts w:ascii="Times New Roman" w:eastAsia="Times New Roman" w:hAnsi="Times New Roman" w:cs="Times New Roman"/>
          </w:rPr>
          <w:t>Simulation 1</w:t>
        </w:r>
      </w:ins>
      <w:ins w:id="2229" w:author="Benton, Deon" w:date="2026-03-03T16:07:00Z" w16du:dateUtc="2026-03-03T22:07:00Z">
        <w:r w:rsidR="003C5492">
          <w:rPr>
            <w:rFonts w:ascii="Times New Roman" w:eastAsia="Times New Roman" w:hAnsi="Times New Roman" w:cs="Times New Roman"/>
          </w:rPr>
          <w:t>a</w:t>
        </w:r>
      </w:ins>
      <w:ins w:id="2230" w:author="Benton, Deon" w:date="2026-03-03T15:32:00Z" w16du:dateUtc="2026-03-03T21:32:00Z">
        <w:r w:rsidR="001450B7">
          <w:rPr>
            <w:rFonts w:ascii="Times New Roman" w:eastAsia="Times New Roman" w:hAnsi="Times New Roman" w:cs="Times New Roman"/>
          </w:rPr>
          <w:t xml:space="preserve"> </w:t>
        </w:r>
      </w:ins>
      <w:ins w:id="2231" w:author="Benton, Deon" w:date="2026-03-03T15:35:00Z" w16du:dateUtc="2026-03-03T21:35:00Z">
        <w:r w:rsidR="00C238C5">
          <w:rPr>
            <w:rFonts w:ascii="Times New Roman" w:eastAsia="Times New Roman" w:hAnsi="Times New Roman" w:cs="Times New Roman"/>
          </w:rPr>
          <w:t>tested</w:t>
        </w:r>
      </w:ins>
      <w:ins w:id="2232" w:author="Benton, Deon" w:date="2026-03-03T15:32:00Z" w16du:dateUtc="2026-03-03T21:32:00Z">
        <w:r w:rsidR="001450B7">
          <w:rPr>
            <w:rFonts w:ascii="Times New Roman" w:eastAsia="Times New Roman" w:hAnsi="Times New Roman" w:cs="Times New Roman"/>
          </w:rPr>
          <w:t xml:space="preserve"> whether</w:t>
        </w:r>
      </w:ins>
      <w:ins w:id="2233" w:author="Benton, Deon" w:date="2026-03-03T15:35:00Z" w16du:dateUtc="2026-03-03T21:35:00Z">
        <w:r w:rsidR="00C238C5">
          <w:rPr>
            <w:rFonts w:ascii="Times New Roman" w:eastAsia="Times New Roman" w:hAnsi="Times New Roman" w:cs="Times New Roman"/>
          </w:rPr>
          <w:t xml:space="preserve"> infants’ </w:t>
        </w:r>
      </w:ins>
      <w:ins w:id="2234" w:author="Benton, Deon" w:date="2026-03-03T16:13:00Z" w16du:dateUtc="2026-03-03T22:13:00Z">
        <w:r w:rsidR="00C1774E">
          <w:rPr>
            <w:rFonts w:ascii="Times New Roman" w:eastAsia="Times New Roman" w:hAnsi="Times New Roman" w:cs="Times New Roman"/>
          </w:rPr>
          <w:t>performance</w:t>
        </w:r>
      </w:ins>
      <w:ins w:id="2235" w:author="Benton, Deon" w:date="2026-03-03T15:35:00Z" w16du:dateUtc="2026-03-03T21:35:00Z">
        <w:r w:rsidR="00C238C5">
          <w:rPr>
            <w:rFonts w:ascii="Times New Roman" w:eastAsia="Times New Roman" w:hAnsi="Times New Roman" w:cs="Times New Roman"/>
          </w:rPr>
          <w:t xml:space="preserve"> in </w:t>
        </w:r>
      </w:ins>
      <w:ins w:id="2236" w:author="Benton, Deon" w:date="2026-03-03T16:13:00Z" w16du:dateUtc="2026-03-03T22:13:00Z">
        <w:r w:rsidR="00110DF9">
          <w:rPr>
            <w:rFonts w:ascii="Times New Roman" w:eastAsia="Times New Roman" w:hAnsi="Times New Roman" w:cs="Times New Roman"/>
          </w:rPr>
          <w:t>action-</w:t>
        </w:r>
      </w:ins>
      <w:ins w:id="2237" w:author="Benton, Deon" w:date="2026-03-03T15:41:00Z" w16du:dateUtc="2026-03-03T21:41:00Z">
        <w:r w:rsidR="00D969E0">
          <w:rPr>
            <w:rFonts w:ascii="Times New Roman" w:eastAsia="Times New Roman" w:hAnsi="Times New Roman" w:cs="Times New Roman"/>
          </w:rPr>
          <w:t>understanding studies that use animate-like entities</w:t>
        </w:r>
      </w:ins>
      <w:ins w:id="2238" w:author="Benton, Deon" w:date="2026-03-03T15:36:00Z" w16du:dateUtc="2026-03-03T21:36:00Z">
        <w:r w:rsidR="00837327">
          <w:rPr>
            <w:rFonts w:ascii="Times New Roman" w:eastAsia="Times New Roman" w:hAnsi="Times New Roman" w:cs="Times New Roman"/>
          </w:rPr>
          <w:t xml:space="preserve"> can be explained </w:t>
        </w:r>
      </w:ins>
      <w:ins w:id="2239" w:author="Benton, Deon" w:date="2026-03-03T15:43:00Z" w16du:dateUtc="2026-03-03T21:43:00Z">
        <w:r w:rsidR="00773F36">
          <w:rPr>
            <w:rFonts w:ascii="Times New Roman" w:eastAsia="Times New Roman" w:hAnsi="Times New Roman" w:cs="Times New Roman"/>
          </w:rPr>
          <w:t>by</w:t>
        </w:r>
      </w:ins>
      <w:ins w:id="2240" w:author="Benton, Deon" w:date="2026-03-03T15:36:00Z" w16du:dateUtc="2026-03-03T21:36:00Z">
        <w:r w:rsidR="00837327">
          <w:rPr>
            <w:rFonts w:ascii="Times New Roman" w:eastAsia="Times New Roman" w:hAnsi="Times New Roman" w:cs="Times New Roman"/>
          </w:rPr>
          <w:t xml:space="preserve"> </w:t>
        </w:r>
      </w:ins>
      <w:ins w:id="2241"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242" w:author="Benton, Deon" w:date="2026-03-03T15:42:00Z" w16du:dateUtc="2026-03-03T21:42:00Z">
        <w:r w:rsidR="00D969E0">
          <w:rPr>
            <w:rFonts w:ascii="Times New Roman" w:eastAsia="Times New Roman" w:hAnsi="Times New Roman" w:cs="Times New Roman"/>
          </w:rPr>
          <w:t>the</w:t>
        </w:r>
      </w:ins>
      <w:ins w:id="2243" w:author="Benton, Deon" w:date="2026-03-03T15:39:00Z" w16du:dateUtc="2026-03-03T21:39:00Z">
        <w:r w:rsidR="00931876">
          <w:rPr>
            <w:rFonts w:ascii="Times New Roman" w:eastAsia="Times New Roman" w:hAnsi="Times New Roman" w:cs="Times New Roman"/>
          </w:rPr>
          <w:t xml:space="preserve"> low-level, perceptually grounded</w:t>
        </w:r>
      </w:ins>
      <w:ins w:id="2244" w:author="Benton, Deon" w:date="2026-03-03T15:44:00Z" w16du:dateUtc="2026-03-03T21:44:00Z">
        <w:r w:rsidR="00773F36">
          <w:rPr>
            <w:rFonts w:ascii="Times New Roman" w:eastAsia="Times New Roman" w:hAnsi="Times New Roman" w:cs="Times New Roman"/>
          </w:rPr>
          <w:t xml:space="preserve"> </w:t>
        </w:r>
      </w:ins>
      <w:ins w:id="2245" w:author="Benton, Deon" w:date="2026-03-03T15:37:00Z" w16du:dateUtc="2026-03-03T21:37:00Z">
        <w:r w:rsidR="00837327">
          <w:rPr>
            <w:rFonts w:ascii="Times New Roman" w:eastAsia="Times New Roman" w:hAnsi="Times New Roman" w:cs="Times New Roman"/>
          </w:rPr>
          <w:t>kinematics</w:t>
        </w:r>
      </w:ins>
      <w:ins w:id="2246"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247" w:author="Benton, Deon" w:date="2026-03-03T15:45:00Z" w16du:dateUtc="2026-03-03T21:45:00Z">
        <w:r w:rsidR="00773F36">
          <w:rPr>
            <w:rFonts w:ascii="Times New Roman" w:eastAsia="Times New Roman" w:hAnsi="Times New Roman" w:cs="Times New Roman"/>
          </w:rPr>
          <w:t>—information that</w:t>
        </w:r>
      </w:ins>
      <w:ins w:id="2248" w:author="Benton, Deon" w:date="2026-03-03T15:40:00Z" w16du:dateUtc="2026-03-03T21:40:00Z">
        <w:r w:rsidR="00931876">
          <w:rPr>
            <w:rFonts w:ascii="Times New Roman" w:eastAsia="Times New Roman" w:hAnsi="Times New Roman" w:cs="Times New Roman"/>
          </w:rPr>
          <w:t xml:space="preserve"> infants experience </w:t>
        </w:r>
      </w:ins>
      <w:ins w:id="2249" w:author="Benton, Deon" w:date="2026-03-09T19:00:00Z" w16du:dateUtc="2026-03-10T00:00:00Z">
        <w:r w:rsidR="00C34543">
          <w:rPr>
            <w:rFonts w:ascii="Times New Roman" w:eastAsia="Times New Roman" w:hAnsi="Times New Roman" w:cs="Times New Roman"/>
          </w:rPr>
          <w:t xml:space="preserve">both </w:t>
        </w:r>
      </w:ins>
      <w:ins w:id="2250" w:author="Benton, Deon" w:date="2026-03-03T15:40:00Z" w16du:dateUtc="2026-03-03T21:40:00Z">
        <w:r w:rsidR="00931876">
          <w:rPr>
            <w:rFonts w:ascii="Times New Roman" w:eastAsia="Times New Roman" w:hAnsi="Times New Roman" w:cs="Times New Roman"/>
          </w:rPr>
          <w:t xml:space="preserve">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2251" w:author="Benton, Deon" w:date="2026-03-09T19:00:00Z" w16du:dateUtc="2026-03-10T00:00:00Z">
        <w:r w:rsidR="00C34543">
          <w:rPr>
            <w:rFonts w:ascii="Times New Roman" w:eastAsia="Times New Roman" w:hAnsi="Times New Roman" w:cs="Times New Roman"/>
          </w:rPr>
          <w:t>. Specifically, n</w:t>
        </w:r>
      </w:ins>
      <w:ins w:id="2252" w:author="Benton, Deon" w:date="2026-03-03T15:45:00Z" w16du:dateUtc="2026-03-03T21:45:00Z">
        <w:r w:rsidR="00773F36">
          <w:rPr>
            <w:rFonts w:ascii="Times New Roman" w:eastAsia="Times New Roman" w:hAnsi="Times New Roman" w:cs="Times New Roman"/>
          </w:rPr>
          <w:t>etworks</w:t>
        </w:r>
      </w:ins>
      <w:ins w:id="2253" w:author="Benton, Deon" w:date="2026-03-09T18:53:00Z" w16du:dateUtc="2026-03-09T23:53:00Z">
        <w:r w:rsidR="009F7F31">
          <w:rPr>
            <w:rFonts w:ascii="Times New Roman" w:eastAsia="Times New Roman" w:hAnsi="Times New Roman" w:cs="Times New Roman"/>
          </w:rPr>
          <w:t xml:space="preserve"> </w:t>
        </w:r>
      </w:ins>
      <w:ins w:id="2254"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2255" w:author="Benton, Deon" w:date="2026-03-03T15:46:00Z" w16du:dateUtc="2026-03-03T21:46:00Z">
        <w:r w:rsidR="00A77F7B">
          <w:rPr>
            <w:rFonts w:ascii="Times New Roman" w:eastAsia="Times New Roman" w:hAnsi="Times New Roman" w:cs="Times New Roman"/>
          </w:rPr>
          <w:t xml:space="preserve">one; networks looked equally long at both </w:t>
        </w:r>
      </w:ins>
      <w:ins w:id="2256" w:author="Benton, Deon" w:date="2026-03-03T15:47:00Z" w16du:dateUtc="2026-03-03T21:47:00Z">
        <w:r w:rsidR="00A77F7B">
          <w:rPr>
            <w:rFonts w:ascii="Times New Roman" w:eastAsia="Times New Roman" w:hAnsi="Times New Roman" w:cs="Times New Roman"/>
          </w:rPr>
          <w:t xml:space="preserve">test </w:t>
        </w:r>
      </w:ins>
      <w:ins w:id="2257" w:author="Benton, Deon" w:date="2026-03-03T15:46:00Z" w16du:dateUtc="2026-03-03T21:46:00Z">
        <w:r w:rsidR="00A77F7B">
          <w:rPr>
            <w:rFonts w:ascii="Times New Roman" w:eastAsia="Times New Roman" w:hAnsi="Times New Roman" w:cs="Times New Roman"/>
          </w:rPr>
          <w:t>events if the arced motion occurred beside the barrier</w:t>
        </w:r>
      </w:ins>
      <w:ins w:id="2258" w:author="Benton, Deon" w:date="2026-03-09T18:54:00Z" w16du:dateUtc="2026-03-09T23:54:00Z">
        <w:r w:rsidR="009F7F31">
          <w:rPr>
            <w:rFonts w:ascii="Times New Roman" w:eastAsia="Times New Roman" w:hAnsi="Times New Roman" w:cs="Times New Roman"/>
          </w:rPr>
          <w:t xml:space="preserve"> during habituation</w:t>
        </w:r>
      </w:ins>
      <w:ins w:id="2259"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2260" w:author="Benton, Deon" w:date="2026-03-03T15:47:00Z" w16du:dateUtc="2026-03-03T21:47:00Z">
        <w:r w:rsidR="00A77F7B">
          <w:rPr>
            <w:rFonts w:ascii="Times New Roman" w:eastAsia="Times New Roman" w:hAnsi="Times New Roman" w:cs="Times New Roman"/>
          </w:rPr>
          <w:t xml:space="preserve">These findings </w:t>
        </w:r>
      </w:ins>
      <w:ins w:id="2261" w:author="Benton, Deon" w:date="2026-03-03T15:48:00Z" w16du:dateUtc="2026-03-03T21:48:00Z">
        <w:r w:rsidR="00E74F16">
          <w:rPr>
            <w:rFonts w:ascii="Times New Roman" w:eastAsia="Times New Roman" w:hAnsi="Times New Roman" w:cs="Times New Roman"/>
          </w:rPr>
          <w:t xml:space="preserve">call into question the necessity of </w:t>
        </w:r>
      </w:ins>
      <w:ins w:id="2262" w:author="Benton, Deon" w:date="2026-03-03T15:47:00Z" w16du:dateUtc="2026-03-03T21:47:00Z">
        <w:r w:rsidR="00E74F16">
          <w:rPr>
            <w:rFonts w:ascii="Times New Roman" w:eastAsia="Times New Roman" w:hAnsi="Times New Roman" w:cs="Times New Roman"/>
          </w:rPr>
          <w:t>domain-specific mechanisms</w:t>
        </w:r>
      </w:ins>
      <w:ins w:id="2263" w:author="Benton, Deon" w:date="2026-03-03T15:56:00Z" w16du:dateUtc="2026-03-03T21:56:00Z">
        <w:r w:rsidR="00616A6A">
          <w:rPr>
            <w:rFonts w:ascii="Times New Roman" w:eastAsia="Times New Roman" w:hAnsi="Times New Roman" w:cs="Times New Roman"/>
          </w:rPr>
          <w:t>—</w:t>
        </w:r>
      </w:ins>
      <w:ins w:id="2264" w:author="Benton, Deon" w:date="2026-03-03T15:49:00Z" w16du:dateUtc="2026-03-03T21:49:00Z">
        <w:r w:rsidR="00E74F16">
          <w:rPr>
            <w:rFonts w:ascii="Times New Roman" w:eastAsia="Times New Roman" w:hAnsi="Times New Roman" w:cs="Times New Roman"/>
          </w:rPr>
          <w:t>such as a teleological stance</w:t>
        </w:r>
      </w:ins>
      <w:ins w:id="2265" w:author="Benton, Deon" w:date="2026-03-03T15:47:00Z" w16du:dateUtc="2026-03-03T21:47:00Z">
        <w:r w:rsidR="00E74F16">
          <w:rPr>
            <w:rFonts w:ascii="Times New Roman" w:eastAsia="Times New Roman" w:hAnsi="Times New Roman" w:cs="Times New Roman"/>
          </w:rPr>
          <w:t xml:space="preserve"> or rich notions o</w:t>
        </w:r>
      </w:ins>
      <w:ins w:id="2266" w:author="Benton, Deon" w:date="2026-03-03T15:48:00Z" w16du:dateUtc="2026-03-03T21:48:00Z">
        <w:r w:rsidR="00E74F16">
          <w:rPr>
            <w:rFonts w:ascii="Times New Roman" w:eastAsia="Times New Roman" w:hAnsi="Times New Roman" w:cs="Times New Roman"/>
          </w:rPr>
          <w:t xml:space="preserve">f </w:t>
        </w:r>
      </w:ins>
      <w:ins w:id="2267" w:author="Benton, Deon" w:date="2026-03-03T15:49:00Z" w16du:dateUtc="2026-03-03T21:49:00Z">
        <w:r w:rsidR="00E74F16">
          <w:rPr>
            <w:rFonts w:ascii="Times New Roman" w:eastAsia="Times New Roman" w:hAnsi="Times New Roman" w:cs="Times New Roman"/>
          </w:rPr>
          <w:t xml:space="preserve">action, </w:t>
        </w:r>
      </w:ins>
      <w:ins w:id="2268" w:author="Benton, Deon" w:date="2026-03-03T15:48:00Z" w16du:dateUtc="2026-03-03T21:48:00Z">
        <w:r w:rsidR="00E74F16">
          <w:rPr>
            <w:rFonts w:ascii="Times New Roman" w:eastAsia="Times New Roman" w:hAnsi="Times New Roman" w:cs="Times New Roman"/>
          </w:rPr>
          <w:t>agency</w:t>
        </w:r>
      </w:ins>
      <w:ins w:id="2269" w:author="Benton, Deon" w:date="2026-03-03T15:49:00Z" w16du:dateUtc="2026-03-03T21:49:00Z">
        <w:r w:rsidR="00E74F16">
          <w:rPr>
            <w:rFonts w:ascii="Times New Roman" w:eastAsia="Times New Roman" w:hAnsi="Times New Roman" w:cs="Times New Roman"/>
          </w:rPr>
          <w:t>,</w:t>
        </w:r>
      </w:ins>
      <w:ins w:id="2270" w:author="Benton, Deon" w:date="2026-03-03T15:48:00Z" w16du:dateUtc="2026-03-03T21:48:00Z">
        <w:r w:rsidR="00E74F16">
          <w:rPr>
            <w:rFonts w:ascii="Times New Roman" w:eastAsia="Times New Roman" w:hAnsi="Times New Roman" w:cs="Times New Roman"/>
          </w:rPr>
          <w:t xml:space="preserve"> or efficiency</w:t>
        </w:r>
      </w:ins>
      <w:ins w:id="2271" w:author="Benton, Deon" w:date="2026-03-03T15:56:00Z" w16du:dateUtc="2026-03-03T21:56:00Z">
        <w:r w:rsidR="00616A6A">
          <w:rPr>
            <w:rFonts w:ascii="Times New Roman" w:eastAsia="Times New Roman" w:hAnsi="Times New Roman" w:cs="Times New Roman"/>
          </w:rPr>
          <w:t>—</w:t>
        </w:r>
      </w:ins>
      <w:ins w:id="2272" w:author="Benton, Deon" w:date="2026-03-03T15:49:00Z" w16du:dateUtc="2026-03-03T21:49:00Z">
        <w:r w:rsidR="00E74F16">
          <w:rPr>
            <w:rFonts w:ascii="Times New Roman" w:eastAsia="Times New Roman" w:hAnsi="Times New Roman" w:cs="Times New Roman"/>
          </w:rPr>
          <w:t>to explain</w:t>
        </w:r>
      </w:ins>
      <w:ins w:id="2273" w:author="Benton, Deon" w:date="2026-03-03T15:48:00Z" w16du:dateUtc="2026-03-03T21:48:00Z">
        <w:r w:rsidR="00E74F16">
          <w:rPr>
            <w:rFonts w:ascii="Times New Roman" w:eastAsia="Times New Roman" w:hAnsi="Times New Roman" w:cs="Times New Roman"/>
          </w:rPr>
          <w:t xml:space="preserve"> infants’ performance in studies that</w:t>
        </w:r>
      </w:ins>
      <w:ins w:id="2274" w:author="Benton, Deon" w:date="2026-03-03T15:49:00Z" w16du:dateUtc="2026-03-03T21:49:00Z">
        <w:r w:rsidR="00E74F16">
          <w:rPr>
            <w:rFonts w:ascii="Times New Roman" w:eastAsia="Times New Roman" w:hAnsi="Times New Roman" w:cs="Times New Roman"/>
          </w:rPr>
          <w:t xml:space="preserve"> purport to</w:t>
        </w:r>
      </w:ins>
      <w:ins w:id="2275" w:author="Benton, Deon" w:date="2026-03-03T15:48:00Z" w16du:dateUtc="2026-03-03T21:48:00Z">
        <w:r w:rsidR="00E74F16">
          <w:rPr>
            <w:rFonts w:ascii="Times New Roman" w:eastAsia="Times New Roman" w:hAnsi="Times New Roman" w:cs="Times New Roman"/>
          </w:rPr>
          <w:t xml:space="preserve"> evaluate their putative action understanding. </w:t>
        </w:r>
      </w:ins>
      <w:ins w:id="2276" w:author="Benton, Deon" w:date="2026-03-03T15:50:00Z" w16du:dateUtc="2026-03-03T21:50:00Z">
        <w:r w:rsidR="009E5DAF">
          <w:rPr>
            <w:rFonts w:ascii="Times New Roman" w:eastAsia="Times New Roman" w:hAnsi="Times New Roman" w:cs="Times New Roman"/>
          </w:rPr>
          <w:t xml:space="preserve">At the same time, a potential critique of this </w:t>
        </w:r>
      </w:ins>
      <w:ins w:id="2277" w:author="Benton, Deon" w:date="2026-03-09T19:08:00Z" w16du:dateUtc="2026-03-10T00:08:00Z">
        <w:r w:rsidR="000F3AF0">
          <w:rPr>
            <w:rFonts w:ascii="Times New Roman" w:eastAsia="Times New Roman" w:hAnsi="Times New Roman" w:cs="Times New Roman"/>
          </w:rPr>
          <w:t xml:space="preserve">initial </w:t>
        </w:r>
      </w:ins>
      <w:ins w:id="2278" w:author="Benton, Deon" w:date="2026-03-03T15:50:00Z" w16du:dateUtc="2026-03-03T21:50:00Z">
        <w:r w:rsidR="009E5DAF">
          <w:rPr>
            <w:rFonts w:ascii="Times New Roman" w:eastAsia="Times New Roman" w:hAnsi="Times New Roman" w:cs="Times New Roman"/>
          </w:rPr>
          <w:t xml:space="preserve">simulation </w:t>
        </w:r>
      </w:ins>
      <w:ins w:id="2279" w:author="Benton, Deon" w:date="2026-03-03T15:53:00Z" w16du:dateUtc="2026-03-03T21:53:00Z">
        <w:r w:rsidR="0086194C">
          <w:rPr>
            <w:rFonts w:ascii="Times New Roman" w:eastAsia="Times New Roman" w:hAnsi="Times New Roman" w:cs="Times New Roman"/>
          </w:rPr>
          <w:t>concerns the fact that</w:t>
        </w:r>
      </w:ins>
      <w:ins w:id="2280" w:author="Benton, Deon" w:date="2026-03-09T18:55:00Z" w16du:dateUtc="2026-03-09T23:55:00Z">
        <w:r w:rsidR="00CC3593">
          <w:rPr>
            <w:rFonts w:ascii="Times New Roman" w:eastAsia="Times New Roman" w:hAnsi="Times New Roman" w:cs="Times New Roman"/>
          </w:rPr>
          <w:t xml:space="preserve"> the network’s “real-world</w:t>
        </w:r>
      </w:ins>
      <w:ins w:id="2281" w:author="Benton, Deon" w:date="2026-03-09T18:56:00Z" w16du:dateUtc="2026-03-09T23:56:00Z">
        <w:r w:rsidR="00CC3593">
          <w:rPr>
            <w:rFonts w:ascii="Times New Roman" w:eastAsia="Times New Roman" w:hAnsi="Times New Roman" w:cs="Times New Roman"/>
          </w:rPr>
          <w:t>”</w:t>
        </w:r>
      </w:ins>
      <w:ins w:id="2282"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2283" w:author="Benton, Deon" w:date="2026-03-09T19:08:00Z" w16du:dateUtc="2026-03-10T00:08:00Z">
        <w:r w:rsidR="00585C9B">
          <w:rPr>
            <w:rFonts w:ascii="Times New Roman" w:eastAsia="Times New Roman" w:hAnsi="Times New Roman" w:cs="Times New Roman"/>
          </w:rPr>
          <w:t>arced motion always occurred with obstacles</w:t>
        </w:r>
      </w:ins>
      <w:ins w:id="2284" w:author="Benton, Deon" w:date="2026-03-03T15:52:00Z" w16du:dateUtc="2026-03-03T21:52:00Z">
        <w:r w:rsidR="0086194C">
          <w:rPr>
            <w:rFonts w:ascii="Times New Roman" w:eastAsia="Times New Roman" w:hAnsi="Times New Roman" w:cs="Times New Roman"/>
          </w:rPr>
          <w:t xml:space="preserve"> </w:t>
        </w:r>
      </w:ins>
      <w:ins w:id="2285" w:author="Benton, Deon" w:date="2026-03-03T15:53:00Z" w16du:dateUtc="2026-03-03T21:53:00Z">
        <w:r w:rsidR="0086194C">
          <w:rPr>
            <w:rFonts w:ascii="Times New Roman" w:eastAsia="Times New Roman" w:hAnsi="Times New Roman" w:cs="Times New Roman"/>
          </w:rPr>
          <w:t>during</w:t>
        </w:r>
      </w:ins>
      <w:ins w:id="2286" w:author="Benton, Deon" w:date="2026-03-03T15:50:00Z" w16du:dateUtc="2026-03-03T21:50:00Z">
        <w:r w:rsidR="009E5DAF">
          <w:rPr>
            <w:rFonts w:ascii="Times New Roman" w:eastAsia="Times New Roman" w:hAnsi="Times New Roman" w:cs="Times New Roman"/>
          </w:rPr>
          <w:t xml:space="preserve"> pretraining</w:t>
        </w:r>
      </w:ins>
      <w:ins w:id="2287" w:author="Benton, Deon" w:date="2026-03-09T18:55:00Z" w16du:dateUtc="2026-03-09T23:55:00Z">
        <w:r w:rsidR="00CC3593">
          <w:rPr>
            <w:rFonts w:ascii="Times New Roman" w:eastAsia="Times New Roman" w:hAnsi="Times New Roman" w:cs="Times New Roman"/>
          </w:rPr>
          <w:t>.</w:t>
        </w:r>
      </w:ins>
      <w:ins w:id="2288" w:author="Benton, Deon" w:date="2026-03-09T18:56:00Z" w16du:dateUtc="2026-03-09T23:56:00Z">
        <w:r w:rsidR="00C2212E">
          <w:rPr>
            <w:rFonts w:ascii="Times New Roman" w:eastAsia="Times New Roman" w:hAnsi="Times New Roman" w:cs="Times New Roman"/>
          </w:rPr>
          <w:t xml:space="preserve"> </w:t>
        </w:r>
      </w:ins>
      <w:ins w:id="2289" w:author="Benton, Deon" w:date="2026-03-09T18:57:00Z" w16du:dateUtc="2026-03-09T23:57:00Z">
        <w:r w:rsidR="00C2212E">
          <w:rPr>
            <w:rFonts w:ascii="Times New Roman" w:eastAsia="Times New Roman" w:hAnsi="Times New Roman" w:cs="Times New Roman"/>
          </w:rPr>
          <w:t>The trouble here is that infants</w:t>
        </w:r>
      </w:ins>
      <w:ins w:id="2290" w:author="Benton, Deon" w:date="2026-03-09T18:56:00Z" w16du:dateUtc="2026-03-09T23:56:00Z">
        <w:r w:rsidR="00C2212E">
          <w:rPr>
            <w:rFonts w:ascii="Times New Roman" w:eastAsia="Times New Roman" w:hAnsi="Times New Roman" w:cs="Times New Roman"/>
          </w:rPr>
          <w:t xml:space="preserve"> likely do observe </w:t>
        </w:r>
      </w:ins>
      <w:ins w:id="2291" w:author="Benton, Deon" w:date="2026-03-09T18:57:00Z" w16du:dateUtc="2026-03-09T23:57:00Z">
        <w:r w:rsidR="00C2212E">
          <w:rPr>
            <w:rFonts w:ascii="Times New Roman" w:eastAsia="Times New Roman" w:hAnsi="Times New Roman" w:cs="Times New Roman"/>
          </w:rPr>
          <w:t>instances of a</w:t>
        </w:r>
      </w:ins>
      <w:ins w:id="2292" w:author="Benton, Deon" w:date="2026-03-09T18:56:00Z" w16du:dateUtc="2026-03-09T23:56:00Z">
        <w:r w:rsidR="00C2212E">
          <w:rPr>
            <w:rFonts w:ascii="Times New Roman" w:eastAsia="Times New Roman" w:hAnsi="Times New Roman" w:cs="Times New Roman"/>
          </w:rPr>
          <w:t>rced motion in the absence of physical o</w:t>
        </w:r>
      </w:ins>
      <w:ins w:id="2293"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2294" w:author="Benton, Deon" w:date="2026-03-09T18:58:00Z" w16du:dateUtc="2026-03-09T23:58:00Z">
        <w:r w:rsidR="00C2212E">
          <w:rPr>
            <w:rFonts w:ascii="Times New Roman" w:eastAsia="Times New Roman" w:hAnsi="Times New Roman" w:cs="Times New Roman"/>
          </w:rPr>
          <w:t>f</w:t>
        </w:r>
      </w:ins>
      <w:ins w:id="2295" w:author="Benton, Deon" w:date="2026-03-03T16:00:00Z" w16du:dateUtc="2026-03-03T22:00:00Z">
        <w:r w:rsidR="0063061E">
          <w:rPr>
            <w:rFonts w:ascii="Times New Roman" w:eastAsia="Times New Roman" w:hAnsi="Times New Roman" w:cs="Times New Roman"/>
          </w:rPr>
          <w:t xml:space="preserve"> the current </w:t>
        </w:r>
      </w:ins>
      <w:ins w:id="2296" w:author="Benton, Deon" w:date="2026-03-09T18:58:00Z" w16du:dateUtc="2026-03-09T23:58:00Z">
        <w:r w:rsidR="00C2212E">
          <w:rPr>
            <w:rFonts w:ascii="Times New Roman" w:eastAsia="Times New Roman" w:hAnsi="Times New Roman" w:cs="Times New Roman"/>
          </w:rPr>
          <w:t>proposal</w:t>
        </w:r>
      </w:ins>
      <w:ins w:id="2297" w:author="Benton, Deon" w:date="2026-03-03T16:01:00Z" w16du:dateUtc="2026-03-03T22:01:00Z">
        <w:r w:rsidR="0063061E">
          <w:rPr>
            <w:rFonts w:ascii="Times New Roman" w:eastAsia="Times New Roman" w:hAnsi="Times New Roman" w:cs="Times New Roman"/>
          </w:rPr>
          <w:t xml:space="preserve"> </w:t>
        </w:r>
      </w:ins>
      <w:ins w:id="2298" w:author="Benton, Deon" w:date="2026-03-03T16:12:00Z" w16du:dateUtc="2026-03-03T22:12:00Z">
        <w:r w:rsidR="000F3686">
          <w:rPr>
            <w:rFonts w:ascii="Times New Roman" w:eastAsia="Times New Roman" w:hAnsi="Times New Roman" w:cs="Times New Roman"/>
          </w:rPr>
          <w:t>provides</w:t>
        </w:r>
      </w:ins>
      <w:ins w:id="2299"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2300" w:author="Benton, Deon" w:date="2026-03-09T18:58:00Z" w16du:dateUtc="2026-03-09T23:58:00Z">
        <w:r w:rsidR="00C2212E">
          <w:rPr>
            <w:rFonts w:ascii="Times New Roman" w:eastAsia="Times New Roman" w:hAnsi="Times New Roman" w:cs="Times New Roman"/>
          </w:rPr>
          <w:t xml:space="preserve"> broadly</w:t>
        </w:r>
      </w:ins>
      <w:ins w:id="2301" w:author="Benton, Deon" w:date="2026-03-03T16:01:00Z" w16du:dateUtc="2026-03-03T22:01:00Z">
        <w:r w:rsidR="0063061E">
          <w:rPr>
            <w:rFonts w:ascii="Times New Roman" w:eastAsia="Times New Roman" w:hAnsi="Times New Roman" w:cs="Times New Roman"/>
          </w:rPr>
          <w:t xml:space="preserve">, then it is important to show that </w:t>
        </w:r>
      </w:ins>
      <w:ins w:id="2302" w:author="Benton, Deon" w:date="2026-03-03T16:02:00Z" w16du:dateUtc="2026-03-03T22:02:00Z">
        <w:r w:rsidR="0063061E">
          <w:rPr>
            <w:rFonts w:ascii="Times New Roman" w:eastAsia="Times New Roman" w:hAnsi="Times New Roman" w:cs="Times New Roman"/>
          </w:rPr>
          <w:t xml:space="preserve">the results </w:t>
        </w:r>
      </w:ins>
      <w:ins w:id="2303" w:author="Benton, Deon" w:date="2026-03-03T16:04:00Z" w16du:dateUtc="2026-03-03T22:04:00Z">
        <w:r w:rsidR="00C67B37">
          <w:rPr>
            <w:rFonts w:ascii="Times New Roman" w:eastAsia="Times New Roman" w:hAnsi="Times New Roman" w:cs="Times New Roman"/>
          </w:rPr>
          <w:t>reported above</w:t>
        </w:r>
      </w:ins>
      <w:ins w:id="2304" w:author="Benton, Deon" w:date="2026-03-03T16:03:00Z" w16du:dateUtc="2026-03-03T22:03:00Z">
        <w:r w:rsidR="00C67B37">
          <w:rPr>
            <w:rFonts w:ascii="Times New Roman" w:eastAsia="Times New Roman" w:hAnsi="Times New Roman" w:cs="Times New Roman"/>
          </w:rPr>
          <w:t xml:space="preserve"> can be </w:t>
        </w:r>
        <w:r w:rsidR="00C67B37">
          <w:rPr>
            <w:rFonts w:ascii="Times New Roman" w:eastAsia="Times New Roman" w:hAnsi="Times New Roman" w:cs="Times New Roman"/>
          </w:rPr>
          <w:lastRenderedPageBreak/>
          <w:t xml:space="preserve">obtained in a simulation that varies </w:t>
        </w:r>
      </w:ins>
      <w:ins w:id="2305" w:author="Benton, Deon" w:date="2026-03-09T18:58:00Z" w16du:dateUtc="2026-03-09T23:58:00Z">
        <w:r w:rsidR="00C2212E">
          <w:rPr>
            <w:rFonts w:ascii="Times New Roman" w:eastAsia="Times New Roman" w:hAnsi="Times New Roman" w:cs="Times New Roman"/>
          </w:rPr>
          <w:t>the amount of</w:t>
        </w:r>
      </w:ins>
      <w:ins w:id="2306" w:author="Benton, Deon" w:date="2026-03-09T18:59:00Z" w16du:dateUtc="2026-03-09T23:59:00Z">
        <w:r w:rsidR="00C2212E">
          <w:rPr>
            <w:rFonts w:ascii="Times New Roman" w:eastAsia="Times New Roman" w:hAnsi="Times New Roman" w:cs="Times New Roman"/>
          </w:rPr>
          <w:t xml:space="preserve"> arced </w:t>
        </w:r>
      </w:ins>
      <w:ins w:id="2307" w:author="Benton, Deon" w:date="2026-03-03T16:05:00Z" w16du:dateUtc="2026-03-03T22:05:00Z">
        <w:r w:rsidR="002306DE">
          <w:rPr>
            <w:rFonts w:ascii="Times New Roman" w:eastAsia="Times New Roman" w:hAnsi="Times New Roman" w:cs="Times New Roman"/>
          </w:rPr>
          <w:t>motion with and without barriers</w:t>
        </w:r>
      </w:ins>
      <w:ins w:id="2308" w:author="Benton, Deon" w:date="2026-03-09T18:58:00Z" w16du:dateUtc="2026-03-09T23:58:00Z">
        <w:r w:rsidR="00C2212E">
          <w:rPr>
            <w:rFonts w:ascii="Times New Roman" w:eastAsia="Times New Roman" w:hAnsi="Times New Roman" w:cs="Times New Roman"/>
          </w:rPr>
          <w:t xml:space="preserve"> that networks experience during pretraining</w:t>
        </w:r>
      </w:ins>
      <w:ins w:id="2309" w:author="Benton, Deon" w:date="2026-03-03T16:05:00Z" w16du:dateUtc="2026-03-03T22:05:00Z">
        <w:r w:rsidR="002306DE">
          <w:rPr>
            <w:rFonts w:ascii="Times New Roman" w:eastAsia="Times New Roman" w:hAnsi="Times New Roman" w:cs="Times New Roman"/>
          </w:rPr>
          <w:t xml:space="preserve">. </w:t>
        </w:r>
      </w:ins>
      <w:ins w:id="2310" w:author="Benton, Deon" w:date="2026-03-03T16:06:00Z" w16du:dateUtc="2026-03-03T22:06:00Z">
        <w:r w:rsidR="002306DE">
          <w:rPr>
            <w:rFonts w:ascii="Times New Roman" w:eastAsia="Times New Roman" w:hAnsi="Times New Roman" w:cs="Times New Roman"/>
          </w:rPr>
          <w:t xml:space="preserve">Simulation </w:t>
        </w:r>
      </w:ins>
      <w:ins w:id="2311" w:author="Benton, Deon" w:date="2026-03-03T16:07:00Z" w16du:dateUtc="2026-03-03T22:07:00Z">
        <w:r w:rsidR="003C5492">
          <w:rPr>
            <w:rFonts w:ascii="Times New Roman" w:eastAsia="Times New Roman" w:hAnsi="Times New Roman" w:cs="Times New Roman"/>
          </w:rPr>
          <w:t>1b</w:t>
        </w:r>
      </w:ins>
      <w:ins w:id="2312"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313"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314"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2315" w:author="Benton, Deon" w:date="2026-03-09T19:14:00Z" w16du:dateUtc="2026-03-10T00:14:00Z"/>
          <w:rFonts w:ascii="Times New Roman" w:eastAsia="Times New Roman" w:hAnsi="Times New Roman" w:cs="Times New Roman"/>
        </w:rPr>
      </w:pPr>
      <w:ins w:id="2316"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317" w:author="Benton, Deon" w:date="2026-03-09T19:05:00Z" w16du:dateUtc="2026-03-10T00:05:00Z">
        <w:r>
          <w:rPr>
            <w:rFonts w:ascii="Times New Roman" w:eastAsia="Times New Roman" w:hAnsi="Times New Roman" w:cs="Times New Roman"/>
          </w:rPr>
          <w:t xml:space="preserve">the ratio of arced motion with obstacles to </w:t>
        </w:r>
      </w:ins>
      <w:ins w:id="2318" w:author="Benton, Deon" w:date="2026-03-09T19:06:00Z" w16du:dateUtc="2026-03-10T00:06:00Z">
        <w:r>
          <w:rPr>
            <w:rFonts w:ascii="Times New Roman" w:eastAsia="Times New Roman" w:hAnsi="Times New Roman" w:cs="Times New Roman"/>
          </w:rPr>
          <w:t>that</w:t>
        </w:r>
      </w:ins>
      <w:ins w:id="2319" w:author="Benton, Deon" w:date="2026-03-09T19:05:00Z" w16du:dateUtc="2026-03-10T00:05:00Z">
        <w:r>
          <w:rPr>
            <w:rFonts w:ascii="Times New Roman" w:eastAsia="Times New Roman" w:hAnsi="Times New Roman" w:cs="Times New Roman"/>
          </w:rPr>
          <w:t xml:space="preserve"> without obstacles varie</w:t>
        </w:r>
      </w:ins>
      <w:ins w:id="2320" w:author="Benton, Deon" w:date="2026-03-09T19:06:00Z" w16du:dateUtc="2026-03-10T00:06:00Z">
        <w:r>
          <w:rPr>
            <w:rFonts w:ascii="Times New Roman" w:eastAsia="Times New Roman" w:hAnsi="Times New Roman" w:cs="Times New Roman"/>
          </w:rPr>
          <w:t xml:space="preserve">d across networks. </w:t>
        </w:r>
      </w:ins>
      <w:ins w:id="2321" w:author="Benton, Deon" w:date="2026-03-09T19:12:00Z" w16du:dateUtc="2026-03-10T00:12:00Z">
        <w:r w:rsidR="00560C9F">
          <w:rPr>
            <w:rFonts w:ascii="Times New Roman" w:eastAsia="Times New Roman" w:hAnsi="Times New Roman" w:cs="Times New Roman"/>
          </w:rPr>
          <w:t>Six</w:t>
        </w:r>
      </w:ins>
      <w:ins w:id="2322" w:author="Benton, Deon" w:date="2026-03-03T16:20:00Z" w16du:dateUtc="2026-03-03T22:20:00Z">
        <w:r w:rsidR="0086256F">
          <w:rPr>
            <w:rFonts w:ascii="Times New Roman" w:eastAsia="Times New Roman" w:hAnsi="Times New Roman" w:cs="Times New Roman"/>
          </w:rPr>
          <w:t xml:space="preserve"> different ratio</w:t>
        </w:r>
      </w:ins>
      <w:ins w:id="2323" w:author="Benton, Deon" w:date="2026-03-09T19:07:00Z" w16du:dateUtc="2026-03-10T00:07:00Z">
        <w:r>
          <w:rPr>
            <w:rFonts w:ascii="Times New Roman" w:eastAsia="Times New Roman" w:hAnsi="Times New Roman" w:cs="Times New Roman"/>
          </w:rPr>
          <w:t xml:space="preserve"> conditions</w:t>
        </w:r>
      </w:ins>
      <w:ins w:id="2324"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325" w:author="Benton, Deon" w:date="2026-03-03T16:17:00Z" w16du:dateUtc="2026-03-03T22:17:00Z">
        <w:r w:rsidR="00B208F8">
          <w:rPr>
            <w:rFonts w:ascii="Times New Roman" w:eastAsia="Times New Roman" w:hAnsi="Times New Roman" w:cs="Times New Roman"/>
          </w:rPr>
          <w:t xml:space="preserve"> </w:t>
        </w:r>
      </w:ins>
      <w:ins w:id="2326"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327"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328" w:author="Benton, Deon" w:date="2026-03-09T19:11:00Z" w16du:dateUtc="2026-03-10T00:11:00Z">
        <w:r w:rsidR="00560C9F">
          <w:rPr>
            <w:rFonts w:ascii="Times New Roman" w:eastAsia="Times New Roman" w:hAnsi="Times New Roman" w:cs="Times New Roman"/>
          </w:rPr>
          <w:t xml:space="preserve">; </w:t>
        </w:r>
      </w:ins>
      <w:ins w:id="2329" w:author="Benton, Deon" w:date="2026-03-09T19:12:00Z" w16du:dateUtc="2026-03-10T00:12:00Z">
        <w:r w:rsidR="00560C9F">
          <w:rPr>
            <w:rFonts w:ascii="Times New Roman" w:eastAsia="Times New Roman" w:hAnsi="Times New Roman" w:cs="Times New Roman"/>
          </w:rPr>
          <w:t>7</w:t>
        </w:r>
      </w:ins>
      <w:ins w:id="2330" w:author="Benton, Deon" w:date="2026-03-09T19:11:00Z" w16du:dateUtc="2026-03-10T00:11:00Z">
        <w:r w:rsidR="00560C9F">
          <w:rPr>
            <w:rFonts w:ascii="Times New Roman" w:eastAsia="Times New Roman" w:hAnsi="Times New Roman" w:cs="Times New Roman"/>
          </w:rPr>
          <w:t xml:space="preserve">0% arced motion with obstacles vs. </w:t>
        </w:r>
      </w:ins>
      <w:ins w:id="2331" w:author="Benton, Deon" w:date="2026-03-09T19:12:00Z" w16du:dateUtc="2026-03-10T00:12:00Z">
        <w:r w:rsidR="00560C9F">
          <w:rPr>
            <w:rFonts w:ascii="Times New Roman" w:eastAsia="Times New Roman" w:hAnsi="Times New Roman" w:cs="Times New Roman"/>
          </w:rPr>
          <w:t>3</w:t>
        </w:r>
      </w:ins>
      <w:ins w:id="2332" w:author="Benton, Deon" w:date="2026-03-09T19:11:00Z" w16du:dateUtc="2026-03-10T00:11:00Z">
        <w:r w:rsidR="00560C9F">
          <w:rPr>
            <w:rFonts w:ascii="Times New Roman" w:eastAsia="Times New Roman" w:hAnsi="Times New Roman" w:cs="Times New Roman"/>
          </w:rPr>
          <w:t>0% arced motion without obstacles</w:t>
        </w:r>
      </w:ins>
      <w:ins w:id="2333"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334" w:author="Benton, Deon" w:date="2026-03-09T19:13:00Z" w16du:dateUtc="2026-03-10T00:13:00Z">
        <w:r w:rsidR="00736F05">
          <w:rPr>
            <w:rFonts w:ascii="Times New Roman" w:eastAsia="Times New Roman" w:hAnsi="Times New Roman" w:cs="Times New Roman"/>
          </w:rPr>
          <w:t>5</w:t>
        </w:r>
      </w:ins>
      <w:ins w:id="2335" w:author="Benton, Deon" w:date="2026-03-09T19:12:00Z" w16du:dateUtc="2026-03-10T00:12:00Z">
        <w:r w:rsidR="00736F05">
          <w:rPr>
            <w:rFonts w:ascii="Times New Roman" w:eastAsia="Times New Roman" w:hAnsi="Times New Roman" w:cs="Times New Roman"/>
          </w:rPr>
          <w:t xml:space="preserve">0% arced motion with obstacles vs. </w:t>
        </w:r>
      </w:ins>
      <w:ins w:id="2336" w:author="Benton, Deon" w:date="2026-03-09T19:13:00Z" w16du:dateUtc="2026-03-10T00:13:00Z">
        <w:r w:rsidR="00736F05">
          <w:rPr>
            <w:rFonts w:ascii="Times New Roman" w:eastAsia="Times New Roman" w:hAnsi="Times New Roman" w:cs="Times New Roman"/>
          </w:rPr>
          <w:t>5</w:t>
        </w:r>
      </w:ins>
      <w:ins w:id="2337" w:author="Benton, Deon" w:date="2026-03-09T19:12:00Z" w16du:dateUtc="2026-03-10T00:12:00Z">
        <w:r w:rsidR="00736F05">
          <w:rPr>
            <w:rFonts w:ascii="Times New Roman" w:eastAsia="Times New Roman" w:hAnsi="Times New Roman" w:cs="Times New Roman"/>
          </w:rPr>
          <w:t>0% arced motion without obstacles</w:t>
        </w:r>
      </w:ins>
      <w:ins w:id="2338" w:author="Benton, Deon" w:date="2026-03-09T19:06:00Z" w16du:dateUtc="2026-03-10T00:06:00Z">
        <w:r>
          <w:rPr>
            <w:rFonts w:ascii="Times New Roman" w:eastAsia="Times New Roman" w:hAnsi="Times New Roman" w:cs="Times New Roman"/>
          </w:rPr>
          <w:t xml:space="preserve">. </w:t>
        </w:r>
      </w:ins>
      <w:ins w:id="2339" w:author="Benton, Deon" w:date="2026-03-09T19:13:00Z" w16du:dateUtc="2026-03-10T00:13:00Z">
        <w:r w:rsidR="00DE5B14">
          <w:rPr>
            <w:rFonts w:ascii="Times New Roman" w:eastAsia="Times New Roman" w:hAnsi="Times New Roman" w:cs="Times New Roman"/>
          </w:rPr>
          <w:t>It should be noted that the</w:t>
        </w:r>
      </w:ins>
      <w:ins w:id="2340" w:author="Benton, Deon" w:date="2026-03-09T19:06:00Z" w16du:dateUtc="2026-03-10T00:06:00Z">
        <w:r>
          <w:rPr>
            <w:rFonts w:ascii="Times New Roman" w:eastAsia="Times New Roman" w:hAnsi="Times New Roman" w:cs="Times New Roman"/>
          </w:rPr>
          <w:t xml:space="preserve"> first ratio</w:t>
        </w:r>
      </w:ins>
      <w:ins w:id="2341" w:author="Benton, Deon" w:date="2026-03-09T19:07:00Z" w16du:dateUtc="2026-03-10T00:07:00Z">
        <w:r>
          <w:rPr>
            <w:rFonts w:ascii="Times New Roman" w:eastAsia="Times New Roman" w:hAnsi="Times New Roman" w:cs="Times New Roman"/>
          </w:rPr>
          <w:t xml:space="preserve"> condition</w:t>
        </w:r>
      </w:ins>
      <w:ins w:id="2342" w:author="Benton, Deon" w:date="2026-03-09T19:06:00Z" w16du:dateUtc="2026-03-10T00:06:00Z">
        <w:r>
          <w:rPr>
            <w:rFonts w:ascii="Times New Roman" w:eastAsia="Times New Roman" w:hAnsi="Times New Roman" w:cs="Times New Roman"/>
          </w:rPr>
          <w:t xml:space="preserve"> </w:t>
        </w:r>
      </w:ins>
      <w:ins w:id="2343"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2344" w:author="Benton, Deon" w:date="2026-03-09T19:08:00Z" w16du:dateUtc="2026-03-10T00:08:00Z">
        <w:r>
          <w:rPr>
            <w:rFonts w:ascii="Times New Roman" w:eastAsia="Times New Roman" w:hAnsi="Times New Roman" w:cs="Times New Roman"/>
          </w:rPr>
          <w:t>without</w:t>
        </w:r>
      </w:ins>
      <w:ins w:id="2345" w:author="Benton, Deon" w:date="2026-03-09T19:07:00Z" w16du:dateUtc="2026-03-10T00:07:00Z">
        <w:r>
          <w:rPr>
            <w:rFonts w:ascii="Times New Roman" w:eastAsia="Times New Roman" w:hAnsi="Times New Roman" w:cs="Times New Roman"/>
          </w:rPr>
          <w:t xml:space="preserve"> obstacles. </w:t>
        </w:r>
      </w:ins>
      <w:ins w:id="2346" w:author="Benton, Deon" w:date="2026-03-03T16:20:00Z" w16du:dateUtc="2026-03-03T22:20:00Z">
        <w:r w:rsidR="00AE3FD6">
          <w:rPr>
            <w:rFonts w:ascii="Times New Roman" w:eastAsia="Times New Roman" w:hAnsi="Times New Roman" w:cs="Times New Roman"/>
          </w:rPr>
          <w:t xml:space="preserve"> </w:t>
        </w:r>
      </w:ins>
      <w:ins w:id="2347"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2348"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349" w:author="Benton, Deon" w:date="2026-03-09T19:15:00Z" w16du:dateUtc="2026-03-10T00:15:00Z"/>
          <w:rFonts w:ascii="Times New Roman" w:hAnsi="Times New Roman" w:cs="Times New Roman"/>
          <w:b/>
          <w:bCs/>
        </w:rPr>
      </w:pPr>
      <w:ins w:id="2350"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351"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352" w:author="Benton, Deon" w:date="2026-03-03T16:16:00Z" w16du:dateUtc="2026-03-03T22:16:00Z"/>
          <w:rFonts w:ascii="Times New Roman" w:eastAsia="Times New Roman" w:hAnsi="Times New Roman" w:cs="Times New Roman"/>
          <w:b/>
          <w:bCs/>
        </w:rPr>
      </w:pPr>
      <w:ins w:id="2353"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w:t>
      </w:r>
      <w:r w:rsidR="00254EDB">
        <w:rPr>
          <w:rFonts w:ascii="Times New Roman" w:eastAsia="Times New Roman" w:hAnsi="Times New Roman" w:cs="Times New Roman"/>
        </w:rPr>
        <w:lastRenderedPageBreak/>
        <w:t xml:space="preserve">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2"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3"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6"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7"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9"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2"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5"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8"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0"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3"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5"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1"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3"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6"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7"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1"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6"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0"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2"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4"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6"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7"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2"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3"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4"/>
      <w:headerReference w:type="first" r:id="rId8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E0E01" w14:textId="77777777" w:rsidR="0090245D" w:rsidRDefault="0090245D" w:rsidP="00391C7E">
      <w:pPr>
        <w:spacing w:after="0" w:line="240" w:lineRule="auto"/>
      </w:pPr>
      <w:r>
        <w:separator/>
      </w:r>
    </w:p>
  </w:endnote>
  <w:endnote w:type="continuationSeparator" w:id="0">
    <w:p w14:paraId="30612762" w14:textId="77777777" w:rsidR="0090245D" w:rsidRDefault="0090245D"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02592" w14:textId="77777777" w:rsidR="0090245D" w:rsidRDefault="0090245D" w:rsidP="00391C7E">
      <w:pPr>
        <w:spacing w:after="0" w:line="240" w:lineRule="auto"/>
      </w:pPr>
      <w:r>
        <w:separator/>
      </w:r>
    </w:p>
  </w:footnote>
  <w:footnote w:type="continuationSeparator" w:id="0">
    <w:p w14:paraId="30BADED7" w14:textId="77777777" w:rsidR="0090245D" w:rsidRDefault="0090245D"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221"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222"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223"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A99"/>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F8F"/>
    <w:rsid w:val="00010A55"/>
    <w:rsid w:val="0001141F"/>
    <w:rsid w:val="00011DAB"/>
    <w:rsid w:val="0001298D"/>
    <w:rsid w:val="00012AA5"/>
    <w:rsid w:val="00012E70"/>
    <w:rsid w:val="00013134"/>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7F5"/>
    <w:rsid w:val="00046880"/>
    <w:rsid w:val="0004750E"/>
    <w:rsid w:val="000475E7"/>
    <w:rsid w:val="000476A1"/>
    <w:rsid w:val="00047ECC"/>
    <w:rsid w:val="00050686"/>
    <w:rsid w:val="00050739"/>
    <w:rsid w:val="0005092E"/>
    <w:rsid w:val="00050DB2"/>
    <w:rsid w:val="000512B7"/>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4399"/>
    <w:rsid w:val="000B4DD6"/>
    <w:rsid w:val="000B4ECF"/>
    <w:rsid w:val="000B60E2"/>
    <w:rsid w:val="000B6458"/>
    <w:rsid w:val="000B7017"/>
    <w:rsid w:val="000B75DA"/>
    <w:rsid w:val="000B7DDA"/>
    <w:rsid w:val="000B7E28"/>
    <w:rsid w:val="000C086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FF3"/>
    <w:rsid w:val="000D5358"/>
    <w:rsid w:val="000D5598"/>
    <w:rsid w:val="000D5B81"/>
    <w:rsid w:val="000D5F92"/>
    <w:rsid w:val="000D6324"/>
    <w:rsid w:val="000D6788"/>
    <w:rsid w:val="000D6C8E"/>
    <w:rsid w:val="000D6F3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686"/>
    <w:rsid w:val="000F3AF0"/>
    <w:rsid w:val="000F3DEE"/>
    <w:rsid w:val="000F3F9C"/>
    <w:rsid w:val="000F43CD"/>
    <w:rsid w:val="000F4505"/>
    <w:rsid w:val="000F4507"/>
    <w:rsid w:val="000F4814"/>
    <w:rsid w:val="000F566F"/>
    <w:rsid w:val="000F5BC5"/>
    <w:rsid w:val="000F65EB"/>
    <w:rsid w:val="000F68C8"/>
    <w:rsid w:val="000F6EAD"/>
    <w:rsid w:val="000F726E"/>
    <w:rsid w:val="000F7626"/>
    <w:rsid w:val="000F7CAC"/>
    <w:rsid w:val="0010035E"/>
    <w:rsid w:val="00100DFB"/>
    <w:rsid w:val="00100FC9"/>
    <w:rsid w:val="00101D73"/>
    <w:rsid w:val="00101D77"/>
    <w:rsid w:val="00102C53"/>
    <w:rsid w:val="00102DDA"/>
    <w:rsid w:val="00103DE0"/>
    <w:rsid w:val="00104354"/>
    <w:rsid w:val="00104484"/>
    <w:rsid w:val="00104696"/>
    <w:rsid w:val="00105BB1"/>
    <w:rsid w:val="00105D7B"/>
    <w:rsid w:val="00106100"/>
    <w:rsid w:val="00106257"/>
    <w:rsid w:val="00106D77"/>
    <w:rsid w:val="0010728E"/>
    <w:rsid w:val="0011041C"/>
    <w:rsid w:val="00110DF9"/>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63E"/>
    <w:rsid w:val="001537B7"/>
    <w:rsid w:val="00153BF3"/>
    <w:rsid w:val="001547A5"/>
    <w:rsid w:val="00155706"/>
    <w:rsid w:val="001558F7"/>
    <w:rsid w:val="00155A19"/>
    <w:rsid w:val="00156205"/>
    <w:rsid w:val="00156A94"/>
    <w:rsid w:val="001572EE"/>
    <w:rsid w:val="00157975"/>
    <w:rsid w:val="00160EBD"/>
    <w:rsid w:val="001614AB"/>
    <w:rsid w:val="00162040"/>
    <w:rsid w:val="0016283A"/>
    <w:rsid w:val="0016301B"/>
    <w:rsid w:val="00163799"/>
    <w:rsid w:val="0016470F"/>
    <w:rsid w:val="001647C9"/>
    <w:rsid w:val="00164941"/>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501"/>
    <w:rsid w:val="0017668E"/>
    <w:rsid w:val="00177C21"/>
    <w:rsid w:val="001807FC"/>
    <w:rsid w:val="00181761"/>
    <w:rsid w:val="0018182D"/>
    <w:rsid w:val="00181ADB"/>
    <w:rsid w:val="001823A3"/>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288F"/>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623"/>
    <w:rsid w:val="001D2A6B"/>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1626"/>
    <w:rsid w:val="001E2FFC"/>
    <w:rsid w:val="001E340B"/>
    <w:rsid w:val="001E3924"/>
    <w:rsid w:val="001E3EFD"/>
    <w:rsid w:val="001E487B"/>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286B"/>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271"/>
    <w:rsid w:val="002074F3"/>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A83"/>
    <w:rsid w:val="002204AE"/>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9A3"/>
    <w:rsid w:val="002306DE"/>
    <w:rsid w:val="00230700"/>
    <w:rsid w:val="00230718"/>
    <w:rsid w:val="00230A9A"/>
    <w:rsid w:val="00230D82"/>
    <w:rsid w:val="002319D4"/>
    <w:rsid w:val="002322A5"/>
    <w:rsid w:val="002327B3"/>
    <w:rsid w:val="00233AAE"/>
    <w:rsid w:val="00233BDD"/>
    <w:rsid w:val="00233DE0"/>
    <w:rsid w:val="002341FE"/>
    <w:rsid w:val="00234A10"/>
    <w:rsid w:val="00235E21"/>
    <w:rsid w:val="00235E44"/>
    <w:rsid w:val="0023612F"/>
    <w:rsid w:val="002361BE"/>
    <w:rsid w:val="00236819"/>
    <w:rsid w:val="00237147"/>
    <w:rsid w:val="002373D8"/>
    <w:rsid w:val="002375BF"/>
    <w:rsid w:val="0023784B"/>
    <w:rsid w:val="00237A1E"/>
    <w:rsid w:val="00241352"/>
    <w:rsid w:val="00241462"/>
    <w:rsid w:val="00241852"/>
    <w:rsid w:val="00241CF4"/>
    <w:rsid w:val="00241F9B"/>
    <w:rsid w:val="0024216C"/>
    <w:rsid w:val="00242464"/>
    <w:rsid w:val="0024260C"/>
    <w:rsid w:val="002428A9"/>
    <w:rsid w:val="002428C0"/>
    <w:rsid w:val="00242C4E"/>
    <w:rsid w:val="0024322C"/>
    <w:rsid w:val="00243D19"/>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456F"/>
    <w:rsid w:val="00265A92"/>
    <w:rsid w:val="00266050"/>
    <w:rsid w:val="0026634B"/>
    <w:rsid w:val="0026695F"/>
    <w:rsid w:val="00266FBB"/>
    <w:rsid w:val="0026781C"/>
    <w:rsid w:val="0027190A"/>
    <w:rsid w:val="0027198F"/>
    <w:rsid w:val="00271F24"/>
    <w:rsid w:val="0027220C"/>
    <w:rsid w:val="00273B30"/>
    <w:rsid w:val="00273E89"/>
    <w:rsid w:val="00273FB5"/>
    <w:rsid w:val="00275131"/>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228"/>
    <w:rsid w:val="00296443"/>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4D83"/>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779"/>
    <w:rsid w:val="002C38E4"/>
    <w:rsid w:val="002C3A0E"/>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3000D0"/>
    <w:rsid w:val="00300FD4"/>
    <w:rsid w:val="0030159F"/>
    <w:rsid w:val="003020DD"/>
    <w:rsid w:val="003027F0"/>
    <w:rsid w:val="003037C2"/>
    <w:rsid w:val="003058A8"/>
    <w:rsid w:val="00305A74"/>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2AB3"/>
    <w:rsid w:val="00322DE6"/>
    <w:rsid w:val="00322E22"/>
    <w:rsid w:val="0032327D"/>
    <w:rsid w:val="0032420B"/>
    <w:rsid w:val="003248FE"/>
    <w:rsid w:val="00324C6A"/>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D3C"/>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274"/>
    <w:rsid w:val="003455EB"/>
    <w:rsid w:val="00345A2E"/>
    <w:rsid w:val="00345E3E"/>
    <w:rsid w:val="00346A02"/>
    <w:rsid w:val="00346D92"/>
    <w:rsid w:val="00347B0E"/>
    <w:rsid w:val="00350670"/>
    <w:rsid w:val="00350C5C"/>
    <w:rsid w:val="0035106A"/>
    <w:rsid w:val="0035138D"/>
    <w:rsid w:val="00351EF3"/>
    <w:rsid w:val="003528D6"/>
    <w:rsid w:val="00352C0F"/>
    <w:rsid w:val="003535ED"/>
    <w:rsid w:val="00353A69"/>
    <w:rsid w:val="00354104"/>
    <w:rsid w:val="00354B64"/>
    <w:rsid w:val="003554CF"/>
    <w:rsid w:val="00355614"/>
    <w:rsid w:val="00355D43"/>
    <w:rsid w:val="003579F0"/>
    <w:rsid w:val="00357EBC"/>
    <w:rsid w:val="00360DC5"/>
    <w:rsid w:val="00362066"/>
    <w:rsid w:val="00362392"/>
    <w:rsid w:val="003633B5"/>
    <w:rsid w:val="00363803"/>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6A43"/>
    <w:rsid w:val="003770CF"/>
    <w:rsid w:val="003770EC"/>
    <w:rsid w:val="0037753D"/>
    <w:rsid w:val="00377F56"/>
    <w:rsid w:val="00380551"/>
    <w:rsid w:val="003805C0"/>
    <w:rsid w:val="00380A25"/>
    <w:rsid w:val="003810AD"/>
    <w:rsid w:val="00381806"/>
    <w:rsid w:val="003818B5"/>
    <w:rsid w:val="003819AD"/>
    <w:rsid w:val="00381B79"/>
    <w:rsid w:val="003826AA"/>
    <w:rsid w:val="00382CD4"/>
    <w:rsid w:val="00382E21"/>
    <w:rsid w:val="003833DC"/>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0B5"/>
    <w:rsid w:val="003962FC"/>
    <w:rsid w:val="00396E78"/>
    <w:rsid w:val="003977BC"/>
    <w:rsid w:val="00397D00"/>
    <w:rsid w:val="00397D27"/>
    <w:rsid w:val="003A0BCB"/>
    <w:rsid w:val="003A1FC6"/>
    <w:rsid w:val="003A2701"/>
    <w:rsid w:val="003A291F"/>
    <w:rsid w:val="003A3080"/>
    <w:rsid w:val="003A3A76"/>
    <w:rsid w:val="003A3BF0"/>
    <w:rsid w:val="003A4D94"/>
    <w:rsid w:val="003A5B59"/>
    <w:rsid w:val="003A5E67"/>
    <w:rsid w:val="003A7CC6"/>
    <w:rsid w:val="003B27D8"/>
    <w:rsid w:val="003B2898"/>
    <w:rsid w:val="003B35C4"/>
    <w:rsid w:val="003B3EDF"/>
    <w:rsid w:val="003B480B"/>
    <w:rsid w:val="003B5A45"/>
    <w:rsid w:val="003B6400"/>
    <w:rsid w:val="003B6663"/>
    <w:rsid w:val="003B6799"/>
    <w:rsid w:val="003B6AAD"/>
    <w:rsid w:val="003B6FA9"/>
    <w:rsid w:val="003B70A7"/>
    <w:rsid w:val="003B7BD9"/>
    <w:rsid w:val="003C038A"/>
    <w:rsid w:val="003C042C"/>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2474"/>
    <w:rsid w:val="003D2746"/>
    <w:rsid w:val="003D350A"/>
    <w:rsid w:val="003D4119"/>
    <w:rsid w:val="003D465B"/>
    <w:rsid w:val="003D48D0"/>
    <w:rsid w:val="003D4B80"/>
    <w:rsid w:val="003D4F3B"/>
    <w:rsid w:val="003D5994"/>
    <w:rsid w:val="003D61E6"/>
    <w:rsid w:val="003D66EC"/>
    <w:rsid w:val="003D740D"/>
    <w:rsid w:val="003D7E19"/>
    <w:rsid w:val="003E0191"/>
    <w:rsid w:val="003E09D2"/>
    <w:rsid w:val="003E09E4"/>
    <w:rsid w:val="003E2FC2"/>
    <w:rsid w:val="003E345B"/>
    <w:rsid w:val="003E3AE1"/>
    <w:rsid w:val="003E47F5"/>
    <w:rsid w:val="003E497A"/>
    <w:rsid w:val="003E4BC8"/>
    <w:rsid w:val="003E63CE"/>
    <w:rsid w:val="003E6487"/>
    <w:rsid w:val="003E68E0"/>
    <w:rsid w:val="003E6A28"/>
    <w:rsid w:val="003E6E9E"/>
    <w:rsid w:val="003E7264"/>
    <w:rsid w:val="003E737D"/>
    <w:rsid w:val="003E7461"/>
    <w:rsid w:val="003E76B1"/>
    <w:rsid w:val="003E7DFA"/>
    <w:rsid w:val="003F1B19"/>
    <w:rsid w:val="003F1D39"/>
    <w:rsid w:val="003F258E"/>
    <w:rsid w:val="003F3318"/>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27E98"/>
    <w:rsid w:val="00430703"/>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4034"/>
    <w:rsid w:val="004B4BDD"/>
    <w:rsid w:val="004B4CD0"/>
    <w:rsid w:val="004B4FDB"/>
    <w:rsid w:val="004B5BE3"/>
    <w:rsid w:val="004B62BF"/>
    <w:rsid w:val="004B631E"/>
    <w:rsid w:val="004B658E"/>
    <w:rsid w:val="004B69BE"/>
    <w:rsid w:val="004B71F8"/>
    <w:rsid w:val="004B7234"/>
    <w:rsid w:val="004B7711"/>
    <w:rsid w:val="004B7866"/>
    <w:rsid w:val="004B7974"/>
    <w:rsid w:val="004C00B1"/>
    <w:rsid w:val="004C042A"/>
    <w:rsid w:val="004C0529"/>
    <w:rsid w:val="004C152B"/>
    <w:rsid w:val="004C15C0"/>
    <w:rsid w:val="004C165D"/>
    <w:rsid w:val="004C1755"/>
    <w:rsid w:val="004C1969"/>
    <w:rsid w:val="004C2AD2"/>
    <w:rsid w:val="004C3088"/>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4DA"/>
    <w:rsid w:val="004D5AD0"/>
    <w:rsid w:val="004D5D03"/>
    <w:rsid w:val="004D5F24"/>
    <w:rsid w:val="004D5FF4"/>
    <w:rsid w:val="004D6B7F"/>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8E"/>
    <w:rsid w:val="00521380"/>
    <w:rsid w:val="005216B0"/>
    <w:rsid w:val="00521D26"/>
    <w:rsid w:val="00522843"/>
    <w:rsid w:val="00522BE1"/>
    <w:rsid w:val="00522C66"/>
    <w:rsid w:val="00523168"/>
    <w:rsid w:val="00523624"/>
    <w:rsid w:val="00523C7B"/>
    <w:rsid w:val="00524642"/>
    <w:rsid w:val="0052470C"/>
    <w:rsid w:val="00524DCD"/>
    <w:rsid w:val="0052528F"/>
    <w:rsid w:val="00525589"/>
    <w:rsid w:val="00527B4D"/>
    <w:rsid w:val="00530632"/>
    <w:rsid w:val="00530B88"/>
    <w:rsid w:val="00530FCA"/>
    <w:rsid w:val="00531204"/>
    <w:rsid w:val="005319EB"/>
    <w:rsid w:val="00532374"/>
    <w:rsid w:val="00532A6B"/>
    <w:rsid w:val="00532C80"/>
    <w:rsid w:val="00532E61"/>
    <w:rsid w:val="00532F73"/>
    <w:rsid w:val="005335FD"/>
    <w:rsid w:val="0053378E"/>
    <w:rsid w:val="00533863"/>
    <w:rsid w:val="00533F44"/>
    <w:rsid w:val="00534AB2"/>
    <w:rsid w:val="00534CCA"/>
    <w:rsid w:val="0053507D"/>
    <w:rsid w:val="0053644D"/>
    <w:rsid w:val="00537EE9"/>
    <w:rsid w:val="005416F9"/>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23D"/>
    <w:rsid w:val="00566307"/>
    <w:rsid w:val="00566653"/>
    <w:rsid w:val="00566B69"/>
    <w:rsid w:val="00566EE9"/>
    <w:rsid w:val="00567071"/>
    <w:rsid w:val="005679C7"/>
    <w:rsid w:val="00570032"/>
    <w:rsid w:val="00570519"/>
    <w:rsid w:val="00570BB5"/>
    <w:rsid w:val="00571081"/>
    <w:rsid w:val="00571546"/>
    <w:rsid w:val="005715BA"/>
    <w:rsid w:val="0057194A"/>
    <w:rsid w:val="0057217D"/>
    <w:rsid w:val="00572C6C"/>
    <w:rsid w:val="00572D50"/>
    <w:rsid w:val="00572DFC"/>
    <w:rsid w:val="00573571"/>
    <w:rsid w:val="00573FA5"/>
    <w:rsid w:val="00574297"/>
    <w:rsid w:val="00575813"/>
    <w:rsid w:val="00575943"/>
    <w:rsid w:val="00575EF0"/>
    <w:rsid w:val="00576594"/>
    <w:rsid w:val="00576E17"/>
    <w:rsid w:val="00577556"/>
    <w:rsid w:val="00580981"/>
    <w:rsid w:val="00580F17"/>
    <w:rsid w:val="00582C9C"/>
    <w:rsid w:val="0058342C"/>
    <w:rsid w:val="005843E9"/>
    <w:rsid w:val="00584DD2"/>
    <w:rsid w:val="005853DF"/>
    <w:rsid w:val="00585C9B"/>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3CC"/>
    <w:rsid w:val="00596951"/>
    <w:rsid w:val="00597830"/>
    <w:rsid w:val="00597AD3"/>
    <w:rsid w:val="005A05D9"/>
    <w:rsid w:val="005A0644"/>
    <w:rsid w:val="005A0A14"/>
    <w:rsid w:val="005A1669"/>
    <w:rsid w:val="005A1E71"/>
    <w:rsid w:val="005A22DD"/>
    <w:rsid w:val="005A26E5"/>
    <w:rsid w:val="005A2B3D"/>
    <w:rsid w:val="005A2FE6"/>
    <w:rsid w:val="005A421A"/>
    <w:rsid w:val="005A426B"/>
    <w:rsid w:val="005A446F"/>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ABE"/>
    <w:rsid w:val="005C1DE1"/>
    <w:rsid w:val="005C3341"/>
    <w:rsid w:val="005C5320"/>
    <w:rsid w:val="005C5375"/>
    <w:rsid w:val="005C7C83"/>
    <w:rsid w:val="005C7F84"/>
    <w:rsid w:val="005D0320"/>
    <w:rsid w:val="005D07DE"/>
    <w:rsid w:val="005D109D"/>
    <w:rsid w:val="005D13AE"/>
    <w:rsid w:val="005D15F1"/>
    <w:rsid w:val="005D1CB3"/>
    <w:rsid w:val="005D2269"/>
    <w:rsid w:val="005D22D7"/>
    <w:rsid w:val="005D2600"/>
    <w:rsid w:val="005D29D3"/>
    <w:rsid w:val="005D2B4E"/>
    <w:rsid w:val="005D3679"/>
    <w:rsid w:val="005D3A5F"/>
    <w:rsid w:val="005D4226"/>
    <w:rsid w:val="005D444D"/>
    <w:rsid w:val="005D478E"/>
    <w:rsid w:val="005D481F"/>
    <w:rsid w:val="005D4897"/>
    <w:rsid w:val="005D4BE7"/>
    <w:rsid w:val="005D4CC8"/>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FB"/>
    <w:rsid w:val="0064223D"/>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513"/>
    <w:rsid w:val="00652135"/>
    <w:rsid w:val="0065220D"/>
    <w:rsid w:val="00652419"/>
    <w:rsid w:val="006524E0"/>
    <w:rsid w:val="00652672"/>
    <w:rsid w:val="00652AD4"/>
    <w:rsid w:val="00652E3F"/>
    <w:rsid w:val="00652EF0"/>
    <w:rsid w:val="00653789"/>
    <w:rsid w:val="006537E7"/>
    <w:rsid w:val="006542C9"/>
    <w:rsid w:val="00654585"/>
    <w:rsid w:val="00654A0D"/>
    <w:rsid w:val="00654B76"/>
    <w:rsid w:val="0065508E"/>
    <w:rsid w:val="00655804"/>
    <w:rsid w:val="0065588C"/>
    <w:rsid w:val="00655B06"/>
    <w:rsid w:val="00655DFA"/>
    <w:rsid w:val="00655F46"/>
    <w:rsid w:val="006571BC"/>
    <w:rsid w:val="006578DB"/>
    <w:rsid w:val="00657E09"/>
    <w:rsid w:val="00660231"/>
    <w:rsid w:val="006624D1"/>
    <w:rsid w:val="00662A1E"/>
    <w:rsid w:val="00663890"/>
    <w:rsid w:val="00665834"/>
    <w:rsid w:val="00665BA2"/>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FEB"/>
    <w:rsid w:val="006B0561"/>
    <w:rsid w:val="006B0C8E"/>
    <w:rsid w:val="006B0C96"/>
    <w:rsid w:val="006B18F7"/>
    <w:rsid w:val="006B225F"/>
    <w:rsid w:val="006B2F6E"/>
    <w:rsid w:val="006B3776"/>
    <w:rsid w:val="006B4F0B"/>
    <w:rsid w:val="006B5248"/>
    <w:rsid w:val="006B599B"/>
    <w:rsid w:val="006B5ACD"/>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8C2"/>
    <w:rsid w:val="006F5BF5"/>
    <w:rsid w:val="006F60CB"/>
    <w:rsid w:val="006F67D4"/>
    <w:rsid w:val="006F710B"/>
    <w:rsid w:val="006F77E7"/>
    <w:rsid w:val="006F7A51"/>
    <w:rsid w:val="007010FA"/>
    <w:rsid w:val="00702669"/>
    <w:rsid w:val="00704050"/>
    <w:rsid w:val="0070428C"/>
    <w:rsid w:val="00704837"/>
    <w:rsid w:val="00705050"/>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1075"/>
    <w:rsid w:val="00721F5F"/>
    <w:rsid w:val="00722439"/>
    <w:rsid w:val="0072275E"/>
    <w:rsid w:val="00722EFF"/>
    <w:rsid w:val="0072329E"/>
    <w:rsid w:val="00723920"/>
    <w:rsid w:val="00725B8D"/>
    <w:rsid w:val="0072658E"/>
    <w:rsid w:val="00726B6A"/>
    <w:rsid w:val="00726D02"/>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E1E"/>
    <w:rsid w:val="00741612"/>
    <w:rsid w:val="007418DF"/>
    <w:rsid w:val="00741F27"/>
    <w:rsid w:val="007424A2"/>
    <w:rsid w:val="007425C4"/>
    <w:rsid w:val="00742E43"/>
    <w:rsid w:val="00742FC0"/>
    <w:rsid w:val="00743467"/>
    <w:rsid w:val="007434DB"/>
    <w:rsid w:val="00743637"/>
    <w:rsid w:val="007441A8"/>
    <w:rsid w:val="0074445A"/>
    <w:rsid w:val="0074478E"/>
    <w:rsid w:val="007448A5"/>
    <w:rsid w:val="00744F21"/>
    <w:rsid w:val="0074588B"/>
    <w:rsid w:val="00745C47"/>
    <w:rsid w:val="0074612B"/>
    <w:rsid w:val="007467A7"/>
    <w:rsid w:val="00746A55"/>
    <w:rsid w:val="00746F30"/>
    <w:rsid w:val="00746FB7"/>
    <w:rsid w:val="00746FC8"/>
    <w:rsid w:val="0074758C"/>
    <w:rsid w:val="0074774D"/>
    <w:rsid w:val="00747F36"/>
    <w:rsid w:val="00751B32"/>
    <w:rsid w:val="00751CE3"/>
    <w:rsid w:val="007525AB"/>
    <w:rsid w:val="00752CFE"/>
    <w:rsid w:val="0075366D"/>
    <w:rsid w:val="00753AB2"/>
    <w:rsid w:val="00754205"/>
    <w:rsid w:val="00754213"/>
    <w:rsid w:val="00754FDB"/>
    <w:rsid w:val="00755587"/>
    <w:rsid w:val="00756B1E"/>
    <w:rsid w:val="007574C9"/>
    <w:rsid w:val="00757781"/>
    <w:rsid w:val="0075794E"/>
    <w:rsid w:val="00757D6A"/>
    <w:rsid w:val="00760389"/>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930"/>
    <w:rsid w:val="00793BEE"/>
    <w:rsid w:val="00793E6A"/>
    <w:rsid w:val="00793FC0"/>
    <w:rsid w:val="00793FEB"/>
    <w:rsid w:val="00794632"/>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B1477"/>
    <w:rsid w:val="007B18A4"/>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115F"/>
    <w:rsid w:val="007C2988"/>
    <w:rsid w:val="007C313A"/>
    <w:rsid w:val="007C344B"/>
    <w:rsid w:val="007C3635"/>
    <w:rsid w:val="007C36AD"/>
    <w:rsid w:val="007C37A3"/>
    <w:rsid w:val="007C37CB"/>
    <w:rsid w:val="007C394B"/>
    <w:rsid w:val="007C3AEF"/>
    <w:rsid w:val="007C42A4"/>
    <w:rsid w:val="007C43AC"/>
    <w:rsid w:val="007C4465"/>
    <w:rsid w:val="007C5E07"/>
    <w:rsid w:val="007C5EFB"/>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04F"/>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C59"/>
    <w:rsid w:val="00820218"/>
    <w:rsid w:val="00820F57"/>
    <w:rsid w:val="008211D3"/>
    <w:rsid w:val="008212A4"/>
    <w:rsid w:val="00821320"/>
    <w:rsid w:val="008223E1"/>
    <w:rsid w:val="00823362"/>
    <w:rsid w:val="00824236"/>
    <w:rsid w:val="00824650"/>
    <w:rsid w:val="0082609A"/>
    <w:rsid w:val="00826106"/>
    <w:rsid w:val="00826D1B"/>
    <w:rsid w:val="00827993"/>
    <w:rsid w:val="008308C9"/>
    <w:rsid w:val="008317A2"/>
    <w:rsid w:val="008324D1"/>
    <w:rsid w:val="008327D6"/>
    <w:rsid w:val="00832F06"/>
    <w:rsid w:val="008331D8"/>
    <w:rsid w:val="00833705"/>
    <w:rsid w:val="0083379E"/>
    <w:rsid w:val="008343F0"/>
    <w:rsid w:val="00834486"/>
    <w:rsid w:val="0083496E"/>
    <w:rsid w:val="008351BD"/>
    <w:rsid w:val="008353F2"/>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25A"/>
    <w:rsid w:val="008505CC"/>
    <w:rsid w:val="008512A3"/>
    <w:rsid w:val="00851B40"/>
    <w:rsid w:val="00851D1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94C"/>
    <w:rsid w:val="00861E76"/>
    <w:rsid w:val="00862286"/>
    <w:rsid w:val="0086256F"/>
    <w:rsid w:val="0086295B"/>
    <w:rsid w:val="008629CE"/>
    <w:rsid w:val="00862BAC"/>
    <w:rsid w:val="00863400"/>
    <w:rsid w:val="0086360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7394"/>
    <w:rsid w:val="00877A67"/>
    <w:rsid w:val="00877AEA"/>
    <w:rsid w:val="00880903"/>
    <w:rsid w:val="0088152C"/>
    <w:rsid w:val="008816BC"/>
    <w:rsid w:val="008827A7"/>
    <w:rsid w:val="00882A0A"/>
    <w:rsid w:val="00883325"/>
    <w:rsid w:val="00884672"/>
    <w:rsid w:val="0088536E"/>
    <w:rsid w:val="00885BA2"/>
    <w:rsid w:val="00885D4C"/>
    <w:rsid w:val="008860DE"/>
    <w:rsid w:val="00886985"/>
    <w:rsid w:val="008869E1"/>
    <w:rsid w:val="00887045"/>
    <w:rsid w:val="00890CFD"/>
    <w:rsid w:val="008913F2"/>
    <w:rsid w:val="0089176F"/>
    <w:rsid w:val="0089177D"/>
    <w:rsid w:val="0089178E"/>
    <w:rsid w:val="00892559"/>
    <w:rsid w:val="00892940"/>
    <w:rsid w:val="008929AE"/>
    <w:rsid w:val="00892DA6"/>
    <w:rsid w:val="00894104"/>
    <w:rsid w:val="00894149"/>
    <w:rsid w:val="0089435D"/>
    <w:rsid w:val="008948F0"/>
    <w:rsid w:val="00895308"/>
    <w:rsid w:val="008958E9"/>
    <w:rsid w:val="00896326"/>
    <w:rsid w:val="00896D74"/>
    <w:rsid w:val="008979EA"/>
    <w:rsid w:val="008A014D"/>
    <w:rsid w:val="008A0F0D"/>
    <w:rsid w:val="008A1C8D"/>
    <w:rsid w:val="008A1EC2"/>
    <w:rsid w:val="008A22C6"/>
    <w:rsid w:val="008A27B0"/>
    <w:rsid w:val="008A28D4"/>
    <w:rsid w:val="008A2FA7"/>
    <w:rsid w:val="008A348B"/>
    <w:rsid w:val="008A35FC"/>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F75"/>
    <w:rsid w:val="008E11CA"/>
    <w:rsid w:val="008E170A"/>
    <w:rsid w:val="008E2E20"/>
    <w:rsid w:val="008E3560"/>
    <w:rsid w:val="008E36C2"/>
    <w:rsid w:val="008E3767"/>
    <w:rsid w:val="008E3D5D"/>
    <w:rsid w:val="008E4B8C"/>
    <w:rsid w:val="008E542C"/>
    <w:rsid w:val="008E5DB6"/>
    <w:rsid w:val="008E602C"/>
    <w:rsid w:val="008E6FE0"/>
    <w:rsid w:val="008E75C1"/>
    <w:rsid w:val="008E7614"/>
    <w:rsid w:val="008E78C5"/>
    <w:rsid w:val="008F011B"/>
    <w:rsid w:val="008F0625"/>
    <w:rsid w:val="008F0951"/>
    <w:rsid w:val="008F1789"/>
    <w:rsid w:val="008F19CE"/>
    <w:rsid w:val="008F216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230A"/>
    <w:rsid w:val="0090245D"/>
    <w:rsid w:val="00903601"/>
    <w:rsid w:val="00904DB1"/>
    <w:rsid w:val="00905051"/>
    <w:rsid w:val="00905087"/>
    <w:rsid w:val="00905528"/>
    <w:rsid w:val="009055E6"/>
    <w:rsid w:val="00905E6E"/>
    <w:rsid w:val="00906CD4"/>
    <w:rsid w:val="00906D8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8CD"/>
    <w:rsid w:val="00960944"/>
    <w:rsid w:val="0096134E"/>
    <w:rsid w:val="009613B3"/>
    <w:rsid w:val="00961B2B"/>
    <w:rsid w:val="00962119"/>
    <w:rsid w:val="00962626"/>
    <w:rsid w:val="00963623"/>
    <w:rsid w:val="00963ACE"/>
    <w:rsid w:val="00963AF0"/>
    <w:rsid w:val="00963F99"/>
    <w:rsid w:val="00964347"/>
    <w:rsid w:val="00964B4C"/>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758"/>
    <w:rsid w:val="00985A75"/>
    <w:rsid w:val="00986B93"/>
    <w:rsid w:val="00987489"/>
    <w:rsid w:val="00987A3A"/>
    <w:rsid w:val="00987D54"/>
    <w:rsid w:val="0099050D"/>
    <w:rsid w:val="009907B4"/>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12E4"/>
    <w:rsid w:val="009A1510"/>
    <w:rsid w:val="009A1C9A"/>
    <w:rsid w:val="009A1FF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DC"/>
    <w:rsid w:val="009B6780"/>
    <w:rsid w:val="009B6BE9"/>
    <w:rsid w:val="009B718F"/>
    <w:rsid w:val="009B76EC"/>
    <w:rsid w:val="009B7C29"/>
    <w:rsid w:val="009B7CD2"/>
    <w:rsid w:val="009C18CF"/>
    <w:rsid w:val="009C1D07"/>
    <w:rsid w:val="009C3EF9"/>
    <w:rsid w:val="009C431B"/>
    <w:rsid w:val="009C4A63"/>
    <w:rsid w:val="009C4B66"/>
    <w:rsid w:val="009C56EC"/>
    <w:rsid w:val="009C59B7"/>
    <w:rsid w:val="009C6E3C"/>
    <w:rsid w:val="009C73A9"/>
    <w:rsid w:val="009C7755"/>
    <w:rsid w:val="009D0459"/>
    <w:rsid w:val="009D0868"/>
    <w:rsid w:val="009D14FD"/>
    <w:rsid w:val="009D1C06"/>
    <w:rsid w:val="009D1FA7"/>
    <w:rsid w:val="009D21A1"/>
    <w:rsid w:val="009D31C5"/>
    <w:rsid w:val="009D3E0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E9"/>
    <w:rsid w:val="009E7700"/>
    <w:rsid w:val="009E7710"/>
    <w:rsid w:val="009E7771"/>
    <w:rsid w:val="009F0354"/>
    <w:rsid w:val="009F066E"/>
    <w:rsid w:val="009F0A97"/>
    <w:rsid w:val="009F102B"/>
    <w:rsid w:val="009F10D4"/>
    <w:rsid w:val="009F1297"/>
    <w:rsid w:val="009F17EA"/>
    <w:rsid w:val="009F1B36"/>
    <w:rsid w:val="009F1E54"/>
    <w:rsid w:val="009F1E9A"/>
    <w:rsid w:val="009F2530"/>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F86"/>
    <w:rsid w:val="00A5708B"/>
    <w:rsid w:val="00A579AD"/>
    <w:rsid w:val="00A57EC9"/>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703B"/>
    <w:rsid w:val="00A776DA"/>
    <w:rsid w:val="00A77F7B"/>
    <w:rsid w:val="00A80248"/>
    <w:rsid w:val="00A80C79"/>
    <w:rsid w:val="00A80E3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7FC"/>
    <w:rsid w:val="00A97902"/>
    <w:rsid w:val="00AA020C"/>
    <w:rsid w:val="00AA047F"/>
    <w:rsid w:val="00AA04E9"/>
    <w:rsid w:val="00AA0C2B"/>
    <w:rsid w:val="00AA112F"/>
    <w:rsid w:val="00AA239A"/>
    <w:rsid w:val="00AA4760"/>
    <w:rsid w:val="00AA4767"/>
    <w:rsid w:val="00AA4801"/>
    <w:rsid w:val="00AA4E3E"/>
    <w:rsid w:val="00AA5009"/>
    <w:rsid w:val="00AA6282"/>
    <w:rsid w:val="00AA7078"/>
    <w:rsid w:val="00AA7184"/>
    <w:rsid w:val="00AB00F5"/>
    <w:rsid w:val="00AB0709"/>
    <w:rsid w:val="00AB2AC1"/>
    <w:rsid w:val="00AB3878"/>
    <w:rsid w:val="00AB3BD9"/>
    <w:rsid w:val="00AB3FE4"/>
    <w:rsid w:val="00AB4808"/>
    <w:rsid w:val="00AB528D"/>
    <w:rsid w:val="00AB5296"/>
    <w:rsid w:val="00AB6869"/>
    <w:rsid w:val="00AC07BC"/>
    <w:rsid w:val="00AC07E5"/>
    <w:rsid w:val="00AC0A7F"/>
    <w:rsid w:val="00AC0C13"/>
    <w:rsid w:val="00AC1279"/>
    <w:rsid w:val="00AC2BE6"/>
    <w:rsid w:val="00AC2DF9"/>
    <w:rsid w:val="00AC2F10"/>
    <w:rsid w:val="00AC3525"/>
    <w:rsid w:val="00AC3D23"/>
    <w:rsid w:val="00AC5933"/>
    <w:rsid w:val="00AC5D58"/>
    <w:rsid w:val="00AC61D8"/>
    <w:rsid w:val="00AC6F16"/>
    <w:rsid w:val="00AC6F71"/>
    <w:rsid w:val="00AC7C96"/>
    <w:rsid w:val="00AC7DF7"/>
    <w:rsid w:val="00AC7F40"/>
    <w:rsid w:val="00AD00AF"/>
    <w:rsid w:val="00AD1099"/>
    <w:rsid w:val="00AD1A5E"/>
    <w:rsid w:val="00AD23C4"/>
    <w:rsid w:val="00AD265E"/>
    <w:rsid w:val="00AD393F"/>
    <w:rsid w:val="00AD48DF"/>
    <w:rsid w:val="00AD5570"/>
    <w:rsid w:val="00AD56A0"/>
    <w:rsid w:val="00AD6584"/>
    <w:rsid w:val="00AD6765"/>
    <w:rsid w:val="00AD68D7"/>
    <w:rsid w:val="00AD6A30"/>
    <w:rsid w:val="00AD7425"/>
    <w:rsid w:val="00AD7E2A"/>
    <w:rsid w:val="00AE029E"/>
    <w:rsid w:val="00AE090A"/>
    <w:rsid w:val="00AE15EC"/>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3245"/>
    <w:rsid w:val="00AF3633"/>
    <w:rsid w:val="00AF3BF6"/>
    <w:rsid w:val="00AF3CD1"/>
    <w:rsid w:val="00AF4B3A"/>
    <w:rsid w:val="00AF554A"/>
    <w:rsid w:val="00AF57C4"/>
    <w:rsid w:val="00AF6150"/>
    <w:rsid w:val="00AF7951"/>
    <w:rsid w:val="00AF7DDD"/>
    <w:rsid w:val="00B00200"/>
    <w:rsid w:val="00B00645"/>
    <w:rsid w:val="00B00D3E"/>
    <w:rsid w:val="00B00FC9"/>
    <w:rsid w:val="00B0260D"/>
    <w:rsid w:val="00B02678"/>
    <w:rsid w:val="00B02D04"/>
    <w:rsid w:val="00B030D5"/>
    <w:rsid w:val="00B03140"/>
    <w:rsid w:val="00B0365B"/>
    <w:rsid w:val="00B0365F"/>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767"/>
    <w:rsid w:val="00B81769"/>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21FE"/>
    <w:rsid w:val="00BC285A"/>
    <w:rsid w:val="00BC3402"/>
    <w:rsid w:val="00BC3C3D"/>
    <w:rsid w:val="00BC4BB8"/>
    <w:rsid w:val="00BC654B"/>
    <w:rsid w:val="00BC65BD"/>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B8E"/>
    <w:rsid w:val="00BE0536"/>
    <w:rsid w:val="00BE0C77"/>
    <w:rsid w:val="00BE1F57"/>
    <w:rsid w:val="00BE2144"/>
    <w:rsid w:val="00BE33F8"/>
    <w:rsid w:val="00BE350A"/>
    <w:rsid w:val="00BE3531"/>
    <w:rsid w:val="00BE3EF1"/>
    <w:rsid w:val="00BE48FB"/>
    <w:rsid w:val="00BE4B00"/>
    <w:rsid w:val="00BE5D91"/>
    <w:rsid w:val="00BE5DC9"/>
    <w:rsid w:val="00BE60B0"/>
    <w:rsid w:val="00BE628D"/>
    <w:rsid w:val="00BE652A"/>
    <w:rsid w:val="00BE707A"/>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334"/>
    <w:rsid w:val="00C05467"/>
    <w:rsid w:val="00C0571E"/>
    <w:rsid w:val="00C06055"/>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0E72"/>
    <w:rsid w:val="00C21033"/>
    <w:rsid w:val="00C2212E"/>
    <w:rsid w:val="00C22466"/>
    <w:rsid w:val="00C23172"/>
    <w:rsid w:val="00C238C5"/>
    <w:rsid w:val="00C23DD3"/>
    <w:rsid w:val="00C245E4"/>
    <w:rsid w:val="00C24ECF"/>
    <w:rsid w:val="00C2551E"/>
    <w:rsid w:val="00C2566D"/>
    <w:rsid w:val="00C26EA0"/>
    <w:rsid w:val="00C2785F"/>
    <w:rsid w:val="00C27F62"/>
    <w:rsid w:val="00C307E8"/>
    <w:rsid w:val="00C30B0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F56"/>
    <w:rsid w:val="00C442F3"/>
    <w:rsid w:val="00C4444B"/>
    <w:rsid w:val="00C44C5D"/>
    <w:rsid w:val="00C450BA"/>
    <w:rsid w:val="00C4526A"/>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85B"/>
    <w:rsid w:val="00C5443B"/>
    <w:rsid w:val="00C545A0"/>
    <w:rsid w:val="00C546B9"/>
    <w:rsid w:val="00C54E36"/>
    <w:rsid w:val="00C54E7C"/>
    <w:rsid w:val="00C566C7"/>
    <w:rsid w:val="00C56B2F"/>
    <w:rsid w:val="00C56F1B"/>
    <w:rsid w:val="00C56F38"/>
    <w:rsid w:val="00C57CAD"/>
    <w:rsid w:val="00C60228"/>
    <w:rsid w:val="00C61018"/>
    <w:rsid w:val="00C62822"/>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E5C"/>
    <w:rsid w:val="00C84FA5"/>
    <w:rsid w:val="00C870C2"/>
    <w:rsid w:val="00C873C2"/>
    <w:rsid w:val="00C875E3"/>
    <w:rsid w:val="00C87A6B"/>
    <w:rsid w:val="00C90067"/>
    <w:rsid w:val="00C90914"/>
    <w:rsid w:val="00C91E55"/>
    <w:rsid w:val="00C929D0"/>
    <w:rsid w:val="00C92A33"/>
    <w:rsid w:val="00C92ABD"/>
    <w:rsid w:val="00C9336C"/>
    <w:rsid w:val="00C94277"/>
    <w:rsid w:val="00C95114"/>
    <w:rsid w:val="00C95E66"/>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37A"/>
    <w:rsid w:val="00CA7522"/>
    <w:rsid w:val="00CA7B39"/>
    <w:rsid w:val="00CB049D"/>
    <w:rsid w:val="00CB18B4"/>
    <w:rsid w:val="00CB1F41"/>
    <w:rsid w:val="00CB29AC"/>
    <w:rsid w:val="00CB4189"/>
    <w:rsid w:val="00CB4683"/>
    <w:rsid w:val="00CB4940"/>
    <w:rsid w:val="00CB4E79"/>
    <w:rsid w:val="00CB51A3"/>
    <w:rsid w:val="00CB5688"/>
    <w:rsid w:val="00CB6142"/>
    <w:rsid w:val="00CB7504"/>
    <w:rsid w:val="00CB7F61"/>
    <w:rsid w:val="00CC0006"/>
    <w:rsid w:val="00CC1146"/>
    <w:rsid w:val="00CC17E5"/>
    <w:rsid w:val="00CC1A56"/>
    <w:rsid w:val="00CC231A"/>
    <w:rsid w:val="00CC2F41"/>
    <w:rsid w:val="00CC3593"/>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227A"/>
    <w:rsid w:val="00D027B5"/>
    <w:rsid w:val="00D02CB7"/>
    <w:rsid w:val="00D02F1A"/>
    <w:rsid w:val="00D031BC"/>
    <w:rsid w:val="00D03381"/>
    <w:rsid w:val="00D0574D"/>
    <w:rsid w:val="00D05B9F"/>
    <w:rsid w:val="00D05D7B"/>
    <w:rsid w:val="00D0709C"/>
    <w:rsid w:val="00D07834"/>
    <w:rsid w:val="00D108B4"/>
    <w:rsid w:val="00D11646"/>
    <w:rsid w:val="00D123BB"/>
    <w:rsid w:val="00D1264D"/>
    <w:rsid w:val="00D12D42"/>
    <w:rsid w:val="00D1447B"/>
    <w:rsid w:val="00D14B96"/>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F90"/>
    <w:rsid w:val="00D60589"/>
    <w:rsid w:val="00D606CC"/>
    <w:rsid w:val="00D608E0"/>
    <w:rsid w:val="00D6098E"/>
    <w:rsid w:val="00D60C75"/>
    <w:rsid w:val="00D61E19"/>
    <w:rsid w:val="00D61F14"/>
    <w:rsid w:val="00D6243B"/>
    <w:rsid w:val="00D6273A"/>
    <w:rsid w:val="00D636C9"/>
    <w:rsid w:val="00D637D4"/>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6161"/>
    <w:rsid w:val="00DA73F5"/>
    <w:rsid w:val="00DA7FA8"/>
    <w:rsid w:val="00DB020F"/>
    <w:rsid w:val="00DB0878"/>
    <w:rsid w:val="00DB0B34"/>
    <w:rsid w:val="00DB0E07"/>
    <w:rsid w:val="00DB0EB2"/>
    <w:rsid w:val="00DB1E68"/>
    <w:rsid w:val="00DB2407"/>
    <w:rsid w:val="00DB355C"/>
    <w:rsid w:val="00DB3A30"/>
    <w:rsid w:val="00DB3EC1"/>
    <w:rsid w:val="00DB4A47"/>
    <w:rsid w:val="00DB578D"/>
    <w:rsid w:val="00DB5FFD"/>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95F"/>
    <w:rsid w:val="00DF0EC3"/>
    <w:rsid w:val="00DF0EE5"/>
    <w:rsid w:val="00DF18B8"/>
    <w:rsid w:val="00DF2286"/>
    <w:rsid w:val="00DF2580"/>
    <w:rsid w:val="00DF3239"/>
    <w:rsid w:val="00DF3D6A"/>
    <w:rsid w:val="00DF3E6A"/>
    <w:rsid w:val="00DF4952"/>
    <w:rsid w:val="00DF4BEE"/>
    <w:rsid w:val="00DF52FA"/>
    <w:rsid w:val="00DF5335"/>
    <w:rsid w:val="00DF58F0"/>
    <w:rsid w:val="00DF590B"/>
    <w:rsid w:val="00DF6D9E"/>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B3B"/>
    <w:rsid w:val="00E14E86"/>
    <w:rsid w:val="00E164AF"/>
    <w:rsid w:val="00E1679A"/>
    <w:rsid w:val="00E1685A"/>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9F"/>
    <w:rsid w:val="00EF10E4"/>
    <w:rsid w:val="00EF188C"/>
    <w:rsid w:val="00EF1920"/>
    <w:rsid w:val="00EF1DF9"/>
    <w:rsid w:val="00EF252C"/>
    <w:rsid w:val="00EF2B5E"/>
    <w:rsid w:val="00EF4342"/>
    <w:rsid w:val="00EF4B25"/>
    <w:rsid w:val="00EF5636"/>
    <w:rsid w:val="00EF571D"/>
    <w:rsid w:val="00EF6113"/>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1750"/>
    <w:rsid w:val="00F52B7C"/>
    <w:rsid w:val="00F542C3"/>
    <w:rsid w:val="00F54712"/>
    <w:rsid w:val="00F547AB"/>
    <w:rsid w:val="00F54E74"/>
    <w:rsid w:val="00F553A0"/>
    <w:rsid w:val="00F55CCA"/>
    <w:rsid w:val="00F55F74"/>
    <w:rsid w:val="00F563F4"/>
    <w:rsid w:val="00F564C8"/>
    <w:rsid w:val="00F56F81"/>
    <w:rsid w:val="00F57151"/>
    <w:rsid w:val="00F57842"/>
    <w:rsid w:val="00F579DD"/>
    <w:rsid w:val="00F603B4"/>
    <w:rsid w:val="00F6063A"/>
    <w:rsid w:val="00F6074B"/>
    <w:rsid w:val="00F61350"/>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864"/>
    <w:rsid w:val="00F70B2D"/>
    <w:rsid w:val="00F70F76"/>
    <w:rsid w:val="00F71396"/>
    <w:rsid w:val="00F71A9E"/>
    <w:rsid w:val="00F72C4A"/>
    <w:rsid w:val="00F73F26"/>
    <w:rsid w:val="00F749B5"/>
    <w:rsid w:val="00F74BB7"/>
    <w:rsid w:val="00F74F8A"/>
    <w:rsid w:val="00F77428"/>
    <w:rsid w:val="00F77620"/>
    <w:rsid w:val="00F777EF"/>
    <w:rsid w:val="00F80189"/>
    <w:rsid w:val="00F80976"/>
    <w:rsid w:val="00F81813"/>
    <w:rsid w:val="00F81C2F"/>
    <w:rsid w:val="00F82852"/>
    <w:rsid w:val="00F82AF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6071"/>
    <w:rsid w:val="00FE70C7"/>
    <w:rsid w:val="00FE7133"/>
    <w:rsid w:val="00FE7308"/>
    <w:rsid w:val="00FE739E"/>
    <w:rsid w:val="00FE787D"/>
    <w:rsid w:val="00FF0405"/>
    <w:rsid w:val="00FF041C"/>
    <w:rsid w:val="00FF0861"/>
    <w:rsid w:val="00FF0A6F"/>
    <w:rsid w:val="00FF0E4F"/>
    <w:rsid w:val="00FF0FF5"/>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xge0001656" TargetMode="External"/><Relationship Id="rId21" Type="http://schemas.openxmlformats.org/officeDocument/2006/relationships/image" Target="media/image80.png"/><Relationship Id="rId42" Type="http://schemas.openxmlformats.org/officeDocument/2006/relationships/hyperlink" Target="https://doi.org/10.1016/j.cogdev.2010.09.001" TargetMode="External"/><Relationship Id="rId47" Type="http://schemas.openxmlformats.org/officeDocument/2006/relationships/hyperlink" Target="https://doi.org/10.1016/j.cogdev.2005.04.004" TargetMode="External"/><Relationship Id="rId63" Type="http://schemas.openxmlformats.org/officeDocument/2006/relationships/hyperlink" Target="http://www.jstor.org/stable/30162860" TargetMode="External"/><Relationship Id="rId68" Type="http://schemas.openxmlformats.org/officeDocument/2006/relationships/hyperlink" Target="https://doi.org/10.1371/journal.pone.0023223" TargetMode="External"/><Relationship Id="rId84" Type="http://schemas.openxmlformats.org/officeDocument/2006/relationships/header" Target="header1.xm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hyperlink" Target="https://psycnet.apa.org/doi/10.1037/0033-295X.112.2.347" TargetMode="External"/><Relationship Id="rId37" Type="http://schemas.openxmlformats.org/officeDocument/2006/relationships/hyperlink" Target="https://doi.org/10.1111/j.1467-7687.2011.01048.x" TargetMode="External"/><Relationship Id="rId53" Type="http://schemas.openxmlformats.org/officeDocument/2006/relationships/hyperlink" Target="https://doi.org/10.1037/0012-1649.36.5.635" TargetMode="External"/><Relationship Id="rId58" Type="http://schemas.openxmlformats.org/officeDocument/2006/relationships/hyperlink" Target="https://doi.org/10.1126/science.1107621" TargetMode="External"/><Relationship Id="rId74" Type="http://schemas.openxmlformats.org/officeDocument/2006/relationships/hyperlink" Target="https://psycnet.apa.org/doi/10.1037/0033-295X.99.4.605" TargetMode="External"/><Relationship Id="rId79" Type="http://schemas.openxmlformats.org/officeDocument/2006/relationships/hyperlink" Target="https://doi.org/10.1016/j.cognition.2017.06.029" TargetMode="External"/><Relationship Id="rId5" Type="http://schemas.openxmlformats.org/officeDocument/2006/relationships/webSettings" Target="webSettings.xml"/><Relationship Id="rId19" Type="http://schemas.openxmlformats.org/officeDocument/2006/relationships/image" Target="media/image70.png"/><Relationship Id="rId14" Type="http://schemas.openxmlformats.org/officeDocument/2006/relationships/image" Target="media/image30.png"/><Relationship Id="rId22" Type="http://schemas.openxmlformats.org/officeDocument/2006/relationships/hyperlink" Target="https://doi.org/10.1016/0010-0277(86)90052-1" TargetMode="External"/><Relationship Id="rId27" Type="http://schemas.openxmlformats.org/officeDocument/2006/relationships/hyperlink" Target="https://doi.org/10.1016/j.cogdev.2022.101164" TargetMode="External"/><Relationship Id="rId30" Type="http://schemas.openxmlformats.org/officeDocument/2006/relationships/hyperlink" Target="https://doi.org/10.1016/S0885-2014(02)00124-7" TargetMode="External"/><Relationship Id="rId35" Type="http://schemas.openxmlformats.org/officeDocument/2006/relationships/hyperlink" Target="https://doi.org/10.1207/s15516709cog2701_4" TargetMode="External"/><Relationship Id="rId43" Type="http://schemas.openxmlformats.org/officeDocument/2006/relationships/hyperlink" Target="https://doi.org/10.1038/nature06288" TargetMode="External"/><Relationship Id="rId48" Type="http://schemas.openxmlformats.org/officeDocument/2006/relationships/hyperlink" Target="https://doi.org/10.1016/0010-0285(83)90017-8" TargetMode="External"/><Relationship Id="rId56" Type="http://schemas.openxmlformats.org/officeDocument/2006/relationships/hyperlink" Target="https://doi.org/10.1016/j.cogpsych.2010.02.001" TargetMode="External"/><Relationship Id="rId64" Type="http://schemas.openxmlformats.org/officeDocument/2006/relationships/hyperlink" Target="https://doi.org/10.1038/323533a0" TargetMode="External"/><Relationship Id="rId69" Type="http://schemas.openxmlformats.org/officeDocument/2006/relationships/hyperlink" Target="https://doi.org/10.1207/s15327078in1003_6" TargetMode="External"/><Relationship Id="rId77"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doi.org/10.1111/desc.13581" TargetMode="External"/><Relationship Id="rId72" Type="http://schemas.openxmlformats.org/officeDocument/2006/relationships/hyperlink" Target="https://doi.org/10.1111/j.1551-6709.2010.01129.x" TargetMode="External"/><Relationship Id="rId80" Type="http://schemas.openxmlformats.org/officeDocument/2006/relationships/hyperlink" Target="https://doi.org/10.1111/1467-9280.00218"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0.jpeg"/><Relationship Id="rId17" Type="http://schemas.openxmlformats.org/officeDocument/2006/relationships/image" Target="media/image6.jpeg"/><Relationship Id="rId25" Type="http://schemas.openxmlformats.org/officeDocument/2006/relationships/hyperlink" Target="https://doi.org/10.1016/0010-0277(85)90008-3" TargetMode="External"/><Relationship Id="rId33" Type="http://schemas.openxmlformats.org/officeDocument/2006/relationships/hyperlink" Target="https://doi.org/10.1111/1467-7687.00039" TargetMode="External"/><Relationship Id="rId38" Type="http://schemas.openxmlformats.org/officeDocument/2006/relationships/hyperlink" Target="https://doi.org/10.1038/s41467-025-61517-3" TargetMode="External"/><Relationship Id="rId46" Type="http://schemas.openxmlformats.org/officeDocument/2006/relationships/hyperlink" Target="https://doi.org/10.1016/0885-2014(93)90008-S" TargetMode="External"/><Relationship Id="rId59" Type="http://schemas.openxmlformats.org/officeDocument/2006/relationships/hyperlink" Target="https://doi.org/10.1126/science.1111656" TargetMode="External"/><Relationship Id="rId67" Type="http://schemas.openxmlformats.org/officeDocument/2006/relationships/hyperlink" Target="https://doi.org/10.1098/rsos.191795" TargetMode="External"/><Relationship Id="rId20" Type="http://schemas.openxmlformats.org/officeDocument/2006/relationships/image" Target="media/image8.png"/><Relationship Id="rId41" Type="http://schemas.openxmlformats.org/officeDocument/2006/relationships/hyperlink" Target="https://doi.org/10.1177/0963721412470687" TargetMode="External"/><Relationship Id="rId54" Type="http://schemas.openxmlformats.org/officeDocument/2006/relationships/hyperlink" Target="https://doi.org/10.1080/095400999116322" TargetMode="External"/><Relationship Id="rId62" Type="http://schemas.openxmlformats.org/officeDocument/2006/relationships/hyperlink" Target="https://doi.org/10.1037/1089-2680.1.3.271" TargetMode="External"/><Relationship Id="rId70" Type="http://schemas.openxmlformats.org/officeDocument/2006/relationships/hyperlink" Target="https://doi.org/10.1521/soco.2025.43.3.152" TargetMode="External"/><Relationship Id="rId75" Type="http://schemas.openxmlformats.org/officeDocument/2006/relationships/hyperlink" Target="https://doi.org/10.1002/icd.2359" TargetMode="External"/><Relationship Id="rId83" Type="http://schemas.openxmlformats.org/officeDocument/2006/relationships/hyperlink" Target="https://psycnet.apa.org/doi/10.1037/a003215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psycnet.apa.org/doi/10.1037/0012-1649.23.5.655" TargetMode="External"/><Relationship Id="rId28" Type="http://schemas.openxmlformats.org/officeDocument/2006/relationships/hyperlink" Target="https://doi.org/10.1207/S15327078IN0104_3" TargetMode="External"/><Relationship Id="rId36" Type="http://schemas.openxmlformats.org/officeDocument/2006/relationships/hyperlink" Target="https://doi.org/10.1207/s15516709cog1401_5" TargetMode="External"/><Relationship Id="rId49" Type="http://schemas.openxmlformats.org/officeDocument/2006/relationships/hyperlink" Target="https://doi.org/10.1016/S0010-0277(98)00036-5" TargetMode="External"/><Relationship Id="rId57" Type="http://schemas.openxmlformats.org/officeDocument/2006/relationships/hyperlink" Target="https://doi.org/10.1016/S0010-0277(96)00727-5"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111/1467-7687.00220" TargetMode="External"/><Relationship Id="rId44" Type="http://schemas.openxmlformats.org/officeDocument/2006/relationships/hyperlink" Target="https://doi.org/10.1162/neco.1989.1.1.143" TargetMode="External"/><Relationship Id="rId52" Type="http://schemas.openxmlformats.org/officeDocument/2006/relationships/hyperlink" Target="https://doi.org/10.1016/j.cognition.2016.12.007" TargetMode="External"/><Relationship Id="rId60" Type="http://schemas.openxmlformats.org/officeDocument/2006/relationships/hyperlink" Target="https://doi.org/10.1016/j.cognition.2004.11.005" TargetMode="External"/><Relationship Id="rId65" Type="http://schemas.openxmlformats.org/officeDocument/2006/relationships/hyperlink" Target="https://doi.org/10.1371/journal.pone.0042698" TargetMode="External"/><Relationship Id="rId73" Type="http://schemas.openxmlformats.org/officeDocument/2006/relationships/hyperlink" Target="https://doi.org/10.1146/annurev.ph.25.030163.002553" TargetMode="External"/><Relationship Id="rId78" Type="http://schemas.openxmlformats.org/officeDocument/2006/relationships/hyperlink" Target="https://doi.org/10.1016/j.cogdev.2012.08.004" TargetMode="External"/><Relationship Id="rId81" Type="http://schemas.openxmlformats.org/officeDocument/2006/relationships/hyperlink" Target="https://doi.org/10.1038/358749a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1016/S1364-6613(03)00128-1" TargetMode="External"/><Relationship Id="rId34" Type="http://schemas.openxmlformats.org/officeDocument/2006/relationships/hyperlink" Target="https://doi.org/10.1016/S0010-0277(99)00039-6" TargetMode="External"/><Relationship Id="rId50" Type="http://schemas.openxmlformats.org/officeDocument/2006/relationships/hyperlink" Target="https://doi.org/10.1016/S0010-0277(87)80006-9" TargetMode="External"/><Relationship Id="rId55" Type="http://schemas.openxmlformats.org/officeDocument/2006/relationships/hyperlink" Target="https://doi.org/10.1111/j.0956-7976.2004.00755.x" TargetMode="External"/><Relationship Id="rId76"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16/S1364-6613(02)01926-5" TargetMode="External"/><Relationship Id="rId2" Type="http://schemas.openxmlformats.org/officeDocument/2006/relationships/numbering" Target="numbering.xml"/><Relationship Id="rId29" Type="http://schemas.openxmlformats.org/officeDocument/2006/relationships/hyperlink" Target="https://psycnet.apa.org/doi/10.1016/S1364-6613(99)01356-X" TargetMode="External"/><Relationship Id="rId24" Type="http://schemas.openxmlformats.org/officeDocument/2006/relationships/hyperlink" Target="https://doi.org/10.1111/j.1467-8624.1991.tb01602.x" TargetMode="External"/><Relationship Id="rId40" Type="http://schemas.openxmlformats.org/officeDocument/2006/relationships/hyperlink" Target="https://doi.org/10.1016/0010-0277(95)00661-H" TargetMode="External"/><Relationship Id="rId45" Type="http://schemas.openxmlformats.org/officeDocument/2006/relationships/hyperlink" Target="https://psycnet.apa.org/doi/10.1037/0012-1649.19.3.338" TargetMode="External"/><Relationship Id="rId66" Type="http://schemas.openxmlformats.org/officeDocument/2006/relationships/hyperlink" Target="https://doi.org/10.1080/09540090310001655093" TargetMode="External"/><Relationship Id="rId87" Type="http://schemas.microsoft.com/office/2011/relationships/people" Target="people.xml"/><Relationship Id="rId61" Type="http://schemas.openxmlformats.org/officeDocument/2006/relationships/hyperlink" Target="https://doi.org/10.1016/j.cognition.2017.09.007" TargetMode="External"/><Relationship Id="rId82" Type="http://schemas.openxmlformats.org/officeDocument/2006/relationships/hyperlink" Target="https://doi.org/10.1111/1467-8721.ep10772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81</Pages>
  <Words>22544</Words>
  <Characters>128505</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11</cp:revision>
  <dcterms:created xsi:type="dcterms:W3CDTF">2026-03-19T19:28:00Z</dcterms:created>
  <dcterms:modified xsi:type="dcterms:W3CDTF">2026-03-19T21:07:00Z</dcterms:modified>
</cp:coreProperties>
</file>