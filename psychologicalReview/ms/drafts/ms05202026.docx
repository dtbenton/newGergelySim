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6813E" w14:textId="77777777" w:rsidR="00C015A0" w:rsidRDefault="00C015A0" w:rsidP="00524642">
      <w:pPr>
        <w:spacing w:line="480" w:lineRule="auto"/>
        <w:contextualSpacing/>
        <w:jc w:val="center"/>
        <w:rPr>
          <w:rFonts w:ascii="Times New Roman" w:hAnsi="Times New Roman" w:cs="Times New Roman"/>
        </w:rPr>
      </w:pPr>
      <w:bookmarkStart w:id="0" w:name="_Hlk194438015"/>
    </w:p>
    <w:p w14:paraId="2C3C763C" w14:textId="40C59679"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w:t>
      </w:r>
      <w:ins w:id="1" w:author="Benton, Deon" w:date="2026-05-16T15:40:00Z" w16du:dateUtc="2026-05-16T20:40:00Z">
        <w:r w:rsidR="00DB0881">
          <w:rPr>
            <w:rFonts w:ascii="Times New Roman" w:hAnsi="Times New Roman" w:cs="Times New Roman"/>
          </w:rPr>
          <w:t>Associative learning over differentially salient surface features is</w:t>
        </w:r>
      </w:ins>
      <w:r>
        <w:rPr>
          <w:rFonts w:ascii="Times New Roman" w:hAnsi="Times New Roman" w:cs="Times New Roman"/>
        </w:rPr>
        <w:t xml:space="preserve"> sufficient to explain infants’ </w:t>
      </w:r>
      <w:ins w:id="2"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090E36AE"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w:t>
      </w:r>
      <w:ins w:id="3" w:author="Benton, Deon" w:date="2026-05-16T15:39:00Z" w16du:dateUtc="2026-05-16T20:39:00Z">
        <w:r w:rsidR="00DB0881">
          <w:rPr>
            <w:rFonts w:ascii="Times New Roman" w:hAnsi="Times New Roman" w:cs="Times New Roman"/>
          </w:rPr>
          <w:t>action efficiency understanding</w:t>
        </w:r>
      </w:ins>
      <w:r w:rsidRPr="00FE7133">
        <w:rPr>
          <w:rFonts w:ascii="Times New Roman" w:hAnsi="Times New Roman" w:cs="Times New Roman"/>
        </w:rPr>
        <w:t xml:space="preserve">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 xml:space="preserve">for </w:t>
      </w:r>
      <w:ins w:id="4"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w:t>
      </w:r>
      <w:ins w:id="5" w:author="Benton, Deon" w:date="2026-05-16T15:39:00Z" w16du:dateUtc="2026-05-16T20:39:00Z">
        <w:r w:rsidR="00DB0881">
          <w:rPr>
            <w:rFonts w:ascii="Times New Roman" w:hAnsi="Times New Roman" w:cs="Times New Roman"/>
          </w:rPr>
          <w:t>action efficiency understanding</w:t>
        </w:r>
      </w:ins>
      <w:r w:rsidRPr="00FE7133">
        <w:rPr>
          <w:rFonts w:ascii="Times New Roman" w:hAnsi="Times New Roman" w:cs="Times New Roman"/>
        </w:rPr>
        <w:t>.</w:t>
      </w:r>
      <w:r>
        <w:rPr>
          <w:rFonts w:ascii="Times New Roman" w:hAnsi="Times New Roman" w:cs="Times New Roman"/>
        </w:rPr>
        <w:br w:type="page"/>
      </w:r>
    </w:p>
    <w:p w14:paraId="026B021C" w14:textId="526F6CA8"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 xml:space="preserve">“Associative learning is sufficient to explain infants’ </w:t>
      </w:r>
      <w:ins w:id="6"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w:t>
      </w:r>
    </w:p>
    <w:p w14:paraId="5E3CA6FD" w14:textId="3AB1923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w:t>
      </w:r>
      <w:ins w:id="7" w:author="Benton, Deon" w:date="2026-05-18T11:47:00Z" w16du:dateUtc="2026-05-18T16:47:00Z">
        <w:r w:rsidR="00E47A78">
          <w:rPr>
            <w:rFonts w:ascii="Times New Roman" w:hAnsi="Times New Roman" w:cs="Times New Roman"/>
          </w:rPr>
          <w:t>challenge for young learners is</w:t>
        </w:r>
      </w:ins>
      <w:r>
        <w:rPr>
          <w:rFonts w:ascii="Times New Roman" w:hAnsi="Times New Roman" w:cs="Times New Roman"/>
        </w:rPr>
        <w:t xml:space="preserve">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r w:rsidR="000C18C9">
        <w:rPr>
          <w:rFonts w:ascii="Times New Roman" w:hAnsi="Times New Roman" w:cs="Times New Roman"/>
        </w:rPr>
        <w:t xml:space="preserve">may learn that it is safer and more efficient to use stairs to reach the top of a slide </w:t>
      </w:r>
      <w:r w:rsidR="00FD55BE">
        <w:rPr>
          <w:rFonts w:ascii="Times New Roman" w:hAnsi="Times New Roman" w:cs="Times New Roman"/>
        </w:rPr>
        <w:t xml:space="preserve">upon observing another child tumble down the slide after attempting </w:t>
      </w:r>
      <w:r w:rsidR="00AA0C2B">
        <w:rPr>
          <w:rFonts w:ascii="Times New Roman" w:hAnsi="Times New Roman" w:cs="Times New Roman"/>
        </w:rPr>
        <w:t xml:space="preserve">clumsily to climb </w:t>
      </w:r>
      <w:r w:rsidR="000C18C9">
        <w:rPr>
          <w:rFonts w:ascii="Times New Roman" w:hAnsi="Times New Roman" w:cs="Times New Roman"/>
        </w:rPr>
        <w:t>the slide</w:t>
      </w:r>
      <w:r w:rsidR="00AA0C2B">
        <w:rPr>
          <w:rFonts w:ascii="Times New Roman" w:hAnsi="Times New Roman" w:cs="Times New Roman"/>
        </w:rPr>
        <w:t xml:space="preserve"> from the bottom. </w:t>
      </w:r>
      <w:r w:rsidR="00087C36">
        <w:rPr>
          <w:rFonts w:ascii="Times New Roman" w:hAnsi="Times New Roman" w:cs="Times New Roman"/>
        </w:rPr>
        <w:t>An open question in the developmental cognitive sciences</w:t>
      </w:r>
      <w:ins w:id="8" w:author="Benton, Deon" w:date="2026-05-18T11:52:00Z" w16du:dateUtc="2026-05-18T16:52:00Z">
        <w:r w:rsidR="00E05A21">
          <w:rPr>
            <w:rFonts w:ascii="Times New Roman" w:hAnsi="Times New Roman" w:cs="Times New Roman"/>
          </w:rPr>
          <w:t xml:space="preserve"> </w:t>
        </w:r>
      </w:ins>
      <w:r w:rsidR="00087C36">
        <w:rPr>
          <w:rFonts w:ascii="Times New Roman" w:hAnsi="Times New Roman" w:cs="Times New Roman"/>
        </w:rPr>
        <w:t xml:space="preserve">concerns when and how </w:t>
      </w:r>
      <w:ins w:id="9" w:author="Benton, Deon" w:date="2026-05-16T15:39:00Z" w16du:dateUtc="2026-05-16T20:39:00Z">
        <w:r w:rsidR="00DB0881">
          <w:rPr>
            <w:rFonts w:ascii="Times New Roman" w:hAnsi="Times New Roman" w:cs="Times New Roman"/>
          </w:rPr>
          <w:t>action efficiency understanding</w:t>
        </w:r>
      </w:ins>
      <w:r w:rsidR="008B24E1">
        <w:rPr>
          <w:rFonts w:ascii="Times New Roman" w:hAnsi="Times New Roman" w:cs="Times New Roman"/>
        </w:rPr>
        <w:t>—that is, the capacity to</w:t>
      </w:r>
      <w:r w:rsidR="00087C36">
        <w:rPr>
          <w:rFonts w:ascii="Times New Roman" w:hAnsi="Times New Roman" w:cs="Times New Roman"/>
        </w:rPr>
        <w:t xml:space="preserve"> detect and distinguish between efficient and inefficient actions</w:t>
      </w:r>
      <w:r w:rsidR="00A5158F">
        <w:rPr>
          <w:rFonts w:ascii="Times New Roman" w:hAnsi="Times New Roman" w:cs="Times New Roman"/>
        </w:rPr>
        <w:t>—</w:t>
      </w:r>
      <w:r w:rsidR="008B24E1">
        <w:rPr>
          <w:rFonts w:ascii="Times New Roman" w:hAnsi="Times New Roman" w:cs="Times New Roman"/>
        </w:rPr>
        <w:t>develops</w:t>
      </w:r>
      <w:r w:rsidR="00087C36">
        <w:rPr>
          <w:rFonts w:ascii="Times New Roman" w:hAnsi="Times New Roman" w:cs="Times New Roman"/>
        </w:rPr>
        <w:t xml:space="preserve">. </w:t>
      </w:r>
    </w:p>
    <w:p w14:paraId="57DF284E" w14:textId="38C4E971" w:rsidR="00524642" w:rsidRDefault="008B24E1" w:rsidP="00E05A21">
      <w:pPr>
        <w:spacing w:line="480" w:lineRule="auto"/>
        <w:ind w:firstLine="720"/>
        <w:contextualSpacing/>
        <w:rPr>
          <w:rFonts w:ascii="Times New Roman" w:hAnsi="Times New Roman" w:cs="Times New Roman"/>
        </w:rPr>
      </w:pPr>
      <w:r>
        <w:rPr>
          <w:rFonts w:ascii="Times New Roman" w:hAnsi="Times New Roman" w:cs="Times New Roman"/>
        </w:rPr>
        <w:t>A considerable body of evidence now attests t</w:t>
      </w:r>
      <w:r w:rsidR="0066745C">
        <w:rPr>
          <w:rFonts w:ascii="Times New Roman" w:hAnsi="Times New Roman" w:cs="Times New Roman"/>
        </w:rPr>
        <w:t>hat</w:t>
      </w:r>
      <w:r>
        <w:rPr>
          <w:rFonts w:ascii="Times New Roman" w:hAnsi="Times New Roman" w:cs="Times New Roman"/>
        </w:rPr>
        <w:t xml:space="preserve"> the </w:t>
      </w:r>
      <w:r w:rsidR="001B1084">
        <w:rPr>
          <w:rFonts w:ascii="Times New Roman" w:hAnsi="Times New Roman" w:cs="Times New Roman"/>
        </w:rPr>
        <w:t xml:space="preserve">capacity to process actions in terms of their efficiency </w:t>
      </w:r>
      <w:r w:rsidR="0066745C">
        <w:rPr>
          <w:rFonts w:ascii="Times New Roman" w:hAnsi="Times New Roman" w:cs="Times New Roman"/>
        </w:rPr>
        <w:t>may</w:t>
      </w:r>
      <w:r w:rsidR="00DE4ED0">
        <w:rPr>
          <w:rFonts w:ascii="Times New Roman" w:hAnsi="Times New Roman" w:cs="Times New Roman"/>
        </w:rPr>
        <w:t xml:space="preserve"> be</w:t>
      </w:r>
      <w:r w:rsidR="00A5158F">
        <w:rPr>
          <w:rFonts w:ascii="Times New Roman" w:hAnsi="Times New Roman" w:cs="Times New Roman"/>
        </w:rPr>
        <w:t xml:space="preserve"> in place </w:t>
      </w:r>
      <w:r w:rsidR="00972D7B">
        <w:rPr>
          <w:rFonts w:ascii="Times New Roman" w:hAnsi="Times New Roman" w:cs="Times New Roman"/>
        </w:rPr>
        <w:t xml:space="preserve">in infancy </w:t>
      </w:r>
      <w:r w:rsidR="00524642">
        <w:rPr>
          <w:rFonts w:ascii="Times New Roman" w:hAnsi="Times New Roman" w:cs="Times New Roman"/>
        </w:rPr>
        <w:t>(</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w:t>
      </w:r>
      <w:del w:id="10" w:author="Benton, Deon" w:date="2026-05-18T16:03:00Z" w16du:dateUtc="2026-05-18T21:03:00Z">
        <w:r w:rsidR="00737142" w:rsidDel="00FE16F1">
          <w:rPr>
            <w:rFonts w:ascii="Times New Roman" w:hAnsi="Times New Roman" w:cs="Times New Roman"/>
          </w:rPr>
          <w:delText>(VoE)</w:delText>
        </w:r>
        <w:r w:rsidR="00642D50" w:rsidDel="00FE16F1">
          <w:rPr>
            <w:rFonts w:ascii="Times New Roman" w:hAnsi="Times New Roman" w:cs="Times New Roman"/>
          </w:rPr>
          <w:delText xml:space="preserve"> </w:delText>
        </w:r>
      </w:del>
      <w:r w:rsidR="00642D50">
        <w:rPr>
          <w:rFonts w:ascii="Times New Roman" w:hAnsi="Times New Roman" w:cs="Times New Roman"/>
        </w:rPr>
        <w:t>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proofErr w:type="gramStart"/>
      <w:r w:rsidR="007424A2">
        <w:rPr>
          <w:rFonts w:ascii="Times New Roman" w:hAnsi="Times New Roman" w:cs="Times New Roman"/>
        </w:rPr>
        <w:t>to</w:t>
      </w:r>
      <w:proofErr w:type="gramEnd"/>
      <w:r w:rsidR="007424A2">
        <w:rPr>
          <w:rFonts w:ascii="Times New Roman" w:hAnsi="Times New Roman" w:cs="Times New Roman"/>
        </w:rPr>
        <w:t xml:space="preserve">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r w:rsidR="006C0A30">
        <w:rPr>
          <w:rFonts w:ascii="Times New Roman" w:hAnsi="Times New Roman" w:cs="Times New Roman"/>
        </w:rPr>
        <w:t>set-up</w:t>
      </w:r>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FF127E">
        <w:rPr>
          <w:rFonts w:ascii="Times New Roman" w:hAnsi="Times New Roman" w:cs="Times New Roman"/>
        </w:rPr>
        <w:t>One of the first studies</w:t>
      </w:r>
      <w:r w:rsidR="007F20F3">
        <w:rPr>
          <w:rFonts w:ascii="Times New Roman" w:hAnsi="Times New Roman" w:cs="Times New Roman"/>
        </w:rPr>
        <w:t xml:space="preserve"> to use </w:t>
      </w:r>
      <w:r w:rsidR="00E05A21">
        <w:rPr>
          <w:rFonts w:ascii="Times New Roman" w:hAnsi="Times New Roman" w:cs="Times New Roman"/>
        </w:rPr>
        <w:t>this method</w:t>
      </w:r>
      <w:r w:rsidR="007F20F3">
        <w:rPr>
          <w:rFonts w:ascii="Times New Roman" w:hAnsi="Times New Roman" w:cs="Times New Roman"/>
        </w:rPr>
        <w:t xml:space="preserve"> to </w:t>
      </w:r>
      <w:r w:rsidR="00134CB3">
        <w:rPr>
          <w:rFonts w:ascii="Times New Roman" w:hAnsi="Times New Roman" w:cs="Times New Roman"/>
        </w:rPr>
        <w:t>assess</w:t>
      </w:r>
      <w:r w:rsidR="007F20F3">
        <w:rPr>
          <w:rFonts w:ascii="Times New Roman" w:hAnsi="Times New Roman" w:cs="Times New Roman"/>
        </w:rPr>
        <w:t xml:space="preserve"> infant </w:t>
      </w:r>
      <w:ins w:id="11" w:author="Benton, Deon" w:date="2026-05-16T15:39:00Z" w16du:dateUtc="2026-05-16T20:39:00Z">
        <w:r w:rsidR="00DB0881">
          <w:rPr>
            <w:rFonts w:ascii="Times New Roman" w:hAnsi="Times New Roman" w:cs="Times New Roman"/>
          </w:rPr>
          <w:t>action efficiency understanding</w:t>
        </w:r>
      </w:ins>
      <w:r w:rsidR="007F20F3">
        <w:rPr>
          <w:rFonts w:ascii="Times New Roman" w:hAnsi="Times New Roman" w:cs="Times New Roman"/>
        </w:rPr>
        <w:t xml:space="preserve"> </w:t>
      </w:r>
      <w:ins w:id="12" w:author="Benton, Deon" w:date="2026-05-18T11:55:00Z" w16du:dateUtc="2026-05-18T16:55:00Z">
        <w:r w:rsidR="00FF127E">
          <w:rPr>
            <w:rFonts w:ascii="Times New Roman" w:hAnsi="Times New Roman" w:cs="Times New Roman"/>
          </w:rPr>
          <w:t>was that</w:t>
        </w:r>
      </w:ins>
      <w:r w:rsidR="007F20F3">
        <w:rPr>
          <w:rFonts w:ascii="Times New Roman" w:hAnsi="Times New Roman" w:cs="Times New Roman"/>
        </w:rPr>
        <w:t xml:space="preserve"> by Gergely et al. (1995)</w:t>
      </w:r>
      <w:ins w:id="13" w:author="Benton, Deon" w:date="2026-05-18T11:55:00Z" w16du:dateUtc="2026-05-18T16:55:00Z">
        <w:r w:rsidR="00FF127E">
          <w:rPr>
            <w:rFonts w:ascii="Times New Roman" w:hAnsi="Times New Roman" w:cs="Times New Roman"/>
          </w:rPr>
          <w:t>.</w:t>
        </w:r>
      </w:ins>
      <w:r w:rsidR="00524642">
        <w:rPr>
          <w:rFonts w:ascii="Times New Roman" w:hAnsi="Times New Roman" w:cs="Times New Roman"/>
        </w:rPr>
        <w:t xml:space="preserve"> </w:t>
      </w:r>
      <w:ins w:id="14" w:author="Benton, Deon" w:date="2026-05-18T11:56:00Z" w16du:dateUtc="2026-05-18T16:56:00Z">
        <w:r w:rsidR="00FF127E">
          <w:rPr>
            <w:rFonts w:ascii="Times New Roman" w:hAnsi="Times New Roman" w:cs="Times New Roman"/>
          </w:rPr>
          <w:t xml:space="preserve">Twelve-month-old infants were </w:t>
        </w:r>
        <w:proofErr w:type="gramStart"/>
        <w:r w:rsidR="00FF127E">
          <w:rPr>
            <w:rFonts w:ascii="Times New Roman" w:hAnsi="Times New Roman" w:cs="Times New Roman"/>
          </w:rPr>
          <w:t>habituated</w:t>
        </w:r>
      </w:ins>
      <w:proofErr w:type="gramEnd"/>
      <w:r w:rsidR="00524642">
        <w:rPr>
          <w:rFonts w:ascii="Times New Roman" w:hAnsi="Times New Roman" w:cs="Times New Roman"/>
        </w:rPr>
        <w:t xml:space="preserv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 xml:space="preserve">Infants were then shown </w:t>
      </w:r>
      <w:ins w:id="15" w:author="Benton, Deon" w:date="2026-05-18T12:55:00Z" w16du:dateUtc="2026-05-18T17:55:00Z">
        <w:r w:rsidR="00AE5E71">
          <w:rPr>
            <w:rFonts w:ascii="Times New Roman" w:hAnsi="Times New Roman" w:cs="Times New Roman"/>
          </w:rPr>
          <w:t>an</w:t>
        </w:r>
      </w:ins>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ins w:id="16" w:author="Benton, Deon" w:date="2026-05-18T12:55:00Z" w16du:dateUtc="2026-05-18T17:55:00Z">
        <w:r w:rsidR="00AE5E71">
          <w:rPr>
            <w:rFonts w:ascii="Times New Roman" w:hAnsi="Times New Roman" w:cs="Times New Roman"/>
          </w:rPr>
          <w:t>—in which the first</w:t>
        </w:r>
      </w:ins>
      <w:r w:rsidR="00524642" w:rsidRPr="004C0C81">
        <w:rPr>
          <w:rFonts w:ascii="Times New Roman" w:hAnsi="Times New Roman" w:cs="Times New Roman"/>
        </w:rPr>
        <w:t xml:space="preserve">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ins w:id="17" w:author="Benton, Deon" w:date="2026-05-18T12:56:00Z" w16du:dateUtc="2026-05-18T17:56:00Z">
        <w:r w:rsidR="009742E6">
          <w:rPr>
            <w:rFonts w:ascii="Times New Roman" w:hAnsi="Times New Roman" w:cs="Times New Roman"/>
          </w:rPr>
          <w:t>—and a</w:t>
        </w:r>
      </w:ins>
      <w:r w:rsidR="00524642" w:rsidRPr="004C0C81">
        <w:rPr>
          <w:rFonts w:ascii="Times New Roman" w:hAnsi="Times New Roman" w:cs="Times New Roman"/>
        </w:rPr>
        <w:t xml:space="preserv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w:t>
      </w:r>
      <w:ins w:id="18" w:author="Benton, Deon" w:date="2026-05-18T12:56:00Z" w16du:dateUtc="2026-05-18T17:56:00Z">
        <w:r w:rsidR="009742E6">
          <w:rPr>
            <w:rFonts w:ascii="Times New Roman" w:hAnsi="Times New Roman" w:cs="Times New Roman"/>
          </w:rPr>
          <w:t xml:space="preserve">—in which </w:t>
        </w:r>
      </w:ins>
      <w:r w:rsidR="00524642" w:rsidRPr="004C0C81">
        <w:rPr>
          <w:rFonts w:ascii="Times New Roman" w:hAnsi="Times New Roman" w:cs="Times New Roman"/>
        </w:rPr>
        <w:t xml:space="preserve">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w:t>
      </w:r>
      <w:ins w:id="19" w:author="Benton, Deon" w:date="2026-05-18T11:57:00Z" w16du:dateUtc="2026-05-18T16:57:00Z">
        <w:r w:rsidR="009E38CD">
          <w:rPr>
            <w:rFonts w:ascii="Times New Roman" w:hAnsi="Times New Roman" w:cs="Times New Roman"/>
          </w:rPr>
          <w:t>revealed that infants</w:t>
        </w:r>
      </w:ins>
      <w:r w:rsidR="00524642">
        <w:rPr>
          <w:rFonts w:ascii="Times New Roman" w:hAnsi="Times New Roman" w:cs="Times New Roman"/>
        </w:rPr>
        <w:t xml:space="preserve"> looked longer at the old action event than at the new </w:t>
      </w:r>
      <w:ins w:id="20" w:author="Benton, Deon" w:date="2026-05-18T12:57:00Z" w16du:dateUtc="2026-05-18T17:57:00Z">
        <w:r w:rsidR="009742E6">
          <w:rPr>
            <w:rFonts w:ascii="Times New Roman" w:hAnsi="Times New Roman" w:cs="Times New Roman"/>
          </w:rPr>
          <w:t>event</w:t>
        </w:r>
      </w:ins>
      <w:r w:rsidR="00524642">
        <w:rPr>
          <w:rFonts w:ascii="Times New Roman" w:hAnsi="Times New Roman" w:cs="Times New Roman"/>
        </w:rPr>
        <w:t xml:space="preserve">. </w:t>
      </w:r>
      <w:ins w:id="21" w:author="Benton, Deon" w:date="2026-05-18T12:54:00Z" w16du:dateUtc="2026-05-18T17:54:00Z">
        <w:r w:rsidR="00AE5E71">
          <w:rPr>
            <w:rFonts w:ascii="Times New Roman" w:hAnsi="Times New Roman" w:cs="Times New Roman"/>
          </w:rPr>
          <w:t xml:space="preserve">Data from infants in </w:t>
        </w:r>
        <w:proofErr w:type="gramStart"/>
        <w:r w:rsidR="00AE5E71">
          <w:rPr>
            <w:rFonts w:ascii="Times New Roman" w:hAnsi="Times New Roman" w:cs="Times New Roman"/>
          </w:rPr>
          <w:t>a control</w:t>
        </w:r>
        <w:proofErr w:type="gramEnd"/>
        <w:r w:rsidR="00AE5E71">
          <w:rPr>
            <w:rFonts w:ascii="Times New Roman" w:hAnsi="Times New Roman" w:cs="Times New Roman"/>
          </w:rPr>
          <w:t xml:space="preserve"> condition</w:t>
        </w:r>
      </w:ins>
      <w:r w:rsidR="00524642">
        <w:rPr>
          <w:rFonts w:ascii="Times New Roman" w:hAnsi="Times New Roman" w:cs="Times New Roman"/>
        </w:rPr>
        <w:t xml:space="preserve"> </w:t>
      </w:r>
      <w:ins w:id="22" w:author="Benton, Deon" w:date="2026-05-18T12:41:00Z" w16du:dateUtc="2026-05-18T17:41:00Z">
        <w:r w:rsidR="008720DA">
          <w:rPr>
            <w:rFonts w:ascii="Times New Roman" w:hAnsi="Times New Roman" w:cs="Times New Roman"/>
          </w:rPr>
          <w:t xml:space="preserve">showed that </w:t>
        </w:r>
      </w:ins>
      <w:ins w:id="23" w:author="Benton, Deon" w:date="2026-05-18T12:54:00Z" w16du:dateUtc="2026-05-18T17:54:00Z">
        <w:r w:rsidR="00AE5E71">
          <w:rPr>
            <w:rFonts w:ascii="Times New Roman" w:hAnsi="Times New Roman" w:cs="Times New Roman"/>
          </w:rPr>
          <w:t>they</w:t>
        </w:r>
      </w:ins>
      <w:ins w:id="24" w:author="Benton, Deon" w:date="2026-05-18T12:42:00Z" w16du:dateUtc="2026-05-18T17:42:00Z">
        <w:r w:rsidR="008720DA">
          <w:rPr>
            <w:rFonts w:ascii="Times New Roman" w:hAnsi="Times New Roman" w:cs="Times New Roman"/>
          </w:rPr>
          <w:t xml:space="preserve"> looked equally long at both events</w:t>
        </w:r>
      </w:ins>
      <w:r w:rsidR="00524642">
        <w:rPr>
          <w:rFonts w:ascii="Times New Roman" w:hAnsi="Times New Roman" w:cs="Times New Roman"/>
        </w:rPr>
        <w:t xml:space="preserve"> </w:t>
      </w:r>
      <w:r w:rsidR="00371051">
        <w:rPr>
          <w:rFonts w:ascii="Times New Roman" w:hAnsi="Times New Roman" w:cs="Times New Roman"/>
        </w:rPr>
        <w:t>when the circle jumped beside the barrier</w:t>
      </w:r>
      <w:r w:rsidR="00524642">
        <w:rPr>
          <w:rFonts w:ascii="Times New Roman" w:hAnsi="Times New Roman" w:cs="Times New Roman"/>
        </w:rPr>
        <w:t xml:space="preserve">. </w:t>
      </w:r>
    </w:p>
    <w:p w14:paraId="271A1480" w14:textId="116B1C1D"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This finding has since been extended in important ways. For example, </w:t>
      </w:r>
      <w:ins w:id="25" w:author="Benton, Deon" w:date="2026-05-18T12:44:00Z" w16du:dateUtc="2026-05-18T17:44:00Z">
        <w:r w:rsidR="005212F4">
          <w:rPr>
            <w:rFonts w:ascii="Times New Roman" w:hAnsi="Times New Roman" w:cs="Times New Roman"/>
          </w:rPr>
          <w:t>efficiency-based expectations have been shown to apply</w:t>
        </w:r>
      </w:ins>
      <w:r>
        <w:rPr>
          <w:rFonts w:ascii="Times New Roman" w:hAnsi="Times New Roman" w:cs="Times New Roman"/>
        </w:rPr>
        <w:t xml:space="preserve"> not only to people (e.g., Phillips &amp; Wellman, 2005; </w:t>
      </w:r>
      <w:proofErr w:type="spellStart"/>
      <w:r>
        <w:rPr>
          <w:rFonts w:ascii="Times New Roman" w:hAnsi="Times New Roman" w:cs="Times New Roman"/>
        </w:rPr>
        <w:t>Sodian</w:t>
      </w:r>
      <w:proofErr w:type="spellEnd"/>
      <w:r>
        <w:rPr>
          <w:rFonts w:ascii="Times New Roman" w:hAnsi="Times New Roman" w:cs="Times New Roman"/>
        </w:rPr>
        <w:t xml:space="preserve"> et al., 2004; Woodward &amp; Sommerville, 2000</w:t>
      </w:r>
      <w:ins w:id="26" w:author="Benton, Deon" w:date="2026-05-18T12:47:00Z" w16du:dateUtc="2026-05-18T17:47:00Z">
        <w:r w:rsidR="002B3DC8">
          <w:rPr>
            <w:rFonts w:ascii="Times New Roman" w:hAnsi="Times New Roman" w:cs="Times New Roman"/>
          </w:rPr>
          <w:t>; cf., Phillips &amp; Wellman, 2005</w:t>
        </w:r>
      </w:ins>
      <w:r>
        <w:rPr>
          <w:rFonts w:ascii="Times New Roman" w:hAnsi="Times New Roman" w:cs="Times New Roman"/>
        </w:rPr>
        <w:t>) and animals (e.g., Schwier et al., 2006) but also to geometric shapes (</w:t>
      </w:r>
      <w:proofErr w:type="spellStart"/>
      <w:r>
        <w:rPr>
          <w:rFonts w:ascii="Times New Roman" w:hAnsi="Times New Roman" w:cs="Times New Roman"/>
        </w:rPr>
        <w:t>Csibra</w:t>
      </w:r>
      <w:proofErr w:type="spellEnd"/>
      <w:r>
        <w:rPr>
          <w:rFonts w:ascii="Times New Roman" w:hAnsi="Times New Roman" w:cs="Times New Roman"/>
        </w:rPr>
        <w:t xml:space="preserve"> et al., 2003; Gergely et al., 1995) and inanimate</w:t>
      </w:r>
      <w:ins w:id="27" w:author="Benton, Deon" w:date="2026-05-18T12:45:00Z" w16du:dateUtc="2026-05-18T17:45:00Z">
        <w:r w:rsidR="005212F4">
          <w:rPr>
            <w:rFonts w:ascii="Times New Roman" w:hAnsi="Times New Roman" w:cs="Times New Roman"/>
          </w:rPr>
          <w:t xml:space="preserve"> or inert</w:t>
        </w:r>
      </w:ins>
      <w:r>
        <w:rPr>
          <w:rFonts w:ascii="Times New Roman" w:hAnsi="Times New Roman" w:cs="Times New Roman"/>
        </w:rPr>
        <w:t xml:space="preserve"> objects (</w:t>
      </w:r>
      <w:proofErr w:type="spellStart"/>
      <w:ins w:id="28" w:author="Benton, Deon" w:date="2026-05-18T12:45:00Z" w16du:dateUtc="2026-05-18T17:45:00Z">
        <w:r w:rsidR="005212F4">
          <w:rPr>
            <w:rFonts w:ascii="Times New Roman" w:hAnsi="Times New Roman" w:cs="Times New Roman"/>
          </w:rPr>
          <w:t>Csibra</w:t>
        </w:r>
        <w:proofErr w:type="spellEnd"/>
        <w:r w:rsidR="005212F4">
          <w:rPr>
            <w:rFonts w:ascii="Times New Roman" w:hAnsi="Times New Roman" w:cs="Times New Roman"/>
          </w:rPr>
          <w:t xml:space="preserve"> et al., 1999; </w:t>
        </w:r>
      </w:ins>
      <w:proofErr w:type="spellStart"/>
      <w:r>
        <w:rPr>
          <w:rFonts w:ascii="Times New Roman" w:hAnsi="Times New Roman" w:cs="Times New Roman"/>
        </w:rPr>
        <w:t>Kamewari</w:t>
      </w:r>
      <w:proofErr w:type="spellEnd"/>
      <w:r>
        <w:rPr>
          <w:rFonts w:ascii="Times New Roman" w:hAnsi="Times New Roman" w:cs="Times New Roman"/>
        </w:rPr>
        <w:t xml:space="preserve"> et al., 2005). Additionally, </w:t>
      </w:r>
      <w:ins w:id="29" w:author="Benton, Deon" w:date="2026-05-18T12:50:00Z" w16du:dateUtc="2026-05-18T17:50:00Z">
        <w:r w:rsidR="004F1972">
          <w:rPr>
            <w:rFonts w:ascii="Times New Roman" w:hAnsi="Times New Roman" w:cs="Times New Roman"/>
          </w:rPr>
          <w:t>recent evidence suggests that infants</w:t>
        </w:r>
      </w:ins>
      <w:r>
        <w:rPr>
          <w:rFonts w:ascii="Times New Roman" w:hAnsi="Times New Roman" w:cs="Times New Roman"/>
        </w:rPr>
        <w:t xml:space="preserve"> </w:t>
      </w:r>
      <w:ins w:id="30" w:author="Benton, Deon" w:date="2026-05-18T12:49:00Z" w16du:dateUtc="2026-05-18T17:49:00Z">
        <w:r w:rsidR="006B7D30">
          <w:rPr>
            <w:rFonts w:ascii="Times New Roman" w:hAnsi="Times New Roman" w:cs="Times New Roman"/>
          </w:rPr>
          <w:t>represent</w:t>
        </w:r>
      </w:ins>
      <w:ins w:id="31" w:author="Benton, Deon" w:date="2026-05-18T12:50:00Z" w16du:dateUtc="2026-05-18T17:50:00Z">
        <w:r w:rsidR="004F1972">
          <w:rPr>
            <w:rFonts w:ascii="Times New Roman" w:hAnsi="Times New Roman" w:cs="Times New Roman"/>
          </w:rPr>
          <w:t xml:space="preserve"> action</w:t>
        </w:r>
      </w:ins>
      <w:ins w:id="32" w:author="Benton, Deon" w:date="2026-05-18T12:49:00Z" w16du:dateUtc="2026-05-18T17:49:00Z">
        <w:r w:rsidR="006B7D30">
          <w:rPr>
            <w:rFonts w:ascii="Times New Roman" w:hAnsi="Times New Roman" w:cs="Times New Roman"/>
          </w:rPr>
          <w:t xml:space="preserve"> efficiency </w:t>
        </w:r>
      </w:ins>
      <w:ins w:id="33" w:author="Benton, Deon" w:date="2026-05-18T12:50:00Z" w16du:dateUtc="2026-05-18T17:50:00Z">
        <w:r w:rsidR="004F1972">
          <w:rPr>
            <w:rFonts w:ascii="Times New Roman" w:hAnsi="Times New Roman" w:cs="Times New Roman"/>
          </w:rPr>
          <w:t>in a more graded, continuous fashion</w:t>
        </w:r>
      </w:ins>
      <w:ins w:id="34" w:author="Benton, Deon" w:date="2026-05-18T12:49:00Z" w16du:dateUtc="2026-05-18T17:49:00Z">
        <w:r w:rsidR="006B7D30">
          <w:rPr>
            <w:rFonts w:ascii="Times New Roman" w:hAnsi="Times New Roman" w:cs="Times New Roman"/>
          </w:rPr>
          <w:t xml:space="preserve"> rather than in an all-or-none</w:t>
        </w:r>
      </w:ins>
      <w:ins w:id="35" w:author="Benton, Deon" w:date="2026-05-18T12:50:00Z" w16du:dateUtc="2026-05-18T17:50:00Z">
        <w:r w:rsidR="004F1972">
          <w:rPr>
            <w:rFonts w:ascii="Times New Roman" w:hAnsi="Times New Roman" w:cs="Times New Roman"/>
          </w:rPr>
          <w:t xml:space="preserve"> manner</w:t>
        </w:r>
      </w:ins>
      <w:r>
        <w:rPr>
          <w:rFonts w:ascii="Times New Roman" w:hAnsi="Times New Roman" w:cs="Times New Roman"/>
        </w:rPr>
        <w:t xml:space="preserve"> (Liu &amp; </w:t>
      </w:r>
      <w:proofErr w:type="spellStart"/>
      <w:r>
        <w:rPr>
          <w:rFonts w:ascii="Times New Roman" w:hAnsi="Times New Roman" w:cs="Times New Roman"/>
        </w:rPr>
        <w:t>Spelke</w:t>
      </w:r>
      <w:proofErr w:type="spellEnd"/>
      <w:r>
        <w:rPr>
          <w:rFonts w:ascii="Times New Roman" w:hAnsi="Times New Roman" w:cs="Times New Roman"/>
        </w:rPr>
        <w:t>, 2017).</w:t>
      </w:r>
      <w:r w:rsidR="00F478FB">
        <w:rPr>
          <w:rFonts w:ascii="Times New Roman" w:hAnsi="Times New Roman" w:cs="Times New Roman"/>
        </w:rPr>
        <w:t xml:space="preserve"> Still other research has shown that </w:t>
      </w:r>
      <w:ins w:id="36" w:author="Benton, Deon" w:date="2026-05-16T15:39:00Z" w16du:dateUtc="2026-05-16T20:39:00Z">
        <w:r w:rsidR="00DB0881">
          <w:rPr>
            <w:rFonts w:ascii="Times New Roman" w:hAnsi="Times New Roman" w:cs="Times New Roman"/>
          </w:rPr>
          <w:t>action efficiency understanding</w:t>
        </w:r>
      </w:ins>
      <w:r w:rsidR="00F478FB">
        <w:rPr>
          <w:rFonts w:ascii="Times New Roman" w:hAnsi="Times New Roman" w:cs="Times New Roman"/>
        </w:rPr>
        <w:t xml:space="preserve"> can be elicited in infants as young as 3 months of age if they are given direct action experience (e.g., Skerry et al., 2013) or the action events </w:t>
      </w:r>
      <w:ins w:id="37" w:author="Benton, Deon" w:date="2026-05-18T12:51:00Z" w16du:dateUtc="2026-05-18T17:51:00Z">
        <w:r w:rsidR="004F1972">
          <w:rPr>
            <w:rFonts w:ascii="Times New Roman" w:hAnsi="Times New Roman" w:cs="Times New Roman"/>
          </w:rPr>
          <w:t>are causally efficacious</w:t>
        </w:r>
      </w:ins>
      <w:r w:rsidR="00F478FB">
        <w:rPr>
          <w:rFonts w:ascii="Times New Roman" w:hAnsi="Times New Roman" w:cs="Times New Roman"/>
        </w:rPr>
        <w:t xml:space="preserve"> (e.g., Liu et al., 2019). </w:t>
      </w:r>
      <w:ins w:id="38" w:author="Benton, Deon" w:date="2026-05-18T12:51:00Z" w16du:dateUtc="2026-05-18T17:51:00Z">
        <w:r w:rsidR="004F1972">
          <w:rPr>
            <w:rFonts w:ascii="Times New Roman" w:hAnsi="Times New Roman" w:cs="Times New Roman"/>
          </w:rPr>
          <w:t>Together,</w:t>
        </w:r>
      </w:ins>
      <w:r w:rsidR="00D74336">
        <w:rPr>
          <w:rFonts w:ascii="Times New Roman" w:hAnsi="Times New Roman" w:cs="Times New Roman"/>
        </w:rPr>
        <w:t xml:space="preserve"> this research suggests that </w:t>
      </w:r>
      <w:ins w:id="39" w:author="Benton, Deon" w:date="2026-05-16T15:39:00Z" w16du:dateUtc="2026-05-16T20:39:00Z">
        <w:r w:rsidR="00DB0881">
          <w:rPr>
            <w:rFonts w:ascii="Times New Roman" w:hAnsi="Times New Roman" w:cs="Times New Roman"/>
          </w:rPr>
          <w:t>action efficiency understanding</w:t>
        </w:r>
      </w:ins>
      <w:r w:rsidR="00D74336">
        <w:rPr>
          <w:rFonts w:ascii="Times New Roman" w:hAnsi="Times New Roman" w:cs="Times New Roman"/>
        </w:rPr>
        <w:t xml:space="preserve"> </w:t>
      </w:r>
      <w:r w:rsidR="00972D7B">
        <w:rPr>
          <w:rFonts w:ascii="Times New Roman" w:hAnsi="Times New Roman" w:cs="Times New Roman"/>
        </w:rPr>
        <w:t>may be in place sometime in the second half of the first year of life.</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5DE60677"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ins w:id="40" w:author="Benton, Deon" w:date="2026-05-16T15:39:00Z" w16du:dateUtc="2026-05-16T20:39:00Z">
        <w:r w:rsidR="00DB0881">
          <w:rPr>
            <w:rFonts w:ascii="Times New Roman" w:hAnsi="Times New Roman" w:cs="Times New Roman"/>
            <w:b/>
            <w:bCs/>
          </w:rPr>
          <w:t>action efficiency understanding</w:t>
        </w:r>
      </w:ins>
    </w:p>
    <w:p w14:paraId="68C4497A" w14:textId="31A4EBEF" w:rsidR="005917B9" w:rsidRDefault="00524642" w:rsidP="00715F13">
      <w:pPr>
        <w:spacing w:line="480" w:lineRule="auto"/>
        <w:contextualSpacing/>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r w:rsidR="009A343E">
        <w:rPr>
          <w:rFonts w:ascii="Times New Roman" w:hAnsi="Times New Roman" w:cs="Times New Roman"/>
        </w:rPr>
        <w:t>such</w:t>
      </w:r>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w:t>
      </w:r>
      <w:ins w:id="41" w:author="Benton, Deon" w:date="2026-05-16T15:39:00Z" w16du:dateUtc="2026-05-16T20:39:00Z">
        <w:r w:rsidR="00DB0881">
          <w:rPr>
            <w:rFonts w:ascii="Times New Roman" w:hAnsi="Times New Roman" w:cs="Times New Roman"/>
          </w:rPr>
          <w:t>action efficiency understanding</w:t>
        </w:r>
      </w:ins>
      <w:r w:rsidR="00E326A7">
        <w:rPr>
          <w:rFonts w:ascii="Times New Roman" w:hAnsi="Times New Roman" w:cs="Times New Roman"/>
        </w:rPr>
        <w:t xml:space="preserve">.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r w:rsidR="009A343E">
        <w:rPr>
          <w:rFonts w:ascii="Times New Roman" w:hAnsi="Times New Roman" w:cs="Times New Roman"/>
        </w:rPr>
        <w:t xml:space="preserve">—that is, </w:t>
      </w:r>
      <w:r w:rsidR="000B08D2">
        <w:rPr>
          <w:rFonts w:ascii="Times New Roman" w:hAnsi="Times New Roman" w:cs="Times New Roman"/>
        </w:rPr>
        <w:t xml:space="preserve">specialized processes </w:t>
      </w:r>
      <w:r w:rsidR="00F57151">
        <w:rPr>
          <w:rFonts w:ascii="Times New Roman" w:hAnsi="Times New Roman" w:cs="Times New Roman"/>
        </w:rPr>
        <w:t>that are triggered by a single input type and operate in a single domain</w:t>
      </w:r>
      <w:r w:rsidR="009A343E">
        <w:rPr>
          <w:rFonts w:ascii="Times New Roman" w:hAnsi="Times New Roman" w:cs="Times New Roman"/>
        </w:rPr>
        <w:t>—</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w:t>
      </w:r>
      <w:ins w:id="42" w:author="Benton, Deon" w:date="2026-05-11T12:45:00Z" w16du:dateUtc="2026-05-11T17:45:00Z">
        <w:r w:rsidR="009F48D5">
          <w:rPr>
            <w:rFonts w:ascii="Times New Roman" w:eastAsia="Times New Roman" w:hAnsi="Times New Roman" w:cs="Times New Roman"/>
          </w:rPr>
          <w:t>An extremely prominent</w:t>
        </w:r>
      </w:ins>
      <w:ins w:id="43" w:author="Benton, Deon" w:date="2026-05-18T12:53:00Z" w16du:dateUtc="2026-05-18T17:53:00Z">
        <w:r w:rsidR="00715F13">
          <w:rPr>
            <w:rFonts w:ascii="Times New Roman" w:eastAsia="Times New Roman" w:hAnsi="Times New Roman" w:cs="Times New Roman"/>
          </w:rPr>
          <w:t xml:space="preserve"> example of </w:t>
        </w:r>
      </w:ins>
      <w:ins w:id="44" w:author="Benton, Deon" w:date="2026-05-18T13:37:00Z" w16du:dateUtc="2026-05-18T18:37:00Z">
        <w:r w:rsidR="00FA188E">
          <w:rPr>
            <w:rFonts w:ascii="Times New Roman" w:eastAsia="Times New Roman" w:hAnsi="Times New Roman" w:cs="Times New Roman"/>
          </w:rPr>
          <w:t>this kind of account</w:t>
        </w:r>
      </w:ins>
      <w:r w:rsidR="002C2FA4">
        <w:rPr>
          <w:rFonts w:ascii="Times New Roman" w:hAnsi="Times New Roman" w:cs="Times New Roman"/>
        </w:rPr>
        <w:t xml:space="preserve"> is the </w:t>
      </w:r>
      <w:r w:rsidR="002C2FA4">
        <w:rPr>
          <w:rFonts w:ascii="Times New Roman" w:hAnsi="Times New Roman" w:cs="Times New Roman"/>
          <w:i/>
          <w:iCs/>
        </w:rPr>
        <w:t xml:space="preserve">teleological stance </w:t>
      </w:r>
      <w:r w:rsidR="002C2FA4">
        <w:rPr>
          <w:rFonts w:ascii="Times New Roman" w:hAnsi="Times New Roman" w:cs="Times New Roman"/>
        </w:rPr>
        <w:t>(</w:t>
      </w:r>
      <w:proofErr w:type="spellStart"/>
      <w:r w:rsidR="002C2FA4">
        <w:rPr>
          <w:rFonts w:ascii="Times New Roman" w:hAnsi="Times New Roman" w:cs="Times New Roman"/>
        </w:rPr>
        <w:t>Csibra</w:t>
      </w:r>
      <w:proofErr w:type="spellEnd"/>
      <w:r w:rsidR="002C2FA4">
        <w:rPr>
          <w:rFonts w:ascii="Times New Roman" w:hAnsi="Times New Roman" w:cs="Times New Roman"/>
        </w:rPr>
        <w:t xml:space="preserve"> &amp; Gergely, 1998; </w:t>
      </w:r>
      <w:r w:rsidR="002C2FA4" w:rsidRPr="004E68A3">
        <w:rPr>
          <w:rFonts w:ascii="Times New Roman" w:hAnsi="Times New Roman" w:cs="Times New Roman"/>
        </w:rPr>
        <w:t xml:space="preserve">Gergely &amp; </w:t>
      </w:r>
      <w:proofErr w:type="spellStart"/>
      <w:r w:rsidR="002C2FA4" w:rsidRPr="004E68A3">
        <w:rPr>
          <w:rFonts w:ascii="Times New Roman" w:hAnsi="Times New Roman" w:cs="Times New Roman"/>
        </w:rPr>
        <w:t>Csibra</w:t>
      </w:r>
      <w:proofErr w:type="spellEnd"/>
      <w:r w:rsidR="002C2FA4" w:rsidRPr="004E68A3">
        <w:rPr>
          <w:rFonts w:ascii="Times New Roman" w:hAnsi="Times New Roman" w:cs="Times New Roman"/>
        </w:rPr>
        <w:t>,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w:t>
      </w:r>
      <w:ins w:id="45" w:author="Benton, Deon" w:date="2026-05-18T16:06:00Z" w16du:dateUtc="2026-05-18T21:06:00Z">
        <w:r w:rsidR="003D3C80">
          <w:rPr>
            <w:rFonts w:ascii="Times New Roman" w:hAnsi="Times New Roman" w:cs="Times New Roman"/>
          </w:rPr>
          <w:t xml:space="preserve"> pursues some end state efficiently given the </w:t>
        </w:r>
      </w:ins>
      <w:ins w:id="46" w:author="Benton, Deon" w:date="2026-05-18T16:07:00Z" w16du:dateUtc="2026-05-18T21:07:00Z">
        <w:r w:rsidR="000D7247">
          <w:rPr>
            <w:rFonts w:ascii="Times New Roman" w:hAnsi="Times New Roman" w:cs="Times New Roman"/>
          </w:rPr>
          <w:t xml:space="preserve">physical </w:t>
        </w:r>
      </w:ins>
      <w:ins w:id="47" w:author="Benton, Deon" w:date="2026-05-18T16:06:00Z" w16du:dateUtc="2026-05-18T21:06:00Z">
        <w:r w:rsidR="003D3C80">
          <w:rPr>
            <w:rFonts w:ascii="Times New Roman" w:hAnsi="Times New Roman" w:cs="Times New Roman"/>
          </w:rPr>
          <w:t>context</w:t>
        </w:r>
      </w:ins>
      <w:ins w:id="48" w:author="Benton, Deon" w:date="2026-05-18T16:05:00Z" w16du:dateUtc="2026-05-18T21:05:00Z">
        <w:r w:rsidR="003D3C80">
          <w:rPr>
            <w:rFonts w:ascii="Times New Roman" w:hAnsi="Times New Roman" w:cs="Times New Roman"/>
          </w:rPr>
          <w:t>—and thereby satisfies the “rationality principle”—</w:t>
        </w:r>
      </w:ins>
      <w:r w:rsidR="002C2FA4" w:rsidRPr="00996380">
        <w:rPr>
          <w:rFonts w:ascii="Times New Roman" w:hAnsi="Times New Roman" w:cs="Times New Roman"/>
        </w:rPr>
        <w:t xml:space="preserve">then </w:t>
      </w:r>
      <w:ins w:id="49" w:author="Benton, Deon" w:date="2026-05-18T16:07:00Z" w16du:dateUtc="2026-05-18T21:07:00Z">
        <w:r w:rsidR="003D3C80">
          <w:rPr>
            <w:rFonts w:ascii="Times New Roman" w:hAnsi="Times New Roman" w:cs="Times New Roman"/>
          </w:rPr>
          <w:t xml:space="preserve">that end state will come to be seen as the agent’s goal, </w:t>
        </w:r>
      </w:ins>
      <w:r w:rsidR="002C2FA4" w:rsidRPr="00996380">
        <w:rPr>
          <w:rFonts w:ascii="Times New Roman" w:hAnsi="Times New Roman" w:cs="Times New Roman"/>
        </w:rPr>
        <w:t xml:space="preserve">the agent's </w:t>
      </w:r>
      <w:r w:rsidR="002C2FA4" w:rsidRPr="00996380">
        <w:rPr>
          <w:rFonts w:ascii="Times New Roman" w:hAnsi="Times New Roman" w:cs="Times New Roman"/>
        </w:rPr>
        <w:lastRenderedPageBreak/>
        <w:t>behavior as a</w:t>
      </w:r>
      <w:ins w:id="50" w:author="Benton, Deon" w:date="2026-05-18T17:08:00Z" w16du:dateUtc="2026-05-18T22:08:00Z">
        <w:r w:rsidR="005B1315">
          <w:rPr>
            <w:rFonts w:ascii="Times New Roman" w:hAnsi="Times New Roman" w:cs="Times New Roman"/>
          </w:rPr>
          <w:t xml:space="preserve"> goal-directed</w:t>
        </w:r>
      </w:ins>
      <w:r w:rsidR="002C2FA4" w:rsidRPr="00996380">
        <w:rPr>
          <w:rFonts w:ascii="Times New Roman" w:hAnsi="Times New Roman" w:cs="Times New Roman"/>
        </w:rPr>
        <w:t xml:space="preserve"> "means" to </w:t>
      </w:r>
      <w:del w:id="51" w:author="Benton, Deon" w:date="2026-05-18T17:08:00Z" w16du:dateUtc="2026-05-18T22:08:00Z">
        <w:r w:rsidR="002C2FA4" w:rsidRPr="00996380" w:rsidDel="005B1315">
          <w:rPr>
            <w:rFonts w:ascii="Times New Roman" w:hAnsi="Times New Roman" w:cs="Times New Roman"/>
          </w:rPr>
          <w:delText xml:space="preserve">the </w:delText>
        </w:r>
      </w:del>
      <w:ins w:id="52" w:author="Benton, Deon" w:date="2026-05-18T17:08:00Z" w16du:dateUtc="2026-05-18T22:08:00Z">
        <w:r w:rsidR="005B1315">
          <w:rPr>
            <w:rFonts w:ascii="Times New Roman" w:hAnsi="Times New Roman" w:cs="Times New Roman"/>
          </w:rPr>
          <w:t>it</w:t>
        </w:r>
      </w:ins>
      <w:del w:id="53" w:author="Benton, Deon" w:date="2026-05-18T17:08:00Z" w16du:dateUtc="2026-05-18T22:08:00Z">
        <w:r w:rsidR="002C2FA4" w:rsidRPr="00996380" w:rsidDel="005B1315">
          <w:rPr>
            <w:rFonts w:ascii="Times New Roman" w:hAnsi="Times New Roman" w:cs="Times New Roman"/>
          </w:rPr>
          <w:delText>goal</w:delText>
        </w:r>
      </w:del>
      <w:r w:rsidR="002C2FA4" w:rsidRPr="00996380">
        <w:rPr>
          <w:rFonts w:ascii="Times New Roman" w:hAnsi="Times New Roman" w:cs="Times New Roman"/>
        </w:rPr>
        <w:t xml:space="preserve">,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ins w:id="54" w:author="Benton, Deon" w:date="2026-05-18T16:08:00Z" w16du:dateUtc="2026-05-18T21:08:00Z">
        <w:r w:rsidR="000D7247">
          <w:rPr>
            <w:rFonts w:ascii="Times New Roman" w:hAnsi="Times New Roman" w:cs="Times New Roman"/>
          </w:rPr>
          <w:t>an action is goal</w:t>
        </w:r>
      </w:ins>
      <w:r w:rsidR="002C2FA4">
        <w:rPr>
          <w:rFonts w:ascii="Times New Roman" w:hAnsi="Times New Roman" w:cs="Times New Roman"/>
        </w:rPr>
        <w:t>-directed</w:t>
      </w:r>
      <w:ins w:id="55" w:author="Benton, Deon" w:date="2026-05-18T16:09:00Z" w16du:dateUtc="2026-05-18T21:09:00Z">
        <w:r w:rsidR="000D7247">
          <w:rPr>
            <w:rFonts w:ascii="Times New Roman" w:hAnsi="Times New Roman" w:cs="Times New Roman"/>
          </w:rPr>
          <w:t xml:space="preserve"> to the extent that it is rational and efficient.</w:t>
        </w:r>
      </w:ins>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w:t>
      </w:r>
      <w:r w:rsidR="005917B9">
        <w:rPr>
          <w:rFonts w:ascii="Times New Roman" w:hAnsi="Times New Roman" w:cs="Times New Roman"/>
        </w:rPr>
        <w:t xml:space="preserve">. </w:t>
      </w:r>
    </w:p>
    <w:p w14:paraId="0D27293B" w14:textId="504BBD66" w:rsidR="00A44FE1" w:rsidRDefault="00221A84" w:rsidP="00B878DE">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w:t>
      </w:r>
      <w:proofErr w:type="gramStart"/>
      <w:r w:rsidR="00FD6C4C">
        <w:rPr>
          <w:rFonts w:ascii="Times New Roman" w:hAnsi="Times New Roman" w:cs="Times New Roman"/>
        </w:rPr>
        <w:t>plans—</w:t>
      </w:r>
      <w:proofErr w:type="gramEnd"/>
      <w:r w:rsidR="00FD6C4C">
        <w:rPr>
          <w:rFonts w:ascii="Times New Roman" w:hAnsi="Times New Roman" w:cs="Times New Roman"/>
        </w:rPr>
        <w:t>that is, sequences of actions that lead to a goal—and select the plan that maximizes expected subjective utilities. A 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ins w:id="56" w:author="Benton, Deon" w:date="2026-05-18T17:10:00Z" w16du:dateUtc="2026-05-18T22:10:00Z">
        <w:r w:rsidR="005B1315">
          <w:rPr>
            <w:rFonts w:ascii="Times New Roman" w:hAnsi="Times New Roman" w:cs="Times New Roman"/>
          </w:rPr>
          <w:t xml:space="preserve"> Bayesian inference has been used to describe how, at a comp</w:t>
        </w:r>
      </w:ins>
      <w:ins w:id="57" w:author="Benton, Deon" w:date="2026-05-18T17:11:00Z" w16du:dateUtc="2026-05-18T22:11:00Z">
        <w:r w:rsidR="005B1315">
          <w:rPr>
            <w:rFonts w:ascii="Times New Roman" w:hAnsi="Times New Roman" w:cs="Times New Roman"/>
          </w:rPr>
          <w:t>utational level, learners solve this problem.</w:t>
        </w:r>
      </w:ins>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w:t>
      </w:r>
    </w:p>
    <w:p w14:paraId="753B37F9" w14:textId="7ACF467E" w:rsidR="00A06DD6" w:rsidRDefault="00A06DD6" w:rsidP="006D5A6E">
      <w:pPr>
        <w:spacing w:line="480" w:lineRule="auto"/>
        <w:ind w:firstLine="720"/>
        <w:contextualSpacing/>
        <w:rPr>
          <w:rFonts w:ascii="Times New Roman" w:hAnsi="Times New Roman" w:cs="Times New Roman"/>
        </w:rPr>
      </w:pPr>
      <w:r w:rsidRPr="00A06DD6">
        <w:rPr>
          <w:rFonts w:ascii="Times New Roman" w:hAnsi="Times New Roman" w:cs="Times New Roman"/>
        </w:rPr>
        <w:t>A final account maintains that</w:t>
      </w:r>
      <w:r w:rsidR="00D94C08">
        <w:rPr>
          <w:rFonts w:ascii="Times New Roman" w:hAnsi="Times New Roman" w:cs="Times New Roman"/>
        </w:rPr>
        <w:t xml:space="preserve"> infant</w:t>
      </w:r>
      <w:r w:rsidRPr="00A06DD6">
        <w:rPr>
          <w:rFonts w:ascii="Times New Roman" w:hAnsi="Times New Roman" w:cs="Times New Roman"/>
        </w:rPr>
        <w:t xml:space="preserve"> </w:t>
      </w:r>
      <w:ins w:id="58" w:author="Benton, Deon" w:date="2026-05-16T15:39:00Z" w16du:dateUtc="2026-05-16T20:39:00Z">
        <w:r w:rsidR="00DB0881">
          <w:rPr>
            <w:rFonts w:ascii="Times New Roman" w:hAnsi="Times New Roman" w:cs="Times New Roman"/>
          </w:rPr>
          <w:t>action efficiency understanding</w:t>
        </w:r>
      </w:ins>
      <w:r w:rsidRPr="00A06DD6">
        <w:rPr>
          <w:rFonts w:ascii="Times New Roman" w:hAnsi="Times New Roman" w:cs="Times New Roman"/>
        </w:rPr>
        <w:t xml:space="preserve"> </w:t>
      </w:r>
      <w:ins w:id="59" w:author="Benton, Deon" w:date="2026-05-18T17:11:00Z" w16du:dateUtc="2026-05-18T22:11:00Z">
        <w:r w:rsidR="005B1315">
          <w:rPr>
            <w:rFonts w:ascii="Times New Roman" w:hAnsi="Times New Roman" w:cs="Times New Roman"/>
          </w:rPr>
          <w:t>on the one hand</w:t>
        </w:r>
        <w:r w:rsidR="005B1315" w:rsidRPr="00A06DD6">
          <w:rPr>
            <w:rFonts w:ascii="Times New Roman" w:hAnsi="Times New Roman" w:cs="Times New Roman"/>
          </w:rPr>
          <w:t xml:space="preserve"> </w:t>
        </w:r>
      </w:ins>
      <w:r w:rsidRPr="00A06DD6">
        <w:rPr>
          <w:rFonts w:ascii="Times New Roman" w:hAnsi="Times New Roman" w:cs="Times New Roman"/>
        </w:rPr>
        <w:t xml:space="preserve">and </w:t>
      </w:r>
      <w:r w:rsidR="00D94C08">
        <w:rPr>
          <w:rFonts w:ascii="Times New Roman" w:hAnsi="Times New Roman" w:cs="Times New Roman"/>
        </w:rPr>
        <w:t xml:space="preserve">their </w:t>
      </w:r>
      <w:r w:rsidRPr="00A06DD6">
        <w:rPr>
          <w:rFonts w:ascii="Times New Roman" w:hAnsi="Times New Roman" w:cs="Times New Roman"/>
        </w:rPr>
        <w:t xml:space="preserve">reasoning about objects and entities </w:t>
      </w:r>
      <w:ins w:id="60" w:author="Benton, Deon" w:date="2026-05-18T17:12:00Z" w16du:dateUtc="2026-05-18T22:12:00Z">
        <w:r w:rsidR="005B1315">
          <w:rPr>
            <w:rFonts w:ascii="Times New Roman" w:hAnsi="Times New Roman" w:cs="Times New Roman"/>
          </w:rPr>
          <w:t>on the other</w:t>
        </w:r>
        <w:r w:rsidR="005B1315" w:rsidRPr="00A06DD6">
          <w:rPr>
            <w:rFonts w:ascii="Times New Roman" w:hAnsi="Times New Roman" w:cs="Times New Roman"/>
          </w:rPr>
          <w:t xml:space="preserve"> </w:t>
        </w:r>
      </w:ins>
      <w:r w:rsidRPr="00A06DD6">
        <w:rPr>
          <w:rFonts w:ascii="Times New Roman" w:hAnsi="Times New Roman" w:cs="Times New Roman"/>
        </w:rPr>
        <w:t>can be explained by</w:t>
      </w:r>
      <w:r>
        <w:rPr>
          <w:rFonts w:ascii="Times New Roman" w:hAnsi="Times New Roman" w:cs="Times New Roman"/>
        </w:rPr>
        <w:t xml:space="preserve"> two</w:t>
      </w:r>
      <w:r w:rsidR="007C744E">
        <w:rPr>
          <w:rFonts w:ascii="Times New Roman" w:hAnsi="Times New Roman" w:cs="Times New Roman"/>
        </w:rPr>
        <w:t xml:space="preserve"> distinct</w:t>
      </w:r>
      <w:ins w:id="61" w:author="Benton, Deon" w:date="2026-05-18T17:12:00Z" w16du:dateUtc="2026-05-18T22:12:00Z">
        <w:r w:rsidR="005B1315">
          <w:rPr>
            <w:rFonts w:ascii="Times New Roman" w:hAnsi="Times New Roman" w:cs="Times New Roman"/>
          </w:rPr>
          <w:t xml:space="preserve"> yet interactive</w:t>
        </w:r>
      </w:ins>
      <w:r w:rsidR="00932620">
        <w:rPr>
          <w:rFonts w:ascii="Times New Roman" w:hAnsi="Times New Roman" w:cs="Times New Roman"/>
        </w:rPr>
        <w:t xml:space="preserve"> domain-specific</w:t>
      </w:r>
      <w:r>
        <w:rPr>
          <w:rFonts w:ascii="Times New Roman" w:hAnsi="Times New Roman" w:cs="Times New Roman"/>
        </w:rPr>
        <w:t xml:space="preserve"> systems </w:t>
      </w:r>
      <w:r w:rsidR="007C744E">
        <w:rPr>
          <w:rFonts w:ascii="Times New Roman" w:hAnsi="Times New Roman" w:cs="Times New Roman"/>
        </w:rPr>
        <w:t>(</w:t>
      </w:r>
      <w:r w:rsidR="00B31C98">
        <w:rPr>
          <w:rFonts w:ascii="Times New Roman" w:hAnsi="Times New Roman" w:cs="Times New Roman"/>
        </w:rPr>
        <w:t xml:space="preserve">e.g., </w:t>
      </w:r>
      <w:r w:rsidR="00442495">
        <w:rPr>
          <w:rFonts w:ascii="Times New Roman" w:hAnsi="Times New Roman" w:cs="Times New Roman"/>
        </w:rPr>
        <w:t>Liu et al., 2025)</w:t>
      </w:r>
      <w:r w:rsidR="00932620">
        <w:rPr>
          <w:rFonts w:ascii="Times New Roman" w:hAnsi="Times New Roman" w:cs="Times New Roman"/>
        </w:rPr>
        <w:t>.</w:t>
      </w:r>
      <w:r w:rsidR="00574297">
        <w:rPr>
          <w:rFonts w:ascii="Times New Roman" w:hAnsi="Times New Roman" w:cs="Times New Roman"/>
        </w:rPr>
        <w:t xml:space="preserve"> The </w:t>
      </w:r>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r w:rsidR="00AE5E1F">
        <w:rPr>
          <w:rFonts w:ascii="Times New Roman" w:hAnsi="Times New Roman" w:cs="Times New Roman"/>
        </w:rPr>
        <w:t>causes infants to represent</w:t>
      </w:r>
      <w:r w:rsidR="00574297">
        <w:rPr>
          <w:rFonts w:ascii="Times New Roman" w:hAnsi="Times New Roman" w:cs="Times New Roman"/>
        </w:rPr>
        <w:t xml:space="preserve"> agents a</w:t>
      </w:r>
      <w:r w:rsidR="001716AD">
        <w:rPr>
          <w:rFonts w:ascii="Times New Roman" w:hAnsi="Times New Roman" w:cs="Times New Roman"/>
        </w:rPr>
        <w:t>s</w:t>
      </w:r>
      <w:r w:rsidR="00574297">
        <w:rPr>
          <w:rFonts w:ascii="Times New Roman" w:hAnsi="Times New Roman" w:cs="Times New Roman"/>
        </w:rPr>
        <w:t xml:space="preserve"> self-propelled</w:t>
      </w:r>
      <w:r w:rsidR="001B5BC6">
        <w:rPr>
          <w:rFonts w:ascii="Times New Roman" w:hAnsi="Times New Roman" w:cs="Times New Roman"/>
        </w:rPr>
        <w:t>,</w:t>
      </w:r>
      <w:r w:rsidR="00574297">
        <w:rPr>
          <w:rFonts w:ascii="Times New Roman" w:hAnsi="Times New Roman" w:cs="Times New Roman"/>
        </w:rPr>
        <w:t xml:space="preserve"> </w:t>
      </w:r>
      <w:r w:rsidR="00AE5E1F">
        <w:rPr>
          <w:rFonts w:ascii="Times New Roman" w:hAnsi="Times New Roman" w:cs="Times New Roman"/>
        </w:rPr>
        <w:t xml:space="preserve">as </w:t>
      </w:r>
      <w:r w:rsidR="001B5BC6">
        <w:rPr>
          <w:rFonts w:ascii="Times New Roman" w:hAnsi="Times New Roman" w:cs="Times New Roman"/>
        </w:rPr>
        <w:t>possess</w:t>
      </w:r>
      <w:r w:rsidR="00AE5E1F">
        <w:rPr>
          <w:rFonts w:ascii="Times New Roman" w:hAnsi="Times New Roman" w:cs="Times New Roman"/>
        </w:rPr>
        <w:t>ing</w:t>
      </w:r>
      <w:r w:rsidR="00574297">
        <w:rPr>
          <w:rFonts w:ascii="Times New Roman" w:hAnsi="Times New Roman" w:cs="Times New Roman"/>
        </w:rPr>
        <w:t xml:space="preserve"> beliefs, desires, and goals</w:t>
      </w:r>
      <w:r w:rsidR="001B5BC6">
        <w:rPr>
          <w:rFonts w:ascii="Times New Roman" w:hAnsi="Times New Roman" w:cs="Times New Roman"/>
        </w:rPr>
        <w:t xml:space="preserve">, and </w:t>
      </w:r>
      <w:r w:rsidR="00AE5E1F">
        <w:rPr>
          <w:rFonts w:ascii="Times New Roman" w:hAnsi="Times New Roman" w:cs="Times New Roman"/>
        </w:rPr>
        <w:t xml:space="preserve">as behaving </w:t>
      </w:r>
      <w:r w:rsidR="001B5BC6">
        <w:rPr>
          <w:rFonts w:ascii="Times New Roman" w:hAnsi="Times New Roman" w:cs="Times New Roman"/>
        </w:rPr>
        <w:t xml:space="preserve">in ways that maximize rewards and minimize costs. </w:t>
      </w:r>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r w:rsidR="004376DC">
        <w:rPr>
          <w:rFonts w:ascii="Times New Roman" w:hAnsi="Times New Roman" w:cs="Times New Roman"/>
        </w:rPr>
        <w:t xml:space="preserve"> enables infants to represent objects as </w:t>
      </w:r>
      <w:r w:rsidR="001716AD">
        <w:rPr>
          <w:rFonts w:ascii="Times New Roman" w:hAnsi="Times New Roman" w:cs="Times New Roman"/>
        </w:rPr>
        <w:t>being solid, bounded, coherent, and permanent</w:t>
      </w:r>
      <w:r w:rsidR="004376DC">
        <w:rPr>
          <w:rFonts w:ascii="Times New Roman" w:hAnsi="Times New Roman" w:cs="Times New Roman"/>
        </w:rPr>
        <w:t xml:space="preserve">. </w:t>
      </w:r>
      <w:ins w:id="62" w:author="Benton, Deon" w:date="2026-05-18T17:13:00Z" w16du:dateUtc="2026-05-18T22:13:00Z">
        <w:r w:rsidR="005B1315">
          <w:rPr>
            <w:rFonts w:ascii="Times New Roman" w:hAnsi="Times New Roman" w:cs="Times New Roman"/>
          </w:rPr>
          <w:t xml:space="preserve">A </w:t>
        </w:r>
        <w:r w:rsidR="005B1315">
          <w:rPr>
            <w:rFonts w:ascii="Times New Roman" w:hAnsi="Times New Roman" w:cs="Times New Roman"/>
          </w:rPr>
          <w:lastRenderedPageBreak/>
          <w:t>key assumption of this account</w:t>
        </w:r>
      </w:ins>
      <w:r w:rsidR="00C04915">
        <w:rPr>
          <w:rFonts w:ascii="Times New Roman" w:hAnsi="Times New Roman" w:cs="Times New Roman"/>
        </w:rPr>
        <w:t xml:space="preserve"> is that</w:t>
      </w:r>
      <w:r w:rsidR="002D1978">
        <w:rPr>
          <w:rFonts w:ascii="Times New Roman" w:hAnsi="Times New Roman" w:cs="Times New Roman"/>
        </w:rPr>
        <w:t xml:space="preserve"> the</w:t>
      </w:r>
      <w:r w:rsidR="00C04915">
        <w:rPr>
          <w:rFonts w:ascii="Times New Roman" w:hAnsi="Times New Roman" w:cs="Times New Roman"/>
        </w:rPr>
        <w:t xml:space="preserve"> naïve psychology</w:t>
      </w:r>
      <w:ins w:id="63" w:author="Benton, Deon" w:date="2026-05-18T17:13:00Z" w16du:dateUtc="2026-05-18T22:13:00Z">
        <w:r w:rsidR="005B1315">
          <w:rPr>
            <w:rFonts w:ascii="Times New Roman" w:hAnsi="Times New Roman" w:cs="Times New Roman"/>
          </w:rPr>
          <w:t xml:space="preserve"> system</w:t>
        </w:r>
      </w:ins>
      <w:r w:rsidR="00C04915">
        <w:rPr>
          <w:rFonts w:ascii="Times New Roman" w:hAnsi="Times New Roman" w:cs="Times New Roman"/>
        </w:rPr>
        <w:t xml:space="preserve"> </w:t>
      </w:r>
      <w:ins w:id="64" w:author="Benton, Deon" w:date="2026-05-18T17:13:00Z" w16du:dateUtc="2026-05-18T22:13:00Z">
        <w:r w:rsidR="005B1315">
          <w:rPr>
            <w:rFonts w:ascii="Times New Roman" w:hAnsi="Times New Roman" w:cs="Times New Roman"/>
          </w:rPr>
          <w:t>depends on input from the</w:t>
        </w:r>
      </w:ins>
      <w:r w:rsidR="002C108B">
        <w:rPr>
          <w:rFonts w:ascii="Times New Roman" w:hAnsi="Times New Roman" w:cs="Times New Roman"/>
        </w:rPr>
        <w:t xml:space="preserve"> naïve physics system</w:t>
      </w:r>
      <w:del w:id="65" w:author="Benton, Deon" w:date="2026-05-18T17:13:00Z" w16du:dateUtc="2026-05-18T22:13:00Z">
        <w:r w:rsidR="002C108B" w:rsidDel="005B1315">
          <w:rPr>
            <w:rFonts w:ascii="Times New Roman" w:hAnsi="Times New Roman" w:cs="Times New Roman"/>
          </w:rPr>
          <w:delText>s</w:delText>
        </w:r>
      </w:del>
      <w:r w:rsidR="002C108B">
        <w:rPr>
          <w:rFonts w:ascii="Times New Roman" w:hAnsi="Times New Roman" w:cs="Times New Roman"/>
        </w:rPr>
        <w:t>. As Liu et al. (</w:t>
      </w:r>
      <w:del w:id="66" w:author="Benton, Deon" w:date="2026-05-18T17:21:00Z" w16du:dateUtc="2026-05-18T22:21:00Z">
        <w:r w:rsidR="002C108B" w:rsidDel="000C32F7">
          <w:rPr>
            <w:rFonts w:ascii="Times New Roman" w:hAnsi="Times New Roman" w:cs="Times New Roman"/>
          </w:rPr>
          <w:delText>2022</w:delText>
        </w:r>
      </w:del>
      <w:ins w:id="67" w:author="Benton, Deon" w:date="2026-05-18T17:21:00Z" w16du:dateUtc="2026-05-18T22:21:00Z">
        <w:r w:rsidR="000C32F7">
          <w:rPr>
            <w:rFonts w:ascii="Times New Roman" w:hAnsi="Times New Roman" w:cs="Times New Roman"/>
          </w:rPr>
          <w:t>2026</w:t>
        </w:r>
      </w:ins>
      <w:r w:rsidR="002C108B">
        <w:rPr>
          <w:rFonts w:ascii="Times New Roman" w:hAnsi="Times New Roman" w:cs="Times New Roman"/>
        </w:rPr>
        <w:t xml:space="preserve">) state, “computations about the mind require input from naïve physics to return an answer”. </w:t>
      </w:r>
      <w:r w:rsidR="00F03A2B" w:rsidRPr="00F03A2B">
        <w:rPr>
          <w:rFonts w:ascii="Times New Roman" w:hAnsi="Times New Roman" w:cs="Times New Roman"/>
        </w:rPr>
        <w:t>Crucially,</w:t>
      </w:r>
      <w:ins w:id="68" w:author="Benton, Deon" w:date="2026-05-18T17:15:00Z" w16du:dateUtc="2026-05-18T22:15:00Z">
        <w:r w:rsidR="005B1315">
          <w:rPr>
            <w:rFonts w:ascii="Times New Roman" w:hAnsi="Times New Roman" w:cs="Times New Roman"/>
          </w:rPr>
          <w:t xml:space="preserve"> each of these accounts explain infants’ looking behaviors in action efficiency understanding studies in a similar way</w:t>
        </w:r>
      </w:ins>
      <w:ins w:id="69" w:author="Benton, Deon" w:date="2026-05-19T18:29:00Z" w16du:dateUtc="2026-05-19T23:29:00Z">
        <w:r w:rsidR="00807615">
          <w:rPr>
            <w:rFonts w:ascii="Times New Roman" w:hAnsi="Times New Roman" w:cs="Times New Roman"/>
          </w:rPr>
          <w:t>: Infants</w:t>
        </w:r>
      </w:ins>
      <w:r w:rsidR="00D80BEC">
        <w:rPr>
          <w:rFonts w:ascii="Times New Roman" w:hAnsi="Times New Roman" w:cs="Times New Roman"/>
        </w:rPr>
        <w:t xml:space="preserve"> </w:t>
      </w:r>
      <w:r w:rsidR="005F741F">
        <w:rPr>
          <w:rFonts w:ascii="Times New Roman" w:hAnsi="Times New Roman" w:cs="Times New Roman"/>
        </w:rPr>
        <w:t xml:space="preserve">may </w:t>
      </w:r>
      <w:r w:rsidR="00F03A2B" w:rsidRPr="00F03A2B">
        <w:rPr>
          <w:rFonts w:ascii="Times New Roman" w:hAnsi="Times New Roman" w:cs="Times New Roman"/>
        </w:rPr>
        <w:t xml:space="preserve">mentally </w:t>
      </w:r>
      <w:r w:rsidR="00D80BEC" w:rsidRPr="00F03A2B">
        <w:rPr>
          <w:rFonts w:ascii="Times New Roman" w:hAnsi="Times New Roman" w:cs="Times New Roman"/>
        </w:rPr>
        <w:t>simulate</w:t>
      </w:r>
      <w:r w:rsidR="00F03A2B" w:rsidRPr="00F03A2B">
        <w:rPr>
          <w:rFonts w:ascii="Times New Roman" w:hAnsi="Times New Roman" w:cs="Times New Roman"/>
        </w:rPr>
        <w:t xml:space="preserve"> different trajectories</w:t>
      </w:r>
      <w:r w:rsidR="009A4EC3">
        <w:rPr>
          <w:rFonts w:ascii="Times New Roman" w:hAnsi="Times New Roman" w:cs="Times New Roman"/>
        </w:rPr>
        <w:t xml:space="preserve"> in the physical scene</w:t>
      </w:r>
      <w:ins w:id="70" w:author="Benton, Deon" w:date="2026-05-18T17:20:00Z" w16du:dateUtc="2026-05-18T22:20:00Z">
        <w:r w:rsidR="000C32F7">
          <w:rPr>
            <w:rFonts w:ascii="Times New Roman" w:hAnsi="Times New Roman" w:cs="Times New Roman"/>
          </w:rPr>
          <w:t xml:space="preserve"> </w:t>
        </w:r>
      </w:ins>
      <w:ins w:id="71" w:author="Benton, Deon" w:date="2026-05-18T17:21:00Z" w16du:dateUtc="2026-05-18T22:21:00Z">
        <w:r w:rsidR="000C32F7">
          <w:rPr>
            <w:rFonts w:ascii="Times New Roman" w:hAnsi="Times New Roman" w:cs="Times New Roman"/>
          </w:rPr>
          <w:t>via Liu et al.’s (2026)</w:t>
        </w:r>
      </w:ins>
      <w:r w:rsidR="009A4EC3">
        <w:rPr>
          <w:rFonts w:ascii="Times New Roman" w:hAnsi="Times New Roman" w:cs="Times New Roman"/>
        </w:rPr>
        <w:t xml:space="preserve"> </w:t>
      </w:r>
      <w:ins w:id="72" w:author="Benton, Deon" w:date="2026-05-18T17:21:00Z" w16du:dateUtc="2026-05-18T22:21:00Z">
        <w:r w:rsidR="000C32F7">
          <w:rPr>
            <w:rFonts w:ascii="Times New Roman" w:hAnsi="Times New Roman" w:cs="Times New Roman"/>
          </w:rPr>
          <w:t xml:space="preserve">naïve physics system </w:t>
        </w:r>
      </w:ins>
      <w:r w:rsidR="009A4EC3">
        <w:rPr>
          <w:rFonts w:ascii="Times New Roman" w:hAnsi="Times New Roman" w:cs="Times New Roman"/>
        </w:rPr>
        <w:t xml:space="preserve">along </w:t>
      </w:r>
      <w:del w:id="73" w:author="Benton, Deon" w:date="2026-05-18T17:22:00Z" w16du:dateUtc="2026-05-18T22:22:00Z">
        <w:r w:rsidR="009A4EC3" w:rsidDel="000C32F7">
          <w:rPr>
            <w:rFonts w:ascii="Times New Roman" w:hAnsi="Times New Roman" w:cs="Times New Roman"/>
          </w:rPr>
          <w:delText xml:space="preserve">with </w:delText>
        </w:r>
        <w:r w:rsidR="00F03A2B" w:rsidDel="000C32F7">
          <w:rPr>
            <w:rFonts w:ascii="Times New Roman" w:hAnsi="Times New Roman" w:cs="Times New Roman"/>
          </w:rPr>
          <w:delText>their</w:delText>
        </w:r>
      </w:del>
      <w:ins w:id="74" w:author="Benton, Deon" w:date="2026-05-18T17:22:00Z" w16du:dateUtc="2026-05-18T22:22:00Z">
        <w:r w:rsidR="000C32F7">
          <w:rPr>
            <w:rFonts w:ascii="Times New Roman" w:hAnsi="Times New Roman" w:cs="Times New Roman"/>
          </w:rPr>
          <w:t>with computing their</w:t>
        </w:r>
      </w:ins>
      <w:r w:rsidR="00F03A2B">
        <w:rPr>
          <w:rFonts w:ascii="Times New Roman" w:hAnsi="Times New Roman" w:cs="Times New Roman"/>
        </w:rPr>
        <w:t xml:space="preserve"> associated costs</w:t>
      </w:r>
      <w:ins w:id="75" w:author="Benton, Deon" w:date="2026-05-18T17:22:00Z" w16du:dateUtc="2026-05-18T22:22:00Z">
        <w:r w:rsidR="000C32F7">
          <w:rPr>
            <w:rFonts w:ascii="Times New Roman" w:hAnsi="Times New Roman" w:cs="Times New Roman"/>
          </w:rPr>
          <w:t xml:space="preserve"> perhaps via the naïve utility calculus</w:t>
        </w:r>
      </w:ins>
      <w:r w:rsidR="009700FD">
        <w:rPr>
          <w:rFonts w:ascii="Times New Roman" w:hAnsi="Times New Roman" w:cs="Times New Roman"/>
        </w:rPr>
        <w:t xml:space="preserve">. </w:t>
      </w:r>
      <w:r w:rsidR="00D80BEC">
        <w:rPr>
          <w:rFonts w:ascii="Times New Roman" w:hAnsi="Times New Roman" w:cs="Times New Roman"/>
        </w:rPr>
        <w:t>If</w:t>
      </w:r>
      <w:r w:rsidR="00511B5E">
        <w:rPr>
          <w:rFonts w:ascii="Times New Roman" w:hAnsi="Times New Roman" w:cs="Times New Roman"/>
        </w:rPr>
        <w:t xml:space="preserve"> the barrier is removed and</w:t>
      </w:r>
      <w:r w:rsidR="00D80BEC">
        <w:rPr>
          <w:rFonts w:ascii="Times New Roman" w:hAnsi="Times New Roman" w:cs="Times New Roman"/>
        </w:rPr>
        <w:t xml:space="preserve"> infants</w:t>
      </w:r>
      <w:r w:rsidR="00511B5E">
        <w:rPr>
          <w:rFonts w:ascii="Times New Roman" w:hAnsi="Times New Roman" w:cs="Times New Roman"/>
        </w:rPr>
        <w:t xml:space="preserve"> </w:t>
      </w:r>
      <w:r w:rsidR="00D80BEC">
        <w:rPr>
          <w:rFonts w:ascii="Times New Roman" w:hAnsi="Times New Roman" w:cs="Times New Roman"/>
        </w:rPr>
        <w:t xml:space="preserve">subsequently </w:t>
      </w:r>
      <w:r w:rsidR="009A4EC3">
        <w:rPr>
          <w:rFonts w:ascii="Times New Roman" w:hAnsi="Times New Roman" w:cs="Times New Roman"/>
        </w:rPr>
        <w:t xml:space="preserve">see an actor choose </w:t>
      </w:r>
      <w:r w:rsidR="002E478B">
        <w:rPr>
          <w:rFonts w:ascii="Times New Roman" w:hAnsi="Times New Roman" w:cs="Times New Roman"/>
        </w:rPr>
        <w:t>a</w:t>
      </w:r>
      <w:r w:rsidR="00511B5E">
        <w:rPr>
          <w:rFonts w:ascii="Times New Roman" w:hAnsi="Times New Roman" w:cs="Times New Roman"/>
        </w:rPr>
        <w:t xml:space="preserve"> now more costly</w:t>
      </w:r>
      <w:r w:rsidR="009A4EC3">
        <w:rPr>
          <w:rFonts w:ascii="Times New Roman" w:hAnsi="Times New Roman" w:cs="Times New Roman"/>
        </w:rPr>
        <w:t xml:space="preserve"> curved path </w:t>
      </w:r>
      <w:r w:rsidR="00511B5E">
        <w:rPr>
          <w:rFonts w:ascii="Times New Roman" w:hAnsi="Times New Roman" w:cs="Times New Roman"/>
        </w:rPr>
        <w:t>over</w:t>
      </w:r>
      <w:r w:rsidR="009A4EC3">
        <w:rPr>
          <w:rFonts w:ascii="Times New Roman" w:hAnsi="Times New Roman" w:cs="Times New Roman"/>
        </w:rPr>
        <w:t xml:space="preserve"> </w:t>
      </w:r>
      <w:r w:rsidR="002E478B">
        <w:rPr>
          <w:rFonts w:ascii="Times New Roman" w:hAnsi="Times New Roman" w:cs="Times New Roman"/>
        </w:rPr>
        <w:t>a</w:t>
      </w:r>
      <w:r w:rsidR="009A4EC3">
        <w:rPr>
          <w:rFonts w:ascii="Times New Roman" w:hAnsi="Times New Roman" w:cs="Times New Roman"/>
        </w:rPr>
        <w:t xml:space="preserve"> </w:t>
      </w:r>
      <w:r w:rsidR="00511B5E">
        <w:rPr>
          <w:rFonts w:ascii="Times New Roman" w:hAnsi="Times New Roman" w:cs="Times New Roman"/>
        </w:rPr>
        <w:t xml:space="preserve">less-costly </w:t>
      </w:r>
      <w:r w:rsidR="009A4EC3">
        <w:rPr>
          <w:rFonts w:ascii="Times New Roman" w:hAnsi="Times New Roman" w:cs="Times New Roman"/>
        </w:rPr>
        <w:t>straight one</w:t>
      </w:r>
      <w:r w:rsidR="00511B5E">
        <w:rPr>
          <w:rFonts w:ascii="Times New Roman" w:hAnsi="Times New Roman" w:cs="Times New Roman"/>
        </w:rPr>
        <w:t xml:space="preserve">, they should </w:t>
      </w:r>
      <w:r w:rsidR="002E478B">
        <w:rPr>
          <w:rFonts w:ascii="Times New Roman" w:hAnsi="Times New Roman" w:cs="Times New Roman"/>
        </w:rPr>
        <w:t>look</w:t>
      </w:r>
      <w:r w:rsidR="00511B5E">
        <w:rPr>
          <w:rFonts w:ascii="Times New Roman" w:hAnsi="Times New Roman" w:cs="Times New Roman"/>
        </w:rPr>
        <w:t xml:space="preserve"> longer </w:t>
      </w:r>
      <w:r w:rsidR="002E478B">
        <w:rPr>
          <w:rFonts w:ascii="Times New Roman" w:hAnsi="Times New Roman" w:cs="Times New Roman"/>
        </w:rPr>
        <w:t>at</w:t>
      </w:r>
      <w:r w:rsidR="00511B5E">
        <w:rPr>
          <w:rFonts w:ascii="Times New Roman" w:hAnsi="Times New Roman" w:cs="Times New Roman"/>
        </w:rPr>
        <w:t xml:space="preserve"> the old </w:t>
      </w:r>
      <w:r w:rsidR="002E478B">
        <w:rPr>
          <w:rFonts w:ascii="Times New Roman" w:hAnsi="Times New Roman" w:cs="Times New Roman"/>
        </w:rPr>
        <w:t>than at the new action</w:t>
      </w:r>
      <w:r w:rsidR="00511B5E">
        <w:rPr>
          <w:rFonts w:ascii="Times New Roman" w:hAnsi="Times New Roman" w:cs="Times New Roman"/>
        </w:rPr>
        <w:t xml:space="preserve">. This pattern of looking should </w:t>
      </w:r>
      <w:r w:rsidR="003F4AAC">
        <w:rPr>
          <w:rFonts w:ascii="Times New Roman" w:hAnsi="Times New Roman" w:cs="Times New Roman"/>
        </w:rPr>
        <w:t xml:space="preserve">be </w:t>
      </w:r>
      <w:r w:rsidR="00511B5E">
        <w:rPr>
          <w:rFonts w:ascii="Times New Roman" w:hAnsi="Times New Roman" w:cs="Times New Roman"/>
        </w:rPr>
        <w:t xml:space="preserve">especially </w:t>
      </w:r>
      <w:r w:rsidR="00D327B5">
        <w:rPr>
          <w:rFonts w:ascii="Times New Roman" w:hAnsi="Times New Roman" w:cs="Times New Roman"/>
        </w:rPr>
        <w:t>likely</w:t>
      </w:r>
      <w:r w:rsidR="00511B5E">
        <w:rPr>
          <w:rFonts w:ascii="Times New Roman" w:hAnsi="Times New Roman" w:cs="Times New Roman"/>
        </w:rPr>
        <w:t xml:space="preserve"> if, as </w:t>
      </w:r>
      <w:ins w:id="76" w:author="Benton, Deon" w:date="2026-05-18T17:22:00Z" w16du:dateUtc="2026-05-18T22:22:00Z">
        <w:r w:rsidR="000C32F7">
          <w:rPr>
            <w:rFonts w:ascii="Times New Roman" w:hAnsi="Times New Roman" w:cs="Times New Roman"/>
          </w:rPr>
          <w:t>is stipulated by the teleological stance</w:t>
        </w:r>
      </w:ins>
      <w:r w:rsidR="00D327B5">
        <w:rPr>
          <w:rFonts w:ascii="Times New Roman" w:hAnsi="Times New Roman" w:cs="Times New Roman"/>
        </w:rPr>
        <w:t>,</w:t>
      </w:r>
      <w:r w:rsidR="006D5A6E">
        <w:rPr>
          <w:rFonts w:ascii="Times New Roman" w:hAnsi="Times New Roman" w:cs="Times New Roman"/>
        </w:rPr>
        <w:t xml:space="preserve"> </w:t>
      </w:r>
      <w:r w:rsidR="00D327B5">
        <w:rPr>
          <w:rFonts w:ascii="Times New Roman" w:hAnsi="Times New Roman" w:cs="Times New Roman"/>
        </w:rPr>
        <w:t xml:space="preserve">infants expect </w:t>
      </w:r>
      <w:r w:rsidR="00CE74E8">
        <w:rPr>
          <w:rFonts w:ascii="Times New Roman" w:hAnsi="Times New Roman" w:cs="Times New Roman"/>
        </w:rPr>
        <w:t>agents</w:t>
      </w:r>
      <w:r w:rsidR="00D327B5">
        <w:rPr>
          <w:rFonts w:ascii="Times New Roman" w:hAnsi="Times New Roman" w:cs="Times New Roman"/>
        </w:rPr>
        <w:t xml:space="preserve"> to</w:t>
      </w:r>
      <w:r w:rsidR="00CE74E8">
        <w:rPr>
          <w:rFonts w:ascii="Times New Roman" w:hAnsi="Times New Roman" w:cs="Times New Roman"/>
        </w:rPr>
        <w:t xml:space="preserve"> choose </w:t>
      </w:r>
      <w:ins w:id="77" w:author="Benton, Deon" w:date="2026-05-18T17:22:00Z" w16du:dateUtc="2026-05-18T22:22:00Z">
        <w:r w:rsidR="000C32F7">
          <w:rPr>
            <w:rFonts w:ascii="Times New Roman" w:hAnsi="Times New Roman" w:cs="Times New Roman"/>
          </w:rPr>
          <w:t>rational and efficient actions</w:t>
        </w:r>
      </w:ins>
      <w:r w:rsidR="00D327B5">
        <w:rPr>
          <w:rFonts w:ascii="Times New Roman" w:hAnsi="Times New Roman" w:cs="Times New Roman"/>
        </w:rPr>
        <w:t xml:space="preserve"> </w:t>
      </w:r>
    </w:p>
    <w:p w14:paraId="7C9D2B33" w14:textId="0750B650" w:rsidR="000F3F41" w:rsidRDefault="00C62E91" w:rsidP="00F06FB8">
      <w:pPr>
        <w:spacing w:line="480" w:lineRule="auto"/>
        <w:ind w:firstLine="720"/>
        <w:contextualSpacing/>
        <w:rPr>
          <w:ins w:id="78" w:author="Benton, Deon" w:date="2026-05-11T10:08:00Z" w16du:dateUtc="2026-05-11T15:08:00Z"/>
          <w:rFonts w:ascii="Times New Roman" w:hAnsi="Times New Roman" w:cs="Times New Roman"/>
        </w:rPr>
      </w:pPr>
      <w:ins w:id="79" w:author="Benton, Deon" w:date="2026-05-10T21:12:00Z" w16du:dateUtc="2026-05-11T02:12:00Z">
        <w:r w:rsidRPr="00C62E91">
          <w:rPr>
            <w:rFonts w:ascii="Times New Roman" w:hAnsi="Times New Roman" w:cs="Times New Roman"/>
          </w:rPr>
          <w:t xml:space="preserve">Although </w:t>
        </w:r>
      </w:ins>
      <w:ins w:id="80" w:author="Benton, Deon" w:date="2026-05-18T17:25:00Z" w16du:dateUtc="2026-05-18T22:25:00Z">
        <w:r w:rsidR="00052CF0">
          <w:rPr>
            <w:rFonts w:ascii="Times New Roman" w:hAnsi="Times New Roman" w:cs="Times New Roman"/>
          </w:rPr>
          <w:t>each of these theories differ somewhat in their specifics</w:t>
        </w:r>
      </w:ins>
      <w:ins w:id="81" w:author="Benton, Deon" w:date="2026-05-10T21:12:00Z" w16du:dateUtc="2026-05-11T02:12:00Z">
        <w:r w:rsidRPr="00C62E91">
          <w:rPr>
            <w:rFonts w:ascii="Times New Roman" w:hAnsi="Times New Roman" w:cs="Times New Roman"/>
          </w:rPr>
          <w:t xml:space="preserve">, they share the notion that infants process others' </w:t>
        </w:r>
        <w:proofErr w:type="gramStart"/>
        <w:r w:rsidRPr="00C62E91">
          <w:rPr>
            <w:rFonts w:ascii="Times New Roman" w:hAnsi="Times New Roman" w:cs="Times New Roman"/>
          </w:rPr>
          <w:t>actions</w:t>
        </w:r>
      </w:ins>
      <w:proofErr w:type="gramEnd"/>
      <w:ins w:id="82" w:author="Benton, Deon" w:date="2026-05-11T11:55:00Z" w16du:dateUtc="2026-05-11T16:55:00Z">
        <w:r w:rsidR="00270E73">
          <w:rPr>
            <w:rFonts w:ascii="Times New Roman" w:hAnsi="Times New Roman" w:cs="Times New Roman"/>
          </w:rPr>
          <w:t xml:space="preserve"> terms of</w:t>
        </w:r>
      </w:ins>
      <w:ins w:id="83" w:author="Benton, Deon" w:date="2026-05-10T21:12:00Z" w16du:dateUtc="2026-05-11T02:12:00Z">
        <w:r w:rsidRPr="00C62E91">
          <w:rPr>
            <w:rFonts w:ascii="Times New Roman" w:hAnsi="Times New Roman" w:cs="Times New Roman"/>
          </w:rPr>
          <w:t xml:space="preserve"> </w:t>
        </w:r>
      </w:ins>
      <w:ins w:id="84" w:author="Benton, Deon" w:date="2026-05-10T21:13:00Z" w16du:dateUtc="2026-05-11T02:13:00Z">
        <w:r>
          <w:rPr>
            <w:rFonts w:ascii="Times New Roman" w:hAnsi="Times New Roman" w:cs="Times New Roman"/>
          </w:rPr>
          <w:t>their efficiency</w:t>
        </w:r>
      </w:ins>
      <w:ins w:id="85" w:author="Benton, Deon" w:date="2026-05-11T11:58:00Z" w16du:dateUtc="2026-05-11T16:58:00Z">
        <w:r w:rsidR="00CD2C97">
          <w:rPr>
            <w:rFonts w:ascii="Times New Roman" w:hAnsi="Times New Roman" w:cs="Times New Roman"/>
          </w:rPr>
          <w:t>,</w:t>
        </w:r>
      </w:ins>
      <w:ins w:id="86" w:author="Benton, Deon" w:date="2026-05-10T21:13:00Z" w16du:dateUtc="2026-05-11T02:13:00Z">
        <w:r>
          <w:rPr>
            <w:rFonts w:ascii="Times New Roman" w:hAnsi="Times New Roman" w:cs="Times New Roman"/>
          </w:rPr>
          <w:t xml:space="preserve"> </w:t>
        </w:r>
      </w:ins>
      <w:ins w:id="87" w:author="Benton, Deon" w:date="2026-05-11T11:55:00Z" w16du:dateUtc="2026-05-11T16:55:00Z">
        <w:r w:rsidR="001166DF">
          <w:rPr>
            <w:rFonts w:ascii="Times New Roman" w:hAnsi="Times New Roman" w:cs="Times New Roman"/>
          </w:rPr>
          <w:t xml:space="preserve">rationality, </w:t>
        </w:r>
      </w:ins>
      <w:ins w:id="88" w:author="Benton, Deon" w:date="2026-05-18T17:31:00Z" w16du:dateUtc="2026-05-18T22:31:00Z">
        <w:r w:rsidR="000C5ABC">
          <w:rPr>
            <w:rFonts w:ascii="Times New Roman" w:hAnsi="Times New Roman" w:cs="Times New Roman"/>
          </w:rPr>
          <w:t xml:space="preserve">cost, </w:t>
        </w:r>
        <w:r w:rsidR="007B68D3">
          <w:rPr>
            <w:rFonts w:ascii="Times New Roman" w:hAnsi="Times New Roman" w:cs="Times New Roman"/>
          </w:rPr>
          <w:t>and rewards,</w:t>
        </w:r>
      </w:ins>
      <w:ins w:id="89" w:author="Benton, Deon" w:date="2026-05-11T11:58:00Z" w16du:dateUtc="2026-05-11T16:58:00Z">
        <w:r w:rsidR="00CD2C97">
          <w:rPr>
            <w:rFonts w:ascii="Times New Roman" w:hAnsi="Times New Roman" w:cs="Times New Roman"/>
          </w:rPr>
          <w:t xml:space="preserve"> a</w:t>
        </w:r>
      </w:ins>
      <w:ins w:id="90" w:author="Benton, Deon" w:date="2026-05-11T11:59:00Z" w16du:dateUtc="2026-05-11T16:59:00Z">
        <w:r w:rsidR="00CD2C97">
          <w:rPr>
            <w:rFonts w:ascii="Times New Roman" w:hAnsi="Times New Roman" w:cs="Times New Roman"/>
          </w:rPr>
          <w:t>mong other things</w:t>
        </w:r>
      </w:ins>
      <w:ins w:id="91" w:author="Benton, Deon" w:date="2026-05-10T21:12:00Z" w16du:dateUtc="2026-05-11T02:12:00Z">
        <w:r w:rsidRPr="00C62E91">
          <w:rPr>
            <w:rFonts w:ascii="Times New Roman" w:hAnsi="Times New Roman" w:cs="Times New Roman"/>
          </w:rPr>
          <w:t xml:space="preserve">. </w:t>
        </w:r>
      </w:ins>
      <w:ins w:id="92" w:author="Benton, Deon" w:date="2026-05-18T17:33:00Z" w16du:dateUtc="2026-05-18T22:33:00Z">
        <w:r w:rsidR="00712CF8">
          <w:rPr>
            <w:rFonts w:ascii="Times New Roman" w:hAnsi="Times New Roman" w:cs="Times New Roman"/>
          </w:rPr>
          <w:t xml:space="preserve">The notion that infants possess </w:t>
        </w:r>
      </w:ins>
      <w:ins w:id="93" w:author="Benton, Deon" w:date="2026-05-18T17:34:00Z" w16du:dateUtc="2026-05-18T22:34:00Z">
        <w:r w:rsidR="00712CF8">
          <w:rPr>
            <w:rFonts w:ascii="Times New Roman" w:hAnsi="Times New Roman" w:cs="Times New Roman"/>
          </w:rPr>
          <w:t>these concepts has some intuitive appeal</w:t>
        </w:r>
      </w:ins>
      <w:ins w:id="94" w:author="Benton, Deon" w:date="2026-05-10T21:12:00Z" w16du:dateUtc="2026-05-11T02:12:00Z">
        <w:r w:rsidRPr="00C62E91">
          <w:rPr>
            <w:rFonts w:ascii="Times New Roman" w:hAnsi="Times New Roman" w:cs="Times New Roman"/>
          </w:rPr>
          <w:t xml:space="preserve">, </w:t>
        </w:r>
      </w:ins>
      <w:ins w:id="95" w:author="Benton, Deon" w:date="2026-05-18T17:34:00Z" w16du:dateUtc="2026-05-18T22:34:00Z">
        <w:r w:rsidR="00712CF8">
          <w:rPr>
            <w:rFonts w:ascii="Times New Roman" w:hAnsi="Times New Roman" w:cs="Times New Roman"/>
          </w:rPr>
          <w:t>particularly adults likely use similar</w:t>
        </w:r>
      </w:ins>
      <w:ins w:id="96" w:author="Benton, Deon" w:date="2026-05-10T21:12:00Z" w16du:dateUtc="2026-05-11T02:12:00Z">
        <w:r w:rsidRPr="00C62E91">
          <w:rPr>
            <w:rFonts w:ascii="Times New Roman" w:hAnsi="Times New Roman" w:cs="Times New Roman"/>
          </w:rPr>
          <w:t xml:space="preserve"> principles to process and interpret others' actions. Other a</w:t>
        </w:r>
      </w:ins>
      <w:ins w:id="97" w:author="Benton, Deon" w:date="2026-05-11T11:59:00Z" w16du:dateUtc="2026-05-11T16:59:00Z">
        <w:r w:rsidR="00CC4C6E">
          <w:rPr>
            <w:rFonts w:ascii="Times New Roman" w:hAnsi="Times New Roman" w:cs="Times New Roman"/>
          </w:rPr>
          <w:t>ttractive</w:t>
        </w:r>
      </w:ins>
      <w:ins w:id="98" w:author="Benton, Deon" w:date="2026-05-10T21:12:00Z" w16du:dateUtc="2026-05-11T02:12:00Z">
        <w:r w:rsidRPr="00C62E91">
          <w:rPr>
            <w:rFonts w:ascii="Times New Roman" w:hAnsi="Times New Roman" w:cs="Times New Roman"/>
          </w:rPr>
          <w:t xml:space="preserve"> aspects of these accounts are that they address foundational questions</w:t>
        </w:r>
      </w:ins>
      <w:ins w:id="99" w:author="Benton, Deon" w:date="2026-05-11T11:13:00Z" w16du:dateUtc="2026-05-11T16:13:00Z">
        <w:r w:rsidR="00AC6FC0">
          <w:rPr>
            <w:rFonts w:ascii="Times New Roman" w:hAnsi="Times New Roman" w:cs="Times New Roman"/>
          </w:rPr>
          <w:t xml:space="preserve"> at the heart of the developmental cognitive sciences</w:t>
        </w:r>
      </w:ins>
      <w:ins w:id="100" w:author="Benton, Deon" w:date="2026-05-11T11:57:00Z" w16du:dateUtc="2026-05-11T16:57:00Z">
        <w:r w:rsidR="00CD2C97">
          <w:rPr>
            <w:rFonts w:ascii="Times New Roman" w:hAnsi="Times New Roman" w:cs="Times New Roman"/>
          </w:rPr>
          <w:t>,</w:t>
        </w:r>
      </w:ins>
      <w:ins w:id="101" w:author="Benton, Deon" w:date="2026-05-10T21:12:00Z" w16du:dateUtc="2026-05-11T02:12:00Z">
        <w:r w:rsidRPr="00C62E91">
          <w:rPr>
            <w:rFonts w:ascii="Times New Roman" w:hAnsi="Times New Roman" w:cs="Times New Roman"/>
          </w:rPr>
          <w:t xml:space="preserve"> have generated a</w:t>
        </w:r>
      </w:ins>
      <w:ins w:id="102" w:author="Benton, Deon" w:date="2026-05-11T11:56:00Z" w16du:dateUtc="2026-05-11T16:56:00Z">
        <w:r w:rsidR="002F05F8">
          <w:rPr>
            <w:rFonts w:ascii="Times New Roman" w:hAnsi="Times New Roman" w:cs="Times New Roman"/>
          </w:rPr>
          <w:t xml:space="preserve"> substantial body of research,</w:t>
        </w:r>
      </w:ins>
      <w:ins w:id="103" w:author="Benton, Deon" w:date="2026-05-10T21:15:00Z" w16du:dateUtc="2026-05-11T02:15:00Z">
        <w:r>
          <w:rPr>
            <w:rFonts w:ascii="Times New Roman" w:hAnsi="Times New Roman" w:cs="Times New Roman"/>
          </w:rPr>
          <w:t xml:space="preserve"> </w:t>
        </w:r>
      </w:ins>
      <w:ins w:id="104" w:author="Benton, Deon" w:date="2026-05-10T21:12:00Z" w16du:dateUtc="2026-05-11T02:12:00Z">
        <w:r w:rsidRPr="00C62E91">
          <w:rPr>
            <w:rFonts w:ascii="Times New Roman" w:hAnsi="Times New Roman" w:cs="Times New Roman"/>
          </w:rPr>
          <w:t>and</w:t>
        </w:r>
      </w:ins>
      <w:ins w:id="105" w:author="Benton, Deon" w:date="2026-05-10T21:16:00Z" w16du:dateUtc="2026-05-11T02:16:00Z">
        <w:r>
          <w:rPr>
            <w:rFonts w:ascii="Times New Roman" w:hAnsi="Times New Roman" w:cs="Times New Roman"/>
          </w:rPr>
          <w:t xml:space="preserve"> </w:t>
        </w:r>
      </w:ins>
      <w:ins w:id="106" w:author="Benton, Deon" w:date="2026-05-11T12:00:00Z" w16du:dateUtc="2026-05-11T17:00:00Z">
        <w:r w:rsidR="006C5AAB">
          <w:rPr>
            <w:rFonts w:ascii="Times New Roman" w:hAnsi="Times New Roman" w:cs="Times New Roman"/>
          </w:rPr>
          <w:t>enjoy some degree of</w:t>
        </w:r>
      </w:ins>
      <w:ins w:id="107" w:author="Benton, Deon" w:date="2026-05-10T21:12:00Z" w16du:dateUtc="2026-05-11T02:12:00Z">
        <w:r w:rsidRPr="00C62E91">
          <w:rPr>
            <w:rFonts w:ascii="Times New Roman" w:hAnsi="Times New Roman" w:cs="Times New Roman"/>
          </w:rPr>
          <w:t xml:space="preserve"> empirical support. </w:t>
        </w:r>
      </w:ins>
      <w:ins w:id="108" w:author="Benton, Deon" w:date="2026-05-11T12:01:00Z" w16du:dateUtc="2026-05-11T17:01:00Z">
        <w:r w:rsidR="008A4FA6">
          <w:rPr>
            <w:rFonts w:ascii="Times New Roman" w:hAnsi="Times New Roman" w:cs="Times New Roman"/>
          </w:rPr>
          <w:t>Yet</w:t>
        </w:r>
      </w:ins>
      <w:ins w:id="109" w:author="Benton, Deon" w:date="2026-05-18T17:34:00Z" w16du:dateUtc="2026-05-18T22:34:00Z">
        <w:r w:rsidR="00214F56">
          <w:rPr>
            <w:rFonts w:ascii="Times New Roman" w:hAnsi="Times New Roman" w:cs="Times New Roman"/>
          </w:rPr>
          <w:t>,</w:t>
        </w:r>
      </w:ins>
      <w:ins w:id="110" w:author="Benton, Deon" w:date="2026-05-11T12:01:00Z" w16du:dateUtc="2026-05-11T17:01:00Z">
        <w:r w:rsidR="008A4FA6">
          <w:rPr>
            <w:rFonts w:ascii="Times New Roman" w:hAnsi="Times New Roman" w:cs="Times New Roman"/>
          </w:rPr>
          <w:t xml:space="preserve"> i</w:t>
        </w:r>
      </w:ins>
      <w:ins w:id="111" w:author="Benton, Deon" w:date="2026-05-11T09:53:00Z" w16du:dateUtc="2026-05-11T14:53:00Z">
        <w:r w:rsidR="00F42F5B">
          <w:rPr>
            <w:rFonts w:ascii="Times New Roman" w:hAnsi="Times New Roman" w:cs="Times New Roman"/>
          </w:rPr>
          <w:t xml:space="preserve">mportant questions </w:t>
        </w:r>
      </w:ins>
      <w:ins w:id="112" w:author="Benton, Deon" w:date="2026-05-10T21:23:00Z" w16du:dateUtc="2026-05-11T02:23:00Z">
        <w:r w:rsidR="00956572">
          <w:rPr>
            <w:rFonts w:ascii="Times New Roman" w:hAnsi="Times New Roman" w:cs="Times New Roman"/>
          </w:rPr>
          <w:t>remain</w:t>
        </w:r>
      </w:ins>
      <w:ins w:id="113" w:author="Benton, Deon" w:date="2026-05-10T21:19:00Z" w16du:dateUtc="2026-05-11T02:19:00Z">
        <w:r>
          <w:rPr>
            <w:rFonts w:ascii="Times New Roman" w:hAnsi="Times New Roman" w:cs="Times New Roman"/>
          </w:rPr>
          <w:t xml:space="preserve"> about key aspects of each proposal.</w:t>
        </w:r>
      </w:ins>
      <w:ins w:id="114" w:author="Benton, Deon" w:date="2026-05-10T21:12:00Z" w16du:dateUtc="2026-05-11T02:12:00Z">
        <w:r w:rsidRPr="00C62E91">
          <w:rPr>
            <w:rFonts w:ascii="Times New Roman" w:hAnsi="Times New Roman" w:cs="Times New Roman"/>
          </w:rPr>
          <w:t xml:space="preserve"> For example,</w:t>
        </w:r>
      </w:ins>
      <w:ins w:id="115" w:author="Benton, Deon" w:date="2026-05-10T21:26:00Z" w16du:dateUtc="2026-05-11T02:26:00Z">
        <w:r w:rsidR="00952AE6">
          <w:rPr>
            <w:rFonts w:ascii="Times New Roman" w:hAnsi="Times New Roman" w:cs="Times New Roman"/>
          </w:rPr>
          <w:t xml:space="preserve"> although</w:t>
        </w:r>
      </w:ins>
      <w:ins w:id="116" w:author="Benton, Deon" w:date="2026-05-10T21:12:00Z" w16du:dateUtc="2026-05-11T02:12:00Z">
        <w:r w:rsidRPr="00C62E91">
          <w:rPr>
            <w:rFonts w:ascii="Times New Roman" w:hAnsi="Times New Roman" w:cs="Times New Roman"/>
          </w:rPr>
          <w:t xml:space="preserve"> </w:t>
        </w:r>
      </w:ins>
      <w:ins w:id="117" w:author="Benton, Deon" w:date="2026-05-10T21:26:00Z" w16du:dateUtc="2026-05-11T02:26:00Z">
        <w:r w:rsidR="00952AE6">
          <w:rPr>
            <w:rFonts w:ascii="Times New Roman" w:hAnsi="Times New Roman" w:cs="Times New Roman"/>
          </w:rPr>
          <w:t>proponents of the</w:t>
        </w:r>
      </w:ins>
      <w:ins w:id="118" w:author="Benton, Deon" w:date="2026-05-10T21:12:00Z" w16du:dateUtc="2026-05-11T02:12:00Z">
        <w:r w:rsidRPr="00C62E91">
          <w:rPr>
            <w:rFonts w:ascii="Times New Roman" w:hAnsi="Times New Roman" w:cs="Times New Roman"/>
          </w:rPr>
          <w:t xml:space="preserve"> teleological stance </w:t>
        </w:r>
      </w:ins>
      <w:ins w:id="119" w:author="Benton, Deon" w:date="2026-05-10T21:26:00Z" w16du:dateUtc="2026-05-11T02:26:00Z">
        <w:r w:rsidR="00952AE6">
          <w:rPr>
            <w:rFonts w:ascii="Times New Roman" w:hAnsi="Times New Roman" w:cs="Times New Roman"/>
          </w:rPr>
          <w:t>maintain that</w:t>
        </w:r>
      </w:ins>
      <w:ins w:id="120" w:author="Benton, Deon" w:date="2026-05-10T21:12:00Z" w16du:dateUtc="2026-05-11T02:12:00Z">
        <w:r w:rsidRPr="00C62E91">
          <w:rPr>
            <w:rFonts w:ascii="Times New Roman" w:hAnsi="Times New Roman" w:cs="Times New Roman"/>
          </w:rPr>
          <w:t xml:space="preserve"> infants interpret actions in terms of</w:t>
        </w:r>
      </w:ins>
      <w:ins w:id="121" w:author="Benton, Deon" w:date="2026-05-10T21:22:00Z" w16du:dateUtc="2026-05-11T02:22:00Z">
        <w:r>
          <w:rPr>
            <w:rFonts w:ascii="Times New Roman" w:hAnsi="Times New Roman" w:cs="Times New Roman"/>
          </w:rPr>
          <w:t xml:space="preserve"> </w:t>
        </w:r>
      </w:ins>
      <w:ins w:id="122" w:author="Benton, Deon" w:date="2026-05-11T09:53:00Z" w16du:dateUtc="2026-05-11T14:53:00Z">
        <w:r w:rsidR="000651E9">
          <w:rPr>
            <w:rFonts w:ascii="Times New Roman" w:hAnsi="Times New Roman" w:cs="Times New Roman"/>
          </w:rPr>
          <w:t>goals, constraints, efficiency, and rationality,</w:t>
        </w:r>
      </w:ins>
      <w:ins w:id="123" w:author="Benton, Deon" w:date="2026-05-10T21:22:00Z" w16du:dateUtc="2026-05-11T02:22:00Z">
        <w:r>
          <w:rPr>
            <w:rFonts w:ascii="Times New Roman" w:hAnsi="Times New Roman" w:cs="Times New Roman"/>
          </w:rPr>
          <w:t xml:space="preserve"> </w:t>
        </w:r>
      </w:ins>
      <w:ins w:id="124" w:author="Benton, Deon" w:date="2026-05-11T09:53:00Z" w16du:dateUtc="2026-05-11T14:53:00Z">
        <w:r w:rsidR="000651E9">
          <w:rPr>
            <w:rFonts w:ascii="Times New Roman" w:hAnsi="Times New Roman" w:cs="Times New Roman"/>
          </w:rPr>
          <w:t>the theor</w:t>
        </w:r>
      </w:ins>
      <w:ins w:id="125" w:author="Benton, Deon" w:date="2026-05-11T09:54:00Z" w16du:dateUtc="2026-05-11T14:54:00Z">
        <w:r w:rsidR="000651E9">
          <w:rPr>
            <w:rFonts w:ascii="Times New Roman" w:hAnsi="Times New Roman" w:cs="Times New Roman"/>
          </w:rPr>
          <w:t>y is notably silent about the</w:t>
        </w:r>
      </w:ins>
      <w:ins w:id="126" w:author="Benton, Deon" w:date="2026-05-10T21:23:00Z" w16du:dateUtc="2026-05-11T02:23:00Z">
        <w:r w:rsidR="00956572">
          <w:rPr>
            <w:rFonts w:ascii="Times New Roman" w:hAnsi="Times New Roman" w:cs="Times New Roman"/>
          </w:rPr>
          <w:t xml:space="preserve"> </w:t>
        </w:r>
      </w:ins>
      <w:ins w:id="127" w:author="Benton, Deon" w:date="2026-05-10T21:12:00Z" w16du:dateUtc="2026-05-11T02:12:00Z">
        <w:r w:rsidRPr="00C62E91">
          <w:rPr>
            <w:rFonts w:ascii="Times New Roman" w:hAnsi="Times New Roman" w:cs="Times New Roman"/>
          </w:rPr>
          <w:t>origins of these notions.</w:t>
        </w:r>
      </w:ins>
      <w:ins w:id="128" w:author="Benton, Deon" w:date="2026-05-10T21:17:00Z" w16du:dateUtc="2026-05-11T02:17:00Z">
        <w:r>
          <w:rPr>
            <w:rFonts w:ascii="Times New Roman" w:hAnsi="Times New Roman" w:cs="Times New Roman"/>
          </w:rPr>
          <w:t xml:space="preserve"> </w:t>
        </w:r>
      </w:ins>
      <w:ins w:id="129" w:author="Benton, Deon" w:date="2026-05-11T09:54:00Z" w16du:dateUtc="2026-05-11T14:54:00Z">
        <w:r w:rsidR="005E54A6">
          <w:rPr>
            <w:rFonts w:ascii="Times New Roman" w:hAnsi="Times New Roman" w:cs="Times New Roman"/>
          </w:rPr>
          <w:t>This is a</w:t>
        </w:r>
      </w:ins>
      <w:ins w:id="130" w:author="Benton, Deon" w:date="2026-05-18T17:35:00Z" w16du:dateUtc="2026-05-18T22:35:00Z">
        <w:r w:rsidR="00D34DDA">
          <w:rPr>
            <w:rFonts w:ascii="Times New Roman" w:hAnsi="Times New Roman" w:cs="Times New Roman"/>
          </w:rPr>
          <w:t>n important</w:t>
        </w:r>
      </w:ins>
      <w:ins w:id="131" w:author="Benton, Deon" w:date="2026-05-11T09:54:00Z" w16du:dateUtc="2026-05-11T14:54:00Z">
        <w:r w:rsidR="005E54A6">
          <w:rPr>
            <w:rFonts w:ascii="Times New Roman" w:hAnsi="Times New Roman" w:cs="Times New Roman"/>
          </w:rPr>
          <w:t xml:space="preserve"> shortcoming given that possessing some idea of what makes an action rational or efficient is a prerequisite </w:t>
        </w:r>
      </w:ins>
      <w:ins w:id="132" w:author="Benton, Deon" w:date="2026-05-11T09:55:00Z" w16du:dateUtc="2026-05-11T14:55:00Z">
        <w:r w:rsidR="005E54A6">
          <w:rPr>
            <w:rFonts w:ascii="Times New Roman" w:hAnsi="Times New Roman" w:cs="Times New Roman"/>
          </w:rPr>
          <w:t>for judging whether an action is or is not efficient or rational.</w:t>
        </w:r>
      </w:ins>
      <w:ins w:id="133" w:author="Benton, Deon" w:date="2026-05-10T21:30:00Z" w16du:dateUtc="2026-05-11T02:30:00Z">
        <w:r w:rsidR="00952AE6">
          <w:rPr>
            <w:rFonts w:ascii="Times New Roman" w:hAnsi="Times New Roman" w:cs="Times New Roman"/>
          </w:rPr>
          <w:t xml:space="preserve"> </w:t>
        </w:r>
      </w:ins>
      <w:ins w:id="134" w:author="Benton, Deon" w:date="2026-05-10T21:32:00Z" w16du:dateUtc="2026-05-11T02:32:00Z">
        <w:r w:rsidR="004277B3">
          <w:rPr>
            <w:rFonts w:ascii="Times New Roman" w:hAnsi="Times New Roman" w:cs="Times New Roman"/>
          </w:rPr>
          <w:t xml:space="preserve">Another </w:t>
        </w:r>
      </w:ins>
      <w:ins w:id="135" w:author="Benton, Deon" w:date="2026-05-11T10:01:00Z" w16du:dateUtc="2026-05-11T15:01:00Z">
        <w:r w:rsidR="005A6517">
          <w:rPr>
            <w:rFonts w:ascii="Times New Roman" w:hAnsi="Times New Roman" w:cs="Times New Roman"/>
          </w:rPr>
          <w:t>critique of this proposal is that it remains to be seen how</w:t>
        </w:r>
      </w:ins>
      <w:ins w:id="136" w:author="Benton, Deon" w:date="2026-05-11T10:02:00Z" w16du:dateUtc="2026-05-11T15:02:00Z">
        <w:r w:rsidR="005A6517">
          <w:rPr>
            <w:rFonts w:ascii="Times New Roman" w:hAnsi="Times New Roman" w:cs="Times New Roman"/>
          </w:rPr>
          <w:t>,</w:t>
        </w:r>
      </w:ins>
      <w:ins w:id="137" w:author="Benton, Deon" w:date="2026-05-11T10:01:00Z" w16du:dateUtc="2026-05-11T15:01:00Z">
        <w:r w:rsidR="005A6517">
          <w:rPr>
            <w:rFonts w:ascii="Times New Roman" w:hAnsi="Times New Roman" w:cs="Times New Roman"/>
          </w:rPr>
          <w:t xml:space="preserve"> </w:t>
        </w:r>
      </w:ins>
      <w:ins w:id="138" w:author="Benton, Deon" w:date="2026-05-11T10:02:00Z" w16du:dateUtc="2026-05-11T15:02:00Z">
        <w:r w:rsidR="005A6517">
          <w:rPr>
            <w:rFonts w:ascii="Times New Roman" w:hAnsi="Times New Roman" w:cs="Times New Roman"/>
          </w:rPr>
          <w:t xml:space="preserve">in precise mechanistic terms, </w:t>
        </w:r>
      </w:ins>
      <w:ins w:id="139" w:author="Benton, Deon" w:date="2026-05-10T21:33:00Z" w16du:dateUtc="2026-05-11T02:33:00Z">
        <w:r w:rsidR="004277B3">
          <w:rPr>
            <w:rFonts w:ascii="Times New Roman" w:hAnsi="Times New Roman" w:cs="Times New Roman"/>
          </w:rPr>
          <w:t>an</w:t>
        </w:r>
      </w:ins>
      <w:ins w:id="140" w:author="Benton, Deon" w:date="2026-05-10T21:12:00Z" w16du:dateUtc="2026-05-11T02:12:00Z">
        <w:r w:rsidRPr="00C62E91">
          <w:rPr>
            <w:rFonts w:ascii="Times New Roman" w:hAnsi="Times New Roman" w:cs="Times New Roman"/>
          </w:rPr>
          <w:t xml:space="preserve"> observed action </w:t>
        </w:r>
      </w:ins>
      <w:ins w:id="141" w:author="Benton, Deon" w:date="2026-05-11T10:02:00Z" w16du:dateUtc="2026-05-11T15:02:00Z">
        <w:r w:rsidR="005A6517">
          <w:rPr>
            <w:rFonts w:ascii="Times New Roman" w:hAnsi="Times New Roman" w:cs="Times New Roman"/>
          </w:rPr>
          <w:t>consisting of</w:t>
        </w:r>
      </w:ins>
      <w:ins w:id="142" w:author="Benton, Deon" w:date="2026-05-10T21:12:00Z" w16du:dateUtc="2026-05-11T02:12:00Z">
        <w:r w:rsidRPr="00C62E91">
          <w:rPr>
            <w:rFonts w:ascii="Times New Roman" w:hAnsi="Times New Roman" w:cs="Times New Roman"/>
          </w:rPr>
          <w:t xml:space="preserve"> </w:t>
        </w:r>
      </w:ins>
      <w:ins w:id="143" w:author="Benton, Deon" w:date="2026-05-11T10:03:00Z" w16du:dateUtc="2026-05-11T15:03:00Z">
        <w:r w:rsidR="005A6517">
          <w:rPr>
            <w:rFonts w:ascii="Times New Roman" w:hAnsi="Times New Roman" w:cs="Times New Roman"/>
          </w:rPr>
          <w:t xml:space="preserve">an end state, a physical </w:t>
        </w:r>
        <w:r w:rsidR="005A6517">
          <w:rPr>
            <w:rFonts w:ascii="Times New Roman" w:hAnsi="Times New Roman" w:cs="Times New Roman"/>
          </w:rPr>
          <w:lastRenderedPageBreak/>
          <w:t>context, and observed behavior</w:t>
        </w:r>
      </w:ins>
      <w:ins w:id="144" w:author="Benton, Deon" w:date="2026-05-10T21:12:00Z" w16du:dateUtc="2026-05-11T02:12:00Z">
        <w:r w:rsidRPr="00C62E91">
          <w:rPr>
            <w:rFonts w:ascii="Times New Roman" w:hAnsi="Times New Roman" w:cs="Times New Roman"/>
          </w:rPr>
          <w:t xml:space="preserve"> is transformed into </w:t>
        </w:r>
      </w:ins>
      <w:ins w:id="145" w:author="Benton, Deon" w:date="2026-05-10T21:33:00Z" w16du:dateUtc="2026-05-11T02:33:00Z">
        <w:r w:rsidR="004277B3">
          <w:rPr>
            <w:rFonts w:ascii="Times New Roman" w:hAnsi="Times New Roman" w:cs="Times New Roman"/>
          </w:rPr>
          <w:t>an</w:t>
        </w:r>
      </w:ins>
      <w:ins w:id="146" w:author="Benton, Deon" w:date="2026-05-10T21:12:00Z" w16du:dateUtc="2026-05-11T02:12:00Z">
        <w:r w:rsidRPr="00C62E91">
          <w:rPr>
            <w:rFonts w:ascii="Times New Roman" w:hAnsi="Times New Roman" w:cs="Times New Roman"/>
          </w:rPr>
          <w:t xml:space="preserve"> interpreted action representation consisting of goals, behaviors, and constraints</w:t>
        </w:r>
      </w:ins>
      <w:ins w:id="147" w:author="Benton, Deon" w:date="2026-05-11T10:08:00Z" w16du:dateUtc="2026-05-11T15:08:00Z">
        <w:r w:rsidR="000F3F41">
          <w:rPr>
            <w:rFonts w:ascii="Times New Roman" w:hAnsi="Times New Roman" w:cs="Times New Roman"/>
          </w:rPr>
          <w:t xml:space="preserve"> (</w:t>
        </w:r>
      </w:ins>
      <w:proofErr w:type="spellStart"/>
      <w:ins w:id="148" w:author="Benton, Deon" w:date="2026-05-11T12:24:00Z" w16du:dateUtc="2026-05-11T17:24:00Z">
        <w:r w:rsidR="0029581D">
          <w:rPr>
            <w:rFonts w:ascii="Times New Roman" w:hAnsi="Times New Roman" w:cs="Times New Roman"/>
          </w:rPr>
          <w:t>Csibra</w:t>
        </w:r>
        <w:proofErr w:type="spellEnd"/>
        <w:r w:rsidR="0029581D">
          <w:rPr>
            <w:rFonts w:ascii="Times New Roman" w:hAnsi="Times New Roman" w:cs="Times New Roman"/>
          </w:rPr>
          <w:t xml:space="preserve"> et al., 2003; </w:t>
        </w:r>
      </w:ins>
      <w:ins w:id="149" w:author="Benton, Deon" w:date="2026-05-11T10:12:00Z" w16du:dateUtc="2026-05-11T15:12:00Z">
        <w:r w:rsidR="00D749CF">
          <w:rPr>
            <w:rFonts w:ascii="Times New Roman" w:hAnsi="Times New Roman" w:cs="Times New Roman"/>
          </w:rPr>
          <w:t xml:space="preserve">Gergely &amp; </w:t>
        </w:r>
        <w:proofErr w:type="spellStart"/>
        <w:r w:rsidR="00D749CF">
          <w:rPr>
            <w:rFonts w:ascii="Times New Roman" w:hAnsi="Times New Roman" w:cs="Times New Roman"/>
          </w:rPr>
          <w:t>Csibra</w:t>
        </w:r>
        <w:proofErr w:type="spellEnd"/>
        <w:r w:rsidR="00D749CF">
          <w:rPr>
            <w:rFonts w:ascii="Times New Roman" w:hAnsi="Times New Roman" w:cs="Times New Roman"/>
          </w:rPr>
          <w:t>, 1997</w:t>
        </w:r>
      </w:ins>
      <w:ins w:id="150" w:author="Benton, Deon" w:date="2026-05-11T10:09:00Z" w16du:dateUtc="2026-05-11T15:09:00Z">
        <w:r w:rsidR="000F3F41">
          <w:rPr>
            <w:rFonts w:ascii="Times New Roman" w:hAnsi="Times New Roman" w:cs="Times New Roman"/>
          </w:rPr>
          <w:t>)</w:t>
        </w:r>
      </w:ins>
      <w:ins w:id="151" w:author="Benton, Deon" w:date="2026-05-10T21:12:00Z" w16du:dateUtc="2026-05-11T02:12:00Z">
        <w:r w:rsidRPr="00C62E91">
          <w:rPr>
            <w:rFonts w:ascii="Times New Roman" w:hAnsi="Times New Roman" w:cs="Times New Roman"/>
          </w:rPr>
          <w:t xml:space="preserve">. </w:t>
        </w:r>
      </w:ins>
    </w:p>
    <w:p w14:paraId="0D732D48" w14:textId="316CE78B" w:rsidR="00201A31" w:rsidRDefault="00C62E91" w:rsidP="00337B96">
      <w:pPr>
        <w:spacing w:line="480" w:lineRule="auto"/>
        <w:ind w:firstLine="720"/>
        <w:contextualSpacing/>
        <w:rPr>
          <w:ins w:id="152" w:author="Benton, Deon" w:date="2026-05-11T11:20:00Z" w16du:dateUtc="2026-05-11T16:20:00Z"/>
          <w:rFonts w:ascii="Times New Roman" w:hAnsi="Times New Roman" w:cs="Times New Roman"/>
        </w:rPr>
      </w:pPr>
      <w:ins w:id="153" w:author="Benton, Deon" w:date="2026-05-10T21:12:00Z" w16du:dateUtc="2026-05-11T02:12:00Z">
        <w:r w:rsidRPr="00C62E91">
          <w:rPr>
            <w:rFonts w:ascii="Times New Roman" w:hAnsi="Times New Roman" w:cs="Times New Roman"/>
          </w:rPr>
          <w:t>Similar concerns apply to the naive utility calculus account.</w:t>
        </w:r>
      </w:ins>
      <w:ins w:id="154" w:author="Benton, Deon" w:date="2026-05-11T10:39:00Z" w16du:dateUtc="2026-05-11T15:39:00Z">
        <w:r w:rsidR="00B83F51">
          <w:rPr>
            <w:rFonts w:ascii="Times New Roman" w:hAnsi="Times New Roman" w:cs="Times New Roman"/>
          </w:rPr>
          <w:t xml:space="preserve"> </w:t>
        </w:r>
      </w:ins>
      <w:ins w:id="155" w:author="Benton, Deon" w:date="2026-05-11T10:24:00Z" w16du:dateUtc="2026-05-11T15:24:00Z">
        <w:r w:rsidR="00B967F8">
          <w:rPr>
            <w:rFonts w:ascii="Times New Roman" w:hAnsi="Times New Roman" w:cs="Times New Roman"/>
          </w:rPr>
          <w:t>Two concerns are particularly worth noting.</w:t>
        </w:r>
      </w:ins>
      <w:ins w:id="156" w:author="Benton, Deon" w:date="2026-05-11T10:29:00Z" w16du:dateUtc="2026-05-11T15:29:00Z">
        <w:r w:rsidR="00CE6C6A">
          <w:rPr>
            <w:rFonts w:ascii="Times New Roman" w:hAnsi="Times New Roman" w:cs="Times New Roman"/>
          </w:rPr>
          <w:t xml:space="preserve"> The first is that </w:t>
        </w:r>
        <w:r w:rsidR="005639C4">
          <w:rPr>
            <w:rFonts w:ascii="Times New Roman" w:hAnsi="Times New Roman" w:cs="Times New Roman"/>
          </w:rPr>
          <w:t>this theory leaves unspecified the deve</w:t>
        </w:r>
      </w:ins>
      <w:ins w:id="157" w:author="Benton, Deon" w:date="2026-05-11T10:30:00Z" w16du:dateUtc="2026-05-11T15:30:00Z">
        <w:r w:rsidR="005639C4">
          <w:rPr>
            <w:rFonts w:ascii="Times New Roman" w:hAnsi="Times New Roman" w:cs="Times New Roman"/>
          </w:rPr>
          <w:t>lopmental origins of notions such as reward, cost, and subjective utility</w:t>
        </w:r>
      </w:ins>
      <w:ins w:id="158" w:author="Benton, Deon" w:date="2026-05-11T10:41:00Z" w16du:dateUtc="2026-05-11T15:41:00Z">
        <w:r w:rsidR="00AA6E3C">
          <w:rPr>
            <w:rFonts w:ascii="Times New Roman" w:hAnsi="Times New Roman" w:cs="Times New Roman"/>
          </w:rPr>
          <w:t xml:space="preserve">. The second </w:t>
        </w:r>
      </w:ins>
      <w:ins w:id="159" w:author="Benton, Deon" w:date="2026-05-11T10:42:00Z" w16du:dateUtc="2026-05-11T15:42:00Z">
        <w:r w:rsidR="00AA6E3C">
          <w:rPr>
            <w:rFonts w:ascii="Times New Roman" w:hAnsi="Times New Roman" w:cs="Times New Roman"/>
          </w:rPr>
          <w:t xml:space="preserve">is that because this perspective is cast at Marr’s (1982) computational level, </w:t>
        </w:r>
      </w:ins>
      <w:ins w:id="160" w:author="Benton, Deon" w:date="2026-05-11T12:28:00Z" w16du:dateUtc="2026-05-11T17:28:00Z">
        <w:r w:rsidR="00972FDA">
          <w:rPr>
            <w:rFonts w:ascii="Times New Roman" w:hAnsi="Times New Roman" w:cs="Times New Roman"/>
          </w:rPr>
          <w:t xml:space="preserve">it has yet to be determined </w:t>
        </w:r>
      </w:ins>
      <w:ins w:id="161" w:author="Benton, Deon" w:date="2026-05-11T10:44:00Z" w16du:dateUtc="2026-05-11T15:44:00Z">
        <w:r w:rsidR="00041BC9">
          <w:rPr>
            <w:rFonts w:ascii="Times New Roman" w:hAnsi="Times New Roman" w:cs="Times New Roman"/>
          </w:rPr>
          <w:t>how</w:t>
        </w:r>
      </w:ins>
      <w:ins w:id="162" w:author="Benton, Deon" w:date="2026-05-11T10:46:00Z" w16du:dateUtc="2026-05-11T15:46:00Z">
        <w:r w:rsidR="00041BC9">
          <w:rPr>
            <w:rFonts w:ascii="Times New Roman" w:hAnsi="Times New Roman" w:cs="Times New Roman"/>
          </w:rPr>
          <w:t xml:space="preserve"> </w:t>
        </w:r>
      </w:ins>
      <w:ins w:id="163" w:author="Benton, Deon" w:date="2026-05-11T10:42:00Z" w16du:dateUtc="2026-05-11T15:42:00Z">
        <w:r w:rsidR="00AA6E3C">
          <w:rPr>
            <w:rFonts w:ascii="Times New Roman" w:hAnsi="Times New Roman" w:cs="Times New Roman"/>
          </w:rPr>
          <w:t>the co</w:t>
        </w:r>
      </w:ins>
      <w:ins w:id="164" w:author="Benton, Deon" w:date="2026-05-11T10:43:00Z" w16du:dateUtc="2026-05-11T15:43:00Z">
        <w:r w:rsidR="00AA6E3C">
          <w:rPr>
            <w:rFonts w:ascii="Times New Roman" w:hAnsi="Times New Roman" w:cs="Times New Roman"/>
          </w:rPr>
          <w:t xml:space="preserve">mputations </w:t>
        </w:r>
      </w:ins>
      <w:ins w:id="165" w:author="Benton, Deon" w:date="2026-05-11T10:45:00Z" w16du:dateUtc="2026-05-11T15:45:00Z">
        <w:r w:rsidR="00041BC9">
          <w:rPr>
            <w:rFonts w:ascii="Times New Roman" w:hAnsi="Times New Roman" w:cs="Times New Roman"/>
          </w:rPr>
          <w:t>specified</w:t>
        </w:r>
      </w:ins>
      <w:ins w:id="166" w:author="Benton, Deon" w:date="2026-05-11T10:51:00Z" w16du:dateUtc="2026-05-11T15:51:00Z">
        <w:r w:rsidR="008541BE">
          <w:rPr>
            <w:rFonts w:ascii="Times New Roman" w:hAnsi="Times New Roman" w:cs="Times New Roman"/>
          </w:rPr>
          <w:t xml:space="preserve"> by the</w:t>
        </w:r>
      </w:ins>
      <w:ins w:id="167" w:author="Benton, Deon" w:date="2026-05-11T10:45:00Z" w16du:dateUtc="2026-05-11T15:45:00Z">
        <w:r w:rsidR="00041BC9">
          <w:rPr>
            <w:rFonts w:ascii="Times New Roman" w:hAnsi="Times New Roman" w:cs="Times New Roman"/>
          </w:rPr>
          <w:t xml:space="preserve"> theory are physically realized</w:t>
        </w:r>
      </w:ins>
      <w:ins w:id="168" w:author="Benton, Deon" w:date="2026-05-11T10:46:00Z" w16du:dateUtc="2026-05-11T15:46:00Z">
        <w:r w:rsidR="00BC3476">
          <w:rPr>
            <w:rFonts w:ascii="Times New Roman" w:hAnsi="Times New Roman" w:cs="Times New Roman"/>
          </w:rPr>
          <w:t xml:space="preserve"> in the mind</w:t>
        </w:r>
      </w:ins>
      <w:ins w:id="169" w:author="Benton, Deon" w:date="2026-05-11T10:45:00Z" w16du:dateUtc="2026-05-11T15:45:00Z">
        <w:r w:rsidR="00041BC9">
          <w:rPr>
            <w:rFonts w:ascii="Times New Roman" w:hAnsi="Times New Roman" w:cs="Times New Roman"/>
          </w:rPr>
          <w:t xml:space="preserve"> </w:t>
        </w:r>
      </w:ins>
      <w:ins w:id="170" w:author="Benton, Deon" w:date="2026-05-18T17:36:00Z" w16du:dateUtc="2026-05-18T22:36:00Z">
        <w:r w:rsidR="005515E3">
          <w:rPr>
            <w:rFonts w:ascii="Times New Roman" w:hAnsi="Times New Roman" w:cs="Times New Roman"/>
          </w:rPr>
          <w:t xml:space="preserve">or what </w:t>
        </w:r>
      </w:ins>
      <w:ins w:id="171" w:author="Benton, Deon" w:date="2026-05-11T10:47:00Z" w16du:dateUtc="2026-05-11T15:47:00Z">
        <w:r w:rsidR="00BC3476">
          <w:rPr>
            <w:rFonts w:ascii="Times New Roman" w:hAnsi="Times New Roman" w:cs="Times New Roman"/>
          </w:rPr>
          <w:t>operations</w:t>
        </w:r>
      </w:ins>
      <w:ins w:id="172" w:author="Benton, Deon" w:date="2026-05-11T10:51:00Z" w16du:dateUtc="2026-05-11T15:51:00Z">
        <w:r w:rsidR="008541BE">
          <w:rPr>
            <w:rFonts w:ascii="Times New Roman" w:hAnsi="Times New Roman" w:cs="Times New Roman"/>
          </w:rPr>
          <w:t xml:space="preserve"> give rise to these computations</w:t>
        </w:r>
      </w:ins>
      <w:ins w:id="173" w:author="Benton, Deon" w:date="2026-05-11T10:49:00Z" w16du:dateUtc="2026-05-11T15:49:00Z">
        <w:r w:rsidR="002913D3">
          <w:rPr>
            <w:rFonts w:ascii="Times New Roman" w:hAnsi="Times New Roman" w:cs="Times New Roman"/>
          </w:rPr>
          <w:t>.</w:t>
        </w:r>
      </w:ins>
      <w:ins w:id="174" w:author="Benton, Deon" w:date="2026-05-11T10:53:00Z" w16du:dateUtc="2026-05-11T15:53:00Z">
        <w:r w:rsidR="00337B96">
          <w:rPr>
            <w:rFonts w:ascii="Times New Roman" w:hAnsi="Times New Roman" w:cs="Times New Roman"/>
          </w:rPr>
          <w:t xml:space="preserve"> </w:t>
        </w:r>
      </w:ins>
      <w:ins w:id="175" w:author="Benton, Deon" w:date="2026-05-11T11:01:00Z" w16du:dateUtc="2026-05-11T16:01:00Z">
        <w:r w:rsidR="00F47C53" w:rsidRPr="00F47C53">
          <w:rPr>
            <w:rFonts w:ascii="Times New Roman" w:hAnsi="Times New Roman" w:cs="Times New Roman"/>
          </w:rPr>
          <w:t xml:space="preserve">In terms of Liu et al.’s </w:t>
        </w:r>
      </w:ins>
      <w:ins w:id="176" w:author="Benton, Deon" w:date="2026-05-11T11:19:00Z" w16du:dateUtc="2026-05-11T16:19:00Z">
        <w:r w:rsidR="008F21E5">
          <w:rPr>
            <w:rFonts w:ascii="Times New Roman" w:hAnsi="Times New Roman" w:cs="Times New Roman"/>
          </w:rPr>
          <w:t xml:space="preserve">(2025) </w:t>
        </w:r>
      </w:ins>
      <w:ins w:id="177" w:author="Benton, Deon" w:date="2026-05-11T11:01:00Z" w16du:dateUtc="2026-05-11T16:01:00Z">
        <w:r w:rsidR="00F47C53" w:rsidRPr="00F47C53">
          <w:rPr>
            <w:rFonts w:ascii="Times New Roman" w:hAnsi="Times New Roman" w:cs="Times New Roman"/>
          </w:rPr>
          <w:t xml:space="preserve">proposal, the primary concern </w:t>
        </w:r>
      </w:ins>
      <w:ins w:id="178" w:author="Benton, Deon" w:date="2026-05-11T11:07:00Z" w16du:dateUtc="2026-05-11T16:07:00Z">
        <w:r w:rsidR="00F91F47">
          <w:rPr>
            <w:rFonts w:ascii="Times New Roman" w:hAnsi="Times New Roman" w:cs="Times New Roman"/>
          </w:rPr>
          <w:t xml:space="preserve">is that </w:t>
        </w:r>
      </w:ins>
      <w:ins w:id="179" w:author="Benton, Deon" w:date="2026-05-18T17:37:00Z" w16du:dateUtc="2026-05-18T22:37:00Z">
        <w:r w:rsidR="005515E3">
          <w:rPr>
            <w:rFonts w:ascii="Times New Roman" w:hAnsi="Times New Roman" w:cs="Times New Roman"/>
          </w:rPr>
          <w:t xml:space="preserve">the naïve psychology system </w:t>
        </w:r>
      </w:ins>
      <w:ins w:id="180" w:author="Benton, Deon" w:date="2026-05-18T17:38:00Z" w16du:dateUtc="2026-05-18T22:38:00Z">
        <w:r w:rsidR="005515E3">
          <w:rPr>
            <w:rFonts w:ascii="Times New Roman" w:hAnsi="Times New Roman" w:cs="Times New Roman"/>
          </w:rPr>
          <w:t>presupposes concepts</w:t>
        </w:r>
      </w:ins>
      <w:ins w:id="181" w:author="Benton, Deon" w:date="2026-05-11T11:07:00Z" w16du:dateUtc="2026-05-11T16:07:00Z">
        <w:r w:rsidR="00B7730C">
          <w:rPr>
            <w:rFonts w:ascii="Times New Roman" w:hAnsi="Times New Roman" w:cs="Times New Roman"/>
          </w:rPr>
          <w:t xml:space="preserve"> for agent</w:t>
        </w:r>
      </w:ins>
      <w:ins w:id="182" w:author="Benton, Deon" w:date="2026-05-11T11:08:00Z" w16du:dateUtc="2026-05-11T16:08:00Z">
        <w:r w:rsidR="00B7730C">
          <w:rPr>
            <w:rFonts w:ascii="Times New Roman" w:hAnsi="Times New Roman" w:cs="Times New Roman"/>
          </w:rPr>
          <w:t>s and objects.</w:t>
        </w:r>
      </w:ins>
      <w:ins w:id="183" w:author="Benton, Deon" w:date="2026-05-11T11:04:00Z" w16du:dateUtc="2026-05-11T16:04:00Z">
        <w:r w:rsidR="00FC0858">
          <w:rPr>
            <w:rFonts w:ascii="Times New Roman" w:hAnsi="Times New Roman" w:cs="Times New Roman"/>
          </w:rPr>
          <w:t xml:space="preserve"> </w:t>
        </w:r>
      </w:ins>
      <w:ins w:id="184" w:author="Benton, Deon" w:date="2026-05-18T17:38:00Z" w16du:dateUtc="2026-05-18T22:38:00Z">
        <w:r w:rsidR="005515E3">
          <w:rPr>
            <w:rFonts w:ascii="Times New Roman" w:hAnsi="Times New Roman" w:cs="Times New Roman"/>
          </w:rPr>
          <w:t>However, a</w:t>
        </w:r>
      </w:ins>
      <w:ins w:id="185" w:author="Benton, Deon" w:date="2026-05-11T11:08:00Z" w16du:dateUtc="2026-05-11T16:08:00Z">
        <w:r w:rsidR="00B7730C">
          <w:rPr>
            <w:rFonts w:ascii="Times New Roman" w:hAnsi="Times New Roman" w:cs="Times New Roman"/>
          </w:rPr>
          <w:t xml:space="preserve">s has been discussed extensively elsewhere, the </w:t>
        </w:r>
      </w:ins>
      <w:ins w:id="186" w:author="Benton, Deon" w:date="2026-05-11T11:01:00Z" w16du:dateUtc="2026-05-11T16:01:00Z">
        <w:r w:rsidR="00F47C53" w:rsidRPr="00F47C53">
          <w:rPr>
            <w:rFonts w:ascii="Times New Roman" w:hAnsi="Times New Roman" w:cs="Times New Roman"/>
          </w:rPr>
          <w:t>difficulty with this</w:t>
        </w:r>
      </w:ins>
      <w:ins w:id="187" w:author="Benton, Deon" w:date="2026-05-11T11:08:00Z" w16du:dateUtc="2026-05-11T16:08:00Z">
        <w:r w:rsidR="00B7730C">
          <w:rPr>
            <w:rFonts w:ascii="Times New Roman" w:hAnsi="Times New Roman" w:cs="Times New Roman"/>
          </w:rPr>
          <w:t xml:space="preserve"> position</w:t>
        </w:r>
      </w:ins>
      <w:ins w:id="188" w:author="Benton, Deon" w:date="2026-05-11T11:01:00Z" w16du:dateUtc="2026-05-11T16:01:00Z">
        <w:r w:rsidR="00F47C53">
          <w:rPr>
            <w:rFonts w:ascii="Times New Roman" w:hAnsi="Times New Roman" w:cs="Times New Roman"/>
          </w:rPr>
          <w:t xml:space="preserve"> </w:t>
        </w:r>
        <w:r w:rsidR="00F47C53" w:rsidRPr="00F47C53">
          <w:rPr>
            <w:rFonts w:ascii="Times New Roman" w:hAnsi="Times New Roman" w:cs="Times New Roman"/>
          </w:rPr>
          <w:t xml:space="preserve">is that the evidence on which </w:t>
        </w:r>
      </w:ins>
      <w:ins w:id="189" w:author="Benton, Deon" w:date="2026-05-18T17:38:00Z" w16du:dateUtc="2026-05-18T22:38:00Z">
        <w:r w:rsidR="005515E3">
          <w:rPr>
            <w:rFonts w:ascii="Times New Roman" w:hAnsi="Times New Roman" w:cs="Times New Roman"/>
          </w:rPr>
          <w:t>it is</w:t>
        </w:r>
      </w:ins>
      <w:ins w:id="190" w:author="Benton, Deon" w:date="2026-05-11T11:01:00Z" w16du:dateUtc="2026-05-11T16:01:00Z">
        <w:r w:rsidR="00F47C53" w:rsidRPr="00F47C53">
          <w:rPr>
            <w:rFonts w:ascii="Times New Roman" w:hAnsi="Times New Roman" w:cs="Times New Roman"/>
          </w:rPr>
          <w:t xml:space="preserve"> based comes</w:t>
        </w:r>
      </w:ins>
      <w:ins w:id="191" w:author="Benton, Deon" w:date="2026-05-11T12:30:00Z" w16du:dateUtc="2026-05-11T17:30:00Z">
        <w:r w:rsidR="008526EC">
          <w:rPr>
            <w:rFonts w:ascii="Times New Roman" w:hAnsi="Times New Roman" w:cs="Times New Roman"/>
          </w:rPr>
          <w:t xml:space="preserve"> largely</w:t>
        </w:r>
      </w:ins>
      <w:ins w:id="192" w:author="Benton, Deon" w:date="2026-05-11T11:01:00Z" w16du:dateUtc="2026-05-11T16:01:00Z">
        <w:r w:rsidR="00F47C53" w:rsidRPr="00F47C53">
          <w:rPr>
            <w:rFonts w:ascii="Times New Roman" w:hAnsi="Times New Roman" w:cs="Times New Roman"/>
          </w:rPr>
          <w:t xml:space="preserve"> from infants who</w:t>
        </w:r>
      </w:ins>
      <w:ins w:id="193" w:author="Benton, Deon" w:date="2026-05-11T12:30:00Z" w16du:dateUtc="2026-05-11T17:30:00Z">
        <w:r w:rsidR="008526EC">
          <w:rPr>
            <w:rFonts w:ascii="Times New Roman" w:hAnsi="Times New Roman" w:cs="Times New Roman"/>
          </w:rPr>
          <w:t xml:space="preserve"> </w:t>
        </w:r>
      </w:ins>
      <w:ins w:id="194" w:author="Benton, Deon" w:date="2026-05-11T11:01:00Z" w16du:dateUtc="2026-05-11T16:01:00Z">
        <w:r w:rsidR="00F47C53" w:rsidRPr="00F47C53">
          <w:rPr>
            <w:rFonts w:ascii="Times New Roman" w:hAnsi="Times New Roman" w:cs="Times New Roman"/>
          </w:rPr>
          <w:t xml:space="preserve">have had months of </w:t>
        </w:r>
      </w:ins>
      <w:ins w:id="195" w:author="Benton, Deon" w:date="2026-05-18T17:38:00Z" w16du:dateUtc="2026-05-18T22:38:00Z">
        <w:r w:rsidR="005515E3">
          <w:rPr>
            <w:rFonts w:ascii="Times New Roman" w:hAnsi="Times New Roman" w:cs="Times New Roman"/>
          </w:rPr>
          <w:t xml:space="preserve">potentially pertinent real-world </w:t>
        </w:r>
      </w:ins>
      <w:ins w:id="196" w:author="Benton, Deon" w:date="2026-05-11T11:01:00Z" w16du:dateUtc="2026-05-11T16:01:00Z">
        <w:r w:rsidR="00F47C53" w:rsidRPr="00F47C53">
          <w:rPr>
            <w:rFonts w:ascii="Times New Roman" w:hAnsi="Times New Roman" w:cs="Times New Roman"/>
          </w:rPr>
          <w:t xml:space="preserve">experience </w:t>
        </w:r>
      </w:ins>
      <w:ins w:id="197" w:author="Benton, Deon" w:date="2026-05-11T11:02:00Z" w16du:dateUtc="2026-05-11T16:02:00Z">
        <w:r w:rsidR="00F47C53">
          <w:rPr>
            <w:rFonts w:ascii="Times New Roman" w:hAnsi="Times New Roman" w:cs="Times New Roman"/>
          </w:rPr>
          <w:t>(e.g., Benton, 2025</w:t>
        </w:r>
      </w:ins>
      <w:ins w:id="198" w:author="Benton, Deon" w:date="2026-05-11T11:08:00Z" w16du:dateUtc="2026-05-11T16:08:00Z">
        <w:r w:rsidR="00B7730C">
          <w:rPr>
            <w:rFonts w:ascii="Times New Roman" w:hAnsi="Times New Roman" w:cs="Times New Roman"/>
          </w:rPr>
          <w:t>;</w:t>
        </w:r>
      </w:ins>
      <w:ins w:id="199" w:author="Benton, Deon" w:date="2026-05-11T11:09:00Z" w16du:dateUtc="2026-05-11T16:09:00Z">
        <w:r w:rsidR="00B7730C">
          <w:rPr>
            <w:rFonts w:ascii="Times New Roman" w:hAnsi="Times New Roman" w:cs="Times New Roman"/>
          </w:rPr>
          <w:t xml:space="preserve"> Haith, 1998;</w:t>
        </w:r>
      </w:ins>
      <w:ins w:id="200" w:author="Benton, Deon" w:date="2026-05-11T11:08:00Z" w16du:dateUtc="2026-05-11T16:08:00Z">
        <w:r w:rsidR="00B7730C">
          <w:rPr>
            <w:rFonts w:ascii="Times New Roman" w:hAnsi="Times New Roman" w:cs="Times New Roman"/>
          </w:rPr>
          <w:t xml:space="preserve"> </w:t>
        </w:r>
        <w:proofErr w:type="spellStart"/>
        <w:r w:rsidR="00B7730C">
          <w:rPr>
            <w:rFonts w:ascii="Times New Roman" w:hAnsi="Times New Roman" w:cs="Times New Roman"/>
          </w:rPr>
          <w:t>Rakison</w:t>
        </w:r>
        <w:proofErr w:type="spellEnd"/>
        <w:r w:rsidR="00B7730C">
          <w:rPr>
            <w:rFonts w:ascii="Times New Roman" w:hAnsi="Times New Roman" w:cs="Times New Roman"/>
          </w:rPr>
          <w:t xml:space="preserve"> &amp; </w:t>
        </w:r>
        <w:proofErr w:type="spellStart"/>
        <w:r w:rsidR="00B7730C">
          <w:rPr>
            <w:rFonts w:ascii="Times New Roman" w:hAnsi="Times New Roman" w:cs="Times New Roman"/>
          </w:rPr>
          <w:t>Lupyan</w:t>
        </w:r>
        <w:proofErr w:type="spellEnd"/>
        <w:r w:rsidR="00B7730C">
          <w:rPr>
            <w:rFonts w:ascii="Times New Roman" w:hAnsi="Times New Roman" w:cs="Times New Roman"/>
          </w:rPr>
          <w:t>, 2008</w:t>
        </w:r>
      </w:ins>
      <w:ins w:id="201" w:author="Benton, Deon" w:date="2026-05-11T11:16:00Z" w16du:dateUtc="2026-05-11T16:16:00Z">
        <w:r w:rsidR="00C61DE3">
          <w:rPr>
            <w:rFonts w:ascii="Times New Roman" w:hAnsi="Times New Roman" w:cs="Times New Roman"/>
          </w:rPr>
          <w:t>; Scott &amp; Arcaro, 2023</w:t>
        </w:r>
      </w:ins>
      <w:ins w:id="202" w:author="Benton, Deon" w:date="2026-05-11T11:02:00Z" w16du:dateUtc="2026-05-11T16:02:00Z">
        <w:r w:rsidR="00F47C53">
          <w:rPr>
            <w:rFonts w:ascii="Times New Roman" w:hAnsi="Times New Roman" w:cs="Times New Roman"/>
          </w:rPr>
          <w:t>)</w:t>
        </w:r>
      </w:ins>
      <w:ins w:id="203" w:author="Benton, Deon" w:date="2026-05-11T11:01:00Z" w16du:dateUtc="2026-05-11T16:01:00Z">
        <w:r w:rsidR="00F47C53" w:rsidRPr="00F47C53">
          <w:rPr>
            <w:rFonts w:ascii="Times New Roman" w:hAnsi="Times New Roman" w:cs="Times New Roman"/>
          </w:rPr>
          <w:t xml:space="preserve">. </w:t>
        </w:r>
      </w:ins>
      <w:ins w:id="204" w:author="Benton, Deon" w:date="2026-05-11T11:20:00Z" w16du:dateUtc="2026-05-11T16:20:00Z">
        <w:r w:rsidR="008F21E5">
          <w:rPr>
            <w:rFonts w:ascii="Times New Roman" w:hAnsi="Times New Roman" w:cs="Times New Roman"/>
          </w:rPr>
          <w:t xml:space="preserve"> </w:t>
        </w:r>
      </w:ins>
    </w:p>
    <w:p w14:paraId="119BC41C" w14:textId="390DD244" w:rsidR="008F21E5" w:rsidDel="00FC1CA5" w:rsidRDefault="00B878DE" w:rsidP="00FD2210">
      <w:pPr>
        <w:spacing w:line="480" w:lineRule="auto"/>
        <w:ind w:firstLine="720"/>
        <w:contextualSpacing/>
        <w:rPr>
          <w:del w:id="205" w:author="Benton, Deon" w:date="2026-05-11T11:26:00Z" w16du:dateUtc="2026-05-11T16:26:00Z"/>
          <w:rFonts w:ascii="Times New Roman" w:hAnsi="Times New Roman" w:cs="Times New Roman"/>
        </w:rPr>
      </w:pPr>
      <w:ins w:id="206" w:author="Benton, Deon" w:date="2026-05-18T20:52:00Z" w16du:dateUtc="2026-05-19T01:52:00Z">
        <w:r>
          <w:rPr>
            <w:rFonts w:ascii="Times New Roman" w:hAnsi="Times New Roman" w:cs="Times New Roman"/>
          </w:rPr>
          <w:t>Given these</w:t>
        </w:r>
      </w:ins>
      <w:ins w:id="207" w:author="Benton, Deon" w:date="2026-05-18T17:39:00Z" w16du:dateUtc="2026-05-18T22:39:00Z">
        <w:r w:rsidR="00340C63">
          <w:rPr>
            <w:rFonts w:ascii="Times New Roman" w:hAnsi="Times New Roman" w:cs="Times New Roman"/>
          </w:rPr>
          <w:t xml:space="preserve"> criticisms</w:t>
        </w:r>
      </w:ins>
      <w:ins w:id="208" w:author="Benton, Deon" w:date="2026-05-11T11:26:00Z" w16du:dateUtc="2026-05-11T16:26:00Z">
        <w:r w:rsidR="00FC1CA5" w:rsidRPr="00FC1CA5">
          <w:rPr>
            <w:rFonts w:ascii="Times New Roman" w:hAnsi="Times New Roman" w:cs="Times New Roman"/>
          </w:rPr>
          <w:t xml:space="preserve">, </w:t>
        </w:r>
      </w:ins>
      <w:ins w:id="209" w:author="Benton, Deon" w:date="2026-05-18T20:53:00Z" w16du:dateUtc="2026-05-19T01:53:00Z">
        <w:r>
          <w:rPr>
            <w:rFonts w:ascii="Times New Roman" w:hAnsi="Times New Roman" w:cs="Times New Roman"/>
          </w:rPr>
          <w:t>there are at least two</w:t>
        </w:r>
      </w:ins>
      <w:ins w:id="210" w:author="Benton, Deon" w:date="2026-05-18T17:39:00Z" w16du:dateUtc="2026-05-18T22:39:00Z">
        <w:r w:rsidR="00340C63">
          <w:rPr>
            <w:rFonts w:ascii="Times New Roman" w:hAnsi="Times New Roman" w:cs="Times New Roman"/>
          </w:rPr>
          <w:t xml:space="preserve"> viable paths forward. </w:t>
        </w:r>
      </w:ins>
      <w:ins w:id="211" w:author="Benton, Deon" w:date="2026-05-11T11:26:00Z" w16du:dateUtc="2026-05-11T16:26:00Z">
        <w:r w:rsidR="00FC1CA5" w:rsidRPr="00FC1CA5">
          <w:rPr>
            <w:rFonts w:ascii="Times New Roman" w:hAnsi="Times New Roman" w:cs="Times New Roman"/>
          </w:rPr>
          <w:t>One is</w:t>
        </w:r>
      </w:ins>
      <w:ins w:id="212" w:author="Benton, Deon" w:date="2026-05-11T11:27:00Z" w16du:dateUtc="2026-05-11T16:27:00Z">
        <w:r w:rsidR="00FC1CA5">
          <w:rPr>
            <w:rFonts w:ascii="Times New Roman" w:hAnsi="Times New Roman" w:cs="Times New Roman"/>
          </w:rPr>
          <w:t xml:space="preserve"> simply</w:t>
        </w:r>
      </w:ins>
      <w:ins w:id="213" w:author="Benton, Deon" w:date="2026-05-11T11:26:00Z" w16du:dateUtc="2026-05-11T16:26:00Z">
        <w:r w:rsidR="00FC1CA5" w:rsidRPr="00FC1CA5">
          <w:rPr>
            <w:rFonts w:ascii="Times New Roman" w:hAnsi="Times New Roman" w:cs="Times New Roman"/>
          </w:rPr>
          <w:t xml:space="preserve"> to address these criticisms</w:t>
        </w:r>
      </w:ins>
      <w:ins w:id="214" w:author="Benton, Deon" w:date="2026-05-11T11:27:00Z" w16du:dateUtc="2026-05-11T16:27:00Z">
        <w:r w:rsidR="00FC1CA5">
          <w:rPr>
            <w:rFonts w:ascii="Times New Roman" w:hAnsi="Times New Roman" w:cs="Times New Roman"/>
          </w:rPr>
          <w:t xml:space="preserve"> </w:t>
        </w:r>
      </w:ins>
      <w:ins w:id="215" w:author="Benton, Deon" w:date="2026-05-18T20:53:00Z" w16du:dateUtc="2026-05-19T01:53:00Z">
        <w:r w:rsidR="00BC4C2E">
          <w:rPr>
            <w:rFonts w:ascii="Times New Roman" w:hAnsi="Times New Roman" w:cs="Times New Roman"/>
          </w:rPr>
          <w:t>through elaborations and refinements of the theories themselves</w:t>
        </w:r>
      </w:ins>
      <w:ins w:id="216" w:author="Benton, Deon" w:date="2026-05-11T11:27:00Z" w16du:dateUtc="2026-05-11T16:27:00Z">
        <w:r w:rsidR="00FC1CA5">
          <w:rPr>
            <w:rFonts w:ascii="Times New Roman" w:hAnsi="Times New Roman" w:cs="Times New Roman"/>
          </w:rPr>
          <w:t xml:space="preserve">. </w:t>
        </w:r>
      </w:ins>
      <w:ins w:id="217" w:author="Benton, Deon" w:date="2026-05-11T11:26:00Z" w16du:dateUtc="2026-05-11T16:26:00Z">
        <w:r w:rsidR="00FC1CA5" w:rsidRPr="00FC1CA5">
          <w:rPr>
            <w:rFonts w:ascii="Times New Roman" w:hAnsi="Times New Roman" w:cs="Times New Roman"/>
          </w:rPr>
          <w:t>Another is t</w:t>
        </w:r>
      </w:ins>
      <w:ins w:id="218" w:author="Benton, Deon" w:date="2026-05-11T12:38:00Z" w16du:dateUtc="2026-05-11T17:38:00Z">
        <w:r w:rsidR="00930298">
          <w:rPr>
            <w:rFonts w:ascii="Times New Roman" w:hAnsi="Times New Roman" w:cs="Times New Roman"/>
          </w:rPr>
          <w:t xml:space="preserve">o </w:t>
        </w:r>
      </w:ins>
      <w:ins w:id="219" w:author="Benton, Deon" w:date="2026-05-11T12:40:00Z" w16du:dateUtc="2026-05-11T17:40:00Z">
        <w:r w:rsidR="00FF22B9">
          <w:rPr>
            <w:rFonts w:ascii="Times New Roman" w:hAnsi="Times New Roman" w:cs="Times New Roman"/>
          </w:rPr>
          <w:t>develop a</w:t>
        </w:r>
      </w:ins>
      <w:ins w:id="220" w:author="Benton, Deon" w:date="2026-05-11T12:38:00Z" w16du:dateUtc="2026-05-11T17:38:00Z">
        <w:r w:rsidR="00930298">
          <w:rPr>
            <w:rFonts w:ascii="Times New Roman" w:hAnsi="Times New Roman" w:cs="Times New Roman"/>
          </w:rPr>
          <w:t xml:space="preserve"> fundamentally different </w:t>
        </w:r>
      </w:ins>
      <w:ins w:id="221" w:author="Benton, Deon" w:date="2026-05-11T12:40:00Z" w16du:dateUtc="2026-05-11T17:40:00Z">
        <w:r w:rsidR="00FF22B9">
          <w:rPr>
            <w:rFonts w:ascii="Times New Roman" w:hAnsi="Times New Roman" w:cs="Times New Roman"/>
          </w:rPr>
          <w:t>account</w:t>
        </w:r>
      </w:ins>
      <w:ins w:id="222" w:author="Benton, Deon" w:date="2026-05-11T11:47:00Z" w16du:dateUtc="2026-05-11T16:47:00Z">
        <w:r w:rsidR="00DF5FE5">
          <w:rPr>
            <w:rFonts w:ascii="Times New Roman" w:hAnsi="Times New Roman" w:cs="Times New Roman"/>
          </w:rPr>
          <w:t xml:space="preserve">. This is the approach </w:t>
        </w:r>
      </w:ins>
      <w:ins w:id="223" w:author="Benton, Deon" w:date="2026-05-18T20:53:00Z" w16du:dateUtc="2026-05-19T01:53:00Z">
        <w:r w:rsidR="00BC4C2E">
          <w:rPr>
            <w:rFonts w:ascii="Times New Roman" w:hAnsi="Times New Roman" w:cs="Times New Roman"/>
          </w:rPr>
          <w:t>adopted here</w:t>
        </w:r>
      </w:ins>
      <w:ins w:id="224" w:author="Benton, Deon" w:date="2026-05-11T11:47:00Z" w16du:dateUtc="2026-05-11T16:47:00Z">
        <w:r w:rsidR="00DF5FE5">
          <w:rPr>
            <w:rFonts w:ascii="Times New Roman" w:hAnsi="Times New Roman" w:cs="Times New Roman"/>
          </w:rPr>
          <w:t>. I will argue that</w:t>
        </w:r>
      </w:ins>
      <w:ins w:id="225" w:author="Benton, Deon" w:date="2026-05-11T11:26:00Z" w16du:dateUtc="2026-05-11T16:26:00Z">
        <w:r w:rsidR="00FC1CA5" w:rsidRPr="00FC1CA5">
          <w:rPr>
            <w:rFonts w:ascii="Times New Roman" w:hAnsi="Times New Roman" w:cs="Times New Roman"/>
          </w:rPr>
          <w:t xml:space="preserve"> infants’ looking behavior in </w:t>
        </w:r>
      </w:ins>
      <w:ins w:id="226" w:author="Benton, Deon" w:date="2026-05-16T15:39:00Z" w16du:dateUtc="2026-05-16T20:39:00Z">
        <w:r w:rsidR="00DB0881">
          <w:rPr>
            <w:rFonts w:ascii="Times New Roman" w:hAnsi="Times New Roman" w:cs="Times New Roman"/>
          </w:rPr>
          <w:t>action efficiency understanding</w:t>
        </w:r>
      </w:ins>
      <w:ins w:id="227" w:author="Benton, Deon" w:date="2026-05-11T11:26:00Z" w16du:dateUtc="2026-05-11T16:26:00Z">
        <w:r w:rsidR="00FC1CA5" w:rsidRPr="00FC1CA5">
          <w:rPr>
            <w:rFonts w:ascii="Times New Roman" w:hAnsi="Times New Roman" w:cs="Times New Roman"/>
          </w:rPr>
          <w:t xml:space="preserve"> studies</w:t>
        </w:r>
      </w:ins>
      <w:ins w:id="228" w:author="Benton, Deon" w:date="2026-05-11T12:35:00Z" w16du:dateUtc="2026-05-11T17:35:00Z">
        <w:r w:rsidR="00324065">
          <w:rPr>
            <w:rFonts w:ascii="Times New Roman" w:hAnsi="Times New Roman" w:cs="Times New Roman"/>
          </w:rPr>
          <w:t xml:space="preserve"> can be explained without </w:t>
        </w:r>
      </w:ins>
      <w:ins w:id="229" w:author="Benton, Deon" w:date="2026-05-11T12:43:00Z" w16du:dateUtc="2026-05-11T17:43:00Z">
        <w:r w:rsidR="00317C0B">
          <w:rPr>
            <w:rFonts w:ascii="Times New Roman" w:hAnsi="Times New Roman" w:cs="Times New Roman"/>
          </w:rPr>
          <w:t>recourse</w:t>
        </w:r>
      </w:ins>
      <w:ins w:id="230" w:author="Benton, Deon" w:date="2026-05-11T11:26:00Z" w16du:dateUtc="2026-05-11T16:26:00Z">
        <w:r w:rsidR="00FC1CA5" w:rsidRPr="00FC1CA5">
          <w:rPr>
            <w:rFonts w:ascii="Times New Roman" w:hAnsi="Times New Roman" w:cs="Times New Roman"/>
          </w:rPr>
          <w:t xml:space="preserve"> </w:t>
        </w:r>
      </w:ins>
      <w:ins w:id="231" w:author="Benton, Deon" w:date="2026-05-11T12:35:00Z" w16du:dateUtc="2026-05-11T17:35:00Z">
        <w:r w:rsidR="00324065">
          <w:rPr>
            <w:rFonts w:ascii="Times New Roman" w:hAnsi="Times New Roman" w:cs="Times New Roman"/>
          </w:rPr>
          <w:t>to</w:t>
        </w:r>
      </w:ins>
      <w:ins w:id="232" w:author="Benton, Deon" w:date="2026-05-11T11:48:00Z" w16du:dateUtc="2026-05-11T16:48:00Z">
        <w:r w:rsidR="00515639">
          <w:rPr>
            <w:rFonts w:ascii="Times New Roman" w:hAnsi="Times New Roman" w:cs="Times New Roman"/>
          </w:rPr>
          <w:t xml:space="preserve"> domain-specific mechanisms </w:t>
        </w:r>
      </w:ins>
      <w:ins w:id="233" w:author="Benton, Deon" w:date="2026-05-18T20:53:00Z" w16du:dateUtc="2026-05-19T01:53:00Z">
        <w:r w:rsidR="00BC4C2E">
          <w:rPr>
            <w:rFonts w:ascii="Times New Roman" w:hAnsi="Times New Roman" w:cs="Times New Roman"/>
          </w:rPr>
          <w:t xml:space="preserve">or </w:t>
        </w:r>
      </w:ins>
      <w:ins w:id="234" w:author="Benton, Deon" w:date="2026-05-11T11:49:00Z" w16du:dateUtc="2026-05-11T16:49:00Z">
        <w:r w:rsidR="00515639">
          <w:rPr>
            <w:rFonts w:ascii="Times New Roman" w:hAnsi="Times New Roman" w:cs="Times New Roman"/>
          </w:rPr>
          <w:t xml:space="preserve">conceptually </w:t>
        </w:r>
      </w:ins>
      <w:ins w:id="235" w:author="Benton, Deon" w:date="2026-05-11T11:48:00Z" w16du:dateUtc="2026-05-11T16:48:00Z">
        <w:r w:rsidR="00515639">
          <w:rPr>
            <w:rFonts w:ascii="Times New Roman" w:hAnsi="Times New Roman" w:cs="Times New Roman"/>
          </w:rPr>
          <w:t xml:space="preserve">rich notions of agents, objects, goals, cost, subjective utility, efficiency or </w:t>
        </w:r>
      </w:ins>
      <w:ins w:id="236" w:author="Benton, Deon" w:date="2026-05-18T20:53:00Z" w16du:dateUtc="2026-05-19T01:53:00Z">
        <w:r w:rsidR="00BC4C2E">
          <w:rPr>
            <w:rFonts w:ascii="Times New Roman" w:hAnsi="Times New Roman" w:cs="Times New Roman"/>
          </w:rPr>
          <w:t>rationality.</w:t>
        </w:r>
      </w:ins>
      <w:ins w:id="237" w:author="Benton, Deon" w:date="2026-05-11T11:49:00Z" w16du:dateUtc="2026-05-11T16:49:00Z">
        <w:r w:rsidR="00515639">
          <w:rPr>
            <w:rFonts w:ascii="Times New Roman" w:hAnsi="Times New Roman" w:cs="Times New Roman"/>
          </w:rPr>
          <w:t xml:space="preserve"> </w:t>
        </w:r>
      </w:ins>
      <w:ins w:id="238" w:author="Benton, Deon" w:date="2026-05-19T17:45:00Z" w16du:dateUtc="2026-05-19T22:45:00Z">
        <w:r w:rsidR="00131F9A" w:rsidRPr="00131F9A">
          <w:rPr>
            <w:rFonts w:ascii="Times New Roman" w:hAnsi="Times New Roman" w:cs="Times New Roman"/>
          </w:rPr>
          <w:t>Instead, I will argue that such behavior emerges from domain-general learning mechanisms that operate over the perceptual regularities present in infants’ everyday experience.</w:t>
        </w:r>
        <w:r w:rsidR="00131F9A">
          <w:rPr>
            <w:rFonts w:ascii="Times New Roman" w:hAnsi="Times New Roman" w:cs="Times New Roman"/>
          </w:rPr>
          <w:t xml:space="preserve"> </w:t>
        </w:r>
      </w:ins>
      <w:ins w:id="239" w:author="Benton, Deon" w:date="2026-05-18T20:55:00Z" w16du:dateUtc="2026-05-19T01:55:00Z">
        <w:r w:rsidR="00BC4C2E">
          <w:rPr>
            <w:rFonts w:ascii="Times New Roman" w:hAnsi="Times New Roman" w:cs="Times New Roman"/>
          </w:rPr>
          <w:t>However, it is worth being clear from the outset that</w:t>
        </w:r>
      </w:ins>
      <w:ins w:id="240" w:author="Benton, Deon" w:date="2026-05-11T13:16:00Z" w16du:dateUtc="2026-05-11T18:16:00Z">
        <w:r w:rsidR="00DE5917" w:rsidRPr="00DE5917">
          <w:rPr>
            <w:rFonts w:ascii="Times New Roman" w:hAnsi="Times New Roman" w:cs="Times New Roman"/>
          </w:rPr>
          <w:t xml:space="preserve"> demonstrating that an alternative account can capture the very same data as domain-specific proposals does not disprove them any more than it proves that the alternative proposal is the one that underpins infants’ behavior. </w:t>
        </w:r>
      </w:ins>
      <w:ins w:id="241" w:author="Benton, Deon" w:date="2026-05-18T20:55:00Z" w16du:dateUtc="2026-05-19T01:55:00Z">
        <w:r w:rsidR="00BC4C2E">
          <w:rPr>
            <w:rFonts w:ascii="Times New Roman" w:hAnsi="Times New Roman" w:cs="Times New Roman"/>
          </w:rPr>
          <w:t>Nevertheless, s</w:t>
        </w:r>
      </w:ins>
      <w:ins w:id="242" w:author="Benton, Deon" w:date="2026-05-11T13:16:00Z" w16du:dateUtc="2026-05-11T18:16:00Z">
        <w:r w:rsidR="00DE5917" w:rsidRPr="00DE5917">
          <w:rPr>
            <w:rFonts w:ascii="Times New Roman" w:hAnsi="Times New Roman" w:cs="Times New Roman"/>
          </w:rPr>
          <w:t>uch a demonstration does</w:t>
        </w:r>
      </w:ins>
      <w:ins w:id="243" w:author="Benton, Deon" w:date="2026-05-18T20:55:00Z" w16du:dateUtc="2026-05-19T01:55:00Z">
        <w:r w:rsidR="00BC4C2E">
          <w:rPr>
            <w:rFonts w:ascii="Times New Roman" w:hAnsi="Times New Roman" w:cs="Times New Roman"/>
          </w:rPr>
          <w:t xml:space="preserve"> accompl</w:t>
        </w:r>
      </w:ins>
      <w:ins w:id="244" w:author="Benton, Deon" w:date="2026-05-18T20:56:00Z" w16du:dateUtc="2026-05-19T01:56:00Z">
        <w:r w:rsidR="00BC4C2E">
          <w:rPr>
            <w:rFonts w:ascii="Times New Roman" w:hAnsi="Times New Roman" w:cs="Times New Roman"/>
          </w:rPr>
          <w:t xml:space="preserve">ish two things. </w:t>
        </w:r>
      </w:ins>
      <w:ins w:id="245" w:author="Benton, Deon" w:date="2026-05-16T01:18:00Z" w16du:dateUtc="2026-05-16T06:18:00Z">
        <w:r w:rsidR="000B5F63" w:rsidRPr="000B5F63">
          <w:rPr>
            <w:rFonts w:ascii="Times New Roman" w:hAnsi="Times New Roman" w:cs="Times New Roman"/>
          </w:rPr>
          <w:t xml:space="preserve">First, it serves </w:t>
        </w:r>
        <w:r w:rsidR="000B5F63" w:rsidRPr="000B5F63">
          <w:rPr>
            <w:rFonts w:ascii="Times New Roman" w:hAnsi="Times New Roman" w:cs="Times New Roman"/>
          </w:rPr>
          <w:lastRenderedPageBreak/>
          <w:t xml:space="preserve">as proof of concept that infants’ behavior in studies purported to assess their </w:t>
        </w:r>
      </w:ins>
      <w:ins w:id="246" w:author="Benton, Deon" w:date="2026-05-16T15:39:00Z" w16du:dateUtc="2026-05-16T20:39:00Z">
        <w:r w:rsidR="00DB0881">
          <w:rPr>
            <w:rFonts w:ascii="Times New Roman" w:hAnsi="Times New Roman" w:cs="Times New Roman"/>
          </w:rPr>
          <w:t>action efficiency understanding</w:t>
        </w:r>
      </w:ins>
      <w:ins w:id="247" w:author="Benton, Deon" w:date="2026-05-16T01:18:00Z" w16du:dateUtc="2026-05-16T06:18:00Z">
        <w:r w:rsidR="000B5F63" w:rsidRPr="000B5F63">
          <w:rPr>
            <w:rFonts w:ascii="Times New Roman" w:hAnsi="Times New Roman" w:cs="Times New Roman"/>
          </w:rPr>
          <w:t xml:space="preserve"> can emerge from simpler and more general processes.</w:t>
        </w:r>
        <w:r w:rsidR="002D38A9">
          <w:rPr>
            <w:rFonts w:ascii="Times New Roman" w:hAnsi="Times New Roman" w:cs="Times New Roman"/>
          </w:rPr>
          <w:t xml:space="preserve"> </w:t>
        </w:r>
      </w:ins>
      <w:ins w:id="248" w:author="Benton, Deon" w:date="2026-05-11T13:16:00Z" w16du:dateUtc="2026-05-11T18:16:00Z">
        <w:r w:rsidR="00DE5917" w:rsidRPr="00DE5917">
          <w:rPr>
            <w:rFonts w:ascii="Times New Roman" w:hAnsi="Times New Roman" w:cs="Times New Roman"/>
          </w:rPr>
          <w:t>Second, it calls into question whether the findings from these studies uniquely support richer, domain-specific interpretations.</w:t>
        </w:r>
      </w:ins>
      <w:r w:rsidR="00FD2210">
        <w:rPr>
          <w:rFonts w:ascii="Times New Roman" w:hAnsi="Times New Roman" w:cs="Times New Roman"/>
        </w:rPr>
        <w:t xml:space="preserve"> </w:t>
      </w:r>
      <w:ins w:id="249" w:author="Benton, Deon" w:date="2026-05-16T01:19:00Z" w16du:dateUtc="2026-05-16T06:19:00Z">
        <w:r w:rsidR="002D38A9" w:rsidRPr="002D38A9">
          <w:rPr>
            <w:rFonts w:ascii="Times New Roman" w:hAnsi="Times New Roman" w:cs="Times New Roman"/>
          </w:rPr>
          <w:t>In what follows, I describe this alternative account. However, because it</w:t>
        </w:r>
      </w:ins>
      <w:r w:rsidR="00FD2210">
        <w:rPr>
          <w:rFonts w:ascii="Times New Roman" w:hAnsi="Times New Roman" w:cs="Times New Roman"/>
        </w:rPr>
        <w:t xml:space="preserve"> builds on</w:t>
      </w:r>
      <w:ins w:id="250" w:author="Benton, Deon" w:date="2026-05-16T01:19:00Z" w16du:dateUtc="2026-05-16T06:19:00Z">
        <w:r w:rsidR="002D38A9" w:rsidRPr="002D38A9">
          <w:rPr>
            <w:rFonts w:ascii="Times New Roman" w:hAnsi="Times New Roman" w:cs="Times New Roman"/>
          </w:rPr>
          <w:t xml:space="preserve"> existing lean explanations of infants’ performance in </w:t>
        </w:r>
      </w:ins>
      <w:r w:rsidR="00FD2210">
        <w:rPr>
          <w:rFonts w:ascii="Times New Roman" w:hAnsi="Times New Roman" w:cs="Times New Roman"/>
        </w:rPr>
        <w:t>violation-of-expectation studies</w:t>
      </w:r>
      <w:ins w:id="251" w:author="Benton, Deon" w:date="2026-05-16T01:19:00Z" w16du:dateUtc="2026-05-16T06:19:00Z">
        <w:r w:rsidR="002D38A9" w:rsidRPr="002D38A9">
          <w:rPr>
            <w:rFonts w:ascii="Times New Roman" w:hAnsi="Times New Roman" w:cs="Times New Roman"/>
          </w:rPr>
          <w:t>, I first</w:t>
        </w:r>
      </w:ins>
      <w:ins w:id="252" w:author="Benton, Deon" w:date="2026-05-18T20:56:00Z" w16du:dateUtc="2026-05-19T01:56:00Z">
        <w:r w:rsidR="00BC4C2E">
          <w:rPr>
            <w:rFonts w:ascii="Times New Roman" w:hAnsi="Times New Roman" w:cs="Times New Roman"/>
          </w:rPr>
          <w:t xml:space="preserve"> briefly</w:t>
        </w:r>
      </w:ins>
      <w:ins w:id="253" w:author="Benton, Deon" w:date="2026-05-16T01:19:00Z" w16du:dateUtc="2026-05-16T06:19:00Z">
        <w:r w:rsidR="002D38A9" w:rsidRPr="002D38A9">
          <w:rPr>
            <w:rFonts w:ascii="Times New Roman" w:hAnsi="Times New Roman" w:cs="Times New Roman"/>
          </w:rPr>
          <w:t xml:space="preserve"> </w:t>
        </w:r>
      </w:ins>
      <w:r w:rsidR="00FD2210">
        <w:rPr>
          <w:rFonts w:ascii="Times New Roman" w:hAnsi="Times New Roman" w:cs="Times New Roman"/>
        </w:rPr>
        <w:t xml:space="preserve">describe the core tenet of lean proposals. </w:t>
      </w:r>
      <w:r w:rsidR="002D38A9" w:rsidRPr="002D38A9">
        <w:rPr>
          <w:rFonts w:ascii="Times New Roman" w:hAnsi="Times New Roman" w:cs="Times New Roman"/>
        </w:rPr>
        <w:t>.</w:t>
      </w:r>
    </w:p>
    <w:p w14:paraId="7CF77D4B" w14:textId="77777777" w:rsidR="00445430" w:rsidRDefault="00445430" w:rsidP="00524642">
      <w:pPr>
        <w:spacing w:line="480" w:lineRule="auto"/>
        <w:contextualSpacing/>
        <w:rPr>
          <w:rFonts w:ascii="Times New Roman" w:hAnsi="Times New Roman" w:cs="Times New Roman"/>
        </w:rPr>
      </w:pPr>
    </w:p>
    <w:p w14:paraId="67C0CD6E" w14:textId="1E9CF480" w:rsidR="000A329B" w:rsidRPr="00445430" w:rsidRDefault="000A329B" w:rsidP="000A329B">
      <w:pPr>
        <w:spacing w:line="480" w:lineRule="auto"/>
        <w:contextualSpacing/>
        <w:rPr>
          <w:ins w:id="254" w:author="Benton, Deon" w:date="2026-05-18T21:05:00Z" w16du:dateUtc="2026-05-19T02:05:00Z"/>
          <w:rFonts w:ascii="Times New Roman" w:hAnsi="Times New Roman" w:cs="Times New Roman"/>
          <w:b/>
          <w:bCs/>
        </w:rPr>
      </w:pPr>
      <w:ins w:id="255" w:author="Benton, Deon" w:date="2026-05-18T21:05:00Z" w16du:dateUtc="2026-05-19T02:05:00Z">
        <w:r>
          <w:rPr>
            <w:rFonts w:ascii="Times New Roman" w:hAnsi="Times New Roman" w:cs="Times New Roman"/>
            <w:b/>
            <w:bCs/>
          </w:rPr>
          <w:t>A</w:t>
        </w:r>
        <w:r w:rsidRPr="009A2E64">
          <w:rPr>
            <w:rFonts w:ascii="Times New Roman" w:hAnsi="Times New Roman" w:cs="Times New Roman"/>
            <w:b/>
            <w:bCs/>
          </w:rPr>
          <w:t xml:space="preserve"> </w:t>
        </w:r>
        <w:r>
          <w:rPr>
            <w:rFonts w:ascii="Times New Roman" w:hAnsi="Times New Roman" w:cs="Times New Roman"/>
            <w:b/>
            <w:bCs/>
          </w:rPr>
          <w:t>lean account that can explain</w:t>
        </w:r>
        <w:r w:rsidRPr="00B12893">
          <w:rPr>
            <w:rFonts w:ascii="Times New Roman" w:hAnsi="Times New Roman" w:cs="Times New Roman"/>
            <w:b/>
            <w:bCs/>
          </w:rPr>
          <w:t xml:space="preserve"> infants’ </w:t>
        </w:r>
        <w:r>
          <w:rPr>
            <w:rFonts w:ascii="Times New Roman" w:hAnsi="Times New Roman" w:cs="Times New Roman"/>
            <w:b/>
            <w:bCs/>
          </w:rPr>
          <w:t>behavior</w:t>
        </w:r>
        <w:r w:rsidRPr="00B12893">
          <w:rPr>
            <w:rFonts w:ascii="Times New Roman" w:hAnsi="Times New Roman" w:cs="Times New Roman"/>
            <w:b/>
            <w:bCs/>
          </w:rPr>
          <w:t xml:space="preserve"> </w:t>
        </w:r>
        <w:r>
          <w:rPr>
            <w:rFonts w:ascii="Times New Roman" w:hAnsi="Times New Roman" w:cs="Times New Roman"/>
            <w:b/>
            <w:bCs/>
          </w:rPr>
          <w:t>in action efficiency understanding studies</w:t>
        </w:r>
        <w:r w:rsidRPr="00B12893">
          <w:rPr>
            <w:rFonts w:ascii="Times New Roman" w:hAnsi="Times New Roman" w:cs="Times New Roman"/>
            <w:b/>
            <w:bCs/>
          </w:rPr>
          <w:t xml:space="preserve"> </w:t>
        </w:r>
      </w:ins>
    </w:p>
    <w:p w14:paraId="41CFEEEA" w14:textId="47D69FCD" w:rsidR="00524642" w:rsidRPr="000A329B" w:rsidRDefault="00EA5505" w:rsidP="000A329B">
      <w:pPr>
        <w:spacing w:line="480" w:lineRule="auto"/>
        <w:ind w:firstLine="720"/>
        <w:contextualSpacing/>
        <w:rPr>
          <w:rFonts w:ascii="Times New Roman" w:hAnsi="Times New Roman" w:cs="Times New Roman"/>
        </w:rPr>
      </w:pPr>
      <w:ins w:id="256" w:author="Benton, Deon" w:date="2026-05-11T11:37:00Z" w16du:dateUtc="2026-05-11T16:37:00Z">
        <w:r>
          <w:rPr>
            <w:rFonts w:ascii="Times New Roman" w:hAnsi="Times New Roman" w:cs="Times New Roman"/>
          </w:rPr>
          <w:t xml:space="preserve">In contrast to the rich proposals </w:t>
        </w:r>
      </w:ins>
      <w:ins w:id="257" w:author="Benton, Deon" w:date="2026-05-11T11:39:00Z" w16du:dateUtc="2026-05-11T16:39:00Z">
        <w:r>
          <w:rPr>
            <w:rFonts w:ascii="Times New Roman" w:hAnsi="Times New Roman" w:cs="Times New Roman"/>
          </w:rPr>
          <w:t>d</w:t>
        </w:r>
      </w:ins>
      <w:ins w:id="258" w:author="Benton, Deon" w:date="2026-05-11T11:40:00Z" w16du:dateUtc="2026-05-11T16:40:00Z">
        <w:r w:rsidR="00570CED">
          <w:rPr>
            <w:rFonts w:ascii="Times New Roman" w:hAnsi="Times New Roman" w:cs="Times New Roman"/>
          </w:rPr>
          <w:t>escribed</w:t>
        </w:r>
      </w:ins>
      <w:ins w:id="259" w:author="Benton, Deon" w:date="2026-05-11T11:39:00Z" w16du:dateUtc="2026-05-11T16:39:00Z">
        <w:r>
          <w:rPr>
            <w:rFonts w:ascii="Times New Roman" w:hAnsi="Times New Roman" w:cs="Times New Roman"/>
          </w:rPr>
          <w:t xml:space="preserve"> above</w:t>
        </w:r>
      </w:ins>
      <w:ins w:id="260" w:author="Benton, Deon" w:date="2026-05-11T11:38:00Z" w16du:dateUtc="2026-05-11T16:38:00Z">
        <w:r>
          <w:rPr>
            <w:rFonts w:ascii="Times New Roman" w:hAnsi="Times New Roman" w:cs="Times New Roman"/>
          </w:rPr>
          <w:t>, a second class of</w:t>
        </w:r>
      </w:ins>
      <w:r w:rsidR="00C70432">
        <w:rPr>
          <w:rFonts w:ascii="Times New Roman" w:hAnsi="Times New Roman" w:cs="Times New Roman"/>
        </w:rPr>
        <w:t xml:space="preserve"> “lean” proposals</w:t>
      </w:r>
      <w:ins w:id="261" w:author="Benton, Deon" w:date="2026-05-11T11:40:00Z" w16du:dateUtc="2026-05-11T16:40:00Z">
        <w:r w:rsidR="007C734F">
          <w:rPr>
            <w:rFonts w:ascii="Times New Roman" w:hAnsi="Times New Roman" w:cs="Times New Roman"/>
          </w:rPr>
          <w:t xml:space="preserve"> adopts a radically different viewpoint.</w:t>
        </w:r>
      </w:ins>
      <w:r w:rsidR="007D5B8A">
        <w:rPr>
          <w:rFonts w:ascii="Times New Roman" w:hAnsi="Times New Roman" w:cs="Times New Roman"/>
        </w:rPr>
        <w:t xml:space="preserve"> </w:t>
      </w:r>
      <w:ins w:id="262" w:author="Benton, Deon" w:date="2026-05-11T11:40:00Z" w16du:dateUtc="2026-05-11T16:40:00Z">
        <w:r w:rsidR="007C734F">
          <w:rPr>
            <w:rFonts w:ascii="Times New Roman" w:hAnsi="Times New Roman" w:cs="Times New Roman"/>
          </w:rPr>
          <w:t>The crux of these proposals</w:t>
        </w:r>
      </w:ins>
      <w:ins w:id="263" w:author="Benton, Deon" w:date="2026-05-11T11:41:00Z" w16du:dateUtc="2026-05-11T16:41:00Z">
        <w:r w:rsidR="007C734F">
          <w:rPr>
            <w:rFonts w:ascii="Times New Roman" w:hAnsi="Times New Roman" w:cs="Times New Roman"/>
          </w:rPr>
          <w:t xml:space="preserve"> is that</w:t>
        </w:r>
      </w:ins>
      <w:del w:id="264" w:author="Benton, Deon" w:date="2026-05-11T11:40:00Z" w16du:dateUtc="2026-05-11T16:40:00Z">
        <w:r w:rsidR="00E326A7" w:rsidDel="007C734F">
          <w:rPr>
            <w:rFonts w:ascii="Times New Roman" w:hAnsi="Times New Roman" w:cs="Times New Roman"/>
          </w:rPr>
          <w:delText>.</w:delText>
        </w:r>
      </w:del>
      <w:r w:rsidR="00E326A7">
        <w:rPr>
          <w:rFonts w:ascii="Times New Roman" w:hAnsi="Times New Roman" w:cs="Times New Roman"/>
        </w:rPr>
        <w:t xml:space="preserve"> </w:t>
      </w:r>
      <w:r w:rsidR="00E718C8">
        <w:rPr>
          <w:rFonts w:ascii="Times New Roman" w:hAnsi="Times New Roman" w:cs="Times New Roman"/>
        </w:rPr>
        <w:t xml:space="preserve">infants’ behavior </w:t>
      </w:r>
      <w:r w:rsidR="00FF7075">
        <w:rPr>
          <w:rFonts w:ascii="Times New Roman" w:hAnsi="Times New Roman" w:cs="Times New Roman"/>
        </w:rPr>
        <w:t xml:space="preserve">in </w:t>
      </w:r>
      <w:del w:id="265" w:author="Benton, Deon" w:date="2026-05-18T20:57:00Z" w16du:dateUtc="2026-05-19T01:57:00Z">
        <w:r w:rsidR="00FF7075" w:rsidDel="00BC4C2E">
          <w:rPr>
            <w:rFonts w:ascii="Times New Roman" w:hAnsi="Times New Roman" w:cs="Times New Roman"/>
          </w:rPr>
          <w:delText xml:space="preserve">VoE </w:delText>
        </w:r>
      </w:del>
      <w:ins w:id="266" w:author="Benton, Deon" w:date="2026-05-18T20:57:00Z" w16du:dateUtc="2026-05-19T01:57:00Z">
        <w:r w:rsidR="00BC4C2E">
          <w:rPr>
            <w:rFonts w:ascii="Times New Roman" w:hAnsi="Times New Roman" w:cs="Times New Roman"/>
          </w:rPr>
          <w:t xml:space="preserve">violation-of-expectation </w:t>
        </w:r>
      </w:ins>
      <w:r w:rsidR="00FF7075">
        <w:rPr>
          <w:rFonts w:ascii="Times New Roman" w:hAnsi="Times New Roman" w:cs="Times New Roman"/>
        </w:rPr>
        <w:t>studies</w:t>
      </w:r>
      <w:r w:rsidR="00E718C8">
        <w:rPr>
          <w:rFonts w:ascii="Times New Roman" w:hAnsi="Times New Roman" w:cs="Times New Roman"/>
        </w:rPr>
        <w:t>—of which the study by Gergely et al. (1995)</w:t>
      </w:r>
      <w:ins w:id="267" w:author="Benton, Deon" w:date="2026-05-18T20:57:00Z" w16du:dateUtc="2026-05-19T01:57:00Z">
        <w:r w:rsidR="00BC4C2E">
          <w:rPr>
            <w:rFonts w:ascii="Times New Roman" w:hAnsi="Times New Roman" w:cs="Times New Roman"/>
          </w:rPr>
          <w:t xml:space="preserve"> and others</w:t>
        </w:r>
      </w:ins>
      <w:r w:rsidR="00E718C8">
        <w:rPr>
          <w:rFonts w:ascii="Times New Roman" w:hAnsi="Times New Roman" w:cs="Times New Roman"/>
        </w:rPr>
        <w:t xml:space="preserve"> </w:t>
      </w:r>
      <w:ins w:id="268" w:author="Benton, Deon" w:date="2026-05-18T20:57:00Z" w16du:dateUtc="2026-05-19T01:57:00Z">
        <w:r w:rsidR="00BC4C2E">
          <w:rPr>
            <w:rFonts w:ascii="Times New Roman" w:hAnsi="Times New Roman" w:cs="Times New Roman"/>
          </w:rPr>
          <w:t>are special cases</w:t>
        </w:r>
      </w:ins>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r w:rsidR="008948F0">
        <w:rPr>
          <w:rFonts w:ascii="Times New Roman" w:hAnsi="Times New Roman" w:cs="Times New Roman"/>
        </w:rPr>
        <w:t xml:space="preserve">agents, objects, </w:t>
      </w:r>
      <w:r w:rsidR="00740587">
        <w:rPr>
          <w:rFonts w:ascii="Times New Roman" w:hAnsi="Times New Roman" w:cs="Times New Roman"/>
        </w:rPr>
        <w:t>number, p</w:t>
      </w:r>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or causality, among many other domains of knowledge</w:t>
      </w:r>
      <w:r w:rsidR="00B30C25">
        <w:rPr>
          <w:rFonts w:ascii="Times New Roman" w:hAnsi="Times New Roman" w:cs="Times New Roman"/>
        </w:rPr>
        <w:t>. Instead,</w:t>
      </w:r>
      <w:ins w:id="269" w:author="Benton, Deon" w:date="2026-05-11T11:41:00Z" w16du:dateUtc="2026-05-11T16:41:00Z">
        <w:r w:rsidR="00AB6E4C">
          <w:rPr>
            <w:rFonts w:ascii="Times New Roman" w:hAnsi="Times New Roman" w:cs="Times New Roman"/>
          </w:rPr>
          <w:t xml:space="preserve"> </w:t>
        </w:r>
      </w:ins>
      <w:ins w:id="270" w:author="Benton, Deon" w:date="2026-05-18T20:58:00Z" w16du:dateUtc="2026-05-19T01:58:00Z">
        <w:r w:rsidR="00BC4C2E">
          <w:rPr>
            <w:rFonts w:ascii="Times New Roman" w:hAnsi="Times New Roman" w:cs="Times New Roman"/>
          </w:rPr>
          <w:t>these proposals maintain</w:t>
        </w:r>
      </w:ins>
      <w:ins w:id="271" w:author="Benton, Deon" w:date="2026-05-11T11:41:00Z" w16du:dateUtc="2026-05-11T16:41:00Z">
        <w:r w:rsidR="00AB6E4C">
          <w:rPr>
            <w:rFonts w:ascii="Times New Roman" w:hAnsi="Times New Roman" w:cs="Times New Roman"/>
          </w:rPr>
          <w:t xml:space="preserve"> that</w:t>
        </w:r>
      </w:ins>
      <w:r w:rsidR="00B30C25">
        <w:rPr>
          <w:rFonts w:ascii="Times New Roman" w:hAnsi="Times New Roman" w:cs="Times New Roman"/>
        </w:rPr>
        <w:t xml:space="preserve">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w:t>
      </w:r>
      <w:ins w:id="272" w:author="Benton, Deon" w:date="2026-05-11T11:42:00Z" w16du:dateUtc="2026-05-11T16:42:00Z">
        <w:r w:rsidR="007C4D65">
          <w:rPr>
            <w:rFonts w:ascii="Times New Roman" w:hAnsi="Times New Roman" w:cs="Times New Roman"/>
          </w:rPr>
          <w:t xml:space="preserve">simple, albeit extremely powerful, </w:t>
        </w:r>
      </w:ins>
      <w:r w:rsidR="008D2955">
        <w:rPr>
          <w:rFonts w:ascii="Times New Roman" w:hAnsi="Times New Roman" w:cs="Times New Roman"/>
        </w:rPr>
        <w:t>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w:t>
      </w:r>
      <w:ins w:id="273" w:author="Benton, Deon" w:date="2026-05-11T11:42:00Z" w16du:dateUtc="2026-05-11T16:42:00Z">
        <w:r w:rsidR="00927A1E">
          <w:rPr>
            <w:rFonts w:ascii="Times New Roman" w:hAnsi="Times New Roman" w:cs="Times New Roman"/>
          </w:rPr>
          <w:t xml:space="preserve">prototype formation, </w:t>
        </w:r>
      </w:ins>
      <w:r w:rsidR="00FC7624">
        <w:rPr>
          <w:rFonts w:ascii="Times New Roman" w:hAnsi="Times New Roman" w:cs="Times New Roman"/>
        </w:rPr>
        <w:t xml:space="preserve">etc.) </w:t>
      </w:r>
      <w:r w:rsidR="008D2955">
        <w:rPr>
          <w:rFonts w:ascii="Times New Roman" w:hAnsi="Times New Roman" w:cs="Times New Roman"/>
        </w:rPr>
        <w:t>that operate over low-level, surface-based perceptual features and information</w:t>
      </w:r>
      <w:r w:rsidR="008948F0">
        <w:rPr>
          <w:rFonts w:ascii="Times New Roman" w:hAnsi="Times New Roman" w:cs="Times New Roman"/>
        </w:rPr>
        <w:t xml:space="preserve"> and that extract statistical regularities in visual scenes</w:t>
      </w:r>
      <w:ins w:id="274" w:author="Benton, Deon" w:date="2026-05-11T11:39:00Z" w16du:dateUtc="2026-05-11T16:39:00Z">
        <w:r>
          <w:rPr>
            <w:rFonts w:ascii="Times New Roman" w:hAnsi="Times New Roman" w:cs="Times New Roman"/>
          </w:rPr>
          <w:t xml:space="preserve"> </w:t>
        </w:r>
      </w:ins>
      <w:r>
        <w:rPr>
          <w:rFonts w:ascii="Times New Roman" w:hAnsi="Times New Roman" w:cs="Times New Roman"/>
        </w:rPr>
        <w:t xml:space="preserve">(e.g., Cohen et al., 2002; Colunga &amp; Smith, 2005; Cohen &amp; Oakes, 2003; Jones &amp; Smith, 1993; Quinn &amp; </w:t>
      </w:r>
      <w:proofErr w:type="spellStart"/>
      <w:r>
        <w:rPr>
          <w:rFonts w:ascii="Times New Roman" w:hAnsi="Times New Roman" w:cs="Times New Roman"/>
        </w:rPr>
        <w:t>Eimas</w:t>
      </w:r>
      <w:proofErr w:type="spellEnd"/>
      <w:r>
        <w:rPr>
          <w:rFonts w:ascii="Times New Roman" w:hAnsi="Times New Roman" w:cs="Times New Roman"/>
        </w:rPr>
        <w:t xml:space="preserve">, 1997; </w:t>
      </w:r>
      <w:proofErr w:type="spellStart"/>
      <w:r>
        <w:rPr>
          <w:rFonts w:ascii="Times New Roman" w:hAnsi="Times New Roman" w:cs="Times New Roman"/>
        </w:rPr>
        <w:t>Rakison</w:t>
      </w:r>
      <w:proofErr w:type="spellEnd"/>
      <w:r>
        <w:rPr>
          <w:rFonts w:ascii="Times New Roman" w:hAnsi="Times New Roman" w:cs="Times New Roman"/>
        </w:rPr>
        <w:t xml:space="preserve"> &amp; </w:t>
      </w:r>
      <w:proofErr w:type="spellStart"/>
      <w:r>
        <w:rPr>
          <w:rFonts w:ascii="Times New Roman" w:hAnsi="Times New Roman" w:cs="Times New Roman"/>
        </w:rPr>
        <w:t>Lupyan</w:t>
      </w:r>
      <w:proofErr w:type="spellEnd"/>
      <w:r>
        <w:rPr>
          <w:rFonts w:ascii="Times New Roman" w:hAnsi="Times New Roman" w:cs="Times New Roman"/>
        </w:rPr>
        <w:t>, 2008; Sloutsky, 2010)</w:t>
      </w:r>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r w:rsidR="00B86741">
        <w:rPr>
          <w:rFonts w:ascii="Times New Roman" w:hAnsi="Times New Roman" w:cs="Times New Roman"/>
        </w:rPr>
        <w:t xml:space="preserve"> specific details of the</w:t>
      </w:r>
      <w:r w:rsidR="00883325">
        <w:rPr>
          <w:rFonts w:ascii="Times New Roman" w:hAnsi="Times New Roman" w:cs="Times New Roman"/>
        </w:rPr>
        <w:t xml:space="preserve"> theories that constitute this class of perspectives differ </w:t>
      </w:r>
      <w:r w:rsidR="00E754EE">
        <w:rPr>
          <w:rFonts w:ascii="Times New Roman" w:hAnsi="Times New Roman" w:cs="Times New Roman"/>
        </w:rPr>
        <w:t>widely</w:t>
      </w:r>
      <w:r w:rsidR="00883325">
        <w:rPr>
          <w:rFonts w:ascii="Times New Roman" w:hAnsi="Times New Roman" w:cs="Times New Roman"/>
        </w:rPr>
        <w:t xml:space="preserve">, each places considerable importance on the </w:t>
      </w:r>
      <w:r w:rsidR="00740587">
        <w:rPr>
          <w:rFonts w:ascii="Times New Roman" w:hAnsi="Times New Roman" w:cs="Times New Roman"/>
        </w:rPr>
        <w:t xml:space="preserve">visible, </w:t>
      </w:r>
      <w:r w:rsidR="00883325">
        <w:rPr>
          <w:rFonts w:ascii="Times New Roman" w:hAnsi="Times New Roman" w:cs="Times New Roman"/>
        </w:rPr>
        <w:t xml:space="preserve">surface properties of objects and </w:t>
      </w:r>
      <w:r w:rsidR="00883325">
        <w:rPr>
          <w:rFonts w:ascii="Times New Roman" w:hAnsi="Times New Roman" w:cs="Times New Roman"/>
        </w:rPr>
        <w:lastRenderedPageBreak/>
        <w:t xml:space="preserve">each emphasizes the </w:t>
      </w:r>
      <w:r w:rsidR="00740587">
        <w:rPr>
          <w:rFonts w:ascii="Times New Roman" w:hAnsi="Times New Roman" w:cs="Times New Roman"/>
        </w:rPr>
        <w:t xml:space="preserve">notion </w:t>
      </w:r>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w:t>
      </w:r>
      <w:proofErr w:type="spellStart"/>
      <w:r w:rsidR="00883325">
        <w:rPr>
          <w:rFonts w:ascii="Times New Roman" w:hAnsi="Times New Roman" w:cs="Times New Roman"/>
        </w:rPr>
        <w:t>inanimates</w:t>
      </w:r>
      <w:proofErr w:type="spellEnd"/>
      <w:r w:rsidR="00883325">
        <w:rPr>
          <w:rFonts w:ascii="Times New Roman" w:hAnsi="Times New Roman" w:cs="Times New Roman"/>
        </w:rPr>
        <w:t xml:space="preserve"> are formed much more slowly than the available data may suggest.</w:t>
      </w:r>
      <w:r w:rsidR="00E754EE">
        <w:rPr>
          <w:rFonts w:ascii="Times New Roman" w:hAnsi="Times New Roman" w:cs="Times New Roman"/>
        </w:rPr>
        <w:t xml:space="preserve"> These perspectives are also united in the idea that the input that is available to infants is much more richly structured than </w:t>
      </w:r>
      <w:r w:rsidR="0096134E">
        <w:rPr>
          <w:rFonts w:ascii="Times New Roman" w:hAnsi="Times New Roman" w:cs="Times New Roman"/>
        </w:rPr>
        <w:t xml:space="preserve">had been </w:t>
      </w:r>
      <w:r w:rsidR="00E754EE">
        <w:rPr>
          <w:rFonts w:ascii="Times New Roman" w:hAnsi="Times New Roman" w:cs="Times New Roman"/>
        </w:rPr>
        <w:t xml:space="preserve">previously thought. </w:t>
      </w:r>
      <w:r w:rsidR="003065D0">
        <w:rPr>
          <w:rFonts w:ascii="Times New Roman" w:hAnsi="Times New Roman" w:cs="Times New Roman"/>
        </w:rPr>
        <w:t xml:space="preserve"> </w:t>
      </w:r>
      <w:ins w:id="275" w:author="Benton, Deon" w:date="2026-05-19T18:30:00Z" w16du:dateUtc="2026-05-19T23:30:00Z">
        <w:r w:rsidR="00807615">
          <w:rPr>
            <w:rFonts w:ascii="Times New Roman" w:hAnsi="Times New Roman" w:cs="Times New Roman"/>
          </w:rPr>
          <w:t>On this account,</w:t>
        </w:r>
      </w:ins>
      <w:r w:rsidR="00243F2E">
        <w:rPr>
          <w:rFonts w:ascii="Times New Roman" w:hAnsi="Times New Roman" w:cs="Times New Roman"/>
        </w:rPr>
        <w:t xml:space="preserve"> infants’ behaviors in </w:t>
      </w:r>
      <w:ins w:id="276" w:author="Benton, Deon" w:date="2026-05-18T20:58:00Z" w16du:dateUtc="2026-05-19T01:58:00Z">
        <w:r w:rsidR="00BC4C2E">
          <w:rPr>
            <w:rFonts w:ascii="Times New Roman" w:hAnsi="Times New Roman" w:cs="Times New Roman"/>
          </w:rPr>
          <w:t xml:space="preserve">violation-of-expectation </w:t>
        </w:r>
      </w:ins>
      <w:r w:rsidR="00243F2E">
        <w:rPr>
          <w:rFonts w:ascii="Times New Roman" w:hAnsi="Times New Roman" w:cs="Times New Roman"/>
        </w:rPr>
        <w:t>studies do not reflect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r w:rsidR="00740587">
        <w:rPr>
          <w:rFonts w:ascii="Times New Roman" w:hAnsi="Times New Roman" w:cs="Times New Roman"/>
        </w:rPr>
        <w:t xml:space="preserve">may </w:t>
      </w:r>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w:t>
      </w:r>
      <w:r w:rsidR="00740587">
        <w:rPr>
          <w:rFonts w:ascii="Times New Roman" w:hAnsi="Times New Roman" w:cs="Times New Roman"/>
        </w:rPr>
        <w:t>in</w:t>
      </w:r>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429FDEBE" w14:textId="2F18BCF2" w:rsidR="003B5A45" w:rsidRDefault="00DE18F0" w:rsidP="003B5A45">
      <w:pPr>
        <w:spacing w:line="480" w:lineRule="auto"/>
        <w:contextualSpacing/>
        <w:rPr>
          <w:rFonts w:ascii="Times New Roman" w:hAnsi="Times New Roman" w:cs="Times New Roman"/>
        </w:rPr>
      </w:pPr>
      <w:r>
        <w:rPr>
          <w:rFonts w:ascii="Times New Roman" w:hAnsi="Times New Roman" w:cs="Times New Roman"/>
        </w:rPr>
        <w:tab/>
      </w:r>
      <w:ins w:id="277" w:author="Benton, Deon" w:date="2026-05-18T20:59:00Z" w16du:dateUtc="2026-05-19T01:59:00Z">
        <w:r w:rsidR="00BC4C2E">
          <w:rPr>
            <w:rFonts w:ascii="Times New Roman" w:hAnsi="Times New Roman" w:cs="Times New Roman"/>
          </w:rPr>
          <w:t xml:space="preserve">Although learn proposals </w:t>
        </w:r>
      </w:ins>
      <w:r w:rsidR="00FD2210">
        <w:rPr>
          <w:rFonts w:ascii="Times New Roman" w:hAnsi="Times New Roman" w:cs="Times New Roman"/>
        </w:rPr>
        <w:t>abound for capacities</w:t>
      </w:r>
      <w:ins w:id="278" w:author="Benton, Deon" w:date="2026-05-18T21:01:00Z" w16du:dateUtc="2026-05-19T02:01:00Z">
        <w:r w:rsidR="00BC4C2E">
          <w:rPr>
            <w:rFonts w:ascii="Times New Roman" w:hAnsi="Times New Roman" w:cs="Times New Roman"/>
          </w:rPr>
          <w:t xml:space="preserve"> such as</w:t>
        </w:r>
      </w:ins>
      <w:ins w:id="279" w:author="Benton, Deon" w:date="2026-05-18T21:00:00Z" w16du:dateUtc="2026-05-19T02:00:00Z">
        <w:r w:rsidR="00BC4C2E">
          <w:rPr>
            <w:rFonts w:ascii="Times New Roman" w:hAnsi="Times New Roman" w:cs="Times New Roman"/>
          </w:rPr>
          <w:t xml:space="preserve"> theory of mind (e.g., </w:t>
        </w:r>
      </w:ins>
      <w:ins w:id="280" w:author="Benton, Deon" w:date="2026-05-18T21:04:00Z" w16du:dateUtc="2026-05-19T02:04:00Z">
        <w:r w:rsidR="000A329B" w:rsidRPr="000A329B">
          <w:rPr>
            <w:rFonts w:ascii="Times New Roman" w:hAnsi="Times New Roman" w:cs="Times New Roman"/>
          </w:rPr>
          <w:t>Berthiaume</w:t>
        </w:r>
        <w:r w:rsidR="000A329B">
          <w:rPr>
            <w:rFonts w:ascii="Times New Roman" w:hAnsi="Times New Roman" w:cs="Times New Roman"/>
          </w:rPr>
          <w:t xml:space="preserve"> et al., 2013; </w:t>
        </w:r>
      </w:ins>
      <w:ins w:id="281" w:author="Benton, Deon" w:date="2026-05-18T21:00:00Z" w16du:dateUtc="2026-05-19T02:00:00Z">
        <w:r w:rsidR="00BC4C2E">
          <w:rPr>
            <w:rFonts w:ascii="Times New Roman" w:hAnsi="Times New Roman" w:cs="Times New Roman"/>
          </w:rPr>
          <w:t>Perner &amp; Ruffman, 2005), causal perception and reasoning (e.g., Cohen et al., 2002</w:t>
        </w:r>
      </w:ins>
      <w:ins w:id="282" w:author="Benton, Deon" w:date="2026-05-18T21:01:00Z" w16du:dateUtc="2026-05-19T02:01:00Z">
        <w:r w:rsidR="00BC4C2E">
          <w:rPr>
            <w:rFonts w:ascii="Times New Roman" w:hAnsi="Times New Roman" w:cs="Times New Roman"/>
          </w:rPr>
          <w:t>; McClelland &amp; Thompson, 2007</w:t>
        </w:r>
      </w:ins>
      <w:ins w:id="283" w:author="Benton, Deon" w:date="2026-05-18T21:00:00Z" w16du:dateUtc="2026-05-19T02:00:00Z">
        <w:r w:rsidR="00BC4C2E">
          <w:rPr>
            <w:rFonts w:ascii="Times New Roman" w:hAnsi="Times New Roman" w:cs="Times New Roman"/>
          </w:rPr>
          <w:t>)</w:t>
        </w:r>
      </w:ins>
      <w:ins w:id="284" w:author="Benton, Deon" w:date="2026-05-18T21:01:00Z" w16du:dateUtc="2026-05-19T02:01:00Z">
        <w:r w:rsidR="00BC4C2E">
          <w:rPr>
            <w:rFonts w:ascii="Times New Roman" w:hAnsi="Times New Roman" w:cs="Times New Roman"/>
          </w:rPr>
          <w:t xml:space="preserve">, sociomoral reasoning (e.g., Benton &amp; Lapan, 2021), object permanence (e.g., </w:t>
        </w:r>
      </w:ins>
      <w:proofErr w:type="spellStart"/>
      <w:ins w:id="285" w:author="Benton, Deon" w:date="2026-05-18T21:02:00Z" w16du:dateUtc="2026-05-19T02:02:00Z">
        <w:r w:rsidR="000A329B">
          <w:rPr>
            <w:rFonts w:ascii="Times New Roman" w:hAnsi="Times New Roman" w:cs="Times New Roman"/>
          </w:rPr>
          <w:t>Bogartz</w:t>
        </w:r>
        <w:proofErr w:type="spellEnd"/>
        <w:r w:rsidR="000A329B">
          <w:rPr>
            <w:rFonts w:ascii="Times New Roman" w:hAnsi="Times New Roman" w:cs="Times New Roman"/>
          </w:rPr>
          <w:t xml:space="preserve"> et al., 2000; </w:t>
        </w:r>
      </w:ins>
      <w:ins w:id="286" w:author="Benton, Deon" w:date="2026-05-18T21:01:00Z" w16du:dateUtc="2026-05-19T02:01:00Z">
        <w:r w:rsidR="00BC4C2E">
          <w:rPr>
            <w:rFonts w:ascii="Times New Roman" w:hAnsi="Times New Roman" w:cs="Times New Roman"/>
          </w:rPr>
          <w:t>Munakata et al., 19</w:t>
        </w:r>
      </w:ins>
      <w:ins w:id="287" w:author="Benton, Deon" w:date="2026-05-18T21:02:00Z" w16du:dateUtc="2026-05-19T02:02:00Z">
        <w:r w:rsidR="00BC4C2E">
          <w:rPr>
            <w:rFonts w:ascii="Times New Roman" w:hAnsi="Times New Roman" w:cs="Times New Roman"/>
          </w:rPr>
          <w:t>97), numerical cognition (e.g., Cohen &amp; Marks, 2002)</w:t>
        </w:r>
        <w:r w:rsidR="000A329B">
          <w:rPr>
            <w:rFonts w:ascii="Times New Roman" w:hAnsi="Times New Roman" w:cs="Times New Roman"/>
          </w:rPr>
          <w:t xml:space="preserve">, among others (e.g., </w:t>
        </w:r>
      </w:ins>
      <w:ins w:id="288" w:author="Benton, Deon" w:date="2026-05-18T21:03:00Z" w16du:dateUtc="2026-05-19T02:03:00Z">
        <w:r w:rsidR="000A329B">
          <w:rPr>
            <w:rFonts w:ascii="Times New Roman" w:hAnsi="Times New Roman" w:cs="Times New Roman"/>
          </w:rPr>
          <w:t xml:space="preserve">Benton, 2025; </w:t>
        </w:r>
        <w:proofErr w:type="spellStart"/>
        <w:r w:rsidR="000A329B">
          <w:rPr>
            <w:rFonts w:ascii="Times New Roman" w:hAnsi="Times New Roman" w:cs="Times New Roman"/>
          </w:rPr>
          <w:t>Rakison</w:t>
        </w:r>
        <w:proofErr w:type="spellEnd"/>
        <w:r w:rsidR="000A329B">
          <w:rPr>
            <w:rFonts w:ascii="Times New Roman" w:hAnsi="Times New Roman" w:cs="Times New Roman"/>
          </w:rPr>
          <w:t xml:space="preserve"> &amp; </w:t>
        </w:r>
        <w:proofErr w:type="spellStart"/>
        <w:r w:rsidR="000A329B">
          <w:rPr>
            <w:rFonts w:ascii="Times New Roman" w:hAnsi="Times New Roman" w:cs="Times New Roman"/>
          </w:rPr>
          <w:t>Lupyan</w:t>
        </w:r>
        <w:proofErr w:type="spellEnd"/>
        <w:r w:rsidR="000A329B">
          <w:rPr>
            <w:rFonts w:ascii="Times New Roman" w:hAnsi="Times New Roman" w:cs="Times New Roman"/>
          </w:rPr>
          <w:t>, 2008)</w:t>
        </w:r>
      </w:ins>
      <w:ins w:id="289" w:author="Benton, Deon" w:date="2026-05-18T21:04:00Z" w16du:dateUtc="2026-05-19T02:04:00Z">
        <w:r w:rsidR="000A329B">
          <w:rPr>
            <w:rFonts w:ascii="Times New Roman" w:hAnsi="Times New Roman" w:cs="Times New Roman"/>
          </w:rPr>
          <w:t xml:space="preserve">, </w:t>
        </w:r>
      </w:ins>
      <w:r>
        <w:rPr>
          <w:rFonts w:ascii="Times New Roman" w:hAnsi="Times New Roman" w:cs="Times New Roman"/>
        </w:rPr>
        <w:t xml:space="preserve">efforts to explain </w:t>
      </w:r>
      <w:r w:rsidR="006A456E">
        <w:rPr>
          <w:rFonts w:ascii="Times New Roman" w:hAnsi="Times New Roman" w:cs="Times New Roman"/>
        </w:rPr>
        <w:t xml:space="preserve">infants’ looking behavior in studies that </w:t>
      </w:r>
      <w:r w:rsidR="00FD2210">
        <w:rPr>
          <w:rFonts w:ascii="Times New Roman" w:hAnsi="Times New Roman" w:cs="Times New Roman"/>
        </w:rPr>
        <w:t>assess their putative</w:t>
      </w:r>
      <w:r w:rsidR="00CE74CA">
        <w:rPr>
          <w:rFonts w:ascii="Times New Roman" w:hAnsi="Times New Roman" w:cs="Times New Roman"/>
        </w:rPr>
        <w:t xml:space="preserve"> </w:t>
      </w:r>
      <w:ins w:id="290" w:author="Benton, Deon" w:date="2026-05-16T15:39:00Z" w16du:dateUtc="2026-05-16T20:39:00Z">
        <w:r w:rsidR="00DB0881">
          <w:rPr>
            <w:rFonts w:ascii="Times New Roman" w:hAnsi="Times New Roman" w:cs="Times New Roman"/>
          </w:rPr>
          <w:t>action efficiency understanding</w:t>
        </w:r>
      </w:ins>
      <w:ins w:id="291" w:author="Benton, Deon" w:date="2026-05-18T21:05:00Z" w16du:dateUtc="2026-05-19T02:05:00Z">
        <w:r w:rsidR="000A329B">
          <w:rPr>
            <w:rFonts w:ascii="Times New Roman" w:hAnsi="Times New Roman" w:cs="Times New Roman"/>
          </w:rPr>
          <w:t xml:space="preserve"> </w:t>
        </w:r>
      </w:ins>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r w:rsidR="00A521F1">
        <w:rPr>
          <w:rFonts w:ascii="Times New Roman" w:hAnsi="Times New Roman" w:cs="Times New Roman"/>
        </w:rPr>
        <w:t xml:space="preserve">proposal put forward by </w:t>
      </w:r>
      <w:proofErr w:type="spellStart"/>
      <w:r w:rsidR="00EC7604">
        <w:rPr>
          <w:rFonts w:ascii="Times New Roman" w:hAnsi="Times New Roman" w:cs="Times New Roman"/>
        </w:rPr>
        <w:t>Overwalle</w:t>
      </w:r>
      <w:proofErr w:type="spellEnd"/>
      <w:r w:rsidR="00EC7604">
        <w:rPr>
          <w:rFonts w:ascii="Times New Roman" w:hAnsi="Times New Roman" w:cs="Times New Roman"/>
        </w:rPr>
        <w:t xml:space="preserve"> (2010)</w:t>
      </w:r>
      <w:r w:rsidR="00B81767">
        <w:rPr>
          <w:rFonts w:ascii="Times New Roman" w:hAnsi="Times New Roman" w:cs="Times New Roman"/>
        </w:rPr>
        <w:t>.</w:t>
      </w:r>
      <w:r w:rsidR="00B12D4A">
        <w:rPr>
          <w:rFonts w:ascii="Times New Roman" w:hAnsi="Times New Roman" w:cs="Times New Roman"/>
        </w:rPr>
        <w:t xml:space="preserve"> In contrast to the teleological stance—</w:t>
      </w:r>
      <w:r w:rsidR="00764DEC">
        <w:rPr>
          <w:rFonts w:ascii="Times New Roman" w:hAnsi="Times New Roman" w:cs="Times New Roman"/>
        </w:rPr>
        <w:t>which</w:t>
      </w:r>
      <w:r w:rsidR="00B12D4A">
        <w:rPr>
          <w:rFonts w:ascii="Times New Roman" w:hAnsi="Times New Roman" w:cs="Times New Roman"/>
        </w:rPr>
        <w:t xml:space="preserve"> presupposes </w:t>
      </w:r>
      <w:r w:rsidR="00A9104D">
        <w:rPr>
          <w:rFonts w:ascii="Times New Roman" w:hAnsi="Times New Roman" w:cs="Times New Roman"/>
        </w:rPr>
        <w:t xml:space="preserve">that infants possess </w:t>
      </w:r>
      <w:r w:rsidR="00B12D4A">
        <w:rPr>
          <w:rFonts w:ascii="Times New Roman" w:hAnsi="Times New Roman" w:cs="Times New Roman"/>
        </w:rPr>
        <w:t>a priori notion</w:t>
      </w:r>
      <w:r w:rsidR="00A9104D">
        <w:rPr>
          <w:rFonts w:ascii="Times New Roman" w:hAnsi="Times New Roman" w:cs="Times New Roman"/>
        </w:rPr>
        <w:t>s</w:t>
      </w:r>
      <w:r w:rsidR="00B12D4A">
        <w:rPr>
          <w:rFonts w:ascii="Times New Roman" w:hAnsi="Times New Roman" w:cs="Times New Roman"/>
        </w:rPr>
        <w:t xml:space="preserve"> of efficiency—</w:t>
      </w:r>
      <w:proofErr w:type="spellStart"/>
      <w:r w:rsidR="0056623D">
        <w:rPr>
          <w:rFonts w:ascii="Times New Roman" w:hAnsi="Times New Roman" w:cs="Times New Roman"/>
        </w:rPr>
        <w:t>Overwalle’s</w:t>
      </w:r>
      <w:proofErr w:type="spellEnd"/>
      <w:r w:rsidR="0056623D">
        <w:rPr>
          <w:rFonts w:ascii="Times New Roman" w:hAnsi="Times New Roman" w:cs="Times New Roman"/>
        </w:rPr>
        <w:t xml:space="preserve"> (2010) position</w:t>
      </w:r>
      <w:r w:rsidR="00C96CA7">
        <w:rPr>
          <w:rFonts w:ascii="Times New Roman" w:hAnsi="Times New Roman" w:cs="Times New Roman"/>
        </w:rPr>
        <w:t xml:space="preserve"> is that</w:t>
      </w:r>
      <w:r w:rsidR="0056623D">
        <w:rPr>
          <w:rFonts w:ascii="Times New Roman" w:hAnsi="Times New Roman" w:cs="Times New Roman"/>
        </w:rPr>
        <w:t xml:space="preserve"> </w:t>
      </w:r>
      <w:r w:rsidR="009934C6">
        <w:rPr>
          <w:rFonts w:ascii="Times New Roman" w:hAnsi="Times New Roman" w:cs="Times New Roman"/>
        </w:rPr>
        <w:t>infants learn through experience that</w:t>
      </w:r>
      <w:r w:rsidR="00A9104D">
        <w:rPr>
          <w:rFonts w:ascii="Times New Roman" w:hAnsi="Times New Roman" w:cs="Times New Roman"/>
        </w:rPr>
        <w:t xml:space="preserve"> agents</w:t>
      </w:r>
      <w:r w:rsidR="00B12D4A">
        <w:rPr>
          <w:rFonts w:ascii="Times New Roman" w:hAnsi="Times New Roman" w:cs="Times New Roman"/>
        </w:rPr>
        <w:t xml:space="preserve"> follow some but not other trajectories to reach </w:t>
      </w:r>
      <w:r w:rsidR="00A119B5">
        <w:rPr>
          <w:rFonts w:ascii="Times New Roman" w:hAnsi="Times New Roman" w:cs="Times New Roman"/>
        </w:rPr>
        <w:t>a goal</w:t>
      </w:r>
      <w:r w:rsidR="00B12D4A">
        <w:rPr>
          <w:rFonts w:ascii="Times New Roman" w:hAnsi="Times New Roman" w:cs="Times New Roman"/>
        </w:rPr>
        <w:t>.</w:t>
      </w:r>
      <w:r w:rsidR="00C96CA7">
        <w:rPr>
          <w:rFonts w:ascii="Times New Roman" w:hAnsi="Times New Roman" w:cs="Times New Roman"/>
        </w:rPr>
        <w:t xml:space="preserve"> An action is thus seen as efficient if aligns with the typical trajectory that an agent takes to obtain a goal; </w:t>
      </w:r>
      <w:r w:rsidR="00932664">
        <w:rPr>
          <w:rFonts w:ascii="Times New Roman" w:hAnsi="Times New Roman" w:cs="Times New Roman"/>
        </w:rPr>
        <w:t xml:space="preserve">an </w:t>
      </w:r>
      <w:r w:rsidR="00BA00C2">
        <w:rPr>
          <w:rFonts w:ascii="Times New Roman" w:hAnsi="Times New Roman" w:cs="Times New Roman"/>
        </w:rPr>
        <w:t>action that deviate</w:t>
      </w:r>
      <w:r w:rsidR="00932664">
        <w:rPr>
          <w:rFonts w:ascii="Times New Roman" w:hAnsi="Times New Roman" w:cs="Times New Roman"/>
        </w:rPr>
        <w:t>s</w:t>
      </w:r>
      <w:r w:rsidR="00BA00C2">
        <w:rPr>
          <w:rFonts w:ascii="Times New Roman" w:hAnsi="Times New Roman" w:cs="Times New Roman"/>
        </w:rPr>
        <w:t xml:space="preserve"> from </w:t>
      </w:r>
      <w:r w:rsidR="00932664">
        <w:rPr>
          <w:rFonts w:ascii="Times New Roman" w:hAnsi="Times New Roman" w:cs="Times New Roman"/>
        </w:rPr>
        <w:t xml:space="preserve">this trajectory is </w:t>
      </w:r>
      <w:r w:rsidR="00BA00C2">
        <w:rPr>
          <w:rFonts w:ascii="Times New Roman" w:hAnsi="Times New Roman" w:cs="Times New Roman"/>
        </w:rPr>
        <w:t>seen as inefficient</w:t>
      </w:r>
      <w:r w:rsidR="00C96CA7">
        <w:rPr>
          <w:rFonts w:ascii="Times New Roman" w:hAnsi="Times New Roman" w:cs="Times New Roman"/>
        </w:rPr>
        <w:t xml:space="preserve">. </w:t>
      </w:r>
      <w:proofErr w:type="spellStart"/>
      <w:r w:rsidR="00C96CA7">
        <w:rPr>
          <w:rFonts w:ascii="Times New Roman" w:hAnsi="Times New Roman" w:cs="Times New Roman"/>
        </w:rPr>
        <w:t>Overwalle</w:t>
      </w:r>
      <w:proofErr w:type="spellEnd"/>
      <w:r w:rsidR="00C96CA7">
        <w:rPr>
          <w:rFonts w:ascii="Times New Roman" w:hAnsi="Times New Roman" w:cs="Times New Roman"/>
        </w:rPr>
        <w:t xml:space="preserve"> (2010) argued that </w:t>
      </w:r>
      <w:r w:rsidR="00BA00C2">
        <w:rPr>
          <w:rFonts w:ascii="Times New Roman" w:hAnsi="Times New Roman" w:cs="Times New Roman"/>
        </w:rPr>
        <w:t>such learning is achieved</w:t>
      </w:r>
      <w:r w:rsidR="00C96CA7">
        <w:rPr>
          <w:rFonts w:ascii="Times New Roman" w:hAnsi="Times New Roman" w:cs="Times New Roman"/>
        </w:rPr>
        <w:t xml:space="preserve"> mechanistically via a forward model. </w:t>
      </w:r>
      <w:r w:rsidR="0056623D">
        <w:rPr>
          <w:rFonts w:ascii="Times New Roman" w:hAnsi="Times New Roman" w:cs="Times New Roman"/>
        </w:rPr>
        <w:t xml:space="preserve">The idea </w:t>
      </w:r>
      <w:r w:rsidR="00964B4C">
        <w:rPr>
          <w:rFonts w:ascii="Times New Roman" w:hAnsi="Times New Roman" w:cs="Times New Roman"/>
        </w:rPr>
        <w:t>is</w:t>
      </w:r>
      <w:r w:rsidR="0056623D">
        <w:rPr>
          <w:rFonts w:ascii="Times New Roman" w:hAnsi="Times New Roman" w:cs="Times New Roman"/>
        </w:rPr>
        <w:t xml:space="preserve"> that</w:t>
      </w:r>
      <w:r w:rsidR="00BA00C2">
        <w:rPr>
          <w:rFonts w:ascii="Times New Roman" w:hAnsi="Times New Roman" w:cs="Times New Roman"/>
        </w:rPr>
        <w:t xml:space="preserve"> </w:t>
      </w:r>
      <w:r w:rsidR="00186981">
        <w:rPr>
          <w:rFonts w:ascii="Times New Roman" w:hAnsi="Times New Roman" w:cs="Times New Roman"/>
        </w:rPr>
        <w:t xml:space="preserve">as </w:t>
      </w:r>
      <w:r w:rsidR="00BA00C2">
        <w:rPr>
          <w:rFonts w:ascii="Times New Roman" w:hAnsi="Times New Roman" w:cs="Times New Roman"/>
        </w:rPr>
        <w:t xml:space="preserve">infants watch agents follow </w:t>
      </w:r>
      <w:proofErr w:type="gramStart"/>
      <w:r w:rsidR="00BA00C2">
        <w:rPr>
          <w:rFonts w:ascii="Times New Roman" w:hAnsi="Times New Roman" w:cs="Times New Roman"/>
        </w:rPr>
        <w:t>particular paths</w:t>
      </w:r>
      <w:proofErr w:type="gramEnd"/>
      <w:r w:rsidR="00BA00C2">
        <w:rPr>
          <w:rFonts w:ascii="Times New Roman" w:hAnsi="Times New Roman" w:cs="Times New Roman"/>
        </w:rPr>
        <w:t xml:space="preserve"> to obtain a goal</w:t>
      </w:r>
      <w:r w:rsidR="0056623D">
        <w:rPr>
          <w:rFonts w:ascii="Times New Roman" w:hAnsi="Times New Roman" w:cs="Times New Roman"/>
        </w:rPr>
        <w:t xml:space="preserve">, </w:t>
      </w:r>
      <w:r w:rsidR="003C6979">
        <w:rPr>
          <w:rFonts w:ascii="Times New Roman" w:hAnsi="Times New Roman" w:cs="Times New Roman"/>
        </w:rPr>
        <w:t>corresponding internal representations are established that</w:t>
      </w:r>
      <w:r w:rsidR="00FD2210">
        <w:rPr>
          <w:rFonts w:ascii="Times New Roman" w:hAnsi="Times New Roman" w:cs="Times New Roman"/>
        </w:rPr>
        <w:t xml:space="preserve">, with time, resemble the </w:t>
      </w:r>
      <w:r w:rsidR="003C6979">
        <w:rPr>
          <w:rFonts w:ascii="Times New Roman" w:hAnsi="Times New Roman" w:cs="Times New Roman"/>
        </w:rPr>
        <w:t xml:space="preserve">visible state of the world at each point along </w:t>
      </w:r>
      <w:r w:rsidR="00FD2210">
        <w:rPr>
          <w:rFonts w:ascii="Times New Roman" w:hAnsi="Times New Roman" w:cs="Times New Roman"/>
        </w:rPr>
        <w:t>an agent’s</w:t>
      </w:r>
      <w:r w:rsidR="003C6979">
        <w:rPr>
          <w:rFonts w:ascii="Times New Roman" w:hAnsi="Times New Roman" w:cs="Times New Roman"/>
        </w:rPr>
        <w:t xml:space="preserve"> action trajector</w:t>
      </w:r>
      <w:r w:rsidR="00E837A3">
        <w:rPr>
          <w:rFonts w:ascii="Times New Roman" w:hAnsi="Times New Roman" w:cs="Times New Roman"/>
        </w:rPr>
        <w:t>y</w:t>
      </w:r>
      <w:r w:rsidR="003C6979">
        <w:rPr>
          <w:rFonts w:ascii="Times New Roman" w:hAnsi="Times New Roman" w:cs="Times New Roman"/>
        </w:rPr>
        <w:t xml:space="preserve">. </w:t>
      </w:r>
      <w:r w:rsidR="002C4C55">
        <w:rPr>
          <w:rFonts w:ascii="Times New Roman" w:hAnsi="Times New Roman" w:cs="Times New Roman"/>
        </w:rPr>
        <w:t xml:space="preserve">On this view, then, </w:t>
      </w:r>
      <w:r w:rsidR="003C6979">
        <w:rPr>
          <w:rFonts w:ascii="Times New Roman" w:hAnsi="Times New Roman" w:cs="Times New Roman"/>
        </w:rPr>
        <w:t xml:space="preserve">infants </w:t>
      </w:r>
      <w:r w:rsidR="000A37B5">
        <w:rPr>
          <w:rFonts w:ascii="Times New Roman" w:hAnsi="Times New Roman" w:cs="Times New Roman"/>
        </w:rPr>
        <w:t xml:space="preserve">are not actually predicting the agent’s position on the </w:t>
      </w:r>
      <w:r w:rsidR="000A37B5">
        <w:rPr>
          <w:rFonts w:ascii="Times New Roman" w:hAnsi="Times New Roman" w:cs="Times New Roman"/>
        </w:rPr>
        <w:lastRenderedPageBreak/>
        <w:t>trajectory at the next point in time given its current position in time; instead,</w:t>
      </w:r>
      <w:r w:rsidR="00D031BC">
        <w:rPr>
          <w:rFonts w:ascii="Times New Roman" w:hAnsi="Times New Roman" w:cs="Times New Roman"/>
        </w:rPr>
        <w:t xml:space="preserve"> </w:t>
      </w:r>
      <w:r w:rsidR="003C6979">
        <w:rPr>
          <w:rFonts w:ascii="Times New Roman" w:hAnsi="Times New Roman" w:cs="Times New Roman"/>
        </w:rPr>
        <w:t>infants are learning internal representations that faithfully capture the</w:t>
      </w:r>
      <w:r w:rsidR="002C4C55">
        <w:rPr>
          <w:rFonts w:ascii="Times New Roman" w:hAnsi="Times New Roman" w:cs="Times New Roman"/>
        </w:rPr>
        <w:t xml:space="preserve"> visible state of the</w:t>
      </w:r>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w:t>
      </w:r>
    </w:p>
    <w:p w14:paraId="0CC76AEF" w14:textId="68364F7B" w:rsidR="00B95495" w:rsidRDefault="00861E76" w:rsidP="00780892">
      <w:pPr>
        <w:spacing w:line="480" w:lineRule="auto"/>
        <w:ind w:firstLine="720"/>
        <w:contextualSpacing/>
        <w:rPr>
          <w:ins w:id="292" w:author="Benton, Deon" w:date="2026-05-19T17:48:00Z" w16du:dateUtc="2026-05-19T22:48:00Z"/>
          <w:rFonts w:ascii="Times New Roman" w:hAnsi="Times New Roman" w:cs="Times New Roman"/>
        </w:rPr>
      </w:pPr>
      <w:r>
        <w:rPr>
          <w:rFonts w:ascii="Times New Roman" w:hAnsi="Times New Roman" w:cs="Times New Roman"/>
        </w:rPr>
        <w:t xml:space="preserve"> </w:t>
      </w:r>
      <w:proofErr w:type="spellStart"/>
      <w:ins w:id="293" w:author="Benton, Deon" w:date="2026-05-19T17:48:00Z" w16du:dateUtc="2026-05-19T22:48:00Z">
        <w:r w:rsidR="00B95495" w:rsidRPr="00B95495">
          <w:rPr>
            <w:rFonts w:ascii="Times New Roman" w:hAnsi="Times New Roman" w:cs="Times New Roman"/>
          </w:rPr>
          <w:t>Overwalle</w:t>
        </w:r>
        <w:proofErr w:type="spellEnd"/>
        <w:r w:rsidR="00B95495" w:rsidRPr="00B95495">
          <w:rPr>
            <w:rFonts w:ascii="Times New Roman" w:hAnsi="Times New Roman" w:cs="Times New Roman"/>
          </w:rPr>
          <w:t xml:space="preserve"> (2010) showed that a connectionist implementation of this proposal could reproduce infants’ looking behavior in Gergely et al. (1995). </w:t>
        </w:r>
        <w:r w:rsidR="006E183D">
          <w:rPr>
            <w:rFonts w:ascii="Times New Roman" w:hAnsi="Times New Roman" w:cs="Times New Roman"/>
          </w:rPr>
          <w:t>Networks were</w:t>
        </w:r>
        <w:r w:rsidR="00B95495" w:rsidRPr="00B95495">
          <w:rPr>
            <w:rFonts w:ascii="Times New Roman" w:hAnsi="Times New Roman" w:cs="Times New Roman"/>
          </w:rPr>
          <w:t xml:space="preserve"> </w:t>
        </w:r>
      </w:ins>
      <w:ins w:id="294" w:author="Benton, Deon" w:date="2026-05-19T17:49:00Z" w16du:dateUtc="2026-05-19T22:49:00Z">
        <w:r w:rsidR="006E183D">
          <w:rPr>
            <w:rFonts w:ascii="Times New Roman" w:hAnsi="Times New Roman" w:cs="Times New Roman"/>
          </w:rPr>
          <w:t>“</w:t>
        </w:r>
      </w:ins>
      <w:ins w:id="295" w:author="Benton, Deon" w:date="2026-05-19T17:48:00Z" w16du:dateUtc="2026-05-19T22:48:00Z">
        <w:r w:rsidR="00B95495" w:rsidRPr="00B95495">
          <w:rPr>
            <w:rFonts w:ascii="Times New Roman" w:hAnsi="Times New Roman" w:cs="Times New Roman"/>
          </w:rPr>
          <w:t>habituated</w:t>
        </w:r>
      </w:ins>
      <w:ins w:id="296" w:author="Benton, Deon" w:date="2026-05-19T17:49:00Z" w16du:dateUtc="2026-05-19T22:49:00Z">
        <w:r w:rsidR="006E183D">
          <w:rPr>
            <w:rFonts w:ascii="Times New Roman" w:hAnsi="Times New Roman" w:cs="Times New Roman"/>
          </w:rPr>
          <w:t>”</w:t>
        </w:r>
      </w:ins>
      <w:ins w:id="297" w:author="Benton, Deon" w:date="2026-05-19T17:48:00Z" w16du:dateUtc="2026-05-19T22:48:00Z">
        <w:r w:rsidR="00B95495" w:rsidRPr="00B95495">
          <w:rPr>
            <w:rFonts w:ascii="Times New Roman" w:hAnsi="Times New Roman" w:cs="Times New Roman"/>
          </w:rPr>
          <w:t xml:space="preserve"> to an event in which an agent followed an arced trajectory to reach a goal</w:t>
        </w:r>
      </w:ins>
      <w:ins w:id="298" w:author="Benton, Deon" w:date="2026-05-19T17:49:00Z" w16du:dateUtc="2026-05-19T22:49:00Z">
        <w:r w:rsidR="006E183D">
          <w:rPr>
            <w:rFonts w:ascii="Times New Roman" w:hAnsi="Times New Roman" w:cs="Times New Roman"/>
          </w:rPr>
          <w:t>; this was done</w:t>
        </w:r>
      </w:ins>
      <w:ins w:id="299" w:author="Benton, Deon" w:date="2026-05-19T17:48:00Z" w16du:dateUtc="2026-05-19T22:48:00Z">
        <w:r w:rsidR="00B95495" w:rsidRPr="00B95495">
          <w:rPr>
            <w:rFonts w:ascii="Times New Roman" w:hAnsi="Times New Roman" w:cs="Times New Roman"/>
          </w:rPr>
          <w:t xml:space="preserve"> either in the presence or absence of a barrier. </w:t>
        </w:r>
      </w:ins>
      <w:ins w:id="300" w:author="Benton, Deon" w:date="2026-05-19T17:49:00Z" w16du:dateUtc="2026-05-19T22:49:00Z">
        <w:r w:rsidR="006E183D">
          <w:rPr>
            <w:rFonts w:ascii="Times New Roman" w:hAnsi="Times New Roman" w:cs="Times New Roman"/>
          </w:rPr>
          <w:t>Networks—like infants—were then</w:t>
        </w:r>
      </w:ins>
      <w:ins w:id="301" w:author="Benton, Deon" w:date="2026-05-19T17:48:00Z" w16du:dateUtc="2026-05-19T22:48:00Z">
        <w:r w:rsidR="00B95495" w:rsidRPr="00B95495">
          <w:rPr>
            <w:rFonts w:ascii="Times New Roman" w:hAnsi="Times New Roman" w:cs="Times New Roman"/>
          </w:rPr>
          <w:t xml:space="preserve"> shown barrierless straight and curved test events. The model reproduced infants’ tendency to show greater looking to the inefficient curved test event following habituation to the constrained action event.</w:t>
        </w:r>
        <w:r w:rsidR="00B95495">
          <w:rPr>
            <w:rFonts w:ascii="Times New Roman" w:hAnsi="Times New Roman" w:cs="Times New Roman"/>
          </w:rPr>
          <w:t xml:space="preserve"> </w:t>
        </w:r>
      </w:ins>
    </w:p>
    <w:p w14:paraId="1C0B2AC2" w14:textId="4F72A149" w:rsidR="004D54DA" w:rsidRDefault="00DA57F6" w:rsidP="0078089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Although </w:t>
      </w:r>
      <w:r w:rsidR="005416F9">
        <w:rPr>
          <w:rFonts w:ascii="Times New Roman" w:hAnsi="Times New Roman" w:cs="Times New Roman"/>
        </w:rPr>
        <w:t>these</w:t>
      </w:r>
      <w:r>
        <w:rPr>
          <w:rFonts w:ascii="Times New Roman" w:hAnsi="Times New Roman" w:cs="Times New Roman"/>
        </w:rPr>
        <w:t xml:space="preserve"> </w:t>
      </w:r>
      <w:r w:rsidR="000B60E2">
        <w:rPr>
          <w:rFonts w:ascii="Times New Roman" w:hAnsi="Times New Roman" w:cs="Times New Roman"/>
        </w:rPr>
        <w:t>results suggest</w:t>
      </w:r>
      <w:r w:rsidR="00CA7B39">
        <w:rPr>
          <w:rFonts w:ascii="Times New Roman" w:hAnsi="Times New Roman" w:cs="Times New Roman"/>
        </w:rPr>
        <w:t xml:space="preserve"> that</w:t>
      </w:r>
      <w:r w:rsidR="000B60E2">
        <w:rPr>
          <w:rFonts w:ascii="Times New Roman" w:hAnsi="Times New Roman" w:cs="Times New Roman"/>
        </w:rPr>
        <w:t xml:space="preserve"> </w:t>
      </w:r>
      <w:proofErr w:type="spellStart"/>
      <w:r w:rsidR="005416F9">
        <w:rPr>
          <w:rFonts w:ascii="Times New Roman" w:hAnsi="Times New Roman" w:cs="Times New Roman"/>
        </w:rPr>
        <w:t>Overwalle’s</w:t>
      </w:r>
      <w:proofErr w:type="spellEnd"/>
      <w:r w:rsidR="005416F9">
        <w:rPr>
          <w:rFonts w:ascii="Times New Roman" w:hAnsi="Times New Roman" w:cs="Times New Roman"/>
        </w:rPr>
        <w:t xml:space="preserve"> (2010) account is sufficient to explain </w:t>
      </w:r>
      <w:r w:rsidR="005E149F">
        <w:rPr>
          <w:rFonts w:ascii="Times New Roman" w:hAnsi="Times New Roman" w:cs="Times New Roman"/>
        </w:rPr>
        <w:t>infants’ looking responses in Gergely et al. (1995)</w:t>
      </w:r>
      <w:r w:rsidR="005416F9">
        <w:rPr>
          <w:rFonts w:ascii="Times New Roman" w:hAnsi="Times New Roman" w:cs="Times New Roman"/>
        </w:rPr>
        <w:t xml:space="preserve">, </w:t>
      </w:r>
      <w:ins w:id="302" w:author="Benton, Deon" w:date="2026-05-19T17:56:00Z" w16du:dateUtc="2026-05-19T22:56:00Z">
        <w:r w:rsidR="00B07D54">
          <w:rPr>
            <w:rFonts w:ascii="Times New Roman" w:hAnsi="Times New Roman" w:cs="Times New Roman"/>
          </w:rPr>
          <w:t>there are several reasons to exercise caution before accepting his proposal</w:t>
        </w:r>
      </w:ins>
      <w:r w:rsidR="005F2CF5">
        <w:rPr>
          <w:rFonts w:ascii="Times New Roman" w:hAnsi="Times New Roman" w:cs="Times New Roman"/>
        </w:rPr>
        <w:t>.</w:t>
      </w:r>
      <w:r w:rsidR="008E542C">
        <w:rPr>
          <w:rFonts w:ascii="Times New Roman" w:hAnsi="Times New Roman" w:cs="Times New Roman"/>
        </w:rPr>
        <w:t xml:space="preserve"> </w:t>
      </w:r>
      <w:ins w:id="303" w:author="Benton, Deon" w:date="2026-05-19T18:03:00Z" w16du:dateUtc="2026-05-19T23:03:00Z">
        <w:r w:rsidR="00D36BBD">
          <w:rPr>
            <w:rFonts w:ascii="Times New Roman" w:hAnsi="Times New Roman" w:cs="Times New Roman"/>
          </w:rPr>
          <w:t>The first concern is that the</w:t>
        </w:r>
      </w:ins>
      <w:r w:rsidR="005F2CF5">
        <w:rPr>
          <w:rFonts w:ascii="Times New Roman" w:hAnsi="Times New Roman" w:cs="Times New Roman"/>
        </w:rPr>
        <w:t xml:space="preserve"> model</w:t>
      </w:r>
      <w:r w:rsidR="005E149F">
        <w:rPr>
          <w:rFonts w:ascii="Times New Roman" w:hAnsi="Times New Roman" w:cs="Times New Roman"/>
        </w:rPr>
        <w:t xml:space="preserve"> lacked</w:t>
      </w:r>
      <w:r w:rsidR="009202A3">
        <w:rPr>
          <w:rFonts w:ascii="Times New Roman" w:hAnsi="Times New Roman" w:cs="Times New Roman"/>
        </w:rPr>
        <w:t xml:space="preserve"> any action experience prior to </w:t>
      </w:r>
      <w:r w:rsidR="005E149F">
        <w:rPr>
          <w:rFonts w:ascii="Times New Roman" w:hAnsi="Times New Roman" w:cs="Times New Roman"/>
        </w:rPr>
        <w:t>participation</w:t>
      </w:r>
      <w:r w:rsidR="005F2CF5">
        <w:rPr>
          <w:rFonts w:ascii="Times New Roman" w:hAnsi="Times New Roman" w:cs="Times New Roman"/>
        </w:rPr>
        <w:t xml:space="preserve"> in a</w:t>
      </w:r>
      <w:r w:rsidR="009202A3">
        <w:rPr>
          <w:rFonts w:ascii="Times New Roman" w:hAnsi="Times New Roman" w:cs="Times New Roman"/>
        </w:rPr>
        <w:t xml:space="preserve"> simulation analogue of Gergely et al. (1995</w:t>
      </w:r>
      <w:r w:rsidR="007A106B">
        <w:rPr>
          <w:rFonts w:ascii="Times New Roman" w:hAnsi="Times New Roman" w:cs="Times New Roman"/>
        </w:rPr>
        <w:t>)</w:t>
      </w:r>
      <w:r w:rsidR="005F2CF5">
        <w:rPr>
          <w:rFonts w:ascii="Times New Roman" w:hAnsi="Times New Roman" w:cs="Times New Roman"/>
        </w:rPr>
        <w:t xml:space="preserve">. </w:t>
      </w:r>
      <w:ins w:id="304" w:author="Benton, Deon" w:date="2026-05-19T17:58:00Z" w16du:dateUtc="2026-05-19T22:58:00Z">
        <w:r w:rsidR="00200667">
          <w:rPr>
            <w:rFonts w:ascii="Times New Roman" w:hAnsi="Times New Roman" w:cs="Times New Roman"/>
          </w:rPr>
          <w:t>A consequence of this is that the model could not draw on prior action observation experience when processing habituation and test events. Yet such experience may be precisely what is needed to account for</w:t>
        </w:r>
      </w:ins>
      <w:ins w:id="305" w:author="Benton, Deon" w:date="2026-05-19T17:57:00Z" w16du:dateUtc="2026-05-19T22:57:00Z">
        <w:r w:rsidR="00200667">
          <w:rPr>
            <w:rFonts w:ascii="Times New Roman" w:hAnsi="Times New Roman" w:cs="Times New Roman"/>
          </w:rPr>
          <w:t xml:space="preserve"> findings like that by</w:t>
        </w:r>
      </w:ins>
      <w:r w:rsidR="005541AB" w:rsidRPr="005541AB">
        <w:rPr>
          <w:rFonts w:ascii="Times New Roman" w:eastAsia="Times New Roman" w:hAnsi="Times New Roman" w:cs="Times New Roman"/>
        </w:rPr>
        <w:t xml:space="preserve"> </w:t>
      </w:r>
      <w:proofErr w:type="spellStart"/>
      <w:r w:rsidR="005541AB">
        <w:rPr>
          <w:rFonts w:ascii="Times New Roman" w:hAnsi="Times New Roman" w:cs="Times New Roman"/>
        </w:rPr>
        <w:t>Csibra</w:t>
      </w:r>
      <w:proofErr w:type="spellEnd"/>
      <w:r w:rsidR="005541AB">
        <w:rPr>
          <w:rFonts w:ascii="Times New Roman" w:hAnsi="Times New Roman" w:cs="Times New Roman"/>
        </w:rPr>
        <w:t xml:space="preserve"> et al. (2003). </w:t>
      </w:r>
      <w:r w:rsidR="0095228B">
        <w:rPr>
          <w:rFonts w:ascii="Times New Roman" w:hAnsi="Times New Roman" w:cs="Times New Roman"/>
        </w:rPr>
        <w:t xml:space="preserve">In one of their experiments, </w:t>
      </w:r>
      <w:r w:rsidR="00DE5587">
        <w:rPr>
          <w:rFonts w:ascii="Times New Roman" w:hAnsi="Times New Roman" w:cs="Times New Roman"/>
        </w:rPr>
        <w:t>12-month-olds</w:t>
      </w:r>
      <w:r w:rsidR="0095228B">
        <w:rPr>
          <w:rFonts w:ascii="Times New Roman" w:hAnsi="Times New Roman" w:cs="Times New Roman"/>
        </w:rPr>
        <w:t xml:space="preserve"> were habituated to an event like that shown in the Experimental condition in Gergely et al. (1995) except that the barrier was hidden behind an opaque screen. </w:t>
      </w:r>
      <w:r w:rsidR="005E149F">
        <w:rPr>
          <w:rFonts w:ascii="Times New Roman" w:hAnsi="Times New Roman" w:cs="Times New Roman"/>
        </w:rPr>
        <w:t>Infants could nonetheless</w:t>
      </w:r>
      <w:r w:rsidR="0095228B">
        <w:rPr>
          <w:rFonts w:ascii="Times New Roman" w:hAnsi="Times New Roman" w:cs="Times New Roman"/>
        </w:rPr>
        <w:t xml:space="preserve"> still see the second object and </w:t>
      </w:r>
      <w:r w:rsidR="009F17EA">
        <w:rPr>
          <w:rFonts w:ascii="Times New Roman" w:hAnsi="Times New Roman" w:cs="Times New Roman"/>
        </w:rPr>
        <w:t xml:space="preserve">the apex of the arced motion </w:t>
      </w:r>
      <w:r w:rsidR="005E149F">
        <w:rPr>
          <w:rFonts w:ascii="Times New Roman" w:hAnsi="Times New Roman" w:cs="Times New Roman"/>
        </w:rPr>
        <w:t>path</w:t>
      </w:r>
      <w:r w:rsidR="0095228B">
        <w:rPr>
          <w:rFonts w:ascii="Times New Roman" w:hAnsi="Times New Roman" w:cs="Times New Roman"/>
        </w:rPr>
        <w:t xml:space="preserve"> as it moved to reach the second object. Infants were</w:t>
      </w:r>
      <w:ins w:id="306" w:author="Benton, Deon" w:date="2026-05-19T18:00:00Z" w16du:dateUtc="2026-05-19T23:00:00Z">
        <w:r w:rsidR="00E37C6E">
          <w:rPr>
            <w:rFonts w:ascii="Times New Roman" w:hAnsi="Times New Roman" w:cs="Times New Roman"/>
          </w:rPr>
          <w:t xml:space="preserve"> found to look longer when the first object followed the same path in the absence of an obstacle th</w:t>
        </w:r>
      </w:ins>
      <w:ins w:id="307" w:author="Benton, Deon" w:date="2026-05-19T18:01:00Z" w16du:dateUtc="2026-05-19T23:01:00Z">
        <w:r w:rsidR="00E37C6E">
          <w:rPr>
            <w:rFonts w:ascii="Times New Roman" w:hAnsi="Times New Roman" w:cs="Times New Roman"/>
          </w:rPr>
          <w:t xml:space="preserve">an when it did so in </w:t>
        </w:r>
        <w:r w:rsidR="00D36BBD">
          <w:rPr>
            <w:rFonts w:ascii="Times New Roman" w:hAnsi="Times New Roman" w:cs="Times New Roman"/>
          </w:rPr>
          <w:t>the presence of one.</w:t>
        </w:r>
      </w:ins>
      <w:ins w:id="308" w:author="Benton, Deon" w:date="2026-05-19T18:02:00Z" w16du:dateUtc="2026-05-19T23:02:00Z">
        <w:r w:rsidR="00D36BBD">
          <w:rPr>
            <w:rFonts w:ascii="Times New Roman" w:hAnsi="Times New Roman" w:cs="Times New Roman"/>
          </w:rPr>
          <w:t xml:space="preserve"> </w:t>
        </w:r>
      </w:ins>
      <w:proofErr w:type="spellStart"/>
      <w:r w:rsidR="005E149F">
        <w:rPr>
          <w:rFonts w:ascii="Times New Roman" w:hAnsi="Times New Roman" w:cs="Times New Roman"/>
        </w:rPr>
        <w:t>Overwalle’s</w:t>
      </w:r>
      <w:proofErr w:type="spellEnd"/>
      <w:r w:rsidR="005E149F">
        <w:rPr>
          <w:rFonts w:ascii="Times New Roman" w:hAnsi="Times New Roman" w:cs="Times New Roman"/>
        </w:rPr>
        <w:t xml:space="preserve"> (2010)</w:t>
      </w:r>
      <w:ins w:id="309" w:author="Benton, Deon" w:date="2026-05-19T18:02:00Z" w16du:dateUtc="2026-05-19T23:02:00Z">
        <w:r w:rsidR="00D36BBD">
          <w:rPr>
            <w:rFonts w:ascii="Times New Roman" w:hAnsi="Times New Roman" w:cs="Times New Roman"/>
          </w:rPr>
          <w:t xml:space="preserve"> model</w:t>
        </w:r>
      </w:ins>
      <w:r w:rsidR="005E149F">
        <w:rPr>
          <w:rFonts w:ascii="Times New Roman" w:hAnsi="Times New Roman" w:cs="Times New Roman"/>
        </w:rPr>
        <w:t xml:space="preserve"> might be expected to struggle to account for this </w:t>
      </w:r>
      <w:ins w:id="310" w:author="Benton, Deon" w:date="2026-05-19T18:02:00Z" w16du:dateUtc="2026-05-19T23:02:00Z">
        <w:r w:rsidR="00D36BBD">
          <w:rPr>
            <w:rFonts w:ascii="Times New Roman" w:hAnsi="Times New Roman" w:cs="Times New Roman"/>
          </w:rPr>
          <w:t>finding</w:t>
        </w:r>
      </w:ins>
      <w:r w:rsidR="005E149F">
        <w:rPr>
          <w:rFonts w:ascii="Times New Roman" w:hAnsi="Times New Roman" w:cs="Times New Roman"/>
        </w:rPr>
        <w:t xml:space="preserve"> because doing so would entail</w:t>
      </w:r>
      <w:r w:rsidR="00EE368D">
        <w:rPr>
          <w:rFonts w:ascii="Times New Roman" w:hAnsi="Times New Roman" w:cs="Times New Roman"/>
        </w:rPr>
        <w:t xml:space="preserve"> </w:t>
      </w:r>
      <w:r w:rsidR="00B00200" w:rsidRPr="00B00200">
        <w:rPr>
          <w:rFonts w:ascii="Times New Roman" w:eastAsia="Times New Roman" w:hAnsi="Times New Roman" w:cs="Times New Roman"/>
        </w:rPr>
        <w:t>spontaneously</w:t>
      </w:r>
      <w:r w:rsidR="005E149F">
        <w:rPr>
          <w:rFonts w:ascii="Times New Roman" w:eastAsia="Times New Roman" w:hAnsi="Times New Roman" w:cs="Times New Roman"/>
        </w:rPr>
        <w:t xml:space="preserve"> inferring</w:t>
      </w:r>
      <w:r w:rsidR="00173688">
        <w:rPr>
          <w:rFonts w:ascii="Times New Roman" w:eastAsia="Times New Roman" w:hAnsi="Times New Roman" w:cs="Times New Roman"/>
        </w:rPr>
        <w:t xml:space="preserve"> aspects</w:t>
      </w:r>
      <w:r w:rsidR="00B00200" w:rsidRPr="00B00200">
        <w:rPr>
          <w:rFonts w:ascii="Times New Roman" w:eastAsia="Times New Roman" w:hAnsi="Times New Roman" w:cs="Times New Roman"/>
        </w:rPr>
        <w:t xml:space="preserve"> of the visual array that were </w:t>
      </w:r>
      <w:r w:rsidR="00EE368D">
        <w:rPr>
          <w:rFonts w:ascii="Times New Roman" w:eastAsia="Times New Roman" w:hAnsi="Times New Roman" w:cs="Times New Roman"/>
        </w:rPr>
        <w:t>notably absent during the habituation phase</w:t>
      </w:r>
      <w:r w:rsidR="00DC0A12">
        <w:rPr>
          <w:rFonts w:ascii="Times New Roman" w:eastAsia="Times New Roman" w:hAnsi="Times New Roman" w:cs="Times New Roman"/>
        </w:rPr>
        <w:t xml:space="preserve">. </w:t>
      </w:r>
    </w:p>
    <w:p w14:paraId="4E21B9CB" w14:textId="07998C58" w:rsidR="005A1669" w:rsidRDefault="004D54DA" w:rsidP="007808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The second concern relates to the role that agents and goals play in </w:t>
      </w:r>
      <w:proofErr w:type="spellStart"/>
      <w:r>
        <w:rPr>
          <w:rFonts w:ascii="Times New Roman" w:eastAsia="Times New Roman" w:hAnsi="Times New Roman" w:cs="Times New Roman"/>
        </w:rPr>
        <w:t>Overwalle’s</w:t>
      </w:r>
      <w:proofErr w:type="spellEnd"/>
      <w:r>
        <w:rPr>
          <w:rFonts w:ascii="Times New Roman" w:eastAsia="Times New Roman" w:hAnsi="Times New Roman" w:cs="Times New Roman"/>
        </w:rPr>
        <w:t xml:space="preserve"> (2010) account. Although t</w:t>
      </w:r>
      <w:ins w:id="311" w:author="Benton, Deon" w:date="2026-05-19T18:03:00Z" w16du:dateUtc="2026-05-19T23:03:00Z">
        <w:r w:rsidR="001E7EFE">
          <w:rPr>
            <w:rFonts w:ascii="Times New Roman" w:eastAsia="Times New Roman" w:hAnsi="Times New Roman" w:cs="Times New Roman"/>
          </w:rPr>
          <w:t xml:space="preserve">his account maintains that </w:t>
        </w:r>
      </w:ins>
      <w:r>
        <w:rPr>
          <w:rFonts w:ascii="Times New Roman" w:eastAsia="Times New Roman" w:hAnsi="Times New Roman" w:cs="Times New Roman"/>
        </w:rPr>
        <w:t>infants</w:t>
      </w:r>
      <w:r w:rsidR="00BC285A">
        <w:rPr>
          <w:rFonts w:ascii="Times New Roman" w:eastAsia="Times New Roman" w:hAnsi="Times New Roman" w:cs="Times New Roman"/>
        </w:rPr>
        <w:t xml:space="preserve"> learn through experience that some actions are more efficient ways </w:t>
      </w:r>
      <w:ins w:id="312" w:author="Benton, Deon" w:date="2026-05-19T18:04:00Z" w16du:dateUtc="2026-05-19T23:04:00Z">
        <w:r w:rsidR="001E7EFE">
          <w:rPr>
            <w:rFonts w:ascii="Times New Roman" w:eastAsia="Times New Roman" w:hAnsi="Times New Roman" w:cs="Times New Roman"/>
          </w:rPr>
          <w:t>of achieving</w:t>
        </w:r>
      </w:ins>
      <w:r w:rsidR="00BC285A">
        <w:rPr>
          <w:rFonts w:ascii="Times New Roman" w:eastAsia="Times New Roman" w:hAnsi="Times New Roman" w:cs="Times New Roman"/>
        </w:rPr>
        <w:t xml:space="preserve"> goals than others, </w:t>
      </w:r>
      <w:ins w:id="313" w:author="Benton, Deon" w:date="2026-05-19T18:04:00Z" w16du:dateUtc="2026-05-19T23:04:00Z">
        <w:r w:rsidR="001E7EFE">
          <w:rPr>
            <w:rFonts w:ascii="Times New Roman" w:eastAsia="Times New Roman" w:hAnsi="Times New Roman" w:cs="Times New Roman"/>
          </w:rPr>
          <w:t xml:space="preserve">the model itself </w:t>
        </w:r>
      </w:ins>
      <w:r w:rsidR="00470240">
        <w:rPr>
          <w:rFonts w:ascii="Times New Roman" w:eastAsia="Times New Roman" w:hAnsi="Times New Roman" w:cs="Times New Roman"/>
        </w:rPr>
        <w:t>presupposes a preexisting notion of agent and goal</w:t>
      </w:r>
      <w:ins w:id="314" w:author="Benton, Deon" w:date="2026-05-19T18:04:00Z" w16du:dateUtc="2026-05-19T23:04:00Z">
        <w:r w:rsidR="001E7EFE">
          <w:rPr>
            <w:rFonts w:ascii="Times New Roman" w:eastAsia="Times New Roman" w:hAnsi="Times New Roman" w:cs="Times New Roman"/>
          </w:rPr>
          <w:t xml:space="preserve"> by stipulating units for each of these concepts</w:t>
        </w:r>
      </w:ins>
      <w:r w:rsidR="00D30F4B">
        <w:rPr>
          <w:rFonts w:ascii="Times New Roman" w:eastAsia="Times New Roman" w:hAnsi="Times New Roman" w:cs="Times New Roman"/>
        </w:rPr>
        <w:t>.</w:t>
      </w:r>
      <w:r w:rsidR="005E149F">
        <w:rPr>
          <w:rFonts w:ascii="Times New Roman" w:eastAsia="Times New Roman" w:hAnsi="Times New Roman" w:cs="Times New Roman"/>
        </w:rPr>
        <w:t xml:space="preserve"> </w:t>
      </w:r>
      <w:ins w:id="315" w:author="Benton, Deon" w:date="2026-05-19T18:04:00Z" w16du:dateUtc="2026-05-19T23:04:00Z">
        <w:r w:rsidR="001E7EFE">
          <w:rPr>
            <w:rFonts w:ascii="Times New Roman" w:eastAsia="Times New Roman" w:hAnsi="Times New Roman" w:cs="Times New Roman"/>
          </w:rPr>
          <w:t>As such, this model</w:t>
        </w:r>
      </w:ins>
      <w:r w:rsidR="005E149F">
        <w:rPr>
          <w:rFonts w:ascii="Times New Roman" w:eastAsia="Times New Roman" w:hAnsi="Times New Roman" w:cs="Times New Roman"/>
        </w:rPr>
        <w:t xml:space="preserve"> leaves unresolved how such concepts develop </w:t>
      </w:r>
      <w:ins w:id="316" w:author="Benton, Deon" w:date="2026-05-19T18:05:00Z" w16du:dateUtc="2026-05-19T23:05:00Z">
        <w:r w:rsidR="001E7EFE">
          <w:rPr>
            <w:rFonts w:ascii="Times New Roman" w:eastAsia="Times New Roman" w:hAnsi="Times New Roman" w:cs="Times New Roman"/>
          </w:rPr>
          <w:t>in the first place</w:t>
        </w:r>
      </w:ins>
      <w:r w:rsidR="005E149F">
        <w:rPr>
          <w:rFonts w:ascii="Times New Roman" w:eastAsia="Times New Roman" w:hAnsi="Times New Roman" w:cs="Times New Roman"/>
        </w:rPr>
        <w:t xml:space="preserve">. </w:t>
      </w:r>
    </w:p>
    <w:p w14:paraId="685FC961" w14:textId="3C0D0478" w:rsidR="00AD1A72" w:rsidRDefault="00AD1A72" w:rsidP="00037EA9">
      <w:pPr>
        <w:spacing w:line="480" w:lineRule="auto"/>
        <w:ind w:firstLine="720"/>
        <w:contextualSpacing/>
        <w:rPr>
          <w:ins w:id="317" w:author="Benton, Deon" w:date="2026-05-19T18:06:00Z" w16du:dateUtc="2026-05-19T23:06:00Z"/>
          <w:rFonts w:ascii="Times New Roman" w:eastAsia="Times New Roman" w:hAnsi="Times New Roman" w:cs="Times New Roman"/>
        </w:rPr>
      </w:pPr>
      <w:ins w:id="318" w:author="Benton, Deon" w:date="2026-05-19T18:06:00Z" w16du:dateUtc="2026-05-19T23:06:00Z">
        <w:r w:rsidRPr="00AD1A72">
          <w:rPr>
            <w:rFonts w:ascii="Times New Roman" w:eastAsia="Times New Roman" w:hAnsi="Times New Roman" w:cs="Times New Roman"/>
          </w:rPr>
          <w:t>A third limitation is that the model did not faithfully capture several key aspects of Gergely et al.’s (1995) study. Most notably, the Control condition differed between the behavioral and computational investigations</w:t>
        </w:r>
        <w:r>
          <w:rPr>
            <w:rFonts w:ascii="Times New Roman" w:eastAsia="Times New Roman" w:hAnsi="Times New Roman" w:cs="Times New Roman"/>
          </w:rPr>
          <w:t>.</w:t>
        </w:r>
        <w:r w:rsidRPr="00AD1A72">
          <w:rPr>
            <w:rFonts w:ascii="Times New Roman" w:eastAsia="Times New Roman" w:hAnsi="Times New Roman" w:cs="Times New Roman"/>
          </w:rPr>
          <w:t xml:space="preserve"> </w:t>
        </w:r>
        <w:r>
          <w:rPr>
            <w:rFonts w:ascii="Times New Roman" w:eastAsia="Times New Roman" w:hAnsi="Times New Roman" w:cs="Times New Roman"/>
          </w:rPr>
          <w:t xml:space="preserve">In Gergely et al.’s (1995) study, </w:t>
        </w:r>
      </w:ins>
      <w:ins w:id="319" w:author="Benton, Deon" w:date="2026-05-19T18:23:00Z" w16du:dateUtc="2026-05-19T23:23:00Z">
        <w:r w:rsidR="001371E0">
          <w:rPr>
            <w:rFonts w:ascii="Times New Roman" w:eastAsia="Times New Roman" w:hAnsi="Times New Roman" w:cs="Times New Roman"/>
          </w:rPr>
          <w:t>an</w:t>
        </w:r>
      </w:ins>
      <w:ins w:id="320" w:author="Benton, Deon" w:date="2026-05-19T18:06:00Z" w16du:dateUtc="2026-05-19T23:06:00Z">
        <w:r w:rsidRPr="00AD1A72">
          <w:rPr>
            <w:rFonts w:ascii="Times New Roman" w:eastAsia="Times New Roman" w:hAnsi="Times New Roman" w:cs="Times New Roman"/>
          </w:rPr>
          <w:t xml:space="preserve"> obstacle appeared off to one side of the stage</w:t>
        </w:r>
      </w:ins>
      <w:ins w:id="321" w:author="Benton, Deon" w:date="2026-05-19T18:23:00Z" w16du:dateUtc="2026-05-19T23:23:00Z">
        <w:r w:rsidR="001371E0">
          <w:rPr>
            <w:rFonts w:ascii="Times New Roman" w:eastAsia="Times New Roman" w:hAnsi="Times New Roman" w:cs="Times New Roman"/>
          </w:rPr>
          <w:t xml:space="preserve"> during habituation for infants in this condition</w:t>
        </w:r>
      </w:ins>
      <w:ins w:id="322" w:author="Benton, Deon" w:date="2026-05-19T18:21:00Z" w16du:dateUtc="2026-05-19T23:21:00Z">
        <w:r w:rsidR="008721B2">
          <w:rPr>
            <w:rFonts w:ascii="Times New Roman" w:eastAsia="Times New Roman" w:hAnsi="Times New Roman" w:cs="Times New Roman"/>
          </w:rPr>
          <w:t xml:space="preserve">. However, in </w:t>
        </w:r>
        <w:proofErr w:type="spellStart"/>
        <w:r w:rsidR="008721B2">
          <w:rPr>
            <w:rFonts w:ascii="Times New Roman" w:eastAsia="Times New Roman" w:hAnsi="Times New Roman" w:cs="Times New Roman"/>
          </w:rPr>
          <w:t>Overwalle’s</w:t>
        </w:r>
        <w:proofErr w:type="spellEnd"/>
        <w:r w:rsidR="008721B2">
          <w:rPr>
            <w:rFonts w:ascii="Times New Roman" w:eastAsia="Times New Roman" w:hAnsi="Times New Roman" w:cs="Times New Roman"/>
          </w:rPr>
          <w:t xml:space="preserve"> (2010) simulation,</w:t>
        </w:r>
      </w:ins>
      <w:ins w:id="323" w:author="Benton, Deon" w:date="2026-05-19T18:20:00Z" w16du:dateUtc="2026-05-19T23:20:00Z">
        <w:r w:rsidR="008721B2">
          <w:rPr>
            <w:rFonts w:ascii="Times New Roman" w:eastAsia="Times New Roman" w:hAnsi="Times New Roman" w:cs="Times New Roman"/>
          </w:rPr>
          <w:t xml:space="preserve"> no such </w:t>
        </w:r>
      </w:ins>
      <w:ins w:id="324" w:author="Benton, Deon" w:date="2026-05-19T18:21:00Z" w16du:dateUtc="2026-05-19T23:21:00Z">
        <w:r w:rsidR="008721B2">
          <w:rPr>
            <w:rFonts w:ascii="Times New Roman" w:eastAsia="Times New Roman" w:hAnsi="Times New Roman" w:cs="Times New Roman"/>
          </w:rPr>
          <w:t>obstacle</w:t>
        </w:r>
      </w:ins>
      <w:ins w:id="325" w:author="Benton, Deon" w:date="2026-05-19T18:20:00Z" w16du:dateUtc="2026-05-19T23:20:00Z">
        <w:r w:rsidR="008721B2">
          <w:rPr>
            <w:rFonts w:ascii="Times New Roman" w:eastAsia="Times New Roman" w:hAnsi="Times New Roman" w:cs="Times New Roman"/>
          </w:rPr>
          <w:t xml:space="preserve"> </w:t>
        </w:r>
      </w:ins>
      <w:ins w:id="326" w:author="Benton, Deon" w:date="2026-05-19T18:21:00Z" w16du:dateUtc="2026-05-19T23:21:00Z">
        <w:r w:rsidR="008721B2">
          <w:rPr>
            <w:rFonts w:ascii="Times New Roman" w:eastAsia="Times New Roman" w:hAnsi="Times New Roman" w:cs="Times New Roman"/>
          </w:rPr>
          <w:t>appeared during habituation</w:t>
        </w:r>
      </w:ins>
      <w:ins w:id="327" w:author="Benton, Deon" w:date="2026-05-19T18:07:00Z" w16du:dateUtc="2026-05-19T23:07:00Z">
        <w:r w:rsidR="00EE5C57">
          <w:rPr>
            <w:rFonts w:ascii="Times New Roman" w:eastAsia="Times New Roman" w:hAnsi="Times New Roman" w:cs="Times New Roman"/>
          </w:rPr>
          <w:t xml:space="preserve">. In </w:t>
        </w:r>
        <w:proofErr w:type="spellStart"/>
        <w:r w:rsidR="00EE5C57">
          <w:rPr>
            <w:rFonts w:ascii="Times New Roman" w:eastAsia="Times New Roman" w:hAnsi="Times New Roman" w:cs="Times New Roman"/>
          </w:rPr>
          <w:t>Overwalle’s</w:t>
        </w:r>
        <w:proofErr w:type="spellEnd"/>
        <w:r w:rsidR="00EE5C57">
          <w:rPr>
            <w:rFonts w:ascii="Times New Roman" w:eastAsia="Times New Roman" w:hAnsi="Times New Roman" w:cs="Times New Roman"/>
          </w:rPr>
          <w:t xml:space="preserve"> (2010) model, in contrast</w:t>
        </w:r>
      </w:ins>
      <w:ins w:id="328" w:author="Benton, Deon" w:date="2026-05-19T18:06:00Z" w16du:dateUtc="2026-05-19T23:06:00Z">
        <w:r w:rsidRPr="00AD1A72">
          <w:rPr>
            <w:rFonts w:ascii="Times New Roman" w:eastAsia="Times New Roman" w:hAnsi="Times New Roman" w:cs="Times New Roman"/>
          </w:rPr>
          <w:t xml:space="preserve">, no such obstacle was present during habituation. </w:t>
        </w:r>
      </w:ins>
      <w:ins w:id="329" w:author="Benton, Deon" w:date="2026-05-19T18:24:00Z" w16du:dateUtc="2026-05-19T23:24:00Z">
        <w:r w:rsidR="004A5CEE">
          <w:rPr>
            <w:rFonts w:ascii="Times New Roman" w:eastAsia="Times New Roman" w:hAnsi="Times New Roman" w:cs="Times New Roman"/>
          </w:rPr>
          <w:t>In addition to this discrepancy, the</w:t>
        </w:r>
      </w:ins>
      <w:ins w:id="330" w:author="Benton, Deon" w:date="2026-05-19T18:06:00Z" w16du:dateUtc="2026-05-19T23:06:00Z">
        <w:r w:rsidRPr="00AD1A72">
          <w:rPr>
            <w:rFonts w:ascii="Times New Roman" w:eastAsia="Times New Roman" w:hAnsi="Times New Roman" w:cs="Times New Roman"/>
          </w:rPr>
          <w:t xml:space="preserve"> </w:t>
        </w:r>
      </w:ins>
      <w:ins w:id="331" w:author="Benton, Deon" w:date="2026-05-19T18:07:00Z" w16du:dateUtc="2026-05-19T23:07:00Z">
        <w:r w:rsidR="001110CA">
          <w:rPr>
            <w:rFonts w:ascii="Times New Roman" w:eastAsia="Times New Roman" w:hAnsi="Times New Roman" w:cs="Times New Roman"/>
          </w:rPr>
          <w:t>agent’</w:t>
        </w:r>
      </w:ins>
      <w:ins w:id="332" w:author="Benton, Deon" w:date="2026-05-19T18:20:00Z" w16du:dateUtc="2026-05-19T23:20:00Z">
        <w:r w:rsidR="008721B2">
          <w:rPr>
            <w:rFonts w:ascii="Times New Roman" w:eastAsia="Times New Roman" w:hAnsi="Times New Roman" w:cs="Times New Roman"/>
          </w:rPr>
          <w:t xml:space="preserve">s </w:t>
        </w:r>
      </w:ins>
      <w:ins w:id="333" w:author="Benton, Deon" w:date="2026-05-19T18:06:00Z" w16du:dateUtc="2026-05-19T23:06:00Z">
        <w:r w:rsidRPr="00AD1A72">
          <w:rPr>
            <w:rFonts w:ascii="Times New Roman" w:eastAsia="Times New Roman" w:hAnsi="Times New Roman" w:cs="Times New Roman"/>
          </w:rPr>
          <w:t>simulated curved trajectory overshot the barrier</w:t>
        </w:r>
      </w:ins>
      <w:ins w:id="334" w:author="Benton, Deon" w:date="2026-05-19T18:25:00Z" w16du:dateUtc="2026-05-19T23:25:00Z">
        <w:r w:rsidR="004A5CEE">
          <w:rPr>
            <w:rFonts w:ascii="Times New Roman" w:eastAsia="Times New Roman" w:hAnsi="Times New Roman" w:cs="Times New Roman"/>
          </w:rPr>
          <w:t>; no such overshooting occurs in typical</w:t>
        </w:r>
      </w:ins>
      <w:ins w:id="335" w:author="Benton, Deon" w:date="2026-05-19T18:06:00Z" w16du:dateUtc="2026-05-19T23:06:00Z">
        <w:r w:rsidRPr="00AD1A72">
          <w:rPr>
            <w:rFonts w:ascii="Times New Roman" w:eastAsia="Times New Roman" w:hAnsi="Times New Roman" w:cs="Times New Roman"/>
          </w:rPr>
          <w:t xml:space="preserve"> infant action-efficiency </w:t>
        </w:r>
      </w:ins>
      <w:ins w:id="336" w:author="Benton, Deon" w:date="2026-05-19T18:25:00Z" w16du:dateUtc="2026-05-19T23:25:00Z">
        <w:r w:rsidR="006B1E42">
          <w:rPr>
            <w:rFonts w:ascii="Times New Roman" w:eastAsia="Times New Roman" w:hAnsi="Times New Roman" w:cs="Times New Roman"/>
          </w:rPr>
          <w:t>studies</w:t>
        </w:r>
        <w:r w:rsidR="00E07017">
          <w:rPr>
            <w:rFonts w:ascii="Times New Roman" w:eastAsia="Times New Roman" w:hAnsi="Times New Roman" w:cs="Times New Roman"/>
          </w:rPr>
          <w:t xml:space="preserve"> (though see </w:t>
        </w:r>
      </w:ins>
      <w:ins w:id="337" w:author="Benton, Deon" w:date="2026-05-19T18:26:00Z" w16du:dateUtc="2026-05-19T23:26:00Z">
        <w:r w:rsidR="005812F4">
          <w:rPr>
            <w:rFonts w:ascii="Times New Roman" w:eastAsia="Times New Roman" w:hAnsi="Times New Roman" w:cs="Times New Roman"/>
          </w:rPr>
          <w:t xml:space="preserve">Liu &amp; </w:t>
        </w:r>
        <w:proofErr w:type="spellStart"/>
        <w:r w:rsidR="005812F4">
          <w:rPr>
            <w:rFonts w:ascii="Times New Roman" w:eastAsia="Times New Roman" w:hAnsi="Times New Roman" w:cs="Times New Roman"/>
          </w:rPr>
          <w:t>Spelke</w:t>
        </w:r>
        <w:proofErr w:type="spellEnd"/>
        <w:r w:rsidR="005812F4">
          <w:rPr>
            <w:rFonts w:ascii="Times New Roman" w:eastAsia="Times New Roman" w:hAnsi="Times New Roman" w:cs="Times New Roman"/>
          </w:rPr>
          <w:t>, 2017 and Simulation 4, which models it)</w:t>
        </w:r>
      </w:ins>
      <w:ins w:id="338" w:author="Benton, Deon" w:date="2026-05-19T18:06:00Z" w16du:dateUtc="2026-05-19T23:06:00Z">
        <w:r w:rsidRPr="00AD1A72">
          <w:rPr>
            <w:rFonts w:ascii="Times New Roman" w:eastAsia="Times New Roman" w:hAnsi="Times New Roman" w:cs="Times New Roman"/>
          </w:rPr>
          <w:t xml:space="preserve">. Considered together, these issues limit what can be concluded about the sufficiency of </w:t>
        </w:r>
        <w:proofErr w:type="spellStart"/>
        <w:r w:rsidRPr="00AD1A72">
          <w:rPr>
            <w:rFonts w:ascii="Times New Roman" w:eastAsia="Times New Roman" w:hAnsi="Times New Roman" w:cs="Times New Roman"/>
          </w:rPr>
          <w:t>Overwalle’s</w:t>
        </w:r>
        <w:proofErr w:type="spellEnd"/>
        <w:r w:rsidRPr="00AD1A72">
          <w:rPr>
            <w:rFonts w:ascii="Times New Roman" w:eastAsia="Times New Roman" w:hAnsi="Times New Roman" w:cs="Times New Roman"/>
          </w:rPr>
          <w:t xml:space="preserve"> (2010) proposal for explaining infant action efficiency understanding.</w:t>
        </w:r>
        <w:r>
          <w:rPr>
            <w:rFonts w:ascii="Times New Roman" w:eastAsia="Times New Roman" w:hAnsi="Times New Roman" w:cs="Times New Roman"/>
          </w:rPr>
          <w:t xml:space="preserve"> </w:t>
        </w:r>
      </w:ins>
    </w:p>
    <w:p w14:paraId="6BEE43CD" w14:textId="6651BA2A" w:rsidR="002450CA" w:rsidRPr="00037EA9" w:rsidRDefault="00930DFC" w:rsidP="00037EA9">
      <w:pPr>
        <w:spacing w:line="480" w:lineRule="auto"/>
        <w:ind w:firstLine="720"/>
        <w:contextualSpacing/>
        <w:rPr>
          <w:rFonts w:ascii="Times New Roman" w:eastAsia="Times New Roman" w:hAnsi="Times New Roman" w:cs="Times New Roman"/>
        </w:rPr>
      </w:pPr>
      <w:ins w:id="339" w:author="Benton, Deon" w:date="2026-05-18T21:47:00Z" w16du:dateUtc="2026-05-19T02:47:00Z">
        <w:r>
          <w:rPr>
            <w:rFonts w:ascii="Times New Roman" w:eastAsia="Times New Roman" w:hAnsi="Times New Roman" w:cs="Times New Roman"/>
          </w:rPr>
          <w:t xml:space="preserve">Due in part to these limitations and </w:t>
        </w:r>
      </w:ins>
      <w:ins w:id="340" w:author="Benton, Deon" w:date="2026-05-18T21:49:00Z" w16du:dateUtc="2026-05-19T02:49:00Z">
        <w:r>
          <w:rPr>
            <w:rFonts w:ascii="Times New Roman" w:eastAsia="Times New Roman" w:hAnsi="Times New Roman" w:cs="Times New Roman"/>
          </w:rPr>
          <w:t>given</w:t>
        </w:r>
      </w:ins>
      <w:ins w:id="341" w:author="Benton, Deon" w:date="2026-05-18T21:47:00Z" w16du:dateUtc="2026-05-19T02:47:00Z">
        <w:r>
          <w:rPr>
            <w:rFonts w:ascii="Times New Roman" w:eastAsia="Times New Roman" w:hAnsi="Times New Roman" w:cs="Times New Roman"/>
          </w:rPr>
          <w:t xml:space="preserve"> that </w:t>
        </w:r>
        <w:proofErr w:type="spellStart"/>
        <w:r>
          <w:rPr>
            <w:rFonts w:ascii="Times New Roman" w:eastAsia="Times New Roman" w:hAnsi="Times New Roman" w:cs="Times New Roman"/>
          </w:rPr>
          <w:t>Overwalle’s</w:t>
        </w:r>
        <w:proofErr w:type="spellEnd"/>
        <w:r>
          <w:rPr>
            <w:rFonts w:ascii="Times New Roman" w:eastAsia="Times New Roman" w:hAnsi="Times New Roman" w:cs="Times New Roman"/>
          </w:rPr>
          <w:t xml:space="preserve"> (2010) model is the only </w:t>
        </w:r>
      </w:ins>
      <w:ins w:id="342" w:author="Benton, Deon" w:date="2026-05-18T21:48:00Z" w16du:dateUtc="2026-05-19T02:48:00Z">
        <w:r>
          <w:rPr>
            <w:rFonts w:ascii="Times New Roman" w:eastAsia="Times New Roman" w:hAnsi="Times New Roman" w:cs="Times New Roman"/>
          </w:rPr>
          <w:t>lean account of infant action efficiency understanding</w:t>
        </w:r>
      </w:ins>
      <w:r w:rsidR="00524642">
        <w:rPr>
          <w:rFonts w:ascii="Times New Roman" w:hAnsi="Times New Roman" w:cs="Times New Roman"/>
        </w:rPr>
        <w:t>, the</w:t>
      </w:r>
      <w:ins w:id="343" w:author="Benton, Deon" w:date="2026-05-18T21:50:00Z" w16du:dateUtc="2026-05-19T02:50:00Z">
        <w:r>
          <w:rPr>
            <w:rFonts w:ascii="Times New Roman" w:hAnsi="Times New Roman" w:cs="Times New Roman"/>
          </w:rPr>
          <w:t xml:space="preserve"> </w:t>
        </w:r>
      </w:ins>
      <w:ins w:id="344" w:author="Benton, Deon" w:date="2026-05-18T21:53:00Z" w16du:dateUtc="2026-05-19T02:53:00Z">
        <w:r>
          <w:rPr>
            <w:rFonts w:ascii="Times New Roman" w:hAnsi="Times New Roman" w:cs="Times New Roman"/>
          </w:rPr>
          <w:t>goals of the</w:t>
        </w:r>
      </w:ins>
      <w:r w:rsidR="002265B0">
        <w:rPr>
          <w:rFonts w:ascii="Times New Roman" w:hAnsi="Times New Roman" w:cs="Times New Roman"/>
        </w:rPr>
        <w:t xml:space="preserve"> </w:t>
      </w:r>
      <w:r w:rsidR="00BC654B">
        <w:rPr>
          <w:rFonts w:ascii="Times New Roman" w:hAnsi="Times New Roman" w:cs="Times New Roman"/>
        </w:rPr>
        <w:t>present paper</w:t>
      </w:r>
      <w:r w:rsidR="002265B0">
        <w:rPr>
          <w:rFonts w:ascii="Times New Roman" w:hAnsi="Times New Roman" w:cs="Times New Roman"/>
        </w:rPr>
        <w:t xml:space="preserve"> </w:t>
      </w:r>
      <w:del w:id="345" w:author="Benton, Deon" w:date="2026-05-18T21:54:00Z" w16du:dateUtc="2026-05-19T02:54:00Z">
        <w:r w:rsidR="00431A61" w:rsidDel="00930DFC">
          <w:rPr>
            <w:rFonts w:ascii="Times New Roman" w:hAnsi="Times New Roman" w:cs="Times New Roman"/>
          </w:rPr>
          <w:delText xml:space="preserve">was </w:delText>
        </w:r>
      </w:del>
      <w:ins w:id="346" w:author="Benton, Deon" w:date="2026-05-18T21:54:00Z" w16du:dateUtc="2026-05-19T02:54:00Z">
        <w:r>
          <w:rPr>
            <w:rFonts w:ascii="Times New Roman" w:hAnsi="Times New Roman" w:cs="Times New Roman"/>
          </w:rPr>
          <w:t xml:space="preserve">were twofold. The first was </w:t>
        </w:r>
      </w:ins>
      <w:r w:rsidR="00431A61">
        <w:rPr>
          <w:rFonts w:ascii="Times New Roman" w:hAnsi="Times New Roman" w:cs="Times New Roman"/>
        </w:rPr>
        <w:t>to</w:t>
      </w:r>
      <w:r w:rsidR="002265B0">
        <w:rPr>
          <w:rFonts w:ascii="Times New Roman" w:hAnsi="Times New Roman" w:cs="Times New Roman"/>
        </w:rPr>
        <w:t xml:space="preserve"> develop</w:t>
      </w:r>
      <w:ins w:id="347" w:author="Benton, Deon" w:date="2026-05-18T21:54:00Z" w16du:dateUtc="2026-05-19T02:54:00Z">
        <w:r>
          <w:rPr>
            <w:rFonts w:ascii="Times New Roman" w:hAnsi="Times New Roman" w:cs="Times New Roman"/>
          </w:rPr>
          <w:t xml:space="preserve"> </w:t>
        </w:r>
      </w:ins>
      <w:r w:rsidR="002265B0">
        <w:rPr>
          <w:rFonts w:ascii="Times New Roman" w:hAnsi="Times New Roman" w:cs="Times New Roman"/>
        </w:rPr>
        <w:t>an</w:t>
      </w:r>
      <w:ins w:id="348" w:author="Benton, Deon" w:date="2026-05-18T21:51:00Z" w16du:dateUtc="2026-05-19T02:51:00Z">
        <w:r>
          <w:rPr>
            <w:rFonts w:ascii="Times New Roman" w:hAnsi="Times New Roman" w:cs="Times New Roman"/>
          </w:rPr>
          <w:t xml:space="preserve"> </w:t>
        </w:r>
      </w:ins>
      <w:r w:rsidR="002265B0">
        <w:rPr>
          <w:rFonts w:ascii="Times New Roman" w:hAnsi="Times New Roman" w:cs="Times New Roman"/>
        </w:rPr>
        <w:t xml:space="preserve">alternative lean account </w:t>
      </w:r>
      <w:r w:rsidR="00B03DF4">
        <w:rPr>
          <w:rFonts w:ascii="Times New Roman" w:hAnsi="Times New Roman" w:cs="Times New Roman"/>
        </w:rPr>
        <w:t xml:space="preserve">that </w:t>
      </w:r>
      <w:ins w:id="349" w:author="Benton, Deon" w:date="2026-05-18T21:51:00Z" w16du:dateUtc="2026-05-19T02:51:00Z">
        <w:r>
          <w:rPr>
            <w:rFonts w:ascii="Times New Roman" w:hAnsi="Times New Roman" w:cs="Times New Roman"/>
          </w:rPr>
          <w:t>can both</w:t>
        </w:r>
      </w:ins>
      <w:r w:rsidR="00A66FFF">
        <w:rPr>
          <w:rFonts w:ascii="Times New Roman" w:hAnsi="Times New Roman" w:cs="Times New Roman"/>
        </w:rPr>
        <w:t xml:space="preserve"> explain infants’ looking behaviors in Gergely et al. (1995) </w:t>
      </w:r>
      <w:ins w:id="350" w:author="Benton, Deon" w:date="2026-05-18T21:51:00Z" w16du:dateUtc="2026-05-19T02:51:00Z">
        <w:r>
          <w:rPr>
            <w:rFonts w:ascii="Times New Roman" w:hAnsi="Times New Roman" w:cs="Times New Roman"/>
          </w:rPr>
          <w:t xml:space="preserve">and can </w:t>
        </w:r>
      </w:ins>
      <w:r w:rsidR="00A66FFF">
        <w:rPr>
          <w:rFonts w:ascii="Times New Roman" w:hAnsi="Times New Roman" w:cs="Times New Roman"/>
        </w:rPr>
        <w:t>but</w:t>
      </w:r>
      <w:ins w:id="351" w:author="Benton, Deon" w:date="2026-05-18T21:51:00Z" w16du:dateUtc="2026-05-19T02:51:00Z">
        <w:r>
          <w:rPr>
            <w:rFonts w:ascii="Times New Roman" w:hAnsi="Times New Roman" w:cs="Times New Roman"/>
          </w:rPr>
          <w:t xml:space="preserve"> capture a range of other key findings in</w:t>
        </w:r>
      </w:ins>
      <w:r w:rsidR="00B03DF4">
        <w:rPr>
          <w:rFonts w:ascii="Times New Roman" w:hAnsi="Times New Roman" w:cs="Times New Roman"/>
        </w:rPr>
        <w:t xml:space="preserve"> th</w:t>
      </w:r>
      <w:ins w:id="352" w:author="Benton, Deon" w:date="2026-05-18T21:49:00Z" w16du:dateUtc="2026-05-19T02:49:00Z">
        <w:r>
          <w:rPr>
            <w:rFonts w:ascii="Times New Roman" w:hAnsi="Times New Roman" w:cs="Times New Roman"/>
          </w:rPr>
          <w:t>is literature</w:t>
        </w:r>
      </w:ins>
      <w:r w:rsidR="00D23F8D">
        <w:rPr>
          <w:rFonts w:ascii="Times New Roman" w:hAnsi="Times New Roman" w:cs="Times New Roman"/>
        </w:rPr>
        <w:t xml:space="preserve">. </w:t>
      </w:r>
      <w:r w:rsidR="00811479">
        <w:rPr>
          <w:rFonts w:ascii="Times New Roman" w:hAnsi="Times New Roman" w:cs="Times New Roman"/>
        </w:rPr>
        <w:t xml:space="preserve">I </w:t>
      </w:r>
      <w:ins w:id="353" w:author="Benton, Deon" w:date="2026-05-18T21:52:00Z" w16du:dateUtc="2026-05-19T02:52:00Z">
        <w:r>
          <w:rPr>
            <w:rFonts w:ascii="Times New Roman" w:hAnsi="Times New Roman" w:cs="Times New Roman"/>
          </w:rPr>
          <w:t>will demonstrate that when this alternative account is i</w:t>
        </w:r>
      </w:ins>
      <w:ins w:id="354" w:author="Benton, Deon" w:date="2026-05-18T21:56:00Z" w16du:dateUtc="2026-05-19T02:56:00Z">
        <w:r>
          <w:rPr>
            <w:rFonts w:ascii="Times New Roman" w:hAnsi="Times New Roman" w:cs="Times New Roman"/>
          </w:rPr>
          <w:t xml:space="preserve">mplemented </w:t>
        </w:r>
      </w:ins>
      <w:ins w:id="355" w:author="Benton, Deon" w:date="2026-05-18T21:52:00Z" w16du:dateUtc="2026-05-19T02:52:00Z">
        <w:r>
          <w:rPr>
            <w:rFonts w:ascii="Times New Roman" w:hAnsi="Times New Roman" w:cs="Times New Roman"/>
          </w:rPr>
          <w:t>in a new</w:t>
        </w:r>
      </w:ins>
      <w:r w:rsidR="00811479">
        <w:rPr>
          <w:rFonts w:ascii="Times New Roman" w:hAnsi="Times New Roman" w:cs="Times New Roman"/>
        </w:rPr>
        <w:t xml:space="preserve"> connectionist </w:t>
      </w:r>
      <w:ins w:id="356" w:author="Benton, Deon" w:date="2026-05-18T21:53:00Z" w16du:dateUtc="2026-05-19T02:53:00Z">
        <w:r>
          <w:rPr>
            <w:rFonts w:ascii="Times New Roman" w:hAnsi="Times New Roman" w:cs="Times New Roman"/>
          </w:rPr>
          <w:t>model</w:t>
        </w:r>
      </w:ins>
      <w:r w:rsidR="00811479">
        <w:rPr>
          <w:rFonts w:ascii="Times New Roman" w:hAnsi="Times New Roman" w:cs="Times New Roman"/>
        </w:rPr>
        <w:t xml:space="preserve"> called ALIAS (for </w:t>
      </w:r>
      <w:r w:rsidR="00811479" w:rsidRPr="00C749FF">
        <w:rPr>
          <w:rFonts w:ascii="Times New Roman" w:hAnsi="Times New Roman" w:cs="Times New Roman"/>
          <w:u w:val="single"/>
        </w:rPr>
        <w:t>A</w:t>
      </w:r>
      <w:r w:rsidR="00811479">
        <w:rPr>
          <w:rFonts w:ascii="Times New Roman" w:hAnsi="Times New Roman" w:cs="Times New Roman"/>
        </w:rPr>
        <w:t xml:space="preserve">ssociative </w:t>
      </w:r>
      <w:r w:rsidR="00811479" w:rsidRPr="00C749FF">
        <w:rPr>
          <w:rFonts w:ascii="Times New Roman" w:hAnsi="Times New Roman" w:cs="Times New Roman"/>
          <w:u w:val="single"/>
        </w:rPr>
        <w:t>L</w:t>
      </w:r>
      <w:r w:rsidR="00811479">
        <w:rPr>
          <w:rFonts w:ascii="Times New Roman" w:hAnsi="Times New Roman" w:cs="Times New Roman"/>
        </w:rPr>
        <w:t xml:space="preserve">earning for </w:t>
      </w:r>
      <w:r w:rsidR="00811479" w:rsidRPr="00C749FF">
        <w:rPr>
          <w:rFonts w:ascii="Times New Roman" w:hAnsi="Times New Roman" w:cs="Times New Roman"/>
          <w:u w:val="single"/>
        </w:rPr>
        <w:t>I</w:t>
      </w:r>
      <w:r w:rsidR="00811479">
        <w:rPr>
          <w:rFonts w:ascii="Times New Roman" w:hAnsi="Times New Roman" w:cs="Times New Roman"/>
        </w:rPr>
        <w:t xml:space="preserve">nfant </w:t>
      </w:r>
      <w:r w:rsidR="00811479" w:rsidRPr="00C749FF">
        <w:rPr>
          <w:rFonts w:ascii="Times New Roman" w:hAnsi="Times New Roman" w:cs="Times New Roman"/>
          <w:u w:val="single"/>
        </w:rPr>
        <w:t>A</w:t>
      </w:r>
      <w:r w:rsidR="00811479">
        <w:rPr>
          <w:rFonts w:ascii="Times New Roman" w:hAnsi="Times New Roman" w:cs="Times New Roman"/>
        </w:rPr>
        <w:t xml:space="preserve">ction </w:t>
      </w:r>
      <w:r w:rsidR="00811479">
        <w:rPr>
          <w:rFonts w:ascii="Times New Roman" w:hAnsi="Times New Roman" w:cs="Times New Roman"/>
          <w:b/>
          <w:bCs/>
        </w:rPr>
        <w:t>S</w:t>
      </w:r>
      <w:r w:rsidR="00811479">
        <w:rPr>
          <w:rFonts w:ascii="Times New Roman" w:hAnsi="Times New Roman" w:cs="Times New Roman"/>
        </w:rPr>
        <w:t>equences)</w:t>
      </w:r>
      <w:ins w:id="357" w:author="Benton, Deon" w:date="2026-05-18T21:53:00Z" w16du:dateUtc="2026-05-19T02:53:00Z">
        <w:r>
          <w:rPr>
            <w:rFonts w:ascii="Times New Roman" w:hAnsi="Times New Roman" w:cs="Times New Roman"/>
          </w:rPr>
          <w:t>, the model</w:t>
        </w:r>
      </w:ins>
      <w:r w:rsidR="00811479">
        <w:rPr>
          <w:rFonts w:ascii="Times New Roman" w:hAnsi="Times New Roman" w:cs="Times New Roman"/>
        </w:rPr>
        <w:t xml:space="preserve"> can readily reproduce</w:t>
      </w:r>
      <w:ins w:id="358" w:author="Benton, Deon" w:date="2026-05-18T21:53:00Z" w16du:dateUtc="2026-05-19T02:53:00Z">
        <w:r>
          <w:rPr>
            <w:rFonts w:ascii="Times New Roman" w:hAnsi="Times New Roman" w:cs="Times New Roman"/>
          </w:rPr>
          <w:t xml:space="preserve"> </w:t>
        </w:r>
      </w:ins>
      <w:ins w:id="359" w:author="Benton, Deon" w:date="2026-05-18T21:54:00Z" w16du:dateUtc="2026-05-19T02:54:00Z">
        <w:r>
          <w:rPr>
            <w:rFonts w:ascii="Times New Roman" w:hAnsi="Times New Roman" w:cs="Times New Roman"/>
          </w:rPr>
          <w:t>such key findings</w:t>
        </w:r>
      </w:ins>
      <w:r w:rsidR="00811479">
        <w:rPr>
          <w:rFonts w:ascii="Times New Roman" w:hAnsi="Times New Roman" w:cs="Times New Roman"/>
        </w:rPr>
        <w:t xml:space="preserve">. </w:t>
      </w:r>
      <w:r w:rsidR="00D23F8D">
        <w:rPr>
          <w:rFonts w:ascii="Times New Roman" w:hAnsi="Times New Roman" w:cs="Times New Roman"/>
        </w:rPr>
        <w:t xml:space="preserve">The second </w:t>
      </w:r>
      <w:ins w:id="360" w:author="Benton, Deon" w:date="2026-05-18T21:54:00Z" w16du:dateUtc="2026-05-19T02:54:00Z">
        <w:r>
          <w:rPr>
            <w:rFonts w:ascii="Times New Roman" w:hAnsi="Times New Roman" w:cs="Times New Roman"/>
          </w:rPr>
          <w:t>was</w:t>
        </w:r>
      </w:ins>
      <w:r w:rsidR="00D23F8D">
        <w:rPr>
          <w:rFonts w:ascii="Times New Roman" w:hAnsi="Times New Roman" w:cs="Times New Roman"/>
        </w:rPr>
        <w:t xml:space="preserve"> to demonstrate that</w:t>
      </w:r>
      <w:r w:rsidR="00037EA9">
        <w:rPr>
          <w:rFonts w:ascii="Times New Roman" w:hAnsi="Times New Roman" w:cs="Times New Roman"/>
        </w:rPr>
        <w:t xml:space="preserve"> </w:t>
      </w:r>
      <w:ins w:id="361" w:author="Benton, Deon" w:date="2026-05-18T21:54:00Z" w16du:dateUtc="2026-05-19T02:54:00Z">
        <w:r>
          <w:rPr>
            <w:rFonts w:ascii="Times New Roman" w:hAnsi="Times New Roman" w:cs="Times New Roman"/>
          </w:rPr>
          <w:t>ALIAS</w:t>
        </w:r>
      </w:ins>
      <w:ins w:id="362" w:author="Benton, Deon" w:date="2026-05-18T21:55:00Z" w16du:dateUtc="2026-05-19T02:55:00Z">
        <w:r>
          <w:rPr>
            <w:rFonts w:ascii="Times New Roman" w:hAnsi="Times New Roman" w:cs="Times New Roman"/>
          </w:rPr>
          <w:t xml:space="preserve"> </w:t>
        </w:r>
        <w:r>
          <w:rPr>
            <w:rFonts w:ascii="Times New Roman" w:hAnsi="Times New Roman" w:cs="Times New Roman"/>
          </w:rPr>
          <w:lastRenderedPageBreak/>
          <w:t xml:space="preserve">provides a more </w:t>
        </w:r>
      </w:ins>
      <w:r w:rsidR="00037EA9">
        <w:rPr>
          <w:rFonts w:ascii="Times New Roman" w:hAnsi="Times New Roman" w:cs="Times New Roman"/>
        </w:rPr>
        <w:t>complete</w:t>
      </w:r>
      <w:r w:rsidR="0012624E">
        <w:rPr>
          <w:rFonts w:ascii="Times New Roman" w:hAnsi="Times New Roman" w:cs="Times New Roman"/>
        </w:rPr>
        <w:t xml:space="preserve"> account of infants’ looking behavior than </w:t>
      </w:r>
      <w:proofErr w:type="spellStart"/>
      <w:r w:rsidR="0012624E">
        <w:rPr>
          <w:rFonts w:ascii="Times New Roman" w:hAnsi="Times New Roman" w:cs="Times New Roman"/>
        </w:rPr>
        <w:t>Overwalle</w:t>
      </w:r>
      <w:ins w:id="363" w:author="Benton, Deon" w:date="2026-05-18T21:55:00Z" w16du:dateUtc="2026-05-19T02:55:00Z">
        <w:r>
          <w:rPr>
            <w:rFonts w:ascii="Times New Roman" w:hAnsi="Times New Roman" w:cs="Times New Roman"/>
          </w:rPr>
          <w:t>’s</w:t>
        </w:r>
      </w:ins>
      <w:proofErr w:type="spellEnd"/>
      <w:r w:rsidR="0012624E">
        <w:rPr>
          <w:rFonts w:ascii="Times New Roman" w:hAnsi="Times New Roman" w:cs="Times New Roman"/>
        </w:rPr>
        <w:t xml:space="preserve"> (2010)</w:t>
      </w:r>
      <w:r w:rsidR="00037EA9">
        <w:rPr>
          <w:rFonts w:ascii="Times New Roman" w:hAnsi="Times New Roman" w:cs="Times New Roman"/>
        </w:rPr>
        <w:t xml:space="preserve"> </w:t>
      </w:r>
      <w:ins w:id="364" w:author="Benton, Deon" w:date="2026-05-18T21:55:00Z" w16du:dateUtc="2026-05-19T02:55:00Z">
        <w:r>
          <w:rPr>
            <w:rFonts w:ascii="Times New Roman" w:hAnsi="Times New Roman" w:cs="Times New Roman"/>
          </w:rPr>
          <w:t xml:space="preserve">original model and an extension of it. </w:t>
        </w:r>
      </w:ins>
    </w:p>
    <w:p w14:paraId="6498E897" w14:textId="144F12E7" w:rsidR="001129C8" w:rsidRDefault="00930DFC" w:rsidP="00EF283F">
      <w:pPr>
        <w:spacing w:line="480" w:lineRule="auto"/>
        <w:ind w:firstLine="720"/>
        <w:contextualSpacing/>
        <w:rPr>
          <w:ins w:id="365" w:author="Benton, Deon" w:date="2026-05-19T17:43:00Z" w16du:dateUtc="2026-05-19T22:43:00Z"/>
          <w:rFonts w:ascii="Times New Roman" w:hAnsi="Times New Roman" w:cs="Times New Roman"/>
        </w:rPr>
      </w:pPr>
      <w:ins w:id="366" w:author="Benton, Deon" w:date="2026-05-18T21:56:00Z" w16du:dateUtc="2026-05-19T02:56:00Z">
        <w:r>
          <w:rPr>
            <w:rFonts w:ascii="Times New Roman" w:hAnsi="Times New Roman" w:cs="Times New Roman"/>
          </w:rPr>
          <w:t>The crux of my proposal is that</w:t>
        </w:r>
      </w:ins>
      <w:r w:rsidR="00B80D3D">
        <w:rPr>
          <w:rFonts w:ascii="Times New Roman" w:hAnsi="Times New Roman" w:cs="Times New Roman"/>
        </w:rPr>
        <w:t xml:space="preserve"> </w:t>
      </w:r>
      <w:r w:rsidR="00B80D3D" w:rsidRPr="00B80D3D">
        <w:rPr>
          <w:rFonts w:ascii="Times New Roman" w:hAnsi="Times New Roman" w:cs="Times New Roman"/>
        </w:rPr>
        <w:t xml:space="preserve">infants’ looking behaviors in </w:t>
      </w:r>
      <w:ins w:id="367" w:author="Benton, Deon" w:date="2026-05-16T15:39:00Z" w16du:dateUtc="2026-05-16T20:39:00Z">
        <w:r w:rsidR="00DB0881">
          <w:rPr>
            <w:rFonts w:ascii="Times New Roman" w:hAnsi="Times New Roman" w:cs="Times New Roman"/>
          </w:rPr>
          <w:t>action efficiency understanding</w:t>
        </w:r>
      </w:ins>
      <w:r w:rsidR="00B80D3D">
        <w:rPr>
          <w:rFonts w:ascii="Times New Roman" w:hAnsi="Times New Roman" w:cs="Times New Roman"/>
        </w:rPr>
        <w:t xml:space="preserve"> studies</w:t>
      </w:r>
      <w:r w:rsidR="00B80D3D" w:rsidRPr="00B80D3D">
        <w:rPr>
          <w:rFonts w:ascii="Times New Roman" w:hAnsi="Times New Roman" w:cs="Times New Roman"/>
        </w:rPr>
        <w:t xml:space="preserve"> </w:t>
      </w:r>
      <w:r w:rsidR="00B80B47">
        <w:rPr>
          <w:rFonts w:ascii="Times New Roman" w:hAnsi="Times New Roman" w:cs="Times New Roman"/>
        </w:rPr>
        <w:t xml:space="preserve">reflects </w:t>
      </w:r>
      <w:r w:rsidR="00B80D3D" w:rsidRPr="00B80D3D">
        <w:rPr>
          <w:rFonts w:ascii="Times New Roman" w:hAnsi="Times New Roman" w:cs="Times New Roman"/>
        </w:rPr>
        <w:t>th</w:t>
      </w:r>
      <w:r w:rsidR="001976DC">
        <w:rPr>
          <w:rFonts w:ascii="Times New Roman" w:hAnsi="Times New Roman" w:cs="Times New Roman"/>
        </w:rPr>
        <w:t xml:space="preserve">eir </w:t>
      </w:r>
      <w:ins w:id="368" w:author="Benton, Deon" w:date="2026-05-19T17:36:00Z" w16du:dateUtc="2026-05-19T22:36:00Z">
        <w:r w:rsidR="00880890">
          <w:rPr>
            <w:rFonts w:ascii="Times New Roman" w:hAnsi="Times New Roman" w:cs="Times New Roman"/>
          </w:rPr>
          <w:t>extensive real-world</w:t>
        </w:r>
      </w:ins>
      <w:r w:rsidR="00B80D3D" w:rsidRPr="00B80D3D">
        <w:rPr>
          <w:rFonts w:ascii="Times New Roman" w:hAnsi="Times New Roman" w:cs="Times New Roman"/>
        </w:rPr>
        <w:t xml:space="preserve"> experience</w:t>
      </w:r>
      <w:r w:rsidR="00F6074B">
        <w:rPr>
          <w:rFonts w:ascii="Times New Roman" w:hAnsi="Times New Roman" w:cs="Times New Roman"/>
        </w:rPr>
        <w:t xml:space="preserve"> observing</w:t>
      </w:r>
      <w:ins w:id="369" w:author="Benton, Deon" w:date="2026-05-19T17:37:00Z" w16du:dateUtc="2026-05-19T22:37:00Z">
        <w:r w:rsidR="00880890">
          <w:rPr>
            <w:rFonts w:ascii="Times New Roman" w:hAnsi="Times New Roman" w:cs="Times New Roman"/>
          </w:rPr>
          <w:t xml:space="preserve"> agents move along straight and curved trajectories in the presence or absence of physical barriers.</w:t>
        </w:r>
      </w:ins>
      <w:r w:rsidR="00F6074B">
        <w:rPr>
          <w:rFonts w:ascii="Times New Roman" w:hAnsi="Times New Roman" w:cs="Times New Roman"/>
        </w:rPr>
        <w:t xml:space="preserve"> </w:t>
      </w:r>
      <w:ins w:id="370" w:author="Benton, Deon" w:date="2026-05-19T17:38:00Z" w16du:dateUtc="2026-05-19T22:38:00Z">
        <w:r w:rsidR="00880890" w:rsidRPr="00880890">
          <w:rPr>
            <w:rFonts w:ascii="Times New Roman" w:hAnsi="Times New Roman" w:cs="Times New Roman"/>
          </w:rPr>
          <w:t>Over time, infants may learn that curved motion tends to co-occur with obstacles, whereas straight motion tends to occur in unobstructed contexts.</w:t>
        </w:r>
        <w:r w:rsidR="00880890">
          <w:rPr>
            <w:rFonts w:ascii="Times New Roman" w:hAnsi="Times New Roman" w:cs="Times New Roman"/>
          </w:rPr>
          <w:t xml:space="preserve"> </w:t>
        </w:r>
      </w:ins>
      <w:ins w:id="371" w:author="Benton, Deon" w:date="2026-05-18T22:16:00Z" w16du:dateUtc="2026-05-19T03:16:00Z">
        <w:r w:rsidR="00DF4C56" w:rsidRPr="00DF4C56">
          <w:rPr>
            <w:rFonts w:ascii="Times New Roman" w:hAnsi="Times New Roman" w:cs="Times New Roman"/>
          </w:rPr>
          <w:t>A critical assumption of the current proposal</w:t>
        </w:r>
      </w:ins>
      <w:ins w:id="372" w:author="Benton, Deon" w:date="2026-05-19T17:39:00Z" w16du:dateUtc="2026-05-19T22:39:00Z">
        <w:r w:rsidR="006C2B39">
          <w:rPr>
            <w:rFonts w:ascii="Times New Roman" w:hAnsi="Times New Roman" w:cs="Times New Roman"/>
          </w:rPr>
          <w:t xml:space="preserve"> </w:t>
        </w:r>
      </w:ins>
      <w:ins w:id="373" w:author="Benton, Deon" w:date="2026-05-18T22:16:00Z" w16du:dateUtc="2026-05-19T03:16:00Z">
        <w:r w:rsidR="00DF4C56" w:rsidRPr="00DF4C56">
          <w:rPr>
            <w:rFonts w:ascii="Times New Roman" w:hAnsi="Times New Roman" w:cs="Times New Roman"/>
          </w:rPr>
          <w:t>is</w:t>
        </w:r>
        <w:r w:rsidR="00DF4C56">
          <w:rPr>
            <w:rFonts w:ascii="Times New Roman" w:hAnsi="Times New Roman" w:cs="Times New Roman"/>
          </w:rPr>
          <w:t xml:space="preserve"> </w:t>
        </w:r>
        <w:r w:rsidR="00DF4C56" w:rsidRPr="00DF4C56">
          <w:rPr>
            <w:rFonts w:ascii="Times New Roman" w:hAnsi="Times New Roman" w:cs="Times New Roman"/>
          </w:rPr>
          <w:t xml:space="preserve">that infants process and represent actions in terms of their semantically neutral kinematics and represent obstacles and the agents that avoid them in terms of </w:t>
        </w:r>
      </w:ins>
      <w:ins w:id="374" w:author="Benton, Deon" w:date="2026-05-19T17:39:00Z" w16du:dateUtc="2026-05-19T22:39:00Z">
        <w:r w:rsidR="006C2B39">
          <w:rPr>
            <w:rFonts w:ascii="Times New Roman" w:hAnsi="Times New Roman" w:cs="Times New Roman"/>
          </w:rPr>
          <w:t>similarly neutral</w:t>
        </w:r>
      </w:ins>
      <w:ins w:id="375" w:author="Benton, Deon" w:date="2026-05-18T22:16:00Z" w16du:dateUtc="2026-05-19T03:16:00Z">
        <w:r w:rsidR="00DF4C56" w:rsidRPr="00DF4C56">
          <w:rPr>
            <w:rFonts w:ascii="Times New Roman" w:hAnsi="Times New Roman" w:cs="Times New Roman"/>
          </w:rPr>
          <w:t xml:space="preserve"> surface features.</w:t>
        </w:r>
      </w:ins>
      <w:del w:id="376" w:author="Benton, Deon" w:date="2026-05-18T22:16:00Z" w16du:dateUtc="2026-05-19T03:16:00Z">
        <w:r w:rsidR="00044173" w:rsidDel="00DF4C56">
          <w:rPr>
            <w:rFonts w:ascii="Times New Roman" w:hAnsi="Times New Roman" w:cs="Times New Roman"/>
          </w:rPr>
          <w:delText xml:space="preserve"> </w:delText>
        </w:r>
      </w:del>
      <w:ins w:id="377" w:author="Benton, Deon" w:date="2026-05-18T22:17:00Z" w16du:dateUtc="2026-05-19T03:17:00Z">
        <w:r w:rsidR="00DF4C56">
          <w:rPr>
            <w:rFonts w:ascii="Times New Roman" w:hAnsi="Times New Roman" w:cs="Times New Roman"/>
          </w:rPr>
          <w:t xml:space="preserve"> </w:t>
        </w:r>
      </w:ins>
      <w:ins w:id="378" w:author="Benton, Deon" w:date="2026-05-19T17:43:00Z" w16du:dateUtc="2026-05-19T22:43:00Z">
        <w:r w:rsidR="001129C8" w:rsidRPr="001129C8">
          <w:rPr>
            <w:rFonts w:ascii="Times New Roman" w:hAnsi="Times New Roman" w:cs="Times New Roman"/>
          </w:rPr>
          <w:t xml:space="preserve">Importantly, </w:t>
        </w:r>
        <w:r w:rsidR="001129C8">
          <w:rPr>
            <w:rFonts w:ascii="Times New Roman" w:hAnsi="Times New Roman" w:cs="Times New Roman"/>
          </w:rPr>
          <w:t>associations formed by infants</w:t>
        </w:r>
        <w:r w:rsidR="001129C8" w:rsidRPr="001129C8">
          <w:rPr>
            <w:rFonts w:ascii="Times New Roman" w:hAnsi="Times New Roman" w:cs="Times New Roman"/>
          </w:rPr>
          <w:t xml:space="preserve"> between curved trajectories and barriers in the real world may be reinforced during the habituation phase of studies such as Gergely et al. (1995)</w:t>
        </w:r>
      </w:ins>
      <w:ins w:id="379" w:author="Benton, Deon" w:date="2026-05-19T17:44:00Z" w16du:dateUtc="2026-05-19T22:44:00Z">
        <w:r w:rsidR="001129C8">
          <w:rPr>
            <w:rFonts w:ascii="Times New Roman" w:hAnsi="Times New Roman" w:cs="Times New Roman"/>
          </w:rPr>
          <w:t>. A corollary of such associations is that, if it is sufficiently strong,</w:t>
        </w:r>
      </w:ins>
      <w:ins w:id="380" w:author="Benton, Deon" w:date="2026-05-19T17:43:00Z" w16du:dateUtc="2026-05-19T22:43:00Z">
        <w:r w:rsidR="001129C8" w:rsidRPr="001129C8">
          <w:rPr>
            <w:rFonts w:ascii="Times New Roman" w:hAnsi="Times New Roman" w:cs="Times New Roman"/>
          </w:rPr>
          <w:t xml:space="preserve"> the presence of one component</w:t>
        </w:r>
      </w:ins>
      <w:ins w:id="381" w:author="Benton, Deon" w:date="2026-05-19T17:44:00Z" w16du:dateUtc="2026-05-19T22:44:00Z">
        <w:r w:rsidR="002225C4">
          <w:rPr>
            <w:rFonts w:ascii="Times New Roman" w:hAnsi="Times New Roman" w:cs="Times New Roman"/>
          </w:rPr>
          <w:t xml:space="preserve"> of the relation will</w:t>
        </w:r>
      </w:ins>
      <w:ins w:id="382" w:author="Benton, Deon" w:date="2026-05-19T17:43:00Z" w16du:dateUtc="2026-05-19T22:43:00Z">
        <w:r w:rsidR="001129C8" w:rsidRPr="001129C8">
          <w:rPr>
            <w:rFonts w:ascii="Times New Roman" w:hAnsi="Times New Roman" w:cs="Times New Roman"/>
          </w:rPr>
          <w:t xml:space="preserve"> </w:t>
        </w:r>
      </w:ins>
      <w:ins w:id="383" w:author="Benton, Deon" w:date="2026-05-19T17:44:00Z" w16du:dateUtc="2026-05-19T22:44:00Z">
        <w:r w:rsidR="002225C4">
          <w:rPr>
            <w:rFonts w:ascii="Times New Roman" w:hAnsi="Times New Roman" w:cs="Times New Roman"/>
          </w:rPr>
          <w:t>trigger</w:t>
        </w:r>
      </w:ins>
      <w:ins w:id="384" w:author="Benton, Deon" w:date="2026-05-19T17:43:00Z" w16du:dateUtc="2026-05-19T22:43:00Z">
        <w:r w:rsidR="001129C8" w:rsidRPr="001129C8">
          <w:rPr>
            <w:rFonts w:ascii="Times New Roman" w:hAnsi="Times New Roman" w:cs="Times New Roman"/>
          </w:rPr>
          <w:t xml:space="preserve"> expectations about the other. Test events that</w:t>
        </w:r>
      </w:ins>
      <w:ins w:id="385" w:author="Benton, Deon" w:date="2026-05-19T17:44:00Z" w16du:dateUtc="2026-05-19T22:44:00Z">
        <w:r w:rsidR="002225C4">
          <w:rPr>
            <w:rFonts w:ascii="Times New Roman" w:hAnsi="Times New Roman" w:cs="Times New Roman"/>
          </w:rPr>
          <w:t xml:space="preserve"> then</w:t>
        </w:r>
      </w:ins>
      <w:ins w:id="386" w:author="Benton, Deon" w:date="2026-05-19T17:43:00Z" w16du:dateUtc="2026-05-19T22:43:00Z">
        <w:r w:rsidR="001129C8" w:rsidRPr="001129C8">
          <w:rPr>
            <w:rFonts w:ascii="Times New Roman" w:hAnsi="Times New Roman" w:cs="Times New Roman"/>
          </w:rPr>
          <w:t xml:space="preserve"> violate these expectations should therefore evoke longer looking than those that confirm them.</w:t>
        </w:r>
      </w:ins>
    </w:p>
    <w:p w14:paraId="7AC9BDD3" w14:textId="2DF07B52" w:rsidR="00F10AA5" w:rsidRDefault="00D6098E" w:rsidP="00EF283F">
      <w:pPr>
        <w:spacing w:line="480" w:lineRule="auto"/>
        <w:ind w:firstLine="720"/>
        <w:contextualSpacing/>
        <w:rPr>
          <w:rFonts w:ascii="Times New Roman" w:hAnsi="Times New Roman" w:cs="Times New Roman"/>
        </w:rPr>
      </w:pPr>
      <w:r>
        <w:rPr>
          <w:rFonts w:ascii="Times New Roman" w:hAnsi="Times New Roman" w:cs="Times New Roman"/>
        </w:rPr>
        <w:t xml:space="preserve">Given that infants in the Control condition </w:t>
      </w:r>
      <w:r w:rsidR="00EB7174">
        <w:rPr>
          <w:rFonts w:ascii="Times New Roman" w:hAnsi="Times New Roman" w:cs="Times New Roman"/>
        </w:rPr>
        <w:t>were</w:t>
      </w:r>
      <w:r w:rsidR="00B12EBA">
        <w:rPr>
          <w:rFonts w:ascii="Times New Roman" w:hAnsi="Times New Roman" w:cs="Times New Roman"/>
        </w:rPr>
        <w:t xml:space="preserve"> also habituated to an event that included curved motion and a barrier, </w:t>
      </w:r>
      <w:r w:rsidR="00DF3E6A">
        <w:rPr>
          <w:rFonts w:ascii="Times New Roman" w:hAnsi="Times New Roman" w:cs="Times New Roman"/>
        </w:rPr>
        <w:t xml:space="preserve">one </w:t>
      </w:r>
      <w:ins w:id="387" w:author="Benton, Deon" w:date="2026-05-18T22:21:00Z" w16du:dateUtc="2026-05-19T03:21:00Z">
        <w:r w:rsidR="00EF283F">
          <w:rPr>
            <w:rFonts w:ascii="Times New Roman" w:hAnsi="Times New Roman" w:cs="Times New Roman"/>
          </w:rPr>
          <w:t>may wonder why infants in this condition do not</w:t>
        </w:r>
      </w:ins>
      <w:ins w:id="388" w:author="Benton, Deon" w:date="2026-05-18T22:20:00Z" w16du:dateUtc="2026-05-19T03:20:00Z">
        <w:r w:rsidR="00EF283F">
          <w:rPr>
            <w:rFonts w:ascii="Times New Roman" w:hAnsi="Times New Roman" w:cs="Times New Roman"/>
          </w:rPr>
          <w:t xml:space="preserve"> show the same pattern of looking</w:t>
        </w:r>
      </w:ins>
      <w:r w:rsidR="00EB7174">
        <w:rPr>
          <w:rFonts w:ascii="Times New Roman" w:hAnsi="Times New Roman" w:cs="Times New Roman"/>
        </w:rPr>
        <w:t>.</w:t>
      </w:r>
      <w:r w:rsidR="00D90A05">
        <w:rPr>
          <w:rFonts w:ascii="Times New Roman" w:hAnsi="Times New Roman" w:cs="Times New Roman"/>
        </w:rPr>
        <w:t xml:space="preserve"> </w:t>
      </w:r>
      <w:r w:rsidR="00DF3E6A">
        <w:rPr>
          <w:rFonts w:ascii="Times New Roman" w:hAnsi="Times New Roman" w:cs="Times New Roman"/>
        </w:rPr>
        <w:t xml:space="preserve">However, </w:t>
      </w:r>
      <w:r w:rsidR="0003467C">
        <w:rPr>
          <w:rFonts w:ascii="Times New Roman" w:hAnsi="Times New Roman" w:cs="Times New Roman"/>
        </w:rPr>
        <w:t>s</w:t>
      </w:r>
      <w:r w:rsidR="00D90A05">
        <w:rPr>
          <w:rFonts w:ascii="Times New Roman" w:hAnsi="Times New Roman" w:cs="Times New Roman"/>
        </w:rPr>
        <w:t xml:space="preserve">uch a prediction would </w:t>
      </w:r>
      <w:r w:rsidR="0003467C">
        <w:rPr>
          <w:rFonts w:ascii="Times New Roman" w:hAnsi="Times New Roman" w:cs="Times New Roman"/>
        </w:rPr>
        <w:t>conflict with the</w:t>
      </w:r>
      <w:r w:rsidR="00D90A05">
        <w:rPr>
          <w:rFonts w:ascii="Times New Roman" w:hAnsi="Times New Roman" w:cs="Times New Roman"/>
        </w:rPr>
        <w:t xml:space="preserve"> observed data. </w:t>
      </w:r>
      <w:r w:rsidR="0003467C">
        <w:rPr>
          <w:rFonts w:ascii="Times New Roman" w:hAnsi="Times New Roman" w:cs="Times New Roman"/>
        </w:rPr>
        <w:t>It will be recalled that</w:t>
      </w:r>
      <w:r w:rsidR="00D90A05">
        <w:rPr>
          <w:rFonts w:ascii="Times New Roman" w:hAnsi="Times New Roman" w:cs="Times New Roman"/>
        </w:rPr>
        <w:t xml:space="preserve"> infants in </w:t>
      </w:r>
      <w:r w:rsidR="0003467C">
        <w:rPr>
          <w:rFonts w:ascii="Times New Roman" w:hAnsi="Times New Roman" w:cs="Times New Roman"/>
        </w:rPr>
        <w:t>the Control condition</w:t>
      </w:r>
      <w:r w:rsidR="00D90A05">
        <w:rPr>
          <w:rFonts w:ascii="Times New Roman" w:hAnsi="Times New Roman" w:cs="Times New Roman"/>
        </w:rPr>
        <w:t xml:space="preserve"> looked equally long at both test events. </w:t>
      </w:r>
      <w:r w:rsidR="00244267">
        <w:rPr>
          <w:rFonts w:ascii="Times New Roman" w:hAnsi="Times New Roman" w:cs="Times New Roman"/>
        </w:rPr>
        <w:t xml:space="preserve">Although it is true that </w:t>
      </w:r>
      <w:ins w:id="389" w:author="Benton, Deon" w:date="2026-05-18T22:22:00Z" w16du:dateUtc="2026-05-19T03:22:00Z">
        <w:r w:rsidR="00EF283F">
          <w:rPr>
            <w:rFonts w:ascii="Times New Roman" w:hAnsi="Times New Roman" w:cs="Times New Roman"/>
          </w:rPr>
          <w:t xml:space="preserve">the habituation event in both conditions depict curved motion and a barrier, </w:t>
        </w:r>
      </w:ins>
      <w:r w:rsidR="00244267">
        <w:rPr>
          <w:rFonts w:ascii="Times New Roman" w:hAnsi="Times New Roman" w:cs="Times New Roman"/>
        </w:rPr>
        <w:t>a key difference between</w:t>
      </w:r>
      <w:r w:rsidR="00F45A64">
        <w:rPr>
          <w:rFonts w:ascii="Times New Roman" w:hAnsi="Times New Roman" w:cs="Times New Roman"/>
        </w:rPr>
        <w:t xml:space="preserve"> the habituation experiences of infants in</w:t>
      </w:r>
      <w:r w:rsidR="00244267">
        <w:rPr>
          <w:rFonts w:ascii="Times New Roman" w:hAnsi="Times New Roman" w:cs="Times New Roman"/>
        </w:rPr>
        <w:t xml:space="preserve"> both conditions is that the curved motion occurred over a barrier in the Experimental condition</w:t>
      </w:r>
      <w:ins w:id="390" w:author="Benton, Deon" w:date="2026-05-18T22:22:00Z" w16du:dateUtc="2026-05-19T03:22:00Z">
        <w:r w:rsidR="00EF283F">
          <w:rPr>
            <w:rFonts w:ascii="Times New Roman" w:hAnsi="Times New Roman" w:cs="Times New Roman"/>
          </w:rPr>
          <w:t xml:space="preserve"> but beside it</w:t>
        </w:r>
      </w:ins>
      <w:r w:rsidR="00244267">
        <w:rPr>
          <w:rFonts w:ascii="Times New Roman" w:hAnsi="Times New Roman" w:cs="Times New Roman"/>
        </w:rPr>
        <w:t xml:space="preserve"> in the Control condition. A corollary of this is that </w:t>
      </w:r>
      <w:r w:rsidR="00F45A64">
        <w:rPr>
          <w:rFonts w:ascii="Times New Roman" w:hAnsi="Times New Roman" w:cs="Times New Roman"/>
        </w:rPr>
        <w:t>the strength of the link</w:t>
      </w:r>
      <w:r w:rsidR="00244267">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 stronger when the curved motion</w:t>
      </w:r>
      <w:r w:rsidR="00914D5A">
        <w:rPr>
          <w:rFonts w:ascii="Times New Roman" w:hAnsi="Times New Roman" w:cs="Times New Roman"/>
        </w:rPr>
        <w:t xml:space="preserve"> repeatedly</w:t>
      </w:r>
      <w:r w:rsidR="00524642" w:rsidRPr="007D7F06">
        <w:rPr>
          <w:rFonts w:ascii="Times New Roman" w:hAnsi="Times New Roman" w:cs="Times New Roman"/>
        </w:rPr>
        <w:t xml:space="preserve"> occurs over rather </w:t>
      </w:r>
      <w:r w:rsidR="00524642" w:rsidRPr="007D7F06">
        <w:rPr>
          <w:rFonts w:ascii="Times New Roman" w:hAnsi="Times New Roman" w:cs="Times New Roman"/>
        </w:rPr>
        <w:lastRenderedPageBreak/>
        <w:t xml:space="preserve">than beside </w:t>
      </w:r>
      <w:ins w:id="391" w:author="Benton, Deon" w:date="2026-05-18T22:23:00Z" w16du:dateUtc="2026-05-19T03:23:00Z">
        <w:r w:rsidR="00EF283F">
          <w:rPr>
            <w:rFonts w:ascii="Times New Roman" w:hAnsi="Times New Roman" w:cs="Times New Roman"/>
          </w:rPr>
          <w:t xml:space="preserve">it. This may have to do with the fact that </w:t>
        </w:r>
      </w:ins>
      <w:r w:rsidR="00524642">
        <w:rPr>
          <w:rFonts w:ascii="Times New Roman" w:hAnsi="Times New Roman" w:cs="Times New Roman"/>
        </w:rPr>
        <w:t>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r w:rsidR="00A23E8A">
        <w:rPr>
          <w:rFonts w:ascii="Times New Roman" w:hAnsi="Times New Roman" w:cs="Times New Roman"/>
        </w:rPr>
        <w:t xml:space="preserve">. The fact that both features are located </w:t>
      </w:r>
      <w:ins w:id="392" w:author="Benton, Deon" w:date="2026-05-18T22:24:00Z" w16du:dateUtc="2026-05-19T03:24:00Z">
        <w:r w:rsidR="00EF283F">
          <w:rPr>
            <w:rFonts w:ascii="Times New Roman" w:hAnsi="Times New Roman" w:cs="Times New Roman"/>
          </w:rPr>
          <w:t>next to one another in</w:t>
        </w:r>
      </w:ins>
      <w:r w:rsidR="00A23E8A">
        <w:rPr>
          <w:rFonts w:ascii="Times New Roman" w:hAnsi="Times New Roman" w:cs="Times New Roman"/>
        </w:rPr>
        <w:t xml:space="preserve"> space is important</w:t>
      </w:r>
      <w:ins w:id="393" w:author="Benton, Deon" w:date="2026-05-18T22:25:00Z" w16du:dateUtc="2026-05-19T03:25:00Z">
        <w:r w:rsidR="00EF283F">
          <w:rPr>
            <w:rFonts w:ascii="Times New Roman" w:hAnsi="Times New Roman" w:cs="Times New Roman"/>
          </w:rPr>
          <w:t xml:space="preserve"> </w:t>
        </w:r>
      </w:ins>
      <w:ins w:id="394" w:author="Benton, Deon" w:date="2026-05-18T22:26:00Z" w16du:dateUtc="2026-05-19T03:26:00Z">
        <w:r w:rsidR="005B760F">
          <w:rPr>
            <w:rFonts w:ascii="Times New Roman" w:hAnsi="Times New Roman" w:cs="Times New Roman"/>
          </w:rPr>
          <w:t>because it means that it should</w:t>
        </w:r>
      </w:ins>
      <w:r w:rsidR="00A50C75">
        <w:rPr>
          <w:rFonts w:ascii="Times New Roman" w:hAnsi="Times New Roman" w:cs="Times New Roman"/>
        </w:rPr>
        <w:t xml:space="preserve"> </w:t>
      </w:r>
      <w:ins w:id="395" w:author="Benton, Deon" w:date="2026-05-18T22:41:00Z" w16du:dateUtc="2026-05-19T03:41:00Z">
        <w:r w:rsidR="001D3116">
          <w:rPr>
            <w:rFonts w:ascii="Times New Roman" w:hAnsi="Times New Roman" w:cs="Times New Roman"/>
          </w:rPr>
          <w:t xml:space="preserve">be </w:t>
        </w:r>
      </w:ins>
      <w:r w:rsidR="00A50C75">
        <w:rPr>
          <w:rFonts w:ascii="Times New Roman" w:hAnsi="Times New Roman" w:cs="Times New Roman"/>
        </w:rPr>
        <w:t>easier to associate one with the other</w:t>
      </w:r>
      <w:ins w:id="396" w:author="Benton, Deon" w:date="2026-05-18T22:25:00Z" w16du:dateUtc="2026-05-19T03:25:00Z">
        <w:r w:rsidR="00EF283F">
          <w:rPr>
            <w:rFonts w:ascii="Times New Roman" w:hAnsi="Times New Roman" w:cs="Times New Roman"/>
          </w:rPr>
          <w:t xml:space="preserve"> </w:t>
        </w:r>
      </w:ins>
      <w:ins w:id="397" w:author="Benton, Deon" w:date="2026-05-18T22:26:00Z" w16du:dateUtc="2026-05-19T03:26:00Z">
        <w:r w:rsidR="005B760F">
          <w:rPr>
            <w:rFonts w:ascii="Times New Roman" w:hAnsi="Times New Roman" w:cs="Times New Roman"/>
          </w:rPr>
          <w:t xml:space="preserve">given that both can be </w:t>
        </w:r>
      </w:ins>
      <w:ins w:id="398" w:author="Benton, Deon" w:date="2026-05-18T22:42:00Z" w16du:dateUtc="2026-05-19T03:42:00Z">
        <w:r w:rsidR="001D3116">
          <w:rPr>
            <w:rFonts w:ascii="Times New Roman" w:hAnsi="Times New Roman" w:cs="Times New Roman"/>
          </w:rPr>
          <w:t>attended to</w:t>
        </w:r>
      </w:ins>
      <w:ins w:id="399" w:author="Benton, Deon" w:date="2026-05-18T22:26:00Z" w16du:dateUtc="2026-05-19T03:26:00Z">
        <w:r w:rsidR="005B760F">
          <w:rPr>
            <w:rFonts w:ascii="Times New Roman" w:hAnsi="Times New Roman" w:cs="Times New Roman"/>
          </w:rPr>
          <w:t xml:space="preserve"> </w:t>
        </w:r>
      </w:ins>
      <w:ins w:id="400" w:author="Benton, Deon" w:date="2026-05-18T22:27:00Z" w16du:dateUtc="2026-05-19T03:27:00Z">
        <w:r w:rsidR="005B760F">
          <w:rPr>
            <w:rFonts w:ascii="Times New Roman" w:hAnsi="Times New Roman" w:cs="Times New Roman"/>
          </w:rPr>
          <w:t xml:space="preserve">simultaneously. </w:t>
        </w:r>
      </w:ins>
      <w:del w:id="401" w:author="Benton, Deon" w:date="2026-05-18T22:26:00Z" w16du:dateUtc="2026-05-19T03:26:00Z">
        <w:r w:rsidR="00A50C75" w:rsidDel="005B760F">
          <w:rPr>
            <w:rFonts w:ascii="Times New Roman" w:hAnsi="Times New Roman" w:cs="Times New Roman"/>
          </w:rPr>
          <w:delText>.</w:delText>
        </w:r>
      </w:del>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071370">
        <w:rPr>
          <w:rFonts w:ascii="Times New Roman" w:hAnsi="Times New Roman" w:cs="Times New Roman"/>
        </w:rPr>
        <w:t>,</w:t>
      </w:r>
      <w:ins w:id="402" w:author="Benton, Deon" w:date="2026-05-18T22:27:00Z" w16du:dateUtc="2026-05-19T03:27:00Z">
        <w:r w:rsidR="005B760F">
          <w:rPr>
            <w:rFonts w:ascii="Times New Roman" w:hAnsi="Times New Roman" w:cs="Times New Roman"/>
          </w:rPr>
          <w:t xml:space="preserve"> the reduced visual salience of the barrier in this configuration means that it is not a guarantee</w:t>
        </w:r>
      </w:ins>
      <w:ins w:id="403" w:author="Benton, Deon" w:date="2026-05-18T22:28:00Z" w16du:dateUtc="2026-05-19T03:28:00Z">
        <w:r w:rsidR="005B760F">
          <w:rPr>
            <w:rFonts w:ascii="Times New Roman" w:hAnsi="Times New Roman" w:cs="Times New Roman"/>
          </w:rPr>
          <w:t xml:space="preserve"> </w:t>
        </w:r>
      </w:ins>
      <w:ins w:id="404" w:author="Benton, Deon" w:date="2026-05-18T22:27:00Z" w16du:dateUtc="2026-05-19T03:27:00Z">
        <w:r w:rsidR="005B760F">
          <w:rPr>
            <w:rFonts w:ascii="Times New Roman" w:hAnsi="Times New Roman" w:cs="Times New Roman"/>
          </w:rPr>
          <w:t xml:space="preserve">that </w:t>
        </w:r>
      </w:ins>
      <w:ins w:id="405" w:author="Benton, Deon" w:date="2026-05-18T22:28:00Z" w16du:dateUtc="2026-05-19T03:28:00Z">
        <w:r w:rsidR="005B760F">
          <w:rPr>
            <w:rFonts w:ascii="Times New Roman" w:hAnsi="Times New Roman" w:cs="Times New Roman"/>
          </w:rPr>
          <w:t>infants will even notice it</w:t>
        </w:r>
      </w:ins>
      <w:r w:rsidR="00071370">
        <w:rPr>
          <w:rFonts w:ascii="Times New Roman" w:hAnsi="Times New Roman" w:cs="Times New Roman"/>
        </w:rPr>
        <w:t xml:space="preserve">. </w:t>
      </w:r>
      <w:ins w:id="406" w:author="Benton, Deon" w:date="2026-05-18T22:28:00Z" w16du:dateUtc="2026-05-19T03:28:00Z">
        <w:r w:rsidR="005B760F">
          <w:rPr>
            <w:rFonts w:ascii="Times New Roman" w:hAnsi="Times New Roman" w:cs="Times New Roman"/>
          </w:rPr>
          <w:t>If infants do manage to notice the barrier in this arrangement, t</w:t>
        </w:r>
      </w:ins>
      <w:r w:rsidR="00547101">
        <w:rPr>
          <w:rFonts w:ascii="Times New Roman" w:hAnsi="Times New Roman" w:cs="Times New Roman"/>
        </w:rPr>
        <w:t>he association that is established between the</w:t>
      </w:r>
      <w:r w:rsidR="00A97B4A">
        <w:rPr>
          <w:rFonts w:ascii="Times New Roman" w:hAnsi="Times New Roman" w:cs="Times New Roman"/>
        </w:rPr>
        <w:t xml:space="preserve"> </w:t>
      </w:r>
      <w:r w:rsidR="00547101">
        <w:rPr>
          <w:rFonts w:ascii="Times New Roman" w:hAnsi="Times New Roman" w:cs="Times New Roman"/>
        </w:rPr>
        <w:t xml:space="preserve">barrier and arced motion </w:t>
      </w:r>
      <w:ins w:id="407" w:author="Benton, Deon" w:date="2026-05-18T22:29:00Z" w16du:dateUtc="2026-05-19T03:29:00Z">
        <w:r w:rsidR="005B760F">
          <w:rPr>
            <w:rFonts w:ascii="Times New Roman" w:hAnsi="Times New Roman" w:cs="Times New Roman"/>
          </w:rPr>
          <w:t xml:space="preserve">may be weaker simply because </w:t>
        </w:r>
      </w:ins>
      <w:r w:rsidR="00071370">
        <w:rPr>
          <w:rFonts w:ascii="Times New Roman" w:hAnsi="Times New Roman" w:cs="Times New Roman"/>
        </w:rPr>
        <w:t xml:space="preserve">more </w:t>
      </w:r>
      <w:r w:rsidR="00524642" w:rsidRPr="00E85228">
        <w:rPr>
          <w:rFonts w:ascii="Times New Roman" w:hAnsi="Times New Roman" w:cs="Times New Roman"/>
        </w:rPr>
        <w:t xml:space="preserve">effort </w:t>
      </w:r>
      <w:r w:rsidR="00071370">
        <w:rPr>
          <w:rFonts w:ascii="Times New Roman" w:hAnsi="Times New Roman" w:cs="Times New Roman"/>
        </w:rPr>
        <w:t>would necessarily be required</w:t>
      </w:r>
      <w:r w:rsidR="00524642" w:rsidRPr="00E85228">
        <w:rPr>
          <w:rFonts w:ascii="Times New Roman" w:hAnsi="Times New Roman" w:cs="Times New Roman"/>
        </w:rPr>
        <w:t xml:space="preserve"> to form </w:t>
      </w:r>
      <w:ins w:id="408" w:author="Benton, Deon" w:date="2026-05-18T22:29:00Z" w16du:dateUtc="2026-05-19T03:29:00Z">
        <w:r w:rsidR="005B760F">
          <w:rPr>
            <w:rFonts w:ascii="Times New Roman" w:hAnsi="Times New Roman" w:cs="Times New Roman"/>
          </w:rPr>
          <w:t xml:space="preserve">this link. </w:t>
        </w:r>
      </w:ins>
      <w:del w:id="409" w:author="Benton, Deon" w:date="2026-05-18T22:29:00Z" w16du:dateUtc="2026-05-19T03:29:00Z">
        <w:r w:rsidR="0031793A" w:rsidDel="005B760F">
          <w:rPr>
            <w:rFonts w:ascii="Times New Roman" w:hAnsi="Times New Roman" w:cs="Times New Roman"/>
          </w:rPr>
          <w:delText xml:space="preserve"> </w:delText>
        </w:r>
      </w:del>
      <w:r w:rsidR="004270B1">
        <w:rPr>
          <w:rFonts w:ascii="Times New Roman" w:hAnsi="Times New Roman" w:cs="Times New Roman"/>
        </w:rPr>
        <w:t>The reason</w:t>
      </w:r>
      <w:r w:rsidR="00BA006E">
        <w:rPr>
          <w:rFonts w:ascii="Times New Roman" w:hAnsi="Times New Roman" w:cs="Times New Roman"/>
        </w:rPr>
        <w:t xml:space="preserve"> </w:t>
      </w:r>
      <w:ins w:id="410" w:author="Benton, Deon" w:date="2026-05-18T22:30:00Z" w16du:dateUtc="2026-05-19T03:30:00Z">
        <w:r w:rsidR="005B760F">
          <w:rPr>
            <w:rFonts w:ascii="Times New Roman" w:hAnsi="Times New Roman" w:cs="Times New Roman"/>
          </w:rPr>
          <w:t xml:space="preserve">for this is straightforward: </w:t>
        </w:r>
      </w:ins>
      <w:ins w:id="411" w:author="Benton, Deon" w:date="2026-05-18T22:32:00Z" w16du:dateUtc="2026-05-19T03:32:00Z">
        <w:r w:rsidR="005B760F">
          <w:rPr>
            <w:rFonts w:ascii="Times New Roman" w:hAnsi="Times New Roman" w:cs="Times New Roman"/>
          </w:rPr>
          <w:t>Associating</w:t>
        </w:r>
      </w:ins>
      <w:ins w:id="412" w:author="Benton, Deon" w:date="2026-05-18T22:30:00Z" w16du:dateUtc="2026-05-19T03:30:00Z">
        <w:r w:rsidR="005B760F">
          <w:rPr>
            <w:rFonts w:ascii="Times New Roman" w:hAnsi="Times New Roman" w:cs="Times New Roman"/>
          </w:rPr>
          <w:t xml:space="preserve"> curved motion </w:t>
        </w:r>
      </w:ins>
      <w:ins w:id="413" w:author="Benton, Deon" w:date="2026-05-18T22:32:00Z" w16du:dateUtc="2026-05-19T03:32:00Z">
        <w:r w:rsidR="005B760F">
          <w:rPr>
            <w:rFonts w:ascii="Times New Roman" w:hAnsi="Times New Roman" w:cs="Times New Roman"/>
          </w:rPr>
          <w:t>with</w:t>
        </w:r>
      </w:ins>
      <w:r w:rsidR="00780735">
        <w:rPr>
          <w:rFonts w:ascii="Times New Roman" w:hAnsi="Times New Roman" w:cs="Times New Roman"/>
        </w:rPr>
        <w:t xml:space="preserve"> a peripherally located barrier</w:t>
      </w:r>
      <w:ins w:id="414" w:author="Benton, Deon" w:date="2026-05-18T22:32:00Z" w16du:dateUtc="2026-05-19T03:32:00Z">
        <w:r w:rsidR="005B760F">
          <w:rPr>
            <w:rFonts w:ascii="Times New Roman" w:hAnsi="Times New Roman" w:cs="Times New Roman"/>
          </w:rPr>
          <w:t xml:space="preserve"> </w:t>
        </w:r>
      </w:ins>
      <w:ins w:id="415" w:author="Benton, Deon" w:date="2026-05-18T22:31:00Z" w16du:dateUtc="2026-05-19T03:31:00Z">
        <w:r w:rsidR="005B760F">
          <w:rPr>
            <w:rFonts w:ascii="Times New Roman" w:hAnsi="Times New Roman" w:cs="Times New Roman"/>
          </w:rPr>
          <w:t>requires that</w:t>
        </w:r>
      </w:ins>
      <w:r w:rsidR="00EC4AC0">
        <w:rPr>
          <w:rFonts w:ascii="Times New Roman" w:hAnsi="Times New Roman" w:cs="Times New Roman"/>
        </w:rPr>
        <w:t xml:space="preserve"> infants</w:t>
      </w:r>
      <w:ins w:id="416" w:author="Benton, Deon" w:date="2026-05-18T22:31:00Z" w16du:dateUtc="2026-05-19T03:31:00Z">
        <w:r w:rsidR="005B760F">
          <w:rPr>
            <w:rFonts w:ascii="Times New Roman" w:hAnsi="Times New Roman" w:cs="Times New Roman"/>
          </w:rPr>
          <w:t xml:space="preserve"> make repeated saccades</w:t>
        </w:r>
      </w:ins>
      <w:r w:rsidR="00105D7B">
        <w:rPr>
          <w:rFonts w:ascii="Times New Roman" w:hAnsi="Times New Roman" w:cs="Times New Roman"/>
        </w:rPr>
        <w:t xml:space="preserve"> </w:t>
      </w:r>
      <w:ins w:id="417" w:author="Benton, Deon" w:date="2026-05-18T22:31:00Z" w16du:dateUtc="2026-05-19T03:31:00Z">
        <w:r w:rsidR="005B760F">
          <w:rPr>
            <w:rFonts w:ascii="Times New Roman" w:hAnsi="Times New Roman" w:cs="Times New Roman"/>
          </w:rPr>
          <w:t>between</w:t>
        </w:r>
      </w:ins>
      <w:r w:rsidR="00105D7B">
        <w:rPr>
          <w:rFonts w:ascii="Times New Roman" w:hAnsi="Times New Roman" w:cs="Times New Roman"/>
        </w:rPr>
        <w:t xml:space="preserve"> the </w:t>
      </w:r>
      <w:r w:rsidR="004F3228">
        <w:rPr>
          <w:rFonts w:ascii="Times New Roman" w:hAnsi="Times New Roman" w:cs="Times New Roman"/>
        </w:rPr>
        <w:t>curved motion</w:t>
      </w:r>
      <w:ins w:id="418" w:author="Benton, Deon" w:date="2026-05-18T22:31:00Z" w16du:dateUtc="2026-05-19T03:31:00Z">
        <w:r w:rsidR="005B760F">
          <w:rPr>
            <w:rFonts w:ascii="Times New Roman" w:hAnsi="Times New Roman" w:cs="Times New Roman"/>
          </w:rPr>
          <w:t xml:space="preserve"> located</w:t>
        </w:r>
      </w:ins>
      <w:r w:rsidR="00105D7B">
        <w:rPr>
          <w:rFonts w:ascii="Times New Roman" w:hAnsi="Times New Roman" w:cs="Times New Roman"/>
        </w:rPr>
        <w:t xml:space="preserve"> at the center of the screen </w:t>
      </w:r>
      <w:ins w:id="419" w:author="Benton, Deon" w:date="2026-05-18T22:33:00Z" w16du:dateUtc="2026-05-19T03:33:00Z">
        <w:r w:rsidR="005B760F">
          <w:rPr>
            <w:rFonts w:ascii="Times New Roman" w:hAnsi="Times New Roman" w:cs="Times New Roman"/>
          </w:rPr>
          <w:t>and the barrier located in the periphery</w:t>
        </w:r>
      </w:ins>
      <w:r w:rsidR="00105D7B">
        <w:rPr>
          <w:rFonts w:ascii="Times New Roman" w:hAnsi="Times New Roman" w:cs="Times New Roman"/>
        </w:rPr>
        <w:t>.</w:t>
      </w:r>
      <w:ins w:id="420" w:author="Benton, Deon" w:date="2026-05-18T22:33:00Z" w16du:dateUtc="2026-05-19T03:33:00Z">
        <w:r w:rsidR="005B760F">
          <w:rPr>
            <w:rFonts w:ascii="Times New Roman" w:hAnsi="Times New Roman" w:cs="Times New Roman"/>
          </w:rPr>
          <w:t xml:space="preserve"> Thus, even if infants</w:t>
        </w:r>
      </w:ins>
      <w:ins w:id="421" w:author="Benton, Deon" w:date="2026-05-18T22:34:00Z" w16du:dateUtc="2026-05-19T03:34:00Z">
        <w:r w:rsidR="005B760F">
          <w:rPr>
            <w:rFonts w:ascii="Times New Roman" w:hAnsi="Times New Roman" w:cs="Times New Roman"/>
          </w:rPr>
          <w:t xml:space="preserve"> in the Control condition do notice the barrier, because the habituation phase</w:t>
        </w:r>
      </w:ins>
      <w:ins w:id="422" w:author="Benton, Deon" w:date="2026-05-18T22:35:00Z" w16du:dateUtc="2026-05-19T03:35:00Z">
        <w:r w:rsidR="005B760F">
          <w:rPr>
            <w:rFonts w:ascii="Times New Roman" w:hAnsi="Times New Roman" w:cs="Times New Roman"/>
          </w:rPr>
          <w:t xml:space="preserve"> </w:t>
        </w:r>
      </w:ins>
      <w:ins w:id="423" w:author="Benton, Deon" w:date="2026-05-18T22:36:00Z" w16du:dateUtc="2026-05-19T03:36:00Z">
        <w:r w:rsidR="008338BF">
          <w:rPr>
            <w:rFonts w:ascii="Times New Roman" w:hAnsi="Times New Roman" w:cs="Times New Roman"/>
          </w:rPr>
          <w:t>is brief</w:t>
        </w:r>
      </w:ins>
      <w:ins w:id="424" w:author="Benton, Deon" w:date="2026-05-18T22:35:00Z" w16du:dateUtc="2026-05-19T03:35:00Z">
        <w:r w:rsidR="005B760F">
          <w:rPr>
            <w:rFonts w:ascii="Times New Roman" w:hAnsi="Times New Roman" w:cs="Times New Roman"/>
          </w:rPr>
          <w:t>,</w:t>
        </w:r>
      </w:ins>
      <w:r w:rsidR="00BF0CC1">
        <w:rPr>
          <w:rFonts w:ascii="Times New Roman" w:hAnsi="Times New Roman" w:cs="Times New Roman"/>
        </w:rPr>
        <w:t xml:space="preserve"> </w:t>
      </w:r>
      <w:ins w:id="425" w:author="Benton, Deon" w:date="2026-05-18T22:36:00Z" w16du:dateUtc="2026-05-19T03:36:00Z">
        <w:r w:rsidR="007062A8" w:rsidRPr="007062A8">
          <w:rPr>
            <w:rFonts w:ascii="Times New Roman" w:hAnsi="Times New Roman" w:cs="Times New Roman"/>
          </w:rPr>
          <w:t>any learned association between the barrier and curved motion may be much weaker than in the Experimental conditio</w:t>
        </w:r>
        <w:r w:rsidR="007062A8">
          <w:rPr>
            <w:rFonts w:ascii="Times New Roman" w:hAnsi="Times New Roman" w:cs="Times New Roman"/>
          </w:rPr>
          <w:t xml:space="preserve">n. </w:t>
        </w:r>
      </w:ins>
      <w:r w:rsidR="00EC4AC0">
        <w:rPr>
          <w:rFonts w:ascii="Times New Roman" w:hAnsi="Times New Roman" w:cs="Times New Roman"/>
        </w:rPr>
        <w:t xml:space="preserve"> </w:t>
      </w:r>
    </w:p>
    <w:p w14:paraId="5183A749" w14:textId="3B7D6E75" w:rsidR="00B6552F" w:rsidRDefault="001D3116" w:rsidP="0096761D">
      <w:pPr>
        <w:spacing w:line="480" w:lineRule="auto"/>
        <w:ind w:firstLine="720"/>
        <w:contextualSpacing/>
        <w:rPr>
          <w:rFonts w:ascii="Times New Roman" w:hAnsi="Times New Roman" w:cs="Times New Roman"/>
        </w:rPr>
      </w:pPr>
      <w:ins w:id="426" w:author="Benton, Deon" w:date="2026-05-18T22:46:00Z" w16du:dateUtc="2026-05-19T03:46:00Z">
        <w:r w:rsidRPr="001D3116">
          <w:rPr>
            <w:rFonts w:ascii="Times New Roman" w:hAnsi="Times New Roman" w:cs="Times New Roman"/>
          </w:rPr>
          <w:t>The present learning account may appear difficult to reconcile with findings showing that infants with minimal experience processing others’ actions nonetheless behave as though they are sensitive to action efficiency when they are given direct action experience (e.g., Skerry et al.</w:t>
        </w:r>
      </w:ins>
      <w:ins w:id="427" w:author="Benton, Deon" w:date="2026-05-19T17:08:00Z" w16du:dateUtc="2026-05-19T22:08:00Z">
        <w:r w:rsidR="00202F05">
          <w:rPr>
            <w:rFonts w:ascii="Times New Roman" w:hAnsi="Times New Roman" w:cs="Times New Roman"/>
          </w:rPr>
          <w:t>; see also Liu et al., 2019</w:t>
        </w:r>
      </w:ins>
      <w:ins w:id="428" w:author="Benton, Deon" w:date="2026-05-18T22:46:00Z" w16du:dateUtc="2026-05-19T03:46:00Z">
        <w:r w:rsidRPr="001D3116">
          <w:rPr>
            <w:rFonts w:ascii="Times New Roman" w:hAnsi="Times New Roman" w:cs="Times New Roman"/>
          </w:rPr>
          <w:t>)</w:t>
        </w:r>
      </w:ins>
      <w:ins w:id="429" w:author="Benton, Deon" w:date="2026-05-18T22:54:00Z" w16du:dateUtc="2026-05-19T03:54:00Z">
        <w:r w:rsidR="00A63B78">
          <w:rPr>
            <w:rFonts w:ascii="Times New Roman" w:hAnsi="Times New Roman" w:cs="Times New Roman"/>
          </w:rPr>
          <w:t xml:space="preserve">. </w:t>
        </w:r>
      </w:ins>
      <w:ins w:id="430" w:author="Benton, Deon" w:date="2026-05-19T17:08:00Z" w16du:dateUtc="2026-05-19T22:08:00Z">
        <w:r w:rsidR="00202F05">
          <w:rPr>
            <w:rFonts w:ascii="Times New Roman" w:hAnsi="Times New Roman" w:cs="Times New Roman"/>
          </w:rPr>
          <w:t>In</w:t>
        </w:r>
      </w:ins>
      <w:ins w:id="431" w:author="Benton, Deon" w:date="2026-05-18T22:41:00Z" w16du:dateUtc="2026-05-19T03:41:00Z">
        <w:r>
          <w:rPr>
            <w:rFonts w:ascii="Times New Roman" w:hAnsi="Times New Roman" w:cs="Times New Roman"/>
          </w:rPr>
          <w:t xml:space="preserve"> </w:t>
        </w:r>
      </w:ins>
      <w:r w:rsidR="009E5538">
        <w:rPr>
          <w:rFonts w:ascii="Times New Roman" w:hAnsi="Times New Roman" w:cs="Times New Roman"/>
        </w:rPr>
        <w:t>Skerry et al.</w:t>
      </w:r>
      <w:ins w:id="432" w:author="Benton, Deon" w:date="2026-05-19T17:08:00Z" w16du:dateUtc="2026-05-19T22:08:00Z">
        <w:r w:rsidR="00202F05">
          <w:rPr>
            <w:rFonts w:ascii="Times New Roman" w:hAnsi="Times New Roman" w:cs="Times New Roman"/>
          </w:rPr>
          <w:t>’s</w:t>
        </w:r>
      </w:ins>
      <w:r w:rsidR="009E5538">
        <w:rPr>
          <w:rFonts w:ascii="Times New Roman" w:hAnsi="Times New Roman" w:cs="Times New Roman"/>
        </w:rPr>
        <w:t xml:space="preserve"> (2013)</w:t>
      </w:r>
      <w:ins w:id="433" w:author="Benton, Deon" w:date="2026-05-19T17:08:00Z" w16du:dateUtc="2026-05-19T22:08:00Z">
        <w:r w:rsidR="00202F05">
          <w:rPr>
            <w:rFonts w:ascii="Times New Roman" w:hAnsi="Times New Roman" w:cs="Times New Roman"/>
          </w:rPr>
          <w:t xml:space="preserve"> study</w:t>
        </w:r>
      </w:ins>
      <w:r w:rsidR="009E5538">
        <w:rPr>
          <w:rFonts w:ascii="Times New Roman" w:hAnsi="Times New Roman" w:cs="Times New Roman"/>
        </w:rPr>
        <w:t>, for example</w:t>
      </w:r>
      <w:ins w:id="434" w:author="Benton, Deon" w:date="2026-05-19T17:08:00Z" w16du:dateUtc="2026-05-19T22:08:00Z">
        <w:r w:rsidR="00202F05">
          <w:rPr>
            <w:rFonts w:ascii="Times New Roman" w:hAnsi="Times New Roman" w:cs="Times New Roman"/>
          </w:rPr>
          <w:t xml:space="preserve">, </w:t>
        </w:r>
        <w:r w:rsidR="00202F05" w:rsidRPr="00202F05">
          <w:rPr>
            <w:rFonts w:ascii="Times New Roman" w:hAnsi="Times New Roman" w:cs="Times New Roman"/>
          </w:rPr>
          <w:t>3-month-olds were fitted either with sticky mittens that enabled them successfully to retrieve a Velcro-covered ball or with non-sticky mittens that did not.</w:t>
        </w:r>
      </w:ins>
      <w:r w:rsidR="00FE787D">
        <w:rPr>
          <w:rFonts w:ascii="Times New Roman" w:hAnsi="Times New Roman" w:cs="Times New Roman"/>
        </w:rPr>
        <w:t xml:space="preserve"> </w:t>
      </w:r>
      <w:ins w:id="435" w:author="Benton, Deon" w:date="2026-05-19T17:09:00Z" w16du:dateUtc="2026-05-19T22:09:00Z">
        <w:r w:rsidR="00202F05">
          <w:rPr>
            <w:rFonts w:ascii="Times New Roman" w:hAnsi="Times New Roman" w:cs="Times New Roman"/>
          </w:rPr>
          <w:t xml:space="preserve">Infants </w:t>
        </w:r>
      </w:ins>
      <w:r w:rsidR="00DE1779">
        <w:rPr>
          <w:rFonts w:ascii="Times New Roman" w:hAnsi="Times New Roman" w:cs="Times New Roman"/>
        </w:rPr>
        <w:t xml:space="preserve">were then </w:t>
      </w:r>
      <w:proofErr w:type="gramStart"/>
      <w:r w:rsidR="00DE1779">
        <w:rPr>
          <w:rFonts w:ascii="Times New Roman" w:hAnsi="Times New Roman" w:cs="Times New Roman"/>
        </w:rPr>
        <w:t>habituated</w:t>
      </w:r>
      <w:proofErr w:type="gramEnd"/>
      <w:r w:rsidR="00DE1779">
        <w:rPr>
          <w:rFonts w:ascii="Times New Roman" w:hAnsi="Times New Roman" w:cs="Times New Roman"/>
        </w:rPr>
        <w:t xml:space="preserve"> to a </w:t>
      </w:r>
      <w:ins w:id="436" w:author="Benton, Deon" w:date="2026-05-18T22:48:00Z" w16du:dateUtc="2026-05-19T03:48:00Z">
        <w:r w:rsidR="00A63B78">
          <w:rPr>
            <w:rFonts w:ascii="Times New Roman" w:hAnsi="Times New Roman" w:cs="Times New Roman"/>
          </w:rPr>
          <w:t>Gergely-style</w:t>
        </w:r>
      </w:ins>
      <w:r w:rsidR="00DE1779">
        <w:rPr>
          <w:rFonts w:ascii="Times New Roman" w:hAnsi="Times New Roman" w:cs="Times New Roman"/>
        </w:rPr>
        <w:t xml:space="preserve"> event in which an a</w:t>
      </w:r>
      <w:r w:rsidR="00C47526">
        <w:rPr>
          <w:rFonts w:ascii="Times New Roman" w:hAnsi="Times New Roman" w:cs="Times New Roman"/>
        </w:rPr>
        <w:t>ctor</w:t>
      </w:r>
      <w:r w:rsidR="00DE1779">
        <w:rPr>
          <w:rFonts w:ascii="Times New Roman" w:hAnsi="Times New Roman" w:cs="Times New Roman"/>
        </w:rPr>
        <w:t xml:space="preserve"> reached over or </w:t>
      </w:r>
      <w:ins w:id="437" w:author="Benton, Deon" w:date="2026-05-19T17:09:00Z" w16du:dateUtc="2026-05-19T22:09:00Z">
        <w:r w:rsidR="00202F05">
          <w:rPr>
            <w:rFonts w:ascii="Times New Roman" w:hAnsi="Times New Roman" w:cs="Times New Roman"/>
          </w:rPr>
          <w:t>beside</w:t>
        </w:r>
      </w:ins>
      <w:r w:rsidR="00DE1779">
        <w:rPr>
          <w:rFonts w:ascii="Times New Roman" w:hAnsi="Times New Roman" w:cs="Times New Roman"/>
        </w:rPr>
        <w:t xml:space="preserve"> a barrier to retrieve the same ball</w:t>
      </w:r>
      <w:ins w:id="438" w:author="Benton, Deon" w:date="2026-05-18T22:48:00Z" w16du:dateUtc="2026-05-19T03:48:00Z">
        <w:r w:rsidR="00A63B78">
          <w:rPr>
            <w:rFonts w:ascii="Times New Roman" w:hAnsi="Times New Roman" w:cs="Times New Roman"/>
          </w:rPr>
          <w:t xml:space="preserve">. </w:t>
        </w:r>
      </w:ins>
      <w:ins w:id="439" w:author="Benton, Deon" w:date="2026-05-19T17:10:00Z" w16du:dateUtc="2026-05-19T22:10:00Z">
        <w:r w:rsidR="00DF0521">
          <w:rPr>
            <w:rFonts w:ascii="Times New Roman" w:hAnsi="Times New Roman" w:cs="Times New Roman"/>
          </w:rPr>
          <w:t>Infants then viewed</w:t>
        </w:r>
      </w:ins>
      <w:r w:rsidR="00EB6B88">
        <w:rPr>
          <w:rFonts w:ascii="Times New Roman" w:hAnsi="Times New Roman" w:cs="Times New Roman"/>
        </w:rPr>
        <w:t xml:space="preserve"> barrierless</w:t>
      </w:r>
      <w:ins w:id="440" w:author="Benton, Deon" w:date="2026-05-19T17:10:00Z" w16du:dateUtc="2026-05-19T22:10:00Z">
        <w:r w:rsidR="00DF0521">
          <w:rPr>
            <w:rFonts w:ascii="Times New Roman" w:hAnsi="Times New Roman" w:cs="Times New Roman"/>
          </w:rPr>
          <w:t xml:space="preserve"> test</w:t>
        </w:r>
      </w:ins>
      <w:r w:rsidR="00EB6B88">
        <w:rPr>
          <w:rFonts w:ascii="Times New Roman" w:hAnsi="Times New Roman" w:cs="Times New Roman"/>
        </w:rPr>
        <w:t xml:space="preserve"> events in which the actress either followed a straight </w:t>
      </w:r>
      <w:ins w:id="441" w:author="Benton, Deon" w:date="2026-05-19T17:10:00Z" w16du:dateUtc="2026-05-19T22:10:00Z">
        <w:r w:rsidR="00DF0521">
          <w:rPr>
            <w:rFonts w:ascii="Times New Roman" w:hAnsi="Times New Roman" w:cs="Times New Roman"/>
          </w:rPr>
          <w:t xml:space="preserve">or </w:t>
        </w:r>
      </w:ins>
      <w:r w:rsidR="00EB6B88">
        <w:rPr>
          <w:rFonts w:ascii="Times New Roman" w:hAnsi="Times New Roman" w:cs="Times New Roman"/>
        </w:rPr>
        <w:t>curved path</w:t>
      </w:r>
      <w:r w:rsidR="002F3DF8">
        <w:rPr>
          <w:rFonts w:ascii="Times New Roman" w:hAnsi="Times New Roman" w:cs="Times New Roman"/>
        </w:rPr>
        <w:t xml:space="preserve"> </w:t>
      </w:r>
      <w:r w:rsidR="00EB6B88">
        <w:rPr>
          <w:rFonts w:ascii="Times New Roman" w:hAnsi="Times New Roman" w:cs="Times New Roman"/>
        </w:rPr>
        <w:t xml:space="preserve">to reach </w:t>
      </w:r>
      <w:r w:rsidR="000A346C">
        <w:rPr>
          <w:rFonts w:ascii="Times New Roman" w:hAnsi="Times New Roman" w:cs="Times New Roman"/>
        </w:rPr>
        <w:t>the ball.</w:t>
      </w:r>
      <w:r w:rsidR="002F3DF8">
        <w:rPr>
          <w:rFonts w:ascii="Times New Roman" w:hAnsi="Times New Roman" w:cs="Times New Roman"/>
        </w:rPr>
        <w:t xml:space="preserve"> </w:t>
      </w:r>
      <w:ins w:id="442" w:author="Benton, Deon" w:date="2026-05-19T17:11:00Z" w16du:dateUtc="2026-05-19T22:11:00Z">
        <w:r w:rsidR="00DF0521">
          <w:rPr>
            <w:rFonts w:ascii="Times New Roman" w:hAnsi="Times New Roman" w:cs="Times New Roman"/>
          </w:rPr>
          <w:t xml:space="preserve">Only infants in the sticky-mittens condition </w:t>
        </w:r>
      </w:ins>
      <w:r w:rsidR="002F3DF8">
        <w:rPr>
          <w:rFonts w:ascii="Times New Roman" w:hAnsi="Times New Roman" w:cs="Times New Roman"/>
        </w:rPr>
        <w:t xml:space="preserve">looked longer at the </w:t>
      </w:r>
      <w:ins w:id="443" w:author="Benton, Deon" w:date="2026-05-19T17:11:00Z" w16du:dateUtc="2026-05-19T22:11:00Z">
        <w:r w:rsidR="00DF0521">
          <w:rPr>
            <w:rFonts w:ascii="Times New Roman" w:hAnsi="Times New Roman" w:cs="Times New Roman"/>
          </w:rPr>
          <w:t xml:space="preserve">curved action </w:t>
        </w:r>
      </w:ins>
      <w:ins w:id="444" w:author="Benton, Deon" w:date="2026-05-18T22:50:00Z" w16du:dateUtc="2026-05-19T03:50:00Z">
        <w:r w:rsidR="00A63B78">
          <w:rPr>
            <w:rFonts w:ascii="Times New Roman" w:hAnsi="Times New Roman" w:cs="Times New Roman"/>
          </w:rPr>
          <w:t xml:space="preserve">following habituation to </w:t>
        </w:r>
      </w:ins>
      <w:ins w:id="445" w:author="Benton, Deon" w:date="2026-05-19T17:11:00Z" w16du:dateUtc="2026-05-19T22:11:00Z">
        <w:r w:rsidR="00DF0521">
          <w:rPr>
            <w:rFonts w:ascii="Times New Roman" w:hAnsi="Times New Roman" w:cs="Times New Roman"/>
          </w:rPr>
          <w:lastRenderedPageBreak/>
          <w:t>the</w:t>
        </w:r>
      </w:ins>
      <w:ins w:id="446" w:author="Benton, Deon" w:date="2026-05-18T22:50:00Z" w16du:dateUtc="2026-05-19T03:50:00Z">
        <w:r w:rsidR="00A63B78">
          <w:rPr>
            <w:rFonts w:ascii="Times New Roman" w:hAnsi="Times New Roman" w:cs="Times New Roman"/>
          </w:rPr>
          <w:t xml:space="preserve"> </w:t>
        </w:r>
      </w:ins>
      <w:ins w:id="447" w:author="Benton, Deon" w:date="2026-05-19T17:11:00Z" w16du:dateUtc="2026-05-19T22:11:00Z">
        <w:r w:rsidR="00DF0521">
          <w:rPr>
            <w:rFonts w:ascii="Times New Roman" w:hAnsi="Times New Roman" w:cs="Times New Roman"/>
          </w:rPr>
          <w:t>arm-</w:t>
        </w:r>
      </w:ins>
      <w:ins w:id="448" w:author="Benton, Deon" w:date="2026-05-18T22:50:00Z" w16du:dateUtc="2026-05-19T03:50:00Z">
        <w:r w:rsidR="00A63B78">
          <w:rPr>
            <w:rFonts w:ascii="Times New Roman" w:hAnsi="Times New Roman" w:cs="Times New Roman"/>
          </w:rPr>
          <w:t>constrained</w:t>
        </w:r>
      </w:ins>
      <w:ins w:id="449" w:author="Benton, Deon" w:date="2026-05-19T17:11:00Z" w16du:dateUtc="2026-05-19T22:11:00Z">
        <w:r w:rsidR="00DF0521">
          <w:rPr>
            <w:rFonts w:ascii="Times New Roman" w:hAnsi="Times New Roman" w:cs="Times New Roman"/>
          </w:rPr>
          <w:t xml:space="preserve"> habituation</w:t>
        </w:r>
      </w:ins>
      <w:ins w:id="450" w:author="Benton, Deon" w:date="2026-05-18T22:50:00Z" w16du:dateUtc="2026-05-19T03:50:00Z">
        <w:r w:rsidR="00A63B78">
          <w:rPr>
            <w:rFonts w:ascii="Times New Roman" w:hAnsi="Times New Roman" w:cs="Times New Roman"/>
          </w:rPr>
          <w:t xml:space="preserve"> event</w:t>
        </w:r>
      </w:ins>
      <w:r w:rsidR="008223E1">
        <w:rPr>
          <w:rFonts w:ascii="Times New Roman" w:hAnsi="Times New Roman" w:cs="Times New Roman"/>
        </w:rPr>
        <w:t>.</w:t>
      </w:r>
      <w:r w:rsidR="002F3DF8">
        <w:rPr>
          <w:rFonts w:ascii="Times New Roman" w:hAnsi="Times New Roman" w:cs="Times New Roman"/>
        </w:rPr>
        <w:t xml:space="preserve"> </w:t>
      </w:r>
      <w:ins w:id="451" w:author="Benton, Deon" w:date="2026-05-19T17:12:00Z" w16du:dateUtc="2026-05-19T22:12:00Z">
        <w:r w:rsidR="00891313">
          <w:rPr>
            <w:rFonts w:ascii="Times New Roman" w:hAnsi="Times New Roman" w:cs="Times New Roman"/>
          </w:rPr>
          <w:t xml:space="preserve">These results were interpreted to mean that </w:t>
        </w:r>
      </w:ins>
      <w:ins w:id="452" w:author="Benton, Deon" w:date="2026-05-18T22:51:00Z" w16du:dateUtc="2026-05-19T03:51:00Z">
        <w:r w:rsidR="00A63B78">
          <w:rPr>
            <w:rFonts w:ascii="Times New Roman" w:hAnsi="Times New Roman" w:cs="Times New Roman"/>
          </w:rPr>
          <w:t xml:space="preserve">minimal </w:t>
        </w:r>
      </w:ins>
      <w:del w:id="453" w:author="Benton, Deon" w:date="2026-05-19T17:34:00Z" w16du:dateUtc="2026-05-19T22:34:00Z">
        <w:r w:rsidR="005E3ED4" w:rsidDel="00BA458F">
          <w:rPr>
            <w:rFonts w:ascii="Times New Roman" w:hAnsi="Times New Roman" w:cs="Times New Roman"/>
          </w:rPr>
          <w:delText>action</w:delText>
        </w:r>
      </w:del>
      <w:ins w:id="454" w:author="Benton, Deon" w:date="2026-05-19T17:34:00Z" w16du:dateUtc="2026-05-19T22:34:00Z">
        <w:r w:rsidR="00BA458F">
          <w:rPr>
            <w:rFonts w:ascii="Times New Roman" w:hAnsi="Times New Roman" w:cs="Times New Roman"/>
          </w:rPr>
          <w:t>direct-action</w:t>
        </w:r>
      </w:ins>
      <w:r w:rsidR="00AC2BE6">
        <w:rPr>
          <w:rFonts w:ascii="Times New Roman" w:hAnsi="Times New Roman" w:cs="Times New Roman"/>
        </w:rPr>
        <w:t xml:space="preserve"> experience is </w:t>
      </w:r>
      <w:ins w:id="455" w:author="Benton, Deon" w:date="2026-05-18T22:51:00Z" w16du:dateUtc="2026-05-19T03:51:00Z">
        <w:r w:rsidR="00A63B78">
          <w:rPr>
            <w:rFonts w:ascii="Times New Roman" w:hAnsi="Times New Roman" w:cs="Times New Roman"/>
          </w:rPr>
          <w:t xml:space="preserve">sufficient </w:t>
        </w:r>
      </w:ins>
      <w:r w:rsidR="00AC2BE6">
        <w:rPr>
          <w:rFonts w:ascii="Times New Roman" w:hAnsi="Times New Roman" w:cs="Times New Roman"/>
        </w:rPr>
        <w:t>for infants to</w:t>
      </w:r>
      <w:ins w:id="456" w:author="Benton, Deon" w:date="2026-05-19T17:12:00Z" w16du:dateUtc="2026-05-19T22:12:00Z">
        <w:r w:rsidR="00891313">
          <w:rPr>
            <w:rFonts w:ascii="Times New Roman" w:hAnsi="Times New Roman" w:cs="Times New Roman"/>
          </w:rPr>
          <w:t xml:space="preserve"> represent goals and action efficiency.</w:t>
        </w:r>
      </w:ins>
      <w:r w:rsidR="005E3ED4">
        <w:rPr>
          <w:rFonts w:ascii="Times New Roman" w:hAnsi="Times New Roman" w:cs="Times New Roman"/>
        </w:rPr>
        <w:t xml:space="preserve"> </w:t>
      </w:r>
    </w:p>
    <w:p w14:paraId="3FA53A5B" w14:textId="66F4EE14" w:rsidR="00623ED3" w:rsidRDefault="00C2053F" w:rsidP="002921F8">
      <w:pPr>
        <w:spacing w:line="480" w:lineRule="auto"/>
        <w:ind w:firstLine="720"/>
        <w:contextualSpacing/>
        <w:rPr>
          <w:ins w:id="457" w:author="Benton, Deon" w:date="2026-05-01T10:34:00Z" w16du:dateUtc="2026-05-01T15:34:00Z"/>
          <w:rFonts w:ascii="Times New Roman" w:hAnsi="Times New Roman" w:cs="Times New Roman"/>
        </w:rPr>
      </w:pPr>
      <w:ins w:id="458" w:author="Benton, Deon" w:date="2026-05-01T10:15:00Z" w16du:dateUtc="2026-05-01T15:15:00Z">
        <w:r>
          <w:rPr>
            <w:rFonts w:ascii="Times New Roman" w:hAnsi="Times New Roman" w:cs="Times New Roman"/>
          </w:rPr>
          <w:t>One way to</w:t>
        </w:r>
      </w:ins>
      <w:r w:rsidR="00CA1341">
        <w:rPr>
          <w:rFonts w:ascii="Times New Roman" w:hAnsi="Times New Roman" w:cs="Times New Roman"/>
        </w:rPr>
        <w:t xml:space="preserve"> reconcile</w:t>
      </w:r>
      <w:ins w:id="459" w:author="Benton, Deon" w:date="2026-05-18T22:54:00Z" w16du:dateUtc="2026-05-19T03:54:00Z">
        <w:r w:rsidR="00A63B78">
          <w:rPr>
            <w:rFonts w:ascii="Times New Roman" w:hAnsi="Times New Roman" w:cs="Times New Roman"/>
          </w:rPr>
          <w:t xml:space="preserve"> this finding with the curren</w:t>
        </w:r>
      </w:ins>
      <w:ins w:id="460" w:author="Benton, Deon" w:date="2026-05-18T22:55:00Z" w16du:dateUtc="2026-05-19T03:55:00Z">
        <w:r w:rsidR="00A63B78">
          <w:rPr>
            <w:rFonts w:ascii="Times New Roman" w:hAnsi="Times New Roman" w:cs="Times New Roman"/>
          </w:rPr>
          <w:t>t account</w:t>
        </w:r>
      </w:ins>
      <w:r w:rsidR="00CA1341">
        <w:rPr>
          <w:rFonts w:ascii="Times New Roman" w:hAnsi="Times New Roman" w:cs="Times New Roman"/>
        </w:rPr>
        <w:t xml:space="preserve"> is </w:t>
      </w:r>
      <w:r w:rsidR="00832F06">
        <w:rPr>
          <w:rFonts w:ascii="Times New Roman" w:hAnsi="Times New Roman" w:cs="Times New Roman"/>
        </w:rPr>
        <w:t>to consider</w:t>
      </w:r>
      <w:r w:rsidR="00B30C52">
        <w:rPr>
          <w:rFonts w:ascii="Times New Roman" w:hAnsi="Times New Roman" w:cs="Times New Roman"/>
        </w:rPr>
        <w:t xml:space="preserve"> the</w:t>
      </w:r>
      <w:r w:rsidR="00832F06">
        <w:rPr>
          <w:rFonts w:ascii="Times New Roman" w:hAnsi="Times New Roman" w:cs="Times New Roman"/>
        </w:rPr>
        <w:t xml:space="preserve"> </w:t>
      </w:r>
      <w:ins w:id="461" w:author="Benton, Deon" w:date="2026-05-19T17:13:00Z" w16du:dateUtc="2026-05-19T22:13:00Z">
        <w:r w:rsidR="00891313">
          <w:rPr>
            <w:rFonts w:ascii="Times New Roman" w:hAnsi="Times New Roman" w:cs="Times New Roman"/>
          </w:rPr>
          <w:t xml:space="preserve">possibility that effective </w:t>
        </w:r>
      </w:ins>
      <w:ins w:id="462" w:author="Benton, Deon" w:date="2026-05-19T17:34:00Z" w16du:dateUtc="2026-05-19T22:34:00Z">
        <w:r w:rsidR="00BA458F">
          <w:rPr>
            <w:rFonts w:ascii="Times New Roman" w:hAnsi="Times New Roman" w:cs="Times New Roman"/>
          </w:rPr>
          <w:t>direct-action</w:t>
        </w:r>
      </w:ins>
      <w:ins w:id="463" w:author="Benton, Deon" w:date="2026-05-19T17:13:00Z" w16du:dateUtc="2026-05-19T22:13:00Z">
        <w:r w:rsidR="00891313">
          <w:rPr>
            <w:rFonts w:ascii="Times New Roman" w:hAnsi="Times New Roman" w:cs="Times New Roman"/>
          </w:rPr>
          <w:t xml:space="preserve"> experience </w:t>
        </w:r>
      </w:ins>
      <w:ins w:id="464" w:author="Benton, Deon" w:date="2026-05-01T10:18:00Z" w16du:dateUtc="2026-05-01T15:18:00Z">
        <w:r w:rsidR="0034312D" w:rsidRPr="00FD1459">
          <w:rPr>
            <w:rFonts w:ascii="Times New Roman" w:hAnsi="Times New Roman" w:cs="Times New Roman"/>
          </w:rPr>
          <w:t>temporarily heighten</w:t>
        </w:r>
      </w:ins>
      <w:ins w:id="465" w:author="Benton, Deon" w:date="2026-05-19T17:13:00Z" w16du:dateUtc="2026-05-19T22:13:00Z">
        <w:r w:rsidR="00891313">
          <w:rPr>
            <w:rFonts w:ascii="Times New Roman" w:hAnsi="Times New Roman" w:cs="Times New Roman"/>
          </w:rPr>
          <w:t>s</w:t>
        </w:r>
      </w:ins>
      <w:ins w:id="466" w:author="Benton, Deon" w:date="2026-05-01T10:18:00Z" w16du:dateUtc="2026-05-01T15:18:00Z">
        <w:r w:rsidR="0034312D" w:rsidRPr="00FD1459">
          <w:rPr>
            <w:rFonts w:ascii="Times New Roman" w:hAnsi="Times New Roman" w:cs="Times New Roman"/>
          </w:rPr>
          <w:t xml:space="preserve"> infants’ attention to and encoding of </w:t>
        </w:r>
      </w:ins>
      <w:ins w:id="467" w:author="Benton, Deon" w:date="2026-05-19T17:14:00Z" w16du:dateUtc="2026-05-19T22:14:00Z">
        <w:r w:rsidR="00891313">
          <w:rPr>
            <w:rFonts w:ascii="Times New Roman" w:hAnsi="Times New Roman" w:cs="Times New Roman"/>
          </w:rPr>
          <w:t xml:space="preserve">an object’s </w:t>
        </w:r>
        <w:r w:rsidR="007B24BC">
          <w:rPr>
            <w:rFonts w:ascii="Times New Roman" w:hAnsi="Times New Roman" w:cs="Times New Roman"/>
          </w:rPr>
          <w:t xml:space="preserve">visible </w:t>
        </w:r>
        <w:r w:rsidR="00891313">
          <w:rPr>
            <w:rFonts w:ascii="Times New Roman" w:hAnsi="Times New Roman" w:cs="Times New Roman"/>
          </w:rPr>
          <w:t>surface features and kinematics of actions</w:t>
        </w:r>
      </w:ins>
      <w:r w:rsidR="00ED2E5A">
        <w:rPr>
          <w:rFonts w:ascii="Times New Roman" w:hAnsi="Times New Roman" w:cs="Times New Roman"/>
        </w:rPr>
        <w:t>.</w:t>
      </w:r>
      <w:r w:rsidR="00E20DB4">
        <w:rPr>
          <w:rFonts w:ascii="Times New Roman" w:hAnsi="Times New Roman" w:cs="Times New Roman"/>
        </w:rPr>
        <w:t xml:space="preserve"> </w:t>
      </w:r>
      <w:ins w:id="468" w:author="Benton, Deon" w:date="2026-05-19T17:15:00Z" w16du:dateUtc="2026-05-19T22:15:00Z">
        <w:r w:rsidR="007B24BC" w:rsidRPr="007B24BC">
          <w:rPr>
            <w:rFonts w:ascii="Times New Roman" w:hAnsi="Times New Roman" w:cs="Times New Roman"/>
          </w:rPr>
          <w:t>Consistent with this proposal, Needham et al. (2002) showed that</w:t>
        </w:r>
        <w:r w:rsidR="007B24BC">
          <w:rPr>
            <w:rFonts w:ascii="Times New Roman" w:hAnsi="Times New Roman" w:cs="Times New Roman"/>
          </w:rPr>
          <w:t xml:space="preserve"> </w:t>
        </w:r>
        <w:r w:rsidR="007B24BC" w:rsidRPr="007B24BC">
          <w:rPr>
            <w:rFonts w:ascii="Times New Roman" w:hAnsi="Times New Roman" w:cs="Times New Roman"/>
          </w:rPr>
          <w:t>sticky-mittens experience</w:t>
        </w:r>
      </w:ins>
      <w:ins w:id="469" w:author="Benton, Deon" w:date="2026-05-19T17:33:00Z" w16du:dateUtc="2026-05-19T22:33:00Z">
        <w:r w:rsidR="0076308D">
          <w:rPr>
            <w:rFonts w:ascii="Times New Roman" w:hAnsi="Times New Roman" w:cs="Times New Roman"/>
          </w:rPr>
          <w:t xml:space="preserve"> does</w:t>
        </w:r>
      </w:ins>
      <w:ins w:id="470" w:author="Benton, Deon" w:date="2026-05-19T17:15:00Z" w16du:dateUtc="2026-05-19T22:15:00Z">
        <w:r w:rsidR="007B24BC" w:rsidRPr="007B24BC">
          <w:rPr>
            <w:rFonts w:ascii="Times New Roman" w:hAnsi="Times New Roman" w:cs="Times New Roman"/>
          </w:rPr>
          <w:t xml:space="preserve"> enhance infants’ attention to and learning about objects, </w:t>
        </w:r>
      </w:ins>
      <w:ins w:id="471" w:author="Benton, Deon" w:date="2026-05-19T17:16:00Z" w16du:dateUtc="2026-05-19T22:16:00Z">
        <w:r w:rsidR="007B24BC">
          <w:rPr>
            <w:rFonts w:ascii="Times New Roman" w:hAnsi="Times New Roman" w:cs="Times New Roman"/>
          </w:rPr>
          <w:t xml:space="preserve">and research </w:t>
        </w:r>
      </w:ins>
      <w:r w:rsidR="00E8248B">
        <w:rPr>
          <w:rFonts w:ascii="Times New Roman" w:hAnsi="Times New Roman" w:cs="Times New Roman"/>
        </w:rPr>
        <w:t xml:space="preserve">by Sommerville et al. (2005) </w:t>
      </w:r>
      <w:ins w:id="472" w:author="Benton, Deon" w:date="2026-05-01T10:32:00Z" w16du:dateUtc="2026-05-01T15:32:00Z">
        <w:r w:rsidR="00D24343">
          <w:rPr>
            <w:rFonts w:ascii="Times New Roman" w:hAnsi="Times New Roman" w:cs="Times New Roman"/>
          </w:rPr>
          <w:t xml:space="preserve">showed </w:t>
        </w:r>
      </w:ins>
      <w:r w:rsidR="00E8248B">
        <w:rPr>
          <w:rFonts w:ascii="Times New Roman" w:hAnsi="Times New Roman" w:cs="Times New Roman"/>
        </w:rPr>
        <w:t>that</w:t>
      </w:r>
      <w:ins w:id="473" w:author="Benton, Deon" w:date="2026-05-19T17:34:00Z" w16du:dateUtc="2026-05-19T22:34:00Z">
        <w:r w:rsidR="00BA458F">
          <w:rPr>
            <w:rFonts w:ascii="Times New Roman" w:hAnsi="Times New Roman" w:cs="Times New Roman"/>
          </w:rPr>
          <w:t xml:space="preserve"> sticky mittens experience induces</w:t>
        </w:r>
      </w:ins>
      <w:r w:rsidR="00EB2791">
        <w:rPr>
          <w:rFonts w:ascii="Times New Roman" w:hAnsi="Times New Roman" w:cs="Times New Roman"/>
        </w:rPr>
        <w:t xml:space="preserve"> </w:t>
      </w:r>
      <w:ins w:id="474" w:author="Benton, Deon" w:date="2026-05-19T17:34:00Z" w16du:dateUtc="2026-05-19T22:34:00Z">
        <w:r w:rsidR="00BA458F">
          <w:rPr>
            <w:rFonts w:ascii="Times New Roman" w:hAnsi="Times New Roman" w:cs="Times New Roman"/>
          </w:rPr>
          <w:t>longer looks at</w:t>
        </w:r>
      </w:ins>
      <w:ins w:id="475" w:author="Benton, Deon" w:date="2026-05-19T17:17:00Z" w16du:dateUtc="2026-05-19T22:17:00Z">
        <w:r w:rsidR="009152CA">
          <w:rPr>
            <w:rFonts w:ascii="Times New Roman" w:hAnsi="Times New Roman" w:cs="Times New Roman"/>
          </w:rPr>
          <w:t xml:space="preserve"> initial action event</w:t>
        </w:r>
      </w:ins>
      <w:ins w:id="476" w:author="Benton, Deon" w:date="2026-05-19T17:18:00Z" w16du:dateUtc="2026-05-19T22:18:00Z">
        <w:r w:rsidR="009152CA">
          <w:rPr>
            <w:rFonts w:ascii="Times New Roman" w:hAnsi="Times New Roman" w:cs="Times New Roman"/>
          </w:rPr>
          <w:t xml:space="preserve">s </w:t>
        </w:r>
      </w:ins>
      <w:ins w:id="477" w:author="Benton, Deon" w:date="2026-05-19T17:34:00Z" w16du:dateUtc="2026-05-19T22:34:00Z">
        <w:r w:rsidR="00BA458F">
          <w:rPr>
            <w:rFonts w:ascii="Times New Roman" w:hAnsi="Times New Roman" w:cs="Times New Roman"/>
          </w:rPr>
          <w:t>than non-sticky mittens experience.</w:t>
        </w:r>
      </w:ins>
    </w:p>
    <w:p w14:paraId="3F43DA49" w14:textId="080EFA5B" w:rsidR="00B3601A" w:rsidRDefault="0059095F" w:rsidP="008B60F5">
      <w:pPr>
        <w:spacing w:line="480" w:lineRule="auto"/>
        <w:ind w:firstLine="720"/>
        <w:contextualSpacing/>
        <w:rPr>
          <w:rFonts w:ascii="Times New Roman" w:hAnsi="Times New Roman" w:cs="Times New Roman"/>
        </w:rPr>
      </w:pPr>
      <w:ins w:id="478" w:author="Benton, Deon" w:date="2026-05-19T17:19:00Z" w16du:dateUtc="2026-05-19T22:19:00Z">
        <w:r>
          <w:rPr>
            <w:rFonts w:ascii="Times New Roman" w:hAnsi="Times New Roman" w:cs="Times New Roman"/>
          </w:rPr>
          <w:t>Such experience is particularly important here because it m</w:t>
        </w:r>
        <w:r w:rsidRPr="0059095F">
          <w:rPr>
            <w:rFonts w:ascii="Times New Roman" w:hAnsi="Times New Roman" w:cs="Times New Roman"/>
          </w:rPr>
          <w:t xml:space="preserve">ay strengthen </w:t>
        </w:r>
      </w:ins>
      <w:ins w:id="479" w:author="Benton, Deon" w:date="2026-05-19T17:20:00Z" w16du:dateUtc="2026-05-19T22:20:00Z">
        <w:r>
          <w:rPr>
            <w:rFonts w:ascii="Times New Roman" w:hAnsi="Times New Roman" w:cs="Times New Roman"/>
          </w:rPr>
          <w:t xml:space="preserve">infants’ </w:t>
        </w:r>
      </w:ins>
      <w:ins w:id="480" w:author="Benton, Deon" w:date="2026-05-19T17:19:00Z" w16du:dateUtc="2026-05-19T22:19:00Z">
        <w:r w:rsidRPr="0059095F">
          <w:rPr>
            <w:rFonts w:ascii="Times New Roman" w:hAnsi="Times New Roman" w:cs="Times New Roman"/>
          </w:rPr>
          <w:t>encoding of the geometry</w:t>
        </w:r>
      </w:ins>
      <w:ins w:id="481" w:author="Benton, Deon" w:date="2026-05-19T17:20:00Z" w16du:dateUtc="2026-05-19T22:20:00Z">
        <w:r>
          <w:rPr>
            <w:rFonts w:ascii="Times New Roman" w:hAnsi="Times New Roman" w:cs="Times New Roman"/>
          </w:rPr>
          <w:t xml:space="preserve"> (i.e., arm configuration)</w:t>
        </w:r>
      </w:ins>
      <w:ins w:id="482" w:author="Benton, Deon" w:date="2026-05-19T17:19:00Z" w16du:dateUtc="2026-05-19T22:19:00Z">
        <w:r w:rsidRPr="0059095F">
          <w:rPr>
            <w:rFonts w:ascii="Times New Roman" w:hAnsi="Times New Roman" w:cs="Times New Roman"/>
          </w:rPr>
          <w:t xml:space="preserve"> and trajectory </w:t>
        </w:r>
      </w:ins>
      <w:ins w:id="483" w:author="Benton, Deon" w:date="2026-05-19T17:20:00Z" w16du:dateUtc="2026-05-19T22:20:00Z">
        <w:r>
          <w:rPr>
            <w:rFonts w:ascii="Times New Roman" w:hAnsi="Times New Roman" w:cs="Times New Roman"/>
          </w:rPr>
          <w:t>(i.e., straightness of arm movement)</w:t>
        </w:r>
      </w:ins>
      <w:ins w:id="484" w:author="Benton, Deon" w:date="2026-05-19T17:21:00Z" w16du:dateUtc="2026-05-19T22:21:00Z">
        <w:r>
          <w:rPr>
            <w:rFonts w:ascii="Times New Roman" w:hAnsi="Times New Roman" w:cs="Times New Roman"/>
          </w:rPr>
          <w:t xml:space="preserve"> </w:t>
        </w:r>
      </w:ins>
      <w:ins w:id="485" w:author="Benton, Deon" w:date="2026-05-19T17:19:00Z" w16du:dateUtc="2026-05-19T22:19:00Z">
        <w:r w:rsidRPr="0059095F">
          <w:rPr>
            <w:rFonts w:ascii="Times New Roman" w:hAnsi="Times New Roman" w:cs="Times New Roman"/>
          </w:rPr>
          <w:t xml:space="preserve">of </w:t>
        </w:r>
      </w:ins>
      <w:ins w:id="486" w:author="Benton, Deon" w:date="2026-05-19T17:20:00Z" w16du:dateUtc="2026-05-19T22:20:00Z">
        <w:r>
          <w:rPr>
            <w:rFonts w:ascii="Times New Roman" w:hAnsi="Times New Roman" w:cs="Times New Roman"/>
          </w:rPr>
          <w:t xml:space="preserve">their own </w:t>
        </w:r>
      </w:ins>
      <w:ins w:id="487" w:author="Benton, Deon" w:date="2026-05-19T17:19:00Z" w16du:dateUtc="2026-05-19T22:19:00Z">
        <w:r w:rsidRPr="0059095F">
          <w:rPr>
            <w:rFonts w:ascii="Times New Roman" w:hAnsi="Times New Roman" w:cs="Times New Roman"/>
          </w:rPr>
          <w:t>successful reaches</w:t>
        </w:r>
      </w:ins>
      <w:ins w:id="488" w:author="Benton, Deon" w:date="2026-05-19T17:20:00Z" w16du:dateUtc="2026-05-19T22:20:00Z">
        <w:r>
          <w:rPr>
            <w:rFonts w:ascii="Times New Roman" w:hAnsi="Times New Roman" w:cs="Times New Roman"/>
          </w:rPr>
          <w:t>.</w:t>
        </w:r>
      </w:ins>
      <w:ins w:id="489" w:author="Benton, Deon" w:date="2026-05-19T17:19:00Z" w16du:dateUtc="2026-05-19T22:19:00Z">
        <w:r>
          <w:rPr>
            <w:rFonts w:ascii="Times New Roman" w:hAnsi="Times New Roman" w:cs="Times New Roman"/>
          </w:rPr>
          <w:t xml:space="preserve"> </w:t>
        </w:r>
      </w:ins>
      <w:ins w:id="490" w:author="Benton, Deon" w:date="2026-05-18T23:06:00Z" w16du:dateUtc="2026-05-19T04:06:00Z">
        <w:r w:rsidR="0089720F">
          <w:rPr>
            <w:rFonts w:ascii="Times New Roman" w:hAnsi="Times New Roman" w:cs="Times New Roman"/>
          </w:rPr>
          <w:t>Specifically,</w:t>
        </w:r>
      </w:ins>
      <w:r w:rsidR="00BA34AC" w:rsidRPr="00BE2E9B">
        <w:rPr>
          <w:rFonts w:ascii="Times New Roman" w:hAnsi="Times New Roman" w:cs="Times New Roman"/>
        </w:rPr>
        <w:t xml:space="preserve"> </w:t>
      </w:r>
      <w:ins w:id="491" w:author="Benton, Deon" w:date="2026-05-18T23:06:00Z" w16du:dateUtc="2026-05-19T04:06:00Z">
        <w:r w:rsidR="0089720F">
          <w:rPr>
            <w:rFonts w:ascii="Times New Roman" w:hAnsi="Times New Roman" w:cs="Times New Roman"/>
          </w:rPr>
          <w:t>i</w:t>
        </w:r>
      </w:ins>
      <w:ins w:id="492" w:author="Benton, Deon" w:date="2026-05-01T12:45:00Z" w16du:dateUtc="2026-05-01T17:45:00Z">
        <w:r w:rsidR="002A5F73">
          <w:rPr>
            <w:rFonts w:ascii="Times New Roman" w:hAnsi="Times New Roman" w:cs="Times New Roman"/>
          </w:rPr>
          <w:t>nfants</w:t>
        </w:r>
      </w:ins>
      <w:ins w:id="493" w:author="Benton, Deon" w:date="2026-05-19T17:22:00Z" w16du:dateUtc="2026-05-19T22:22:00Z">
        <w:r w:rsidR="00E912EB">
          <w:rPr>
            <w:rFonts w:ascii="Times New Roman" w:hAnsi="Times New Roman" w:cs="Times New Roman"/>
          </w:rPr>
          <w:t xml:space="preserve"> in a sticky-mittens condition</w:t>
        </w:r>
      </w:ins>
      <w:ins w:id="494" w:author="Benton, Deon" w:date="2026-05-01T12:45:00Z" w16du:dateUtc="2026-05-01T17:45:00Z">
        <w:r w:rsidR="002A5F73">
          <w:rPr>
            <w:rFonts w:ascii="Times New Roman" w:hAnsi="Times New Roman" w:cs="Times New Roman"/>
          </w:rPr>
          <w:t xml:space="preserve"> may </w:t>
        </w:r>
      </w:ins>
      <w:del w:id="495" w:author="Benton, Deon" w:date="2026-05-01T13:05:00Z" w16du:dateUtc="2026-05-01T18:05:00Z">
        <w:r w:rsidR="00BA34AC" w:rsidRPr="00BE2E9B" w:rsidDel="008A2E25">
          <w:rPr>
            <w:rFonts w:ascii="Times New Roman" w:hAnsi="Times New Roman" w:cs="Times New Roman"/>
          </w:rPr>
          <w:delText xml:space="preserve"> </w:delText>
        </w:r>
      </w:del>
      <w:ins w:id="496" w:author="Benton, Deon" w:date="2026-05-01T12:41:00Z" w16du:dateUtc="2026-05-01T17:41:00Z">
        <w:r w:rsidR="001664C2">
          <w:rPr>
            <w:rFonts w:ascii="Times New Roman" w:hAnsi="Times New Roman" w:cs="Times New Roman"/>
          </w:rPr>
          <w:t>notice that</w:t>
        </w:r>
      </w:ins>
      <w:ins w:id="497" w:author="Benton, Deon" w:date="2026-05-18T23:06:00Z" w16du:dateUtc="2026-05-19T04:06:00Z">
        <w:r w:rsidR="0089720F">
          <w:rPr>
            <w:rFonts w:ascii="Times New Roman" w:hAnsi="Times New Roman" w:cs="Times New Roman"/>
          </w:rPr>
          <w:t xml:space="preserve"> </w:t>
        </w:r>
      </w:ins>
      <w:ins w:id="498" w:author="Benton, Deon" w:date="2026-05-19T17:22:00Z" w16du:dateUtc="2026-05-19T22:22:00Z">
        <w:r w:rsidR="00E912EB">
          <w:rPr>
            <w:rFonts w:ascii="Times New Roman" w:hAnsi="Times New Roman" w:cs="Times New Roman"/>
          </w:rPr>
          <w:t xml:space="preserve">each time they attempt to retrieve an object, </w:t>
        </w:r>
      </w:ins>
      <w:ins w:id="499" w:author="Benton, Deon" w:date="2026-05-18T23:06:00Z" w16du:dateUtc="2026-05-19T04:06:00Z">
        <w:r w:rsidR="0089720F">
          <w:rPr>
            <w:rFonts w:ascii="Times New Roman" w:hAnsi="Times New Roman" w:cs="Times New Roman"/>
          </w:rPr>
          <w:t xml:space="preserve">their arms are extended forward from the body in a relatively straight configuration and </w:t>
        </w:r>
      </w:ins>
      <w:ins w:id="500" w:author="Benton, Deon" w:date="2026-05-19T17:23:00Z" w16du:dateUtc="2026-05-19T22:23:00Z">
        <w:r w:rsidR="00E912EB">
          <w:rPr>
            <w:rFonts w:ascii="Times New Roman" w:hAnsi="Times New Roman" w:cs="Times New Roman"/>
          </w:rPr>
          <w:t>move along a largely</w:t>
        </w:r>
      </w:ins>
      <w:ins w:id="501" w:author="Benton, Deon" w:date="2026-05-18T23:06:00Z" w16du:dateUtc="2026-05-19T04:06:00Z">
        <w:r w:rsidR="0089720F" w:rsidRPr="00BE2E9B">
          <w:rPr>
            <w:rFonts w:ascii="Times New Roman" w:hAnsi="Times New Roman" w:cs="Times New Roman"/>
          </w:rPr>
          <w:t xml:space="preserve"> </w:t>
        </w:r>
        <w:r w:rsidR="0089720F">
          <w:rPr>
            <w:rFonts w:ascii="Times New Roman" w:hAnsi="Times New Roman" w:cs="Times New Roman"/>
          </w:rPr>
          <w:t>direct path</w:t>
        </w:r>
      </w:ins>
      <w:ins w:id="502" w:author="Benton, Deon" w:date="2026-05-18T23:07:00Z" w16du:dateUtc="2026-05-19T04:07:00Z">
        <w:r w:rsidR="0089720F">
          <w:rPr>
            <w:rFonts w:ascii="Times New Roman" w:hAnsi="Times New Roman" w:cs="Times New Roman"/>
          </w:rPr>
          <w:t>.</w:t>
        </w:r>
      </w:ins>
      <w:ins w:id="503" w:author="Benton, Deon" w:date="2026-05-01T12:42:00Z" w16du:dateUtc="2026-05-01T17:42:00Z">
        <w:r w:rsidR="001664C2">
          <w:rPr>
            <w:rFonts w:ascii="Times New Roman" w:hAnsi="Times New Roman" w:cs="Times New Roman"/>
          </w:rPr>
          <w:t xml:space="preserve"> </w:t>
        </w:r>
      </w:ins>
      <w:ins w:id="504" w:author="Benton, Deon" w:date="2026-05-19T17:23:00Z" w16du:dateUtc="2026-05-19T22:23:00Z">
        <w:r w:rsidR="00E912EB">
          <w:rPr>
            <w:rFonts w:ascii="Times New Roman" w:hAnsi="Times New Roman" w:cs="Times New Roman"/>
          </w:rPr>
          <w:t xml:space="preserve">To </w:t>
        </w:r>
        <w:r w:rsidR="00C34BA4">
          <w:rPr>
            <w:rFonts w:ascii="Times New Roman" w:hAnsi="Times New Roman" w:cs="Times New Roman"/>
          </w:rPr>
          <w:t>envision</w:t>
        </w:r>
        <w:r w:rsidR="00E912EB">
          <w:rPr>
            <w:rFonts w:ascii="Times New Roman" w:hAnsi="Times New Roman" w:cs="Times New Roman"/>
          </w:rPr>
          <w:t xml:space="preserve"> what this might look like, </w:t>
        </w:r>
        <w:r w:rsidR="00C34BA4">
          <w:rPr>
            <w:rFonts w:ascii="Times New Roman" w:hAnsi="Times New Roman" w:cs="Times New Roman"/>
          </w:rPr>
          <w:t>imagine an</w:t>
        </w:r>
      </w:ins>
      <w:ins w:id="505" w:author="Benton, Deon" w:date="2026-05-01T12:51:00Z" w16du:dateUtc="2026-05-01T17:51:00Z">
        <w:r w:rsidR="008E07C3">
          <w:rPr>
            <w:rFonts w:ascii="Times New Roman" w:hAnsi="Times New Roman" w:cs="Times New Roman"/>
          </w:rPr>
          <w:t xml:space="preserve"> </w:t>
        </w:r>
        <w:r w:rsidR="008E07C3" w:rsidRPr="00D47D06">
          <w:rPr>
            <w:rFonts w:ascii="Times New Roman" w:hAnsi="Times New Roman" w:cs="Times New Roman"/>
          </w:rPr>
          <w:t xml:space="preserve">infant excitedly slapping </w:t>
        </w:r>
      </w:ins>
      <w:ins w:id="506" w:author="Benton, Deon" w:date="2026-05-19T17:24:00Z" w16du:dateUtc="2026-05-19T22:24:00Z">
        <w:r w:rsidR="00C34BA4">
          <w:rPr>
            <w:rFonts w:ascii="Times New Roman" w:hAnsi="Times New Roman" w:cs="Times New Roman"/>
          </w:rPr>
          <w:t>their highchair</w:t>
        </w:r>
      </w:ins>
      <w:r w:rsidR="001433CD">
        <w:rPr>
          <w:rFonts w:ascii="Times New Roman" w:hAnsi="Times New Roman" w:cs="Times New Roman"/>
        </w:rPr>
        <w:t xml:space="preserve"> in anticipation of a snack</w:t>
      </w:r>
      <w:ins w:id="507" w:author="Benton, Deon" w:date="2026-05-01T13:06:00Z" w16du:dateUtc="2026-05-01T18:06:00Z">
        <w:r w:rsidR="008A2E25">
          <w:rPr>
            <w:rFonts w:ascii="Times New Roman" w:hAnsi="Times New Roman" w:cs="Times New Roman"/>
          </w:rPr>
          <w:t xml:space="preserve">. </w:t>
        </w:r>
      </w:ins>
      <w:r w:rsidR="00BA34AC">
        <w:rPr>
          <w:rFonts w:ascii="Times New Roman" w:hAnsi="Times New Roman" w:cs="Times New Roman"/>
        </w:rPr>
        <w:t xml:space="preserve">Crucially, </w:t>
      </w:r>
      <w:ins w:id="508" w:author="Benton, Deon" w:date="2026-05-19T17:25:00Z" w16du:dateUtc="2026-05-19T22:25:00Z">
        <w:r w:rsidR="00C34BA4">
          <w:rPr>
            <w:rFonts w:ascii="Times New Roman" w:hAnsi="Times New Roman" w:cs="Times New Roman"/>
          </w:rPr>
          <w:t>b</w:t>
        </w:r>
        <w:r w:rsidR="00C34BA4" w:rsidRPr="00C34BA4">
          <w:rPr>
            <w:rFonts w:ascii="Times New Roman" w:hAnsi="Times New Roman" w:cs="Times New Roman"/>
          </w:rPr>
          <w:t>ecause</w:t>
        </w:r>
        <w:r w:rsidR="00C34BA4">
          <w:rPr>
            <w:rFonts w:ascii="Times New Roman" w:hAnsi="Times New Roman" w:cs="Times New Roman"/>
          </w:rPr>
          <w:t xml:space="preserve"> the </w:t>
        </w:r>
        <w:r w:rsidR="00C34BA4">
          <w:rPr>
            <w:rFonts w:ascii="Times New Roman" w:hAnsi="Times New Roman" w:cs="Times New Roman"/>
            <w:i/>
            <w:iCs/>
          </w:rPr>
          <w:t xml:space="preserve">statistical </w:t>
        </w:r>
      </w:ins>
      <w:ins w:id="509" w:author="Benton, Deon" w:date="2026-05-19T17:26:00Z" w16du:dateUtc="2026-05-19T22:26:00Z">
        <w:r w:rsidR="00C34BA4">
          <w:rPr>
            <w:rFonts w:ascii="Times New Roman" w:hAnsi="Times New Roman" w:cs="Times New Roman"/>
            <w:i/>
            <w:iCs/>
          </w:rPr>
          <w:t xml:space="preserve">average </w:t>
        </w:r>
        <w:r w:rsidR="00C34BA4">
          <w:rPr>
            <w:rFonts w:ascii="Times New Roman" w:hAnsi="Times New Roman" w:cs="Times New Roman"/>
          </w:rPr>
          <w:t>of</w:t>
        </w:r>
      </w:ins>
      <w:r w:rsidR="00363A7B">
        <w:rPr>
          <w:rFonts w:ascii="Times New Roman" w:hAnsi="Times New Roman" w:cs="Times New Roman"/>
        </w:rPr>
        <w:t xml:space="preserve"> infants’ own</w:t>
      </w:r>
      <w:ins w:id="510" w:author="Benton, Deon" w:date="2026-05-19T17:25:00Z" w16du:dateUtc="2026-05-19T22:25:00Z">
        <w:r w:rsidR="00C34BA4">
          <w:rPr>
            <w:rFonts w:ascii="Times New Roman" w:hAnsi="Times New Roman" w:cs="Times New Roman"/>
          </w:rPr>
          <w:t xml:space="preserve"> </w:t>
        </w:r>
      </w:ins>
      <w:ins w:id="511" w:author="Benton, Deon" w:date="2026-05-19T17:27:00Z" w16du:dateUtc="2026-05-19T22:27:00Z">
        <w:r w:rsidR="008B60F5">
          <w:rPr>
            <w:rFonts w:ascii="Times New Roman" w:hAnsi="Times New Roman" w:cs="Times New Roman"/>
          </w:rPr>
          <w:t xml:space="preserve">successful </w:t>
        </w:r>
      </w:ins>
      <w:ins w:id="512" w:author="Benton, Deon" w:date="2026-05-19T17:25:00Z" w16du:dateUtc="2026-05-19T22:25:00Z">
        <w:r w:rsidR="00C34BA4" w:rsidRPr="00C34BA4">
          <w:rPr>
            <w:rFonts w:ascii="Times New Roman" w:hAnsi="Times New Roman" w:cs="Times New Roman"/>
          </w:rPr>
          <w:t>reaches</w:t>
        </w:r>
        <w:r w:rsidR="00C34BA4">
          <w:rPr>
            <w:rFonts w:ascii="Times New Roman" w:hAnsi="Times New Roman" w:cs="Times New Roman"/>
          </w:rPr>
          <w:t xml:space="preserve"> may </w:t>
        </w:r>
        <w:r w:rsidR="00C34BA4" w:rsidRPr="00C34BA4">
          <w:rPr>
            <w:rFonts w:ascii="Times New Roman" w:hAnsi="Times New Roman" w:cs="Times New Roman"/>
          </w:rPr>
          <w:t xml:space="preserve">approximate </w:t>
        </w:r>
      </w:ins>
      <w:ins w:id="513" w:author="Benton, Deon" w:date="2026-05-19T17:26:00Z" w16du:dateUtc="2026-05-19T22:26:00Z">
        <w:r w:rsidR="00C34BA4">
          <w:rPr>
            <w:rFonts w:ascii="Times New Roman" w:hAnsi="Times New Roman" w:cs="Times New Roman"/>
          </w:rPr>
          <w:t>a relatively direct path</w:t>
        </w:r>
      </w:ins>
      <w:ins w:id="514" w:author="Benton, Deon" w:date="2026-05-19T17:25:00Z" w16du:dateUtc="2026-05-19T22:25:00Z">
        <w:r w:rsidR="00C34BA4" w:rsidRPr="00C34BA4">
          <w:rPr>
            <w:rFonts w:ascii="Times New Roman" w:hAnsi="Times New Roman" w:cs="Times New Roman"/>
          </w:rPr>
          <w:t>, this experience may render straight trajectories more familiar than curved ones</w:t>
        </w:r>
      </w:ins>
      <w:ins w:id="515" w:author="Benton, Deon" w:date="2026-05-19T17:26:00Z" w16du:dateUtc="2026-05-19T22:26:00Z">
        <w:r w:rsidR="00C34BA4">
          <w:rPr>
            <w:rFonts w:ascii="Times New Roman" w:hAnsi="Times New Roman" w:cs="Times New Roman"/>
          </w:rPr>
          <w:t xml:space="preserve">. This could result in infants looking </w:t>
        </w:r>
      </w:ins>
      <w:ins w:id="516" w:author="Benton, Deon" w:date="2026-05-19T17:25:00Z" w16du:dateUtc="2026-05-19T22:25:00Z">
        <w:r w:rsidR="00C34BA4" w:rsidRPr="00C34BA4">
          <w:rPr>
            <w:rFonts w:ascii="Times New Roman" w:hAnsi="Times New Roman" w:cs="Times New Roman"/>
          </w:rPr>
          <w:t xml:space="preserve">longer </w:t>
        </w:r>
      </w:ins>
      <w:ins w:id="517" w:author="Benton, Deon" w:date="2026-05-19T17:26:00Z" w16du:dateUtc="2026-05-19T22:26:00Z">
        <w:r w:rsidR="00C34BA4">
          <w:rPr>
            <w:rFonts w:ascii="Times New Roman" w:hAnsi="Times New Roman" w:cs="Times New Roman"/>
          </w:rPr>
          <w:t>at</w:t>
        </w:r>
      </w:ins>
      <w:ins w:id="518" w:author="Benton, Deon" w:date="2026-05-19T17:25:00Z" w16du:dateUtc="2026-05-19T22:25:00Z">
        <w:r w:rsidR="00C34BA4" w:rsidRPr="00C34BA4">
          <w:rPr>
            <w:rFonts w:ascii="Times New Roman" w:hAnsi="Times New Roman" w:cs="Times New Roman"/>
          </w:rPr>
          <w:t xml:space="preserve"> inefficient test events </w:t>
        </w:r>
      </w:ins>
      <w:ins w:id="519" w:author="Benton, Deon" w:date="2026-05-19T17:26:00Z" w16du:dateUtc="2026-05-19T22:26:00Z">
        <w:r w:rsidR="00C34BA4">
          <w:rPr>
            <w:rFonts w:ascii="Times New Roman" w:hAnsi="Times New Roman" w:cs="Times New Roman"/>
          </w:rPr>
          <w:t xml:space="preserve">than efficient ones </w:t>
        </w:r>
      </w:ins>
      <w:ins w:id="520" w:author="Benton, Deon" w:date="2026-05-19T17:25:00Z" w16du:dateUtc="2026-05-19T22:25:00Z">
        <w:r w:rsidR="00C34BA4" w:rsidRPr="00C34BA4">
          <w:rPr>
            <w:rFonts w:ascii="Times New Roman" w:hAnsi="Times New Roman" w:cs="Times New Roman"/>
          </w:rPr>
          <w:t>without requiring a priori notions of goals, efficiency, or cost.</w:t>
        </w:r>
      </w:ins>
    </w:p>
    <w:p w14:paraId="7FFC4B6D" w14:textId="79C7353F" w:rsidR="008B60F5" w:rsidRDefault="008B60F5" w:rsidP="0096761D">
      <w:pPr>
        <w:spacing w:line="480" w:lineRule="auto"/>
        <w:ind w:firstLine="720"/>
        <w:contextualSpacing/>
        <w:rPr>
          <w:ins w:id="521" w:author="Benton, Deon" w:date="2026-05-19T17:28:00Z" w16du:dateUtc="2026-05-19T22:28:00Z"/>
          <w:rFonts w:ascii="Times New Roman" w:hAnsi="Times New Roman" w:cs="Times New Roman"/>
        </w:rPr>
      </w:pPr>
      <w:ins w:id="522" w:author="Benton, Deon" w:date="2026-05-19T17:28:00Z" w16du:dateUtc="2026-05-19T22:28:00Z">
        <w:r w:rsidRPr="008B60F5">
          <w:rPr>
            <w:rFonts w:ascii="Times New Roman" w:hAnsi="Times New Roman" w:cs="Times New Roman"/>
          </w:rPr>
          <w:t xml:space="preserve">This account does raise an important question: How do pre-reaching infants detect a correspondence between their own reaches and those performed by others? One possibility is that because infants can </w:t>
        </w:r>
      </w:ins>
      <w:ins w:id="523" w:author="Benton, Deon" w:date="2026-05-19T17:29:00Z" w16du:dateUtc="2026-05-19T22:29:00Z">
        <w:r w:rsidR="000C6CBE">
          <w:rPr>
            <w:rFonts w:ascii="Times New Roman" w:hAnsi="Times New Roman" w:cs="Times New Roman"/>
          </w:rPr>
          <w:t>see their own actions as they unfold in front of them</w:t>
        </w:r>
      </w:ins>
      <w:ins w:id="524" w:author="Benton, Deon" w:date="2026-05-19T17:28:00Z" w16du:dateUtc="2026-05-19T22:28:00Z">
        <w:r w:rsidRPr="008B60F5">
          <w:rPr>
            <w:rFonts w:ascii="Times New Roman" w:hAnsi="Times New Roman" w:cs="Times New Roman"/>
          </w:rPr>
          <w:t xml:space="preserve">, they may form </w:t>
        </w:r>
      </w:ins>
      <w:ins w:id="525" w:author="Benton, Deon" w:date="2026-05-19T17:31:00Z" w16du:dateUtc="2026-05-19T22:31:00Z">
        <w:r w:rsidR="00BA49D4">
          <w:rPr>
            <w:rFonts w:ascii="Times New Roman" w:hAnsi="Times New Roman" w:cs="Times New Roman"/>
          </w:rPr>
          <w:t xml:space="preserve">amodal </w:t>
        </w:r>
      </w:ins>
      <w:ins w:id="526" w:author="Benton, Deon" w:date="2026-05-19T17:28:00Z" w16du:dateUtc="2026-05-19T22:28:00Z">
        <w:r w:rsidRPr="008B60F5">
          <w:rPr>
            <w:rFonts w:ascii="Times New Roman" w:hAnsi="Times New Roman" w:cs="Times New Roman"/>
          </w:rPr>
          <w:t>representations of t</w:t>
        </w:r>
      </w:ins>
      <w:ins w:id="527" w:author="Benton, Deon" w:date="2026-05-19T17:29:00Z" w16du:dateUtc="2026-05-19T22:29:00Z">
        <w:r w:rsidR="00BA49D4">
          <w:rPr>
            <w:rFonts w:ascii="Times New Roman" w:hAnsi="Times New Roman" w:cs="Times New Roman"/>
          </w:rPr>
          <w:t>he geometry and trajectory of those reaches</w:t>
        </w:r>
      </w:ins>
      <w:ins w:id="528" w:author="Benton, Deon" w:date="2026-05-19T17:30:00Z" w16du:dateUtc="2026-05-19T22:30:00Z">
        <w:r w:rsidR="00BA49D4">
          <w:rPr>
            <w:rFonts w:ascii="Times New Roman" w:hAnsi="Times New Roman" w:cs="Times New Roman"/>
          </w:rPr>
          <w:t xml:space="preserve"> that do not distinguish infants’ own </w:t>
        </w:r>
      </w:ins>
      <w:ins w:id="529" w:author="Benton, Deon" w:date="2026-05-19T17:28:00Z" w16du:dateUtc="2026-05-19T22:28:00Z">
        <w:r w:rsidRPr="008B60F5">
          <w:rPr>
            <w:rFonts w:ascii="Times New Roman" w:hAnsi="Times New Roman" w:cs="Times New Roman"/>
          </w:rPr>
          <w:t xml:space="preserve">actions from those performed by others. On this view, infants may perceive efficient </w:t>
        </w:r>
        <w:r w:rsidRPr="008B60F5">
          <w:rPr>
            <w:rFonts w:ascii="Times New Roman" w:hAnsi="Times New Roman" w:cs="Times New Roman"/>
          </w:rPr>
          <w:lastRenderedPageBreak/>
          <w:t>reaches performed by another individual as more familiar because those reaches overlap with representations established during their own successful action experience.</w:t>
        </w:r>
        <w:r>
          <w:rPr>
            <w:rFonts w:ascii="Times New Roman" w:hAnsi="Times New Roman" w:cs="Times New Roman"/>
          </w:rPr>
          <w:t xml:space="preserve"> </w:t>
        </w:r>
      </w:ins>
    </w:p>
    <w:p w14:paraId="59A5325D" w14:textId="06E82661" w:rsidR="00524642" w:rsidRDefault="00AC1B5A" w:rsidP="0096761D">
      <w:pPr>
        <w:spacing w:line="480" w:lineRule="auto"/>
        <w:ind w:firstLine="720"/>
        <w:contextualSpacing/>
        <w:rPr>
          <w:rFonts w:ascii="Times New Roman" w:hAnsi="Times New Roman" w:cs="Times New Roman"/>
        </w:rPr>
      </w:pPr>
      <w:ins w:id="530" w:author="Benton, Deon" w:date="2026-05-01T16:31:00Z" w16du:dateUtc="2026-05-01T21:31:00Z">
        <w:r>
          <w:rPr>
            <w:rFonts w:ascii="Times New Roman" w:hAnsi="Times New Roman" w:cs="Times New Roman"/>
          </w:rPr>
          <w:t xml:space="preserve">In the remainder of the paper, </w:t>
        </w:r>
      </w:ins>
      <w:r w:rsidR="00EE3AAD">
        <w:rPr>
          <w:rFonts w:ascii="Times New Roman" w:hAnsi="Times New Roman" w:cs="Times New Roman"/>
        </w:rPr>
        <w:t xml:space="preserve">I present </w:t>
      </w:r>
      <w:ins w:id="531" w:author="Benton, Deon" w:date="2026-05-01T16:31:00Z" w16du:dateUtc="2026-05-01T21:31:00Z">
        <w:r>
          <w:rPr>
            <w:rFonts w:ascii="Times New Roman" w:hAnsi="Times New Roman" w:cs="Times New Roman"/>
          </w:rPr>
          <w:t>a series of</w:t>
        </w:r>
      </w:ins>
      <w:ins w:id="532" w:author="Benton, Deon" w:date="2026-05-18T23:19:00Z" w16du:dateUtc="2026-05-19T04:19:00Z">
        <w:r w:rsidR="008A0C3E">
          <w:rPr>
            <w:rFonts w:ascii="Times New Roman" w:hAnsi="Times New Roman" w:cs="Times New Roman"/>
          </w:rPr>
          <w:t xml:space="preserve"> computer</w:t>
        </w:r>
      </w:ins>
      <w:ins w:id="533" w:author="Benton, Deon" w:date="2026-05-01T16:31:00Z" w16du:dateUtc="2026-05-01T21:31:00Z">
        <w:r>
          <w:rPr>
            <w:rFonts w:ascii="Times New Roman" w:hAnsi="Times New Roman" w:cs="Times New Roman"/>
          </w:rPr>
          <w:t xml:space="preserve"> simulations</w:t>
        </w:r>
      </w:ins>
      <w:ins w:id="534" w:author="Benton, Deon" w:date="2026-05-01T20:39:00Z" w16du:dateUtc="2026-05-02T01:39:00Z">
        <w:r w:rsidR="00BD309B">
          <w:rPr>
            <w:rFonts w:ascii="Times New Roman" w:hAnsi="Times New Roman" w:cs="Times New Roman"/>
          </w:rPr>
          <w:t xml:space="preserve"> </w:t>
        </w:r>
      </w:ins>
      <w:ins w:id="535" w:author="Benton, Deon" w:date="2026-05-18T23:19:00Z" w16du:dateUtc="2026-05-19T04:19:00Z">
        <w:r w:rsidR="008A0C3E">
          <w:rPr>
            <w:rFonts w:ascii="Times New Roman" w:hAnsi="Times New Roman" w:cs="Times New Roman"/>
          </w:rPr>
          <w:t>demonstrating that the</w:t>
        </w:r>
      </w:ins>
      <w:ins w:id="536" w:author="Benton, Deon" w:date="2026-05-01T20:39:00Z" w16du:dateUtc="2026-05-02T01:39:00Z">
        <w:r w:rsidR="00BD309B">
          <w:rPr>
            <w:rFonts w:ascii="Times New Roman" w:hAnsi="Times New Roman" w:cs="Times New Roman"/>
          </w:rPr>
          <w:t xml:space="preserve"> present</w:t>
        </w:r>
      </w:ins>
      <w:ins w:id="537" w:author="Benton, Deon" w:date="2026-05-01T15:59:00Z" w16du:dateUtc="2026-05-01T20:59:00Z">
        <w:r w:rsidR="00617B5C">
          <w:rPr>
            <w:rFonts w:ascii="Times New Roman" w:hAnsi="Times New Roman" w:cs="Times New Roman"/>
          </w:rPr>
          <w:t xml:space="preserve"> </w:t>
        </w:r>
      </w:ins>
      <w:ins w:id="538" w:author="Benton, Deon" w:date="2026-05-01T16:00:00Z" w16du:dateUtc="2026-05-01T21:00:00Z">
        <w:r w:rsidR="00617B5C">
          <w:rPr>
            <w:rFonts w:ascii="Times New Roman" w:hAnsi="Times New Roman" w:cs="Times New Roman"/>
          </w:rPr>
          <w:t>mechanistic proposal</w:t>
        </w:r>
      </w:ins>
      <w:ins w:id="539" w:author="Benton, Deon" w:date="2026-05-01T15:59:00Z" w16du:dateUtc="2026-05-01T20:59:00Z">
        <w:r w:rsidR="00617B5C">
          <w:rPr>
            <w:rFonts w:ascii="Times New Roman" w:hAnsi="Times New Roman" w:cs="Times New Roman"/>
          </w:rPr>
          <w:t>—when instantiated in a connectionist computational model</w:t>
        </w:r>
      </w:ins>
      <w:ins w:id="540" w:author="Benton, Deon" w:date="2026-05-18T23:34:00Z" w16du:dateUtc="2026-05-19T04:34:00Z">
        <w:r w:rsidR="00340DB1">
          <w:rPr>
            <w:rFonts w:ascii="Times New Roman" w:hAnsi="Times New Roman" w:cs="Times New Roman"/>
          </w:rPr>
          <w:t xml:space="preserve"> called ALIAS</w:t>
        </w:r>
      </w:ins>
      <w:ins w:id="541" w:author="Benton, Deon" w:date="2026-05-01T15:59:00Z" w16du:dateUtc="2026-05-01T20:59:00Z">
        <w:r w:rsidR="00617B5C">
          <w:rPr>
            <w:rFonts w:ascii="Times New Roman" w:hAnsi="Times New Roman" w:cs="Times New Roman"/>
          </w:rPr>
          <w:t>—can</w:t>
        </w:r>
      </w:ins>
      <w:ins w:id="542" w:author="Benton, Deon" w:date="2026-05-01T16:00:00Z" w16du:dateUtc="2026-05-01T21:00:00Z">
        <w:r w:rsidR="00617B5C">
          <w:rPr>
            <w:rFonts w:ascii="Times New Roman" w:hAnsi="Times New Roman" w:cs="Times New Roman"/>
          </w:rPr>
          <w:t xml:space="preserve"> account for several major findings in the literature on infant </w:t>
        </w:r>
      </w:ins>
      <w:ins w:id="543" w:author="Benton, Deon" w:date="2026-05-16T15:39:00Z" w16du:dateUtc="2026-05-16T20:39:00Z">
        <w:r w:rsidR="00DB0881">
          <w:rPr>
            <w:rFonts w:ascii="Times New Roman" w:hAnsi="Times New Roman" w:cs="Times New Roman"/>
          </w:rPr>
          <w:t>action efficiency understanding</w:t>
        </w:r>
      </w:ins>
      <w:ins w:id="544" w:author="Benton, Deon" w:date="2026-05-01T16:00:00Z" w16du:dateUtc="2026-05-01T21:00:00Z">
        <w:r w:rsidR="00617B5C">
          <w:rPr>
            <w:rFonts w:ascii="Times New Roman" w:hAnsi="Times New Roman" w:cs="Times New Roman"/>
          </w:rPr>
          <w:t xml:space="preserve">. Before </w:t>
        </w:r>
      </w:ins>
      <w:ins w:id="545" w:author="Benton, Deon" w:date="2026-05-01T16:10:00Z" w16du:dateUtc="2026-05-01T21:10:00Z">
        <w:r w:rsidR="002B6388">
          <w:rPr>
            <w:rFonts w:ascii="Times New Roman" w:hAnsi="Times New Roman" w:cs="Times New Roman"/>
          </w:rPr>
          <w:t>turning to these simulations</w:t>
        </w:r>
      </w:ins>
      <w:ins w:id="546" w:author="Benton, Deon" w:date="2026-05-01T16:02:00Z" w16du:dateUtc="2026-05-01T21:02:00Z">
        <w:r w:rsidR="00D7476B">
          <w:rPr>
            <w:rFonts w:ascii="Times New Roman" w:hAnsi="Times New Roman" w:cs="Times New Roman"/>
          </w:rPr>
          <w:t>,</w:t>
        </w:r>
      </w:ins>
      <w:ins w:id="547" w:author="Benton, Deon" w:date="2026-05-01T16:01:00Z" w16du:dateUtc="2026-05-01T21:01:00Z">
        <w:r w:rsidR="00D7476B">
          <w:rPr>
            <w:rFonts w:ascii="Times New Roman" w:hAnsi="Times New Roman" w:cs="Times New Roman"/>
          </w:rPr>
          <w:t xml:space="preserve"> </w:t>
        </w:r>
      </w:ins>
      <w:ins w:id="548" w:author="Benton, Deon" w:date="2026-05-01T16:32:00Z" w16du:dateUtc="2026-05-01T21:32:00Z">
        <w:r w:rsidR="003148AF">
          <w:rPr>
            <w:rFonts w:ascii="Times New Roman" w:hAnsi="Times New Roman" w:cs="Times New Roman"/>
          </w:rPr>
          <w:t xml:space="preserve">however, </w:t>
        </w:r>
      </w:ins>
      <w:ins w:id="549" w:author="Benton, Deon" w:date="2026-05-01T16:01:00Z" w16du:dateUtc="2026-05-01T21:01:00Z">
        <w:r w:rsidR="00D7476B">
          <w:rPr>
            <w:rFonts w:ascii="Times New Roman" w:hAnsi="Times New Roman" w:cs="Times New Roman"/>
          </w:rPr>
          <w:t xml:space="preserve">two </w:t>
        </w:r>
      </w:ins>
      <w:ins w:id="550" w:author="Benton, Deon" w:date="2026-05-01T16:32:00Z" w16du:dateUtc="2026-05-01T21:32:00Z">
        <w:r w:rsidR="004E05F7">
          <w:rPr>
            <w:rFonts w:ascii="Times New Roman" w:hAnsi="Times New Roman" w:cs="Times New Roman"/>
          </w:rPr>
          <w:t xml:space="preserve">points </w:t>
        </w:r>
      </w:ins>
      <w:ins w:id="551" w:author="Benton, Deon" w:date="2026-05-01T16:10:00Z" w16du:dateUtc="2026-05-01T21:10:00Z">
        <w:r w:rsidR="002B6388">
          <w:rPr>
            <w:rFonts w:ascii="Times New Roman" w:hAnsi="Times New Roman" w:cs="Times New Roman"/>
          </w:rPr>
          <w:t>merit clarification</w:t>
        </w:r>
      </w:ins>
      <w:ins w:id="552" w:author="Benton, Deon" w:date="2026-05-01T16:02:00Z" w16du:dateUtc="2026-05-01T21:02:00Z">
        <w:r w:rsidR="00D7476B">
          <w:rPr>
            <w:rFonts w:ascii="Times New Roman" w:hAnsi="Times New Roman" w:cs="Times New Roman"/>
          </w:rPr>
          <w:t>.</w:t>
        </w:r>
      </w:ins>
      <w:ins w:id="553" w:author="Benton, Deon" w:date="2026-05-01T15:59:00Z" w16du:dateUtc="2026-05-01T20:59:00Z">
        <w:r w:rsidR="00617B5C">
          <w:rPr>
            <w:rFonts w:ascii="Times New Roman" w:hAnsi="Times New Roman" w:cs="Times New Roman"/>
          </w:rPr>
          <w:t xml:space="preserve"> </w:t>
        </w:r>
      </w:ins>
      <w:ins w:id="554" w:author="Benton, Deon" w:date="2026-05-01T16:10:00Z" w16du:dateUtc="2026-05-01T21:10:00Z">
        <w:r w:rsidR="002B6388">
          <w:rPr>
            <w:rFonts w:ascii="Times New Roman" w:hAnsi="Times New Roman" w:cs="Times New Roman"/>
          </w:rPr>
          <w:t>First,</w:t>
        </w:r>
      </w:ins>
      <w:r w:rsidR="00635C87">
        <w:rPr>
          <w:rFonts w:ascii="Times New Roman" w:hAnsi="Times New Roman" w:cs="Times New Roman"/>
        </w:rPr>
        <w:t xml:space="preserve"> the present account is neither a theory of </w:t>
      </w:r>
      <w:ins w:id="555" w:author="Benton, Deon" w:date="2026-05-16T15:39:00Z" w16du:dateUtc="2026-05-16T20:39:00Z">
        <w:r w:rsidR="00DB0881">
          <w:rPr>
            <w:rFonts w:ascii="Times New Roman" w:hAnsi="Times New Roman" w:cs="Times New Roman"/>
          </w:rPr>
          <w:t>action efficiency understanding</w:t>
        </w:r>
      </w:ins>
      <w:r w:rsidR="00635C87" w:rsidRPr="000B0B74">
        <w:rPr>
          <w:rFonts w:ascii="Times New Roman" w:hAnsi="Times New Roman" w:cs="Times New Roman"/>
        </w:rPr>
        <w:t xml:space="preserve"> </w:t>
      </w:r>
      <w:r w:rsidR="00635C87">
        <w:rPr>
          <w:rFonts w:ascii="Times New Roman" w:hAnsi="Times New Roman" w:cs="Times New Roman"/>
        </w:rPr>
        <w:t>n</w:t>
      </w:r>
      <w:r w:rsidR="00635C87" w:rsidRPr="000B0B74">
        <w:rPr>
          <w:rFonts w:ascii="Times New Roman" w:hAnsi="Times New Roman" w:cs="Times New Roman"/>
        </w:rPr>
        <w:t>or</w:t>
      </w:r>
      <w:r w:rsidR="00635C87">
        <w:rPr>
          <w:rFonts w:ascii="Times New Roman" w:hAnsi="Times New Roman" w:cs="Times New Roman"/>
        </w:rPr>
        <w:t xml:space="preserve"> </w:t>
      </w:r>
      <w:r w:rsidR="0096761D">
        <w:rPr>
          <w:rFonts w:ascii="Times New Roman" w:hAnsi="Times New Roman" w:cs="Times New Roman"/>
        </w:rPr>
        <w:t xml:space="preserve">is it </w:t>
      </w:r>
      <w:r w:rsidR="00635C87">
        <w:rPr>
          <w:rFonts w:ascii="Times New Roman" w:hAnsi="Times New Roman" w:cs="Times New Roman"/>
        </w:rPr>
        <w:t>a theory of</w:t>
      </w:r>
      <w:r w:rsidR="00635C87" w:rsidRPr="000B0B74">
        <w:rPr>
          <w:rFonts w:ascii="Times New Roman" w:hAnsi="Times New Roman" w:cs="Times New Roman"/>
        </w:rPr>
        <w:t xml:space="preserve"> how </w:t>
      </w:r>
      <w:r w:rsidR="00635C87">
        <w:rPr>
          <w:rFonts w:ascii="Times New Roman" w:hAnsi="Times New Roman" w:cs="Times New Roman"/>
        </w:rPr>
        <w:t>such a capacity emerges</w:t>
      </w:r>
      <w:r w:rsidR="009F7A89">
        <w:rPr>
          <w:rFonts w:ascii="Times New Roman" w:hAnsi="Times New Roman" w:cs="Times New Roman"/>
        </w:rPr>
        <w:t>.</w:t>
      </w:r>
      <w:r w:rsidR="001E340B">
        <w:rPr>
          <w:rFonts w:ascii="Times New Roman" w:hAnsi="Times New Roman" w:cs="Times New Roman"/>
        </w:rPr>
        <w:t xml:space="preserve"> </w:t>
      </w:r>
      <w:ins w:id="556" w:author="Benton, Deon" w:date="2026-05-01T16:10:00Z" w16du:dateUtc="2026-05-01T21:10:00Z">
        <w:r w:rsidR="002B6388">
          <w:rPr>
            <w:rFonts w:ascii="Times New Roman" w:hAnsi="Times New Roman" w:cs="Times New Roman"/>
          </w:rPr>
          <w:t>These issues</w:t>
        </w:r>
      </w:ins>
      <w:r w:rsidR="001E340B">
        <w:rPr>
          <w:rFonts w:ascii="Times New Roman" w:hAnsi="Times New Roman" w:cs="Times New Roman"/>
        </w:rPr>
        <w:t xml:space="preserve">, although important, </w:t>
      </w:r>
      <w:ins w:id="557" w:author="Benton, Deon" w:date="2026-05-01T16:10:00Z" w16du:dateUtc="2026-05-01T21:10:00Z">
        <w:r w:rsidR="002B6388">
          <w:rPr>
            <w:rFonts w:ascii="Times New Roman" w:hAnsi="Times New Roman" w:cs="Times New Roman"/>
          </w:rPr>
          <w:t>ar</w:t>
        </w:r>
      </w:ins>
      <w:ins w:id="558" w:author="Benton, Deon" w:date="2026-05-01T16:11:00Z" w16du:dateUtc="2026-05-01T21:11:00Z">
        <w:r w:rsidR="002B6388">
          <w:rPr>
            <w:rFonts w:ascii="Times New Roman" w:hAnsi="Times New Roman" w:cs="Times New Roman"/>
          </w:rPr>
          <w:t>e</w:t>
        </w:r>
      </w:ins>
      <w:ins w:id="559" w:author="Benton, Deon" w:date="2026-05-01T16:10:00Z" w16du:dateUtc="2026-05-01T21:10:00Z">
        <w:r w:rsidR="002B6388">
          <w:rPr>
            <w:rFonts w:ascii="Times New Roman" w:hAnsi="Times New Roman" w:cs="Times New Roman"/>
          </w:rPr>
          <w:t xml:space="preserve"> </w:t>
        </w:r>
      </w:ins>
      <w:r w:rsidR="009F7A89">
        <w:rPr>
          <w:rFonts w:ascii="Times New Roman" w:hAnsi="Times New Roman" w:cs="Times New Roman"/>
        </w:rPr>
        <w:t xml:space="preserve">well </w:t>
      </w:r>
      <w:r w:rsidR="001E340B">
        <w:rPr>
          <w:rFonts w:ascii="Times New Roman" w:hAnsi="Times New Roman" w:cs="Times New Roman"/>
        </w:rPr>
        <w:t>beyond the scope of the present paper</w:t>
      </w:r>
      <w:r w:rsidR="00635C87">
        <w:rPr>
          <w:rFonts w:ascii="Times New Roman" w:hAnsi="Times New Roman" w:cs="Times New Roman"/>
        </w:rPr>
        <w:t>. Instead, the current perspective is an attempt to explain</w:t>
      </w:r>
      <w:r w:rsidR="00635C87" w:rsidRPr="000B0B74">
        <w:rPr>
          <w:rFonts w:ascii="Times New Roman" w:hAnsi="Times New Roman" w:cs="Times New Roman"/>
        </w:rPr>
        <w:t xml:space="preserve"> infants' behaviors in studies on this topic in terms of</w:t>
      </w:r>
      <w:r w:rsidR="009F7A89">
        <w:rPr>
          <w:rFonts w:ascii="Times New Roman" w:hAnsi="Times New Roman" w:cs="Times New Roman"/>
        </w:rPr>
        <w:t xml:space="preserve"> </w:t>
      </w:r>
      <w:ins w:id="560" w:author="Benton, Deon" w:date="2026-05-18T23:20:00Z" w16du:dateUtc="2026-05-19T04:20:00Z">
        <w:r w:rsidR="008A0C3E">
          <w:rPr>
            <w:rFonts w:ascii="Times New Roman" w:hAnsi="Times New Roman" w:cs="Times New Roman"/>
          </w:rPr>
          <w:t>an associative learning mechanism that</w:t>
        </w:r>
      </w:ins>
      <w:r w:rsidR="00635C87" w:rsidRPr="000B0B74">
        <w:rPr>
          <w:rFonts w:ascii="Times New Roman" w:hAnsi="Times New Roman" w:cs="Times New Roman"/>
        </w:rPr>
        <w:t xml:space="preserve"> operate</w:t>
      </w:r>
      <w:ins w:id="561" w:author="Benton, Deon" w:date="2026-05-01T16:13:00Z" w16du:dateUtc="2026-05-01T21:13:00Z">
        <w:r w:rsidR="00A709A0">
          <w:rPr>
            <w:rFonts w:ascii="Times New Roman" w:hAnsi="Times New Roman" w:cs="Times New Roman"/>
          </w:rPr>
          <w:t>s</w:t>
        </w:r>
      </w:ins>
      <w:r w:rsidR="00635C87" w:rsidRPr="000B0B74">
        <w:rPr>
          <w:rFonts w:ascii="Times New Roman" w:hAnsi="Times New Roman" w:cs="Times New Roman"/>
        </w:rPr>
        <w:t xml:space="preserve"> over</w:t>
      </w:r>
      <w:ins w:id="562" w:author="Benton, Deon" w:date="2026-05-01T16:12:00Z" w16du:dateUtc="2026-05-01T21:12:00Z">
        <w:r w:rsidR="00A709A0">
          <w:rPr>
            <w:rFonts w:ascii="Times New Roman" w:hAnsi="Times New Roman" w:cs="Times New Roman"/>
          </w:rPr>
          <w:t xml:space="preserve">, and forms connections </w:t>
        </w:r>
      </w:ins>
      <w:ins w:id="563" w:author="Benton, Deon" w:date="2026-05-01T16:13:00Z" w16du:dateUtc="2026-05-01T21:13:00Z">
        <w:r w:rsidR="00A709A0">
          <w:rPr>
            <w:rFonts w:ascii="Times New Roman" w:hAnsi="Times New Roman" w:cs="Times New Roman"/>
          </w:rPr>
          <w:t xml:space="preserve">between and </w:t>
        </w:r>
      </w:ins>
      <w:ins w:id="564" w:author="Benton, Deon" w:date="2026-05-01T16:12:00Z" w16du:dateUtc="2026-05-01T21:12:00Z">
        <w:r w:rsidR="00A709A0">
          <w:rPr>
            <w:rFonts w:ascii="Times New Roman" w:hAnsi="Times New Roman" w:cs="Times New Roman"/>
          </w:rPr>
          <w:t>among,</w:t>
        </w:r>
      </w:ins>
      <w:r w:rsidR="00635C87">
        <w:rPr>
          <w:rFonts w:ascii="Times New Roman" w:hAnsi="Times New Roman" w:cs="Times New Roman"/>
        </w:rPr>
        <w:t xml:space="preserve"> the</w:t>
      </w:r>
      <w:r w:rsidR="0096761D">
        <w:rPr>
          <w:rFonts w:ascii="Times New Roman" w:hAnsi="Times New Roman" w:cs="Times New Roman"/>
        </w:rPr>
        <w:t xml:space="preserve"> visible</w:t>
      </w:r>
      <w:ins w:id="565" w:author="Benton, Deon" w:date="2026-05-01T16:13:00Z" w16du:dateUtc="2026-05-01T21:13:00Z">
        <w:r w:rsidR="00A709A0">
          <w:rPr>
            <w:rFonts w:ascii="Times New Roman" w:hAnsi="Times New Roman" w:cs="Times New Roman"/>
          </w:rPr>
          <w:t xml:space="preserve"> </w:t>
        </w:r>
      </w:ins>
      <w:r w:rsidR="0096761D">
        <w:rPr>
          <w:rFonts w:ascii="Times New Roman" w:hAnsi="Times New Roman" w:cs="Times New Roman"/>
        </w:rPr>
        <w:t>and conceptually neutral</w:t>
      </w:r>
      <w:ins w:id="566" w:author="Benton, Deon" w:date="2026-05-01T16:13:00Z" w16du:dateUtc="2026-05-01T21:13:00Z">
        <w:r w:rsidR="00A709A0">
          <w:rPr>
            <w:rFonts w:ascii="Times New Roman" w:hAnsi="Times New Roman" w:cs="Times New Roman"/>
          </w:rPr>
          <w:t xml:space="preserve"> surface</w:t>
        </w:r>
      </w:ins>
      <w:r w:rsidR="00635C87">
        <w:rPr>
          <w:rFonts w:ascii="Times New Roman" w:hAnsi="Times New Roman" w:cs="Times New Roman"/>
        </w:rPr>
        <w:t xml:space="preserve"> </w:t>
      </w:r>
      <w:r w:rsidR="0096761D">
        <w:rPr>
          <w:rFonts w:ascii="Times New Roman" w:hAnsi="Times New Roman" w:cs="Times New Roman"/>
        </w:rPr>
        <w:t>features</w:t>
      </w:r>
      <w:r w:rsidR="00635C87">
        <w:rPr>
          <w:rFonts w:ascii="Times New Roman" w:hAnsi="Times New Roman" w:cs="Times New Roman"/>
        </w:rPr>
        <w:t xml:space="preserve"> </w:t>
      </w:r>
      <w:r w:rsidR="00013134">
        <w:rPr>
          <w:rFonts w:ascii="Times New Roman" w:hAnsi="Times New Roman" w:cs="Times New Roman"/>
        </w:rPr>
        <w:t>of</w:t>
      </w:r>
      <w:r w:rsidR="00635C87">
        <w:rPr>
          <w:rFonts w:ascii="Times New Roman" w:hAnsi="Times New Roman" w:cs="Times New Roman"/>
        </w:rPr>
        <w:t xml:space="preserve"> visual scenes</w:t>
      </w:r>
      <w:r w:rsidR="00013134">
        <w:rPr>
          <w:rFonts w:ascii="Times New Roman" w:hAnsi="Times New Roman" w:cs="Times New Roman"/>
        </w:rPr>
        <w:t xml:space="preserve"> and </w:t>
      </w:r>
      <w:ins w:id="567" w:author="Benton, Deon" w:date="2026-05-01T16:13:00Z" w16du:dateUtc="2026-05-01T21:13:00Z">
        <w:r w:rsidR="002C0B93">
          <w:rPr>
            <w:rFonts w:ascii="Times New Roman" w:hAnsi="Times New Roman" w:cs="Times New Roman"/>
          </w:rPr>
          <w:t xml:space="preserve">the perceptible </w:t>
        </w:r>
      </w:ins>
      <w:r w:rsidR="00013134">
        <w:rPr>
          <w:rFonts w:ascii="Times New Roman" w:hAnsi="Times New Roman" w:cs="Times New Roman"/>
        </w:rPr>
        <w:t xml:space="preserve">kinematics of </w:t>
      </w:r>
      <w:ins w:id="568" w:author="Benton, Deon" w:date="2026-05-18T23:34:00Z" w16du:dateUtc="2026-05-19T04:34:00Z">
        <w:r w:rsidR="007D6EE8">
          <w:rPr>
            <w:rFonts w:ascii="Times New Roman" w:hAnsi="Times New Roman" w:cs="Times New Roman"/>
          </w:rPr>
          <w:t>observed actions</w:t>
        </w:r>
      </w:ins>
      <w:r w:rsidR="0096761D">
        <w:rPr>
          <w:rFonts w:ascii="Times New Roman" w:hAnsi="Times New Roman" w:cs="Times New Roman"/>
        </w:rPr>
        <w:t>.</w:t>
      </w:r>
      <w:r w:rsidR="00635C87">
        <w:rPr>
          <w:rFonts w:ascii="Times New Roman" w:hAnsi="Times New Roman" w:cs="Times New Roman"/>
        </w:rPr>
        <w:t xml:space="preserve"> </w:t>
      </w:r>
      <w:ins w:id="569" w:author="Benton, Deon" w:date="2026-05-01T16:14:00Z" w16du:dateUtc="2026-05-01T21:14:00Z">
        <w:r w:rsidR="008A0DE0">
          <w:rPr>
            <w:rFonts w:ascii="Times New Roman" w:hAnsi="Times New Roman" w:cs="Times New Roman"/>
          </w:rPr>
          <w:t>Second,</w:t>
        </w:r>
      </w:ins>
      <w:ins w:id="570" w:author="Benton, Deon" w:date="2026-05-01T16:03:00Z" w16du:dateUtc="2026-05-01T21:03:00Z">
        <w:r w:rsidR="00D7476B">
          <w:rPr>
            <w:rFonts w:ascii="Times New Roman" w:hAnsi="Times New Roman" w:cs="Times New Roman"/>
          </w:rPr>
          <w:t xml:space="preserve"> </w:t>
        </w:r>
      </w:ins>
      <w:ins w:id="571" w:author="Benton, Deon" w:date="2026-05-01T16:14:00Z" w16du:dateUtc="2026-05-01T21:14:00Z">
        <w:r w:rsidR="008A0DE0">
          <w:rPr>
            <w:rFonts w:ascii="Times New Roman" w:hAnsi="Times New Roman" w:cs="Times New Roman"/>
          </w:rPr>
          <w:t>although the primary goal of this paper is to test</w:t>
        </w:r>
      </w:ins>
      <w:r w:rsidR="00105BB1">
        <w:rPr>
          <w:rFonts w:ascii="Times New Roman" w:hAnsi="Times New Roman" w:cs="Times New Roman"/>
        </w:rPr>
        <w:t xml:space="preserve"> </w:t>
      </w:r>
      <w:ins w:id="572" w:author="Benton, Deon" w:date="2026-05-01T16:04:00Z" w16du:dateUtc="2026-05-01T21:04:00Z">
        <w:r w:rsidR="00BC2A35">
          <w:rPr>
            <w:rFonts w:ascii="Times New Roman" w:hAnsi="Times New Roman" w:cs="Times New Roman"/>
          </w:rPr>
          <w:t>whether a computational instantiation of the present account is sufficient to capture</w:t>
        </w:r>
      </w:ins>
      <w:r w:rsidR="00013134">
        <w:rPr>
          <w:rFonts w:ascii="Times New Roman" w:hAnsi="Times New Roman" w:cs="Times New Roman"/>
        </w:rPr>
        <w:t xml:space="preserve"> </w:t>
      </w:r>
      <w:r w:rsidR="00635C87" w:rsidRPr="009A322E">
        <w:rPr>
          <w:rFonts w:ascii="Times New Roman" w:hAnsi="Times New Roman" w:cs="Times New Roman"/>
        </w:rPr>
        <w:t>infants’</w:t>
      </w:r>
      <w:ins w:id="573" w:author="Benton, Deon" w:date="2026-05-01T16:04:00Z" w16du:dateUtc="2026-05-01T21:04:00Z">
        <w:r w:rsidR="00BC2A35">
          <w:rPr>
            <w:rFonts w:ascii="Times New Roman" w:hAnsi="Times New Roman" w:cs="Times New Roman"/>
          </w:rPr>
          <w:t xml:space="preserve"> looking</w:t>
        </w:r>
      </w:ins>
      <w:r w:rsidR="00635C87" w:rsidRPr="009A322E">
        <w:rPr>
          <w:rFonts w:ascii="Times New Roman" w:hAnsi="Times New Roman" w:cs="Times New Roman"/>
        </w:rPr>
        <w:t xml:space="preserve"> behavior in</w:t>
      </w:r>
      <w:ins w:id="574" w:author="Benton, Deon" w:date="2026-05-01T16:04:00Z" w16du:dateUtc="2026-05-01T21:04:00Z">
        <w:r w:rsidR="00BC2A35">
          <w:rPr>
            <w:rFonts w:ascii="Times New Roman" w:hAnsi="Times New Roman" w:cs="Times New Roman"/>
          </w:rPr>
          <w:t xml:space="preserve"> </w:t>
        </w:r>
      </w:ins>
      <w:ins w:id="575" w:author="Benton, Deon" w:date="2026-05-18T23:21:00Z" w16du:dateUtc="2026-05-19T04:21:00Z">
        <w:r w:rsidR="004D3C11">
          <w:rPr>
            <w:rFonts w:ascii="Times New Roman" w:hAnsi="Times New Roman" w:cs="Times New Roman"/>
          </w:rPr>
          <w:t>studies</w:t>
        </w:r>
      </w:ins>
      <w:ins w:id="576" w:author="Benton, Deon" w:date="2026-05-18T23:20:00Z" w16du:dateUtc="2026-05-19T04:20:00Z">
        <w:r w:rsidR="004D3C11">
          <w:rPr>
            <w:rFonts w:ascii="Times New Roman" w:hAnsi="Times New Roman" w:cs="Times New Roman"/>
          </w:rPr>
          <w:t xml:space="preserve"> in this </w:t>
        </w:r>
      </w:ins>
      <w:ins w:id="577" w:author="Benton, Deon" w:date="2026-05-18T23:21:00Z" w16du:dateUtc="2026-05-19T04:21:00Z">
        <w:r w:rsidR="004D3C11">
          <w:rPr>
            <w:rFonts w:ascii="Times New Roman" w:hAnsi="Times New Roman" w:cs="Times New Roman"/>
          </w:rPr>
          <w:t>literature</w:t>
        </w:r>
      </w:ins>
      <w:ins w:id="578" w:author="Benton, Deon" w:date="2026-05-01T16:04:00Z" w16du:dateUtc="2026-05-01T21:04:00Z">
        <w:r w:rsidR="00BC2A35">
          <w:rPr>
            <w:rFonts w:ascii="Times New Roman" w:hAnsi="Times New Roman" w:cs="Times New Roman"/>
          </w:rPr>
          <w:t xml:space="preserve"> without recourse to rich notions of actions, efficiency, or cost</w:t>
        </w:r>
      </w:ins>
      <w:ins w:id="579" w:author="Benton, Deon" w:date="2026-05-01T16:14:00Z" w16du:dateUtc="2026-05-01T21:14:00Z">
        <w:r w:rsidR="008A0DE0">
          <w:rPr>
            <w:rFonts w:ascii="Times New Roman" w:hAnsi="Times New Roman" w:cs="Times New Roman"/>
          </w:rPr>
          <w:t>, the impl</w:t>
        </w:r>
      </w:ins>
      <w:ins w:id="580" w:author="Benton, Deon" w:date="2026-05-01T16:15:00Z" w16du:dateUtc="2026-05-01T21:15:00Z">
        <w:r w:rsidR="008A0DE0">
          <w:rPr>
            <w:rFonts w:ascii="Times New Roman" w:hAnsi="Times New Roman" w:cs="Times New Roman"/>
          </w:rPr>
          <w:t xml:space="preserve">ications of the current work </w:t>
        </w:r>
      </w:ins>
      <w:ins w:id="581" w:author="Benton, Deon" w:date="2026-05-18T23:22:00Z" w16du:dateUtc="2026-05-19T04:22:00Z">
        <w:r w:rsidR="003710B1">
          <w:rPr>
            <w:rFonts w:ascii="Times New Roman" w:hAnsi="Times New Roman" w:cs="Times New Roman"/>
          </w:rPr>
          <w:t xml:space="preserve">extend </w:t>
        </w:r>
        <w:r w:rsidR="00567E2A">
          <w:rPr>
            <w:rFonts w:ascii="Times New Roman" w:hAnsi="Times New Roman" w:cs="Times New Roman"/>
          </w:rPr>
          <w:t xml:space="preserve">well </w:t>
        </w:r>
        <w:r w:rsidR="003710B1">
          <w:rPr>
            <w:rFonts w:ascii="Times New Roman" w:hAnsi="Times New Roman" w:cs="Times New Roman"/>
          </w:rPr>
          <w:t>beyond it.</w:t>
        </w:r>
      </w:ins>
      <w:ins w:id="582" w:author="Benton, Deon" w:date="2026-05-01T16:16:00Z" w16du:dateUtc="2026-05-01T21:16:00Z">
        <w:r w:rsidR="009F1EC1">
          <w:rPr>
            <w:rFonts w:ascii="Times New Roman" w:hAnsi="Times New Roman" w:cs="Times New Roman"/>
          </w:rPr>
          <w:t xml:space="preserve"> </w:t>
        </w:r>
      </w:ins>
      <w:ins w:id="583" w:author="Benton, Deon" w:date="2026-05-19T17:46:00Z" w16du:dateUtc="2026-05-19T22:46:00Z">
        <w:r w:rsidR="00131F9A" w:rsidRPr="00131F9A">
          <w:rPr>
            <w:rFonts w:ascii="Times New Roman" w:hAnsi="Times New Roman" w:cs="Times New Roman"/>
          </w:rPr>
          <w:t xml:space="preserve">Specifically, the present simulations support the broader contention that infants’ looking behavior in violation-of-expectation studies can emerge from </w:t>
        </w:r>
        <w:r w:rsidR="00131F9A">
          <w:rPr>
            <w:rFonts w:ascii="Times New Roman" w:hAnsi="Times New Roman" w:cs="Times New Roman"/>
          </w:rPr>
          <w:t>“all-purpose”</w:t>
        </w:r>
        <w:r w:rsidR="00131F9A" w:rsidRPr="00131F9A">
          <w:rPr>
            <w:rFonts w:ascii="Times New Roman" w:hAnsi="Times New Roman" w:cs="Times New Roman"/>
          </w:rPr>
          <w:t xml:space="preserve"> learning mechanisms </w:t>
        </w:r>
        <w:r w:rsidR="00616B9F">
          <w:rPr>
            <w:rFonts w:ascii="Times New Roman" w:hAnsi="Times New Roman" w:cs="Times New Roman"/>
          </w:rPr>
          <w:t xml:space="preserve">that operate </w:t>
        </w:r>
        <w:r w:rsidR="00131F9A" w:rsidRPr="00131F9A">
          <w:rPr>
            <w:rFonts w:ascii="Times New Roman" w:hAnsi="Times New Roman" w:cs="Times New Roman"/>
          </w:rPr>
          <w:t>over perceptual input</w:t>
        </w:r>
        <w:r w:rsidR="00131F9A">
          <w:rPr>
            <w:rFonts w:ascii="Times New Roman" w:hAnsi="Times New Roman" w:cs="Times New Roman"/>
          </w:rPr>
          <w:t xml:space="preserve"> </w:t>
        </w:r>
      </w:ins>
      <w:r w:rsidR="00105BB1">
        <w:rPr>
          <w:rFonts w:ascii="Times New Roman" w:hAnsi="Times New Roman" w:cs="Times New Roman"/>
        </w:rPr>
        <w:t xml:space="preserve">(e.g., </w:t>
      </w:r>
      <w:r w:rsidR="00F67E24">
        <w:rPr>
          <w:rFonts w:ascii="Times New Roman" w:hAnsi="Times New Roman" w:cs="Times New Roman"/>
        </w:rPr>
        <w:t xml:space="preserve">Altmann &amp; Dienes, 1999; </w:t>
      </w:r>
      <w:r w:rsidR="000E3F68">
        <w:rPr>
          <w:rFonts w:ascii="Times New Roman" w:hAnsi="Times New Roman" w:cs="Times New Roman"/>
        </w:rPr>
        <w:t xml:space="preserve">Benton, </w:t>
      </w:r>
      <w:ins w:id="584" w:author="Benton, Deon" w:date="2026-05-19T19:16:00Z" w16du:dateUtc="2026-05-20T00:16:00Z">
        <w:r w:rsidR="00F04C71">
          <w:rPr>
            <w:rFonts w:ascii="Times New Roman" w:hAnsi="Times New Roman" w:cs="Times New Roman"/>
          </w:rPr>
          <w:t xml:space="preserve">2023, </w:t>
        </w:r>
      </w:ins>
      <w:r w:rsidR="000E3F68">
        <w:rPr>
          <w:rFonts w:ascii="Times New Roman" w:hAnsi="Times New Roman" w:cs="Times New Roman"/>
        </w:rPr>
        <w:t>2024</w:t>
      </w:r>
      <w:ins w:id="585" w:author="Benton, Deon" w:date="2026-05-01T16:19:00Z" w16du:dateUtc="2026-05-01T21:19:00Z">
        <w:r w:rsidR="000A11B5">
          <w:rPr>
            <w:rFonts w:ascii="Times New Roman" w:hAnsi="Times New Roman" w:cs="Times New Roman"/>
          </w:rPr>
          <w:t>, 2026</w:t>
        </w:r>
      </w:ins>
      <w:r w:rsidR="000E3F68">
        <w:rPr>
          <w:rFonts w:ascii="Times New Roman" w:hAnsi="Times New Roman" w:cs="Times New Roman"/>
        </w:rPr>
        <w:t>;</w:t>
      </w:r>
      <w:r w:rsidR="00FC5CD7">
        <w:rPr>
          <w:rFonts w:ascii="Times New Roman" w:hAnsi="Times New Roman" w:cs="Times New Roman"/>
        </w:rPr>
        <w:t xml:space="preserve"> </w:t>
      </w:r>
      <w:ins w:id="586" w:author="Benton, Deon" w:date="2026-05-01T16:21:00Z" w16du:dateUtc="2026-05-01T21:21:00Z">
        <w:r w:rsidR="003F62C6">
          <w:rPr>
            <w:rFonts w:ascii="Times New Roman" w:hAnsi="Times New Roman" w:cs="Times New Roman"/>
          </w:rPr>
          <w:t xml:space="preserve">Benton &amp; Hoch, in press; </w:t>
        </w:r>
      </w:ins>
      <w:r w:rsidR="00FC5CD7">
        <w:rPr>
          <w:rFonts w:ascii="Times New Roman" w:hAnsi="Times New Roman" w:cs="Times New Roman"/>
        </w:rPr>
        <w:t>Benton et al., 2024;</w:t>
      </w:r>
      <w:r w:rsidR="000E3F68">
        <w:rPr>
          <w:rFonts w:ascii="Times New Roman" w:hAnsi="Times New Roman" w:cs="Times New Roman"/>
        </w:rPr>
        <w:t xml:space="preserve"> </w:t>
      </w:r>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r w:rsidR="000E3F68">
        <w:rPr>
          <w:rFonts w:ascii="Times New Roman" w:hAnsi="Times New Roman" w:cs="Times New Roman"/>
        </w:rPr>
        <w:t>McClelland &amp; Thompson, 2007;</w:t>
      </w:r>
      <w:r w:rsidR="00F67E24">
        <w:rPr>
          <w:rFonts w:ascii="Times New Roman" w:hAnsi="Times New Roman" w:cs="Times New Roman"/>
        </w:rPr>
        <w:t xml:space="preserve"> </w:t>
      </w:r>
      <w:r w:rsidR="008E4B8C">
        <w:rPr>
          <w:rFonts w:ascii="Times New Roman" w:hAnsi="Times New Roman" w:cs="Times New Roman"/>
        </w:rPr>
        <w:t xml:space="preserve">Munakata, 1998; Munakata et al., 1997; </w:t>
      </w:r>
      <w:r w:rsidR="00F67E24">
        <w:rPr>
          <w:rFonts w:ascii="Times New Roman" w:hAnsi="Times New Roman" w:cs="Times New Roman"/>
        </w:rPr>
        <w:t xml:space="preserve">Orhan &amp; Lake, 2024; </w:t>
      </w:r>
      <w:proofErr w:type="spellStart"/>
      <w:r w:rsidR="00F67E24">
        <w:rPr>
          <w:rFonts w:ascii="Times New Roman" w:hAnsi="Times New Roman" w:cs="Times New Roman"/>
        </w:rPr>
        <w:t>Overwalle</w:t>
      </w:r>
      <w:proofErr w:type="spellEnd"/>
      <w:r w:rsidR="00F67E24">
        <w:rPr>
          <w:rFonts w:ascii="Times New Roman" w:hAnsi="Times New Roman" w:cs="Times New Roman"/>
        </w:rPr>
        <w:t>, 2010</w:t>
      </w:r>
      <w:r w:rsidR="00797E75">
        <w:rPr>
          <w:rFonts w:ascii="Times New Roman" w:hAnsi="Times New Roman" w:cs="Times New Roman"/>
        </w:rPr>
        <w:t>;</w:t>
      </w:r>
      <w:r w:rsidR="000E3F68">
        <w:rPr>
          <w:rFonts w:ascii="Times New Roman" w:hAnsi="Times New Roman" w:cs="Times New Roman"/>
        </w:rPr>
        <w:t xml:space="preserve"> </w:t>
      </w:r>
      <w:proofErr w:type="spellStart"/>
      <w:r w:rsidR="000E3F68">
        <w:rPr>
          <w:rFonts w:ascii="Times New Roman" w:hAnsi="Times New Roman" w:cs="Times New Roman"/>
        </w:rPr>
        <w:t>Rakison</w:t>
      </w:r>
      <w:proofErr w:type="spellEnd"/>
      <w:r w:rsidR="000E3F68">
        <w:rPr>
          <w:rFonts w:ascii="Times New Roman" w:hAnsi="Times New Roman" w:cs="Times New Roman"/>
        </w:rPr>
        <w:t xml:space="preserve"> &amp; </w:t>
      </w:r>
      <w:proofErr w:type="spellStart"/>
      <w:r w:rsidR="000E3F68">
        <w:rPr>
          <w:rFonts w:ascii="Times New Roman" w:hAnsi="Times New Roman" w:cs="Times New Roman"/>
        </w:rPr>
        <w:t>Lupyan</w:t>
      </w:r>
      <w:proofErr w:type="spellEnd"/>
      <w:r w:rsidR="000E3F68">
        <w:rPr>
          <w:rFonts w:ascii="Times New Roman" w:hAnsi="Times New Roman" w:cs="Times New Roman"/>
        </w:rPr>
        <w:t>, 2008; Rumelhart &amp; McClelland, 1985; Vong et al., 2004</w:t>
      </w:r>
      <w:r w:rsidR="009130D6">
        <w:rPr>
          <w:rFonts w:ascii="Times New Roman" w:hAnsi="Times New Roman" w:cs="Times New Roman"/>
        </w:rPr>
        <w:t xml:space="preserve">; for excellent reviews see </w:t>
      </w:r>
      <w:r w:rsidR="00D93369">
        <w:rPr>
          <w:rFonts w:ascii="Times New Roman" w:hAnsi="Times New Roman" w:cs="Times New Roman"/>
        </w:rPr>
        <w:t xml:space="preserve">Elman et al., 1996 and </w:t>
      </w:r>
      <w:proofErr w:type="spellStart"/>
      <w:r w:rsidR="009130D6">
        <w:rPr>
          <w:rFonts w:ascii="Times New Roman" w:hAnsi="Times New Roman" w:cs="Times New Roman"/>
        </w:rPr>
        <w:t>Yermolayeva</w:t>
      </w:r>
      <w:proofErr w:type="spellEnd"/>
      <w:r w:rsidR="009130D6">
        <w:rPr>
          <w:rFonts w:ascii="Times New Roman" w:hAnsi="Times New Roman" w:cs="Times New Roman"/>
        </w:rPr>
        <w:t xml:space="preserve"> &amp; </w:t>
      </w:r>
      <w:proofErr w:type="spellStart"/>
      <w:r w:rsidR="009130D6">
        <w:rPr>
          <w:rFonts w:ascii="Times New Roman" w:hAnsi="Times New Roman" w:cs="Times New Roman"/>
        </w:rPr>
        <w:t>Rakison</w:t>
      </w:r>
      <w:proofErr w:type="spellEnd"/>
      <w:r w:rsidR="009130D6">
        <w:rPr>
          <w:rFonts w:ascii="Times New Roman" w:hAnsi="Times New Roman" w:cs="Times New Roman"/>
        </w:rPr>
        <w:t>, 201</w:t>
      </w:r>
      <w:r w:rsidR="00D93369">
        <w:rPr>
          <w:rFonts w:ascii="Times New Roman" w:hAnsi="Times New Roman" w:cs="Times New Roman"/>
        </w:rPr>
        <w:t>4</w:t>
      </w:r>
      <w:r w:rsidR="000E3F68">
        <w:rPr>
          <w:rFonts w:ascii="Times New Roman" w:hAnsi="Times New Roman" w:cs="Times New Roman"/>
        </w:rPr>
        <w:t>)</w:t>
      </w:r>
      <w:r w:rsidR="00635C87" w:rsidRPr="009A322E">
        <w:rPr>
          <w:rFonts w:ascii="Times New Roman" w:hAnsi="Times New Roman" w:cs="Times New Roman"/>
        </w:rPr>
        <w:t>.</w:t>
      </w:r>
      <w:r w:rsidR="00635C87">
        <w:rPr>
          <w:rFonts w:ascii="Times New Roman" w:hAnsi="Times New Roman" w:cs="Times New Roman"/>
        </w:rPr>
        <w:t xml:space="preserve">  </w:t>
      </w:r>
      <w:r w:rsidR="00105BB1">
        <w:rPr>
          <w:rFonts w:ascii="Times New Roman" w:hAnsi="Times New Roman" w:cs="Times New Roman"/>
        </w:rPr>
        <w:t>In this way, the current theory</w:t>
      </w:r>
      <w:ins w:id="587" w:author="Benton, Deon" w:date="2026-05-01T16:21:00Z" w16du:dateUtc="2026-05-01T21:21:00Z">
        <w:r w:rsidR="00A52D6B">
          <w:rPr>
            <w:rFonts w:ascii="Times New Roman" w:hAnsi="Times New Roman" w:cs="Times New Roman"/>
          </w:rPr>
          <w:t xml:space="preserve"> and model </w:t>
        </w:r>
      </w:ins>
      <w:r w:rsidR="00105BB1">
        <w:rPr>
          <w:rFonts w:ascii="Times New Roman" w:hAnsi="Times New Roman" w:cs="Times New Roman"/>
        </w:rPr>
        <w:t>build on</w:t>
      </w:r>
      <w:ins w:id="588" w:author="Benton, Deon" w:date="2026-05-01T16:18:00Z" w16du:dateUtc="2026-05-01T21:18:00Z">
        <w:r w:rsidR="00EE0C28">
          <w:rPr>
            <w:rFonts w:ascii="Times New Roman" w:hAnsi="Times New Roman" w:cs="Times New Roman"/>
          </w:rPr>
          <w:t>,</w:t>
        </w:r>
      </w:ins>
      <w:r w:rsidR="00105BB1">
        <w:rPr>
          <w:rFonts w:ascii="Times New Roman" w:hAnsi="Times New Roman" w:cs="Times New Roman"/>
        </w:rPr>
        <w:t xml:space="preserve"> rather than </w:t>
      </w:r>
      <w:ins w:id="589" w:author="Benton, Deon" w:date="2026-05-18T23:23:00Z" w16du:dateUtc="2026-05-19T04:23:00Z">
        <w:r w:rsidR="00DF7C8B">
          <w:rPr>
            <w:rFonts w:ascii="Times New Roman" w:hAnsi="Times New Roman" w:cs="Times New Roman"/>
          </w:rPr>
          <w:t>depart</w:t>
        </w:r>
      </w:ins>
      <w:r w:rsidR="00105BB1">
        <w:rPr>
          <w:rFonts w:ascii="Times New Roman" w:hAnsi="Times New Roman" w:cs="Times New Roman"/>
        </w:rPr>
        <w:t xml:space="preserve"> from</w:t>
      </w:r>
      <w:ins w:id="590" w:author="Benton, Deon" w:date="2026-05-01T16:19:00Z" w16du:dateUtc="2026-05-01T21:19:00Z">
        <w:r w:rsidR="00EE0C28">
          <w:rPr>
            <w:rFonts w:ascii="Times New Roman" w:hAnsi="Times New Roman" w:cs="Times New Roman"/>
          </w:rPr>
          <w:t>,</w:t>
        </w:r>
      </w:ins>
      <w:r w:rsidR="00105BB1">
        <w:rPr>
          <w:rFonts w:ascii="Times New Roman" w:hAnsi="Times New Roman" w:cs="Times New Roman"/>
        </w:rPr>
        <w:t xml:space="preserve"> this extensive literature.</w:t>
      </w:r>
      <w:r w:rsidR="00837A23">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108D88F0" w:rsidR="00524642" w:rsidRDefault="00FC438F" w:rsidP="00A318A3">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6F7263">
        <w:rPr>
          <w:rFonts w:ascii="Times New Roman" w:hAnsi="Times New Roman" w:cs="Times New Roman"/>
        </w:rPr>
        <w:t>simulations that follow were developed with two goals in mind.</w:t>
      </w:r>
      <w:r>
        <w:rPr>
          <w:rFonts w:ascii="Times New Roman" w:hAnsi="Times New Roman" w:cs="Times New Roman"/>
        </w:rPr>
        <w:t xml:space="preserve"> The first was to</w:t>
      </w:r>
      <w:r w:rsidR="00F83FBE" w:rsidRPr="00F83FBE">
        <w:rPr>
          <w:rFonts w:ascii="Times New Roman" w:hAnsi="Times New Roman" w:cs="Times New Roman"/>
        </w:rPr>
        <w:t xml:space="preserve"> assess the sufficiency of the current account</w:t>
      </w:r>
      <w:r>
        <w:rPr>
          <w:rFonts w:ascii="Times New Roman" w:hAnsi="Times New Roman" w:cs="Times New Roman"/>
        </w:rPr>
        <w:t xml:space="preserve">. </w:t>
      </w:r>
      <w:ins w:id="591" w:author="Benton, Deon" w:date="2026-05-01T20:41:00Z" w16du:dateUtc="2026-05-02T01:41:00Z">
        <w:r w:rsidR="006F7263">
          <w:rPr>
            <w:rFonts w:ascii="Times New Roman" w:hAnsi="Times New Roman" w:cs="Times New Roman"/>
          </w:rPr>
          <w:t>To that end</w:t>
        </w:r>
      </w:ins>
      <w:r>
        <w:rPr>
          <w:rFonts w:ascii="Times New Roman" w:hAnsi="Times New Roman" w:cs="Times New Roman"/>
        </w:rPr>
        <w:t>,</w:t>
      </w:r>
      <w:ins w:id="592" w:author="Benton, Deon" w:date="2026-05-01T20:41:00Z" w16du:dateUtc="2026-05-02T01:41:00Z">
        <w:r w:rsidR="006F7263">
          <w:rPr>
            <w:rFonts w:ascii="Times New Roman" w:hAnsi="Times New Roman" w:cs="Times New Roman"/>
          </w:rPr>
          <w:t xml:space="preserve"> the current account was implemented in </w:t>
        </w:r>
      </w:ins>
      <w:r w:rsidR="00F83FBE" w:rsidRPr="00F83FBE">
        <w:rPr>
          <w:rFonts w:ascii="Times New Roman" w:hAnsi="Times New Roman" w:cs="Times New Roman"/>
        </w:rPr>
        <w:t xml:space="preserve">a </w:t>
      </w:r>
      <w:r w:rsidR="00F83FBE">
        <w:rPr>
          <w:rFonts w:ascii="Times New Roman" w:hAnsi="Times New Roman" w:cs="Times New Roman"/>
        </w:rPr>
        <w:t xml:space="preserve">connectionist </w:t>
      </w:r>
      <w:ins w:id="593" w:author="Benton, Deon" w:date="2026-05-01T20:41:00Z" w16du:dateUtc="2026-05-02T01:41:00Z">
        <w:r w:rsidR="006F7263">
          <w:rPr>
            <w:rFonts w:ascii="Times New Roman" w:hAnsi="Times New Roman" w:cs="Times New Roman"/>
          </w:rPr>
          <w:t xml:space="preserve">computational </w:t>
        </w:r>
      </w:ins>
      <w:r w:rsidR="00F83FBE">
        <w:rPr>
          <w:rFonts w:ascii="Times New Roman" w:hAnsi="Times New Roman" w:cs="Times New Roman"/>
        </w:rPr>
        <w:t xml:space="preserve">model called ALIAS </w:t>
      </w:r>
      <w:r w:rsidR="00F83FBE" w:rsidRPr="00F83FBE">
        <w:rPr>
          <w:rFonts w:ascii="Times New Roman" w:hAnsi="Times New Roman" w:cs="Times New Roman"/>
        </w:rPr>
        <w:t xml:space="preserve">to </w:t>
      </w:r>
      <w:ins w:id="594" w:author="Benton, Deon" w:date="2026-05-01T20:42:00Z" w16du:dateUtc="2026-05-02T01:42:00Z">
        <w:r w:rsidR="006F7263">
          <w:rPr>
            <w:rFonts w:ascii="Times New Roman" w:hAnsi="Times New Roman" w:cs="Times New Roman"/>
          </w:rPr>
          <w:t>assess the model’s ability</w:t>
        </w:r>
      </w:ins>
      <w:ins w:id="595" w:author="Benton, Deon" w:date="2026-05-01T20:43:00Z" w16du:dateUtc="2026-05-02T01:43:00Z">
        <w:r w:rsidR="006F7263">
          <w:rPr>
            <w:rFonts w:ascii="Times New Roman" w:hAnsi="Times New Roman" w:cs="Times New Roman"/>
          </w:rPr>
          <w:t xml:space="preserve"> to</w:t>
        </w:r>
      </w:ins>
      <w:ins w:id="596" w:author="Benton, Deon" w:date="2026-05-01T20:42:00Z" w16du:dateUtc="2026-05-02T01:42:00Z">
        <w:r w:rsidR="006F7263">
          <w:rPr>
            <w:rFonts w:ascii="Times New Roman" w:hAnsi="Times New Roman" w:cs="Times New Roman"/>
          </w:rPr>
          <w:t xml:space="preserve"> reproduce </w:t>
        </w:r>
      </w:ins>
      <w:ins w:id="597" w:author="Benton, Deon" w:date="2026-05-18T23:35:00Z" w16du:dateUtc="2026-05-19T04:35:00Z">
        <w:r w:rsidR="005A18FF">
          <w:rPr>
            <w:rFonts w:ascii="Times New Roman" w:hAnsi="Times New Roman" w:cs="Times New Roman"/>
          </w:rPr>
          <w:t>a range of key findings in the literature o</w:t>
        </w:r>
      </w:ins>
      <w:ins w:id="598" w:author="Benton, Deon" w:date="2026-05-18T23:36:00Z" w16du:dateUtc="2026-05-19T04:36:00Z">
        <w:r w:rsidR="005A18FF">
          <w:rPr>
            <w:rFonts w:ascii="Times New Roman" w:hAnsi="Times New Roman" w:cs="Times New Roman"/>
          </w:rPr>
          <w:t>n infant action efficiency understanding</w:t>
        </w:r>
      </w:ins>
      <w:ins w:id="599" w:author="Benton, Deon" w:date="2026-05-01T20:42:00Z" w16du:dateUtc="2026-05-02T01:42:00Z">
        <w:r w:rsidR="006F7263">
          <w:rPr>
            <w:rFonts w:ascii="Times New Roman" w:hAnsi="Times New Roman" w:cs="Times New Roman"/>
          </w:rPr>
          <w:t>.</w:t>
        </w:r>
      </w:ins>
      <w:r w:rsidR="00FC2F2A">
        <w:rPr>
          <w:rFonts w:ascii="Times New Roman" w:hAnsi="Times New Roman" w:cs="Times New Roman"/>
        </w:rPr>
        <w:t xml:space="preserve"> </w:t>
      </w:r>
      <w:ins w:id="600" w:author="Benton, Deon" w:date="2026-05-19T18:33:00Z" w16du:dateUtc="2026-05-19T23:33:00Z">
        <w:r w:rsidR="00F2108B">
          <w:rPr>
            <w:rFonts w:ascii="Times New Roman" w:eastAsia="Times New Roman" w:hAnsi="Times New Roman" w:cs="Times New Roman"/>
          </w:rPr>
          <w:t xml:space="preserve">A benefit of simulating a broad set of findings rather than a small number of specific ones is that the explanatory breadth of the current account could be determined. </w:t>
        </w:r>
        <w:r w:rsidR="00F2108B">
          <w:rPr>
            <w:rFonts w:ascii="Times New Roman" w:hAnsi="Times New Roman" w:cs="Times New Roman"/>
          </w:rPr>
          <w:t xml:space="preserve">Because </w:t>
        </w:r>
        <w:r w:rsidR="00F2108B" w:rsidRPr="00BC1A22">
          <w:rPr>
            <w:rFonts w:ascii="Times New Roman" w:hAnsi="Times New Roman" w:cs="Times New Roman"/>
          </w:rPr>
          <w:t xml:space="preserve">the overarching aim of the present simulations was to demonstrate the sufficiency of ALIAS in capturing a range of key findings in </w:t>
        </w:r>
        <w:r w:rsidR="00F2108B">
          <w:rPr>
            <w:rFonts w:ascii="Times New Roman" w:hAnsi="Times New Roman" w:cs="Times New Roman"/>
          </w:rPr>
          <w:t>this literature</w:t>
        </w:r>
        <w:r w:rsidR="00F2108B" w:rsidRPr="00BC1A22">
          <w:rPr>
            <w:rFonts w:ascii="Times New Roman" w:hAnsi="Times New Roman" w:cs="Times New Roman"/>
          </w:rPr>
          <w:t xml:space="preserve"> rather than to model every experiment from which these findings were derived with high fidelity, each study was modeled only at the most general level necessary to preserve the critical structure of the task.</w:t>
        </w:r>
        <w:r w:rsidR="00F2108B">
          <w:rPr>
            <w:rFonts w:ascii="Times New Roman" w:hAnsi="Times New Roman" w:cs="Times New Roman"/>
          </w:rPr>
          <w:t xml:space="preserve"> In cases where the original reports did not provide sufficient detail to model its critical aspects (e.g., the action phase length in Skerry et al., 2013), reasonable assumptions were made. </w:t>
        </w:r>
      </w:ins>
      <w:r w:rsidR="007B777A">
        <w:rPr>
          <w:rFonts w:ascii="Times New Roman" w:eastAsia="Times New Roman" w:hAnsi="Times New Roman" w:cs="Times New Roman"/>
        </w:rPr>
        <w:t xml:space="preserve">The </w:t>
      </w:r>
      <w:ins w:id="601" w:author="Benton, Deon" w:date="2026-05-18T23:39:00Z" w16du:dateUtc="2026-05-19T04:39:00Z">
        <w:r w:rsidR="00A729D9">
          <w:rPr>
            <w:rFonts w:ascii="Times New Roman" w:eastAsia="Times New Roman" w:hAnsi="Times New Roman" w:cs="Times New Roman"/>
          </w:rPr>
          <w:t>target findings that were the focus of</w:t>
        </w:r>
      </w:ins>
      <w:r w:rsidR="007B777A">
        <w:rPr>
          <w:rFonts w:ascii="Times New Roman" w:eastAsia="Times New Roman" w:hAnsi="Times New Roman" w:cs="Times New Roman"/>
        </w:rPr>
        <w:t xml:space="preserve"> the present series of simulations were</w:t>
      </w:r>
      <w:ins w:id="602" w:author="Benton, Deon" w:date="2026-05-18T23:39:00Z" w16du:dateUtc="2026-05-19T04:39:00Z">
        <w:r w:rsidR="00A729D9">
          <w:rPr>
            <w:rFonts w:ascii="Times New Roman" w:eastAsia="Times New Roman" w:hAnsi="Times New Roman" w:cs="Times New Roman"/>
          </w:rPr>
          <w:t xml:space="preserve"> the following five</w:t>
        </w:r>
      </w:ins>
      <w:r w:rsidR="00155706">
        <w:rPr>
          <w:rFonts w:ascii="Times New Roman" w:eastAsia="Times New Roman" w:hAnsi="Times New Roman" w:cs="Times New Roman"/>
        </w:rPr>
        <w:t xml:space="preserve">: </w:t>
      </w:r>
    </w:p>
    <w:p w14:paraId="0BD64BA0" w14:textId="629ED774"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Selective longer looking to inefficient actions.</w:t>
      </w:r>
      <w:r w:rsidRPr="00B05956">
        <w:rPr>
          <w:rFonts w:ascii="Times New Roman" w:hAnsi="Times New Roman" w:cs="Times New Roman"/>
        </w:rPr>
        <w:t xml:space="preserve"> </w:t>
      </w:r>
      <w:r w:rsidR="00F94AD1">
        <w:rPr>
          <w:rFonts w:ascii="Times New Roman" w:hAnsi="Times New Roman" w:cs="Times New Roman"/>
        </w:rPr>
        <w:t>Infants</w:t>
      </w:r>
      <w:r w:rsidRPr="00B05956">
        <w:rPr>
          <w:rFonts w:ascii="Times New Roman" w:hAnsi="Times New Roman" w:cs="Times New Roman"/>
        </w:rPr>
        <w:t xml:space="preserve"> look longer at barrierless curved than at straight trajectories</w:t>
      </w:r>
      <w:r w:rsidR="00F94AD1">
        <w:rPr>
          <w:rFonts w:ascii="Times New Roman" w:hAnsi="Times New Roman" w:cs="Times New Roman"/>
        </w:rPr>
        <w:t xml:space="preserve"> following habituation to a constrained action event</w:t>
      </w:r>
      <w:r w:rsidRPr="00B05956">
        <w:rPr>
          <w:rFonts w:ascii="Times New Roman" w:hAnsi="Times New Roman" w:cs="Times New Roman"/>
        </w:rPr>
        <w:t xml:space="preserve">. This pattern disappears </w:t>
      </w:r>
      <w:r w:rsidR="005E3C5D">
        <w:rPr>
          <w:rFonts w:ascii="Times New Roman" w:hAnsi="Times New Roman" w:cs="Times New Roman"/>
        </w:rPr>
        <w:t xml:space="preserve">when infants are </w:t>
      </w:r>
      <w:proofErr w:type="gramStart"/>
      <w:r w:rsidR="005E3C5D">
        <w:rPr>
          <w:rFonts w:ascii="Times New Roman" w:hAnsi="Times New Roman" w:cs="Times New Roman"/>
        </w:rPr>
        <w:t>habituated</w:t>
      </w:r>
      <w:proofErr w:type="gramEnd"/>
      <w:r w:rsidR="005E3C5D">
        <w:rPr>
          <w:rFonts w:ascii="Times New Roman" w:hAnsi="Times New Roman" w:cs="Times New Roman"/>
        </w:rPr>
        <w:t xml:space="preserve"> to an unconstrained event in which the</w:t>
      </w:r>
      <w:r w:rsidRPr="00B05956">
        <w:rPr>
          <w:rFonts w:ascii="Times New Roman" w:hAnsi="Times New Roman" w:cs="Times New Roman"/>
        </w:rPr>
        <w:t xml:space="preserve"> barrier is located peripheral to the action (e.g., </w:t>
      </w:r>
      <w:proofErr w:type="spellStart"/>
      <w:r w:rsidRPr="00B05956">
        <w:rPr>
          <w:rFonts w:ascii="Times New Roman" w:hAnsi="Times New Roman" w:cs="Times New Roman"/>
        </w:rPr>
        <w:t>Csibra</w:t>
      </w:r>
      <w:proofErr w:type="spellEnd"/>
      <w:r w:rsidRPr="00B05956">
        <w:rPr>
          <w:rFonts w:ascii="Times New Roman" w:hAnsi="Times New Roman" w:cs="Times New Roman"/>
        </w:rPr>
        <w:t xml:space="preserve"> et al., 1999; Gergely et al., 1995). </w:t>
      </w:r>
    </w:p>
    <w:p w14:paraId="757235CB" w14:textId="77777777"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Independence from animacy.</w:t>
      </w:r>
      <w:r w:rsidRPr="00B05956">
        <w:rPr>
          <w:rFonts w:ascii="Times New Roman" w:hAnsi="Times New Roman" w:cs="Times New Roman"/>
        </w:rPr>
        <w:t xml:space="preserve"> Infants show the pattern described in (1) even when the agents lack animate features (e.g., </w:t>
      </w:r>
      <w:proofErr w:type="spellStart"/>
      <w:r w:rsidRPr="00B05956">
        <w:rPr>
          <w:rFonts w:ascii="Times New Roman" w:hAnsi="Times New Roman" w:cs="Times New Roman"/>
        </w:rPr>
        <w:t>Csibra</w:t>
      </w:r>
      <w:proofErr w:type="spellEnd"/>
      <w:r w:rsidRPr="00B05956">
        <w:rPr>
          <w:rFonts w:ascii="Times New Roman" w:hAnsi="Times New Roman" w:cs="Times New Roman"/>
        </w:rPr>
        <w:t xml:space="preserve"> et al., 1999; </w:t>
      </w:r>
      <w:proofErr w:type="spellStart"/>
      <w:r w:rsidRPr="00B05956">
        <w:rPr>
          <w:rFonts w:ascii="Times New Roman" w:hAnsi="Times New Roman" w:cs="Times New Roman"/>
        </w:rPr>
        <w:t>Sodian</w:t>
      </w:r>
      <w:proofErr w:type="spellEnd"/>
      <w:r w:rsidRPr="00B05956">
        <w:rPr>
          <w:rFonts w:ascii="Times New Roman" w:hAnsi="Times New Roman" w:cs="Times New Roman"/>
        </w:rPr>
        <w:t xml:space="preserve"> et al., 2004). </w:t>
      </w:r>
    </w:p>
    <w:p w14:paraId="0EAC96B9" w14:textId="77777777"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lastRenderedPageBreak/>
        <w:t>Bidirectional inferences about actions, goals, and constraints.</w:t>
      </w:r>
      <w:r w:rsidRPr="00B05956">
        <w:rPr>
          <w:rFonts w:ascii="Times New Roman" w:hAnsi="Times New Roman" w:cs="Times New Roman"/>
        </w:rPr>
        <w:t xml:space="preserve"> Infants can infer goals from actions and constraints, and constraints from actions and goals (e.g., </w:t>
      </w:r>
      <w:proofErr w:type="spellStart"/>
      <w:r w:rsidRPr="00B05956">
        <w:rPr>
          <w:rFonts w:ascii="Times New Roman" w:hAnsi="Times New Roman" w:cs="Times New Roman"/>
        </w:rPr>
        <w:t>Csibra</w:t>
      </w:r>
      <w:proofErr w:type="spellEnd"/>
      <w:r w:rsidRPr="00B05956">
        <w:rPr>
          <w:rFonts w:ascii="Times New Roman" w:hAnsi="Times New Roman" w:cs="Times New Roman"/>
        </w:rPr>
        <w:t xml:space="preserve"> et al., 2003; Wagner &amp; Carey, 2005). </w:t>
      </w:r>
    </w:p>
    <w:p w14:paraId="04A0C735" w14:textId="77777777"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Graded representations of efficiency.</w:t>
      </w:r>
      <w:r w:rsidRPr="00B05956">
        <w:rPr>
          <w:rFonts w:ascii="Times New Roman" w:hAnsi="Times New Roman" w:cs="Times New Roman"/>
        </w:rPr>
        <w:t xml:space="preserve"> Infants represent action efficiency continuously rather than dichotomously (e.g., Liu &amp; </w:t>
      </w:r>
      <w:proofErr w:type="spellStart"/>
      <w:r w:rsidRPr="00B05956">
        <w:rPr>
          <w:rFonts w:ascii="Times New Roman" w:hAnsi="Times New Roman" w:cs="Times New Roman"/>
        </w:rPr>
        <w:t>Spelke</w:t>
      </w:r>
      <w:proofErr w:type="spellEnd"/>
      <w:r w:rsidRPr="00B05956">
        <w:rPr>
          <w:rFonts w:ascii="Times New Roman" w:hAnsi="Times New Roman" w:cs="Times New Roman"/>
        </w:rPr>
        <w:t>, 2017).</w:t>
      </w:r>
    </w:p>
    <w:p w14:paraId="363E6A62" w14:textId="7AEA5103" w:rsidR="00B05956" w:rsidRP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Action efficiency understanding in pre-reaching infants.</w:t>
      </w:r>
      <w:r w:rsidRPr="00B05956">
        <w:rPr>
          <w:rFonts w:ascii="Times New Roman" w:hAnsi="Times New Roman" w:cs="Times New Roman"/>
        </w:rPr>
        <w:t xml:space="preserve"> </w:t>
      </w:r>
      <w:r>
        <w:rPr>
          <w:rFonts w:ascii="Times New Roman" w:hAnsi="Times New Roman" w:cs="Times New Roman"/>
        </w:rPr>
        <w:t>3-month-olds</w:t>
      </w:r>
      <w:r w:rsidRPr="00B05956">
        <w:rPr>
          <w:rFonts w:ascii="Times New Roman" w:hAnsi="Times New Roman" w:cs="Times New Roman"/>
        </w:rPr>
        <w:t xml:space="preserve"> show the pattern described in (1) following direct action experience (e.g., Skerry et al., 2013).</w:t>
      </w:r>
    </w:p>
    <w:p w14:paraId="3611B7CC" w14:textId="3768457C" w:rsidR="00807B0F" w:rsidRDefault="009A232F" w:rsidP="00807B0F">
      <w:pPr>
        <w:spacing w:line="480" w:lineRule="auto"/>
        <w:ind w:firstLine="720"/>
        <w:contextualSpacing/>
        <w:rPr>
          <w:rFonts w:ascii="Times New Roman" w:hAnsi="Times New Roman" w:cs="Times New Roman"/>
        </w:rPr>
      </w:pPr>
      <w:r>
        <w:rPr>
          <w:rFonts w:ascii="Times New Roman" w:hAnsi="Times New Roman" w:cs="Times New Roman"/>
        </w:rPr>
        <w:t xml:space="preserve">One thing that should be clear from the list above is that </w:t>
      </w:r>
      <w:proofErr w:type="gramStart"/>
      <w:r w:rsidR="00524642">
        <w:rPr>
          <w:rFonts w:ascii="Times New Roman" w:hAnsi="Times New Roman" w:cs="Times New Roman"/>
        </w:rPr>
        <w:t xml:space="preserve">all </w:t>
      </w:r>
      <w:ins w:id="603" w:author="Benton, Deon" w:date="2026-05-18T23:44:00Z" w16du:dateUtc="2026-05-19T04:44:00Z">
        <w:r w:rsidR="00F56180">
          <w:rPr>
            <w:rFonts w:ascii="Times New Roman" w:hAnsi="Times New Roman" w:cs="Times New Roman"/>
          </w:rPr>
          <w:t>of</w:t>
        </w:r>
        <w:proofErr w:type="gramEnd"/>
        <w:r w:rsidR="00F56180">
          <w:rPr>
            <w:rFonts w:ascii="Times New Roman" w:hAnsi="Times New Roman" w:cs="Times New Roman"/>
          </w:rPr>
          <w:t xml:space="preserve"> </w:t>
        </w:r>
      </w:ins>
      <w:r w:rsidR="00524642">
        <w:rPr>
          <w:rFonts w:ascii="Times New Roman" w:hAnsi="Times New Roman" w:cs="Times New Roman"/>
        </w:rPr>
        <w:t>the findings derive from studies that used some v</w:t>
      </w:r>
      <w:ins w:id="604" w:author="Benton, Deon" w:date="2026-05-18T23:40:00Z" w16du:dateUtc="2026-05-19T04:40:00Z">
        <w:r w:rsidR="00F56180">
          <w:rPr>
            <w:rFonts w:ascii="Times New Roman" w:hAnsi="Times New Roman" w:cs="Times New Roman"/>
          </w:rPr>
          <w:t>ariant</w:t>
        </w:r>
      </w:ins>
      <w:ins w:id="605" w:author="Benton, Deon" w:date="2026-05-01T20:51:00Z" w16du:dateUtc="2026-05-02T01:51:00Z">
        <w:r w:rsidR="00971205">
          <w:rPr>
            <w:rFonts w:ascii="Times New Roman" w:hAnsi="Times New Roman" w:cs="Times New Roman"/>
          </w:rPr>
          <w:t xml:space="preserve"> </w:t>
        </w:r>
      </w:ins>
      <w:ins w:id="606" w:author="Benton, Deon" w:date="2026-05-18T23:45:00Z" w16du:dateUtc="2026-05-19T04:45:00Z">
        <w:r w:rsidR="00F56180">
          <w:rPr>
            <w:rFonts w:ascii="Times New Roman" w:hAnsi="Times New Roman" w:cs="Times New Roman"/>
          </w:rPr>
          <w:t xml:space="preserve">of </w:t>
        </w:r>
      </w:ins>
      <w:r w:rsidR="00524642">
        <w:rPr>
          <w:rFonts w:ascii="Times New Roman" w:hAnsi="Times New Roman" w:cs="Times New Roman"/>
        </w:rPr>
        <w:t xml:space="preserve">Gergely et </w:t>
      </w:r>
      <w:proofErr w:type="gramStart"/>
      <w:r w:rsidR="00524642">
        <w:rPr>
          <w:rFonts w:ascii="Times New Roman" w:hAnsi="Times New Roman" w:cs="Times New Roman"/>
        </w:rPr>
        <w:t>al.</w:t>
      </w:r>
      <w:ins w:id="607" w:author="Benton, Deon" w:date="2026-05-18T23:40:00Z" w16du:dateUtc="2026-05-19T04:40:00Z">
        <w:r w:rsidR="00F56180">
          <w:rPr>
            <w:rFonts w:ascii="Times New Roman" w:hAnsi="Times New Roman" w:cs="Times New Roman"/>
          </w:rPr>
          <w:t>’s</w:t>
        </w:r>
      </w:ins>
      <w:proofErr w:type="gramEnd"/>
      <w:ins w:id="608" w:author="Benton, Deon" w:date="2026-05-01T20:51:00Z" w16du:dateUtc="2026-05-02T01:51:00Z">
        <w:r w:rsidR="00971205">
          <w:rPr>
            <w:rFonts w:ascii="Times New Roman" w:hAnsi="Times New Roman" w:cs="Times New Roman"/>
          </w:rPr>
          <w:t xml:space="preserve"> </w:t>
        </w:r>
      </w:ins>
      <w:r w:rsidR="00524642">
        <w:rPr>
          <w:rFonts w:ascii="Times New Roman" w:hAnsi="Times New Roman" w:cs="Times New Roman"/>
        </w:rPr>
        <w:t>(1995)</w:t>
      </w:r>
      <w:ins w:id="609" w:author="Benton, Deon" w:date="2026-05-01T20:51:00Z" w16du:dateUtc="2026-05-02T01:51:00Z">
        <w:r w:rsidR="00971205">
          <w:rPr>
            <w:rFonts w:ascii="Times New Roman" w:hAnsi="Times New Roman" w:cs="Times New Roman"/>
          </w:rPr>
          <w:t xml:space="preserve"> study</w:t>
        </w:r>
      </w:ins>
      <w:ins w:id="610" w:author="Benton, Deon" w:date="2026-05-18T23:45:00Z" w16du:dateUtc="2026-05-19T04:45:00Z">
        <w:r w:rsidR="00F56180">
          <w:rPr>
            <w:rFonts w:ascii="Times New Roman" w:hAnsi="Times New Roman" w:cs="Times New Roman"/>
          </w:rPr>
          <w:t>.</w:t>
        </w:r>
      </w:ins>
      <w:r w:rsidR="002807A7">
        <w:rPr>
          <w:rFonts w:ascii="Times New Roman" w:hAnsi="Times New Roman" w:cs="Times New Roman"/>
        </w:rPr>
        <w:t xml:space="preserve"> </w:t>
      </w:r>
      <w:r w:rsidR="00524642">
        <w:rPr>
          <w:rFonts w:ascii="Times New Roman" w:hAnsi="Times New Roman" w:cs="Times New Roman"/>
        </w:rPr>
        <w:t>The rationale for</w:t>
      </w:r>
      <w:ins w:id="611" w:author="Benton, Deon" w:date="2026-05-18T23:41:00Z" w16du:dateUtc="2026-05-19T04:41:00Z">
        <w:r w:rsidR="00F56180">
          <w:rPr>
            <w:rFonts w:ascii="Times New Roman" w:hAnsi="Times New Roman" w:cs="Times New Roman"/>
          </w:rPr>
          <w:t xml:space="preserve"> this was twofold. First,</w:t>
        </w:r>
      </w:ins>
      <w:r w:rsidR="00524642">
        <w:rPr>
          <w:rFonts w:ascii="Times New Roman" w:hAnsi="Times New Roman" w:cs="Times New Roman"/>
        </w:rPr>
        <w:t xml:space="preserve"> few paradigms have been used more extensively to study infant </w:t>
      </w:r>
      <w:ins w:id="612" w:author="Benton, Deon" w:date="2026-05-16T15:39:00Z" w16du:dateUtc="2026-05-16T20:39:00Z">
        <w:r w:rsidR="00DB0881">
          <w:rPr>
            <w:rFonts w:ascii="Times New Roman" w:hAnsi="Times New Roman" w:cs="Times New Roman"/>
          </w:rPr>
          <w:t>action efficiency understanding</w:t>
        </w:r>
      </w:ins>
      <w:r w:rsidR="00524642">
        <w:rPr>
          <w:rFonts w:ascii="Times New Roman" w:hAnsi="Times New Roman" w:cs="Times New Roman"/>
        </w:rPr>
        <w:t xml:space="preserve"> than this one. </w:t>
      </w:r>
      <w:ins w:id="613" w:author="Benton, Deon" w:date="2026-05-18T23:42:00Z" w16du:dateUtc="2026-05-19T04:42:00Z">
        <w:r w:rsidR="00F56180">
          <w:rPr>
            <w:rFonts w:ascii="Times New Roman" w:hAnsi="Times New Roman" w:cs="Times New Roman"/>
          </w:rPr>
          <w:t>Second,</w:t>
        </w:r>
      </w:ins>
      <w:r w:rsidR="00524642">
        <w:rPr>
          <w:rFonts w:ascii="Times New Roman" w:hAnsi="Times New Roman" w:cs="Times New Roman"/>
        </w:rPr>
        <w:t xml:space="preserve"> it was possible to test the explanatory scope of the current account with </w:t>
      </w:r>
      <w:ins w:id="614" w:author="Benton, Deon" w:date="2026-05-01T20:52:00Z" w16du:dateUtc="2026-05-02T01:52:00Z">
        <w:r w:rsidR="00971205">
          <w:rPr>
            <w:rFonts w:ascii="Times New Roman" w:hAnsi="Times New Roman" w:cs="Times New Roman"/>
          </w:rPr>
          <w:t xml:space="preserve">minimal changes to the underlying model </w:t>
        </w:r>
      </w:ins>
      <w:r w:rsidR="00524642">
        <w:rPr>
          <w:rFonts w:ascii="Times New Roman" w:hAnsi="Times New Roman" w:cs="Times New Roman"/>
        </w:rPr>
        <w:t xml:space="preserve">architecture. </w:t>
      </w:r>
      <w:ins w:id="615" w:author="Benton, Deon" w:date="2026-05-18T23:44:00Z" w16du:dateUtc="2026-05-19T04:44:00Z">
        <w:r w:rsidR="00F56180" w:rsidRPr="00F56180">
          <w:rPr>
            <w:rFonts w:ascii="Times New Roman" w:hAnsi="Times New Roman" w:cs="Times New Roman"/>
          </w:rPr>
          <w:t>Nonetheless, I revisit this issue and consider its potential limitations in the General Discussion</w:t>
        </w:r>
        <w:r w:rsidR="00F56180">
          <w:rPr>
            <w:rFonts w:ascii="Times New Roman" w:hAnsi="Times New Roman" w:cs="Times New Roman"/>
          </w:rPr>
          <w:t>.</w:t>
        </w:r>
      </w:ins>
    </w:p>
    <w:p w14:paraId="6403B81C" w14:textId="344E7F20" w:rsidR="00FC438F" w:rsidRDefault="00FC438F" w:rsidP="00744F21">
      <w:pPr>
        <w:spacing w:line="480" w:lineRule="auto"/>
        <w:ind w:firstLine="720"/>
        <w:contextualSpacing/>
        <w:rPr>
          <w:rFonts w:ascii="Times New Roman" w:hAnsi="Times New Roman" w:cs="Times New Roman"/>
        </w:rPr>
      </w:pPr>
      <w:r>
        <w:rPr>
          <w:rFonts w:ascii="Times New Roman" w:hAnsi="Times New Roman" w:cs="Times New Roman"/>
        </w:rPr>
        <w:t xml:space="preserve">The second goal of the current simulations was to demonstrate that </w:t>
      </w:r>
      <w:r w:rsidR="0089435D">
        <w:rPr>
          <w:rFonts w:ascii="Times New Roman" w:hAnsi="Times New Roman" w:cs="Times New Roman"/>
        </w:rPr>
        <w:t xml:space="preserve">ALIAS </w:t>
      </w:r>
      <w:ins w:id="616" w:author="Benton, Deon" w:date="2026-05-18T23:45:00Z" w16du:dateUtc="2026-05-19T04:45:00Z">
        <w:r w:rsidR="00EC19C8">
          <w:rPr>
            <w:rFonts w:ascii="Times New Roman" w:hAnsi="Times New Roman" w:cs="Times New Roman"/>
          </w:rPr>
          <w:t>better captures the</w:t>
        </w:r>
      </w:ins>
      <w:r w:rsidR="0089435D">
        <w:rPr>
          <w:rFonts w:ascii="Times New Roman" w:hAnsi="Times New Roman" w:cs="Times New Roman"/>
        </w:rPr>
        <w:t xml:space="preserve"> five target findings</w:t>
      </w:r>
      <w:r>
        <w:rPr>
          <w:rFonts w:ascii="Times New Roman" w:hAnsi="Times New Roman" w:cs="Times New Roman"/>
        </w:rPr>
        <w:t xml:space="preserve"> than</w:t>
      </w:r>
      <w:r w:rsidR="00366CD3">
        <w:rPr>
          <w:rFonts w:ascii="Times New Roman" w:hAnsi="Times New Roman" w:cs="Times New Roman"/>
        </w:rPr>
        <w:t xml:space="preserve"> </w:t>
      </w:r>
      <w:proofErr w:type="spellStart"/>
      <w:r w:rsidR="00366CD3">
        <w:rPr>
          <w:rFonts w:ascii="Times New Roman" w:hAnsi="Times New Roman" w:cs="Times New Roman"/>
        </w:rPr>
        <w:t>Overwalle’s</w:t>
      </w:r>
      <w:proofErr w:type="spellEnd"/>
      <w:r w:rsidR="00366CD3">
        <w:rPr>
          <w:rFonts w:ascii="Times New Roman" w:hAnsi="Times New Roman" w:cs="Times New Roman"/>
        </w:rPr>
        <w:t xml:space="preserve"> (2010)</w:t>
      </w:r>
      <w:ins w:id="617" w:author="Benton, Deon" w:date="2026-05-18T23:45:00Z" w16du:dateUtc="2026-05-19T04:45:00Z">
        <w:r w:rsidR="00EC19C8">
          <w:rPr>
            <w:rFonts w:ascii="Times New Roman" w:hAnsi="Times New Roman" w:cs="Times New Roman"/>
          </w:rPr>
          <w:t xml:space="preserve"> model (hereafter, OM10</w:t>
        </w:r>
      </w:ins>
      <w:ins w:id="618" w:author="Benton, Deon" w:date="2026-05-18T23:46:00Z" w16du:dateUtc="2026-05-19T04:46:00Z">
        <w:r w:rsidR="00EC19C8">
          <w:rPr>
            <w:rFonts w:ascii="Times New Roman" w:hAnsi="Times New Roman" w:cs="Times New Roman"/>
          </w:rPr>
          <w:t>)</w:t>
        </w:r>
      </w:ins>
      <w:r w:rsidR="00366CD3">
        <w:rPr>
          <w:rFonts w:ascii="Times New Roman" w:hAnsi="Times New Roman" w:cs="Times New Roman"/>
        </w:rPr>
        <w:t>.</w:t>
      </w:r>
      <w:r w:rsidR="0089435D">
        <w:rPr>
          <w:rFonts w:ascii="Times New Roman" w:hAnsi="Times New Roman" w:cs="Times New Roman"/>
        </w:rPr>
        <w:t xml:space="preserve"> </w:t>
      </w:r>
      <w:r w:rsidR="00183560" w:rsidRPr="00183560">
        <w:rPr>
          <w:rFonts w:ascii="Times New Roman" w:hAnsi="Times New Roman" w:cs="Times New Roman"/>
        </w:rPr>
        <w:t xml:space="preserve">By demonstrating that </w:t>
      </w:r>
      <w:r w:rsidR="009C431B">
        <w:rPr>
          <w:rFonts w:ascii="Times New Roman" w:hAnsi="Times New Roman" w:cs="Times New Roman"/>
        </w:rPr>
        <w:t>OM10</w:t>
      </w:r>
      <w:r w:rsidR="00183560" w:rsidRPr="00183560">
        <w:rPr>
          <w:rFonts w:ascii="Times New Roman" w:hAnsi="Times New Roman" w:cs="Times New Roman"/>
        </w:rPr>
        <w:t xml:space="preserve"> </w:t>
      </w:r>
      <w:ins w:id="619" w:author="Benton, Deon" w:date="2026-05-18T23:46:00Z" w16du:dateUtc="2026-05-19T04:46:00Z">
        <w:r w:rsidR="00EC19C8">
          <w:rPr>
            <w:rFonts w:ascii="Times New Roman" w:hAnsi="Times New Roman" w:cs="Times New Roman"/>
          </w:rPr>
          <w:t>does a poorer job at capturing these target findings</w:t>
        </w:r>
      </w:ins>
      <w:r w:rsidR="00183560" w:rsidRPr="00183560">
        <w:rPr>
          <w:rFonts w:ascii="Times New Roman" w:hAnsi="Times New Roman" w:cs="Times New Roman"/>
        </w:rPr>
        <w:t xml:space="preserve"> than </w:t>
      </w:r>
      <w:r w:rsidR="009C431B">
        <w:rPr>
          <w:rFonts w:ascii="Times New Roman" w:hAnsi="Times New Roman" w:cs="Times New Roman"/>
        </w:rPr>
        <w:t>ALIAS</w:t>
      </w:r>
      <w:r w:rsidR="00183560" w:rsidRPr="00183560">
        <w:rPr>
          <w:rFonts w:ascii="Times New Roman" w:hAnsi="Times New Roman" w:cs="Times New Roman"/>
        </w:rPr>
        <w:t xml:space="preserve">, the present simulations show that the </w:t>
      </w:r>
      <w:ins w:id="620" w:author="Benton, Deon" w:date="2026-05-18T23:48:00Z" w16du:dateUtc="2026-05-19T04:48:00Z">
        <w:r w:rsidR="00EC19C8">
          <w:rPr>
            <w:rFonts w:ascii="Times New Roman" w:hAnsi="Times New Roman" w:cs="Times New Roman"/>
          </w:rPr>
          <w:t xml:space="preserve">limitations </w:t>
        </w:r>
      </w:ins>
      <w:ins w:id="621" w:author="Benton, Deon" w:date="2026-05-18T23:50:00Z" w16du:dateUtc="2026-05-19T04:50:00Z">
        <w:r w:rsidR="00EC19C8">
          <w:rPr>
            <w:rFonts w:ascii="Times New Roman" w:hAnsi="Times New Roman" w:cs="Times New Roman"/>
          </w:rPr>
          <w:t xml:space="preserve">that </w:t>
        </w:r>
        <w:r w:rsidR="000F39BE">
          <w:rPr>
            <w:rFonts w:ascii="Times New Roman" w:hAnsi="Times New Roman" w:cs="Times New Roman"/>
          </w:rPr>
          <w:t xml:space="preserve">earlier were </w:t>
        </w:r>
      </w:ins>
      <w:ins w:id="622" w:author="Benton, Deon" w:date="2026-05-18T23:49:00Z" w16du:dateUtc="2026-05-19T04:49:00Z">
        <w:r w:rsidR="00EC19C8">
          <w:rPr>
            <w:rFonts w:ascii="Times New Roman" w:hAnsi="Times New Roman" w:cs="Times New Roman"/>
          </w:rPr>
          <w:t>ascribed to OM10</w:t>
        </w:r>
      </w:ins>
      <w:r w:rsidR="00183560" w:rsidRPr="00183560">
        <w:rPr>
          <w:rFonts w:ascii="Times New Roman" w:hAnsi="Times New Roman" w:cs="Times New Roman"/>
        </w:rPr>
        <w:t xml:space="preserve"> are genuine </w:t>
      </w:r>
      <w:ins w:id="623" w:author="Benton, Deon" w:date="2026-05-18T23:51:00Z" w16du:dateUtc="2026-05-19T04:51:00Z">
        <w:r w:rsidR="000F39BE">
          <w:rPr>
            <w:rFonts w:ascii="Times New Roman" w:hAnsi="Times New Roman" w:cs="Times New Roman"/>
          </w:rPr>
          <w:t xml:space="preserve">and </w:t>
        </w:r>
      </w:ins>
      <w:r w:rsidR="00183560" w:rsidRPr="00183560">
        <w:rPr>
          <w:rFonts w:ascii="Times New Roman" w:hAnsi="Times New Roman" w:cs="Times New Roman"/>
        </w:rPr>
        <w:t xml:space="preserve">that removing them </w:t>
      </w:r>
      <w:ins w:id="624" w:author="Benton, Deon" w:date="2026-05-18T23:47:00Z" w16du:dateUtc="2026-05-19T04:47:00Z">
        <w:r w:rsidR="00EC19C8">
          <w:rPr>
            <w:rFonts w:ascii="Times New Roman" w:hAnsi="Times New Roman" w:cs="Times New Roman"/>
          </w:rPr>
          <w:t>produces a model with enhanced</w:t>
        </w:r>
      </w:ins>
      <w:r w:rsidR="009C431B">
        <w:rPr>
          <w:rFonts w:ascii="Times New Roman" w:hAnsi="Times New Roman" w:cs="Times New Roman"/>
        </w:rPr>
        <w:t xml:space="preserve"> explanatory scope.</w:t>
      </w:r>
      <w:r w:rsidR="00183560" w:rsidRPr="00183560">
        <w:rPr>
          <w:rFonts w:ascii="Times New Roman" w:hAnsi="Times New Roman" w:cs="Times New Roman"/>
        </w:rPr>
        <w:t xml:space="preserve"> </w:t>
      </w:r>
    </w:p>
    <w:p w14:paraId="34882FA3" w14:textId="2F94DD8A" w:rsidR="000506B3" w:rsidRDefault="00926947" w:rsidP="00E75EFC">
      <w:pPr>
        <w:spacing w:line="480" w:lineRule="auto"/>
        <w:ind w:firstLine="720"/>
        <w:contextualSpacing/>
        <w:rPr>
          <w:ins w:id="625" w:author="Benton, Deon" w:date="2026-05-19T14:19:00Z" w16du:dateUtc="2026-05-19T19:19:00Z"/>
          <w:rFonts w:ascii="Times New Roman" w:hAnsi="Times New Roman" w:cs="Times New Roman"/>
        </w:rPr>
      </w:pPr>
      <w:ins w:id="626" w:author="Benton, Deon" w:date="2026-05-19T14:19:00Z" w16du:dateUtc="2026-05-19T19:19:00Z">
        <w:r w:rsidRPr="00926947">
          <w:rPr>
            <w:rFonts w:ascii="Times New Roman" w:hAnsi="Times New Roman" w:cs="Times New Roman"/>
          </w:rPr>
          <w:t>In the next section, I begin by briefly describing OM10</w:t>
        </w:r>
      </w:ins>
      <w:r w:rsidR="00720495">
        <w:rPr>
          <w:rFonts w:ascii="Times New Roman" w:hAnsi="Times New Roman" w:cs="Times New Roman"/>
        </w:rPr>
        <w:t xml:space="preserve"> because this</w:t>
      </w:r>
      <w:ins w:id="627" w:author="Benton, Deon" w:date="2026-05-19T14:19:00Z" w16du:dateUtc="2026-05-19T19:19:00Z">
        <w:r w:rsidRPr="00926947">
          <w:rPr>
            <w:rFonts w:ascii="Times New Roman" w:hAnsi="Times New Roman" w:cs="Times New Roman"/>
          </w:rPr>
          <w:t xml:space="preserve"> model serves as the primary comparison model throughout the present simulations. That said, because a detailed description of this model can be found in </w:t>
        </w:r>
        <w:proofErr w:type="spellStart"/>
        <w:r w:rsidRPr="00926947">
          <w:rPr>
            <w:rFonts w:ascii="Times New Roman" w:hAnsi="Times New Roman" w:cs="Times New Roman"/>
          </w:rPr>
          <w:t>Overwalle</w:t>
        </w:r>
        <w:proofErr w:type="spellEnd"/>
        <w:r w:rsidRPr="00926947">
          <w:rPr>
            <w:rFonts w:ascii="Times New Roman" w:hAnsi="Times New Roman" w:cs="Times New Roman"/>
          </w:rPr>
          <w:t xml:space="preserve"> (2010), the discussion here is necessarily kept brief. I next describe ALIAS’s architecture followed by a discussion of its pretraining experience; this experience remained identical across all simulations. I then present five </w:t>
        </w:r>
        <w:r w:rsidRPr="00926947">
          <w:rPr>
            <w:rFonts w:ascii="Times New Roman" w:hAnsi="Times New Roman" w:cs="Times New Roman"/>
          </w:rPr>
          <w:lastRenderedPageBreak/>
          <w:t>simulations, each corresponding to one of the target findings. In each one, I compare ALIAS’s performance to that of OM10 as well as to modified versions of both models, OM10-2 and ALIAS-2. OM10-2 differs from OM10 in that it more faithfully represents the experimental set-up of the behavioral studies from which the target findings were derived. This is achieved by ensuring that obstacles and goal objects remain continuously visible and that the agent no longer overshoots the barrier when passing over it. These modifications make it possible to determine whether OM10’s original success reflected its ability to capture the processes underlying infant action efficiency understanding or instead arose from atheoretical quirks in how the original simulations were implemented. In contrast, ALIAS-2 differs from ALIAS in that it omits differential obstacle salience; that is, peripherally located obstacles are no less salient than obstacles located directly beneath curved motion trajectories. This modification makes it possible to assess whether the assumption that barriers located peripheral to curved motion trajectories are less salient than barriers located directly beneath them is sufficient to reproduce the differential patterns of looking shown by infants in the Experimental and Control conditions. This manipulation also makes it possible to determine whether associative learning alone is sufficient to capture the target findings.</w:t>
        </w:r>
      </w:ins>
    </w:p>
    <w:p w14:paraId="48BD51A4" w14:textId="11B36DC7" w:rsidR="009F2395" w:rsidRDefault="00BC1A22" w:rsidP="00E75EFC">
      <w:pPr>
        <w:spacing w:line="480" w:lineRule="auto"/>
        <w:ind w:firstLine="720"/>
        <w:contextualSpacing/>
        <w:rPr>
          <w:rFonts w:ascii="Times New Roman" w:hAnsi="Times New Roman" w:cs="Times New Roman"/>
        </w:rPr>
      </w:pPr>
      <w:ins w:id="628" w:author="Benton, Deon" w:date="2026-05-19T14:24:00Z">
        <w:r w:rsidRPr="00BC1A22">
          <w:rPr>
            <w:rFonts w:ascii="Times New Roman" w:hAnsi="Times New Roman" w:cs="Times New Roman"/>
          </w:rPr>
          <w:t>In addition to evaluating whether a given model qualitatively captures a target finding and comparing ALIAS’s performance to each one, I also discuss the mechanistic basis of ALIAS’s responses in each simulation. Finally, I present two additional simulations that</w:t>
        </w:r>
      </w:ins>
      <w:ins w:id="629" w:author="Benton, Deon" w:date="2026-05-19T14:24:00Z" w16du:dateUtc="2026-05-19T19:24:00Z">
        <w:r>
          <w:rPr>
            <w:rFonts w:ascii="Times New Roman" w:hAnsi="Times New Roman" w:cs="Times New Roman"/>
          </w:rPr>
          <w:t xml:space="preserve"> involve placing and then evaluating</w:t>
        </w:r>
      </w:ins>
      <w:ins w:id="630" w:author="Benton, Deon" w:date="2026-05-19T14:24:00Z">
        <w:r w:rsidRPr="00BC1A22">
          <w:rPr>
            <w:rFonts w:ascii="Times New Roman" w:hAnsi="Times New Roman" w:cs="Times New Roman"/>
          </w:rPr>
          <w:t xml:space="preserve"> place </w:t>
        </w:r>
      </w:ins>
      <w:ins w:id="631" w:author="Benton, Deon" w:date="2026-05-19T14:24:00Z" w16du:dateUtc="2026-05-19T19:24:00Z">
        <w:r>
          <w:rPr>
            <w:rFonts w:ascii="Times New Roman" w:hAnsi="Times New Roman" w:cs="Times New Roman"/>
          </w:rPr>
          <w:t xml:space="preserve">ALIAS’s behavior in novel situations. </w:t>
        </w:r>
      </w:ins>
      <w:ins w:id="632" w:author="Benton, Deon" w:date="2026-05-19T14:27:00Z" w16du:dateUtc="2026-05-19T19:27:00Z">
        <w:r w:rsidR="00583C36" w:rsidRPr="00583C36">
          <w:rPr>
            <w:rFonts w:ascii="Times New Roman" w:hAnsi="Times New Roman" w:cs="Times New Roman"/>
          </w:rPr>
          <w:t xml:space="preserve">I will suggest that because there exist no analogous behavioral experiments for these situations, the model’s responses in these novel contexts </w:t>
        </w:r>
        <w:r w:rsidR="00583C36">
          <w:rPr>
            <w:rFonts w:ascii="Times New Roman" w:hAnsi="Times New Roman" w:cs="Times New Roman"/>
          </w:rPr>
          <w:t>constitute</w:t>
        </w:r>
        <w:r w:rsidR="00583C36" w:rsidRPr="00583C36">
          <w:rPr>
            <w:rFonts w:ascii="Times New Roman" w:hAnsi="Times New Roman" w:cs="Times New Roman"/>
          </w:rPr>
          <w:t xml:space="preserve"> testable predictions for future research.</w:t>
        </w:r>
        <w:r w:rsidR="00583C36">
          <w:rPr>
            <w:rFonts w:ascii="Times New Roman" w:hAnsi="Times New Roman" w:cs="Times New Roman"/>
          </w:rPr>
          <w:t xml:space="preserve"> </w:t>
        </w:r>
      </w:ins>
      <w:ins w:id="633" w:author="Benton, Deon" w:date="2026-05-19T14:24:00Z">
        <w:r w:rsidRPr="00BC1A22">
          <w:rPr>
            <w:rFonts w:ascii="Times New Roman" w:hAnsi="Times New Roman" w:cs="Times New Roman"/>
          </w:rPr>
          <w:t xml:space="preserve"> </w:t>
        </w:r>
      </w:ins>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lastRenderedPageBreak/>
        <w:t>General Method</w:t>
      </w:r>
    </w:p>
    <w:p w14:paraId="1995BA01" w14:textId="099BDE13" w:rsidR="00524642" w:rsidRPr="00D94781" w:rsidRDefault="00D94781" w:rsidP="00524642">
      <w:pPr>
        <w:spacing w:line="480" w:lineRule="auto"/>
        <w:contextualSpacing/>
        <w:rPr>
          <w:rFonts w:ascii="Times New Roman" w:hAnsi="Times New Roman" w:cs="Times New Roman"/>
          <w:b/>
          <w:bCs/>
        </w:rPr>
      </w:pPr>
      <w:r w:rsidRPr="00D94781">
        <w:rPr>
          <w:rFonts w:ascii="Times New Roman" w:hAnsi="Times New Roman" w:cs="Times New Roman"/>
          <w:b/>
          <w:bCs/>
        </w:rPr>
        <w:t>Models</w:t>
      </w:r>
    </w:p>
    <w:p w14:paraId="11977E71" w14:textId="6E26709B" w:rsidR="00D94781" w:rsidRPr="00DF625A" w:rsidRDefault="00D94781" w:rsidP="00524642">
      <w:pPr>
        <w:spacing w:line="480" w:lineRule="auto"/>
        <w:contextualSpacing/>
        <w:rPr>
          <w:rFonts w:ascii="Times New Roman" w:hAnsi="Times New Roman" w:cs="Times New Roman"/>
          <w:b/>
          <w:bCs/>
          <w:i/>
          <w:iCs/>
        </w:rPr>
      </w:pPr>
      <w:r w:rsidRPr="00DF625A">
        <w:rPr>
          <w:rFonts w:ascii="Times New Roman" w:hAnsi="Times New Roman" w:cs="Times New Roman"/>
          <w:b/>
          <w:bCs/>
          <w:i/>
          <w:iCs/>
        </w:rPr>
        <w:t>OM10</w:t>
      </w:r>
    </w:p>
    <w:p w14:paraId="379A39D1" w14:textId="51809344" w:rsidR="00640CAC" w:rsidDel="004D74C4" w:rsidRDefault="00524642" w:rsidP="00640CAC">
      <w:pPr>
        <w:spacing w:line="480" w:lineRule="auto"/>
        <w:contextualSpacing/>
        <w:rPr>
          <w:del w:id="634" w:author="Benton, Deon" w:date="2026-05-19T14:47:00Z" w16du:dateUtc="2026-05-19T19:47:00Z"/>
          <w:rFonts w:ascii="Times New Roman" w:hAnsi="Times New Roman" w:cs="Times New Roman"/>
        </w:rPr>
      </w:pPr>
      <w:r>
        <w:rPr>
          <w:rFonts w:ascii="Times New Roman" w:hAnsi="Times New Roman" w:cs="Times New Roman"/>
        </w:rPr>
        <w:tab/>
      </w:r>
      <w:ins w:id="635" w:author="Benton, Deon" w:date="2026-05-19T14:33:00Z" w16du:dateUtc="2026-05-19T19:33:00Z">
        <w:r w:rsidR="00DC15CD">
          <w:rPr>
            <w:rFonts w:ascii="Times New Roman" w:hAnsi="Times New Roman" w:cs="Times New Roman"/>
          </w:rPr>
          <w:t xml:space="preserve">As </w:t>
        </w:r>
      </w:ins>
      <w:ins w:id="636" w:author="Benton, Deon" w:date="2026-05-19T14:37:00Z" w16du:dateUtc="2026-05-19T19:37:00Z">
        <w:r w:rsidR="00084546">
          <w:rPr>
            <w:rFonts w:ascii="Times New Roman" w:hAnsi="Times New Roman" w:cs="Times New Roman"/>
          </w:rPr>
          <w:t>briefly described in the</w:t>
        </w:r>
      </w:ins>
      <w:ins w:id="637" w:author="Benton, Deon" w:date="2026-05-19T14:33:00Z" w16du:dateUtc="2026-05-19T19:33:00Z">
        <w:r w:rsidR="00DC15CD">
          <w:rPr>
            <w:rFonts w:ascii="Times New Roman" w:hAnsi="Times New Roman" w:cs="Times New Roman"/>
          </w:rPr>
          <w:t xml:space="preserve"> Introduction, </w:t>
        </w:r>
      </w:ins>
      <w:ins w:id="638" w:author="Benton, Deon" w:date="2026-05-19T14:37:00Z" w16du:dateUtc="2026-05-19T19:37:00Z">
        <w:r w:rsidR="00084546">
          <w:rPr>
            <w:rFonts w:ascii="Times New Roman" w:hAnsi="Times New Roman" w:cs="Times New Roman"/>
          </w:rPr>
          <w:t xml:space="preserve">OM10 </w:t>
        </w:r>
        <w:r w:rsidR="00084546" w:rsidRPr="00084546">
          <w:rPr>
            <w:rFonts w:ascii="Times New Roman" w:hAnsi="Times New Roman" w:cs="Times New Roman"/>
          </w:rPr>
          <w:t>was a one-layer recurrent connectionist model consisting of 27 fully interconnected units</w:t>
        </w:r>
        <w:r w:rsidR="006D43E7">
          <w:rPr>
            <w:rFonts w:ascii="Times New Roman" w:hAnsi="Times New Roman" w:cs="Times New Roman"/>
          </w:rPr>
          <w:t>—</w:t>
        </w:r>
        <w:r w:rsidR="00084546" w:rsidRPr="00084546">
          <w:rPr>
            <w:rFonts w:ascii="Times New Roman" w:hAnsi="Times New Roman" w:cs="Times New Roman"/>
          </w:rPr>
          <w:t xml:space="preserve">25 of </w:t>
        </w:r>
        <w:r w:rsidR="006D43E7">
          <w:rPr>
            <w:rFonts w:ascii="Times New Roman" w:hAnsi="Times New Roman" w:cs="Times New Roman"/>
          </w:rPr>
          <w:t>these units</w:t>
        </w:r>
        <w:r w:rsidR="00084546" w:rsidRPr="00084546">
          <w:rPr>
            <w:rFonts w:ascii="Times New Roman" w:hAnsi="Times New Roman" w:cs="Times New Roman"/>
          </w:rPr>
          <w:t xml:space="preserve"> implemented a 5 × 5 spatial grid and </w:t>
        </w:r>
        <w:r w:rsidR="006D43E7">
          <w:rPr>
            <w:rFonts w:ascii="Times New Roman" w:hAnsi="Times New Roman" w:cs="Times New Roman"/>
          </w:rPr>
          <w:t xml:space="preserve">the remaining two </w:t>
        </w:r>
        <w:r w:rsidR="00084546" w:rsidRPr="00084546">
          <w:rPr>
            <w:rFonts w:ascii="Times New Roman" w:hAnsi="Times New Roman" w:cs="Times New Roman"/>
          </w:rPr>
          <w:t xml:space="preserve">represented an agent and goal object. </w:t>
        </w:r>
      </w:ins>
      <w:ins w:id="639" w:author="Benton, Deon" w:date="2026-05-19T14:38:00Z" w16du:dateUtc="2026-05-19T19:38:00Z">
        <w:r w:rsidR="006D43E7">
          <w:rPr>
            <w:rFonts w:ascii="Times New Roman" w:hAnsi="Times New Roman" w:cs="Times New Roman"/>
          </w:rPr>
          <w:t>Training involved networks observing</w:t>
        </w:r>
      </w:ins>
      <w:ins w:id="640" w:author="Benton, Deon" w:date="2026-05-19T14:37:00Z" w16du:dateUtc="2026-05-19T19:37:00Z">
        <w:r w:rsidR="00084546" w:rsidRPr="00084546">
          <w:rPr>
            <w:rFonts w:ascii="Times New Roman" w:hAnsi="Times New Roman" w:cs="Times New Roman"/>
          </w:rPr>
          <w:t xml:space="preserve"> action trajectories </w:t>
        </w:r>
      </w:ins>
      <w:ins w:id="641" w:author="Benton, Deon" w:date="2026-05-19T14:38:00Z" w16du:dateUtc="2026-05-19T19:38:00Z">
        <w:r w:rsidR="006D43E7">
          <w:rPr>
            <w:rFonts w:ascii="Times New Roman" w:hAnsi="Times New Roman" w:cs="Times New Roman"/>
          </w:rPr>
          <w:t>that unfolded across</w:t>
        </w:r>
      </w:ins>
      <w:ins w:id="642" w:author="Benton, Deon" w:date="2026-05-19T14:37:00Z" w16du:dateUtc="2026-05-19T19:37:00Z">
        <w:r w:rsidR="00084546" w:rsidRPr="00084546">
          <w:rPr>
            <w:rFonts w:ascii="Times New Roman" w:hAnsi="Times New Roman" w:cs="Times New Roman"/>
          </w:rPr>
          <w:t xml:space="preserve"> a series of discrete time steps.</w:t>
        </w:r>
      </w:ins>
      <w:ins w:id="643" w:author="Benton, Deon" w:date="2026-05-19T14:41:00Z" w16du:dateUtc="2026-05-19T19:41:00Z">
        <w:r w:rsidR="008F7A11">
          <w:rPr>
            <w:rFonts w:ascii="Times New Roman" w:hAnsi="Times New Roman" w:cs="Times New Roman"/>
          </w:rPr>
          <w:t xml:space="preserve"> In this model, training was akin to habituation.</w:t>
        </w:r>
      </w:ins>
      <w:ins w:id="644" w:author="Benton, Deon" w:date="2026-05-19T14:38:00Z" w16du:dateUtc="2026-05-19T19:38:00Z">
        <w:r w:rsidR="006D43E7">
          <w:rPr>
            <w:rFonts w:ascii="Times New Roman" w:hAnsi="Times New Roman" w:cs="Times New Roman"/>
          </w:rPr>
          <w:t xml:space="preserve"> For networks assigned to the</w:t>
        </w:r>
      </w:ins>
      <w:ins w:id="645" w:author="Benton, Deon" w:date="2026-05-19T14:37:00Z" w16du:dateUtc="2026-05-19T19:37:00Z">
        <w:r w:rsidR="00084546" w:rsidRPr="00084546">
          <w:rPr>
            <w:rFonts w:ascii="Times New Roman" w:hAnsi="Times New Roman" w:cs="Times New Roman"/>
          </w:rPr>
          <w:t xml:space="preserve"> Experimental condition</w:t>
        </w:r>
      </w:ins>
      <w:ins w:id="646" w:author="Benton, Deon" w:date="2026-05-19T14:38:00Z" w16du:dateUtc="2026-05-19T19:38:00Z">
        <w:r w:rsidR="006D43E7">
          <w:rPr>
            <w:rFonts w:ascii="Times New Roman" w:hAnsi="Times New Roman" w:cs="Times New Roman"/>
          </w:rPr>
          <w:t xml:space="preserve"> (</w:t>
        </w:r>
        <w:r w:rsidR="006D43E7">
          <w:rPr>
            <w:rFonts w:ascii="Times New Roman" w:hAnsi="Times New Roman" w:cs="Times New Roman"/>
            <w:i/>
            <w:iCs/>
          </w:rPr>
          <w:t xml:space="preserve">N </w:t>
        </w:r>
        <w:r w:rsidR="006D43E7">
          <w:rPr>
            <w:rFonts w:ascii="Times New Roman" w:hAnsi="Times New Roman" w:cs="Times New Roman"/>
          </w:rPr>
          <w:t>=</w:t>
        </w:r>
      </w:ins>
      <w:ins w:id="647" w:author="Benton, Deon" w:date="2026-05-19T14:39:00Z" w16du:dateUtc="2026-05-19T19:39:00Z">
        <w:r w:rsidR="006D43E7">
          <w:rPr>
            <w:rFonts w:ascii="Times New Roman" w:hAnsi="Times New Roman" w:cs="Times New Roman"/>
          </w:rPr>
          <w:t xml:space="preserve"> 20)</w:t>
        </w:r>
      </w:ins>
      <w:ins w:id="648" w:author="Benton, Deon" w:date="2026-05-19T14:37:00Z" w16du:dateUtc="2026-05-19T19:37:00Z">
        <w:r w:rsidR="00084546" w:rsidRPr="00084546">
          <w:rPr>
            <w:rFonts w:ascii="Times New Roman" w:hAnsi="Times New Roman" w:cs="Times New Roman"/>
          </w:rPr>
          <w:t>, the agent followed an arced path over a barrier to reach a goal object</w:t>
        </w:r>
      </w:ins>
      <w:ins w:id="649" w:author="Benton, Deon" w:date="2026-05-19T14:39:00Z" w16du:dateUtc="2026-05-19T19:39:00Z">
        <w:r w:rsidR="006D43E7">
          <w:rPr>
            <w:rFonts w:ascii="Times New Roman" w:hAnsi="Times New Roman" w:cs="Times New Roman"/>
          </w:rPr>
          <w:t>. For networks</w:t>
        </w:r>
      </w:ins>
      <w:ins w:id="650" w:author="Benton, Deon" w:date="2026-05-19T14:37:00Z" w16du:dateUtc="2026-05-19T19:37:00Z">
        <w:r w:rsidR="00084546" w:rsidRPr="00084546">
          <w:rPr>
            <w:rFonts w:ascii="Times New Roman" w:hAnsi="Times New Roman" w:cs="Times New Roman"/>
          </w:rPr>
          <w:t xml:space="preserve"> in </w:t>
        </w:r>
        <w:proofErr w:type="gramStart"/>
        <w:r w:rsidR="00084546" w:rsidRPr="00084546">
          <w:rPr>
            <w:rFonts w:ascii="Times New Roman" w:hAnsi="Times New Roman" w:cs="Times New Roman"/>
          </w:rPr>
          <w:t>the Control</w:t>
        </w:r>
        <w:proofErr w:type="gramEnd"/>
        <w:r w:rsidR="00084546" w:rsidRPr="00084546">
          <w:rPr>
            <w:rFonts w:ascii="Times New Roman" w:hAnsi="Times New Roman" w:cs="Times New Roman"/>
          </w:rPr>
          <w:t xml:space="preserve"> condition,</w:t>
        </w:r>
      </w:ins>
      <w:ins w:id="651" w:author="Benton, Deon" w:date="2026-05-19T14:39:00Z" w16du:dateUtc="2026-05-19T19:39:00Z">
        <w:r w:rsidR="006D43E7">
          <w:rPr>
            <w:rFonts w:ascii="Times New Roman" w:hAnsi="Times New Roman" w:cs="Times New Roman"/>
          </w:rPr>
          <w:t xml:space="preserve"> in contrast,</w:t>
        </w:r>
      </w:ins>
      <w:ins w:id="652" w:author="Benton, Deon" w:date="2026-05-19T14:37:00Z" w16du:dateUtc="2026-05-19T19:37:00Z">
        <w:r w:rsidR="00084546" w:rsidRPr="00084546">
          <w:rPr>
            <w:rFonts w:ascii="Times New Roman" w:hAnsi="Times New Roman" w:cs="Times New Roman"/>
          </w:rPr>
          <w:t xml:space="preserve"> the same arced motion occurred </w:t>
        </w:r>
      </w:ins>
      <w:ins w:id="653" w:author="Benton, Deon" w:date="2026-05-19T14:39:00Z" w16du:dateUtc="2026-05-19T19:39:00Z">
        <w:r w:rsidR="006D43E7">
          <w:rPr>
            <w:rFonts w:ascii="Times New Roman" w:hAnsi="Times New Roman" w:cs="Times New Roman"/>
          </w:rPr>
          <w:t>but in the</w:t>
        </w:r>
      </w:ins>
      <w:ins w:id="654" w:author="Benton, Deon" w:date="2026-05-19T14:37:00Z" w16du:dateUtc="2026-05-19T19:37:00Z">
        <w:r w:rsidR="00084546" w:rsidRPr="00084546">
          <w:rPr>
            <w:rFonts w:ascii="Times New Roman" w:hAnsi="Times New Roman" w:cs="Times New Roman"/>
          </w:rPr>
          <w:t xml:space="preserve"> absence of a barrier. </w:t>
        </w:r>
      </w:ins>
      <w:ins w:id="655" w:author="Benton, Deon" w:date="2026-05-19T14:40:00Z" w16du:dateUtc="2026-05-19T19:40:00Z">
        <w:r w:rsidR="008F7A11">
          <w:rPr>
            <w:rFonts w:ascii="Times New Roman" w:hAnsi="Times New Roman" w:cs="Times New Roman"/>
          </w:rPr>
          <w:t>A key feature of this model is that, at each time step,</w:t>
        </w:r>
      </w:ins>
      <w:ins w:id="656" w:author="Benton, Deon" w:date="2026-05-19T14:37:00Z" w16du:dateUtc="2026-05-19T19:37:00Z">
        <w:r w:rsidR="00084546" w:rsidRPr="00084546">
          <w:rPr>
            <w:rFonts w:ascii="Times New Roman" w:hAnsi="Times New Roman" w:cs="Times New Roman"/>
          </w:rPr>
          <w:t xml:space="preserve"> activation propagated </w:t>
        </w:r>
      </w:ins>
      <w:ins w:id="657" w:author="Benton, Deon" w:date="2026-05-19T14:40:00Z" w16du:dateUtc="2026-05-19T19:40:00Z">
        <w:r w:rsidR="008F7A11">
          <w:rPr>
            <w:rFonts w:ascii="Times New Roman" w:hAnsi="Times New Roman" w:cs="Times New Roman"/>
          </w:rPr>
          <w:t>throughout the network recurrently</w:t>
        </w:r>
      </w:ins>
      <w:ins w:id="658" w:author="Benton, Deon" w:date="2026-05-19T14:37:00Z" w16du:dateUtc="2026-05-19T19:37:00Z">
        <w:r w:rsidR="00084546" w:rsidRPr="00084546">
          <w:rPr>
            <w:rFonts w:ascii="Times New Roman" w:hAnsi="Times New Roman" w:cs="Times New Roman"/>
          </w:rPr>
          <w:t xml:space="preserve"> before the</w:t>
        </w:r>
      </w:ins>
      <w:ins w:id="659" w:author="Benton, Deon" w:date="2026-05-19T14:40:00Z" w16du:dateUtc="2026-05-19T19:40:00Z">
        <w:r w:rsidR="008F7A11">
          <w:rPr>
            <w:rFonts w:ascii="Times New Roman" w:hAnsi="Times New Roman" w:cs="Times New Roman"/>
          </w:rPr>
          <w:t xml:space="preserve"> Delta rule was used to update the</w:t>
        </w:r>
      </w:ins>
      <w:ins w:id="660" w:author="Benton, Deon" w:date="2026-05-19T14:37:00Z" w16du:dateUtc="2026-05-19T19:37:00Z">
        <w:r w:rsidR="00084546" w:rsidRPr="00084546">
          <w:rPr>
            <w:rFonts w:ascii="Times New Roman" w:hAnsi="Times New Roman" w:cs="Times New Roman"/>
          </w:rPr>
          <w:t xml:space="preserve"> weights. Following </w:t>
        </w:r>
      </w:ins>
      <w:ins w:id="661" w:author="Benton, Deon" w:date="2026-05-19T14:41:00Z" w16du:dateUtc="2026-05-19T19:41:00Z">
        <w:r w:rsidR="00841539">
          <w:rPr>
            <w:rFonts w:ascii="Times New Roman" w:hAnsi="Times New Roman" w:cs="Times New Roman"/>
          </w:rPr>
          <w:t>habituation,</w:t>
        </w:r>
      </w:ins>
      <w:ins w:id="662" w:author="Benton, Deon" w:date="2026-05-19T14:37:00Z" w16du:dateUtc="2026-05-19T19:37:00Z">
        <w:r w:rsidR="00084546" w:rsidRPr="00084546">
          <w:rPr>
            <w:rFonts w:ascii="Times New Roman" w:hAnsi="Times New Roman" w:cs="Times New Roman"/>
          </w:rPr>
          <w:t xml:space="preserve"> networks</w:t>
        </w:r>
      </w:ins>
      <w:ins w:id="663" w:author="Benton, Deon" w:date="2026-05-19T14:41:00Z" w16du:dateUtc="2026-05-19T19:41:00Z">
        <w:r w:rsidR="00841539">
          <w:rPr>
            <w:rFonts w:ascii="Times New Roman" w:hAnsi="Times New Roman" w:cs="Times New Roman"/>
          </w:rPr>
          <w:t>—like infants—</w:t>
        </w:r>
      </w:ins>
      <w:ins w:id="664" w:author="Benton, Deon" w:date="2026-05-19T14:37:00Z" w16du:dateUtc="2026-05-19T19:37:00Z">
        <w:r w:rsidR="00084546" w:rsidRPr="00084546">
          <w:rPr>
            <w:rFonts w:ascii="Times New Roman" w:hAnsi="Times New Roman" w:cs="Times New Roman"/>
          </w:rPr>
          <w:t>were shown barrierless straight and arced trajectories</w:t>
        </w:r>
      </w:ins>
      <w:ins w:id="665" w:author="Benton, Deon" w:date="2026-05-19T14:42:00Z" w16du:dateUtc="2026-05-19T19:42:00Z">
        <w:r w:rsidR="006A2AD9">
          <w:rPr>
            <w:rFonts w:ascii="Times New Roman" w:hAnsi="Times New Roman" w:cs="Times New Roman"/>
          </w:rPr>
          <w:t>. A</w:t>
        </w:r>
      </w:ins>
      <w:ins w:id="666" w:author="Benton, Deon" w:date="2026-05-19T14:37:00Z" w16du:dateUtc="2026-05-19T19:37:00Z">
        <w:r w:rsidR="00084546" w:rsidRPr="00084546">
          <w:rPr>
            <w:rFonts w:ascii="Times New Roman" w:hAnsi="Times New Roman" w:cs="Times New Roman"/>
          </w:rPr>
          <w:t xml:space="preserve">ctivation over </w:t>
        </w:r>
      </w:ins>
      <w:ins w:id="667" w:author="Benton, Deon" w:date="2026-05-19T14:42:00Z" w16du:dateUtc="2026-05-19T19:42:00Z">
        <w:r w:rsidR="006A2AD9">
          <w:rPr>
            <w:rFonts w:ascii="Times New Roman" w:hAnsi="Times New Roman" w:cs="Times New Roman"/>
          </w:rPr>
          <w:t>a set of</w:t>
        </w:r>
      </w:ins>
      <w:ins w:id="668" w:author="Benton, Deon" w:date="2026-05-19T14:37:00Z" w16du:dateUtc="2026-05-19T19:37:00Z">
        <w:r w:rsidR="00084546" w:rsidRPr="00084546">
          <w:rPr>
            <w:rFonts w:ascii="Times New Roman" w:hAnsi="Times New Roman" w:cs="Times New Roman"/>
          </w:rPr>
          <w:t xml:space="preserve"> “critical units” </w:t>
        </w:r>
      </w:ins>
      <w:ins w:id="669" w:author="Benton, Deon" w:date="2026-05-19T14:42:00Z" w16du:dateUtc="2026-05-19T19:42:00Z">
        <w:r w:rsidR="006A2AD9">
          <w:rPr>
            <w:rFonts w:ascii="Times New Roman" w:hAnsi="Times New Roman" w:cs="Times New Roman"/>
          </w:rPr>
          <w:t>served as the dependent measure</w:t>
        </w:r>
      </w:ins>
      <w:ins w:id="670" w:author="Benton, Deon" w:date="2026-05-19T14:43:00Z" w16du:dateUtc="2026-05-19T19:43:00Z">
        <w:r w:rsidR="006A2AD9">
          <w:rPr>
            <w:rFonts w:ascii="Times New Roman" w:hAnsi="Times New Roman" w:cs="Times New Roman"/>
          </w:rPr>
          <w:t xml:space="preserve">. </w:t>
        </w:r>
      </w:ins>
      <w:ins w:id="671" w:author="Benton, Deon" w:date="2026-05-19T14:44:00Z" w16du:dateUtc="2026-05-19T19:44:00Z">
        <w:r w:rsidR="006A2AD9">
          <w:rPr>
            <w:rFonts w:ascii="Times New Roman" w:hAnsi="Times New Roman" w:cs="Times New Roman"/>
          </w:rPr>
          <w:t>This</w:t>
        </w:r>
      </w:ins>
      <w:ins w:id="672" w:author="Benton, Deon" w:date="2026-05-19T14:43:00Z" w16du:dateUtc="2026-05-19T19:43:00Z">
        <w:r w:rsidR="006A2AD9">
          <w:rPr>
            <w:rFonts w:ascii="Times New Roman" w:hAnsi="Times New Roman" w:cs="Times New Roman"/>
          </w:rPr>
          <w:t xml:space="preserve"> activation</w:t>
        </w:r>
      </w:ins>
      <w:ins w:id="673" w:author="Benton, Deon" w:date="2026-05-19T14:44:00Z" w16du:dateUtc="2026-05-19T19:44:00Z">
        <w:r w:rsidR="006A2AD9">
          <w:rPr>
            <w:rFonts w:ascii="Times New Roman" w:hAnsi="Times New Roman" w:cs="Times New Roman"/>
          </w:rPr>
          <w:t xml:space="preserve"> was treated</w:t>
        </w:r>
      </w:ins>
      <w:ins w:id="674" w:author="Benton, Deon" w:date="2026-05-19T14:43:00Z" w16du:dateUtc="2026-05-19T19:43:00Z">
        <w:r w:rsidR="006A2AD9">
          <w:rPr>
            <w:rFonts w:ascii="Times New Roman" w:hAnsi="Times New Roman" w:cs="Times New Roman"/>
          </w:rPr>
          <w:t xml:space="preserve"> as being invers</w:t>
        </w:r>
      </w:ins>
      <w:ins w:id="675" w:author="Benton, Deon" w:date="2026-05-19T14:44:00Z" w16du:dateUtc="2026-05-19T19:44:00Z">
        <w:r w:rsidR="006A2AD9">
          <w:rPr>
            <w:rFonts w:ascii="Times New Roman" w:hAnsi="Times New Roman" w:cs="Times New Roman"/>
          </w:rPr>
          <w:t xml:space="preserve">ely related to looking time (see </w:t>
        </w:r>
        <w:proofErr w:type="spellStart"/>
        <w:r w:rsidR="006A2AD9">
          <w:rPr>
            <w:rFonts w:ascii="Times New Roman" w:hAnsi="Times New Roman" w:cs="Times New Roman"/>
          </w:rPr>
          <w:t>Overwalle</w:t>
        </w:r>
        <w:proofErr w:type="spellEnd"/>
        <w:r w:rsidR="006A2AD9">
          <w:rPr>
            <w:rFonts w:ascii="Times New Roman" w:hAnsi="Times New Roman" w:cs="Times New Roman"/>
          </w:rPr>
          <w:t xml:space="preserve">, 2010). </w:t>
        </w:r>
      </w:ins>
      <w:ins w:id="676" w:author="Benton, Deon" w:date="2026-05-19T14:37:00Z" w16du:dateUtc="2026-05-19T19:37:00Z">
        <w:r w:rsidR="00084546" w:rsidRPr="00084546">
          <w:rPr>
            <w:rFonts w:ascii="Times New Roman" w:hAnsi="Times New Roman" w:cs="Times New Roman"/>
          </w:rPr>
          <w:t xml:space="preserve">Figure 1 illustrates </w:t>
        </w:r>
      </w:ins>
      <w:ins w:id="677" w:author="Benton, Deon" w:date="2026-05-19T14:46:00Z" w16du:dateUtc="2026-05-19T19:46:00Z">
        <w:r w:rsidR="00916586">
          <w:rPr>
            <w:rFonts w:ascii="Times New Roman" w:hAnsi="Times New Roman" w:cs="Times New Roman"/>
          </w:rPr>
          <w:t>a nine-step</w:t>
        </w:r>
      </w:ins>
      <w:ins w:id="678" w:author="Benton, Deon" w:date="2026-05-19T14:37:00Z" w16du:dateUtc="2026-05-19T19:37:00Z">
        <w:r w:rsidR="00084546" w:rsidRPr="00084546">
          <w:rPr>
            <w:rFonts w:ascii="Times New Roman" w:hAnsi="Times New Roman" w:cs="Times New Roman"/>
          </w:rPr>
          <w:t xml:space="preserve"> </w:t>
        </w:r>
      </w:ins>
      <w:ins w:id="679" w:author="Benton, Deon" w:date="2026-05-19T14:44:00Z" w16du:dateUtc="2026-05-19T19:44:00Z">
        <w:r w:rsidR="00573D62">
          <w:rPr>
            <w:rFonts w:ascii="Times New Roman" w:hAnsi="Times New Roman" w:cs="Times New Roman"/>
          </w:rPr>
          <w:t>habituation sequence</w:t>
        </w:r>
      </w:ins>
      <w:ins w:id="680" w:author="Benton, Deon" w:date="2026-05-19T14:45:00Z" w16du:dateUtc="2026-05-19T19:45:00Z">
        <w:r w:rsidR="00916586">
          <w:rPr>
            <w:rFonts w:ascii="Times New Roman" w:hAnsi="Times New Roman" w:cs="Times New Roman"/>
          </w:rPr>
          <w:t xml:space="preserve"> </w:t>
        </w:r>
      </w:ins>
      <w:ins w:id="681" w:author="Benton, Deon" w:date="2026-05-19T14:46:00Z" w16du:dateUtc="2026-05-19T19:46:00Z">
        <w:r w:rsidR="00916586">
          <w:rPr>
            <w:rFonts w:ascii="Times New Roman" w:hAnsi="Times New Roman" w:cs="Times New Roman"/>
          </w:rPr>
          <w:t xml:space="preserve">for networks assigned </w:t>
        </w:r>
      </w:ins>
      <w:ins w:id="682" w:author="Benton, Deon" w:date="2026-05-19T14:47:00Z" w16du:dateUtc="2026-05-19T19:47:00Z">
        <w:r w:rsidR="00916586">
          <w:rPr>
            <w:rFonts w:ascii="Times New Roman" w:hAnsi="Times New Roman" w:cs="Times New Roman"/>
          </w:rPr>
          <w:t>to the Experimental condition</w:t>
        </w:r>
      </w:ins>
      <w:ins w:id="683" w:author="Benton, Deon" w:date="2026-05-19T14:37:00Z" w16du:dateUtc="2026-05-19T19:37:00Z">
        <w:r w:rsidR="00084546">
          <w:rPr>
            <w:rFonts w:ascii="Times New Roman" w:hAnsi="Times New Roman" w:cs="Times New Roman"/>
          </w:rPr>
          <w:t xml:space="preserve">. </w:t>
        </w:r>
      </w:ins>
      <w:r w:rsidR="00FF110D">
        <w:rPr>
          <w:rFonts w:ascii="Times New Roman" w:hAnsi="Times New Roman" w:cs="Times New Roman"/>
        </w:rPr>
        <w:t xml:space="preserve"> </w:t>
      </w:r>
    </w:p>
    <w:p w14:paraId="2B13EE81" w14:textId="77777777" w:rsidR="00A86784" w:rsidRDefault="00A86784" w:rsidP="00640CAC">
      <w:pPr>
        <w:spacing w:line="480" w:lineRule="auto"/>
        <w:contextualSpacing/>
        <w:rPr>
          <w:rFonts w:ascii="Times New Roman" w:hAnsi="Times New Roman" w:cs="Times New Roman"/>
        </w:rPr>
      </w:pPr>
    </w:p>
    <w:p w14:paraId="350607A8" w14:textId="1AB38934" w:rsidR="00A86784" w:rsidRDefault="00C21D3F" w:rsidP="00A86784">
      <w:pPr>
        <w:keepNext/>
        <w:spacing w:line="480" w:lineRule="auto"/>
        <w:contextualSpacing/>
      </w:pPr>
      <w:r>
        <w:rPr>
          <w:noProof/>
        </w:rPr>
        <w:lastRenderedPageBreak/>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8">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047634AC"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r w:rsidR="00880AC5" w:rsidRPr="00385ADB">
        <w:rPr>
          <w:rFonts w:ascii="Times New Roman" w:hAnsi="Times New Roman" w:cs="Times New Roman"/>
          <w:color w:val="000000" w:themeColor="text1"/>
          <w:sz w:val="24"/>
          <w:szCs w:val="24"/>
        </w:rPr>
        <w:t xml:space="preserve">OM10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xml:space="preserve">. The barrier is present only when the agent occupies a position immediately adjacent to it (see </w:t>
      </w:r>
      <w:proofErr w:type="spellStart"/>
      <w:r w:rsidR="00F26115" w:rsidRPr="00385ADB">
        <w:rPr>
          <w:rFonts w:ascii="Times New Roman" w:hAnsi="Times New Roman" w:cs="Times New Roman"/>
          <w:i w:val="0"/>
          <w:iCs w:val="0"/>
          <w:color w:val="000000" w:themeColor="text1"/>
          <w:sz w:val="24"/>
          <w:szCs w:val="24"/>
        </w:rPr>
        <w:t>Overwalle</w:t>
      </w:r>
      <w:proofErr w:type="spellEnd"/>
      <w:r w:rsidR="00F26115" w:rsidRPr="00385ADB">
        <w:rPr>
          <w:rFonts w:ascii="Times New Roman" w:hAnsi="Times New Roman" w:cs="Times New Roman"/>
          <w:i w:val="0"/>
          <w:iCs w:val="0"/>
          <w:color w:val="000000" w:themeColor="text1"/>
          <w:sz w:val="24"/>
          <w:szCs w:val="24"/>
        </w:rPr>
        <w:t>,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 xml:space="preserve">denote bidirectional connectivity. </w:t>
      </w:r>
      <w:ins w:id="684" w:author="Benton, Deon" w:date="2026-05-16T01:22:00Z" w16du:dateUtc="2026-05-16T06:22:00Z">
        <w:r w:rsidR="00AC7F05">
          <w:rPr>
            <w:rFonts w:ascii="Times New Roman" w:hAnsi="Times New Roman" w:cs="Times New Roman"/>
            <w:i w:val="0"/>
            <w:iCs w:val="0"/>
            <w:color w:val="000000" w:themeColor="text1"/>
            <w:sz w:val="24"/>
            <w:szCs w:val="24"/>
          </w:rPr>
          <w:t>See the online article for a color version of this figure.</w:t>
        </w:r>
      </w:ins>
    </w:p>
    <w:p w14:paraId="4396A4D5" w14:textId="77777777" w:rsidR="00A86784" w:rsidRDefault="00A86784" w:rsidP="00640CAC">
      <w:pPr>
        <w:spacing w:line="480" w:lineRule="auto"/>
        <w:contextualSpacing/>
        <w:rPr>
          <w:rFonts w:ascii="Times New Roman" w:hAnsi="Times New Roman" w:cs="Times New Roman"/>
        </w:rPr>
      </w:pPr>
    </w:p>
    <w:p w14:paraId="10641E2C" w14:textId="77777777" w:rsidR="004D74C4" w:rsidRDefault="004D74C4" w:rsidP="007712E0">
      <w:pPr>
        <w:spacing w:line="480" w:lineRule="auto"/>
        <w:ind w:firstLine="720"/>
        <w:contextualSpacing/>
        <w:rPr>
          <w:rFonts w:ascii="Times New Roman" w:hAnsi="Times New Roman" w:cs="Times New Roman"/>
          <w:b/>
          <w:bCs/>
        </w:rPr>
      </w:pPr>
    </w:p>
    <w:p w14:paraId="198BD83B" w14:textId="1526FAF2" w:rsidR="004D74C4" w:rsidRDefault="007656E1" w:rsidP="007656E1">
      <w:pPr>
        <w:spacing w:line="480" w:lineRule="auto"/>
        <w:ind w:firstLine="720"/>
        <w:contextualSpacing/>
        <w:rPr>
          <w:rFonts w:ascii="Times New Roman" w:hAnsi="Times New Roman" w:cs="Times New Roman"/>
        </w:rPr>
      </w:pPr>
      <w:r>
        <w:rPr>
          <w:rFonts w:ascii="Times New Roman" w:hAnsi="Times New Roman" w:cs="Times New Roman"/>
        </w:rPr>
        <w:lastRenderedPageBreak/>
        <w:t>Three</w:t>
      </w:r>
      <w:r w:rsidR="0055091F">
        <w:rPr>
          <w:rFonts w:ascii="Times New Roman" w:hAnsi="Times New Roman" w:cs="Times New Roman"/>
        </w:rPr>
        <w:t xml:space="preserve"> aspects</w:t>
      </w:r>
      <w:r w:rsidR="004D74C4" w:rsidRPr="007656E1">
        <w:rPr>
          <w:rFonts w:ascii="Times New Roman" w:hAnsi="Times New Roman" w:cs="Times New Roman"/>
        </w:rPr>
        <w:t xml:space="preserve"> of OM10</w:t>
      </w:r>
      <w:r w:rsidR="0055091F">
        <w:rPr>
          <w:rFonts w:ascii="Times New Roman" w:hAnsi="Times New Roman" w:cs="Times New Roman"/>
        </w:rPr>
        <w:t xml:space="preserve"> </w:t>
      </w:r>
      <w:r w:rsidR="004D74C4" w:rsidRPr="007656E1">
        <w:rPr>
          <w:rFonts w:ascii="Times New Roman" w:hAnsi="Times New Roman" w:cs="Times New Roman"/>
        </w:rPr>
        <w:t xml:space="preserve">are </w:t>
      </w:r>
      <w:r w:rsidR="0055091F">
        <w:rPr>
          <w:rFonts w:ascii="Times New Roman" w:hAnsi="Times New Roman" w:cs="Times New Roman"/>
        </w:rPr>
        <w:t>worth highlighting</w:t>
      </w:r>
      <w:r w:rsidR="004D74C4" w:rsidRPr="007656E1">
        <w:rPr>
          <w:rFonts w:ascii="Times New Roman" w:hAnsi="Times New Roman" w:cs="Times New Roman"/>
        </w:rPr>
        <w:t xml:space="preserve">. </w:t>
      </w:r>
      <w:r w:rsidR="0055091F">
        <w:rPr>
          <w:rFonts w:ascii="Times New Roman" w:hAnsi="Times New Roman" w:cs="Times New Roman"/>
        </w:rPr>
        <w:t>The first is that the</w:t>
      </w:r>
      <w:r w:rsidR="004D74C4" w:rsidRPr="007656E1">
        <w:rPr>
          <w:rFonts w:ascii="Times New Roman" w:hAnsi="Times New Roman" w:cs="Times New Roman"/>
        </w:rPr>
        <w:t xml:space="preserve"> barrier was visible only when the agent </w:t>
      </w:r>
      <w:r w:rsidR="0055091F">
        <w:rPr>
          <w:rFonts w:ascii="Times New Roman" w:hAnsi="Times New Roman" w:cs="Times New Roman"/>
        </w:rPr>
        <w:t>was either to its immediate left or right</w:t>
      </w:r>
      <w:r w:rsidR="004D74C4" w:rsidRPr="007656E1">
        <w:rPr>
          <w:rFonts w:ascii="Times New Roman" w:hAnsi="Times New Roman" w:cs="Times New Roman"/>
        </w:rPr>
        <w:t xml:space="preserve">. </w:t>
      </w:r>
      <w:r w:rsidR="0055091F">
        <w:rPr>
          <w:rFonts w:ascii="Times New Roman" w:hAnsi="Times New Roman" w:cs="Times New Roman"/>
        </w:rPr>
        <w:t>The second is that the agent overshot the barrier by one cell.</w:t>
      </w:r>
      <w:r w:rsidR="004D74C4" w:rsidRPr="007656E1">
        <w:rPr>
          <w:rFonts w:ascii="Times New Roman" w:hAnsi="Times New Roman" w:cs="Times New Roman"/>
        </w:rPr>
        <w:t xml:space="preserve"> </w:t>
      </w:r>
      <w:r w:rsidR="0055091F">
        <w:rPr>
          <w:rFonts w:ascii="Times New Roman" w:hAnsi="Times New Roman" w:cs="Times New Roman"/>
        </w:rPr>
        <w:t>The third is that the goal object</w:t>
      </w:r>
      <w:r w:rsidR="002A3038">
        <w:rPr>
          <w:rFonts w:ascii="Times New Roman" w:hAnsi="Times New Roman" w:cs="Times New Roman"/>
        </w:rPr>
        <w:t xml:space="preserve"> was not continuously present but only became visible</w:t>
      </w:r>
      <w:r w:rsidR="004D74C4" w:rsidRPr="007656E1">
        <w:rPr>
          <w:rFonts w:ascii="Times New Roman" w:hAnsi="Times New Roman" w:cs="Times New Roman"/>
        </w:rPr>
        <w:t xml:space="preserve"> at the final time step</w:t>
      </w:r>
      <w:r w:rsidR="002A3038">
        <w:rPr>
          <w:rFonts w:ascii="Times New Roman" w:hAnsi="Times New Roman" w:cs="Times New Roman"/>
        </w:rPr>
        <w:t>. Note that OM10-2 was identical to this model</w:t>
      </w:r>
      <w:ins w:id="685" w:author="Benton, Deon" w:date="2026-05-19T19:35:00Z" w16du:dateUtc="2026-05-20T00:35:00Z">
        <w:r w:rsidR="0033752D">
          <w:rPr>
            <w:rFonts w:ascii="Times New Roman" w:hAnsi="Times New Roman" w:cs="Times New Roman"/>
          </w:rPr>
          <w:t xml:space="preserve"> in </w:t>
        </w:r>
        <w:r w:rsidR="00D16F3F">
          <w:rPr>
            <w:rFonts w:ascii="Times New Roman" w:hAnsi="Times New Roman" w:cs="Times New Roman"/>
          </w:rPr>
          <w:t>e</w:t>
        </w:r>
        <w:r w:rsidR="0033752D">
          <w:rPr>
            <w:rFonts w:ascii="Times New Roman" w:hAnsi="Times New Roman" w:cs="Times New Roman"/>
          </w:rPr>
          <w:t>very way</w:t>
        </w:r>
      </w:ins>
      <w:r w:rsidR="004D74C4" w:rsidRPr="007656E1">
        <w:rPr>
          <w:rFonts w:ascii="Times New Roman" w:hAnsi="Times New Roman" w:cs="Times New Roman"/>
        </w:rPr>
        <w:t xml:space="preserve"> </w:t>
      </w:r>
      <w:r w:rsidR="002A3038">
        <w:rPr>
          <w:rFonts w:ascii="Times New Roman" w:hAnsi="Times New Roman" w:cs="Times New Roman"/>
        </w:rPr>
        <w:t>except that, as was mentioned earlier, the agent no longer overshot the barrier and the barrier and goal remained continuously visible throughout the agent’s curved motion path.</w:t>
      </w:r>
      <w:r w:rsidR="003120C8">
        <w:rPr>
          <w:rFonts w:ascii="Times New Roman" w:hAnsi="Times New Roman" w:cs="Times New Roman"/>
        </w:rPr>
        <w:t xml:space="preserve"> </w:t>
      </w:r>
      <w:r>
        <w:rPr>
          <w:rFonts w:ascii="Times New Roman" w:hAnsi="Times New Roman" w:cs="Times New Roman"/>
        </w:rPr>
        <w:t>Because there</w:t>
      </w:r>
      <w:r w:rsidRPr="007656E1">
        <w:rPr>
          <w:rFonts w:ascii="Times New Roman" w:hAnsi="Times New Roman" w:cs="Times New Roman"/>
        </w:rPr>
        <w:t xml:space="preserve"> </w:t>
      </w:r>
      <w:r>
        <w:rPr>
          <w:rFonts w:ascii="Times New Roman" w:hAnsi="Times New Roman" w:cs="Times New Roman"/>
        </w:rPr>
        <w:t>wa</w:t>
      </w:r>
      <w:r w:rsidRPr="007656E1">
        <w:rPr>
          <w:rFonts w:ascii="Times New Roman" w:hAnsi="Times New Roman" w:cs="Times New Roman"/>
        </w:rPr>
        <w:t>s greater overall network activity in OM10-2 compared to OM10—given that the barrier and goal objects remain</w:t>
      </w:r>
      <w:r>
        <w:rPr>
          <w:rFonts w:ascii="Times New Roman" w:hAnsi="Times New Roman" w:cs="Times New Roman"/>
        </w:rPr>
        <w:t>ed</w:t>
      </w:r>
      <w:r w:rsidRPr="007656E1">
        <w:rPr>
          <w:rFonts w:ascii="Times New Roman" w:hAnsi="Times New Roman" w:cs="Times New Roman"/>
        </w:rPr>
        <w:t xml:space="preserve"> </w:t>
      </w:r>
      <w:r>
        <w:rPr>
          <w:rFonts w:ascii="Times New Roman" w:hAnsi="Times New Roman" w:cs="Times New Roman"/>
        </w:rPr>
        <w:t>continuously</w:t>
      </w:r>
      <w:r w:rsidRPr="007656E1">
        <w:rPr>
          <w:rFonts w:ascii="Times New Roman" w:hAnsi="Times New Roman" w:cs="Times New Roman"/>
        </w:rPr>
        <w:t>—a sigmoid activation was applied to the internal activation</w:t>
      </w:r>
      <w:r>
        <w:rPr>
          <w:rFonts w:ascii="Times New Roman" w:hAnsi="Times New Roman" w:cs="Times New Roman"/>
        </w:rPr>
        <w:t>. This functioned to</w:t>
      </w:r>
      <w:r w:rsidR="004D74C4" w:rsidRPr="007656E1">
        <w:rPr>
          <w:rFonts w:ascii="Times New Roman" w:hAnsi="Times New Roman" w:cs="Times New Roman"/>
        </w:rPr>
        <w:t xml:space="preserve"> stabilize</w:t>
      </w:r>
      <w:r>
        <w:rPr>
          <w:rFonts w:ascii="Times New Roman" w:hAnsi="Times New Roman" w:cs="Times New Roman"/>
        </w:rPr>
        <w:t xml:space="preserve"> the</w:t>
      </w:r>
      <w:r w:rsidR="004D74C4" w:rsidRPr="007656E1">
        <w:rPr>
          <w:rFonts w:ascii="Times New Roman" w:hAnsi="Times New Roman" w:cs="Times New Roman"/>
        </w:rPr>
        <w:t xml:space="preserve"> recurrent dynamics</w:t>
      </w:r>
      <w:r>
        <w:rPr>
          <w:rFonts w:ascii="Times New Roman" w:hAnsi="Times New Roman" w:cs="Times New Roman"/>
        </w:rPr>
        <w:t xml:space="preserve"> in the network.</w:t>
      </w:r>
    </w:p>
    <w:p w14:paraId="4D2A9236" w14:textId="77777777" w:rsidR="007656E1" w:rsidRDefault="007656E1" w:rsidP="007656E1">
      <w:pPr>
        <w:spacing w:line="480" w:lineRule="auto"/>
        <w:contextualSpacing/>
        <w:rPr>
          <w:rFonts w:ascii="Times New Roman" w:hAnsi="Times New Roman" w:cs="Times New Roman"/>
        </w:rPr>
      </w:pPr>
    </w:p>
    <w:p w14:paraId="0E481CD8" w14:textId="3F1B8B1F" w:rsidR="007656E1" w:rsidRPr="007656E1" w:rsidRDefault="007656E1" w:rsidP="007656E1">
      <w:pPr>
        <w:spacing w:line="480" w:lineRule="auto"/>
        <w:contextualSpacing/>
        <w:rPr>
          <w:rFonts w:ascii="Times New Roman" w:hAnsi="Times New Roman" w:cs="Times New Roman"/>
          <w:b/>
          <w:bCs/>
          <w:i/>
          <w:iCs/>
        </w:rPr>
      </w:pPr>
      <w:r w:rsidRPr="007656E1">
        <w:rPr>
          <w:rFonts w:ascii="Times New Roman" w:hAnsi="Times New Roman" w:cs="Times New Roman"/>
          <w:b/>
          <w:bCs/>
          <w:i/>
          <w:iCs/>
        </w:rPr>
        <w:t>ALIAS</w:t>
      </w:r>
    </w:p>
    <w:p w14:paraId="200D6C24" w14:textId="1F0B5D3F" w:rsidR="00524642" w:rsidRDefault="00204AAB" w:rsidP="007712E0">
      <w:pPr>
        <w:spacing w:line="480" w:lineRule="auto"/>
        <w:ind w:firstLine="720"/>
        <w:contextualSpacing/>
        <w:rPr>
          <w:rFonts w:ascii="Times New Roman" w:hAnsi="Times New Roman" w:cs="Times New Roman"/>
        </w:rPr>
      </w:pPr>
      <w:r w:rsidRPr="00204AAB">
        <w:rPr>
          <w:rFonts w:ascii="Times New Roman" w:hAnsi="Times New Roman" w:cs="Times New Roman"/>
        </w:rPr>
        <w:t>This model</w:t>
      </w:r>
      <w:r w:rsidR="00840921">
        <w:rPr>
          <w:rFonts w:ascii="Times New Roman" w:hAnsi="Times New Roman" w:cs="Times New Roman"/>
        </w:rPr>
        <w:t xml:space="preserve"> combined an </w:t>
      </w:r>
      <w:r w:rsidR="00181ADB">
        <w:rPr>
          <w:rFonts w:ascii="Times New Roman" w:hAnsi="Times New Roman" w:cs="Times New Roman"/>
        </w:rPr>
        <w:t>autoencoder</w:t>
      </w:r>
      <w:r w:rsidR="00840921">
        <w:rPr>
          <w:rFonts w:ascii="Times New Roman" w:hAnsi="Times New Roman" w:cs="Times New Roman"/>
        </w:rPr>
        <w:t xml:space="preserve"> (e.g., Mareschal et al., 2000) with a simple recurrent network (</w:t>
      </w:r>
      <w:r w:rsidR="006B0C8E">
        <w:rPr>
          <w:rFonts w:ascii="Times New Roman" w:hAnsi="Times New Roman" w:cs="Times New Roman"/>
        </w:rPr>
        <w:t xml:space="preserve">i.e., an </w:t>
      </w:r>
      <w:r w:rsidR="00181ADB">
        <w:rPr>
          <w:rFonts w:ascii="Times New Roman" w:hAnsi="Times New Roman" w:cs="Times New Roman"/>
        </w:rPr>
        <w:t xml:space="preserve">SRN; </w:t>
      </w:r>
      <w:r w:rsidR="00840921">
        <w:rPr>
          <w:rFonts w:ascii="Times New Roman" w:hAnsi="Times New Roman" w:cs="Times New Roman"/>
        </w:rPr>
        <w:t>e.g., Elman, 1990).</w:t>
      </w:r>
      <w:r w:rsidR="00524642">
        <w:rPr>
          <w:rFonts w:ascii="Times New Roman" w:hAnsi="Times New Roman" w:cs="Times New Roman"/>
        </w:rPr>
        <w:t xml:space="preserve"> </w:t>
      </w:r>
      <w:r w:rsidR="003A78A1">
        <w:rPr>
          <w:rFonts w:ascii="Times New Roman" w:hAnsi="Times New Roman" w:cs="Times New Roman"/>
        </w:rPr>
        <w:t xml:space="preserve">Autoencoders </w:t>
      </w:r>
      <w:r w:rsidR="00840921">
        <w:rPr>
          <w:rFonts w:ascii="Times New Roman" w:hAnsi="Times New Roman" w:cs="Times New Roman"/>
        </w:rPr>
        <w:t>learn a compact</w:t>
      </w:r>
      <w:r w:rsidR="003A78A1">
        <w:rPr>
          <w:rFonts w:ascii="Times New Roman" w:hAnsi="Times New Roman" w:cs="Times New Roman"/>
        </w:rPr>
        <w:t xml:space="preserve"> internal</w:t>
      </w:r>
      <w:r w:rsidR="00840921">
        <w:rPr>
          <w:rFonts w:ascii="Times New Roman" w:hAnsi="Times New Roman" w:cs="Times New Roman"/>
        </w:rPr>
        <w:t xml:space="preserve"> representation</w:t>
      </w:r>
      <w:r w:rsidR="003A78A1">
        <w:rPr>
          <w:rFonts w:ascii="Times New Roman" w:hAnsi="Times New Roman" w:cs="Times New Roman"/>
        </w:rPr>
        <w:t xml:space="preserve"> at the hidden layer</w:t>
      </w:r>
      <w:r w:rsidR="00840921">
        <w:rPr>
          <w:rFonts w:ascii="Times New Roman" w:hAnsi="Times New Roman" w:cs="Times New Roman"/>
        </w:rPr>
        <w:t xml:space="preserve"> </w:t>
      </w:r>
      <w:r w:rsidR="003A78A1">
        <w:rPr>
          <w:rFonts w:ascii="Times New Roman" w:hAnsi="Times New Roman" w:cs="Times New Roman"/>
        </w:rPr>
        <w:t>that is</w:t>
      </w:r>
      <w:r w:rsidR="00840921">
        <w:rPr>
          <w:rFonts w:ascii="Times New Roman" w:hAnsi="Times New Roman" w:cs="Times New Roman"/>
        </w:rPr>
        <w:t xml:space="preserve"> sufficient </w:t>
      </w:r>
      <w:ins w:id="686" w:author="Benton, Deon" w:date="2026-05-19T15:03:00Z" w16du:dateUtc="2026-05-19T20:03:00Z">
        <w:r w:rsidR="00B01F5F">
          <w:rPr>
            <w:rFonts w:ascii="Times New Roman" w:hAnsi="Times New Roman" w:cs="Times New Roman"/>
          </w:rPr>
          <w:t xml:space="preserve">for the model to “copy” the input to the model at the output layer. </w:t>
        </w:r>
      </w:ins>
      <w:ins w:id="687" w:author="Benton, Deon" w:date="2026-05-19T15:04:00Z" w16du:dateUtc="2026-05-19T20:04:00Z">
        <w:r w:rsidR="00B01F5F">
          <w:rPr>
            <w:rFonts w:ascii="Times New Roman" w:hAnsi="Times New Roman" w:cs="Times New Roman"/>
          </w:rPr>
          <w:t xml:space="preserve">In contrast, SRNS </w:t>
        </w:r>
        <w:r w:rsidR="00B01F5F" w:rsidRPr="00B01F5F">
          <w:rPr>
            <w:rFonts w:ascii="Times New Roman" w:hAnsi="Times New Roman" w:cs="Times New Roman"/>
          </w:rPr>
          <w:t>learn sequential regularities by predicting upcoming states from prior states.</w:t>
        </w:r>
        <w:r w:rsidR="00B01F5F">
          <w:rPr>
            <w:rFonts w:ascii="Times New Roman" w:hAnsi="Times New Roman" w:cs="Times New Roman"/>
          </w:rPr>
          <w:t xml:space="preserve"> </w:t>
        </w:r>
      </w:ins>
      <w:ins w:id="688" w:author="Benton, Deon" w:date="2026-05-19T15:05:00Z" w16du:dateUtc="2026-05-19T20:05:00Z">
        <w:r w:rsidR="00494C15">
          <w:rPr>
            <w:rFonts w:ascii="Times New Roman" w:hAnsi="Times New Roman" w:cs="Times New Roman"/>
          </w:rPr>
          <w:t>These architectures were</w:t>
        </w:r>
      </w:ins>
      <w:r w:rsidR="005D3A58">
        <w:rPr>
          <w:rFonts w:ascii="Times New Roman" w:hAnsi="Times New Roman" w:cs="Times New Roman"/>
        </w:rPr>
        <w:t xml:space="preserve"> chosen because the form</w:t>
      </w:r>
      <w:ins w:id="689" w:author="Benton, Deon" w:date="2026-05-19T17:00:00Z" w16du:dateUtc="2026-05-19T22:00:00Z">
        <w:r w:rsidR="003A51F4">
          <w:rPr>
            <w:rFonts w:ascii="Times New Roman" w:hAnsi="Times New Roman" w:cs="Times New Roman"/>
          </w:rPr>
          <w:t>s</w:t>
        </w:r>
      </w:ins>
      <w:r w:rsidR="005D3A58">
        <w:rPr>
          <w:rFonts w:ascii="Times New Roman" w:hAnsi="Times New Roman" w:cs="Times New Roman"/>
        </w:rPr>
        <w:t xml:space="preserve"> of learning </w:t>
      </w:r>
      <w:ins w:id="690" w:author="Benton, Deon" w:date="2026-05-19T15:05:00Z" w16du:dateUtc="2026-05-19T20:05:00Z">
        <w:r w:rsidR="00494C15">
          <w:rPr>
            <w:rFonts w:ascii="Times New Roman" w:hAnsi="Times New Roman" w:cs="Times New Roman"/>
          </w:rPr>
          <w:t>they employ</w:t>
        </w:r>
      </w:ins>
      <w:r w:rsidR="005D3A58">
        <w:rPr>
          <w:rFonts w:ascii="Times New Roman" w:hAnsi="Times New Roman" w:cs="Times New Roman"/>
        </w:rPr>
        <w:t xml:space="preserve">—namely, </w:t>
      </w:r>
      <w:r w:rsidR="001D25EC">
        <w:rPr>
          <w:rFonts w:ascii="Times New Roman" w:hAnsi="Times New Roman" w:cs="Times New Roman"/>
        </w:rPr>
        <w:t>self-supervised</w:t>
      </w:r>
      <w:ins w:id="691" w:author="Benton, Deon" w:date="2026-05-19T15:05:00Z" w16du:dateUtc="2026-05-19T20:05:00Z">
        <w:r w:rsidR="00494C15">
          <w:rPr>
            <w:rFonts w:ascii="Times New Roman" w:hAnsi="Times New Roman" w:cs="Times New Roman"/>
          </w:rPr>
          <w:t>, input-drive</w:t>
        </w:r>
      </w:ins>
      <w:ins w:id="692" w:author="Benton, Deon" w:date="2026-05-19T15:06:00Z" w16du:dateUtc="2026-05-19T20:06:00Z">
        <w:r w:rsidR="00494C15">
          <w:rPr>
            <w:rFonts w:ascii="Times New Roman" w:hAnsi="Times New Roman" w:cs="Times New Roman"/>
          </w:rPr>
          <w:t>n learning</w:t>
        </w:r>
      </w:ins>
      <w:r w:rsidR="000F4A8C">
        <w:rPr>
          <w:rFonts w:ascii="Times New Roman" w:hAnsi="Times New Roman" w:cs="Times New Roman"/>
        </w:rPr>
        <w:t xml:space="preserve">—align with prominent theories of how infants </w:t>
      </w:r>
      <w:r w:rsidR="006510CD">
        <w:rPr>
          <w:rFonts w:ascii="Times New Roman" w:hAnsi="Times New Roman" w:cs="Times New Roman"/>
        </w:rPr>
        <w:t>learn</w:t>
      </w:r>
      <w:ins w:id="693" w:author="Benton, Deon" w:date="2026-05-19T15:06:00Z" w16du:dateUtc="2026-05-19T20:06:00Z">
        <w:r w:rsidR="00494C15">
          <w:rPr>
            <w:rFonts w:ascii="Times New Roman" w:hAnsi="Times New Roman" w:cs="Times New Roman"/>
          </w:rPr>
          <w:t xml:space="preserve"> and do not require an explicit teaching signal</w:t>
        </w:r>
      </w:ins>
      <w:r w:rsidR="00B2137D">
        <w:rPr>
          <w:rFonts w:ascii="Times New Roman" w:hAnsi="Times New Roman" w:cs="Times New Roman"/>
        </w:rPr>
        <w:t xml:space="preserve"> (e.g., Jeffrey &amp; Cohen, 1971; Sokolov, 1963)</w:t>
      </w:r>
      <w:r w:rsidR="000F4A8C">
        <w:rPr>
          <w:rFonts w:ascii="Times New Roman" w:hAnsi="Times New Roman" w:cs="Times New Roman"/>
        </w:rPr>
        <w:t xml:space="preserve">. </w:t>
      </w:r>
      <w:ins w:id="694" w:author="Benton, Deon" w:date="2026-05-19T15:07:00Z" w16du:dateUtc="2026-05-19T20:07:00Z">
        <w:r w:rsidR="009308AE" w:rsidRPr="009308AE">
          <w:rPr>
            <w:rFonts w:ascii="Times New Roman" w:hAnsi="Times New Roman" w:cs="Times New Roman"/>
          </w:rPr>
          <w:t xml:space="preserve">The SRN </w:t>
        </w:r>
        <w:r w:rsidR="004620C2">
          <w:rPr>
            <w:rFonts w:ascii="Times New Roman" w:hAnsi="Times New Roman" w:cs="Times New Roman"/>
          </w:rPr>
          <w:t>was an especially important component of ALIAS</w:t>
        </w:r>
        <w:r w:rsidR="009308AE" w:rsidRPr="009308AE">
          <w:rPr>
            <w:rFonts w:ascii="Times New Roman" w:hAnsi="Times New Roman" w:cs="Times New Roman"/>
          </w:rPr>
          <w:t xml:space="preserve"> because representing actions necessarily involves encoding how movement unfolds over time. </w:t>
        </w:r>
      </w:ins>
      <w:ins w:id="695" w:author="Benton, Deon" w:date="2026-05-19T17:00:00Z" w16du:dateUtc="2026-05-19T22:00:00Z">
        <w:r w:rsidR="00DC2238" w:rsidRPr="00DC2238">
          <w:rPr>
            <w:rFonts w:ascii="Times New Roman" w:hAnsi="Times New Roman" w:cs="Times New Roman"/>
          </w:rPr>
          <w:t xml:space="preserve">All networks were trained using recurrent backpropagation through time with cross-entropy </w:t>
        </w:r>
        <w:proofErr w:type="gramStart"/>
        <w:r w:rsidR="00DC2238" w:rsidRPr="00DC2238">
          <w:rPr>
            <w:rFonts w:ascii="Times New Roman" w:hAnsi="Times New Roman" w:cs="Times New Roman"/>
          </w:rPr>
          <w:t>error</w:t>
        </w:r>
        <w:proofErr w:type="gramEnd"/>
        <w:r w:rsidR="00DC2238" w:rsidRPr="00DC2238">
          <w:rPr>
            <w:rFonts w:ascii="Times New Roman" w:hAnsi="Times New Roman" w:cs="Times New Roman"/>
          </w:rPr>
          <w:t xml:space="preserve"> (e.g., Rumelhart et al., 1986; Williams &amp; Zipser, 1995).</w:t>
        </w:r>
      </w:ins>
      <w:del w:id="696" w:author="Benton, Deon" w:date="2026-05-19T17:00:00Z" w16du:dateUtc="2026-05-19T22:00:00Z">
        <w:r w:rsidR="00524642" w:rsidDel="00DC2238">
          <w:rPr>
            <w:rFonts w:ascii="Times New Roman" w:hAnsi="Times New Roman" w:cs="Times New Roman"/>
          </w:rPr>
          <w:delText xml:space="preserve"> </w:delText>
        </w:r>
      </w:del>
    </w:p>
    <w:p w14:paraId="3DFA6843" w14:textId="6FC7D80F"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The </w:t>
      </w:r>
      <w:ins w:id="697" w:author="Benton, Deon" w:date="2026-05-19T15:12:00Z" w16du:dateUtc="2026-05-19T20:12:00Z">
        <w:r w:rsidR="000B3FDA">
          <w:rPr>
            <w:rFonts w:ascii="Times New Roman" w:hAnsi="Times New Roman" w:cs="Times New Roman"/>
          </w:rPr>
          <w:t xml:space="preserve">model </w:t>
        </w:r>
      </w:ins>
      <w:r w:rsidR="00E45DBA">
        <w:rPr>
          <w:rFonts w:ascii="Times New Roman" w:hAnsi="Times New Roman" w:cs="Times New Roman"/>
        </w:rPr>
        <w:t>itself consisted of three layers</w:t>
      </w:r>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r w:rsidR="00CE59AD">
        <w:rPr>
          <w:rFonts w:ascii="Times New Roman" w:hAnsi="Times New Roman" w:cs="Times New Roman"/>
        </w:rPr>
        <w:t>The</w:t>
      </w:r>
      <w:r w:rsidR="00271083">
        <w:rPr>
          <w:rFonts w:ascii="Times New Roman" w:hAnsi="Times New Roman" w:cs="Times New Roman"/>
        </w:rPr>
        <w:t xml:space="preserve"> input and output layers </w:t>
      </w:r>
      <w:ins w:id="698" w:author="Benton, Deon" w:date="2026-05-19T15:12:00Z" w16du:dateUtc="2026-05-19T20:12:00Z">
        <w:r w:rsidR="000455F4">
          <w:rPr>
            <w:rFonts w:ascii="Times New Roman" w:hAnsi="Times New Roman" w:cs="Times New Roman"/>
          </w:rPr>
          <w:t>contained</w:t>
        </w:r>
      </w:ins>
      <w:r w:rsidR="00271083">
        <w:rPr>
          <w:rFonts w:ascii="Times New Roman" w:hAnsi="Times New Roman" w:cs="Times New Roman"/>
        </w:rPr>
        <w:t xml:space="preserve"> the same</w:t>
      </w:r>
      <w:r w:rsidR="00CE59AD">
        <w:rPr>
          <w:rFonts w:ascii="Times New Roman" w:hAnsi="Times New Roman" w:cs="Times New Roman"/>
        </w:rPr>
        <w:t xml:space="preserve"> 11 clusters or groups of units</w:t>
      </w:r>
      <w:ins w:id="699" w:author="Benton, Deon" w:date="2026-05-19T15:12:00Z" w16du:dateUtc="2026-05-19T20:12:00Z">
        <w:r w:rsidR="000455F4">
          <w:rPr>
            <w:rFonts w:ascii="Times New Roman" w:hAnsi="Times New Roman" w:cs="Times New Roman"/>
          </w:rPr>
          <w:t xml:space="preserve"> and employed</w:t>
        </w:r>
      </w:ins>
      <w:r w:rsidR="004C47A9">
        <w:rPr>
          <w:rFonts w:ascii="Times New Roman" w:hAnsi="Times New Roman" w:cs="Times New Roman"/>
        </w:rPr>
        <w:t xml:space="preserve"> localist</w:t>
      </w:r>
      <w:r w:rsidR="00DA73F5">
        <w:rPr>
          <w:rFonts w:ascii="Times New Roman" w:hAnsi="Times New Roman" w:cs="Times New Roman"/>
        </w:rPr>
        <w:t xml:space="preserve"> </w:t>
      </w:r>
      <w:ins w:id="700" w:author="Benton, Deon" w:date="2026-05-19T15:13:00Z" w16du:dateUtc="2026-05-19T20:13:00Z">
        <w:r w:rsidR="000455F4">
          <w:rPr>
            <w:rFonts w:ascii="Times New Roman" w:hAnsi="Times New Roman" w:cs="Times New Roman"/>
          </w:rPr>
          <w:t>(“one-hot”) encodings</w:t>
        </w:r>
      </w:ins>
      <w:r w:rsidR="00AD2DE0">
        <w:rPr>
          <w:rFonts w:ascii="Times New Roman" w:hAnsi="Times New Roman" w:cs="Times New Roman"/>
        </w:rPr>
        <w:t xml:space="preserve">. </w:t>
      </w:r>
      <w:r w:rsidR="00271083">
        <w:rPr>
          <w:rFonts w:ascii="Times New Roman" w:hAnsi="Times New Roman" w:cs="Times New Roman"/>
        </w:rPr>
        <w:t xml:space="preserve">The </w:t>
      </w:r>
      <w:ins w:id="701" w:author="Benton, Deon" w:date="2026-05-19T15:15:00Z" w16du:dateUtc="2026-05-19T20:15:00Z">
        <w:r w:rsidR="00C00835">
          <w:rPr>
            <w:rFonts w:ascii="Times New Roman" w:hAnsi="Times New Roman" w:cs="Times New Roman"/>
          </w:rPr>
          <w:t xml:space="preserve">activity of units in the </w:t>
        </w:r>
      </w:ins>
      <w:del w:id="702" w:author="Benton, Deon" w:date="2026-05-19T15:15:00Z" w16du:dateUtc="2026-05-19T20:15:00Z">
        <w:r w:rsidR="00271083" w:rsidDel="00C00835">
          <w:rPr>
            <w:rFonts w:ascii="Times New Roman" w:hAnsi="Times New Roman" w:cs="Times New Roman"/>
          </w:rPr>
          <w:delText xml:space="preserve"> </w:delText>
        </w:r>
      </w:del>
      <w:r w:rsidR="00271083">
        <w:rPr>
          <w:rFonts w:ascii="Times New Roman" w:hAnsi="Times New Roman" w:cs="Times New Roman"/>
        </w:rPr>
        <w:t>input layer was “hard-clamped” (i.e., their activity was set externally), whereas the activity of the output units was</w:t>
      </w:r>
      <w:ins w:id="703" w:author="Benton, Deon" w:date="2026-05-19T15:16:00Z" w16du:dateUtc="2026-05-19T20:16:00Z">
        <w:r w:rsidR="00C94366">
          <w:rPr>
            <w:rFonts w:ascii="Times New Roman" w:hAnsi="Times New Roman" w:cs="Times New Roman"/>
          </w:rPr>
          <w:t xml:space="preserve"> a smooth, nonlinear (logistic) function of the input they r</w:t>
        </w:r>
      </w:ins>
      <w:ins w:id="704" w:author="Benton, Deon" w:date="2026-05-19T15:17:00Z" w16du:dateUtc="2026-05-19T20:17:00Z">
        <w:r w:rsidR="00C94366">
          <w:rPr>
            <w:rFonts w:ascii="Times New Roman" w:hAnsi="Times New Roman" w:cs="Times New Roman"/>
          </w:rPr>
          <w:t>eceived from units in the hidden layer.</w:t>
        </w:r>
      </w:ins>
      <w:r w:rsidR="00271083">
        <w:rPr>
          <w:rFonts w:ascii="Times New Roman" w:hAnsi="Times New Roman" w:cs="Times New Roman"/>
        </w:rPr>
        <w:t xml:space="preserve"> </w:t>
      </w:r>
      <w:ins w:id="705" w:author="Benton, Deon" w:date="2026-05-19T15:21:00Z" w16du:dateUtc="2026-05-19T20:21:00Z">
        <w:r w:rsidR="00AC45A4" w:rsidRPr="00AC45A4">
          <w:rPr>
            <w:rFonts w:ascii="Times New Roman" w:hAnsi="Times New Roman" w:cs="Times New Roman"/>
          </w:rPr>
          <w:t xml:space="preserve">A localist encoding scheme was adopted in both layers to ensure that the model’s performance reflected learned relations between surface and kinematic features rather than similarity structure imposed by the encoding scheme itself and to facilitate interpretation of the </w:t>
        </w:r>
        <w:r w:rsidR="00AC45A4">
          <w:rPr>
            <w:rFonts w:ascii="Times New Roman" w:hAnsi="Times New Roman" w:cs="Times New Roman"/>
          </w:rPr>
          <w:t xml:space="preserve">mechanism underlying the </w:t>
        </w:r>
        <w:r w:rsidR="00AC45A4" w:rsidRPr="00AC45A4">
          <w:rPr>
            <w:rFonts w:ascii="Times New Roman" w:hAnsi="Times New Roman" w:cs="Times New Roman"/>
          </w:rPr>
          <w:t xml:space="preserve">model’s </w:t>
        </w:r>
        <w:r w:rsidR="00AC45A4">
          <w:rPr>
            <w:rFonts w:ascii="Times New Roman" w:hAnsi="Times New Roman" w:cs="Times New Roman"/>
          </w:rPr>
          <w:t>responses</w:t>
        </w:r>
        <w:r w:rsidR="00AC45A4" w:rsidRPr="00AC45A4">
          <w:rPr>
            <w:rFonts w:ascii="Times New Roman" w:hAnsi="Times New Roman" w:cs="Times New Roman"/>
          </w:rPr>
          <w:t>.</w:t>
        </w:r>
        <w:r w:rsidR="00AC45A4" w:rsidRPr="00AC45A4" w:rsidDel="007462DF">
          <w:rPr>
            <w:rFonts w:ascii="Times New Roman" w:hAnsi="Times New Roman" w:cs="Times New Roman"/>
          </w:rPr>
          <w:t xml:space="preserve"> </w:t>
        </w:r>
        <w:r w:rsidR="00AC45A4">
          <w:rPr>
            <w:rFonts w:ascii="Times New Roman" w:hAnsi="Times New Roman" w:cs="Times New Roman"/>
          </w:rPr>
          <w:t xml:space="preserve"> </w:t>
        </w:r>
      </w:ins>
      <w:r>
        <w:rPr>
          <w:rFonts w:ascii="Times New Roman" w:hAnsi="Times New Roman" w:cs="Times New Roman"/>
        </w:rPr>
        <w:t xml:space="preserve">In contrast, the hidden layer </w:t>
      </w:r>
      <w:r w:rsidR="003F0FFD">
        <w:rPr>
          <w:rFonts w:ascii="Times New Roman" w:hAnsi="Times New Roman" w:cs="Times New Roman"/>
        </w:rPr>
        <w:t xml:space="preserve">was a single group of 50 </w:t>
      </w:r>
      <w:ins w:id="706" w:author="Benton, Deon" w:date="2026-05-19T15:23:00Z" w16du:dateUtc="2026-05-19T20:23:00Z">
        <w:r w:rsidR="00155501">
          <w:rPr>
            <w:rFonts w:ascii="Times New Roman" w:hAnsi="Times New Roman" w:cs="Times New Roman"/>
          </w:rPr>
          <w:t xml:space="preserve">RELU </w:t>
        </w:r>
      </w:ins>
      <w:r w:rsidR="003F0FFD">
        <w:rPr>
          <w:rFonts w:ascii="Times New Roman" w:hAnsi="Times New Roman" w:cs="Times New Roman"/>
        </w:rPr>
        <w:t>units</w:t>
      </w:r>
      <w:ins w:id="707" w:author="Benton, Deon" w:date="2026-05-19T15:23:00Z" w16du:dateUtc="2026-05-19T20:23:00Z">
        <w:r w:rsidR="00155501">
          <w:rPr>
            <w:rFonts w:ascii="Times New Roman" w:hAnsi="Times New Roman" w:cs="Times New Roman"/>
          </w:rPr>
          <w:t>, and</w:t>
        </w:r>
      </w:ins>
      <w:ins w:id="708" w:author="Benton, Deon" w:date="2026-05-19T17:01:00Z" w16du:dateUtc="2026-05-19T22:01:00Z">
        <w:r w:rsidR="00DF1363">
          <w:rPr>
            <w:rFonts w:ascii="Times New Roman" w:hAnsi="Times New Roman" w:cs="Times New Roman"/>
          </w:rPr>
          <w:t xml:space="preserve"> over training</w:t>
        </w:r>
      </w:ins>
      <w:ins w:id="709" w:author="Benton, Deon" w:date="2026-05-19T15:23:00Z" w16du:dateUtc="2026-05-19T20:23:00Z">
        <w:r w:rsidR="00155501">
          <w:rPr>
            <w:rFonts w:ascii="Times New Roman" w:hAnsi="Times New Roman" w:cs="Times New Roman"/>
          </w:rPr>
          <w:t xml:space="preserve"> these units developed distributed representations</w:t>
        </w:r>
      </w:ins>
      <w:r w:rsidR="003F0FFD">
        <w:rPr>
          <w:rFonts w:ascii="Times New Roman" w:hAnsi="Times New Roman" w:cs="Times New Roman"/>
        </w:rPr>
        <w:t xml:space="preserve">. </w:t>
      </w:r>
      <w:ins w:id="710" w:author="Benton, Deon" w:date="2026-05-19T17:02:00Z" w16du:dateUtc="2026-05-19T22:02:00Z">
        <w:r w:rsidR="00DF1363">
          <w:rPr>
            <w:rFonts w:ascii="Times New Roman" w:hAnsi="Times New Roman" w:cs="Times New Roman"/>
          </w:rPr>
          <w:t>This</w:t>
        </w:r>
      </w:ins>
      <w:ins w:id="711" w:author="Benton, Deon" w:date="2026-05-19T17:01:00Z" w16du:dateUtc="2026-05-19T22:01:00Z">
        <w:r w:rsidR="00B91B2D" w:rsidRPr="00B91B2D">
          <w:rPr>
            <w:rFonts w:ascii="Times New Roman" w:hAnsi="Times New Roman" w:cs="Times New Roman"/>
          </w:rPr>
          <w:t xml:space="preserve"> enabled the model to encode learned relations among the surface features of objects and the</w:t>
        </w:r>
      </w:ins>
      <w:ins w:id="712" w:author="Benton, Deon" w:date="2026-05-19T17:02:00Z" w16du:dateUtc="2026-05-19T22:02:00Z">
        <w:r w:rsidR="00762876">
          <w:rPr>
            <w:rFonts w:ascii="Times New Roman" w:hAnsi="Times New Roman" w:cs="Times New Roman"/>
          </w:rPr>
          <w:t xml:space="preserve"> surface</w:t>
        </w:r>
      </w:ins>
      <w:ins w:id="713" w:author="Benton, Deon" w:date="2026-05-19T17:01:00Z" w16du:dateUtc="2026-05-19T22:01:00Z">
        <w:r w:rsidR="00B91B2D" w:rsidRPr="00B91B2D">
          <w:rPr>
            <w:rFonts w:ascii="Times New Roman" w:hAnsi="Times New Roman" w:cs="Times New Roman"/>
          </w:rPr>
          <w:t xml:space="preserve"> kinematics of different actions (Hinton, 1984).</w:t>
        </w:r>
      </w:ins>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1B7636E5">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12C6910B" w:rsidR="00524642" w:rsidRDefault="00416CCC" w:rsidP="00524642">
                            <w:pPr>
                              <w:keepNext/>
                              <w:jc w:val="center"/>
                            </w:pPr>
                            <w:r>
                              <w:rPr>
                                <w:noProof/>
                              </w:rPr>
                              <w:drawing>
                                <wp:inline distT="0" distB="0" distL="0" distR="0" wp14:anchorId="66B70259" wp14:editId="6ED36F2B">
                                  <wp:extent cx="7134225" cy="4013200"/>
                                  <wp:effectExtent l="0" t="0" r="9525" b="6350"/>
                                  <wp:docPr id="468914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12266" name="Picture 723212266"/>
                                          <pic:cNvPicPr/>
                                        </pic:nvPicPr>
                                        <pic:blipFill>
                                          <a:blip r:embed="rId9">
                                            <a:extLst>
                                              <a:ext uri="{28A0092B-C50C-407E-A947-70E740481C1C}">
                                                <a14:useLocalDpi xmlns:a14="http://schemas.microsoft.com/office/drawing/2010/main" val="0"/>
                                              </a:ext>
                                            </a:extLst>
                                          </a:blip>
                                          <a:stretch>
                                            <a:fillRect/>
                                          </a:stretch>
                                        </pic:blipFill>
                                        <pic:spPr>
                                          <a:xfrm>
                                            <a:off x="0" y="0"/>
                                            <a:ext cx="7134225" cy="4013200"/>
                                          </a:xfrm>
                                          <a:prstGeom prst="rect">
                                            <a:avLst/>
                                          </a:prstGeom>
                                        </pic:spPr>
                                      </pic:pic>
                                    </a:graphicData>
                                  </a:graphic>
                                </wp:inline>
                              </w:drawing>
                            </w:r>
                          </w:p>
                          <w:p w14:paraId="2B248636" w14:textId="405CB191"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8D2812">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A91E96">
                              <w:rPr>
                                <w:rFonts w:ascii="Times New Roman" w:hAnsi="Times New Roman" w:cs="Times New Roman"/>
                                <w:color w:val="000000" w:themeColor="text1"/>
                                <w:sz w:val="24"/>
                                <w:szCs w:val="24"/>
                              </w:rPr>
                              <w:t xml:space="preserve">Schematic of </w:t>
                            </w:r>
                            <w:r w:rsidR="00A5163D" w:rsidRPr="00A91E96">
                              <w:rPr>
                                <w:rFonts w:ascii="Times New Roman" w:hAnsi="Times New Roman" w:cs="Times New Roman"/>
                                <w:color w:val="000000" w:themeColor="text1"/>
                                <w:sz w:val="24"/>
                                <w:szCs w:val="24"/>
                              </w:rPr>
                              <w:t>an untrained ALIAS</w:t>
                            </w:r>
                            <w:r w:rsidRPr="00A91E96">
                              <w:rPr>
                                <w:rFonts w:ascii="Times New Roman" w:hAnsi="Times New Roman" w:cs="Times New Roman"/>
                                <w:color w:val="000000" w:themeColor="text1"/>
                                <w:sz w:val="24"/>
                                <w:szCs w:val="24"/>
                              </w:rPr>
                              <w:t>.</w:t>
                            </w:r>
                            <w:r w:rsidR="00410053" w:rsidRPr="00A91E96">
                              <w:rPr>
                                <w:rFonts w:ascii="Times New Roman" w:hAnsi="Times New Roman" w:cs="Times New Roman"/>
                                <w:color w:val="000000" w:themeColor="text1"/>
                                <w:sz w:val="24"/>
                                <w:szCs w:val="24"/>
                              </w:rPr>
                              <w:t xml:space="preserve"> </w:t>
                            </w:r>
                            <w:r w:rsidR="008B2A1D" w:rsidRPr="00A91E96">
                              <w:rPr>
                                <w:rFonts w:ascii="Times New Roman" w:hAnsi="Times New Roman" w:cs="Times New Roman"/>
                                <w:color w:val="000000" w:themeColor="text1"/>
                                <w:sz w:val="24"/>
                                <w:szCs w:val="24"/>
                              </w:rPr>
                              <w:t>A</w:t>
                            </w:r>
                            <w:r w:rsidR="008B2A1D">
                              <w:rPr>
                                <w:rFonts w:ascii="Times New Roman" w:hAnsi="Times New Roman" w:cs="Times New Roman"/>
                                <w:i w:val="0"/>
                                <w:iCs w:val="0"/>
                                <w:color w:val="000000" w:themeColor="text1"/>
                                <w:sz w:val="24"/>
                                <w:szCs w:val="24"/>
                              </w:rPr>
                              <w:t xml:space="preserve">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12C6910B" w:rsidR="00524642" w:rsidRDefault="00416CCC" w:rsidP="00524642">
                      <w:pPr>
                        <w:keepNext/>
                        <w:jc w:val="center"/>
                      </w:pPr>
                      <w:r>
                        <w:rPr>
                          <w:noProof/>
                        </w:rPr>
                        <w:drawing>
                          <wp:inline distT="0" distB="0" distL="0" distR="0" wp14:anchorId="66B70259" wp14:editId="6ED36F2B">
                            <wp:extent cx="7134225" cy="4013200"/>
                            <wp:effectExtent l="0" t="0" r="9525" b="6350"/>
                            <wp:docPr id="468914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12266" name="Picture 723212266"/>
                                    <pic:cNvPicPr/>
                                  </pic:nvPicPr>
                                  <pic:blipFill>
                                    <a:blip r:embed="rId10">
                                      <a:extLst>
                                        <a:ext uri="{28A0092B-C50C-407E-A947-70E740481C1C}">
                                          <a14:useLocalDpi xmlns:a14="http://schemas.microsoft.com/office/drawing/2010/main" val="0"/>
                                        </a:ext>
                                      </a:extLst>
                                    </a:blip>
                                    <a:stretch>
                                      <a:fillRect/>
                                    </a:stretch>
                                  </pic:blipFill>
                                  <pic:spPr>
                                    <a:xfrm>
                                      <a:off x="0" y="0"/>
                                      <a:ext cx="7134225" cy="4013200"/>
                                    </a:xfrm>
                                    <a:prstGeom prst="rect">
                                      <a:avLst/>
                                    </a:prstGeom>
                                  </pic:spPr>
                                </pic:pic>
                              </a:graphicData>
                            </a:graphic>
                          </wp:inline>
                        </w:drawing>
                      </w:r>
                    </w:p>
                    <w:p w14:paraId="2B248636" w14:textId="405CB191"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8D2812">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A91E96">
                        <w:rPr>
                          <w:rFonts w:ascii="Times New Roman" w:hAnsi="Times New Roman" w:cs="Times New Roman"/>
                          <w:color w:val="000000" w:themeColor="text1"/>
                          <w:sz w:val="24"/>
                          <w:szCs w:val="24"/>
                        </w:rPr>
                        <w:t xml:space="preserve">Schematic of </w:t>
                      </w:r>
                      <w:r w:rsidR="00A5163D" w:rsidRPr="00A91E96">
                        <w:rPr>
                          <w:rFonts w:ascii="Times New Roman" w:hAnsi="Times New Roman" w:cs="Times New Roman"/>
                          <w:color w:val="000000" w:themeColor="text1"/>
                          <w:sz w:val="24"/>
                          <w:szCs w:val="24"/>
                        </w:rPr>
                        <w:t>an untrained ALIAS</w:t>
                      </w:r>
                      <w:r w:rsidRPr="00A91E96">
                        <w:rPr>
                          <w:rFonts w:ascii="Times New Roman" w:hAnsi="Times New Roman" w:cs="Times New Roman"/>
                          <w:color w:val="000000" w:themeColor="text1"/>
                          <w:sz w:val="24"/>
                          <w:szCs w:val="24"/>
                        </w:rPr>
                        <w:t>.</w:t>
                      </w:r>
                      <w:r w:rsidR="00410053" w:rsidRPr="00A91E96">
                        <w:rPr>
                          <w:rFonts w:ascii="Times New Roman" w:hAnsi="Times New Roman" w:cs="Times New Roman"/>
                          <w:color w:val="000000" w:themeColor="text1"/>
                          <w:sz w:val="24"/>
                          <w:szCs w:val="24"/>
                        </w:rPr>
                        <w:t xml:space="preserve"> </w:t>
                      </w:r>
                      <w:r w:rsidR="008B2A1D" w:rsidRPr="00A91E96">
                        <w:rPr>
                          <w:rFonts w:ascii="Times New Roman" w:hAnsi="Times New Roman" w:cs="Times New Roman"/>
                          <w:color w:val="000000" w:themeColor="text1"/>
                          <w:sz w:val="24"/>
                          <w:szCs w:val="24"/>
                        </w:rPr>
                        <w:t>A</w:t>
                      </w:r>
                      <w:r w:rsidR="008B2A1D">
                        <w:rPr>
                          <w:rFonts w:ascii="Times New Roman" w:hAnsi="Times New Roman" w:cs="Times New Roman"/>
                          <w:i w:val="0"/>
                          <w:iCs w:val="0"/>
                          <w:color w:val="000000" w:themeColor="text1"/>
                          <w:sz w:val="24"/>
                          <w:szCs w:val="24"/>
                        </w:rPr>
                        <w:t xml:space="preserve">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68DD0B69"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ins w:id="714" w:author="Benton, Deon" w:date="2026-05-19T15:41:00Z" w16du:dateUtc="2026-05-19T20:41:00Z">
        <w:r w:rsidR="001B6FC4">
          <w:rPr>
            <w:rFonts w:ascii="Times New Roman" w:hAnsi="Times New Roman" w:cs="Times New Roman"/>
          </w:rPr>
          <w:t xml:space="preserve">input and output </w:t>
        </w:r>
      </w:ins>
      <w:r w:rsidR="00860AB8">
        <w:rPr>
          <w:rFonts w:ascii="Times New Roman" w:hAnsi="Times New Roman" w:cs="Times New Roman"/>
        </w:rPr>
        <w:t>groups were</w:t>
      </w:r>
      <w:r>
        <w:rPr>
          <w:rFonts w:ascii="Times New Roman" w:hAnsi="Times New Roman" w:cs="Times New Roman"/>
        </w:rPr>
        <w:t xml:space="preserve"> Object Left and Object Right. </w:t>
      </w:r>
      <w:ins w:id="715" w:author="Benton, Deon" w:date="2026-05-19T15:42:00Z" w16du:dateUtc="2026-05-19T20:42:00Z">
        <w:r w:rsidR="001B6FC4">
          <w:rPr>
            <w:rFonts w:ascii="Times New Roman" w:hAnsi="Times New Roman" w:cs="Times New Roman"/>
          </w:rPr>
          <w:t>Each</w:t>
        </w:r>
      </w:ins>
      <w:r>
        <w:rPr>
          <w:rFonts w:ascii="Times New Roman" w:hAnsi="Times New Roman" w:cs="Times New Roman"/>
        </w:rPr>
        <w:t xml:space="preserve"> group consisted of 82 units</w:t>
      </w:r>
      <w:ins w:id="716" w:author="Benton, Deon" w:date="2026-05-19T15:42:00Z" w16du:dateUtc="2026-05-19T20:42:00Z">
        <w:r w:rsidR="001B6FC4">
          <w:rPr>
            <w:rFonts w:ascii="Times New Roman" w:hAnsi="Times New Roman" w:cs="Times New Roman"/>
          </w:rPr>
          <w:t xml:space="preserve">, </w:t>
        </w:r>
      </w:ins>
      <w:ins w:id="717" w:author="Benton, Deon" w:date="2026-05-19T15:46:00Z" w16du:dateUtc="2026-05-19T20:46:00Z">
        <w:r w:rsidR="00CF1F17">
          <w:rPr>
            <w:rFonts w:ascii="Times New Roman" w:hAnsi="Times New Roman" w:cs="Times New Roman"/>
          </w:rPr>
          <w:t>and each unit within a given group</w:t>
        </w:r>
      </w:ins>
      <w:ins w:id="718" w:author="Benton, Deon" w:date="2026-05-19T15:43:00Z" w16du:dateUtc="2026-05-19T20:43:00Z">
        <w:r w:rsidR="001B6FC4">
          <w:rPr>
            <w:rFonts w:ascii="Times New Roman" w:hAnsi="Times New Roman" w:cs="Times New Roman"/>
          </w:rPr>
          <w:t xml:space="preserve"> corresponded to a single object</w:t>
        </w:r>
      </w:ins>
      <w:ins w:id="719" w:author="Benton, Deon" w:date="2026-05-19T15:46:00Z" w16du:dateUtc="2026-05-19T20:46:00Z">
        <w:r w:rsidR="00CF1F17">
          <w:rPr>
            <w:rFonts w:ascii="Times New Roman" w:hAnsi="Times New Roman" w:cs="Times New Roman"/>
          </w:rPr>
          <w:t xml:space="preserve">. The </w:t>
        </w:r>
      </w:ins>
      <w:ins w:id="720" w:author="Benton, Deon" w:date="2026-05-19T15:51:00Z" w16du:dateUtc="2026-05-19T20:51:00Z">
        <w:r w:rsidR="00BE532D">
          <w:rPr>
            <w:rFonts w:ascii="Times New Roman" w:hAnsi="Times New Roman" w:cs="Times New Roman"/>
          </w:rPr>
          <w:t>left-right naming de</w:t>
        </w:r>
      </w:ins>
      <w:ins w:id="721" w:author="Benton, Deon" w:date="2026-05-19T15:52:00Z" w16du:dateUtc="2026-05-19T20:52:00Z">
        <w:r w:rsidR="00BE532D">
          <w:rPr>
            <w:rFonts w:ascii="Times New Roman" w:hAnsi="Times New Roman" w:cs="Times New Roman"/>
          </w:rPr>
          <w:t>signation captures the</w:t>
        </w:r>
        <w:r w:rsidR="00374825">
          <w:rPr>
            <w:rFonts w:ascii="Times New Roman" w:hAnsi="Times New Roman" w:cs="Times New Roman"/>
          </w:rPr>
          <w:t xml:space="preserve"> relative</w:t>
        </w:r>
        <w:r w:rsidR="00BE532D">
          <w:rPr>
            <w:rFonts w:ascii="Times New Roman" w:hAnsi="Times New Roman" w:cs="Times New Roman"/>
          </w:rPr>
          <w:t xml:space="preserve"> spatial position of a given group</w:t>
        </w:r>
      </w:ins>
      <w:r>
        <w:rPr>
          <w:rFonts w:ascii="Times New Roman" w:hAnsi="Times New Roman" w:cs="Times New Roman"/>
        </w:rPr>
        <w:t xml:space="preserve">. </w:t>
      </w:r>
      <w:ins w:id="722" w:author="Benton, Deon" w:date="2026-05-19T15:47:00Z" w16du:dateUtc="2026-05-19T20:47:00Z">
        <w:r w:rsidR="00CF1F17">
          <w:rPr>
            <w:rFonts w:ascii="Times New Roman" w:hAnsi="Times New Roman" w:cs="Times New Roman"/>
          </w:rPr>
          <w:t>Eighty different</w:t>
        </w:r>
      </w:ins>
      <w:r>
        <w:rPr>
          <w:rFonts w:ascii="Times New Roman" w:hAnsi="Times New Roman" w:cs="Times New Roman"/>
        </w:rPr>
        <w:t xml:space="preserve"> objects</w:t>
      </w:r>
      <w:r w:rsidR="0016301B">
        <w:rPr>
          <w:rFonts w:ascii="Times New Roman" w:hAnsi="Times New Roman" w:cs="Times New Roman"/>
        </w:rPr>
        <w:t xml:space="preserve"> </w:t>
      </w:r>
      <w:ins w:id="723" w:author="Benton, Deon" w:date="2026-05-19T15:47:00Z" w16du:dateUtc="2026-05-19T20:47:00Z">
        <w:r w:rsidR="00CF1F17">
          <w:rPr>
            <w:rFonts w:ascii="Times New Roman" w:hAnsi="Times New Roman" w:cs="Times New Roman"/>
          </w:rPr>
          <w:t>were used during</w:t>
        </w:r>
      </w:ins>
      <w:r w:rsidR="0016301B">
        <w:rPr>
          <w:rFonts w:ascii="Times New Roman" w:hAnsi="Times New Roman" w:cs="Times New Roman"/>
        </w:rPr>
        <w:t xml:space="preserve"> pretraining phase in</w:t>
      </w:r>
      <w:ins w:id="724" w:author="Benton, Deon" w:date="2026-05-19T15:48:00Z" w16du:dateUtc="2026-05-19T20:48:00Z">
        <w:r w:rsidR="00DB7E6E">
          <w:rPr>
            <w:rFonts w:ascii="Times New Roman" w:hAnsi="Times New Roman" w:cs="Times New Roman"/>
          </w:rPr>
          <w:t xml:space="preserve"> </w:t>
        </w:r>
      </w:ins>
      <w:r w:rsidR="009B0551">
        <w:rPr>
          <w:rFonts w:ascii="Times New Roman" w:hAnsi="Times New Roman" w:cs="Times New Roman"/>
        </w:rPr>
        <w:t xml:space="preserve">all reported </w:t>
      </w:r>
      <w:r w:rsidR="0016301B">
        <w:rPr>
          <w:rFonts w:ascii="Times New Roman" w:hAnsi="Times New Roman" w:cs="Times New Roman"/>
        </w:rPr>
        <w:t>simulations.</w:t>
      </w:r>
      <w:r w:rsidR="000F1DD4">
        <w:rPr>
          <w:rFonts w:ascii="Times New Roman" w:hAnsi="Times New Roman" w:cs="Times New Roman"/>
        </w:rPr>
        <w:t xml:space="preserve"> </w:t>
      </w:r>
      <w:ins w:id="725" w:author="Benton, Deon" w:date="2026-05-19T15:48:00Z" w16du:dateUtc="2026-05-19T20:48:00Z">
        <w:r w:rsidR="00DB7E6E">
          <w:rPr>
            <w:rFonts w:ascii="Times New Roman" w:hAnsi="Times New Roman" w:cs="Times New Roman"/>
          </w:rPr>
          <w:t xml:space="preserve">This number </w:t>
        </w:r>
      </w:ins>
      <w:ins w:id="726" w:author="Benton, Deon" w:date="2026-05-19T15:49:00Z" w16du:dateUtc="2026-05-19T20:49:00Z">
        <w:r w:rsidR="00DB7E6E">
          <w:rPr>
            <w:rFonts w:ascii="Times New Roman" w:hAnsi="Times New Roman" w:cs="Times New Roman"/>
          </w:rPr>
          <w:t xml:space="preserve">ensured </w:t>
        </w:r>
      </w:ins>
      <w:ins w:id="727" w:author="Benton, Deon" w:date="2026-05-19T15:50:00Z" w16du:dateUtc="2026-05-19T20:50:00Z">
        <w:r w:rsidR="00DB7E6E">
          <w:rPr>
            <w:rFonts w:ascii="Times New Roman" w:hAnsi="Times New Roman" w:cs="Times New Roman"/>
          </w:rPr>
          <w:t>that networks had sufficient exposure to different objects while simultaneously allowing</w:t>
        </w:r>
      </w:ins>
      <w:r w:rsidR="000F1DD4">
        <w:rPr>
          <w:rFonts w:ascii="Times New Roman" w:hAnsi="Times New Roman" w:cs="Times New Roman"/>
        </w:rPr>
        <w:t xml:space="preserve"> training time </w:t>
      </w:r>
      <w:ins w:id="728" w:author="Benton, Deon" w:date="2026-05-19T15:50:00Z" w16du:dateUtc="2026-05-19T20:50:00Z">
        <w:r w:rsidR="00DB7E6E">
          <w:rPr>
            <w:rFonts w:ascii="Times New Roman" w:hAnsi="Times New Roman" w:cs="Times New Roman"/>
          </w:rPr>
          <w:t>to be kept</w:t>
        </w:r>
      </w:ins>
      <w:r w:rsidR="000F1DD4">
        <w:rPr>
          <w:rFonts w:ascii="Times New Roman" w:hAnsi="Times New Roman" w:cs="Times New Roman"/>
        </w:rPr>
        <w:t xml:space="preserve"> reasonable limits.</w:t>
      </w:r>
      <w:r w:rsidR="00D838CA">
        <w:rPr>
          <w:rFonts w:ascii="Times New Roman" w:hAnsi="Times New Roman" w:cs="Times New Roman"/>
        </w:rPr>
        <w:t xml:space="preserve"> There is no reason to believe that the results reported </w:t>
      </w:r>
      <w:r w:rsidR="00D838CA">
        <w:rPr>
          <w:rFonts w:ascii="Times New Roman" w:hAnsi="Times New Roman" w:cs="Times New Roman"/>
        </w:rPr>
        <w:lastRenderedPageBreak/>
        <w:t>below would change drastically if more or fewer objects were used.</w:t>
      </w:r>
      <w:r w:rsidR="0016301B">
        <w:rPr>
          <w:rFonts w:ascii="Times New Roman" w:hAnsi="Times New Roman" w:cs="Times New Roman"/>
        </w:rPr>
        <w:t xml:space="preserve"> </w:t>
      </w:r>
      <w:ins w:id="729" w:author="Benton, Deon" w:date="2026-05-19T15:50:00Z" w16du:dateUtc="2026-05-19T20:50:00Z">
        <w:r w:rsidR="00BE532D">
          <w:rPr>
            <w:rFonts w:ascii="Times New Roman" w:hAnsi="Times New Roman" w:cs="Times New Roman"/>
          </w:rPr>
          <w:t>The remain</w:t>
        </w:r>
      </w:ins>
      <w:ins w:id="730" w:author="Benton, Deon" w:date="2026-05-19T15:51:00Z" w16du:dateUtc="2026-05-19T20:51:00Z">
        <w:r w:rsidR="00BE532D">
          <w:rPr>
            <w:rFonts w:ascii="Times New Roman" w:hAnsi="Times New Roman" w:cs="Times New Roman"/>
          </w:rPr>
          <w:t>ing two objects were used during the habituation and test phases</w:t>
        </w:r>
      </w:ins>
      <w:r w:rsidR="00D838CA">
        <w:rPr>
          <w:rFonts w:ascii="Times New Roman" w:hAnsi="Times New Roman" w:cs="Times New Roman"/>
        </w:rPr>
        <w:t xml:space="preserve">. </w:t>
      </w:r>
    </w:p>
    <w:p w14:paraId="52D95AED" w14:textId="49A1B136" w:rsidR="006969EB" w:rsidRDefault="00971B09" w:rsidP="002C3761">
      <w:pPr>
        <w:spacing w:line="480" w:lineRule="auto"/>
        <w:ind w:firstLine="720"/>
        <w:contextualSpacing/>
        <w:rPr>
          <w:rFonts w:ascii="Times New Roman" w:hAnsi="Times New Roman" w:cs="Times New Roman"/>
        </w:rPr>
      </w:pPr>
      <w:r>
        <w:rPr>
          <w:rFonts w:ascii="Times New Roman" w:hAnsi="Times New Roman" w:cs="Times New Roman"/>
        </w:rPr>
        <w:t>Surface Property Left and Surface Property Right</w:t>
      </w:r>
      <w:r w:rsidR="000D45E6">
        <w:rPr>
          <w:rFonts w:ascii="Times New Roman" w:hAnsi="Times New Roman" w:cs="Times New Roman"/>
        </w:rPr>
        <w:t xml:space="preserve"> were the next input and output groups; both groups consisted of two units</w:t>
      </w:r>
      <w:r w:rsidR="00524642">
        <w:rPr>
          <w:rFonts w:ascii="Times New Roman" w:hAnsi="Times New Roman" w:cs="Times New Roman"/>
        </w:rPr>
        <w:t>.</w:t>
      </w:r>
      <w:r w:rsidR="00950F4C">
        <w:rPr>
          <w:rFonts w:ascii="Times New Roman" w:hAnsi="Times New Roman" w:cs="Times New Roman"/>
        </w:rPr>
        <w:t xml:space="preserve"> </w:t>
      </w:r>
      <w:r w:rsidR="00CD46DD">
        <w:rPr>
          <w:rFonts w:ascii="Times New Roman" w:hAnsi="Times New Roman" w:cs="Times New Roman"/>
        </w:rPr>
        <w:t>The</w:t>
      </w:r>
      <w:r w:rsidR="00524642">
        <w:rPr>
          <w:rFonts w:ascii="Times New Roman" w:hAnsi="Times New Roman" w:cs="Times New Roman"/>
        </w:rPr>
        <w:t xml:space="preserve"> first unit</w:t>
      </w:r>
      <w:r w:rsidR="003000D0">
        <w:rPr>
          <w:rFonts w:ascii="Times New Roman" w:hAnsi="Times New Roman" w:cs="Times New Roman"/>
        </w:rPr>
        <w:t xml:space="preserve"> </w:t>
      </w:r>
      <w:r w:rsidR="00524642">
        <w:rPr>
          <w:rFonts w:ascii="Times New Roman" w:hAnsi="Times New Roman" w:cs="Times New Roman"/>
        </w:rPr>
        <w:t xml:space="preserve">in either group </w:t>
      </w:r>
      <w:r>
        <w:rPr>
          <w:rFonts w:ascii="Times New Roman" w:hAnsi="Times New Roman" w:cs="Times New Roman"/>
        </w:rPr>
        <w:t xml:space="preserve">represented </w:t>
      </w:r>
      <w:r w:rsidR="009D1FA7">
        <w:rPr>
          <w:rFonts w:ascii="Times New Roman" w:hAnsi="Times New Roman" w:cs="Times New Roman"/>
        </w:rPr>
        <w:t xml:space="preserve">one class of </w:t>
      </w:r>
      <w:r w:rsidR="00523168">
        <w:rPr>
          <w:rFonts w:ascii="Times New Roman" w:hAnsi="Times New Roman" w:cs="Times New Roman"/>
        </w:rPr>
        <w:t xml:space="preserve">visible, </w:t>
      </w:r>
      <w:r w:rsidR="000014B3">
        <w:rPr>
          <w:rFonts w:ascii="Times New Roman" w:hAnsi="Times New Roman" w:cs="Times New Roman"/>
        </w:rPr>
        <w:t>perceptually grounded</w:t>
      </w:r>
      <w:r w:rsidR="009D1FA7">
        <w:rPr>
          <w:rFonts w:ascii="Times New Roman" w:hAnsi="Times New Roman" w:cs="Times New Roman"/>
        </w:rPr>
        <w:t xml:space="preserve"> </w:t>
      </w:r>
      <w:ins w:id="731" w:author="Benton, Deon" w:date="2026-05-19T15:52:00Z" w16du:dateUtc="2026-05-19T20:52:00Z">
        <w:r w:rsidR="004B43ED">
          <w:rPr>
            <w:rFonts w:ascii="Times New Roman" w:hAnsi="Times New Roman" w:cs="Times New Roman"/>
          </w:rPr>
          <w:t xml:space="preserve">surface </w:t>
        </w:r>
      </w:ins>
      <w:r w:rsidR="009D1FA7">
        <w:rPr>
          <w:rFonts w:ascii="Times New Roman" w:hAnsi="Times New Roman" w:cs="Times New Roman"/>
        </w:rPr>
        <w:t xml:space="preserve">features </w:t>
      </w:r>
      <w:r w:rsidR="00367E30">
        <w:rPr>
          <w:rFonts w:ascii="Times New Roman" w:hAnsi="Times New Roman" w:cs="Times New Roman"/>
        </w:rPr>
        <w:t xml:space="preserve">(e.g., </w:t>
      </w:r>
      <w:r w:rsidR="003248FE">
        <w:rPr>
          <w:rFonts w:ascii="Times New Roman" w:hAnsi="Times New Roman" w:cs="Times New Roman"/>
        </w:rPr>
        <w:t>elongated appendage-like extensions [e.g., legs], high-contrast, ovular elements [e.g., eyes], etc</w:t>
      </w:r>
      <w:r w:rsidR="00367E30">
        <w:rPr>
          <w:rFonts w:ascii="Times New Roman" w:hAnsi="Times New Roman" w:cs="Times New Roman"/>
        </w:rPr>
        <w:t>.)</w:t>
      </w:r>
      <w:ins w:id="732" w:author="Benton, Deon" w:date="2026-05-19T15:53:00Z" w16du:dateUtc="2026-05-19T20:53:00Z">
        <w:r w:rsidR="004B43ED">
          <w:rPr>
            <w:rFonts w:ascii="Times New Roman" w:hAnsi="Times New Roman" w:cs="Times New Roman"/>
          </w:rPr>
          <w:t xml:space="preserve">; </w:t>
        </w:r>
      </w:ins>
      <w:r w:rsidR="003000D0">
        <w:rPr>
          <w:rFonts w:ascii="Times New Roman" w:hAnsi="Times New Roman" w:cs="Times New Roman"/>
        </w:rPr>
        <w:t xml:space="preserve">the second unit </w:t>
      </w:r>
      <w:r w:rsidR="00367E30">
        <w:rPr>
          <w:rFonts w:ascii="Times New Roman" w:hAnsi="Times New Roman" w:cs="Times New Roman"/>
        </w:rPr>
        <w:t xml:space="preserve">represented </w:t>
      </w:r>
      <w:r w:rsidR="003248FE">
        <w:rPr>
          <w:rFonts w:ascii="Times New Roman" w:hAnsi="Times New Roman" w:cs="Times New Roman"/>
        </w:rPr>
        <w:t>a different class</w:t>
      </w:r>
      <w:r w:rsidR="00823362">
        <w:rPr>
          <w:rFonts w:ascii="Times New Roman" w:hAnsi="Times New Roman" w:cs="Times New Roman"/>
        </w:rPr>
        <w:t xml:space="preserve"> of visible, surface features</w:t>
      </w:r>
      <w:r w:rsidR="00367E30">
        <w:rPr>
          <w:rFonts w:ascii="Times New Roman" w:hAnsi="Times New Roman" w:cs="Times New Roman"/>
        </w:rPr>
        <w:t xml:space="preserve"> (e.g., </w:t>
      </w:r>
      <w:r w:rsidR="00823362">
        <w:rPr>
          <w:rFonts w:ascii="Times New Roman" w:hAnsi="Times New Roman" w:cs="Times New Roman"/>
        </w:rPr>
        <w:t>rigid and compact [e.g., solid geometric shapes], uniform contour structure [e.g., the smooth</w:t>
      </w:r>
      <w:r w:rsidR="009F774E">
        <w:rPr>
          <w:rFonts w:ascii="Times New Roman" w:hAnsi="Times New Roman" w:cs="Times New Roman"/>
        </w:rPr>
        <w:t>, rectilinear</w:t>
      </w:r>
      <w:r w:rsidR="00823362">
        <w:rPr>
          <w:rFonts w:ascii="Times New Roman" w:hAnsi="Times New Roman" w:cs="Times New Roman"/>
        </w:rPr>
        <w:t xml:space="preserve"> edges of a block]</w:t>
      </w:r>
      <w:r w:rsidR="00523168">
        <w:rPr>
          <w:rFonts w:ascii="Times New Roman" w:hAnsi="Times New Roman" w:cs="Times New Roman"/>
        </w:rPr>
        <w:t>)</w:t>
      </w:r>
      <w:r w:rsidR="00524642">
        <w:rPr>
          <w:rFonts w:ascii="Times New Roman" w:hAnsi="Times New Roman" w:cs="Times New Roman"/>
        </w:rPr>
        <w:t>.</w:t>
      </w:r>
      <w:ins w:id="733" w:author="Benton, Deon" w:date="2026-05-19T15:54:00Z" w16du:dateUtc="2026-05-19T20:54:00Z">
        <w:r w:rsidR="004B43ED">
          <w:rPr>
            <w:rFonts w:ascii="Times New Roman" w:hAnsi="Times New Roman" w:cs="Times New Roman"/>
          </w:rPr>
          <w:t xml:space="preserve"> </w:t>
        </w:r>
      </w:ins>
      <w:ins w:id="734" w:author="Benton, Deon" w:date="2026-05-19T15:55:00Z" w16du:dateUtc="2026-05-19T20:55:00Z">
        <w:r w:rsidR="008D01EF">
          <w:rPr>
            <w:rFonts w:ascii="Times New Roman" w:hAnsi="Times New Roman" w:cs="Times New Roman"/>
          </w:rPr>
          <w:t>If a feature was being presented as input to the model,</w:t>
        </w:r>
      </w:ins>
      <w:ins w:id="735" w:author="Benton, Deon" w:date="2026-05-19T15:56:00Z" w16du:dateUtc="2026-05-19T20:56:00Z">
        <w:r w:rsidR="008D01EF">
          <w:rPr>
            <w:rFonts w:ascii="Times New Roman" w:hAnsi="Times New Roman" w:cs="Times New Roman"/>
          </w:rPr>
          <w:t xml:space="preserve"> the activation of</w:t>
        </w:r>
      </w:ins>
      <w:ins w:id="736" w:author="Benton, Deon" w:date="2026-05-19T15:54:00Z" w16du:dateUtc="2026-05-19T20:54:00Z">
        <w:r w:rsidR="004B43ED">
          <w:rPr>
            <w:rFonts w:ascii="Times New Roman" w:hAnsi="Times New Roman" w:cs="Times New Roman"/>
          </w:rPr>
          <w:t xml:space="preserve"> </w:t>
        </w:r>
      </w:ins>
      <w:ins w:id="737" w:author="Benton, Deon" w:date="2026-05-19T15:55:00Z" w16du:dateUtc="2026-05-19T20:55:00Z">
        <w:r w:rsidR="008D01EF">
          <w:rPr>
            <w:rFonts w:ascii="Times New Roman" w:hAnsi="Times New Roman" w:cs="Times New Roman"/>
          </w:rPr>
          <w:t xml:space="preserve">its </w:t>
        </w:r>
      </w:ins>
      <w:ins w:id="738" w:author="Benton, Deon" w:date="2026-05-19T15:56:00Z" w16du:dateUtc="2026-05-19T20:56:00Z">
        <w:r w:rsidR="008D01EF">
          <w:rPr>
            <w:rFonts w:ascii="Times New Roman" w:hAnsi="Times New Roman" w:cs="Times New Roman"/>
          </w:rPr>
          <w:t>corresponding</w:t>
        </w:r>
      </w:ins>
      <w:ins w:id="739" w:author="Benton, Deon" w:date="2026-05-19T15:55:00Z" w16du:dateUtc="2026-05-19T20:55:00Z">
        <w:r w:rsidR="008D01EF">
          <w:rPr>
            <w:rFonts w:ascii="Times New Roman" w:hAnsi="Times New Roman" w:cs="Times New Roman"/>
          </w:rPr>
          <w:t xml:space="preserve"> unit </w:t>
        </w:r>
      </w:ins>
      <w:ins w:id="740" w:author="Benton, Deon" w:date="2026-05-19T15:56:00Z" w16du:dateUtc="2026-05-19T20:56:00Z">
        <w:r w:rsidR="008D01EF">
          <w:rPr>
            <w:rFonts w:ascii="Times New Roman" w:hAnsi="Times New Roman" w:cs="Times New Roman"/>
          </w:rPr>
          <w:t xml:space="preserve">was set </w:t>
        </w:r>
      </w:ins>
      <w:ins w:id="741" w:author="Benton, Deon" w:date="2026-05-19T15:55:00Z" w16du:dateUtc="2026-05-19T20:55:00Z">
        <w:r w:rsidR="008D01EF">
          <w:rPr>
            <w:rFonts w:ascii="Times New Roman" w:hAnsi="Times New Roman" w:cs="Times New Roman"/>
          </w:rPr>
          <w:t xml:space="preserve">to 1.0; the other unit was set to 0.0. </w:t>
        </w:r>
      </w:ins>
      <w:r w:rsidR="00524642">
        <w:rPr>
          <w:rFonts w:ascii="Times New Roman" w:hAnsi="Times New Roman" w:cs="Times New Roman"/>
        </w:rPr>
        <w:t xml:space="preserve"> </w:t>
      </w:r>
      <w:ins w:id="742" w:author="Benton, Deon" w:date="2026-05-19T15:57:00Z" w16du:dateUtc="2026-05-19T20:57:00Z">
        <w:r w:rsidR="002C3761">
          <w:rPr>
            <w:rFonts w:ascii="Times New Roman" w:hAnsi="Times New Roman" w:cs="Times New Roman"/>
          </w:rPr>
          <w:t>Note that</w:t>
        </w:r>
      </w:ins>
      <w:r w:rsidR="001B1E4E">
        <w:rPr>
          <w:rFonts w:ascii="Times New Roman" w:hAnsi="Times New Roman" w:cs="Times New Roman"/>
        </w:rPr>
        <w:t xml:space="preserve"> because the current</w:t>
      </w:r>
      <w:r w:rsidR="00BA7139">
        <w:rPr>
          <w:rFonts w:ascii="Times New Roman" w:hAnsi="Times New Roman" w:cs="Times New Roman"/>
        </w:rPr>
        <w:t xml:space="preserve"> simulations were designed to </w:t>
      </w:r>
      <w:r w:rsidR="00F70864">
        <w:rPr>
          <w:rFonts w:ascii="Times New Roman" w:hAnsi="Times New Roman" w:cs="Times New Roman"/>
        </w:rPr>
        <w:t xml:space="preserve">demonstrate that associations formed among one or more </w:t>
      </w:r>
      <w:r w:rsidR="007E006B">
        <w:rPr>
          <w:rFonts w:ascii="Times New Roman" w:hAnsi="Times New Roman" w:cs="Times New Roman"/>
        </w:rPr>
        <w:t xml:space="preserve">visible </w:t>
      </w:r>
      <w:r w:rsidR="00F70864">
        <w:rPr>
          <w:rFonts w:ascii="Times New Roman" w:hAnsi="Times New Roman" w:cs="Times New Roman"/>
        </w:rPr>
        <w:t xml:space="preserve">features and </w:t>
      </w:r>
      <w:r w:rsidR="009351F3">
        <w:rPr>
          <w:rFonts w:ascii="Times New Roman" w:hAnsi="Times New Roman" w:cs="Times New Roman"/>
        </w:rPr>
        <w:t>the kinematics of different actions</w:t>
      </w:r>
      <w:r w:rsidR="00F70864">
        <w:rPr>
          <w:rFonts w:ascii="Times New Roman" w:hAnsi="Times New Roman" w:cs="Times New Roman"/>
        </w:rPr>
        <w:t xml:space="preserve"> can explain infants’ looking patterns in</w:t>
      </w:r>
      <w:r w:rsidR="003000D0">
        <w:rPr>
          <w:rFonts w:ascii="Times New Roman" w:hAnsi="Times New Roman" w:cs="Times New Roman"/>
        </w:rPr>
        <w:t xml:space="preserve"> </w:t>
      </w:r>
      <w:r w:rsidR="001B1E4E">
        <w:rPr>
          <w:rFonts w:ascii="Times New Roman" w:hAnsi="Times New Roman" w:cs="Times New Roman"/>
        </w:rPr>
        <w:t xml:space="preserve">studies assessing their putative </w:t>
      </w:r>
      <w:ins w:id="743" w:author="Benton, Deon" w:date="2026-05-16T15:39:00Z" w16du:dateUtc="2026-05-16T20:39:00Z">
        <w:r w:rsidR="00DB0881">
          <w:rPr>
            <w:rFonts w:ascii="Times New Roman" w:hAnsi="Times New Roman" w:cs="Times New Roman"/>
          </w:rPr>
          <w:t>action efficiency understanding</w:t>
        </w:r>
      </w:ins>
      <w:r w:rsidR="00BA0306">
        <w:rPr>
          <w:rFonts w:ascii="Times New Roman" w:hAnsi="Times New Roman" w:cs="Times New Roman"/>
        </w:rPr>
        <w:t xml:space="preserve">, </w:t>
      </w:r>
      <w:r w:rsidR="00481F13">
        <w:rPr>
          <w:rFonts w:ascii="Times New Roman" w:hAnsi="Times New Roman" w:cs="Times New Roman"/>
        </w:rPr>
        <w:t>no attempt was made</w:t>
      </w:r>
      <w:r w:rsidR="007E006B">
        <w:rPr>
          <w:rFonts w:ascii="Times New Roman" w:hAnsi="Times New Roman" w:cs="Times New Roman"/>
        </w:rPr>
        <w:t xml:space="preserve"> here</w:t>
      </w:r>
      <w:r w:rsidR="00481F13">
        <w:rPr>
          <w:rFonts w:ascii="Times New Roman" w:hAnsi="Times New Roman" w:cs="Times New Roman"/>
        </w:rPr>
        <w:t xml:space="preserve"> to model</w:t>
      </w:r>
      <w:r w:rsidR="00FB1CF6">
        <w:rPr>
          <w:rFonts w:ascii="Times New Roman" w:hAnsi="Times New Roman" w:cs="Times New Roman"/>
        </w:rPr>
        <w:t xml:space="preserve"> specific </w:t>
      </w:r>
      <w:r w:rsidR="00481F13">
        <w:rPr>
          <w:rFonts w:ascii="Times New Roman" w:hAnsi="Times New Roman" w:cs="Times New Roman"/>
        </w:rPr>
        <w:t xml:space="preserve">surface </w:t>
      </w:r>
      <w:r w:rsidR="00FB1CF6">
        <w:rPr>
          <w:rFonts w:ascii="Times New Roman" w:hAnsi="Times New Roman" w:cs="Times New Roman"/>
        </w:rPr>
        <w:t>features</w:t>
      </w:r>
      <w:ins w:id="744" w:author="Benton, Deon" w:date="2026-05-19T15:57:00Z" w16du:dateUtc="2026-05-19T20:57:00Z">
        <w:r w:rsidR="002C3761">
          <w:rPr>
            <w:rFonts w:ascii="Times New Roman" w:hAnsi="Times New Roman" w:cs="Times New Roman"/>
          </w:rPr>
          <w:t xml:space="preserve"> with high fidelity</w:t>
        </w:r>
      </w:ins>
      <w:r w:rsidR="00FB1CF6">
        <w:rPr>
          <w:rFonts w:ascii="Times New Roman" w:hAnsi="Times New Roman" w:cs="Times New Roman"/>
        </w:rPr>
        <w:t>.</w:t>
      </w:r>
      <w:r w:rsidR="0097153C">
        <w:rPr>
          <w:rFonts w:ascii="Times New Roman" w:hAnsi="Times New Roman" w:cs="Times New Roman"/>
        </w:rPr>
        <w:t xml:space="preserve"> Instead, </w:t>
      </w:r>
      <w:r w:rsidR="00BA0306">
        <w:rPr>
          <w:rFonts w:ascii="Times New Roman" w:hAnsi="Times New Roman" w:cs="Times New Roman"/>
        </w:rPr>
        <w:t>the first and second units</w:t>
      </w:r>
      <w:r w:rsidR="007636E8">
        <w:rPr>
          <w:rFonts w:ascii="Times New Roman" w:hAnsi="Times New Roman" w:cs="Times New Roman"/>
        </w:rPr>
        <w:t xml:space="preserve"> in </w:t>
      </w:r>
      <w:r w:rsidR="007E006B">
        <w:rPr>
          <w:rFonts w:ascii="Times New Roman" w:hAnsi="Times New Roman" w:cs="Times New Roman"/>
        </w:rPr>
        <w:t>the Surface Property Left and Surface Property Right groups</w:t>
      </w:r>
      <w:r w:rsidR="007636E8">
        <w:rPr>
          <w:rFonts w:ascii="Times New Roman" w:hAnsi="Times New Roman" w:cs="Times New Roman"/>
        </w:rPr>
        <w:t xml:space="preserve"> </w:t>
      </w:r>
      <w:r w:rsidR="0097153C">
        <w:rPr>
          <w:rFonts w:ascii="Times New Roman" w:hAnsi="Times New Roman" w:cs="Times New Roman"/>
        </w:rPr>
        <w:t>served</w:t>
      </w:r>
      <w:r w:rsidR="00BA0306">
        <w:rPr>
          <w:rFonts w:ascii="Times New Roman" w:hAnsi="Times New Roman" w:cs="Times New Roman"/>
        </w:rPr>
        <w:t>, respectively,</w:t>
      </w:r>
      <w:r w:rsidR="0097153C">
        <w:rPr>
          <w:rFonts w:ascii="Times New Roman" w:hAnsi="Times New Roman" w:cs="Times New Roman"/>
        </w:rPr>
        <w:t xml:space="preserve"> as</w:t>
      </w:r>
      <w:r w:rsidR="007636E8">
        <w:rPr>
          <w:rFonts w:ascii="Times New Roman" w:hAnsi="Times New Roman" w:cs="Times New Roman"/>
        </w:rPr>
        <w:t xml:space="preserve"> placeholder</w:t>
      </w:r>
      <w:r w:rsidR="00BA0306">
        <w:rPr>
          <w:rFonts w:ascii="Times New Roman" w:hAnsi="Times New Roman" w:cs="Times New Roman"/>
        </w:rPr>
        <w:t>s</w:t>
      </w:r>
      <w:r w:rsidR="007636E8">
        <w:rPr>
          <w:rFonts w:ascii="Times New Roman" w:hAnsi="Times New Roman" w:cs="Times New Roman"/>
        </w:rPr>
        <w:t xml:space="preserve"> for the </w:t>
      </w:r>
      <w:ins w:id="745" w:author="Benton, Deon" w:date="2026-05-19T15:58:00Z" w16du:dateUtc="2026-05-19T20:58:00Z">
        <w:r w:rsidR="002C3761">
          <w:rPr>
            <w:rFonts w:ascii="Times New Roman" w:hAnsi="Times New Roman" w:cs="Times New Roman"/>
          </w:rPr>
          <w:t xml:space="preserve">semantically neutral </w:t>
        </w:r>
      </w:ins>
      <w:r w:rsidR="007636E8">
        <w:rPr>
          <w:rFonts w:ascii="Times New Roman" w:hAnsi="Times New Roman" w:cs="Times New Roman"/>
        </w:rPr>
        <w:t>surface features</w:t>
      </w:r>
      <w:r w:rsidR="00BA0306">
        <w:rPr>
          <w:rFonts w:ascii="Times New Roman" w:hAnsi="Times New Roman" w:cs="Times New Roman"/>
        </w:rPr>
        <w:t xml:space="preserve"> possessed by animate entities (e.g., elongated appendage-like extensions) and inanimate objects (e.g., rigidity and compactness)</w:t>
      </w:r>
      <w:r w:rsidR="007E006B">
        <w:rPr>
          <w:rFonts w:ascii="Times New Roman" w:hAnsi="Times New Roman" w:cs="Times New Roman"/>
        </w:rPr>
        <w:t>; these units did not serve as placeholders for the</w:t>
      </w:r>
      <w:ins w:id="746" w:author="Benton, Deon" w:date="2026-05-19T15:58:00Z" w16du:dateUtc="2026-05-19T20:58:00Z">
        <w:r w:rsidR="00C667E4">
          <w:rPr>
            <w:rFonts w:ascii="Times New Roman" w:hAnsi="Times New Roman" w:cs="Times New Roman"/>
          </w:rPr>
          <w:t xml:space="preserve"> semantically rich</w:t>
        </w:r>
      </w:ins>
      <w:r w:rsidR="007E006B">
        <w:rPr>
          <w:rFonts w:ascii="Times New Roman" w:hAnsi="Times New Roman" w:cs="Times New Roman"/>
        </w:rPr>
        <w:t xml:space="preserve"> categories themselves</w:t>
      </w:r>
      <w:r w:rsidR="00BA0306">
        <w:rPr>
          <w:rFonts w:ascii="Times New Roman" w:hAnsi="Times New Roman" w:cs="Times New Roman"/>
        </w:rPr>
        <w:t>.</w:t>
      </w:r>
      <w:r w:rsidR="007E006B">
        <w:rPr>
          <w:rFonts w:ascii="Times New Roman" w:hAnsi="Times New Roman" w:cs="Times New Roman"/>
        </w:rPr>
        <w:t xml:space="preserve"> </w:t>
      </w:r>
    </w:p>
    <w:p w14:paraId="235AF362" w14:textId="248F412B" w:rsidR="00136EF5" w:rsidRDefault="008F6102" w:rsidP="00F246A7">
      <w:pPr>
        <w:spacing w:line="480" w:lineRule="auto"/>
        <w:ind w:firstLine="720"/>
        <w:contextualSpacing/>
        <w:rPr>
          <w:ins w:id="747" w:author="Benton, Deon" w:date="2026-05-19T16:39:00Z" w16du:dateUtc="2026-05-19T21:39:00Z"/>
          <w:rFonts w:ascii="Times New Roman" w:eastAsia="Times New Roman" w:hAnsi="Times New Roman" w:cs="Times New Roman"/>
        </w:rPr>
      </w:pPr>
      <w:r>
        <w:rPr>
          <w:rFonts w:ascii="Times New Roman" w:hAnsi="Times New Roman" w:cs="Times New Roman"/>
        </w:rPr>
        <w:t>Horizontal Position was the next</w:t>
      </w:r>
      <w:r w:rsidR="00524642">
        <w:rPr>
          <w:rFonts w:ascii="Times New Roman" w:hAnsi="Times New Roman" w:cs="Times New Roman"/>
        </w:rPr>
        <w:t xml:space="preserve"> group of input and output units</w:t>
      </w:r>
      <w:r>
        <w:rPr>
          <w:rFonts w:ascii="Times New Roman" w:hAnsi="Times New Roman" w:cs="Times New Roman"/>
        </w:rPr>
        <w:t xml:space="preserve">. This group consisted of six units. </w:t>
      </w:r>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two </w:t>
      </w:r>
      <w:r w:rsidR="00CF4781">
        <w:rPr>
          <w:rFonts w:ascii="Times New Roman" w:eastAsia="Times New Roman" w:hAnsi="Times New Roman" w:cs="Times New Roman"/>
        </w:rPr>
        <w:t>objects</w:t>
      </w:r>
      <w:ins w:id="748" w:author="Benton, Deon" w:date="2026-05-19T16:30:00Z" w16du:dateUtc="2026-05-19T21:30:00Z">
        <w:r w:rsidR="00C34DA6">
          <w:rPr>
            <w:rFonts w:ascii="Times New Roman" w:eastAsia="Times New Roman" w:hAnsi="Times New Roman" w:cs="Times New Roman"/>
          </w:rPr>
          <w:t xml:space="preserve"> at any point in time</w:t>
        </w:r>
      </w:ins>
      <w:r w:rsidR="006A1861" w:rsidRPr="007208F2">
        <w:rPr>
          <w:rFonts w:ascii="Times New Roman" w:eastAsia="Times New Roman" w:hAnsi="Times New Roman" w:cs="Times New Roman"/>
        </w:rPr>
        <w:t xml:space="preserve">, a single </w:t>
      </w:r>
      <w:r w:rsidR="00CF4781">
        <w:rPr>
          <w:rFonts w:ascii="Times New Roman" w:eastAsia="Times New Roman" w:hAnsi="Times New Roman" w:cs="Times New Roman"/>
        </w:rPr>
        <w:t xml:space="preserve">group </w:t>
      </w:r>
      <w:ins w:id="749" w:author="Benton, Deon" w:date="2026-05-19T16:33:00Z" w16du:dateUtc="2026-05-19T21:33:00Z">
        <w:r w:rsidR="004D74DF">
          <w:rPr>
            <w:rFonts w:ascii="Times New Roman" w:eastAsia="Times New Roman" w:hAnsi="Times New Roman" w:cs="Times New Roman"/>
          </w:rPr>
          <w:t>capturing the</w:t>
        </w:r>
      </w:ins>
      <w:ins w:id="750" w:author="Benton, Deon" w:date="2026-05-19T16:34:00Z" w16du:dateUtc="2026-05-19T21:34:00Z">
        <w:r w:rsidR="00287F77">
          <w:rPr>
            <w:rFonts w:ascii="Times New Roman" w:eastAsia="Times New Roman" w:hAnsi="Times New Roman" w:cs="Times New Roman"/>
          </w:rPr>
          <w:t xml:space="preserve"> precise</w:t>
        </w:r>
      </w:ins>
      <w:r>
        <w:rPr>
          <w:rFonts w:ascii="Times New Roman" w:eastAsia="Times New Roman" w:hAnsi="Times New Roman" w:cs="Times New Roman"/>
        </w:rPr>
        <w:t xml:space="preserve"> horizontal</w:t>
      </w:r>
      <w:r w:rsidR="00CF4781">
        <w:rPr>
          <w:rFonts w:ascii="Times New Roman" w:eastAsia="Times New Roman" w:hAnsi="Times New Roman" w:cs="Times New Roman"/>
        </w:rPr>
        <w:t xml:space="preserve"> position of </w:t>
      </w:r>
      <w:ins w:id="751" w:author="Benton, Deon" w:date="2026-05-19T16:34:00Z" w16du:dateUtc="2026-05-19T21:34:00Z">
        <w:r w:rsidR="00287F77">
          <w:rPr>
            <w:rFonts w:ascii="Times New Roman" w:eastAsia="Times New Roman" w:hAnsi="Times New Roman" w:cs="Times New Roman"/>
          </w:rPr>
          <w:t xml:space="preserve">the left object relative to the right one </w:t>
        </w:r>
      </w:ins>
      <w:r w:rsidR="00CF4781">
        <w:rPr>
          <w:rFonts w:ascii="Times New Roman" w:eastAsia="Times New Roman" w:hAnsi="Times New Roman" w:cs="Times New Roman"/>
        </w:rPr>
        <w:t>at any given moment in time was used</w:t>
      </w:r>
      <w:r w:rsidR="005E2925">
        <w:rPr>
          <w:rFonts w:ascii="Times New Roman" w:eastAsia="Times New Roman" w:hAnsi="Times New Roman" w:cs="Times New Roman"/>
        </w:rPr>
        <w:t xml:space="preserve"> (for a similar approach, see </w:t>
      </w:r>
      <w:r>
        <w:rPr>
          <w:rFonts w:ascii="Times New Roman" w:eastAsia="Times New Roman" w:hAnsi="Times New Roman" w:cs="Times New Roman"/>
        </w:rPr>
        <w:t xml:space="preserve">Benton, 2024 and </w:t>
      </w:r>
      <w:proofErr w:type="spellStart"/>
      <w:r w:rsidR="005E2925">
        <w:rPr>
          <w:rFonts w:ascii="Times New Roman" w:eastAsia="Times New Roman" w:hAnsi="Times New Roman" w:cs="Times New Roman"/>
        </w:rPr>
        <w:t>Rakison</w:t>
      </w:r>
      <w:proofErr w:type="spellEnd"/>
      <w:r w:rsidR="005E2925">
        <w:rPr>
          <w:rFonts w:ascii="Times New Roman" w:eastAsia="Times New Roman" w:hAnsi="Times New Roman" w:cs="Times New Roman"/>
        </w:rPr>
        <w:t xml:space="preserve"> &amp; </w:t>
      </w:r>
      <w:proofErr w:type="spellStart"/>
      <w:r w:rsidR="005E2925">
        <w:rPr>
          <w:rFonts w:ascii="Times New Roman" w:eastAsia="Times New Roman" w:hAnsi="Times New Roman" w:cs="Times New Roman"/>
        </w:rPr>
        <w:t>Lupyan</w:t>
      </w:r>
      <w:proofErr w:type="spellEnd"/>
      <w:r w:rsidR="005E2925">
        <w:rPr>
          <w:rFonts w:ascii="Times New Roman" w:eastAsia="Times New Roman" w:hAnsi="Times New Roman" w:cs="Times New Roman"/>
        </w:rPr>
        <w:t>, 2008)</w:t>
      </w:r>
      <w:ins w:id="752" w:author="Benton, Deon" w:date="2026-05-19T16:34:00Z" w16du:dateUtc="2026-05-19T21:34:00Z">
        <w:r w:rsidR="00287F77">
          <w:rPr>
            <w:rFonts w:ascii="Times New Roman" w:eastAsia="Times New Roman" w:hAnsi="Times New Roman" w:cs="Times New Roman"/>
          </w:rPr>
          <w:t>; this group did not capture the kinematics of an action</w:t>
        </w:r>
      </w:ins>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r>
        <w:rPr>
          <w:rFonts w:ascii="Times New Roman" w:eastAsia="Times New Roman" w:hAnsi="Times New Roman" w:cs="Times New Roman"/>
        </w:rPr>
        <w:t>this</w:t>
      </w:r>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r w:rsidR="00A500C3">
        <w:rPr>
          <w:rFonts w:ascii="Times New Roman" w:eastAsia="Times New Roman" w:hAnsi="Times New Roman" w:cs="Times New Roman"/>
        </w:rPr>
        <w:t xml:space="preserve">current horizontal </w:t>
      </w:r>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proofErr w:type="gramStart"/>
      <w:r w:rsidR="00AF1530">
        <w:rPr>
          <w:rFonts w:ascii="Times New Roman" w:eastAsia="Times New Roman" w:hAnsi="Times New Roman" w:cs="Times New Roman"/>
        </w:rPr>
        <w:t>In particular, at</w:t>
      </w:r>
      <w:proofErr w:type="gramEnd"/>
      <w:r w:rsidR="00AF1530">
        <w:rPr>
          <w:rFonts w:ascii="Times New Roman" w:eastAsia="Times New Roman" w:hAnsi="Times New Roman" w:cs="Times New Roman"/>
        </w:rPr>
        <w:t xml:space="preserve"> </w:t>
      </w:r>
      <w:r w:rsidR="00AF1530">
        <w:rPr>
          <w:rFonts w:ascii="Times New Roman" w:eastAsia="Times New Roman" w:hAnsi="Times New Roman" w:cs="Times New Roman"/>
        </w:rPr>
        <w:lastRenderedPageBreak/>
        <w:t xml:space="preserve">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r>
        <w:rPr>
          <w:rFonts w:ascii="Times New Roman" w:eastAsia="Times New Roman" w:hAnsi="Times New Roman" w:cs="Times New Roman"/>
        </w:rPr>
        <w:t xml:space="preserve">is </w:t>
      </w:r>
      <w:r w:rsidR="00150907">
        <w:rPr>
          <w:rFonts w:ascii="Times New Roman" w:eastAsia="Times New Roman" w:hAnsi="Times New Roman" w:cs="Times New Roman"/>
        </w:rPr>
        <w:t>group</w:t>
      </w:r>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r w:rsidR="00150907">
        <w:rPr>
          <w:rFonts w:ascii="Times New Roman" w:eastAsia="Times New Roman" w:hAnsi="Times New Roman" w:cs="Times New Roman"/>
        </w:rPr>
        <w:t xml:space="preserve"> output group.</w:t>
      </w:r>
      <w:r w:rsidR="00AF1530">
        <w:rPr>
          <w:rFonts w:ascii="Times New Roman" w:eastAsia="Times New Roman" w:hAnsi="Times New Roman" w:cs="Times New Roman"/>
        </w:rPr>
        <w:t xml:space="preserve"> </w:t>
      </w:r>
      <w:r w:rsidR="002D082E">
        <w:rPr>
          <w:rFonts w:ascii="Times New Roman" w:eastAsia="Times New Roman" w:hAnsi="Times New Roman" w:cs="Times New Roman"/>
        </w:rPr>
        <w:t xml:space="preserve">Horizontal movement </w:t>
      </w:r>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w:t>
      </w:r>
      <w:ins w:id="753" w:author="Benton, Deon" w:date="2026-05-19T16:44:00Z" w16du:dateUtc="2026-05-19T21:44:00Z">
        <w:r w:rsidR="00030852">
          <w:rPr>
            <w:rFonts w:ascii="Times New Roman" w:eastAsia="Times New Roman" w:hAnsi="Times New Roman" w:cs="Times New Roman"/>
          </w:rPr>
          <w:t>, at which point the</w:t>
        </w:r>
      </w:ins>
      <w:r w:rsidR="00125E54">
        <w:rPr>
          <w:rFonts w:ascii="Times New Roman" w:eastAsia="Times New Roman" w:hAnsi="Times New Roman" w:cs="Times New Roman"/>
        </w:rPr>
        <w:t xml:space="preserve"> network’s job at this point was to activate the 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ins w:id="754" w:author="Benton, Deon" w:date="2026-05-19T16:39:00Z" w16du:dateUtc="2026-05-19T21:39:00Z">
        <w:r w:rsidR="00136EF5">
          <w:rPr>
            <w:rFonts w:ascii="Times New Roman" w:eastAsia="Times New Roman" w:hAnsi="Times New Roman" w:cs="Times New Roman"/>
          </w:rPr>
          <w:t xml:space="preserve">. </w:t>
        </w:r>
        <w:r w:rsidR="00136EF5" w:rsidRPr="00136EF5">
          <w:rPr>
            <w:rFonts w:ascii="Times New Roman" w:eastAsia="Times New Roman" w:hAnsi="Times New Roman" w:cs="Times New Roman"/>
          </w:rPr>
          <w:t>The type of movement itself was captured separately by a Kinematic Motion Type group consisting of Linear Path and Arced Path units. Separating horizontal translation from trajectory geometry in this way enabled the model to represent heading direction independently from movement curvature and simplified later analyses of the model’s internal dynamics. Nonetheless, these aspects of motion are unlikely to be perceived independently in the real world, and a more realistic model would represent them as integrated, dynamic activity patterns unfolding over time.</w:t>
        </w:r>
        <w:r w:rsidR="00136EF5" w:rsidRPr="00136EF5" w:rsidDel="00136EF5">
          <w:rPr>
            <w:rFonts w:ascii="Times New Roman" w:eastAsia="Times New Roman" w:hAnsi="Times New Roman" w:cs="Times New Roman"/>
          </w:rPr>
          <w:t xml:space="preserve"> </w:t>
        </w:r>
      </w:ins>
    </w:p>
    <w:p w14:paraId="36D540BC" w14:textId="2BFFC300" w:rsidR="00F246A7" w:rsidRDefault="00524642" w:rsidP="00F246A7">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C50184">
        <w:rPr>
          <w:rFonts w:ascii="Times New Roman" w:hAnsi="Times New Roman" w:cs="Times New Roman"/>
        </w:rPr>
        <w:t>five</w:t>
      </w:r>
      <w:r w:rsidR="008212A4">
        <w:rPr>
          <w:rFonts w:ascii="Times New Roman" w:hAnsi="Times New Roman" w:cs="Times New Roman"/>
        </w:rPr>
        <w:t xml:space="preserve"> </w:t>
      </w:r>
      <w:r>
        <w:rPr>
          <w:rFonts w:ascii="Times New Roman" w:hAnsi="Times New Roman" w:cs="Times New Roman"/>
        </w:rPr>
        <w:t xml:space="preserve">input and output groups were a five-unit </w:t>
      </w:r>
      <w:r w:rsidR="00EC0FEC">
        <w:rPr>
          <w:rFonts w:ascii="Times New Roman" w:hAnsi="Times New Roman" w:cs="Times New Roman"/>
        </w:rPr>
        <w:t xml:space="preserve">Obstacle </w:t>
      </w:r>
      <w:r>
        <w:rPr>
          <w:rFonts w:ascii="Times New Roman" w:hAnsi="Times New Roman" w:cs="Times New Roman"/>
        </w:rPr>
        <w:t xml:space="preserve">Height group, a five-unit </w:t>
      </w:r>
      <w:r w:rsidR="007C37CB">
        <w:rPr>
          <w:rFonts w:ascii="Times New Roman" w:hAnsi="Times New Roman" w:cs="Times New Roman"/>
        </w:rPr>
        <w:t>Arc Peak Height</w:t>
      </w:r>
      <w:r>
        <w:rPr>
          <w:rFonts w:ascii="Times New Roman" w:hAnsi="Times New Roman" w:cs="Times New Roman"/>
        </w:rPr>
        <w:t xml:space="preserve"> group, a three-unit </w:t>
      </w:r>
      <w:r w:rsidR="007C37CB">
        <w:rPr>
          <w:rFonts w:ascii="Times New Roman" w:hAnsi="Times New Roman" w:cs="Times New Roman"/>
        </w:rPr>
        <w:t>Obstacle Horizontal</w:t>
      </w:r>
      <w:r w:rsidR="00334B9E">
        <w:rPr>
          <w:rFonts w:ascii="Times New Roman" w:hAnsi="Times New Roman" w:cs="Times New Roman"/>
        </w:rPr>
        <w:t xml:space="preserve"> Spatial</w:t>
      </w:r>
      <w:r w:rsidR="007C37CB">
        <w:rPr>
          <w:rFonts w:ascii="Times New Roman" w:hAnsi="Times New Roman" w:cs="Times New Roman"/>
        </w:rPr>
        <w:t xml:space="preserve"> Position</w:t>
      </w:r>
      <w:r>
        <w:rPr>
          <w:rFonts w:ascii="Times New Roman" w:hAnsi="Times New Roman" w:cs="Times New Roman"/>
        </w:rPr>
        <w:t xml:space="preserve"> group,</w:t>
      </w:r>
      <w:r w:rsidR="00A00226">
        <w:rPr>
          <w:rFonts w:ascii="Times New Roman" w:hAnsi="Times New Roman" w:cs="Times New Roman"/>
        </w:rPr>
        <w:t xml:space="preserve"> a third-unit </w:t>
      </w:r>
      <w:r w:rsidR="000D00F9">
        <w:rPr>
          <w:rFonts w:ascii="Times New Roman" w:hAnsi="Times New Roman" w:cs="Times New Roman"/>
        </w:rPr>
        <w:t xml:space="preserve">Arc </w:t>
      </w:r>
      <w:r w:rsidR="007C37CB">
        <w:rPr>
          <w:rFonts w:ascii="Times New Roman" w:hAnsi="Times New Roman" w:cs="Times New Roman"/>
        </w:rPr>
        <w:t xml:space="preserve">Apex-Obstacle Gap </w:t>
      </w:r>
      <w:r w:rsidR="00A00226">
        <w:rPr>
          <w:rFonts w:ascii="Times New Roman" w:hAnsi="Times New Roman" w:cs="Times New Roman"/>
        </w:rPr>
        <w:t>group,</w:t>
      </w:r>
      <w:r>
        <w:rPr>
          <w:rFonts w:ascii="Times New Roman" w:hAnsi="Times New Roman" w:cs="Times New Roman"/>
        </w:rPr>
        <w:t xml:space="preserve"> </w:t>
      </w:r>
      <w:r w:rsidR="00997C20">
        <w:rPr>
          <w:rFonts w:ascii="Times New Roman" w:hAnsi="Times New Roman" w:cs="Times New Roman"/>
        </w:rPr>
        <w:t xml:space="preserve">and </w:t>
      </w:r>
      <w:r>
        <w:rPr>
          <w:rFonts w:ascii="Times New Roman" w:hAnsi="Times New Roman" w:cs="Times New Roman"/>
        </w:rPr>
        <w:t xml:space="preserve">a one-unit </w:t>
      </w:r>
      <w:r w:rsidR="006B5248">
        <w:rPr>
          <w:rFonts w:ascii="Times New Roman" w:hAnsi="Times New Roman" w:cs="Times New Roman"/>
        </w:rPr>
        <w:t xml:space="preserve">Final Adjacency </w:t>
      </w:r>
      <w:r>
        <w:rPr>
          <w:rFonts w:ascii="Times New Roman" w:hAnsi="Times New Roman" w:cs="Times New Roman"/>
        </w:rPr>
        <w:t xml:space="preserve">group. The five units in the </w:t>
      </w:r>
      <w:r w:rsidR="006B5248">
        <w:rPr>
          <w:rFonts w:ascii="Times New Roman" w:hAnsi="Times New Roman" w:cs="Times New Roman"/>
        </w:rPr>
        <w:t xml:space="preserve">Obstacle </w:t>
      </w:r>
      <w:r>
        <w:rPr>
          <w:rFonts w:ascii="Times New Roman" w:hAnsi="Times New Roman" w:cs="Times New Roman"/>
        </w:rPr>
        <w:t xml:space="preserve">Height </w:t>
      </w:r>
      <w:ins w:id="755" w:author="Benton, Deon" w:date="2026-05-19T16:44:00Z" w16du:dateUtc="2026-05-19T21:44:00Z">
        <w:r w:rsidR="00B339E9">
          <w:rPr>
            <w:rFonts w:ascii="Times New Roman" w:hAnsi="Times New Roman" w:cs="Times New Roman"/>
          </w:rPr>
          <w:t>and A</w:t>
        </w:r>
      </w:ins>
      <w:ins w:id="756" w:author="Benton, Deon" w:date="2026-05-19T16:45:00Z" w16du:dateUtc="2026-05-19T21:45:00Z">
        <w:r w:rsidR="00B339E9">
          <w:rPr>
            <w:rFonts w:ascii="Times New Roman" w:hAnsi="Times New Roman" w:cs="Times New Roman"/>
          </w:rPr>
          <w:t xml:space="preserve">rc Peak Height </w:t>
        </w:r>
      </w:ins>
      <w:r>
        <w:rPr>
          <w:rFonts w:ascii="Times New Roman" w:hAnsi="Times New Roman" w:cs="Times New Roman"/>
        </w:rPr>
        <w:t>group</w:t>
      </w:r>
      <w:ins w:id="757" w:author="Benton, Deon" w:date="2026-05-19T16:45:00Z" w16du:dateUtc="2026-05-19T21:45:00Z">
        <w:r w:rsidR="00B339E9">
          <w:rPr>
            <w:rFonts w:ascii="Times New Roman" w:hAnsi="Times New Roman" w:cs="Times New Roman"/>
          </w:rPr>
          <w:t>s</w:t>
        </w:r>
      </w:ins>
      <w:r>
        <w:rPr>
          <w:rFonts w:ascii="Times New Roman" w:hAnsi="Times New Roman" w:cs="Times New Roman"/>
        </w:rPr>
        <w:t xml:space="preserve"> represented</w:t>
      </w:r>
      <w:ins w:id="758" w:author="Benton, Deon" w:date="2026-05-19T16:45:00Z" w16du:dateUtc="2026-05-19T21:45:00Z">
        <w:r w:rsidR="00B339E9">
          <w:rPr>
            <w:rFonts w:ascii="Times New Roman" w:hAnsi="Times New Roman" w:cs="Times New Roman"/>
          </w:rPr>
          <w:t>, respectively,</w:t>
        </w:r>
      </w:ins>
      <w:r>
        <w:rPr>
          <w:rFonts w:ascii="Times New Roman" w:hAnsi="Times New Roman" w:cs="Times New Roman"/>
        </w:rPr>
        <w:t xml:space="preserve"> progressively larger </w:t>
      </w:r>
      <w:r w:rsidR="00C12084">
        <w:rPr>
          <w:rFonts w:ascii="Times New Roman" w:hAnsi="Times New Roman" w:cs="Times New Roman"/>
        </w:rPr>
        <w:t xml:space="preserve">obstacles </w:t>
      </w:r>
      <w:r>
        <w:rPr>
          <w:rFonts w:ascii="Times New Roman" w:hAnsi="Times New Roman" w:cs="Times New Roman"/>
        </w:rPr>
        <w:t xml:space="preserve">(i.e., </w:t>
      </w:r>
      <w:r w:rsidR="00C12084">
        <w:rPr>
          <w:rFonts w:ascii="Times New Roman" w:hAnsi="Times New Roman" w:cs="Times New Roman"/>
        </w:rPr>
        <w:t xml:space="preserve">Obstacle </w:t>
      </w:r>
      <w:r>
        <w:rPr>
          <w:rFonts w:ascii="Times New Roman" w:hAnsi="Times New Roman" w:cs="Times New Roman"/>
        </w:rPr>
        <w:t xml:space="preserve">Height 0 through </w:t>
      </w:r>
      <w:r w:rsidR="00C12084">
        <w:rPr>
          <w:rFonts w:ascii="Times New Roman" w:hAnsi="Times New Roman" w:cs="Times New Roman"/>
        </w:rPr>
        <w:t xml:space="preserve">Obstacle </w:t>
      </w:r>
      <w:r>
        <w:rPr>
          <w:rFonts w:ascii="Times New Roman" w:hAnsi="Times New Roman" w:cs="Times New Roman"/>
        </w:rPr>
        <w:t>Height 4) higher</w:t>
      </w:r>
      <w:ins w:id="759" w:author="Benton, Deon" w:date="2026-05-19T16:45:00Z" w16du:dateUtc="2026-05-19T21:45:00Z">
        <w:r w:rsidR="00B339E9">
          <w:rPr>
            <w:rFonts w:ascii="Times New Roman" w:hAnsi="Times New Roman" w:cs="Times New Roman"/>
          </w:rPr>
          <w:t xml:space="preserve"> arcs</w:t>
        </w:r>
      </w:ins>
      <w:r>
        <w:rPr>
          <w:rFonts w:ascii="Times New Roman" w:hAnsi="Times New Roman" w:cs="Times New Roman"/>
        </w:rPr>
        <w:t xml:space="preserve"> (i.e., </w:t>
      </w:r>
      <w:r w:rsidR="00C12084">
        <w:rPr>
          <w:rFonts w:ascii="Times New Roman" w:hAnsi="Times New Roman" w:cs="Times New Roman"/>
        </w:rPr>
        <w:t xml:space="preserve">Arc Peak </w:t>
      </w:r>
      <w:r>
        <w:rPr>
          <w:rFonts w:ascii="Times New Roman" w:hAnsi="Times New Roman" w:cs="Times New Roman"/>
        </w:rPr>
        <w:t xml:space="preserve">Height 0 through </w:t>
      </w:r>
      <w:r w:rsidR="00C12084">
        <w:rPr>
          <w:rFonts w:ascii="Times New Roman" w:hAnsi="Times New Roman" w:cs="Times New Roman"/>
        </w:rPr>
        <w:t xml:space="preserve">Arc </w:t>
      </w:r>
      <w:r>
        <w:rPr>
          <w:rFonts w:ascii="Times New Roman" w:hAnsi="Times New Roman" w:cs="Times New Roman"/>
        </w:rPr>
        <w:t xml:space="preserve">Height 4). </w:t>
      </w:r>
      <w:ins w:id="760" w:author="Benton, Deon" w:date="2026-05-19T16:46:00Z" w16du:dateUtc="2026-05-19T21:46:00Z">
        <w:r w:rsidR="00B339E9">
          <w:rPr>
            <w:rFonts w:ascii="Times New Roman" w:hAnsi="Times New Roman" w:cs="Times New Roman"/>
          </w:rPr>
          <w:t>The</w:t>
        </w:r>
      </w:ins>
      <w:r>
        <w:rPr>
          <w:rFonts w:ascii="Times New Roman" w:hAnsi="Times New Roman" w:cs="Times New Roman"/>
        </w:rPr>
        <w:t xml:space="preserve"> </w:t>
      </w:r>
      <w:r w:rsidR="00A858D9">
        <w:rPr>
          <w:rFonts w:ascii="Times New Roman" w:hAnsi="Times New Roman" w:cs="Times New Roman"/>
        </w:rPr>
        <w:t xml:space="preserve">Obstacle </w:t>
      </w:r>
      <w:r>
        <w:rPr>
          <w:rFonts w:ascii="Times New Roman" w:hAnsi="Times New Roman" w:cs="Times New Roman"/>
        </w:rPr>
        <w:t>Height 0</w:t>
      </w:r>
      <w:ins w:id="761" w:author="Benton, Deon" w:date="2026-05-19T16:46:00Z" w16du:dateUtc="2026-05-19T21:46:00Z">
        <w:r w:rsidR="00B339E9">
          <w:rPr>
            <w:rFonts w:ascii="Times New Roman" w:hAnsi="Times New Roman" w:cs="Times New Roman"/>
          </w:rPr>
          <w:t xml:space="preserve"> and Arc Peak 0 units</w:t>
        </w:r>
      </w:ins>
      <w:r>
        <w:rPr>
          <w:rFonts w:ascii="Times New Roman" w:hAnsi="Times New Roman" w:cs="Times New Roman"/>
        </w:rPr>
        <w:t xml:space="preserve"> </w:t>
      </w:r>
      <w:ins w:id="762" w:author="Benton, Deon" w:date="2026-05-19T16:46:00Z" w16du:dateUtc="2026-05-19T21:46:00Z">
        <w:r w:rsidR="00B339E9">
          <w:rPr>
            <w:rFonts w:ascii="Times New Roman" w:hAnsi="Times New Roman" w:cs="Times New Roman"/>
          </w:rPr>
          <w:t>corresponded</w:t>
        </w:r>
      </w:ins>
      <w:ins w:id="763" w:author="Benton, Deon" w:date="2026-05-19T16:47:00Z" w16du:dateUtc="2026-05-19T21:47:00Z">
        <w:r w:rsidR="00E01745">
          <w:rPr>
            <w:rFonts w:ascii="Times New Roman" w:hAnsi="Times New Roman" w:cs="Times New Roman"/>
          </w:rPr>
          <w:t>,</w:t>
        </w:r>
      </w:ins>
      <w:ins w:id="764" w:author="Benton, Deon" w:date="2026-05-19T16:46:00Z" w16du:dateUtc="2026-05-19T21:46:00Z">
        <w:r w:rsidR="00B339E9">
          <w:rPr>
            <w:rFonts w:ascii="Times New Roman" w:hAnsi="Times New Roman" w:cs="Times New Roman"/>
          </w:rPr>
          <w:t xml:space="preserve"> respectively, </w:t>
        </w:r>
      </w:ins>
      <w:r>
        <w:rPr>
          <w:rFonts w:ascii="Times New Roman" w:hAnsi="Times New Roman" w:cs="Times New Roman"/>
        </w:rPr>
        <w:t>to</w:t>
      </w:r>
      <w:r w:rsidR="00A858D9">
        <w:rPr>
          <w:rFonts w:ascii="Times New Roman" w:hAnsi="Times New Roman" w:cs="Times New Roman"/>
        </w:rPr>
        <w:t xml:space="preserve"> the absence of a</w:t>
      </w:r>
      <w:r w:rsidR="003730F6">
        <w:rPr>
          <w:rFonts w:ascii="Times New Roman" w:hAnsi="Times New Roman" w:cs="Times New Roman"/>
        </w:rPr>
        <w:t>n o</w:t>
      </w:r>
      <w:r w:rsidR="00ED1C88">
        <w:rPr>
          <w:rFonts w:ascii="Times New Roman" w:hAnsi="Times New Roman" w:cs="Times New Roman"/>
        </w:rPr>
        <w:t>bstacle</w:t>
      </w:r>
      <w:ins w:id="765" w:author="Benton, Deon" w:date="2026-05-19T16:46:00Z" w16du:dateUtc="2026-05-19T21:46:00Z">
        <w:r w:rsidR="00B339E9">
          <w:rPr>
            <w:rFonts w:ascii="Times New Roman" w:hAnsi="Times New Roman" w:cs="Times New Roman"/>
          </w:rPr>
          <w:t xml:space="preserve"> and no curved motion</w:t>
        </w:r>
      </w:ins>
      <w:r>
        <w:rPr>
          <w:rFonts w:ascii="Times New Roman" w:hAnsi="Times New Roman" w:cs="Times New Roman"/>
        </w:rPr>
        <w:t xml:space="preserve">. </w:t>
      </w:r>
      <w:r w:rsidR="002D1FB6">
        <w:rPr>
          <w:rFonts w:ascii="Times New Roman" w:hAnsi="Times New Roman" w:cs="Times New Roman"/>
        </w:rPr>
        <w:t>Arced Peak and Obstacle Heights</w:t>
      </w:r>
      <w:r w:rsidR="00ED1C88">
        <w:rPr>
          <w:rFonts w:ascii="Times New Roman" w:hAnsi="Times New Roman" w:cs="Times New Roman"/>
        </w:rPr>
        <w:t xml:space="preserve"> </w:t>
      </w:r>
      <w:ins w:id="766" w:author="Benton, Deon" w:date="2026-05-19T16:47:00Z" w16du:dateUtc="2026-05-19T21:47:00Z">
        <w:r w:rsidR="00E01745">
          <w:rPr>
            <w:rFonts w:ascii="Times New Roman" w:hAnsi="Times New Roman" w:cs="Times New Roman"/>
          </w:rPr>
          <w:t>tended to align with one another</w:t>
        </w:r>
      </w:ins>
      <w:r>
        <w:rPr>
          <w:rFonts w:ascii="Times New Roman" w:hAnsi="Times New Roman" w:cs="Times New Roman"/>
        </w:rPr>
        <w:t xml:space="preserve"> (though see Simulation</w:t>
      </w:r>
      <w:r w:rsidR="00191AB7">
        <w:rPr>
          <w:rFonts w:ascii="Times New Roman" w:hAnsi="Times New Roman" w:cs="Times New Roman"/>
        </w:rPr>
        <w:t>s</w:t>
      </w:r>
      <w:r>
        <w:rPr>
          <w:rFonts w:ascii="Times New Roman" w:hAnsi="Times New Roman" w:cs="Times New Roman"/>
        </w:rPr>
        <w:t xml:space="preserve"> </w:t>
      </w:r>
      <w:ins w:id="767" w:author="Benton, Deon" w:date="2026-05-19T16:46:00Z" w16du:dateUtc="2026-05-19T21:46:00Z">
        <w:r w:rsidR="00E01745">
          <w:rPr>
            <w:rFonts w:ascii="Times New Roman" w:hAnsi="Times New Roman" w:cs="Times New Roman"/>
          </w:rPr>
          <w:t>4</w:t>
        </w:r>
      </w:ins>
      <w:r>
        <w:rPr>
          <w:rFonts w:ascii="Times New Roman" w:hAnsi="Times New Roman" w:cs="Times New Roman"/>
        </w:rPr>
        <w:t xml:space="preserve">). </w:t>
      </w:r>
      <w:r w:rsidR="00A00226">
        <w:rPr>
          <w:rFonts w:ascii="Times New Roman" w:hAnsi="Times New Roman" w:cs="Times New Roman"/>
        </w:rPr>
        <w:t>The</w:t>
      </w:r>
      <w:ins w:id="768" w:author="Benton, Deon" w:date="2026-05-19T16:47:00Z" w16du:dateUtc="2026-05-19T21:47:00Z">
        <w:r w:rsidR="00BB0C16">
          <w:rPr>
            <w:rFonts w:ascii="Times New Roman" w:hAnsi="Times New Roman" w:cs="Times New Roman"/>
          </w:rPr>
          <w:t xml:space="preserve"> three units in </w:t>
        </w:r>
      </w:ins>
      <w:r w:rsidR="00A00226">
        <w:rPr>
          <w:rFonts w:ascii="Times New Roman" w:hAnsi="Times New Roman" w:cs="Times New Roman"/>
        </w:rPr>
        <w:t xml:space="preserve">the </w:t>
      </w:r>
      <w:r w:rsidR="00334B9E">
        <w:rPr>
          <w:rFonts w:ascii="Times New Roman" w:hAnsi="Times New Roman" w:cs="Times New Roman"/>
        </w:rPr>
        <w:t>Obstacle Horizontal Spatial Position</w:t>
      </w:r>
      <w:r w:rsidR="00A00226">
        <w:rPr>
          <w:rFonts w:ascii="Times New Roman" w:hAnsi="Times New Roman" w:cs="Times New Roman"/>
        </w:rPr>
        <w:t xml:space="preserve"> group</w:t>
      </w:r>
      <w:r>
        <w:rPr>
          <w:rFonts w:ascii="Times New Roman" w:hAnsi="Times New Roman" w:cs="Times New Roman"/>
        </w:rPr>
        <w:t xml:space="preserve"> corresponded to</w:t>
      </w:r>
      <w:ins w:id="769" w:author="Benton, Deon" w:date="2026-05-19T16:47:00Z" w16du:dateUtc="2026-05-19T21:47:00Z">
        <w:r w:rsidR="00BB0C16">
          <w:rPr>
            <w:rFonts w:ascii="Times New Roman" w:hAnsi="Times New Roman" w:cs="Times New Roman"/>
          </w:rPr>
          <w:t xml:space="preserve"> s</w:t>
        </w:r>
      </w:ins>
      <w:ins w:id="770" w:author="Benton, Deon" w:date="2026-05-19T16:48:00Z" w16du:dateUtc="2026-05-19T21:48:00Z">
        <w:r w:rsidR="00BB0C16">
          <w:rPr>
            <w:rFonts w:ascii="Times New Roman" w:hAnsi="Times New Roman" w:cs="Times New Roman"/>
          </w:rPr>
          <w:t xml:space="preserve">patial position of the obstacle (i.e., missing, middle, periphery), and the three units in the </w:t>
        </w:r>
      </w:ins>
      <w:r w:rsidR="000D00F9">
        <w:rPr>
          <w:rFonts w:ascii="Times New Roman" w:hAnsi="Times New Roman" w:cs="Times New Roman"/>
        </w:rPr>
        <w:t>Arc Apex-Obstacle Gap</w:t>
      </w:r>
      <w:r w:rsidR="00126BA4">
        <w:rPr>
          <w:rFonts w:ascii="Times New Roman" w:hAnsi="Times New Roman" w:cs="Times New Roman"/>
        </w:rPr>
        <w:t xml:space="preserve"> group</w:t>
      </w:r>
      <w:ins w:id="771" w:author="Benton, Deon" w:date="2026-05-19T16:48:00Z" w16du:dateUtc="2026-05-19T21:48:00Z">
        <w:r w:rsidR="004C21ED">
          <w:rPr>
            <w:rFonts w:ascii="Times New Roman" w:hAnsi="Times New Roman" w:cs="Times New Roman"/>
          </w:rPr>
          <w:t xml:space="preserve"> corre</w:t>
        </w:r>
      </w:ins>
      <w:ins w:id="772" w:author="Benton, Deon" w:date="2026-05-19T16:49:00Z" w16du:dateUtc="2026-05-19T21:49:00Z">
        <w:r w:rsidR="004C21ED">
          <w:rPr>
            <w:rFonts w:ascii="Times New Roman" w:hAnsi="Times New Roman" w:cs="Times New Roman"/>
          </w:rPr>
          <w:t>sponded to the vertical distance between the top of an obstacle and the apex of the arced motion trajectory (i.e., no separation</w:t>
        </w:r>
      </w:ins>
      <w:ins w:id="773" w:author="Benton, Deon" w:date="2026-05-19T16:50:00Z" w16du:dateUtc="2026-05-19T21:50:00Z">
        <w:r w:rsidR="004C21ED">
          <w:rPr>
            <w:rFonts w:ascii="Times New Roman" w:hAnsi="Times New Roman" w:cs="Times New Roman"/>
          </w:rPr>
          <w:t xml:space="preserve"> [used for linear movements]</w:t>
        </w:r>
      </w:ins>
      <w:ins w:id="774" w:author="Benton, Deon" w:date="2026-05-19T16:49:00Z" w16du:dateUtc="2026-05-19T21:49:00Z">
        <w:r w:rsidR="004C21ED">
          <w:rPr>
            <w:rFonts w:ascii="Times New Roman" w:hAnsi="Times New Roman" w:cs="Times New Roman"/>
          </w:rPr>
          <w:t xml:space="preserve">, minimal separation, large separation). </w:t>
        </w:r>
      </w:ins>
      <w:r w:rsidR="00D45295">
        <w:rPr>
          <w:rFonts w:ascii="Times New Roman" w:hAnsi="Times New Roman" w:cs="Times New Roman"/>
        </w:rPr>
        <w:t>The</w:t>
      </w:r>
      <w:r w:rsidR="008212A4">
        <w:rPr>
          <w:rFonts w:ascii="Times New Roman" w:hAnsi="Times New Roman" w:cs="Times New Roman"/>
        </w:rPr>
        <w:t xml:space="preserve"> </w:t>
      </w:r>
      <w:r>
        <w:rPr>
          <w:rFonts w:ascii="Times New Roman" w:hAnsi="Times New Roman" w:cs="Times New Roman"/>
        </w:rPr>
        <w:t xml:space="preserve">single unit in </w:t>
      </w:r>
      <w:r>
        <w:rPr>
          <w:rFonts w:ascii="Times New Roman" w:hAnsi="Times New Roman" w:cs="Times New Roman"/>
        </w:rPr>
        <w:lastRenderedPageBreak/>
        <w:t xml:space="preserve">the </w:t>
      </w:r>
      <w:r w:rsidR="00722439">
        <w:rPr>
          <w:rFonts w:ascii="Times New Roman" w:hAnsi="Times New Roman" w:cs="Times New Roman"/>
        </w:rPr>
        <w:t xml:space="preserve">Final Adjacency </w:t>
      </w:r>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r w:rsidR="00305A74">
        <w:rPr>
          <w:rFonts w:ascii="Times New Roman" w:hAnsi="Times New Roman" w:cs="Times New Roman"/>
        </w:rPr>
        <w:t xml:space="preserve">whether the first and second object were </w:t>
      </w:r>
      <w:r w:rsidR="00362066">
        <w:rPr>
          <w:rFonts w:ascii="Times New Roman" w:hAnsi="Times New Roman" w:cs="Times New Roman"/>
        </w:rPr>
        <w:t>spatially abutted at</w:t>
      </w:r>
      <w:r w:rsidR="00305A74">
        <w:rPr>
          <w:rFonts w:ascii="Times New Roman" w:hAnsi="Times New Roman" w:cs="Times New Roman"/>
        </w:rPr>
        <w:t xml:space="preserve"> the end of a motion sequence. </w:t>
      </w:r>
      <w:r w:rsidR="00774EFB">
        <w:rPr>
          <w:rFonts w:ascii="Times New Roman" w:hAnsi="Times New Roman" w:cs="Times New Roman"/>
        </w:rPr>
        <w:t xml:space="preserve">This </w:t>
      </w:r>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r w:rsidR="00362066">
        <w:rPr>
          <w:rFonts w:ascii="Times New Roman" w:hAnsi="Times New Roman" w:cs="Times New Roman"/>
        </w:rPr>
        <w:t>this was true</w:t>
      </w:r>
      <w:r w:rsidR="00774EFB">
        <w:rPr>
          <w:rFonts w:ascii="Times New Roman" w:hAnsi="Times New Roman" w:cs="Times New Roman"/>
        </w:rPr>
        <w:t>.</w:t>
      </w:r>
      <w:ins w:id="775" w:author="Benton, Deon" w:date="2026-05-19T16:54:00Z" w16du:dateUtc="2026-05-19T21:54:00Z">
        <w:r w:rsidR="00340214">
          <w:rPr>
            <w:rFonts w:ascii="Times New Roman" w:hAnsi="Times New Roman" w:cs="Times New Roman"/>
          </w:rPr>
          <w:t xml:space="preserve"> </w:t>
        </w:r>
      </w:ins>
      <w:ins w:id="776" w:author="Benton, Deon" w:date="2026-05-19T16:55:00Z" w16du:dateUtc="2026-05-19T21:55:00Z">
        <w:r w:rsidR="00340214">
          <w:rPr>
            <w:rFonts w:ascii="Times New Roman" w:hAnsi="Times New Roman" w:cs="Times New Roman"/>
          </w:rPr>
          <w:t>All eleven groups</w:t>
        </w:r>
      </w:ins>
      <w:del w:id="777" w:author="Benton, Deon" w:date="2026-05-19T16:55:00Z" w16du:dateUtc="2026-05-19T21:55:00Z">
        <w:r w:rsidR="00D45295" w:rsidDel="00340214">
          <w:rPr>
            <w:rFonts w:ascii="Times New Roman" w:hAnsi="Times New Roman" w:cs="Times New Roman"/>
          </w:rPr>
          <w:delText xml:space="preserve"> </w:delText>
        </w:r>
      </w:del>
      <w:ins w:id="778" w:author="Benton, Deon" w:date="2026-05-19T16:51:00Z" w16du:dateUtc="2026-05-19T21:51:00Z">
        <w:r w:rsidR="001862B7">
          <w:rPr>
            <w:rFonts w:ascii="Times New Roman" w:hAnsi="Times New Roman" w:cs="Times New Roman"/>
          </w:rPr>
          <w:t xml:space="preserve"> </w:t>
        </w:r>
      </w:ins>
      <w:ins w:id="779" w:author="Benton, Deon" w:date="2026-05-19T16:55:00Z" w16du:dateUtc="2026-05-19T21:55:00Z">
        <w:r w:rsidR="00340214">
          <w:rPr>
            <w:rFonts w:ascii="Times New Roman" w:hAnsi="Times New Roman" w:cs="Times New Roman"/>
          </w:rPr>
          <w:t>were named this way intentionally to</w:t>
        </w:r>
      </w:ins>
      <w:ins w:id="780" w:author="Benton, Deon" w:date="2026-05-19T16:51:00Z" w16du:dateUtc="2026-05-19T21:51:00Z">
        <w:r w:rsidR="001862B7">
          <w:rPr>
            <w:rFonts w:ascii="Times New Roman" w:hAnsi="Times New Roman" w:cs="Times New Roman"/>
          </w:rPr>
          <w:t xml:space="preserve"> </w:t>
        </w:r>
      </w:ins>
      <w:r w:rsidR="00DB1E68">
        <w:rPr>
          <w:rFonts w:ascii="Times New Roman" w:hAnsi="Times New Roman" w:cs="Times New Roman"/>
        </w:rPr>
        <w:t xml:space="preserve">emphasize </w:t>
      </w:r>
      <w:ins w:id="781" w:author="Benton, Deon" w:date="2026-05-19T16:51:00Z" w16du:dateUtc="2026-05-19T21:51:00Z">
        <w:r w:rsidR="001862B7">
          <w:rPr>
            <w:rFonts w:ascii="Times New Roman" w:hAnsi="Times New Roman" w:cs="Times New Roman"/>
          </w:rPr>
          <w:t>their</w:t>
        </w:r>
      </w:ins>
      <w:ins w:id="782" w:author="Benton, Deon" w:date="2026-05-19T16:52:00Z" w16du:dateUtc="2026-05-19T21:52:00Z">
        <w:r w:rsidR="001862B7">
          <w:rPr>
            <w:rFonts w:ascii="Times New Roman" w:hAnsi="Times New Roman" w:cs="Times New Roman"/>
          </w:rPr>
          <w:t xml:space="preserve"> </w:t>
        </w:r>
      </w:ins>
      <w:ins w:id="783" w:author="Benton, Deon" w:date="2026-05-19T16:51:00Z" w16du:dateUtc="2026-05-19T21:51:00Z">
        <w:r w:rsidR="001862B7">
          <w:rPr>
            <w:rFonts w:ascii="Times New Roman" w:hAnsi="Times New Roman" w:cs="Times New Roman"/>
          </w:rPr>
          <w:t xml:space="preserve">semantically neutral, </w:t>
        </w:r>
      </w:ins>
      <w:ins w:id="784" w:author="Benton, Deon" w:date="2026-05-19T16:55:00Z" w16du:dateUtc="2026-05-19T21:55:00Z">
        <w:r w:rsidR="00340214">
          <w:rPr>
            <w:rFonts w:ascii="Times New Roman" w:hAnsi="Times New Roman" w:cs="Times New Roman"/>
          </w:rPr>
          <w:t xml:space="preserve">surface </w:t>
        </w:r>
      </w:ins>
      <w:ins w:id="785" w:author="Benton, Deon" w:date="2026-05-19T16:52:00Z" w16du:dateUtc="2026-05-19T21:52:00Z">
        <w:r w:rsidR="001862B7">
          <w:rPr>
            <w:rFonts w:ascii="Times New Roman" w:hAnsi="Times New Roman" w:cs="Times New Roman"/>
          </w:rPr>
          <w:t>nature</w:t>
        </w:r>
      </w:ins>
      <w:ins w:id="786" w:author="Benton, Deon" w:date="2026-05-19T16:55:00Z" w16du:dateUtc="2026-05-19T21:55:00Z">
        <w:r w:rsidR="00340214">
          <w:rPr>
            <w:rFonts w:ascii="Times New Roman" w:hAnsi="Times New Roman" w:cs="Times New Roman"/>
          </w:rPr>
          <w:t>s</w:t>
        </w:r>
      </w:ins>
      <w:ins w:id="787" w:author="Benton, Deon" w:date="2026-05-19T16:52:00Z" w16du:dateUtc="2026-05-19T21:52:00Z">
        <w:r w:rsidR="001862B7">
          <w:rPr>
            <w:rFonts w:ascii="Times New Roman" w:hAnsi="Times New Roman" w:cs="Times New Roman"/>
          </w:rPr>
          <w:t xml:space="preserve">. </w:t>
        </w:r>
      </w:ins>
      <w:r w:rsidR="00DB1E68">
        <w:rPr>
          <w:rFonts w:ascii="Times New Roman" w:hAnsi="Times New Roman" w:cs="Times New Roman"/>
        </w:rPr>
        <w:t xml:space="preserve"> </w:t>
      </w:r>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2D5845CE" w14:textId="5EDFB070" w:rsidR="008674ED" w:rsidRPr="008674ED" w:rsidRDefault="00524642" w:rsidP="00821F6A">
      <w:pPr>
        <w:spacing w:line="480" w:lineRule="auto"/>
        <w:contextualSpacing/>
        <w:rPr>
          <w:rFonts w:ascii="Times New Roman" w:hAnsi="Times New Roman" w:cs="Times New Roman"/>
        </w:rPr>
      </w:pPr>
      <w:r>
        <w:rPr>
          <w:rFonts w:ascii="Times New Roman" w:hAnsi="Times New Roman" w:cs="Times New Roman"/>
        </w:rPr>
        <w:tab/>
      </w:r>
      <w:r w:rsidR="008674ED" w:rsidRPr="008674ED">
        <w:rPr>
          <w:rFonts w:ascii="Times New Roman" w:hAnsi="Times New Roman" w:cs="Times New Roman"/>
        </w:rPr>
        <w:t>The present account assumes that infants’ looking behaviors in studies assessing</w:t>
      </w:r>
      <w:ins w:id="788" w:author="Benton, Deon" w:date="2026-05-19T18:52:00Z" w16du:dateUtc="2026-05-19T23:52:00Z">
        <w:r w:rsidR="008674ED">
          <w:rPr>
            <w:rFonts w:ascii="Times New Roman" w:hAnsi="Times New Roman" w:cs="Times New Roman"/>
          </w:rPr>
          <w:t xml:space="preserve"> their</w:t>
        </w:r>
      </w:ins>
      <w:r w:rsidR="008674ED" w:rsidRPr="008674ED">
        <w:rPr>
          <w:rFonts w:ascii="Times New Roman" w:hAnsi="Times New Roman" w:cs="Times New Roman"/>
        </w:rPr>
        <w:t xml:space="preserve"> action efficiency understanding reflect extensive real-world experience </w:t>
      </w:r>
      <w:ins w:id="789" w:author="Benton, Deon" w:date="2026-05-19T18:52:00Z" w16du:dateUtc="2026-05-19T23:52:00Z">
        <w:r w:rsidR="008674ED">
          <w:rPr>
            <w:rFonts w:ascii="Times New Roman" w:hAnsi="Times New Roman" w:cs="Times New Roman"/>
          </w:rPr>
          <w:t>in which they process the</w:t>
        </w:r>
      </w:ins>
      <w:r w:rsidR="008674ED" w:rsidRPr="008674ED">
        <w:rPr>
          <w:rFonts w:ascii="Times New Roman" w:hAnsi="Times New Roman" w:cs="Times New Roman"/>
        </w:rPr>
        <w:t xml:space="preserve"> kinematics of actions, the visible surface features of objects and agents, and the associative relations among these perceptually grounded </w:t>
      </w:r>
      <w:ins w:id="790" w:author="Benton, Deon" w:date="2026-05-19T18:52:00Z" w16du:dateUtc="2026-05-19T23:52:00Z">
        <w:r w:rsidR="008674ED">
          <w:rPr>
            <w:rFonts w:ascii="Times New Roman" w:hAnsi="Times New Roman" w:cs="Times New Roman"/>
          </w:rPr>
          <w:t>features</w:t>
        </w:r>
      </w:ins>
      <w:r w:rsidR="008674ED" w:rsidRPr="008674ED">
        <w:rPr>
          <w:rFonts w:ascii="Times New Roman" w:hAnsi="Times New Roman" w:cs="Times New Roman"/>
        </w:rPr>
        <w:t xml:space="preserve">. </w:t>
      </w:r>
      <w:ins w:id="791" w:author="Benton, Deon" w:date="2026-05-19T18:53:00Z" w16du:dateUtc="2026-05-19T23:53:00Z">
        <w:r w:rsidR="00821F6A">
          <w:rPr>
            <w:rFonts w:ascii="Times New Roman" w:hAnsi="Times New Roman" w:cs="Times New Roman"/>
          </w:rPr>
          <w:t xml:space="preserve">This proposal was implemented via a pretraining phase; this phase was identical for all networks and </w:t>
        </w:r>
        <w:proofErr w:type="gramStart"/>
        <w:r w:rsidR="00821F6A">
          <w:rPr>
            <w:rFonts w:ascii="Times New Roman" w:hAnsi="Times New Roman" w:cs="Times New Roman"/>
          </w:rPr>
          <w:t>approximated</w:t>
        </w:r>
        <w:proofErr w:type="gramEnd"/>
        <w:r w:rsidR="00821F6A">
          <w:rPr>
            <w:rFonts w:ascii="Times New Roman" w:hAnsi="Times New Roman" w:cs="Times New Roman"/>
          </w:rPr>
          <w:t xml:space="preserve"> infants’ real-world action experience.</w:t>
        </w:r>
      </w:ins>
      <w:ins w:id="792" w:author="Benton, Deon" w:date="2026-05-19T18:54:00Z" w16du:dateUtc="2026-05-19T23:54:00Z">
        <w:r w:rsidR="00821F6A">
          <w:rPr>
            <w:rFonts w:ascii="Times New Roman" w:hAnsi="Times New Roman" w:cs="Times New Roman"/>
          </w:rPr>
          <w:t xml:space="preserve"> During this phase,</w:t>
        </w:r>
      </w:ins>
      <w:r w:rsidR="008674ED" w:rsidRPr="008674ED">
        <w:rPr>
          <w:rFonts w:ascii="Times New Roman" w:hAnsi="Times New Roman" w:cs="Times New Roman"/>
        </w:rPr>
        <w:t xml:space="preserve"> networks experienced two broad classes of events</w:t>
      </w:r>
      <w:ins w:id="793" w:author="Benton, Deon" w:date="2026-05-19T18:54:00Z" w16du:dateUtc="2026-05-19T23:54:00Z">
        <w:r w:rsidR="00821F6A">
          <w:rPr>
            <w:rFonts w:ascii="Times New Roman" w:hAnsi="Times New Roman" w:cs="Times New Roman"/>
          </w:rPr>
          <w:t>: Linear Path Events and Arced Path Events</w:t>
        </w:r>
      </w:ins>
      <w:r w:rsidR="008674ED" w:rsidRPr="008674ED">
        <w:rPr>
          <w:rFonts w:ascii="Times New Roman" w:hAnsi="Times New Roman" w:cs="Times New Roman"/>
        </w:rPr>
        <w:t xml:space="preserve">. In </w:t>
      </w:r>
      <w:ins w:id="794" w:author="Benton, Deon" w:date="2026-05-19T18:55:00Z" w16du:dateUtc="2026-05-19T23:55:00Z">
        <w:r w:rsidR="00027D4F">
          <w:rPr>
            <w:rFonts w:ascii="Times New Roman" w:hAnsi="Times New Roman" w:cs="Times New Roman"/>
          </w:rPr>
          <w:t>the former event, one</w:t>
        </w:r>
      </w:ins>
      <w:r w:rsidR="008674ED" w:rsidRPr="008674ED">
        <w:rPr>
          <w:rFonts w:ascii="Times New Roman" w:hAnsi="Times New Roman" w:cs="Times New Roman"/>
        </w:rPr>
        <w:t xml:space="preserve"> object moved </w:t>
      </w:r>
      <w:ins w:id="795" w:author="Benton, Deon" w:date="2026-05-19T18:55:00Z" w16du:dateUtc="2026-05-19T23:55:00Z">
        <w:r w:rsidR="00C14C39">
          <w:rPr>
            <w:rFonts w:ascii="Times New Roman" w:hAnsi="Times New Roman" w:cs="Times New Roman"/>
          </w:rPr>
          <w:t>unobstructed</w:t>
        </w:r>
        <w:r w:rsidR="00C14C39" w:rsidRPr="008674ED">
          <w:rPr>
            <w:rFonts w:ascii="Times New Roman" w:hAnsi="Times New Roman" w:cs="Times New Roman"/>
          </w:rPr>
          <w:t xml:space="preserve"> </w:t>
        </w:r>
      </w:ins>
      <w:r w:rsidR="008674ED" w:rsidRPr="008674ED">
        <w:rPr>
          <w:rFonts w:ascii="Times New Roman" w:hAnsi="Times New Roman" w:cs="Times New Roman"/>
        </w:rPr>
        <w:t>toward</w:t>
      </w:r>
      <w:ins w:id="796" w:author="Benton, Deon" w:date="2026-05-19T18:55:00Z" w16du:dateUtc="2026-05-19T23:55:00Z">
        <w:r w:rsidR="00C14C39">
          <w:rPr>
            <w:rFonts w:ascii="Times New Roman" w:hAnsi="Times New Roman" w:cs="Times New Roman"/>
          </w:rPr>
          <w:t>s</w:t>
        </w:r>
      </w:ins>
      <w:r w:rsidR="008674ED" w:rsidRPr="008674ED">
        <w:rPr>
          <w:rFonts w:ascii="Times New Roman" w:hAnsi="Times New Roman" w:cs="Times New Roman"/>
        </w:rPr>
        <w:t xml:space="preserve"> another along a horizontal trajectory. In </w:t>
      </w:r>
      <w:ins w:id="797" w:author="Benton, Deon" w:date="2026-05-19T18:55:00Z" w16du:dateUtc="2026-05-19T23:55:00Z">
        <w:r w:rsidR="00C14C39">
          <w:rPr>
            <w:rFonts w:ascii="Times New Roman" w:hAnsi="Times New Roman" w:cs="Times New Roman"/>
          </w:rPr>
          <w:t>the latter event,</w:t>
        </w:r>
      </w:ins>
      <w:r w:rsidR="008674ED" w:rsidRPr="008674ED">
        <w:rPr>
          <w:rFonts w:ascii="Times New Roman" w:hAnsi="Times New Roman" w:cs="Times New Roman"/>
        </w:rPr>
        <w:t xml:space="preserve"> one object moved along a curved trajectory over an obstacle before coming to rest </w:t>
      </w:r>
      <w:ins w:id="798" w:author="Benton, Deon" w:date="2026-05-19T18:56:00Z" w16du:dateUtc="2026-05-19T23:56:00Z">
        <w:r w:rsidR="00C14C39">
          <w:rPr>
            <w:rFonts w:ascii="Times New Roman" w:hAnsi="Times New Roman" w:cs="Times New Roman"/>
          </w:rPr>
          <w:t>next to the other object</w:t>
        </w:r>
      </w:ins>
      <w:r w:rsidR="008674ED" w:rsidRPr="008674ED">
        <w:rPr>
          <w:rFonts w:ascii="Times New Roman" w:hAnsi="Times New Roman" w:cs="Times New Roman"/>
        </w:rPr>
        <w:t>.</w:t>
      </w:r>
      <w:ins w:id="799" w:author="Benton, Deon" w:date="2026-05-19T18:56:00Z" w16du:dateUtc="2026-05-19T23:56:00Z">
        <w:r w:rsidR="00C14C39">
          <w:rPr>
            <w:rFonts w:ascii="Times New Roman" w:hAnsi="Times New Roman" w:cs="Times New Roman"/>
          </w:rPr>
          <w:t xml:space="preserve"> Half of the objects in both events possessed one of the two classes of visible </w:t>
        </w:r>
      </w:ins>
      <w:ins w:id="800" w:author="Benton, Deon" w:date="2026-05-19T18:57:00Z" w16du:dateUtc="2026-05-19T23:57:00Z">
        <w:r w:rsidR="00C14C39">
          <w:rPr>
            <w:rFonts w:ascii="Times New Roman" w:hAnsi="Times New Roman" w:cs="Times New Roman"/>
          </w:rPr>
          <w:t>surface features</w:t>
        </w:r>
      </w:ins>
      <w:ins w:id="801" w:author="Benton, Deon" w:date="2026-05-19T18:58:00Z" w16du:dateUtc="2026-05-19T23:58:00Z">
        <w:r w:rsidR="0093595B">
          <w:rPr>
            <w:rFonts w:ascii="Times New Roman" w:hAnsi="Times New Roman" w:cs="Times New Roman"/>
          </w:rPr>
          <w:t xml:space="preserve"> re</w:t>
        </w:r>
      </w:ins>
      <w:ins w:id="802" w:author="Benton, Deon" w:date="2026-05-19T18:59:00Z" w16du:dateUtc="2026-05-19T23:59:00Z">
        <w:r w:rsidR="0093595B">
          <w:rPr>
            <w:rFonts w:ascii="Times New Roman" w:hAnsi="Times New Roman" w:cs="Times New Roman"/>
          </w:rPr>
          <w:t>presented by</w:t>
        </w:r>
      </w:ins>
      <w:ins w:id="803" w:author="Benton, Deon" w:date="2026-05-19T18:58:00Z" w16du:dateUtc="2026-05-19T23:58:00Z">
        <w:r w:rsidR="0093595B">
          <w:rPr>
            <w:rFonts w:ascii="Times New Roman" w:hAnsi="Times New Roman" w:cs="Times New Roman"/>
          </w:rPr>
          <w:t xml:space="preserve"> the Surface Property groups</w:t>
        </w:r>
      </w:ins>
      <w:ins w:id="804" w:author="Benton, Deon" w:date="2026-05-19T18:57:00Z" w16du:dateUtc="2026-05-19T23:57:00Z">
        <w:r w:rsidR="00C14C39">
          <w:rPr>
            <w:rFonts w:ascii="Times New Roman" w:hAnsi="Times New Roman" w:cs="Times New Roman"/>
          </w:rPr>
          <w:t xml:space="preserve">, whereas the remaining half possessed the other class. </w:t>
        </w:r>
        <w:r w:rsidR="00842ED5">
          <w:rPr>
            <w:rFonts w:ascii="Times New Roman" w:hAnsi="Times New Roman" w:cs="Times New Roman"/>
          </w:rPr>
          <w:t>This</w:t>
        </w:r>
      </w:ins>
      <w:r w:rsidR="008674ED" w:rsidRPr="008674ED">
        <w:rPr>
          <w:rFonts w:ascii="Times New Roman" w:hAnsi="Times New Roman" w:cs="Times New Roman"/>
        </w:rPr>
        <w:t xml:space="preserve"> </w:t>
      </w:r>
      <w:ins w:id="805" w:author="Benton, Deon" w:date="2026-05-19T18:57:00Z" w16du:dateUtc="2026-05-19T23:57:00Z">
        <w:r w:rsidR="00842ED5" w:rsidRPr="008674ED">
          <w:rPr>
            <w:rFonts w:ascii="Times New Roman" w:hAnsi="Times New Roman" w:cs="Times New Roman"/>
          </w:rPr>
          <w:t>implement</w:t>
        </w:r>
        <w:r w:rsidR="00842ED5">
          <w:rPr>
            <w:rFonts w:ascii="Times New Roman" w:hAnsi="Times New Roman" w:cs="Times New Roman"/>
          </w:rPr>
          <w:t>ed</w:t>
        </w:r>
      </w:ins>
      <w:r w:rsidR="008674ED" w:rsidRPr="008674ED">
        <w:rPr>
          <w:rFonts w:ascii="Times New Roman" w:hAnsi="Times New Roman" w:cs="Times New Roman"/>
        </w:rPr>
        <w:t xml:space="preserve"> the assumption that entities with different appearances can engage in both </w:t>
      </w:r>
      <w:ins w:id="806" w:author="Benton, Deon" w:date="2026-05-19T18:57:00Z" w16du:dateUtc="2026-05-19T23:57:00Z">
        <w:r w:rsidR="00842ED5">
          <w:rPr>
            <w:rFonts w:ascii="Times New Roman" w:hAnsi="Times New Roman" w:cs="Times New Roman"/>
          </w:rPr>
          <w:t>kinds of movement</w:t>
        </w:r>
      </w:ins>
      <w:r w:rsidR="008674ED" w:rsidRPr="008674ED">
        <w:rPr>
          <w:rFonts w:ascii="Times New Roman" w:hAnsi="Times New Roman" w:cs="Times New Roman"/>
        </w:rPr>
        <w:t xml:space="preserve">. </w:t>
      </w:r>
    </w:p>
    <w:p w14:paraId="6E4B832A" w14:textId="77777777" w:rsidR="0081314B" w:rsidRDefault="00662293" w:rsidP="008674ED">
      <w:pPr>
        <w:spacing w:line="480" w:lineRule="auto"/>
        <w:contextualSpacing/>
        <w:rPr>
          <w:ins w:id="807" w:author="Benton, Deon" w:date="2026-05-19T19:06:00Z" w16du:dateUtc="2026-05-20T00:06:00Z"/>
          <w:rFonts w:ascii="Times New Roman" w:hAnsi="Times New Roman" w:cs="Times New Roman"/>
        </w:rPr>
      </w:pPr>
      <w:ins w:id="808" w:author="Benton, Deon" w:date="2026-05-19T18:59:00Z" w16du:dateUtc="2026-05-19T23:59:00Z">
        <w:r>
          <w:rPr>
            <w:rFonts w:ascii="Times New Roman" w:hAnsi="Times New Roman" w:cs="Times New Roman"/>
          </w:rPr>
          <w:t xml:space="preserve">Additional assumptions that were implemented during pretraining were that </w:t>
        </w:r>
      </w:ins>
      <w:ins w:id="809" w:author="Benton, Deon" w:date="2026-05-19T19:00:00Z" w16du:dateUtc="2026-05-20T00:00:00Z">
        <w:r>
          <w:rPr>
            <w:rFonts w:ascii="Times New Roman" w:hAnsi="Times New Roman" w:cs="Times New Roman"/>
          </w:rPr>
          <w:t xml:space="preserve">obstacles have reduced salience when they are located peripheral to curved motion than when they are spatially contiguous and that </w:t>
        </w:r>
        <w:r w:rsidRPr="008674ED">
          <w:rPr>
            <w:rFonts w:ascii="Times New Roman" w:hAnsi="Times New Roman" w:cs="Times New Roman"/>
          </w:rPr>
          <w:t>curved trajectories clear obstacles by relatively small margins</w:t>
        </w:r>
      </w:ins>
      <w:ins w:id="810" w:author="Benton, Deon" w:date="2026-05-19T19:01:00Z" w16du:dateUtc="2026-05-20T00:01:00Z">
        <w:r>
          <w:rPr>
            <w:rFonts w:ascii="Times New Roman" w:hAnsi="Times New Roman" w:cs="Times New Roman"/>
          </w:rPr>
          <w:t>. The first of these assumptions was</w:t>
        </w:r>
      </w:ins>
      <w:ins w:id="811" w:author="Benton, Deon" w:date="2026-05-19T19:00:00Z" w16du:dateUtc="2026-05-20T00:00:00Z">
        <w:r w:rsidRPr="008674ED">
          <w:rPr>
            <w:rFonts w:ascii="Times New Roman" w:hAnsi="Times New Roman" w:cs="Times New Roman"/>
          </w:rPr>
          <w:t xml:space="preserve"> </w:t>
        </w:r>
      </w:ins>
      <w:ins w:id="812" w:author="Benton, Deon" w:date="2026-05-19T19:03:00Z" w16du:dateUtc="2026-05-20T00:03:00Z">
        <w:r w:rsidR="00AE60E1" w:rsidRPr="00AE60E1">
          <w:rPr>
            <w:rFonts w:ascii="Times New Roman" w:hAnsi="Times New Roman" w:cs="Times New Roman"/>
          </w:rPr>
          <w:t>implemented by lower</w:t>
        </w:r>
      </w:ins>
      <w:ins w:id="813" w:author="Benton, Deon" w:date="2026-05-19T19:04:00Z" w16du:dateUtc="2026-05-20T00:04:00Z">
        <w:r w:rsidR="001A5B1D">
          <w:rPr>
            <w:rFonts w:ascii="Times New Roman" w:hAnsi="Times New Roman" w:cs="Times New Roman"/>
          </w:rPr>
          <w:t>ing</w:t>
        </w:r>
      </w:ins>
      <w:ins w:id="814" w:author="Benton, Deon" w:date="2026-05-19T19:03:00Z" w16du:dateUtc="2026-05-20T00:03:00Z">
        <w:r w:rsidR="00AE60E1" w:rsidRPr="00AE60E1">
          <w:rPr>
            <w:rFonts w:ascii="Times New Roman" w:hAnsi="Times New Roman" w:cs="Times New Roman"/>
          </w:rPr>
          <w:t xml:space="preserve"> the learning rate and increasing the weight decay on the incoming and outgoing </w:t>
        </w:r>
        <w:r w:rsidR="00AE60E1">
          <w:rPr>
            <w:rFonts w:ascii="Times New Roman" w:hAnsi="Times New Roman" w:cs="Times New Roman"/>
          </w:rPr>
          <w:t>weights</w:t>
        </w:r>
        <w:r w:rsidR="00AE60E1" w:rsidRPr="00AE60E1">
          <w:rPr>
            <w:rFonts w:ascii="Times New Roman" w:hAnsi="Times New Roman" w:cs="Times New Roman"/>
          </w:rPr>
          <w:t xml:space="preserve"> to the Obstacle Height and Obstacle Position groups. The specific value used for the learning rate was 1×10</w:t>
        </w:r>
        <w:r w:rsidR="00AE60E1" w:rsidRPr="00AE60E1">
          <w:rPr>
            <w:rFonts w:ascii="Times New Roman" w:hAnsi="Times New Roman" w:cs="Times New Roman"/>
            <w:vertAlign w:val="superscript"/>
          </w:rPr>
          <w:t>-4</w:t>
        </w:r>
        <w:r w:rsidR="00AE60E1" w:rsidRPr="00AE60E1">
          <w:rPr>
            <w:rFonts w:ascii="Times New Roman" w:hAnsi="Times New Roman" w:cs="Times New Roman"/>
          </w:rPr>
          <w:t xml:space="preserve">; the value used for the weight </w:t>
        </w:r>
        <w:r w:rsidR="00AE60E1" w:rsidRPr="00AE60E1">
          <w:rPr>
            <w:rFonts w:ascii="Times New Roman" w:hAnsi="Times New Roman" w:cs="Times New Roman"/>
          </w:rPr>
          <w:lastRenderedPageBreak/>
          <w:t xml:space="preserve">decay was 0.1. These values were kept constant across all simulations. </w:t>
        </w:r>
        <w:r w:rsidR="00AE60E1">
          <w:rPr>
            <w:rFonts w:ascii="Times New Roman" w:hAnsi="Times New Roman" w:cs="Times New Roman"/>
          </w:rPr>
          <w:t>Learning rate</w:t>
        </w:r>
        <w:r w:rsidR="00AE60E1" w:rsidRPr="00AE60E1">
          <w:rPr>
            <w:rFonts w:ascii="Times New Roman" w:hAnsi="Times New Roman" w:cs="Times New Roman"/>
          </w:rPr>
          <w:t xml:space="preserve"> is a parameter that controls </w:t>
        </w:r>
      </w:ins>
      <w:ins w:id="815" w:author="Benton, Deon" w:date="2026-05-19T19:04:00Z" w16du:dateUtc="2026-05-20T00:04:00Z">
        <w:r w:rsidR="001A5B1D">
          <w:rPr>
            <w:rFonts w:ascii="Times New Roman" w:hAnsi="Times New Roman" w:cs="Times New Roman"/>
          </w:rPr>
          <w:t>how quickly a network’s weights adapt</w:t>
        </w:r>
      </w:ins>
      <w:ins w:id="816" w:author="Benton, Deon" w:date="2026-05-19T19:03:00Z" w16du:dateUtc="2026-05-20T00:03:00Z">
        <w:r w:rsidR="00AE60E1" w:rsidRPr="00AE60E1">
          <w:rPr>
            <w:rFonts w:ascii="Times New Roman" w:hAnsi="Times New Roman" w:cs="Times New Roman"/>
          </w:rPr>
          <w:t xml:space="preserve">; larger learning rates </w:t>
        </w:r>
      </w:ins>
      <w:ins w:id="817" w:author="Benton, Deon" w:date="2026-05-19T19:05:00Z" w16du:dateUtc="2026-05-20T00:05:00Z">
        <w:r w:rsidR="001A5B1D">
          <w:rPr>
            <w:rFonts w:ascii="Times New Roman" w:hAnsi="Times New Roman" w:cs="Times New Roman"/>
          </w:rPr>
          <w:t>correspond to</w:t>
        </w:r>
      </w:ins>
      <w:ins w:id="818" w:author="Benton, Deon" w:date="2026-05-19T19:03:00Z" w16du:dateUtc="2026-05-20T00:03:00Z">
        <w:r w:rsidR="00AE60E1" w:rsidRPr="00AE60E1">
          <w:rPr>
            <w:rFonts w:ascii="Times New Roman" w:hAnsi="Times New Roman" w:cs="Times New Roman"/>
          </w:rPr>
          <w:t xml:space="preserve"> more rapid weight changes and faster learning. In contrast, weight decay controls how “big” the weights are allowed to grow; lower values for this parameter correspond to larger weights. </w:t>
        </w:r>
      </w:ins>
      <w:ins w:id="819" w:author="Benton, Deon" w:date="2026-05-19T19:05:00Z" w16du:dateUtc="2026-05-20T00:05:00Z">
        <w:r w:rsidR="001A5B1D">
          <w:rPr>
            <w:rFonts w:ascii="Times New Roman" w:hAnsi="Times New Roman" w:cs="Times New Roman"/>
          </w:rPr>
          <w:t>This way of implementing salience</w:t>
        </w:r>
      </w:ins>
      <w:ins w:id="820" w:author="Benton, Deon" w:date="2026-05-19T19:03:00Z" w16du:dateUtc="2026-05-20T00:03:00Z">
        <w:r w:rsidR="00AE60E1" w:rsidRPr="00AE60E1">
          <w:rPr>
            <w:rFonts w:ascii="Times New Roman" w:hAnsi="Times New Roman" w:cs="Times New Roman"/>
          </w:rPr>
          <w:t xml:space="preserve"> aligns with past connectionist modeling work (e.g., Benton, 2024; Singh et al., 2025). </w:t>
        </w:r>
      </w:ins>
      <w:ins w:id="821" w:author="Benton, Deon" w:date="2026-05-19T19:06:00Z" w16du:dateUtc="2026-05-20T00:06:00Z">
        <w:r w:rsidR="001C534C">
          <w:rPr>
            <w:rFonts w:ascii="Times New Roman" w:hAnsi="Times New Roman" w:cs="Times New Roman"/>
          </w:rPr>
          <w:t>The second</w:t>
        </w:r>
      </w:ins>
      <w:r w:rsidR="008674ED" w:rsidRPr="008674ED">
        <w:rPr>
          <w:rFonts w:ascii="Times New Roman" w:hAnsi="Times New Roman" w:cs="Times New Roman"/>
        </w:rPr>
        <w:t xml:space="preserve"> assumption was implemented by activating the Small Vertical Separation unit whenever curved motion occurred over an obstacle.</w:t>
      </w:r>
      <w:ins w:id="822" w:author="Benton, Deon" w:date="2026-05-19T19:06:00Z" w16du:dateUtc="2026-05-20T00:06:00Z">
        <w:r w:rsidR="0081314B">
          <w:rPr>
            <w:rFonts w:ascii="Times New Roman" w:hAnsi="Times New Roman" w:cs="Times New Roman"/>
          </w:rPr>
          <w:t xml:space="preserve"> </w:t>
        </w:r>
      </w:ins>
    </w:p>
    <w:p w14:paraId="48870FEF" w14:textId="77777777" w:rsidR="00F04C71" w:rsidRDefault="00EB298A" w:rsidP="008674ED">
      <w:pPr>
        <w:spacing w:line="480" w:lineRule="auto"/>
        <w:contextualSpacing/>
        <w:rPr>
          <w:ins w:id="823" w:author="Benton, Deon" w:date="2026-05-19T19:14:00Z" w16du:dateUtc="2026-05-20T00:14:00Z"/>
          <w:rFonts w:ascii="Times New Roman" w:hAnsi="Times New Roman" w:cs="Times New Roman"/>
        </w:rPr>
      </w:pPr>
      <w:ins w:id="824" w:author="Benton, Deon" w:date="2026-05-19T19:08:00Z" w16du:dateUtc="2026-05-20T00:08:00Z">
        <w:r>
          <w:rPr>
            <w:rFonts w:ascii="Times New Roman" w:hAnsi="Times New Roman" w:cs="Times New Roman"/>
          </w:rPr>
          <w:t xml:space="preserve">In terms of the duration of the pretraining phase, its length </w:t>
        </w:r>
      </w:ins>
      <w:r w:rsidR="008674ED" w:rsidRPr="008674ED">
        <w:rPr>
          <w:rFonts w:ascii="Times New Roman" w:hAnsi="Times New Roman" w:cs="Times New Roman"/>
        </w:rPr>
        <w:t xml:space="preserve">varied systematically across simulations such that networks corresponding to older infants received proportionally more pretraining experience than </w:t>
      </w:r>
      <w:ins w:id="825" w:author="Benton, Deon" w:date="2026-05-19T19:08:00Z" w16du:dateUtc="2026-05-20T00:08:00Z">
        <w:r>
          <w:rPr>
            <w:rFonts w:ascii="Times New Roman" w:hAnsi="Times New Roman" w:cs="Times New Roman"/>
          </w:rPr>
          <w:t xml:space="preserve">those </w:t>
        </w:r>
      </w:ins>
      <w:r w:rsidR="008674ED" w:rsidRPr="008674ED">
        <w:rPr>
          <w:rFonts w:ascii="Times New Roman" w:hAnsi="Times New Roman" w:cs="Times New Roman"/>
        </w:rPr>
        <w:t xml:space="preserve">corresponding to younger infants. </w:t>
      </w:r>
      <w:proofErr w:type="gramStart"/>
      <w:ins w:id="826" w:author="Benton, Deon" w:date="2026-05-19T19:08:00Z" w16du:dateUtc="2026-05-20T00:08:00Z">
        <w:r>
          <w:rPr>
            <w:rFonts w:ascii="Times New Roman" w:hAnsi="Times New Roman" w:cs="Times New Roman"/>
          </w:rPr>
          <w:t>In particular</w:t>
        </w:r>
      </w:ins>
      <w:r w:rsidR="008674ED" w:rsidRPr="008674ED">
        <w:rPr>
          <w:rFonts w:ascii="Times New Roman" w:hAnsi="Times New Roman" w:cs="Times New Roman"/>
        </w:rPr>
        <w:t>, simulations</w:t>
      </w:r>
      <w:proofErr w:type="gramEnd"/>
      <w:r w:rsidR="008674ED" w:rsidRPr="008674ED">
        <w:rPr>
          <w:rFonts w:ascii="Times New Roman" w:hAnsi="Times New Roman" w:cs="Times New Roman"/>
        </w:rPr>
        <w:t xml:space="preserve"> </w:t>
      </w:r>
      <w:ins w:id="827" w:author="Benton, Deon" w:date="2026-05-19T19:09:00Z" w16du:dateUtc="2026-05-20T00:09:00Z">
        <w:r>
          <w:rPr>
            <w:rFonts w:ascii="Times New Roman" w:hAnsi="Times New Roman" w:cs="Times New Roman"/>
          </w:rPr>
          <w:t>that modeled</w:t>
        </w:r>
        <w:r w:rsidRPr="008674ED">
          <w:rPr>
            <w:rFonts w:ascii="Times New Roman" w:hAnsi="Times New Roman" w:cs="Times New Roman"/>
          </w:rPr>
          <w:t xml:space="preserve"> </w:t>
        </w:r>
      </w:ins>
      <w:r w:rsidR="008674ED" w:rsidRPr="008674ED">
        <w:rPr>
          <w:rFonts w:ascii="Times New Roman" w:hAnsi="Times New Roman" w:cs="Times New Roman"/>
        </w:rPr>
        <w:t xml:space="preserve">12-month-olds received 900 epochs of pretraining, whereas simulations </w:t>
      </w:r>
      <w:ins w:id="828" w:author="Benton, Deon" w:date="2026-05-19T19:09:00Z" w16du:dateUtc="2026-05-20T00:09:00Z">
        <w:r>
          <w:rPr>
            <w:rFonts w:ascii="Times New Roman" w:hAnsi="Times New Roman" w:cs="Times New Roman"/>
          </w:rPr>
          <w:t>that modeled</w:t>
        </w:r>
        <w:r w:rsidRPr="008674ED">
          <w:rPr>
            <w:rFonts w:ascii="Times New Roman" w:hAnsi="Times New Roman" w:cs="Times New Roman"/>
          </w:rPr>
          <w:t xml:space="preserve"> </w:t>
        </w:r>
      </w:ins>
      <w:r w:rsidR="008674ED" w:rsidRPr="008674ED">
        <w:rPr>
          <w:rFonts w:ascii="Times New Roman" w:hAnsi="Times New Roman" w:cs="Times New Roman"/>
        </w:rPr>
        <w:t xml:space="preserve">9-, 6-, and 3-month-olds received 675, 450, and 225 epochs, respectively. </w:t>
      </w:r>
      <w:ins w:id="829" w:author="Benton, Deon" w:date="2026-05-19T19:09:00Z" w16du:dateUtc="2026-05-20T00:09:00Z">
        <w:r>
          <w:rPr>
            <w:rFonts w:ascii="Times New Roman" w:hAnsi="Times New Roman" w:cs="Times New Roman"/>
          </w:rPr>
          <w:t>Developmental “age” was also modeled via the learning rate parameters</w:t>
        </w:r>
      </w:ins>
      <w:ins w:id="830" w:author="Benton, Deon" w:date="2026-05-19T19:10:00Z" w16du:dateUtc="2026-05-20T00:10:00Z">
        <w:r w:rsidR="009C69D7">
          <w:rPr>
            <w:rFonts w:ascii="Times New Roman" w:hAnsi="Times New Roman" w:cs="Times New Roman"/>
          </w:rPr>
          <w:t>; a higher learning rate was used for older models than younger ones. This value ranged from 0.</w:t>
        </w:r>
      </w:ins>
      <w:ins w:id="831" w:author="Benton, Deon" w:date="2026-05-19T19:11:00Z" w16du:dateUtc="2026-05-20T00:11:00Z">
        <w:r w:rsidR="009C69D7">
          <w:rPr>
            <w:rFonts w:ascii="Times New Roman" w:hAnsi="Times New Roman" w:cs="Times New Roman"/>
          </w:rPr>
          <w:t xml:space="preserve">1 for the oldest models to 0.05 for the youngest models. </w:t>
        </w:r>
      </w:ins>
      <w:ins w:id="832" w:author="Benton, Deon" w:date="2026-05-19T19:13:00Z" w16du:dateUtc="2026-05-20T00:13:00Z">
        <w:r w:rsidR="002E6914">
          <w:rPr>
            <w:rFonts w:ascii="Times New Roman" w:hAnsi="Times New Roman" w:cs="Times New Roman"/>
          </w:rPr>
          <w:t>Assigning larger learning rates to older models</w:t>
        </w:r>
      </w:ins>
      <w:ins w:id="833" w:author="Benton, Deon" w:date="2026-05-19T19:12:00Z" w16du:dateUtc="2026-05-20T00:12:00Z">
        <w:r w:rsidR="002E6914">
          <w:rPr>
            <w:rFonts w:ascii="Times New Roman" w:hAnsi="Times New Roman" w:cs="Times New Roman"/>
          </w:rPr>
          <w:t xml:space="preserve"> </w:t>
        </w:r>
      </w:ins>
      <w:r w:rsidR="008674ED" w:rsidRPr="008674ED">
        <w:rPr>
          <w:rFonts w:ascii="Times New Roman" w:hAnsi="Times New Roman" w:cs="Times New Roman"/>
        </w:rPr>
        <w:t xml:space="preserve">implemented the assumption that processing efficiency improves developmentally. </w:t>
      </w:r>
      <w:ins w:id="834" w:author="Benton, Deon" w:date="2026-05-19T19:13:00Z" w16du:dateUtc="2026-05-20T00:13:00Z">
        <w:r w:rsidR="002E6914" w:rsidRPr="002E6914">
          <w:rPr>
            <w:rFonts w:ascii="Times New Roman" w:hAnsi="Times New Roman" w:cs="Times New Roman"/>
          </w:rPr>
          <w:t xml:space="preserve">The habituation phase always followed the pretraining phase and lasted between 8 and 12 epochs in step sizes of 1 (see below for details about the nature of the habituation experience for a given simulation). Different numbers of habituation epochs were used to ensure that the results reported below were robust to </w:t>
        </w:r>
        <w:proofErr w:type="gramStart"/>
        <w:r w:rsidR="002E6914" w:rsidRPr="002E6914">
          <w:rPr>
            <w:rFonts w:ascii="Times New Roman" w:hAnsi="Times New Roman" w:cs="Times New Roman"/>
          </w:rPr>
          <w:t>particular values</w:t>
        </w:r>
        <w:proofErr w:type="gramEnd"/>
        <w:r w:rsidR="002E6914" w:rsidRPr="002E6914">
          <w:rPr>
            <w:rFonts w:ascii="Times New Roman" w:hAnsi="Times New Roman" w:cs="Times New Roman"/>
          </w:rPr>
          <w:t xml:space="preserve"> of this parameter.</w:t>
        </w:r>
      </w:ins>
      <w:ins w:id="835" w:author="Benton, Deon" w:date="2026-05-19T19:14:00Z" w16du:dateUtc="2026-05-20T00:14:00Z">
        <w:r w:rsidR="00F04C71">
          <w:rPr>
            <w:rFonts w:ascii="Times New Roman" w:hAnsi="Times New Roman" w:cs="Times New Roman"/>
          </w:rPr>
          <w:t xml:space="preserve"> </w:t>
        </w:r>
      </w:ins>
    </w:p>
    <w:p w14:paraId="360CBDC1" w14:textId="2A0F9D5C" w:rsidR="00CE5085" w:rsidRDefault="00B40E05" w:rsidP="00B40E05">
      <w:pPr>
        <w:spacing w:line="480" w:lineRule="auto"/>
        <w:ind w:firstLine="720"/>
        <w:contextualSpacing/>
        <w:rPr>
          <w:rFonts w:ascii="Times New Roman" w:hAnsi="Times New Roman" w:cs="Times New Roman"/>
        </w:rPr>
      </w:pPr>
      <w:ins w:id="836" w:author="Benton, Deon" w:date="2026-05-19T19:21:00Z" w16du:dateUtc="2026-05-20T00:21:00Z">
        <w:r w:rsidRPr="00B40E05">
          <w:rPr>
            <w:rFonts w:ascii="Times New Roman" w:hAnsi="Times New Roman" w:cs="Times New Roman"/>
          </w:rPr>
          <w:t xml:space="preserve">The dependent measure used in these simulations was network (cross-entropy) error (Hinton, 1989). As in prior developmental connectionist models (e.g., Mareschal et al., 2000; Quinn &amp; Johnson, 2000; </w:t>
        </w:r>
        <w:proofErr w:type="spellStart"/>
        <w:r w:rsidRPr="00B40E05">
          <w:rPr>
            <w:rFonts w:ascii="Times New Roman" w:hAnsi="Times New Roman" w:cs="Times New Roman"/>
          </w:rPr>
          <w:t>Rakison</w:t>
        </w:r>
        <w:proofErr w:type="spellEnd"/>
        <w:r w:rsidRPr="00B40E05">
          <w:rPr>
            <w:rFonts w:ascii="Times New Roman" w:hAnsi="Times New Roman" w:cs="Times New Roman"/>
          </w:rPr>
          <w:t xml:space="preserve"> &amp; </w:t>
        </w:r>
        <w:proofErr w:type="spellStart"/>
        <w:r w:rsidRPr="00B40E05">
          <w:rPr>
            <w:rFonts w:ascii="Times New Roman" w:hAnsi="Times New Roman" w:cs="Times New Roman"/>
          </w:rPr>
          <w:t>Lupyan</w:t>
        </w:r>
        <w:proofErr w:type="spellEnd"/>
        <w:r w:rsidRPr="00B40E05">
          <w:rPr>
            <w:rFonts w:ascii="Times New Roman" w:hAnsi="Times New Roman" w:cs="Times New Roman"/>
          </w:rPr>
          <w:t xml:space="preserve">, 2008), network error was treated as a proxy for </w:t>
        </w:r>
        <w:r w:rsidRPr="00B40E05">
          <w:rPr>
            <w:rFonts w:ascii="Times New Roman" w:hAnsi="Times New Roman" w:cs="Times New Roman"/>
          </w:rPr>
          <w:lastRenderedPageBreak/>
          <w:t>looking time such that greater error corresponded to longer looking. This interpretation of error also aligns with theories of habituation proposing that infants’ looking declines as their internal representations increasingly match external events (e.g., Cohen, 1973; Sokolov, 1963), as well as with how autoencoders—which ALIAS partly is—learn.</w:t>
        </w:r>
        <w:r>
          <w:rPr>
            <w:rFonts w:ascii="Times New Roman" w:hAnsi="Times New Roman" w:cs="Times New Roman"/>
          </w:rPr>
          <w:t xml:space="preserve"> </w:t>
        </w:r>
      </w:ins>
    </w:p>
    <w:p w14:paraId="7BB3849B" w14:textId="3BEB1697" w:rsidR="00524642" w:rsidRPr="00AE207C" w:rsidRDefault="00C1152B" w:rsidP="007F7477">
      <w:pPr>
        <w:spacing w:line="480" w:lineRule="auto"/>
        <w:ind w:firstLine="720"/>
        <w:contextualSpacing/>
        <w:rPr>
          <w:rFonts w:ascii="Times New Roman" w:hAnsi="Times New Roman" w:cs="Times New Roman"/>
        </w:rPr>
      </w:pPr>
      <w:r>
        <w:rPr>
          <w:rFonts w:ascii="Times New Roman" w:hAnsi="Times New Roman" w:cs="Times New Roman"/>
        </w:rPr>
        <w:t>All</w:t>
      </w:r>
      <w:r w:rsidR="00524642">
        <w:rPr>
          <w:rFonts w:ascii="Times New Roman" w:hAnsi="Times New Roman" w:cs="Times New Roman"/>
        </w:rPr>
        <w:t xml:space="preserve"> simulations were run using the Lens neural network simulator (Rohde, 1999). </w:t>
      </w:r>
      <w:r w:rsidR="00CC51FA">
        <w:rPr>
          <w:rFonts w:ascii="Times New Roman" w:hAnsi="Times New Roman" w:cs="Times New Roman"/>
        </w:rPr>
        <w:t xml:space="preserve">The full set of training </w:t>
      </w:r>
      <w:r w:rsidR="00524642">
        <w:rPr>
          <w:rFonts w:ascii="Times New Roman" w:hAnsi="Times New Roman" w:cs="Times New Roman"/>
        </w:rPr>
        <w:t>and testing files</w:t>
      </w:r>
      <w:r w:rsidR="00FA78E9">
        <w:rPr>
          <w:rFonts w:ascii="Times New Roman" w:hAnsi="Times New Roman" w:cs="Times New Roman"/>
        </w:rPr>
        <w:t>, including data from the simulations</w:t>
      </w:r>
      <w:r w:rsidR="00CC51FA">
        <w:rPr>
          <w:rFonts w:ascii="Times New Roman" w:hAnsi="Times New Roman" w:cs="Times New Roman"/>
        </w:rPr>
        <w:t xml:space="preserve"> reported here</w:t>
      </w:r>
      <w:r w:rsidR="00FA78E9">
        <w:rPr>
          <w:rFonts w:ascii="Times New Roman" w:hAnsi="Times New Roman" w:cs="Times New Roman"/>
        </w:rPr>
        <w:t>,</w:t>
      </w:r>
      <w:r w:rsidR="00524642">
        <w:rPr>
          <w:rFonts w:ascii="Times New Roman" w:hAnsi="Times New Roman" w:cs="Times New Roman"/>
        </w:rPr>
        <w:t xml:space="preserve"> are available for download at </w:t>
      </w:r>
      <w:hyperlink r:id="rId11"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79E2CFEB" w:rsidR="00524642" w:rsidRDefault="00524642" w:rsidP="00D86763">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ins w:id="837" w:author="Benton, Deon" w:date="2026-05-19T19:25:00Z" w16du:dateUtc="2026-05-20T00:25:00Z">
        <w:r w:rsidR="00D86763" w:rsidRPr="00D86763">
          <w:rPr>
            <w:rFonts w:ascii="Times New Roman" w:hAnsi="Times New Roman" w:cs="Times New Roman"/>
            <w:b/>
            <w:bCs/>
          </w:rPr>
          <w:t>Selective longer looking to inefficient actions.</w:t>
        </w:r>
      </w:ins>
    </w:p>
    <w:p w14:paraId="5F0C4689" w14:textId="77777777" w:rsidR="007A330E" w:rsidRDefault="00524642" w:rsidP="007A330E">
      <w:pPr>
        <w:spacing w:line="480" w:lineRule="auto"/>
        <w:contextualSpacing/>
        <w:rPr>
          <w:ins w:id="838" w:author="Benton, Deon" w:date="2026-05-19T19:37:00Z" w16du:dateUtc="2026-05-20T00:37:00Z"/>
          <w:rFonts w:ascii="Times New Roman" w:hAnsi="Times New Roman" w:cs="Times New Roman"/>
        </w:rPr>
      </w:pPr>
      <w:r>
        <w:rPr>
          <w:rFonts w:ascii="Times New Roman" w:hAnsi="Times New Roman" w:cs="Times New Roman"/>
        </w:rPr>
        <w:tab/>
      </w:r>
      <w:r w:rsidR="007C234D" w:rsidRPr="007C234D">
        <w:rPr>
          <w:rFonts w:ascii="Times New Roman" w:hAnsi="Times New Roman" w:cs="Times New Roman"/>
        </w:rPr>
        <w:t xml:space="preserve">Simulation 1a modeled the first target finding: </w:t>
      </w:r>
      <w:r w:rsidR="005E3C5D">
        <w:rPr>
          <w:rFonts w:ascii="Times New Roman" w:hAnsi="Times New Roman" w:cs="Times New Roman"/>
        </w:rPr>
        <w:t xml:space="preserve">Infants </w:t>
      </w:r>
      <w:r w:rsidR="007C234D" w:rsidRPr="007C234D">
        <w:rPr>
          <w:rFonts w:ascii="Times New Roman" w:hAnsi="Times New Roman" w:cs="Times New Roman"/>
        </w:rPr>
        <w:t>look longer at a barrierless curved test event than at a barrierless straight-path event</w:t>
      </w:r>
      <w:r w:rsidR="005E3C5D">
        <w:rPr>
          <w:rFonts w:ascii="Times New Roman" w:hAnsi="Times New Roman" w:cs="Times New Roman"/>
        </w:rPr>
        <w:t xml:space="preserve"> following habituation to a constrained event. </w:t>
      </w:r>
      <w:r w:rsidR="004F5E4E">
        <w:rPr>
          <w:rFonts w:ascii="Times New Roman" w:hAnsi="Times New Roman" w:cs="Times New Roman"/>
        </w:rPr>
        <w:t>ALIAS performance was</w:t>
      </w:r>
      <w:r w:rsidR="007C234D" w:rsidRPr="007C234D">
        <w:rPr>
          <w:rFonts w:ascii="Times New Roman" w:hAnsi="Times New Roman" w:cs="Times New Roman"/>
        </w:rPr>
        <w:t xml:space="preserve"> compared to that of OM10, OM10-2, and ALIAS-2.</w:t>
      </w:r>
      <w:ins w:id="839" w:author="Benton, Deon" w:date="2026-05-19T19:37:00Z" w16du:dateUtc="2026-05-20T00:37:00Z">
        <w:r w:rsidR="007A330E">
          <w:rPr>
            <w:rFonts w:ascii="Times New Roman" w:hAnsi="Times New Roman" w:cs="Times New Roman"/>
          </w:rPr>
          <w:t xml:space="preserve"> For ALIAS and ALIAS-2, networks </w:t>
        </w:r>
      </w:ins>
      <w:r>
        <w:rPr>
          <w:rFonts w:ascii="Times New Roman" w:hAnsi="Times New Roman" w:cs="Times New Roman"/>
        </w:rPr>
        <w:t>were assigned either to the Experimental condition or to the Control condition</w:t>
      </w:r>
      <w:ins w:id="840" w:author="Benton, Deon" w:date="2026-05-19T19:34:00Z" w16du:dateUtc="2026-05-20T00:34:00Z">
        <w:r w:rsidR="00F62A90">
          <w:rPr>
            <w:rFonts w:ascii="Times New Roman" w:hAnsi="Times New Roman" w:cs="Times New Roman"/>
          </w:rPr>
          <w:t xml:space="preserve">. </w:t>
        </w:r>
      </w:ins>
      <w:r>
        <w:rPr>
          <w:rFonts w:ascii="Times New Roman" w:hAnsi="Times New Roman" w:cs="Times New Roman"/>
        </w:rPr>
        <w:t xml:space="preserve"> </w:t>
      </w:r>
      <w:r w:rsidR="00F62A90">
        <w:rPr>
          <w:rFonts w:ascii="Times New Roman" w:hAnsi="Times New Roman" w:cs="Times New Roman"/>
        </w:rPr>
        <w:t xml:space="preserve">Twenty networks </w:t>
      </w:r>
      <w:ins w:id="841" w:author="Benton, Deon" w:date="2026-05-19T19:33:00Z" w16du:dateUtc="2026-05-20T00:33:00Z">
        <w:r w:rsidR="00F62A90">
          <w:rPr>
            <w:rFonts w:ascii="Times New Roman" w:hAnsi="Times New Roman" w:cs="Times New Roman"/>
          </w:rPr>
          <w:t xml:space="preserve">were tested </w:t>
        </w:r>
      </w:ins>
      <w:r w:rsidR="006C7DCD">
        <w:rPr>
          <w:rFonts w:ascii="Times New Roman" w:hAnsi="Times New Roman" w:cs="Times New Roman"/>
        </w:rPr>
        <w:t xml:space="preserve">at each of five different “habituation” epochs </w:t>
      </w:r>
      <w:ins w:id="842" w:author="Benton, Deon" w:date="2026-05-19T19:34:00Z" w16du:dateUtc="2026-05-20T00:34:00Z">
        <w:r w:rsidR="00F62A90">
          <w:rPr>
            <w:rFonts w:ascii="Times New Roman" w:hAnsi="Times New Roman" w:cs="Times New Roman"/>
          </w:rPr>
          <w:t xml:space="preserve">across both conditions. This yielded </w:t>
        </w:r>
      </w:ins>
      <w:ins w:id="843" w:author="Benton, Deon" w:date="2026-05-19T19:35:00Z" w16du:dateUtc="2026-05-20T00:35:00Z">
        <w:r w:rsidR="00F62A90">
          <w:rPr>
            <w:rFonts w:ascii="Times New Roman" w:hAnsi="Times New Roman" w:cs="Times New Roman"/>
          </w:rPr>
          <w:t xml:space="preserve">a total of 200 networks per model variant. </w:t>
        </w:r>
      </w:ins>
    </w:p>
    <w:p w14:paraId="5DAC01E5" w14:textId="007BEA87" w:rsidR="00BC196F" w:rsidRDefault="001F49EB" w:rsidP="00524642">
      <w:pPr>
        <w:tabs>
          <w:tab w:val="left" w:pos="720"/>
          <w:tab w:val="left" w:pos="1440"/>
          <w:tab w:val="left" w:pos="2160"/>
          <w:tab w:val="left" w:pos="2880"/>
          <w:tab w:val="left" w:pos="3600"/>
          <w:tab w:val="center" w:pos="4680"/>
        </w:tabs>
        <w:spacing w:line="480" w:lineRule="auto"/>
        <w:contextualSpacing/>
        <w:rPr>
          <w:ins w:id="844" w:author="Benton, Deon" w:date="2026-05-19T19:43:00Z" w16du:dateUtc="2026-05-20T00:43:00Z"/>
          <w:rFonts w:ascii="Times New Roman" w:hAnsi="Times New Roman" w:cs="Times New Roman"/>
        </w:rPr>
      </w:pPr>
      <w:ins w:id="845" w:author="Benton, Deon" w:date="2026-05-19T19:38:00Z" w16du:dateUtc="2026-05-20T00:38:00Z">
        <w:r>
          <w:rPr>
            <w:rFonts w:ascii="Times New Roman" w:hAnsi="Times New Roman" w:cs="Times New Roman"/>
          </w:rPr>
          <w:tab/>
        </w:r>
      </w:ins>
      <w:ins w:id="846" w:author="Benton, Deon" w:date="2026-05-19T19:45:00Z" w16du:dateUtc="2026-05-20T00:45:00Z">
        <w:r w:rsidR="003D401B" w:rsidRPr="003D401B">
          <w:rPr>
            <w:rFonts w:ascii="Times New Roman" w:hAnsi="Times New Roman" w:cs="Times New Roman"/>
          </w:rPr>
          <w:t xml:space="preserve">The habituation event used in the Experimental condition closely resembled the Arced Path pretraining event with two modifications. First, novel objects possessing surface features </w:t>
        </w:r>
      </w:ins>
      <w:ins w:id="847" w:author="Benton, Deon" w:date="2026-05-19T19:46:00Z" w16du:dateUtc="2026-05-20T00:46:00Z">
        <w:r w:rsidR="00B93DE3">
          <w:rPr>
            <w:rFonts w:ascii="Times New Roman" w:hAnsi="Times New Roman" w:cs="Times New Roman"/>
          </w:rPr>
          <w:t>typical of</w:t>
        </w:r>
      </w:ins>
      <w:ins w:id="848" w:author="Benton, Deon" w:date="2026-05-19T19:45:00Z" w16du:dateUtc="2026-05-20T00:45:00Z">
        <w:r w:rsidR="003D401B" w:rsidRPr="003D401B">
          <w:rPr>
            <w:rFonts w:ascii="Times New Roman" w:hAnsi="Times New Roman" w:cs="Times New Roman"/>
          </w:rPr>
          <w:t xml:space="preserve"> animate entities were used; these objects approximated the animate stimuli employed in the original behavioral studies. Second, a higher obstacle and curved trajectory were used than those encountered during pretraining. This ensured that networks’ responses were not driven by prior experience with a particular obstacle or arc height. Networks were then tested on barrierless </w:t>
        </w:r>
        <w:r w:rsidR="003D401B" w:rsidRPr="003D401B">
          <w:rPr>
            <w:rFonts w:ascii="Times New Roman" w:hAnsi="Times New Roman" w:cs="Times New Roman"/>
          </w:rPr>
          <w:lastRenderedPageBreak/>
          <w:t>straight and curved events involving the habituation objects. The straight trajectory corresponded to the Efficient test event</w:t>
        </w:r>
        <w:r w:rsidR="003D401B">
          <w:rPr>
            <w:rFonts w:ascii="Times New Roman" w:hAnsi="Times New Roman" w:cs="Times New Roman"/>
          </w:rPr>
          <w:t>;</w:t>
        </w:r>
        <w:r w:rsidR="003D401B" w:rsidRPr="003D401B">
          <w:rPr>
            <w:rFonts w:ascii="Times New Roman" w:hAnsi="Times New Roman" w:cs="Times New Roman"/>
          </w:rPr>
          <w:t xml:space="preserve"> the curved trajectory</w:t>
        </w:r>
      </w:ins>
      <w:ins w:id="849" w:author="Benton, Deon" w:date="2026-05-19T19:46:00Z" w16du:dateUtc="2026-05-20T00:46:00Z">
        <w:r w:rsidR="000757D8">
          <w:rPr>
            <w:rFonts w:ascii="Times New Roman" w:hAnsi="Times New Roman" w:cs="Times New Roman"/>
          </w:rPr>
          <w:t>,</w:t>
        </w:r>
      </w:ins>
      <w:ins w:id="850" w:author="Benton, Deon" w:date="2026-05-19T19:45:00Z" w16du:dateUtc="2026-05-20T00:45:00Z">
        <w:r w:rsidR="003D401B" w:rsidRPr="003D401B">
          <w:rPr>
            <w:rFonts w:ascii="Times New Roman" w:hAnsi="Times New Roman" w:cs="Times New Roman"/>
          </w:rPr>
          <w:t xml:space="preserve"> to the Inefficient test event.</w:t>
        </w:r>
      </w:ins>
    </w:p>
    <w:p w14:paraId="4AEA4692" w14:textId="77777777" w:rsidR="00C0405C" w:rsidRDefault="00C0405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9F50EB" w14:textId="6F9AF82C" w:rsidR="00660433" w:rsidRPr="003428D1"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5883"/>
      </w:tblGrid>
      <w:tr w:rsidR="00B64108" w14:paraId="45C4A25B" w14:textId="77777777" w:rsidTr="00A8343B">
        <w:trPr>
          <w:trHeight w:val="3596"/>
        </w:trPr>
        <w:tc>
          <w:tcPr>
            <w:tcW w:w="5671" w:type="dxa"/>
          </w:tcPr>
          <w:p w14:paraId="4CE13738" w14:textId="734D014A" w:rsidR="00A8343B" w:rsidRDefault="009D6884"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C375909" wp14:editId="7C2DE96D">
                  <wp:extent cx="3529013" cy="2171700"/>
                  <wp:effectExtent l="0" t="0" r="0" b="0"/>
                  <wp:docPr id="141850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429" name="Picture 141850242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51664" cy="2185639"/>
                          </a:xfrm>
                          <a:prstGeom prst="rect">
                            <a:avLst/>
                          </a:prstGeom>
                        </pic:spPr>
                      </pic:pic>
                    </a:graphicData>
                  </a:graphic>
                </wp:inline>
              </w:drawing>
            </w:r>
          </w:p>
        </w:tc>
        <w:tc>
          <w:tcPr>
            <w:tcW w:w="5985" w:type="dxa"/>
          </w:tcPr>
          <w:p w14:paraId="77104219" w14:textId="70F048DE" w:rsidR="00A8343B" w:rsidRDefault="009D6884"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D286894" wp14:editId="3CF7741A">
                  <wp:extent cx="3565537" cy="2181225"/>
                  <wp:effectExtent l="0" t="0" r="0" b="0"/>
                  <wp:docPr id="156338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0420" name="Picture 156338042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01381" cy="2203153"/>
                          </a:xfrm>
                          <a:prstGeom prst="rect">
                            <a:avLst/>
                          </a:prstGeom>
                        </pic:spPr>
                      </pic:pic>
                    </a:graphicData>
                  </a:graphic>
                </wp:inline>
              </w:drawing>
            </w:r>
          </w:p>
        </w:tc>
      </w:tr>
    </w:tbl>
    <w:p w14:paraId="623344EC" w14:textId="6B6C8844"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3</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w:t>
      </w:r>
      <w:r w:rsidR="00D63B57"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(Left)</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N</w:t>
      </w:r>
      <w:r w:rsidR="00D63B57" w:rsidRPr="00D63B57">
        <w:rPr>
          <w:rFonts w:ascii="Times New Roman" w:hAnsi="Times New Roman" w:cs="Times New Roman"/>
          <w:i w:val="0"/>
          <w:iCs w:val="0"/>
          <w:color w:val="000000" w:themeColor="text1"/>
          <w:sz w:val="24"/>
          <w:szCs w:val="24"/>
        </w:rPr>
        <w:t>etwork error collapsed across habituation lengths</w:t>
      </w:r>
      <w:r w:rsidR="00D63B57">
        <w:rPr>
          <w:rFonts w:ascii="Times New Roman" w:hAnsi="Times New Roman" w:cs="Times New Roman"/>
          <w:i w:val="0"/>
          <w:iCs w:val="0"/>
          <w:color w:val="000000" w:themeColor="text1"/>
          <w:sz w:val="24"/>
          <w:szCs w:val="24"/>
        </w:rPr>
        <w:t>. (Right) Error</w:t>
      </w:r>
      <w:r w:rsidR="00D63B57" w:rsidRPr="00D63B57">
        <w:rPr>
          <w:rFonts w:ascii="Times New Roman" w:hAnsi="Times New Roman" w:cs="Times New Roman"/>
          <w:i w:val="0"/>
          <w:iCs w:val="0"/>
          <w:color w:val="000000" w:themeColor="text1"/>
          <w:sz w:val="24"/>
          <w:szCs w:val="24"/>
        </w:rPr>
        <w:t xml:space="preserve"> as a function of habituation length. Data shown were generated by ALIAS.</w:t>
      </w:r>
      <w:r w:rsidR="00D63B57">
        <w:rPr>
          <w:rFonts w:ascii="Times New Roman" w:hAnsi="Times New Roman" w:cs="Times New Roman"/>
          <w:i w:val="0"/>
          <w:iCs w:val="0"/>
          <w:color w:val="000000" w:themeColor="text1"/>
          <w:sz w:val="24"/>
          <w:szCs w:val="24"/>
        </w:rPr>
        <w:t xml:space="preserve"> </w:t>
      </w:r>
    </w:p>
    <w:p w14:paraId="328D1202" w14:textId="77777777" w:rsidR="007942CC" w:rsidRDefault="007942CC" w:rsidP="00524642">
      <w:pPr>
        <w:tabs>
          <w:tab w:val="left" w:pos="720"/>
          <w:tab w:val="left" w:pos="1440"/>
          <w:tab w:val="left" w:pos="2160"/>
          <w:tab w:val="left" w:pos="2880"/>
          <w:tab w:val="left" w:pos="3600"/>
          <w:tab w:val="center" w:pos="4680"/>
        </w:tabs>
        <w:spacing w:line="480" w:lineRule="auto"/>
        <w:contextualSpacing/>
        <w:rPr>
          <w:ins w:id="851" w:author="Benton, Deon" w:date="2026-05-19T19:57:00Z" w16du:dateUtc="2026-05-20T00:57:00Z"/>
          <w:rFonts w:ascii="Times New Roman" w:hAnsi="Times New Roman" w:cs="Times New Roman"/>
        </w:rPr>
      </w:pPr>
      <w:ins w:id="852" w:author="Benton, Deon" w:date="2026-05-19T19:57:00Z" w16du:dateUtc="2026-05-20T00:57:00Z">
        <w:r>
          <w:rPr>
            <w:rFonts w:ascii="Times New Roman" w:hAnsi="Times New Roman" w:cs="Times New Roman"/>
          </w:rPr>
          <w:tab/>
        </w:r>
      </w:ins>
    </w:p>
    <w:p w14:paraId="0B661446" w14:textId="1A6865ED" w:rsidR="00DA2268"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ins w:id="853" w:author="Benton, Deon" w:date="2026-05-19T19:57:00Z" w16du:dateUtc="2026-05-20T00:57:00Z">
        <w:r>
          <w:rPr>
            <w:rFonts w:ascii="Times New Roman" w:hAnsi="Times New Roman" w:cs="Times New Roman"/>
          </w:rPr>
          <w:tab/>
          <w:t>Figure 3 shows the looking time data—operationalized as network error—for ALIAS overall (i.e., averaged over different lengths of habituation; left) and for different amounts of habituation (right). This table reveals two notable takeaways</w:t>
        </w:r>
        <w:r>
          <w:rPr>
            <w:rStyle w:val="FootnoteReference"/>
            <w:rFonts w:ascii="Times New Roman" w:hAnsi="Times New Roman" w:cs="Times New Roman"/>
          </w:rPr>
          <w:footnoteReference w:id="1"/>
        </w:r>
        <w:r>
          <w:rPr>
            <w:rFonts w:ascii="Times New Roman" w:hAnsi="Times New Roman" w:cs="Times New Roman"/>
          </w:rPr>
          <w:t xml:space="preserve">. First, ALIAS successfully reproduced the first target finding: Networks in </w:t>
        </w:r>
        <w:proofErr w:type="gramStart"/>
        <w:r>
          <w:rPr>
            <w:rFonts w:ascii="Times New Roman" w:hAnsi="Times New Roman" w:cs="Times New Roman"/>
          </w:rPr>
          <w:t>the Experimental condition</w:t>
        </w:r>
        <w:proofErr w:type="gramEnd"/>
        <w:r>
          <w:rPr>
            <w:rFonts w:ascii="Times New Roman" w:hAnsi="Times New Roman" w:cs="Times New Roman"/>
          </w:rPr>
          <w:t xml:space="preserve"> produced greater </w:t>
        </w:r>
        <w:proofErr w:type="gramStart"/>
        <w:r>
          <w:rPr>
            <w:rFonts w:ascii="Times New Roman" w:hAnsi="Times New Roman" w:cs="Times New Roman"/>
          </w:rPr>
          <w:lastRenderedPageBreak/>
          <w:t>error</w:t>
        </w:r>
        <w:proofErr w:type="gramEnd"/>
        <w:r>
          <w:rPr>
            <w:rFonts w:ascii="Times New Roman" w:hAnsi="Times New Roman" w:cs="Times New Roman"/>
          </w:rPr>
          <w:t xml:space="preserve"> to (i.e., looked longer at) the Inefficient test event than at the Efficient one. In contrast, networks in the Control condition produced comparable error across the two test events. Second, this looking pattern held across different amounts of habituation. This suggests that ALIAS’s success was robust to habituation length, at least within the range of lengths used here.</w:t>
        </w:r>
      </w:ins>
      <w:ins w:id="857" w:author="Benton, Deon" w:date="2026-05-19T22:49:00Z" w16du:dateUtc="2026-05-20T03:49:00Z">
        <w:r w:rsidR="007173F3">
          <w:rPr>
            <w:rFonts w:ascii="Times New Roman" w:hAnsi="Times New Roman" w:cs="Times New Roman"/>
          </w:rPr>
          <w:t xml:space="preserve"> </w:t>
        </w:r>
        <w:r w:rsidR="007173F3" w:rsidRPr="00376BBD">
          <w:rPr>
            <w:rFonts w:ascii="Times New Roman" w:hAnsi="Times New Roman" w:cs="Times New Roman"/>
          </w:rPr>
          <w:t>The fact that ALIAS successfully reproduced the first target finding suggests that the theoretical account it implements is sufficient to capture this pattern of looking behavior</w:t>
        </w:r>
      </w:ins>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7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tblGrid>
      <w:tr w:rsidR="003F56CC" w14:paraId="304D63C4" w14:textId="77777777" w:rsidTr="003F56CC">
        <w:trPr>
          <w:trHeight w:val="4485"/>
        </w:trPr>
        <w:tc>
          <w:tcPr>
            <w:tcW w:w="7451" w:type="dxa"/>
          </w:tcPr>
          <w:p w14:paraId="6B8389E1" w14:textId="01594D57" w:rsidR="003F56CC" w:rsidRDefault="0045041D" w:rsidP="00AC1613">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59F8A213" wp14:editId="4B2E3DEA">
                  <wp:extent cx="4767263" cy="2933700"/>
                  <wp:effectExtent l="0" t="0" r="0" b="0"/>
                  <wp:docPr id="49519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3916" name="Picture 49519391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78540" cy="2940640"/>
                          </a:xfrm>
                          <a:prstGeom prst="rect">
                            <a:avLst/>
                          </a:prstGeom>
                        </pic:spPr>
                      </pic:pic>
                    </a:graphicData>
                  </a:graphic>
                </wp:inline>
              </w:drawing>
            </w:r>
          </w:p>
        </w:tc>
      </w:tr>
    </w:tbl>
    <w:p w14:paraId="084716C5" w14:textId="43FB9370" w:rsidR="007942CC" w:rsidRDefault="00AC1613" w:rsidP="00647442">
      <w:pPr>
        <w:pStyle w:val="Caption"/>
        <w:rPr>
          <w:ins w:id="858" w:author="Benton, Deon" w:date="2026-05-19T19:57:00Z" w16du:dateUtc="2026-05-20T00:57:00Z"/>
          <w:rFonts w:ascii="Times New Roman" w:hAnsi="Times New Roman" w:cs="Times New Roman"/>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4</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w:t>
      </w:r>
      <w:r w:rsidR="00647442" w:rsidRPr="00647442">
        <w:rPr>
          <w:rFonts w:ascii="Times New Roman" w:hAnsi="Times New Roman" w:cs="Times New Roman"/>
          <w:i w:val="0"/>
          <w:iCs w:val="0"/>
          <w:color w:val="000000" w:themeColor="text1"/>
          <w:sz w:val="24"/>
          <w:szCs w:val="24"/>
        </w:rPr>
        <w:t>M</w:t>
      </w:r>
      <w:r w:rsidR="0064744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OM10. </w:t>
      </w:r>
      <w:r w:rsidR="00647442" w:rsidRPr="00647442">
        <w:rPr>
          <w:rFonts w:ascii="Times New Roman" w:hAnsi="Times New Roman" w:cs="Times New Roman"/>
          <w:i w:val="0"/>
          <w:iCs w:val="0"/>
          <w:color w:val="000000" w:themeColor="text1"/>
          <w:sz w:val="24"/>
          <w:szCs w:val="24"/>
        </w:rPr>
        <w:t>Error bars represent standard errors.</w:t>
      </w:r>
    </w:p>
    <w:p w14:paraId="57D6296B" w14:textId="77777777" w:rsidR="00410A05" w:rsidRDefault="00376BBD"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ins w:id="859" w:author="Benton, Deon" w:date="2026-05-19T22:39:00Z" w16du:dateUtc="2026-05-20T03:39:00Z">
        <w:r>
          <w:rPr>
            <w:rFonts w:ascii="Times New Roman" w:hAnsi="Times New Roman" w:cs="Times New Roman"/>
          </w:rPr>
          <w:tab/>
        </w:r>
      </w:ins>
    </w:p>
    <w:p w14:paraId="018FC986" w14:textId="59517375" w:rsidR="00BC196F" w:rsidRDefault="00410A05"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ins w:id="860" w:author="Benton, Deon" w:date="2026-05-19T22:39:00Z" w16du:dateUtc="2026-05-20T03:39:00Z">
        <w:r w:rsidR="00376BBD" w:rsidRPr="00376BBD">
          <w:rPr>
            <w:rFonts w:ascii="Times New Roman" w:hAnsi="Times New Roman" w:cs="Times New Roman"/>
          </w:rPr>
          <w:t xml:space="preserve">Figure 4 shows OM10’s responses to the same test events. The results revealed that networks in the Experimental condition produced greater error to the Inefficient test event than to the Efficient one. In contrast, networks in the Control condition produced comparable error across the two test events. </w:t>
        </w:r>
      </w:ins>
      <w:ins w:id="861" w:author="Benton, Deon" w:date="2026-05-19T22:46:00Z" w16du:dateUtc="2026-05-20T03:46:00Z">
        <w:r w:rsidR="004761CD">
          <w:rPr>
            <w:rFonts w:ascii="Times New Roman" w:hAnsi="Times New Roman" w:cs="Times New Roman"/>
          </w:rPr>
          <w:t xml:space="preserve">OM10 thus </w:t>
        </w:r>
      </w:ins>
      <w:ins w:id="862" w:author="Benton, Deon" w:date="2026-05-19T22:40:00Z" w16du:dateUtc="2026-05-20T03:40:00Z">
        <w:r w:rsidR="00376BBD">
          <w:rPr>
            <w:rFonts w:ascii="Times New Roman" w:hAnsi="Times New Roman" w:cs="Times New Roman"/>
          </w:rPr>
          <w:t>qualitatively</w:t>
        </w:r>
      </w:ins>
      <w:ins w:id="863" w:author="Benton, Deon" w:date="2026-05-19T22:39:00Z" w16du:dateUtc="2026-05-20T03:39:00Z">
        <w:r w:rsidR="00376BBD" w:rsidRPr="00376BBD">
          <w:rPr>
            <w:rFonts w:ascii="Times New Roman" w:hAnsi="Times New Roman" w:cs="Times New Roman"/>
          </w:rPr>
          <w:t xml:space="preserve"> reproduced the first target finding</w:t>
        </w:r>
      </w:ins>
      <w:ins w:id="864" w:author="Benton, Deon" w:date="2026-05-19T22:40:00Z" w16du:dateUtc="2026-05-20T03:40:00Z">
        <w:r w:rsidR="00376BBD">
          <w:rPr>
            <w:rFonts w:ascii="Times New Roman" w:hAnsi="Times New Roman" w:cs="Times New Roman"/>
          </w:rPr>
          <w:t xml:space="preserve">. At the same time, comparing these responses to ALIAS’s responses in Figure 3 </w:t>
        </w:r>
      </w:ins>
      <w:ins w:id="865" w:author="Benton, Deon" w:date="2026-05-19T22:39:00Z" w16du:dateUtc="2026-05-20T03:39:00Z">
        <w:r w:rsidR="00376BBD" w:rsidRPr="00376BBD">
          <w:rPr>
            <w:rFonts w:ascii="Times New Roman" w:hAnsi="Times New Roman" w:cs="Times New Roman"/>
          </w:rPr>
          <w:t xml:space="preserve">reveals that the </w:t>
        </w:r>
        <w:r w:rsidR="00376BBD" w:rsidRPr="00376BBD">
          <w:rPr>
            <w:rFonts w:ascii="Times New Roman" w:hAnsi="Times New Roman" w:cs="Times New Roman"/>
          </w:rPr>
          <w:lastRenderedPageBreak/>
          <w:t xml:space="preserve">difference in error between the Efficient and Inefficient test events in the Experimental condition was </w:t>
        </w:r>
      </w:ins>
      <w:ins w:id="866" w:author="Benton, Deon" w:date="2026-05-19T22:41:00Z" w16du:dateUtc="2026-05-20T03:41:00Z">
        <w:r w:rsidR="00376BBD">
          <w:rPr>
            <w:rFonts w:ascii="Times New Roman" w:hAnsi="Times New Roman" w:cs="Times New Roman"/>
          </w:rPr>
          <w:t>substantially attenuated for OM10 than for ALIAS.</w:t>
        </w:r>
      </w:ins>
      <w:ins w:id="867" w:author="Benton, Deon" w:date="2026-05-19T22:39:00Z" w16du:dateUtc="2026-05-20T03:39:00Z">
        <w:r w:rsidR="00376BBD" w:rsidRPr="00376BBD">
          <w:rPr>
            <w:rFonts w:ascii="Times New Roman" w:hAnsi="Times New Roman" w:cs="Times New Roman"/>
          </w:rPr>
          <w:t xml:space="preserve"> </w:t>
        </w:r>
      </w:ins>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8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tblGrid>
      <w:tr w:rsidR="00D0596C" w14:paraId="66B3C8A6" w14:textId="77777777" w:rsidTr="00D0596C">
        <w:trPr>
          <w:trHeight w:val="4686"/>
        </w:trPr>
        <w:tc>
          <w:tcPr>
            <w:tcW w:w="8343" w:type="dxa"/>
          </w:tcPr>
          <w:p w14:paraId="3BCDF16D" w14:textId="48C1B850" w:rsidR="00D0596C" w:rsidRDefault="00D0596C" w:rsidP="00990DD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4AC8B798" wp14:editId="344F7943">
                  <wp:extent cx="5224462" cy="3215054"/>
                  <wp:effectExtent l="0" t="0" r="0" b="4445"/>
                  <wp:docPr id="90458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613" name="Picture 9045826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32070" cy="3219736"/>
                          </a:xfrm>
                          <a:prstGeom prst="rect">
                            <a:avLst/>
                          </a:prstGeom>
                        </pic:spPr>
                      </pic:pic>
                    </a:graphicData>
                  </a:graphic>
                </wp:inline>
              </w:drawing>
            </w:r>
          </w:p>
        </w:tc>
      </w:tr>
    </w:tbl>
    <w:p w14:paraId="0FF872E1" w14:textId="2D9F4F04"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5</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M</w:t>
      </w:r>
      <w:r w:rsidR="008A52B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OM10. </w:t>
      </w:r>
      <w:r w:rsidR="008A52B2" w:rsidRPr="00647442">
        <w:rPr>
          <w:rFonts w:ascii="Times New Roman" w:hAnsi="Times New Roman" w:cs="Times New Roman"/>
          <w:i w:val="0"/>
          <w:iCs w:val="0"/>
          <w:color w:val="000000" w:themeColor="text1"/>
          <w:sz w:val="24"/>
          <w:szCs w:val="24"/>
        </w:rPr>
        <w:t>Error bars represent standard errors.</w:t>
      </w:r>
    </w:p>
    <w:p w14:paraId="2CE49843" w14:textId="77777777" w:rsidR="009606A5" w:rsidRDefault="009606A5" w:rsidP="00A31190">
      <w:pPr>
        <w:spacing w:line="480" w:lineRule="auto"/>
        <w:contextualSpacing/>
        <w:rPr>
          <w:rFonts w:ascii="Times New Roman" w:hAnsi="Times New Roman" w:cs="Times New Roman"/>
        </w:rPr>
      </w:pPr>
    </w:p>
    <w:p w14:paraId="2EDF7BC0" w14:textId="11B527D1" w:rsidR="007173F3" w:rsidRDefault="000A0EEF" w:rsidP="007173F3">
      <w:pPr>
        <w:spacing w:line="480" w:lineRule="auto"/>
        <w:ind w:firstLine="720"/>
        <w:contextualSpacing/>
        <w:rPr>
          <w:rFonts w:ascii="Times New Roman" w:hAnsi="Times New Roman" w:cs="Times New Roman"/>
        </w:rPr>
      </w:pPr>
      <w:ins w:id="868" w:author="Benton, Deon" w:date="2026-05-19T23:14:00Z" w16du:dateUtc="2026-05-20T04:14:00Z">
        <w:r w:rsidRPr="000A0EEF">
          <w:rPr>
            <w:rFonts w:ascii="Times New Roman" w:hAnsi="Times New Roman" w:cs="Times New Roman"/>
          </w:rPr>
          <w:t xml:space="preserve">To determine whether OM10’s success depended on </w:t>
        </w:r>
      </w:ins>
      <w:ins w:id="869" w:author="Benton, Deon" w:date="2026-05-19T23:18:00Z" w16du:dateUtc="2026-05-20T04:18:00Z">
        <w:r>
          <w:rPr>
            <w:rFonts w:ascii="Times New Roman" w:hAnsi="Times New Roman" w:cs="Times New Roman"/>
          </w:rPr>
          <w:t>specific</w:t>
        </w:r>
      </w:ins>
      <w:ins w:id="870" w:author="Benton, Deon" w:date="2026-05-19T23:15:00Z" w16du:dateUtc="2026-05-20T04:15:00Z">
        <w:r>
          <w:rPr>
            <w:rFonts w:ascii="Times New Roman" w:hAnsi="Times New Roman" w:cs="Times New Roman"/>
          </w:rPr>
          <w:t xml:space="preserve"> implementational details</w:t>
        </w:r>
      </w:ins>
      <w:ins w:id="871" w:author="Benton, Deon" w:date="2026-05-19T23:14:00Z" w16du:dateUtc="2026-05-20T04:14:00Z">
        <w:r w:rsidRPr="000A0EEF">
          <w:rPr>
            <w:rFonts w:ascii="Times New Roman" w:hAnsi="Times New Roman" w:cs="Times New Roman"/>
          </w:rPr>
          <w:t>, its performance was compared to OM10-2</w:t>
        </w:r>
      </w:ins>
      <w:ins w:id="872" w:author="Benton, Deon" w:date="2026-05-19T23:17:00Z" w16du:dateUtc="2026-05-20T04:17:00Z">
        <w:r>
          <w:rPr>
            <w:rFonts w:ascii="Times New Roman" w:hAnsi="Times New Roman" w:cs="Times New Roman"/>
          </w:rPr>
          <w:t xml:space="preserve">. </w:t>
        </w:r>
      </w:ins>
      <w:ins w:id="873" w:author="Benton, Deon" w:date="2026-05-19T23:24:00Z" w16du:dateUtc="2026-05-20T04:24:00Z">
        <w:r w:rsidR="00566545" w:rsidRPr="00566545">
          <w:rPr>
            <w:rFonts w:ascii="Times New Roman" w:hAnsi="Times New Roman" w:cs="Times New Roman"/>
          </w:rPr>
          <w:t>There are two important takeaways from this figure. First, OM10-2 model—which more faithfully captures the experimental details of studies associated with the first target finding</w:t>
        </w:r>
      </w:ins>
      <w:ins w:id="874" w:author="Benton, Deon" w:date="2026-05-19T23:29:00Z" w16du:dateUtc="2026-05-20T04:29:00Z">
        <w:r w:rsidR="00566545">
          <w:rPr>
            <w:rFonts w:ascii="Times New Roman" w:hAnsi="Times New Roman" w:cs="Times New Roman"/>
          </w:rPr>
          <w:t xml:space="preserve"> </w:t>
        </w:r>
      </w:ins>
      <w:ins w:id="875" w:author="Benton, Deon" w:date="2026-05-19T23:24:00Z" w16du:dateUtc="2026-05-20T04:24:00Z">
        <w:r w:rsidR="00566545" w:rsidRPr="00566545">
          <w:rPr>
            <w:rFonts w:ascii="Times New Roman" w:hAnsi="Times New Roman" w:cs="Times New Roman"/>
          </w:rPr>
          <w:t xml:space="preserve">than OM10—fails qualitatively to capture the first target finding. Second, OM10-2’s pattern of looking is the </w:t>
        </w:r>
      </w:ins>
      <w:ins w:id="876" w:author="Benton, Deon" w:date="2026-05-19T23:29:00Z" w16du:dateUtc="2026-05-20T04:29:00Z">
        <w:r w:rsidR="00D17DF0">
          <w:rPr>
            <w:rFonts w:ascii="Times New Roman" w:hAnsi="Times New Roman" w:cs="Times New Roman"/>
          </w:rPr>
          <w:t>exact opposite of</w:t>
        </w:r>
      </w:ins>
      <w:ins w:id="877" w:author="Benton, Deon" w:date="2026-05-19T23:24:00Z" w16du:dateUtc="2026-05-20T04:24:00Z">
        <w:r w:rsidR="00566545" w:rsidRPr="00566545">
          <w:rPr>
            <w:rFonts w:ascii="Times New Roman" w:hAnsi="Times New Roman" w:cs="Times New Roman"/>
          </w:rPr>
          <w:t xml:space="preserve"> OM10</w:t>
        </w:r>
      </w:ins>
      <w:ins w:id="878" w:author="Benton, Deon" w:date="2026-05-20T07:44:00Z" w16du:dateUtc="2026-05-20T12:44:00Z">
        <w:r w:rsidR="0091095B">
          <w:rPr>
            <w:rFonts w:ascii="Times New Roman" w:hAnsi="Times New Roman" w:cs="Times New Roman"/>
          </w:rPr>
          <w:t>’s pattern</w:t>
        </w:r>
      </w:ins>
      <w:ins w:id="879" w:author="Benton, Deon" w:date="2026-05-19T23:24:00Z" w16du:dateUtc="2026-05-20T04:24:00Z">
        <w:r w:rsidR="00566545" w:rsidRPr="00566545">
          <w:rPr>
            <w:rFonts w:ascii="Times New Roman" w:hAnsi="Times New Roman" w:cs="Times New Roman"/>
          </w:rPr>
          <w:t>; that is, networks in the Control condition, but not those in the Experimental condition, looked longer at the Inefficient test event than at the Efficient test event.</w:t>
        </w:r>
      </w:ins>
      <w:ins w:id="880" w:author="Benton, Deon" w:date="2026-05-19T23:31:00Z" w16du:dateUtc="2026-05-20T04:31:00Z">
        <w:r w:rsidR="00D17DF0">
          <w:rPr>
            <w:rFonts w:ascii="Times New Roman" w:hAnsi="Times New Roman" w:cs="Times New Roman"/>
          </w:rPr>
          <w:t xml:space="preserve"> </w:t>
        </w:r>
      </w:ins>
      <w:ins w:id="881" w:author="Benton, Deon" w:date="2026-05-19T23:32:00Z" w16du:dateUtc="2026-05-20T04:32:00Z">
        <w:r w:rsidR="00D17DF0" w:rsidRPr="00D17DF0">
          <w:rPr>
            <w:rFonts w:ascii="Times New Roman" w:hAnsi="Times New Roman" w:cs="Times New Roman"/>
          </w:rPr>
          <w:t xml:space="preserve">These findings suggest that OM10’s </w:t>
        </w:r>
      </w:ins>
      <w:ins w:id="882" w:author="Benton, Deon" w:date="2026-05-19T23:35:00Z" w16du:dateUtc="2026-05-20T04:35:00Z">
        <w:r w:rsidR="003570F8">
          <w:rPr>
            <w:rFonts w:ascii="Times New Roman" w:hAnsi="Times New Roman" w:cs="Times New Roman"/>
          </w:rPr>
          <w:lastRenderedPageBreak/>
          <w:t>earlier success resulted</w:t>
        </w:r>
      </w:ins>
      <w:ins w:id="883" w:author="Benton, Deon" w:date="2026-05-19T23:32:00Z" w16du:dateUtc="2026-05-20T04:32:00Z">
        <w:r w:rsidR="00D17DF0" w:rsidRPr="00D17DF0">
          <w:rPr>
            <w:rFonts w:ascii="Times New Roman" w:hAnsi="Times New Roman" w:cs="Times New Roman"/>
          </w:rPr>
          <w:t xml:space="preserve"> from its failure </w:t>
        </w:r>
      </w:ins>
      <w:ins w:id="884" w:author="Benton, Deon" w:date="2026-05-19T23:35:00Z" w16du:dateUtc="2026-05-20T04:35:00Z">
        <w:r w:rsidR="00C83AB5">
          <w:rPr>
            <w:rFonts w:ascii="Times New Roman" w:hAnsi="Times New Roman" w:cs="Times New Roman"/>
          </w:rPr>
          <w:t>faithfully</w:t>
        </w:r>
      </w:ins>
      <w:ins w:id="885" w:author="Benton, Deon" w:date="2026-05-19T23:32:00Z" w16du:dateUtc="2026-05-20T04:32:00Z">
        <w:r w:rsidR="00D17DF0" w:rsidRPr="00D17DF0">
          <w:rPr>
            <w:rFonts w:ascii="Times New Roman" w:hAnsi="Times New Roman" w:cs="Times New Roman"/>
          </w:rPr>
          <w:t xml:space="preserve"> </w:t>
        </w:r>
      </w:ins>
      <w:ins w:id="886" w:author="Benton, Deon" w:date="2026-05-19T23:35:00Z" w16du:dateUtc="2026-05-20T04:35:00Z">
        <w:r w:rsidR="00802562">
          <w:rPr>
            <w:rFonts w:ascii="Times New Roman" w:hAnsi="Times New Roman" w:cs="Times New Roman"/>
          </w:rPr>
          <w:t xml:space="preserve">to </w:t>
        </w:r>
      </w:ins>
      <w:ins w:id="887" w:author="Benton, Deon" w:date="2026-05-19T23:32:00Z" w16du:dateUtc="2026-05-20T04:32:00Z">
        <w:r w:rsidR="00D17DF0" w:rsidRPr="00D17DF0">
          <w:rPr>
            <w:rFonts w:ascii="Times New Roman" w:hAnsi="Times New Roman" w:cs="Times New Roman"/>
          </w:rPr>
          <w:t xml:space="preserve">model key aspects of the </w:t>
        </w:r>
        <w:r w:rsidR="00D17DF0">
          <w:rPr>
            <w:rFonts w:ascii="Times New Roman" w:hAnsi="Times New Roman" w:cs="Times New Roman"/>
          </w:rPr>
          <w:t>corresponding behavioral experimen</w:t>
        </w:r>
        <w:r w:rsidR="00AE7465">
          <w:rPr>
            <w:rFonts w:ascii="Times New Roman" w:hAnsi="Times New Roman" w:cs="Times New Roman"/>
          </w:rPr>
          <w:t>t</w:t>
        </w:r>
        <w:r w:rsidR="00AF07F1">
          <w:rPr>
            <w:rFonts w:ascii="Times New Roman" w:hAnsi="Times New Roman" w:cs="Times New Roman"/>
          </w:rPr>
          <w:t>.</w:t>
        </w:r>
      </w:ins>
      <w:del w:id="888" w:author="Benton, Deon" w:date="2026-05-19T23:32:00Z" w16du:dateUtc="2026-05-20T04:32:00Z">
        <w:r w:rsidR="007173F3" w:rsidDel="00D17DF0">
          <w:rPr>
            <w:rFonts w:ascii="Times New Roman" w:hAnsi="Times New Roman" w:cs="Times New Roman"/>
          </w:rPr>
          <w:delText xml:space="preserve"> </w:delText>
        </w:r>
      </w:del>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7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6"/>
      </w:tblGrid>
      <w:tr w:rsidR="004347A6" w14:paraId="049910E1" w14:textId="77777777" w:rsidTr="004347A6">
        <w:trPr>
          <w:trHeight w:val="4520"/>
        </w:trPr>
        <w:tc>
          <w:tcPr>
            <w:tcW w:w="7489" w:type="dxa"/>
          </w:tcPr>
          <w:p w14:paraId="34002505" w14:textId="6C6F90AB" w:rsidR="004347A6" w:rsidRDefault="004347A6" w:rsidP="00A15CEA">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0F0DD713" wp14:editId="65D9A8B2">
                  <wp:extent cx="4624387" cy="2828979"/>
                  <wp:effectExtent l="0" t="0" r="5080" b="0"/>
                  <wp:docPr id="477493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988" name="Picture 47749398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34428" cy="2835121"/>
                          </a:xfrm>
                          <a:prstGeom prst="rect">
                            <a:avLst/>
                          </a:prstGeom>
                        </pic:spPr>
                      </pic:pic>
                    </a:graphicData>
                  </a:graphic>
                </wp:inline>
              </w:drawing>
            </w:r>
          </w:p>
        </w:tc>
      </w:tr>
    </w:tbl>
    <w:p w14:paraId="724C8B63" w14:textId="01807849" w:rsidR="00FC40FE" w:rsidRPr="00FC40FE" w:rsidRDefault="00A15CEA" w:rsidP="00FC40FE">
      <w:pPr>
        <w:pStyle w:val="Caption"/>
        <w:rPr>
          <w:ins w:id="889" w:author="Benton, Deon" w:date="2026-05-19T23:36:00Z" w16du:dateUtc="2026-05-20T04:36:00Z"/>
          <w:rFonts w:ascii="Times New Roman" w:hAnsi="Times New Roman" w:cs="Times New Roman"/>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6</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ins w:id="890" w:author="Benton, Deon" w:date="2026-05-19T23:36:00Z" w16du:dateUtc="2026-05-20T04:36:00Z">
        <w:r w:rsidR="00FC40FE"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FC40FE" w:rsidRPr="00D63B57">
          <w:rPr>
            <w:rFonts w:ascii="Times New Roman" w:hAnsi="Times New Roman" w:cs="Times New Roman"/>
            <w:i w:val="0"/>
            <w:iCs w:val="0"/>
            <w:color w:val="000000" w:themeColor="text1"/>
            <w:sz w:val="24"/>
            <w:szCs w:val="24"/>
          </w:rPr>
          <w:t xml:space="preserve"> Data shown </w:t>
        </w:r>
        <w:proofErr w:type="gramStart"/>
        <w:r w:rsidR="00FC40FE" w:rsidRPr="00D63B57">
          <w:rPr>
            <w:rFonts w:ascii="Times New Roman" w:hAnsi="Times New Roman" w:cs="Times New Roman"/>
            <w:i w:val="0"/>
            <w:iCs w:val="0"/>
            <w:color w:val="000000" w:themeColor="text1"/>
            <w:sz w:val="24"/>
            <w:szCs w:val="24"/>
          </w:rPr>
          <w:t>were</w:t>
        </w:r>
        <w:proofErr w:type="gramEnd"/>
        <w:r w:rsidR="00FC40FE" w:rsidRPr="00D63B57">
          <w:rPr>
            <w:rFonts w:ascii="Times New Roman" w:hAnsi="Times New Roman" w:cs="Times New Roman"/>
            <w:i w:val="0"/>
            <w:iCs w:val="0"/>
            <w:color w:val="000000" w:themeColor="text1"/>
            <w:sz w:val="24"/>
            <w:szCs w:val="24"/>
          </w:rPr>
          <w:t xml:space="preserve"> generated by ALIAS</w:t>
        </w:r>
      </w:ins>
      <w:r w:rsidR="00FC40FE">
        <w:rPr>
          <w:rFonts w:ascii="Times New Roman" w:hAnsi="Times New Roman" w:cs="Times New Roman"/>
          <w:i w:val="0"/>
          <w:iCs w:val="0"/>
          <w:color w:val="000000" w:themeColor="text1"/>
          <w:sz w:val="24"/>
          <w:szCs w:val="24"/>
        </w:rPr>
        <w:t>-2</w:t>
      </w:r>
      <w:ins w:id="891" w:author="Benton, Deon" w:date="2026-05-19T23:36:00Z" w16du:dateUtc="2026-05-20T04:36:00Z">
        <w:r w:rsidR="00FC40FE" w:rsidRPr="00D63B57">
          <w:rPr>
            <w:rFonts w:ascii="Times New Roman" w:hAnsi="Times New Roman" w:cs="Times New Roman"/>
            <w:i w:val="0"/>
            <w:iCs w:val="0"/>
            <w:color w:val="000000" w:themeColor="text1"/>
            <w:sz w:val="24"/>
            <w:szCs w:val="24"/>
          </w:rPr>
          <w:t>.</w:t>
        </w:r>
        <w:r w:rsidR="00FC40FE">
          <w:rPr>
            <w:rFonts w:ascii="Times New Roman" w:hAnsi="Times New Roman" w:cs="Times New Roman"/>
            <w:i w:val="0"/>
            <w:iCs w:val="0"/>
            <w:color w:val="000000" w:themeColor="text1"/>
            <w:sz w:val="24"/>
            <w:szCs w:val="24"/>
          </w:rPr>
          <w:t xml:space="preserve"> </w:t>
        </w:r>
      </w:ins>
    </w:p>
    <w:p w14:paraId="4289A654" w14:textId="77777777" w:rsidR="00A15CEA" w:rsidRDefault="00A15CEA" w:rsidP="00DD74B2">
      <w:pPr>
        <w:spacing w:line="480" w:lineRule="auto"/>
        <w:contextualSpacing/>
        <w:rPr>
          <w:ins w:id="892" w:author="Benton, Deon" w:date="2026-05-19T23:33:00Z" w16du:dateUtc="2026-05-20T04:33:00Z"/>
          <w:rFonts w:ascii="Times New Roman" w:hAnsi="Times New Roman" w:cs="Times New Roman"/>
        </w:rPr>
      </w:pPr>
    </w:p>
    <w:p w14:paraId="3ABC8C3C" w14:textId="7E8C5469" w:rsidR="00524642" w:rsidRDefault="00CE358A" w:rsidP="00FC26AC">
      <w:pPr>
        <w:spacing w:line="480" w:lineRule="auto"/>
        <w:ind w:firstLine="720"/>
        <w:contextualSpacing/>
        <w:rPr>
          <w:rFonts w:ascii="Times New Roman" w:eastAsia="Times New Roman" w:hAnsi="Times New Roman" w:cs="Times New Roman"/>
        </w:rPr>
      </w:pPr>
      <w:ins w:id="893" w:author="Benton, Deon" w:date="2026-05-19T23:39:00Z" w16du:dateUtc="2026-05-20T04:39:00Z">
        <w:r>
          <w:rPr>
            <w:rFonts w:ascii="Times New Roman" w:hAnsi="Times New Roman" w:cs="Times New Roman"/>
          </w:rPr>
          <w:t xml:space="preserve">The final analysis focused on the responses of </w:t>
        </w:r>
        <w:r w:rsidR="004E4E4E">
          <w:rPr>
            <w:rFonts w:ascii="Times New Roman" w:hAnsi="Times New Roman" w:cs="Times New Roman"/>
          </w:rPr>
          <w:t>ALIAS-2. These are</w:t>
        </w:r>
      </w:ins>
      <w:ins w:id="894" w:author="Benton, Deon" w:date="2026-05-19T23:40:00Z" w16du:dateUtc="2026-05-20T04:40:00Z">
        <w:r w:rsidR="004E4E4E">
          <w:rPr>
            <w:rFonts w:ascii="Times New Roman" w:hAnsi="Times New Roman" w:cs="Times New Roman"/>
          </w:rPr>
          <w:t xml:space="preserve"> shown in Figure 6. This version of ALIAS omits differential obstacle salience. </w:t>
        </w:r>
      </w:ins>
      <w:r w:rsidR="003570F8">
        <w:rPr>
          <w:rFonts w:ascii="Times New Roman" w:hAnsi="Times New Roman" w:cs="Times New Roman"/>
        </w:rPr>
        <w:t xml:space="preserve"> Although both models showed similar patterns of looking in the Experimental condition, their patterns of looking diverged in the Control condition. Specifically, only </w:t>
      </w:r>
      <w:ins w:id="895" w:author="Benton, Deon" w:date="2026-05-19T23:41:00Z" w16du:dateUtc="2026-05-20T04:41:00Z">
        <w:r w:rsidR="004E4E4E">
          <w:rPr>
            <w:rFonts w:ascii="Times New Roman" w:hAnsi="Times New Roman" w:cs="Times New Roman"/>
          </w:rPr>
          <w:t>ALIAS-2</w:t>
        </w:r>
      </w:ins>
      <w:r w:rsidR="003570F8">
        <w:rPr>
          <w:rFonts w:ascii="Times New Roman" w:hAnsi="Times New Roman" w:cs="Times New Roman"/>
        </w:rPr>
        <w:t xml:space="preserve"> looked longer at the Inefficient test event than at the Efficient one. </w:t>
      </w:r>
      <w:ins w:id="896" w:author="Benton, Deon" w:date="2026-05-19T23:43:00Z" w16du:dateUtc="2026-05-20T04:43:00Z">
        <w:r w:rsidR="004E4E4E">
          <w:rPr>
            <w:rFonts w:ascii="Times New Roman" w:hAnsi="Times New Roman" w:cs="Times New Roman"/>
          </w:rPr>
          <w:t xml:space="preserve">This difference reflects how salience was implemented in ALIAS. In </w:t>
        </w:r>
      </w:ins>
      <w:ins w:id="897" w:author="Benton, Deon" w:date="2026-05-20T07:06:00Z" w16du:dateUtc="2026-05-20T12:06:00Z">
        <w:r w:rsidR="00900C9B">
          <w:rPr>
            <w:rFonts w:ascii="Times New Roman" w:hAnsi="Times New Roman" w:cs="Times New Roman"/>
          </w:rPr>
          <w:t>this model,</w:t>
        </w:r>
      </w:ins>
      <w:r w:rsidR="003570F8">
        <w:rPr>
          <w:rFonts w:ascii="Times New Roman" w:hAnsi="Times New Roman" w:cs="Times New Roman"/>
        </w:rPr>
        <w:t xml:space="preserve"> </w:t>
      </w:r>
      <w:ins w:id="898" w:author="Benton, Deon" w:date="2026-05-19T23:48:00Z" w16du:dateUtc="2026-05-20T04:48:00Z">
        <w:r w:rsidR="004E4E4E">
          <w:rPr>
            <w:rFonts w:ascii="Times New Roman" w:hAnsi="Times New Roman" w:cs="Times New Roman"/>
          </w:rPr>
          <w:t xml:space="preserve">reduced </w:t>
        </w:r>
      </w:ins>
      <w:ins w:id="899" w:author="Benton, Deon" w:date="2026-05-19T23:50:00Z" w16du:dateUtc="2026-05-20T04:50:00Z">
        <w:r w:rsidR="002A7A3D">
          <w:rPr>
            <w:rFonts w:ascii="Times New Roman" w:hAnsi="Times New Roman" w:cs="Times New Roman"/>
          </w:rPr>
          <w:t>salience of peripherally located</w:t>
        </w:r>
      </w:ins>
      <w:r w:rsidR="003570F8">
        <w:rPr>
          <w:rFonts w:ascii="Times New Roman" w:hAnsi="Times New Roman" w:cs="Times New Roman"/>
        </w:rPr>
        <w:t xml:space="preserve"> was implemented by </w:t>
      </w:r>
      <w:ins w:id="900" w:author="Benton, Deon" w:date="2026-05-19T23:48:00Z" w16du:dateUtc="2026-05-20T04:48:00Z">
        <w:r w:rsidR="004E4E4E">
          <w:rPr>
            <w:rFonts w:ascii="Times New Roman" w:hAnsi="Times New Roman" w:cs="Times New Roman"/>
          </w:rPr>
          <w:t>lowering the</w:t>
        </w:r>
      </w:ins>
      <w:r w:rsidR="003570F8">
        <w:rPr>
          <w:rFonts w:ascii="Times New Roman" w:hAnsi="Times New Roman" w:cs="Times New Roman"/>
        </w:rPr>
        <w:t xml:space="preserve"> learning rate of and applying weight decay to the</w:t>
      </w:r>
      <w:ins w:id="901" w:author="Benton, Deon" w:date="2026-05-19T23:48:00Z" w16du:dateUtc="2026-05-20T04:48:00Z">
        <w:r w:rsidR="004E4E4E">
          <w:rPr>
            <w:rFonts w:ascii="Times New Roman" w:hAnsi="Times New Roman" w:cs="Times New Roman"/>
          </w:rPr>
          <w:t xml:space="preserve"> </w:t>
        </w:r>
      </w:ins>
      <w:ins w:id="902" w:author="Benton, Deon" w:date="2026-05-19T23:49:00Z" w16du:dateUtc="2026-05-20T04:49:00Z">
        <w:r w:rsidR="004E4E4E">
          <w:rPr>
            <w:rFonts w:ascii="Times New Roman" w:hAnsi="Times New Roman" w:cs="Times New Roman"/>
          </w:rPr>
          <w:t>barrier-relevant</w:t>
        </w:r>
      </w:ins>
      <w:r w:rsidR="003570F8">
        <w:rPr>
          <w:rFonts w:ascii="Times New Roman" w:hAnsi="Times New Roman" w:cs="Times New Roman"/>
        </w:rPr>
        <w:t xml:space="preserve"> weights</w:t>
      </w:r>
      <w:ins w:id="903" w:author="Benton, Deon" w:date="2026-05-19T23:49:00Z" w16du:dateUtc="2026-05-20T04:49:00Z">
        <w:r w:rsidR="002A7A3D">
          <w:rPr>
            <w:rFonts w:ascii="Times New Roman" w:hAnsi="Times New Roman" w:cs="Times New Roman"/>
          </w:rPr>
          <w:t xml:space="preserve">; barriers retained their </w:t>
        </w:r>
      </w:ins>
      <w:ins w:id="904" w:author="Benton, Deon" w:date="2026-05-19T23:50:00Z" w16du:dateUtc="2026-05-20T04:50:00Z">
        <w:r w:rsidR="002A7A3D">
          <w:rPr>
            <w:rFonts w:ascii="Times New Roman" w:hAnsi="Times New Roman" w:cs="Times New Roman"/>
          </w:rPr>
          <w:t>salience irrespective of their position relative to curved motion in ALIAS-2</w:t>
        </w:r>
      </w:ins>
      <w:r w:rsidR="003570F8">
        <w:rPr>
          <w:rFonts w:ascii="Times New Roman" w:hAnsi="Times New Roman" w:cs="Times New Roman"/>
        </w:rPr>
        <w:t xml:space="preserve">. </w:t>
      </w:r>
      <w:ins w:id="905" w:author="Benton, Deon" w:date="2026-05-19T23:51:00Z" w16du:dateUtc="2026-05-20T04:51:00Z">
        <w:r w:rsidR="002A7A3D">
          <w:rPr>
            <w:rFonts w:ascii="Times New Roman" w:hAnsi="Times New Roman" w:cs="Times New Roman"/>
          </w:rPr>
          <w:t>What this means for ALIAS-2 is that because</w:t>
        </w:r>
      </w:ins>
      <w:r w:rsidR="00BC1646">
        <w:rPr>
          <w:rFonts w:ascii="Times New Roman" w:hAnsi="Times New Roman" w:cs="Times New Roman"/>
        </w:rPr>
        <w:t xml:space="preserve"> there is nothing </w:t>
      </w:r>
      <w:ins w:id="906" w:author="Benton, Deon" w:date="2026-05-19T23:52:00Z" w16du:dateUtc="2026-05-20T04:52:00Z">
        <w:r w:rsidR="002A7A3D">
          <w:rPr>
            <w:rFonts w:ascii="Times New Roman" w:hAnsi="Times New Roman" w:cs="Times New Roman"/>
          </w:rPr>
          <w:t>preventing it</w:t>
        </w:r>
      </w:ins>
      <w:r w:rsidR="00BC1646">
        <w:rPr>
          <w:rFonts w:ascii="Times New Roman" w:hAnsi="Times New Roman" w:cs="Times New Roman"/>
        </w:rPr>
        <w:t xml:space="preserve"> </w:t>
      </w:r>
      <w:ins w:id="907" w:author="Benton, Deon" w:date="2026-05-20T07:02:00Z" w16du:dateUtc="2026-05-20T12:02:00Z">
        <w:r w:rsidR="00900C9B">
          <w:rPr>
            <w:rFonts w:ascii="Times New Roman" w:hAnsi="Times New Roman" w:cs="Times New Roman"/>
          </w:rPr>
          <w:t xml:space="preserve">from </w:t>
        </w:r>
      </w:ins>
      <w:r w:rsidR="00703391">
        <w:rPr>
          <w:rFonts w:ascii="Times New Roman" w:hAnsi="Times New Roman" w:cs="Times New Roman"/>
        </w:rPr>
        <w:t>forming</w:t>
      </w:r>
      <w:r w:rsidR="00BC1646">
        <w:rPr>
          <w:rFonts w:ascii="Times New Roman" w:hAnsi="Times New Roman" w:cs="Times New Roman"/>
        </w:rPr>
        <w:t xml:space="preserve"> robust association</w:t>
      </w:r>
      <w:r w:rsidR="009C1A93">
        <w:rPr>
          <w:rFonts w:ascii="Times New Roman" w:hAnsi="Times New Roman" w:cs="Times New Roman"/>
        </w:rPr>
        <w:t>s</w:t>
      </w:r>
      <w:r w:rsidR="00BC1646">
        <w:rPr>
          <w:rFonts w:ascii="Times New Roman" w:hAnsi="Times New Roman" w:cs="Times New Roman"/>
        </w:rPr>
        <w:t xml:space="preserve"> between arced </w:t>
      </w:r>
      <w:r w:rsidR="00BC1646">
        <w:rPr>
          <w:rFonts w:ascii="Times New Roman" w:hAnsi="Times New Roman" w:cs="Times New Roman"/>
        </w:rPr>
        <w:lastRenderedPageBreak/>
        <w:t>motion and peripherally located barriers</w:t>
      </w:r>
      <w:ins w:id="908" w:author="Benton, Deon" w:date="2026-05-19T23:52:00Z" w16du:dateUtc="2026-05-20T04:52:00Z">
        <w:r w:rsidR="002A7A3D">
          <w:rPr>
            <w:rFonts w:ascii="Times New Roman" w:hAnsi="Times New Roman" w:cs="Times New Roman"/>
          </w:rPr>
          <w:t xml:space="preserve"> during habituation</w:t>
        </w:r>
      </w:ins>
      <w:r w:rsidR="00BC1646">
        <w:rPr>
          <w:rFonts w:ascii="Times New Roman" w:hAnsi="Times New Roman" w:cs="Times New Roman"/>
        </w:rPr>
        <w:t xml:space="preserve">, </w:t>
      </w:r>
      <w:ins w:id="909" w:author="Benton, Deon" w:date="2026-05-19T23:53:00Z" w16du:dateUtc="2026-05-20T04:53:00Z">
        <w:r w:rsidR="00FC26AC">
          <w:rPr>
            <w:rFonts w:ascii="Times New Roman" w:hAnsi="Times New Roman" w:cs="Times New Roman"/>
          </w:rPr>
          <w:t>it will</w:t>
        </w:r>
      </w:ins>
      <w:r w:rsidR="00BC1646">
        <w:rPr>
          <w:rFonts w:ascii="Times New Roman" w:hAnsi="Times New Roman" w:cs="Times New Roman"/>
        </w:rPr>
        <w:t xml:space="preserve"> readily associate </w:t>
      </w:r>
      <w:ins w:id="910" w:author="Benton, Deon" w:date="2026-05-19T23:53:00Z" w16du:dateUtc="2026-05-20T04:53:00Z">
        <w:r w:rsidR="00FC26AC">
          <w:rPr>
            <w:rFonts w:ascii="Times New Roman" w:hAnsi="Times New Roman" w:cs="Times New Roman"/>
          </w:rPr>
          <w:t>the two irrespective</w:t>
        </w:r>
      </w:ins>
      <w:r w:rsidR="00BC1646">
        <w:rPr>
          <w:rFonts w:ascii="Times New Roman" w:hAnsi="Times New Roman" w:cs="Times New Roman"/>
        </w:rPr>
        <w:t xml:space="preserve"> </w:t>
      </w:r>
      <w:ins w:id="911" w:author="Benton, Deon" w:date="2026-05-20T07:24:00Z" w16du:dateUtc="2026-05-20T12:24:00Z">
        <w:r w:rsidR="00CA20AF">
          <w:rPr>
            <w:rFonts w:ascii="Times New Roman" w:hAnsi="Times New Roman" w:cs="Times New Roman"/>
          </w:rPr>
          <w:t xml:space="preserve">of </w:t>
        </w:r>
      </w:ins>
      <w:r w:rsidR="00BC1646">
        <w:rPr>
          <w:rFonts w:ascii="Times New Roman" w:hAnsi="Times New Roman" w:cs="Times New Roman"/>
        </w:rPr>
        <w:t xml:space="preserve">their relative spatial </w:t>
      </w:r>
      <w:r w:rsidR="005421AE">
        <w:rPr>
          <w:rFonts w:ascii="Times New Roman" w:hAnsi="Times New Roman" w:cs="Times New Roman"/>
        </w:rPr>
        <w:t>positions</w:t>
      </w:r>
      <w:r w:rsidR="00BC1646">
        <w:rPr>
          <w:rFonts w:ascii="Times New Roman" w:hAnsi="Times New Roman" w:cs="Times New Roman"/>
        </w:rPr>
        <w:t xml:space="preserve">. </w:t>
      </w:r>
      <w:ins w:id="912" w:author="Benton, Deon" w:date="2026-05-20T07:15:00Z">
        <w:r w:rsidR="00B7776D" w:rsidRPr="00B7776D">
          <w:rPr>
            <w:rFonts w:ascii="Times New Roman" w:hAnsi="Times New Roman" w:cs="Times New Roman"/>
          </w:rPr>
          <w:t xml:space="preserve">The problem here is that, because such learning modifies the same connections that encode the relation between arced motion and obstacles, presenting curved </w:t>
        </w:r>
        <w:proofErr w:type="gramStart"/>
        <w:r w:rsidR="00B7776D" w:rsidRPr="00B7776D">
          <w:rPr>
            <w:rFonts w:ascii="Times New Roman" w:hAnsi="Times New Roman" w:cs="Times New Roman"/>
          </w:rPr>
          <w:t>motion beside</w:t>
        </w:r>
        <w:proofErr w:type="gramEnd"/>
        <w:r w:rsidR="00B7776D" w:rsidRPr="00B7776D">
          <w:rPr>
            <w:rFonts w:ascii="Times New Roman" w:hAnsi="Times New Roman" w:cs="Times New Roman"/>
          </w:rPr>
          <w:t xml:space="preserve"> rather than over a barrier during habituation partially overwrites the barrier-under-curved-motion association acquired during pretraining. The reason this association is </w:t>
        </w:r>
      </w:ins>
      <w:ins w:id="913" w:author="Benton, Deon" w:date="2026-05-20T07:16:00Z" w16du:dateUtc="2026-05-20T12:16:00Z">
        <w:r w:rsidR="008C4136">
          <w:rPr>
            <w:rFonts w:ascii="Times New Roman" w:hAnsi="Times New Roman" w:cs="Times New Roman"/>
          </w:rPr>
          <w:t>partially rather than fully</w:t>
        </w:r>
      </w:ins>
      <w:ins w:id="914" w:author="Benton, Deon" w:date="2026-05-20T07:15:00Z">
        <w:r w:rsidR="00B7776D" w:rsidRPr="00B7776D">
          <w:rPr>
            <w:rFonts w:ascii="Times New Roman" w:hAnsi="Times New Roman" w:cs="Times New Roman"/>
          </w:rPr>
          <w:t xml:space="preserve"> overwritten is simply that the habituation phase is much shorter than the pretraining phase. A corollary of this competition is that, when arced motion is shown during the Inefficient test event for networks in the Control condition, the associated obstacle representation is reactivated less strongly than it is for networks in the Experimental condition.</w:t>
        </w:r>
      </w:ins>
      <w:ins w:id="915" w:author="Benton, Deon" w:date="2026-05-20T07:15:00Z" w16du:dateUtc="2026-05-20T12:15:00Z">
        <w:r w:rsidR="00B7776D">
          <w:rPr>
            <w:rFonts w:ascii="Times New Roman" w:hAnsi="Times New Roman" w:cs="Times New Roman"/>
          </w:rPr>
          <w:t xml:space="preserve"> </w:t>
        </w:r>
      </w:ins>
      <w:ins w:id="916" w:author="Benton, Deon" w:date="2026-05-20T00:24:00Z" w16du:dateUtc="2026-05-20T05:24:00Z">
        <w:r w:rsidR="00D911D7" w:rsidRPr="00D911D7">
          <w:rPr>
            <w:rFonts w:ascii="Times New Roman" w:hAnsi="Times New Roman" w:cs="Times New Roman"/>
          </w:rPr>
          <w:t xml:space="preserve">Given that </w:t>
        </w:r>
      </w:ins>
      <w:ins w:id="917" w:author="Benton, Deon" w:date="2026-05-20T07:17:00Z" w16du:dateUtc="2026-05-20T12:17:00Z">
        <w:r w:rsidR="008C4136">
          <w:rPr>
            <w:rFonts w:ascii="Times New Roman" w:hAnsi="Times New Roman" w:cs="Times New Roman"/>
          </w:rPr>
          <w:t>looking time for ALIAS is</w:t>
        </w:r>
      </w:ins>
      <w:ins w:id="918" w:author="Benton, Deon" w:date="2026-05-20T00:24:00Z" w16du:dateUtc="2026-05-20T05:24:00Z">
        <w:r w:rsidR="00D911D7" w:rsidRPr="00D911D7">
          <w:rPr>
            <w:rFonts w:ascii="Times New Roman" w:hAnsi="Times New Roman" w:cs="Times New Roman"/>
          </w:rPr>
          <w:t xml:space="preserve"> operationalized as the discrepancy between </w:t>
        </w:r>
      </w:ins>
      <w:ins w:id="919" w:author="Benton, Deon" w:date="2026-05-20T00:26:00Z" w16du:dateUtc="2026-05-20T05:26:00Z">
        <w:r w:rsidR="00D911D7">
          <w:rPr>
            <w:rFonts w:ascii="Times New Roman" w:hAnsi="Times New Roman" w:cs="Times New Roman"/>
          </w:rPr>
          <w:t>its</w:t>
        </w:r>
      </w:ins>
      <w:ins w:id="920" w:author="Benton, Deon" w:date="2026-05-20T00:24:00Z" w16du:dateUtc="2026-05-20T05:24:00Z">
        <w:r w:rsidR="00D911D7" w:rsidRPr="00D911D7">
          <w:rPr>
            <w:rFonts w:ascii="Times New Roman" w:hAnsi="Times New Roman" w:cs="Times New Roman"/>
          </w:rPr>
          <w:t xml:space="preserve"> expectations and the observed event, this weaker reactivation </w:t>
        </w:r>
      </w:ins>
      <w:ins w:id="921" w:author="Benton, Deon" w:date="2026-05-20T07:17:00Z" w16du:dateUtc="2026-05-20T12:17:00Z">
        <w:r w:rsidR="008C4136">
          <w:rPr>
            <w:rFonts w:ascii="Times New Roman" w:hAnsi="Times New Roman" w:cs="Times New Roman"/>
          </w:rPr>
          <w:t xml:space="preserve">resulted in </w:t>
        </w:r>
      </w:ins>
      <w:ins w:id="922" w:author="Benton, Deon" w:date="2026-05-20T07:21:00Z" w16du:dateUtc="2026-05-20T12:21:00Z">
        <w:r w:rsidR="00CA20AF">
          <w:rPr>
            <w:rFonts w:ascii="Times New Roman" w:hAnsi="Times New Roman" w:cs="Times New Roman"/>
          </w:rPr>
          <w:t>an attenuated difference in</w:t>
        </w:r>
      </w:ins>
      <w:ins w:id="923" w:author="Benton, Deon" w:date="2026-05-20T00:24:00Z" w16du:dateUtc="2026-05-20T05:24:00Z">
        <w:r w:rsidR="00D911D7" w:rsidRPr="00D911D7">
          <w:rPr>
            <w:rFonts w:ascii="Times New Roman" w:hAnsi="Times New Roman" w:cs="Times New Roman"/>
          </w:rPr>
          <w:t xml:space="preserve"> looking between the two test events</w:t>
        </w:r>
      </w:ins>
      <w:ins w:id="924" w:author="Benton, Deon" w:date="2026-05-20T07:18:00Z" w16du:dateUtc="2026-05-20T12:18:00Z">
        <w:r w:rsidR="008C4136">
          <w:rPr>
            <w:rFonts w:ascii="Times New Roman" w:hAnsi="Times New Roman" w:cs="Times New Roman"/>
          </w:rPr>
          <w:t xml:space="preserve"> </w:t>
        </w:r>
      </w:ins>
      <w:ins w:id="925" w:author="Benton, Deon" w:date="2026-05-20T07:20:00Z" w16du:dateUtc="2026-05-20T12:20:00Z">
        <w:r w:rsidR="008C4136">
          <w:rPr>
            <w:rFonts w:ascii="Times New Roman" w:hAnsi="Times New Roman" w:cs="Times New Roman"/>
          </w:rPr>
          <w:t>in the Control than in the Experimental condition</w:t>
        </w:r>
      </w:ins>
      <w:ins w:id="926" w:author="Benton, Deon" w:date="2026-05-20T00:24:00Z" w16du:dateUtc="2026-05-20T05:24:00Z">
        <w:r w:rsidR="00D911D7" w:rsidRPr="00D911D7">
          <w:rPr>
            <w:rFonts w:ascii="Times New Roman" w:hAnsi="Times New Roman" w:cs="Times New Roman"/>
          </w:rPr>
          <w:t>.</w:t>
        </w:r>
      </w:ins>
      <w:ins w:id="927" w:author="Benton, Deon" w:date="2026-05-20T07:25:00Z" w16du:dateUtc="2026-05-20T12:25:00Z">
        <w:r w:rsidR="005A5DBE">
          <w:rPr>
            <w:rFonts w:ascii="Times New Roman" w:hAnsi="Times New Roman" w:cs="Times New Roman"/>
          </w:rPr>
          <w:t xml:space="preserve"> In sum,</w:t>
        </w:r>
      </w:ins>
      <w:ins w:id="928" w:author="Benton, Deon" w:date="2026-05-20T00:24:00Z" w16du:dateUtc="2026-05-20T05:24:00Z">
        <w:r w:rsidR="00D911D7" w:rsidRPr="00D911D7">
          <w:rPr>
            <w:rFonts w:ascii="Times New Roman" w:hAnsi="Times New Roman" w:cs="Times New Roman"/>
          </w:rPr>
          <w:t xml:space="preserve"> </w:t>
        </w:r>
      </w:ins>
      <w:ins w:id="929" w:author="Benton, Deon" w:date="2026-05-20T07:25:00Z" w16du:dateUtc="2026-05-20T12:25:00Z">
        <w:r w:rsidR="005A5DBE">
          <w:rPr>
            <w:rFonts w:ascii="Times New Roman" w:hAnsi="Times New Roman" w:cs="Times New Roman"/>
          </w:rPr>
          <w:t>the fact that ALIAS better captured the first target finding than ALIAS-2 suggests</w:t>
        </w:r>
      </w:ins>
      <w:ins w:id="930" w:author="Benton, Deon" w:date="2026-05-20T00:28:00Z" w16du:dateUtc="2026-05-20T05:28:00Z">
        <w:r w:rsidR="00D911D7" w:rsidRPr="00D911D7">
          <w:rPr>
            <w:rFonts w:ascii="Times New Roman" w:hAnsi="Times New Roman" w:cs="Times New Roman"/>
          </w:rPr>
          <w:t xml:space="preserve"> that differential </w:t>
        </w:r>
      </w:ins>
      <w:ins w:id="931" w:author="Benton, Deon" w:date="2026-05-20T00:29:00Z" w16du:dateUtc="2026-05-20T05:29:00Z">
        <w:r w:rsidR="00D911D7">
          <w:rPr>
            <w:rFonts w:ascii="Times New Roman" w:hAnsi="Times New Roman" w:cs="Times New Roman"/>
          </w:rPr>
          <w:t xml:space="preserve">obstacle </w:t>
        </w:r>
      </w:ins>
      <w:ins w:id="932" w:author="Benton, Deon" w:date="2026-05-20T00:28:00Z" w16du:dateUtc="2026-05-20T05:28:00Z">
        <w:r w:rsidR="00D911D7" w:rsidRPr="00D911D7">
          <w:rPr>
            <w:rFonts w:ascii="Times New Roman" w:hAnsi="Times New Roman" w:cs="Times New Roman"/>
          </w:rPr>
          <w:t xml:space="preserve">salience </w:t>
        </w:r>
      </w:ins>
      <w:ins w:id="933" w:author="Benton, Deon" w:date="2026-05-20T00:29:00Z" w16du:dateUtc="2026-05-20T05:29:00Z">
        <w:r w:rsidR="00D911D7">
          <w:rPr>
            <w:rFonts w:ascii="Times New Roman" w:hAnsi="Times New Roman" w:cs="Times New Roman"/>
          </w:rPr>
          <w:t xml:space="preserve">is key to </w:t>
        </w:r>
      </w:ins>
      <w:ins w:id="934" w:author="Benton, Deon" w:date="2026-05-20T07:24:00Z" w16du:dateUtc="2026-05-20T12:24:00Z">
        <w:r w:rsidR="00CA20AF">
          <w:rPr>
            <w:rFonts w:ascii="Times New Roman" w:hAnsi="Times New Roman" w:cs="Times New Roman"/>
          </w:rPr>
          <w:t>reproducing</w:t>
        </w:r>
      </w:ins>
      <w:ins w:id="935" w:author="Benton, Deon" w:date="2026-05-20T00:28:00Z" w16du:dateUtc="2026-05-20T05:28:00Z">
        <w:r w:rsidR="00D911D7" w:rsidRPr="00D911D7">
          <w:rPr>
            <w:rFonts w:ascii="Times New Roman" w:hAnsi="Times New Roman" w:cs="Times New Roman"/>
          </w:rPr>
          <w:t xml:space="preserve"> </w:t>
        </w:r>
      </w:ins>
      <w:ins w:id="936" w:author="Benton, Deon" w:date="2026-05-20T07:26:00Z" w16du:dateUtc="2026-05-20T12:26:00Z">
        <w:r w:rsidR="00632C5A">
          <w:rPr>
            <w:rFonts w:ascii="Times New Roman" w:hAnsi="Times New Roman" w:cs="Times New Roman"/>
          </w:rPr>
          <w:t>this finding</w:t>
        </w:r>
      </w:ins>
      <w:ins w:id="937" w:author="Benton, Deon" w:date="2026-05-20T00:29:00Z" w16du:dateUtc="2026-05-20T05:29:00Z">
        <w:r w:rsidR="00D911D7">
          <w:rPr>
            <w:rFonts w:ascii="Times New Roman" w:hAnsi="Times New Roman" w:cs="Times New Roman"/>
          </w:rPr>
          <w:t xml:space="preserve">. </w:t>
        </w:r>
      </w:ins>
    </w:p>
    <w:p w14:paraId="47B005BD" w14:textId="1ED3D018" w:rsidR="0074311C"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ins w:id="938" w:author="Benton, Deon" w:date="2026-05-20T07:38:00Z" w16du:dateUtc="2026-05-20T12:38:00Z">
        <w:r w:rsidR="0091095B" w:rsidRPr="0091095B">
          <w:rPr>
            <w:rFonts w:ascii="Times New Roman" w:eastAsia="Times New Roman" w:hAnsi="Times New Roman" w:cs="Times New Roman"/>
          </w:rPr>
          <w:t>Simulation 1a was designed primarily to test whether ALIAS could reproduce the first target finding: In action efficiency understanding studies that use animate- entities, infants look longer at barrierless curved test events than at barrierless straight ones following habituation to a constrained but not an unconstrained jumping event. To evaluate whether ALIAS provided a better qualitative fit to the target finding than competitor models, ALIAS's performance was additionally compared to that of OM10, OM10-2, and ALIAS-2.</w:t>
        </w:r>
        <w:r w:rsidR="0091095B">
          <w:rPr>
            <w:rFonts w:ascii="Times New Roman" w:eastAsia="Times New Roman" w:hAnsi="Times New Roman" w:cs="Times New Roman"/>
          </w:rPr>
          <w:t xml:space="preserve">  </w:t>
        </w:r>
      </w:ins>
      <w:ins w:id="939" w:author="Benton, Deon" w:date="2026-05-20T07:42:00Z" w16du:dateUtc="2026-05-20T12:42:00Z">
        <w:r w:rsidR="0091095B" w:rsidRPr="0091095B">
          <w:rPr>
            <w:rFonts w:ascii="Times New Roman" w:eastAsia="Times New Roman" w:hAnsi="Times New Roman" w:cs="Times New Roman"/>
          </w:rPr>
          <w:t>It was found that ALIAS not only reproduced the first target finding but provided a superior qualitative fit to it relative to the other models.</w:t>
        </w:r>
      </w:ins>
    </w:p>
    <w:p w14:paraId="4522CB70" w14:textId="44D86C65" w:rsidR="0078102C" w:rsidRPr="0078102C" w:rsidRDefault="0078102C" w:rsidP="00BC76EB">
      <w:pPr>
        <w:spacing w:line="480" w:lineRule="auto"/>
        <w:ind w:firstLine="720"/>
        <w:contextualSpacing/>
        <w:rPr>
          <w:ins w:id="940" w:author="Benton, Deon" w:date="2026-05-08T14:27:00Z" w16du:dateUtc="2026-05-08T19:27:00Z"/>
          <w:rFonts w:ascii="Times New Roman" w:hAnsi="Times New Roman" w:cs="Times New Roman"/>
        </w:rPr>
      </w:pPr>
      <w:ins w:id="941" w:author="Benton, Deon" w:date="2026-05-08T14:27:00Z" w16du:dateUtc="2026-05-08T19:27:00Z">
        <w:r w:rsidRPr="0078102C">
          <w:rPr>
            <w:rFonts w:ascii="Times New Roman" w:hAnsi="Times New Roman" w:cs="Times New Roman"/>
          </w:rPr>
          <w:lastRenderedPageBreak/>
          <w:t xml:space="preserve">Although ALIAS’s success suggests that the </w:t>
        </w:r>
      </w:ins>
      <w:ins w:id="942" w:author="Benton, Deon" w:date="2026-05-08T14:28:00Z" w16du:dateUtc="2026-05-08T19:28:00Z">
        <w:r>
          <w:rPr>
            <w:rFonts w:ascii="Times New Roman" w:hAnsi="Times New Roman" w:cs="Times New Roman"/>
          </w:rPr>
          <w:t>present account</w:t>
        </w:r>
      </w:ins>
      <w:ins w:id="943" w:author="Benton, Deon" w:date="2026-05-08T14:27:00Z" w16du:dateUtc="2026-05-08T19:27:00Z">
        <w:r w:rsidRPr="0078102C">
          <w:rPr>
            <w:rFonts w:ascii="Times New Roman" w:hAnsi="Times New Roman" w:cs="Times New Roman"/>
          </w:rPr>
          <w:t xml:space="preserve"> is</w:t>
        </w:r>
        <w:r>
          <w:rPr>
            <w:rFonts w:ascii="Times New Roman" w:hAnsi="Times New Roman" w:cs="Times New Roman"/>
          </w:rPr>
          <w:t xml:space="preserve"> at least</w:t>
        </w:r>
        <w:r w:rsidRPr="0078102C">
          <w:rPr>
            <w:rFonts w:ascii="Times New Roman" w:hAnsi="Times New Roman" w:cs="Times New Roman"/>
          </w:rPr>
          <w:t xml:space="preserve"> sufficient to capture infants’ looking behaviors </w:t>
        </w:r>
        <w:r>
          <w:rPr>
            <w:rFonts w:ascii="Times New Roman" w:hAnsi="Times New Roman" w:cs="Times New Roman"/>
          </w:rPr>
          <w:t xml:space="preserve">in </w:t>
        </w:r>
        <w:r w:rsidRPr="0078102C">
          <w:rPr>
            <w:rFonts w:ascii="Times New Roman" w:hAnsi="Times New Roman" w:cs="Times New Roman"/>
          </w:rPr>
          <w:t>Gergely et al. (1995)</w:t>
        </w:r>
        <w:r>
          <w:rPr>
            <w:rFonts w:ascii="Times New Roman" w:hAnsi="Times New Roman" w:cs="Times New Roman"/>
          </w:rPr>
          <w:t>—it has yet to be shown that ALIAS can capture da</w:t>
        </w:r>
      </w:ins>
      <w:ins w:id="944" w:author="Benton, Deon" w:date="2026-05-08T14:28:00Z" w16du:dateUtc="2026-05-08T19:28:00Z">
        <w:r>
          <w:rPr>
            <w:rFonts w:ascii="Times New Roman" w:hAnsi="Times New Roman" w:cs="Times New Roman"/>
          </w:rPr>
          <w:t>ta in other Gergely-style action-understanding studies—</w:t>
        </w:r>
      </w:ins>
      <w:ins w:id="945" w:author="Benton, Deon" w:date="2026-05-08T14:27:00Z" w16du:dateUtc="2026-05-08T19:27:00Z">
        <w:r w:rsidRPr="0078102C">
          <w:rPr>
            <w:rFonts w:ascii="Times New Roman" w:hAnsi="Times New Roman" w:cs="Times New Roman"/>
          </w:rPr>
          <w:t xml:space="preserve">it was nevertheless important independently to confirm that the </w:t>
        </w:r>
      </w:ins>
      <w:ins w:id="946" w:author="Benton, Deon" w:date="2026-05-08T14:28:00Z" w16du:dateUtc="2026-05-08T19:28:00Z">
        <w:r>
          <w:rPr>
            <w:rFonts w:ascii="Times New Roman" w:hAnsi="Times New Roman" w:cs="Times New Roman"/>
          </w:rPr>
          <w:t xml:space="preserve">actual mechanism through which the </w:t>
        </w:r>
      </w:ins>
      <w:ins w:id="947" w:author="Benton, Deon" w:date="2026-05-08T14:27:00Z" w16du:dateUtc="2026-05-08T19:27:00Z">
        <w:r w:rsidRPr="0078102C">
          <w:rPr>
            <w:rFonts w:ascii="Times New Roman" w:hAnsi="Times New Roman" w:cs="Times New Roman"/>
          </w:rPr>
          <w:t xml:space="preserve">model reproduced these looking behaviors </w:t>
        </w:r>
      </w:ins>
      <w:ins w:id="948" w:author="Benton, Deon" w:date="2026-05-08T14:28:00Z" w16du:dateUtc="2026-05-08T19:28:00Z">
        <w:r>
          <w:rPr>
            <w:rFonts w:ascii="Times New Roman" w:hAnsi="Times New Roman" w:cs="Times New Roman"/>
          </w:rPr>
          <w:t>aligned with the proposal</w:t>
        </w:r>
      </w:ins>
      <w:ins w:id="949" w:author="Benton, Deon" w:date="2026-05-08T14:27:00Z" w16du:dateUtc="2026-05-08T19:27:00Z">
        <w:r w:rsidRPr="0078102C">
          <w:rPr>
            <w:rFonts w:ascii="Times New Roman" w:hAnsi="Times New Roman" w:cs="Times New Roman"/>
          </w:rPr>
          <w:t xml:space="preserve"> that</w:t>
        </w:r>
      </w:ins>
      <w:ins w:id="950" w:author="Benton, Deon" w:date="2026-05-08T14:29:00Z" w16du:dateUtc="2026-05-08T19:29:00Z">
        <w:r>
          <w:rPr>
            <w:rFonts w:ascii="Times New Roman" w:hAnsi="Times New Roman" w:cs="Times New Roman"/>
          </w:rPr>
          <w:t xml:space="preserve"> it</w:t>
        </w:r>
      </w:ins>
      <w:ins w:id="951" w:author="Benton, Deon" w:date="2026-05-08T14:27:00Z" w16du:dateUtc="2026-05-08T19:27:00Z">
        <w:r w:rsidRPr="0078102C">
          <w:rPr>
            <w:rFonts w:ascii="Times New Roman" w:hAnsi="Times New Roman" w:cs="Times New Roman"/>
          </w:rPr>
          <w:t xml:space="preserve"> implemented. Clarifying the</w:t>
        </w:r>
      </w:ins>
      <w:ins w:id="952" w:author="Benton, Deon" w:date="2026-05-08T14:29:00Z" w16du:dateUtc="2026-05-08T19:29:00Z">
        <w:r w:rsidR="00DE05BB">
          <w:rPr>
            <w:rFonts w:ascii="Times New Roman" w:hAnsi="Times New Roman" w:cs="Times New Roman"/>
          </w:rPr>
          <w:t xml:space="preserve"> </w:t>
        </w:r>
        <w:proofErr w:type="gramStart"/>
        <w:r w:rsidR="00DE05BB">
          <w:rPr>
            <w:rFonts w:ascii="Times New Roman" w:hAnsi="Times New Roman" w:cs="Times New Roman"/>
          </w:rPr>
          <w:t>manner in which</w:t>
        </w:r>
        <w:proofErr w:type="gramEnd"/>
        <w:r w:rsidR="00DE05BB">
          <w:rPr>
            <w:rFonts w:ascii="Times New Roman" w:hAnsi="Times New Roman" w:cs="Times New Roman"/>
          </w:rPr>
          <w:t xml:space="preserve"> the model reproduced infants’ looking responses across the Experimental and Control conditions in Gergely et al. (1995) is also</w:t>
        </w:r>
      </w:ins>
      <w:ins w:id="953" w:author="Benton, Deon" w:date="2026-05-08T14:27:00Z" w16du:dateUtc="2026-05-08T19:27:00Z">
        <w:r w:rsidRPr="0078102C">
          <w:rPr>
            <w:rFonts w:ascii="Times New Roman" w:hAnsi="Times New Roman" w:cs="Times New Roman"/>
          </w:rPr>
          <w:t xml:space="preserve"> important because it </w:t>
        </w:r>
      </w:ins>
      <w:ins w:id="954" w:author="Benton, Deon" w:date="2026-05-08T14:30:00Z" w16du:dateUtc="2026-05-08T19:30:00Z">
        <w:r w:rsidR="00DE05BB">
          <w:rPr>
            <w:rFonts w:ascii="Times New Roman" w:hAnsi="Times New Roman" w:cs="Times New Roman"/>
          </w:rPr>
          <w:t>can provide</w:t>
        </w:r>
      </w:ins>
      <w:ins w:id="955" w:author="Benton, Deon" w:date="2026-05-08T14:27:00Z" w16du:dateUtc="2026-05-08T19:27:00Z">
        <w:r w:rsidRPr="0078102C">
          <w:rPr>
            <w:rFonts w:ascii="Times New Roman" w:hAnsi="Times New Roman" w:cs="Times New Roman"/>
          </w:rPr>
          <w:t xml:space="preserve"> insight into how associative learning might </w:t>
        </w:r>
      </w:ins>
      <w:ins w:id="956" w:author="Benton, Deon" w:date="2026-05-08T14:30:00Z" w16du:dateUtc="2026-05-08T19:30:00Z">
        <w:r w:rsidR="00DE05BB">
          <w:rPr>
            <w:rFonts w:ascii="Times New Roman" w:hAnsi="Times New Roman" w:cs="Times New Roman"/>
          </w:rPr>
          <w:t xml:space="preserve">have </w:t>
        </w:r>
      </w:ins>
      <w:ins w:id="957" w:author="Benton, Deon" w:date="2026-05-08T14:27:00Z" w16du:dateUtc="2026-05-08T19:27:00Z">
        <w:r w:rsidRPr="0078102C">
          <w:rPr>
            <w:rFonts w:ascii="Times New Roman" w:hAnsi="Times New Roman" w:cs="Times New Roman"/>
          </w:rPr>
          <w:t>operate</w:t>
        </w:r>
      </w:ins>
      <w:ins w:id="958" w:author="Benton, Deon" w:date="2026-05-08T14:30:00Z" w16du:dateUtc="2026-05-08T19:30:00Z">
        <w:r w:rsidR="00DE05BB">
          <w:rPr>
            <w:rFonts w:ascii="Times New Roman" w:hAnsi="Times New Roman" w:cs="Times New Roman"/>
          </w:rPr>
          <w:t>d</w:t>
        </w:r>
      </w:ins>
      <w:ins w:id="959" w:author="Benton, Deon" w:date="2026-05-08T14:27:00Z" w16du:dateUtc="2026-05-08T19:27:00Z">
        <w:r w:rsidRPr="0078102C">
          <w:rPr>
            <w:rFonts w:ascii="Times New Roman" w:hAnsi="Times New Roman" w:cs="Times New Roman"/>
          </w:rPr>
          <w:t xml:space="preserve"> in infants’ minds to </w:t>
        </w:r>
      </w:ins>
      <w:ins w:id="960" w:author="Benton, Deon" w:date="2026-05-08T14:30:00Z" w16du:dateUtc="2026-05-08T19:30:00Z">
        <w:r w:rsidR="00DE05BB">
          <w:rPr>
            <w:rFonts w:ascii="Times New Roman" w:hAnsi="Times New Roman" w:cs="Times New Roman"/>
          </w:rPr>
          <w:t>drive their looking responses in</w:t>
        </w:r>
      </w:ins>
      <w:ins w:id="961" w:author="Benton, Deon" w:date="2026-05-08T14:31:00Z" w16du:dateUtc="2026-05-08T19:31:00Z">
        <w:r w:rsidR="00DE05BB">
          <w:rPr>
            <w:rFonts w:ascii="Times New Roman" w:hAnsi="Times New Roman" w:cs="Times New Roman"/>
          </w:rPr>
          <w:t xml:space="preserve"> this study</w:t>
        </w:r>
      </w:ins>
      <w:ins w:id="962" w:author="Benton, Deon" w:date="2026-05-08T14:27:00Z" w16du:dateUtc="2026-05-08T19:27:00Z">
        <w:r w:rsidRPr="0078102C">
          <w:rPr>
            <w:rFonts w:ascii="Times New Roman" w:hAnsi="Times New Roman" w:cs="Times New Roman"/>
          </w:rPr>
          <w:t xml:space="preserve">. </w:t>
        </w:r>
      </w:ins>
      <w:ins w:id="963" w:author="Benton, Deon" w:date="2026-05-08T14:31:00Z" w16du:dateUtc="2026-05-08T19:31:00Z">
        <w:r w:rsidR="00757027">
          <w:rPr>
            <w:rFonts w:ascii="Times New Roman" w:hAnsi="Times New Roman" w:cs="Times New Roman"/>
          </w:rPr>
          <w:t>In the model, event processing began</w:t>
        </w:r>
      </w:ins>
      <w:ins w:id="964" w:author="Benton, Deon" w:date="2026-05-08T14:27:00Z" w16du:dateUtc="2026-05-08T19:27:00Z">
        <w:r w:rsidRPr="0078102C">
          <w:rPr>
            <w:rFonts w:ascii="Times New Roman" w:hAnsi="Times New Roman" w:cs="Times New Roman"/>
          </w:rPr>
          <w:t xml:space="preserve"> during the pretraining phase. </w:t>
        </w:r>
      </w:ins>
      <w:ins w:id="965" w:author="Benton, Deon" w:date="2026-05-08T14:31:00Z" w16du:dateUtc="2026-05-08T19:31:00Z">
        <w:r w:rsidR="00757027">
          <w:rPr>
            <w:rFonts w:ascii="Times New Roman" w:hAnsi="Times New Roman" w:cs="Times New Roman"/>
          </w:rPr>
          <w:t>It wi</w:t>
        </w:r>
      </w:ins>
      <w:ins w:id="966" w:author="Benton, Deon" w:date="2026-05-08T14:32:00Z" w16du:dateUtc="2026-05-08T19:32:00Z">
        <w:r w:rsidR="00757027">
          <w:rPr>
            <w:rFonts w:ascii="Times New Roman" w:hAnsi="Times New Roman" w:cs="Times New Roman"/>
          </w:rPr>
          <w:t>ll be recalled that during this phase networks were</w:t>
        </w:r>
      </w:ins>
      <w:ins w:id="967" w:author="Benton, Deon" w:date="2026-05-08T14:27:00Z" w16du:dateUtc="2026-05-08T19:27:00Z">
        <w:r w:rsidRPr="0078102C">
          <w:rPr>
            <w:rFonts w:ascii="Times New Roman" w:hAnsi="Times New Roman" w:cs="Times New Roman"/>
          </w:rPr>
          <w:t xml:space="preserve"> repeatedly exposed to events in which agents move along either straight or curved trajectories to reach other objects or agents. </w:t>
        </w:r>
      </w:ins>
      <w:ins w:id="968" w:author="Benton, Deon" w:date="2026-05-08T21:33:00Z" w16du:dateUtc="2026-05-09T02:33:00Z">
        <w:r w:rsidR="00BC76EB">
          <w:rPr>
            <w:rFonts w:ascii="Times New Roman" w:hAnsi="Times New Roman" w:cs="Times New Roman"/>
          </w:rPr>
          <w:t>In the model, e</w:t>
        </w:r>
      </w:ins>
      <w:ins w:id="969" w:author="Benton, Deon" w:date="2026-05-08T14:32:00Z" w16du:dateUtc="2026-05-08T19:32:00Z">
        <w:r w:rsidR="00757027">
          <w:rPr>
            <w:rFonts w:ascii="Times New Roman" w:hAnsi="Times New Roman" w:cs="Times New Roman"/>
          </w:rPr>
          <w:t>nvironmental events were implemented in the model</w:t>
        </w:r>
      </w:ins>
      <w:ins w:id="970" w:author="Benton, Deon" w:date="2026-05-08T14:27:00Z" w16du:dateUtc="2026-05-08T19:27:00Z">
        <w:r w:rsidRPr="0078102C">
          <w:rPr>
            <w:rFonts w:ascii="Times New Roman" w:hAnsi="Times New Roman" w:cs="Times New Roman"/>
          </w:rPr>
          <w:t xml:space="preserve"> as a pattern of activation </w:t>
        </w:r>
      </w:ins>
      <w:ins w:id="971" w:author="Benton, Deon" w:date="2026-05-08T14:32:00Z" w16du:dateUtc="2026-05-08T19:32:00Z">
        <w:r w:rsidR="006A470C">
          <w:rPr>
            <w:rFonts w:ascii="Times New Roman" w:hAnsi="Times New Roman" w:cs="Times New Roman"/>
          </w:rPr>
          <w:t xml:space="preserve">that were </w:t>
        </w:r>
      </w:ins>
      <w:ins w:id="972" w:author="Benton, Deon" w:date="2026-05-08T14:27:00Z" w16du:dateUtc="2026-05-08T19:27:00Z">
        <w:r w:rsidRPr="0078102C">
          <w:rPr>
            <w:rFonts w:ascii="Times New Roman" w:hAnsi="Times New Roman" w:cs="Times New Roman"/>
          </w:rPr>
          <w:t xml:space="preserve">distributed across the model’s </w:t>
        </w:r>
      </w:ins>
      <w:ins w:id="973" w:author="Benton, Deon" w:date="2026-05-08T14:33:00Z" w16du:dateUtc="2026-05-08T19:33:00Z">
        <w:r w:rsidR="006A470C">
          <w:rPr>
            <w:rFonts w:ascii="Times New Roman" w:hAnsi="Times New Roman" w:cs="Times New Roman"/>
          </w:rPr>
          <w:t xml:space="preserve">various </w:t>
        </w:r>
      </w:ins>
      <w:ins w:id="974" w:author="Benton, Deon" w:date="2026-05-08T14:27:00Z" w16du:dateUtc="2026-05-08T19:27:00Z">
        <w:r w:rsidRPr="0078102C">
          <w:rPr>
            <w:rFonts w:ascii="Times New Roman" w:hAnsi="Times New Roman" w:cs="Times New Roman"/>
          </w:rPr>
          <w:t xml:space="preserve">input groups (e.g., Barrier Position, Motion Type, Jump Height, Clearance). </w:t>
        </w:r>
      </w:ins>
      <w:ins w:id="975" w:author="Benton, Deon" w:date="2026-05-08T14:34:00Z" w16du:dateUtc="2026-05-08T19:34:00Z">
        <w:r w:rsidR="00683CE1">
          <w:rPr>
            <w:rFonts w:ascii="Times New Roman" w:hAnsi="Times New Roman" w:cs="Times New Roman"/>
          </w:rPr>
          <w:t>Because</w:t>
        </w:r>
      </w:ins>
      <w:ins w:id="976" w:author="Benton, Deon" w:date="2026-05-08T14:40:00Z" w16du:dateUtc="2026-05-08T19:40:00Z">
        <w:r w:rsidR="006375D6">
          <w:rPr>
            <w:rFonts w:ascii="Times New Roman" w:hAnsi="Times New Roman" w:cs="Times New Roman"/>
          </w:rPr>
          <w:t>, at the outset of the pretraining phase,</w:t>
        </w:r>
      </w:ins>
      <w:ins w:id="977" w:author="Benton, Deon" w:date="2026-05-08T14:34:00Z" w16du:dateUtc="2026-05-08T19:34:00Z">
        <w:r w:rsidR="00683CE1">
          <w:rPr>
            <w:rFonts w:ascii="Times New Roman" w:hAnsi="Times New Roman" w:cs="Times New Roman"/>
          </w:rPr>
          <w:t xml:space="preserve"> it is</w:t>
        </w:r>
      </w:ins>
      <w:ins w:id="978" w:author="Benton, Deon" w:date="2026-05-08T14:40:00Z" w16du:dateUtc="2026-05-08T19:40:00Z">
        <w:r w:rsidR="006375D6">
          <w:rPr>
            <w:rFonts w:ascii="Times New Roman" w:hAnsi="Times New Roman" w:cs="Times New Roman"/>
          </w:rPr>
          <w:t xml:space="preserve"> necessarily</w:t>
        </w:r>
      </w:ins>
      <w:ins w:id="979" w:author="Benton, Deon" w:date="2026-05-08T14:34:00Z" w16du:dateUtc="2026-05-08T19:34:00Z">
        <w:r w:rsidR="00683CE1">
          <w:rPr>
            <w:rFonts w:ascii="Times New Roman" w:hAnsi="Times New Roman" w:cs="Times New Roman"/>
          </w:rPr>
          <w:t xml:space="preserve"> the case that the model’s weights have not been tuned through learning</w:t>
        </w:r>
      </w:ins>
      <w:ins w:id="980" w:author="Benton, Deon" w:date="2026-05-08T14:40:00Z" w16du:dateUtc="2026-05-08T19:40:00Z">
        <w:r w:rsidR="006375D6">
          <w:rPr>
            <w:rFonts w:ascii="Times New Roman" w:hAnsi="Times New Roman" w:cs="Times New Roman"/>
          </w:rPr>
          <w:t>,</w:t>
        </w:r>
      </w:ins>
      <w:ins w:id="981" w:author="Benton, Deon" w:date="2026-05-08T14:33:00Z" w16du:dateUtc="2026-05-08T19:33:00Z">
        <w:r w:rsidR="00683CE1">
          <w:rPr>
            <w:rFonts w:ascii="Times New Roman" w:hAnsi="Times New Roman" w:cs="Times New Roman"/>
          </w:rPr>
          <w:t xml:space="preserve"> the pattern of activation that these</w:t>
        </w:r>
      </w:ins>
      <w:ins w:id="982" w:author="Benton, Deon" w:date="2026-05-08T14:34:00Z" w16du:dateUtc="2026-05-08T19:34:00Z">
        <w:r w:rsidR="00683CE1">
          <w:rPr>
            <w:rFonts w:ascii="Times New Roman" w:hAnsi="Times New Roman" w:cs="Times New Roman"/>
          </w:rPr>
          <w:t xml:space="preserve"> input</w:t>
        </w:r>
      </w:ins>
      <w:ins w:id="983" w:author="Benton, Deon" w:date="2026-05-08T14:33:00Z" w16du:dateUtc="2026-05-08T19:33:00Z">
        <w:r w:rsidR="00683CE1">
          <w:rPr>
            <w:rFonts w:ascii="Times New Roman" w:hAnsi="Times New Roman" w:cs="Times New Roman"/>
          </w:rPr>
          <w:t xml:space="preserve"> events elicit at the hidden layer </w:t>
        </w:r>
      </w:ins>
      <w:ins w:id="984" w:author="Benton, Deon" w:date="2026-05-08T14:34:00Z" w16du:dateUtc="2026-05-08T19:34:00Z">
        <w:r w:rsidR="00683CE1">
          <w:rPr>
            <w:rFonts w:ascii="Times New Roman" w:hAnsi="Times New Roman" w:cs="Times New Roman"/>
          </w:rPr>
          <w:t>will be largely</w:t>
        </w:r>
      </w:ins>
      <w:ins w:id="985" w:author="Benton, Deon" w:date="2026-05-08T14:35:00Z" w16du:dateUtc="2026-05-08T19:35:00Z">
        <w:r w:rsidR="00683CE1">
          <w:rPr>
            <w:rFonts w:ascii="Times New Roman" w:hAnsi="Times New Roman" w:cs="Times New Roman"/>
          </w:rPr>
          <w:t xml:space="preserve"> random</w:t>
        </w:r>
      </w:ins>
      <w:ins w:id="986" w:author="Benton, Deon" w:date="2026-05-08T14:40:00Z" w16du:dateUtc="2026-05-08T19:40:00Z">
        <w:r w:rsidR="00480291">
          <w:rPr>
            <w:rFonts w:ascii="Times New Roman" w:hAnsi="Times New Roman" w:cs="Times New Roman"/>
          </w:rPr>
          <w:t xml:space="preserve"> and unable to reproduce this input at the output l</w:t>
        </w:r>
      </w:ins>
      <w:ins w:id="987" w:author="Benton, Deon" w:date="2026-05-08T14:41:00Z" w16du:dateUtc="2026-05-08T19:41:00Z">
        <w:r w:rsidR="00480291">
          <w:rPr>
            <w:rFonts w:ascii="Times New Roman" w:hAnsi="Times New Roman" w:cs="Times New Roman"/>
          </w:rPr>
          <w:t>ayer as well as predict the future location of an agent</w:t>
        </w:r>
      </w:ins>
      <w:ins w:id="988" w:author="Benton, Deon" w:date="2026-05-08T14:35:00Z" w16du:dateUtc="2026-05-08T19:35:00Z">
        <w:r w:rsidR="00683CE1">
          <w:rPr>
            <w:rFonts w:ascii="Times New Roman" w:hAnsi="Times New Roman" w:cs="Times New Roman"/>
          </w:rPr>
          <w:t>.</w:t>
        </w:r>
      </w:ins>
      <w:ins w:id="989" w:author="Benton, Deon" w:date="2026-05-08T14:27:00Z" w16du:dateUtc="2026-05-08T19:27:00Z">
        <w:r w:rsidRPr="0078102C">
          <w:rPr>
            <w:rFonts w:ascii="Times New Roman" w:hAnsi="Times New Roman" w:cs="Times New Roman"/>
          </w:rPr>
          <w:t xml:space="preserve"> However, </w:t>
        </w:r>
      </w:ins>
      <w:ins w:id="990" w:author="Benton, Deon" w:date="2026-05-08T14:35:00Z" w16du:dateUtc="2026-05-08T19:35:00Z">
        <w:r w:rsidR="007652C6">
          <w:rPr>
            <w:rFonts w:ascii="Times New Roman" w:hAnsi="Times New Roman" w:cs="Times New Roman"/>
          </w:rPr>
          <w:t>as the network accrues more experience with these different ac</w:t>
        </w:r>
      </w:ins>
      <w:ins w:id="991" w:author="Benton, Deon" w:date="2026-05-08T14:36:00Z" w16du:dateUtc="2026-05-08T19:36:00Z">
        <w:r w:rsidR="007652C6">
          <w:rPr>
            <w:rFonts w:ascii="Times New Roman" w:hAnsi="Times New Roman" w:cs="Times New Roman"/>
          </w:rPr>
          <w:t>tions and</w:t>
        </w:r>
      </w:ins>
      <w:ins w:id="992" w:author="Benton, Deon" w:date="2026-05-08T14:38:00Z" w16du:dateUtc="2026-05-08T19:38:00Z">
        <w:r w:rsidR="0079607E">
          <w:rPr>
            <w:rFonts w:ascii="Times New Roman" w:hAnsi="Times New Roman" w:cs="Times New Roman"/>
          </w:rPr>
          <w:t xml:space="preserve"> </w:t>
        </w:r>
      </w:ins>
      <w:ins w:id="993" w:author="Benton, Deon" w:date="2026-05-08T14:43:00Z" w16du:dateUtc="2026-05-08T19:43:00Z">
        <w:r w:rsidR="00DD3B2D">
          <w:rPr>
            <w:rFonts w:ascii="Times New Roman" w:hAnsi="Times New Roman" w:cs="Times New Roman"/>
          </w:rPr>
          <w:t>the</w:t>
        </w:r>
      </w:ins>
      <w:ins w:id="994" w:author="Benton, Deon" w:date="2026-05-08T14:42:00Z" w16du:dateUtc="2026-05-08T19:42:00Z">
        <w:r w:rsidR="00480291">
          <w:rPr>
            <w:rFonts w:ascii="Times New Roman" w:hAnsi="Times New Roman" w:cs="Times New Roman"/>
          </w:rPr>
          <w:t xml:space="preserve"> input and output patterns of activity </w:t>
        </w:r>
      </w:ins>
      <w:ins w:id="995" w:author="Benton, Deon" w:date="2026-05-08T14:43:00Z" w16du:dateUtc="2026-05-08T19:43:00Z">
        <w:r w:rsidR="00DD3B2D">
          <w:rPr>
            <w:rFonts w:ascii="Times New Roman" w:hAnsi="Times New Roman" w:cs="Times New Roman"/>
          </w:rPr>
          <w:t>begin to align</w:t>
        </w:r>
      </w:ins>
      <w:ins w:id="996" w:author="Benton, Deon" w:date="2026-05-08T14:38:00Z" w16du:dateUtc="2026-05-08T19:38:00Z">
        <w:r w:rsidR="0079607E">
          <w:rPr>
            <w:rFonts w:ascii="Times New Roman" w:hAnsi="Times New Roman" w:cs="Times New Roman"/>
          </w:rPr>
          <w:t xml:space="preserve">, </w:t>
        </w:r>
      </w:ins>
      <w:ins w:id="997" w:author="Benton, Deon" w:date="2026-05-08T14:44:00Z" w16du:dateUtc="2026-05-08T19:44:00Z">
        <w:r w:rsidR="0057126E">
          <w:rPr>
            <w:rFonts w:ascii="Times New Roman" w:hAnsi="Times New Roman" w:cs="Times New Roman"/>
          </w:rPr>
          <w:t>its hidden-layer represen</w:t>
        </w:r>
      </w:ins>
      <w:ins w:id="998" w:author="Benton, Deon" w:date="2026-05-08T14:45:00Z" w16du:dateUtc="2026-05-08T19:45:00Z">
        <w:r w:rsidR="0057126E">
          <w:rPr>
            <w:rFonts w:ascii="Times New Roman" w:hAnsi="Times New Roman" w:cs="Times New Roman"/>
          </w:rPr>
          <w:t xml:space="preserve">tation of straight and </w:t>
        </w:r>
        <w:r w:rsidR="009E2FC6">
          <w:rPr>
            <w:rFonts w:ascii="Times New Roman" w:hAnsi="Times New Roman" w:cs="Times New Roman"/>
          </w:rPr>
          <w:t>curved</w:t>
        </w:r>
        <w:r w:rsidR="0057126E">
          <w:rPr>
            <w:rFonts w:ascii="Times New Roman" w:hAnsi="Times New Roman" w:cs="Times New Roman"/>
          </w:rPr>
          <w:t xml:space="preserve"> motion events </w:t>
        </w:r>
      </w:ins>
      <w:ins w:id="999" w:author="Benton, Deon" w:date="2026-05-08T14:47:00Z" w16du:dateUtc="2026-05-08T19:47:00Z">
        <w:r w:rsidR="009E2FC6">
          <w:rPr>
            <w:rFonts w:ascii="Times New Roman" w:hAnsi="Times New Roman" w:cs="Times New Roman"/>
          </w:rPr>
          <w:t>will become increasingly more distinct.</w:t>
        </w:r>
      </w:ins>
    </w:p>
    <w:p w14:paraId="4A7A0EAF" w14:textId="64102226" w:rsidR="0078102C" w:rsidRPr="0078102C" w:rsidRDefault="00531103" w:rsidP="005045E5">
      <w:pPr>
        <w:spacing w:line="480" w:lineRule="auto"/>
        <w:ind w:firstLine="720"/>
        <w:contextualSpacing/>
        <w:rPr>
          <w:ins w:id="1000" w:author="Benton, Deon" w:date="2026-05-08T14:27:00Z" w16du:dateUtc="2026-05-08T19:27:00Z"/>
          <w:rFonts w:ascii="Times New Roman" w:hAnsi="Times New Roman" w:cs="Times New Roman"/>
        </w:rPr>
      </w:pPr>
      <w:ins w:id="1001" w:author="Benton, Deon" w:date="2026-05-08T14:47:00Z" w16du:dateUtc="2026-05-08T19:47:00Z">
        <w:r>
          <w:rPr>
            <w:rFonts w:ascii="Times New Roman" w:hAnsi="Times New Roman" w:cs="Times New Roman"/>
          </w:rPr>
          <w:t xml:space="preserve">A critical feature of these hidden representations is that </w:t>
        </w:r>
      </w:ins>
      <w:ins w:id="1002" w:author="Benton, Deon" w:date="2026-05-08T14:51:00Z" w16du:dateUtc="2026-05-08T19:51:00Z">
        <w:r w:rsidR="00137B43">
          <w:rPr>
            <w:rFonts w:ascii="Times New Roman" w:hAnsi="Times New Roman" w:cs="Times New Roman"/>
          </w:rPr>
          <w:t>not only do they</w:t>
        </w:r>
      </w:ins>
      <w:ins w:id="1003" w:author="Benton, Deon" w:date="2026-05-08T14:27:00Z" w16du:dateUtc="2026-05-08T19:27:00Z">
        <w:r w:rsidR="0078102C" w:rsidRPr="0078102C">
          <w:rPr>
            <w:rFonts w:ascii="Times New Roman" w:hAnsi="Times New Roman" w:cs="Times New Roman"/>
          </w:rPr>
          <w:t xml:space="preserve"> encode</w:t>
        </w:r>
      </w:ins>
      <w:ins w:id="1004" w:author="Benton, Deon" w:date="2026-05-08T14:49:00Z" w16du:dateUtc="2026-05-08T19:49:00Z">
        <w:r w:rsidR="00137B43">
          <w:rPr>
            <w:rFonts w:ascii="Times New Roman" w:hAnsi="Times New Roman" w:cs="Times New Roman"/>
          </w:rPr>
          <w:t xml:space="preserve"> </w:t>
        </w:r>
      </w:ins>
      <w:ins w:id="1005" w:author="Benton, Deon" w:date="2026-05-08T14:51:00Z" w16du:dateUtc="2026-05-08T19:51:00Z">
        <w:r w:rsidR="00840AB8">
          <w:rPr>
            <w:rFonts w:ascii="Times New Roman" w:hAnsi="Times New Roman" w:cs="Times New Roman"/>
          </w:rPr>
          <w:t>different kinds of motion in an action event</w:t>
        </w:r>
      </w:ins>
      <w:ins w:id="1006" w:author="Benton, Deon" w:date="2026-05-08T14:47:00Z" w16du:dateUtc="2026-05-08T19:47:00Z">
        <w:r>
          <w:rPr>
            <w:rFonts w:ascii="Times New Roman" w:hAnsi="Times New Roman" w:cs="Times New Roman"/>
          </w:rPr>
          <w:t xml:space="preserve">, but they </w:t>
        </w:r>
      </w:ins>
      <w:ins w:id="1007" w:author="Benton, Deon" w:date="2026-05-08T14:53:00Z" w16du:dateUtc="2026-05-08T19:53:00Z">
        <w:r w:rsidR="00840AB8">
          <w:rPr>
            <w:rFonts w:ascii="Times New Roman" w:hAnsi="Times New Roman" w:cs="Times New Roman"/>
          </w:rPr>
          <w:t>also come to capture the</w:t>
        </w:r>
      </w:ins>
      <w:ins w:id="1008" w:author="Benton, Deon" w:date="2026-05-08T14:48:00Z" w16du:dateUtc="2026-05-08T19:48:00Z">
        <w:r>
          <w:rPr>
            <w:rFonts w:ascii="Times New Roman" w:hAnsi="Times New Roman" w:cs="Times New Roman"/>
          </w:rPr>
          <w:t xml:space="preserve"> various surface features</w:t>
        </w:r>
      </w:ins>
      <w:ins w:id="1009" w:author="Benton, Deon" w:date="2026-05-08T14:53:00Z" w16du:dateUtc="2026-05-08T19:53:00Z">
        <w:r w:rsidR="00840AB8">
          <w:rPr>
            <w:rFonts w:ascii="Times New Roman" w:hAnsi="Times New Roman" w:cs="Times New Roman"/>
          </w:rPr>
          <w:t xml:space="preserve"> that </w:t>
        </w:r>
      </w:ins>
      <w:ins w:id="1010" w:author="Benton, Deon" w:date="2026-05-08T14:54:00Z" w16du:dateUtc="2026-05-08T19:54:00Z">
        <w:r w:rsidR="0022301C">
          <w:rPr>
            <w:rFonts w:ascii="Times New Roman" w:hAnsi="Times New Roman" w:cs="Times New Roman"/>
          </w:rPr>
          <w:t xml:space="preserve">reliably co-occur in those events. Because </w:t>
        </w:r>
      </w:ins>
      <w:ins w:id="1011" w:author="Benton, Deon" w:date="2026-05-08T14:27:00Z" w16du:dateUtc="2026-05-08T19:27:00Z">
        <w:r w:rsidR="0078102C" w:rsidRPr="0078102C">
          <w:rPr>
            <w:rFonts w:ascii="Times New Roman" w:hAnsi="Times New Roman" w:cs="Times New Roman"/>
          </w:rPr>
          <w:t xml:space="preserve">Curved Motion, Jump Height, and Barrier Height </w:t>
        </w:r>
      </w:ins>
      <w:ins w:id="1012" w:author="Benton, Deon" w:date="2026-05-08T14:55:00Z" w16du:dateUtc="2026-05-08T19:55:00Z">
        <w:r w:rsidR="0022301C">
          <w:rPr>
            <w:rFonts w:ascii="Times New Roman" w:hAnsi="Times New Roman" w:cs="Times New Roman"/>
          </w:rPr>
          <w:t xml:space="preserve">are </w:t>
        </w:r>
        <w:r w:rsidR="0022301C">
          <w:rPr>
            <w:rFonts w:ascii="Times New Roman" w:hAnsi="Times New Roman" w:cs="Times New Roman"/>
          </w:rPr>
          <w:lastRenderedPageBreak/>
          <w:t xml:space="preserve">examples of features that appear frequently together, they will </w:t>
        </w:r>
      </w:ins>
      <w:ins w:id="1013" w:author="Benton, Deon" w:date="2026-05-08T14:27:00Z" w16du:dateUtc="2026-05-08T19:27:00Z">
        <w:r w:rsidR="0078102C" w:rsidRPr="0078102C">
          <w:rPr>
            <w:rFonts w:ascii="Times New Roman" w:hAnsi="Times New Roman" w:cs="Times New Roman"/>
          </w:rPr>
          <w:t xml:space="preserve">become indirectly </w:t>
        </w:r>
      </w:ins>
      <w:ins w:id="1014" w:author="Benton, Deon" w:date="2026-05-08T14:55:00Z" w16du:dateUtc="2026-05-08T19:55:00Z">
        <w:r w:rsidR="0022301C">
          <w:rPr>
            <w:rFonts w:ascii="Times New Roman" w:hAnsi="Times New Roman" w:cs="Times New Roman"/>
          </w:rPr>
          <w:t>associated via the shared hidden-layer representation</w:t>
        </w:r>
      </w:ins>
      <w:ins w:id="1015" w:author="Benton, Deon" w:date="2026-05-08T14:27:00Z" w16du:dateUtc="2026-05-08T19:27:00Z">
        <w:r w:rsidR="0078102C" w:rsidRPr="0078102C">
          <w:rPr>
            <w:rFonts w:ascii="Times New Roman" w:hAnsi="Times New Roman" w:cs="Times New Roman"/>
          </w:rPr>
          <w:t xml:space="preserve">. </w:t>
        </w:r>
      </w:ins>
      <w:ins w:id="1016" w:author="Benton, Deon" w:date="2026-05-08T14:56:00Z" w16du:dateUtc="2026-05-08T19:56:00Z">
        <w:r w:rsidR="00200A24">
          <w:rPr>
            <w:rFonts w:ascii="Times New Roman" w:hAnsi="Times New Roman" w:cs="Times New Roman"/>
          </w:rPr>
          <w:t>The fact that these</w:t>
        </w:r>
        <w:r w:rsidR="00B028F4">
          <w:rPr>
            <w:rFonts w:ascii="Times New Roman" w:hAnsi="Times New Roman" w:cs="Times New Roman"/>
          </w:rPr>
          <w:t xml:space="preserve"> associations have hundreds of epochs to develop means that, at some point when th</w:t>
        </w:r>
      </w:ins>
      <w:ins w:id="1017" w:author="Benton, Deon" w:date="2026-05-08T14:57:00Z" w16du:dateUtc="2026-05-08T19:57:00Z">
        <w:r w:rsidR="00B028F4">
          <w:rPr>
            <w:rFonts w:ascii="Times New Roman" w:hAnsi="Times New Roman" w:cs="Times New Roman"/>
          </w:rPr>
          <w:t>e strength of these associations is sufficiently robust,</w:t>
        </w:r>
      </w:ins>
      <w:ins w:id="1018" w:author="Benton, Deon" w:date="2026-05-08T14:27:00Z" w16du:dateUtc="2026-05-08T19:27:00Z">
        <w:r w:rsidR="0078102C" w:rsidRPr="0078102C">
          <w:rPr>
            <w:rFonts w:ascii="Times New Roman" w:hAnsi="Times New Roman" w:cs="Times New Roman"/>
          </w:rPr>
          <w:t xml:space="preserve"> presentation of one feature at test (e.g., Curved Motion) can reactivate other features with which it was previously associated (e.g., Barrier Height)</w:t>
        </w:r>
      </w:ins>
      <w:ins w:id="1019" w:author="Benton, Deon" w:date="2026-05-08T14:57:00Z" w16du:dateUtc="2026-05-08T19:57:00Z">
        <w:r w:rsidR="00B028F4">
          <w:rPr>
            <w:rFonts w:ascii="Times New Roman" w:hAnsi="Times New Roman" w:cs="Times New Roman"/>
          </w:rPr>
          <w:t xml:space="preserve"> either during pretraining or habituation</w:t>
        </w:r>
      </w:ins>
      <w:ins w:id="1020" w:author="Benton, Deon" w:date="2026-05-08T14:27:00Z" w16du:dateUtc="2026-05-08T19:27:00Z">
        <w:r w:rsidR="0078102C" w:rsidRPr="0078102C">
          <w:rPr>
            <w:rFonts w:ascii="Times New Roman" w:hAnsi="Times New Roman" w:cs="Times New Roman"/>
          </w:rPr>
          <w:t xml:space="preserve">. </w:t>
        </w:r>
      </w:ins>
      <w:ins w:id="1021" w:author="Benton, Deon" w:date="2026-05-08T14:57:00Z" w16du:dateUtc="2026-05-08T19:57:00Z">
        <w:r w:rsidR="00B028F4">
          <w:rPr>
            <w:rFonts w:ascii="Times New Roman" w:hAnsi="Times New Roman" w:cs="Times New Roman"/>
          </w:rPr>
          <w:t>It will turn out that t</w:t>
        </w:r>
      </w:ins>
      <w:ins w:id="1022" w:author="Benton, Deon" w:date="2026-05-08T14:27:00Z" w16du:dateUtc="2026-05-08T19:27:00Z">
        <w:r w:rsidR="0078102C" w:rsidRPr="0078102C">
          <w:rPr>
            <w:rFonts w:ascii="Times New Roman" w:hAnsi="Times New Roman" w:cs="Times New Roman"/>
          </w:rPr>
          <w:t xml:space="preserve">his reactivation process </w:t>
        </w:r>
      </w:ins>
      <w:ins w:id="1023" w:author="Benton, Deon" w:date="2026-05-08T14:57:00Z" w16du:dateUtc="2026-05-08T19:57:00Z">
        <w:r w:rsidR="00B028F4">
          <w:rPr>
            <w:rFonts w:ascii="Times New Roman" w:hAnsi="Times New Roman" w:cs="Times New Roman"/>
          </w:rPr>
          <w:t xml:space="preserve">is vital to understand </w:t>
        </w:r>
      </w:ins>
      <w:ins w:id="1024" w:author="Benton, Deon" w:date="2026-05-08T14:58:00Z" w16du:dateUtc="2026-05-08T19:58:00Z">
        <w:r w:rsidR="00B028F4">
          <w:rPr>
            <w:rFonts w:ascii="Times New Roman" w:hAnsi="Times New Roman" w:cs="Times New Roman"/>
          </w:rPr>
          <w:t>the</w:t>
        </w:r>
      </w:ins>
      <w:ins w:id="1025" w:author="Benton, Deon" w:date="2026-05-08T14:27:00Z" w16du:dateUtc="2026-05-08T19:27:00Z">
        <w:r w:rsidR="0078102C" w:rsidRPr="0078102C">
          <w:rPr>
            <w:rFonts w:ascii="Times New Roman" w:hAnsi="Times New Roman" w:cs="Times New Roman"/>
          </w:rPr>
          <w:t xml:space="preserve"> network’s </w:t>
        </w:r>
      </w:ins>
      <w:ins w:id="1026" w:author="Benton, Deon" w:date="2026-05-08T14:58:00Z" w16du:dateUtc="2026-05-08T19:58:00Z">
        <w:r w:rsidR="00B028F4">
          <w:rPr>
            <w:rFonts w:ascii="Times New Roman" w:hAnsi="Times New Roman" w:cs="Times New Roman"/>
          </w:rPr>
          <w:t xml:space="preserve">test </w:t>
        </w:r>
      </w:ins>
      <w:ins w:id="1027" w:author="Benton, Deon" w:date="2026-05-08T14:27:00Z" w16du:dateUtc="2026-05-08T19:27:00Z">
        <w:r w:rsidR="0078102C" w:rsidRPr="0078102C">
          <w:rPr>
            <w:rFonts w:ascii="Times New Roman" w:hAnsi="Times New Roman" w:cs="Times New Roman"/>
          </w:rPr>
          <w:t>behavior.</w:t>
        </w:r>
      </w:ins>
    </w:p>
    <w:p w14:paraId="5062159D" w14:textId="0701940E" w:rsidR="0078102C" w:rsidRPr="0078102C" w:rsidRDefault="005045E5" w:rsidP="002B77BD">
      <w:pPr>
        <w:spacing w:line="480" w:lineRule="auto"/>
        <w:ind w:firstLine="720"/>
        <w:contextualSpacing/>
        <w:rPr>
          <w:ins w:id="1028" w:author="Benton, Deon" w:date="2026-05-08T14:27:00Z" w16du:dateUtc="2026-05-08T19:27:00Z"/>
          <w:rFonts w:ascii="Times New Roman" w:hAnsi="Times New Roman" w:cs="Times New Roman"/>
        </w:rPr>
      </w:pPr>
      <w:ins w:id="1029" w:author="Benton, Deon" w:date="2026-05-08T15:02:00Z" w16du:dateUtc="2026-05-08T20:02:00Z">
        <w:r>
          <w:rPr>
            <w:rFonts w:ascii="Times New Roman" w:hAnsi="Times New Roman" w:cs="Times New Roman"/>
          </w:rPr>
          <w:t>To illustrate, c</w:t>
        </w:r>
      </w:ins>
      <w:ins w:id="1030" w:author="Benton, Deon" w:date="2026-05-08T14:27:00Z" w16du:dateUtc="2026-05-08T19:27:00Z">
        <w:r w:rsidR="0078102C" w:rsidRPr="0078102C">
          <w:rPr>
            <w:rFonts w:ascii="Times New Roman" w:hAnsi="Times New Roman" w:cs="Times New Roman"/>
          </w:rPr>
          <w:t xml:space="preserve">onsider the Experimental condition in </w:t>
        </w:r>
      </w:ins>
      <w:ins w:id="1031" w:author="Benton, Deon" w:date="2026-05-08T15:02:00Z" w16du:dateUtc="2026-05-08T20:02:00Z">
        <w:r w:rsidR="006D5C46">
          <w:rPr>
            <w:rFonts w:ascii="Times New Roman" w:hAnsi="Times New Roman" w:cs="Times New Roman"/>
          </w:rPr>
          <w:t>the first simulation</w:t>
        </w:r>
      </w:ins>
      <w:ins w:id="1032" w:author="Benton, Deon" w:date="2026-05-08T14:27:00Z" w16du:dateUtc="2026-05-08T19:27:00Z">
        <w:r w:rsidR="0078102C" w:rsidRPr="0078102C">
          <w:rPr>
            <w:rFonts w:ascii="Times New Roman" w:hAnsi="Times New Roman" w:cs="Times New Roman"/>
          </w:rPr>
          <w:t>.</w:t>
        </w:r>
      </w:ins>
      <w:ins w:id="1033" w:author="Benton, Deon" w:date="2026-05-08T15:03:00Z" w16du:dateUtc="2026-05-08T20:03:00Z">
        <w:r w:rsidR="00CB4724">
          <w:rPr>
            <w:rFonts w:ascii="Times New Roman" w:hAnsi="Times New Roman" w:cs="Times New Roman"/>
          </w:rPr>
          <w:t xml:space="preserve"> As was true for infants in this condition,</w:t>
        </w:r>
      </w:ins>
      <w:ins w:id="1034" w:author="Benton, Deon" w:date="2026-05-08T14:27:00Z" w16du:dateUtc="2026-05-08T19:27:00Z">
        <w:r w:rsidR="0078102C" w:rsidRPr="0078102C">
          <w:rPr>
            <w:rFonts w:ascii="Times New Roman" w:hAnsi="Times New Roman" w:cs="Times New Roman"/>
          </w:rPr>
          <w:t xml:space="preserve"> </w:t>
        </w:r>
      </w:ins>
      <w:ins w:id="1035" w:author="Benton, Deon" w:date="2026-05-08T15:03:00Z" w16du:dateUtc="2026-05-08T20:03:00Z">
        <w:r w:rsidR="00CB4724">
          <w:rPr>
            <w:rFonts w:ascii="Times New Roman" w:hAnsi="Times New Roman" w:cs="Times New Roman"/>
          </w:rPr>
          <w:t>networks were habituated to an</w:t>
        </w:r>
      </w:ins>
      <w:ins w:id="1036" w:author="Benton, Deon" w:date="2026-05-08T14:27:00Z" w16du:dateUtc="2026-05-08T19:27:00Z">
        <w:r w:rsidR="0078102C" w:rsidRPr="0078102C">
          <w:rPr>
            <w:rFonts w:ascii="Times New Roman" w:hAnsi="Times New Roman" w:cs="Times New Roman"/>
          </w:rPr>
          <w:t xml:space="preserve"> event in which an </w:t>
        </w:r>
        <w:proofErr w:type="gramStart"/>
        <w:r w:rsidR="0078102C" w:rsidRPr="0078102C">
          <w:rPr>
            <w:rFonts w:ascii="Times New Roman" w:hAnsi="Times New Roman" w:cs="Times New Roman"/>
          </w:rPr>
          <w:t>animate</w:t>
        </w:r>
        <w:proofErr w:type="gramEnd"/>
        <w:r w:rsidR="0078102C" w:rsidRPr="0078102C">
          <w:rPr>
            <w:rFonts w:ascii="Times New Roman" w:hAnsi="Times New Roman" w:cs="Times New Roman"/>
          </w:rPr>
          <w:t xml:space="preserve">-like object </w:t>
        </w:r>
      </w:ins>
      <w:ins w:id="1037" w:author="Benton, Deon" w:date="2026-05-08T15:26:00Z" w16du:dateUtc="2026-05-08T20:26:00Z">
        <w:r w:rsidR="00495E0C">
          <w:rPr>
            <w:rFonts w:ascii="Times New Roman" w:hAnsi="Times New Roman" w:cs="Times New Roman"/>
          </w:rPr>
          <w:t xml:space="preserve">jumped </w:t>
        </w:r>
      </w:ins>
      <w:ins w:id="1038" w:author="Benton, Deon" w:date="2026-05-08T14:27:00Z" w16du:dateUtc="2026-05-08T19:27:00Z">
        <w:r w:rsidR="0078102C" w:rsidRPr="0078102C">
          <w:rPr>
            <w:rFonts w:ascii="Times New Roman" w:hAnsi="Times New Roman" w:cs="Times New Roman"/>
          </w:rPr>
          <w:t>over a centrally located obstacle along a</w:t>
        </w:r>
      </w:ins>
      <w:ins w:id="1039" w:author="Benton, Deon" w:date="2026-05-08T15:04:00Z" w16du:dateUtc="2026-05-08T20:04:00Z">
        <w:r w:rsidR="00CB4724">
          <w:rPr>
            <w:rFonts w:ascii="Times New Roman" w:hAnsi="Times New Roman" w:cs="Times New Roman"/>
          </w:rPr>
          <w:t xml:space="preserve">n </w:t>
        </w:r>
      </w:ins>
      <w:ins w:id="1040" w:author="Benton, Deon" w:date="2026-05-08T14:27:00Z" w16du:dateUtc="2026-05-08T19:27:00Z">
        <w:r w:rsidR="0078102C" w:rsidRPr="0078102C">
          <w:rPr>
            <w:rFonts w:ascii="Times New Roman" w:hAnsi="Times New Roman" w:cs="Times New Roman"/>
          </w:rPr>
          <w:t>arced trajectory</w:t>
        </w:r>
      </w:ins>
      <w:ins w:id="1041" w:author="Benton, Deon" w:date="2026-05-08T15:26:00Z" w16du:dateUtc="2026-05-08T20:26:00Z">
        <w:r w:rsidR="00495E0C">
          <w:rPr>
            <w:rFonts w:ascii="Times New Roman" w:hAnsi="Times New Roman" w:cs="Times New Roman"/>
          </w:rPr>
          <w:t>.</w:t>
        </w:r>
      </w:ins>
      <w:ins w:id="1042" w:author="Benton, Deon" w:date="2026-05-08T15:04:00Z" w16du:dateUtc="2026-05-08T20:04:00Z">
        <w:r w:rsidR="00CB4724">
          <w:rPr>
            <w:rFonts w:ascii="Times New Roman" w:hAnsi="Times New Roman" w:cs="Times New Roman"/>
          </w:rPr>
          <w:t xml:space="preserve"> </w:t>
        </w:r>
      </w:ins>
      <w:ins w:id="1043" w:author="Benton, Deon" w:date="2026-05-08T14:27:00Z" w16du:dateUtc="2026-05-08T19:27:00Z">
        <w:r w:rsidR="0078102C" w:rsidRPr="0078102C">
          <w:rPr>
            <w:rFonts w:ascii="Times New Roman" w:hAnsi="Times New Roman" w:cs="Times New Roman"/>
          </w:rPr>
          <w:t xml:space="preserve">Although some features of this event were novel </w:t>
        </w:r>
      </w:ins>
      <w:ins w:id="1044" w:author="Benton, Deon" w:date="2026-05-08T15:26:00Z" w16du:dateUtc="2026-05-08T20:26:00Z">
        <w:r w:rsidR="00495E0C">
          <w:rPr>
            <w:rFonts w:ascii="Times New Roman" w:hAnsi="Times New Roman" w:cs="Times New Roman"/>
          </w:rPr>
          <w:t xml:space="preserve">relative to that experienced during the pretraining </w:t>
        </w:r>
        <w:proofErr w:type="gramStart"/>
        <w:r w:rsidR="00495E0C">
          <w:rPr>
            <w:rFonts w:ascii="Times New Roman" w:hAnsi="Times New Roman" w:cs="Times New Roman"/>
          </w:rPr>
          <w:t>phase</w:t>
        </w:r>
      </w:ins>
      <w:ins w:id="1045" w:author="Benton, Deon" w:date="2026-05-08T15:27:00Z" w16du:dateUtc="2026-05-08T20:27:00Z">
        <w:r w:rsidR="00495E0C">
          <w:rPr>
            <w:rFonts w:ascii="Times New Roman" w:hAnsi="Times New Roman" w:cs="Times New Roman"/>
          </w:rPr>
          <w:t>—</w:t>
        </w:r>
        <w:proofErr w:type="gramEnd"/>
        <w:r w:rsidR="00495E0C">
          <w:rPr>
            <w:rFonts w:ascii="Times New Roman" w:hAnsi="Times New Roman" w:cs="Times New Roman"/>
          </w:rPr>
          <w:t>for example, the height of the jump as well as the barrier over which it occurred differed from that</w:t>
        </w:r>
        <w:r w:rsidR="002527A9">
          <w:rPr>
            <w:rFonts w:ascii="Times New Roman" w:hAnsi="Times New Roman" w:cs="Times New Roman"/>
          </w:rPr>
          <w:t xml:space="preserve"> encountered during pretraining—</w:t>
        </w:r>
      </w:ins>
      <w:ins w:id="1046" w:author="Benton, Deon" w:date="2026-05-08T14:27:00Z" w16du:dateUtc="2026-05-08T19:27:00Z">
        <w:r w:rsidR="0078102C" w:rsidRPr="0078102C">
          <w:rPr>
            <w:rFonts w:ascii="Times New Roman" w:hAnsi="Times New Roman" w:cs="Times New Roman"/>
          </w:rPr>
          <w:t>many</w:t>
        </w:r>
      </w:ins>
      <w:ins w:id="1047" w:author="Benton, Deon" w:date="2026-05-08T15:28:00Z" w16du:dateUtc="2026-05-08T20:28:00Z">
        <w:r w:rsidR="002527A9">
          <w:rPr>
            <w:rFonts w:ascii="Times New Roman" w:hAnsi="Times New Roman" w:cs="Times New Roman"/>
          </w:rPr>
          <w:t xml:space="preserve"> of these features were familiar</w:t>
        </w:r>
      </w:ins>
      <w:ins w:id="1048" w:author="Benton, Deon" w:date="2026-05-08T15:08:00Z" w16du:dateUtc="2026-05-08T20:08:00Z">
        <w:r w:rsidR="00664F9B">
          <w:rPr>
            <w:rFonts w:ascii="Times New Roman" w:hAnsi="Times New Roman" w:cs="Times New Roman"/>
          </w:rPr>
          <w:t>.</w:t>
        </w:r>
      </w:ins>
      <w:ins w:id="1049" w:author="Benton, Deon" w:date="2026-05-08T15:09:00Z" w16du:dateUtc="2026-05-08T20:09:00Z">
        <w:r w:rsidR="000C3E94">
          <w:rPr>
            <w:rFonts w:ascii="Times New Roman" w:hAnsi="Times New Roman" w:cs="Times New Roman"/>
          </w:rPr>
          <w:t xml:space="preserve"> C</w:t>
        </w:r>
      </w:ins>
      <w:ins w:id="1050" w:author="Benton, Deon" w:date="2026-05-08T15:07:00Z" w16du:dateUtc="2026-05-08T20:07:00Z">
        <w:r w:rsidR="00664F9B">
          <w:rPr>
            <w:rFonts w:ascii="Times New Roman" w:hAnsi="Times New Roman" w:cs="Times New Roman"/>
          </w:rPr>
          <w:t xml:space="preserve">urved motion itself </w:t>
        </w:r>
      </w:ins>
      <w:ins w:id="1051" w:author="Benton, Deon" w:date="2026-05-08T15:10:00Z" w16du:dateUtc="2026-05-08T20:10:00Z">
        <w:r w:rsidR="000C3E94">
          <w:rPr>
            <w:rFonts w:ascii="Times New Roman" w:hAnsi="Times New Roman" w:cs="Times New Roman"/>
          </w:rPr>
          <w:t>along with an</w:t>
        </w:r>
      </w:ins>
      <w:ins w:id="1052" w:author="Benton, Deon" w:date="2026-05-08T15:07:00Z" w16du:dateUtc="2026-05-08T20:07:00Z">
        <w:r w:rsidR="00664F9B">
          <w:rPr>
            <w:rFonts w:ascii="Times New Roman" w:hAnsi="Times New Roman" w:cs="Times New Roman"/>
          </w:rPr>
          <w:t xml:space="preserve"> obstacle </w:t>
        </w:r>
      </w:ins>
      <w:ins w:id="1053" w:author="Benton, Deon" w:date="2026-05-08T15:10:00Z" w16du:dateUtc="2026-05-08T20:10:00Z">
        <w:r w:rsidR="000C3E94">
          <w:rPr>
            <w:rFonts w:ascii="Times New Roman" w:hAnsi="Times New Roman" w:cs="Times New Roman"/>
          </w:rPr>
          <w:t>located</w:t>
        </w:r>
      </w:ins>
      <w:ins w:id="1054" w:author="Benton, Deon" w:date="2026-05-08T15:08:00Z" w16du:dateUtc="2026-05-08T20:08:00Z">
        <w:r w:rsidR="00664F9B">
          <w:rPr>
            <w:rFonts w:ascii="Times New Roman" w:hAnsi="Times New Roman" w:cs="Times New Roman"/>
          </w:rPr>
          <w:t xml:space="preserve"> beneath</w:t>
        </w:r>
      </w:ins>
      <w:ins w:id="1055" w:author="Benton, Deon" w:date="2026-05-08T15:10:00Z" w16du:dateUtc="2026-05-08T20:10:00Z">
        <w:r w:rsidR="000C3E94">
          <w:rPr>
            <w:rFonts w:ascii="Times New Roman" w:hAnsi="Times New Roman" w:cs="Times New Roman"/>
          </w:rPr>
          <w:t xml:space="preserve"> it</w:t>
        </w:r>
      </w:ins>
      <w:ins w:id="1056" w:author="Benton, Deon" w:date="2026-05-08T15:08:00Z" w16du:dateUtc="2026-05-08T20:08:00Z">
        <w:r w:rsidR="00664F9B">
          <w:rPr>
            <w:rFonts w:ascii="Times New Roman" w:hAnsi="Times New Roman" w:cs="Times New Roman"/>
          </w:rPr>
          <w:t xml:space="preserve"> are two </w:t>
        </w:r>
      </w:ins>
      <w:ins w:id="1057" w:author="Benton, Deon" w:date="2026-05-08T15:28:00Z" w16du:dateUtc="2026-05-08T20:28:00Z">
        <w:r w:rsidR="00E7568F">
          <w:rPr>
            <w:rFonts w:ascii="Times New Roman" w:hAnsi="Times New Roman" w:cs="Times New Roman"/>
          </w:rPr>
          <w:t>such features that were experienced during the pretraining p</w:t>
        </w:r>
      </w:ins>
      <w:ins w:id="1058" w:author="Benton, Deon" w:date="2026-05-08T15:29:00Z" w16du:dateUtc="2026-05-08T20:29:00Z">
        <w:r w:rsidR="00E7568F">
          <w:rPr>
            <w:rFonts w:ascii="Times New Roman" w:hAnsi="Times New Roman" w:cs="Times New Roman"/>
          </w:rPr>
          <w:t>hase</w:t>
        </w:r>
      </w:ins>
      <w:ins w:id="1059" w:author="Benton, Deon" w:date="2026-05-08T15:08:00Z" w16du:dateUtc="2026-05-08T20:08:00Z">
        <w:r w:rsidR="00664F9B">
          <w:rPr>
            <w:rFonts w:ascii="Times New Roman" w:hAnsi="Times New Roman" w:cs="Times New Roman"/>
          </w:rPr>
          <w:t xml:space="preserve">. </w:t>
        </w:r>
      </w:ins>
      <w:ins w:id="1060" w:author="Benton, Deon" w:date="2026-05-08T15:11:00Z" w16du:dateUtc="2026-05-08T20:11:00Z">
        <w:r w:rsidR="000C3E94">
          <w:rPr>
            <w:rFonts w:ascii="Times New Roman" w:hAnsi="Times New Roman" w:cs="Times New Roman"/>
          </w:rPr>
          <w:t>Given that the obstacle</w:t>
        </w:r>
      </w:ins>
      <w:ins w:id="1061" w:author="Benton, Deon" w:date="2026-05-08T14:27:00Z" w16du:dateUtc="2026-05-08T19:27:00Z">
        <w:r w:rsidR="0078102C" w:rsidRPr="0078102C">
          <w:rPr>
            <w:rFonts w:ascii="Times New Roman" w:hAnsi="Times New Roman" w:cs="Times New Roman"/>
          </w:rPr>
          <w:t xml:space="preserve"> was </w:t>
        </w:r>
      </w:ins>
      <w:ins w:id="1062" w:author="Benton, Deon" w:date="2026-05-08T15:11:00Z" w16du:dateUtc="2026-05-08T20:11:00Z">
        <w:r w:rsidR="000C3E94">
          <w:rPr>
            <w:rFonts w:ascii="Times New Roman" w:hAnsi="Times New Roman" w:cs="Times New Roman"/>
          </w:rPr>
          <w:t xml:space="preserve">again located beneath </w:t>
        </w:r>
        <w:r w:rsidR="00266A26">
          <w:rPr>
            <w:rFonts w:ascii="Times New Roman" w:hAnsi="Times New Roman" w:cs="Times New Roman"/>
          </w:rPr>
          <w:t>an agent’s curved motion trajectory during pretraining</w:t>
        </w:r>
      </w:ins>
      <w:ins w:id="1063" w:author="Benton, Deon" w:date="2026-05-08T15:12:00Z" w16du:dateUtc="2026-05-08T20:12:00Z">
        <w:r w:rsidR="00266A26">
          <w:rPr>
            <w:rFonts w:ascii="Times New Roman" w:hAnsi="Times New Roman" w:cs="Times New Roman"/>
          </w:rPr>
          <w:t>, the</w:t>
        </w:r>
      </w:ins>
      <w:ins w:id="1064" w:author="Benton, Deon" w:date="2026-05-08T15:20:00Z" w16du:dateUtc="2026-05-08T20:20:00Z">
        <w:r w:rsidR="00114C92">
          <w:rPr>
            <w:rFonts w:ascii="Times New Roman" w:hAnsi="Times New Roman" w:cs="Times New Roman"/>
          </w:rPr>
          <w:t xml:space="preserve"> model’s experience during habituation served to reinforce the learned association between</w:t>
        </w:r>
      </w:ins>
      <w:ins w:id="1065" w:author="Benton, Deon" w:date="2026-05-08T15:29:00Z" w16du:dateUtc="2026-05-08T20:29:00Z">
        <w:r w:rsidR="00C10154">
          <w:rPr>
            <w:rFonts w:ascii="Times New Roman" w:hAnsi="Times New Roman" w:cs="Times New Roman"/>
          </w:rPr>
          <w:t xml:space="preserve"> obstacles and the</w:t>
        </w:r>
      </w:ins>
      <w:ins w:id="1066" w:author="Benton, Deon" w:date="2026-05-08T15:20:00Z" w16du:dateUtc="2026-05-08T20:20:00Z">
        <w:r w:rsidR="00114C92">
          <w:rPr>
            <w:rFonts w:ascii="Times New Roman" w:hAnsi="Times New Roman" w:cs="Times New Roman"/>
          </w:rPr>
          <w:t xml:space="preserve"> arced motion </w:t>
        </w:r>
      </w:ins>
      <w:proofErr w:type="gramStart"/>
      <w:ins w:id="1067" w:author="Benton, Deon" w:date="2026-05-08T15:30:00Z" w16du:dateUtc="2026-05-08T20:30:00Z">
        <w:r w:rsidR="00C10154">
          <w:rPr>
            <w:rFonts w:ascii="Times New Roman" w:hAnsi="Times New Roman" w:cs="Times New Roman"/>
          </w:rPr>
          <w:t>occurs</w:t>
        </w:r>
        <w:proofErr w:type="gramEnd"/>
        <w:r w:rsidR="00C10154">
          <w:rPr>
            <w:rFonts w:ascii="Times New Roman" w:hAnsi="Times New Roman" w:cs="Times New Roman"/>
          </w:rPr>
          <w:t xml:space="preserve"> over it. This means that the only</w:t>
        </w:r>
      </w:ins>
      <w:ins w:id="1068" w:author="Benton, Deon" w:date="2026-05-08T15:21:00Z" w16du:dateUtc="2026-05-08T20:21:00Z">
        <w:r w:rsidR="00114C92">
          <w:rPr>
            <w:rFonts w:ascii="Times New Roman" w:hAnsi="Times New Roman" w:cs="Times New Roman"/>
          </w:rPr>
          <w:t xml:space="preserve"> truly</w:t>
        </w:r>
      </w:ins>
      <w:ins w:id="1069" w:author="Benton, Deon" w:date="2026-05-08T15:14:00Z" w16du:dateUtc="2026-05-08T20:14:00Z">
        <w:r w:rsidR="007B2461">
          <w:rPr>
            <w:rFonts w:ascii="Times New Roman" w:hAnsi="Times New Roman" w:cs="Times New Roman"/>
          </w:rPr>
          <w:t xml:space="preserve"> </w:t>
        </w:r>
      </w:ins>
      <w:ins w:id="1070" w:author="Benton, Deon" w:date="2026-05-08T15:15:00Z" w16du:dateUtc="2026-05-08T20:15:00Z">
        <w:r w:rsidR="007B2461">
          <w:rPr>
            <w:rFonts w:ascii="Times New Roman" w:hAnsi="Times New Roman" w:cs="Times New Roman"/>
          </w:rPr>
          <w:t xml:space="preserve">new </w:t>
        </w:r>
      </w:ins>
      <w:ins w:id="1071" w:author="Benton, Deon" w:date="2026-05-08T15:14:00Z" w16du:dateUtc="2026-05-08T20:14:00Z">
        <w:r w:rsidR="007B2461">
          <w:rPr>
            <w:rFonts w:ascii="Times New Roman" w:hAnsi="Times New Roman" w:cs="Times New Roman"/>
          </w:rPr>
          <w:t>information that</w:t>
        </w:r>
      </w:ins>
      <w:ins w:id="1072" w:author="Benton, Deon" w:date="2026-05-08T15:12:00Z" w16du:dateUtc="2026-05-08T20:12:00Z">
        <w:r w:rsidR="00266A26">
          <w:rPr>
            <w:rFonts w:ascii="Times New Roman" w:hAnsi="Times New Roman" w:cs="Times New Roman"/>
          </w:rPr>
          <w:t xml:space="preserve"> </w:t>
        </w:r>
      </w:ins>
      <w:ins w:id="1073" w:author="Benton, Deon" w:date="2026-05-08T15:16:00Z" w16du:dateUtc="2026-05-08T20:16:00Z">
        <w:r w:rsidR="007B2461">
          <w:rPr>
            <w:rFonts w:ascii="Times New Roman" w:hAnsi="Times New Roman" w:cs="Times New Roman"/>
          </w:rPr>
          <w:t xml:space="preserve">needed to be incorporated into the </w:t>
        </w:r>
      </w:ins>
      <w:ins w:id="1074" w:author="Benton, Deon" w:date="2026-05-08T15:12:00Z" w16du:dateUtc="2026-05-08T20:12:00Z">
        <w:r w:rsidR="00266A26">
          <w:rPr>
            <w:rFonts w:ascii="Times New Roman" w:hAnsi="Times New Roman" w:cs="Times New Roman"/>
          </w:rPr>
          <w:t>model’s hidden representation</w:t>
        </w:r>
      </w:ins>
      <w:ins w:id="1075" w:author="Benton, Deon" w:date="2026-05-08T15:14:00Z" w16du:dateUtc="2026-05-08T20:14:00Z">
        <w:r w:rsidR="007B2461">
          <w:rPr>
            <w:rFonts w:ascii="Times New Roman" w:hAnsi="Times New Roman" w:cs="Times New Roman"/>
          </w:rPr>
          <w:t xml:space="preserve"> </w:t>
        </w:r>
      </w:ins>
      <w:ins w:id="1076" w:author="Benton, Deon" w:date="2026-05-08T15:30:00Z" w16du:dateUtc="2026-05-08T20:30:00Z">
        <w:r w:rsidR="00C10154">
          <w:rPr>
            <w:rFonts w:ascii="Times New Roman" w:hAnsi="Times New Roman" w:cs="Times New Roman"/>
          </w:rPr>
          <w:t xml:space="preserve">during the habituation phase </w:t>
        </w:r>
      </w:ins>
      <w:ins w:id="1077" w:author="Benton, Deon" w:date="2026-05-08T15:14:00Z" w16du:dateUtc="2026-05-08T20:14:00Z">
        <w:r w:rsidR="007B2461">
          <w:rPr>
            <w:rFonts w:ascii="Times New Roman" w:hAnsi="Times New Roman" w:cs="Times New Roman"/>
          </w:rPr>
          <w:t xml:space="preserve">was </w:t>
        </w:r>
      </w:ins>
      <w:ins w:id="1078" w:author="Benton, Deon" w:date="2026-05-08T15:12:00Z" w16du:dateUtc="2026-05-08T20:12:00Z">
        <w:r w:rsidR="00266A26">
          <w:rPr>
            <w:rFonts w:ascii="Times New Roman" w:hAnsi="Times New Roman" w:cs="Times New Roman"/>
          </w:rPr>
          <w:t xml:space="preserve">the novel jump and barrier </w:t>
        </w:r>
      </w:ins>
      <w:ins w:id="1079" w:author="Benton, Deon" w:date="2026-05-08T15:13:00Z" w16du:dateUtc="2026-05-08T20:13:00Z">
        <w:r w:rsidR="00266A26">
          <w:rPr>
            <w:rFonts w:ascii="Times New Roman" w:hAnsi="Times New Roman" w:cs="Times New Roman"/>
          </w:rPr>
          <w:t>height</w:t>
        </w:r>
      </w:ins>
      <w:ins w:id="1080" w:author="Benton, Deon" w:date="2026-05-08T15:19:00Z" w16du:dateUtc="2026-05-08T20:19:00Z">
        <w:r w:rsidR="00114C92">
          <w:rPr>
            <w:rFonts w:ascii="Times New Roman" w:hAnsi="Times New Roman" w:cs="Times New Roman"/>
          </w:rPr>
          <w:t xml:space="preserve">s. </w:t>
        </w:r>
      </w:ins>
      <w:ins w:id="1081" w:author="Benton, Deon" w:date="2026-05-08T15:40:00Z" w16du:dateUtc="2026-05-08T20:40:00Z">
        <w:r w:rsidR="00F10AD1">
          <w:rPr>
            <w:rFonts w:ascii="Times New Roman" w:hAnsi="Times New Roman" w:cs="Times New Roman"/>
          </w:rPr>
          <w:t>A consequence of this is that when</w:t>
        </w:r>
      </w:ins>
      <w:ins w:id="1082" w:author="Benton, Deon" w:date="2026-05-08T15:34:00Z" w16du:dateUtc="2026-05-08T20:34:00Z">
        <w:r w:rsidR="00A17002">
          <w:rPr>
            <w:rFonts w:ascii="Times New Roman" w:hAnsi="Times New Roman" w:cs="Times New Roman"/>
          </w:rPr>
          <w:t xml:space="preserve"> networks </w:t>
        </w:r>
      </w:ins>
      <w:ins w:id="1083" w:author="Benton, Deon" w:date="2026-05-08T15:40:00Z" w16du:dateUtc="2026-05-08T20:40:00Z">
        <w:r w:rsidR="00F10AD1">
          <w:rPr>
            <w:rFonts w:ascii="Times New Roman" w:hAnsi="Times New Roman" w:cs="Times New Roman"/>
          </w:rPr>
          <w:t xml:space="preserve">are later shown </w:t>
        </w:r>
      </w:ins>
      <w:ins w:id="1084" w:author="Benton, Deon" w:date="2026-05-08T15:36:00Z" w16du:dateUtc="2026-05-08T20:36:00Z">
        <w:r w:rsidR="004E278D">
          <w:rPr>
            <w:rFonts w:ascii="Times New Roman" w:hAnsi="Times New Roman" w:cs="Times New Roman"/>
          </w:rPr>
          <w:t xml:space="preserve">a </w:t>
        </w:r>
      </w:ins>
      <w:ins w:id="1085" w:author="Benton, Deon" w:date="2026-05-08T15:34:00Z" w16du:dateUtc="2026-05-08T20:34:00Z">
        <w:r w:rsidR="00A17002">
          <w:rPr>
            <w:rFonts w:ascii="Times New Roman" w:hAnsi="Times New Roman" w:cs="Times New Roman"/>
          </w:rPr>
          <w:t>high</w:t>
        </w:r>
      </w:ins>
      <w:ins w:id="1086" w:author="Benton, Deon" w:date="2026-05-08T15:36:00Z" w16du:dateUtc="2026-05-08T20:36:00Z">
        <w:r w:rsidR="004E278D">
          <w:rPr>
            <w:rFonts w:ascii="Times New Roman" w:hAnsi="Times New Roman" w:cs="Times New Roman"/>
          </w:rPr>
          <w:t>, curved</w:t>
        </w:r>
      </w:ins>
      <w:ins w:id="1087" w:author="Benton, Deon" w:date="2026-05-08T15:34:00Z" w16du:dateUtc="2026-05-08T20:34:00Z">
        <w:r w:rsidR="00A17002">
          <w:rPr>
            <w:rFonts w:ascii="Times New Roman" w:hAnsi="Times New Roman" w:cs="Times New Roman"/>
          </w:rPr>
          <w:t xml:space="preserve"> jump</w:t>
        </w:r>
        <w:r w:rsidR="00A17002" w:rsidRPr="00A17002">
          <w:rPr>
            <w:rFonts w:ascii="Times New Roman" w:hAnsi="Times New Roman" w:cs="Times New Roman"/>
          </w:rPr>
          <w:t xml:space="preserve"> during the Inefficient test event</w:t>
        </w:r>
      </w:ins>
      <w:ins w:id="1088" w:author="Benton, Deon" w:date="2026-05-08T15:41:00Z" w16du:dateUtc="2026-05-08T20:41:00Z">
        <w:r w:rsidR="00F10AD1">
          <w:rPr>
            <w:rFonts w:ascii="Times New Roman" w:hAnsi="Times New Roman" w:cs="Times New Roman"/>
          </w:rPr>
          <w:t>,</w:t>
        </w:r>
      </w:ins>
      <w:ins w:id="1089" w:author="Benton, Deon" w:date="2026-05-08T15:34:00Z" w16du:dateUtc="2026-05-08T20:34:00Z">
        <w:r w:rsidR="00A17002">
          <w:rPr>
            <w:rFonts w:ascii="Times New Roman" w:hAnsi="Times New Roman" w:cs="Times New Roman"/>
          </w:rPr>
          <w:t xml:space="preserve"> the</w:t>
        </w:r>
        <w:r w:rsidR="00A17002" w:rsidRPr="00A17002">
          <w:rPr>
            <w:rFonts w:ascii="Times New Roman" w:hAnsi="Times New Roman" w:cs="Times New Roman"/>
          </w:rPr>
          <w:t xml:space="preserve"> representation of the barrier </w:t>
        </w:r>
      </w:ins>
      <w:ins w:id="1090" w:author="Benton, Deon" w:date="2026-05-08T15:36:00Z" w16du:dateUtc="2026-05-08T20:36:00Z">
        <w:r w:rsidR="004E278D">
          <w:rPr>
            <w:rFonts w:ascii="Times New Roman" w:hAnsi="Times New Roman" w:cs="Times New Roman"/>
          </w:rPr>
          <w:t>that became associated with it</w:t>
        </w:r>
      </w:ins>
      <w:ins w:id="1091" w:author="Benton, Deon" w:date="2026-05-08T15:34:00Z" w16du:dateUtc="2026-05-08T20:34:00Z">
        <w:r w:rsidR="00A17002" w:rsidRPr="00A17002">
          <w:rPr>
            <w:rFonts w:ascii="Times New Roman" w:hAnsi="Times New Roman" w:cs="Times New Roman"/>
          </w:rPr>
          <w:t xml:space="preserve"> during</w:t>
        </w:r>
        <w:r w:rsidR="00A17002">
          <w:rPr>
            <w:rFonts w:ascii="Times New Roman" w:hAnsi="Times New Roman" w:cs="Times New Roman"/>
          </w:rPr>
          <w:t xml:space="preserve"> the</w:t>
        </w:r>
        <w:r w:rsidR="00A17002" w:rsidRPr="00A17002">
          <w:rPr>
            <w:rFonts w:ascii="Times New Roman" w:hAnsi="Times New Roman" w:cs="Times New Roman"/>
          </w:rPr>
          <w:t xml:space="preserve"> habituation</w:t>
        </w:r>
        <w:r w:rsidR="00A17002">
          <w:rPr>
            <w:rFonts w:ascii="Times New Roman" w:hAnsi="Times New Roman" w:cs="Times New Roman"/>
          </w:rPr>
          <w:t xml:space="preserve"> </w:t>
        </w:r>
      </w:ins>
      <w:ins w:id="1092" w:author="Benton, Deon" w:date="2026-05-08T15:41:00Z" w16du:dateUtc="2026-05-08T20:41:00Z">
        <w:r w:rsidR="00F10AD1">
          <w:rPr>
            <w:rFonts w:ascii="Times New Roman" w:hAnsi="Times New Roman" w:cs="Times New Roman"/>
          </w:rPr>
          <w:t>phase is reactivated</w:t>
        </w:r>
      </w:ins>
      <w:ins w:id="1093" w:author="Benton, Deon" w:date="2026-05-08T15:34:00Z" w16du:dateUtc="2026-05-08T20:34:00Z">
        <w:r w:rsidR="00A17002" w:rsidRPr="00A17002">
          <w:rPr>
            <w:rFonts w:ascii="Times New Roman" w:hAnsi="Times New Roman" w:cs="Times New Roman"/>
          </w:rPr>
          <w:t>.</w:t>
        </w:r>
      </w:ins>
      <w:ins w:id="1094" w:author="Benton, Deon" w:date="2026-05-08T15:41:00Z" w16du:dateUtc="2026-05-08T20:41:00Z">
        <w:r w:rsidR="002B77BD">
          <w:rPr>
            <w:rFonts w:ascii="Times New Roman" w:hAnsi="Times New Roman" w:cs="Times New Roman"/>
          </w:rPr>
          <w:t xml:space="preserve"> However, because no</w:t>
        </w:r>
      </w:ins>
      <w:ins w:id="1095" w:author="Benton, Deon" w:date="2026-05-08T15:39:00Z" w16du:dateUtc="2026-05-08T20:39:00Z">
        <w:r w:rsidR="00F10AD1">
          <w:rPr>
            <w:rFonts w:ascii="Times New Roman" w:hAnsi="Times New Roman" w:cs="Times New Roman"/>
          </w:rPr>
          <w:t xml:space="preserve"> actual barrier appeared during this event</w:t>
        </w:r>
      </w:ins>
      <w:ins w:id="1096" w:author="Benton, Deon" w:date="2026-05-08T15:38:00Z" w16du:dateUtc="2026-05-08T20:38:00Z">
        <w:r w:rsidR="00E0555B">
          <w:rPr>
            <w:rFonts w:ascii="Times New Roman" w:hAnsi="Times New Roman" w:cs="Times New Roman"/>
          </w:rPr>
          <w:t xml:space="preserve">—despite </w:t>
        </w:r>
      </w:ins>
      <w:ins w:id="1097" w:author="Benton, Deon" w:date="2026-05-08T15:39:00Z" w16du:dateUtc="2026-05-08T20:39:00Z">
        <w:r w:rsidR="00F10AD1">
          <w:rPr>
            <w:rFonts w:ascii="Times New Roman" w:hAnsi="Times New Roman" w:cs="Times New Roman"/>
          </w:rPr>
          <w:t xml:space="preserve">its </w:t>
        </w:r>
      </w:ins>
      <w:ins w:id="1098" w:author="Benton, Deon" w:date="2026-05-08T15:38:00Z" w16du:dateUtc="2026-05-08T20:38:00Z">
        <w:r w:rsidR="00E0555B">
          <w:rPr>
            <w:rFonts w:ascii="Times New Roman" w:hAnsi="Times New Roman" w:cs="Times New Roman"/>
          </w:rPr>
          <w:t xml:space="preserve">representation </w:t>
        </w:r>
      </w:ins>
      <w:ins w:id="1099" w:author="Benton, Deon" w:date="2026-05-08T15:39:00Z" w16du:dateUtc="2026-05-08T20:39:00Z">
        <w:r w:rsidR="00F10AD1">
          <w:rPr>
            <w:rFonts w:ascii="Times New Roman" w:hAnsi="Times New Roman" w:cs="Times New Roman"/>
          </w:rPr>
          <w:t>being active during it</w:t>
        </w:r>
      </w:ins>
      <w:ins w:id="1100" w:author="Benton, Deon" w:date="2026-05-08T15:38:00Z" w16du:dateUtc="2026-05-08T20:38:00Z">
        <w:r w:rsidR="00E0555B">
          <w:rPr>
            <w:rFonts w:ascii="Times New Roman" w:hAnsi="Times New Roman" w:cs="Times New Roman"/>
          </w:rPr>
          <w:t>—</w:t>
        </w:r>
      </w:ins>
      <w:ins w:id="1101" w:author="Benton, Deon" w:date="2026-05-08T15:42:00Z" w16du:dateUtc="2026-05-08T20:42:00Z">
        <w:r w:rsidR="002B77BD">
          <w:rPr>
            <w:rFonts w:ascii="Times New Roman" w:hAnsi="Times New Roman" w:cs="Times New Roman"/>
          </w:rPr>
          <w:t xml:space="preserve">the network </w:t>
        </w:r>
      </w:ins>
      <w:ins w:id="1102" w:author="Benton, Deon" w:date="2026-05-08T15:38:00Z" w16du:dateUtc="2026-05-08T20:38:00Z">
        <w:r w:rsidR="00E0555B">
          <w:rPr>
            <w:rFonts w:ascii="Times New Roman" w:hAnsi="Times New Roman" w:cs="Times New Roman"/>
          </w:rPr>
          <w:t>produced a huge spike in error</w:t>
        </w:r>
      </w:ins>
      <w:ins w:id="1103" w:author="Benton, Deon" w:date="2026-05-08T14:27:00Z" w16du:dateUtc="2026-05-08T19:27:00Z">
        <w:r w:rsidR="0078102C" w:rsidRPr="0078102C">
          <w:rPr>
            <w:rFonts w:ascii="Times New Roman" w:hAnsi="Times New Roman" w:cs="Times New Roman"/>
          </w:rPr>
          <w:t>. By contrast,</w:t>
        </w:r>
      </w:ins>
      <w:ins w:id="1104" w:author="Benton, Deon" w:date="2026-05-08T15:24:00Z" w16du:dateUtc="2026-05-08T20:24:00Z">
        <w:r w:rsidR="00394891">
          <w:rPr>
            <w:rFonts w:ascii="Times New Roman" w:hAnsi="Times New Roman" w:cs="Times New Roman"/>
          </w:rPr>
          <w:t xml:space="preserve"> because the Efficient </w:t>
        </w:r>
        <w:r w:rsidR="00394891">
          <w:rPr>
            <w:rFonts w:ascii="Times New Roman" w:hAnsi="Times New Roman" w:cs="Times New Roman"/>
          </w:rPr>
          <w:lastRenderedPageBreak/>
          <w:t xml:space="preserve">test event depicted a straight motion trajectory </w:t>
        </w:r>
      </w:ins>
      <w:ins w:id="1105" w:author="Benton, Deon" w:date="2026-05-08T15:43:00Z" w16du:dateUtc="2026-05-08T20:43:00Z">
        <w:r w:rsidR="002B77BD">
          <w:rPr>
            <w:rFonts w:ascii="Times New Roman" w:hAnsi="Times New Roman" w:cs="Times New Roman"/>
          </w:rPr>
          <w:t>that</w:t>
        </w:r>
      </w:ins>
      <w:ins w:id="1106" w:author="Benton, Deon" w:date="2026-05-08T15:24:00Z" w16du:dateUtc="2026-05-08T20:24:00Z">
        <w:r w:rsidR="00394891">
          <w:rPr>
            <w:rFonts w:ascii="Times New Roman" w:hAnsi="Times New Roman" w:cs="Times New Roman"/>
          </w:rPr>
          <w:t xml:space="preserve"> networks had repeatedly experienced during pretr</w:t>
        </w:r>
      </w:ins>
      <w:ins w:id="1107" w:author="Benton, Deon" w:date="2026-05-08T15:25:00Z" w16du:dateUtc="2026-05-08T20:25:00Z">
        <w:r w:rsidR="00394891">
          <w:rPr>
            <w:rFonts w:ascii="Times New Roman" w:hAnsi="Times New Roman" w:cs="Times New Roman"/>
          </w:rPr>
          <w:t>aining,</w:t>
        </w:r>
      </w:ins>
      <w:ins w:id="1108" w:author="Benton, Deon" w:date="2026-05-08T14:27:00Z" w16du:dateUtc="2026-05-08T19:27:00Z">
        <w:r w:rsidR="0078102C" w:rsidRPr="0078102C">
          <w:rPr>
            <w:rFonts w:ascii="Times New Roman" w:hAnsi="Times New Roman" w:cs="Times New Roman"/>
          </w:rPr>
          <w:t xml:space="preserve"> </w:t>
        </w:r>
      </w:ins>
      <w:ins w:id="1109" w:author="Benton, Deon" w:date="2026-05-08T15:43:00Z" w16du:dateUtc="2026-05-08T20:43:00Z">
        <w:r w:rsidR="002B77BD">
          <w:rPr>
            <w:rFonts w:ascii="Times New Roman" w:hAnsi="Times New Roman" w:cs="Times New Roman"/>
          </w:rPr>
          <w:t>the spike in error was much less substantial</w:t>
        </w:r>
      </w:ins>
      <w:ins w:id="1110" w:author="Benton, Deon" w:date="2026-05-08T15:23:00Z" w16du:dateUtc="2026-05-08T20:23:00Z">
        <w:r w:rsidR="00394891">
          <w:rPr>
            <w:rFonts w:ascii="Times New Roman" w:hAnsi="Times New Roman" w:cs="Times New Roman"/>
          </w:rPr>
          <w:t xml:space="preserve">. </w:t>
        </w:r>
      </w:ins>
      <w:ins w:id="1111" w:author="Benton, Deon" w:date="2026-05-08T15:22:00Z" w16du:dateUtc="2026-05-08T20:22:00Z">
        <w:r w:rsidR="00394891">
          <w:rPr>
            <w:rFonts w:ascii="Times New Roman" w:hAnsi="Times New Roman" w:cs="Times New Roman"/>
          </w:rPr>
          <w:t xml:space="preserve"> </w:t>
        </w:r>
      </w:ins>
    </w:p>
    <w:p w14:paraId="11BB026F" w14:textId="5DA19F6A" w:rsidR="0078102C" w:rsidRPr="0078102C" w:rsidRDefault="002B77BD" w:rsidP="00C26E65">
      <w:pPr>
        <w:spacing w:line="480" w:lineRule="auto"/>
        <w:ind w:firstLine="720"/>
        <w:contextualSpacing/>
        <w:rPr>
          <w:ins w:id="1112" w:author="Benton, Deon" w:date="2026-05-08T14:27:00Z" w16du:dateUtc="2026-05-08T19:27:00Z"/>
          <w:rFonts w:ascii="Times New Roman" w:hAnsi="Times New Roman" w:cs="Times New Roman"/>
        </w:rPr>
      </w:pPr>
      <w:ins w:id="1113" w:author="Benton, Deon" w:date="2026-05-08T15:43:00Z" w16du:dateUtc="2026-05-08T20:43:00Z">
        <w:r>
          <w:rPr>
            <w:rFonts w:ascii="Times New Roman" w:hAnsi="Times New Roman" w:cs="Times New Roman"/>
          </w:rPr>
          <w:t xml:space="preserve">These same associative ideas can also </w:t>
        </w:r>
      </w:ins>
      <w:ins w:id="1114" w:author="Benton, Deon" w:date="2026-05-08T15:44:00Z" w16du:dateUtc="2026-05-08T20:44:00Z">
        <w:r>
          <w:rPr>
            <w:rFonts w:ascii="Times New Roman" w:hAnsi="Times New Roman" w:cs="Times New Roman"/>
          </w:rPr>
          <w:t>explain</w:t>
        </w:r>
      </w:ins>
      <w:ins w:id="1115" w:author="Benton, Deon" w:date="2026-05-08T14:27:00Z" w16du:dateUtc="2026-05-08T19:27:00Z">
        <w:r w:rsidR="0078102C" w:rsidRPr="0078102C">
          <w:rPr>
            <w:rFonts w:ascii="Times New Roman" w:hAnsi="Times New Roman" w:cs="Times New Roman"/>
          </w:rPr>
          <w:t xml:space="preserve"> </w:t>
        </w:r>
      </w:ins>
      <w:ins w:id="1116" w:author="Benton, Deon" w:date="2026-05-08T15:43:00Z" w16du:dateUtc="2026-05-08T20:43:00Z">
        <w:r>
          <w:rPr>
            <w:rFonts w:ascii="Times New Roman" w:hAnsi="Times New Roman" w:cs="Times New Roman"/>
          </w:rPr>
          <w:t>how, mechanistically, networks</w:t>
        </w:r>
      </w:ins>
      <w:ins w:id="1117" w:author="Benton, Deon" w:date="2026-05-08T14:27:00Z" w16du:dateUtc="2026-05-08T19:27:00Z">
        <w:r w:rsidR="0078102C" w:rsidRPr="0078102C">
          <w:rPr>
            <w:rFonts w:ascii="Times New Roman" w:hAnsi="Times New Roman" w:cs="Times New Roman"/>
          </w:rPr>
          <w:t xml:space="preserve"> in the Control condition </w:t>
        </w:r>
      </w:ins>
      <w:ins w:id="1118" w:author="Benton, Deon" w:date="2026-05-08T15:43:00Z" w16du:dateUtc="2026-05-08T20:43:00Z">
        <w:r>
          <w:rPr>
            <w:rFonts w:ascii="Times New Roman" w:hAnsi="Times New Roman" w:cs="Times New Roman"/>
          </w:rPr>
          <w:t xml:space="preserve">came to look </w:t>
        </w:r>
      </w:ins>
      <w:ins w:id="1119" w:author="Benton, Deon" w:date="2026-05-08T14:27:00Z" w16du:dateUtc="2026-05-08T19:27:00Z">
        <w:r w:rsidR="0078102C" w:rsidRPr="0078102C">
          <w:rPr>
            <w:rFonts w:ascii="Times New Roman" w:hAnsi="Times New Roman" w:cs="Times New Roman"/>
          </w:rPr>
          <w:t xml:space="preserve">about equally long at both test events. </w:t>
        </w:r>
      </w:ins>
      <w:ins w:id="1120" w:author="Benton, Deon" w:date="2026-05-08T16:43:00Z" w16du:dateUtc="2026-05-08T21:43:00Z">
        <w:r w:rsidR="00B6689F" w:rsidRPr="00B6689F">
          <w:rPr>
            <w:rFonts w:ascii="Times New Roman" w:hAnsi="Times New Roman" w:cs="Times New Roman"/>
          </w:rPr>
          <w:t xml:space="preserve">In this case, because the barrier was located beside rather than beneath the curved jump during habituation—and </w:t>
        </w:r>
      </w:ins>
      <w:ins w:id="1121" w:author="Benton, Deon" w:date="2026-05-08T17:11:00Z" w16du:dateUtc="2026-05-08T22:11:00Z">
        <w:r w:rsidR="00202BB9">
          <w:rPr>
            <w:rFonts w:ascii="Times New Roman" w:hAnsi="Times New Roman" w:cs="Times New Roman"/>
          </w:rPr>
          <w:t>given that the present account assumes that</w:t>
        </w:r>
      </w:ins>
      <w:ins w:id="1122" w:author="Benton, Deon" w:date="2026-05-08T16:43:00Z" w16du:dateUtc="2026-05-08T21:43:00Z">
        <w:r w:rsidR="00B6689F" w:rsidRPr="00B6689F">
          <w:rPr>
            <w:rFonts w:ascii="Times New Roman" w:hAnsi="Times New Roman" w:cs="Times New Roman"/>
          </w:rPr>
          <w:t xml:space="preserve"> peripherally located barriers possess reduced salience—the model formed only a weak association between arced motion and the peripheral barrier during the relatively brief habituation phase.</w:t>
        </w:r>
      </w:ins>
      <w:ins w:id="1123" w:author="Benton, Deon" w:date="2026-05-08T16:44:00Z" w16du:dateUtc="2026-05-08T21:44:00Z">
        <w:r w:rsidR="00B6689F">
          <w:rPr>
            <w:rFonts w:ascii="Times New Roman" w:hAnsi="Times New Roman" w:cs="Times New Roman"/>
          </w:rPr>
          <w:t xml:space="preserve"> Ultimately, th</w:t>
        </w:r>
      </w:ins>
      <w:ins w:id="1124" w:author="Benton, Deon" w:date="2026-05-08T16:43:00Z" w16du:dateUtc="2026-05-08T21:43:00Z">
        <w:r w:rsidR="00B6689F" w:rsidRPr="00B6689F">
          <w:rPr>
            <w:rFonts w:ascii="Times New Roman" w:hAnsi="Times New Roman" w:cs="Times New Roman"/>
          </w:rPr>
          <w:t>is association was insufficient to compete with or replace the stronger association between arced motion and centrally located barriers that had been established during pretraining</w:t>
        </w:r>
      </w:ins>
      <w:ins w:id="1125" w:author="Benton, Deon" w:date="2026-05-08T16:38:00Z" w16du:dateUtc="2026-05-08T21:38:00Z">
        <w:r w:rsidR="00DE47EF">
          <w:rPr>
            <w:rFonts w:ascii="Times New Roman" w:hAnsi="Times New Roman" w:cs="Times New Roman"/>
          </w:rPr>
          <w:t>.</w:t>
        </w:r>
      </w:ins>
      <w:ins w:id="1126" w:author="Benton, Deon" w:date="2026-05-08T16:37:00Z" w16du:dateUtc="2026-05-08T21:37:00Z">
        <w:r w:rsidR="00DE47EF">
          <w:rPr>
            <w:rFonts w:ascii="Times New Roman" w:hAnsi="Times New Roman" w:cs="Times New Roman"/>
          </w:rPr>
          <w:t xml:space="preserve"> </w:t>
        </w:r>
      </w:ins>
      <w:ins w:id="1127" w:author="Benton, Deon" w:date="2026-05-08T16:45:00Z" w16du:dateUtc="2026-05-08T21:45:00Z">
        <w:r w:rsidR="00210734">
          <w:rPr>
            <w:rFonts w:ascii="Times New Roman" w:hAnsi="Times New Roman" w:cs="Times New Roman"/>
          </w:rPr>
          <w:t xml:space="preserve">A corollary of this is that the model showed comparable </w:t>
        </w:r>
      </w:ins>
      <w:ins w:id="1128" w:author="Benton, Deon" w:date="2026-05-08T16:46:00Z" w16du:dateUtc="2026-05-08T21:46:00Z">
        <w:r w:rsidR="00210734">
          <w:rPr>
            <w:rFonts w:ascii="Times New Roman" w:hAnsi="Times New Roman" w:cs="Times New Roman"/>
          </w:rPr>
          <w:t>error</w:t>
        </w:r>
      </w:ins>
      <w:ins w:id="1129" w:author="Benton, Deon" w:date="2026-05-08T16:45:00Z" w16du:dateUtc="2026-05-08T21:45:00Z">
        <w:r w:rsidR="00210734">
          <w:rPr>
            <w:rFonts w:ascii="Times New Roman" w:hAnsi="Times New Roman" w:cs="Times New Roman"/>
          </w:rPr>
          <w:t xml:space="preserve"> to both test events given that neither one strongly violated its learned representation. </w:t>
        </w:r>
      </w:ins>
    </w:p>
    <w:p w14:paraId="10651209" w14:textId="42DFA1BA" w:rsidR="0078102C" w:rsidRDefault="0078102C" w:rsidP="0078102C">
      <w:pPr>
        <w:spacing w:line="480" w:lineRule="auto"/>
        <w:ind w:firstLine="720"/>
        <w:contextualSpacing/>
        <w:rPr>
          <w:ins w:id="1130" w:author="Benton, Deon" w:date="2026-05-08T13:49:00Z" w16du:dateUtc="2026-05-08T18:49:00Z"/>
          <w:rFonts w:ascii="Times New Roman" w:hAnsi="Times New Roman" w:cs="Times New Roman"/>
        </w:rPr>
      </w:pPr>
      <w:ins w:id="1131" w:author="Benton, Deon" w:date="2026-05-08T14:27:00Z" w16du:dateUtc="2026-05-08T19:27:00Z">
        <w:r w:rsidRPr="0078102C">
          <w:rPr>
            <w:rFonts w:ascii="Times New Roman" w:hAnsi="Times New Roman" w:cs="Times New Roman"/>
          </w:rPr>
          <w:t xml:space="preserve">In sum, </w:t>
        </w:r>
      </w:ins>
      <w:ins w:id="1132" w:author="Benton, Deon" w:date="2026-05-08T16:47:00Z" w16du:dateUtc="2026-05-08T21:47:00Z">
        <w:r w:rsidR="00C26E65">
          <w:rPr>
            <w:rFonts w:ascii="Times New Roman" w:hAnsi="Times New Roman" w:cs="Times New Roman"/>
          </w:rPr>
          <w:t>the reason netwo</w:t>
        </w:r>
      </w:ins>
      <w:ins w:id="1133" w:author="Benton, Deon" w:date="2026-05-08T16:48:00Z" w16du:dateUtc="2026-05-08T21:48:00Z">
        <w:r w:rsidR="00C26E65">
          <w:rPr>
            <w:rFonts w:ascii="Times New Roman" w:hAnsi="Times New Roman" w:cs="Times New Roman"/>
          </w:rPr>
          <w:t>rks looked longer</w:t>
        </w:r>
      </w:ins>
      <w:ins w:id="1134" w:author="Benton, Deon" w:date="2026-05-08T14:27:00Z" w16du:dateUtc="2026-05-08T19:27:00Z">
        <w:r w:rsidRPr="0078102C">
          <w:rPr>
            <w:rFonts w:ascii="Times New Roman" w:hAnsi="Times New Roman" w:cs="Times New Roman"/>
          </w:rPr>
          <w:t xml:space="preserve"> at the Inefficient test event</w:t>
        </w:r>
      </w:ins>
      <w:ins w:id="1135" w:author="Benton, Deon" w:date="2026-05-08T16:48:00Z" w16du:dateUtc="2026-05-08T21:48:00Z">
        <w:r w:rsidR="00C26E65">
          <w:rPr>
            <w:rFonts w:ascii="Times New Roman" w:hAnsi="Times New Roman" w:cs="Times New Roman"/>
          </w:rPr>
          <w:t xml:space="preserve"> than at the Efficient test event</w:t>
        </w:r>
      </w:ins>
      <w:ins w:id="1136" w:author="Benton, Deon" w:date="2026-05-08T14:27:00Z" w16du:dateUtc="2026-05-08T19:27:00Z">
        <w:r w:rsidRPr="0078102C">
          <w:rPr>
            <w:rFonts w:ascii="Times New Roman" w:hAnsi="Times New Roman" w:cs="Times New Roman"/>
          </w:rPr>
          <w:t xml:space="preserve"> in the Experimental condition </w:t>
        </w:r>
      </w:ins>
      <w:ins w:id="1137" w:author="Benton, Deon" w:date="2026-05-08T16:48:00Z" w16du:dateUtc="2026-05-08T21:48:00Z">
        <w:r w:rsidR="00C26E65">
          <w:rPr>
            <w:rFonts w:ascii="Times New Roman" w:hAnsi="Times New Roman" w:cs="Times New Roman"/>
          </w:rPr>
          <w:t xml:space="preserve">is </w:t>
        </w:r>
      </w:ins>
      <w:ins w:id="1138" w:author="Benton, Deon" w:date="2026-05-08T14:27:00Z" w16du:dateUtc="2026-05-08T19:27:00Z">
        <w:r w:rsidRPr="0078102C">
          <w:rPr>
            <w:rFonts w:ascii="Times New Roman" w:hAnsi="Times New Roman" w:cs="Times New Roman"/>
          </w:rPr>
          <w:t xml:space="preserve">because the </w:t>
        </w:r>
      </w:ins>
      <w:ins w:id="1139" w:author="Benton, Deon" w:date="2026-05-08T16:48:00Z" w16du:dateUtc="2026-05-08T21:48:00Z">
        <w:r w:rsidR="00C26E65">
          <w:rPr>
            <w:rFonts w:ascii="Times New Roman" w:hAnsi="Times New Roman" w:cs="Times New Roman"/>
          </w:rPr>
          <w:t>association that was formed between</w:t>
        </w:r>
      </w:ins>
      <w:ins w:id="1140" w:author="Benton, Deon" w:date="2026-05-08T14:27:00Z" w16du:dateUtc="2026-05-08T19:27:00Z">
        <w:r w:rsidRPr="0078102C">
          <w:rPr>
            <w:rFonts w:ascii="Times New Roman" w:hAnsi="Times New Roman" w:cs="Times New Roman"/>
          </w:rPr>
          <w:t xml:space="preserve"> curved motion and obstacle-related information</w:t>
        </w:r>
      </w:ins>
      <w:ins w:id="1141" w:author="Benton, Deon" w:date="2026-05-08T16:48:00Z" w16du:dateUtc="2026-05-08T21:48:00Z">
        <w:r w:rsidR="00C26E65">
          <w:rPr>
            <w:rFonts w:ascii="Times New Roman" w:hAnsi="Times New Roman" w:cs="Times New Roman"/>
          </w:rPr>
          <w:t xml:space="preserve"> during pretraining—and that was subsequently reinforced duri</w:t>
        </w:r>
      </w:ins>
      <w:ins w:id="1142" w:author="Benton, Deon" w:date="2026-05-08T16:49:00Z" w16du:dateUtc="2026-05-08T21:49:00Z">
        <w:r w:rsidR="00C26E65">
          <w:rPr>
            <w:rFonts w:ascii="Times New Roman" w:hAnsi="Times New Roman" w:cs="Times New Roman"/>
          </w:rPr>
          <w:t>ng the habituation phase—</w:t>
        </w:r>
      </w:ins>
      <w:ins w:id="1143" w:author="Benton, Deon" w:date="2026-05-08T14:27:00Z" w16du:dateUtc="2026-05-08T19:27:00Z">
        <w:r w:rsidRPr="0078102C">
          <w:rPr>
            <w:rFonts w:ascii="Times New Roman" w:hAnsi="Times New Roman" w:cs="Times New Roman"/>
          </w:rPr>
          <w:t>was violated when curved motion occurred in the absence of the expected barrier. By contrast,</w:t>
        </w:r>
      </w:ins>
      <w:ins w:id="1144" w:author="Benton, Deon" w:date="2026-05-08T16:49:00Z" w16du:dateUtc="2026-05-08T21:49:00Z">
        <w:r w:rsidR="00C26E65">
          <w:rPr>
            <w:rFonts w:ascii="Times New Roman" w:hAnsi="Times New Roman" w:cs="Times New Roman"/>
          </w:rPr>
          <w:t xml:space="preserve"> the reason</w:t>
        </w:r>
      </w:ins>
      <w:ins w:id="1145" w:author="Benton, Deon" w:date="2026-05-08T14:27:00Z" w16du:dateUtc="2026-05-08T19:27:00Z">
        <w:r w:rsidRPr="0078102C">
          <w:rPr>
            <w:rFonts w:ascii="Times New Roman" w:hAnsi="Times New Roman" w:cs="Times New Roman"/>
          </w:rPr>
          <w:t xml:space="preserve"> networks in the Control condition looked about equally long at both test events</w:t>
        </w:r>
      </w:ins>
      <w:ins w:id="1146" w:author="Benton, Deon" w:date="2026-05-08T16:49:00Z" w16du:dateUtc="2026-05-08T21:49:00Z">
        <w:r w:rsidR="00C26E65">
          <w:rPr>
            <w:rFonts w:ascii="Times New Roman" w:hAnsi="Times New Roman" w:cs="Times New Roman"/>
          </w:rPr>
          <w:t xml:space="preserve"> is</w:t>
        </w:r>
      </w:ins>
      <w:ins w:id="1147" w:author="Benton, Deon" w:date="2026-05-08T14:27:00Z" w16du:dateUtc="2026-05-08T19:27:00Z">
        <w:r w:rsidRPr="0078102C">
          <w:rPr>
            <w:rFonts w:ascii="Times New Roman" w:hAnsi="Times New Roman" w:cs="Times New Roman"/>
          </w:rPr>
          <w:t xml:space="preserve"> because the reduced salience of the peripheral obstacle prevented robust associations from forming between the obstacle and the arced trajectory during habituation. Taken together, these findings suggest that infants’ looking behavior in Gergely-style studies may be ex</w:t>
        </w:r>
      </w:ins>
      <w:ins w:id="1148" w:author="Benton, Deon" w:date="2026-05-08T16:50:00Z" w16du:dateUtc="2026-05-08T21:50:00Z">
        <w:r w:rsidR="004A732C">
          <w:rPr>
            <w:rFonts w:ascii="Times New Roman" w:hAnsi="Times New Roman" w:cs="Times New Roman"/>
          </w:rPr>
          <w:t>plained</w:t>
        </w:r>
      </w:ins>
      <w:ins w:id="1149" w:author="Benton, Deon" w:date="2026-05-08T14:27:00Z" w16du:dateUtc="2026-05-08T19:27:00Z">
        <w:r w:rsidRPr="0078102C">
          <w:rPr>
            <w:rFonts w:ascii="Times New Roman" w:hAnsi="Times New Roman" w:cs="Times New Roman"/>
          </w:rPr>
          <w:t xml:space="preserve"> in terms of learned associations among perceptual features</w:t>
        </w:r>
      </w:ins>
      <w:ins w:id="1150" w:author="Benton, Deon" w:date="2026-05-08T16:50:00Z" w16du:dateUtc="2026-05-08T21:50:00Z">
        <w:r w:rsidR="004A732C">
          <w:rPr>
            <w:rFonts w:ascii="Times New Roman" w:hAnsi="Times New Roman" w:cs="Times New Roman"/>
          </w:rPr>
          <w:t xml:space="preserve"> combined with assumptions about the visual salience of those features.</w:t>
        </w:r>
      </w:ins>
      <w:ins w:id="1151" w:author="Benton, Deon" w:date="2026-05-08T14:27:00Z" w16du:dateUtc="2026-05-08T19:27:00Z">
        <w:r w:rsidRPr="0078102C">
          <w:rPr>
            <w:rFonts w:ascii="Times New Roman" w:hAnsi="Times New Roman" w:cs="Times New Roman"/>
          </w:rPr>
          <w:t xml:space="preserve"> </w:t>
        </w:r>
      </w:ins>
      <w:ins w:id="1152" w:author="Benton, Deon" w:date="2026-05-08T17:03:00Z" w16du:dateUtc="2026-05-08T22:03:00Z">
        <w:r w:rsidR="004A0E45" w:rsidRPr="004A0E45">
          <w:rPr>
            <w:rFonts w:ascii="Times New Roman" w:hAnsi="Times New Roman" w:cs="Times New Roman"/>
          </w:rPr>
          <w:t xml:space="preserve">A more extended discussion of the mechanism underlying the model’s behavior was provided here because many of the same associative principles described in the current simulation will also </w:t>
        </w:r>
        <w:r w:rsidR="004A0E45" w:rsidRPr="004A0E45">
          <w:rPr>
            <w:rFonts w:ascii="Times New Roman" w:hAnsi="Times New Roman" w:cs="Times New Roman"/>
          </w:rPr>
          <w:lastRenderedPageBreak/>
          <w:t xml:space="preserve">explain how ALIAS reproduces the target behaviors in the remaining simulations. As such, </w:t>
        </w:r>
        <w:r w:rsidR="004A0E45">
          <w:rPr>
            <w:rFonts w:ascii="Times New Roman" w:hAnsi="Times New Roman" w:cs="Times New Roman"/>
          </w:rPr>
          <w:t xml:space="preserve">establishing how these principles </w:t>
        </w:r>
      </w:ins>
      <w:ins w:id="1153" w:author="Benton, Deon" w:date="2026-05-08T17:04:00Z" w16du:dateUtc="2026-05-08T22:04:00Z">
        <w:r w:rsidR="00000938">
          <w:rPr>
            <w:rFonts w:ascii="Times New Roman" w:hAnsi="Times New Roman" w:cs="Times New Roman"/>
          </w:rPr>
          <w:t>operate</w:t>
        </w:r>
      </w:ins>
      <w:ins w:id="1154" w:author="Benton, Deon" w:date="2026-05-08T17:03:00Z" w16du:dateUtc="2026-05-08T22:03:00Z">
        <w:r w:rsidR="004A0E45">
          <w:rPr>
            <w:rFonts w:ascii="Times New Roman" w:hAnsi="Times New Roman" w:cs="Times New Roman"/>
          </w:rPr>
          <w:t xml:space="preserve"> here</w:t>
        </w:r>
        <w:r w:rsidR="004A0E45" w:rsidRPr="004A0E45">
          <w:rPr>
            <w:rFonts w:ascii="Times New Roman" w:hAnsi="Times New Roman" w:cs="Times New Roman"/>
          </w:rPr>
          <w:t xml:space="preserve"> makes it possible for subsequent discussions of the model’s behavior to be more abbreviated.</w:t>
        </w:r>
      </w:ins>
    </w:p>
    <w:p w14:paraId="6E5CB6A2" w14:textId="4A4D79E8" w:rsidR="00524642" w:rsidRDefault="001E1E8F" w:rsidP="008554A5">
      <w:pPr>
        <w:spacing w:line="480" w:lineRule="auto"/>
        <w:ind w:firstLine="720"/>
        <w:contextualSpacing/>
        <w:rPr>
          <w:rFonts w:ascii="Times New Roman" w:eastAsia="Times New Roman" w:hAnsi="Times New Roman" w:cs="Times New Roman"/>
        </w:rPr>
      </w:pPr>
      <w:ins w:id="1155" w:author="Benton, Deon" w:date="2026-05-08T13:49:00Z" w16du:dateUtc="2026-05-08T18:49:00Z">
        <w:r>
          <w:rPr>
            <w:rFonts w:ascii="Times New Roman" w:hAnsi="Times New Roman" w:cs="Times New Roman"/>
          </w:rPr>
          <w:t xml:space="preserve"> </w:t>
        </w:r>
      </w:ins>
      <w:ins w:id="1156" w:author="Benton, Deon" w:date="2026-05-08T17:05:00Z" w16du:dateUtc="2026-05-08T22:05:00Z">
        <w:r w:rsidR="00000938">
          <w:rPr>
            <w:rFonts w:ascii="Times New Roman" w:eastAsia="Times New Roman" w:hAnsi="Times New Roman" w:cs="Times New Roman"/>
          </w:rPr>
          <w:t>Although the current results</w:t>
        </w:r>
      </w:ins>
      <w:ins w:id="1157" w:author="Benton, Deon" w:date="2026-05-08T14:15:00Z" w16du:dateUtc="2026-05-08T19:15:00Z">
        <w:r w:rsidR="00A150EF">
          <w:rPr>
            <w:rFonts w:ascii="Times New Roman" w:eastAsia="Times New Roman" w:hAnsi="Times New Roman" w:cs="Times New Roman"/>
          </w:rPr>
          <w:t xml:space="preserve"> challenge the </w:t>
        </w:r>
      </w:ins>
      <w:ins w:id="1158" w:author="Benton, Deon" w:date="2026-05-08T14:17:00Z" w16du:dateUtc="2026-05-08T19:17:00Z">
        <w:r w:rsidR="00A150EF">
          <w:rPr>
            <w:rFonts w:ascii="Times New Roman" w:eastAsia="Times New Roman" w:hAnsi="Times New Roman" w:cs="Times New Roman"/>
          </w:rPr>
          <w:t>claim</w:t>
        </w:r>
      </w:ins>
      <w:ins w:id="1159" w:author="Benton, Deon" w:date="2026-05-08T14:15:00Z" w16du:dateUtc="2026-05-08T19:15:00Z">
        <w:r w:rsidR="00A150EF">
          <w:rPr>
            <w:rFonts w:ascii="Times New Roman" w:eastAsia="Times New Roman" w:hAnsi="Times New Roman" w:cs="Times New Roman"/>
          </w:rPr>
          <w:t xml:space="preserve"> that </w:t>
        </w:r>
      </w:ins>
      <w:ins w:id="1160" w:author="Benton, Deon" w:date="2026-05-08T14:17:00Z" w16du:dateUtc="2026-05-08T19:17:00Z">
        <w:r w:rsidR="00A150EF">
          <w:rPr>
            <w:rFonts w:ascii="Times New Roman" w:eastAsia="Times New Roman" w:hAnsi="Times New Roman" w:cs="Times New Roman"/>
          </w:rPr>
          <w:t>infants</w:t>
        </w:r>
      </w:ins>
      <w:ins w:id="1161" w:author="Benton, Deon" w:date="2026-05-08T14:15:00Z" w16du:dateUtc="2026-05-08T19:15:00Z">
        <w:r w:rsidR="00A150EF">
          <w:rPr>
            <w:rFonts w:ascii="Times New Roman" w:eastAsia="Times New Roman" w:hAnsi="Times New Roman" w:cs="Times New Roman"/>
          </w:rPr>
          <w:t xml:space="preserve"> </w:t>
        </w:r>
      </w:ins>
      <w:ins w:id="1162" w:author="Benton, Deon" w:date="2026-05-08T14:17:00Z" w16du:dateUtc="2026-05-08T19:17:00Z">
        <w:r w:rsidR="00A150EF">
          <w:rPr>
            <w:rFonts w:ascii="Times New Roman" w:eastAsia="Times New Roman" w:hAnsi="Times New Roman" w:cs="Times New Roman"/>
          </w:rPr>
          <w:t>possess</w:t>
        </w:r>
      </w:ins>
      <w:ins w:id="1163" w:author="Benton, Deon" w:date="2026-05-08T14:19:00Z" w16du:dateUtc="2026-05-08T19:19:00Z">
        <w:r w:rsidR="000615BE">
          <w:rPr>
            <w:rFonts w:ascii="Times New Roman" w:eastAsia="Times New Roman" w:hAnsi="Times New Roman" w:cs="Times New Roman"/>
          </w:rPr>
          <w:t xml:space="preserve"> a domain-specific syst</w:t>
        </w:r>
      </w:ins>
      <w:ins w:id="1164" w:author="Benton, Deon" w:date="2026-05-08T14:20:00Z" w16du:dateUtc="2026-05-08T19:20:00Z">
        <w:r w:rsidR="000615BE">
          <w:rPr>
            <w:rFonts w:ascii="Times New Roman" w:eastAsia="Times New Roman" w:hAnsi="Times New Roman" w:cs="Times New Roman"/>
          </w:rPr>
          <w:t>em that enables them to</w:t>
        </w:r>
        <w:r w:rsidR="009F5C22">
          <w:rPr>
            <w:rFonts w:ascii="Times New Roman" w:eastAsia="Times New Roman" w:hAnsi="Times New Roman" w:cs="Times New Roman"/>
          </w:rPr>
          <w:t xml:space="preserve"> reason about actions in terms of</w:t>
        </w:r>
      </w:ins>
      <w:ins w:id="1165" w:author="Benton, Deon" w:date="2026-05-08T14:21:00Z" w16du:dateUtc="2026-05-08T19:21:00Z">
        <w:r w:rsidR="009F5C22">
          <w:rPr>
            <w:rFonts w:ascii="Times New Roman" w:eastAsia="Times New Roman" w:hAnsi="Times New Roman" w:cs="Times New Roman"/>
          </w:rPr>
          <w:t xml:space="preserve"> their efficiency and rationality</w:t>
        </w:r>
      </w:ins>
      <w:ins w:id="1166" w:author="Benton, Deon" w:date="2026-05-08T17:06:00Z" w16du:dateUtc="2026-05-08T22:06:00Z">
        <w:r w:rsidR="00000938">
          <w:rPr>
            <w:rFonts w:ascii="Times New Roman" w:eastAsia="Times New Roman" w:hAnsi="Times New Roman" w:cs="Times New Roman"/>
          </w:rPr>
          <w:t>,</w:t>
        </w:r>
      </w:ins>
      <w:ins w:id="1167" w:author="Benton, Deon" w:date="2026-05-08T17:10:00Z" w16du:dateUtc="2026-05-08T22:10:00Z">
        <w:r w:rsidR="003A67F7">
          <w:rPr>
            <w:rFonts w:ascii="Times New Roman" w:eastAsia="Times New Roman" w:hAnsi="Times New Roman" w:cs="Times New Roman"/>
          </w:rPr>
          <w:t xml:space="preserve"> they nevertheless raise one potential concern:</w:t>
        </w:r>
      </w:ins>
      <w:ins w:id="1168" w:author="Benton, Deon" w:date="2026-05-08T17:06:00Z" w16du:dateUtc="2026-05-08T22:06:00Z">
        <w:r w:rsidR="00000938">
          <w:rPr>
            <w:rFonts w:ascii="Times New Roman" w:eastAsia="Times New Roman" w:hAnsi="Times New Roman" w:cs="Times New Roman"/>
          </w:rPr>
          <w:t xml:space="preserve"> </w:t>
        </w:r>
      </w:ins>
      <w:ins w:id="1169" w:author="Benton, Deon" w:date="2026-05-08T17:10:00Z" w16du:dateUtc="2026-05-08T22:10:00Z">
        <w:r w:rsidR="003A67F7">
          <w:rPr>
            <w:rFonts w:ascii="Times New Roman" w:eastAsia="Times New Roman" w:hAnsi="Times New Roman" w:cs="Times New Roman"/>
          </w:rPr>
          <w:t>This is that</w:t>
        </w:r>
      </w:ins>
      <w:ins w:id="1170" w:author="Benton, Deon" w:date="2026-05-08T14:22:00Z" w16du:dateUtc="2026-05-08T19:22:00Z">
        <w:r w:rsidR="008554A5">
          <w:rPr>
            <w:rFonts w:ascii="Times New Roman" w:eastAsia="Times New Roman" w:hAnsi="Times New Roman" w:cs="Times New Roman"/>
          </w:rPr>
          <w:t xml:space="preserve"> </w:t>
        </w:r>
      </w:ins>
      <w:r w:rsidR="00CC3593">
        <w:rPr>
          <w:rFonts w:ascii="Times New Roman" w:eastAsia="Times New Roman" w:hAnsi="Times New Roman" w:cs="Times New Roman"/>
        </w:rPr>
        <w:t>the network’s “real-world” experience</w:t>
      </w:r>
      <w:ins w:id="1171" w:author="Benton, Deon" w:date="2026-05-08T17:07:00Z" w16du:dateUtc="2026-05-08T22:07:00Z">
        <w:r w:rsidR="009774E2">
          <w:rPr>
            <w:rFonts w:ascii="Times New Roman" w:eastAsia="Times New Roman" w:hAnsi="Times New Roman" w:cs="Times New Roman"/>
          </w:rPr>
          <w:t xml:space="preserve"> may have been </w:t>
        </w:r>
      </w:ins>
      <w:ins w:id="1172" w:author="Benton, Deon" w:date="2026-05-08T17:08:00Z" w16du:dateUtc="2026-05-08T22:08:00Z">
        <w:r w:rsidR="009774E2">
          <w:rPr>
            <w:rFonts w:ascii="Times New Roman" w:eastAsia="Times New Roman" w:hAnsi="Times New Roman" w:cs="Times New Roman"/>
          </w:rPr>
          <w:t>much purer than that</w:t>
        </w:r>
      </w:ins>
      <w:ins w:id="1173" w:author="Benton, Deon" w:date="2026-05-08T17:07:00Z" w16du:dateUtc="2026-05-08T22:07:00Z">
        <w:r w:rsidR="009774E2">
          <w:rPr>
            <w:rFonts w:ascii="Times New Roman" w:eastAsia="Times New Roman" w:hAnsi="Times New Roman" w:cs="Times New Roman"/>
          </w:rPr>
          <w:t xml:space="preserve"> of infants</w:t>
        </w:r>
      </w:ins>
      <w:ins w:id="1174" w:author="Benton, Deon" w:date="2026-05-08T17:08:00Z" w16du:dateUtc="2026-05-08T22:08:00Z">
        <w:r w:rsidR="009774E2">
          <w:rPr>
            <w:rFonts w:ascii="Times New Roman" w:eastAsia="Times New Roman" w:hAnsi="Times New Roman" w:cs="Times New Roman"/>
          </w:rPr>
          <w:t xml:space="preserve">. The </w:t>
        </w:r>
      </w:ins>
      <w:ins w:id="1175" w:author="Benton, Deon" w:date="2026-05-08T17:11:00Z" w16du:dateUtc="2026-05-08T22:11:00Z">
        <w:r w:rsidR="003A67F7">
          <w:rPr>
            <w:rFonts w:ascii="Times New Roman" w:eastAsia="Times New Roman" w:hAnsi="Times New Roman" w:cs="Times New Roman"/>
          </w:rPr>
          <w:t>specific concern here is that</w:t>
        </w:r>
      </w:ins>
      <w:r w:rsidR="00BF6767">
        <w:rPr>
          <w:rFonts w:ascii="Times New Roman" w:eastAsia="Times New Roman" w:hAnsi="Times New Roman" w:cs="Times New Roman"/>
        </w:rPr>
        <w:t>, in the current model,</w:t>
      </w:r>
      <w:r w:rsidR="00CC3593">
        <w:rPr>
          <w:rFonts w:ascii="Times New Roman" w:eastAsia="Times New Roman" w:hAnsi="Times New Roman" w:cs="Times New Roman"/>
        </w:rPr>
        <w:t xml:space="preserve"> </w:t>
      </w:r>
      <w:r w:rsidR="00585C9B">
        <w:rPr>
          <w:rFonts w:ascii="Times New Roman" w:eastAsia="Times New Roman" w:hAnsi="Times New Roman" w:cs="Times New Roman"/>
        </w:rPr>
        <w:t xml:space="preserve">arced motion </w:t>
      </w:r>
      <w:r w:rsidR="00BF6767">
        <w:rPr>
          <w:rFonts w:ascii="Times New Roman" w:eastAsia="Times New Roman" w:hAnsi="Times New Roman" w:cs="Times New Roman"/>
        </w:rPr>
        <w:t>never occurred in the absence of obstacles</w:t>
      </w:r>
      <w:r w:rsidR="0086194C">
        <w:rPr>
          <w:rFonts w:ascii="Times New Roman" w:eastAsia="Times New Roman" w:hAnsi="Times New Roman" w:cs="Times New Roman"/>
        </w:rPr>
        <w:t xml:space="preserve"> during</w:t>
      </w:r>
      <w:r w:rsidR="009E5DAF">
        <w:rPr>
          <w:rFonts w:ascii="Times New Roman" w:eastAsia="Times New Roman" w:hAnsi="Times New Roman" w:cs="Times New Roman"/>
        </w:rPr>
        <w:t xml:space="preserve"> pretraining</w:t>
      </w:r>
      <w:r w:rsidR="00CC3593">
        <w:rPr>
          <w:rFonts w:ascii="Times New Roman" w:eastAsia="Times New Roman" w:hAnsi="Times New Roman" w:cs="Times New Roman"/>
        </w:rPr>
        <w:t>.</w:t>
      </w:r>
      <w:r w:rsidR="00C2212E">
        <w:rPr>
          <w:rFonts w:ascii="Times New Roman" w:eastAsia="Times New Roman" w:hAnsi="Times New Roman" w:cs="Times New Roman"/>
        </w:rPr>
        <w:t xml:space="preserve"> </w:t>
      </w:r>
      <w:ins w:id="1176" w:author="Benton, Deon" w:date="2026-05-08T17:09:00Z" w16du:dateUtc="2026-05-08T22:09:00Z">
        <w:r w:rsidR="003A67F7">
          <w:rPr>
            <w:rFonts w:ascii="Times New Roman" w:eastAsia="Times New Roman" w:hAnsi="Times New Roman" w:cs="Times New Roman"/>
          </w:rPr>
          <w:t>By contrast</w:t>
        </w:r>
      </w:ins>
      <w:ins w:id="1177" w:author="Benton, Deon" w:date="2026-05-08T14:23:00Z" w16du:dateUtc="2026-05-08T19:23:00Z">
        <w:r w:rsidR="008554A5">
          <w:rPr>
            <w:rFonts w:ascii="Times New Roman" w:eastAsia="Times New Roman" w:hAnsi="Times New Roman" w:cs="Times New Roman"/>
          </w:rPr>
          <w:t>,</w:t>
        </w:r>
      </w:ins>
      <w:r w:rsidR="00C2212E">
        <w:rPr>
          <w:rFonts w:ascii="Times New Roman" w:eastAsia="Times New Roman" w:hAnsi="Times New Roman" w:cs="Times New Roman"/>
        </w:rPr>
        <w:t xml:space="preserve"> </w:t>
      </w:r>
      <w:r w:rsidR="00660DD3">
        <w:rPr>
          <w:rFonts w:ascii="Times New Roman" w:eastAsia="Times New Roman" w:hAnsi="Times New Roman" w:cs="Times New Roman"/>
        </w:rPr>
        <w:t xml:space="preserve">it seems likely that infants </w:t>
      </w:r>
      <w:r w:rsidR="002A122C">
        <w:rPr>
          <w:rFonts w:ascii="Times New Roman" w:eastAsia="Times New Roman" w:hAnsi="Times New Roman" w:cs="Times New Roman"/>
        </w:rPr>
        <w:t>observe instances of</w:t>
      </w:r>
      <w:r w:rsidR="00C2212E">
        <w:rPr>
          <w:rFonts w:ascii="Times New Roman" w:eastAsia="Times New Roman" w:hAnsi="Times New Roman" w:cs="Times New Roman"/>
        </w:rPr>
        <w:t xml:space="preserve"> arced motion in the absence of physical obstacles (e.g., when </w:t>
      </w:r>
      <w:r w:rsidR="001C40F2">
        <w:rPr>
          <w:rFonts w:ascii="Times New Roman" w:eastAsia="Times New Roman" w:hAnsi="Times New Roman" w:cs="Times New Roman"/>
        </w:rPr>
        <w:t>an older</w:t>
      </w:r>
      <w:r w:rsidR="00C2212E">
        <w:rPr>
          <w:rFonts w:ascii="Times New Roman" w:eastAsia="Times New Roman" w:hAnsi="Times New Roman" w:cs="Times New Roman"/>
        </w:rPr>
        <w:t xml:space="preserve"> sibling joyfully skips around the yard</w:t>
      </w:r>
      <w:r w:rsidR="001C40F2">
        <w:rPr>
          <w:rFonts w:ascii="Times New Roman" w:eastAsia="Times New Roman" w:hAnsi="Times New Roman" w:cs="Times New Roman"/>
        </w:rPr>
        <w:t xml:space="preserve"> or a cousin plays </w:t>
      </w:r>
      <w:r w:rsidR="003012FF">
        <w:rPr>
          <w:rFonts w:ascii="Times New Roman" w:eastAsia="Times New Roman" w:hAnsi="Times New Roman" w:cs="Times New Roman"/>
        </w:rPr>
        <w:t>the “Floor is Lava”</w:t>
      </w:r>
      <w:r w:rsidR="00C2212E">
        <w:rPr>
          <w:rFonts w:ascii="Times New Roman" w:eastAsia="Times New Roman" w:hAnsi="Times New Roman" w:cs="Times New Roman"/>
        </w:rPr>
        <w:t>). Thus,</w:t>
      </w:r>
      <w:r w:rsidR="004C38F1">
        <w:rPr>
          <w:rFonts w:ascii="Times New Roman" w:eastAsia="Times New Roman" w:hAnsi="Times New Roman" w:cs="Times New Roman"/>
        </w:rPr>
        <w:t xml:space="preserve"> before it can be concluded that ALIAS provides a plausible explanation of infants’ looking performance in </w:t>
      </w:r>
      <w:ins w:id="1178" w:author="Benton, Deon" w:date="2026-05-16T15:39:00Z" w16du:dateUtc="2026-05-16T20:39:00Z">
        <w:r w:rsidR="00DB0881">
          <w:rPr>
            <w:rFonts w:ascii="Times New Roman" w:eastAsia="Times New Roman" w:hAnsi="Times New Roman" w:cs="Times New Roman"/>
          </w:rPr>
          <w:t>action efficiency understanding</w:t>
        </w:r>
      </w:ins>
      <w:r w:rsidR="004C38F1">
        <w:rPr>
          <w:rFonts w:ascii="Times New Roman" w:eastAsia="Times New Roman" w:hAnsi="Times New Roman" w:cs="Times New Roman"/>
        </w:rPr>
        <w:t xml:space="preserve"> studies broadly</w:t>
      </w:r>
      <w:r w:rsidR="00A9137D">
        <w:rPr>
          <w:rFonts w:ascii="Times New Roman" w:eastAsia="Times New Roman" w:hAnsi="Times New Roman" w:cs="Times New Roman"/>
        </w:rPr>
        <w:t xml:space="preserve"> rather than being limited to capturing the first target finding</w:t>
      </w:r>
      <w:r w:rsidR="004C38F1">
        <w:rPr>
          <w:rFonts w:ascii="Times New Roman" w:eastAsia="Times New Roman" w:hAnsi="Times New Roman" w:cs="Times New Roman"/>
        </w:rPr>
        <w:t xml:space="preserve">, </w:t>
      </w:r>
      <w:r w:rsidR="007B44B6">
        <w:rPr>
          <w:rFonts w:ascii="Times New Roman" w:eastAsia="Times New Roman" w:hAnsi="Times New Roman" w:cs="Times New Roman"/>
        </w:rPr>
        <w:t>it</w:t>
      </w:r>
      <w:r w:rsidR="003012FF">
        <w:rPr>
          <w:rFonts w:ascii="Times New Roman" w:eastAsia="Times New Roman" w:hAnsi="Times New Roman" w:cs="Times New Roman"/>
        </w:rPr>
        <w:t xml:space="preserve"> is important to demonstrate the </w:t>
      </w:r>
      <w:r w:rsidR="00AB78AE">
        <w:rPr>
          <w:rFonts w:ascii="Times New Roman" w:eastAsia="Times New Roman" w:hAnsi="Times New Roman" w:cs="Times New Roman"/>
        </w:rPr>
        <w:t>robustness of ALIAS’s performance in a</w:t>
      </w:r>
      <w:r w:rsidR="00C67B37">
        <w:rPr>
          <w:rFonts w:ascii="Times New Roman" w:eastAsia="Times New Roman" w:hAnsi="Times New Roman" w:cs="Times New Roman"/>
        </w:rPr>
        <w:t xml:space="preserve"> simulation that varies</w:t>
      </w:r>
      <w:r w:rsidR="00AB78AE">
        <w:rPr>
          <w:rFonts w:ascii="Times New Roman" w:eastAsia="Times New Roman" w:hAnsi="Times New Roman" w:cs="Times New Roman"/>
        </w:rPr>
        <w:t xml:space="preserve"> </w:t>
      </w:r>
      <w:r w:rsidR="00C2212E">
        <w:rPr>
          <w:rFonts w:ascii="Times New Roman" w:eastAsia="Times New Roman" w:hAnsi="Times New Roman" w:cs="Times New Roman"/>
        </w:rPr>
        <w:t xml:space="preserve">the </w:t>
      </w:r>
      <w:r w:rsidR="00EC725F">
        <w:rPr>
          <w:rFonts w:ascii="Times New Roman" w:eastAsia="Times New Roman" w:hAnsi="Times New Roman" w:cs="Times New Roman"/>
        </w:rPr>
        <w:t>ratio of constrained (i.e., with a barrier) to unconstrained (i.e., without a barrier)</w:t>
      </w:r>
      <w:r w:rsidR="00AB78AE">
        <w:rPr>
          <w:rFonts w:ascii="Times New Roman" w:eastAsia="Times New Roman" w:hAnsi="Times New Roman" w:cs="Times New Roman"/>
        </w:rPr>
        <w:t xml:space="preserve"> arced motion</w:t>
      </w:r>
      <w:r w:rsidR="00660DD3">
        <w:rPr>
          <w:rFonts w:ascii="Times New Roman" w:eastAsia="Times New Roman" w:hAnsi="Times New Roman" w:cs="Times New Roman"/>
        </w:rPr>
        <w:t xml:space="preserve"> during pretraining</w:t>
      </w:r>
      <w:r w:rsidR="00661234">
        <w:rPr>
          <w:rFonts w:ascii="Times New Roman" w:eastAsia="Times New Roman" w:hAnsi="Times New Roman" w:cs="Times New Roman"/>
        </w:rPr>
        <w:t xml:space="preserve">. </w:t>
      </w:r>
      <w:r w:rsidR="00AB78AE">
        <w:rPr>
          <w:rFonts w:ascii="Times New Roman" w:eastAsia="Times New Roman" w:hAnsi="Times New Roman" w:cs="Times New Roman"/>
        </w:rPr>
        <w:t>Simulation 1b addressed this issue.</w:t>
      </w:r>
      <w:r w:rsidR="002306AB">
        <w:rPr>
          <w:rFonts w:ascii="Times New Roman" w:eastAsia="Times New Roman" w:hAnsi="Times New Roman" w:cs="Times New Roman"/>
        </w:rPr>
        <w:t xml:space="preserve"> </w:t>
      </w:r>
      <w:r w:rsidR="00660DD3">
        <w:rPr>
          <w:rFonts w:ascii="Times New Roman" w:eastAsia="Times New Roman" w:hAnsi="Times New Roman" w:cs="Times New Roman"/>
        </w:rPr>
        <w:t xml:space="preserve">Subsequent simulations will address several remaining issues.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7654B5CB" w14:textId="59F61418" w:rsidR="00D135D3" w:rsidRDefault="00585C9B" w:rsidP="009A08C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main difference between this simulation and Simulation 1a was that here the ratio of </w:t>
      </w:r>
      <w:r w:rsidR="006E1BC4">
        <w:rPr>
          <w:rFonts w:ascii="Times New Roman" w:eastAsia="Times New Roman" w:hAnsi="Times New Roman" w:cs="Times New Roman"/>
        </w:rPr>
        <w:t>constrained a</w:t>
      </w:r>
      <w:r>
        <w:rPr>
          <w:rFonts w:ascii="Times New Roman" w:eastAsia="Times New Roman" w:hAnsi="Times New Roman" w:cs="Times New Roman"/>
        </w:rPr>
        <w:t>rced motion to</w:t>
      </w:r>
      <w:r w:rsidR="00700E15">
        <w:rPr>
          <w:rFonts w:ascii="Times New Roman" w:eastAsia="Times New Roman" w:hAnsi="Times New Roman" w:cs="Times New Roman"/>
        </w:rPr>
        <w:t xml:space="preserve"> unconstrained arced motion </w:t>
      </w:r>
      <w:r>
        <w:rPr>
          <w:rFonts w:ascii="Times New Roman" w:eastAsia="Times New Roman" w:hAnsi="Times New Roman" w:cs="Times New Roman"/>
        </w:rPr>
        <w:t xml:space="preserve">varied across networks. </w:t>
      </w:r>
      <w:r w:rsidR="00560C9F">
        <w:rPr>
          <w:rFonts w:ascii="Times New Roman" w:eastAsia="Times New Roman" w:hAnsi="Times New Roman" w:cs="Times New Roman"/>
        </w:rPr>
        <w:t>Six</w:t>
      </w:r>
      <w:r w:rsidR="0086256F">
        <w:rPr>
          <w:rFonts w:ascii="Times New Roman" w:eastAsia="Times New Roman" w:hAnsi="Times New Roman" w:cs="Times New Roman"/>
        </w:rPr>
        <w:t xml:space="preserve"> different ratio</w:t>
      </w:r>
      <w:r w:rsidR="00851BB4">
        <w:rPr>
          <w:rFonts w:ascii="Times New Roman" w:eastAsia="Times New Roman" w:hAnsi="Times New Roman" w:cs="Times New Roman"/>
        </w:rPr>
        <w:t>s</w:t>
      </w:r>
      <w:r w:rsidR="006E1BC4">
        <w:rPr>
          <w:rFonts w:ascii="Times New Roman" w:eastAsia="Times New Roman" w:hAnsi="Times New Roman" w:cs="Times New Roman"/>
        </w:rPr>
        <w:t xml:space="preserve"> </w:t>
      </w:r>
      <w:r w:rsidR="0086256F">
        <w:rPr>
          <w:rFonts w:ascii="Times New Roman" w:eastAsia="Times New Roman" w:hAnsi="Times New Roman" w:cs="Times New Roman"/>
        </w:rPr>
        <w:t>were used</w:t>
      </w:r>
      <w:r w:rsidR="006E1BC4">
        <w:rPr>
          <w:rFonts w:ascii="Times New Roman" w:eastAsia="Times New Roman" w:hAnsi="Times New Roman" w:cs="Times New Roman"/>
        </w:rPr>
        <w:t xml:space="preserve">, </w:t>
      </w:r>
      <w:r w:rsidR="00700E15">
        <w:rPr>
          <w:rFonts w:ascii="Times New Roman" w:eastAsia="Times New Roman" w:hAnsi="Times New Roman" w:cs="Times New Roman"/>
        </w:rPr>
        <w:t xml:space="preserve">and </w:t>
      </w:r>
      <w:r w:rsidR="006E1BC4">
        <w:rPr>
          <w:rFonts w:ascii="Times New Roman" w:eastAsia="Times New Roman" w:hAnsi="Times New Roman" w:cs="Times New Roman"/>
        </w:rPr>
        <w:t>each correspond</w:t>
      </w:r>
      <w:r w:rsidR="00700E15">
        <w:rPr>
          <w:rFonts w:ascii="Times New Roman" w:eastAsia="Times New Roman" w:hAnsi="Times New Roman" w:cs="Times New Roman"/>
        </w:rPr>
        <w:t>ed</w:t>
      </w:r>
      <w:r w:rsidR="006E1BC4">
        <w:rPr>
          <w:rFonts w:ascii="Times New Roman" w:eastAsia="Times New Roman" w:hAnsi="Times New Roman" w:cs="Times New Roman"/>
        </w:rPr>
        <w:t xml:space="preserve"> to a different condition</w:t>
      </w:r>
      <w:r w:rsidR="0086256F">
        <w:rPr>
          <w:rFonts w:ascii="Times New Roman" w:eastAsia="Times New Roman" w:hAnsi="Times New Roman" w:cs="Times New Roman"/>
        </w:rPr>
        <w:t xml:space="preserve">: 100% </w:t>
      </w:r>
      <w:r w:rsidR="00700E15">
        <w:rPr>
          <w:rFonts w:ascii="Times New Roman" w:eastAsia="Times New Roman" w:hAnsi="Times New Roman" w:cs="Times New Roman"/>
        </w:rPr>
        <w:t xml:space="preserve">constrained </w:t>
      </w:r>
      <w:r w:rsidR="0086256F">
        <w:rPr>
          <w:rFonts w:ascii="Times New Roman" w:eastAsia="Times New Roman" w:hAnsi="Times New Roman" w:cs="Times New Roman"/>
        </w:rPr>
        <w:t>vs. 0%</w:t>
      </w:r>
      <w:r w:rsidR="00700E15">
        <w:rPr>
          <w:rFonts w:ascii="Times New Roman" w:eastAsia="Times New Roman" w:hAnsi="Times New Roman" w:cs="Times New Roman"/>
        </w:rPr>
        <w:t xml:space="preserve"> unconstrained</w:t>
      </w:r>
      <w:r w:rsidR="00AE3FD6">
        <w:rPr>
          <w:rFonts w:ascii="Times New Roman" w:eastAsia="Times New Roman" w:hAnsi="Times New Roman" w:cs="Times New Roman"/>
        </w:rPr>
        <w:t>;</w:t>
      </w:r>
      <w:r w:rsidR="00B208F8">
        <w:rPr>
          <w:rFonts w:ascii="Times New Roman" w:eastAsia="Times New Roman" w:hAnsi="Times New Roman" w:cs="Times New Roman"/>
        </w:rPr>
        <w:t xml:space="preserve"> </w:t>
      </w:r>
      <w:r w:rsidR="00AE3FD6">
        <w:rPr>
          <w:rFonts w:ascii="Times New Roman" w:eastAsia="Times New Roman" w:hAnsi="Times New Roman" w:cs="Times New Roman"/>
        </w:rPr>
        <w:t xml:space="preserve">90% </w:t>
      </w:r>
      <w:r w:rsidR="00700E15">
        <w:rPr>
          <w:rFonts w:ascii="Times New Roman" w:eastAsia="Times New Roman" w:hAnsi="Times New Roman" w:cs="Times New Roman"/>
        </w:rPr>
        <w:t xml:space="preserve">constrained </w:t>
      </w:r>
      <w:r w:rsidR="00AE3FD6">
        <w:rPr>
          <w:rFonts w:ascii="Times New Roman" w:eastAsia="Times New Roman" w:hAnsi="Times New Roman" w:cs="Times New Roman"/>
        </w:rPr>
        <w:t xml:space="preserve">vs. 10% </w:t>
      </w:r>
      <w:r w:rsidR="00700E15">
        <w:rPr>
          <w:rFonts w:ascii="Times New Roman" w:eastAsia="Times New Roman" w:hAnsi="Times New Roman" w:cs="Times New Roman"/>
        </w:rPr>
        <w:t>unconstrained</w:t>
      </w:r>
      <w:r w:rsidR="00AE3FD6">
        <w:rPr>
          <w:rFonts w:ascii="Times New Roman" w:eastAsia="Times New Roman" w:hAnsi="Times New Roman" w:cs="Times New Roman"/>
        </w:rPr>
        <w:t>; 80%</w:t>
      </w:r>
      <w:r w:rsidR="00700E15">
        <w:rPr>
          <w:rFonts w:ascii="Times New Roman" w:eastAsia="Times New Roman" w:hAnsi="Times New Roman" w:cs="Times New Roman"/>
        </w:rPr>
        <w:t xml:space="preserve"> constrained</w:t>
      </w:r>
      <w:r w:rsidR="00AE3FD6">
        <w:rPr>
          <w:rFonts w:ascii="Times New Roman" w:eastAsia="Times New Roman" w:hAnsi="Times New Roman" w:cs="Times New Roman"/>
        </w:rPr>
        <w:t xml:space="preserve"> vs. 20%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70%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vs. 30%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60%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 xml:space="preserve">vs. 40% </w:t>
      </w:r>
      <w:r w:rsidR="00700E15">
        <w:rPr>
          <w:rFonts w:ascii="Times New Roman" w:eastAsia="Times New Roman" w:hAnsi="Times New Roman" w:cs="Times New Roman"/>
        </w:rPr>
        <w:t xml:space="preserve">unconstrained; </w:t>
      </w:r>
      <w:r w:rsidR="00736F05">
        <w:rPr>
          <w:rFonts w:ascii="Times New Roman" w:eastAsia="Times New Roman" w:hAnsi="Times New Roman" w:cs="Times New Roman"/>
        </w:rPr>
        <w:t xml:space="preserve">and 50% </w:t>
      </w:r>
      <w:r w:rsidR="00700E15">
        <w:rPr>
          <w:rFonts w:ascii="Times New Roman" w:eastAsia="Times New Roman" w:hAnsi="Times New Roman" w:cs="Times New Roman"/>
        </w:rPr>
        <w:lastRenderedPageBreak/>
        <w:t>constrained</w:t>
      </w:r>
      <w:r w:rsidR="00736F05">
        <w:rPr>
          <w:rFonts w:ascii="Times New Roman" w:eastAsia="Times New Roman" w:hAnsi="Times New Roman" w:cs="Times New Roman"/>
        </w:rPr>
        <w:t xml:space="preserve"> vs. 50%</w:t>
      </w:r>
      <w:r w:rsidR="00700E15">
        <w:rPr>
          <w:rFonts w:ascii="Times New Roman" w:eastAsia="Times New Roman" w:hAnsi="Times New Roman" w:cs="Times New Roman"/>
        </w:rPr>
        <w:t xml:space="preserve"> unconstrained</w:t>
      </w:r>
      <w:r>
        <w:rPr>
          <w:rFonts w:ascii="Times New Roman" w:eastAsia="Times New Roman" w:hAnsi="Times New Roman" w:cs="Times New Roman"/>
        </w:rPr>
        <w:t xml:space="preserve">. </w:t>
      </w:r>
      <w:r w:rsidR="00902E7F">
        <w:rPr>
          <w:rFonts w:ascii="Times New Roman" w:eastAsia="Times New Roman" w:hAnsi="Times New Roman" w:cs="Times New Roman"/>
        </w:rPr>
        <w:t xml:space="preserve">Here, a given ratio </w:t>
      </w:r>
      <w:r w:rsidR="00426521">
        <w:rPr>
          <w:rFonts w:ascii="Times New Roman" w:eastAsia="Times New Roman" w:hAnsi="Times New Roman" w:cs="Times New Roman"/>
        </w:rPr>
        <w:t>reflects</w:t>
      </w:r>
      <w:r w:rsidR="002E142A">
        <w:rPr>
          <w:rFonts w:ascii="Times New Roman" w:eastAsia="Times New Roman" w:hAnsi="Times New Roman" w:cs="Times New Roman"/>
        </w:rPr>
        <w:t xml:space="preserve"> the proportion of time during pretraining that networks experienced the corresponding motion.</w:t>
      </w:r>
      <w:r w:rsidR="00902E7F">
        <w:rPr>
          <w:rFonts w:ascii="Times New Roman" w:eastAsia="Times New Roman" w:hAnsi="Times New Roman" w:cs="Times New Roman"/>
        </w:rPr>
        <w:t xml:space="preserve"> </w:t>
      </w:r>
      <w:r w:rsidR="00EC725F">
        <w:rPr>
          <w:rFonts w:ascii="Times New Roman" w:eastAsia="Times New Roman" w:hAnsi="Times New Roman" w:cs="Times New Roman"/>
        </w:rPr>
        <w:t>To illustrate, c</w:t>
      </w:r>
      <w:r w:rsidR="002E142A">
        <w:rPr>
          <w:rFonts w:ascii="Times New Roman" w:eastAsia="Times New Roman" w:hAnsi="Times New Roman" w:cs="Times New Roman"/>
        </w:rPr>
        <w:t xml:space="preserve">onsider the </w:t>
      </w:r>
      <w:r w:rsidR="00B627C2">
        <w:rPr>
          <w:rFonts w:ascii="Times New Roman" w:eastAsia="Times New Roman" w:hAnsi="Times New Roman" w:cs="Times New Roman"/>
        </w:rPr>
        <w:t>“</w:t>
      </w:r>
      <w:r w:rsidR="002E142A">
        <w:rPr>
          <w:rFonts w:ascii="Times New Roman" w:eastAsia="Times New Roman" w:hAnsi="Times New Roman" w:cs="Times New Roman"/>
        </w:rPr>
        <w:t xml:space="preserve">60% </w:t>
      </w:r>
      <w:r w:rsidR="00FD6749">
        <w:rPr>
          <w:rFonts w:ascii="Times New Roman" w:eastAsia="Times New Roman" w:hAnsi="Times New Roman" w:cs="Times New Roman"/>
        </w:rPr>
        <w:t>constrained</w:t>
      </w:r>
      <w:r w:rsidR="002E142A">
        <w:rPr>
          <w:rFonts w:ascii="Times New Roman" w:eastAsia="Times New Roman" w:hAnsi="Times New Roman" w:cs="Times New Roman"/>
        </w:rPr>
        <w:t xml:space="preserve"> vs. 40% </w:t>
      </w:r>
      <w:r w:rsidR="00FD6749">
        <w:rPr>
          <w:rFonts w:ascii="Times New Roman" w:eastAsia="Times New Roman" w:hAnsi="Times New Roman" w:cs="Times New Roman"/>
        </w:rPr>
        <w:t xml:space="preserve">unconstrained” </w:t>
      </w:r>
      <w:r w:rsidR="002E142A">
        <w:rPr>
          <w:rFonts w:ascii="Times New Roman" w:eastAsia="Times New Roman" w:hAnsi="Times New Roman" w:cs="Times New Roman"/>
        </w:rPr>
        <w:t xml:space="preserve">condition. In this condition, </w:t>
      </w:r>
      <w:r w:rsidR="00426521">
        <w:rPr>
          <w:rFonts w:ascii="Times New Roman" w:eastAsia="Times New Roman" w:hAnsi="Times New Roman" w:cs="Times New Roman"/>
        </w:rPr>
        <w:t xml:space="preserve">arced motion </w:t>
      </w:r>
      <w:proofErr w:type="gramStart"/>
      <w:r w:rsidR="00426521">
        <w:rPr>
          <w:rFonts w:ascii="Times New Roman" w:eastAsia="Times New Roman" w:hAnsi="Times New Roman" w:cs="Times New Roman"/>
        </w:rPr>
        <w:t>occurred</w:t>
      </w:r>
      <w:proofErr w:type="gramEnd"/>
      <w:r w:rsidR="00426521">
        <w:rPr>
          <w:rFonts w:ascii="Times New Roman" w:eastAsia="Times New Roman" w:hAnsi="Times New Roman" w:cs="Times New Roman"/>
        </w:rPr>
        <w:t xml:space="preserve"> with obstacles 60% of the time; the remaining 40% of the time, arced motion occurred alone. </w:t>
      </w:r>
      <w:r w:rsidR="00784ED7">
        <w:rPr>
          <w:rFonts w:ascii="Times New Roman" w:eastAsia="Times New Roman" w:hAnsi="Times New Roman" w:cs="Times New Roman"/>
        </w:rPr>
        <w:t xml:space="preserve">Parametric variation of the ratio of constrained to unconstrained arced motion was used here </w:t>
      </w:r>
      <w:r w:rsidR="008764BA">
        <w:rPr>
          <w:rFonts w:ascii="Times New Roman" w:eastAsia="Times New Roman" w:hAnsi="Times New Roman" w:cs="Times New Roman"/>
        </w:rPr>
        <w:t>because there is</w:t>
      </w:r>
      <w:r w:rsidR="00B62F20">
        <w:rPr>
          <w:rFonts w:ascii="Times New Roman" w:eastAsia="Times New Roman" w:hAnsi="Times New Roman" w:cs="Times New Roman"/>
        </w:rPr>
        <w:t xml:space="preserve"> no clear way</w:t>
      </w:r>
      <w:r w:rsidR="00784ED7">
        <w:rPr>
          <w:rFonts w:ascii="Times New Roman" w:eastAsia="Times New Roman" w:hAnsi="Times New Roman" w:cs="Times New Roman"/>
        </w:rPr>
        <w:t xml:space="preserve"> empirically</w:t>
      </w:r>
      <w:r w:rsidR="00B62F20">
        <w:rPr>
          <w:rFonts w:ascii="Times New Roman" w:eastAsia="Times New Roman" w:hAnsi="Times New Roman" w:cs="Times New Roman"/>
        </w:rPr>
        <w:t xml:space="preserve"> to derive the </w:t>
      </w:r>
      <w:r w:rsidR="00784ED7">
        <w:rPr>
          <w:rFonts w:ascii="Times New Roman" w:eastAsia="Times New Roman" w:hAnsi="Times New Roman" w:cs="Times New Roman"/>
        </w:rPr>
        <w:t xml:space="preserve">true </w:t>
      </w:r>
      <w:r w:rsidR="00B62F20">
        <w:rPr>
          <w:rFonts w:ascii="Times New Roman" w:eastAsia="Times New Roman" w:hAnsi="Times New Roman" w:cs="Times New Roman"/>
        </w:rPr>
        <w:t>proportion of each kind of event in the real world</w:t>
      </w:r>
      <w:r w:rsidR="008764BA">
        <w:rPr>
          <w:rFonts w:ascii="Times New Roman" w:eastAsia="Times New Roman" w:hAnsi="Times New Roman" w:cs="Times New Roman"/>
        </w:rPr>
        <w:t xml:space="preserve">; however, because the true estimates likely fall within the range of proportions tested here, </w:t>
      </w:r>
      <w:r w:rsidR="009455FE">
        <w:rPr>
          <w:rFonts w:ascii="Times New Roman" w:eastAsia="Times New Roman" w:hAnsi="Times New Roman" w:cs="Times New Roman"/>
        </w:rPr>
        <w:t xml:space="preserve">the results reported below </w:t>
      </w:r>
      <w:r w:rsidR="00BC6629">
        <w:rPr>
          <w:rFonts w:ascii="Times New Roman" w:eastAsia="Times New Roman" w:hAnsi="Times New Roman" w:cs="Times New Roman"/>
        </w:rPr>
        <w:t xml:space="preserve">should </w:t>
      </w:r>
      <w:r w:rsidR="009455FE">
        <w:rPr>
          <w:rFonts w:ascii="Times New Roman" w:eastAsia="Times New Roman" w:hAnsi="Times New Roman" w:cs="Times New Roman"/>
        </w:rPr>
        <w:t>provide a reasonable approximation of infants’ expected responses</w:t>
      </w:r>
      <w:r w:rsidR="00BC6629">
        <w:rPr>
          <w:rFonts w:ascii="Times New Roman" w:eastAsia="Times New Roman" w:hAnsi="Times New Roman" w:cs="Times New Roman"/>
        </w:rPr>
        <w:t xml:space="preserve"> across this parameter range</w:t>
      </w:r>
      <w:r w:rsidR="009455FE">
        <w:rPr>
          <w:rFonts w:ascii="Times New Roman" w:eastAsia="Times New Roman" w:hAnsi="Times New Roman" w:cs="Times New Roman"/>
        </w:rPr>
        <w:t>.</w:t>
      </w:r>
    </w:p>
    <w:p w14:paraId="6A58B730" w14:textId="7BD50548" w:rsidR="009A08C7" w:rsidRDefault="00237719" w:rsidP="00F0503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Two final notes are worth making</w:t>
      </w:r>
      <w:r w:rsidR="00784ED7">
        <w:rPr>
          <w:rFonts w:ascii="Times New Roman" w:eastAsia="Times New Roman" w:hAnsi="Times New Roman" w:cs="Times New Roman"/>
        </w:rPr>
        <w:t xml:space="preserve"> before proceeding</w:t>
      </w:r>
      <w:r>
        <w:rPr>
          <w:rFonts w:ascii="Times New Roman" w:eastAsia="Times New Roman" w:hAnsi="Times New Roman" w:cs="Times New Roman"/>
        </w:rPr>
        <w:t>. First,</w:t>
      </w:r>
      <w:r w:rsidR="00D135D3">
        <w:rPr>
          <w:rFonts w:ascii="Times New Roman" w:eastAsia="Times New Roman" w:hAnsi="Times New Roman" w:cs="Times New Roman"/>
        </w:rPr>
        <w:t xml:space="preserve"> </w:t>
      </w:r>
      <w:r w:rsidR="00DE5B14">
        <w:rPr>
          <w:rFonts w:ascii="Times New Roman" w:eastAsia="Times New Roman" w:hAnsi="Times New Roman" w:cs="Times New Roman"/>
        </w:rPr>
        <w:t>the</w:t>
      </w:r>
      <w:r w:rsidR="00585C9B">
        <w:rPr>
          <w:rFonts w:ascii="Times New Roman" w:eastAsia="Times New Roman" w:hAnsi="Times New Roman" w:cs="Times New Roman"/>
        </w:rPr>
        <w:t xml:space="preserve"> </w:t>
      </w:r>
      <w:r w:rsidR="00D135D3">
        <w:rPr>
          <w:rFonts w:ascii="Times New Roman" w:eastAsia="Times New Roman" w:hAnsi="Times New Roman" w:cs="Times New Roman"/>
        </w:rPr>
        <w:t xml:space="preserve">“100% arced motion with obstacles vs. 0% arced motion without obstacles” condition </w:t>
      </w:r>
      <w:r w:rsidR="00585C9B">
        <w:rPr>
          <w:rFonts w:ascii="Times New Roman" w:eastAsia="Times New Roman" w:hAnsi="Times New Roman" w:cs="Times New Roman"/>
        </w:rPr>
        <w:t>served as a direct replication of Simulation 1a</w:t>
      </w:r>
      <w:r w:rsidR="00784ED7">
        <w:rPr>
          <w:rFonts w:ascii="Times New Roman" w:eastAsia="Times New Roman" w:hAnsi="Times New Roman" w:cs="Times New Roman"/>
        </w:rPr>
        <w:t xml:space="preserve">. As with networks in that simulation, </w:t>
      </w:r>
      <w:r w:rsidR="00585C9B">
        <w:rPr>
          <w:rFonts w:ascii="Times New Roman" w:eastAsia="Times New Roman" w:hAnsi="Times New Roman" w:cs="Times New Roman"/>
        </w:rPr>
        <w:t xml:space="preserve">networks </w:t>
      </w:r>
      <w:r w:rsidR="00784ED7">
        <w:rPr>
          <w:rFonts w:ascii="Times New Roman" w:eastAsia="Times New Roman" w:hAnsi="Times New Roman" w:cs="Times New Roman"/>
        </w:rPr>
        <w:t>in this condition</w:t>
      </w:r>
      <w:r w:rsidR="00585C9B">
        <w:rPr>
          <w:rFonts w:ascii="Times New Roman" w:eastAsia="Times New Roman" w:hAnsi="Times New Roman" w:cs="Times New Roman"/>
        </w:rPr>
        <w:t xml:space="preserve"> never experienced arced motion without obstacles. </w:t>
      </w:r>
      <w:r w:rsidR="00AE3FD6">
        <w:rPr>
          <w:rFonts w:ascii="Times New Roman" w:eastAsia="Times New Roman" w:hAnsi="Times New Roman" w:cs="Times New Roman"/>
        </w:rPr>
        <w:t xml:space="preserve"> </w:t>
      </w:r>
      <w:r w:rsidR="009A08C7">
        <w:rPr>
          <w:rFonts w:ascii="Times New Roman" w:eastAsia="Times New Roman" w:hAnsi="Times New Roman" w:cs="Times New Roman"/>
        </w:rPr>
        <w:t>All other aspects of this simulation were identical to Simulation 1a.</w:t>
      </w:r>
      <w:r>
        <w:rPr>
          <w:rFonts w:ascii="Times New Roman" w:eastAsia="Times New Roman" w:hAnsi="Times New Roman" w:cs="Times New Roman"/>
        </w:rPr>
        <w:t xml:space="preserve"> Second, </w:t>
      </w:r>
      <w:r w:rsidR="00901C0F">
        <w:rPr>
          <w:rFonts w:ascii="Times New Roman" w:eastAsia="Times New Roman" w:hAnsi="Times New Roman" w:cs="Times New Roman"/>
        </w:rPr>
        <w:t xml:space="preserve">because this simulation was designed </w:t>
      </w:r>
      <w:r w:rsidR="003B5301">
        <w:rPr>
          <w:rFonts w:ascii="Times New Roman" w:eastAsia="Times New Roman" w:hAnsi="Times New Roman" w:cs="Times New Roman"/>
        </w:rPr>
        <w:t xml:space="preserve">to assess the robustness of ALIAS’s responses and </w:t>
      </w:r>
      <w:r w:rsidR="00901C0F">
        <w:rPr>
          <w:rFonts w:ascii="Times New Roman" w:eastAsia="Times New Roman" w:hAnsi="Times New Roman" w:cs="Times New Roman"/>
        </w:rPr>
        <w:t>give</w:t>
      </w:r>
      <w:r w:rsidR="00784ED7">
        <w:rPr>
          <w:rFonts w:ascii="Times New Roman" w:eastAsia="Times New Roman" w:hAnsi="Times New Roman" w:cs="Times New Roman"/>
        </w:rPr>
        <w:t>n</w:t>
      </w:r>
      <w:r w:rsidR="00901C0F">
        <w:rPr>
          <w:rFonts w:ascii="Times New Roman" w:eastAsia="Times New Roman" w:hAnsi="Times New Roman" w:cs="Times New Roman"/>
        </w:rPr>
        <w:t xml:space="preserve"> that </w:t>
      </w:r>
      <w:r w:rsidR="0063430A">
        <w:rPr>
          <w:rFonts w:ascii="Times New Roman" w:eastAsia="Times New Roman" w:hAnsi="Times New Roman" w:cs="Times New Roman"/>
        </w:rPr>
        <w:t xml:space="preserve">OM10 </w:t>
      </w:r>
      <w:r w:rsidR="004E2C0A">
        <w:rPr>
          <w:rFonts w:ascii="Times New Roman" w:eastAsia="Times New Roman" w:hAnsi="Times New Roman" w:cs="Times New Roman"/>
        </w:rPr>
        <w:t xml:space="preserve">(and its extension, OM10-2) </w:t>
      </w:r>
      <w:r w:rsidR="0063430A">
        <w:rPr>
          <w:rFonts w:ascii="Times New Roman" w:eastAsia="Times New Roman" w:hAnsi="Times New Roman" w:cs="Times New Roman"/>
        </w:rPr>
        <w:t xml:space="preserve">does not model infants’ real-world action-processing experience—this is a model of a typical </w:t>
      </w:r>
      <w:ins w:id="1179" w:author="Benton, Deon" w:date="2026-05-16T15:39:00Z" w16du:dateUtc="2026-05-16T20:39:00Z">
        <w:r w:rsidR="00DB0881">
          <w:rPr>
            <w:rFonts w:ascii="Times New Roman" w:eastAsia="Times New Roman" w:hAnsi="Times New Roman" w:cs="Times New Roman"/>
          </w:rPr>
          <w:t>action efficiency understanding</w:t>
        </w:r>
      </w:ins>
      <w:r w:rsidR="0063430A">
        <w:rPr>
          <w:rFonts w:ascii="Times New Roman" w:eastAsia="Times New Roman" w:hAnsi="Times New Roman" w:cs="Times New Roman"/>
        </w:rPr>
        <w:t xml:space="preserve"> study itself—</w:t>
      </w:r>
      <w:r w:rsidR="00901C0F">
        <w:rPr>
          <w:rFonts w:ascii="Times New Roman" w:eastAsia="Times New Roman" w:hAnsi="Times New Roman" w:cs="Times New Roman"/>
        </w:rPr>
        <w:t>ALIAS’s performance</w:t>
      </w:r>
      <w:r w:rsidR="00E148E1">
        <w:rPr>
          <w:rFonts w:ascii="Times New Roman" w:eastAsia="Times New Roman" w:hAnsi="Times New Roman" w:cs="Times New Roman"/>
        </w:rPr>
        <w:t xml:space="preserve"> was not compared to that of OM10</w:t>
      </w:r>
      <w:r w:rsidR="00784ED7">
        <w:rPr>
          <w:rFonts w:ascii="Times New Roman" w:eastAsia="Times New Roman" w:hAnsi="Times New Roman" w:cs="Times New Roman"/>
        </w:rPr>
        <w:t xml:space="preserve">.  </w:t>
      </w:r>
      <w:r w:rsidR="00696C17">
        <w:rPr>
          <w:rFonts w:ascii="Times New Roman" w:eastAsia="Times New Roman" w:hAnsi="Times New Roman" w:cs="Times New Roman"/>
        </w:rPr>
        <w:t xml:space="preserve">Although </w:t>
      </w:r>
      <w:r w:rsidR="009A539F">
        <w:rPr>
          <w:rFonts w:ascii="Times New Roman" w:eastAsia="Times New Roman" w:hAnsi="Times New Roman" w:cs="Times New Roman"/>
        </w:rPr>
        <w:t xml:space="preserve">such experience </w:t>
      </w:r>
      <w:r w:rsidR="00696C17">
        <w:rPr>
          <w:rFonts w:ascii="Times New Roman" w:eastAsia="Times New Roman" w:hAnsi="Times New Roman" w:cs="Times New Roman"/>
        </w:rPr>
        <w:t>wa</w:t>
      </w:r>
      <w:r w:rsidR="009A539F">
        <w:rPr>
          <w:rFonts w:ascii="Times New Roman" w:eastAsia="Times New Roman" w:hAnsi="Times New Roman" w:cs="Times New Roman"/>
        </w:rPr>
        <w:t>s integral</w:t>
      </w:r>
      <w:r w:rsidR="00316A4A">
        <w:rPr>
          <w:rFonts w:ascii="Times New Roman" w:eastAsia="Times New Roman" w:hAnsi="Times New Roman" w:cs="Times New Roman"/>
        </w:rPr>
        <w:t xml:space="preserve"> component of</w:t>
      </w:r>
      <w:r w:rsidR="009A539F">
        <w:rPr>
          <w:rFonts w:ascii="Times New Roman" w:eastAsia="Times New Roman" w:hAnsi="Times New Roman" w:cs="Times New Roman"/>
        </w:rPr>
        <w:t xml:space="preserve"> ALIAS-2, the </w:t>
      </w:r>
      <w:r w:rsidR="0063430A">
        <w:rPr>
          <w:rFonts w:ascii="Times New Roman" w:eastAsia="Times New Roman" w:hAnsi="Times New Roman" w:cs="Times New Roman"/>
        </w:rPr>
        <w:t>performance</w:t>
      </w:r>
      <w:r w:rsidR="00696C17">
        <w:rPr>
          <w:rFonts w:ascii="Times New Roman" w:eastAsia="Times New Roman" w:hAnsi="Times New Roman" w:cs="Times New Roman"/>
        </w:rPr>
        <w:t xml:space="preserve"> of this model was not compared to that of ALIAS</w:t>
      </w:r>
      <w:r w:rsidR="00316A4A">
        <w:rPr>
          <w:rFonts w:ascii="Times New Roman" w:eastAsia="Times New Roman" w:hAnsi="Times New Roman" w:cs="Times New Roman"/>
        </w:rPr>
        <w:t xml:space="preserve">. The principal reason is that this model failed to capture infants’ looking behaviors across conditions, </w:t>
      </w:r>
      <w:proofErr w:type="gramStart"/>
      <w:r w:rsidR="00316A4A">
        <w:rPr>
          <w:rFonts w:ascii="Times New Roman" w:eastAsia="Times New Roman" w:hAnsi="Times New Roman" w:cs="Times New Roman"/>
        </w:rPr>
        <w:t xml:space="preserve">despite </w:t>
      </w:r>
      <w:r w:rsidR="0083543A">
        <w:rPr>
          <w:rFonts w:ascii="Times New Roman" w:eastAsia="Times New Roman" w:hAnsi="Times New Roman" w:cs="Times New Roman"/>
        </w:rPr>
        <w:t>the fact that</w:t>
      </w:r>
      <w:proofErr w:type="gramEnd"/>
      <w:r w:rsidR="0083543A">
        <w:rPr>
          <w:rFonts w:ascii="Times New Roman" w:eastAsia="Times New Roman" w:hAnsi="Times New Roman" w:cs="Times New Roman"/>
        </w:rPr>
        <w:t xml:space="preserve"> the relation between arced motion and obstacles was fully deterministic during pretraining</w:t>
      </w:r>
      <w:r w:rsidR="00316A4A">
        <w:rPr>
          <w:rFonts w:ascii="Times New Roman" w:eastAsia="Times New Roman" w:hAnsi="Times New Roman" w:cs="Times New Roman"/>
        </w:rPr>
        <w:t>.</w:t>
      </w:r>
      <w:r w:rsidR="0063430A">
        <w:rPr>
          <w:rFonts w:ascii="Times New Roman" w:eastAsia="Times New Roman" w:hAnsi="Times New Roman" w:cs="Times New Roman"/>
        </w:rPr>
        <w:t xml:space="preserve">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61610CAC" w:rsidR="0012060D" w:rsidRPr="00AD2FB8" w:rsidRDefault="00C7507C"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color w:val="000000" w:themeColor="text1"/>
        </w:rPr>
        <w:lastRenderedPageBreak/>
        <w:drawing>
          <wp:inline distT="0" distB="0" distL="0" distR="0" wp14:anchorId="74E6CAB7" wp14:editId="5F898CFA">
            <wp:extent cx="5659707" cy="3462338"/>
            <wp:effectExtent l="0" t="0" r="0" b="5080"/>
            <wp:docPr id="78449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4375" name="Picture 78449437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74473" cy="3471371"/>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014507">
        <w:rPr>
          <w:rFonts w:ascii="Times New Roman" w:hAnsi="Times New Roman" w:cs="Times New Roman"/>
          <w:b/>
          <w:bCs/>
          <w:noProof/>
          <w:color w:val="000000" w:themeColor="text1"/>
        </w:rPr>
        <w:t>7</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Pr="00B64108">
        <w:rPr>
          <w:rFonts w:ascii="Times New Roman" w:hAnsi="Times New Roman" w:cs="Times New Roman"/>
          <w:color w:val="000000" w:themeColor="text1"/>
        </w:rPr>
        <w:t>Mean network error</w:t>
      </w:r>
      <w:r>
        <w:rPr>
          <w:rFonts w:ascii="Times New Roman" w:hAnsi="Times New Roman" w:cs="Times New Roman"/>
          <w:color w:val="000000" w:themeColor="text1"/>
        </w:rPr>
        <w:t xml:space="preserve"> produced</w:t>
      </w:r>
      <w:r w:rsidRPr="00B64108">
        <w:rPr>
          <w:rFonts w:ascii="Times New Roman" w:hAnsi="Times New Roman" w:cs="Times New Roman"/>
          <w:color w:val="000000" w:themeColor="text1"/>
        </w:rPr>
        <w:t xml:space="preserve"> to the Efficient and Inefficient </w:t>
      </w:r>
      <w:r w:rsidR="00AD4C5C" w:rsidRPr="00AD2FB8">
        <w:rPr>
          <w:rFonts w:ascii="Times New Roman" w:hAnsi="Times New Roman" w:cs="Times New Roman"/>
          <w:color w:val="000000" w:themeColor="text1"/>
        </w:rPr>
        <w:t xml:space="preserve">test events in the Experimental and Control conditions </w:t>
      </w:r>
      <w:r w:rsidR="002518A6" w:rsidRPr="00AD2FB8">
        <w:rPr>
          <w:rFonts w:ascii="Times New Roman" w:hAnsi="Times New Roman" w:cs="Times New Roman"/>
          <w:color w:val="000000" w:themeColor="text1"/>
        </w:rPr>
        <w:t>across different ratios</w:t>
      </w:r>
      <w:r w:rsidR="00D97373">
        <w:rPr>
          <w:rFonts w:ascii="Times New Roman" w:hAnsi="Times New Roman" w:cs="Times New Roman"/>
          <w:color w:val="000000" w:themeColor="text1"/>
        </w:rPr>
        <w:t xml:space="preserve"> and averaged over habituation epochs</w:t>
      </w:r>
      <w:r w:rsidR="00AD4C5C" w:rsidRPr="00AD2FB8">
        <w:rPr>
          <w:rFonts w:ascii="Times New Roman" w:hAnsi="Times New Roman" w:cs="Times New Roman"/>
          <w:color w:val="000000" w:themeColor="text1"/>
        </w:rPr>
        <w:t>.</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77777777" w:rsidR="003A731B" w:rsidRDefault="0095104D" w:rsidP="0095104D">
      <w:pPr>
        <w:spacing w:line="480" w:lineRule="auto"/>
        <w:ind w:firstLine="720"/>
        <w:contextualSpacing/>
        <w:rPr>
          <w:rFonts w:ascii="Times New Roman" w:hAnsi="Times New Roman" w:cs="Times New Roman"/>
        </w:rPr>
      </w:pPr>
      <w:r>
        <w:rPr>
          <w:rFonts w:ascii="Times New Roman" w:hAnsi="Times New Roman" w:cs="Times New Roman"/>
        </w:rPr>
        <w:t xml:space="preserve">Figure 7 depicts the looking time data (i.e., error) for networks in ALIAS across different ratio conditions and averaged over different lengths of habituation. As shown in the figure, networks in the Experimental condition looked longer at the Inefficient test event than at the Efficient event </w:t>
      </w:r>
      <w:r w:rsidR="00D97373">
        <w:rPr>
          <w:rFonts w:ascii="Times New Roman" w:hAnsi="Times New Roman" w:cs="Times New Roman"/>
        </w:rPr>
        <w:t>irrespective of the ratio condition to which they were assigned. In contrast, networks in the Control condition looked about equally at these two test events; this result also did not depend on the ratio condition to which networks were assigned.</w:t>
      </w:r>
      <w:r w:rsidR="006223B9">
        <w:rPr>
          <w:rFonts w:ascii="Times New Roman" w:hAnsi="Times New Roman" w:cs="Times New Roman"/>
        </w:rPr>
        <w:t xml:space="preserve"> These results</w:t>
      </w:r>
      <w:r w:rsidR="00664F8B">
        <w:rPr>
          <w:rFonts w:ascii="Times New Roman" w:hAnsi="Times New Roman" w:cs="Times New Roman"/>
        </w:rPr>
        <w:t xml:space="preserve"> suggest </w:t>
      </w:r>
      <w:r w:rsidR="003A731B">
        <w:rPr>
          <w:rFonts w:ascii="Times New Roman" w:hAnsi="Times New Roman" w:cs="Times New Roman"/>
        </w:rPr>
        <w:t xml:space="preserve">that ALIAS test performance is </w:t>
      </w:r>
      <w:r w:rsidR="00C06E59">
        <w:rPr>
          <w:rFonts w:ascii="Times New Roman" w:hAnsi="Times New Roman" w:cs="Times New Roman"/>
        </w:rPr>
        <w:t>robust to the amount of constrained and unconstrained arced motion experienced during pretraining, at least for the ratios tested here</w:t>
      </w:r>
      <w:r w:rsidR="00664F8B">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1D826F2E" w14:textId="6175F07F" w:rsidR="001F7398" w:rsidRDefault="007079FE" w:rsidP="003A731B">
      <w:pPr>
        <w:spacing w:line="480" w:lineRule="auto"/>
        <w:ind w:firstLine="720"/>
        <w:contextualSpacing/>
        <w:rPr>
          <w:rFonts w:ascii="Times New Roman" w:hAnsi="Times New Roman" w:cs="Times New Roman"/>
        </w:rPr>
      </w:pPr>
      <w:r>
        <w:rPr>
          <w:rFonts w:ascii="Times New Roman" w:hAnsi="Times New Roman" w:cs="Times New Roman"/>
        </w:rPr>
        <w:lastRenderedPageBreak/>
        <w:t>One concern that Simulation 1a raised</w:t>
      </w:r>
      <w:r w:rsidR="00EF0DB5">
        <w:rPr>
          <w:rFonts w:ascii="Times New Roman" w:hAnsi="Times New Roman" w:cs="Times New Roman"/>
        </w:rPr>
        <w:t xml:space="preserve"> </w:t>
      </w:r>
      <w:r w:rsidR="003A731B">
        <w:rPr>
          <w:rFonts w:ascii="Times New Roman" w:hAnsi="Times New Roman" w:cs="Times New Roman"/>
        </w:rPr>
        <w:t xml:space="preserve">was </w:t>
      </w:r>
      <w:r w:rsidR="00A30563">
        <w:rPr>
          <w:rFonts w:ascii="Times New Roman" w:hAnsi="Times New Roman" w:cs="Times New Roman"/>
        </w:rPr>
        <w:t xml:space="preserve">that ALIAS may have succeeded in capturing infants’ looking behaviors </w:t>
      </w:r>
      <w:ins w:id="1180" w:author="Benton, Deon" w:date="2026-05-08T21:38:00Z" w16du:dateUtc="2026-05-09T02:38:00Z">
        <w:r w:rsidR="00BB2EA7">
          <w:rPr>
            <w:rFonts w:ascii="Times New Roman" w:hAnsi="Times New Roman" w:cs="Times New Roman"/>
          </w:rPr>
          <w:t xml:space="preserve">in Gergely et al. (1995) </w:t>
        </w:r>
      </w:ins>
      <w:r w:rsidR="00A30563">
        <w:rPr>
          <w:rFonts w:ascii="Times New Roman" w:hAnsi="Times New Roman" w:cs="Times New Roman"/>
        </w:rPr>
        <w:t xml:space="preserve">simply because this model never </w:t>
      </w:r>
      <w:r w:rsidR="007A5374">
        <w:rPr>
          <w:rFonts w:ascii="Times New Roman" w:hAnsi="Times New Roman" w:cs="Times New Roman"/>
        </w:rPr>
        <w:t xml:space="preserve">encountered unconstrained arced motion during pretraining. </w:t>
      </w:r>
      <w:r w:rsidR="004E785B">
        <w:rPr>
          <w:rFonts w:ascii="Times New Roman" w:hAnsi="Times New Roman" w:cs="Times New Roman"/>
        </w:rPr>
        <w:t xml:space="preserve">The problem here is that </w:t>
      </w:r>
      <w:r w:rsidR="00E078AC">
        <w:rPr>
          <w:rFonts w:ascii="Times New Roman" w:hAnsi="Times New Roman" w:cs="Times New Roman"/>
        </w:rPr>
        <w:t>infants’</w:t>
      </w:r>
      <w:r w:rsidR="004A11A4">
        <w:rPr>
          <w:rFonts w:ascii="Times New Roman" w:hAnsi="Times New Roman" w:cs="Times New Roman"/>
        </w:rPr>
        <w:t xml:space="preserve"> own</w:t>
      </w:r>
      <w:r w:rsidR="00361251">
        <w:rPr>
          <w:rFonts w:ascii="Times New Roman" w:hAnsi="Times New Roman" w:cs="Times New Roman"/>
        </w:rPr>
        <w:t xml:space="preserve"> real-world</w:t>
      </w:r>
      <w:r w:rsidR="00E078AC">
        <w:rPr>
          <w:rFonts w:ascii="Times New Roman" w:hAnsi="Times New Roman" w:cs="Times New Roman"/>
        </w:rPr>
        <w:t>,</w:t>
      </w:r>
      <w:r w:rsidR="00361251">
        <w:rPr>
          <w:rFonts w:ascii="Times New Roman" w:hAnsi="Times New Roman" w:cs="Times New Roman"/>
        </w:rPr>
        <w:t xml:space="preserve"> action-processing experience likely involves </w:t>
      </w:r>
      <w:r w:rsidR="007A5374">
        <w:rPr>
          <w:rFonts w:ascii="Times New Roman" w:hAnsi="Times New Roman" w:cs="Times New Roman"/>
        </w:rPr>
        <w:t>some amount of unconstrained arced motion</w:t>
      </w:r>
      <w:r w:rsidR="004A11A4">
        <w:rPr>
          <w:rFonts w:ascii="Times New Roman" w:hAnsi="Times New Roman" w:cs="Times New Roman"/>
        </w:rPr>
        <w:t>. This means that</w:t>
      </w:r>
      <w:r w:rsidR="0053689B">
        <w:rPr>
          <w:rFonts w:ascii="Times New Roman" w:hAnsi="Times New Roman" w:cs="Times New Roman"/>
        </w:rPr>
        <w:t xml:space="preserve"> </w:t>
      </w:r>
      <w:r w:rsidR="00D529F4">
        <w:rPr>
          <w:rFonts w:ascii="Times New Roman" w:hAnsi="Times New Roman" w:cs="Times New Roman"/>
        </w:rPr>
        <w:t xml:space="preserve">any </w:t>
      </w:r>
      <w:r w:rsidR="002A1EE1">
        <w:rPr>
          <w:rFonts w:ascii="Times New Roman" w:hAnsi="Times New Roman" w:cs="Times New Roman"/>
        </w:rPr>
        <w:t>model claiming to</w:t>
      </w:r>
      <w:r w:rsidR="00D529F4">
        <w:rPr>
          <w:rFonts w:ascii="Times New Roman" w:hAnsi="Times New Roman" w:cs="Times New Roman"/>
        </w:rPr>
        <w:t xml:space="preserve"> provide </w:t>
      </w:r>
      <w:r>
        <w:rPr>
          <w:rFonts w:ascii="Times New Roman" w:hAnsi="Times New Roman" w:cs="Times New Roman"/>
        </w:rPr>
        <w:t xml:space="preserve">a veridical account of infants’ looking-time behavior in </w:t>
      </w:r>
      <w:ins w:id="1181"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 xml:space="preserve"> studies</w:t>
      </w:r>
      <w:r w:rsidR="004A11A4">
        <w:rPr>
          <w:rFonts w:ascii="Times New Roman" w:hAnsi="Times New Roman" w:cs="Times New Roman"/>
        </w:rPr>
        <w:t xml:space="preserve"> must also be able to reproduce such behavior </w:t>
      </w:r>
      <w:r w:rsidR="009021A8" w:rsidRPr="009021A8">
        <w:rPr>
          <w:rFonts w:ascii="Times New Roman" w:hAnsi="Times New Roman" w:cs="Times New Roman"/>
        </w:rPr>
        <w:t>even when its prior experience includes both constrained and unconstrained arced motion</w:t>
      </w:r>
      <w:r w:rsidR="009021A8">
        <w:rPr>
          <w:rFonts w:ascii="Times New Roman" w:hAnsi="Times New Roman" w:cs="Times New Roman"/>
        </w:rPr>
        <w:t xml:space="preserve">. This would demonstrate that ALIAS’s performance in Simulation 1a did not depend on a fully deterministic mapping between curved trajectories and the presence of obstacles. </w:t>
      </w:r>
    </w:p>
    <w:p w14:paraId="462C40EE" w14:textId="254C2EF8" w:rsidR="003A731B" w:rsidRDefault="00EF0DB5" w:rsidP="002C7276">
      <w:pPr>
        <w:spacing w:line="480" w:lineRule="auto"/>
        <w:ind w:firstLine="720"/>
        <w:contextualSpacing/>
        <w:rPr>
          <w:rFonts w:ascii="Times New Roman" w:hAnsi="Times New Roman" w:cs="Times New Roman"/>
        </w:rPr>
      </w:pPr>
      <w:r>
        <w:rPr>
          <w:rFonts w:ascii="Times New Roman" w:hAnsi="Times New Roman" w:cs="Times New Roman"/>
        </w:rPr>
        <w:t xml:space="preserve">Simulation 1b addressed this concern by systematically varying the </w:t>
      </w:r>
      <w:r w:rsidR="006920E0">
        <w:rPr>
          <w:rFonts w:ascii="Times New Roman" w:hAnsi="Times New Roman" w:cs="Times New Roman"/>
        </w:rPr>
        <w:t>amount of constrained and unconstrained arced motion that networks experienced</w:t>
      </w:r>
      <w:r>
        <w:rPr>
          <w:rFonts w:ascii="Times New Roman" w:hAnsi="Times New Roman" w:cs="Times New Roman"/>
        </w:rPr>
        <w:t xml:space="preserve"> during pretraining and </w:t>
      </w:r>
      <w:r w:rsidR="006D0E50">
        <w:rPr>
          <w:rFonts w:ascii="Times New Roman" w:hAnsi="Times New Roman" w:cs="Times New Roman"/>
        </w:rPr>
        <w:t>assessing whether</w:t>
      </w:r>
      <w:r w:rsidR="00097097">
        <w:rPr>
          <w:rFonts w:ascii="Times New Roman" w:hAnsi="Times New Roman" w:cs="Times New Roman"/>
        </w:rPr>
        <w:t xml:space="preserve"> </w:t>
      </w:r>
      <w:r w:rsidR="006D0E50">
        <w:rPr>
          <w:rFonts w:ascii="Times New Roman" w:hAnsi="Times New Roman" w:cs="Times New Roman"/>
        </w:rPr>
        <w:t xml:space="preserve">ALIAS </w:t>
      </w:r>
      <w:r w:rsidR="00097097">
        <w:rPr>
          <w:rFonts w:ascii="Times New Roman" w:hAnsi="Times New Roman" w:cs="Times New Roman"/>
        </w:rPr>
        <w:t xml:space="preserve">would </w:t>
      </w:r>
      <w:r w:rsidR="006D0E50">
        <w:rPr>
          <w:rFonts w:ascii="Times New Roman" w:hAnsi="Times New Roman" w:cs="Times New Roman"/>
        </w:rPr>
        <w:t>continu</w:t>
      </w:r>
      <w:r w:rsidR="00097097">
        <w:rPr>
          <w:rFonts w:ascii="Times New Roman" w:hAnsi="Times New Roman" w:cs="Times New Roman"/>
        </w:rPr>
        <w:t xml:space="preserve">e </w:t>
      </w:r>
      <w:r w:rsidR="00FF76B8">
        <w:rPr>
          <w:rFonts w:ascii="Times New Roman" w:hAnsi="Times New Roman" w:cs="Times New Roman"/>
        </w:rPr>
        <w:t xml:space="preserve">to capture infants’ looking responses to inefficient and efficient test events </w:t>
      </w:r>
      <w:r w:rsidR="00097097">
        <w:rPr>
          <w:rFonts w:ascii="Times New Roman" w:hAnsi="Times New Roman" w:cs="Times New Roman"/>
        </w:rPr>
        <w:t>across these ratios</w:t>
      </w:r>
      <w:r w:rsidR="006D0E50">
        <w:rPr>
          <w:rFonts w:ascii="Times New Roman" w:hAnsi="Times New Roman" w:cs="Times New Roman"/>
        </w:rPr>
        <w:t xml:space="preserve">. </w:t>
      </w:r>
      <w:r w:rsidR="001F7398">
        <w:rPr>
          <w:rFonts w:ascii="Times New Roman" w:hAnsi="Times New Roman" w:cs="Times New Roman"/>
        </w:rPr>
        <w:t>The results showed</w:t>
      </w:r>
      <w:r w:rsidR="00FF76B8">
        <w:rPr>
          <w:rFonts w:ascii="Times New Roman" w:hAnsi="Times New Roman" w:cs="Times New Roman"/>
        </w:rPr>
        <w:t xml:space="preserve"> that</w:t>
      </w:r>
      <w:r w:rsidR="008368B0">
        <w:rPr>
          <w:rFonts w:ascii="Times New Roman" w:hAnsi="Times New Roman" w:cs="Times New Roman"/>
        </w:rPr>
        <w:t>, irrespective of how much prior experience networks had</w:t>
      </w:r>
      <w:r w:rsidR="001F7398">
        <w:rPr>
          <w:rFonts w:ascii="Times New Roman" w:hAnsi="Times New Roman" w:cs="Times New Roman"/>
        </w:rPr>
        <w:t xml:space="preserve"> with constrained and unconstrained arced motion</w:t>
      </w:r>
      <w:r w:rsidR="0038514B">
        <w:rPr>
          <w:rFonts w:ascii="Times New Roman" w:hAnsi="Times New Roman" w:cs="Times New Roman"/>
        </w:rPr>
        <w:t xml:space="preserve">, those in the </w:t>
      </w:r>
      <w:r w:rsidR="006920E0">
        <w:rPr>
          <w:rFonts w:ascii="Times New Roman" w:hAnsi="Times New Roman" w:cs="Times New Roman"/>
        </w:rPr>
        <w:t xml:space="preserve">Experimental condition looked longer at the Inefficient test event than at the Efficient test event, whereas </w:t>
      </w:r>
      <w:r w:rsidR="0038514B">
        <w:rPr>
          <w:rFonts w:ascii="Times New Roman" w:hAnsi="Times New Roman" w:cs="Times New Roman"/>
        </w:rPr>
        <w:t>those in</w:t>
      </w:r>
      <w:r w:rsidR="001F7398">
        <w:rPr>
          <w:rFonts w:ascii="Times New Roman" w:hAnsi="Times New Roman" w:cs="Times New Roman"/>
        </w:rPr>
        <w:t xml:space="preserve"> the Control condition looked about equally long at both events.</w:t>
      </w:r>
      <w:r w:rsidR="00097097">
        <w:rPr>
          <w:rFonts w:ascii="Times New Roman" w:hAnsi="Times New Roman" w:cs="Times New Roman"/>
        </w:rPr>
        <w:t xml:space="preserve"> </w:t>
      </w:r>
      <w:r w:rsidR="008368B0">
        <w:rPr>
          <w:rFonts w:ascii="Times New Roman" w:hAnsi="Times New Roman" w:cs="Times New Roman"/>
        </w:rPr>
        <w:t>These results indicate that the performance of ALIAS in Simulation 1a was robust to the precise amount of constrained and unconstrained arced motion with which it was presented during pretraining</w:t>
      </w:r>
      <w:r w:rsidR="00197D22">
        <w:rPr>
          <w:rFonts w:ascii="Times New Roman" w:hAnsi="Times New Roman" w:cs="Times New Roman"/>
        </w:rPr>
        <w:t xml:space="preserve"> and does not depend on a deterministic mapping between curved trajectories and obstacles</w:t>
      </w:r>
      <w:r w:rsidR="008368B0">
        <w:rPr>
          <w:rFonts w:ascii="Times New Roman" w:hAnsi="Times New Roman" w:cs="Times New Roman"/>
        </w:rPr>
        <w:t>.</w:t>
      </w:r>
      <w:r w:rsidR="008A2609">
        <w:rPr>
          <w:rFonts w:ascii="Times New Roman" w:hAnsi="Times New Roman" w:cs="Times New Roman"/>
        </w:rPr>
        <w:t xml:space="preserve"> One notable feature of these results</w:t>
      </w:r>
      <w:r w:rsidR="006022BB">
        <w:rPr>
          <w:rFonts w:ascii="Times New Roman" w:hAnsi="Times New Roman" w:cs="Times New Roman"/>
        </w:rPr>
        <w:t>—which can be seen clearly in Figure 7—</w:t>
      </w:r>
      <w:r w:rsidR="008A2609">
        <w:rPr>
          <w:rFonts w:ascii="Times New Roman" w:hAnsi="Times New Roman" w:cs="Times New Roman"/>
        </w:rPr>
        <w:t>is that the magnitude of the difference in</w:t>
      </w:r>
      <w:r w:rsidR="006022BB">
        <w:rPr>
          <w:rFonts w:ascii="Times New Roman" w:hAnsi="Times New Roman" w:cs="Times New Roman"/>
        </w:rPr>
        <w:t xml:space="preserve"> the amount of time that networks in the Experimental condition looked at the two test events</w:t>
      </w:r>
      <w:r w:rsidR="008A2609">
        <w:rPr>
          <w:rFonts w:ascii="Times New Roman" w:hAnsi="Times New Roman" w:cs="Times New Roman"/>
        </w:rPr>
        <w:t xml:space="preserve"> was largely unaffected by</w:t>
      </w:r>
      <w:r w:rsidR="00B954B2">
        <w:rPr>
          <w:rFonts w:ascii="Times New Roman" w:hAnsi="Times New Roman" w:cs="Times New Roman"/>
        </w:rPr>
        <w:t xml:space="preserve"> the ratio of constrained to unconstrained arced motion</w:t>
      </w:r>
      <w:r w:rsidR="008A2609">
        <w:rPr>
          <w:rFonts w:ascii="Times New Roman" w:hAnsi="Times New Roman" w:cs="Times New Roman"/>
        </w:rPr>
        <w:t xml:space="preserve">. </w:t>
      </w:r>
      <w:r w:rsidR="00B954B2">
        <w:rPr>
          <w:rFonts w:ascii="Times New Roman" w:hAnsi="Times New Roman" w:cs="Times New Roman"/>
        </w:rPr>
        <w:t>This facet of the data is notable because</w:t>
      </w:r>
      <w:r w:rsidR="001C642A">
        <w:rPr>
          <w:rFonts w:ascii="Times New Roman" w:hAnsi="Times New Roman" w:cs="Times New Roman"/>
        </w:rPr>
        <w:t xml:space="preserve"> it might be expected that this difference should decrease </w:t>
      </w:r>
      <w:r w:rsidR="001C642A">
        <w:rPr>
          <w:rFonts w:ascii="Times New Roman" w:hAnsi="Times New Roman" w:cs="Times New Roman"/>
        </w:rPr>
        <w:lastRenderedPageBreak/>
        <w:t xml:space="preserve">as the proportion of unconstrained arced motion increases. </w:t>
      </w:r>
      <w:r w:rsidR="008A2609">
        <w:rPr>
          <w:rFonts w:ascii="Times New Roman" w:hAnsi="Times New Roman" w:cs="Times New Roman"/>
        </w:rPr>
        <w:t xml:space="preserve">The </w:t>
      </w:r>
      <w:r w:rsidR="00161BCA">
        <w:rPr>
          <w:rFonts w:ascii="Times New Roman" w:hAnsi="Times New Roman" w:cs="Times New Roman"/>
        </w:rPr>
        <w:t>reason the difference in looking to the Inefficient and Efficient test events</w:t>
      </w:r>
      <w:r w:rsidR="001C642A">
        <w:rPr>
          <w:rFonts w:ascii="Times New Roman" w:hAnsi="Times New Roman" w:cs="Times New Roman"/>
        </w:rPr>
        <w:t xml:space="preserve"> remained relatively stable across ratios was </w:t>
      </w:r>
      <w:r w:rsidR="00161BCA">
        <w:rPr>
          <w:rFonts w:ascii="Times New Roman" w:hAnsi="Times New Roman" w:cs="Times New Roman"/>
        </w:rPr>
        <w:t xml:space="preserve">simply </w:t>
      </w:r>
      <w:r w:rsidR="00956C2E">
        <w:rPr>
          <w:rFonts w:ascii="Times New Roman" w:hAnsi="Times New Roman" w:cs="Times New Roman"/>
        </w:rPr>
        <w:t>because</w:t>
      </w:r>
      <w:r w:rsidR="00C97B54">
        <w:rPr>
          <w:rFonts w:ascii="Times New Roman" w:hAnsi="Times New Roman" w:cs="Times New Roman"/>
        </w:rPr>
        <w:t xml:space="preserve"> </w:t>
      </w:r>
      <w:r w:rsidR="00161BCA">
        <w:rPr>
          <w:rFonts w:ascii="Times New Roman" w:hAnsi="Times New Roman" w:cs="Times New Roman"/>
        </w:rPr>
        <w:t xml:space="preserve">the network was habituated to a constrained arced motion event. A consequence of this </w:t>
      </w:r>
      <w:r w:rsidR="002C7276">
        <w:rPr>
          <w:rFonts w:ascii="Times New Roman" w:hAnsi="Times New Roman" w:cs="Times New Roman"/>
        </w:rPr>
        <w:t>was that</w:t>
      </w:r>
      <w:r w:rsidR="00A03867">
        <w:rPr>
          <w:rFonts w:ascii="Times New Roman" w:hAnsi="Times New Roman" w:cs="Times New Roman"/>
        </w:rPr>
        <w:t xml:space="preserve">, </w:t>
      </w:r>
      <w:r w:rsidR="00C97B54">
        <w:rPr>
          <w:rFonts w:ascii="Times New Roman" w:hAnsi="Times New Roman" w:cs="Times New Roman"/>
        </w:rPr>
        <w:t>even when</w:t>
      </w:r>
      <w:r w:rsidR="002C7276">
        <w:rPr>
          <w:rFonts w:ascii="Times New Roman" w:hAnsi="Times New Roman" w:cs="Times New Roman"/>
        </w:rPr>
        <w:t xml:space="preserve"> networks experienced equivalent amounts of constrained and unconstrained arced motion during pretraining</w:t>
      </w:r>
      <w:r w:rsidR="00A03867">
        <w:rPr>
          <w:rFonts w:ascii="Times New Roman" w:hAnsi="Times New Roman" w:cs="Times New Roman"/>
        </w:rPr>
        <w:t>, the arced motion-obstacle association was strengthened</w:t>
      </w:r>
      <w:r w:rsidR="002C7276">
        <w:rPr>
          <w:rFonts w:ascii="Times New Roman" w:hAnsi="Times New Roman" w:cs="Times New Roman"/>
        </w:rPr>
        <w:t>.</w:t>
      </w:r>
      <w:r w:rsidR="00C97B54">
        <w:rPr>
          <w:rFonts w:ascii="Times New Roman" w:hAnsi="Times New Roman" w:cs="Times New Roman"/>
        </w:rPr>
        <w:t xml:space="preserve"> </w:t>
      </w:r>
    </w:p>
    <w:p w14:paraId="328EAFCD" w14:textId="3DE229EA" w:rsidR="00A03867" w:rsidRDefault="00A03867" w:rsidP="00677D91">
      <w:pPr>
        <w:spacing w:line="480" w:lineRule="auto"/>
        <w:ind w:firstLine="720"/>
        <w:contextualSpacing/>
        <w:rPr>
          <w:rFonts w:ascii="Times New Roman" w:hAnsi="Times New Roman" w:cs="Times New Roman"/>
        </w:rPr>
      </w:pPr>
      <w:r>
        <w:rPr>
          <w:rFonts w:ascii="Times New Roman" w:hAnsi="Times New Roman" w:cs="Times New Roman"/>
        </w:rPr>
        <w:t xml:space="preserve">Although this simulation </w:t>
      </w:r>
      <w:r w:rsidR="009513D6">
        <w:rPr>
          <w:rFonts w:ascii="Times New Roman" w:hAnsi="Times New Roman" w:cs="Times New Roman"/>
        </w:rPr>
        <w:t>demonstrated that ALIAS’s performance</w:t>
      </w:r>
      <w:r w:rsidR="009B2C55">
        <w:rPr>
          <w:rFonts w:ascii="Times New Roman" w:hAnsi="Times New Roman" w:cs="Times New Roman"/>
        </w:rPr>
        <w:t xml:space="preserve"> in Simulation 1a</w:t>
      </w:r>
      <w:r w:rsidR="009513D6">
        <w:rPr>
          <w:rFonts w:ascii="Times New Roman" w:hAnsi="Times New Roman" w:cs="Times New Roman"/>
        </w:rPr>
        <w:t xml:space="preserve"> did not hinge on </w:t>
      </w:r>
      <w:r w:rsidR="009B2C55">
        <w:rPr>
          <w:rFonts w:ascii="Times New Roman" w:hAnsi="Times New Roman" w:cs="Times New Roman"/>
        </w:rPr>
        <w:t>a deterministic mapping between arced motion and obstacles,</w:t>
      </w:r>
      <w:ins w:id="1182" w:author="Benton, Deon" w:date="2026-05-08T21:49:00Z" w16du:dateUtc="2026-05-09T02:49:00Z">
        <w:r w:rsidR="003333A3">
          <w:rPr>
            <w:rFonts w:ascii="Times New Roman" w:hAnsi="Times New Roman" w:cs="Times New Roman"/>
          </w:rPr>
          <w:t xml:space="preserve"> </w:t>
        </w:r>
      </w:ins>
      <w:r w:rsidR="002E509E">
        <w:rPr>
          <w:rFonts w:ascii="Times New Roman" w:hAnsi="Times New Roman" w:cs="Times New Roman"/>
        </w:rPr>
        <w:t xml:space="preserve">it remains to be seen whether ALIAS </w:t>
      </w:r>
      <w:ins w:id="1183" w:author="Benton, Deon" w:date="2026-05-08T22:31:00Z" w16du:dateUtc="2026-05-09T03:31:00Z">
        <w:r w:rsidR="008A3B04">
          <w:rPr>
            <w:rFonts w:ascii="Times New Roman" w:hAnsi="Times New Roman" w:cs="Times New Roman"/>
          </w:rPr>
          <w:t xml:space="preserve">provides a veridical account of infant </w:t>
        </w:r>
      </w:ins>
      <w:ins w:id="1184" w:author="Benton, Deon" w:date="2026-05-16T15:39:00Z" w16du:dateUtc="2026-05-16T20:39:00Z">
        <w:r w:rsidR="00DB0881">
          <w:rPr>
            <w:rFonts w:ascii="Times New Roman" w:hAnsi="Times New Roman" w:cs="Times New Roman"/>
          </w:rPr>
          <w:t>action efficiency understanding</w:t>
        </w:r>
      </w:ins>
      <w:ins w:id="1185" w:author="Benton, Deon" w:date="2026-05-08T22:32:00Z" w16du:dateUtc="2026-05-09T03:32:00Z">
        <w:r w:rsidR="008A3B04">
          <w:rPr>
            <w:rFonts w:ascii="Times New Roman" w:hAnsi="Times New Roman" w:cs="Times New Roman"/>
          </w:rPr>
          <w:t>.</w:t>
        </w:r>
      </w:ins>
      <w:ins w:id="1186" w:author="Benton, Deon" w:date="2026-05-08T22:33:00Z" w16du:dateUtc="2026-05-09T03:33:00Z">
        <w:r w:rsidR="008A3B04">
          <w:rPr>
            <w:rFonts w:ascii="Times New Roman" w:hAnsi="Times New Roman" w:cs="Times New Roman"/>
          </w:rPr>
          <w:t xml:space="preserve"> One way to address this issue is to show that ALIAS can capture </w:t>
        </w:r>
      </w:ins>
      <w:ins w:id="1187" w:author="Benton, Deon" w:date="2026-05-08T22:38:00Z" w16du:dateUtc="2026-05-09T03:38:00Z">
        <w:r w:rsidR="003A4C4D">
          <w:rPr>
            <w:rFonts w:ascii="Times New Roman" w:hAnsi="Times New Roman" w:cs="Times New Roman"/>
          </w:rPr>
          <w:t>each of the four remaining findings.</w:t>
        </w:r>
      </w:ins>
      <w:r w:rsidR="002E509E">
        <w:rPr>
          <w:rFonts w:ascii="Times New Roman" w:hAnsi="Times New Roman" w:cs="Times New Roman"/>
        </w:rPr>
        <w:t xml:space="preserve"> </w:t>
      </w:r>
      <w:r w:rsidR="00D876C9">
        <w:rPr>
          <w:rFonts w:ascii="Times New Roman" w:eastAsia="Times New Roman" w:hAnsi="Times New Roman" w:cs="Times New Roman"/>
        </w:rPr>
        <w:t xml:space="preserve">Simulation 2 </w:t>
      </w:r>
      <w:r w:rsidR="00666874">
        <w:rPr>
          <w:rFonts w:ascii="Times New Roman" w:eastAsia="Times New Roman" w:hAnsi="Times New Roman" w:cs="Times New Roman"/>
        </w:rPr>
        <w:t>took a first step in this direction</w:t>
      </w:r>
      <w:r w:rsidR="00011353">
        <w:rPr>
          <w:rFonts w:ascii="Times New Roman" w:eastAsia="Times New Roman" w:hAnsi="Times New Roman" w:cs="Times New Roman"/>
        </w:rPr>
        <w:t xml:space="preserve"> by assessing whether ALIAS could capture </w:t>
      </w:r>
      <w:ins w:id="1188" w:author="Benton, Deon" w:date="2026-05-08T22:38:00Z" w16du:dateUtc="2026-05-09T03:38:00Z">
        <w:r w:rsidR="003A4C4D">
          <w:rPr>
            <w:rFonts w:ascii="Times New Roman" w:eastAsia="Times New Roman" w:hAnsi="Times New Roman" w:cs="Times New Roman"/>
          </w:rPr>
          <w:t xml:space="preserve">the </w:t>
        </w:r>
      </w:ins>
      <w:r w:rsidR="00011353">
        <w:rPr>
          <w:rFonts w:ascii="Times New Roman" w:eastAsia="Times New Roman" w:hAnsi="Times New Roman" w:cs="Times New Roman"/>
        </w:rPr>
        <w:t>second target finding</w:t>
      </w:r>
      <w:r w:rsidR="00D876C9">
        <w:rPr>
          <w:rFonts w:ascii="Times New Roman" w:eastAsia="Times New Roman" w:hAnsi="Times New Roman" w:cs="Times New Roman"/>
        </w:rPr>
        <w:t>.</w:t>
      </w:r>
      <w:r w:rsidR="00011353">
        <w:rPr>
          <w:rFonts w:ascii="Times New Roman" w:eastAsia="Times New Roman" w:hAnsi="Times New Roman" w:cs="Times New Roman"/>
        </w:rPr>
        <w:t xml:space="preserve"> </w:t>
      </w:r>
      <w:r w:rsidR="00D876C9">
        <w:rPr>
          <w:rFonts w:ascii="Times New Roman" w:eastAsia="Times New Roman" w:hAnsi="Times New Roman" w:cs="Times New Roman"/>
        </w:rPr>
        <w:t xml:space="preserve">This </w:t>
      </w:r>
      <w:r w:rsidR="00011353">
        <w:rPr>
          <w:rFonts w:ascii="Times New Roman" w:eastAsia="Times New Roman" w:hAnsi="Times New Roman" w:cs="Times New Roman"/>
        </w:rPr>
        <w:t>is the finding that</w:t>
      </w:r>
      <w:r w:rsidR="00D876C9">
        <w:rPr>
          <w:rFonts w:ascii="Times New Roman" w:eastAsia="Times New Roman" w:hAnsi="Times New Roman" w:cs="Times New Roman"/>
        </w:rPr>
        <w:t xml:space="preserve"> infants’ looking responses in </w:t>
      </w:r>
      <w:ins w:id="1189" w:author="Benton, Deon" w:date="2026-05-16T15:39:00Z" w16du:dateUtc="2026-05-16T20:39:00Z">
        <w:r w:rsidR="00DB0881">
          <w:rPr>
            <w:rFonts w:ascii="Times New Roman" w:eastAsia="Times New Roman" w:hAnsi="Times New Roman" w:cs="Times New Roman"/>
          </w:rPr>
          <w:t>action efficiency understanding</w:t>
        </w:r>
      </w:ins>
      <w:r w:rsidR="00D876C9">
        <w:rPr>
          <w:rFonts w:ascii="Times New Roman" w:eastAsia="Times New Roman" w:hAnsi="Times New Roman" w:cs="Times New Roman"/>
        </w:rPr>
        <w:t xml:space="preserve"> studies do not depend on whether the entities involved are animate.</w:t>
      </w:r>
      <w:r w:rsidR="00E2240B">
        <w:rPr>
          <w:rFonts w:ascii="Times New Roman" w:eastAsia="Times New Roman" w:hAnsi="Times New Roman" w:cs="Times New Roman"/>
        </w:rPr>
        <w:t xml:space="preserve"> The objects used in this simulation</w:t>
      </w:r>
      <w:ins w:id="1190" w:author="Benton, Deon" w:date="2026-05-08T22:58:00Z" w16du:dateUtc="2026-05-09T03:58:00Z">
        <w:r w:rsidR="00B71311">
          <w:rPr>
            <w:rFonts w:ascii="Times New Roman" w:eastAsia="Times New Roman" w:hAnsi="Times New Roman" w:cs="Times New Roman"/>
          </w:rPr>
          <w:t>—unlike those used in Simulation 1a</w:t>
        </w:r>
      </w:ins>
      <w:r w:rsidR="00B71311">
        <w:rPr>
          <w:rFonts w:ascii="Times New Roman" w:eastAsia="Times New Roman" w:hAnsi="Times New Roman" w:cs="Times New Roman"/>
        </w:rPr>
        <w:t>—</w:t>
      </w:r>
      <w:r w:rsidR="00E2240B">
        <w:rPr>
          <w:rFonts w:ascii="Times New Roman" w:eastAsia="Times New Roman" w:hAnsi="Times New Roman" w:cs="Times New Roman"/>
        </w:rPr>
        <w:t xml:space="preserve">did not possess surface features typical of animate entities; instead, the objects possessed features typical of inanimate objects. </w:t>
      </w:r>
      <w:ins w:id="1191" w:author="Benton, Deon" w:date="2026-05-10T15:26:00Z" w16du:dateUtc="2026-05-10T20:26:00Z">
        <w:r w:rsidR="00680F6C">
          <w:rPr>
            <w:rFonts w:ascii="Times New Roman" w:eastAsia="Times New Roman" w:hAnsi="Times New Roman" w:cs="Times New Roman"/>
          </w:rPr>
          <w:t xml:space="preserve">A second difference between this simulation and the earlier ones is that </w:t>
        </w:r>
      </w:ins>
      <w:del w:id="1192" w:author="Benton, Deon" w:date="2026-05-10T15:26:00Z" w16du:dateUtc="2026-05-10T20:26:00Z">
        <w:r w:rsidR="00E2240B" w:rsidDel="00680F6C">
          <w:rPr>
            <w:rFonts w:ascii="Times New Roman" w:eastAsia="Times New Roman" w:hAnsi="Times New Roman" w:cs="Times New Roman"/>
          </w:rPr>
          <w:delText>B</w:delText>
        </w:r>
      </w:del>
      <w:ins w:id="1193" w:author="Benton, Deon" w:date="2026-05-10T15:26:00Z" w16du:dateUtc="2026-05-10T20:26:00Z">
        <w:r w:rsidR="00680F6C">
          <w:rPr>
            <w:rFonts w:ascii="Times New Roman" w:eastAsia="Times New Roman" w:hAnsi="Times New Roman" w:cs="Times New Roman"/>
          </w:rPr>
          <w:t>b</w:t>
        </w:r>
      </w:ins>
      <w:r w:rsidR="00E2240B">
        <w:rPr>
          <w:rFonts w:ascii="Times New Roman" w:eastAsia="Times New Roman" w:hAnsi="Times New Roman" w:cs="Times New Roman"/>
        </w:rPr>
        <w:t>ecause</w:t>
      </w:r>
      <w:r w:rsidR="00677D91">
        <w:rPr>
          <w:rFonts w:ascii="Times New Roman" w:eastAsia="Times New Roman" w:hAnsi="Times New Roman" w:cs="Times New Roman"/>
        </w:rPr>
        <w:t xml:space="preserve"> the performance of OM10 </w:t>
      </w:r>
      <w:ins w:id="1194" w:author="Benton, Deon" w:date="2026-05-08T23:02:00Z" w16du:dateUtc="2026-05-09T04:02:00Z">
        <w:r w:rsidR="00E06F55">
          <w:rPr>
            <w:rFonts w:ascii="Times New Roman" w:eastAsia="Times New Roman" w:hAnsi="Times New Roman" w:cs="Times New Roman"/>
          </w:rPr>
          <w:t xml:space="preserve"> (and OM10-2) </w:t>
        </w:r>
      </w:ins>
      <w:r w:rsidR="00677D91">
        <w:rPr>
          <w:rFonts w:ascii="Times New Roman" w:eastAsia="Times New Roman" w:hAnsi="Times New Roman" w:cs="Times New Roman"/>
        </w:rPr>
        <w:t>in Simulation 2 would be identical to that in Simulation 1a</w:t>
      </w:r>
      <w:r w:rsidR="003A4C4D">
        <w:rPr>
          <w:rFonts w:ascii="Times New Roman" w:eastAsia="Times New Roman" w:hAnsi="Times New Roman" w:cs="Times New Roman"/>
        </w:rPr>
        <w:t xml:space="preserve">—given that </w:t>
      </w:r>
      <w:ins w:id="1195" w:author="Benton, Deon" w:date="2026-05-08T23:02:00Z" w16du:dateUtc="2026-05-09T04:02:00Z">
        <w:r w:rsidR="00E06F55">
          <w:rPr>
            <w:rFonts w:ascii="Times New Roman" w:eastAsia="Times New Roman" w:hAnsi="Times New Roman" w:cs="Times New Roman"/>
          </w:rPr>
          <w:t>neither model</w:t>
        </w:r>
      </w:ins>
      <w:r w:rsidR="003A4C4D">
        <w:rPr>
          <w:rFonts w:ascii="Times New Roman" w:eastAsia="Times New Roman" w:hAnsi="Times New Roman" w:cs="Times New Roman"/>
        </w:rPr>
        <w:t xml:space="preserve"> has </w:t>
      </w:r>
      <w:ins w:id="1196" w:author="Benton, Deon" w:date="2026-05-08T23:02:00Z" w16du:dateUtc="2026-05-09T04:02:00Z">
        <w:r w:rsidR="00E06F55">
          <w:rPr>
            <w:rFonts w:ascii="Times New Roman" w:eastAsia="Times New Roman" w:hAnsi="Times New Roman" w:cs="Times New Roman"/>
          </w:rPr>
          <w:t>a</w:t>
        </w:r>
      </w:ins>
      <w:r w:rsidR="003A4C4D">
        <w:rPr>
          <w:rFonts w:ascii="Times New Roman" w:eastAsia="Times New Roman" w:hAnsi="Times New Roman" w:cs="Times New Roman"/>
        </w:rPr>
        <w:t xml:space="preserve"> </w:t>
      </w:r>
      <w:ins w:id="1197" w:author="Benton, Deon" w:date="2026-05-08T22:59:00Z" w16du:dateUtc="2026-05-09T03:59:00Z">
        <w:r w:rsidR="00B71311">
          <w:rPr>
            <w:rFonts w:ascii="Times New Roman" w:eastAsia="Times New Roman" w:hAnsi="Times New Roman" w:cs="Times New Roman"/>
          </w:rPr>
          <w:t xml:space="preserve">means </w:t>
        </w:r>
      </w:ins>
      <w:r w:rsidR="003A4C4D">
        <w:rPr>
          <w:rFonts w:ascii="Times New Roman" w:eastAsia="Times New Roman" w:hAnsi="Times New Roman" w:cs="Times New Roman"/>
        </w:rPr>
        <w:t>for representing whether an object possess</w:t>
      </w:r>
      <w:ins w:id="1198" w:author="Benton, Deon" w:date="2026-05-08T22:59:00Z" w16du:dateUtc="2026-05-09T03:59:00Z">
        <w:r w:rsidR="00B71311">
          <w:rPr>
            <w:rFonts w:ascii="Times New Roman" w:eastAsia="Times New Roman" w:hAnsi="Times New Roman" w:cs="Times New Roman"/>
          </w:rPr>
          <w:t>es</w:t>
        </w:r>
      </w:ins>
      <w:r w:rsidR="003A4C4D">
        <w:rPr>
          <w:rFonts w:ascii="Times New Roman" w:eastAsia="Times New Roman" w:hAnsi="Times New Roman" w:cs="Times New Roman"/>
        </w:rPr>
        <w:t xml:space="preserve"> animate- or object-typical</w:t>
      </w:r>
      <w:ins w:id="1199" w:author="Benton, Deon" w:date="2026-05-10T15:26:00Z" w16du:dateUtc="2026-05-10T20:26:00Z">
        <w:r w:rsidR="00680F6C">
          <w:rPr>
            <w:rFonts w:ascii="Times New Roman" w:eastAsia="Times New Roman" w:hAnsi="Times New Roman" w:cs="Times New Roman"/>
          </w:rPr>
          <w:t xml:space="preserve"> surface</w:t>
        </w:r>
      </w:ins>
      <w:r w:rsidR="003A4C4D">
        <w:rPr>
          <w:rFonts w:ascii="Times New Roman" w:eastAsia="Times New Roman" w:hAnsi="Times New Roman" w:cs="Times New Roman"/>
        </w:rPr>
        <w:t xml:space="preserve"> features</w:t>
      </w:r>
      <w:ins w:id="1200" w:author="Benton, Deon" w:date="2026-05-08T22:39:00Z" w16du:dateUtc="2026-05-09T03:39:00Z">
        <w:r w:rsidR="003A4C4D">
          <w:rPr>
            <w:rFonts w:ascii="Times New Roman" w:eastAsia="Times New Roman" w:hAnsi="Times New Roman" w:cs="Times New Roman"/>
          </w:rPr>
          <w:t>—</w:t>
        </w:r>
      </w:ins>
      <w:ins w:id="1201" w:author="Benton, Deon" w:date="2026-05-08T23:02:00Z" w16du:dateUtc="2026-05-09T04:02:00Z">
        <w:r w:rsidR="00E06F55">
          <w:rPr>
            <w:rFonts w:ascii="Times New Roman" w:eastAsia="Times New Roman" w:hAnsi="Times New Roman" w:cs="Times New Roman"/>
          </w:rPr>
          <w:t xml:space="preserve">Simulation 2 only focused on the behavior of ALIAS and ALIAS-2. </w:t>
        </w:r>
      </w:ins>
      <w:ins w:id="1202" w:author="Benton, Deon" w:date="2026-05-10T15:27:00Z" w16du:dateUtc="2026-05-10T20:27:00Z">
        <w:r w:rsidR="000D3453">
          <w:rPr>
            <w:rFonts w:ascii="Times New Roman" w:eastAsia="Times New Roman" w:hAnsi="Times New Roman" w:cs="Times New Roman"/>
          </w:rPr>
          <w:t>OM10 and OM10-2’s inability</w:t>
        </w:r>
      </w:ins>
      <w:ins w:id="1203" w:author="Benton, Deon" w:date="2026-05-10T15:38:00Z" w16du:dateUtc="2026-05-10T20:38:00Z">
        <w:r w:rsidR="00D500FD">
          <w:rPr>
            <w:rFonts w:ascii="Times New Roman" w:eastAsia="Times New Roman" w:hAnsi="Times New Roman" w:cs="Times New Roman"/>
          </w:rPr>
          <w:t xml:space="preserve"> to represent the surface featur</w:t>
        </w:r>
      </w:ins>
      <w:ins w:id="1204" w:author="Benton, Deon" w:date="2026-05-10T15:39:00Z" w16du:dateUtc="2026-05-10T20:39:00Z">
        <w:r w:rsidR="00D500FD">
          <w:rPr>
            <w:rFonts w:ascii="Times New Roman" w:eastAsia="Times New Roman" w:hAnsi="Times New Roman" w:cs="Times New Roman"/>
          </w:rPr>
          <w:t>es of different kinds of entities</w:t>
        </w:r>
      </w:ins>
      <w:ins w:id="1205" w:author="Benton, Deon" w:date="2026-05-10T15:27:00Z" w16du:dateUtc="2026-05-10T20:27:00Z">
        <w:r w:rsidR="000D3453">
          <w:rPr>
            <w:rFonts w:ascii="Times New Roman" w:eastAsia="Times New Roman" w:hAnsi="Times New Roman" w:cs="Times New Roman"/>
          </w:rPr>
          <w:t xml:space="preserve"> should be considered yet another weakness of this model. </w:t>
        </w:r>
      </w:ins>
    </w:p>
    <w:p w14:paraId="50411851" w14:textId="77777777" w:rsidR="003A731B" w:rsidRDefault="003A731B" w:rsidP="00E306B6">
      <w:pPr>
        <w:spacing w:line="480" w:lineRule="auto"/>
        <w:contextualSpacing/>
        <w:rPr>
          <w:rFonts w:ascii="Times New Roman" w:hAnsi="Times New Roman" w:cs="Times New Roman"/>
        </w:rPr>
      </w:pPr>
    </w:p>
    <w:p w14:paraId="0356A792" w14:textId="71215EA2"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Independence from animacy.</w:t>
      </w:r>
    </w:p>
    <w:p w14:paraId="5B4F8381" w14:textId="16D26CB5"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Simulation 2 was identical to Simulation 1</w:t>
      </w:r>
      <w:r w:rsidR="00333ACF">
        <w:rPr>
          <w:rFonts w:ascii="Times New Roman" w:eastAsia="Times New Roman" w:hAnsi="Times New Roman" w:cs="Times New Roman"/>
        </w:rPr>
        <w:t>a</w:t>
      </w:r>
      <w:r w:rsidR="007300EB">
        <w:rPr>
          <w:rFonts w:ascii="Times New Roman" w:eastAsia="Times New Roman" w:hAnsi="Times New Roman" w:cs="Times New Roman"/>
        </w:rPr>
        <w:t xml:space="preserve"> with two key exceptions. First,</w:t>
      </w:r>
      <w:r>
        <w:rPr>
          <w:rFonts w:ascii="Times New Roman" w:eastAsia="Times New Roman" w:hAnsi="Times New Roman" w:cs="Times New Roman"/>
        </w:rPr>
        <w:t xml:space="preserve"> </w:t>
      </w:r>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used during habituation and test</w:t>
      </w:r>
      <w:r w:rsidR="0084011A">
        <w:rPr>
          <w:rFonts w:ascii="Times New Roman" w:eastAsia="Times New Roman" w:hAnsi="Times New Roman" w:cs="Times New Roman"/>
        </w:rPr>
        <w:t xml:space="preserve"> </w:t>
      </w:r>
      <w:r>
        <w:rPr>
          <w:rFonts w:ascii="Times New Roman" w:eastAsia="Times New Roman" w:hAnsi="Times New Roman" w:cs="Times New Roman"/>
        </w:rPr>
        <w:t xml:space="preserve">did not possess </w:t>
      </w:r>
      <w:r w:rsidR="00282727">
        <w:rPr>
          <w:rFonts w:ascii="Times New Roman" w:eastAsia="Times New Roman" w:hAnsi="Times New Roman" w:cs="Times New Roman"/>
        </w:rPr>
        <w:t>surface features associated with animate entities.</w:t>
      </w:r>
      <w:r w:rsidR="001216D8">
        <w:rPr>
          <w:rFonts w:ascii="Times New Roman" w:eastAsia="Times New Roman" w:hAnsi="Times New Roman" w:cs="Times New Roman"/>
        </w:rPr>
        <w:t xml:space="preserve"> </w:t>
      </w:r>
      <w:r w:rsidR="00282727">
        <w:rPr>
          <w:rFonts w:ascii="Times New Roman" w:eastAsia="Times New Roman" w:hAnsi="Times New Roman" w:cs="Times New Roman"/>
        </w:rPr>
        <w:t xml:space="preserve">To that end, the second rather than the first unit was activated in the Surface Property Left and Right groups during habituation and test. </w:t>
      </w:r>
      <w:r w:rsidR="0032241B">
        <w:rPr>
          <w:rFonts w:ascii="Times New Roman" w:eastAsia="Times New Roman" w:hAnsi="Times New Roman" w:cs="Times New Roman"/>
        </w:rPr>
        <w:t>As was also true in Simulation 1a, ALIAS’s performance was compared to OM10, OM10-2, and ALIAS-2.</w:t>
      </w:r>
      <w:r w:rsidR="001216D8">
        <w:rPr>
          <w:rFonts w:ascii="Times New Roman" w:eastAsia="Times New Roman" w:hAnsi="Times New Roman" w:cs="Times New Roman"/>
        </w:rPr>
        <w:t xml:space="preserve"> By habituating networks to objects that possessed features typical on inanimate objects, it was possible to determine whether ALIAS’s behavior in Simulations 1a and 1b depended on objects possessing features typical of inanimate objects during habituation and test. </w:t>
      </w:r>
      <w:r w:rsidR="007300EB">
        <w:rPr>
          <w:rFonts w:ascii="Times New Roman" w:eastAsia="Times New Roman" w:hAnsi="Times New Roman" w:cs="Times New Roman"/>
        </w:rPr>
        <w:t xml:space="preserve">Second, the length of the habituation phase was shortened from 900 epochs to 675 epochs. </w:t>
      </w:r>
      <w:r w:rsidR="00E239DF">
        <w:rPr>
          <w:rFonts w:ascii="Times New Roman" w:eastAsia="Times New Roman" w:hAnsi="Times New Roman" w:cs="Times New Roman"/>
        </w:rPr>
        <w:t xml:space="preserve">This decision was justified by the fact that </w:t>
      </w:r>
      <w:r w:rsidR="007300EB">
        <w:rPr>
          <w:rFonts w:ascii="Times New Roman" w:eastAsia="Times New Roman" w:hAnsi="Times New Roman" w:cs="Times New Roman"/>
        </w:rPr>
        <w:t>the finding that animate cues are not necessary for infants</w:t>
      </w:r>
      <w:r w:rsidR="00E239DF">
        <w:rPr>
          <w:rFonts w:ascii="Times New Roman" w:eastAsia="Times New Roman" w:hAnsi="Times New Roman" w:cs="Times New Roman"/>
        </w:rPr>
        <w:t xml:space="preserve"> </w:t>
      </w:r>
      <w:r w:rsidR="007300EB">
        <w:rPr>
          <w:rFonts w:ascii="Times New Roman" w:eastAsia="Times New Roman" w:hAnsi="Times New Roman" w:cs="Times New Roman"/>
        </w:rPr>
        <w:t xml:space="preserve">to process actions in terms of their efficiency </w:t>
      </w:r>
      <w:r w:rsidR="00E239DF">
        <w:rPr>
          <w:rFonts w:ascii="Times New Roman" w:eastAsia="Times New Roman" w:hAnsi="Times New Roman" w:cs="Times New Roman"/>
        </w:rPr>
        <w:t xml:space="preserve">comes from </w:t>
      </w:r>
      <w:r w:rsidR="005660C0">
        <w:rPr>
          <w:rFonts w:ascii="Times New Roman" w:eastAsia="Times New Roman" w:hAnsi="Times New Roman" w:cs="Times New Roman"/>
        </w:rPr>
        <w:t xml:space="preserve">research with younger infants, namely, </w:t>
      </w:r>
      <w:r w:rsidR="00E239DF">
        <w:rPr>
          <w:rFonts w:ascii="Times New Roman" w:eastAsia="Times New Roman" w:hAnsi="Times New Roman" w:cs="Times New Roman"/>
        </w:rPr>
        <w:t xml:space="preserve">with 9-month-olds (e.g., </w:t>
      </w:r>
      <w:proofErr w:type="spellStart"/>
      <w:r w:rsidR="00E239DF">
        <w:rPr>
          <w:rFonts w:ascii="Times New Roman" w:eastAsia="Times New Roman" w:hAnsi="Times New Roman" w:cs="Times New Roman"/>
        </w:rPr>
        <w:t>Csibra</w:t>
      </w:r>
      <w:proofErr w:type="spellEnd"/>
      <w:r w:rsidR="00E239DF">
        <w:rPr>
          <w:rFonts w:ascii="Times New Roman" w:eastAsia="Times New Roman" w:hAnsi="Times New Roman" w:cs="Times New Roman"/>
        </w:rPr>
        <w:t xml:space="preserve"> et al., 1999).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6089"/>
      </w:tblGrid>
      <w:tr w:rsidR="0092396B" w14:paraId="38D622CA" w14:textId="77777777" w:rsidTr="00430623">
        <w:trPr>
          <w:trHeight w:val="3633"/>
        </w:trPr>
        <w:tc>
          <w:tcPr>
            <w:tcW w:w="5392" w:type="dxa"/>
          </w:tcPr>
          <w:p w14:paraId="0CC5A73C" w14:textId="5712C975" w:rsidR="0092396B" w:rsidRDefault="00A9344A" w:rsidP="00614A04">
            <w:pPr>
              <w:keepNext/>
              <w:spacing w:line="480" w:lineRule="auto"/>
              <w:contextualSpacing/>
            </w:pPr>
            <w:r>
              <w:rPr>
                <w:noProof/>
              </w:rPr>
              <w:drawing>
                <wp:inline distT="0" distB="0" distL="0" distR="0" wp14:anchorId="06C782D8" wp14:editId="69E0181A">
                  <wp:extent cx="3586162" cy="2206869"/>
                  <wp:effectExtent l="0" t="0" r="0" b="3175"/>
                  <wp:docPr id="66682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4417" name="Picture 66682441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00581" cy="2215742"/>
                          </a:xfrm>
                          <a:prstGeom prst="rect">
                            <a:avLst/>
                          </a:prstGeom>
                        </pic:spPr>
                      </pic:pic>
                    </a:graphicData>
                  </a:graphic>
                </wp:inline>
              </w:drawing>
            </w:r>
          </w:p>
        </w:tc>
        <w:tc>
          <w:tcPr>
            <w:tcW w:w="6560" w:type="dxa"/>
          </w:tcPr>
          <w:p w14:paraId="15AD6A5D" w14:textId="0776F677" w:rsidR="0092396B" w:rsidRDefault="00A9344A" w:rsidP="00614A04">
            <w:pPr>
              <w:keepNext/>
              <w:spacing w:line="480" w:lineRule="auto"/>
              <w:contextualSpacing/>
            </w:pPr>
            <w:r>
              <w:rPr>
                <w:noProof/>
              </w:rPr>
              <w:drawing>
                <wp:inline distT="0" distB="0" distL="0" distR="0" wp14:anchorId="79D9E401" wp14:editId="01C7D26C">
                  <wp:extent cx="3651172" cy="2233613"/>
                  <wp:effectExtent l="0" t="0" r="6985" b="0"/>
                  <wp:docPr id="62879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3413" name="Picture 6287934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86519" cy="2255237"/>
                          </a:xfrm>
                          <a:prstGeom prst="rect">
                            <a:avLst/>
                          </a:prstGeom>
                        </pic:spPr>
                      </pic:pic>
                    </a:graphicData>
                  </a:graphic>
                </wp:inline>
              </w:drawing>
            </w:r>
          </w:p>
        </w:tc>
      </w:tr>
    </w:tbl>
    <w:p w14:paraId="2AB9E48B" w14:textId="103EA75D" w:rsidR="00614A04" w:rsidRDefault="00614A04" w:rsidP="00614A04">
      <w:pPr>
        <w:pStyle w:val="Caption"/>
        <w:rPr>
          <w:rFonts w:ascii="Times New Roman" w:hAnsi="Times New Roman" w:cs="Times New Roman"/>
          <w:i w:val="0"/>
          <w:iCs w:val="0"/>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8</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A9344A" w:rsidRPr="00B64108">
        <w:rPr>
          <w:rFonts w:ascii="Times New Roman" w:hAnsi="Times New Roman" w:cs="Times New Roman"/>
          <w:i w:val="0"/>
          <w:iCs w:val="0"/>
          <w:color w:val="000000" w:themeColor="text1"/>
          <w:sz w:val="24"/>
          <w:szCs w:val="24"/>
        </w:rPr>
        <w:t>Mean network error</w:t>
      </w:r>
      <w:r w:rsidR="00A9344A">
        <w:rPr>
          <w:rFonts w:ascii="Times New Roman" w:hAnsi="Times New Roman" w:cs="Times New Roman"/>
          <w:i w:val="0"/>
          <w:iCs w:val="0"/>
          <w:color w:val="000000" w:themeColor="text1"/>
          <w:sz w:val="24"/>
          <w:szCs w:val="24"/>
        </w:rPr>
        <w:t xml:space="preserve"> produced</w:t>
      </w:r>
      <w:r w:rsidR="00A9344A" w:rsidRPr="00B64108">
        <w:rPr>
          <w:rFonts w:ascii="Times New Roman" w:hAnsi="Times New Roman" w:cs="Times New Roman"/>
          <w:i w:val="0"/>
          <w:iCs w:val="0"/>
          <w:color w:val="000000" w:themeColor="text1"/>
          <w:sz w:val="24"/>
          <w:szCs w:val="24"/>
        </w:rPr>
        <w:t xml:space="preserve"> to the Efficient and Inefficient </w:t>
      </w:r>
      <w:r w:rsidRPr="00614A04">
        <w:rPr>
          <w:rFonts w:ascii="Times New Roman" w:hAnsi="Times New Roman" w:cs="Times New Roman"/>
          <w:i w:val="0"/>
          <w:iCs w:val="0"/>
          <w:color w:val="000000" w:themeColor="text1"/>
          <w:sz w:val="24"/>
          <w:szCs w:val="24"/>
        </w:rPr>
        <w:t>test events in Simulation 2 across conditions</w:t>
      </w:r>
      <w:r w:rsidR="0092396B">
        <w:rPr>
          <w:rFonts w:ascii="Times New Roman" w:hAnsi="Times New Roman" w:cs="Times New Roman"/>
          <w:i w:val="0"/>
          <w:iCs w:val="0"/>
          <w:color w:val="000000" w:themeColor="text1"/>
          <w:sz w:val="24"/>
          <w:szCs w:val="24"/>
        </w:rPr>
        <w:t xml:space="preserve"> overall (left panel)</w:t>
      </w:r>
      <w:r w:rsidRPr="00614A04">
        <w:rPr>
          <w:rFonts w:ascii="Times New Roman" w:hAnsi="Times New Roman" w:cs="Times New Roman"/>
          <w:i w:val="0"/>
          <w:iCs w:val="0"/>
          <w:color w:val="000000" w:themeColor="text1"/>
          <w:sz w:val="24"/>
          <w:szCs w:val="24"/>
        </w:rPr>
        <w:t xml:space="preserve"> and</w:t>
      </w:r>
      <w:r w:rsidR="0092396B">
        <w:rPr>
          <w:rFonts w:ascii="Times New Roman" w:hAnsi="Times New Roman" w:cs="Times New Roman"/>
          <w:i w:val="0"/>
          <w:iCs w:val="0"/>
          <w:color w:val="000000" w:themeColor="text1"/>
          <w:sz w:val="24"/>
          <w:szCs w:val="24"/>
        </w:rPr>
        <w:t xml:space="preserve"> across</w:t>
      </w:r>
      <w:r w:rsidRPr="00614A04">
        <w:rPr>
          <w:rFonts w:ascii="Times New Roman" w:hAnsi="Times New Roman" w:cs="Times New Roman"/>
          <w:i w:val="0"/>
          <w:iCs w:val="0"/>
          <w:color w:val="000000" w:themeColor="text1"/>
          <w:sz w:val="24"/>
          <w:szCs w:val="24"/>
        </w:rPr>
        <w:t xml:space="preserve"> </w:t>
      </w:r>
      <w:r w:rsidR="0092396B">
        <w:rPr>
          <w:rFonts w:ascii="Times New Roman" w:hAnsi="Times New Roman" w:cs="Times New Roman"/>
          <w:i w:val="0"/>
          <w:iCs w:val="0"/>
          <w:color w:val="000000" w:themeColor="text1"/>
          <w:sz w:val="24"/>
          <w:szCs w:val="24"/>
        </w:rPr>
        <w:t>different habituation epochs (right panel</w:t>
      </w:r>
      <w:r w:rsidR="004919FE">
        <w:rPr>
          <w:rFonts w:ascii="Times New Roman" w:hAnsi="Times New Roman" w:cs="Times New Roman"/>
          <w:i w:val="0"/>
          <w:iCs w:val="0"/>
          <w:color w:val="000000" w:themeColor="text1"/>
          <w:sz w:val="24"/>
          <w:szCs w:val="24"/>
        </w:rPr>
        <w:t>)</w:t>
      </w:r>
      <w:r w:rsidRPr="00614A04">
        <w:rPr>
          <w:rFonts w:ascii="Times New Roman" w:hAnsi="Times New Roman" w:cs="Times New Roman"/>
          <w:i w:val="0"/>
          <w:iCs w:val="0"/>
          <w:color w:val="000000" w:themeColor="text1"/>
          <w:sz w:val="24"/>
          <w:szCs w:val="24"/>
        </w:rPr>
        <w:t>.</w:t>
      </w:r>
    </w:p>
    <w:p w14:paraId="4082C555" w14:textId="77777777" w:rsidR="00614A04" w:rsidRPr="00614A04" w:rsidRDefault="00614A04" w:rsidP="00614A04"/>
    <w:p w14:paraId="09B1C71D" w14:textId="4842C23D"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lastRenderedPageBreak/>
        <w:t xml:space="preserve">Figure </w:t>
      </w:r>
      <w:r w:rsidR="00614A04">
        <w:rPr>
          <w:rFonts w:ascii="Times New Roman" w:hAnsi="Times New Roman" w:cs="Times New Roman"/>
        </w:rPr>
        <w:t>8</w:t>
      </w:r>
      <w:r>
        <w:rPr>
          <w:rFonts w:ascii="Times New Roman" w:hAnsi="Times New Roman" w:cs="Times New Roman"/>
        </w:rPr>
        <w:t xml:space="preserve"> depicts </w:t>
      </w:r>
      <w:r w:rsidR="005A6D57">
        <w:rPr>
          <w:rFonts w:ascii="Times New Roman" w:hAnsi="Times New Roman" w:cs="Times New Roman"/>
        </w:rPr>
        <w:t xml:space="preserve">the mean network error produced </w:t>
      </w:r>
      <w:r>
        <w:rPr>
          <w:rFonts w:ascii="Times New Roman" w:hAnsi="Times New Roman" w:cs="Times New Roman"/>
        </w:rPr>
        <w:t>to the Efficient and Inefficient test events for the Experimental and Control conditions</w:t>
      </w:r>
      <w:r w:rsidR="00DF590B">
        <w:rPr>
          <w:rFonts w:ascii="Times New Roman" w:hAnsi="Times New Roman" w:cs="Times New Roman"/>
        </w:rPr>
        <w:t xml:space="preserve"> </w:t>
      </w:r>
      <w:r w:rsidR="0092396B">
        <w:rPr>
          <w:rFonts w:ascii="Times New Roman" w:hAnsi="Times New Roman" w:cs="Times New Roman"/>
        </w:rPr>
        <w:t xml:space="preserve">overall and </w:t>
      </w:r>
      <w:r w:rsidR="00DF590B">
        <w:rPr>
          <w:rFonts w:ascii="Times New Roman" w:hAnsi="Times New Roman" w:cs="Times New Roman"/>
        </w:rPr>
        <w:t>across the training epochs</w:t>
      </w:r>
      <w:r>
        <w:rPr>
          <w:rFonts w:ascii="Times New Roman" w:hAnsi="Times New Roman" w:cs="Times New Roman"/>
        </w:rPr>
        <w:t xml:space="preserve">. </w:t>
      </w:r>
      <w:r w:rsidR="00294E89">
        <w:rPr>
          <w:rFonts w:ascii="Times New Roman" w:hAnsi="Times New Roman" w:cs="Times New Roman"/>
        </w:rPr>
        <w:t xml:space="preserve">As can be seen, </w:t>
      </w:r>
      <w:r w:rsidR="001426AF">
        <w:rPr>
          <w:rFonts w:ascii="Times New Roman" w:hAnsi="Times New Roman" w:cs="Times New Roman"/>
        </w:rPr>
        <w:t>networks assigned to the Experimental condition looked longer at the Inefficient test event than at the Efficient test event. This was true</w:t>
      </w:r>
      <w:r w:rsidR="004919FE">
        <w:rPr>
          <w:rFonts w:ascii="Times New Roman" w:hAnsi="Times New Roman" w:cs="Times New Roman"/>
        </w:rPr>
        <w:t xml:space="preserve"> b</w:t>
      </w:r>
      <w:r w:rsidR="0094163A">
        <w:rPr>
          <w:rFonts w:ascii="Times New Roman" w:hAnsi="Times New Roman" w:cs="Times New Roman"/>
        </w:rPr>
        <w:t>oth</w:t>
      </w:r>
      <w:r w:rsidR="004919FE">
        <w:rPr>
          <w:rFonts w:ascii="Times New Roman" w:hAnsi="Times New Roman" w:cs="Times New Roman"/>
        </w:rPr>
        <w:t xml:space="preserve"> overall and</w:t>
      </w:r>
      <w:r w:rsidR="001426AF">
        <w:rPr>
          <w:rFonts w:ascii="Times New Roman" w:hAnsi="Times New Roman" w:cs="Times New Roman"/>
        </w:rPr>
        <w:t xml:space="preserve"> across training epochs. </w:t>
      </w:r>
      <w:r w:rsidR="007847D6">
        <w:rPr>
          <w:rFonts w:ascii="Times New Roman" w:hAnsi="Times New Roman" w:cs="Times New Roman"/>
        </w:rPr>
        <w:t xml:space="preserve"> In contrast, and as was true for Simulation</w:t>
      </w:r>
      <w:r w:rsidR="00614A04">
        <w:rPr>
          <w:rFonts w:ascii="Times New Roman" w:hAnsi="Times New Roman" w:cs="Times New Roman"/>
        </w:rPr>
        <w:t>s</w:t>
      </w:r>
      <w:r w:rsidR="007847D6">
        <w:rPr>
          <w:rFonts w:ascii="Times New Roman" w:hAnsi="Times New Roman" w:cs="Times New Roman"/>
        </w:rPr>
        <w:t xml:space="preserve"> 1</w:t>
      </w:r>
      <w:r w:rsidR="00614A04">
        <w:rPr>
          <w:rFonts w:ascii="Times New Roman" w:hAnsi="Times New Roman" w:cs="Times New Roman"/>
        </w:rPr>
        <w:t>a and 1b</w:t>
      </w:r>
      <w:r w:rsidR="007847D6">
        <w:rPr>
          <w:rFonts w:ascii="Times New Roman" w:hAnsi="Times New Roman" w:cs="Times New Roman"/>
        </w:rPr>
        <w:t>, networks in Control condition</w:t>
      </w:r>
      <w:r w:rsidR="00614A04">
        <w:rPr>
          <w:rFonts w:ascii="Times New Roman" w:hAnsi="Times New Roman" w:cs="Times New Roman"/>
        </w:rPr>
        <w:t xml:space="preserve"> looked about equally long at both test events</w:t>
      </w:r>
      <w:r w:rsidR="007847D6">
        <w:rPr>
          <w:rFonts w:ascii="Times New Roman" w:hAnsi="Times New Roman" w:cs="Times New Roman"/>
        </w:rPr>
        <w:t xml:space="preserve"> </w:t>
      </w:r>
      <w:r w:rsidR="004919FE">
        <w:rPr>
          <w:rFonts w:ascii="Times New Roman" w:hAnsi="Times New Roman" w:cs="Times New Roman"/>
        </w:rPr>
        <w:t xml:space="preserve">both overall and for different habituation lengths. </w:t>
      </w:r>
      <w:r>
        <w:rPr>
          <w:rFonts w:ascii="Times New Roman" w:eastAsia="Times New Roman" w:hAnsi="Times New Roman" w:cs="Times New Roman"/>
        </w:rPr>
        <w:t xml:space="preserve"> </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7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1C3859" w14:paraId="52F93B59" w14:textId="77777777" w:rsidTr="001C3859">
        <w:trPr>
          <w:trHeight w:val="4125"/>
        </w:trPr>
        <w:tc>
          <w:tcPr>
            <w:tcW w:w="7632" w:type="dxa"/>
          </w:tcPr>
          <w:p w14:paraId="782588AD" w14:textId="7CA95504" w:rsidR="001C3859" w:rsidRDefault="001C3859" w:rsidP="002402B4">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072F7CD5" wp14:editId="6FC31C02">
                  <wp:extent cx="4695825" cy="2889738"/>
                  <wp:effectExtent l="0" t="0" r="0" b="6350"/>
                  <wp:docPr id="179518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7737" name="Picture 179518773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03786" cy="2894637"/>
                          </a:xfrm>
                          <a:prstGeom prst="rect">
                            <a:avLst/>
                          </a:prstGeom>
                        </pic:spPr>
                      </pic:pic>
                    </a:graphicData>
                  </a:graphic>
                </wp:inline>
              </w:drawing>
            </w:r>
          </w:p>
        </w:tc>
      </w:tr>
    </w:tbl>
    <w:p w14:paraId="28A779A7" w14:textId="0996D7B0"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9</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Mean network error </w:t>
      </w:r>
      <w:proofErr w:type="gramStart"/>
      <w:r w:rsidRPr="002402B4">
        <w:rPr>
          <w:rFonts w:ascii="Times New Roman" w:hAnsi="Times New Roman" w:cs="Times New Roman"/>
          <w:i w:val="0"/>
          <w:iCs w:val="0"/>
          <w:color w:val="000000" w:themeColor="text1"/>
          <w:sz w:val="24"/>
          <w:szCs w:val="24"/>
        </w:rPr>
        <w:t>produced to</w:t>
      </w:r>
      <w:proofErr w:type="gramEnd"/>
      <w:r w:rsidRPr="002402B4">
        <w:rPr>
          <w:rFonts w:ascii="Times New Roman" w:hAnsi="Times New Roman" w:cs="Times New Roman"/>
          <w:i w:val="0"/>
          <w:iCs w:val="0"/>
          <w:color w:val="000000" w:themeColor="text1"/>
          <w:sz w:val="24"/>
          <w:szCs w:val="24"/>
        </w:rPr>
        <w:t xml:space="preserve"> Efficient and Inefficient test events in the Experimental and Control conditions for ALIAS (left panel) and </w:t>
      </w:r>
      <w:r w:rsidR="001E48DD">
        <w:rPr>
          <w:rFonts w:ascii="Times New Roman" w:hAnsi="Times New Roman" w:cs="Times New Roman"/>
          <w:i w:val="0"/>
          <w:iCs w:val="0"/>
          <w:color w:val="000000" w:themeColor="text1"/>
          <w:sz w:val="24"/>
          <w:szCs w:val="24"/>
        </w:rPr>
        <w:t>ALIAS-2</w:t>
      </w:r>
      <w:r w:rsidRPr="002402B4">
        <w:rPr>
          <w:rFonts w:ascii="Times New Roman" w:hAnsi="Times New Roman" w:cs="Times New Roman"/>
          <w:i w:val="0"/>
          <w:iCs w:val="0"/>
          <w:color w:val="000000" w:themeColor="text1"/>
          <w:sz w:val="24"/>
          <w:szCs w:val="24"/>
        </w:rPr>
        <w:t xml:space="preserve"> (right panel</w:t>
      </w:r>
      <w:r>
        <w:rPr>
          <w:rFonts w:ascii="Times New Roman" w:hAnsi="Times New Roman" w:cs="Times New Roman"/>
          <w:i w:val="0"/>
          <w:iCs w:val="0"/>
          <w:color w:val="000000" w:themeColor="text1"/>
          <w:sz w:val="24"/>
          <w:szCs w:val="24"/>
        </w:rPr>
        <w:t>).</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0B0947CA"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9 contrasts ALIAS’s overall performance with that of </w:t>
      </w:r>
      <w:r w:rsidR="001E48DD">
        <w:rPr>
          <w:rFonts w:ascii="Times New Roman" w:eastAsia="Times New Roman" w:hAnsi="Times New Roman" w:cs="Times New Roman"/>
        </w:rPr>
        <w:t xml:space="preserve">ALIAS-2. As was true in Simulation 1a, ALIAS-2 failed to capture infants’ looking behaviors across conditions. This finding reinforces the contention that associative learning alone is insufficient to reproduce infants’ looking behaviors in actions-understanding studies; </w:t>
      </w:r>
      <w:r w:rsidR="00E950D0">
        <w:rPr>
          <w:rFonts w:ascii="Times New Roman" w:eastAsia="Times New Roman" w:hAnsi="Times New Roman" w:cs="Times New Roman"/>
        </w:rPr>
        <w:t xml:space="preserve">instead, it is necessary that peripherally located obstacles have lower salience than obstacles located beneath arced motion </w:t>
      </w:r>
      <w:r w:rsidR="00E950D0">
        <w:rPr>
          <w:rFonts w:ascii="Times New Roman" w:eastAsia="Times New Roman" w:hAnsi="Times New Roman" w:cs="Times New Roman"/>
        </w:rPr>
        <w:lastRenderedPageBreak/>
        <w:t>trajectories for ALIAS to capture the complete pattern of looking responses. The explanation</w:t>
      </w:r>
      <w:r w:rsidR="00251BE8">
        <w:rPr>
          <w:rFonts w:ascii="Times New Roman" w:eastAsia="Times New Roman" w:hAnsi="Times New Roman" w:cs="Times New Roman"/>
        </w:rPr>
        <w:t xml:space="preserve"> that was</w:t>
      </w:r>
      <w:r w:rsidR="00E950D0">
        <w:rPr>
          <w:rFonts w:ascii="Times New Roman" w:eastAsia="Times New Roman" w:hAnsi="Times New Roman" w:cs="Times New Roman"/>
        </w:rPr>
        <w:t xml:space="preserve"> provided earlier for why the difference in looking </w:t>
      </w:r>
      <w:proofErr w:type="gramStart"/>
      <w:r w:rsidR="00E950D0">
        <w:rPr>
          <w:rFonts w:ascii="Times New Roman" w:eastAsia="Times New Roman" w:hAnsi="Times New Roman" w:cs="Times New Roman"/>
        </w:rPr>
        <w:t>to</w:t>
      </w:r>
      <w:proofErr w:type="gramEnd"/>
      <w:r w:rsidR="00E950D0">
        <w:rPr>
          <w:rFonts w:ascii="Times New Roman" w:eastAsia="Times New Roman" w:hAnsi="Times New Roman" w:cs="Times New Roman"/>
        </w:rPr>
        <w:t xml:space="preserve"> the Inefficient and Efficient test events is lower in the Control condition than in the Experimental condition for ALIAS-2 also applies here</w:t>
      </w:r>
      <w:r w:rsidR="00251BE8">
        <w:rPr>
          <w:rFonts w:ascii="Times New Roman" w:eastAsia="Times New Roman" w:hAnsi="Times New Roman" w:cs="Times New Roman"/>
        </w:rPr>
        <w:t>. The idea is that because the association between barriers and arced trajectories will be weaker</w:t>
      </w:r>
      <w:r w:rsidR="001C3772">
        <w:rPr>
          <w:rFonts w:ascii="Times New Roman" w:eastAsia="Times New Roman" w:hAnsi="Times New Roman" w:cs="Times New Roman"/>
        </w:rPr>
        <w:t xml:space="preserve"> when those </w:t>
      </w:r>
      <w:r w:rsidR="00E950D0">
        <w:rPr>
          <w:rFonts w:ascii="Times New Roman" w:eastAsia="Times New Roman" w:hAnsi="Times New Roman" w:cs="Times New Roman"/>
        </w:rPr>
        <w:t xml:space="preserve">barriers </w:t>
      </w:r>
      <w:r w:rsidR="001C3772">
        <w:rPr>
          <w:rFonts w:ascii="Times New Roman" w:eastAsia="Times New Roman" w:hAnsi="Times New Roman" w:cs="Times New Roman"/>
        </w:rPr>
        <w:t xml:space="preserve">are peripherally located than when they occupy the same region of space, it will be the case that </w:t>
      </w:r>
      <w:r w:rsidR="00E950D0">
        <w:rPr>
          <w:rFonts w:ascii="Times New Roman" w:eastAsia="Times New Roman" w:hAnsi="Times New Roman" w:cs="Times New Roman"/>
        </w:rPr>
        <w:t xml:space="preserve">networks will show less heightened looking to test events that violate those associations. </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77D774AA"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1E7E39">
        <w:rPr>
          <w:rFonts w:ascii="Times New Roman" w:eastAsia="Times New Roman" w:hAnsi="Times New Roman" w:cs="Times New Roman"/>
        </w:rPr>
        <w:t xml:space="preserve">Simulation 2 tested whether ALIAS could capture a second target finding in the literature on infant </w:t>
      </w:r>
      <w:ins w:id="1206" w:author="Benton, Deon" w:date="2026-05-16T15:39:00Z" w16du:dateUtc="2026-05-16T20:39:00Z">
        <w:r w:rsidR="00DB0881">
          <w:rPr>
            <w:rFonts w:ascii="Times New Roman" w:eastAsia="Times New Roman" w:hAnsi="Times New Roman" w:cs="Times New Roman"/>
          </w:rPr>
          <w:t>action efficiency understanding</w:t>
        </w:r>
      </w:ins>
      <w:r w:rsidR="001E7E39">
        <w:rPr>
          <w:rFonts w:ascii="Times New Roman" w:eastAsia="Times New Roman" w:hAnsi="Times New Roman" w:cs="Times New Roman"/>
        </w:rPr>
        <w:t xml:space="preserve">. This is that infants’ putative processing of action events based on their efficiency is unaffected by whether the entities or objects that are involved in those actions possess animate features (e.g., </w:t>
      </w:r>
      <w:proofErr w:type="spellStart"/>
      <w:r w:rsidR="001E7E39">
        <w:rPr>
          <w:rFonts w:ascii="Times New Roman" w:eastAsia="Times New Roman" w:hAnsi="Times New Roman" w:cs="Times New Roman"/>
        </w:rPr>
        <w:t>Csibra</w:t>
      </w:r>
      <w:proofErr w:type="spellEnd"/>
      <w:r w:rsidR="001E7E39">
        <w:rPr>
          <w:rFonts w:ascii="Times New Roman" w:eastAsia="Times New Roman" w:hAnsi="Times New Roman" w:cs="Times New Roman"/>
        </w:rPr>
        <w:t xml:space="preserve"> et al., 1999). </w:t>
      </w:r>
      <w:r>
        <w:rPr>
          <w:rFonts w:ascii="Times New Roman" w:eastAsia="Times New Roman" w:hAnsi="Times New Roman" w:cs="Times New Roman"/>
        </w:rPr>
        <w:t xml:space="preserve">The results of Simulation 2 </w:t>
      </w:r>
      <w:r w:rsidR="00C46CF6">
        <w:rPr>
          <w:rFonts w:ascii="Times New Roman" w:eastAsia="Times New Roman" w:hAnsi="Times New Roman" w:cs="Times New Roman"/>
        </w:rPr>
        <w:t xml:space="preserve">showed that it was not necessary that the objects involved in the action sequences possess animate features. As was true for infants in Gergely et al. (1995) and </w:t>
      </w:r>
      <w:proofErr w:type="spellStart"/>
      <w:r w:rsidR="00C46CF6">
        <w:rPr>
          <w:rFonts w:ascii="Times New Roman" w:eastAsia="Times New Roman" w:hAnsi="Times New Roman" w:cs="Times New Roman"/>
        </w:rPr>
        <w:t>Csibra</w:t>
      </w:r>
      <w:proofErr w:type="spellEnd"/>
      <w:r w:rsidR="00C46CF6">
        <w:rPr>
          <w:rFonts w:ascii="Times New Roman" w:eastAsia="Times New Roman" w:hAnsi="Times New Roman" w:cs="Times New Roman"/>
        </w:rPr>
        <w:t xml:space="preserve"> et al. (1999),</w:t>
      </w:r>
      <w:r>
        <w:rPr>
          <w:rFonts w:ascii="Times New Roman" w:eastAsia="Times New Roman" w:hAnsi="Times New Roman" w:cs="Times New Roman"/>
        </w:rPr>
        <w:t xml:space="preserve"> </w:t>
      </w:r>
      <w:r w:rsidR="001E7E39">
        <w:rPr>
          <w:rFonts w:ascii="Times New Roman" w:eastAsia="Times New Roman" w:hAnsi="Times New Roman" w:cs="Times New Roman"/>
        </w:rPr>
        <w:t>ALIAS</w:t>
      </w:r>
      <w:r w:rsidR="00C46CF6">
        <w:rPr>
          <w:rFonts w:ascii="Times New Roman" w:eastAsia="Times New Roman" w:hAnsi="Times New Roman" w:cs="Times New Roman"/>
        </w:rPr>
        <w:t xml:space="preserve">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w:t>
      </w:r>
      <w:r w:rsidR="001E7E39">
        <w:rPr>
          <w:rFonts w:ascii="Times New Roman" w:eastAsia="Times New Roman" w:hAnsi="Times New Roman" w:cs="Times New Roman"/>
        </w:rPr>
        <w:t xml:space="preserve">However, and as was true in Simulation 1a, ALIAS failed to reproduce infants’ looking behaviors across conditions if the salience of obstacles located beneath arced trajectories was equivalent to that of peripherally located obstacles. This </w:t>
      </w:r>
      <w:proofErr w:type="gramStart"/>
      <w:r w:rsidR="001E7E39">
        <w:rPr>
          <w:rFonts w:ascii="Times New Roman" w:eastAsia="Times New Roman" w:hAnsi="Times New Roman" w:cs="Times New Roman"/>
        </w:rPr>
        <w:t>suggest</w:t>
      </w:r>
      <w:proofErr w:type="gramEnd"/>
      <w:r w:rsidR="001E7E39">
        <w:rPr>
          <w:rFonts w:ascii="Times New Roman" w:eastAsia="Times New Roman" w:hAnsi="Times New Roman" w:cs="Times New Roman"/>
        </w:rPr>
        <w:t xml:space="preserve"> that an associative learning mechanism combined with differential salience is necessary for ALIAS to capture the full qualitative pattern of looking-time data. More broadly, the results from this simulation lend additional support to</w:t>
      </w:r>
      <w:r>
        <w:rPr>
          <w:rFonts w:ascii="Times New Roman" w:eastAsia="Times New Roman" w:hAnsi="Times New Roman" w:cs="Times New Roman"/>
        </w:rPr>
        <w:t xml:space="preserve"> the notion that infants’ looking responses in </w:t>
      </w:r>
      <w:r w:rsidR="00B84C9E">
        <w:rPr>
          <w:rFonts w:ascii="Times New Roman" w:eastAsia="Times New Roman" w:hAnsi="Times New Roman" w:cs="Times New Roman"/>
        </w:rPr>
        <w:t xml:space="preserve">Gergely-style </w:t>
      </w:r>
      <w:r w:rsidR="00B84C9E">
        <w:rPr>
          <w:rFonts w:ascii="Times New Roman" w:eastAsia="Times New Roman" w:hAnsi="Times New Roman" w:cs="Times New Roman"/>
        </w:rPr>
        <w:lastRenderedPageBreak/>
        <w:t xml:space="preserve">studies </w:t>
      </w:r>
      <w:r>
        <w:rPr>
          <w:rFonts w:ascii="Times New Roman" w:eastAsia="Times New Roman" w:hAnsi="Times New Roman" w:cs="Times New Roman"/>
        </w:rPr>
        <w:t>can be explained</w:t>
      </w:r>
      <w:r w:rsidR="002B087E">
        <w:rPr>
          <w:rFonts w:ascii="Times New Roman" w:eastAsia="Times New Roman" w:hAnsi="Times New Roman" w:cs="Times New Roman"/>
        </w:rPr>
        <w:t xml:space="preserve"> by</w:t>
      </w:r>
      <w:r>
        <w:rPr>
          <w:rFonts w:ascii="Times New Roman" w:eastAsia="Times New Roman" w:hAnsi="Times New Roman" w:cs="Times New Roman"/>
        </w:rPr>
        <w:t xml:space="preserve"> </w:t>
      </w:r>
      <w:r w:rsidR="002B087E">
        <w:rPr>
          <w:rFonts w:ascii="Times New Roman" w:eastAsia="Times New Roman" w:hAnsi="Times New Roman" w:cs="Times New Roman"/>
        </w:rPr>
        <w:t>the operation of a</w:t>
      </w:r>
      <w:r>
        <w:rPr>
          <w:rFonts w:ascii="Times New Roman" w:eastAsia="Times New Roman" w:hAnsi="Times New Roman" w:cs="Times New Roman"/>
        </w:rPr>
        <w:t>n associative learning mechanism</w:t>
      </w:r>
      <w:r w:rsidR="005A7473">
        <w:rPr>
          <w:rFonts w:ascii="Times New Roman" w:eastAsia="Times New Roman" w:hAnsi="Times New Roman" w:cs="Times New Roman"/>
        </w:rPr>
        <w:t xml:space="preserve"> that operates over prior experience with curved and straight motions as well as over differentially salient obstacles.</w:t>
      </w:r>
      <w:r>
        <w:rPr>
          <w:rFonts w:ascii="Times New Roman" w:eastAsia="Times New Roman" w:hAnsi="Times New Roman" w:cs="Times New Roman"/>
        </w:rPr>
        <w:t xml:space="preserve"> </w:t>
      </w:r>
    </w:p>
    <w:p w14:paraId="6DD60A96" w14:textId="02B42BAB" w:rsidR="00A56FD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B66B6C">
        <w:rPr>
          <w:rFonts w:ascii="Times New Roman" w:hAnsi="Times New Roman" w:cs="Times New Roman"/>
        </w:rPr>
        <w:t xml:space="preserve">Although </w:t>
      </w:r>
      <w:r w:rsidR="0066656B">
        <w:rPr>
          <w:rFonts w:ascii="Times New Roman" w:hAnsi="Times New Roman" w:cs="Times New Roman"/>
        </w:rPr>
        <w:t>these simulations demonstrate that</w:t>
      </w:r>
      <w:r w:rsidR="00B66B6C">
        <w:rPr>
          <w:rFonts w:ascii="Times New Roman" w:hAnsi="Times New Roman" w:cs="Times New Roman"/>
        </w:rPr>
        <w:t xml:space="preserve"> </w:t>
      </w:r>
      <w:r w:rsidR="0066656B">
        <w:rPr>
          <w:rFonts w:ascii="Times New Roman" w:hAnsi="Times New Roman" w:cs="Times New Roman"/>
        </w:rPr>
        <w:t>ALIAS can reproduce qualitatively infants’ looking responses</w:t>
      </w:r>
      <w:r w:rsidR="00B66B6C">
        <w:rPr>
          <w:rFonts w:ascii="Times New Roman" w:hAnsi="Times New Roman" w:cs="Times New Roman"/>
        </w:rPr>
        <w:t xml:space="preserve"> </w:t>
      </w:r>
      <w:r w:rsidR="0066656B">
        <w:rPr>
          <w:rFonts w:ascii="Times New Roman" w:hAnsi="Times New Roman" w:cs="Times New Roman"/>
        </w:rPr>
        <w:t xml:space="preserve">in </w:t>
      </w:r>
      <w:ins w:id="1207" w:author="Benton, Deon" w:date="2026-05-16T15:39:00Z" w16du:dateUtc="2026-05-16T20:39:00Z">
        <w:r w:rsidR="00DB0881">
          <w:rPr>
            <w:rFonts w:ascii="Times New Roman" w:hAnsi="Times New Roman" w:cs="Times New Roman"/>
          </w:rPr>
          <w:t>action efficiency understanding</w:t>
        </w:r>
      </w:ins>
      <w:r w:rsidR="0066656B">
        <w:rPr>
          <w:rFonts w:ascii="Times New Roman" w:hAnsi="Times New Roman" w:cs="Times New Roman"/>
        </w:rPr>
        <w:t xml:space="preserve"> studies that</w:t>
      </w:r>
      <w:r w:rsidR="00B66B6C">
        <w:rPr>
          <w:rFonts w:ascii="Times New Roman" w:hAnsi="Times New Roman" w:cs="Times New Roman"/>
        </w:rPr>
        <w:t xml:space="preserve"> use objects that possess animate and inanimate features</w:t>
      </w:r>
      <w:r w:rsidR="0066656B">
        <w:rPr>
          <w:rFonts w:ascii="Times New Roman" w:hAnsi="Times New Roman" w:cs="Times New Roman"/>
        </w:rPr>
        <w:t>,</w:t>
      </w:r>
      <w:r w:rsidR="00B66B6C">
        <w:rPr>
          <w:rFonts w:ascii="Times New Roman" w:hAnsi="Times New Roman" w:cs="Times New Roman"/>
        </w:rPr>
        <w:t xml:space="preserve"> it might be argued that</w:t>
      </w:r>
      <w:r w:rsidR="005A7473">
        <w:rPr>
          <w:rFonts w:ascii="Times New Roman" w:hAnsi="Times New Roman" w:cs="Times New Roman"/>
        </w:rPr>
        <w:t xml:space="preserve"> this is only a weak demonstration of the explanatory breadth of the model.</w:t>
      </w:r>
      <w:r w:rsidR="00B66B6C">
        <w:rPr>
          <w:rFonts w:ascii="Times New Roman" w:hAnsi="Times New Roman" w:cs="Times New Roman"/>
        </w:rPr>
        <w:t xml:space="preserve"> This is because the two simulations differed only in terms of whether the objects involved possessed animate features. </w:t>
      </w:r>
      <w:r w:rsidR="0066656B">
        <w:rPr>
          <w:rFonts w:ascii="Times New Roman" w:hAnsi="Times New Roman" w:cs="Times New Roman"/>
        </w:rPr>
        <w:t>Yet</w:t>
      </w:r>
      <w:r w:rsidR="00B66B6C">
        <w:rPr>
          <w:rFonts w:ascii="Times New Roman" w:hAnsi="Times New Roman" w:cs="Times New Roman"/>
        </w:rPr>
        <w:t xml:space="preserve">, a true test of </w:t>
      </w:r>
      <w:r w:rsidR="0066656B">
        <w:rPr>
          <w:rFonts w:ascii="Times New Roman" w:hAnsi="Times New Roman" w:cs="Times New Roman"/>
        </w:rPr>
        <w:t xml:space="preserve">ALIAS’s explanatory breadth </w:t>
      </w:r>
      <w:r w:rsidR="00B66B6C">
        <w:rPr>
          <w:rFonts w:ascii="Times New Roman" w:hAnsi="Times New Roman" w:cs="Times New Roman"/>
        </w:rPr>
        <w:t xml:space="preserve">would </w:t>
      </w:r>
      <w:r w:rsidR="0066656B">
        <w:rPr>
          <w:rFonts w:ascii="Times New Roman" w:hAnsi="Times New Roman" w:cs="Times New Roman"/>
        </w:rPr>
        <w:t>entail demonstrating that this model can capture infants’ responses in studies that r</w:t>
      </w:r>
      <w:r w:rsidR="0066656B" w:rsidRPr="0066656B">
        <w:rPr>
          <w:rFonts w:ascii="Times New Roman" w:hAnsi="Times New Roman" w:cs="Times New Roman"/>
        </w:rPr>
        <w:t>equire them to</w:t>
      </w:r>
      <w:r w:rsidR="00743F56">
        <w:rPr>
          <w:rFonts w:ascii="Times New Roman" w:hAnsi="Times New Roman" w:cs="Times New Roman"/>
        </w:rPr>
        <w:t xml:space="preserve"> go beyond discriminating between inefficient and efficient actions </w:t>
      </w:r>
      <w:r w:rsidR="00D87717">
        <w:rPr>
          <w:rFonts w:ascii="Times New Roman" w:hAnsi="Times New Roman" w:cs="Times New Roman"/>
        </w:rPr>
        <w:t>produced by animate entities</w:t>
      </w:r>
      <w:r w:rsidR="00743F56">
        <w:rPr>
          <w:rFonts w:ascii="Times New Roman" w:hAnsi="Times New Roman" w:cs="Times New Roman"/>
        </w:rPr>
        <w:t xml:space="preserve"> and inanimate objects to</w:t>
      </w:r>
      <w:r w:rsidR="0066656B" w:rsidRPr="0066656B">
        <w:rPr>
          <w:rFonts w:ascii="Times New Roman" w:hAnsi="Times New Roman" w:cs="Times New Roman"/>
        </w:rPr>
        <w:t xml:space="preserve"> </w:t>
      </w:r>
      <w:r w:rsidR="00743F56">
        <w:rPr>
          <w:rFonts w:ascii="Times New Roman" w:hAnsi="Times New Roman" w:cs="Times New Roman"/>
        </w:rPr>
        <w:t>making inferences</w:t>
      </w:r>
      <w:r w:rsidR="0066656B" w:rsidRPr="0066656B">
        <w:rPr>
          <w:rFonts w:ascii="Times New Roman" w:hAnsi="Times New Roman" w:cs="Times New Roman"/>
        </w:rPr>
        <w:t xml:space="preserve"> about the relations among actions, goals, and environmental constraints</w:t>
      </w:r>
      <w:r w:rsidR="00D87717">
        <w:rPr>
          <w:rFonts w:ascii="Times New Roman" w:hAnsi="Times New Roman" w:cs="Times New Roman"/>
        </w:rPr>
        <w:t xml:space="preserve">. </w:t>
      </w:r>
    </w:p>
    <w:p w14:paraId="1E07945E" w14:textId="0679D17E" w:rsidR="008A7E25" w:rsidRDefault="001A3FE9" w:rsidP="008A7E25">
      <w:pPr>
        <w:spacing w:line="480" w:lineRule="auto"/>
        <w:ind w:firstLine="720"/>
        <w:contextualSpacing/>
        <w:rPr>
          <w:rFonts w:ascii="Times New Roman" w:hAnsi="Times New Roman" w:cs="Times New Roman"/>
        </w:rPr>
      </w:pPr>
      <w:r>
        <w:rPr>
          <w:rFonts w:ascii="Times New Roman" w:hAnsi="Times New Roman" w:cs="Times New Roman"/>
        </w:rPr>
        <w:t>Simulation 3 was the first step in this direction</w:t>
      </w:r>
      <w:r w:rsidR="00FB406F">
        <w:rPr>
          <w:rFonts w:ascii="Times New Roman" w:hAnsi="Times New Roman" w:cs="Times New Roman"/>
        </w:rPr>
        <w:t>.</w:t>
      </w:r>
      <w:r w:rsidR="006F3B58">
        <w:rPr>
          <w:rFonts w:ascii="Times New Roman" w:hAnsi="Times New Roman" w:cs="Times New Roman"/>
        </w:rPr>
        <w:t xml:space="preserve"> The</w:t>
      </w:r>
      <w:r w:rsidR="008F3FD0">
        <w:rPr>
          <w:rFonts w:ascii="Times New Roman" w:hAnsi="Times New Roman" w:cs="Times New Roman"/>
        </w:rPr>
        <w:t xml:space="preserve"> target behavior</w:t>
      </w:r>
      <w:r w:rsidR="00657BCF">
        <w:rPr>
          <w:rFonts w:ascii="Times New Roman" w:hAnsi="Times New Roman" w:cs="Times New Roman"/>
        </w:rPr>
        <w:t xml:space="preserve"> addressed in</w:t>
      </w:r>
      <w:r w:rsidR="006E76EE">
        <w:rPr>
          <w:rFonts w:ascii="Times New Roman" w:hAnsi="Times New Roman" w:cs="Times New Roman"/>
        </w:rPr>
        <w:t xml:space="preserve"> Simulation 3</w:t>
      </w:r>
      <w:r w:rsidR="006F3B58">
        <w:rPr>
          <w:rFonts w:ascii="Times New Roman" w:hAnsi="Times New Roman" w:cs="Times New Roman"/>
        </w:rPr>
        <w:t xml:space="preserve"> </w:t>
      </w:r>
      <w:r w:rsidR="001208F8">
        <w:rPr>
          <w:rFonts w:ascii="Times New Roman" w:hAnsi="Times New Roman" w:cs="Times New Roman"/>
        </w:rPr>
        <w:t>were the findings</w:t>
      </w:r>
      <w:r w:rsidR="006F3B58">
        <w:rPr>
          <w:rFonts w:ascii="Times New Roman" w:hAnsi="Times New Roman" w:cs="Times New Roman"/>
        </w:rPr>
        <w:t xml:space="preserve"> that infants</w:t>
      </w:r>
      <w:r w:rsidR="00B91DBE">
        <w:rPr>
          <w:rFonts w:ascii="Times New Roman" w:hAnsi="Times New Roman" w:cs="Times New Roman"/>
        </w:rPr>
        <w:t xml:space="preserve"> can ostensibly infer</w:t>
      </w:r>
      <w:r w:rsidR="006F3B58">
        <w:rPr>
          <w:rFonts w:ascii="Times New Roman" w:hAnsi="Times New Roman" w:cs="Times New Roman"/>
        </w:rPr>
        <w:t xml:space="preserve"> external constraints from an agent’s actions and goals and </w:t>
      </w:r>
      <w:r w:rsidR="001208F8">
        <w:rPr>
          <w:rFonts w:ascii="Times New Roman" w:hAnsi="Times New Roman" w:cs="Times New Roman"/>
        </w:rPr>
        <w:t xml:space="preserve">can infer </w:t>
      </w:r>
      <w:r w:rsidR="006F3B58">
        <w:rPr>
          <w:rFonts w:ascii="Times New Roman" w:hAnsi="Times New Roman" w:cs="Times New Roman"/>
        </w:rPr>
        <w:t xml:space="preserve">goals from its actions and external constraints (e.g., </w:t>
      </w:r>
      <w:proofErr w:type="spellStart"/>
      <w:r w:rsidR="006F3B58">
        <w:rPr>
          <w:rFonts w:ascii="Times New Roman" w:hAnsi="Times New Roman" w:cs="Times New Roman"/>
        </w:rPr>
        <w:t>Csibra</w:t>
      </w:r>
      <w:proofErr w:type="spellEnd"/>
      <w:r w:rsidR="006F3B58">
        <w:rPr>
          <w:rFonts w:ascii="Times New Roman" w:hAnsi="Times New Roman" w:cs="Times New Roman"/>
        </w:rPr>
        <w:t xml:space="preserve"> et al., 2003; Wagner &amp; Carey, 2005). </w:t>
      </w:r>
      <w:r w:rsidR="00657BCF">
        <w:rPr>
          <w:rFonts w:ascii="Times New Roman" w:hAnsi="Times New Roman" w:cs="Times New Roman"/>
        </w:rPr>
        <w:t xml:space="preserve">Consider the study by </w:t>
      </w:r>
      <w:proofErr w:type="spellStart"/>
      <w:r w:rsidR="00657BCF">
        <w:rPr>
          <w:rFonts w:ascii="Times New Roman" w:hAnsi="Times New Roman" w:cs="Times New Roman"/>
        </w:rPr>
        <w:t>Csibra</w:t>
      </w:r>
      <w:proofErr w:type="spellEnd"/>
      <w:r w:rsidR="00657BCF">
        <w:rPr>
          <w:rFonts w:ascii="Times New Roman" w:hAnsi="Times New Roman" w:cs="Times New Roman"/>
        </w:rPr>
        <w:t xml:space="preserve"> et al. (2003), for example. </w:t>
      </w:r>
      <w:r w:rsidR="008F3FD0">
        <w:rPr>
          <w:rFonts w:ascii="Times New Roman" w:hAnsi="Times New Roman" w:cs="Times New Roman"/>
        </w:rPr>
        <w:t>In one of the</w:t>
      </w:r>
      <w:r w:rsidR="00657BCF">
        <w:rPr>
          <w:rFonts w:ascii="Times New Roman" w:hAnsi="Times New Roman" w:cs="Times New Roman"/>
        </w:rPr>
        <w:t>ir</w:t>
      </w:r>
      <w:r w:rsidR="008F3FD0">
        <w:rPr>
          <w:rFonts w:ascii="Times New Roman" w:hAnsi="Times New Roman" w:cs="Times New Roman"/>
        </w:rPr>
        <w:t xml:space="preserve"> experiments, </w:t>
      </w:r>
      <w:r w:rsidR="008F3FD0" w:rsidRPr="00EC6297">
        <w:rPr>
          <w:rFonts w:ascii="Times New Roman" w:hAnsi="Times New Roman" w:cs="Times New Roman"/>
        </w:rPr>
        <w:t xml:space="preserve">12-month-olds were habituated to an event </w:t>
      </w:r>
      <w:r w:rsidR="008F3FD0">
        <w:rPr>
          <w:rFonts w:ascii="Times New Roman" w:hAnsi="Times New Roman" w:cs="Times New Roman"/>
        </w:rPr>
        <w:t>in which</w:t>
      </w:r>
      <w:r w:rsidR="008F3FD0" w:rsidRPr="00EC6297">
        <w:rPr>
          <w:rFonts w:ascii="Times New Roman" w:hAnsi="Times New Roman" w:cs="Times New Roman"/>
        </w:rPr>
        <w:t xml:space="preserve"> </w:t>
      </w:r>
      <w:r w:rsidR="008F3FD0">
        <w:rPr>
          <w:rFonts w:ascii="Times New Roman" w:hAnsi="Times New Roman" w:cs="Times New Roman"/>
        </w:rPr>
        <w:t xml:space="preserve">a </w:t>
      </w:r>
      <w:r w:rsidR="008F3FD0" w:rsidRPr="00EC6297">
        <w:rPr>
          <w:rFonts w:ascii="Times New Roman" w:hAnsi="Times New Roman" w:cs="Times New Roman"/>
        </w:rPr>
        <w:t>small circle entered</w:t>
      </w:r>
      <w:r w:rsidR="008F3FD0">
        <w:rPr>
          <w:rFonts w:ascii="Times New Roman" w:hAnsi="Times New Roman" w:cs="Times New Roman"/>
        </w:rPr>
        <w:t xml:space="preserve"> the screen</w:t>
      </w:r>
      <w:r w:rsidR="008F3FD0" w:rsidRPr="00EC6297">
        <w:rPr>
          <w:rFonts w:ascii="Times New Roman" w:hAnsi="Times New Roman" w:cs="Times New Roman"/>
        </w:rPr>
        <w:t xml:space="preserve"> from the bottom left</w:t>
      </w:r>
      <w:r w:rsidR="001208F8">
        <w:rPr>
          <w:rFonts w:ascii="Times New Roman" w:hAnsi="Times New Roman" w:cs="Times New Roman"/>
        </w:rPr>
        <w:t xml:space="preserve"> and a larger circle entered the screen from the bottom left; the larger circle entered the screen shortly after the small circle emerged</w:t>
      </w:r>
      <w:r w:rsidR="00C96D96">
        <w:rPr>
          <w:rFonts w:ascii="Times New Roman" w:hAnsi="Times New Roman" w:cs="Times New Roman"/>
        </w:rPr>
        <w:t xml:space="preserve"> and appeared to be chasing the smaller circle</w:t>
      </w:r>
      <w:r w:rsidR="001208F8">
        <w:rPr>
          <w:rFonts w:ascii="Times New Roman" w:hAnsi="Times New Roman" w:cs="Times New Roman"/>
        </w:rPr>
        <w:t>.</w:t>
      </w:r>
      <w:r w:rsidR="004B653C">
        <w:rPr>
          <w:rFonts w:ascii="Times New Roman" w:hAnsi="Times New Roman" w:cs="Times New Roman"/>
        </w:rPr>
        <w:t xml:space="preserve"> </w:t>
      </w:r>
      <w:r w:rsidR="001208F8">
        <w:rPr>
          <w:rFonts w:ascii="Times New Roman" w:hAnsi="Times New Roman" w:cs="Times New Roman"/>
        </w:rPr>
        <w:t>The small circle then</w:t>
      </w:r>
      <w:r w:rsidR="00C96D96">
        <w:rPr>
          <w:rFonts w:ascii="Times New Roman" w:hAnsi="Times New Roman" w:cs="Times New Roman"/>
        </w:rPr>
        <w:t xml:space="preserve"> disappeared from the screen after moving through a small gap between two bars.</w:t>
      </w:r>
      <w:r w:rsidR="008F3FD0" w:rsidRPr="00EC6297">
        <w:rPr>
          <w:rFonts w:ascii="Times New Roman" w:hAnsi="Times New Roman" w:cs="Times New Roman"/>
        </w:rPr>
        <w:t xml:space="preserve"> </w:t>
      </w:r>
      <w:r w:rsidR="00C96D96">
        <w:rPr>
          <w:rFonts w:ascii="Times New Roman" w:hAnsi="Times New Roman" w:cs="Times New Roman"/>
        </w:rPr>
        <w:t xml:space="preserve">The </w:t>
      </w:r>
      <w:r w:rsidR="002465E9">
        <w:rPr>
          <w:rFonts w:ascii="Times New Roman" w:hAnsi="Times New Roman" w:cs="Times New Roman"/>
        </w:rPr>
        <w:t xml:space="preserve">larger circle </w:t>
      </w:r>
      <w:r w:rsidR="002151DB">
        <w:rPr>
          <w:rFonts w:ascii="Times New Roman" w:hAnsi="Times New Roman" w:cs="Times New Roman"/>
        </w:rPr>
        <w:t xml:space="preserve">followed </w:t>
      </w:r>
      <w:r w:rsidR="00604A05">
        <w:rPr>
          <w:rFonts w:ascii="Times New Roman" w:hAnsi="Times New Roman" w:cs="Times New Roman"/>
        </w:rPr>
        <w:t>a short</w:t>
      </w:r>
      <w:r w:rsidR="002151DB">
        <w:rPr>
          <w:rFonts w:ascii="Times New Roman" w:hAnsi="Times New Roman" w:cs="Times New Roman"/>
        </w:rPr>
        <w:t xml:space="preserve"> distance behind the smaller circle. However, because the opening</w:t>
      </w:r>
      <w:r w:rsidR="002465E9">
        <w:rPr>
          <w:rFonts w:ascii="Times New Roman" w:hAnsi="Times New Roman" w:cs="Times New Roman"/>
        </w:rPr>
        <w:t xml:space="preserve"> between </w:t>
      </w:r>
      <w:r w:rsidR="002151DB">
        <w:rPr>
          <w:rFonts w:ascii="Times New Roman" w:hAnsi="Times New Roman" w:cs="Times New Roman"/>
        </w:rPr>
        <w:t>the two bars was too narrow for the larger circle to fit through, it move</w:t>
      </w:r>
      <w:r w:rsidR="00604A05">
        <w:rPr>
          <w:rFonts w:ascii="Times New Roman" w:hAnsi="Times New Roman" w:cs="Times New Roman"/>
        </w:rPr>
        <w:t>d</w:t>
      </w:r>
      <w:r w:rsidR="008F3FD0" w:rsidRPr="00EC6297">
        <w:rPr>
          <w:rFonts w:ascii="Times New Roman" w:hAnsi="Times New Roman" w:cs="Times New Roman"/>
        </w:rPr>
        <w:t xml:space="preserve"> around </w:t>
      </w:r>
      <w:r w:rsidR="00604A05">
        <w:rPr>
          <w:rFonts w:ascii="Times New Roman" w:hAnsi="Times New Roman" w:cs="Times New Roman"/>
        </w:rPr>
        <w:t>one of the bars</w:t>
      </w:r>
      <w:r w:rsidR="008F3FD0" w:rsidRPr="00EC6297">
        <w:rPr>
          <w:rFonts w:ascii="Times New Roman" w:hAnsi="Times New Roman" w:cs="Times New Roman"/>
        </w:rPr>
        <w:t xml:space="preserve"> before continuing in the</w:t>
      </w:r>
      <w:r w:rsidR="008F3FD0">
        <w:rPr>
          <w:rFonts w:ascii="Times New Roman" w:hAnsi="Times New Roman" w:cs="Times New Roman"/>
        </w:rPr>
        <w:t xml:space="preserve"> small circle’s </w:t>
      </w:r>
      <w:r w:rsidR="008F3FD0">
        <w:rPr>
          <w:rFonts w:ascii="Times New Roman" w:hAnsi="Times New Roman" w:cs="Times New Roman"/>
        </w:rPr>
        <w:lastRenderedPageBreak/>
        <w:t>last seen</w:t>
      </w:r>
      <w:r w:rsidR="008F3FD0" w:rsidRPr="00EC6297">
        <w:rPr>
          <w:rFonts w:ascii="Times New Roman" w:hAnsi="Times New Roman" w:cs="Times New Roman"/>
        </w:rPr>
        <w:t xml:space="preserve"> </w:t>
      </w:r>
      <w:r w:rsidR="008F3FD0">
        <w:rPr>
          <w:rFonts w:ascii="Times New Roman" w:hAnsi="Times New Roman" w:cs="Times New Roman"/>
        </w:rPr>
        <w:t>direction. Crucially, because the larger circle never reached the small</w:t>
      </w:r>
      <w:r w:rsidR="00EF17A4">
        <w:rPr>
          <w:rFonts w:ascii="Times New Roman" w:hAnsi="Times New Roman" w:cs="Times New Roman"/>
        </w:rPr>
        <w:t>er one</w:t>
      </w:r>
      <w:r w:rsidR="008F3FD0">
        <w:rPr>
          <w:rFonts w:ascii="Times New Roman" w:hAnsi="Times New Roman" w:cs="Times New Roman"/>
        </w:rPr>
        <w:t>, its goal—namely, to catch the small circle—had to be inferred.</w:t>
      </w:r>
      <w:r w:rsidR="004B653C">
        <w:rPr>
          <w:rFonts w:ascii="Times New Roman" w:hAnsi="Times New Roman" w:cs="Times New Roman"/>
        </w:rPr>
        <w:t xml:space="preserve"> In the simulation reported below, networks that are habituated to a model analogue of this event are said to be in the Inferring Goals condition. </w:t>
      </w:r>
      <w:proofErr w:type="gramStart"/>
      <w:r w:rsidR="004B653C">
        <w:rPr>
          <w:rFonts w:ascii="Times New Roman" w:hAnsi="Times New Roman" w:cs="Times New Roman"/>
        </w:rPr>
        <w:t>this</w:t>
      </w:r>
      <w:proofErr w:type="gramEnd"/>
      <w:r w:rsidR="004B653C">
        <w:rPr>
          <w:rFonts w:ascii="Times New Roman" w:hAnsi="Times New Roman" w:cs="Times New Roman"/>
        </w:rPr>
        <w:t xml:space="preserve"> condition is referred to as the Inferring Goals condition. </w:t>
      </w:r>
      <w:r w:rsidR="008F3FD0">
        <w:rPr>
          <w:rFonts w:ascii="Times New Roman" w:hAnsi="Times New Roman" w:cs="Times New Roman"/>
        </w:rPr>
        <w:t xml:space="preserve"> Infants were then shown two test events. In both test events, the gap between the two barriers was now wide enough for both circles to pass through. In the Incongruent event, the larger circle again moved around the right barrier; it passed through the gap in the Congruent event. </w:t>
      </w:r>
      <w:proofErr w:type="spellStart"/>
      <w:r w:rsidR="008F3FD0">
        <w:rPr>
          <w:rFonts w:ascii="Times New Roman" w:hAnsi="Times New Roman" w:cs="Times New Roman"/>
        </w:rPr>
        <w:t>Csibra</w:t>
      </w:r>
      <w:proofErr w:type="spellEnd"/>
      <w:r w:rsidR="008F3FD0">
        <w:rPr>
          <w:rFonts w:ascii="Times New Roman" w:hAnsi="Times New Roman" w:cs="Times New Roman"/>
        </w:rPr>
        <w:t xml:space="preserve"> et al. (2003) found that infants looked longer at the former event than at the latter. This was interpreted to mean that infants understood that the larger circle’s goal was to catch the smaller circle.</w:t>
      </w:r>
      <w:r w:rsidR="008A7E25">
        <w:rPr>
          <w:rFonts w:ascii="Times New Roman" w:hAnsi="Times New Roman" w:cs="Times New Roman"/>
        </w:rPr>
        <w:t xml:space="preserve"> In another experiment—which was briefly discussed in the Introduction—infants were habituated to Gergely </w:t>
      </w:r>
      <w:r w:rsidR="0052771D">
        <w:rPr>
          <w:rFonts w:ascii="Times New Roman" w:hAnsi="Times New Roman" w:cs="Times New Roman"/>
        </w:rPr>
        <w:t>paradigm event</w:t>
      </w:r>
      <w:r w:rsidR="00B85EAA">
        <w:rPr>
          <w:rFonts w:ascii="Times New Roman" w:hAnsi="Times New Roman" w:cs="Times New Roman"/>
        </w:rPr>
        <w:t xml:space="preserve"> in which one object moved horizontally along a visible arced path ostensibly to reach as second object</w:t>
      </w:r>
      <w:r w:rsidR="008A7E25">
        <w:rPr>
          <w:rFonts w:ascii="Times New Roman" w:hAnsi="Times New Roman" w:cs="Times New Roman"/>
        </w:rPr>
        <w:t xml:space="preserve"> except that the barrier</w:t>
      </w:r>
      <w:r w:rsidR="00B85EAA">
        <w:rPr>
          <w:rFonts w:ascii="Times New Roman" w:hAnsi="Times New Roman" w:cs="Times New Roman"/>
        </w:rPr>
        <w:t xml:space="preserve"> over which the first object passed</w:t>
      </w:r>
      <w:r w:rsidR="008A7E25">
        <w:rPr>
          <w:rFonts w:ascii="Times New Roman" w:hAnsi="Times New Roman" w:cs="Times New Roman"/>
        </w:rPr>
        <w:t xml:space="preserve"> was hidden </w:t>
      </w:r>
      <w:r w:rsidR="002A7C5F">
        <w:rPr>
          <w:rFonts w:ascii="Times New Roman" w:hAnsi="Times New Roman" w:cs="Times New Roman"/>
        </w:rPr>
        <w:t>from view by an opaque screen</w:t>
      </w:r>
      <w:r w:rsidR="008A7E25">
        <w:rPr>
          <w:rFonts w:ascii="Times New Roman" w:hAnsi="Times New Roman" w:cs="Times New Roman"/>
        </w:rPr>
        <w:t>.</w:t>
      </w:r>
      <w:r w:rsidR="00B85EAA">
        <w:rPr>
          <w:rFonts w:ascii="Times New Roman" w:hAnsi="Times New Roman" w:cs="Times New Roman"/>
        </w:rPr>
        <w:t xml:space="preserve"> </w:t>
      </w:r>
      <w:proofErr w:type="spellStart"/>
      <w:r w:rsidR="00B85EAA">
        <w:rPr>
          <w:rFonts w:ascii="Times New Roman" w:hAnsi="Times New Roman" w:cs="Times New Roman"/>
        </w:rPr>
        <w:t>Csibra</w:t>
      </w:r>
      <w:proofErr w:type="spellEnd"/>
      <w:r w:rsidR="00B85EAA">
        <w:rPr>
          <w:rFonts w:ascii="Times New Roman" w:hAnsi="Times New Roman" w:cs="Times New Roman"/>
        </w:rPr>
        <w:t xml:space="preserve"> et al. (2003) found that infants looked longer at a</w:t>
      </w:r>
      <w:r w:rsidR="0081736A">
        <w:rPr>
          <w:rFonts w:ascii="Times New Roman" w:hAnsi="Times New Roman" w:cs="Times New Roman"/>
        </w:rPr>
        <w:t xml:space="preserve"> barrierless event in which the first object followed the same arced path to reach a second object</w:t>
      </w:r>
      <w:r w:rsidR="00B85EAA">
        <w:rPr>
          <w:rFonts w:ascii="Times New Roman" w:hAnsi="Times New Roman" w:cs="Times New Roman"/>
        </w:rPr>
        <w:t xml:space="preserve"> barrierless arced test event </w:t>
      </w:r>
      <w:r w:rsidR="0081736A">
        <w:rPr>
          <w:rFonts w:ascii="Times New Roman" w:hAnsi="Times New Roman" w:cs="Times New Roman"/>
        </w:rPr>
        <w:t xml:space="preserve">(No-Obstacle test event) </w:t>
      </w:r>
      <w:r w:rsidR="00B85EAA">
        <w:rPr>
          <w:rFonts w:ascii="Times New Roman" w:hAnsi="Times New Roman" w:cs="Times New Roman"/>
        </w:rPr>
        <w:t>than at a test event</w:t>
      </w:r>
      <w:r w:rsidR="0081736A">
        <w:rPr>
          <w:rFonts w:ascii="Times New Roman" w:hAnsi="Times New Roman" w:cs="Times New Roman"/>
        </w:rPr>
        <w:t xml:space="preserve"> than at an event in which the first object</w:t>
      </w:r>
      <w:r w:rsidR="008A7E25">
        <w:rPr>
          <w:rFonts w:ascii="Times New Roman" w:hAnsi="Times New Roman" w:cs="Times New Roman"/>
        </w:rPr>
        <w:t xml:space="preserve"> </w:t>
      </w:r>
      <w:r w:rsidR="0081736A">
        <w:rPr>
          <w:rFonts w:ascii="Times New Roman" w:hAnsi="Times New Roman" w:cs="Times New Roman"/>
        </w:rPr>
        <w:t>jumped</w:t>
      </w:r>
      <w:r w:rsidR="008A7E25">
        <w:rPr>
          <w:rFonts w:ascii="Times New Roman" w:hAnsi="Times New Roman" w:cs="Times New Roman"/>
        </w:rPr>
        <w:t xml:space="preserve"> over a now visible barrier to reach the second object (Obstacle test event). The second event was identical to the first except that the obstacle was missing (No-Obstacle test event). </w:t>
      </w:r>
      <w:r w:rsidR="0081736A">
        <w:rPr>
          <w:rFonts w:ascii="Times New Roman" w:hAnsi="Times New Roman" w:cs="Times New Roman"/>
        </w:rPr>
        <w:t>This finding was</w:t>
      </w:r>
      <w:r w:rsidR="008A7E25">
        <w:rPr>
          <w:rFonts w:ascii="Times New Roman" w:hAnsi="Times New Roman" w:cs="Times New Roman"/>
        </w:rPr>
        <w:t xml:space="preserve"> interpreted </w:t>
      </w:r>
      <w:r w:rsidR="00390CFF">
        <w:rPr>
          <w:rFonts w:ascii="Times New Roman" w:hAnsi="Times New Roman" w:cs="Times New Roman"/>
        </w:rPr>
        <w:t>to mean that</w:t>
      </w:r>
      <w:r w:rsidR="008A7E25">
        <w:rPr>
          <w:rFonts w:ascii="Times New Roman" w:hAnsi="Times New Roman" w:cs="Times New Roman"/>
        </w:rPr>
        <w:t xml:space="preserve"> infants can infer invisible constraints from actions and goals. </w:t>
      </w:r>
      <w:r w:rsidR="00390CFF">
        <w:rPr>
          <w:rFonts w:ascii="Times New Roman" w:hAnsi="Times New Roman" w:cs="Times New Roman"/>
        </w:rPr>
        <w:t>These two findings together</w:t>
      </w:r>
      <w:r w:rsidR="008A7E25">
        <w:rPr>
          <w:rFonts w:ascii="Times New Roman" w:hAnsi="Times New Roman" w:cs="Times New Roman"/>
        </w:rPr>
        <w:t xml:space="preserve"> were taken to mean that infants possess a teleological stance.</w:t>
      </w:r>
    </w:p>
    <w:p w14:paraId="494D8A6D" w14:textId="77CAE751" w:rsidR="00524642" w:rsidRDefault="00B614B9" w:rsidP="00AB63C6">
      <w:pPr>
        <w:spacing w:line="480" w:lineRule="auto"/>
        <w:ind w:firstLine="720"/>
        <w:contextualSpacing/>
        <w:rPr>
          <w:rFonts w:ascii="Times New Roman" w:hAnsi="Times New Roman" w:cs="Times New Roman"/>
        </w:rPr>
      </w:pPr>
      <w:r>
        <w:rPr>
          <w:rFonts w:ascii="Times New Roman" w:hAnsi="Times New Roman" w:cs="Times New Roman"/>
        </w:rPr>
        <w:t>A point worth noting before continuing is that</w:t>
      </w:r>
      <w:r w:rsidR="008A7E25">
        <w:rPr>
          <w:rFonts w:ascii="Times New Roman" w:hAnsi="Times New Roman" w:cs="Times New Roman"/>
        </w:rPr>
        <w:t xml:space="preserve"> although the experiment </w:t>
      </w:r>
      <w:r w:rsidR="008B3E78">
        <w:rPr>
          <w:rFonts w:ascii="Times New Roman" w:hAnsi="Times New Roman" w:cs="Times New Roman"/>
        </w:rPr>
        <w:t>testing</w:t>
      </w:r>
      <w:r w:rsidR="008A7E25">
        <w:rPr>
          <w:rFonts w:ascii="Times New Roman" w:hAnsi="Times New Roman" w:cs="Times New Roman"/>
        </w:rPr>
        <w:t xml:space="preserve"> whether infants could infer goals from actions and constraints did not </w:t>
      </w:r>
      <w:r>
        <w:rPr>
          <w:rFonts w:ascii="Times New Roman" w:hAnsi="Times New Roman" w:cs="Times New Roman"/>
        </w:rPr>
        <w:t>employ</w:t>
      </w:r>
      <w:r w:rsidR="008A7E25">
        <w:rPr>
          <w:rFonts w:ascii="Times New Roman" w:hAnsi="Times New Roman" w:cs="Times New Roman"/>
        </w:rPr>
        <w:t xml:space="preserve"> </w:t>
      </w:r>
      <w:r w:rsidR="008B3E78">
        <w:rPr>
          <w:rFonts w:ascii="Times New Roman" w:hAnsi="Times New Roman" w:cs="Times New Roman"/>
        </w:rPr>
        <w:t xml:space="preserve">a </w:t>
      </w:r>
      <w:r w:rsidR="008A7E25">
        <w:rPr>
          <w:rFonts w:ascii="Times New Roman" w:hAnsi="Times New Roman" w:cs="Times New Roman"/>
        </w:rPr>
        <w:t>Gergely</w:t>
      </w:r>
      <w:r>
        <w:rPr>
          <w:rFonts w:ascii="Times New Roman" w:hAnsi="Times New Roman" w:cs="Times New Roman"/>
        </w:rPr>
        <w:t xml:space="preserve"> et al.-style</w:t>
      </w:r>
      <w:r w:rsidR="008A7E25">
        <w:rPr>
          <w:rFonts w:ascii="Times New Roman" w:hAnsi="Times New Roman" w:cs="Times New Roman"/>
        </w:rPr>
        <w:t xml:space="preserve"> paradigm, it is straightforward to recast it within </w:t>
      </w:r>
      <w:r w:rsidR="008B3E78">
        <w:rPr>
          <w:rFonts w:ascii="Times New Roman" w:hAnsi="Times New Roman" w:cs="Times New Roman"/>
        </w:rPr>
        <w:t>this</w:t>
      </w:r>
      <w:r>
        <w:rPr>
          <w:rFonts w:ascii="Times New Roman" w:hAnsi="Times New Roman" w:cs="Times New Roman"/>
        </w:rPr>
        <w:t xml:space="preserve"> paradigm</w:t>
      </w:r>
      <w:r w:rsidR="008A7E25">
        <w:rPr>
          <w:rFonts w:ascii="Times New Roman" w:hAnsi="Times New Roman" w:cs="Times New Roman"/>
        </w:rPr>
        <w:t xml:space="preserve">. For example, the habituation </w:t>
      </w:r>
      <w:r w:rsidR="008A7E25">
        <w:rPr>
          <w:rFonts w:ascii="Times New Roman" w:hAnsi="Times New Roman" w:cs="Times New Roman"/>
        </w:rPr>
        <w:lastRenderedPageBreak/>
        <w:t>event</w:t>
      </w:r>
      <w:r w:rsidR="008B3E78">
        <w:rPr>
          <w:rFonts w:ascii="Times New Roman" w:hAnsi="Times New Roman" w:cs="Times New Roman"/>
        </w:rPr>
        <w:t xml:space="preserve"> </w:t>
      </w:r>
      <w:r w:rsidR="008A7E25">
        <w:rPr>
          <w:rFonts w:ascii="Times New Roman" w:hAnsi="Times New Roman" w:cs="Times New Roman"/>
        </w:rPr>
        <w:t>could be stopped after the first object clears the barrier</w:t>
      </w:r>
      <w:r w:rsidR="008B3E78">
        <w:rPr>
          <w:rFonts w:ascii="Times New Roman" w:hAnsi="Times New Roman" w:cs="Times New Roman"/>
        </w:rPr>
        <w:t xml:space="preserve"> but before the first object reaches the second</w:t>
      </w:r>
      <w:r w:rsidR="008A7E25">
        <w:rPr>
          <w:rFonts w:ascii="Times New Roman" w:hAnsi="Times New Roman" w:cs="Times New Roman"/>
        </w:rPr>
        <w:t xml:space="preserve">. Because observers never see the first object reach the second in this configuration, observers must infer that the second object is the first object’s goal. Simulation 3 adopted this approach. </w:t>
      </w:r>
      <w:r w:rsidR="00E66072">
        <w:rPr>
          <w:rFonts w:ascii="Times New Roman" w:hAnsi="Times New Roman" w:cs="Times New Roman"/>
        </w:rPr>
        <w:t xml:space="preserve">A complication that recasting this experiment within the context </w:t>
      </w:r>
      <w:r w:rsidR="00423BAA">
        <w:rPr>
          <w:rFonts w:ascii="Times New Roman" w:hAnsi="Times New Roman" w:cs="Times New Roman"/>
        </w:rPr>
        <w:t>the Gergely et al. paradigm</w:t>
      </w:r>
      <w:r w:rsidR="00E66072">
        <w:rPr>
          <w:rFonts w:ascii="Times New Roman" w:hAnsi="Times New Roman" w:cs="Times New Roman"/>
        </w:rPr>
        <w:t xml:space="preserve"> avoids is that it ensures that any failure by ALIAS to reproduce infants’ responses cannot be attributed to changes in the model architecture relative to previous simulations but instead to limitations of the theoretical proposal that the model instantiates.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488ED572"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r w:rsidR="00663CD3">
        <w:rPr>
          <w:rFonts w:ascii="Times New Roman" w:hAnsi="Times New Roman" w:cs="Times New Roman"/>
          <w:b/>
          <w:bCs/>
        </w:rPr>
        <w:t xml:space="preserve">: </w:t>
      </w:r>
      <w:r w:rsidR="00663CD3" w:rsidRPr="00663CD3">
        <w:rPr>
          <w:rFonts w:ascii="Times New Roman" w:hAnsi="Times New Roman" w:cs="Times New Roman"/>
          <w:b/>
          <w:bCs/>
        </w:rPr>
        <w:t>Bidirectional inferences about actions, goals, and constraints.</w:t>
      </w:r>
    </w:p>
    <w:p w14:paraId="413E4886" w14:textId="0CB7F361"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r w:rsidR="006912FB">
        <w:rPr>
          <w:rFonts w:ascii="Times New Roman" w:hAnsi="Times New Roman" w:cs="Times New Roman"/>
        </w:rPr>
        <w:t>can</w:t>
      </w:r>
      <w:r>
        <w:rPr>
          <w:rFonts w:ascii="Times New Roman" w:hAnsi="Times New Roman" w:cs="Times New Roman"/>
        </w:rPr>
        <w:t xml:space="preserve"> </w:t>
      </w:r>
      <w:r w:rsidR="00EF17A4">
        <w:rPr>
          <w:rFonts w:ascii="Times New Roman" w:hAnsi="Times New Roman" w:cs="Times New Roman"/>
        </w:rPr>
        <w:t xml:space="preserve">ostensibly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w:t>
      </w:r>
      <w:r w:rsidR="00BF429B">
        <w:rPr>
          <w:rFonts w:ascii="Times New Roman" w:hAnsi="Times New Roman" w:cs="Times New Roman"/>
        </w:rPr>
        <w:t xml:space="preserve"> Non-contiguity was implemented in a similar model for networks assigned to this condition in OM10</w:t>
      </w:r>
      <w:r w:rsidR="0070301A">
        <w:rPr>
          <w:rFonts w:ascii="Times New Roman" w:hAnsi="Times New Roman" w:cs="Times New Roman"/>
        </w:rPr>
        <w:t xml:space="preserve"> and OM10-2</w:t>
      </w:r>
      <w:r w:rsidR="003C0B21">
        <w:rPr>
          <w:rFonts w:ascii="Times New Roman" w:hAnsi="Times New Roman" w:cs="Times New Roman"/>
        </w:rPr>
        <w:t>.</w:t>
      </w:r>
      <w:r>
        <w:rPr>
          <w:rFonts w:ascii="Times New Roman" w:hAnsi="Times New Roman" w:cs="Times New Roman"/>
        </w:rPr>
        <w:t xml:space="preserve"> </w:t>
      </w:r>
      <w:r w:rsidR="006912FB">
        <w:rPr>
          <w:rFonts w:ascii="Times New Roman" w:hAnsi="Times New Roman" w:cs="Times New Roman"/>
        </w:rPr>
        <w:t>The</w:t>
      </w:r>
      <w:r>
        <w:rPr>
          <w:rFonts w:ascii="Times New Roman" w:hAnsi="Times New Roman" w:cs="Times New Roman"/>
        </w:rPr>
        <w:t xml:space="preserve"> </w:t>
      </w:r>
      <w:r w:rsidR="00E31E98">
        <w:rPr>
          <w:rFonts w:ascii="Times New Roman" w:hAnsi="Times New Roman" w:cs="Times New Roman"/>
        </w:rPr>
        <w:t>habituation event in the</w:t>
      </w:r>
      <w:r>
        <w:rPr>
          <w:rFonts w:ascii="Times New Roman" w:hAnsi="Times New Roman" w:cs="Times New Roman"/>
        </w:rPr>
        <w:t xml:space="preserve"> Inferring Constraints condition was identical to that used Simulation 1</w:t>
      </w:r>
      <w:r w:rsidR="00A578C0">
        <w:rPr>
          <w:rFonts w:ascii="Times New Roman" w:hAnsi="Times New Roman" w:cs="Times New Roman"/>
        </w:rPr>
        <w:t>a</w:t>
      </w:r>
      <w:r>
        <w:rPr>
          <w:rFonts w:ascii="Times New Roman" w:hAnsi="Times New Roman" w:cs="Times New Roman"/>
        </w:rPr>
        <w:t xml:space="preserve"> except that barrier information was missing</w:t>
      </w:r>
      <w:r w:rsidR="00797B56">
        <w:rPr>
          <w:rFonts w:ascii="Times New Roman" w:hAnsi="Times New Roman" w:cs="Times New Roman"/>
        </w:rPr>
        <w:t>; that is,</w:t>
      </w:r>
      <w:r w:rsidR="00EF17A4">
        <w:rPr>
          <w:rFonts w:ascii="Times New Roman" w:hAnsi="Times New Roman" w:cs="Times New Roman"/>
        </w:rPr>
        <w:t xml:space="preserve"> </w:t>
      </w:r>
      <w:r w:rsidR="00797B56">
        <w:rPr>
          <w:rFonts w:ascii="Times New Roman" w:hAnsi="Times New Roman" w:cs="Times New Roman"/>
        </w:rPr>
        <w:t xml:space="preserve">the </w:t>
      </w:r>
      <w:r>
        <w:rPr>
          <w:rFonts w:ascii="Times New Roman" w:hAnsi="Times New Roman" w:cs="Times New Roman"/>
        </w:rPr>
        <w:t>Barrier Height and Barrier Position groups</w:t>
      </w:r>
      <w:r w:rsidR="00797B56">
        <w:rPr>
          <w:rFonts w:ascii="Times New Roman" w:hAnsi="Times New Roman" w:cs="Times New Roman"/>
        </w:rPr>
        <w:t xml:space="preserve"> were removed</w:t>
      </w:r>
      <w:r w:rsidR="005F3778">
        <w:rPr>
          <w:rFonts w:ascii="Times New Roman" w:hAnsi="Times New Roman" w:cs="Times New Roman"/>
        </w:rPr>
        <w:t>; barrier information was also removed for networks assigned to this condition in OM10</w:t>
      </w:r>
      <w:r w:rsidR="00CF1586">
        <w:rPr>
          <w:rFonts w:ascii="Times New Roman" w:hAnsi="Times New Roman" w:cs="Times New Roman"/>
        </w:rPr>
        <w:t xml:space="preserve"> and OM10-2</w:t>
      </w:r>
      <w:r>
        <w:rPr>
          <w:rFonts w:ascii="Times New Roman" w:hAnsi="Times New Roman" w:cs="Times New Roman"/>
        </w:rPr>
        <w:t>.</w:t>
      </w:r>
      <w:r w:rsidR="00084C35">
        <w:rPr>
          <w:rFonts w:ascii="Times New Roman" w:hAnsi="Times New Roman" w:cs="Times New Roman"/>
        </w:rPr>
        <w:t xml:space="preserve"> Given that the studies associated with the behaviors that were the targets of this simulation were qualitatively different than those associated with </w:t>
      </w:r>
      <w:r w:rsidR="00E31E98">
        <w:rPr>
          <w:rFonts w:ascii="Times New Roman" w:hAnsi="Times New Roman" w:cs="Times New Roman"/>
        </w:rPr>
        <w:t>the behavioral targets</w:t>
      </w:r>
      <w:r w:rsidR="00084C35">
        <w:rPr>
          <w:rFonts w:ascii="Times New Roman" w:hAnsi="Times New Roman" w:cs="Times New Roman"/>
        </w:rPr>
        <w:t xml:space="preserve"> of Simulation </w:t>
      </w:r>
      <w:r w:rsidR="0005038D">
        <w:rPr>
          <w:rFonts w:ascii="Times New Roman" w:hAnsi="Times New Roman" w:cs="Times New Roman"/>
        </w:rPr>
        <w:t>1, ALIAS’s</w:t>
      </w:r>
      <w:r w:rsidR="004A2FD3">
        <w:rPr>
          <w:rFonts w:ascii="Times New Roman" w:hAnsi="Times New Roman" w:cs="Times New Roman"/>
        </w:rPr>
        <w:t xml:space="preserve"> performance</w:t>
      </w:r>
      <w:r w:rsidR="00084C35">
        <w:rPr>
          <w:rFonts w:ascii="Times New Roman" w:hAnsi="Times New Roman" w:cs="Times New Roman"/>
        </w:rPr>
        <w:t xml:space="preserve"> was</w:t>
      </w:r>
      <w:r w:rsidR="0005038D">
        <w:rPr>
          <w:rFonts w:ascii="Times New Roman" w:hAnsi="Times New Roman" w:cs="Times New Roman"/>
        </w:rPr>
        <w:t xml:space="preserve"> once</w:t>
      </w:r>
      <w:r w:rsidR="00084C35">
        <w:rPr>
          <w:rFonts w:ascii="Times New Roman" w:hAnsi="Times New Roman" w:cs="Times New Roman"/>
        </w:rPr>
        <w:t xml:space="preserve"> again</w:t>
      </w:r>
      <w:r w:rsidR="004A2FD3">
        <w:rPr>
          <w:rFonts w:ascii="Times New Roman" w:hAnsi="Times New Roman" w:cs="Times New Roman"/>
        </w:rPr>
        <w:t xml:space="preserve"> compared to that of ALIAS-2, OM10, and </w:t>
      </w:r>
      <w:r w:rsidR="004A2FD3">
        <w:rPr>
          <w:rFonts w:ascii="Times New Roman" w:hAnsi="Times New Roman" w:cs="Times New Roman"/>
        </w:rPr>
        <w:lastRenderedPageBreak/>
        <w:t>OM10-2.</w:t>
      </w:r>
      <w:r w:rsidR="00607174">
        <w:rPr>
          <w:rFonts w:ascii="Times New Roman" w:hAnsi="Times New Roman" w:cs="Times New Roman"/>
        </w:rPr>
        <w:t xml:space="preserve"> </w:t>
      </w:r>
      <w:r w:rsidR="007E62C2">
        <w:rPr>
          <w:rFonts w:ascii="Times New Roman" w:hAnsi="Times New Roman" w:cs="Times New Roman"/>
        </w:rPr>
        <w:t xml:space="preserve"> Note that</w:t>
      </w:r>
      <w:r w:rsidR="00073E90">
        <w:rPr>
          <w:rFonts w:ascii="Times New Roman" w:hAnsi="Times New Roman" w:cs="Times New Roman"/>
        </w:rPr>
        <w:t xml:space="preserve"> non-contiguity was implemented in a similar manner for </w:t>
      </w:r>
      <w:r w:rsidR="00A76C18">
        <w:rPr>
          <w:rFonts w:ascii="Times New Roman" w:hAnsi="Times New Roman" w:cs="Times New Roman"/>
        </w:rPr>
        <w:t xml:space="preserve">OM10 (and OM10-2) </w:t>
      </w:r>
      <w:r w:rsidR="00073E90">
        <w:rPr>
          <w:rFonts w:ascii="Times New Roman" w:hAnsi="Times New Roman" w:cs="Times New Roman"/>
        </w:rPr>
        <w:t xml:space="preserve">networks assigned to the Inferring Goals condition </w:t>
      </w:r>
      <w:ins w:id="1208" w:author="Benton, Deon" w:date="2026-05-15T23:52:00Z" w16du:dateUtc="2026-05-16T04:52:00Z">
        <w:r w:rsidR="007207DC">
          <w:rPr>
            <w:rFonts w:ascii="Times New Roman" w:hAnsi="Times New Roman" w:cs="Times New Roman"/>
          </w:rPr>
          <w:t xml:space="preserve">as </w:t>
        </w:r>
      </w:ins>
      <w:r w:rsidR="00A76C18">
        <w:rPr>
          <w:rFonts w:ascii="Times New Roman" w:hAnsi="Times New Roman" w:cs="Times New Roman"/>
        </w:rPr>
        <w:t>that for ALIAS networks assigned to this condition. This was achieved by stopping the agent one cell earlier than ne</w:t>
      </w:r>
      <w:r w:rsidR="00554B63">
        <w:rPr>
          <w:rFonts w:ascii="Times New Roman" w:hAnsi="Times New Roman" w:cs="Times New Roman"/>
        </w:rPr>
        <w:t xml:space="preserve">eded to reach the goal. </w:t>
      </w:r>
      <w:r w:rsidR="00A76C18">
        <w:rPr>
          <w:rFonts w:ascii="Times New Roman" w:hAnsi="Times New Roman" w:cs="Times New Roman"/>
        </w:rPr>
        <w:t xml:space="preserve">Likewise, </w:t>
      </w:r>
      <w:r w:rsidR="00554B63">
        <w:rPr>
          <w:rFonts w:ascii="Times New Roman" w:hAnsi="Times New Roman" w:cs="Times New Roman"/>
        </w:rPr>
        <w:t xml:space="preserve">barrier information was removed for </w:t>
      </w:r>
      <w:r w:rsidR="00D17834">
        <w:rPr>
          <w:rFonts w:ascii="Times New Roman" w:hAnsi="Times New Roman" w:cs="Times New Roman"/>
        </w:rPr>
        <w:t xml:space="preserve">OM10 </w:t>
      </w:r>
      <w:r w:rsidR="00554B63">
        <w:rPr>
          <w:rFonts w:ascii="Times New Roman" w:hAnsi="Times New Roman" w:cs="Times New Roman"/>
        </w:rPr>
        <w:t>networks in the Inferring Constraints condition by making such information invisible during habituation; that is, the barrier could neither contribute to other units’ net inputs nor to updates to the network weights</w:t>
      </w:r>
      <w:r w:rsidR="00D17834">
        <w:rPr>
          <w:rFonts w:ascii="Times New Roman" w:hAnsi="Times New Roman" w:cs="Times New Roman"/>
        </w:rPr>
        <w:t xml:space="preserve"> during habituation</w:t>
      </w:r>
      <w:r w:rsidR="00554B63">
        <w:rPr>
          <w:rFonts w:ascii="Times New Roman" w:hAnsi="Times New Roman" w:cs="Times New Roman"/>
        </w:rPr>
        <w:t>.</w:t>
      </w:r>
      <w:r w:rsidR="007E62C2">
        <w:rPr>
          <w:rFonts w:ascii="Times New Roman" w:hAnsi="Times New Roman" w:cs="Times New Roman"/>
        </w:rPr>
        <w:t xml:space="preserve"> ALIAS-2 was</w:t>
      </w:r>
      <w:r w:rsidR="00592AF0">
        <w:rPr>
          <w:rFonts w:ascii="Times New Roman" w:hAnsi="Times New Roman" w:cs="Times New Roman"/>
        </w:rPr>
        <w:t xml:space="preserve"> also</w:t>
      </w:r>
      <w:r w:rsidR="007E62C2">
        <w:rPr>
          <w:rFonts w:ascii="Times New Roman" w:hAnsi="Times New Roman" w:cs="Times New Roman"/>
        </w:rPr>
        <w:t xml:space="preserve"> identical to ALIAS except that </w:t>
      </w:r>
      <w:r w:rsidR="00592AF0">
        <w:rPr>
          <w:rFonts w:ascii="Times New Roman" w:hAnsi="Times New Roman" w:cs="Times New Roman"/>
        </w:rPr>
        <w:t xml:space="preserve">peripherally and centrally located barriers were equivalently salient. </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21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9"/>
      </w:tblGrid>
      <w:tr w:rsidR="00B545F1" w14:paraId="4BB917D3" w14:textId="77777777" w:rsidTr="007B60E9">
        <w:trPr>
          <w:trHeight w:val="5834"/>
        </w:trPr>
        <w:tc>
          <w:tcPr>
            <w:tcW w:w="12149" w:type="dxa"/>
          </w:tcPr>
          <w:tbl>
            <w:tblPr>
              <w:tblStyle w:val="TableGrid"/>
              <w:tblW w:w="1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5616"/>
            </w:tblGrid>
            <w:tr w:rsidR="00A9551C" w14:paraId="6576761D" w14:textId="77777777" w:rsidTr="007F720E">
              <w:trPr>
                <w:trHeight w:val="3423"/>
              </w:trPr>
              <w:tc>
                <w:tcPr>
                  <w:tcW w:w="5616" w:type="dxa"/>
                </w:tcPr>
                <w:p w14:paraId="7B3DBCF2" w14:textId="16DBFE97" w:rsidR="00D10F0D" w:rsidRDefault="00B545F1" w:rsidP="000E7BCF">
                  <w:pPr>
                    <w:keepNext/>
                    <w:spacing w:line="480" w:lineRule="auto"/>
                    <w:contextualSpacing/>
                  </w:pPr>
                  <w:r>
                    <w:rPr>
                      <w:noProof/>
                    </w:rPr>
                    <w:lastRenderedPageBreak/>
                    <w:drawing>
                      <wp:inline distT="0" distB="0" distL="0" distR="0" wp14:anchorId="10C2B53C" wp14:editId="253098AE">
                        <wp:extent cx="3425408" cy="2095500"/>
                        <wp:effectExtent l="0" t="0" r="3810" b="0"/>
                        <wp:docPr id="101013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498" name="Picture 10101349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66754" cy="2120793"/>
                                </a:xfrm>
                                <a:prstGeom prst="rect">
                                  <a:avLst/>
                                </a:prstGeom>
                              </pic:spPr>
                            </pic:pic>
                          </a:graphicData>
                        </a:graphic>
                      </wp:inline>
                    </w:drawing>
                  </w:r>
                </w:p>
              </w:tc>
              <w:tc>
                <w:tcPr>
                  <w:tcW w:w="5482" w:type="dxa"/>
                </w:tcPr>
                <w:p w14:paraId="0A8683AF" w14:textId="43042731" w:rsidR="00D10F0D" w:rsidRDefault="007B60E9" w:rsidP="000E7BCF">
                  <w:pPr>
                    <w:keepNext/>
                    <w:spacing w:line="480" w:lineRule="auto"/>
                    <w:contextualSpacing/>
                  </w:pPr>
                  <w:r>
                    <w:rPr>
                      <w:noProof/>
                    </w:rPr>
                    <w:drawing>
                      <wp:inline distT="0" distB="0" distL="0" distR="0" wp14:anchorId="11604916" wp14:editId="122EB709">
                        <wp:extent cx="3409836" cy="2085975"/>
                        <wp:effectExtent l="0" t="0" r="635" b="0"/>
                        <wp:docPr id="1144691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1590" name="Picture 114469159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39715" cy="2104253"/>
                                </a:xfrm>
                                <a:prstGeom prst="rect">
                                  <a:avLst/>
                                </a:prstGeom>
                              </pic:spPr>
                            </pic:pic>
                          </a:graphicData>
                        </a:graphic>
                      </wp:inline>
                    </w:drawing>
                  </w:r>
                </w:p>
              </w:tc>
            </w:tr>
            <w:tr w:rsidR="00A9551C" w14:paraId="6D40EB6C" w14:textId="77777777" w:rsidTr="007F720E">
              <w:trPr>
                <w:trHeight w:val="3298"/>
              </w:trPr>
              <w:tc>
                <w:tcPr>
                  <w:tcW w:w="5616" w:type="dxa"/>
                </w:tcPr>
                <w:p w14:paraId="11C252C9" w14:textId="0A4C3B4F" w:rsidR="002C1EA7" w:rsidRDefault="00B545F1" w:rsidP="000E7BCF">
                  <w:pPr>
                    <w:keepNext/>
                    <w:spacing w:line="480" w:lineRule="auto"/>
                    <w:contextualSpacing/>
                    <w:rPr>
                      <w:noProof/>
                    </w:rPr>
                  </w:pPr>
                  <w:r>
                    <w:rPr>
                      <w:noProof/>
                    </w:rPr>
                    <w:drawing>
                      <wp:inline distT="0" distB="0" distL="0" distR="0" wp14:anchorId="298BF80D" wp14:editId="6B2554AF">
                        <wp:extent cx="3425408" cy="2095500"/>
                        <wp:effectExtent l="0" t="0" r="3810" b="0"/>
                        <wp:docPr id="955738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8836" name="Picture 95573883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43843" cy="2106778"/>
                                </a:xfrm>
                                <a:prstGeom prst="rect">
                                  <a:avLst/>
                                </a:prstGeom>
                              </pic:spPr>
                            </pic:pic>
                          </a:graphicData>
                        </a:graphic>
                      </wp:inline>
                    </w:drawing>
                  </w:r>
                </w:p>
              </w:tc>
              <w:tc>
                <w:tcPr>
                  <w:tcW w:w="5482" w:type="dxa"/>
                </w:tcPr>
                <w:p w14:paraId="66EEABC7" w14:textId="13BC9255" w:rsidR="002C1EA7" w:rsidRDefault="007B60E9" w:rsidP="000E7BCF">
                  <w:pPr>
                    <w:keepNext/>
                    <w:spacing w:line="480" w:lineRule="auto"/>
                    <w:contextualSpacing/>
                    <w:rPr>
                      <w:noProof/>
                    </w:rPr>
                  </w:pPr>
                  <w:r>
                    <w:rPr>
                      <w:noProof/>
                    </w:rPr>
                    <w:drawing>
                      <wp:inline distT="0" distB="0" distL="0" distR="0" wp14:anchorId="4446714A" wp14:editId="3950C86A">
                        <wp:extent cx="3425408" cy="2095500"/>
                        <wp:effectExtent l="0" t="0" r="3810" b="0"/>
                        <wp:docPr id="874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686" name="Picture 874568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38932" cy="2103773"/>
                                </a:xfrm>
                                <a:prstGeom prst="rect">
                                  <a:avLst/>
                                </a:prstGeom>
                              </pic:spPr>
                            </pic:pic>
                          </a:graphicData>
                        </a:graphic>
                      </wp:inline>
                    </w:drawing>
                  </w:r>
                </w:p>
              </w:tc>
            </w:tr>
          </w:tbl>
          <w:p w14:paraId="6816BF63" w14:textId="3ACCF9D4" w:rsidR="000E7BCF" w:rsidRPr="00F20CB1" w:rsidRDefault="000E7BCF" w:rsidP="007F720E">
            <w:pPr>
              <w:pStyle w:val="Caption"/>
              <w:keepNext/>
              <w:rPr>
                <w:rFonts w:ascii="Times New Roman" w:hAnsi="Times New Roman" w:cs="Times New Roman"/>
                <w:i w:val="0"/>
                <w:iCs w:val="0"/>
                <w:sz w:val="24"/>
                <w:szCs w:val="24"/>
              </w:rPr>
            </w:pPr>
          </w:p>
        </w:tc>
      </w:tr>
    </w:tbl>
    <w:p w14:paraId="385269F1" w14:textId="477DE400" w:rsidR="00344626" w:rsidRDefault="007F720E" w:rsidP="007F720E">
      <w:pPr>
        <w:pStyle w:val="Caption"/>
        <w:rPr>
          <w:rFonts w:ascii="Times New Roman" w:hAnsi="Times New Roman" w:cs="Times New Roman"/>
        </w:rPr>
      </w:pPr>
      <w:r w:rsidRPr="007F720E">
        <w:rPr>
          <w:rFonts w:ascii="Times New Roman" w:hAnsi="Times New Roman" w:cs="Times New Roman"/>
          <w:b/>
          <w:bCs/>
          <w:i w:val="0"/>
          <w:iCs w:val="0"/>
          <w:color w:val="auto"/>
          <w:sz w:val="24"/>
          <w:szCs w:val="24"/>
        </w:rPr>
        <w:t xml:space="preserve">Figure </w:t>
      </w:r>
      <w:r w:rsidRPr="007F720E">
        <w:rPr>
          <w:rFonts w:ascii="Times New Roman" w:hAnsi="Times New Roman" w:cs="Times New Roman"/>
          <w:b/>
          <w:bCs/>
          <w:i w:val="0"/>
          <w:iCs w:val="0"/>
          <w:color w:val="auto"/>
          <w:sz w:val="24"/>
          <w:szCs w:val="24"/>
        </w:rPr>
        <w:fldChar w:fldCharType="begin"/>
      </w:r>
      <w:r w:rsidRPr="007F720E">
        <w:rPr>
          <w:rFonts w:ascii="Times New Roman" w:hAnsi="Times New Roman" w:cs="Times New Roman"/>
          <w:b/>
          <w:bCs/>
          <w:i w:val="0"/>
          <w:iCs w:val="0"/>
          <w:color w:val="auto"/>
          <w:sz w:val="24"/>
          <w:szCs w:val="24"/>
        </w:rPr>
        <w:instrText xml:space="preserve"> SEQ Figure \* ARABIC </w:instrText>
      </w:r>
      <w:r w:rsidRPr="007F720E">
        <w:rPr>
          <w:rFonts w:ascii="Times New Roman" w:hAnsi="Times New Roman" w:cs="Times New Roman"/>
          <w:b/>
          <w:bCs/>
          <w:i w:val="0"/>
          <w:iCs w:val="0"/>
          <w:color w:val="auto"/>
          <w:sz w:val="24"/>
          <w:szCs w:val="24"/>
        </w:rPr>
        <w:fldChar w:fldCharType="separate"/>
      </w:r>
      <w:r w:rsidR="00014507">
        <w:rPr>
          <w:rFonts w:ascii="Times New Roman" w:hAnsi="Times New Roman" w:cs="Times New Roman"/>
          <w:b/>
          <w:bCs/>
          <w:i w:val="0"/>
          <w:iCs w:val="0"/>
          <w:noProof/>
          <w:color w:val="auto"/>
          <w:sz w:val="24"/>
          <w:szCs w:val="24"/>
        </w:rPr>
        <w:t>10</w:t>
      </w:r>
      <w:r w:rsidRPr="007F720E">
        <w:rPr>
          <w:rFonts w:ascii="Times New Roman" w:hAnsi="Times New Roman" w:cs="Times New Roman"/>
          <w:b/>
          <w:bCs/>
          <w:i w:val="0"/>
          <w:iCs w:val="0"/>
          <w:color w:val="auto"/>
          <w:sz w:val="24"/>
          <w:szCs w:val="24"/>
        </w:rPr>
        <w:fldChar w:fldCharType="end"/>
      </w:r>
      <w:r w:rsidRPr="007F720E">
        <w:rPr>
          <w:rFonts w:ascii="Times New Roman" w:hAnsi="Times New Roman" w:cs="Times New Roman"/>
          <w:b/>
          <w:bCs/>
          <w:i w:val="0"/>
          <w:iCs w:val="0"/>
          <w:color w:val="auto"/>
          <w:sz w:val="24"/>
          <w:szCs w:val="24"/>
        </w:rPr>
        <w:t xml:space="preserve">. </w:t>
      </w:r>
      <w:r>
        <w:rPr>
          <w:rFonts w:ascii="Times New Roman" w:hAnsi="Times New Roman" w:cs="Times New Roman"/>
          <w:i w:val="0"/>
          <w:iCs w:val="0"/>
          <w:color w:val="000000" w:themeColor="text1"/>
          <w:sz w:val="24"/>
          <w:szCs w:val="24"/>
        </w:rPr>
        <w:t>Performance of ALIAS.</w:t>
      </w:r>
      <w:r w:rsidRPr="00F20CB1">
        <w:rPr>
          <w:rFonts w:ascii="Times New Roman" w:hAnsi="Times New Roman" w:cs="Times New Roman"/>
          <w:i w:val="0"/>
          <w:iCs w:val="0"/>
          <w:color w:val="000000" w:themeColor="text1"/>
          <w:sz w:val="24"/>
          <w:szCs w:val="24"/>
        </w:rPr>
        <w:t xml:space="preserve"> </w:t>
      </w:r>
      <w:r w:rsidR="00305CF3">
        <w:rPr>
          <w:rFonts w:ascii="Times New Roman" w:hAnsi="Times New Roman" w:cs="Times New Roman"/>
          <w:i w:val="0"/>
          <w:iCs w:val="0"/>
          <w:color w:val="000000" w:themeColor="text1"/>
          <w:sz w:val="24"/>
          <w:szCs w:val="24"/>
        </w:rPr>
        <w:t>Plotted is the mean</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w:t>
      </w:r>
      <w:r w:rsidR="00305CF3">
        <w:rPr>
          <w:rFonts w:ascii="Times New Roman" w:hAnsi="Times New Roman" w:cs="Times New Roman"/>
          <w:i w:val="0"/>
          <w:iCs w:val="0"/>
          <w:color w:val="000000" w:themeColor="text1"/>
          <w:sz w:val="24"/>
          <w:szCs w:val="24"/>
        </w:rPr>
        <w:t>in the</w:t>
      </w:r>
      <w:r w:rsidRPr="00F20CB1">
        <w:rPr>
          <w:rFonts w:ascii="Times New Roman" w:hAnsi="Times New Roman" w:cs="Times New Roman"/>
          <w:i w:val="0"/>
          <w:iCs w:val="0"/>
          <w:color w:val="000000" w:themeColor="text1"/>
          <w:sz w:val="24"/>
          <w:szCs w:val="24"/>
        </w:rPr>
        <w:t xml:space="preserv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305CF3">
        <w:rPr>
          <w:rFonts w:ascii="Times New Roman" w:hAnsi="Times New Roman" w:cs="Times New Roman"/>
          <w:i w:val="0"/>
          <w:iCs w:val="0"/>
          <w:color w:val="000000" w:themeColor="text1"/>
          <w:sz w:val="24"/>
          <w:szCs w:val="24"/>
        </w:rPr>
        <w:t xml:space="preserve"> (left column)</w:t>
      </w:r>
      <w:r>
        <w:rPr>
          <w:rFonts w:ascii="Times New Roman" w:hAnsi="Times New Roman" w:cs="Times New Roman"/>
          <w:i w:val="0"/>
          <w:iCs w:val="0"/>
          <w:color w:val="000000" w:themeColor="text1"/>
          <w:sz w:val="24"/>
          <w:szCs w:val="24"/>
        </w:rPr>
        <w:t xml:space="preserve"> and to the Obstacle and No-Obstacle test events</w:t>
      </w:r>
      <w:r w:rsidR="00305CF3">
        <w:rPr>
          <w:rFonts w:ascii="Times New Roman" w:hAnsi="Times New Roman" w:cs="Times New Roman"/>
          <w:i w:val="0"/>
          <w:iCs w:val="0"/>
          <w:color w:val="000000" w:themeColor="text1"/>
          <w:sz w:val="24"/>
          <w:szCs w:val="24"/>
        </w:rPr>
        <w:t xml:space="preserve"> for networks in the Inferring Constraints condition</w:t>
      </w:r>
      <w:r>
        <w:rPr>
          <w:rFonts w:ascii="Times New Roman" w:hAnsi="Times New Roman" w:cs="Times New Roman"/>
          <w:i w:val="0"/>
          <w:iCs w:val="0"/>
          <w:color w:val="000000" w:themeColor="text1"/>
          <w:sz w:val="24"/>
          <w:szCs w:val="24"/>
        </w:rPr>
        <w:t xml:space="preserve"> across habituation epochs (</w:t>
      </w:r>
      <w:r w:rsidR="00305CF3">
        <w:rPr>
          <w:rFonts w:ascii="Times New Roman" w:hAnsi="Times New Roman" w:cs="Times New Roman"/>
          <w:i w:val="0"/>
          <w:iCs w:val="0"/>
          <w:color w:val="000000" w:themeColor="text1"/>
          <w:sz w:val="24"/>
          <w:szCs w:val="24"/>
        </w:rPr>
        <w:t>top row</w:t>
      </w:r>
      <w:r>
        <w:rPr>
          <w:rFonts w:ascii="Times New Roman" w:hAnsi="Times New Roman" w:cs="Times New Roman"/>
          <w:i w:val="0"/>
          <w:iCs w:val="0"/>
          <w:color w:val="000000" w:themeColor="text1"/>
          <w:sz w:val="24"/>
          <w:szCs w:val="24"/>
        </w:rPr>
        <w:t>)</w:t>
      </w:r>
      <w:r w:rsidR="00305CF3">
        <w:rPr>
          <w:rFonts w:ascii="Times New Roman" w:hAnsi="Times New Roman" w:cs="Times New Roman"/>
          <w:i w:val="0"/>
          <w:iCs w:val="0"/>
          <w:color w:val="000000" w:themeColor="text1"/>
          <w:sz w:val="24"/>
          <w:szCs w:val="24"/>
        </w:rPr>
        <w:t xml:space="preserve"> and overall (bottom row)</w:t>
      </w:r>
      <w:r w:rsidRPr="00F20CB1">
        <w:rPr>
          <w:rFonts w:ascii="Times New Roman" w:hAnsi="Times New Roman" w:cs="Times New Roman"/>
          <w:i w:val="0"/>
          <w:iCs w:val="0"/>
          <w:color w:val="000000" w:themeColor="text1"/>
          <w:sz w:val="24"/>
          <w:szCs w:val="24"/>
        </w:rPr>
        <w:t>.</w:t>
      </w:r>
    </w:p>
    <w:p w14:paraId="132B59B6" w14:textId="77777777" w:rsidR="001131B2" w:rsidRDefault="001131B2" w:rsidP="00255559">
      <w:pPr>
        <w:spacing w:line="480" w:lineRule="auto"/>
        <w:ind w:firstLine="720"/>
        <w:contextualSpacing/>
        <w:rPr>
          <w:ins w:id="1209" w:author="Benton, Deon" w:date="2026-05-15T23:11:00Z" w16du:dateUtc="2026-05-16T04:11:00Z"/>
          <w:rFonts w:ascii="Times New Roman" w:hAnsi="Times New Roman" w:cs="Times New Roman"/>
        </w:rPr>
      </w:pPr>
    </w:p>
    <w:p w14:paraId="6E3EB8FD" w14:textId="54A01DAF" w:rsidR="007207DC" w:rsidRDefault="00524642" w:rsidP="007207DC">
      <w:pPr>
        <w:spacing w:line="480" w:lineRule="auto"/>
        <w:ind w:firstLine="720"/>
        <w:contextualSpacing/>
        <w:rPr>
          <w:ins w:id="1210" w:author="Benton, Deon" w:date="2026-05-15T23:56:00Z" w16du:dateUtc="2026-05-16T04:56:00Z"/>
          <w:rFonts w:ascii="Times New Roman" w:hAnsi="Times New Roman" w:cs="Times New Roman"/>
        </w:rPr>
      </w:pPr>
      <w:r>
        <w:rPr>
          <w:rFonts w:ascii="Times New Roman" w:hAnsi="Times New Roman" w:cs="Times New Roman"/>
        </w:rPr>
        <w:t xml:space="preserve">Figure </w:t>
      </w:r>
      <w:r w:rsidR="000A317D">
        <w:rPr>
          <w:rFonts w:ascii="Times New Roman" w:hAnsi="Times New Roman" w:cs="Times New Roman"/>
        </w:rPr>
        <w:t xml:space="preserve">10 </w:t>
      </w:r>
      <w:r>
        <w:rPr>
          <w:rFonts w:ascii="Times New Roman" w:hAnsi="Times New Roman" w:cs="Times New Roman"/>
        </w:rPr>
        <w:t xml:space="preserve">shows the </w:t>
      </w:r>
      <w:r w:rsidR="000A317D">
        <w:rPr>
          <w:rFonts w:ascii="Times New Roman" w:hAnsi="Times New Roman" w:cs="Times New Roman"/>
        </w:rPr>
        <w:t>performance of ALIAS networks</w:t>
      </w:r>
      <w:r>
        <w:rPr>
          <w:rFonts w:ascii="Times New Roman" w:hAnsi="Times New Roman" w:cs="Times New Roman"/>
        </w:rPr>
        <w:t xml:space="preserve"> in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r w:rsidR="008F2A19">
        <w:rPr>
          <w:rFonts w:ascii="Times New Roman" w:hAnsi="Times New Roman" w:cs="Times New Roman"/>
        </w:rPr>
        <w:t xml:space="preserve"> across habituation epochs and overall</w:t>
      </w:r>
      <w:r w:rsidR="00EC3B66">
        <w:rPr>
          <w:rFonts w:ascii="Times New Roman" w:hAnsi="Times New Roman" w:cs="Times New Roman"/>
        </w:rPr>
        <w:t>.</w:t>
      </w:r>
      <w:r w:rsidR="0012108C">
        <w:rPr>
          <w:rFonts w:ascii="Times New Roman" w:hAnsi="Times New Roman" w:cs="Times New Roman"/>
        </w:rPr>
        <w:t xml:space="preserve"> </w:t>
      </w:r>
      <w:r w:rsidR="00EC3B66">
        <w:rPr>
          <w:rFonts w:ascii="Times New Roman" w:hAnsi="Times New Roman" w:cs="Times New Roman"/>
        </w:rPr>
        <w:t xml:space="preserve">As shown in the figure, networks assigned to the Inferring Goals condition produced greater error to (i.e., looked longer at) the Incongruent test event—in which the first object failed to stop next to the first one—than to the Congruent test event—in which the first object came to rest next to the first one. </w:t>
      </w:r>
      <w:ins w:id="1211" w:author="Benton, Deon" w:date="2026-05-15T23:56:00Z" w16du:dateUtc="2026-05-16T04:56:00Z">
        <w:r w:rsidR="007207DC">
          <w:rPr>
            <w:rFonts w:ascii="Times New Roman" w:hAnsi="Times New Roman" w:cs="Times New Roman"/>
          </w:rPr>
          <w:t xml:space="preserve">The </w:t>
        </w:r>
      </w:ins>
      <w:ins w:id="1212" w:author="Benton, Deon" w:date="2026-05-16T00:08:00Z" w16du:dateUtc="2026-05-16T05:08:00Z">
        <w:r w:rsidR="00AE768C">
          <w:rPr>
            <w:rFonts w:ascii="Times New Roman" w:hAnsi="Times New Roman" w:cs="Times New Roman"/>
          </w:rPr>
          <w:t xml:space="preserve">mechanistic </w:t>
        </w:r>
      </w:ins>
      <w:ins w:id="1213" w:author="Benton, Deon" w:date="2026-05-15T23:56:00Z" w16du:dateUtc="2026-05-16T04:56:00Z">
        <w:r w:rsidR="007207DC">
          <w:rPr>
            <w:rFonts w:ascii="Times New Roman" w:hAnsi="Times New Roman" w:cs="Times New Roman"/>
          </w:rPr>
          <w:t>reason</w:t>
        </w:r>
      </w:ins>
      <w:ins w:id="1214" w:author="Benton, Deon" w:date="2026-05-15T23:57:00Z" w16du:dateUtc="2026-05-16T04:57:00Z">
        <w:r w:rsidR="007207DC">
          <w:rPr>
            <w:rFonts w:ascii="Times New Roman" w:hAnsi="Times New Roman" w:cs="Times New Roman"/>
          </w:rPr>
          <w:t xml:space="preserve"> for </w:t>
        </w:r>
      </w:ins>
      <w:ins w:id="1215" w:author="Benton, Deon" w:date="2026-05-16T00:23:00Z" w16du:dateUtc="2026-05-16T05:23:00Z">
        <w:r w:rsidR="009D5B76">
          <w:rPr>
            <w:rFonts w:ascii="Times New Roman" w:hAnsi="Times New Roman" w:cs="Times New Roman"/>
          </w:rPr>
          <w:t>how netw</w:t>
        </w:r>
      </w:ins>
      <w:ins w:id="1216" w:author="Benton, Deon" w:date="2026-05-16T00:24:00Z" w16du:dateUtc="2026-05-16T05:24:00Z">
        <w:r w:rsidR="009D5B76">
          <w:rPr>
            <w:rFonts w:ascii="Times New Roman" w:hAnsi="Times New Roman" w:cs="Times New Roman"/>
          </w:rPr>
          <w:t>orks came to look longer at the Incongruent test event than at the Congruent one is straightforward</w:t>
        </w:r>
      </w:ins>
      <w:ins w:id="1217" w:author="Benton, Deon" w:date="2026-05-15T23:57:00Z" w16du:dateUtc="2026-05-16T04:57:00Z">
        <w:r w:rsidR="007207DC">
          <w:rPr>
            <w:rFonts w:ascii="Times New Roman" w:hAnsi="Times New Roman" w:cs="Times New Roman"/>
          </w:rPr>
          <w:t>: Th</w:t>
        </w:r>
      </w:ins>
      <w:ins w:id="1218" w:author="Benton, Deon" w:date="2026-05-15T23:58:00Z" w16du:dateUtc="2026-05-16T04:58:00Z">
        <w:r w:rsidR="007207DC">
          <w:rPr>
            <w:rFonts w:ascii="Times New Roman" w:hAnsi="Times New Roman" w:cs="Times New Roman"/>
          </w:rPr>
          <w:t xml:space="preserve">e </w:t>
        </w:r>
      </w:ins>
      <w:ins w:id="1219" w:author="Benton, Deon" w:date="2026-05-16T00:07:00Z" w16du:dateUtc="2026-05-16T05:07:00Z">
        <w:r w:rsidR="00AE768C">
          <w:rPr>
            <w:rFonts w:ascii="Times New Roman" w:hAnsi="Times New Roman" w:cs="Times New Roman"/>
          </w:rPr>
          <w:t xml:space="preserve">input </w:t>
        </w:r>
      </w:ins>
      <w:ins w:id="1220" w:author="Benton, Deon" w:date="2026-05-16T00:24:00Z" w16du:dateUtc="2026-05-16T05:24:00Z">
        <w:r w:rsidR="00A048A3">
          <w:rPr>
            <w:rFonts w:ascii="Times New Roman" w:hAnsi="Times New Roman" w:cs="Times New Roman"/>
          </w:rPr>
          <w:t xml:space="preserve">to the network during the Incongruent test event </w:t>
        </w:r>
      </w:ins>
      <w:ins w:id="1221" w:author="Benton, Deon" w:date="2026-05-16T00:01:00Z" w16du:dateUtc="2026-05-16T05:01:00Z">
        <w:r w:rsidR="00AE768C">
          <w:rPr>
            <w:rFonts w:ascii="Times New Roman" w:hAnsi="Times New Roman" w:cs="Times New Roman"/>
          </w:rPr>
          <w:t xml:space="preserve">(e.g., </w:t>
        </w:r>
      </w:ins>
      <w:ins w:id="1222" w:author="Benton, Deon" w:date="2026-05-16T00:05:00Z" w16du:dateUtc="2026-05-16T05:05:00Z">
        <w:r w:rsidR="00AE768C">
          <w:rPr>
            <w:rFonts w:ascii="Times New Roman" w:hAnsi="Times New Roman" w:cs="Times New Roman"/>
          </w:rPr>
          <w:t xml:space="preserve">curved </w:t>
        </w:r>
        <w:r w:rsidR="00AE768C">
          <w:rPr>
            <w:rFonts w:ascii="Times New Roman" w:hAnsi="Times New Roman" w:cs="Times New Roman"/>
          </w:rPr>
          <w:lastRenderedPageBreak/>
          <w:t xml:space="preserve">motion, small barrier, low </w:t>
        </w:r>
      </w:ins>
      <w:ins w:id="1223" w:author="Benton, Deon" w:date="2026-05-16T00:06:00Z" w16du:dateUtc="2026-05-16T05:06:00Z">
        <w:r w:rsidR="00AE768C">
          <w:rPr>
            <w:rFonts w:ascii="Times New Roman" w:hAnsi="Times New Roman" w:cs="Times New Roman"/>
          </w:rPr>
          <w:t xml:space="preserve">jump, </w:t>
        </w:r>
      </w:ins>
      <w:ins w:id="1224" w:author="Benton, Deon" w:date="2026-05-16T00:24:00Z" w16du:dateUtc="2026-05-16T05:24:00Z">
        <w:r w:rsidR="00A048A3">
          <w:rPr>
            <w:rFonts w:ascii="Times New Roman" w:hAnsi="Times New Roman" w:cs="Times New Roman"/>
          </w:rPr>
          <w:t xml:space="preserve">spatial </w:t>
        </w:r>
      </w:ins>
      <w:proofErr w:type="spellStart"/>
      <w:ins w:id="1225" w:author="Benton, Deon" w:date="2026-05-16T00:26:00Z" w16du:dateUtc="2026-05-16T05:26:00Z">
        <w:r w:rsidR="00A048A3">
          <w:rPr>
            <w:rFonts w:ascii="Times New Roman" w:hAnsi="Times New Roman" w:cs="Times New Roman"/>
          </w:rPr>
          <w:t>noncontiguity</w:t>
        </w:r>
      </w:ins>
      <w:proofErr w:type="spellEnd"/>
      <w:ins w:id="1226" w:author="Benton, Deon" w:date="2026-05-16T00:24:00Z" w16du:dateUtc="2026-05-16T05:24:00Z">
        <w:r w:rsidR="00A048A3">
          <w:rPr>
            <w:rFonts w:ascii="Times New Roman" w:hAnsi="Times New Roman" w:cs="Times New Roman"/>
          </w:rPr>
          <w:t xml:space="preserve"> between an</w:t>
        </w:r>
      </w:ins>
      <w:ins w:id="1227" w:author="Benton, Deon" w:date="2026-05-16T00:25:00Z" w16du:dateUtc="2026-05-16T05:25:00Z">
        <w:r w:rsidR="00A048A3">
          <w:rPr>
            <w:rFonts w:ascii="Times New Roman" w:hAnsi="Times New Roman" w:cs="Times New Roman"/>
          </w:rPr>
          <w:t xml:space="preserve"> agent and its goal</w:t>
        </w:r>
      </w:ins>
      <w:ins w:id="1228" w:author="Benton, Deon" w:date="2026-05-16T00:06:00Z" w16du:dateUtc="2026-05-16T05:06:00Z">
        <w:r w:rsidR="00AE768C">
          <w:rPr>
            <w:rFonts w:ascii="Times New Roman" w:hAnsi="Times New Roman" w:cs="Times New Roman"/>
          </w:rPr>
          <w:t>)</w:t>
        </w:r>
      </w:ins>
      <w:ins w:id="1229" w:author="Benton, Deon" w:date="2026-05-15T23:58:00Z" w16du:dateUtc="2026-05-16T04:58:00Z">
        <w:r w:rsidR="007207DC">
          <w:rPr>
            <w:rFonts w:ascii="Times New Roman" w:hAnsi="Times New Roman" w:cs="Times New Roman"/>
          </w:rPr>
          <w:t xml:space="preserve"> violated </w:t>
        </w:r>
        <w:r w:rsidR="00AE768C">
          <w:rPr>
            <w:rFonts w:ascii="Times New Roman" w:hAnsi="Times New Roman" w:cs="Times New Roman"/>
          </w:rPr>
          <w:t>an association that was learned during the pretra</w:t>
        </w:r>
      </w:ins>
      <w:ins w:id="1230" w:author="Benton, Deon" w:date="2026-05-15T23:59:00Z" w16du:dateUtc="2026-05-16T04:59:00Z">
        <w:r w:rsidR="00AE768C">
          <w:rPr>
            <w:rFonts w:ascii="Times New Roman" w:hAnsi="Times New Roman" w:cs="Times New Roman"/>
          </w:rPr>
          <w:t>ining phase between this</w:t>
        </w:r>
      </w:ins>
      <w:ins w:id="1231" w:author="Benton, Deon" w:date="2026-05-16T00:08:00Z" w16du:dateUtc="2026-05-16T05:08:00Z">
        <w:r w:rsidR="00AE768C">
          <w:rPr>
            <w:rFonts w:ascii="Times New Roman" w:hAnsi="Times New Roman" w:cs="Times New Roman"/>
          </w:rPr>
          <w:t xml:space="preserve"> visual</w:t>
        </w:r>
      </w:ins>
      <w:ins w:id="1232" w:author="Benton, Deon" w:date="2026-05-15T23:59:00Z" w16du:dateUtc="2026-05-16T04:59:00Z">
        <w:r w:rsidR="00AE768C">
          <w:rPr>
            <w:rFonts w:ascii="Times New Roman" w:hAnsi="Times New Roman" w:cs="Times New Roman"/>
          </w:rPr>
          <w:t xml:space="preserve"> information and </w:t>
        </w:r>
      </w:ins>
      <w:ins w:id="1233" w:author="Benton, Deon" w:date="2026-05-16T00:09:00Z" w16du:dateUtc="2026-05-16T05:09:00Z">
        <w:r w:rsidR="00AE768C">
          <w:rPr>
            <w:rFonts w:ascii="Times New Roman" w:hAnsi="Times New Roman" w:cs="Times New Roman"/>
          </w:rPr>
          <w:t xml:space="preserve">the </w:t>
        </w:r>
        <w:r w:rsidR="00953F2D">
          <w:rPr>
            <w:rFonts w:ascii="Times New Roman" w:hAnsi="Times New Roman" w:cs="Times New Roman"/>
          </w:rPr>
          <w:t>fact that each time an agent came to rest ne</w:t>
        </w:r>
      </w:ins>
      <w:ins w:id="1234" w:author="Benton, Deon" w:date="2026-05-16T00:10:00Z" w16du:dateUtc="2026-05-16T05:10:00Z">
        <w:r w:rsidR="00953F2D">
          <w:rPr>
            <w:rFonts w:ascii="Times New Roman" w:hAnsi="Times New Roman" w:cs="Times New Roman"/>
          </w:rPr>
          <w:t>xt to its goal, the two were spatially contiguous</w:t>
        </w:r>
      </w:ins>
      <w:ins w:id="1235" w:author="Benton, Deon" w:date="2026-05-15T23:59:00Z" w16du:dateUtc="2026-05-16T04:59:00Z">
        <w:r w:rsidR="00AE768C">
          <w:rPr>
            <w:rFonts w:ascii="Times New Roman" w:hAnsi="Times New Roman" w:cs="Times New Roman"/>
          </w:rPr>
          <w:t xml:space="preserve">. </w:t>
        </w:r>
      </w:ins>
      <w:ins w:id="1236" w:author="Benton, Deon" w:date="2026-05-16T00:23:00Z" w16du:dateUtc="2026-05-16T05:23:00Z">
        <w:r w:rsidR="00023160">
          <w:rPr>
            <w:rFonts w:ascii="Times New Roman" w:hAnsi="Times New Roman" w:cs="Times New Roman"/>
          </w:rPr>
          <w:t>No such violation occurred for the Congruent event</w:t>
        </w:r>
      </w:ins>
      <w:ins w:id="1237" w:author="Benton, Deon" w:date="2026-05-16T00:27:00Z" w16du:dateUtc="2026-05-16T05:27:00Z">
        <w:r w:rsidR="00A048A3">
          <w:rPr>
            <w:rFonts w:ascii="Times New Roman" w:hAnsi="Times New Roman" w:cs="Times New Roman"/>
          </w:rPr>
          <w:t>; the input to the network during this event was consiste</w:t>
        </w:r>
      </w:ins>
      <w:ins w:id="1238" w:author="Benton, Deon" w:date="2026-05-16T00:28:00Z" w16du:dateUtc="2026-05-16T05:28:00Z">
        <w:r w:rsidR="00A048A3">
          <w:rPr>
            <w:rFonts w:ascii="Times New Roman" w:hAnsi="Times New Roman" w:cs="Times New Roman"/>
          </w:rPr>
          <w:t>nt with that encountered during the pretraining phase.</w:t>
        </w:r>
      </w:ins>
      <w:ins w:id="1239" w:author="Benton, Deon" w:date="2026-05-16T00:23:00Z" w16du:dateUtc="2026-05-16T05:23:00Z">
        <w:r w:rsidR="00023160">
          <w:rPr>
            <w:rFonts w:ascii="Times New Roman" w:hAnsi="Times New Roman" w:cs="Times New Roman"/>
          </w:rPr>
          <w:t xml:space="preserve"> </w:t>
        </w:r>
      </w:ins>
    </w:p>
    <w:p w14:paraId="2738DB63" w14:textId="6FF1234A" w:rsidR="00D73225" w:rsidRDefault="001324BD" w:rsidP="00255559">
      <w:pPr>
        <w:spacing w:line="480" w:lineRule="auto"/>
        <w:ind w:firstLine="720"/>
        <w:contextualSpacing/>
        <w:rPr>
          <w:ins w:id="1240" w:author="Benton, Deon" w:date="2026-05-15T23:47:00Z" w16du:dateUtc="2026-05-16T04:47:00Z"/>
          <w:rFonts w:ascii="Times New Roman" w:hAnsi="Times New Roman" w:cs="Times New Roman"/>
        </w:rPr>
      </w:pPr>
      <w:r>
        <w:rPr>
          <w:rFonts w:ascii="Times New Roman" w:hAnsi="Times New Roman" w:cs="Times New Roman"/>
        </w:rPr>
        <w:t xml:space="preserve">Networks assigned to the Inferring Constraints condition also </w:t>
      </w:r>
      <w:r w:rsidR="00757C00">
        <w:rPr>
          <w:rFonts w:ascii="Times New Roman" w:hAnsi="Times New Roman" w:cs="Times New Roman"/>
        </w:rPr>
        <w:t xml:space="preserve">responded differently to the two </w:t>
      </w:r>
      <w:ins w:id="1241" w:author="Benton, Deon" w:date="2026-05-15T23:26:00Z" w16du:dateUtc="2026-05-16T04:26:00Z">
        <w:r w:rsidR="0078005C">
          <w:rPr>
            <w:rFonts w:ascii="Times New Roman" w:hAnsi="Times New Roman" w:cs="Times New Roman"/>
          </w:rPr>
          <w:t>events on which they were tested</w:t>
        </w:r>
      </w:ins>
      <w:r w:rsidR="00757C00">
        <w:rPr>
          <w:rFonts w:ascii="Times New Roman" w:hAnsi="Times New Roman" w:cs="Times New Roman"/>
        </w:rPr>
        <w:t xml:space="preserve">. </w:t>
      </w:r>
      <w:r>
        <w:rPr>
          <w:rFonts w:ascii="Times New Roman" w:hAnsi="Times New Roman" w:cs="Times New Roman"/>
        </w:rPr>
        <w:t xml:space="preserve">Specifically, these networks produced greater </w:t>
      </w:r>
      <w:proofErr w:type="gramStart"/>
      <w:r>
        <w:rPr>
          <w:rFonts w:ascii="Times New Roman" w:hAnsi="Times New Roman" w:cs="Times New Roman"/>
        </w:rPr>
        <w:t>error</w:t>
      </w:r>
      <w:proofErr w:type="gramEnd"/>
      <w:r>
        <w:rPr>
          <w:rFonts w:ascii="Times New Roman" w:hAnsi="Times New Roman" w:cs="Times New Roman"/>
        </w:rPr>
        <w:t xml:space="preserve"> to the No-Obstacle test event than to the Obstacle test event.</w:t>
      </w:r>
      <w:r w:rsidR="008F2A19">
        <w:rPr>
          <w:rFonts w:ascii="Times New Roman" w:hAnsi="Times New Roman" w:cs="Times New Roman"/>
        </w:rPr>
        <w:t xml:space="preserve"> These patterns were true both across different habituation lengths as well as overall.</w:t>
      </w:r>
      <w:r>
        <w:rPr>
          <w:rFonts w:ascii="Times New Roman" w:hAnsi="Times New Roman" w:cs="Times New Roman"/>
        </w:rPr>
        <w:t xml:space="preserve"> </w:t>
      </w:r>
      <w:r w:rsidR="00FB1AFA">
        <w:rPr>
          <w:rFonts w:ascii="Times New Roman" w:hAnsi="Times New Roman" w:cs="Times New Roman"/>
        </w:rPr>
        <w:t xml:space="preserve">Crucially, such </w:t>
      </w:r>
      <w:r w:rsidR="008F2A19">
        <w:rPr>
          <w:rFonts w:ascii="Times New Roman" w:hAnsi="Times New Roman" w:cs="Times New Roman"/>
        </w:rPr>
        <w:t>looking patterns</w:t>
      </w:r>
      <w:r w:rsidR="00FB1AFA">
        <w:rPr>
          <w:rFonts w:ascii="Times New Roman" w:hAnsi="Times New Roman" w:cs="Times New Roman"/>
        </w:rPr>
        <w:t xml:space="preserve"> were not based on information acquired during habituation. This is because the aspects of the task </w:t>
      </w:r>
      <w:ins w:id="1242" w:author="Benton, Deon" w:date="2026-05-15T23:46:00Z" w16du:dateUtc="2026-05-16T04:46:00Z">
        <w:r w:rsidR="00FE1CC9">
          <w:rPr>
            <w:rFonts w:ascii="Times New Roman" w:hAnsi="Times New Roman" w:cs="Times New Roman"/>
          </w:rPr>
          <w:t xml:space="preserve">that were </w:t>
        </w:r>
      </w:ins>
      <w:r w:rsidR="00FB1AFA">
        <w:rPr>
          <w:rFonts w:ascii="Times New Roman" w:hAnsi="Times New Roman" w:cs="Times New Roman"/>
        </w:rPr>
        <w:t xml:space="preserve">relevant to networks’ treatment of the test </w:t>
      </w:r>
      <w:proofErr w:type="gramStart"/>
      <w:r w:rsidR="00FB1AFA">
        <w:rPr>
          <w:rFonts w:ascii="Times New Roman" w:hAnsi="Times New Roman" w:cs="Times New Roman"/>
        </w:rPr>
        <w:t>events—</w:t>
      </w:r>
      <w:proofErr w:type="gramEnd"/>
      <w:r w:rsidR="00FB1AFA">
        <w:rPr>
          <w:rFonts w:ascii="Times New Roman" w:hAnsi="Times New Roman" w:cs="Times New Roman"/>
        </w:rPr>
        <w:t xml:space="preserve">that is, information about obstacles and goals—were </w:t>
      </w:r>
      <w:ins w:id="1243" w:author="Benton, Deon" w:date="2026-05-15T23:26:00Z" w16du:dateUtc="2026-05-16T04:26:00Z">
        <w:r w:rsidR="0078005C">
          <w:rPr>
            <w:rFonts w:ascii="Times New Roman" w:hAnsi="Times New Roman" w:cs="Times New Roman"/>
          </w:rPr>
          <w:t>missing from the input during habituation</w:t>
        </w:r>
      </w:ins>
      <w:r w:rsidR="00FB1AFA">
        <w:rPr>
          <w:rFonts w:ascii="Times New Roman" w:hAnsi="Times New Roman" w:cs="Times New Roman"/>
        </w:rPr>
        <w:t>.</w:t>
      </w:r>
      <w:r w:rsidR="00997087">
        <w:rPr>
          <w:rFonts w:ascii="Times New Roman" w:hAnsi="Times New Roman" w:cs="Times New Roman"/>
        </w:rPr>
        <w:t xml:space="preserve"> </w:t>
      </w:r>
      <w:r w:rsidR="00FB1AFA">
        <w:rPr>
          <w:rFonts w:ascii="Times New Roman" w:hAnsi="Times New Roman" w:cs="Times New Roman"/>
        </w:rPr>
        <w:t xml:space="preserve">Instead, </w:t>
      </w:r>
      <w:r w:rsidR="00997087">
        <w:rPr>
          <w:rFonts w:ascii="Times New Roman" w:hAnsi="Times New Roman" w:cs="Times New Roman"/>
        </w:rPr>
        <w:t>networks’ differential treatment of the test events stemmed from the fact</w:t>
      </w:r>
      <w:r w:rsidR="00F2038F">
        <w:rPr>
          <w:rFonts w:ascii="Times New Roman" w:hAnsi="Times New Roman" w:cs="Times New Roman"/>
        </w:rPr>
        <w:t xml:space="preserve"> that, during pretraining,</w:t>
      </w:r>
      <w:r w:rsidR="008F37AD">
        <w:rPr>
          <w:rFonts w:ascii="Times New Roman" w:hAnsi="Times New Roman" w:cs="Times New Roman"/>
        </w:rPr>
        <w:t xml:space="preserve"> </w:t>
      </w:r>
      <w:r w:rsidR="00DD11EC">
        <w:rPr>
          <w:rFonts w:ascii="Times New Roman" w:hAnsi="Times New Roman" w:cs="Times New Roman"/>
        </w:rPr>
        <w:t>arced motion tended to</w:t>
      </w:r>
      <w:r w:rsidR="00952CBA">
        <w:rPr>
          <w:rFonts w:ascii="Times New Roman" w:hAnsi="Times New Roman" w:cs="Times New Roman"/>
        </w:rPr>
        <w:t xml:space="preserve"> occur over barriers and </w:t>
      </w:r>
      <w:r w:rsidR="00DD11EC">
        <w:rPr>
          <w:rFonts w:ascii="Times New Roman" w:hAnsi="Times New Roman" w:cs="Times New Roman"/>
        </w:rPr>
        <w:t>agents behaved</w:t>
      </w:r>
      <w:r w:rsidR="001C35AE">
        <w:rPr>
          <w:rFonts w:ascii="Times New Roman" w:hAnsi="Times New Roman" w:cs="Times New Roman"/>
        </w:rPr>
        <w:t xml:space="preserve"> in a goal-directed manner rather than haphazardly.</w:t>
      </w:r>
      <w:r w:rsidR="005735F8">
        <w:rPr>
          <w:rFonts w:ascii="Times New Roman" w:hAnsi="Times New Roman" w:cs="Times New Roman"/>
        </w:rPr>
        <w:t xml:space="preserve"> </w:t>
      </w:r>
      <w:ins w:id="1244" w:author="Benton, Deon" w:date="2026-05-16T00:10:00Z" w16du:dateUtc="2026-05-16T05:10:00Z">
        <w:r w:rsidR="00E2332F">
          <w:rPr>
            <w:rFonts w:ascii="Times New Roman" w:hAnsi="Times New Roman" w:cs="Times New Roman"/>
          </w:rPr>
          <w:t>The mechanistic basis for this pattern of responding is also straightforward to understand.</w:t>
        </w:r>
        <w:r w:rsidR="00466B42">
          <w:rPr>
            <w:rFonts w:ascii="Times New Roman" w:hAnsi="Times New Roman" w:cs="Times New Roman"/>
          </w:rPr>
          <w:t xml:space="preserve"> </w:t>
        </w:r>
      </w:ins>
      <w:ins w:id="1245" w:author="Benton, Deon" w:date="2026-05-16T00:21:00Z" w16du:dateUtc="2026-05-16T05:21:00Z">
        <w:r w:rsidR="00771028">
          <w:rPr>
            <w:rFonts w:ascii="Times New Roman" w:hAnsi="Times New Roman" w:cs="Times New Roman"/>
          </w:rPr>
          <w:t>Here, networks looked longer at the</w:t>
        </w:r>
      </w:ins>
      <w:ins w:id="1246" w:author="Benton, Deon" w:date="2026-05-16T00:10:00Z" w16du:dateUtc="2026-05-16T05:10:00Z">
        <w:r w:rsidR="00466B42">
          <w:rPr>
            <w:rFonts w:ascii="Times New Roman" w:hAnsi="Times New Roman" w:cs="Times New Roman"/>
          </w:rPr>
          <w:t xml:space="preserve"> </w:t>
        </w:r>
      </w:ins>
      <w:ins w:id="1247" w:author="Benton, Deon" w:date="2026-05-16T00:11:00Z" w16du:dateUtc="2026-05-16T05:11:00Z">
        <w:r w:rsidR="00466B42">
          <w:rPr>
            <w:rFonts w:ascii="Times New Roman" w:hAnsi="Times New Roman" w:cs="Times New Roman"/>
          </w:rPr>
          <w:t xml:space="preserve">No-Obstacle test event than at the Obstacle one </w:t>
        </w:r>
      </w:ins>
      <w:ins w:id="1248" w:author="Benton, Deon" w:date="2026-05-16T00:21:00Z" w16du:dateUtc="2026-05-16T05:21:00Z">
        <w:r w:rsidR="00771028">
          <w:rPr>
            <w:rFonts w:ascii="Times New Roman" w:hAnsi="Times New Roman" w:cs="Times New Roman"/>
          </w:rPr>
          <w:t>because the</w:t>
        </w:r>
      </w:ins>
      <w:ins w:id="1249" w:author="Benton, Deon" w:date="2026-05-16T00:11:00Z" w16du:dateUtc="2026-05-16T05:11:00Z">
        <w:r w:rsidR="00466B42">
          <w:rPr>
            <w:rFonts w:ascii="Times New Roman" w:hAnsi="Times New Roman" w:cs="Times New Roman"/>
          </w:rPr>
          <w:t xml:space="preserve"> presence of curved motion in the absence of an obstacle</w:t>
        </w:r>
      </w:ins>
      <w:ins w:id="1250" w:author="Benton, Deon" w:date="2026-05-16T00:21:00Z" w16du:dateUtc="2026-05-16T05:21:00Z">
        <w:r w:rsidR="00771028">
          <w:rPr>
            <w:rFonts w:ascii="Times New Roman" w:hAnsi="Times New Roman" w:cs="Times New Roman"/>
          </w:rPr>
          <w:t xml:space="preserve"> in the No-O</w:t>
        </w:r>
      </w:ins>
      <w:ins w:id="1251" w:author="Benton, Deon" w:date="2026-05-16T00:22:00Z" w16du:dateUtc="2026-05-16T05:22:00Z">
        <w:r w:rsidR="00771028">
          <w:rPr>
            <w:rFonts w:ascii="Times New Roman" w:hAnsi="Times New Roman" w:cs="Times New Roman"/>
          </w:rPr>
          <w:t>bstacle event</w:t>
        </w:r>
      </w:ins>
      <w:ins w:id="1252" w:author="Benton, Deon" w:date="2026-05-16T00:11:00Z" w16du:dateUtc="2026-05-16T05:11:00Z">
        <w:r w:rsidR="00466B42">
          <w:rPr>
            <w:rFonts w:ascii="Times New Roman" w:hAnsi="Times New Roman" w:cs="Times New Roman"/>
          </w:rPr>
          <w:t xml:space="preserve"> violated a</w:t>
        </w:r>
      </w:ins>
      <w:ins w:id="1253" w:author="Benton, Deon" w:date="2026-05-16T00:22:00Z" w16du:dateUtc="2026-05-16T05:22:00Z">
        <w:r w:rsidR="00771028">
          <w:rPr>
            <w:rFonts w:ascii="Times New Roman" w:hAnsi="Times New Roman" w:cs="Times New Roman"/>
          </w:rPr>
          <w:t>n association that was established during the pretraining phase between curved motion and obstacles; no such violation occurred in the Obstacle test event.</w:t>
        </w:r>
      </w:ins>
      <w:ins w:id="1254" w:author="Benton, Deon" w:date="2026-05-16T00:11:00Z" w16du:dateUtc="2026-05-16T05:11:00Z">
        <w:r w:rsidR="00466B42">
          <w:rPr>
            <w:rFonts w:ascii="Times New Roman" w:hAnsi="Times New Roman" w:cs="Times New Roman"/>
          </w:rPr>
          <w:t xml:space="preserve"> </w:t>
        </w:r>
      </w:ins>
    </w:p>
    <w:p w14:paraId="14D9B74A" w14:textId="0565A35D" w:rsidR="005735F8" w:rsidRDefault="001C35AE" w:rsidP="00255559">
      <w:pPr>
        <w:spacing w:line="480" w:lineRule="auto"/>
        <w:ind w:firstLine="720"/>
        <w:contextualSpacing/>
        <w:rPr>
          <w:rFonts w:ascii="Times New Roman" w:hAnsi="Times New Roman" w:cs="Times New Roman"/>
        </w:rPr>
      </w:pPr>
      <w:r>
        <w:rPr>
          <w:rFonts w:ascii="Times New Roman" w:hAnsi="Times New Roman" w:cs="Times New Roman"/>
        </w:rPr>
        <w:t xml:space="preserve">The fact that a system </w:t>
      </w:r>
      <w:r w:rsidR="00DD11EC">
        <w:rPr>
          <w:rFonts w:ascii="Times New Roman" w:hAnsi="Times New Roman" w:cs="Times New Roman"/>
        </w:rPr>
        <w:t>that lacks a</w:t>
      </w:r>
      <w:r w:rsidR="00F2038F">
        <w:rPr>
          <w:rFonts w:ascii="Times New Roman" w:hAnsi="Times New Roman" w:cs="Times New Roman"/>
        </w:rPr>
        <w:t xml:space="preserve"> teleological stance, rich notions of goals and action efficiency, or sensitivity to subjective utilities could capture these target findings</w:t>
      </w:r>
      <w:r>
        <w:rPr>
          <w:rFonts w:ascii="Times New Roman" w:hAnsi="Times New Roman" w:cs="Times New Roman"/>
        </w:rPr>
        <w:t xml:space="preserve"> suggests that </w:t>
      </w:r>
      <w:r w:rsidR="00F2038F">
        <w:rPr>
          <w:rFonts w:ascii="Times New Roman" w:hAnsi="Times New Roman" w:cs="Times New Roman"/>
        </w:rPr>
        <w:t xml:space="preserve">these </w:t>
      </w:r>
      <w:r w:rsidR="00F7626C">
        <w:rPr>
          <w:rFonts w:ascii="Times New Roman" w:hAnsi="Times New Roman" w:cs="Times New Roman"/>
        </w:rPr>
        <w:t>conceptually rich principles and domain-specific mechanisms</w:t>
      </w:r>
      <w:r>
        <w:rPr>
          <w:rFonts w:ascii="Times New Roman" w:hAnsi="Times New Roman" w:cs="Times New Roman"/>
        </w:rPr>
        <w:t xml:space="preserve"> </w:t>
      </w:r>
      <w:r w:rsidR="00FA6AE5">
        <w:rPr>
          <w:rFonts w:ascii="Times New Roman" w:hAnsi="Times New Roman" w:cs="Times New Roman"/>
        </w:rPr>
        <w:t>may not be necessary</w:t>
      </w:r>
      <w:r w:rsidR="00F7626C">
        <w:rPr>
          <w:rFonts w:ascii="Times New Roman" w:hAnsi="Times New Roman" w:cs="Times New Roman"/>
        </w:rPr>
        <w:t>. This simulation suggests, instead,</w:t>
      </w:r>
      <w:r w:rsidR="00FA6AE5">
        <w:rPr>
          <w:rFonts w:ascii="Times New Roman" w:hAnsi="Times New Roman" w:cs="Times New Roman"/>
        </w:rPr>
        <w:t xml:space="preserve"> that associative learning combined with assumptions about </w:t>
      </w:r>
      <w:r w:rsidR="00FA6AE5">
        <w:rPr>
          <w:rFonts w:ascii="Times New Roman" w:hAnsi="Times New Roman" w:cs="Times New Roman"/>
        </w:rPr>
        <w:lastRenderedPageBreak/>
        <w:t>differentially salient obstacles</w:t>
      </w:r>
      <w:r w:rsidR="00F7626C">
        <w:rPr>
          <w:rFonts w:ascii="Times New Roman" w:hAnsi="Times New Roman" w:cs="Times New Roman"/>
        </w:rPr>
        <w:t xml:space="preserve"> and real-world experience with different action trajectories</w:t>
      </w:r>
      <w:r w:rsidR="00FA6AE5">
        <w:rPr>
          <w:rFonts w:ascii="Times New Roman" w:hAnsi="Times New Roman" w:cs="Times New Roman"/>
        </w:rPr>
        <w:t xml:space="preserve"> is sufficient to explain </w:t>
      </w:r>
      <w:r w:rsidR="00087AF6">
        <w:rPr>
          <w:rFonts w:ascii="Times New Roman" w:hAnsi="Times New Roman" w:cs="Times New Roman"/>
        </w:rPr>
        <w:t>infants’</w:t>
      </w:r>
      <w:r w:rsidR="00FA6AE5">
        <w:rPr>
          <w:rFonts w:ascii="Times New Roman" w:hAnsi="Times New Roman" w:cs="Times New Roman"/>
        </w:rPr>
        <w:t xml:space="preserve"> looking behaviors. </w:t>
      </w:r>
      <w:r w:rsidR="005735F8">
        <w:rPr>
          <w:rFonts w:ascii="Times New Roman" w:hAnsi="Times New Roman" w:cs="Times New Roman"/>
        </w:rPr>
        <w:t xml:space="preserve">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268CE1C3"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11</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Performance of OM10.</w:t>
      </w:r>
      <w:r w:rsidR="00122550" w:rsidRPr="00F20CB1">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Plotted is the m</w:t>
      </w:r>
      <w:r w:rsidR="00122550"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122550">
        <w:rPr>
          <w:rFonts w:ascii="Times New Roman" w:hAnsi="Times New Roman" w:cs="Times New Roman"/>
          <w:i w:val="0"/>
          <w:iCs w:val="0"/>
          <w:color w:val="000000" w:themeColor="text1"/>
          <w:sz w:val="24"/>
          <w:szCs w:val="24"/>
        </w:rPr>
        <w:t>in the</w:t>
      </w:r>
      <w:r w:rsidR="00122550" w:rsidRPr="00FF4E79">
        <w:rPr>
          <w:rFonts w:ascii="Times New Roman" w:hAnsi="Times New Roman" w:cs="Times New Roman"/>
          <w:i w:val="0"/>
          <w:iCs w:val="0"/>
          <w:color w:val="000000" w:themeColor="text1"/>
          <w:sz w:val="24"/>
          <w:szCs w:val="24"/>
        </w:rPr>
        <w:t xml:space="preserve"> Inferring Goals condition and </w:t>
      </w:r>
      <w:r w:rsidR="00122550">
        <w:rPr>
          <w:rFonts w:ascii="Times New Roman" w:hAnsi="Times New Roman" w:cs="Times New Roman"/>
          <w:i w:val="0"/>
          <w:iCs w:val="0"/>
          <w:color w:val="000000" w:themeColor="text1"/>
          <w:sz w:val="24"/>
          <w:szCs w:val="24"/>
        </w:rPr>
        <w:t>to</w:t>
      </w:r>
      <w:r w:rsidR="00122550" w:rsidRPr="00FF4E79">
        <w:rPr>
          <w:rFonts w:ascii="Times New Roman" w:hAnsi="Times New Roman" w:cs="Times New Roman"/>
          <w:i w:val="0"/>
          <w:iCs w:val="0"/>
          <w:color w:val="000000" w:themeColor="text1"/>
          <w:sz w:val="24"/>
          <w:szCs w:val="24"/>
        </w:rPr>
        <w:t xml:space="preserve"> the Obstacle and No-Obstacle test events</w:t>
      </w:r>
      <w:r w:rsidR="00122550">
        <w:rPr>
          <w:rFonts w:ascii="Times New Roman" w:hAnsi="Times New Roman" w:cs="Times New Roman"/>
          <w:i w:val="0"/>
          <w:iCs w:val="0"/>
          <w:color w:val="000000" w:themeColor="text1"/>
          <w:sz w:val="24"/>
          <w:szCs w:val="24"/>
        </w:rPr>
        <w:t xml:space="preserve"> for networks assigned to the Inferring Constraints condition (right).</w:t>
      </w:r>
    </w:p>
    <w:p w14:paraId="43C9A5E8" w14:textId="77777777" w:rsidR="00133D2B" w:rsidRPr="00133D2B" w:rsidRDefault="00133D2B" w:rsidP="00133D2B"/>
    <w:p w14:paraId="3A29FE58" w14:textId="4550FAB6" w:rsidR="00BF52E3" w:rsidRDefault="00EA2B5F" w:rsidP="001E79E1">
      <w:pPr>
        <w:spacing w:line="480" w:lineRule="auto"/>
        <w:ind w:firstLine="720"/>
        <w:contextualSpacing/>
        <w:rPr>
          <w:rFonts w:ascii="Times New Roman" w:hAnsi="Times New Roman" w:cs="Times New Roman"/>
        </w:rPr>
      </w:pPr>
      <w:r>
        <w:rPr>
          <w:rFonts w:ascii="Times New Roman" w:hAnsi="Times New Roman" w:cs="Times New Roman"/>
        </w:rPr>
        <w:t>A different pattern</w:t>
      </w:r>
      <w:r w:rsidR="00DF11A6">
        <w:rPr>
          <w:rFonts w:ascii="Times New Roman" w:hAnsi="Times New Roman" w:cs="Times New Roman"/>
        </w:rPr>
        <w:t xml:space="preserve"> </w:t>
      </w:r>
      <w:r>
        <w:rPr>
          <w:rFonts w:ascii="Times New Roman" w:hAnsi="Times New Roman" w:cs="Times New Roman"/>
        </w:rPr>
        <w:t xml:space="preserve">emerged </w:t>
      </w:r>
      <w:r w:rsidR="00532B85">
        <w:rPr>
          <w:rFonts w:ascii="Times New Roman" w:hAnsi="Times New Roman" w:cs="Times New Roman"/>
        </w:rPr>
        <w:t>for</w:t>
      </w:r>
      <w:r w:rsidR="00AE3BDB">
        <w:rPr>
          <w:rFonts w:ascii="Times New Roman" w:hAnsi="Times New Roman" w:cs="Times New Roman"/>
        </w:rPr>
        <w:t xml:space="preserve"> OM10.</w:t>
      </w:r>
      <w:r w:rsidR="00832ECA">
        <w:rPr>
          <w:rFonts w:ascii="Times New Roman" w:hAnsi="Times New Roman" w:cs="Times New Roman"/>
        </w:rPr>
        <w:t xml:space="preserve"> </w:t>
      </w:r>
      <w:r w:rsidR="00DF11A6">
        <w:rPr>
          <w:rFonts w:ascii="Times New Roman" w:hAnsi="Times New Roman" w:cs="Times New Roman"/>
        </w:rPr>
        <w:t>Figure 11 shows</w:t>
      </w:r>
      <w:r w:rsidR="00832ECA">
        <w:rPr>
          <w:rFonts w:ascii="Times New Roman" w:hAnsi="Times New Roman" w:cs="Times New Roman"/>
        </w:rPr>
        <w:t xml:space="preserve"> that the behavior of these networks was exactly </w:t>
      </w:r>
      <w:r w:rsidR="00832ECA" w:rsidRPr="00101446">
        <w:rPr>
          <w:rFonts w:ascii="Times New Roman" w:hAnsi="Times New Roman" w:cs="Times New Roman"/>
        </w:rPr>
        <w:t xml:space="preserve">opposite to </w:t>
      </w:r>
      <w:r w:rsidR="00832ECA">
        <w:rPr>
          <w:rFonts w:ascii="Times New Roman" w:hAnsi="Times New Roman" w:cs="Times New Roman"/>
        </w:rPr>
        <w:t>that</w:t>
      </w:r>
      <w:r w:rsidR="00DA0540">
        <w:rPr>
          <w:rFonts w:ascii="Times New Roman" w:hAnsi="Times New Roman" w:cs="Times New Roman"/>
        </w:rPr>
        <w:t xml:space="preserve"> of ALIAS.</w:t>
      </w:r>
      <w:r w:rsidR="00832ECA" w:rsidRPr="00101446">
        <w:rPr>
          <w:rFonts w:ascii="Times New Roman" w:hAnsi="Times New Roman" w:cs="Times New Roman"/>
        </w:rPr>
        <w:t xml:space="preserve"> </w:t>
      </w:r>
      <w:r w:rsidR="00DA0540">
        <w:rPr>
          <w:rFonts w:ascii="Times New Roman" w:hAnsi="Times New Roman" w:cs="Times New Roman"/>
        </w:rPr>
        <w:t xml:space="preserve">Specifically, </w:t>
      </w:r>
      <w:r w:rsidR="00A92E9D">
        <w:rPr>
          <w:rFonts w:ascii="Times New Roman" w:hAnsi="Times New Roman" w:cs="Times New Roman"/>
        </w:rPr>
        <w:t xml:space="preserve">networks assigned to the Inferring Goals condition produced greater </w:t>
      </w:r>
      <w:r w:rsidR="00141CFE">
        <w:rPr>
          <w:rFonts w:ascii="Times New Roman" w:hAnsi="Times New Roman" w:cs="Times New Roman"/>
        </w:rPr>
        <w:t>critical-unit activation</w:t>
      </w:r>
      <w:r w:rsidR="00A92E9D">
        <w:rPr>
          <w:rFonts w:ascii="Times New Roman" w:hAnsi="Times New Roman" w:cs="Times New Roman"/>
        </w:rPr>
        <w:t xml:space="preserve"> in response to</w:t>
      </w:r>
      <w:r w:rsidR="002B5D0B">
        <w:rPr>
          <w:rFonts w:ascii="Times New Roman" w:hAnsi="Times New Roman" w:cs="Times New Roman"/>
        </w:rPr>
        <w:t xml:space="preserve"> </w:t>
      </w:r>
      <w:r w:rsidR="00A92E9D">
        <w:rPr>
          <w:rFonts w:ascii="Times New Roman" w:hAnsi="Times New Roman" w:cs="Times New Roman"/>
        </w:rPr>
        <w:t xml:space="preserve">the Congruent test event than </w:t>
      </w:r>
      <w:r w:rsidR="002B5D0B">
        <w:rPr>
          <w:rFonts w:ascii="Times New Roman" w:hAnsi="Times New Roman" w:cs="Times New Roman"/>
        </w:rPr>
        <w:t xml:space="preserve">to </w:t>
      </w:r>
      <w:r w:rsidR="00A92E9D">
        <w:rPr>
          <w:rFonts w:ascii="Times New Roman" w:hAnsi="Times New Roman" w:cs="Times New Roman"/>
        </w:rPr>
        <w:t xml:space="preserve">the Incongruent test event. </w:t>
      </w:r>
      <w:r w:rsidR="00920B59">
        <w:rPr>
          <w:rFonts w:ascii="Times New Roman" w:hAnsi="Times New Roman" w:cs="Times New Roman"/>
        </w:rPr>
        <w:t>Likewis</w:t>
      </w:r>
      <w:r w:rsidR="007B4BB9">
        <w:rPr>
          <w:rFonts w:ascii="Times New Roman" w:hAnsi="Times New Roman" w:cs="Times New Roman"/>
        </w:rPr>
        <w:t>e</w:t>
      </w:r>
      <w:r w:rsidR="002B5D0B">
        <w:rPr>
          <w:rFonts w:ascii="Times New Roman" w:hAnsi="Times New Roman" w:cs="Times New Roman"/>
        </w:rPr>
        <w:t>, the critical units were activated to a greater extent for the Obstacle test event than for the No-Obstacle event</w:t>
      </w:r>
      <w:r w:rsidR="003C2506">
        <w:rPr>
          <w:rFonts w:ascii="Times New Roman" w:hAnsi="Times New Roman" w:cs="Times New Roman"/>
        </w:rPr>
        <w:t xml:space="preserve"> for networks in the Inferring Goals condition</w:t>
      </w:r>
      <w:r w:rsidR="002B5D0B">
        <w:rPr>
          <w:rFonts w:ascii="Times New Roman" w:hAnsi="Times New Roman" w:cs="Times New Roman"/>
        </w:rPr>
        <w:t>.</w:t>
      </w:r>
      <w:r w:rsidR="00854D8D">
        <w:rPr>
          <w:rFonts w:ascii="Times New Roman" w:hAnsi="Times New Roman" w:cs="Times New Roman"/>
        </w:rPr>
        <w:t xml:space="preserve"> </w:t>
      </w:r>
      <w:r w:rsidR="00D915C7">
        <w:rPr>
          <w:rFonts w:ascii="Times New Roman" w:hAnsi="Times New Roman" w:cs="Times New Roman"/>
        </w:rPr>
        <w:t>Crucially, both patterns of responses depart</w:t>
      </w:r>
      <w:r w:rsidR="00DA0540">
        <w:rPr>
          <w:rFonts w:ascii="Times New Roman" w:hAnsi="Times New Roman" w:cs="Times New Roman"/>
        </w:rPr>
        <w:t xml:space="preserve"> from </w:t>
      </w:r>
      <w:r w:rsidR="009B48E5">
        <w:rPr>
          <w:rFonts w:ascii="Times New Roman" w:hAnsi="Times New Roman" w:cs="Times New Roman"/>
        </w:rPr>
        <w:t>those of</w:t>
      </w:r>
      <w:r w:rsidR="00DA0540">
        <w:rPr>
          <w:rFonts w:ascii="Times New Roman" w:hAnsi="Times New Roman" w:cs="Times New Roman"/>
        </w:rPr>
        <w:t xml:space="preserve"> a model capable of reproducing infants’ looking behaviors </w:t>
      </w:r>
      <w:r w:rsidR="005D2110">
        <w:rPr>
          <w:rFonts w:ascii="Times New Roman" w:hAnsi="Times New Roman" w:cs="Times New Roman"/>
        </w:rPr>
        <w:t>in the same</w:t>
      </w:r>
      <w:r w:rsidR="00DA0540">
        <w:rPr>
          <w:rFonts w:ascii="Times New Roman" w:hAnsi="Times New Roman" w:cs="Times New Roman"/>
        </w:rPr>
        <w:t xml:space="preserve"> conditions and </w:t>
      </w:r>
      <w:r w:rsidR="00FA723F" w:rsidRPr="00FA723F">
        <w:rPr>
          <w:rFonts w:ascii="Times New Roman" w:hAnsi="Times New Roman" w:cs="Times New Roman"/>
        </w:rPr>
        <w:t xml:space="preserve">suggests that </w:t>
      </w:r>
      <w:r w:rsidR="00037BD3">
        <w:rPr>
          <w:rFonts w:ascii="Times New Roman" w:hAnsi="Times New Roman" w:cs="Times New Roman"/>
        </w:rPr>
        <w:t>OM10</w:t>
      </w:r>
      <w:r w:rsidR="00FA723F" w:rsidRPr="00FA723F">
        <w:rPr>
          <w:rFonts w:ascii="Times New Roman" w:hAnsi="Times New Roman" w:cs="Times New Roman"/>
        </w:rPr>
        <w:t xml:space="preserve"> cannot account for infants’ putative ability to reason productively about goals, actions, and constraints.</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777C37">
        <w:trPr>
          <w:trHeight w:val="4455"/>
        </w:trPr>
        <w:tc>
          <w:tcPr>
            <w:tcW w:w="5796" w:type="dxa"/>
          </w:tcPr>
          <w:p w14:paraId="572D9596" w14:textId="7B6A4F3B" w:rsidR="00A3623B" w:rsidRDefault="00AB0E9B" w:rsidP="00777C37">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777C3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173ADBEB"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12</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Pr>
          <w:rFonts w:ascii="Times New Roman" w:hAnsi="Times New Roman" w:cs="Times New Roman"/>
          <w:i w:val="0"/>
          <w:iCs w:val="0"/>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w:t>
      </w:r>
      <w:r w:rsidR="00C667F8">
        <w:rPr>
          <w:rFonts w:ascii="Times New Roman" w:hAnsi="Times New Roman" w:cs="Times New Roman"/>
          <w:i w:val="0"/>
          <w:iCs w:val="0"/>
          <w:color w:val="000000" w:themeColor="text1"/>
          <w:sz w:val="24"/>
          <w:szCs w:val="24"/>
        </w:rPr>
        <w:t>Plotted is the m</w:t>
      </w:r>
      <w:r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C667F8">
        <w:rPr>
          <w:rFonts w:ascii="Times New Roman" w:hAnsi="Times New Roman" w:cs="Times New Roman"/>
          <w:i w:val="0"/>
          <w:iCs w:val="0"/>
          <w:color w:val="000000" w:themeColor="text1"/>
          <w:sz w:val="24"/>
          <w:szCs w:val="24"/>
        </w:rPr>
        <w:t>in the</w:t>
      </w:r>
      <w:r w:rsidRPr="00FF4E79">
        <w:rPr>
          <w:rFonts w:ascii="Times New Roman" w:hAnsi="Times New Roman" w:cs="Times New Roman"/>
          <w:i w:val="0"/>
          <w:iCs w:val="0"/>
          <w:color w:val="000000" w:themeColor="text1"/>
          <w:sz w:val="24"/>
          <w:szCs w:val="24"/>
        </w:rPr>
        <w:t xml:space="preserve"> Inferring Goals condition and </w:t>
      </w:r>
      <w:r w:rsidR="00C667F8">
        <w:rPr>
          <w:rFonts w:ascii="Times New Roman" w:hAnsi="Times New Roman" w:cs="Times New Roman"/>
          <w:i w:val="0"/>
          <w:iCs w:val="0"/>
          <w:color w:val="000000" w:themeColor="text1"/>
          <w:sz w:val="24"/>
          <w:szCs w:val="24"/>
        </w:rPr>
        <w:t>to</w:t>
      </w:r>
      <w:r w:rsidRPr="00FF4E79">
        <w:rPr>
          <w:rFonts w:ascii="Times New Roman" w:hAnsi="Times New Roman" w:cs="Times New Roman"/>
          <w:i w:val="0"/>
          <w:iCs w:val="0"/>
          <w:color w:val="000000" w:themeColor="text1"/>
          <w:sz w:val="24"/>
          <w:szCs w:val="24"/>
        </w:rPr>
        <w:t xml:space="preserve"> the Obstacle and No-Obstacle test events</w:t>
      </w:r>
      <w:r w:rsidR="00C667F8">
        <w:rPr>
          <w:rFonts w:ascii="Times New Roman" w:hAnsi="Times New Roman" w:cs="Times New Roman"/>
          <w:i w:val="0"/>
          <w:iCs w:val="0"/>
          <w:color w:val="000000" w:themeColor="text1"/>
          <w:sz w:val="24"/>
          <w:szCs w:val="24"/>
        </w:rPr>
        <w:t xml:space="preserve"> for networks assigned to the Inferring Constraints condition (right). </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1A0EDD7F" w:rsidR="00A2767C" w:rsidRDefault="00BF52E3" w:rsidP="005D2110">
      <w:pPr>
        <w:spacing w:line="480" w:lineRule="auto"/>
        <w:ind w:firstLine="720"/>
        <w:contextualSpacing/>
        <w:rPr>
          <w:rFonts w:ascii="Times New Roman" w:hAnsi="Times New Roman" w:cs="Times New Roman"/>
        </w:rPr>
      </w:pPr>
      <w:r>
        <w:rPr>
          <w:rFonts w:ascii="Times New Roman" w:hAnsi="Times New Roman" w:cs="Times New Roman"/>
        </w:rPr>
        <w:t>It is possible</w:t>
      </w:r>
      <w:r w:rsidR="00212133">
        <w:rPr>
          <w:rFonts w:ascii="Times New Roman" w:hAnsi="Times New Roman" w:cs="Times New Roman"/>
        </w:rPr>
        <w:t xml:space="preserve"> </w:t>
      </w:r>
      <w:r w:rsidR="005D2110">
        <w:rPr>
          <w:rFonts w:ascii="Times New Roman" w:hAnsi="Times New Roman" w:cs="Times New Roman"/>
        </w:rPr>
        <w:t xml:space="preserve">that OM10’s failure to capture the </w:t>
      </w:r>
      <w:r w:rsidR="000D7123">
        <w:rPr>
          <w:rFonts w:ascii="Times New Roman" w:hAnsi="Times New Roman" w:cs="Times New Roman"/>
        </w:rPr>
        <w:t xml:space="preserve">behavioral targets of this </w:t>
      </w:r>
      <w:r w:rsidR="00672132">
        <w:rPr>
          <w:rFonts w:ascii="Times New Roman" w:hAnsi="Times New Roman" w:cs="Times New Roman"/>
        </w:rPr>
        <w:t xml:space="preserve">simulation is that the model failed sufficiently to instantiate the task structure of the studies from which the target findings were derived. </w:t>
      </w:r>
      <w:r w:rsidR="00087AF6">
        <w:rPr>
          <w:rFonts w:ascii="Times New Roman" w:hAnsi="Times New Roman" w:cs="Times New Roman"/>
        </w:rPr>
        <w:t>O</w:t>
      </w:r>
      <w:r w:rsidR="00862A38">
        <w:rPr>
          <w:rFonts w:ascii="Times New Roman" w:hAnsi="Times New Roman" w:cs="Times New Roman"/>
        </w:rPr>
        <w:t xml:space="preserve">ne </w:t>
      </w:r>
      <w:r w:rsidR="00F97C90">
        <w:rPr>
          <w:rFonts w:ascii="Times New Roman" w:hAnsi="Times New Roman" w:cs="Times New Roman"/>
        </w:rPr>
        <w:t>notable difference</w:t>
      </w:r>
      <w:r w:rsidR="00862A38">
        <w:rPr>
          <w:rFonts w:ascii="Times New Roman" w:hAnsi="Times New Roman" w:cs="Times New Roman"/>
        </w:rPr>
        <w:t xml:space="preserve"> between the task the </w:t>
      </w:r>
      <w:r w:rsidR="00087AF6">
        <w:rPr>
          <w:rFonts w:ascii="Times New Roman" w:hAnsi="Times New Roman" w:cs="Times New Roman"/>
        </w:rPr>
        <w:t xml:space="preserve">model faced </w:t>
      </w:r>
      <w:r w:rsidR="00907DE9">
        <w:rPr>
          <w:rFonts w:ascii="Times New Roman" w:hAnsi="Times New Roman" w:cs="Times New Roman"/>
        </w:rPr>
        <w:t xml:space="preserve">and </w:t>
      </w:r>
      <w:r w:rsidR="00087AF6">
        <w:rPr>
          <w:rFonts w:ascii="Times New Roman" w:hAnsi="Times New Roman" w:cs="Times New Roman"/>
        </w:rPr>
        <w:t>that</w:t>
      </w:r>
      <w:r w:rsidR="00862A38">
        <w:rPr>
          <w:rFonts w:ascii="Times New Roman" w:hAnsi="Times New Roman" w:cs="Times New Roman"/>
        </w:rPr>
        <w:t xml:space="preserve"> </w:t>
      </w:r>
      <w:r w:rsidR="00087AF6">
        <w:rPr>
          <w:rFonts w:ascii="Times New Roman" w:hAnsi="Times New Roman" w:cs="Times New Roman"/>
        </w:rPr>
        <w:t>infants faced is that</w:t>
      </w:r>
      <w:r w:rsidR="00EF4AD6">
        <w:rPr>
          <w:rFonts w:ascii="Times New Roman" w:hAnsi="Times New Roman" w:cs="Times New Roman"/>
        </w:rPr>
        <w:t xml:space="preserve"> in the Obstacle test event that was shown to</w:t>
      </w:r>
      <w:r w:rsidR="009B7074">
        <w:rPr>
          <w:rFonts w:ascii="Times New Roman" w:hAnsi="Times New Roman" w:cs="Times New Roman"/>
        </w:rPr>
        <w:t xml:space="preserve"> networks in the </w:t>
      </w:r>
      <w:r w:rsidR="00EF4AD6">
        <w:rPr>
          <w:rFonts w:ascii="Times New Roman" w:hAnsi="Times New Roman" w:cs="Times New Roman"/>
        </w:rPr>
        <w:t>Inferring Constraints condition,</w:t>
      </w:r>
      <w:r w:rsidR="009B7074">
        <w:rPr>
          <w:rFonts w:ascii="Times New Roman" w:hAnsi="Times New Roman" w:cs="Times New Roman"/>
        </w:rPr>
        <w:t xml:space="preserve"> </w:t>
      </w:r>
      <w:r w:rsidR="00087AF6">
        <w:rPr>
          <w:rFonts w:ascii="Times New Roman" w:hAnsi="Times New Roman" w:cs="Times New Roman"/>
        </w:rPr>
        <w:t>the</w:t>
      </w:r>
      <w:r w:rsidR="00862A38">
        <w:rPr>
          <w:rFonts w:ascii="Times New Roman" w:hAnsi="Times New Roman" w:cs="Times New Roman"/>
        </w:rPr>
        <w:t xml:space="preserve"> </w:t>
      </w:r>
      <w:r w:rsidR="00087AF6">
        <w:rPr>
          <w:rFonts w:ascii="Times New Roman" w:hAnsi="Times New Roman" w:cs="Times New Roman"/>
        </w:rPr>
        <w:t xml:space="preserve">agent overshot the obstacle; </w:t>
      </w:r>
      <w:r w:rsidR="00566F5A">
        <w:rPr>
          <w:rFonts w:ascii="Times New Roman" w:hAnsi="Times New Roman" w:cs="Times New Roman"/>
        </w:rPr>
        <w:t>this did not happen in the corresponding event shown to infants</w:t>
      </w:r>
      <w:r w:rsidR="00087AF6">
        <w:rPr>
          <w:rFonts w:ascii="Times New Roman" w:hAnsi="Times New Roman" w:cs="Times New Roman"/>
        </w:rPr>
        <w:t>.</w:t>
      </w:r>
      <w:r w:rsidR="00A2767C">
        <w:rPr>
          <w:rFonts w:ascii="Times New Roman" w:hAnsi="Times New Roman" w:cs="Times New Roman"/>
        </w:rPr>
        <w:t xml:space="preserve"> However, OM10-2—a model that better reflects the structure </w:t>
      </w:r>
      <w:r w:rsidR="00937D47">
        <w:rPr>
          <w:rFonts w:ascii="Times New Roman" w:hAnsi="Times New Roman" w:cs="Times New Roman"/>
        </w:rPr>
        <w:t xml:space="preserve">of the </w:t>
      </w:r>
      <w:r w:rsidR="00A2767C">
        <w:rPr>
          <w:rFonts w:ascii="Times New Roman" w:hAnsi="Times New Roman" w:cs="Times New Roman"/>
        </w:rPr>
        <w:t xml:space="preserve">tasks </w:t>
      </w:r>
      <w:r w:rsidR="00EF4CD4">
        <w:rPr>
          <w:rFonts w:ascii="Times New Roman" w:hAnsi="Times New Roman" w:cs="Times New Roman"/>
        </w:rPr>
        <w:t xml:space="preserve">in which </w:t>
      </w:r>
      <w:r w:rsidR="00A2767C">
        <w:rPr>
          <w:rFonts w:ascii="Times New Roman" w:hAnsi="Times New Roman" w:cs="Times New Roman"/>
        </w:rPr>
        <w:t xml:space="preserve">the present </w:t>
      </w:r>
      <w:r w:rsidR="00937D47">
        <w:rPr>
          <w:rFonts w:ascii="Times New Roman" w:hAnsi="Times New Roman" w:cs="Times New Roman"/>
        </w:rPr>
        <w:t>behavioral targets</w:t>
      </w:r>
      <w:r w:rsidR="00EF4CD4">
        <w:rPr>
          <w:rFonts w:ascii="Times New Roman" w:hAnsi="Times New Roman" w:cs="Times New Roman"/>
        </w:rPr>
        <w:t xml:space="preserve"> were observed—also failed to replicate these behaviors.</w:t>
      </w:r>
      <w:r w:rsidR="007F617E">
        <w:rPr>
          <w:rFonts w:ascii="Times New Roman" w:hAnsi="Times New Roman" w:cs="Times New Roman"/>
        </w:rPr>
        <w:t xml:space="preserve"> As was true for OM10 and can be seen in</w:t>
      </w:r>
      <w:r w:rsidR="00EF4CD4">
        <w:rPr>
          <w:rFonts w:ascii="Times New Roman" w:hAnsi="Times New Roman" w:cs="Times New Roman"/>
        </w:rPr>
        <w:t xml:space="preserve"> Figure 12, networks</w:t>
      </w:r>
      <w:r w:rsidR="007F617E">
        <w:rPr>
          <w:rFonts w:ascii="Times New Roman" w:hAnsi="Times New Roman" w:cs="Times New Roman"/>
        </w:rPr>
        <w:t xml:space="preserve">’ responses in both conditions were at variance with those of a model capable of capturing </w:t>
      </w:r>
      <w:r w:rsidR="00A523F8">
        <w:rPr>
          <w:rFonts w:ascii="Times New Roman" w:hAnsi="Times New Roman" w:cs="Times New Roman"/>
        </w:rPr>
        <w:t>infants</w:t>
      </w:r>
      <w:r w:rsidR="007F617E">
        <w:rPr>
          <w:rFonts w:ascii="Times New Roman" w:hAnsi="Times New Roman" w:cs="Times New Roman"/>
        </w:rPr>
        <w:t xml:space="preserve">’ responses in </w:t>
      </w:r>
      <w:r w:rsidR="00A523F8">
        <w:rPr>
          <w:rFonts w:ascii="Times New Roman" w:hAnsi="Times New Roman" w:cs="Times New Roman"/>
        </w:rPr>
        <w:t>the corresponding behavioral conditions.</w:t>
      </w:r>
      <w:r w:rsidR="00EF4CD4">
        <w:rPr>
          <w:rFonts w:ascii="Times New Roman" w:hAnsi="Times New Roman" w:cs="Times New Roman"/>
        </w:rPr>
        <w:t xml:space="preserve"> </w:t>
      </w:r>
      <w:r w:rsidR="00A523F8">
        <w:rPr>
          <w:rFonts w:ascii="Times New Roman" w:hAnsi="Times New Roman" w:cs="Times New Roman"/>
        </w:rPr>
        <w:t xml:space="preserve">The performance of this model suggests that OM10’s </w:t>
      </w:r>
      <w:r w:rsidR="00773551">
        <w:rPr>
          <w:rFonts w:ascii="Times New Roman" w:hAnsi="Times New Roman" w:cs="Times New Roman"/>
        </w:rPr>
        <w:t>difficulties</w:t>
      </w:r>
      <w:r w:rsidR="00A523F8">
        <w:rPr>
          <w:rFonts w:ascii="Times New Roman" w:hAnsi="Times New Roman" w:cs="Times New Roman"/>
        </w:rPr>
        <w:t xml:space="preserve"> </w:t>
      </w:r>
      <w:r w:rsidR="00773551">
        <w:rPr>
          <w:rFonts w:ascii="Times New Roman" w:hAnsi="Times New Roman" w:cs="Times New Roman"/>
        </w:rPr>
        <w:t xml:space="preserve">cannot be attributed to its failure properly to implement the structure of the tasks that produced the </w:t>
      </w:r>
      <w:r w:rsidR="00773551">
        <w:rPr>
          <w:rFonts w:ascii="Times New Roman" w:hAnsi="Times New Roman" w:cs="Times New Roman"/>
        </w:rPr>
        <w:lastRenderedPageBreak/>
        <w:t xml:space="preserve">target behaviors of this simulation. Instead, OM10’s </w:t>
      </w:r>
      <w:r w:rsidR="002E1B07">
        <w:rPr>
          <w:rFonts w:ascii="Times New Roman" w:hAnsi="Times New Roman" w:cs="Times New Roman"/>
        </w:rPr>
        <w:t>performance</w:t>
      </w:r>
      <w:r w:rsidR="00773551">
        <w:rPr>
          <w:rFonts w:ascii="Times New Roman" w:hAnsi="Times New Roman" w:cs="Times New Roman"/>
        </w:rPr>
        <w:t xml:space="preserve"> </w:t>
      </w:r>
      <w:r w:rsidR="002E1B07">
        <w:rPr>
          <w:rFonts w:ascii="Times New Roman" w:hAnsi="Times New Roman" w:cs="Times New Roman"/>
        </w:rPr>
        <w:t>may point to</w:t>
      </w:r>
      <w:r w:rsidR="00773551">
        <w:rPr>
          <w:rFonts w:ascii="Times New Roman" w:hAnsi="Times New Roman" w:cs="Times New Roman"/>
        </w:rPr>
        <w:t xml:space="preserve"> </w:t>
      </w:r>
      <w:r w:rsidR="002E1B07">
        <w:rPr>
          <w:rFonts w:ascii="Times New Roman" w:hAnsi="Times New Roman" w:cs="Times New Roman"/>
        </w:rPr>
        <w:t>a more fundamental failure to</w:t>
      </w:r>
      <w:r w:rsidR="00FC192C">
        <w:rPr>
          <w:rFonts w:ascii="Times New Roman" w:hAnsi="Times New Roman" w:cs="Times New Roman"/>
        </w:rPr>
        <w:t xml:space="preserve"> capture the processes </w:t>
      </w:r>
      <w:r w:rsidR="002E1B07">
        <w:rPr>
          <w:rFonts w:ascii="Times New Roman" w:hAnsi="Times New Roman" w:cs="Times New Roman"/>
        </w:rPr>
        <w:t>subserving</w:t>
      </w:r>
      <w:r w:rsidR="00FC192C">
        <w:rPr>
          <w:rFonts w:ascii="Times New Roman" w:hAnsi="Times New Roman" w:cs="Times New Roman"/>
        </w:rPr>
        <w:t xml:space="preserve"> infants’ looking behaviors in studies </w:t>
      </w:r>
      <w:r w:rsidR="002E1B07">
        <w:rPr>
          <w:rFonts w:ascii="Times New Roman" w:hAnsi="Times New Roman" w:cs="Times New Roman"/>
        </w:rPr>
        <w:t xml:space="preserve">requiring </w:t>
      </w:r>
      <w:r w:rsidR="00FC192C">
        <w:rPr>
          <w:rFonts w:ascii="Times New Roman" w:hAnsi="Times New Roman" w:cs="Times New Roman"/>
        </w:rPr>
        <w:t xml:space="preserve">them to </w:t>
      </w:r>
      <w:r w:rsidR="002E1B07">
        <w:rPr>
          <w:rFonts w:ascii="Times New Roman" w:hAnsi="Times New Roman" w:cs="Times New Roman"/>
        </w:rPr>
        <w:t>reason productively about</w:t>
      </w:r>
      <w:r w:rsidR="00FC192C">
        <w:rPr>
          <w:rFonts w:ascii="Times New Roman" w:hAnsi="Times New Roman" w:cs="Times New Roman"/>
        </w:rPr>
        <w:t xml:space="preserve"> goals, constraints, and actions.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766"/>
      </w:tblGrid>
      <w:tr w:rsidR="00BD34DC" w14:paraId="38DA9DF3" w14:textId="77777777" w:rsidTr="007701A3">
        <w:trPr>
          <w:trHeight w:val="4560"/>
        </w:trPr>
        <w:tc>
          <w:tcPr>
            <w:tcW w:w="5698" w:type="dxa"/>
          </w:tcPr>
          <w:p w14:paraId="42895F3C" w14:textId="56036D16" w:rsidR="000D05F9" w:rsidRDefault="00502FFA" w:rsidP="00CF2AA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5C7CB829" wp14:editId="2A5D87CA">
                  <wp:extent cx="3505200" cy="2804160"/>
                  <wp:effectExtent l="0" t="0" r="0" b="0"/>
                  <wp:docPr id="1917542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2214" name="Picture 191754221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05211" cy="2804169"/>
                          </a:xfrm>
                          <a:prstGeom prst="rect">
                            <a:avLst/>
                          </a:prstGeom>
                        </pic:spPr>
                      </pic:pic>
                    </a:graphicData>
                  </a:graphic>
                </wp:inline>
              </w:drawing>
            </w:r>
          </w:p>
        </w:tc>
        <w:tc>
          <w:tcPr>
            <w:tcW w:w="5698" w:type="dxa"/>
          </w:tcPr>
          <w:p w14:paraId="2B175312" w14:textId="790B5ACD" w:rsidR="000D05F9" w:rsidRDefault="00502FFA"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A76F05" wp14:editId="67C92356">
                  <wp:extent cx="3524250" cy="2819400"/>
                  <wp:effectExtent l="0" t="0" r="0" b="0"/>
                  <wp:docPr id="1456165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5643" name="Picture 145616564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524570" cy="2819656"/>
                          </a:xfrm>
                          <a:prstGeom prst="rect">
                            <a:avLst/>
                          </a:prstGeom>
                        </pic:spPr>
                      </pic:pic>
                    </a:graphicData>
                  </a:graphic>
                </wp:inline>
              </w:drawing>
            </w:r>
          </w:p>
        </w:tc>
      </w:tr>
    </w:tbl>
    <w:p w14:paraId="5898A2FF" w14:textId="0E2F7C5D"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13</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Pr>
          <w:rFonts w:ascii="Times New Roman" w:hAnsi="Times New Roman" w:cs="Times New Roman"/>
          <w:i w:val="0"/>
          <w:iCs w:val="0"/>
          <w:color w:val="000000" w:themeColor="text1"/>
          <w:sz w:val="24"/>
          <w:szCs w:val="24"/>
        </w:rPr>
        <w:t>Performance of ALIAS-</w:t>
      </w:r>
      <w:r w:rsidR="00FC274F">
        <w:rPr>
          <w:rFonts w:ascii="Times New Roman" w:hAnsi="Times New Roman" w:cs="Times New Roman"/>
          <w:i w:val="0"/>
          <w:iCs w:val="0"/>
          <w:color w:val="000000" w:themeColor="text1"/>
          <w:sz w:val="24"/>
          <w:szCs w:val="24"/>
        </w:rPr>
        <w:t>2</w:t>
      </w:r>
      <w:r>
        <w:rPr>
          <w:rFonts w:ascii="Times New Roman" w:hAnsi="Times New Roman" w:cs="Times New Roman"/>
          <w:i w:val="0"/>
          <w:iCs w:val="0"/>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sidR="00D338BE">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D338BE">
        <w:rPr>
          <w:rFonts w:ascii="Times New Roman" w:hAnsi="Times New Roman" w:cs="Times New Roman"/>
          <w:i w:val="0"/>
          <w:iCs w:val="0"/>
          <w:color w:val="000000" w:themeColor="text1"/>
          <w:sz w:val="24"/>
          <w:szCs w:val="24"/>
        </w:rPr>
        <w:t xml:space="preserve"> (left)</w:t>
      </w:r>
      <w:r>
        <w:rPr>
          <w:rFonts w:ascii="Times New Roman" w:hAnsi="Times New Roman" w:cs="Times New Roman"/>
          <w:i w:val="0"/>
          <w:iCs w:val="0"/>
          <w:color w:val="000000" w:themeColor="text1"/>
          <w:sz w:val="24"/>
          <w:szCs w:val="24"/>
        </w:rPr>
        <w:t xml:space="preserve"> and to the Obstacle and No-Obstacle test events </w:t>
      </w:r>
      <w:r w:rsidR="00D338BE">
        <w:rPr>
          <w:rFonts w:ascii="Times New Roman" w:hAnsi="Times New Roman" w:cs="Times New Roman"/>
          <w:i w:val="0"/>
          <w:iCs w:val="0"/>
          <w:color w:val="000000" w:themeColor="text1"/>
          <w:sz w:val="24"/>
          <w:szCs w:val="24"/>
        </w:rPr>
        <w:t>for networks in the Inferring Constraints condition (right).</w:t>
      </w:r>
    </w:p>
    <w:p w14:paraId="0A6D9B76" w14:textId="77777777" w:rsidR="007701A3" w:rsidRDefault="007701A3" w:rsidP="00820F99">
      <w:pPr>
        <w:spacing w:line="480" w:lineRule="auto"/>
        <w:ind w:firstLine="720"/>
        <w:contextualSpacing/>
        <w:rPr>
          <w:rFonts w:ascii="Times New Roman" w:hAnsi="Times New Roman" w:cs="Times New Roman"/>
        </w:rPr>
      </w:pPr>
    </w:p>
    <w:p w14:paraId="7275D405" w14:textId="33D59E13" w:rsidR="00CF2AA6" w:rsidRDefault="00CF2AA6" w:rsidP="00820F99">
      <w:pPr>
        <w:spacing w:line="480" w:lineRule="auto"/>
        <w:ind w:firstLine="720"/>
        <w:contextualSpacing/>
        <w:rPr>
          <w:rFonts w:ascii="Times New Roman" w:hAnsi="Times New Roman" w:cs="Times New Roman"/>
        </w:rPr>
      </w:pPr>
      <w:r>
        <w:rPr>
          <w:rFonts w:ascii="Times New Roman" w:hAnsi="Times New Roman" w:cs="Times New Roman"/>
        </w:rPr>
        <w:t xml:space="preserve">Although </w:t>
      </w:r>
      <w:r w:rsidR="009316B0">
        <w:rPr>
          <w:rFonts w:ascii="Times New Roman" w:hAnsi="Times New Roman" w:cs="Times New Roman"/>
        </w:rPr>
        <w:t>ALIAS-2 failed to reproduce the first two target behaviors</w:t>
      </w:r>
      <w:r>
        <w:rPr>
          <w:rFonts w:ascii="Times New Roman" w:hAnsi="Times New Roman" w:cs="Times New Roman"/>
        </w:rPr>
        <w:t xml:space="preserve">, it </w:t>
      </w:r>
      <w:r w:rsidR="009316B0">
        <w:rPr>
          <w:rFonts w:ascii="Times New Roman" w:hAnsi="Times New Roman" w:cs="Times New Roman"/>
        </w:rPr>
        <w:t>remains possible that this model</w:t>
      </w:r>
      <w:r>
        <w:rPr>
          <w:rFonts w:ascii="Times New Roman" w:hAnsi="Times New Roman" w:cs="Times New Roman"/>
        </w:rPr>
        <w:t xml:space="preserve"> </w:t>
      </w:r>
      <w:r w:rsidR="009316B0">
        <w:rPr>
          <w:rFonts w:ascii="Times New Roman" w:hAnsi="Times New Roman" w:cs="Times New Roman"/>
        </w:rPr>
        <w:t>would</w:t>
      </w:r>
      <w:r>
        <w:rPr>
          <w:rFonts w:ascii="Times New Roman" w:hAnsi="Times New Roman" w:cs="Times New Roman"/>
        </w:rPr>
        <w:t xml:space="preserve"> succeed in accounting for the present target findings. </w:t>
      </w:r>
      <w:r w:rsidR="009316B0">
        <w:rPr>
          <w:rFonts w:ascii="Times New Roman" w:hAnsi="Times New Roman" w:cs="Times New Roman"/>
        </w:rPr>
        <w:t xml:space="preserve">Figure 13 shows that this </w:t>
      </w:r>
      <w:r w:rsidR="00454112">
        <w:rPr>
          <w:rFonts w:ascii="Times New Roman" w:hAnsi="Times New Roman" w:cs="Times New Roman"/>
        </w:rPr>
        <w:t>was</w:t>
      </w:r>
      <w:r w:rsidR="009316B0">
        <w:rPr>
          <w:rFonts w:ascii="Times New Roman" w:hAnsi="Times New Roman" w:cs="Times New Roman"/>
        </w:rPr>
        <w:t xml:space="preserve"> indeed the case. </w:t>
      </w:r>
      <w:r w:rsidR="00454112">
        <w:rPr>
          <w:rFonts w:ascii="Times New Roman" w:hAnsi="Times New Roman" w:cs="Times New Roman"/>
        </w:rPr>
        <w:t>As with ALIAS</w:t>
      </w:r>
      <w:r w:rsidR="009316B0">
        <w:rPr>
          <w:rFonts w:ascii="Times New Roman" w:hAnsi="Times New Roman" w:cs="Times New Roman"/>
        </w:rPr>
        <w:t xml:space="preserve">, </w:t>
      </w:r>
      <w:r w:rsidR="00EC79AC">
        <w:rPr>
          <w:rFonts w:ascii="Times New Roman" w:hAnsi="Times New Roman" w:cs="Times New Roman"/>
        </w:rPr>
        <w:t xml:space="preserve">networks in both conditions produced greater error to that condition’s inconsistent test event than to the consistent one. Thus, networks </w:t>
      </w:r>
      <w:r w:rsidR="009316B0">
        <w:rPr>
          <w:rFonts w:ascii="Times New Roman" w:hAnsi="Times New Roman" w:cs="Times New Roman"/>
        </w:rPr>
        <w:t xml:space="preserve">in the Inferring Goals condition </w:t>
      </w:r>
      <w:r w:rsidR="00027A15">
        <w:rPr>
          <w:rFonts w:ascii="Times New Roman" w:hAnsi="Times New Roman" w:cs="Times New Roman"/>
        </w:rPr>
        <w:t xml:space="preserve">produced greater error to </w:t>
      </w:r>
      <w:r w:rsidR="00EC79AC">
        <w:rPr>
          <w:rFonts w:ascii="Times New Roman" w:hAnsi="Times New Roman" w:cs="Times New Roman"/>
        </w:rPr>
        <w:t>the Incongruent test event than at the Congruent one</w:t>
      </w:r>
      <w:r w:rsidR="00027A15">
        <w:rPr>
          <w:rFonts w:ascii="Times New Roman" w:hAnsi="Times New Roman" w:cs="Times New Roman"/>
        </w:rPr>
        <w:t>, and</w:t>
      </w:r>
      <w:r w:rsidR="00DC61F9">
        <w:rPr>
          <w:rFonts w:ascii="Times New Roman" w:hAnsi="Times New Roman" w:cs="Times New Roman"/>
        </w:rPr>
        <w:t xml:space="preserve"> networks in the Inferring Constraints condition produced greater error to the No-Obstacle test event than tot the Obstacle test event. Given that the only difference between ALIAS and </w:t>
      </w:r>
      <w:r w:rsidR="00DC61F9">
        <w:rPr>
          <w:rFonts w:ascii="Times New Roman" w:hAnsi="Times New Roman" w:cs="Times New Roman"/>
        </w:rPr>
        <w:lastRenderedPageBreak/>
        <w:t>ALIAS-2 is that</w:t>
      </w:r>
      <w:r w:rsidR="00AC0BCA">
        <w:rPr>
          <w:rFonts w:ascii="Times New Roman" w:hAnsi="Times New Roman" w:cs="Times New Roman"/>
        </w:rPr>
        <w:t xml:space="preserve"> the former implements</w:t>
      </w:r>
      <w:r w:rsidR="00DC61F9">
        <w:rPr>
          <w:rFonts w:ascii="Times New Roman" w:hAnsi="Times New Roman" w:cs="Times New Roman"/>
        </w:rPr>
        <w:t xml:space="preserve"> differential </w:t>
      </w:r>
      <w:r w:rsidR="00AC0BCA">
        <w:rPr>
          <w:rFonts w:ascii="Times New Roman" w:hAnsi="Times New Roman" w:cs="Times New Roman"/>
        </w:rPr>
        <w:t xml:space="preserve">barrier </w:t>
      </w:r>
      <w:r w:rsidR="00DC61F9">
        <w:rPr>
          <w:rFonts w:ascii="Times New Roman" w:hAnsi="Times New Roman" w:cs="Times New Roman"/>
        </w:rPr>
        <w:t>salience</w:t>
      </w:r>
      <w:r w:rsidR="00AC0BCA">
        <w:rPr>
          <w:rFonts w:ascii="Times New Roman" w:hAnsi="Times New Roman" w:cs="Times New Roman"/>
        </w:rPr>
        <w:t xml:space="preserve"> whereas the latter does not. ALIAS-2’s success suggests</w:t>
      </w:r>
      <w:r w:rsidR="00DC61F9">
        <w:rPr>
          <w:rFonts w:ascii="Times New Roman" w:hAnsi="Times New Roman" w:cs="Times New Roman"/>
        </w:rPr>
        <w:t xml:space="preserve"> that</w:t>
      </w:r>
      <w:r>
        <w:rPr>
          <w:rFonts w:ascii="Times New Roman" w:hAnsi="Times New Roman" w:cs="Times New Roman"/>
        </w:rPr>
        <w:t xml:space="preserve"> associative</w:t>
      </w:r>
      <w:r w:rsidR="00820F99">
        <w:rPr>
          <w:rFonts w:ascii="Times New Roman" w:hAnsi="Times New Roman" w:cs="Times New Roman"/>
        </w:rPr>
        <w:t xml:space="preserve"> learning alone</w:t>
      </w:r>
      <w:r>
        <w:rPr>
          <w:rFonts w:ascii="Times New Roman" w:hAnsi="Times New Roman" w:cs="Times New Roman"/>
        </w:rPr>
        <w:t xml:space="preserve"> is sufficient to</w:t>
      </w:r>
      <w:r w:rsidR="000E090D">
        <w:rPr>
          <w:rFonts w:ascii="Times New Roman" w:hAnsi="Times New Roman" w:cs="Times New Roman"/>
        </w:rPr>
        <w:t xml:space="preserve"> explain a pattern of looking that</w:t>
      </w:r>
      <w:r w:rsidR="00AC0BCA">
        <w:rPr>
          <w:rFonts w:ascii="Times New Roman" w:hAnsi="Times New Roman" w:cs="Times New Roman"/>
        </w:rPr>
        <w:t xml:space="preserve"> heretofore </w:t>
      </w:r>
      <w:r w:rsidR="000E090D">
        <w:rPr>
          <w:rFonts w:ascii="Times New Roman" w:hAnsi="Times New Roman" w:cs="Times New Roman"/>
        </w:rPr>
        <w:t xml:space="preserve">has been taken to indicate that infants </w:t>
      </w:r>
      <w:r w:rsidR="00A07AC9">
        <w:rPr>
          <w:rFonts w:ascii="Times New Roman" w:hAnsi="Times New Roman" w:cs="Times New Roman"/>
        </w:rPr>
        <w:t xml:space="preserve">possess a teleological stance and </w:t>
      </w:r>
      <w:r w:rsidR="000E090D">
        <w:rPr>
          <w:rFonts w:ascii="Times New Roman" w:hAnsi="Times New Roman" w:cs="Times New Roman"/>
        </w:rPr>
        <w:t xml:space="preserve">can </w:t>
      </w:r>
      <w:r w:rsidR="00A07AC9">
        <w:rPr>
          <w:rFonts w:ascii="Times New Roman" w:hAnsi="Times New Roman" w:cs="Times New Roman"/>
        </w:rPr>
        <w:t>make inferences about how goals, actions, and constraints all relate to one another</w:t>
      </w:r>
      <w:r w:rsidR="000E090D">
        <w:rPr>
          <w:rFonts w:ascii="Times New Roman" w:hAnsi="Times New Roman" w:cs="Times New Roman"/>
        </w:rPr>
        <w:t xml:space="preserve">. </w:t>
      </w:r>
      <w:r w:rsidR="00A07AC9">
        <w:rPr>
          <w:rFonts w:ascii="Times New Roman" w:hAnsi="Times New Roman" w:cs="Times New Roman"/>
        </w:rPr>
        <w:t xml:space="preserve">At the same time, </w:t>
      </w:r>
      <w:r w:rsidR="009B5BBB">
        <w:rPr>
          <w:rFonts w:ascii="Times New Roman" w:hAnsi="Times New Roman" w:cs="Times New Roman"/>
        </w:rPr>
        <w:t xml:space="preserve">ALIAS-2 cannot be considered a </w:t>
      </w:r>
      <w:r w:rsidR="002D53A5">
        <w:rPr>
          <w:rFonts w:ascii="Times New Roman" w:hAnsi="Times New Roman" w:cs="Times New Roman"/>
        </w:rPr>
        <w:t>veridical</w:t>
      </w:r>
      <w:r w:rsidR="009B5BBB">
        <w:rPr>
          <w:rFonts w:ascii="Times New Roman" w:hAnsi="Times New Roman" w:cs="Times New Roman"/>
        </w:rPr>
        <w:t xml:space="preserve"> model of infants’ looking </w:t>
      </w:r>
      <w:proofErr w:type="gramStart"/>
      <w:r w:rsidR="009B5BBB">
        <w:rPr>
          <w:rFonts w:ascii="Times New Roman" w:hAnsi="Times New Roman" w:cs="Times New Roman"/>
        </w:rPr>
        <w:t>behaviors</w:t>
      </w:r>
      <w:proofErr w:type="gramEnd"/>
      <w:r w:rsidR="009B5BBB">
        <w:rPr>
          <w:rFonts w:ascii="Times New Roman" w:hAnsi="Times New Roman" w:cs="Times New Roman"/>
        </w:rPr>
        <w:t xml:space="preserve"> in </w:t>
      </w:r>
      <w:ins w:id="1255" w:author="Benton, Deon" w:date="2026-05-16T15:39:00Z" w16du:dateUtc="2026-05-16T20:39:00Z">
        <w:r w:rsidR="00DB0881">
          <w:rPr>
            <w:rFonts w:ascii="Times New Roman" w:hAnsi="Times New Roman" w:cs="Times New Roman"/>
          </w:rPr>
          <w:t>action efficiency understanding</w:t>
        </w:r>
      </w:ins>
      <w:r w:rsidR="009B5BBB">
        <w:rPr>
          <w:rFonts w:ascii="Times New Roman" w:hAnsi="Times New Roman" w:cs="Times New Roman"/>
        </w:rPr>
        <w:t xml:space="preserve"> studies</w:t>
      </w:r>
      <w:r w:rsidR="002D53A5">
        <w:rPr>
          <w:rFonts w:ascii="Times New Roman" w:hAnsi="Times New Roman" w:cs="Times New Roman"/>
        </w:rPr>
        <w:t>. This is because</w:t>
      </w:r>
      <w:r w:rsidR="000B67D6">
        <w:rPr>
          <w:rFonts w:ascii="Times New Roman" w:hAnsi="Times New Roman" w:cs="Times New Roman"/>
        </w:rPr>
        <w:t>, unlike</w:t>
      </w:r>
      <w:r w:rsidR="002D53A5">
        <w:rPr>
          <w:rFonts w:ascii="Times New Roman" w:hAnsi="Times New Roman" w:cs="Times New Roman"/>
        </w:rPr>
        <w:t xml:space="preserve"> ALIAS</w:t>
      </w:r>
      <w:r w:rsidR="000B67D6">
        <w:rPr>
          <w:rFonts w:ascii="Times New Roman" w:hAnsi="Times New Roman" w:cs="Times New Roman"/>
        </w:rPr>
        <w:t>, it fail</w:t>
      </w:r>
      <w:r w:rsidR="00CD5C5B">
        <w:rPr>
          <w:rFonts w:ascii="Times New Roman" w:hAnsi="Times New Roman" w:cs="Times New Roman"/>
        </w:rPr>
        <w:t>ed</w:t>
      </w:r>
      <w:r w:rsidR="000B67D6">
        <w:rPr>
          <w:rFonts w:ascii="Times New Roman" w:hAnsi="Times New Roman" w:cs="Times New Roman"/>
        </w:rPr>
        <w:t xml:space="preserve"> to capture the first two target findings. Any </w:t>
      </w:r>
      <w:r w:rsidR="00004EE8">
        <w:rPr>
          <w:rFonts w:ascii="Times New Roman" w:hAnsi="Times New Roman" w:cs="Times New Roman"/>
        </w:rPr>
        <w:t xml:space="preserve">worthy model </w:t>
      </w:r>
      <w:r w:rsidR="00CD5C5B">
        <w:rPr>
          <w:rFonts w:ascii="Times New Roman" w:hAnsi="Times New Roman" w:cs="Times New Roman"/>
        </w:rPr>
        <w:t>simulating the processing underpinning</w:t>
      </w:r>
      <w:r w:rsidR="000B67D6">
        <w:rPr>
          <w:rFonts w:ascii="Times New Roman" w:hAnsi="Times New Roman" w:cs="Times New Roman"/>
        </w:rPr>
        <w:t xml:space="preserve"> infants’ looking behaviors</w:t>
      </w:r>
      <w:r w:rsidR="003F443C">
        <w:rPr>
          <w:rFonts w:ascii="Times New Roman" w:hAnsi="Times New Roman" w:cs="Times New Roman"/>
        </w:rPr>
        <w:t xml:space="preserve"> in </w:t>
      </w:r>
      <w:ins w:id="1256" w:author="Benton, Deon" w:date="2026-05-16T15:39:00Z" w16du:dateUtc="2026-05-16T20:39:00Z">
        <w:r w:rsidR="00DB0881">
          <w:rPr>
            <w:rFonts w:ascii="Times New Roman" w:hAnsi="Times New Roman" w:cs="Times New Roman"/>
          </w:rPr>
          <w:t>action efficiency understanding</w:t>
        </w:r>
      </w:ins>
      <w:r w:rsidR="003F443C">
        <w:rPr>
          <w:rFonts w:ascii="Times New Roman" w:hAnsi="Times New Roman" w:cs="Times New Roman"/>
        </w:rPr>
        <w:t xml:space="preserve"> studies</w:t>
      </w:r>
      <w:r w:rsidR="000B67D6">
        <w:rPr>
          <w:rFonts w:ascii="Times New Roman" w:hAnsi="Times New Roman" w:cs="Times New Roman"/>
        </w:rPr>
        <w:t xml:space="preserve"> </w:t>
      </w:r>
      <w:r w:rsidR="00B070EB">
        <w:rPr>
          <w:rFonts w:ascii="Times New Roman" w:hAnsi="Times New Roman" w:cs="Times New Roman"/>
        </w:rPr>
        <w:t>must</w:t>
      </w:r>
      <w:r w:rsidR="000B67D6">
        <w:rPr>
          <w:rFonts w:ascii="Times New Roman" w:hAnsi="Times New Roman" w:cs="Times New Roman"/>
        </w:rPr>
        <w:t xml:space="preserve"> capture the </w:t>
      </w:r>
      <w:r w:rsidR="003F443C" w:rsidRPr="00490314">
        <w:rPr>
          <w:rFonts w:ascii="Times New Roman" w:hAnsi="Times New Roman" w:cs="Times New Roman"/>
          <w:i/>
          <w:iCs/>
        </w:rPr>
        <w:t>complete</w:t>
      </w:r>
      <w:r w:rsidR="003F443C">
        <w:rPr>
          <w:rFonts w:ascii="Times New Roman" w:hAnsi="Times New Roman" w:cs="Times New Roman"/>
        </w:rPr>
        <w:t xml:space="preserve"> range of target findings.</w:t>
      </w:r>
      <w:r w:rsidR="00D66C70">
        <w:rPr>
          <w:rFonts w:ascii="Times New Roman" w:hAnsi="Times New Roman" w:cs="Times New Roman"/>
        </w:rPr>
        <w:t xml:space="preserve"> </w:t>
      </w:r>
    </w:p>
    <w:p w14:paraId="6D912F94" w14:textId="1277C7E8" w:rsidR="00CF2AA6" w:rsidRDefault="00164313"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Overall, Simulation 3 showed that </w:t>
      </w:r>
      <w:r w:rsidR="009524B2">
        <w:rPr>
          <w:rFonts w:ascii="Times New Roman" w:hAnsi="Times New Roman" w:cs="Times New Roman"/>
        </w:rPr>
        <w:t xml:space="preserve">both versions of ALIAS </w:t>
      </w:r>
      <w:r>
        <w:rPr>
          <w:rFonts w:ascii="Times New Roman" w:hAnsi="Times New Roman" w:cs="Times New Roman"/>
        </w:rPr>
        <w:t xml:space="preserve">can account for </w:t>
      </w:r>
      <w:r w:rsidR="00730CA6">
        <w:rPr>
          <w:rFonts w:ascii="Times New Roman" w:hAnsi="Times New Roman" w:cs="Times New Roman"/>
        </w:rPr>
        <w:t>patterns of looking that have been construed as stemming from an ability to</w:t>
      </w:r>
      <w:r>
        <w:rPr>
          <w:rFonts w:ascii="Times New Roman" w:hAnsi="Times New Roman" w:cs="Times New Roman"/>
        </w:rPr>
        <w:t xml:space="preserve"> make bidirectional inferences about the relations among actions, goals, and environmental constraints</w:t>
      </w:r>
      <w:r w:rsidR="00E45F83">
        <w:rPr>
          <w:rFonts w:ascii="Times New Roman" w:hAnsi="Times New Roman" w:cs="Times New Roman"/>
        </w:rPr>
        <w:t xml:space="preserve"> based on rational inferences and domain-specific mechanisms</w:t>
      </w:r>
      <w:r>
        <w:rPr>
          <w:rFonts w:ascii="Times New Roman" w:hAnsi="Times New Roman" w:cs="Times New Roman"/>
        </w:rPr>
        <w:t xml:space="preserve">. </w:t>
      </w:r>
      <w:r w:rsidR="000F7511">
        <w:rPr>
          <w:rFonts w:ascii="Times New Roman" w:hAnsi="Times New Roman" w:cs="Times New Roman"/>
        </w:rPr>
        <w:t>Specifically, the</w:t>
      </w:r>
      <w:r w:rsidR="00C47E82">
        <w:rPr>
          <w:rFonts w:ascii="Times New Roman" w:hAnsi="Times New Roman" w:cs="Times New Roman"/>
        </w:rPr>
        <w:t xml:space="preserve"> performance of </w:t>
      </w:r>
      <w:r w:rsidR="00730CA6">
        <w:rPr>
          <w:rFonts w:ascii="Times New Roman" w:hAnsi="Times New Roman" w:cs="Times New Roman"/>
        </w:rPr>
        <w:t>these models</w:t>
      </w:r>
      <w:r w:rsidR="00C47E82">
        <w:rPr>
          <w:rFonts w:ascii="Times New Roman" w:hAnsi="Times New Roman" w:cs="Times New Roman"/>
        </w:rPr>
        <w:t xml:space="preserve"> across the Inferring Goals and Inferring </w:t>
      </w:r>
      <w:proofErr w:type="gramStart"/>
      <w:r w:rsidR="00C47E82">
        <w:rPr>
          <w:rFonts w:ascii="Times New Roman" w:hAnsi="Times New Roman" w:cs="Times New Roman"/>
        </w:rPr>
        <w:t xml:space="preserve">Constraints </w:t>
      </w:r>
      <w:r w:rsidR="00D419A7">
        <w:rPr>
          <w:rFonts w:ascii="Times New Roman" w:hAnsi="Times New Roman" w:cs="Times New Roman"/>
        </w:rPr>
        <w:t>conditions</w:t>
      </w:r>
      <w:proofErr w:type="gramEnd"/>
      <w:r w:rsidR="00D419A7">
        <w:rPr>
          <w:rFonts w:ascii="Times New Roman" w:hAnsi="Times New Roman" w:cs="Times New Roman"/>
        </w:rPr>
        <w:t xml:space="preserve"> </w:t>
      </w:r>
      <w:r w:rsidR="00C47E82">
        <w:rPr>
          <w:rFonts w:ascii="Times New Roman" w:hAnsi="Times New Roman" w:cs="Times New Roman"/>
        </w:rPr>
        <w:t xml:space="preserve">matched that of infants in the corresponding conditions. </w:t>
      </w:r>
      <w:r w:rsidR="00651092">
        <w:rPr>
          <w:rFonts w:ascii="Times New Roman" w:hAnsi="Times New Roman" w:cs="Times New Roman"/>
        </w:rPr>
        <w:t xml:space="preserve">The same was not true </w:t>
      </w:r>
      <w:r w:rsidR="00C47E82">
        <w:rPr>
          <w:rFonts w:ascii="Times New Roman" w:hAnsi="Times New Roman" w:cs="Times New Roman"/>
        </w:rPr>
        <w:t>for both variants of OM10</w:t>
      </w:r>
      <w:r w:rsidR="00161441">
        <w:rPr>
          <w:rFonts w:ascii="Times New Roman" w:hAnsi="Times New Roman" w:cs="Times New Roman"/>
        </w:rPr>
        <w:t xml:space="preserve">; </w:t>
      </w:r>
      <w:r w:rsidR="00C47E82">
        <w:rPr>
          <w:rFonts w:ascii="Times New Roman" w:hAnsi="Times New Roman" w:cs="Times New Roman"/>
        </w:rPr>
        <w:t xml:space="preserve">the behavior of these models was exactly opposite to that of ALIAS or infants. </w:t>
      </w:r>
      <w:r w:rsidR="00651092">
        <w:rPr>
          <w:rFonts w:ascii="Times New Roman" w:hAnsi="Times New Roman" w:cs="Times New Roman"/>
        </w:rPr>
        <w:t xml:space="preserve">The </w:t>
      </w:r>
      <w:r w:rsidR="00161441">
        <w:rPr>
          <w:rFonts w:ascii="Times New Roman" w:hAnsi="Times New Roman" w:cs="Times New Roman"/>
        </w:rPr>
        <w:t xml:space="preserve">fact that here </w:t>
      </w:r>
      <w:r w:rsidR="0004222F">
        <w:rPr>
          <w:rFonts w:ascii="Times New Roman" w:hAnsi="Times New Roman" w:cs="Times New Roman"/>
        </w:rPr>
        <w:t xml:space="preserve">both </w:t>
      </w:r>
      <w:r w:rsidR="00161441">
        <w:rPr>
          <w:rFonts w:ascii="Times New Roman" w:hAnsi="Times New Roman" w:cs="Times New Roman"/>
        </w:rPr>
        <w:t>ALIAS and ALIAS-2 replicated</w:t>
      </w:r>
      <w:r w:rsidR="0004222F">
        <w:rPr>
          <w:rFonts w:ascii="Times New Roman" w:hAnsi="Times New Roman" w:cs="Times New Roman"/>
        </w:rPr>
        <w:t xml:space="preserve"> the looking responses of infants</w:t>
      </w:r>
      <w:r w:rsidR="00651092">
        <w:rPr>
          <w:rFonts w:ascii="Times New Roman" w:hAnsi="Times New Roman" w:cs="Times New Roman"/>
        </w:rPr>
        <w:t xml:space="preserve"> is </w:t>
      </w:r>
      <w:r w:rsidR="0004222F">
        <w:rPr>
          <w:rFonts w:ascii="Times New Roman" w:hAnsi="Times New Roman" w:cs="Times New Roman"/>
        </w:rPr>
        <w:t>noteworthy</w:t>
      </w:r>
      <w:r w:rsidR="00161441">
        <w:rPr>
          <w:rFonts w:ascii="Times New Roman" w:hAnsi="Times New Roman" w:cs="Times New Roman"/>
        </w:rPr>
        <w:t>, not least</w:t>
      </w:r>
      <w:r w:rsidR="0004222F">
        <w:rPr>
          <w:rFonts w:ascii="Times New Roman" w:hAnsi="Times New Roman" w:cs="Times New Roman"/>
        </w:rPr>
        <w:t xml:space="preserve"> because it suggests that behavior </w:t>
      </w:r>
      <w:r w:rsidR="005B40D5">
        <w:rPr>
          <w:rFonts w:ascii="Times New Roman" w:hAnsi="Times New Roman" w:cs="Times New Roman"/>
        </w:rPr>
        <w:t xml:space="preserve">previously </w:t>
      </w:r>
      <w:r w:rsidR="0004222F">
        <w:rPr>
          <w:rFonts w:ascii="Times New Roman" w:hAnsi="Times New Roman" w:cs="Times New Roman"/>
        </w:rPr>
        <w:t xml:space="preserve">interpreted as evidence for abstract, theory-like reasoning about </w:t>
      </w:r>
      <w:r w:rsidR="005B40D5">
        <w:rPr>
          <w:rFonts w:ascii="Times New Roman" w:hAnsi="Times New Roman" w:cs="Times New Roman"/>
        </w:rPr>
        <w:t>goals</w:t>
      </w:r>
      <w:r w:rsidR="00F6320D">
        <w:rPr>
          <w:rFonts w:ascii="Times New Roman" w:hAnsi="Times New Roman" w:cs="Times New Roman"/>
        </w:rPr>
        <w:t>, actions,</w:t>
      </w:r>
      <w:r w:rsidR="005B40D5">
        <w:rPr>
          <w:rFonts w:ascii="Times New Roman" w:hAnsi="Times New Roman" w:cs="Times New Roman"/>
        </w:rPr>
        <w:t xml:space="preserve"> and constraints</w:t>
      </w:r>
      <w:r w:rsidR="0007750A">
        <w:rPr>
          <w:rFonts w:ascii="Times New Roman" w:hAnsi="Times New Roman" w:cs="Times New Roman"/>
        </w:rPr>
        <w:t xml:space="preserve"> can instead b</w:t>
      </w:r>
      <w:r w:rsidR="005B40D5">
        <w:rPr>
          <w:rFonts w:ascii="Times New Roman" w:hAnsi="Times New Roman" w:cs="Times New Roman"/>
        </w:rPr>
        <w:t>e</w:t>
      </w:r>
      <w:r w:rsidR="0007750A">
        <w:rPr>
          <w:rFonts w:ascii="Times New Roman" w:hAnsi="Times New Roman" w:cs="Times New Roman"/>
        </w:rPr>
        <w:t xml:space="preserve"> explained by</w:t>
      </w:r>
      <w:r w:rsidR="009C742B">
        <w:rPr>
          <w:rFonts w:ascii="Times New Roman" w:hAnsi="Times New Roman" w:cs="Times New Roman"/>
        </w:rPr>
        <w:t xml:space="preserve"> </w:t>
      </w:r>
      <w:r w:rsidR="0007750A">
        <w:rPr>
          <w:rFonts w:ascii="Times New Roman" w:hAnsi="Times New Roman" w:cs="Times New Roman"/>
        </w:rPr>
        <w:t>a domain-general associative learning mechanism that</w:t>
      </w:r>
      <w:r w:rsidR="009C742B">
        <w:rPr>
          <w:rFonts w:ascii="Times New Roman" w:hAnsi="Times New Roman" w:cs="Times New Roman"/>
        </w:rPr>
        <w:t>, in the real world and in the lab,</w:t>
      </w:r>
      <w:r w:rsidR="0007750A">
        <w:rPr>
          <w:rFonts w:ascii="Times New Roman" w:hAnsi="Times New Roman" w:cs="Times New Roman"/>
        </w:rPr>
        <w:t xml:space="preserve"> operates over the kinematics of various actions and the surface features of the individuals and entities that </w:t>
      </w:r>
      <w:r w:rsidR="004F014B">
        <w:rPr>
          <w:rFonts w:ascii="Times New Roman" w:hAnsi="Times New Roman" w:cs="Times New Roman"/>
        </w:rPr>
        <w:t>comprise</w:t>
      </w:r>
      <w:r w:rsidR="0007750A">
        <w:rPr>
          <w:rFonts w:ascii="Times New Roman" w:hAnsi="Times New Roman" w:cs="Times New Roman"/>
        </w:rPr>
        <w:t xml:space="preserve"> them.</w:t>
      </w:r>
    </w:p>
    <w:p w14:paraId="3B88DEC8" w14:textId="5F98579F" w:rsidR="00227F52" w:rsidRDefault="00847F52" w:rsidP="005D2110">
      <w:pPr>
        <w:spacing w:line="480" w:lineRule="auto"/>
        <w:ind w:firstLine="720"/>
        <w:contextualSpacing/>
        <w:rPr>
          <w:ins w:id="1257" w:author="Benton, Deon" w:date="2026-04-28T15:50:00Z" w16du:dateUtc="2026-04-28T20:50:00Z"/>
          <w:rFonts w:ascii="Times New Roman" w:hAnsi="Times New Roman" w:cs="Times New Roman"/>
        </w:rPr>
      </w:pPr>
      <w:r>
        <w:rPr>
          <w:rFonts w:ascii="Times New Roman" w:hAnsi="Times New Roman" w:cs="Times New Roman"/>
        </w:rPr>
        <w:t>A</w:t>
      </w:r>
      <w:r w:rsidRPr="00847F52">
        <w:rPr>
          <w:rFonts w:ascii="Times New Roman" w:hAnsi="Times New Roman" w:cs="Times New Roman"/>
        </w:rPr>
        <w:t xml:space="preserve">lthough Simulation 3 </w:t>
      </w:r>
      <w:r>
        <w:rPr>
          <w:rFonts w:ascii="Times New Roman" w:hAnsi="Times New Roman" w:cs="Times New Roman"/>
        </w:rPr>
        <w:t>demonstrated that</w:t>
      </w:r>
      <w:r w:rsidRPr="00847F52">
        <w:rPr>
          <w:rFonts w:ascii="Times New Roman" w:hAnsi="Times New Roman" w:cs="Times New Roman"/>
        </w:rPr>
        <w:t xml:space="preserve"> ALIAS can account for infants’ apparent ability</w:t>
      </w:r>
      <w:r w:rsidR="00561F79">
        <w:rPr>
          <w:rFonts w:ascii="Times New Roman" w:hAnsi="Times New Roman" w:cs="Times New Roman"/>
        </w:rPr>
        <w:t xml:space="preserve"> productively</w:t>
      </w:r>
      <w:r w:rsidRPr="00847F52">
        <w:rPr>
          <w:rFonts w:ascii="Times New Roman" w:hAnsi="Times New Roman" w:cs="Times New Roman"/>
        </w:rPr>
        <w:t xml:space="preserve"> to infer goals and constraints, an important question </w:t>
      </w:r>
      <w:r w:rsidR="00561F79">
        <w:rPr>
          <w:rFonts w:ascii="Times New Roman" w:hAnsi="Times New Roman" w:cs="Times New Roman"/>
        </w:rPr>
        <w:t xml:space="preserve">that </w:t>
      </w:r>
      <w:r w:rsidRPr="00847F52">
        <w:rPr>
          <w:rFonts w:ascii="Times New Roman" w:hAnsi="Times New Roman" w:cs="Times New Roman"/>
        </w:rPr>
        <w:t>remains</w:t>
      </w:r>
      <w:r w:rsidR="00561F79">
        <w:rPr>
          <w:rFonts w:ascii="Times New Roman" w:hAnsi="Times New Roman" w:cs="Times New Roman"/>
        </w:rPr>
        <w:t xml:space="preserve"> is whether</w:t>
      </w:r>
      <w:r>
        <w:rPr>
          <w:rFonts w:ascii="Times New Roman" w:hAnsi="Times New Roman" w:cs="Times New Roman"/>
        </w:rPr>
        <w:t xml:space="preserve"> ALIAS </w:t>
      </w:r>
      <w:r w:rsidR="0034590D">
        <w:rPr>
          <w:rFonts w:ascii="Times New Roman" w:hAnsi="Times New Roman" w:cs="Times New Roman"/>
        </w:rPr>
        <w:lastRenderedPageBreak/>
        <w:t>can capture additional findings that might, at first blush, seem to challenge associative-learning proposal</w:t>
      </w:r>
      <w:r w:rsidR="00C33F7B">
        <w:rPr>
          <w:rFonts w:ascii="Times New Roman" w:hAnsi="Times New Roman" w:cs="Times New Roman"/>
        </w:rPr>
        <w:t xml:space="preserve">s. </w:t>
      </w:r>
      <w:r w:rsidR="001B4043">
        <w:rPr>
          <w:rFonts w:ascii="Times New Roman" w:hAnsi="Times New Roman" w:cs="Times New Roman"/>
        </w:rPr>
        <w:t xml:space="preserve">One such finding is that </w:t>
      </w:r>
      <w:r w:rsidR="00922807">
        <w:rPr>
          <w:rFonts w:ascii="Times New Roman" w:hAnsi="Times New Roman" w:cs="Times New Roman"/>
        </w:rPr>
        <w:t>showing that</w:t>
      </w:r>
      <w:r w:rsidR="00A231E7">
        <w:rPr>
          <w:rFonts w:ascii="Times New Roman" w:hAnsi="Times New Roman" w:cs="Times New Roman"/>
        </w:rPr>
        <w:t>, in addition to representing the efficiency of an action in an all-or-none fashion,</w:t>
      </w:r>
      <w:r w:rsidR="00922807">
        <w:rPr>
          <w:rFonts w:ascii="Times New Roman" w:hAnsi="Times New Roman" w:cs="Times New Roman"/>
        </w:rPr>
        <w:t xml:space="preserve"> 6-month-old infants </w:t>
      </w:r>
      <w:r w:rsidR="00A231E7">
        <w:rPr>
          <w:rFonts w:ascii="Times New Roman" w:hAnsi="Times New Roman" w:cs="Times New Roman"/>
        </w:rPr>
        <w:t>can ostensibly</w:t>
      </w:r>
      <w:r w:rsidR="00922807" w:rsidRPr="00922807">
        <w:rPr>
          <w:rFonts w:ascii="Times New Roman" w:hAnsi="Times New Roman" w:cs="Times New Roman"/>
        </w:rPr>
        <w:t xml:space="preserve"> represent action efficiency continuously (e.g., Liu &amp; </w:t>
      </w:r>
      <w:proofErr w:type="spellStart"/>
      <w:r w:rsidR="00922807" w:rsidRPr="00922807">
        <w:rPr>
          <w:rFonts w:ascii="Times New Roman" w:hAnsi="Times New Roman" w:cs="Times New Roman"/>
        </w:rPr>
        <w:t>Spelke</w:t>
      </w:r>
      <w:proofErr w:type="spellEnd"/>
      <w:r w:rsidR="00922807" w:rsidRPr="00922807">
        <w:rPr>
          <w:rFonts w:ascii="Times New Roman" w:hAnsi="Times New Roman" w:cs="Times New Roman"/>
        </w:rPr>
        <w:t>, 2017).</w:t>
      </w:r>
      <w:r w:rsidR="00922807">
        <w:rPr>
          <w:rFonts w:ascii="Times New Roman" w:hAnsi="Times New Roman" w:cs="Times New Roman"/>
        </w:rPr>
        <w:t xml:space="preserve"> </w:t>
      </w:r>
      <w:ins w:id="1258" w:author="Benton, Deon" w:date="2026-04-28T15:47:00Z" w16du:dateUtc="2026-04-28T20:47:00Z">
        <w:r w:rsidR="00181458">
          <w:rPr>
            <w:rFonts w:ascii="Times New Roman" w:hAnsi="Times New Roman" w:cs="Times New Roman"/>
          </w:rPr>
          <w:t>In the first experiment of this study infants</w:t>
        </w:r>
      </w:ins>
      <w:r w:rsidR="001D6F9E">
        <w:rPr>
          <w:rFonts w:ascii="Times New Roman" w:hAnsi="Times New Roman" w:cs="Times New Roman"/>
        </w:rPr>
        <w:t xml:space="preserve"> </w:t>
      </w:r>
      <w:r w:rsidR="00A231E7">
        <w:rPr>
          <w:rFonts w:ascii="Times New Roman" w:hAnsi="Times New Roman" w:cs="Times New Roman"/>
        </w:rPr>
        <w:t>were habituated</w:t>
      </w:r>
      <w:r w:rsidR="00A231E7" w:rsidRPr="00A231E7">
        <w:rPr>
          <w:rFonts w:ascii="Times New Roman" w:hAnsi="Times New Roman" w:cs="Times New Roman"/>
        </w:rPr>
        <w:t xml:space="preserve"> to an event in which a </w:t>
      </w:r>
      <w:r w:rsidR="00CB745E">
        <w:rPr>
          <w:rFonts w:ascii="Times New Roman" w:hAnsi="Times New Roman" w:cs="Times New Roman"/>
        </w:rPr>
        <w:t>cartoon-like character</w:t>
      </w:r>
      <w:r w:rsidR="00A231E7" w:rsidRPr="00A231E7">
        <w:rPr>
          <w:rFonts w:ascii="Times New Roman" w:hAnsi="Times New Roman" w:cs="Times New Roman"/>
        </w:rPr>
        <w:t xml:space="preserve"> jumped over a barrier to reach </w:t>
      </w:r>
      <w:r w:rsidR="00CB745E">
        <w:rPr>
          <w:rFonts w:ascii="Times New Roman" w:hAnsi="Times New Roman" w:cs="Times New Roman"/>
        </w:rPr>
        <w:t>another cartoon-like character</w:t>
      </w:r>
      <w:r w:rsidR="00A231E7" w:rsidRPr="00A231E7">
        <w:rPr>
          <w:rFonts w:ascii="Times New Roman" w:hAnsi="Times New Roman" w:cs="Times New Roman"/>
        </w:rPr>
        <w:t xml:space="preserve"> on the other side.</w:t>
      </w:r>
      <w:ins w:id="1259" w:author="Benton, Deon" w:date="2026-04-28T15:48:00Z" w16du:dateUtc="2026-04-28T20:48:00Z">
        <w:r w:rsidR="00747CCB">
          <w:rPr>
            <w:rFonts w:ascii="Times New Roman" w:hAnsi="Times New Roman" w:cs="Times New Roman"/>
          </w:rPr>
          <w:t xml:space="preserve"> These infants were then tested on two events</w:t>
        </w:r>
      </w:ins>
      <w:ins w:id="1260" w:author="Benton, Deon" w:date="2026-04-28T15:49:00Z" w16du:dateUtc="2026-04-28T20:49:00Z">
        <w:r w:rsidR="00747CCB">
          <w:rPr>
            <w:rFonts w:ascii="Times New Roman" w:hAnsi="Times New Roman" w:cs="Times New Roman"/>
          </w:rPr>
          <w:t xml:space="preserve">—the barrier shown in both test events was now much shorter than that shown during habituation. </w:t>
        </w:r>
        <w:r w:rsidR="00747CCB" w:rsidRPr="00A231E7">
          <w:rPr>
            <w:rFonts w:ascii="Times New Roman" w:hAnsi="Times New Roman" w:cs="Times New Roman"/>
          </w:rPr>
          <w:t xml:space="preserve">In the </w:t>
        </w:r>
      </w:ins>
      <w:ins w:id="1261" w:author="Benton, Deon" w:date="2026-05-16T01:04:00Z" w16du:dateUtc="2026-05-16T06:04:00Z">
        <w:r w:rsidR="00C727CC">
          <w:rPr>
            <w:rFonts w:ascii="Times New Roman" w:hAnsi="Times New Roman" w:cs="Times New Roman"/>
          </w:rPr>
          <w:t>Low, efficient</w:t>
        </w:r>
      </w:ins>
      <w:ins w:id="1262" w:author="Benton, Deon" w:date="2026-04-28T15:49:00Z" w16du:dateUtc="2026-04-28T20:49:00Z">
        <w:r w:rsidR="00747CCB" w:rsidRPr="00A231E7">
          <w:rPr>
            <w:rFonts w:ascii="Times New Roman" w:hAnsi="Times New Roman" w:cs="Times New Roman"/>
          </w:rPr>
          <w:t xml:space="preserve"> jump test event, the </w:t>
        </w:r>
        <w:r w:rsidR="00747CCB">
          <w:rPr>
            <w:rFonts w:ascii="Times New Roman" w:hAnsi="Times New Roman" w:cs="Times New Roman"/>
          </w:rPr>
          <w:t>height of the agent’s jump was sufficient</w:t>
        </w:r>
        <w:r w:rsidR="00747CCB" w:rsidRPr="00A231E7">
          <w:rPr>
            <w:rFonts w:ascii="Times New Roman" w:hAnsi="Times New Roman" w:cs="Times New Roman"/>
          </w:rPr>
          <w:t xml:space="preserve"> to clear th</w:t>
        </w:r>
        <w:r w:rsidR="00747CCB">
          <w:rPr>
            <w:rFonts w:ascii="Times New Roman" w:hAnsi="Times New Roman" w:cs="Times New Roman"/>
          </w:rPr>
          <w:t>e</w:t>
        </w:r>
        <w:r w:rsidR="00747CCB" w:rsidRPr="00A231E7">
          <w:rPr>
            <w:rFonts w:ascii="Times New Roman" w:hAnsi="Times New Roman" w:cs="Times New Roman"/>
          </w:rPr>
          <w:t xml:space="preserve"> barrier. In the </w:t>
        </w:r>
      </w:ins>
      <w:ins w:id="1263" w:author="Benton, Deon" w:date="2026-05-16T01:04:00Z" w16du:dateUtc="2026-05-16T06:04:00Z">
        <w:r w:rsidR="00C727CC">
          <w:rPr>
            <w:rFonts w:ascii="Times New Roman" w:hAnsi="Times New Roman" w:cs="Times New Roman"/>
          </w:rPr>
          <w:t>H</w:t>
        </w:r>
      </w:ins>
      <w:ins w:id="1264" w:author="Benton, Deon" w:date="2026-04-28T15:49:00Z" w16du:dateUtc="2026-04-28T20:49:00Z">
        <w:r w:rsidR="00747CCB" w:rsidRPr="00A231E7">
          <w:rPr>
            <w:rFonts w:ascii="Times New Roman" w:hAnsi="Times New Roman" w:cs="Times New Roman"/>
          </w:rPr>
          <w:t>igh, inefficient jump event,</w:t>
        </w:r>
        <w:r w:rsidR="00747CCB">
          <w:rPr>
            <w:rFonts w:ascii="Times New Roman" w:hAnsi="Times New Roman" w:cs="Times New Roman"/>
          </w:rPr>
          <w:t xml:space="preserve"> however,</w:t>
        </w:r>
        <w:r w:rsidR="00747CCB" w:rsidRPr="00A231E7">
          <w:rPr>
            <w:rFonts w:ascii="Times New Roman" w:hAnsi="Times New Roman" w:cs="Times New Roman"/>
          </w:rPr>
          <w:t xml:space="preserve"> the agent jumped</w:t>
        </w:r>
        <w:r w:rsidR="00747CCB">
          <w:rPr>
            <w:rFonts w:ascii="Times New Roman" w:hAnsi="Times New Roman" w:cs="Times New Roman"/>
          </w:rPr>
          <w:t xml:space="preserve"> as high as it did during habituation</w:t>
        </w:r>
        <w:r w:rsidR="00227F52">
          <w:rPr>
            <w:rFonts w:ascii="Times New Roman" w:hAnsi="Times New Roman" w:cs="Times New Roman"/>
          </w:rPr>
          <w:t xml:space="preserve"> but now much higher than needed to clear the barrier</w:t>
        </w:r>
        <w:r w:rsidR="00747CCB">
          <w:rPr>
            <w:rFonts w:ascii="Times New Roman" w:hAnsi="Times New Roman" w:cs="Times New Roman"/>
          </w:rPr>
          <w:t xml:space="preserve">. </w:t>
        </w:r>
      </w:ins>
      <w:r w:rsidR="001D6F9E">
        <w:rPr>
          <w:rFonts w:ascii="Times New Roman" w:hAnsi="Times New Roman" w:cs="Times New Roman"/>
        </w:rPr>
        <w:t xml:space="preserve"> </w:t>
      </w:r>
      <w:ins w:id="1265" w:author="Benton, Deon" w:date="2026-04-28T15:47:00Z" w16du:dateUtc="2026-04-28T20:47:00Z">
        <w:r w:rsidR="005B66DB">
          <w:rPr>
            <w:rFonts w:ascii="Times New Roman" w:hAnsi="Times New Roman" w:cs="Times New Roman"/>
          </w:rPr>
          <w:t>A</w:t>
        </w:r>
        <w:r w:rsidR="00181458">
          <w:rPr>
            <w:rFonts w:ascii="Times New Roman" w:hAnsi="Times New Roman" w:cs="Times New Roman"/>
          </w:rPr>
          <w:t>nother set of infants—tested in Experiment 2</w:t>
        </w:r>
      </w:ins>
      <w:ins w:id="1266" w:author="Benton, Deon" w:date="2026-04-28T15:49:00Z" w16du:dateUtc="2026-04-28T20:49:00Z">
        <w:r w:rsidR="00227F52">
          <w:rPr>
            <w:rFonts w:ascii="Times New Roman" w:hAnsi="Times New Roman" w:cs="Times New Roman"/>
          </w:rPr>
          <w:t>—</w:t>
        </w:r>
      </w:ins>
      <w:r w:rsidR="00A231E7" w:rsidRPr="00A231E7">
        <w:rPr>
          <w:rFonts w:ascii="Times New Roman" w:hAnsi="Times New Roman" w:cs="Times New Roman"/>
        </w:rPr>
        <w:t>were habituated to</w:t>
      </w:r>
      <w:ins w:id="1267" w:author="Benton, Deon" w:date="2026-04-28T15:49:00Z" w16du:dateUtc="2026-04-28T20:49:00Z">
        <w:r w:rsidR="00227F52">
          <w:rPr>
            <w:rFonts w:ascii="Times New Roman" w:hAnsi="Times New Roman" w:cs="Times New Roman"/>
          </w:rPr>
          <w:t xml:space="preserve"> and tested on the same </w:t>
        </w:r>
      </w:ins>
      <w:ins w:id="1268" w:author="Benton, Deon" w:date="2026-04-28T15:50:00Z" w16du:dateUtc="2026-04-28T20:50:00Z">
        <w:r w:rsidR="00227F52">
          <w:rPr>
            <w:rFonts w:ascii="Times New Roman" w:hAnsi="Times New Roman" w:cs="Times New Roman"/>
          </w:rPr>
          <w:t xml:space="preserve">events except that the barrier was located peripherally. </w:t>
        </w:r>
      </w:ins>
      <w:ins w:id="1269" w:author="Benton, Deon" w:date="2026-04-28T15:52:00Z" w16du:dateUtc="2026-04-28T20:52:00Z">
        <w:r w:rsidR="008050B6">
          <w:rPr>
            <w:rFonts w:ascii="Times New Roman" w:hAnsi="Times New Roman" w:cs="Times New Roman"/>
          </w:rPr>
          <w:t xml:space="preserve">Liu and </w:t>
        </w:r>
        <w:proofErr w:type="spellStart"/>
        <w:r w:rsidR="008050B6">
          <w:rPr>
            <w:rFonts w:ascii="Times New Roman" w:hAnsi="Times New Roman" w:cs="Times New Roman"/>
          </w:rPr>
          <w:t>Spelke</w:t>
        </w:r>
        <w:proofErr w:type="spellEnd"/>
        <w:r w:rsidR="008050B6">
          <w:rPr>
            <w:rFonts w:ascii="Times New Roman" w:hAnsi="Times New Roman" w:cs="Times New Roman"/>
          </w:rPr>
          <w:t xml:space="preserve"> (2017) found that only when the barrier was located beneath the curved motion did infants look longer at the </w:t>
        </w:r>
      </w:ins>
      <w:ins w:id="1270" w:author="Benton, Deon" w:date="2026-05-16T01:08:00Z" w16du:dateUtc="2026-05-16T06:08:00Z">
        <w:r w:rsidR="00DD3452">
          <w:rPr>
            <w:rFonts w:ascii="Times New Roman" w:hAnsi="Times New Roman" w:cs="Times New Roman"/>
          </w:rPr>
          <w:t>H</w:t>
        </w:r>
      </w:ins>
      <w:ins w:id="1271" w:author="Benton, Deon" w:date="2026-04-28T15:52:00Z" w16du:dateUtc="2026-04-28T20:52:00Z">
        <w:r w:rsidR="008050B6">
          <w:rPr>
            <w:rFonts w:ascii="Times New Roman" w:hAnsi="Times New Roman" w:cs="Times New Roman"/>
          </w:rPr>
          <w:t xml:space="preserve">igh, inefficient test event than at the </w:t>
        </w:r>
      </w:ins>
      <w:ins w:id="1272" w:author="Benton, Deon" w:date="2026-05-16T01:08:00Z" w16du:dateUtc="2026-05-16T06:08:00Z">
        <w:r w:rsidR="00DD3452">
          <w:rPr>
            <w:rFonts w:ascii="Times New Roman" w:hAnsi="Times New Roman" w:cs="Times New Roman"/>
          </w:rPr>
          <w:t>L</w:t>
        </w:r>
      </w:ins>
      <w:ins w:id="1273" w:author="Benton, Deon" w:date="2026-04-28T15:52:00Z" w16du:dateUtc="2026-04-28T20:52:00Z">
        <w:r w:rsidR="008050B6">
          <w:rPr>
            <w:rFonts w:ascii="Times New Roman" w:hAnsi="Times New Roman" w:cs="Times New Roman"/>
          </w:rPr>
          <w:t>ow, inefficient one; infants in Experiment 2 looked</w:t>
        </w:r>
      </w:ins>
      <w:ins w:id="1274" w:author="Benton, Deon" w:date="2026-04-28T15:53:00Z" w16du:dateUtc="2026-04-28T20:53:00Z">
        <w:r w:rsidR="008050B6">
          <w:rPr>
            <w:rFonts w:ascii="Times New Roman" w:hAnsi="Times New Roman" w:cs="Times New Roman"/>
          </w:rPr>
          <w:t xml:space="preserve"> </w:t>
        </w:r>
      </w:ins>
      <w:ins w:id="1275" w:author="Benton, Deon" w:date="2026-04-28T15:54:00Z" w16du:dateUtc="2026-04-28T20:54:00Z">
        <w:r w:rsidR="008050B6">
          <w:rPr>
            <w:rFonts w:ascii="Times New Roman" w:hAnsi="Times New Roman" w:cs="Times New Roman"/>
          </w:rPr>
          <w:t xml:space="preserve">about equally long at both test events. If anything, </w:t>
        </w:r>
      </w:ins>
      <w:ins w:id="1276" w:author="Benton, Deon" w:date="2026-04-28T15:53:00Z" w16du:dateUtc="2026-04-28T20:53:00Z">
        <w:r w:rsidR="008050B6">
          <w:rPr>
            <w:rFonts w:ascii="Times New Roman" w:hAnsi="Times New Roman" w:cs="Times New Roman"/>
          </w:rPr>
          <w:t>there was a</w:t>
        </w:r>
      </w:ins>
      <w:ins w:id="1277" w:author="Benton, Deon" w:date="2026-04-28T15:54:00Z" w16du:dateUtc="2026-04-28T20:54:00Z">
        <w:r w:rsidR="008050B6">
          <w:rPr>
            <w:rFonts w:ascii="Times New Roman" w:hAnsi="Times New Roman" w:cs="Times New Roman"/>
          </w:rPr>
          <w:t xml:space="preserve"> numerical, but still</w:t>
        </w:r>
      </w:ins>
      <w:ins w:id="1278" w:author="Benton, Deon" w:date="2026-04-28T15:53:00Z" w16du:dateUtc="2026-04-28T20:53:00Z">
        <w:r w:rsidR="008050B6">
          <w:rPr>
            <w:rFonts w:ascii="Times New Roman" w:hAnsi="Times New Roman" w:cs="Times New Roman"/>
          </w:rPr>
          <w:t xml:space="preserve"> non</w:t>
        </w:r>
      </w:ins>
      <w:ins w:id="1279" w:author="Benton, Deon" w:date="2026-04-28T15:55:00Z" w16du:dateUtc="2026-04-28T20:55:00Z">
        <w:r w:rsidR="008050B6">
          <w:rPr>
            <w:rFonts w:ascii="Times New Roman" w:hAnsi="Times New Roman" w:cs="Times New Roman"/>
          </w:rPr>
          <w:t>-significant,</w:t>
        </w:r>
      </w:ins>
      <w:ins w:id="1280" w:author="Benton, Deon" w:date="2026-04-28T15:53:00Z" w16du:dateUtc="2026-04-28T20:53:00Z">
        <w:r w:rsidR="008050B6">
          <w:rPr>
            <w:rFonts w:ascii="Times New Roman" w:hAnsi="Times New Roman" w:cs="Times New Roman"/>
          </w:rPr>
          <w:t xml:space="preserve"> tendency for</w:t>
        </w:r>
      </w:ins>
      <w:ins w:id="1281" w:author="Benton, Deon" w:date="2026-04-28T15:54:00Z" w16du:dateUtc="2026-04-28T20:54:00Z">
        <w:r w:rsidR="008050B6">
          <w:rPr>
            <w:rFonts w:ascii="Times New Roman" w:hAnsi="Times New Roman" w:cs="Times New Roman"/>
          </w:rPr>
          <w:t xml:space="preserve"> </w:t>
        </w:r>
      </w:ins>
      <w:ins w:id="1282" w:author="Benton, Deon" w:date="2026-04-28T16:00:00Z" w16du:dateUtc="2026-04-28T21:00:00Z">
        <w:r w:rsidR="003C325C">
          <w:rPr>
            <w:rFonts w:ascii="Times New Roman" w:hAnsi="Times New Roman" w:cs="Times New Roman"/>
          </w:rPr>
          <w:t>infants in Experiment 2</w:t>
        </w:r>
      </w:ins>
      <w:ins w:id="1283" w:author="Benton, Deon" w:date="2026-04-28T15:54:00Z" w16du:dateUtc="2026-04-28T20:54:00Z">
        <w:r w:rsidR="008050B6">
          <w:rPr>
            <w:rFonts w:ascii="Times New Roman" w:hAnsi="Times New Roman" w:cs="Times New Roman"/>
          </w:rPr>
          <w:t xml:space="preserve"> to look longer at the </w:t>
        </w:r>
      </w:ins>
      <w:ins w:id="1284" w:author="Benton, Deon" w:date="2026-05-16T01:04:00Z" w16du:dateUtc="2026-05-16T06:04:00Z">
        <w:r w:rsidR="00C727CC">
          <w:rPr>
            <w:rFonts w:ascii="Times New Roman" w:hAnsi="Times New Roman" w:cs="Times New Roman"/>
          </w:rPr>
          <w:t>L</w:t>
        </w:r>
      </w:ins>
      <w:ins w:id="1285" w:author="Benton, Deon" w:date="2026-04-28T15:54:00Z" w16du:dateUtc="2026-04-28T20:54:00Z">
        <w:r w:rsidR="008050B6">
          <w:rPr>
            <w:rFonts w:ascii="Times New Roman" w:hAnsi="Times New Roman" w:cs="Times New Roman"/>
          </w:rPr>
          <w:t>ow, efficient event than at the high on</w:t>
        </w:r>
      </w:ins>
      <w:ins w:id="1286" w:author="Benton, Deon" w:date="2026-04-28T15:55:00Z" w16du:dateUtc="2026-04-28T20:55:00Z">
        <w:r w:rsidR="008050B6">
          <w:rPr>
            <w:rFonts w:ascii="Times New Roman" w:hAnsi="Times New Roman" w:cs="Times New Roman"/>
          </w:rPr>
          <w:t>e</w:t>
        </w:r>
      </w:ins>
      <w:ins w:id="1287" w:author="Benton, Deon" w:date="2026-04-28T15:54:00Z" w16du:dateUtc="2026-04-28T20:54:00Z">
        <w:r w:rsidR="008050B6">
          <w:rPr>
            <w:rFonts w:ascii="Times New Roman" w:hAnsi="Times New Roman" w:cs="Times New Roman"/>
          </w:rPr>
          <w:t>.</w:t>
        </w:r>
      </w:ins>
    </w:p>
    <w:p w14:paraId="199A3619" w14:textId="55D41426" w:rsidR="00847F52" w:rsidRDefault="00227F52" w:rsidP="005D2110">
      <w:pPr>
        <w:spacing w:line="480" w:lineRule="auto"/>
        <w:ind w:firstLine="720"/>
        <w:contextualSpacing/>
        <w:rPr>
          <w:rFonts w:ascii="Times New Roman" w:hAnsi="Times New Roman" w:cs="Times New Roman"/>
        </w:rPr>
      </w:pPr>
      <w:ins w:id="1288" w:author="Benton, Deon" w:date="2026-04-28T15:50:00Z" w16du:dateUtc="2026-04-28T20:50:00Z">
        <w:r>
          <w:rPr>
            <w:rFonts w:ascii="Times New Roman" w:hAnsi="Times New Roman" w:cs="Times New Roman"/>
          </w:rPr>
          <w:t>One question that these studies raised was whether</w:t>
        </w:r>
      </w:ins>
      <w:ins w:id="1289" w:author="Benton, Deon" w:date="2026-04-28T15:55:00Z" w16du:dateUtc="2026-04-28T20:55:00Z">
        <w:r w:rsidR="00801EFC">
          <w:rPr>
            <w:rFonts w:ascii="Times New Roman" w:hAnsi="Times New Roman" w:cs="Times New Roman"/>
          </w:rPr>
          <w:t xml:space="preserve"> infants expect agents that </w:t>
        </w:r>
      </w:ins>
      <w:ins w:id="1290" w:author="Benton, Deon" w:date="2026-04-28T15:56:00Z" w16du:dateUtc="2026-04-28T20:56:00Z">
        <w:r w:rsidR="00801EFC">
          <w:rPr>
            <w:rFonts w:ascii="Times New Roman" w:hAnsi="Times New Roman" w:cs="Times New Roman"/>
          </w:rPr>
          <w:t>engage</w:t>
        </w:r>
      </w:ins>
      <w:ins w:id="1291" w:author="Benton, Deon" w:date="2026-04-28T16:00:00Z" w16du:dateUtc="2026-04-28T21:00:00Z">
        <w:r w:rsidR="001534A0">
          <w:rPr>
            <w:rFonts w:ascii="Times New Roman" w:hAnsi="Times New Roman" w:cs="Times New Roman"/>
          </w:rPr>
          <w:t>d</w:t>
        </w:r>
      </w:ins>
      <w:ins w:id="1292" w:author="Benton, Deon" w:date="2026-04-28T15:56:00Z" w16du:dateUtc="2026-04-28T20:56:00Z">
        <w:r w:rsidR="00801EFC">
          <w:rPr>
            <w:rFonts w:ascii="Times New Roman" w:hAnsi="Times New Roman" w:cs="Times New Roman"/>
          </w:rPr>
          <w:t xml:space="preserve"> in </w:t>
        </w:r>
      </w:ins>
      <w:ins w:id="1293" w:author="Benton, Deon" w:date="2026-04-28T16:00:00Z" w16du:dateUtc="2026-04-28T21:00:00Z">
        <w:r w:rsidR="001534A0">
          <w:rPr>
            <w:rFonts w:ascii="Times New Roman" w:hAnsi="Times New Roman" w:cs="Times New Roman"/>
          </w:rPr>
          <w:t>inefficient and costly</w:t>
        </w:r>
      </w:ins>
      <w:ins w:id="1294" w:author="Benton, Deon" w:date="2026-04-28T15:56:00Z" w16du:dateUtc="2026-04-28T20:56:00Z">
        <w:r w:rsidR="00801EFC">
          <w:rPr>
            <w:rFonts w:ascii="Times New Roman" w:hAnsi="Times New Roman" w:cs="Times New Roman"/>
          </w:rPr>
          <w:t xml:space="preserve"> actions in the past to continue to do so in a new situation</w:t>
        </w:r>
      </w:ins>
      <w:ins w:id="1295" w:author="Benton, Deon" w:date="2026-04-28T16:00:00Z" w16du:dateUtc="2026-04-28T21:00:00Z">
        <w:r w:rsidR="00E35595">
          <w:rPr>
            <w:rFonts w:ascii="Times New Roman" w:hAnsi="Times New Roman" w:cs="Times New Roman"/>
          </w:rPr>
          <w:t xml:space="preserve"> with a different set of constraints</w:t>
        </w:r>
      </w:ins>
      <w:ins w:id="1296" w:author="Benton, Deon" w:date="2026-04-28T15:50:00Z" w16du:dateUtc="2026-04-28T20:50:00Z">
        <w:r>
          <w:rPr>
            <w:rFonts w:ascii="Times New Roman" w:hAnsi="Times New Roman" w:cs="Times New Roman"/>
          </w:rPr>
          <w:t xml:space="preserve">. To address this question, Liu and </w:t>
        </w:r>
        <w:proofErr w:type="spellStart"/>
        <w:r>
          <w:rPr>
            <w:rFonts w:ascii="Times New Roman" w:hAnsi="Times New Roman" w:cs="Times New Roman"/>
          </w:rPr>
          <w:t>Spelke</w:t>
        </w:r>
        <w:proofErr w:type="spellEnd"/>
        <w:r>
          <w:rPr>
            <w:rFonts w:ascii="Times New Roman" w:hAnsi="Times New Roman" w:cs="Times New Roman"/>
          </w:rPr>
          <w:t xml:space="preserve"> (2017) </w:t>
        </w:r>
      </w:ins>
      <w:ins w:id="1297" w:author="Benton, Deon" w:date="2026-04-28T15:51:00Z" w16du:dateUtc="2026-04-28T20:51:00Z">
        <w:r>
          <w:rPr>
            <w:rFonts w:ascii="Times New Roman" w:hAnsi="Times New Roman" w:cs="Times New Roman"/>
          </w:rPr>
          <w:t xml:space="preserve">habituated </w:t>
        </w:r>
      </w:ins>
      <w:ins w:id="1298" w:author="Benton, Deon" w:date="2026-04-28T15:57:00Z" w16du:dateUtc="2026-04-28T20:57:00Z">
        <w:r w:rsidR="00801EFC">
          <w:rPr>
            <w:rFonts w:ascii="Times New Roman" w:hAnsi="Times New Roman" w:cs="Times New Roman"/>
          </w:rPr>
          <w:t xml:space="preserve">a third set of infants to the </w:t>
        </w:r>
      </w:ins>
      <w:ins w:id="1299" w:author="Benton, Deon" w:date="2026-04-28T16:01:00Z" w16du:dateUtc="2026-04-28T21:01:00Z">
        <w:r w:rsidR="007B5F29">
          <w:rPr>
            <w:rFonts w:ascii="Times New Roman" w:hAnsi="Times New Roman" w:cs="Times New Roman"/>
          </w:rPr>
          <w:t>habituation event used in Experiment 2</w:t>
        </w:r>
      </w:ins>
      <w:ins w:id="1300" w:author="Benton, Deon" w:date="2026-04-28T15:57:00Z" w16du:dateUtc="2026-04-28T20:57:00Z">
        <w:r w:rsidR="00801EFC">
          <w:rPr>
            <w:rFonts w:ascii="Times New Roman" w:hAnsi="Times New Roman" w:cs="Times New Roman"/>
          </w:rPr>
          <w:t>.</w:t>
        </w:r>
      </w:ins>
      <w:ins w:id="1301" w:author="Benton, Deon" w:date="2026-04-28T16:01:00Z" w16du:dateUtc="2026-04-28T21:01:00Z">
        <w:r w:rsidR="007B5F29">
          <w:rPr>
            <w:rFonts w:ascii="Times New Roman" w:hAnsi="Times New Roman" w:cs="Times New Roman"/>
          </w:rPr>
          <w:t xml:space="preserve"> Instead of testing infants on efficient and inefficient actions that occur besides</w:t>
        </w:r>
      </w:ins>
      <w:ins w:id="1302" w:author="Benton, Deon" w:date="2026-04-28T16:02:00Z" w16du:dateUtc="2026-04-28T21:02:00Z">
        <w:r w:rsidR="007B5F29">
          <w:rPr>
            <w:rFonts w:ascii="Times New Roman" w:hAnsi="Times New Roman" w:cs="Times New Roman"/>
          </w:rPr>
          <w:t xml:space="preserve"> a barrier, however, these</w:t>
        </w:r>
      </w:ins>
      <w:ins w:id="1303" w:author="Benton, Deon" w:date="2026-04-28T15:57:00Z" w16du:dateUtc="2026-04-28T20:57:00Z">
        <w:r w:rsidR="00801EFC">
          <w:rPr>
            <w:rFonts w:ascii="Times New Roman" w:hAnsi="Times New Roman" w:cs="Times New Roman"/>
          </w:rPr>
          <w:t xml:space="preserve"> </w:t>
        </w:r>
      </w:ins>
      <w:ins w:id="1304" w:author="Benton, Deon" w:date="2026-04-28T16:02:00Z" w16du:dateUtc="2026-04-28T21:02:00Z">
        <w:r w:rsidR="007B5F29">
          <w:rPr>
            <w:rFonts w:ascii="Times New Roman" w:hAnsi="Times New Roman" w:cs="Times New Roman"/>
          </w:rPr>
          <w:t>infants</w:t>
        </w:r>
      </w:ins>
      <w:ins w:id="1305" w:author="Benton, Deon" w:date="2026-04-28T15:57:00Z" w16du:dateUtc="2026-04-28T20:57:00Z">
        <w:r w:rsidR="00801EFC">
          <w:rPr>
            <w:rFonts w:ascii="Times New Roman" w:hAnsi="Times New Roman" w:cs="Times New Roman"/>
          </w:rPr>
          <w:t xml:space="preserve"> were </w:t>
        </w:r>
      </w:ins>
      <w:ins w:id="1306" w:author="Benton, Deon" w:date="2026-04-28T16:02:00Z" w16du:dateUtc="2026-04-28T21:02:00Z">
        <w:r w:rsidR="007B5F29">
          <w:rPr>
            <w:rFonts w:ascii="Times New Roman" w:hAnsi="Times New Roman" w:cs="Times New Roman"/>
          </w:rPr>
          <w:t xml:space="preserve">tested on the test events used in Experiment 1, </w:t>
        </w:r>
      </w:ins>
      <w:ins w:id="1307" w:author="Benton, Deon" w:date="2026-04-28T15:57:00Z" w16du:dateUtc="2026-04-28T20:57:00Z">
        <w:r w:rsidR="00801EFC">
          <w:rPr>
            <w:rFonts w:ascii="Times New Roman" w:hAnsi="Times New Roman" w:cs="Times New Roman"/>
          </w:rPr>
          <w:t>which the barrier was located beneath the arced motion.</w:t>
        </w:r>
      </w:ins>
      <w:ins w:id="1308" w:author="Benton, Deon" w:date="2026-04-28T15:58:00Z" w16du:dateUtc="2026-04-28T20:58:00Z">
        <w:r w:rsidR="003C325C">
          <w:rPr>
            <w:rFonts w:ascii="Times New Roman" w:hAnsi="Times New Roman" w:cs="Times New Roman"/>
          </w:rPr>
          <w:t xml:space="preserve"> </w:t>
        </w:r>
      </w:ins>
      <w:ins w:id="1309" w:author="Benton, Deon" w:date="2026-04-28T16:03:00Z" w16du:dateUtc="2026-04-28T21:03:00Z">
        <w:r w:rsidR="007B5F29">
          <w:rPr>
            <w:rFonts w:ascii="Times New Roman" w:hAnsi="Times New Roman" w:cs="Times New Roman"/>
          </w:rPr>
          <w:t xml:space="preserve">As was the case for infants in Experiment 1, infants looked longer at the </w:t>
        </w:r>
      </w:ins>
      <w:ins w:id="1310" w:author="Benton, Deon" w:date="2026-05-16T01:08:00Z" w16du:dateUtc="2026-05-16T06:08:00Z">
        <w:r w:rsidR="00DD3452">
          <w:rPr>
            <w:rFonts w:ascii="Times New Roman" w:hAnsi="Times New Roman" w:cs="Times New Roman"/>
          </w:rPr>
          <w:t>H</w:t>
        </w:r>
      </w:ins>
      <w:ins w:id="1311" w:author="Benton, Deon" w:date="2026-04-28T16:03:00Z" w16du:dateUtc="2026-04-28T21:03:00Z">
        <w:r w:rsidR="007B5F29">
          <w:rPr>
            <w:rFonts w:ascii="Times New Roman" w:hAnsi="Times New Roman" w:cs="Times New Roman"/>
          </w:rPr>
          <w:t xml:space="preserve">igh, inefficient test event than at </w:t>
        </w:r>
        <w:r w:rsidR="007B5F29">
          <w:rPr>
            <w:rFonts w:ascii="Times New Roman" w:hAnsi="Times New Roman" w:cs="Times New Roman"/>
          </w:rPr>
          <w:lastRenderedPageBreak/>
          <w:t xml:space="preserve">the </w:t>
        </w:r>
      </w:ins>
      <w:ins w:id="1312" w:author="Benton, Deon" w:date="2026-05-16T01:04:00Z" w16du:dateUtc="2026-05-16T06:04:00Z">
        <w:r w:rsidR="00C727CC">
          <w:rPr>
            <w:rFonts w:ascii="Times New Roman" w:hAnsi="Times New Roman" w:cs="Times New Roman"/>
          </w:rPr>
          <w:t>L</w:t>
        </w:r>
      </w:ins>
      <w:ins w:id="1313" w:author="Benton, Deon" w:date="2026-04-28T16:03:00Z" w16du:dateUtc="2026-04-28T21:03:00Z">
        <w:r w:rsidR="007B5F29">
          <w:rPr>
            <w:rFonts w:ascii="Times New Roman" w:hAnsi="Times New Roman" w:cs="Times New Roman"/>
          </w:rPr>
          <w:t>ow, efficient one.</w:t>
        </w:r>
      </w:ins>
      <w:ins w:id="1314" w:author="Benton, Deon" w:date="2026-04-28T16:02:00Z" w16du:dateUtc="2026-04-28T21:02:00Z">
        <w:r w:rsidR="007B5F29">
          <w:rPr>
            <w:rFonts w:ascii="Times New Roman" w:hAnsi="Times New Roman" w:cs="Times New Roman"/>
          </w:rPr>
          <w:t xml:space="preserve"> </w:t>
        </w:r>
      </w:ins>
      <w:ins w:id="1315" w:author="Benton, Deon" w:date="2026-04-28T16:05:00Z" w16du:dateUtc="2026-04-28T21:05:00Z">
        <w:r w:rsidR="008525EB">
          <w:rPr>
            <w:rFonts w:ascii="Times New Roman" w:hAnsi="Times New Roman" w:cs="Times New Roman"/>
          </w:rPr>
          <w:t>Together, these results were interpreted to mean</w:t>
        </w:r>
        <w:r w:rsidR="00D26DDC">
          <w:rPr>
            <w:rFonts w:ascii="Times New Roman" w:hAnsi="Times New Roman" w:cs="Times New Roman"/>
          </w:rPr>
          <w:t xml:space="preserve"> two things. First,</w:t>
        </w:r>
      </w:ins>
      <w:r w:rsidR="00070634">
        <w:rPr>
          <w:rFonts w:ascii="Times New Roman" w:hAnsi="Times New Roman" w:cs="Times New Roman"/>
        </w:rPr>
        <w:t xml:space="preserve"> </w:t>
      </w:r>
      <w:r w:rsidR="003F2FD0">
        <w:rPr>
          <w:rFonts w:ascii="Times New Roman" w:hAnsi="Times New Roman" w:cs="Times New Roman"/>
        </w:rPr>
        <w:t>infants can</w:t>
      </w:r>
      <w:r w:rsidR="00A231E7" w:rsidRPr="00A231E7">
        <w:rPr>
          <w:rFonts w:ascii="Times New Roman" w:hAnsi="Times New Roman" w:cs="Times New Roman"/>
        </w:rPr>
        <w:t xml:space="preserve"> represent</w:t>
      </w:r>
      <w:ins w:id="1316" w:author="Benton, Deon" w:date="2026-04-28T16:04:00Z" w16du:dateUtc="2026-04-28T21:04:00Z">
        <w:r w:rsidR="008525EB">
          <w:rPr>
            <w:rFonts w:ascii="Times New Roman" w:hAnsi="Times New Roman" w:cs="Times New Roman"/>
          </w:rPr>
          <w:t xml:space="preserve"> the efficiency of actions in a continuous manner,</w:t>
        </w:r>
      </w:ins>
      <w:r w:rsidR="00A231E7" w:rsidRPr="00A231E7">
        <w:rPr>
          <w:rFonts w:ascii="Times New Roman" w:hAnsi="Times New Roman" w:cs="Times New Roman"/>
        </w:rPr>
        <w:t xml:space="preserve"> </w:t>
      </w:r>
      <w:ins w:id="1317" w:author="Benton, Deon" w:date="2026-04-28T16:06:00Z" w16du:dateUtc="2026-04-28T21:06:00Z">
        <w:r w:rsidR="00D26DDC">
          <w:rPr>
            <w:rFonts w:ascii="Times New Roman" w:hAnsi="Times New Roman" w:cs="Times New Roman"/>
          </w:rPr>
          <w:t xml:space="preserve">Second, if the </w:t>
        </w:r>
      </w:ins>
      <w:ins w:id="1318" w:author="Benton, Deon" w:date="2026-04-28T16:07:00Z" w16du:dateUtc="2026-04-28T21:07:00Z">
        <w:r w:rsidR="00D26DDC">
          <w:rPr>
            <w:rFonts w:ascii="Times New Roman" w:hAnsi="Times New Roman" w:cs="Times New Roman"/>
          </w:rPr>
          <w:t>environmental</w:t>
        </w:r>
      </w:ins>
      <w:ins w:id="1319" w:author="Benton, Deon" w:date="2026-04-28T16:06:00Z" w16du:dateUtc="2026-04-28T21:06:00Z">
        <w:r w:rsidR="00D26DDC">
          <w:rPr>
            <w:rFonts w:ascii="Times New Roman" w:hAnsi="Times New Roman" w:cs="Times New Roman"/>
          </w:rPr>
          <w:t xml:space="preserve"> context does not change, infants no longer expect agents to behave </w:t>
        </w:r>
      </w:ins>
      <w:ins w:id="1320" w:author="Benton, Deon" w:date="2026-04-28T16:07:00Z" w16du:dateUtc="2026-04-28T21:07:00Z">
        <w:r w:rsidR="00D26DDC">
          <w:rPr>
            <w:rFonts w:ascii="Times New Roman" w:hAnsi="Times New Roman" w:cs="Times New Roman"/>
          </w:rPr>
          <w:t xml:space="preserve">efficiently. However, if the infants do not expect </w:t>
        </w:r>
        <w:r w:rsidR="00C543EB">
          <w:rPr>
            <w:rFonts w:ascii="Times New Roman" w:hAnsi="Times New Roman" w:cs="Times New Roman"/>
          </w:rPr>
          <w:t>agents that behaved inefficiently in the past to continue to do so in</w:t>
        </w:r>
      </w:ins>
      <w:ins w:id="1321" w:author="Benton, Deon" w:date="2026-04-28T16:08:00Z" w16du:dateUtc="2026-04-28T21:08:00Z">
        <w:r w:rsidR="00C543EB">
          <w:rPr>
            <w:rFonts w:ascii="Times New Roman" w:hAnsi="Times New Roman" w:cs="Times New Roman"/>
          </w:rPr>
          <w:t xml:space="preserve"> a new situation that differs from the old one.</w:t>
        </w:r>
      </w:ins>
      <w:ins w:id="1322" w:author="Benton, Deon" w:date="2026-04-28T16:06:00Z" w16du:dateUtc="2026-04-28T21:06:00Z">
        <w:r w:rsidR="00D26DDC">
          <w:rPr>
            <w:rFonts w:ascii="Times New Roman" w:hAnsi="Times New Roman" w:cs="Times New Roman"/>
          </w:rPr>
          <w:t xml:space="preserve"> </w:t>
        </w:r>
      </w:ins>
    </w:p>
    <w:p w14:paraId="62E4C8AD" w14:textId="1DBBC4AF" w:rsidR="00070634" w:rsidRDefault="00C543EB" w:rsidP="00853CF6">
      <w:pPr>
        <w:spacing w:line="480" w:lineRule="auto"/>
        <w:ind w:firstLine="720"/>
        <w:contextualSpacing/>
        <w:rPr>
          <w:rFonts w:ascii="Times New Roman" w:hAnsi="Times New Roman" w:cs="Times New Roman"/>
        </w:rPr>
      </w:pPr>
      <w:proofErr w:type="gramStart"/>
      <w:ins w:id="1323" w:author="Benton, Deon" w:date="2026-04-28T16:09:00Z" w16du:dateUtc="2026-04-28T21:09:00Z">
        <w:r>
          <w:rPr>
            <w:rFonts w:ascii="Times New Roman" w:hAnsi="Times New Roman" w:cs="Times New Roman"/>
          </w:rPr>
          <w:t>On the basis of</w:t>
        </w:r>
        <w:proofErr w:type="gramEnd"/>
        <w:r>
          <w:rPr>
            <w:rFonts w:ascii="Times New Roman" w:hAnsi="Times New Roman" w:cs="Times New Roman"/>
          </w:rPr>
          <w:t xml:space="preserve"> these findings, one might conclude that they </w:t>
        </w:r>
        <w:r w:rsidR="00B503E5">
          <w:rPr>
            <w:rFonts w:ascii="Times New Roman" w:hAnsi="Times New Roman" w:cs="Times New Roman"/>
          </w:rPr>
          <w:t>challenge a simple associative learn</w:t>
        </w:r>
      </w:ins>
      <w:ins w:id="1324" w:author="Benton, Deon" w:date="2026-04-28T16:10:00Z" w16du:dateUtc="2026-04-28T21:10:00Z">
        <w:r w:rsidR="00B503E5">
          <w:rPr>
            <w:rFonts w:ascii="Times New Roman" w:hAnsi="Times New Roman" w:cs="Times New Roman"/>
          </w:rPr>
          <w:t xml:space="preserve">ing account of these data. This is because </w:t>
        </w:r>
      </w:ins>
      <w:ins w:id="1325" w:author="Benton, Deon" w:date="2026-04-29T21:23:00Z" w16du:dateUtc="2026-04-30T02:23:00Z">
        <w:r w:rsidR="009351FD">
          <w:rPr>
            <w:rFonts w:ascii="Times New Roman" w:hAnsi="Times New Roman" w:cs="Times New Roman"/>
          </w:rPr>
          <w:t xml:space="preserve">it might be thought that </w:t>
        </w:r>
      </w:ins>
      <w:ins w:id="1326" w:author="Benton, Deon" w:date="2026-04-28T16:10:00Z" w16du:dateUtc="2026-04-28T21:10:00Z">
        <w:r w:rsidR="00B503E5">
          <w:rPr>
            <w:rFonts w:ascii="Times New Roman" w:hAnsi="Times New Roman" w:cs="Times New Roman"/>
          </w:rPr>
          <w:t>the</w:t>
        </w:r>
      </w:ins>
      <w:r w:rsidR="00002DBA">
        <w:rPr>
          <w:rFonts w:ascii="Times New Roman" w:hAnsi="Times New Roman" w:cs="Times New Roman"/>
        </w:rPr>
        <w:t xml:space="preserve"> predictions that</w:t>
      </w:r>
      <w:ins w:id="1327" w:author="Benton, Deon" w:date="2026-04-28T16:10:00Z" w16du:dateUtc="2026-04-28T21:10:00Z">
        <w:r w:rsidR="00B503E5">
          <w:rPr>
            <w:rFonts w:ascii="Times New Roman" w:hAnsi="Times New Roman" w:cs="Times New Roman"/>
          </w:rPr>
          <w:t xml:space="preserve"> such an account makes</w:t>
        </w:r>
      </w:ins>
      <w:r w:rsidR="00002DBA">
        <w:rPr>
          <w:rFonts w:ascii="Times New Roman" w:hAnsi="Times New Roman" w:cs="Times New Roman"/>
        </w:rPr>
        <w:t xml:space="preserve"> </w:t>
      </w:r>
      <w:ins w:id="1328" w:author="Benton, Deon" w:date="2026-04-29T21:23:00Z" w16du:dateUtc="2026-04-30T02:23:00Z">
        <w:r w:rsidR="009351FD">
          <w:rPr>
            <w:rFonts w:ascii="Times New Roman" w:hAnsi="Times New Roman" w:cs="Times New Roman"/>
          </w:rPr>
          <w:t>are</w:t>
        </w:r>
      </w:ins>
      <w:ins w:id="1329" w:author="Benton, Deon" w:date="2026-04-28T16:10:00Z" w16du:dateUtc="2026-04-28T21:10:00Z">
        <w:r w:rsidR="00B503E5">
          <w:rPr>
            <w:rFonts w:ascii="Times New Roman" w:hAnsi="Times New Roman" w:cs="Times New Roman"/>
          </w:rPr>
          <w:t xml:space="preserve"> fundamentally at odds with how infants </w:t>
        </w:r>
        <w:proofErr w:type="gramStart"/>
        <w:r w:rsidR="00B503E5">
          <w:rPr>
            <w:rFonts w:ascii="Times New Roman" w:hAnsi="Times New Roman" w:cs="Times New Roman"/>
          </w:rPr>
          <w:t>actually performed</w:t>
        </w:r>
        <w:proofErr w:type="gramEnd"/>
        <w:r w:rsidR="00B503E5">
          <w:rPr>
            <w:rFonts w:ascii="Times New Roman" w:hAnsi="Times New Roman" w:cs="Times New Roman"/>
          </w:rPr>
          <w:t xml:space="preserve"> in this study</w:t>
        </w:r>
      </w:ins>
      <w:r w:rsidR="00002DBA">
        <w:rPr>
          <w:rFonts w:ascii="Times New Roman" w:hAnsi="Times New Roman" w:cs="Times New Roman"/>
        </w:rPr>
        <w:t xml:space="preserve">. For example, if </w:t>
      </w:r>
      <w:r w:rsidR="006422FE">
        <w:rPr>
          <w:rFonts w:ascii="Times New Roman" w:hAnsi="Times New Roman" w:cs="Times New Roman"/>
        </w:rPr>
        <w:t>infants’</w:t>
      </w:r>
      <w:r w:rsidR="00002DBA">
        <w:rPr>
          <w:rFonts w:ascii="Times New Roman" w:hAnsi="Times New Roman" w:cs="Times New Roman"/>
        </w:rPr>
        <w:t xml:space="preserve"> performance in this task were </w:t>
      </w:r>
      <w:r w:rsidR="00DD7C73">
        <w:rPr>
          <w:rFonts w:ascii="Times New Roman" w:hAnsi="Times New Roman" w:cs="Times New Roman"/>
        </w:rPr>
        <w:t>governed</w:t>
      </w:r>
      <w:r w:rsidR="00002DBA">
        <w:rPr>
          <w:rFonts w:ascii="Times New Roman" w:hAnsi="Times New Roman" w:cs="Times New Roman"/>
        </w:rPr>
        <w:t xml:space="preserve"> by an associative learning mechanism and </w:t>
      </w:r>
      <w:ins w:id="1330" w:author="Benton, Deon" w:date="2026-04-28T16:11:00Z" w16du:dateUtc="2026-04-28T21:11:00Z">
        <w:r w:rsidR="00B503E5">
          <w:rPr>
            <w:rFonts w:ascii="Times New Roman" w:hAnsi="Times New Roman" w:cs="Times New Roman"/>
          </w:rPr>
          <w:t>a link</w:t>
        </w:r>
      </w:ins>
      <w:r w:rsidR="006422FE">
        <w:rPr>
          <w:rFonts w:ascii="Times New Roman" w:hAnsi="Times New Roman" w:cs="Times New Roman"/>
        </w:rPr>
        <w:t xml:space="preserve"> was established between an</w:t>
      </w:r>
      <w:r w:rsidR="00DD7C73">
        <w:rPr>
          <w:rFonts w:ascii="Times New Roman" w:hAnsi="Times New Roman" w:cs="Times New Roman"/>
        </w:rPr>
        <w:t xml:space="preserve"> obstacle of a certain height and </w:t>
      </w:r>
      <w:r w:rsidR="006422FE">
        <w:rPr>
          <w:rFonts w:ascii="Times New Roman" w:hAnsi="Times New Roman" w:cs="Times New Roman"/>
        </w:rPr>
        <w:t>an arced motion trajectory</w:t>
      </w:r>
      <w:r w:rsidR="00DD7C73">
        <w:rPr>
          <w:rFonts w:ascii="Times New Roman" w:hAnsi="Times New Roman" w:cs="Times New Roman"/>
        </w:rPr>
        <w:t xml:space="preserve"> during habituation, then </w:t>
      </w:r>
      <w:r w:rsidR="00730EFA">
        <w:rPr>
          <w:rFonts w:ascii="Times New Roman" w:hAnsi="Times New Roman" w:cs="Times New Roman"/>
        </w:rPr>
        <w:t>it</w:t>
      </w:r>
      <w:r w:rsidR="00DD7C73">
        <w:rPr>
          <w:rFonts w:ascii="Times New Roman" w:hAnsi="Times New Roman" w:cs="Times New Roman"/>
        </w:rPr>
        <w:t xml:space="preserve"> might be expected that </w:t>
      </w:r>
      <w:ins w:id="1331" w:author="Benton, Deon" w:date="2026-04-28T16:11:00Z" w16du:dateUtc="2026-04-28T21:11:00Z">
        <w:r w:rsidR="00B503E5">
          <w:rPr>
            <w:rFonts w:ascii="Times New Roman" w:hAnsi="Times New Roman" w:cs="Times New Roman"/>
          </w:rPr>
          <w:t xml:space="preserve">infants should show an equivalent increase in looking </w:t>
        </w:r>
      </w:ins>
      <w:ins w:id="1332" w:author="Benton, Deon" w:date="2026-04-28T16:12:00Z" w16du:dateUtc="2026-04-28T21:12:00Z">
        <w:r w:rsidR="00CE3B81">
          <w:rPr>
            <w:rFonts w:ascii="Times New Roman" w:hAnsi="Times New Roman" w:cs="Times New Roman"/>
          </w:rPr>
          <w:t>at</w:t>
        </w:r>
      </w:ins>
      <w:ins w:id="1333" w:author="Benton, Deon" w:date="2026-04-28T16:11:00Z" w16du:dateUtc="2026-04-28T21:11:00Z">
        <w:r w:rsidR="00B503E5">
          <w:rPr>
            <w:rFonts w:ascii="Times New Roman" w:hAnsi="Times New Roman" w:cs="Times New Roman"/>
          </w:rPr>
          <w:t xml:space="preserve"> both test events. The reason is</w:t>
        </w:r>
      </w:ins>
      <w:r w:rsidR="00821757">
        <w:rPr>
          <w:rFonts w:ascii="Times New Roman" w:hAnsi="Times New Roman" w:cs="Times New Roman"/>
        </w:rPr>
        <w:t xml:space="preserve"> that the </w:t>
      </w:r>
      <w:r w:rsidR="00DD7C73">
        <w:rPr>
          <w:rFonts w:ascii="Times New Roman" w:hAnsi="Times New Roman" w:cs="Times New Roman"/>
        </w:rPr>
        <w:t>obstacle information changed in both events—</w:t>
      </w:r>
      <w:r w:rsidR="00821757">
        <w:rPr>
          <w:rFonts w:ascii="Times New Roman" w:hAnsi="Times New Roman" w:cs="Times New Roman"/>
        </w:rPr>
        <w:t>different sized obstacles were shown across the phases.</w:t>
      </w:r>
      <w:ins w:id="1334" w:author="Benton, Deon" w:date="2026-04-28T16:12:00Z" w16du:dateUtc="2026-04-28T21:12:00Z">
        <w:r w:rsidR="00CE3B81">
          <w:rPr>
            <w:rFonts w:ascii="Times New Roman" w:hAnsi="Times New Roman" w:cs="Times New Roman"/>
          </w:rPr>
          <w:t xml:space="preserve"> This means that any association that would have been established between </w:t>
        </w:r>
      </w:ins>
      <w:ins w:id="1335" w:author="Benton, Deon" w:date="2026-04-28T16:13:00Z" w16du:dateUtc="2026-04-28T21:13:00Z">
        <w:r w:rsidR="00CE3B81">
          <w:rPr>
            <w:rFonts w:ascii="Times New Roman" w:hAnsi="Times New Roman" w:cs="Times New Roman"/>
          </w:rPr>
          <w:t xml:space="preserve">a barrier </w:t>
        </w:r>
      </w:ins>
      <w:ins w:id="1336" w:author="Benton, Deon" w:date="2026-04-28T16:12:00Z" w16du:dateUtc="2026-04-28T21:12:00Z">
        <w:r w:rsidR="00CE3B81">
          <w:rPr>
            <w:rFonts w:ascii="Times New Roman" w:hAnsi="Times New Roman" w:cs="Times New Roman"/>
          </w:rPr>
          <w:t>and arced motio</w:t>
        </w:r>
      </w:ins>
      <w:ins w:id="1337" w:author="Benton, Deon" w:date="2026-04-28T16:13:00Z" w16du:dateUtc="2026-04-28T21:13:00Z">
        <w:r w:rsidR="00CE3B81">
          <w:rPr>
            <w:rFonts w:ascii="Times New Roman" w:hAnsi="Times New Roman" w:cs="Times New Roman"/>
          </w:rPr>
          <w:t>n would be violated in both test events.</w:t>
        </w:r>
      </w:ins>
      <w:r w:rsidR="00DD7C73">
        <w:rPr>
          <w:rFonts w:ascii="Times New Roman" w:hAnsi="Times New Roman" w:cs="Times New Roman"/>
        </w:rPr>
        <w:t xml:space="preserve"> </w:t>
      </w:r>
      <w:r w:rsidR="00821757">
        <w:rPr>
          <w:rFonts w:ascii="Times New Roman" w:hAnsi="Times New Roman" w:cs="Times New Roman"/>
        </w:rPr>
        <w:t>I</w:t>
      </w:r>
      <w:r w:rsidR="0025765E">
        <w:rPr>
          <w:rFonts w:ascii="Times New Roman" w:hAnsi="Times New Roman" w:cs="Times New Roman"/>
        </w:rPr>
        <w:t xml:space="preserve">f </w:t>
      </w:r>
      <w:ins w:id="1338" w:author="Benton, Deon" w:date="2026-04-28T16:13:00Z" w16du:dateUtc="2026-04-28T21:13:00Z">
        <w:r w:rsidR="00972BA3">
          <w:rPr>
            <w:rFonts w:ascii="Times New Roman" w:hAnsi="Times New Roman" w:cs="Times New Roman"/>
          </w:rPr>
          <w:t xml:space="preserve">the assumption is made that </w:t>
        </w:r>
      </w:ins>
      <w:r w:rsidR="0025765E">
        <w:rPr>
          <w:rFonts w:ascii="Times New Roman" w:hAnsi="Times New Roman" w:cs="Times New Roman"/>
        </w:rPr>
        <w:t>infants also encode the height of the arced motion</w:t>
      </w:r>
      <w:r w:rsidR="00730EFA">
        <w:rPr>
          <w:rFonts w:ascii="Times New Roman" w:hAnsi="Times New Roman" w:cs="Times New Roman"/>
        </w:rPr>
        <w:t xml:space="preserve"> is also made, then infants </w:t>
      </w:r>
      <w:ins w:id="1339" w:author="Benton, Deon" w:date="2026-04-28T16:14:00Z" w16du:dateUtc="2026-04-28T21:14:00Z">
        <w:r w:rsidR="009E16A8">
          <w:rPr>
            <w:rFonts w:ascii="Times New Roman" w:hAnsi="Times New Roman" w:cs="Times New Roman"/>
          </w:rPr>
          <w:t xml:space="preserve">might even be expected to </w:t>
        </w:r>
      </w:ins>
      <w:r w:rsidR="00730EFA">
        <w:rPr>
          <w:rFonts w:ascii="Times New Roman" w:hAnsi="Times New Roman" w:cs="Times New Roman"/>
        </w:rPr>
        <w:t xml:space="preserve">look longer at the </w:t>
      </w:r>
      <w:del w:id="1340" w:author="Benton, Deon" w:date="2026-05-16T01:04:00Z" w16du:dateUtc="2026-05-16T06:04:00Z">
        <w:r w:rsidR="00730EFA" w:rsidDel="00C727CC">
          <w:rPr>
            <w:rFonts w:ascii="Times New Roman" w:hAnsi="Times New Roman" w:cs="Times New Roman"/>
          </w:rPr>
          <w:delText>low</w:delText>
        </w:r>
      </w:del>
      <w:ins w:id="1341" w:author="Benton, Deon" w:date="2026-05-16T01:04:00Z" w16du:dateUtc="2026-05-16T06:04:00Z">
        <w:r w:rsidR="00C727CC">
          <w:rPr>
            <w:rFonts w:ascii="Times New Roman" w:hAnsi="Times New Roman" w:cs="Times New Roman"/>
          </w:rPr>
          <w:t>Low</w:t>
        </w:r>
      </w:ins>
      <w:r w:rsidR="00730EFA">
        <w:rPr>
          <w:rFonts w:ascii="Times New Roman" w:hAnsi="Times New Roman" w:cs="Times New Roman"/>
        </w:rPr>
        <w:t xml:space="preserve">, efficient jump event than at the </w:t>
      </w:r>
      <w:del w:id="1342" w:author="Benton, Deon" w:date="2026-05-16T01:04:00Z" w16du:dateUtc="2026-05-16T06:04:00Z">
        <w:r w:rsidR="00730EFA" w:rsidDel="00C727CC">
          <w:rPr>
            <w:rFonts w:ascii="Times New Roman" w:hAnsi="Times New Roman" w:cs="Times New Roman"/>
          </w:rPr>
          <w:delText>high</w:delText>
        </w:r>
      </w:del>
      <w:ins w:id="1343" w:author="Benton, Deon" w:date="2026-05-16T01:04:00Z" w16du:dateUtc="2026-05-16T06:04:00Z">
        <w:r w:rsidR="00C727CC">
          <w:rPr>
            <w:rFonts w:ascii="Times New Roman" w:hAnsi="Times New Roman" w:cs="Times New Roman"/>
          </w:rPr>
          <w:t>High</w:t>
        </w:r>
      </w:ins>
      <w:r w:rsidR="00730EFA">
        <w:rPr>
          <w:rFonts w:ascii="Times New Roman" w:hAnsi="Times New Roman" w:cs="Times New Roman"/>
        </w:rPr>
        <w:t>, inefficient one</w:t>
      </w:r>
      <w:ins w:id="1344" w:author="Benton, Deon" w:date="2026-04-28T16:15:00Z" w16du:dateUtc="2026-04-28T21:15:00Z">
        <w:r w:rsidR="009E16A8">
          <w:rPr>
            <w:rFonts w:ascii="Times New Roman" w:hAnsi="Times New Roman" w:cs="Times New Roman"/>
          </w:rPr>
          <w:t xml:space="preserve">; the </w:t>
        </w:r>
      </w:ins>
      <w:ins w:id="1345" w:author="Benton, Deon" w:date="2026-05-16T01:04:00Z" w16du:dateUtc="2026-05-16T06:04:00Z">
        <w:r w:rsidR="007E04BC">
          <w:rPr>
            <w:rFonts w:ascii="Times New Roman" w:hAnsi="Times New Roman" w:cs="Times New Roman"/>
          </w:rPr>
          <w:t>L</w:t>
        </w:r>
      </w:ins>
      <w:ins w:id="1346" w:author="Benton, Deon" w:date="2026-04-28T16:15:00Z" w16du:dateUtc="2026-04-28T21:15:00Z">
        <w:r w:rsidR="009E16A8">
          <w:rPr>
            <w:rFonts w:ascii="Times New Roman" w:hAnsi="Times New Roman" w:cs="Times New Roman"/>
          </w:rPr>
          <w:t>ow, efficient event involves two changes relative to that seen during habituation</w:t>
        </w:r>
      </w:ins>
      <w:ins w:id="1347" w:author="Benton, Deon" w:date="2026-04-28T16:16:00Z" w16du:dateUtc="2026-04-28T21:16:00Z">
        <w:r w:rsidR="009E16A8">
          <w:rPr>
            <w:rFonts w:ascii="Times New Roman" w:hAnsi="Times New Roman" w:cs="Times New Roman"/>
          </w:rPr>
          <w:t xml:space="preserve"> (i.e., a change to barrier </w:t>
        </w:r>
        <w:r w:rsidR="00242B8C">
          <w:rPr>
            <w:rFonts w:ascii="Times New Roman" w:hAnsi="Times New Roman" w:cs="Times New Roman"/>
          </w:rPr>
          <w:t>and arced motion heights)</w:t>
        </w:r>
      </w:ins>
      <w:ins w:id="1348" w:author="Benton, Deon" w:date="2026-04-28T16:15:00Z" w16du:dateUtc="2026-04-28T21:15:00Z">
        <w:r w:rsidR="009E16A8">
          <w:rPr>
            <w:rFonts w:ascii="Times New Roman" w:hAnsi="Times New Roman" w:cs="Times New Roman"/>
          </w:rPr>
          <w:t xml:space="preserve">, whereas the </w:t>
        </w:r>
      </w:ins>
      <w:ins w:id="1349" w:author="Benton, Deon" w:date="2026-05-16T01:04:00Z" w16du:dateUtc="2026-05-16T06:04:00Z">
        <w:r w:rsidR="007E04BC">
          <w:rPr>
            <w:rFonts w:ascii="Times New Roman" w:hAnsi="Times New Roman" w:cs="Times New Roman"/>
          </w:rPr>
          <w:t>H</w:t>
        </w:r>
      </w:ins>
      <w:ins w:id="1350" w:author="Benton, Deon" w:date="2026-04-28T16:15:00Z" w16du:dateUtc="2026-04-28T21:15:00Z">
        <w:r w:rsidR="009E16A8">
          <w:rPr>
            <w:rFonts w:ascii="Times New Roman" w:hAnsi="Times New Roman" w:cs="Times New Roman"/>
          </w:rPr>
          <w:t>igh, inefficient event involve</w:t>
        </w:r>
      </w:ins>
      <w:ins w:id="1351" w:author="Benton, Deon" w:date="2026-04-28T16:16:00Z" w16du:dateUtc="2026-04-28T21:16:00Z">
        <w:r w:rsidR="009E16A8">
          <w:rPr>
            <w:rFonts w:ascii="Times New Roman" w:hAnsi="Times New Roman" w:cs="Times New Roman"/>
          </w:rPr>
          <w:t>s only a single change (i.e., a change to barrier height alone)</w:t>
        </w:r>
      </w:ins>
      <w:r w:rsidR="00730EFA">
        <w:rPr>
          <w:rFonts w:ascii="Times New Roman" w:hAnsi="Times New Roman" w:cs="Times New Roman"/>
        </w:rPr>
        <w:t>.</w:t>
      </w:r>
      <w:r w:rsidR="00821757">
        <w:rPr>
          <w:rFonts w:ascii="Times New Roman" w:hAnsi="Times New Roman" w:cs="Times New Roman"/>
        </w:rPr>
        <w:t xml:space="preserve"> </w:t>
      </w:r>
      <w:r w:rsidR="00070634">
        <w:rPr>
          <w:rFonts w:ascii="Times New Roman" w:hAnsi="Times New Roman" w:cs="Times New Roman"/>
        </w:rPr>
        <w:t xml:space="preserve">Although these predictions </w:t>
      </w:r>
      <w:r w:rsidR="00D878C5">
        <w:rPr>
          <w:rFonts w:ascii="Times New Roman" w:hAnsi="Times New Roman" w:cs="Times New Roman"/>
        </w:rPr>
        <w:t>might explain the behavior of a simple associative model, it is possible that a refined model</w:t>
      </w:r>
      <w:r w:rsidR="00061107">
        <w:rPr>
          <w:rFonts w:ascii="Times New Roman" w:hAnsi="Times New Roman" w:cs="Times New Roman"/>
        </w:rPr>
        <w:t xml:space="preserve"> that implements additional</w:t>
      </w:r>
      <w:r w:rsidR="00276569">
        <w:rPr>
          <w:rFonts w:ascii="Times New Roman" w:hAnsi="Times New Roman" w:cs="Times New Roman"/>
        </w:rPr>
        <w:t xml:space="preserve"> </w:t>
      </w:r>
      <w:r w:rsidR="00425A80">
        <w:rPr>
          <w:rFonts w:ascii="Times New Roman" w:hAnsi="Times New Roman" w:cs="Times New Roman"/>
        </w:rPr>
        <w:t>features</w:t>
      </w:r>
      <w:r w:rsidR="00061107">
        <w:rPr>
          <w:rFonts w:ascii="Times New Roman" w:hAnsi="Times New Roman" w:cs="Times New Roman"/>
        </w:rPr>
        <w:t xml:space="preserve"> of the task</w:t>
      </w:r>
      <w:ins w:id="1352" w:author="Benton, Deon" w:date="2026-04-28T16:17:00Z" w16du:dateUtc="2026-04-28T21:17:00Z">
        <w:r w:rsidR="00097C1B">
          <w:rPr>
            <w:rFonts w:ascii="Times New Roman" w:hAnsi="Times New Roman" w:cs="Times New Roman"/>
          </w:rPr>
          <w:t>—and infants real-world experience with different kinds of constrained and unconstrained motions—</w:t>
        </w:r>
      </w:ins>
      <w:r w:rsidR="00D878C5">
        <w:rPr>
          <w:rFonts w:ascii="Times New Roman" w:hAnsi="Times New Roman" w:cs="Times New Roman"/>
        </w:rPr>
        <w:t xml:space="preserve">could </w:t>
      </w:r>
      <w:r w:rsidR="00061107">
        <w:rPr>
          <w:rFonts w:ascii="Times New Roman" w:hAnsi="Times New Roman" w:cs="Times New Roman"/>
        </w:rPr>
        <w:t xml:space="preserve">capture </w:t>
      </w:r>
      <w:ins w:id="1353" w:author="Benton, Deon" w:date="2026-04-28T16:17:00Z" w16du:dateUtc="2026-04-28T21:17:00Z">
        <w:r w:rsidR="00097C1B">
          <w:rPr>
            <w:rFonts w:ascii="Times New Roman" w:hAnsi="Times New Roman" w:cs="Times New Roman"/>
          </w:rPr>
          <w:t xml:space="preserve">their </w:t>
        </w:r>
      </w:ins>
      <w:r w:rsidR="00061107">
        <w:rPr>
          <w:rFonts w:ascii="Times New Roman" w:hAnsi="Times New Roman" w:cs="Times New Roman"/>
        </w:rPr>
        <w:t xml:space="preserve">looking behaviors in this study. </w:t>
      </w:r>
      <w:r w:rsidR="00276569">
        <w:rPr>
          <w:rFonts w:ascii="Times New Roman" w:hAnsi="Times New Roman" w:cs="Times New Roman"/>
        </w:rPr>
        <w:t xml:space="preserve">One </w:t>
      </w:r>
      <w:r w:rsidR="00425A80">
        <w:rPr>
          <w:rFonts w:ascii="Times New Roman" w:hAnsi="Times New Roman" w:cs="Times New Roman"/>
        </w:rPr>
        <w:t xml:space="preserve">potentially relevant feature is </w:t>
      </w:r>
      <w:r w:rsidR="00425A80">
        <w:rPr>
          <w:rFonts w:ascii="Times New Roman" w:hAnsi="Times New Roman" w:cs="Times New Roman"/>
        </w:rPr>
        <w:lastRenderedPageBreak/>
        <w:t>the</w:t>
      </w:r>
      <w:r w:rsidR="00276569">
        <w:rPr>
          <w:rFonts w:ascii="Times New Roman" w:hAnsi="Times New Roman" w:cs="Times New Roman"/>
        </w:rPr>
        <w:t xml:space="preserve"> vertical distance between the top of an obstacle and</w:t>
      </w:r>
      <w:r w:rsidR="00425A80">
        <w:rPr>
          <w:rFonts w:ascii="Times New Roman" w:hAnsi="Times New Roman" w:cs="Times New Roman"/>
        </w:rPr>
        <w:t xml:space="preserve"> the</w:t>
      </w:r>
      <w:r w:rsidR="00276569">
        <w:rPr>
          <w:rFonts w:ascii="Times New Roman" w:hAnsi="Times New Roman" w:cs="Times New Roman"/>
        </w:rPr>
        <w:t xml:space="preserve"> apex of arced motion</w:t>
      </w:r>
      <w:r w:rsidR="00425A80">
        <w:rPr>
          <w:rFonts w:ascii="Times New Roman" w:hAnsi="Times New Roman" w:cs="Times New Roman"/>
        </w:rPr>
        <w:t xml:space="preserve"> that occurs over it</w:t>
      </w:r>
      <w:r w:rsidR="00276569">
        <w:rPr>
          <w:rFonts w:ascii="Times New Roman" w:hAnsi="Times New Roman" w:cs="Times New Roman"/>
        </w:rPr>
        <w:t xml:space="preserve">. </w:t>
      </w:r>
      <w:r w:rsidR="00425A80">
        <w:rPr>
          <w:rFonts w:ascii="Times New Roman" w:hAnsi="Times New Roman" w:cs="Times New Roman"/>
        </w:rPr>
        <w:t>The idea here is that i</w:t>
      </w:r>
      <w:r w:rsidR="00276569">
        <w:rPr>
          <w:rFonts w:ascii="Times New Roman" w:hAnsi="Times New Roman" w:cs="Times New Roman"/>
        </w:rPr>
        <w:t xml:space="preserve">f infants </w:t>
      </w:r>
      <w:r w:rsidR="00425A80">
        <w:rPr>
          <w:rFonts w:ascii="Times New Roman" w:hAnsi="Times New Roman" w:cs="Times New Roman"/>
        </w:rPr>
        <w:t xml:space="preserve">learn in the real world that </w:t>
      </w:r>
      <w:r w:rsidR="00BC4D95">
        <w:rPr>
          <w:rFonts w:ascii="Times New Roman" w:hAnsi="Times New Roman" w:cs="Times New Roman"/>
        </w:rPr>
        <w:t>the vertical distance between the apex of a trajectory and the top of an obstacle is minimal—in addition to learning that arced motion trajectories tend to be associated with obstacles—</w:t>
      </w:r>
      <w:r w:rsidR="00276569">
        <w:rPr>
          <w:rFonts w:ascii="Times New Roman" w:hAnsi="Times New Roman" w:cs="Times New Roman"/>
        </w:rPr>
        <w:t xml:space="preserve">then they </w:t>
      </w:r>
      <w:r w:rsidR="00BC4D95">
        <w:rPr>
          <w:rFonts w:ascii="Times New Roman" w:hAnsi="Times New Roman" w:cs="Times New Roman"/>
        </w:rPr>
        <w:t>should look longer at</w:t>
      </w:r>
      <w:r w:rsidR="00ED360E">
        <w:rPr>
          <w:rFonts w:ascii="Times New Roman" w:hAnsi="Times New Roman" w:cs="Times New Roman"/>
        </w:rPr>
        <w:t xml:space="preserve"> test events in which this relation is violated—such as the </w:t>
      </w:r>
      <w:del w:id="1354" w:author="Benton, Deon" w:date="2026-05-16T01:09:00Z" w16du:dateUtc="2026-05-16T06:09:00Z">
        <w:r w:rsidR="00ED360E" w:rsidDel="00DD3452">
          <w:rPr>
            <w:rFonts w:ascii="Times New Roman" w:hAnsi="Times New Roman" w:cs="Times New Roman"/>
          </w:rPr>
          <w:delText>high</w:delText>
        </w:r>
      </w:del>
      <w:ins w:id="1355" w:author="Benton, Deon" w:date="2026-05-16T01:09:00Z" w16du:dateUtc="2026-05-16T06:09:00Z">
        <w:r w:rsidR="00DD3452">
          <w:rPr>
            <w:rFonts w:ascii="Times New Roman" w:hAnsi="Times New Roman" w:cs="Times New Roman"/>
          </w:rPr>
          <w:t>High</w:t>
        </w:r>
      </w:ins>
      <w:r w:rsidR="00ED360E">
        <w:rPr>
          <w:rFonts w:ascii="Times New Roman" w:hAnsi="Times New Roman" w:cs="Times New Roman"/>
        </w:rPr>
        <w:t xml:space="preserve">, inefficient test event in Liu and </w:t>
      </w:r>
      <w:proofErr w:type="spellStart"/>
      <w:r w:rsidR="00ED360E">
        <w:rPr>
          <w:rFonts w:ascii="Times New Roman" w:hAnsi="Times New Roman" w:cs="Times New Roman"/>
        </w:rPr>
        <w:t>Spelke</w:t>
      </w:r>
      <w:proofErr w:type="spellEnd"/>
      <w:r w:rsidR="00ED360E">
        <w:rPr>
          <w:rFonts w:ascii="Times New Roman" w:hAnsi="Times New Roman" w:cs="Times New Roman"/>
        </w:rPr>
        <w:t xml:space="preserve"> (2017) in which an agent follows an unnecessarily </w:t>
      </w:r>
      <w:del w:id="1356" w:author="Benton, Deon" w:date="2026-05-16T01:09:00Z" w16du:dateUtc="2026-05-16T06:09:00Z">
        <w:r w:rsidR="00ED360E" w:rsidDel="00DD3452">
          <w:rPr>
            <w:rFonts w:ascii="Times New Roman" w:hAnsi="Times New Roman" w:cs="Times New Roman"/>
          </w:rPr>
          <w:delText>high</w:delText>
        </w:r>
      </w:del>
      <w:ins w:id="1357" w:author="Benton, Deon" w:date="2026-05-16T01:09:00Z" w16du:dateUtc="2026-05-16T06:09:00Z">
        <w:r w:rsidR="00DD3452">
          <w:rPr>
            <w:rFonts w:ascii="Times New Roman" w:hAnsi="Times New Roman" w:cs="Times New Roman"/>
          </w:rPr>
          <w:t>High</w:t>
        </w:r>
      </w:ins>
      <w:r w:rsidR="00ED360E">
        <w:rPr>
          <w:rFonts w:ascii="Times New Roman" w:hAnsi="Times New Roman" w:cs="Times New Roman"/>
        </w:rPr>
        <w:t>, inefficient arced trajectory over a low barrier—than at events that preserve this relation</w:t>
      </w:r>
      <w:r w:rsidR="00276569">
        <w:rPr>
          <w:rFonts w:ascii="Times New Roman" w:hAnsi="Times New Roman" w:cs="Times New Roman"/>
        </w:rPr>
        <w:t xml:space="preserve">. </w:t>
      </w:r>
      <w:r w:rsidR="007D3709">
        <w:rPr>
          <w:rFonts w:ascii="Times New Roman" w:hAnsi="Times New Roman" w:cs="Times New Roman"/>
        </w:rPr>
        <w:t xml:space="preserve">Crucially, </w:t>
      </w:r>
      <w:r w:rsidR="00DA4EA7">
        <w:rPr>
          <w:rFonts w:ascii="Times New Roman" w:hAnsi="Times New Roman" w:cs="Times New Roman"/>
        </w:rPr>
        <w:t>such heightened looking to</w:t>
      </w:r>
      <w:r w:rsidR="00244494">
        <w:rPr>
          <w:rFonts w:ascii="Times New Roman" w:hAnsi="Times New Roman" w:cs="Times New Roman"/>
        </w:rPr>
        <w:t xml:space="preserve"> the </w:t>
      </w:r>
      <w:del w:id="1358" w:author="Benton, Deon" w:date="2026-05-16T01:09:00Z" w16du:dateUtc="2026-05-16T06:09:00Z">
        <w:r w:rsidR="00244494" w:rsidDel="00DD3452">
          <w:rPr>
            <w:rFonts w:ascii="Times New Roman" w:hAnsi="Times New Roman" w:cs="Times New Roman"/>
          </w:rPr>
          <w:delText>high</w:delText>
        </w:r>
      </w:del>
      <w:ins w:id="1359" w:author="Benton, Deon" w:date="2026-05-16T01:09:00Z" w16du:dateUtc="2026-05-16T06:09:00Z">
        <w:r w:rsidR="00DD3452">
          <w:rPr>
            <w:rFonts w:ascii="Times New Roman" w:hAnsi="Times New Roman" w:cs="Times New Roman"/>
          </w:rPr>
          <w:t>High</w:t>
        </w:r>
      </w:ins>
      <w:r w:rsidR="00244494">
        <w:rPr>
          <w:rFonts w:ascii="Times New Roman" w:hAnsi="Times New Roman" w:cs="Times New Roman"/>
        </w:rPr>
        <w:t>, inefficient event</w:t>
      </w:r>
      <w:r w:rsidR="007D3709">
        <w:rPr>
          <w:rFonts w:ascii="Times New Roman" w:hAnsi="Times New Roman" w:cs="Times New Roman"/>
        </w:rPr>
        <w:t xml:space="preserve"> need not reflect that infants see </w:t>
      </w:r>
      <w:r w:rsidR="004864A3">
        <w:rPr>
          <w:rFonts w:ascii="Times New Roman" w:hAnsi="Times New Roman" w:cs="Times New Roman"/>
        </w:rPr>
        <w:t>it</w:t>
      </w:r>
      <w:r w:rsidR="007D3709">
        <w:rPr>
          <w:rFonts w:ascii="Times New Roman" w:hAnsi="Times New Roman" w:cs="Times New Roman"/>
        </w:rPr>
        <w:t xml:space="preserve"> as </w:t>
      </w:r>
      <w:r w:rsidR="00244494">
        <w:rPr>
          <w:rFonts w:ascii="Times New Roman" w:hAnsi="Times New Roman" w:cs="Times New Roman"/>
        </w:rPr>
        <w:t>unnecessarily costly</w:t>
      </w:r>
      <w:r w:rsidR="004864A3">
        <w:rPr>
          <w:rFonts w:ascii="Times New Roman" w:hAnsi="Times New Roman" w:cs="Times New Roman"/>
        </w:rPr>
        <w:t>,</w:t>
      </w:r>
      <w:r w:rsidR="00244494">
        <w:rPr>
          <w:rFonts w:ascii="Times New Roman" w:hAnsi="Times New Roman" w:cs="Times New Roman"/>
        </w:rPr>
        <w:t xml:space="preserve"> </w:t>
      </w:r>
      <w:r w:rsidR="004864A3">
        <w:rPr>
          <w:rFonts w:ascii="Times New Roman" w:hAnsi="Times New Roman" w:cs="Times New Roman"/>
        </w:rPr>
        <w:t xml:space="preserve">perhaps </w:t>
      </w:r>
      <w:r w:rsidR="00244494">
        <w:rPr>
          <w:rFonts w:ascii="Times New Roman" w:hAnsi="Times New Roman" w:cs="Times New Roman"/>
        </w:rPr>
        <w:t>as an adult</w:t>
      </w:r>
      <w:r w:rsidR="004864A3">
        <w:rPr>
          <w:rFonts w:ascii="Times New Roman" w:hAnsi="Times New Roman" w:cs="Times New Roman"/>
        </w:rPr>
        <w:t xml:space="preserve"> might. Instead, it might</w:t>
      </w:r>
      <w:r w:rsidR="00244494">
        <w:rPr>
          <w:rFonts w:ascii="Times New Roman" w:hAnsi="Times New Roman" w:cs="Times New Roman"/>
        </w:rPr>
        <w:t xml:space="preserve"> </w:t>
      </w:r>
      <w:r w:rsidR="007D3709">
        <w:rPr>
          <w:rFonts w:ascii="Times New Roman" w:hAnsi="Times New Roman" w:cs="Times New Roman"/>
        </w:rPr>
        <w:t xml:space="preserve">reflect infants’ sensitivity to </w:t>
      </w:r>
      <w:r w:rsidR="00244494">
        <w:rPr>
          <w:rFonts w:ascii="Times New Roman" w:hAnsi="Times New Roman" w:cs="Times New Roman"/>
        </w:rPr>
        <w:t xml:space="preserve">an association—formed in the real world—that has been violated. </w:t>
      </w:r>
      <w:r w:rsidR="00CC21A3">
        <w:rPr>
          <w:rFonts w:ascii="Times New Roman" w:hAnsi="Times New Roman" w:cs="Times New Roman"/>
        </w:rPr>
        <w:t>Simulation 4 tests whether ALIAS—a</w:t>
      </w:r>
      <w:r w:rsidR="009B5E7E">
        <w:rPr>
          <w:rFonts w:ascii="Times New Roman" w:hAnsi="Times New Roman" w:cs="Times New Roman"/>
        </w:rPr>
        <w:t>n associative learning</w:t>
      </w:r>
      <w:r w:rsidR="00CC21A3">
        <w:rPr>
          <w:rFonts w:ascii="Times New Roman" w:hAnsi="Times New Roman" w:cs="Times New Roman"/>
        </w:rPr>
        <w:t xml:space="preserve"> model </w:t>
      </w:r>
      <w:r w:rsidR="009B5E7E">
        <w:rPr>
          <w:rFonts w:ascii="Times New Roman" w:hAnsi="Times New Roman" w:cs="Times New Roman"/>
        </w:rPr>
        <w:t xml:space="preserve">sensitive </w:t>
      </w:r>
      <w:r w:rsidR="00CC21A3">
        <w:rPr>
          <w:rFonts w:ascii="Times New Roman" w:hAnsi="Times New Roman" w:cs="Times New Roman"/>
        </w:rPr>
        <w:t>to the relation between obstacle and arced trajectory heights—can capture infants’ looking behaviors i</w:t>
      </w:r>
      <w:r w:rsidR="004C5597">
        <w:rPr>
          <w:rFonts w:ascii="Times New Roman" w:hAnsi="Times New Roman" w:cs="Times New Roman"/>
        </w:rPr>
        <w:t xml:space="preserve">n Liu and </w:t>
      </w:r>
      <w:proofErr w:type="spellStart"/>
      <w:r w:rsidR="004C5597">
        <w:rPr>
          <w:rFonts w:ascii="Times New Roman" w:hAnsi="Times New Roman" w:cs="Times New Roman"/>
        </w:rPr>
        <w:t>Spelke</w:t>
      </w:r>
      <w:proofErr w:type="spellEnd"/>
      <w:r w:rsidR="004C5597">
        <w:rPr>
          <w:rFonts w:ascii="Times New Roman" w:hAnsi="Times New Roman" w:cs="Times New Roman"/>
        </w:rPr>
        <w:t xml:space="preserve"> (2017)</w:t>
      </w:r>
      <w:r w:rsidR="009B5E7E">
        <w:rPr>
          <w:rFonts w:ascii="Times New Roman" w:hAnsi="Times New Roman" w:cs="Times New Roman"/>
        </w:rPr>
        <w:t>. If so, this model would undermine the</w:t>
      </w:r>
      <w:r w:rsidR="004C5597">
        <w:rPr>
          <w:rFonts w:ascii="Times New Roman" w:hAnsi="Times New Roman" w:cs="Times New Roman"/>
        </w:rPr>
        <w:t xml:space="preserve"> claim</w:t>
      </w:r>
      <w:r w:rsidR="00CC21A3">
        <w:rPr>
          <w:rFonts w:ascii="Times New Roman" w:hAnsi="Times New Roman" w:cs="Times New Roman"/>
        </w:rPr>
        <w:t xml:space="preserve"> </w:t>
      </w:r>
      <w:r w:rsidR="00853CF6">
        <w:rPr>
          <w:rFonts w:ascii="Times New Roman" w:hAnsi="Times New Roman" w:cs="Times New Roman"/>
        </w:rPr>
        <w:t>sensitivity to</w:t>
      </w:r>
      <w:r w:rsidR="00CC21A3">
        <w:rPr>
          <w:rFonts w:ascii="Times New Roman" w:hAnsi="Times New Roman" w:cs="Times New Roman"/>
        </w:rPr>
        <w:t xml:space="preserve"> the costliness of actions</w:t>
      </w:r>
      <w:r w:rsidR="00853CF6">
        <w:rPr>
          <w:rFonts w:ascii="Times New Roman" w:hAnsi="Times New Roman" w:cs="Times New Roman"/>
        </w:rPr>
        <w:t xml:space="preserve"> is necessary to explain infants’ looking behaviors in studies like that by Liu and </w:t>
      </w:r>
      <w:proofErr w:type="spellStart"/>
      <w:r w:rsidR="00853CF6">
        <w:rPr>
          <w:rFonts w:ascii="Times New Roman" w:hAnsi="Times New Roman" w:cs="Times New Roman"/>
        </w:rPr>
        <w:t>Spelke</w:t>
      </w:r>
      <w:proofErr w:type="spellEnd"/>
      <w:r w:rsidR="00853CF6">
        <w:rPr>
          <w:rFonts w:ascii="Times New Roman" w:hAnsi="Times New Roman" w:cs="Times New Roman"/>
        </w:rPr>
        <w:t xml:space="preserve"> (2017)</w:t>
      </w:r>
      <w:r w:rsidR="00CC21A3">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227F400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Graded representations of efficiency.</w:t>
      </w:r>
    </w:p>
    <w:p w14:paraId="5F289D7B" w14:textId="3AB7070D" w:rsidR="00717832" w:rsidRDefault="00524642" w:rsidP="00747493">
      <w:pPr>
        <w:spacing w:line="480" w:lineRule="auto"/>
        <w:ind w:firstLine="720"/>
        <w:contextualSpacing/>
        <w:rPr>
          <w:ins w:id="1360" w:author="Benton, Deon" w:date="2026-05-16T23:25:00Z" w16du:dateUtc="2026-05-17T04:25:00Z"/>
          <w:rFonts w:ascii="Times New Roman" w:hAnsi="Times New Roman" w:cs="Times New Roman"/>
        </w:rPr>
      </w:pPr>
      <w:r>
        <w:rPr>
          <w:rFonts w:ascii="Times New Roman" w:eastAsia="Times New Roman" w:hAnsi="Times New Roman" w:cs="Times New Roman"/>
        </w:rPr>
        <w:t xml:space="preserve">This simulation tested whether </w:t>
      </w:r>
      <w:r w:rsidR="00A13863">
        <w:rPr>
          <w:rFonts w:ascii="Times New Roman" w:eastAsia="Times New Roman" w:hAnsi="Times New Roman" w:cs="Times New Roman"/>
        </w:rPr>
        <w:t>ALIAS</w:t>
      </w:r>
      <w:r w:rsidR="00853CF6">
        <w:rPr>
          <w:rFonts w:ascii="Times New Roman" w:eastAsia="Times New Roman" w:hAnsi="Times New Roman" w:cs="Times New Roman"/>
        </w:rPr>
        <w:t>, like infants,</w:t>
      </w:r>
      <w:r>
        <w:rPr>
          <w:rFonts w:ascii="Times New Roman" w:eastAsia="Times New Roman" w:hAnsi="Times New Roman" w:cs="Times New Roman"/>
        </w:rPr>
        <w:t xml:space="preserve"> could distinguish between two events that differed in their relative costliness.</w:t>
      </w:r>
      <w:ins w:id="1361" w:author="Benton, Deon" w:date="2026-04-27T16:14:00Z" w16du:dateUtc="2026-04-27T21:14:00Z">
        <w:r w:rsidR="00184AC3">
          <w:rPr>
            <w:rFonts w:ascii="Times New Roman" w:eastAsia="Times New Roman" w:hAnsi="Times New Roman" w:cs="Times New Roman"/>
          </w:rPr>
          <w:t xml:space="preserve"> </w:t>
        </w:r>
      </w:ins>
      <w:ins w:id="1362" w:author="Benton, Deon" w:date="2026-04-27T16:17:00Z" w16du:dateUtc="2026-04-27T21:17:00Z">
        <w:r w:rsidR="002A1166">
          <w:rPr>
            <w:rFonts w:ascii="Times New Roman" w:eastAsia="Times New Roman" w:hAnsi="Times New Roman" w:cs="Times New Roman"/>
          </w:rPr>
          <w:t>Networks</w:t>
        </w:r>
      </w:ins>
      <w:r w:rsidR="00FC5BDD">
        <w:rPr>
          <w:rFonts w:ascii="Times New Roman" w:eastAsia="Times New Roman" w:hAnsi="Times New Roman" w:cs="Times New Roman"/>
        </w:rPr>
        <w:t xml:space="preserve"> </w:t>
      </w:r>
      <w:r>
        <w:rPr>
          <w:rFonts w:ascii="Times New Roman" w:eastAsia="Times New Roman" w:hAnsi="Times New Roman" w:cs="Times New Roman"/>
        </w:rPr>
        <w:t xml:space="preserve">were habituated </w:t>
      </w:r>
      <w:r w:rsidR="00EE5434">
        <w:rPr>
          <w:rFonts w:ascii="Times New Roman" w:eastAsia="Times New Roman" w:hAnsi="Times New Roman" w:cs="Times New Roman"/>
        </w:rPr>
        <w:t xml:space="preserve">to </w:t>
      </w:r>
      <w:r>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Pr>
          <w:rFonts w:ascii="Times New Roman" w:eastAsia="Times New Roman" w:hAnsi="Times New Roman" w:cs="Times New Roman"/>
        </w:rPr>
        <w:t>. Networks were then tested with a</w:t>
      </w:r>
      <w:r>
        <w:rPr>
          <w:rFonts w:ascii="Times New Roman" w:hAnsi="Times New Roman" w:cs="Times New Roman"/>
        </w:rPr>
        <w:t xml:space="preserve"> High Jump test event and a Low Jump test event. The High Jump test event was identical to the habituation event (e.g., the jump height remained the same) except that it used a low </w:t>
      </w:r>
      <w:r>
        <w:rPr>
          <w:rFonts w:ascii="Times New Roman" w:hAnsi="Times New Roman" w:cs="Times New Roman"/>
        </w:rPr>
        <w:lastRenderedPageBreak/>
        <w:t xml:space="preserve">barrier. This barrier was implemented by turning on the Barrier Height 2 unit in the Barrier Height group. Thus, the first object jumped higher than needed to clear the now much shorter barrier. The </w:t>
      </w:r>
      <w:r w:rsidR="00212940">
        <w:rPr>
          <w:rFonts w:ascii="Times New Roman" w:hAnsi="Times New Roman" w:cs="Times New Roman"/>
        </w:rPr>
        <w:t>Low Jump</w:t>
      </w:r>
      <w:r>
        <w:rPr>
          <w:rFonts w:ascii="Times New Roman" w:hAnsi="Times New Roman" w:cs="Times New Roman"/>
        </w:rPr>
        <w:t xml:space="preserve"> test event was identical to the High Jump test event except that the height of the first object’s jump corresponded to the height of the now much shorter barrier (i.e., the Jump Height 2 unit was turned on).</w:t>
      </w:r>
      <w:ins w:id="1363" w:author="Benton, Deon" w:date="2026-04-27T16:13:00Z" w16du:dateUtc="2026-04-27T21:13:00Z">
        <w:r w:rsidR="00184AC3">
          <w:rPr>
            <w:rFonts w:ascii="Times New Roman" w:hAnsi="Times New Roman" w:cs="Times New Roman"/>
          </w:rPr>
          <w:t xml:space="preserve"> </w:t>
        </w:r>
      </w:ins>
      <w:ins w:id="1364" w:author="Benton, Deon" w:date="2026-04-27T16:16:00Z" w16du:dateUtc="2026-04-27T21:16:00Z">
        <w:r w:rsidR="001B35E7">
          <w:rPr>
            <w:rFonts w:ascii="Times New Roman" w:hAnsi="Times New Roman" w:cs="Times New Roman"/>
          </w:rPr>
          <w:t xml:space="preserve">These events were implemented in an identical manner </w:t>
        </w:r>
      </w:ins>
      <w:ins w:id="1365" w:author="Benton, Deon" w:date="2026-04-27T16:17:00Z" w16du:dateUtc="2026-04-27T21:17:00Z">
        <w:r w:rsidR="002A1166">
          <w:rPr>
            <w:rFonts w:ascii="Times New Roman" w:hAnsi="Times New Roman" w:cs="Times New Roman"/>
          </w:rPr>
          <w:t>in ALIAS-2 except that, as before, differential barrier salience was not incorporated into this model.</w:t>
        </w:r>
      </w:ins>
      <w:ins w:id="1366" w:author="Benton, Deon" w:date="2026-05-17T00:36:00Z" w16du:dateUtc="2026-05-17T05:36:00Z">
        <w:r w:rsidR="00747493">
          <w:rPr>
            <w:rFonts w:ascii="Times New Roman" w:hAnsi="Times New Roman" w:cs="Times New Roman"/>
          </w:rPr>
          <w:t xml:space="preserve"> In terms of the length of the pretraining phase, because the study associated with the present target finding tested 6-month-olds, the pretraining phase</w:t>
        </w:r>
      </w:ins>
      <w:ins w:id="1367" w:author="Benton, Deon" w:date="2026-05-17T00:37:00Z" w16du:dateUtc="2026-05-17T05:37:00Z">
        <w:r w:rsidR="00747493">
          <w:rPr>
            <w:rFonts w:ascii="Times New Roman" w:hAnsi="Times New Roman" w:cs="Times New Roman"/>
          </w:rPr>
          <w:t xml:space="preserve"> for ALIAS and ALIAS-2 was shortened to 450 epochs. Additionally, the </w:t>
        </w:r>
      </w:ins>
      <w:del w:id="1368" w:author="Benton, Deon" w:date="2026-05-17T00:37:00Z" w16du:dateUtc="2026-05-17T05:37:00Z">
        <w:r w:rsidR="002C1F03" w:rsidDel="00747493">
          <w:rPr>
            <w:rFonts w:ascii="Times New Roman" w:hAnsi="Times New Roman" w:cs="Times New Roman"/>
          </w:rPr>
          <w:delText xml:space="preserve"> </w:delText>
        </w:r>
      </w:del>
      <w:r w:rsidR="002C1F03">
        <w:rPr>
          <w:rFonts w:ascii="Times New Roman" w:hAnsi="Times New Roman" w:cs="Times New Roman"/>
        </w:rPr>
        <w:t xml:space="preserve">learning rate and number of hidden units </w:t>
      </w:r>
      <w:proofErr w:type="gramStart"/>
      <w:r w:rsidR="002C1F03">
        <w:rPr>
          <w:rFonts w:ascii="Times New Roman" w:hAnsi="Times New Roman" w:cs="Times New Roman"/>
        </w:rPr>
        <w:t>were  reduced</w:t>
      </w:r>
      <w:proofErr w:type="gramEnd"/>
      <w:r w:rsidR="002C1F03">
        <w:rPr>
          <w:rFonts w:ascii="Times New Roman" w:hAnsi="Times New Roman" w:cs="Times New Roman"/>
        </w:rPr>
        <w:t xml:space="preserve"> to 0.0875</w:t>
      </w:r>
      <w:ins w:id="1369" w:author="Benton, Deon" w:date="2026-05-17T00:38:00Z" w16du:dateUtc="2026-05-17T05:38:00Z">
        <w:r w:rsidR="00747493">
          <w:rPr>
            <w:rFonts w:ascii="Times New Roman" w:hAnsi="Times New Roman" w:cs="Times New Roman"/>
          </w:rPr>
          <w:t xml:space="preserve"> and</w:t>
        </w:r>
      </w:ins>
      <w:r w:rsidR="002C1F03">
        <w:rPr>
          <w:rFonts w:ascii="Times New Roman" w:hAnsi="Times New Roman" w:cs="Times New Roman"/>
        </w:rPr>
        <w:t xml:space="preserve"> 30</w:t>
      </w:r>
      <w:ins w:id="1370" w:author="Benton, Deon" w:date="2026-05-17T00:38:00Z" w16du:dateUtc="2026-05-17T05:38:00Z">
        <w:r w:rsidR="00747493">
          <w:rPr>
            <w:rFonts w:ascii="Times New Roman" w:hAnsi="Times New Roman" w:cs="Times New Roman"/>
          </w:rPr>
          <w:t>, respectively</w:t>
        </w:r>
      </w:ins>
      <w:r w:rsidR="002C1F03">
        <w:rPr>
          <w:rFonts w:ascii="Times New Roman" w:hAnsi="Times New Roman" w:cs="Times New Roman"/>
        </w:rPr>
        <w:t>.</w:t>
      </w:r>
      <w:r w:rsidR="00F17913">
        <w:rPr>
          <w:rFonts w:ascii="Times New Roman" w:hAnsi="Times New Roman" w:cs="Times New Roman"/>
        </w:rPr>
        <w:t xml:space="preserve"> The models used in this simulation were thus functionally “younger” than those used in the previous simulation.</w:t>
      </w:r>
      <w:r w:rsidR="004C6C92">
        <w:rPr>
          <w:rFonts w:ascii="Times New Roman" w:hAnsi="Times New Roman" w:cs="Times New Roman"/>
        </w:rPr>
        <w:t xml:space="preserve"> </w:t>
      </w:r>
    </w:p>
    <w:p w14:paraId="286E3F8B" w14:textId="6D151AB0" w:rsidR="00747493" w:rsidRDefault="00717832" w:rsidP="00747493">
      <w:pPr>
        <w:spacing w:line="480" w:lineRule="auto"/>
        <w:ind w:firstLine="720"/>
        <w:contextualSpacing/>
        <w:rPr>
          <w:ins w:id="1371" w:author="Benton, Deon" w:date="2026-05-17T00:41:00Z" w16du:dateUtc="2026-05-17T05:41:00Z"/>
          <w:rFonts w:ascii="Times New Roman" w:hAnsi="Times New Roman" w:cs="Times New Roman"/>
        </w:rPr>
      </w:pPr>
      <w:ins w:id="1372" w:author="Benton, Deon" w:date="2026-05-16T23:31:00Z" w16du:dateUtc="2026-05-17T04:31:00Z">
        <w:r>
          <w:rPr>
            <w:rFonts w:ascii="Times New Roman" w:hAnsi="Times New Roman" w:cs="Times New Roman"/>
          </w:rPr>
          <w:t xml:space="preserve">Unlike the previous simulation, however, </w:t>
        </w:r>
      </w:ins>
      <w:ins w:id="1373" w:author="Benton, Deon" w:date="2026-05-16T23:32:00Z" w16du:dateUtc="2026-05-17T04:32:00Z">
        <w:r w:rsidR="00AB7EA0">
          <w:rPr>
            <w:rFonts w:ascii="Times New Roman" w:hAnsi="Times New Roman" w:cs="Times New Roman"/>
          </w:rPr>
          <w:t xml:space="preserve">OM10 was not used to simulate the current target finding. </w:t>
        </w:r>
      </w:ins>
      <w:r>
        <w:rPr>
          <w:rFonts w:ascii="Times New Roman" w:hAnsi="Times New Roman" w:cs="Times New Roman"/>
        </w:rPr>
        <w:t>Th</w:t>
      </w:r>
      <w:ins w:id="1374" w:author="Benton, Deon" w:date="2026-05-17T00:27:00Z" w16du:dateUtc="2026-05-17T05:27:00Z">
        <w:r w:rsidR="00413771">
          <w:rPr>
            <w:rFonts w:ascii="Times New Roman" w:hAnsi="Times New Roman" w:cs="Times New Roman"/>
          </w:rPr>
          <w:t xml:space="preserve">is has to do with the fact that the model is unable meaningfully to simulate </w:t>
        </w:r>
      </w:ins>
      <w:ins w:id="1375" w:author="Benton, Deon" w:date="2026-05-16T23:32:00Z" w16du:dateUtc="2026-05-17T04:32:00Z">
        <w:r w:rsidR="00AB7EA0">
          <w:rPr>
            <w:rFonts w:ascii="Times New Roman" w:hAnsi="Times New Roman" w:cs="Times New Roman"/>
          </w:rPr>
          <w:t>a key manipulation</w:t>
        </w:r>
      </w:ins>
      <w:r w:rsidRPr="00717832">
        <w:rPr>
          <w:rFonts w:ascii="Times New Roman" w:hAnsi="Times New Roman" w:cs="Times New Roman"/>
        </w:rPr>
        <w:t xml:space="preserve"> in Liu and </w:t>
      </w:r>
      <w:proofErr w:type="spellStart"/>
      <w:r w:rsidRPr="00717832">
        <w:rPr>
          <w:rFonts w:ascii="Times New Roman" w:hAnsi="Times New Roman" w:cs="Times New Roman"/>
        </w:rPr>
        <w:t>Spelke’s</w:t>
      </w:r>
      <w:proofErr w:type="spellEnd"/>
      <w:r w:rsidRPr="00717832">
        <w:rPr>
          <w:rFonts w:ascii="Times New Roman" w:hAnsi="Times New Roman" w:cs="Times New Roman"/>
        </w:rPr>
        <w:t xml:space="preserve"> (2017) experiments</w:t>
      </w:r>
      <w:ins w:id="1376" w:author="Benton, Deon" w:date="2026-05-17T00:27:00Z" w16du:dateUtc="2026-05-17T05:27:00Z">
        <w:r w:rsidR="00413771">
          <w:rPr>
            <w:rFonts w:ascii="Times New Roman" w:hAnsi="Times New Roman" w:cs="Times New Roman"/>
          </w:rPr>
          <w:t>.</w:t>
        </w:r>
      </w:ins>
      <w:ins w:id="1377" w:author="Benton, Deon" w:date="2026-05-16T23:32:00Z" w16du:dateUtc="2026-05-17T04:32:00Z">
        <w:r w:rsidR="00AB7EA0">
          <w:rPr>
            <w:rFonts w:ascii="Times New Roman" w:hAnsi="Times New Roman" w:cs="Times New Roman"/>
          </w:rPr>
          <w:t xml:space="preserve"> </w:t>
        </w:r>
      </w:ins>
      <w:ins w:id="1378" w:author="Benton, Deon" w:date="2026-05-17T00:27:00Z" w16du:dateUtc="2026-05-17T05:27:00Z">
        <w:r w:rsidR="00413771">
          <w:rPr>
            <w:rFonts w:ascii="Times New Roman" w:hAnsi="Times New Roman" w:cs="Times New Roman"/>
          </w:rPr>
          <w:t>The manipulation in question relates</w:t>
        </w:r>
      </w:ins>
      <w:del w:id="1379" w:author="Benton, Deon" w:date="2026-05-17T00:27:00Z" w16du:dateUtc="2026-05-17T05:27:00Z">
        <w:r w:rsidRPr="00717832" w:rsidDel="00413771">
          <w:rPr>
            <w:rFonts w:ascii="Times New Roman" w:hAnsi="Times New Roman" w:cs="Times New Roman"/>
          </w:rPr>
          <w:delText xml:space="preserve">. </w:delText>
        </w:r>
      </w:del>
      <w:ins w:id="1380" w:author="Benton, Deon" w:date="2026-05-16T23:26:00Z" w16du:dateUtc="2026-05-17T04:26:00Z">
        <w:r>
          <w:rPr>
            <w:rFonts w:ascii="Times New Roman" w:hAnsi="Times New Roman" w:cs="Times New Roman"/>
          </w:rPr>
          <w:t xml:space="preserve"> to the use of</w:t>
        </w:r>
        <w:r w:rsidRPr="006F4BF4">
          <w:rPr>
            <w:rFonts w:ascii="Times New Roman" w:hAnsi="Times New Roman" w:cs="Times New Roman"/>
          </w:rPr>
          <w:t xml:space="preserve"> </w:t>
        </w:r>
        <w:proofErr w:type="gramStart"/>
        <w:r w:rsidRPr="006F4BF4">
          <w:rPr>
            <w:rFonts w:ascii="Times New Roman" w:hAnsi="Times New Roman" w:cs="Times New Roman"/>
          </w:rPr>
          <w:t>differently</w:t>
        </w:r>
        <w:proofErr w:type="gramEnd"/>
        <w:r w:rsidRPr="006F4BF4">
          <w:rPr>
            <w:rFonts w:ascii="Times New Roman" w:hAnsi="Times New Roman" w:cs="Times New Roman"/>
          </w:rPr>
          <w:t xml:space="preserve"> sized barriers during the habituation and test phases of the experiments reported in that paper. </w:t>
        </w:r>
      </w:ins>
      <w:ins w:id="1381" w:author="Benton, Deon" w:date="2026-05-16T23:27:00Z" w16du:dateUtc="2026-05-17T04:27:00Z">
        <w:r>
          <w:rPr>
            <w:rFonts w:ascii="Times New Roman" w:hAnsi="Times New Roman" w:cs="Times New Roman"/>
          </w:rPr>
          <w:t xml:space="preserve">Although </w:t>
        </w:r>
      </w:ins>
      <w:ins w:id="1382" w:author="Benton, Deon" w:date="2026-05-16T23:29:00Z" w16du:dateUtc="2026-05-17T04:29:00Z">
        <w:r>
          <w:rPr>
            <w:rFonts w:ascii="Times New Roman" w:hAnsi="Times New Roman" w:cs="Times New Roman"/>
          </w:rPr>
          <w:t>OM10</w:t>
        </w:r>
      </w:ins>
      <w:ins w:id="1383" w:author="Benton, Deon" w:date="2026-05-16T23:27:00Z" w16du:dateUtc="2026-05-17T04:27:00Z">
        <w:r>
          <w:rPr>
            <w:rFonts w:ascii="Times New Roman" w:hAnsi="Times New Roman" w:cs="Times New Roman"/>
          </w:rPr>
          <w:t xml:space="preserve"> simulates the presence of barriers during habituation, this model omits </w:t>
        </w:r>
      </w:ins>
      <w:ins w:id="1384" w:author="Benton, Deon" w:date="2026-05-16T23:26:00Z" w16du:dateUtc="2026-05-17T04:26:00Z">
        <w:r w:rsidRPr="006F4BF4">
          <w:rPr>
            <w:rFonts w:ascii="Times New Roman" w:hAnsi="Times New Roman" w:cs="Times New Roman"/>
          </w:rPr>
          <w:t xml:space="preserve">barriers during the </w:t>
        </w:r>
      </w:ins>
      <w:ins w:id="1385" w:author="Benton, Deon" w:date="2026-05-17T00:28:00Z" w16du:dateUtc="2026-05-17T05:28:00Z">
        <w:r w:rsidR="00413771">
          <w:rPr>
            <w:rFonts w:ascii="Times New Roman" w:hAnsi="Times New Roman" w:cs="Times New Roman"/>
          </w:rPr>
          <w:t>prediction or test</w:t>
        </w:r>
      </w:ins>
      <w:ins w:id="1386" w:author="Benton, Deon" w:date="2026-05-16T23:26:00Z" w16du:dateUtc="2026-05-17T04:26:00Z">
        <w:r w:rsidRPr="006F4BF4">
          <w:rPr>
            <w:rFonts w:ascii="Times New Roman" w:hAnsi="Times New Roman" w:cs="Times New Roman"/>
          </w:rPr>
          <w:t xml:space="preserve"> phase </w:t>
        </w:r>
      </w:ins>
      <w:ins w:id="1387" w:author="Benton, Deon" w:date="2026-05-17T00:28:00Z" w16du:dateUtc="2026-05-17T05:28:00Z">
        <w:r w:rsidR="00413771">
          <w:rPr>
            <w:rFonts w:ascii="Times New Roman" w:hAnsi="Times New Roman" w:cs="Times New Roman"/>
          </w:rPr>
          <w:t xml:space="preserve">for networks in </w:t>
        </w:r>
      </w:ins>
      <w:proofErr w:type="gramStart"/>
      <w:ins w:id="1388" w:author="Benton, Deon" w:date="2026-05-17T00:29:00Z" w16du:dateUtc="2026-05-17T05:29:00Z">
        <w:r w:rsidR="00413771">
          <w:rPr>
            <w:rFonts w:ascii="Times New Roman" w:hAnsi="Times New Roman" w:cs="Times New Roman"/>
          </w:rPr>
          <w:t>the Experimental</w:t>
        </w:r>
      </w:ins>
      <w:proofErr w:type="gramEnd"/>
      <w:ins w:id="1389" w:author="Benton, Deon" w:date="2026-05-17T00:28:00Z" w16du:dateUtc="2026-05-17T05:28:00Z">
        <w:r w:rsidR="00413771">
          <w:rPr>
            <w:rFonts w:ascii="Times New Roman" w:hAnsi="Times New Roman" w:cs="Times New Roman"/>
          </w:rPr>
          <w:t xml:space="preserve"> and Control conditions</w:t>
        </w:r>
      </w:ins>
      <w:ins w:id="1390" w:author="Benton, Deon" w:date="2026-05-16T23:26:00Z" w16du:dateUtc="2026-05-17T04:26:00Z">
        <w:r w:rsidRPr="006F4BF4">
          <w:rPr>
            <w:rFonts w:ascii="Times New Roman" w:hAnsi="Times New Roman" w:cs="Times New Roman"/>
          </w:rPr>
          <w:t>.</w:t>
        </w:r>
      </w:ins>
      <w:ins w:id="1391" w:author="Benton, Deon" w:date="2026-05-16T23:29:00Z" w16du:dateUtc="2026-05-17T04:29:00Z">
        <w:r>
          <w:rPr>
            <w:rFonts w:ascii="Times New Roman" w:hAnsi="Times New Roman" w:cs="Times New Roman"/>
          </w:rPr>
          <w:t xml:space="preserve"> </w:t>
        </w:r>
      </w:ins>
      <w:ins w:id="1392" w:author="Benton, Deon" w:date="2026-05-16T23:26:00Z" w16du:dateUtc="2026-05-17T04:26:00Z">
        <w:r w:rsidRPr="006F4BF4">
          <w:rPr>
            <w:rFonts w:ascii="Times New Roman" w:hAnsi="Times New Roman" w:cs="Times New Roman"/>
          </w:rPr>
          <w:t xml:space="preserve">This feature of the model—which </w:t>
        </w:r>
      </w:ins>
      <w:ins w:id="1393" w:author="Benton, Deon" w:date="2026-05-17T00:28:00Z" w16du:dateUtc="2026-05-17T05:28:00Z">
        <w:r w:rsidR="00413771">
          <w:rPr>
            <w:rFonts w:ascii="Times New Roman" w:hAnsi="Times New Roman" w:cs="Times New Roman"/>
          </w:rPr>
          <w:t xml:space="preserve">here </w:t>
        </w:r>
      </w:ins>
      <w:ins w:id="1394" w:author="Benton, Deon" w:date="2026-05-16T23:26:00Z" w16du:dateUtc="2026-05-17T04:26:00Z">
        <w:r>
          <w:rPr>
            <w:rFonts w:ascii="Times New Roman" w:hAnsi="Times New Roman" w:cs="Times New Roman"/>
          </w:rPr>
          <w:t xml:space="preserve">is treated </w:t>
        </w:r>
        <w:r w:rsidRPr="006F4BF4">
          <w:rPr>
            <w:rFonts w:ascii="Times New Roman" w:hAnsi="Times New Roman" w:cs="Times New Roman"/>
          </w:rPr>
          <w:t xml:space="preserve">as a theoretical commitment—means that OM10 </w:t>
        </w:r>
      </w:ins>
      <w:ins w:id="1395" w:author="Benton, Deon" w:date="2026-05-17T00:29:00Z" w16du:dateUtc="2026-05-17T05:29:00Z">
        <w:r w:rsidR="00413771">
          <w:rPr>
            <w:rFonts w:ascii="Times New Roman" w:hAnsi="Times New Roman" w:cs="Times New Roman"/>
          </w:rPr>
          <w:t>cannot</w:t>
        </w:r>
      </w:ins>
      <w:ins w:id="1396" w:author="Benton, Deon" w:date="2026-05-16T23:26:00Z" w16du:dateUtc="2026-05-17T04:26:00Z">
        <w:r w:rsidRPr="006F4BF4">
          <w:rPr>
            <w:rFonts w:ascii="Times New Roman" w:hAnsi="Times New Roman" w:cs="Times New Roman"/>
          </w:rPr>
          <w:t xml:space="preserve"> simulate Liu and </w:t>
        </w:r>
        <w:proofErr w:type="spellStart"/>
        <w:r w:rsidRPr="006F4BF4">
          <w:rPr>
            <w:rFonts w:ascii="Times New Roman" w:hAnsi="Times New Roman" w:cs="Times New Roman"/>
          </w:rPr>
          <w:t>Spelke’s</w:t>
        </w:r>
        <w:proofErr w:type="spellEnd"/>
        <w:r w:rsidRPr="006F4BF4">
          <w:rPr>
            <w:rFonts w:ascii="Times New Roman" w:hAnsi="Times New Roman" w:cs="Times New Roman"/>
          </w:rPr>
          <w:t xml:space="preserve"> (2017) </w:t>
        </w:r>
      </w:ins>
      <w:ins w:id="1397" w:author="Benton, Deon" w:date="2026-05-17T00:30:00Z" w16du:dateUtc="2026-05-17T05:30:00Z">
        <w:r w:rsidR="00413771">
          <w:rPr>
            <w:rFonts w:ascii="Times New Roman" w:hAnsi="Times New Roman" w:cs="Times New Roman"/>
          </w:rPr>
          <w:t>experimental set-up</w:t>
        </w:r>
      </w:ins>
      <w:ins w:id="1398" w:author="Benton, Deon" w:date="2026-05-16T23:26:00Z" w16du:dateUtc="2026-05-17T04:26:00Z">
        <w:r w:rsidRPr="006F4BF4">
          <w:rPr>
            <w:rFonts w:ascii="Times New Roman" w:hAnsi="Times New Roman" w:cs="Times New Roman"/>
          </w:rPr>
          <w:t>.</w:t>
        </w:r>
      </w:ins>
      <w:ins w:id="1399" w:author="Benton, Deon" w:date="2026-05-17T00:30:00Z" w16du:dateUtc="2026-05-17T05:30:00Z">
        <w:r w:rsidR="00413771">
          <w:rPr>
            <w:rFonts w:ascii="Times New Roman" w:hAnsi="Times New Roman" w:cs="Times New Roman"/>
          </w:rPr>
          <w:t xml:space="preserve"> </w:t>
        </w:r>
      </w:ins>
      <w:ins w:id="1400" w:author="Benton, Deon" w:date="2026-05-17T00:32:00Z" w16du:dateUtc="2026-05-17T05:32:00Z">
        <w:r w:rsidR="00413771">
          <w:rPr>
            <w:rFonts w:ascii="Times New Roman" w:hAnsi="Times New Roman" w:cs="Times New Roman"/>
          </w:rPr>
          <w:t>Note that this</w:t>
        </w:r>
      </w:ins>
      <w:ins w:id="1401" w:author="Benton, Deon" w:date="2026-05-17T00:31:00Z" w16du:dateUtc="2026-05-17T05:31:00Z">
        <w:r w:rsidR="00413771">
          <w:rPr>
            <w:rFonts w:ascii="Times New Roman" w:hAnsi="Times New Roman" w:cs="Times New Roman"/>
          </w:rPr>
          <w:t xml:space="preserve"> </w:t>
        </w:r>
      </w:ins>
      <w:ins w:id="1402" w:author="Benton, Deon" w:date="2026-05-17T00:33:00Z" w16du:dateUtc="2026-05-17T05:33:00Z">
        <w:r w:rsidR="00413771">
          <w:rPr>
            <w:rFonts w:ascii="Times New Roman" w:hAnsi="Times New Roman" w:cs="Times New Roman"/>
          </w:rPr>
          <w:t>is not an</w:t>
        </w:r>
      </w:ins>
      <w:ins w:id="1403" w:author="Benton, Deon" w:date="2026-05-17T00:31:00Z" w16du:dateUtc="2026-05-17T05:31:00Z">
        <w:r w:rsidR="00413771">
          <w:rPr>
            <w:rFonts w:ascii="Times New Roman" w:hAnsi="Times New Roman" w:cs="Times New Roman"/>
          </w:rPr>
          <w:t xml:space="preserve"> in-principle limitation</w:t>
        </w:r>
      </w:ins>
      <w:ins w:id="1404" w:author="Benton, Deon" w:date="2026-05-17T00:33:00Z" w16du:dateUtc="2026-05-17T05:33:00Z">
        <w:r w:rsidR="00413771">
          <w:rPr>
            <w:rFonts w:ascii="Times New Roman" w:hAnsi="Times New Roman" w:cs="Times New Roman"/>
          </w:rPr>
          <w:t xml:space="preserve"> of this model; it is straightforward to</w:t>
        </w:r>
      </w:ins>
      <w:ins w:id="1405" w:author="Benton, Deon" w:date="2026-05-17T00:31:00Z" w16du:dateUtc="2026-05-17T05:31:00Z">
        <w:r w:rsidR="00413771">
          <w:rPr>
            <w:rFonts w:ascii="Times New Roman" w:hAnsi="Times New Roman" w:cs="Times New Roman"/>
          </w:rPr>
          <w:t xml:space="preserve"> </w:t>
        </w:r>
      </w:ins>
      <w:ins w:id="1406" w:author="Benton, Deon" w:date="2026-05-16T23:26:00Z" w16du:dateUtc="2026-05-17T04:26:00Z">
        <w:r w:rsidRPr="006F4BF4">
          <w:rPr>
            <w:rFonts w:ascii="Times New Roman" w:hAnsi="Times New Roman" w:cs="Times New Roman"/>
          </w:rPr>
          <w:t xml:space="preserve">modify OM10 such that obstacle information </w:t>
        </w:r>
        <w:r>
          <w:rPr>
            <w:rFonts w:ascii="Times New Roman" w:hAnsi="Times New Roman" w:cs="Times New Roman"/>
          </w:rPr>
          <w:t>is</w:t>
        </w:r>
        <w:r w:rsidRPr="006F4BF4">
          <w:rPr>
            <w:rFonts w:ascii="Times New Roman" w:hAnsi="Times New Roman" w:cs="Times New Roman"/>
          </w:rPr>
          <w:t xml:space="preserve"> present during the test phase,</w:t>
        </w:r>
      </w:ins>
      <w:ins w:id="1407" w:author="Benton, Deon" w:date="2026-05-17T00:33:00Z" w16du:dateUtc="2026-05-17T05:33:00Z">
        <w:r w:rsidR="00413771">
          <w:rPr>
            <w:rFonts w:ascii="Times New Roman" w:hAnsi="Times New Roman" w:cs="Times New Roman"/>
          </w:rPr>
          <w:t xml:space="preserve"> However, doing</w:t>
        </w:r>
      </w:ins>
      <w:ins w:id="1408" w:author="Benton, Deon" w:date="2026-05-16T23:26:00Z" w16du:dateUtc="2026-05-17T04:26:00Z">
        <w:r w:rsidRPr="006F4BF4">
          <w:rPr>
            <w:rFonts w:ascii="Times New Roman" w:hAnsi="Times New Roman" w:cs="Times New Roman"/>
          </w:rPr>
          <w:t xml:space="preserve"> so would </w:t>
        </w:r>
      </w:ins>
      <w:ins w:id="1409" w:author="Benton, Deon" w:date="2026-05-17T00:33:00Z" w16du:dateUtc="2026-05-17T05:33:00Z">
        <w:r w:rsidR="003E19F0">
          <w:rPr>
            <w:rFonts w:ascii="Times New Roman" w:hAnsi="Times New Roman" w:cs="Times New Roman"/>
          </w:rPr>
          <w:t>be</w:t>
        </w:r>
      </w:ins>
      <w:ins w:id="1410" w:author="Benton, Deon" w:date="2026-05-16T23:26:00Z" w16du:dateUtc="2026-05-17T04:26:00Z">
        <w:r w:rsidRPr="006F4BF4">
          <w:rPr>
            <w:rFonts w:ascii="Times New Roman" w:hAnsi="Times New Roman" w:cs="Times New Roman"/>
          </w:rPr>
          <w:t xml:space="preserve"> </w:t>
        </w:r>
        <w:r>
          <w:rPr>
            <w:rFonts w:ascii="Times New Roman" w:hAnsi="Times New Roman" w:cs="Times New Roman"/>
          </w:rPr>
          <w:t>radica</w:t>
        </w:r>
        <w:r w:rsidRPr="006F4BF4">
          <w:rPr>
            <w:rFonts w:ascii="Times New Roman" w:hAnsi="Times New Roman" w:cs="Times New Roman"/>
          </w:rPr>
          <w:t xml:space="preserve">l departure from how the model was originally conceived by </w:t>
        </w:r>
        <w:proofErr w:type="spellStart"/>
        <w:r w:rsidRPr="006F4BF4">
          <w:rPr>
            <w:rFonts w:ascii="Times New Roman" w:hAnsi="Times New Roman" w:cs="Times New Roman"/>
          </w:rPr>
          <w:t>Overwalle</w:t>
        </w:r>
        <w:proofErr w:type="spellEnd"/>
        <w:r w:rsidRPr="006F4BF4">
          <w:rPr>
            <w:rFonts w:ascii="Times New Roman" w:hAnsi="Times New Roman" w:cs="Times New Roman"/>
          </w:rPr>
          <w:t xml:space="preserve"> (2010) and how it was implemented in the previous simulation</w:t>
        </w:r>
      </w:ins>
      <w:ins w:id="1411" w:author="Benton, Deon" w:date="2026-05-17T00:32:00Z" w16du:dateUtc="2026-05-17T05:32:00Z">
        <w:r w:rsidR="00413771">
          <w:rPr>
            <w:rFonts w:ascii="Times New Roman" w:hAnsi="Times New Roman" w:cs="Times New Roman"/>
          </w:rPr>
          <w:t>s</w:t>
        </w:r>
      </w:ins>
      <w:ins w:id="1412" w:author="Benton, Deon" w:date="2026-05-16T23:26:00Z" w16du:dateUtc="2026-05-17T04:26:00Z">
        <w:r w:rsidRPr="006F4BF4">
          <w:rPr>
            <w:rFonts w:ascii="Times New Roman" w:hAnsi="Times New Roman" w:cs="Times New Roman"/>
          </w:rPr>
          <w:t>.</w:t>
        </w:r>
      </w:ins>
      <w:ins w:id="1413" w:author="Benton, Deon" w:date="2026-05-17T00:40:00Z" w16du:dateUtc="2026-05-17T05:40:00Z">
        <w:r w:rsidR="00747493">
          <w:rPr>
            <w:rFonts w:ascii="Times New Roman" w:hAnsi="Times New Roman" w:cs="Times New Roman"/>
          </w:rPr>
          <w:t xml:space="preserve"> OM10-2 </w:t>
        </w:r>
      </w:ins>
      <w:ins w:id="1414" w:author="Benton, Deon" w:date="2026-05-17T00:43:00Z" w16du:dateUtc="2026-05-17T05:43:00Z">
        <w:r w:rsidR="00747493">
          <w:rPr>
            <w:rFonts w:ascii="Times New Roman" w:hAnsi="Times New Roman" w:cs="Times New Roman"/>
          </w:rPr>
          <w:t xml:space="preserve">was thus the only version of </w:t>
        </w:r>
      </w:ins>
      <w:ins w:id="1415" w:author="Benton, Deon" w:date="2026-05-17T00:45:00Z" w16du:dateUtc="2026-05-17T05:45:00Z">
        <w:r w:rsidR="00747493">
          <w:rPr>
            <w:rFonts w:ascii="Times New Roman" w:hAnsi="Times New Roman" w:cs="Times New Roman"/>
          </w:rPr>
          <w:t xml:space="preserve">the </w:t>
        </w:r>
      </w:ins>
      <w:ins w:id="1416" w:author="Benton, Deon" w:date="2026-05-17T00:43:00Z" w16du:dateUtc="2026-05-17T05:43:00Z">
        <w:r w:rsidR="00747493">
          <w:rPr>
            <w:rFonts w:ascii="Times New Roman" w:hAnsi="Times New Roman" w:cs="Times New Roman"/>
          </w:rPr>
          <w:t xml:space="preserve">OM10 </w:t>
        </w:r>
        <w:r w:rsidR="00747493">
          <w:rPr>
            <w:rFonts w:ascii="Times New Roman" w:hAnsi="Times New Roman" w:cs="Times New Roman"/>
          </w:rPr>
          <w:lastRenderedPageBreak/>
          <w:t>models</w:t>
        </w:r>
      </w:ins>
      <w:ins w:id="1417" w:author="Benton, Deon" w:date="2026-05-17T00:45:00Z" w16du:dateUtc="2026-05-17T05:45:00Z">
        <w:r w:rsidR="00747493">
          <w:rPr>
            <w:rFonts w:ascii="Times New Roman" w:hAnsi="Times New Roman" w:cs="Times New Roman"/>
          </w:rPr>
          <w:t xml:space="preserve"> presented here</w:t>
        </w:r>
      </w:ins>
      <w:ins w:id="1418" w:author="Benton, Deon" w:date="2026-05-17T00:43:00Z" w16du:dateUtc="2026-05-17T05:43:00Z">
        <w:r w:rsidR="00747493">
          <w:rPr>
            <w:rFonts w:ascii="Times New Roman" w:hAnsi="Times New Roman" w:cs="Times New Roman"/>
          </w:rPr>
          <w:t xml:space="preserve"> that </w:t>
        </w:r>
      </w:ins>
      <w:ins w:id="1419" w:author="Benton, Deon" w:date="2026-05-17T00:44:00Z" w16du:dateUtc="2026-05-17T05:44:00Z">
        <w:r w:rsidR="00747493">
          <w:rPr>
            <w:rFonts w:ascii="Times New Roman" w:hAnsi="Times New Roman" w:cs="Times New Roman"/>
          </w:rPr>
          <w:t>w</w:t>
        </w:r>
      </w:ins>
      <w:ins w:id="1420" w:author="Benton, Deon" w:date="2026-05-17T00:45:00Z" w16du:dateUtc="2026-05-17T05:45:00Z">
        <w:r w:rsidR="00747493">
          <w:rPr>
            <w:rFonts w:ascii="Times New Roman" w:hAnsi="Times New Roman" w:cs="Times New Roman"/>
          </w:rPr>
          <w:t>as</w:t>
        </w:r>
      </w:ins>
      <w:ins w:id="1421" w:author="Benton, Deon" w:date="2026-05-17T00:43:00Z" w16du:dateUtc="2026-05-17T05:43:00Z">
        <w:r w:rsidR="00747493">
          <w:rPr>
            <w:rFonts w:ascii="Times New Roman" w:hAnsi="Times New Roman" w:cs="Times New Roman"/>
          </w:rPr>
          <w:t xml:space="preserve"> used to simulate Liu and </w:t>
        </w:r>
        <w:proofErr w:type="spellStart"/>
        <w:r w:rsidR="00747493">
          <w:rPr>
            <w:rFonts w:ascii="Times New Roman" w:hAnsi="Times New Roman" w:cs="Times New Roman"/>
          </w:rPr>
          <w:t>Spelke</w:t>
        </w:r>
        <w:proofErr w:type="spellEnd"/>
        <w:r w:rsidR="00747493">
          <w:rPr>
            <w:rFonts w:ascii="Times New Roman" w:hAnsi="Times New Roman" w:cs="Times New Roman"/>
          </w:rPr>
          <w:t xml:space="preserve"> (2017). This </w:t>
        </w:r>
      </w:ins>
      <w:ins w:id="1422" w:author="Benton, Deon" w:date="2026-05-17T00:45:00Z" w16du:dateUtc="2026-05-17T05:45:00Z">
        <w:r w:rsidR="00747493">
          <w:rPr>
            <w:rFonts w:ascii="Times New Roman" w:hAnsi="Times New Roman" w:cs="Times New Roman"/>
          </w:rPr>
          <w:t>directly followed from the</w:t>
        </w:r>
      </w:ins>
      <w:ins w:id="1423" w:author="Benton, Deon" w:date="2026-05-17T00:43:00Z" w16du:dateUtc="2026-05-17T05:43:00Z">
        <w:r w:rsidR="00747493">
          <w:rPr>
            <w:rFonts w:ascii="Times New Roman" w:hAnsi="Times New Roman" w:cs="Times New Roman"/>
          </w:rPr>
          <w:t xml:space="preserve"> fact that this model was developed</w:t>
        </w:r>
      </w:ins>
      <w:ins w:id="1424" w:author="Benton, Deon" w:date="2026-05-17T00:45:00Z" w16du:dateUtc="2026-05-17T05:45:00Z">
        <w:r w:rsidR="00747493">
          <w:rPr>
            <w:rFonts w:ascii="Times New Roman" w:hAnsi="Times New Roman" w:cs="Times New Roman"/>
          </w:rPr>
          <w:t xml:space="preserve"> </w:t>
        </w:r>
      </w:ins>
      <w:ins w:id="1425" w:author="Benton, Deon" w:date="2026-05-17T00:46:00Z" w16du:dateUtc="2026-05-17T05:46:00Z">
        <w:r w:rsidR="00747493">
          <w:rPr>
            <w:rFonts w:ascii="Times New Roman" w:hAnsi="Times New Roman" w:cs="Times New Roman"/>
          </w:rPr>
          <w:t>explicitly</w:t>
        </w:r>
      </w:ins>
      <w:ins w:id="1426" w:author="Benton, Deon" w:date="2026-05-17T00:43:00Z" w16du:dateUtc="2026-05-17T05:43:00Z">
        <w:r w:rsidR="00747493">
          <w:rPr>
            <w:rFonts w:ascii="Times New Roman" w:hAnsi="Times New Roman" w:cs="Times New Roman"/>
          </w:rPr>
          <w:t xml:space="preserve"> to address the </w:t>
        </w:r>
      </w:ins>
      <w:ins w:id="1427" w:author="Benton, Deon" w:date="2026-05-17T00:40:00Z" w16du:dateUtc="2026-05-17T05:40:00Z">
        <w:r w:rsidR="00747493">
          <w:rPr>
            <w:rFonts w:ascii="Times New Roman" w:hAnsi="Times New Roman" w:cs="Times New Roman"/>
          </w:rPr>
          <w:t>limitations of</w:t>
        </w:r>
      </w:ins>
      <w:ins w:id="1428" w:author="Benton, Deon" w:date="2026-05-17T00:34:00Z" w16du:dateUtc="2026-05-17T05:34:00Z">
        <w:r w:rsidR="003E19F0">
          <w:rPr>
            <w:rFonts w:ascii="Times New Roman" w:hAnsi="Times New Roman" w:cs="Times New Roman"/>
          </w:rPr>
          <w:t xml:space="preserve"> </w:t>
        </w:r>
      </w:ins>
      <w:ins w:id="1429" w:author="Benton, Deon" w:date="2026-05-17T00:40:00Z" w16du:dateUtc="2026-05-17T05:40:00Z">
        <w:r w:rsidR="00747493">
          <w:rPr>
            <w:rFonts w:ascii="Times New Roman" w:hAnsi="Times New Roman" w:cs="Times New Roman"/>
          </w:rPr>
          <w:t>OM10</w:t>
        </w:r>
      </w:ins>
      <w:ins w:id="1430" w:author="Benton, Deon" w:date="2026-05-17T00:46:00Z" w16du:dateUtc="2026-05-17T05:46:00Z">
        <w:r w:rsidR="00747493">
          <w:rPr>
            <w:rFonts w:ascii="Times New Roman" w:hAnsi="Times New Roman" w:cs="Times New Roman"/>
          </w:rPr>
          <w:t xml:space="preserve">. </w:t>
        </w:r>
      </w:ins>
      <w:ins w:id="1431" w:author="Benton, Deon" w:date="2026-05-17T00:41:00Z" w16du:dateUtc="2026-05-17T05:41:00Z">
        <w:r w:rsidR="00747493">
          <w:rPr>
            <w:rFonts w:ascii="Times New Roman" w:hAnsi="Times New Roman" w:cs="Times New Roman"/>
          </w:rPr>
          <w:t>At the same time,</w:t>
        </w:r>
      </w:ins>
      <w:ins w:id="1432" w:author="Benton, Deon" w:date="2026-05-17T00:44:00Z" w16du:dateUtc="2026-05-17T05:44:00Z">
        <w:r w:rsidR="00747493">
          <w:rPr>
            <w:rFonts w:ascii="Times New Roman" w:hAnsi="Times New Roman" w:cs="Times New Roman"/>
          </w:rPr>
          <w:t xml:space="preserve"> because this model did not implement a real-world or pretraining phase, developmental age </w:t>
        </w:r>
      </w:ins>
      <w:ins w:id="1433" w:author="Benton, Deon" w:date="2026-05-17T00:46:00Z" w16du:dateUtc="2026-05-17T05:46:00Z">
        <w:r w:rsidR="00EF73D4">
          <w:rPr>
            <w:rFonts w:ascii="Times New Roman" w:hAnsi="Times New Roman" w:cs="Times New Roman"/>
          </w:rPr>
          <w:t xml:space="preserve">was not simulated </w:t>
        </w:r>
      </w:ins>
      <w:ins w:id="1434" w:author="Benton, Deon" w:date="2026-05-17T00:44:00Z" w16du:dateUtc="2026-05-17T05:44:00Z">
        <w:r w:rsidR="00747493">
          <w:rPr>
            <w:rFonts w:ascii="Times New Roman" w:hAnsi="Times New Roman" w:cs="Times New Roman"/>
          </w:rPr>
          <w:t xml:space="preserve">with this model. </w:t>
        </w:r>
      </w:ins>
      <w:ins w:id="1435" w:author="Benton, Deon" w:date="2026-05-17T00:41:00Z" w16du:dateUtc="2026-05-17T05:41:00Z">
        <w:r w:rsidR="00747493">
          <w:rPr>
            <w:rFonts w:ascii="Times New Roman" w:hAnsi="Times New Roman" w:cs="Times New Roman"/>
          </w:rPr>
          <w:t xml:space="preserve"> </w:t>
        </w:r>
      </w:ins>
    </w:p>
    <w:p w14:paraId="5C3E17E3" w14:textId="4B787EC1" w:rsidR="00307604" w:rsidRDefault="009E02A6" w:rsidP="00853CF6">
      <w:pPr>
        <w:spacing w:line="480" w:lineRule="auto"/>
        <w:ind w:firstLine="720"/>
        <w:contextualSpacing/>
        <w:rPr>
          <w:rFonts w:ascii="Times New Roman" w:hAnsi="Times New Roman" w:cs="Times New Roman"/>
        </w:rPr>
      </w:pPr>
      <w:r>
        <w:rPr>
          <w:rFonts w:ascii="Times New Roman" w:hAnsi="Times New Roman" w:cs="Times New Roman"/>
        </w:rPr>
        <w:t>As with ALIAS (and its extension</w:t>
      </w:r>
      <w:r w:rsidR="00CE60BA">
        <w:rPr>
          <w:rFonts w:ascii="Times New Roman" w:hAnsi="Times New Roman" w:cs="Times New Roman"/>
        </w:rPr>
        <w:t>, ALIAS-2</w:t>
      </w:r>
      <w:r>
        <w:rPr>
          <w:rFonts w:ascii="Times New Roman" w:hAnsi="Times New Roman" w:cs="Times New Roman"/>
        </w:rPr>
        <w:t xml:space="preserve">), </w:t>
      </w:r>
      <w:r w:rsidR="003F1E43">
        <w:rPr>
          <w:rFonts w:ascii="Times New Roman" w:hAnsi="Times New Roman" w:cs="Times New Roman"/>
        </w:rPr>
        <w:t xml:space="preserve">OM10-2 </w:t>
      </w:r>
      <w:r w:rsidR="00CE60BA">
        <w:rPr>
          <w:rFonts w:ascii="Times New Roman" w:hAnsi="Times New Roman" w:cs="Times New Roman"/>
        </w:rPr>
        <w:t xml:space="preserve">networks were either assigned to the Experimental condition </w:t>
      </w:r>
      <w:ins w:id="1436" w:author="Benton, Deon" w:date="2026-05-17T00:48:00Z" w16du:dateUtc="2026-05-17T05:48:00Z">
        <w:r w:rsidR="006E16CE">
          <w:rPr>
            <w:rFonts w:ascii="Times New Roman" w:hAnsi="Times New Roman" w:cs="Times New Roman"/>
          </w:rPr>
          <w:t>(</w:t>
        </w:r>
        <w:r w:rsidR="006E16CE">
          <w:rPr>
            <w:rFonts w:ascii="Times New Roman" w:hAnsi="Times New Roman" w:cs="Times New Roman"/>
            <w:i/>
            <w:iCs/>
          </w:rPr>
          <w:t xml:space="preserve">N </w:t>
        </w:r>
        <w:r w:rsidR="006E16CE">
          <w:rPr>
            <w:rFonts w:ascii="Times New Roman" w:hAnsi="Times New Roman" w:cs="Times New Roman"/>
          </w:rPr>
          <w:t xml:space="preserve">= 20) </w:t>
        </w:r>
      </w:ins>
      <w:r w:rsidR="00CE60BA">
        <w:rPr>
          <w:rFonts w:ascii="Times New Roman" w:hAnsi="Times New Roman" w:cs="Times New Roman"/>
        </w:rPr>
        <w:t>or to the Control condition</w:t>
      </w:r>
      <w:ins w:id="1437" w:author="Benton, Deon" w:date="2026-05-17T00:48:00Z" w16du:dateUtc="2026-05-17T05:48:00Z">
        <w:r w:rsidR="006E16CE">
          <w:rPr>
            <w:rFonts w:ascii="Times New Roman" w:hAnsi="Times New Roman" w:cs="Times New Roman"/>
          </w:rPr>
          <w:t xml:space="preserve"> (</w:t>
        </w:r>
        <w:r w:rsidR="006E16CE">
          <w:rPr>
            <w:rFonts w:ascii="Times New Roman" w:hAnsi="Times New Roman" w:cs="Times New Roman"/>
            <w:i/>
            <w:iCs/>
          </w:rPr>
          <w:t xml:space="preserve">N </w:t>
        </w:r>
        <w:r w:rsidR="006E16CE">
          <w:rPr>
            <w:rFonts w:ascii="Times New Roman" w:hAnsi="Times New Roman" w:cs="Times New Roman"/>
          </w:rPr>
          <w:t>= 20)</w:t>
        </w:r>
      </w:ins>
      <w:r w:rsidR="00CE60BA">
        <w:rPr>
          <w:rFonts w:ascii="Times New Roman" w:hAnsi="Times New Roman" w:cs="Times New Roman"/>
        </w:rPr>
        <w:t xml:space="preserve">. A </w:t>
      </w:r>
      <w:r w:rsidR="00857E59">
        <w:rPr>
          <w:rFonts w:ascii="Times New Roman" w:hAnsi="Times New Roman" w:cs="Times New Roman"/>
        </w:rPr>
        <w:t>three</w:t>
      </w:r>
      <w:r w:rsidR="00CE60BA">
        <w:rPr>
          <w:rFonts w:ascii="Times New Roman" w:hAnsi="Times New Roman" w:cs="Times New Roman"/>
        </w:rPr>
        <w:t xml:space="preserve">-cell high </w:t>
      </w:r>
      <w:r w:rsidR="003F1E43">
        <w:rPr>
          <w:rFonts w:ascii="Times New Roman" w:hAnsi="Times New Roman" w:cs="Times New Roman"/>
        </w:rPr>
        <w:t>obstacle</w:t>
      </w:r>
      <w:r w:rsidR="00CE60BA">
        <w:rPr>
          <w:rFonts w:ascii="Times New Roman" w:hAnsi="Times New Roman" w:cs="Times New Roman"/>
        </w:rPr>
        <w:t xml:space="preserve"> </w:t>
      </w:r>
      <w:r w:rsidR="009B01C8">
        <w:rPr>
          <w:rFonts w:ascii="Times New Roman" w:hAnsi="Times New Roman" w:cs="Times New Roman"/>
        </w:rPr>
        <w:t xml:space="preserve">was included in the environment specification for the networks in the </w:t>
      </w:r>
      <w:r w:rsidR="00483947">
        <w:rPr>
          <w:rFonts w:ascii="Times New Roman" w:hAnsi="Times New Roman" w:cs="Times New Roman"/>
        </w:rPr>
        <w:t>Experimental</w:t>
      </w:r>
      <w:r w:rsidR="009B01C8">
        <w:rPr>
          <w:rFonts w:ascii="Times New Roman" w:hAnsi="Times New Roman" w:cs="Times New Roman"/>
        </w:rPr>
        <w:t xml:space="preserve"> condi</w:t>
      </w:r>
      <w:r w:rsidR="00483947">
        <w:rPr>
          <w:rFonts w:ascii="Times New Roman" w:hAnsi="Times New Roman" w:cs="Times New Roman"/>
        </w:rPr>
        <w:t>tion</w:t>
      </w:r>
      <w:ins w:id="1438" w:author="Benton, Deon" w:date="2026-05-16T01:01:00Z" w16du:dateUtc="2026-05-16T06:01:00Z">
        <w:r w:rsidR="005C3B08">
          <w:rPr>
            <w:rFonts w:ascii="Times New Roman" w:hAnsi="Times New Roman" w:cs="Times New Roman"/>
          </w:rPr>
          <w:t xml:space="preserve"> </w:t>
        </w:r>
      </w:ins>
      <w:r w:rsidR="00CE60BA">
        <w:rPr>
          <w:rFonts w:ascii="Times New Roman" w:hAnsi="Times New Roman" w:cs="Times New Roman"/>
        </w:rPr>
        <w:t>was shown during the habituation phase for</w:t>
      </w:r>
      <w:r w:rsidR="003F1E43">
        <w:rPr>
          <w:rFonts w:ascii="Times New Roman" w:hAnsi="Times New Roman" w:cs="Times New Roman"/>
        </w:rPr>
        <w:t xml:space="preserve"> </w:t>
      </w:r>
      <w:del w:id="1439" w:author="Benton, Deon" w:date="2026-05-17T00:48:00Z" w16du:dateUtc="2026-05-17T05:48:00Z">
        <w:r w:rsidR="003F1E43" w:rsidDel="00014507">
          <w:rPr>
            <w:rFonts w:ascii="Times New Roman" w:hAnsi="Times New Roman" w:cs="Times New Roman"/>
          </w:rPr>
          <w:delText xml:space="preserve">OM10 and </w:delText>
        </w:r>
      </w:del>
      <w:r w:rsidR="003F1E43">
        <w:rPr>
          <w:rFonts w:ascii="Times New Roman" w:hAnsi="Times New Roman" w:cs="Times New Roman"/>
        </w:rPr>
        <w:t>OM10-2</w:t>
      </w:r>
      <w:r w:rsidR="00CE60BA">
        <w:rPr>
          <w:rFonts w:ascii="Times New Roman" w:hAnsi="Times New Roman" w:cs="Times New Roman"/>
        </w:rPr>
        <w:t xml:space="preserve"> networks in the Experimental condition. </w:t>
      </w:r>
      <w:r w:rsidR="003F1E43">
        <w:rPr>
          <w:rFonts w:ascii="Times New Roman" w:hAnsi="Times New Roman" w:cs="Times New Roman"/>
        </w:rPr>
        <w:t xml:space="preserve">This barrier remained fully visible throughout the duration of the habituation event for </w:t>
      </w:r>
      <w:ins w:id="1440" w:author="Benton, Deon" w:date="2026-05-17T00:48:00Z" w16du:dateUtc="2026-05-17T05:48:00Z">
        <w:r w:rsidR="00014507">
          <w:rPr>
            <w:rFonts w:ascii="Times New Roman" w:hAnsi="Times New Roman" w:cs="Times New Roman"/>
          </w:rPr>
          <w:t>these</w:t>
        </w:r>
      </w:ins>
      <w:r w:rsidR="003F1E43">
        <w:rPr>
          <w:rFonts w:ascii="Times New Roman" w:hAnsi="Times New Roman" w:cs="Times New Roman"/>
        </w:rPr>
        <w:t xml:space="preserve"> networks</w:t>
      </w:r>
      <w:r w:rsidR="00EB54EB">
        <w:rPr>
          <w:rFonts w:ascii="Times New Roman" w:hAnsi="Times New Roman" w:cs="Times New Roman"/>
        </w:rPr>
        <w:t xml:space="preserve">. </w:t>
      </w:r>
      <w:ins w:id="1441" w:author="Benton, Deon" w:date="2026-05-17T00:48:00Z" w16du:dateUtc="2026-05-17T05:48:00Z">
        <w:r w:rsidR="00014507">
          <w:rPr>
            <w:rFonts w:ascii="Times New Roman" w:hAnsi="Times New Roman" w:cs="Times New Roman"/>
          </w:rPr>
          <w:t>In contrast</w:t>
        </w:r>
      </w:ins>
      <w:r w:rsidR="00EB54EB">
        <w:rPr>
          <w:rFonts w:ascii="Times New Roman" w:hAnsi="Times New Roman" w:cs="Times New Roman"/>
        </w:rPr>
        <w:t xml:space="preserve"> </w:t>
      </w:r>
      <w:r w:rsidR="006B3E38">
        <w:rPr>
          <w:rFonts w:ascii="Times New Roman" w:hAnsi="Times New Roman" w:cs="Times New Roman"/>
        </w:rPr>
        <w:t>a peripherally located barrier—that remained fully visibly throughout the habituation phase—was shown to OM10-2 networks assigned to the Control condition. In terms of the arced motion that occurred either over or besides the obstacle, t</w:t>
      </w:r>
      <w:r w:rsidR="00CE60BA">
        <w:rPr>
          <w:rFonts w:ascii="Times New Roman" w:hAnsi="Times New Roman" w:cs="Times New Roman"/>
        </w:rPr>
        <w:t>he apex of th</w:t>
      </w:r>
      <w:r w:rsidR="0087493B">
        <w:rPr>
          <w:rFonts w:ascii="Times New Roman" w:hAnsi="Times New Roman" w:cs="Times New Roman"/>
        </w:rPr>
        <w:t xml:space="preserve">is motion </w:t>
      </w:r>
      <w:r w:rsidR="00CE60BA">
        <w:rPr>
          <w:rFonts w:ascii="Times New Roman" w:hAnsi="Times New Roman" w:cs="Times New Roman"/>
        </w:rPr>
        <w:t xml:space="preserve">was </w:t>
      </w:r>
      <w:r w:rsidR="0087493B">
        <w:rPr>
          <w:rFonts w:ascii="Times New Roman" w:hAnsi="Times New Roman" w:cs="Times New Roman"/>
        </w:rPr>
        <w:t>four</w:t>
      </w:r>
      <w:r w:rsidR="00CE60BA">
        <w:rPr>
          <w:rFonts w:ascii="Times New Roman" w:hAnsi="Times New Roman" w:cs="Times New Roman"/>
        </w:rPr>
        <w:t xml:space="preserve"> cells high for OM10-2 networks.</w:t>
      </w:r>
      <w:r w:rsidR="0087493B">
        <w:rPr>
          <w:rFonts w:ascii="Times New Roman" w:hAnsi="Times New Roman" w:cs="Times New Roman"/>
        </w:rPr>
        <w:t xml:space="preserve"> </w:t>
      </w:r>
      <w:r w:rsidR="00857E59">
        <w:rPr>
          <w:rFonts w:ascii="Times New Roman" w:hAnsi="Times New Roman" w:cs="Times New Roman"/>
        </w:rPr>
        <w:t xml:space="preserve">The barrier used in both test events was </w:t>
      </w:r>
      <w:r w:rsidR="00C222B1">
        <w:rPr>
          <w:rFonts w:ascii="Times New Roman" w:hAnsi="Times New Roman" w:cs="Times New Roman"/>
        </w:rPr>
        <w:t>one</w:t>
      </w:r>
      <w:r w:rsidR="00857E59">
        <w:rPr>
          <w:rFonts w:ascii="Times New Roman" w:hAnsi="Times New Roman" w:cs="Times New Roman"/>
        </w:rPr>
        <w:t xml:space="preserve"> cell high</w:t>
      </w:r>
      <w:r w:rsidR="00C16B3E">
        <w:rPr>
          <w:rFonts w:ascii="Times New Roman" w:hAnsi="Times New Roman" w:cs="Times New Roman"/>
        </w:rPr>
        <w:t>; this was true irrespective of the condition to which networks were assigned</w:t>
      </w:r>
      <w:r w:rsidR="00857E59">
        <w:rPr>
          <w:rFonts w:ascii="Times New Roman" w:hAnsi="Times New Roman" w:cs="Times New Roman"/>
        </w:rPr>
        <w:t xml:space="preserve">. The apex of the arced motion in the </w:t>
      </w:r>
      <w:ins w:id="1442" w:author="Benton, Deon" w:date="2026-05-16T00:59:00Z" w16du:dateUtc="2026-05-16T05:59:00Z">
        <w:r w:rsidR="005C3B08">
          <w:rPr>
            <w:rFonts w:ascii="Times New Roman" w:hAnsi="Times New Roman" w:cs="Times New Roman"/>
          </w:rPr>
          <w:t>High, inefficient</w:t>
        </w:r>
      </w:ins>
      <w:r w:rsidR="00857E59">
        <w:rPr>
          <w:rFonts w:ascii="Times New Roman" w:hAnsi="Times New Roman" w:cs="Times New Roman"/>
        </w:rPr>
        <w:t xml:space="preserve"> test event was identical to that during habituation.</w:t>
      </w:r>
      <w:r w:rsidR="00E83B51">
        <w:rPr>
          <w:rFonts w:ascii="Times New Roman" w:hAnsi="Times New Roman" w:cs="Times New Roman"/>
        </w:rPr>
        <w:t xml:space="preserve"> This meant that the agent overshot the barrier </w:t>
      </w:r>
      <w:proofErr w:type="gramStart"/>
      <w:r w:rsidR="00E83B51">
        <w:rPr>
          <w:rFonts w:ascii="Times New Roman" w:hAnsi="Times New Roman" w:cs="Times New Roman"/>
        </w:rPr>
        <w:t>by</w:t>
      </w:r>
      <w:proofErr w:type="gramEnd"/>
      <w:r w:rsidR="00E83B51">
        <w:rPr>
          <w:rFonts w:ascii="Times New Roman" w:hAnsi="Times New Roman" w:cs="Times New Roman"/>
        </w:rPr>
        <w:t xml:space="preserve"> </w:t>
      </w:r>
      <w:r w:rsidR="000851C0">
        <w:rPr>
          <w:rFonts w:ascii="Times New Roman" w:hAnsi="Times New Roman" w:cs="Times New Roman"/>
        </w:rPr>
        <w:t>four cells</w:t>
      </w:r>
      <w:r w:rsidR="00E83B51">
        <w:rPr>
          <w:rFonts w:ascii="Times New Roman" w:hAnsi="Times New Roman" w:cs="Times New Roman"/>
        </w:rPr>
        <w:t xml:space="preserve"> for OM10-</w:t>
      </w:r>
      <w:r w:rsidR="000851C0">
        <w:rPr>
          <w:rFonts w:ascii="Times New Roman" w:hAnsi="Times New Roman" w:cs="Times New Roman"/>
        </w:rPr>
        <w:t xml:space="preserve">2. The results reported below remain unchanged if the </w:t>
      </w:r>
      <w:r w:rsidR="006D46B2">
        <w:rPr>
          <w:rFonts w:ascii="Times New Roman" w:hAnsi="Times New Roman" w:cs="Times New Roman"/>
        </w:rPr>
        <w:t>extent</w:t>
      </w:r>
      <w:r w:rsidR="00EE157C">
        <w:rPr>
          <w:rFonts w:ascii="Times New Roman" w:hAnsi="Times New Roman" w:cs="Times New Roman"/>
        </w:rPr>
        <w:t xml:space="preserve"> of</w:t>
      </w:r>
      <w:r w:rsidR="000851C0">
        <w:rPr>
          <w:rFonts w:ascii="Times New Roman" w:hAnsi="Times New Roman" w:cs="Times New Roman"/>
        </w:rPr>
        <w:t xml:space="preserve"> overshooting is </w:t>
      </w:r>
      <w:r w:rsidR="006D46B2">
        <w:rPr>
          <w:rFonts w:ascii="Times New Roman" w:hAnsi="Times New Roman" w:cs="Times New Roman"/>
        </w:rPr>
        <w:t>controlled</w:t>
      </w:r>
      <w:r w:rsidR="000851C0">
        <w:rPr>
          <w:rFonts w:ascii="Times New Roman" w:hAnsi="Times New Roman" w:cs="Times New Roman"/>
        </w:rPr>
        <w:t>.</w:t>
      </w:r>
      <w:r w:rsidR="00857E59">
        <w:rPr>
          <w:rFonts w:ascii="Times New Roman" w:hAnsi="Times New Roman" w:cs="Times New Roman"/>
        </w:rPr>
        <w:t xml:space="preserve"> In contrast, the apex of the arced motion</w:t>
      </w:r>
      <w:r w:rsidR="001739DE">
        <w:rPr>
          <w:rFonts w:ascii="Times New Roman" w:hAnsi="Times New Roman" w:cs="Times New Roman"/>
        </w:rPr>
        <w:t xml:space="preserve"> in the </w:t>
      </w:r>
      <w:ins w:id="1443" w:author="Benton, Deon" w:date="2026-05-16T01:05:00Z" w16du:dateUtc="2026-05-16T06:05:00Z">
        <w:r w:rsidR="007E04BC">
          <w:rPr>
            <w:rFonts w:ascii="Times New Roman" w:hAnsi="Times New Roman" w:cs="Times New Roman"/>
          </w:rPr>
          <w:t>Low</w:t>
        </w:r>
      </w:ins>
      <w:r w:rsidR="001739DE">
        <w:rPr>
          <w:rFonts w:ascii="Times New Roman" w:hAnsi="Times New Roman" w:cs="Times New Roman"/>
        </w:rPr>
        <w:t xml:space="preserve">, efficient event was </w:t>
      </w:r>
      <w:r w:rsidR="00A13863">
        <w:rPr>
          <w:rFonts w:ascii="Times New Roman" w:hAnsi="Times New Roman" w:cs="Times New Roman"/>
        </w:rPr>
        <w:t>two</w:t>
      </w:r>
      <w:r w:rsidR="001739DE">
        <w:rPr>
          <w:rFonts w:ascii="Times New Roman" w:hAnsi="Times New Roman" w:cs="Times New Roman"/>
        </w:rPr>
        <w:t xml:space="preserve"> cells high for OM10-2 networks</w:t>
      </w:r>
      <w:r w:rsidR="00A13863">
        <w:rPr>
          <w:rFonts w:ascii="Times New Roman" w:hAnsi="Times New Roman" w:cs="Times New Roman"/>
        </w:rPr>
        <w:t xml:space="preserve"> (to prevent overshooting)</w:t>
      </w:r>
      <w:r w:rsidR="001739DE">
        <w:rPr>
          <w:rFonts w:ascii="Times New Roman" w:hAnsi="Times New Roman" w:cs="Times New Roman"/>
        </w:rPr>
        <w:t xml:space="preserve">. </w:t>
      </w:r>
      <w:r w:rsidR="00857E59">
        <w:rPr>
          <w:rFonts w:ascii="Times New Roman" w:hAnsi="Times New Roman" w:cs="Times New Roman"/>
        </w:rPr>
        <w:t xml:space="preserve">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76BD7E49"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14</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sidR="00497FE5">
        <w:rPr>
          <w:rFonts w:ascii="Times New Roman" w:hAnsi="Times New Roman" w:cs="Times New Roman"/>
          <w:i w:val="0"/>
          <w:iCs w:val="0"/>
          <w:color w:val="000000" w:themeColor="text1"/>
          <w:sz w:val="24"/>
          <w:szCs w:val="24"/>
        </w:rPr>
        <w:t>Performance of ALIAS. Plotted is n</w:t>
      </w:r>
      <w:r w:rsidR="00497FE5" w:rsidRPr="00614A04">
        <w:rPr>
          <w:rFonts w:ascii="Times New Roman" w:hAnsi="Times New Roman" w:cs="Times New Roman"/>
          <w:i w:val="0"/>
          <w:iCs w:val="0"/>
          <w:color w:val="000000" w:themeColor="text1"/>
          <w:sz w:val="24"/>
          <w:szCs w:val="24"/>
        </w:rPr>
        <w:t xml:space="preserve">etworks’ mean </w:t>
      </w:r>
      <w:r w:rsidR="00497FE5">
        <w:rPr>
          <w:rFonts w:ascii="Times New Roman" w:hAnsi="Times New Roman" w:cs="Times New Roman"/>
          <w:i w:val="0"/>
          <w:iCs w:val="0"/>
          <w:color w:val="000000" w:themeColor="text1"/>
          <w:sz w:val="24"/>
          <w:szCs w:val="24"/>
        </w:rPr>
        <w:t xml:space="preserve">error </w:t>
      </w:r>
      <w:r w:rsidR="00497FE5" w:rsidRPr="00614A04">
        <w:rPr>
          <w:rFonts w:ascii="Times New Roman" w:hAnsi="Times New Roman" w:cs="Times New Roman"/>
          <w:i w:val="0"/>
          <w:iCs w:val="0"/>
          <w:color w:val="000000" w:themeColor="text1"/>
          <w:sz w:val="24"/>
          <w:szCs w:val="24"/>
        </w:rPr>
        <w:t xml:space="preserve">to the </w:t>
      </w:r>
      <w:r w:rsidR="00497FE5">
        <w:rPr>
          <w:rFonts w:ascii="Times New Roman" w:hAnsi="Times New Roman" w:cs="Times New Roman"/>
          <w:i w:val="0"/>
          <w:iCs w:val="0"/>
          <w:color w:val="000000" w:themeColor="text1"/>
          <w:sz w:val="24"/>
          <w:szCs w:val="24"/>
        </w:rPr>
        <w:t>High</w:t>
      </w:r>
      <w:ins w:id="1444" w:author="Benton, Deon" w:date="2026-05-16T01:05:00Z" w16du:dateUtc="2026-05-16T06:05:00Z">
        <w:r w:rsidR="007E04BC">
          <w:rPr>
            <w:rFonts w:ascii="Times New Roman" w:hAnsi="Times New Roman" w:cs="Times New Roman"/>
            <w:i w:val="0"/>
            <w:iCs w:val="0"/>
            <w:color w:val="000000" w:themeColor="text1"/>
            <w:sz w:val="24"/>
            <w:szCs w:val="24"/>
          </w:rPr>
          <w:t>, inefficient</w:t>
        </w:r>
      </w:ins>
      <w:r w:rsidR="00497FE5">
        <w:rPr>
          <w:rFonts w:ascii="Times New Roman" w:hAnsi="Times New Roman" w:cs="Times New Roman"/>
          <w:i w:val="0"/>
          <w:iCs w:val="0"/>
          <w:color w:val="000000" w:themeColor="text1"/>
          <w:sz w:val="24"/>
          <w:szCs w:val="24"/>
        </w:rPr>
        <w:t xml:space="preserve"> and Low</w:t>
      </w:r>
      <w:ins w:id="1445" w:author="Benton, Deon" w:date="2026-05-16T01:05:00Z" w16du:dateUtc="2026-05-16T06:05:00Z">
        <w:r w:rsidR="007E04BC">
          <w:rPr>
            <w:rFonts w:ascii="Times New Roman" w:hAnsi="Times New Roman" w:cs="Times New Roman"/>
            <w:i w:val="0"/>
            <w:iCs w:val="0"/>
            <w:color w:val="000000" w:themeColor="text1"/>
            <w:sz w:val="24"/>
            <w:szCs w:val="24"/>
          </w:rPr>
          <w:t>, efficient</w:t>
        </w:r>
      </w:ins>
      <w:r w:rsidR="00497FE5">
        <w:rPr>
          <w:rFonts w:ascii="Times New Roman" w:hAnsi="Times New Roman" w:cs="Times New Roman"/>
          <w:i w:val="0"/>
          <w:iCs w:val="0"/>
          <w:color w:val="000000" w:themeColor="text1"/>
          <w:sz w:val="24"/>
          <w:szCs w:val="24"/>
        </w:rPr>
        <w:t xml:space="preserve"> </w:t>
      </w:r>
      <w:r w:rsidR="00497FE5" w:rsidRPr="00614A04">
        <w:rPr>
          <w:rFonts w:ascii="Times New Roman" w:hAnsi="Times New Roman" w:cs="Times New Roman"/>
          <w:i w:val="0"/>
          <w:iCs w:val="0"/>
          <w:color w:val="000000" w:themeColor="text1"/>
          <w:sz w:val="24"/>
          <w:szCs w:val="24"/>
        </w:rPr>
        <w:t>test events</w:t>
      </w:r>
      <w:r w:rsidR="00497FE5">
        <w:rPr>
          <w:rFonts w:ascii="Times New Roman" w:hAnsi="Times New Roman" w:cs="Times New Roman"/>
          <w:i w:val="0"/>
          <w:iCs w:val="0"/>
          <w:color w:val="000000" w:themeColor="text1"/>
          <w:sz w:val="24"/>
          <w:szCs w:val="24"/>
        </w:rPr>
        <w:t xml:space="preserve"> across experiments both overall (left) and across different habituation epochs (right). These experiments correspond to those in Liu and </w:t>
      </w:r>
      <w:proofErr w:type="spellStart"/>
      <w:r w:rsidR="00497FE5">
        <w:rPr>
          <w:rFonts w:ascii="Times New Roman" w:hAnsi="Times New Roman" w:cs="Times New Roman"/>
          <w:i w:val="0"/>
          <w:iCs w:val="0"/>
          <w:color w:val="000000" w:themeColor="text1"/>
          <w:sz w:val="24"/>
          <w:szCs w:val="24"/>
        </w:rPr>
        <w:t>Spelke</w:t>
      </w:r>
      <w:proofErr w:type="spellEnd"/>
      <w:r w:rsidR="00497FE5">
        <w:rPr>
          <w:rFonts w:ascii="Times New Roman" w:hAnsi="Times New Roman" w:cs="Times New Roman"/>
          <w:i w:val="0"/>
          <w:iCs w:val="0"/>
          <w:color w:val="000000" w:themeColor="text1"/>
          <w:sz w:val="24"/>
          <w:szCs w:val="24"/>
        </w:rPr>
        <w:t xml:space="preserve"> (2017).</w:t>
      </w:r>
    </w:p>
    <w:p w14:paraId="19B1429A" w14:textId="77777777" w:rsidR="001540F3" w:rsidRDefault="001540F3" w:rsidP="00524642">
      <w:pPr>
        <w:spacing w:line="480" w:lineRule="auto"/>
        <w:contextualSpacing/>
        <w:rPr>
          <w:ins w:id="1446" w:author="Benton, Deon" w:date="2026-04-28T16:18:00Z" w16du:dateUtc="2026-04-28T21:18:00Z"/>
          <w:rFonts w:ascii="Times New Roman" w:hAnsi="Times New Roman" w:cs="Times New Roman"/>
        </w:rPr>
      </w:pPr>
    </w:p>
    <w:p w14:paraId="512FBC5F" w14:textId="4BBF395C" w:rsidR="009C5E1C" w:rsidRDefault="001540F3" w:rsidP="001540F3">
      <w:pPr>
        <w:spacing w:line="480" w:lineRule="auto"/>
        <w:ind w:firstLine="720"/>
        <w:contextualSpacing/>
        <w:rPr>
          <w:ins w:id="1447" w:author="Benton, Deon" w:date="2026-04-28T16:29:00Z" w16du:dateUtc="2026-04-28T21:29:00Z"/>
          <w:rFonts w:ascii="Times New Roman" w:hAnsi="Times New Roman" w:cs="Times New Roman"/>
        </w:rPr>
      </w:pPr>
      <w:ins w:id="1448" w:author="Benton, Deon" w:date="2026-04-28T16:18:00Z" w16du:dateUtc="2026-04-28T21:18:00Z">
        <w:r>
          <w:rPr>
            <w:rFonts w:ascii="Times New Roman" w:hAnsi="Times New Roman" w:cs="Times New Roman"/>
          </w:rPr>
          <w:t>Figure 14 shows the looking (i.e., error) behavior of networks</w:t>
        </w:r>
        <w:r w:rsidR="00156837">
          <w:rPr>
            <w:rFonts w:ascii="Times New Roman" w:hAnsi="Times New Roman" w:cs="Times New Roman"/>
          </w:rPr>
          <w:t xml:space="preserve"> to the </w:t>
        </w:r>
      </w:ins>
      <w:ins w:id="1449" w:author="Benton, Deon" w:date="2026-04-28T16:19:00Z" w16du:dateUtc="2026-04-28T21:19:00Z">
        <w:r w:rsidR="00156837">
          <w:rPr>
            <w:rFonts w:ascii="Times New Roman" w:hAnsi="Times New Roman" w:cs="Times New Roman"/>
          </w:rPr>
          <w:t>High</w:t>
        </w:r>
      </w:ins>
      <w:ins w:id="1450" w:author="Benton, Deon" w:date="2026-05-16T01:01:00Z" w16du:dateUtc="2026-05-16T06:01:00Z">
        <w:r w:rsidR="005C3B08">
          <w:rPr>
            <w:rFonts w:ascii="Times New Roman" w:hAnsi="Times New Roman" w:cs="Times New Roman"/>
          </w:rPr>
          <w:t>, inefficient</w:t>
        </w:r>
      </w:ins>
      <w:ins w:id="1451" w:author="Benton, Deon" w:date="2026-04-28T16:19:00Z" w16du:dateUtc="2026-04-28T21:19:00Z">
        <w:r w:rsidR="00156837">
          <w:rPr>
            <w:rFonts w:ascii="Times New Roman" w:hAnsi="Times New Roman" w:cs="Times New Roman"/>
          </w:rPr>
          <w:t xml:space="preserve"> test event than to the </w:t>
        </w:r>
      </w:ins>
      <w:ins w:id="1452" w:author="Benton, Deon" w:date="2026-05-16T01:01:00Z" w16du:dateUtc="2026-05-16T06:01:00Z">
        <w:r w:rsidR="005C3B08">
          <w:rPr>
            <w:rFonts w:ascii="Times New Roman" w:hAnsi="Times New Roman" w:cs="Times New Roman"/>
          </w:rPr>
          <w:t>Low, efficient</w:t>
        </w:r>
      </w:ins>
      <w:ins w:id="1453" w:author="Benton, Deon" w:date="2026-04-28T16:19:00Z" w16du:dateUtc="2026-04-28T21:19:00Z">
        <w:r w:rsidR="00156837">
          <w:rPr>
            <w:rFonts w:ascii="Times New Roman" w:hAnsi="Times New Roman" w:cs="Times New Roman"/>
          </w:rPr>
          <w:t xml:space="preserve"> test event in each of three experiments. These experiments correspond to t</w:t>
        </w:r>
      </w:ins>
      <w:ins w:id="1454" w:author="Benton, Deon" w:date="2026-04-28T16:20:00Z" w16du:dateUtc="2026-04-28T21:20:00Z">
        <w:r w:rsidR="00156837">
          <w:rPr>
            <w:rFonts w:ascii="Times New Roman" w:hAnsi="Times New Roman" w:cs="Times New Roman"/>
          </w:rPr>
          <w:t xml:space="preserve">hose in Liu and </w:t>
        </w:r>
        <w:proofErr w:type="spellStart"/>
        <w:r w:rsidR="00156837">
          <w:rPr>
            <w:rFonts w:ascii="Times New Roman" w:hAnsi="Times New Roman" w:cs="Times New Roman"/>
          </w:rPr>
          <w:t>Spelke</w:t>
        </w:r>
        <w:proofErr w:type="spellEnd"/>
        <w:r w:rsidR="00156837">
          <w:rPr>
            <w:rFonts w:ascii="Times New Roman" w:hAnsi="Times New Roman" w:cs="Times New Roman"/>
          </w:rPr>
          <w:t xml:space="preserve"> (2017). As was true for </w:t>
        </w:r>
      </w:ins>
      <w:ins w:id="1455" w:author="Benton, Deon" w:date="2026-04-28T16:22:00Z" w16du:dateUtc="2026-04-28T21:22:00Z">
        <w:r w:rsidR="00C25EF4">
          <w:rPr>
            <w:rFonts w:ascii="Times New Roman" w:hAnsi="Times New Roman" w:cs="Times New Roman"/>
          </w:rPr>
          <w:t>infants in Experiment</w:t>
        </w:r>
      </w:ins>
      <w:ins w:id="1456" w:author="Benton, Deon" w:date="2026-04-28T16:24:00Z" w16du:dateUtc="2026-04-28T21:24:00Z">
        <w:r w:rsidR="004C293F">
          <w:rPr>
            <w:rFonts w:ascii="Times New Roman" w:hAnsi="Times New Roman" w:cs="Times New Roman"/>
          </w:rPr>
          <w:t>s</w:t>
        </w:r>
      </w:ins>
      <w:ins w:id="1457" w:author="Benton, Deon" w:date="2026-04-28T16:22:00Z" w16du:dateUtc="2026-04-28T21:22:00Z">
        <w:r w:rsidR="00C25EF4">
          <w:rPr>
            <w:rFonts w:ascii="Times New Roman" w:hAnsi="Times New Roman" w:cs="Times New Roman"/>
          </w:rPr>
          <w:t xml:space="preserve"> 1</w:t>
        </w:r>
      </w:ins>
      <w:ins w:id="1458" w:author="Benton, Deon" w:date="2026-04-28T16:24:00Z" w16du:dateUtc="2026-04-28T21:24:00Z">
        <w:r w:rsidR="004C293F">
          <w:rPr>
            <w:rFonts w:ascii="Times New Roman" w:hAnsi="Times New Roman" w:cs="Times New Roman"/>
          </w:rPr>
          <w:t xml:space="preserve"> and 3</w:t>
        </w:r>
      </w:ins>
      <w:ins w:id="1459" w:author="Benton, Deon" w:date="2026-04-28T16:22:00Z" w16du:dateUtc="2026-04-28T21:22:00Z">
        <w:r w:rsidR="00C25EF4">
          <w:rPr>
            <w:rFonts w:ascii="Times New Roman" w:hAnsi="Times New Roman" w:cs="Times New Roman"/>
          </w:rPr>
          <w:t xml:space="preserve"> of</w:t>
        </w:r>
      </w:ins>
      <w:ins w:id="1460" w:author="Benton, Deon" w:date="2026-04-28T16:20:00Z" w16du:dateUtc="2026-04-28T21:20:00Z">
        <w:r w:rsidR="00156837">
          <w:rPr>
            <w:rFonts w:ascii="Times New Roman" w:hAnsi="Times New Roman" w:cs="Times New Roman"/>
          </w:rPr>
          <w:t xml:space="preserve"> that study, networks in </w:t>
        </w:r>
      </w:ins>
      <w:ins w:id="1461" w:author="Benton, Deon" w:date="2026-04-28T16:25:00Z" w16du:dateUtc="2026-04-28T21:25:00Z">
        <w:r w:rsidR="004C293F">
          <w:rPr>
            <w:rFonts w:ascii="Times New Roman" w:hAnsi="Times New Roman" w:cs="Times New Roman"/>
          </w:rPr>
          <w:t xml:space="preserve">the </w:t>
        </w:r>
      </w:ins>
      <w:ins w:id="1462" w:author="Benton, Deon" w:date="2026-04-28T16:22:00Z" w16du:dateUtc="2026-04-28T21:22:00Z">
        <w:r w:rsidR="00C25EF4">
          <w:rPr>
            <w:rFonts w:ascii="Times New Roman" w:hAnsi="Times New Roman" w:cs="Times New Roman"/>
          </w:rPr>
          <w:t xml:space="preserve">simulation analogue of </w:t>
        </w:r>
      </w:ins>
      <w:ins w:id="1463" w:author="Benton, Deon" w:date="2026-04-28T16:24:00Z" w16du:dateUtc="2026-04-28T21:24:00Z">
        <w:r w:rsidR="004C293F">
          <w:rPr>
            <w:rFonts w:ascii="Times New Roman" w:hAnsi="Times New Roman" w:cs="Times New Roman"/>
          </w:rPr>
          <w:t>these experiments</w:t>
        </w:r>
      </w:ins>
      <w:ins w:id="1464" w:author="Benton, Deon" w:date="2026-04-28T16:20:00Z" w16du:dateUtc="2026-04-28T21:20:00Z">
        <w:r w:rsidR="00156837">
          <w:rPr>
            <w:rFonts w:ascii="Times New Roman" w:hAnsi="Times New Roman" w:cs="Times New Roman"/>
          </w:rPr>
          <w:t xml:space="preserve"> looked </w:t>
        </w:r>
      </w:ins>
      <w:ins w:id="1465" w:author="Benton, Deon" w:date="2026-04-28T16:22:00Z" w16du:dateUtc="2026-04-28T21:22:00Z">
        <w:r w:rsidR="00C25EF4">
          <w:rPr>
            <w:rFonts w:ascii="Times New Roman" w:hAnsi="Times New Roman" w:cs="Times New Roman"/>
          </w:rPr>
          <w:t>longer at—</w:t>
        </w:r>
      </w:ins>
      <w:ins w:id="1466" w:author="Benton, Deon" w:date="2026-04-28T16:20:00Z" w16du:dateUtc="2026-04-28T21:20:00Z">
        <w:r w:rsidR="00156837">
          <w:rPr>
            <w:rFonts w:ascii="Times New Roman" w:hAnsi="Times New Roman" w:cs="Times New Roman"/>
          </w:rPr>
          <w:t xml:space="preserve">that is, produced greater error to—the </w:t>
        </w:r>
      </w:ins>
      <w:ins w:id="1467" w:author="Benton, Deon" w:date="2026-05-16T01:01:00Z" w16du:dateUtc="2026-05-16T06:01:00Z">
        <w:r w:rsidR="00340CFD">
          <w:rPr>
            <w:rFonts w:ascii="Times New Roman" w:hAnsi="Times New Roman" w:cs="Times New Roman"/>
          </w:rPr>
          <w:t>High, inefficient</w:t>
        </w:r>
      </w:ins>
      <w:ins w:id="1468" w:author="Benton, Deon" w:date="2026-04-28T16:20:00Z" w16du:dateUtc="2026-04-28T21:20:00Z">
        <w:r w:rsidR="00156837">
          <w:rPr>
            <w:rFonts w:ascii="Times New Roman" w:hAnsi="Times New Roman" w:cs="Times New Roman"/>
          </w:rPr>
          <w:t xml:space="preserve"> test event than to the </w:t>
        </w:r>
      </w:ins>
      <w:ins w:id="1469" w:author="Benton, Deon" w:date="2026-05-16T01:05:00Z" w16du:dateUtc="2026-05-16T06:05:00Z">
        <w:r w:rsidR="00DD3452">
          <w:rPr>
            <w:rFonts w:ascii="Times New Roman" w:hAnsi="Times New Roman" w:cs="Times New Roman"/>
          </w:rPr>
          <w:t>L</w:t>
        </w:r>
      </w:ins>
      <w:ins w:id="1470" w:author="Benton, Deon" w:date="2026-04-28T16:20:00Z" w16du:dateUtc="2026-04-28T21:20:00Z">
        <w:r w:rsidR="00156837">
          <w:rPr>
            <w:rFonts w:ascii="Times New Roman" w:hAnsi="Times New Roman" w:cs="Times New Roman"/>
          </w:rPr>
          <w:t xml:space="preserve">ow, efficient </w:t>
        </w:r>
      </w:ins>
      <w:ins w:id="1471" w:author="Benton, Deon" w:date="2026-04-28T16:21:00Z" w16du:dateUtc="2026-04-28T21:21:00Z">
        <w:r w:rsidR="00156837">
          <w:rPr>
            <w:rFonts w:ascii="Times New Roman" w:hAnsi="Times New Roman" w:cs="Times New Roman"/>
          </w:rPr>
          <w:t>event</w:t>
        </w:r>
      </w:ins>
      <w:ins w:id="1472" w:author="Benton, Deon" w:date="2026-04-28T16:22:00Z" w16du:dateUtc="2026-04-28T21:22:00Z">
        <w:r w:rsidR="00C25EF4">
          <w:rPr>
            <w:rFonts w:ascii="Times New Roman" w:hAnsi="Times New Roman" w:cs="Times New Roman"/>
          </w:rPr>
          <w:t>.</w:t>
        </w:r>
      </w:ins>
      <w:r w:rsidR="00FB65D8">
        <w:rPr>
          <w:rFonts w:ascii="Times New Roman" w:hAnsi="Times New Roman" w:cs="Times New Roman"/>
        </w:rPr>
        <w:t xml:space="preserve"> This was true both overall and across different </w:t>
      </w:r>
      <w:ins w:id="1473" w:author="Benton, Deon" w:date="2026-04-29T11:21:00Z" w16du:dateUtc="2026-04-29T16:21:00Z">
        <w:r w:rsidR="00512641">
          <w:rPr>
            <w:rFonts w:ascii="Times New Roman" w:hAnsi="Times New Roman" w:cs="Times New Roman"/>
          </w:rPr>
          <w:t>amounts</w:t>
        </w:r>
      </w:ins>
      <w:r w:rsidR="00FB65D8">
        <w:rPr>
          <w:rFonts w:ascii="Times New Roman" w:hAnsi="Times New Roman" w:cs="Times New Roman"/>
        </w:rPr>
        <w:t xml:space="preserve"> of habituation.</w:t>
      </w:r>
      <w:ins w:id="1474" w:author="Benton, Deon" w:date="2026-04-28T16:22:00Z" w16du:dateUtc="2026-04-28T21:22:00Z">
        <w:r w:rsidR="00C25EF4">
          <w:rPr>
            <w:rFonts w:ascii="Times New Roman" w:hAnsi="Times New Roman" w:cs="Times New Roman"/>
          </w:rPr>
          <w:t xml:space="preserve"> In</w:t>
        </w:r>
      </w:ins>
      <w:ins w:id="1475" w:author="Benton, Deon" w:date="2026-04-28T16:21:00Z" w16du:dateUtc="2026-04-28T21:21:00Z">
        <w:r w:rsidR="00C25EF4">
          <w:rPr>
            <w:rFonts w:ascii="Times New Roman" w:hAnsi="Times New Roman" w:cs="Times New Roman"/>
          </w:rPr>
          <w:t xml:space="preserve"> contrast, networks in Experiment 2</w:t>
        </w:r>
      </w:ins>
      <w:ins w:id="1476" w:author="Benton, Deon" w:date="2026-04-28T16:22:00Z" w16du:dateUtc="2026-04-28T21:22:00Z">
        <w:r w:rsidR="00C25EF4">
          <w:rPr>
            <w:rFonts w:ascii="Times New Roman" w:hAnsi="Times New Roman" w:cs="Times New Roman"/>
          </w:rPr>
          <w:t>—like infants in</w:t>
        </w:r>
      </w:ins>
      <w:ins w:id="1477" w:author="Benton, Deon" w:date="2026-04-28T16:23:00Z" w16du:dateUtc="2026-04-28T21:23:00Z">
        <w:r w:rsidR="00C25EF4">
          <w:rPr>
            <w:rFonts w:ascii="Times New Roman" w:hAnsi="Times New Roman" w:cs="Times New Roman"/>
          </w:rPr>
          <w:t xml:space="preserve"> the corresponding behavioral experiment—</w:t>
        </w:r>
      </w:ins>
      <w:ins w:id="1478" w:author="Benton, Deon" w:date="2026-04-28T16:21:00Z" w16du:dateUtc="2026-04-28T21:21:00Z">
        <w:r w:rsidR="00C25EF4">
          <w:rPr>
            <w:rFonts w:ascii="Times New Roman" w:hAnsi="Times New Roman" w:cs="Times New Roman"/>
          </w:rPr>
          <w:t>looked about equally long at both test events</w:t>
        </w:r>
      </w:ins>
      <w:ins w:id="1479" w:author="Benton, Deon" w:date="2026-04-28T16:23:00Z" w16du:dateUtc="2026-04-28T21:23:00Z">
        <w:r w:rsidR="004C293F">
          <w:rPr>
            <w:rFonts w:ascii="Times New Roman" w:hAnsi="Times New Roman" w:cs="Times New Roman"/>
          </w:rPr>
          <w:t xml:space="preserve">. </w:t>
        </w:r>
      </w:ins>
      <w:ins w:id="1480" w:author="Benton, Deon" w:date="2026-04-28T16:26:00Z" w16du:dateUtc="2026-04-28T21:26:00Z">
        <w:r w:rsidR="004707E2">
          <w:rPr>
            <w:rFonts w:ascii="Times New Roman" w:hAnsi="Times New Roman" w:cs="Times New Roman"/>
          </w:rPr>
          <w:t>As</w:t>
        </w:r>
      </w:ins>
      <w:ins w:id="1481" w:author="Benton, Deon" w:date="2026-04-28T16:23:00Z" w16du:dateUtc="2026-04-28T21:23:00Z">
        <w:r w:rsidR="004C293F">
          <w:rPr>
            <w:rFonts w:ascii="Times New Roman" w:hAnsi="Times New Roman" w:cs="Times New Roman"/>
          </w:rPr>
          <w:t xml:space="preserve"> was</w:t>
        </w:r>
      </w:ins>
      <w:ins w:id="1482" w:author="Benton, Deon" w:date="2026-04-28T16:26:00Z" w16du:dateUtc="2026-04-28T21:26:00Z">
        <w:r w:rsidR="004707E2">
          <w:rPr>
            <w:rFonts w:ascii="Times New Roman" w:hAnsi="Times New Roman" w:cs="Times New Roman"/>
          </w:rPr>
          <w:t xml:space="preserve"> also</w:t>
        </w:r>
      </w:ins>
      <w:ins w:id="1483" w:author="Benton, Deon" w:date="2026-04-28T16:23:00Z" w16du:dateUtc="2026-04-28T21:23:00Z">
        <w:r w:rsidR="004C293F">
          <w:rPr>
            <w:rFonts w:ascii="Times New Roman" w:hAnsi="Times New Roman" w:cs="Times New Roman"/>
          </w:rPr>
          <w:t xml:space="preserve"> true for infants</w:t>
        </w:r>
      </w:ins>
      <w:ins w:id="1484" w:author="Benton, Deon" w:date="2026-04-28T16:26:00Z" w16du:dateUtc="2026-04-28T21:26:00Z">
        <w:r w:rsidR="004707E2">
          <w:rPr>
            <w:rFonts w:ascii="Times New Roman" w:hAnsi="Times New Roman" w:cs="Times New Roman"/>
          </w:rPr>
          <w:t xml:space="preserve"> in Experiment </w:t>
        </w:r>
      </w:ins>
      <w:r w:rsidR="00E13303">
        <w:rPr>
          <w:rFonts w:ascii="Times New Roman" w:hAnsi="Times New Roman" w:cs="Times New Roman"/>
        </w:rPr>
        <w:t>2</w:t>
      </w:r>
      <w:ins w:id="1485" w:author="Benton, Deon" w:date="2026-04-28T16:23:00Z" w16du:dateUtc="2026-04-28T21:23:00Z">
        <w:r w:rsidR="004C293F">
          <w:rPr>
            <w:rFonts w:ascii="Times New Roman" w:hAnsi="Times New Roman" w:cs="Times New Roman"/>
          </w:rPr>
          <w:t xml:space="preserve">, </w:t>
        </w:r>
      </w:ins>
      <w:ins w:id="1486" w:author="Benton, Deon" w:date="2026-04-28T16:26:00Z" w16du:dateUtc="2026-04-28T21:26:00Z">
        <w:r w:rsidR="004707E2">
          <w:rPr>
            <w:rFonts w:ascii="Times New Roman" w:hAnsi="Times New Roman" w:cs="Times New Roman"/>
          </w:rPr>
          <w:t>networks in the simulation analogue of it showed a</w:t>
        </w:r>
      </w:ins>
      <w:ins w:id="1487" w:author="Benton, Deon" w:date="2026-04-28T16:23:00Z" w16du:dateUtc="2026-04-28T21:23:00Z">
        <w:r w:rsidR="004C293F">
          <w:rPr>
            <w:rFonts w:ascii="Times New Roman" w:hAnsi="Times New Roman" w:cs="Times New Roman"/>
          </w:rPr>
          <w:t xml:space="preserve"> slight numerica</w:t>
        </w:r>
      </w:ins>
      <w:ins w:id="1488" w:author="Benton, Deon" w:date="2026-04-28T16:24:00Z" w16du:dateUtc="2026-04-28T21:24:00Z">
        <w:r w:rsidR="004C293F">
          <w:rPr>
            <w:rFonts w:ascii="Times New Roman" w:hAnsi="Times New Roman" w:cs="Times New Roman"/>
          </w:rPr>
          <w:t>l</w:t>
        </w:r>
      </w:ins>
      <w:ins w:id="1489" w:author="Benton, Deon" w:date="2026-04-28T16:23:00Z" w16du:dateUtc="2026-04-28T21:23:00Z">
        <w:r w:rsidR="004C293F">
          <w:rPr>
            <w:rFonts w:ascii="Times New Roman" w:hAnsi="Times New Roman" w:cs="Times New Roman"/>
          </w:rPr>
          <w:t xml:space="preserve"> tendency to look longer</w:t>
        </w:r>
      </w:ins>
      <w:ins w:id="1490" w:author="Benton, Deon" w:date="2026-04-28T16:18:00Z" w16du:dateUtc="2026-04-28T21:18:00Z">
        <w:r>
          <w:rPr>
            <w:rFonts w:ascii="Times New Roman" w:hAnsi="Times New Roman" w:cs="Times New Roman"/>
          </w:rPr>
          <w:t xml:space="preserve"> </w:t>
        </w:r>
      </w:ins>
      <w:ins w:id="1491" w:author="Benton, Deon" w:date="2026-04-28T16:24:00Z" w16du:dateUtc="2026-04-28T21:24:00Z">
        <w:r w:rsidR="004C293F">
          <w:rPr>
            <w:rFonts w:ascii="Times New Roman" w:hAnsi="Times New Roman" w:cs="Times New Roman"/>
          </w:rPr>
          <w:t xml:space="preserve">at the </w:t>
        </w:r>
      </w:ins>
      <w:ins w:id="1492" w:author="Benton, Deon" w:date="2026-05-16T01:05:00Z" w16du:dateUtc="2026-05-16T06:05:00Z">
        <w:r w:rsidR="00DD3452">
          <w:rPr>
            <w:rFonts w:ascii="Times New Roman" w:hAnsi="Times New Roman" w:cs="Times New Roman"/>
          </w:rPr>
          <w:t>L</w:t>
        </w:r>
      </w:ins>
      <w:ins w:id="1493" w:author="Benton, Deon" w:date="2026-04-28T16:24:00Z" w16du:dateUtc="2026-04-28T21:24:00Z">
        <w:r w:rsidR="004C293F">
          <w:rPr>
            <w:rFonts w:ascii="Times New Roman" w:hAnsi="Times New Roman" w:cs="Times New Roman"/>
          </w:rPr>
          <w:t xml:space="preserve">ow, efficient test event than at the </w:t>
        </w:r>
      </w:ins>
      <w:ins w:id="1494" w:author="Benton, Deon" w:date="2026-05-16T01:02:00Z" w16du:dateUtc="2026-05-16T06:02:00Z">
        <w:r w:rsidR="00340CFD">
          <w:rPr>
            <w:rFonts w:ascii="Times New Roman" w:hAnsi="Times New Roman" w:cs="Times New Roman"/>
          </w:rPr>
          <w:t>High, inefficient</w:t>
        </w:r>
      </w:ins>
      <w:ins w:id="1495" w:author="Benton, Deon" w:date="2026-04-28T16:24:00Z" w16du:dateUtc="2026-04-28T21:24:00Z">
        <w:r w:rsidR="004C293F">
          <w:rPr>
            <w:rFonts w:ascii="Times New Roman" w:hAnsi="Times New Roman" w:cs="Times New Roman"/>
          </w:rPr>
          <w:t xml:space="preserve"> one</w:t>
        </w:r>
      </w:ins>
      <w:r w:rsidR="00B4792C">
        <w:rPr>
          <w:rFonts w:ascii="Times New Roman" w:hAnsi="Times New Roman" w:cs="Times New Roman"/>
        </w:rPr>
        <w:t xml:space="preserve">. </w:t>
      </w:r>
      <w:r w:rsidR="00E13303">
        <w:rPr>
          <w:rFonts w:ascii="Times New Roman" w:hAnsi="Times New Roman" w:cs="Times New Roman"/>
        </w:rPr>
        <w:t xml:space="preserve">It is nonetheless worth interpreting this particular result with a bit of caution given that </w:t>
      </w:r>
      <w:ins w:id="1496" w:author="Benton, Deon" w:date="2026-05-15T21:02:00Z" w16du:dateUtc="2026-05-16T02:02:00Z">
        <w:r w:rsidR="00785F80">
          <w:rPr>
            <w:rFonts w:ascii="Times New Roman" w:hAnsi="Times New Roman" w:cs="Times New Roman"/>
          </w:rPr>
          <w:t>it just</w:t>
        </w:r>
      </w:ins>
      <w:r w:rsidR="00E13303">
        <w:rPr>
          <w:rFonts w:ascii="Times New Roman" w:hAnsi="Times New Roman" w:cs="Times New Roman"/>
        </w:rPr>
        <w:t xml:space="preserve"> </w:t>
      </w:r>
      <w:r w:rsidR="006F23DD">
        <w:rPr>
          <w:rFonts w:ascii="Times New Roman" w:hAnsi="Times New Roman" w:cs="Times New Roman"/>
        </w:rPr>
        <w:t>failed to reach statistical significance in</w:t>
      </w:r>
      <w:r w:rsidR="00E13303">
        <w:rPr>
          <w:rFonts w:ascii="Times New Roman" w:hAnsi="Times New Roman" w:cs="Times New Roman"/>
        </w:rPr>
        <w:t xml:space="preserve"> Liu and </w:t>
      </w:r>
      <w:proofErr w:type="spellStart"/>
      <w:r w:rsidR="00E13303">
        <w:rPr>
          <w:rFonts w:ascii="Times New Roman" w:hAnsi="Times New Roman" w:cs="Times New Roman"/>
        </w:rPr>
        <w:t>Spelke</w:t>
      </w:r>
      <w:proofErr w:type="spellEnd"/>
      <w:r w:rsidR="00E13303">
        <w:rPr>
          <w:rFonts w:ascii="Times New Roman" w:hAnsi="Times New Roman" w:cs="Times New Roman"/>
        </w:rPr>
        <w:t xml:space="preserve"> (2017)</w:t>
      </w:r>
      <w:ins w:id="1497" w:author="Benton, Deon" w:date="2026-05-15T21:03:00Z" w16du:dateUtc="2026-05-16T02:03:00Z">
        <w:r w:rsidR="00B8241C">
          <w:rPr>
            <w:rFonts w:ascii="Times New Roman" w:hAnsi="Times New Roman" w:cs="Times New Roman"/>
          </w:rPr>
          <w:t>; the numerical difference here, however, would like</w:t>
        </w:r>
      </w:ins>
      <w:ins w:id="1498" w:author="Benton, Deon" w:date="2026-05-16T01:10:00Z" w16du:dateUtc="2026-05-16T06:10:00Z">
        <w:r w:rsidR="00DD3452">
          <w:rPr>
            <w:rFonts w:ascii="Times New Roman" w:hAnsi="Times New Roman" w:cs="Times New Roman"/>
          </w:rPr>
          <w:t>ly</w:t>
        </w:r>
      </w:ins>
      <w:ins w:id="1499" w:author="Benton, Deon" w:date="2026-05-15T21:03:00Z" w16du:dateUtc="2026-05-16T02:03:00Z">
        <w:r w:rsidR="00B8241C">
          <w:rPr>
            <w:rFonts w:ascii="Times New Roman" w:hAnsi="Times New Roman" w:cs="Times New Roman"/>
          </w:rPr>
          <w:t xml:space="preserve"> be statistically reliable. </w:t>
        </w:r>
      </w:ins>
      <w:r w:rsidR="00787672">
        <w:rPr>
          <w:rFonts w:ascii="Times New Roman" w:hAnsi="Times New Roman" w:cs="Times New Roman"/>
        </w:rPr>
        <w:t xml:space="preserve"> This caveat </w:t>
      </w:r>
      <w:r w:rsidR="00787672">
        <w:rPr>
          <w:rFonts w:ascii="Times New Roman" w:hAnsi="Times New Roman" w:cs="Times New Roman"/>
        </w:rPr>
        <w:lastRenderedPageBreak/>
        <w:t xml:space="preserve">notwithstanding, </w:t>
      </w:r>
      <w:ins w:id="1500" w:author="Benton, Deon" w:date="2026-05-16T01:09:00Z" w16du:dateUtc="2026-05-16T06:09:00Z">
        <w:r w:rsidR="00DD3452">
          <w:rPr>
            <w:rFonts w:ascii="Times New Roman" w:hAnsi="Times New Roman" w:cs="Times New Roman"/>
          </w:rPr>
          <w:t>that a</w:t>
        </w:r>
      </w:ins>
      <w:ins w:id="1501" w:author="Benton, Deon" w:date="2026-04-28T16:27:00Z" w16du:dateUtc="2026-04-28T21:27:00Z">
        <w:r w:rsidR="00676E55">
          <w:rPr>
            <w:rFonts w:ascii="Times New Roman" w:hAnsi="Times New Roman" w:cs="Times New Roman"/>
          </w:rPr>
          <w:t xml:space="preserve"> model </w:t>
        </w:r>
      </w:ins>
      <w:r w:rsidR="000E7BEC">
        <w:rPr>
          <w:rFonts w:ascii="Times New Roman" w:hAnsi="Times New Roman" w:cs="Times New Roman"/>
        </w:rPr>
        <w:t>lacking</w:t>
      </w:r>
      <w:r w:rsidR="00630B2A">
        <w:rPr>
          <w:rFonts w:ascii="Times New Roman" w:hAnsi="Times New Roman" w:cs="Times New Roman"/>
        </w:rPr>
        <w:t xml:space="preserve"> </w:t>
      </w:r>
      <w:ins w:id="1502" w:author="Benton, Deon" w:date="2026-04-28T16:27:00Z" w16du:dateUtc="2026-04-28T21:27:00Z">
        <w:r w:rsidR="00676E55">
          <w:rPr>
            <w:rFonts w:ascii="Times New Roman" w:hAnsi="Times New Roman" w:cs="Times New Roman"/>
          </w:rPr>
          <w:t xml:space="preserve">notions of efficiency, cost, </w:t>
        </w:r>
      </w:ins>
      <w:r w:rsidR="00630B2A">
        <w:rPr>
          <w:rFonts w:ascii="Times New Roman" w:hAnsi="Times New Roman" w:cs="Times New Roman"/>
        </w:rPr>
        <w:t xml:space="preserve">or </w:t>
      </w:r>
      <w:ins w:id="1503" w:author="Benton, Deon" w:date="2026-04-28T16:27:00Z" w16du:dateUtc="2026-04-28T21:27:00Z">
        <w:r w:rsidR="00676E55">
          <w:rPr>
            <w:rFonts w:ascii="Times New Roman" w:hAnsi="Times New Roman" w:cs="Times New Roman"/>
          </w:rPr>
          <w:t xml:space="preserve">utility can </w:t>
        </w:r>
      </w:ins>
      <w:ins w:id="1504" w:author="Benton, Deon" w:date="2026-04-28T16:30:00Z" w16du:dateUtc="2026-04-28T21:30:00Z">
        <w:r w:rsidR="00A8046D">
          <w:rPr>
            <w:rFonts w:ascii="Times New Roman" w:hAnsi="Times New Roman" w:cs="Times New Roman"/>
          </w:rPr>
          <w:t xml:space="preserve">nonetheless </w:t>
        </w:r>
      </w:ins>
      <w:ins w:id="1505" w:author="Benton, Deon" w:date="2026-04-28T16:27:00Z" w16du:dateUtc="2026-04-28T21:27:00Z">
        <w:r w:rsidR="00676E55">
          <w:rPr>
            <w:rFonts w:ascii="Times New Roman" w:hAnsi="Times New Roman" w:cs="Times New Roman"/>
          </w:rPr>
          <w:t>qualitatively reproduce infants’ looking behaviors</w:t>
        </w:r>
      </w:ins>
      <w:ins w:id="1506" w:author="Benton, Deon" w:date="2026-04-28T16:28:00Z" w16du:dateUtc="2026-04-28T21:28:00Z">
        <w:r w:rsidR="009C5E1C">
          <w:rPr>
            <w:rFonts w:ascii="Times New Roman" w:hAnsi="Times New Roman" w:cs="Times New Roman"/>
          </w:rPr>
          <w:t xml:space="preserve"> lends additional support to </w:t>
        </w:r>
      </w:ins>
      <w:ins w:id="1507" w:author="Benton, Deon" w:date="2026-05-15T21:04:00Z" w16du:dateUtc="2026-05-16T02:04:00Z">
        <w:r w:rsidR="00B8241C">
          <w:rPr>
            <w:rFonts w:ascii="Times New Roman" w:hAnsi="Times New Roman" w:cs="Times New Roman"/>
          </w:rPr>
          <w:t>the notion that such</w:t>
        </w:r>
      </w:ins>
      <w:ins w:id="1508" w:author="Benton, Deon" w:date="2026-04-28T16:28:00Z" w16du:dateUtc="2026-04-28T21:28:00Z">
        <w:r w:rsidR="009C5E1C">
          <w:rPr>
            <w:rFonts w:ascii="Times New Roman" w:hAnsi="Times New Roman" w:cs="Times New Roman"/>
          </w:rPr>
          <w:t xml:space="preserve"> concepts are not necessary to explain</w:t>
        </w:r>
      </w:ins>
      <w:ins w:id="1509" w:author="Benton, Deon" w:date="2026-04-28T16:30:00Z" w16du:dateUtc="2026-04-28T21:30:00Z">
        <w:r w:rsidR="00A8046D">
          <w:rPr>
            <w:rFonts w:ascii="Times New Roman" w:hAnsi="Times New Roman" w:cs="Times New Roman"/>
          </w:rPr>
          <w:t xml:space="preserve"> </w:t>
        </w:r>
      </w:ins>
      <w:ins w:id="1510" w:author="Benton, Deon" w:date="2026-05-15T21:04:00Z" w16du:dateUtc="2026-05-16T02:04:00Z">
        <w:r w:rsidR="00B8241C">
          <w:rPr>
            <w:rFonts w:ascii="Times New Roman" w:hAnsi="Times New Roman" w:cs="Times New Roman"/>
          </w:rPr>
          <w:t>infants’</w:t>
        </w:r>
      </w:ins>
      <w:ins w:id="1511" w:author="Benton, Deon" w:date="2026-04-28T16:30:00Z" w16du:dateUtc="2026-04-28T21:30:00Z">
        <w:r w:rsidR="00A8046D">
          <w:rPr>
            <w:rFonts w:ascii="Times New Roman" w:hAnsi="Times New Roman" w:cs="Times New Roman"/>
          </w:rPr>
          <w:t xml:space="preserve"> looking; associative learning </w:t>
        </w:r>
      </w:ins>
      <w:proofErr w:type="gramStart"/>
      <w:ins w:id="1512" w:author="Benton, Deon" w:date="2026-05-15T21:04:00Z" w16du:dateUtc="2026-05-16T02:04:00Z">
        <w:r w:rsidR="009528A9">
          <w:rPr>
            <w:rFonts w:ascii="Times New Roman" w:hAnsi="Times New Roman" w:cs="Times New Roman"/>
          </w:rPr>
          <w:t>is</w:t>
        </w:r>
      </w:ins>
      <w:ins w:id="1513" w:author="Benton, Deon" w:date="2026-04-28T16:30:00Z" w16du:dateUtc="2026-04-28T21:30:00Z">
        <w:r w:rsidR="00A8046D">
          <w:rPr>
            <w:rFonts w:ascii="Times New Roman" w:hAnsi="Times New Roman" w:cs="Times New Roman"/>
          </w:rPr>
          <w:t xml:space="preserve"> be</w:t>
        </w:r>
        <w:proofErr w:type="gramEnd"/>
        <w:r w:rsidR="00A8046D">
          <w:rPr>
            <w:rFonts w:ascii="Times New Roman" w:hAnsi="Times New Roman" w:cs="Times New Roman"/>
          </w:rPr>
          <w:t xml:space="preserve"> sufficient.</w:t>
        </w:r>
      </w:ins>
      <w:ins w:id="1514" w:author="Benton, Deon" w:date="2026-04-28T16:28:00Z" w16du:dateUtc="2026-04-28T21:28:00Z">
        <w:r w:rsidR="009C5E1C">
          <w:rPr>
            <w:rFonts w:ascii="Times New Roman" w:hAnsi="Times New Roman" w:cs="Times New Roman"/>
          </w:rPr>
          <w:t xml:space="preserve"> </w:t>
        </w:r>
      </w:ins>
    </w:p>
    <w:p w14:paraId="215415E8" w14:textId="047CC0EE" w:rsidR="00E1149B" w:rsidRDefault="00E1149B" w:rsidP="00EF724B">
      <w:pPr>
        <w:spacing w:line="480" w:lineRule="auto"/>
        <w:ind w:firstLine="720"/>
        <w:contextualSpacing/>
        <w:rPr>
          <w:rFonts w:ascii="Times New Roman" w:hAnsi="Times New Roman" w:cs="Times New Roman"/>
        </w:rPr>
      </w:pPr>
    </w:p>
    <w:tbl>
      <w:tblPr>
        <w:tblStyle w:val="TableGrid"/>
        <w:tblW w:w="8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4"/>
      </w:tblGrid>
      <w:tr w:rsidR="00B95EB5" w14:paraId="65D5ECF9" w14:textId="77777777" w:rsidTr="00F54BD7">
        <w:trPr>
          <w:trHeight w:val="4025"/>
        </w:trPr>
        <w:tc>
          <w:tcPr>
            <w:tcW w:w="8584" w:type="dxa"/>
          </w:tcPr>
          <w:p w14:paraId="5754A8A0" w14:textId="676146DF" w:rsidR="00B95EB5" w:rsidRDefault="00B95EB5" w:rsidP="00F54BD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9E8B434" wp14:editId="4296236E">
                  <wp:extent cx="4772025" cy="2919297"/>
                  <wp:effectExtent l="0" t="0" r="0" b="0"/>
                  <wp:docPr id="6810391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9130" name="Picture 68103913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785070" cy="2927277"/>
                          </a:xfrm>
                          <a:prstGeom prst="rect">
                            <a:avLst/>
                          </a:prstGeom>
                        </pic:spPr>
                      </pic:pic>
                    </a:graphicData>
                  </a:graphic>
                </wp:inline>
              </w:drawing>
            </w:r>
          </w:p>
        </w:tc>
      </w:tr>
    </w:tbl>
    <w:p w14:paraId="73433703" w14:textId="28232675" w:rsidR="00F54BD7" w:rsidRDefault="00F54BD7" w:rsidP="00F54BD7">
      <w:pPr>
        <w:pStyle w:val="Caption"/>
        <w:rPr>
          <w:rFonts w:ascii="Times New Roman" w:hAnsi="Times New Roman" w:cs="Times New Roman"/>
        </w:rPr>
      </w:pPr>
      <w:r w:rsidRPr="00F54BD7">
        <w:rPr>
          <w:rFonts w:ascii="Times New Roman" w:hAnsi="Times New Roman" w:cs="Times New Roman"/>
          <w:b/>
          <w:bCs/>
          <w:i w:val="0"/>
          <w:iCs w:val="0"/>
          <w:color w:val="auto"/>
          <w:sz w:val="24"/>
          <w:szCs w:val="24"/>
        </w:rPr>
        <w:t xml:space="preserve">Figure </w:t>
      </w:r>
      <w:r w:rsidRPr="00F54BD7">
        <w:rPr>
          <w:rFonts w:ascii="Times New Roman" w:hAnsi="Times New Roman" w:cs="Times New Roman"/>
          <w:b/>
          <w:bCs/>
          <w:i w:val="0"/>
          <w:iCs w:val="0"/>
          <w:color w:val="auto"/>
          <w:sz w:val="24"/>
          <w:szCs w:val="24"/>
        </w:rPr>
        <w:fldChar w:fldCharType="begin"/>
      </w:r>
      <w:r w:rsidRPr="00F54BD7">
        <w:rPr>
          <w:rFonts w:ascii="Times New Roman" w:hAnsi="Times New Roman" w:cs="Times New Roman"/>
          <w:b/>
          <w:bCs/>
          <w:i w:val="0"/>
          <w:iCs w:val="0"/>
          <w:color w:val="auto"/>
          <w:sz w:val="24"/>
          <w:szCs w:val="24"/>
        </w:rPr>
        <w:instrText xml:space="preserve"> SEQ Figure \* ARABIC </w:instrText>
      </w:r>
      <w:r w:rsidRPr="00F54BD7">
        <w:rPr>
          <w:rFonts w:ascii="Times New Roman" w:hAnsi="Times New Roman" w:cs="Times New Roman"/>
          <w:b/>
          <w:bCs/>
          <w:i w:val="0"/>
          <w:iCs w:val="0"/>
          <w:color w:val="auto"/>
          <w:sz w:val="24"/>
          <w:szCs w:val="24"/>
        </w:rPr>
        <w:fldChar w:fldCharType="separate"/>
      </w:r>
      <w:ins w:id="1515" w:author="Benton, Deon" w:date="2026-05-17T00:53:00Z" w16du:dateUtc="2026-05-17T05:53:00Z">
        <w:r w:rsidR="00014507">
          <w:rPr>
            <w:rFonts w:ascii="Times New Roman" w:hAnsi="Times New Roman" w:cs="Times New Roman"/>
            <w:b/>
            <w:bCs/>
            <w:i w:val="0"/>
            <w:iCs w:val="0"/>
            <w:noProof/>
            <w:color w:val="auto"/>
            <w:sz w:val="24"/>
            <w:szCs w:val="24"/>
          </w:rPr>
          <w:t>15</w:t>
        </w:r>
      </w:ins>
      <w:r w:rsidRPr="00F54BD7">
        <w:rPr>
          <w:rFonts w:ascii="Times New Roman" w:hAnsi="Times New Roman" w:cs="Times New Roman"/>
          <w:b/>
          <w:bCs/>
          <w:i w:val="0"/>
          <w:iCs w:val="0"/>
          <w:color w:val="auto"/>
          <w:sz w:val="24"/>
          <w:szCs w:val="24"/>
        </w:rPr>
        <w:fldChar w:fldCharType="end"/>
      </w:r>
      <w:r w:rsidRPr="00F54BD7">
        <w:rPr>
          <w:rFonts w:ascii="Times New Roman" w:hAnsi="Times New Roman" w:cs="Times New Roman"/>
          <w:b/>
          <w:bCs/>
          <w:i w:val="0"/>
          <w:iCs w:val="0"/>
          <w:color w:val="auto"/>
          <w:sz w:val="24"/>
          <w:szCs w:val="24"/>
        </w:rPr>
        <w:t>.</w:t>
      </w:r>
      <w:r w:rsidRPr="00F54BD7">
        <w:rPr>
          <w:color w:val="auto"/>
        </w:rPr>
        <w:t xml:space="preserve"> </w:t>
      </w:r>
      <w:r>
        <w:rPr>
          <w:rFonts w:ascii="Times New Roman" w:hAnsi="Times New Roman" w:cs="Times New Roman"/>
          <w:i w:val="0"/>
          <w:iCs w:val="0"/>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Pr>
          <w:rFonts w:ascii="Times New Roman" w:hAnsi="Times New Roman" w:cs="Times New Roman"/>
          <w:i w:val="0"/>
          <w:iCs w:val="0"/>
          <w:color w:val="000000" w:themeColor="text1"/>
          <w:sz w:val="24"/>
          <w:szCs w:val="24"/>
        </w:rPr>
        <w:t>High</w:t>
      </w:r>
      <w:ins w:id="1516" w:author="Benton, Deon" w:date="2026-05-16T01:02:00Z" w16du:dateUtc="2026-05-16T06:02:00Z">
        <w:r w:rsidR="00487126">
          <w:rPr>
            <w:rFonts w:ascii="Times New Roman" w:hAnsi="Times New Roman" w:cs="Times New Roman"/>
            <w:i w:val="0"/>
            <w:iCs w:val="0"/>
            <w:color w:val="000000" w:themeColor="text1"/>
            <w:sz w:val="24"/>
            <w:szCs w:val="24"/>
          </w:rPr>
          <w:t>, inefficient</w:t>
        </w:r>
      </w:ins>
      <w:r>
        <w:rPr>
          <w:rFonts w:ascii="Times New Roman" w:hAnsi="Times New Roman" w:cs="Times New Roman"/>
          <w:i w:val="0"/>
          <w:iCs w:val="0"/>
          <w:color w:val="000000" w:themeColor="text1"/>
          <w:sz w:val="24"/>
          <w:szCs w:val="24"/>
        </w:rPr>
        <w:t xml:space="preserve"> and Low</w:t>
      </w:r>
      <w:ins w:id="1517" w:author="Benton, Deon" w:date="2026-05-16T01:02:00Z" w16du:dateUtc="2026-05-16T06:02:00Z">
        <w:r w:rsidR="00487126">
          <w:rPr>
            <w:rFonts w:ascii="Times New Roman" w:hAnsi="Times New Roman" w:cs="Times New Roman"/>
            <w:i w:val="0"/>
            <w:iCs w:val="0"/>
            <w:color w:val="000000" w:themeColor="text1"/>
            <w:sz w:val="24"/>
            <w:szCs w:val="24"/>
          </w:rPr>
          <w:t>, efficient</w:t>
        </w:r>
      </w:ins>
      <w:r w:rsidRPr="00F20CB1">
        <w:rPr>
          <w:rFonts w:ascii="Times New Roman" w:hAnsi="Times New Roman" w:cs="Times New Roman"/>
          <w:i w:val="0"/>
          <w:iCs w:val="0"/>
          <w:color w:val="000000" w:themeColor="text1"/>
          <w:sz w:val="24"/>
          <w:szCs w:val="24"/>
        </w:rPr>
        <w:t xml:space="preserve"> test events for networks </w:t>
      </w:r>
      <w:r>
        <w:rPr>
          <w:rFonts w:ascii="Times New Roman" w:hAnsi="Times New Roman" w:cs="Times New Roman"/>
          <w:i w:val="0"/>
          <w:iCs w:val="0"/>
          <w:color w:val="000000" w:themeColor="text1"/>
          <w:sz w:val="24"/>
          <w:szCs w:val="24"/>
        </w:rPr>
        <w:t>in Experiment 1</w:t>
      </w:r>
      <w:r w:rsidR="00554D82">
        <w:rPr>
          <w:rFonts w:ascii="Times New Roman" w:hAnsi="Times New Roman" w:cs="Times New Roman"/>
          <w:i w:val="0"/>
          <w:iCs w:val="0"/>
          <w:color w:val="000000" w:themeColor="text1"/>
          <w:sz w:val="24"/>
          <w:szCs w:val="24"/>
        </w:rPr>
        <w:t>-3.</w:t>
      </w:r>
      <w:r>
        <w:rPr>
          <w:rFonts w:ascii="Times New Roman" w:hAnsi="Times New Roman" w:cs="Times New Roman"/>
          <w:i w:val="0"/>
          <w:iCs w:val="0"/>
          <w:color w:val="000000" w:themeColor="text1"/>
          <w:sz w:val="24"/>
          <w:szCs w:val="24"/>
        </w:rPr>
        <w:t xml:space="preserve"> These experiments correspond to those in Liu and </w:t>
      </w:r>
      <w:proofErr w:type="spellStart"/>
      <w:r>
        <w:rPr>
          <w:rFonts w:ascii="Times New Roman" w:hAnsi="Times New Roman" w:cs="Times New Roman"/>
          <w:i w:val="0"/>
          <w:iCs w:val="0"/>
          <w:color w:val="000000" w:themeColor="text1"/>
          <w:sz w:val="24"/>
          <w:szCs w:val="24"/>
        </w:rPr>
        <w:t>Spelke</w:t>
      </w:r>
      <w:proofErr w:type="spellEnd"/>
      <w:r>
        <w:rPr>
          <w:rFonts w:ascii="Times New Roman" w:hAnsi="Times New Roman" w:cs="Times New Roman"/>
          <w:i w:val="0"/>
          <w:iCs w:val="0"/>
          <w:color w:val="000000" w:themeColor="text1"/>
          <w:sz w:val="24"/>
          <w:szCs w:val="24"/>
        </w:rPr>
        <w:t xml:space="preserve"> (2017).</w:t>
      </w:r>
    </w:p>
    <w:p w14:paraId="45A8B9FC" w14:textId="74A26812" w:rsidR="00E1149B" w:rsidRDefault="00E1149B" w:rsidP="00F54BD7">
      <w:pPr>
        <w:pStyle w:val="Caption"/>
        <w:rPr>
          <w:rFonts w:ascii="Times New Roman" w:hAnsi="Times New Roman" w:cs="Times New Roman"/>
        </w:rPr>
      </w:pPr>
    </w:p>
    <w:p w14:paraId="75464637" w14:textId="37CD56B9" w:rsidR="00E1149B" w:rsidRDefault="00014507" w:rsidP="00EF724B">
      <w:pPr>
        <w:spacing w:line="480" w:lineRule="auto"/>
        <w:ind w:firstLine="720"/>
        <w:contextualSpacing/>
        <w:rPr>
          <w:ins w:id="1518" w:author="Benton, Deon" w:date="2026-05-17T01:02:00Z" w16du:dateUtc="2026-05-17T06:02:00Z"/>
          <w:rFonts w:ascii="Times New Roman" w:hAnsi="Times New Roman" w:cs="Times New Roman"/>
        </w:rPr>
      </w:pPr>
      <w:ins w:id="1519" w:author="Benton, Deon" w:date="2026-05-17T00:51:00Z" w16du:dateUtc="2026-05-17T05:51:00Z">
        <w:r>
          <w:rPr>
            <w:rFonts w:ascii="Times New Roman" w:hAnsi="Times New Roman" w:cs="Times New Roman"/>
          </w:rPr>
          <w:t xml:space="preserve">OM10-2’s performance is shown in Figure </w:t>
        </w:r>
      </w:ins>
      <w:ins w:id="1520" w:author="Benton, Deon" w:date="2026-05-17T00:55:00Z" w16du:dateUtc="2026-05-17T05:55:00Z">
        <w:r>
          <w:rPr>
            <w:rFonts w:ascii="Times New Roman" w:hAnsi="Times New Roman" w:cs="Times New Roman"/>
          </w:rPr>
          <w:t xml:space="preserve">15. </w:t>
        </w:r>
      </w:ins>
      <w:ins w:id="1521" w:author="Benton, Deon" w:date="2026-05-17T00:57:00Z" w16du:dateUtc="2026-05-17T05:57:00Z">
        <w:r w:rsidR="00E075A2">
          <w:rPr>
            <w:rFonts w:ascii="Times New Roman" w:hAnsi="Times New Roman" w:cs="Times New Roman"/>
          </w:rPr>
          <w:t>Although this model captured infants’ looking responses in Experiment 3—the model, like the infants—showed more activation of the critical units in response to the High, inefficient test event than the Low, efficient one</w:t>
        </w:r>
      </w:ins>
      <w:ins w:id="1522" w:author="Benton, Deon" w:date="2026-05-17T00:58:00Z" w16du:dateUtc="2026-05-17T05:58:00Z">
        <w:r w:rsidR="00E075A2">
          <w:rPr>
            <w:rFonts w:ascii="Times New Roman" w:hAnsi="Times New Roman" w:cs="Times New Roman"/>
          </w:rPr>
          <w:t>—</w:t>
        </w:r>
        <w:r w:rsidR="00294E8B">
          <w:rPr>
            <w:rFonts w:ascii="Times New Roman" w:hAnsi="Times New Roman" w:cs="Times New Roman"/>
          </w:rPr>
          <w:t>the model failed to capture infants’ responses in</w:t>
        </w:r>
      </w:ins>
      <w:r w:rsidR="00E0420F">
        <w:rPr>
          <w:rFonts w:ascii="Times New Roman" w:hAnsi="Times New Roman" w:cs="Times New Roman"/>
        </w:rPr>
        <w:t xml:space="preserve"> Experiments 1 and </w:t>
      </w:r>
      <w:ins w:id="1523" w:author="Benton, Deon" w:date="2026-05-17T00:58:00Z" w16du:dateUtc="2026-05-17T05:58:00Z">
        <w:r w:rsidR="00294E8B">
          <w:rPr>
            <w:rFonts w:ascii="Times New Roman" w:hAnsi="Times New Roman" w:cs="Times New Roman"/>
          </w:rPr>
          <w:t>2</w:t>
        </w:r>
      </w:ins>
      <w:r w:rsidR="00E0420F">
        <w:rPr>
          <w:rFonts w:ascii="Times New Roman" w:hAnsi="Times New Roman" w:cs="Times New Roman"/>
        </w:rPr>
        <w:t xml:space="preserve">. </w:t>
      </w:r>
      <w:r w:rsidR="005B2D7A">
        <w:rPr>
          <w:rFonts w:ascii="Times New Roman" w:hAnsi="Times New Roman" w:cs="Times New Roman"/>
        </w:rPr>
        <w:t>In Experiment 1,</w:t>
      </w:r>
      <w:r w:rsidR="00E65C1F">
        <w:rPr>
          <w:rFonts w:ascii="Times New Roman" w:hAnsi="Times New Roman" w:cs="Times New Roman"/>
        </w:rPr>
        <w:t xml:space="preserve"> for example, the critical units were activated to a greater extent during the </w:t>
      </w:r>
      <w:r w:rsidR="005B2D7A">
        <w:rPr>
          <w:rFonts w:ascii="Times New Roman" w:hAnsi="Times New Roman" w:cs="Times New Roman"/>
        </w:rPr>
        <w:t>Low</w:t>
      </w:r>
      <w:ins w:id="1524" w:author="Benton, Deon" w:date="2026-05-17T00:59:00Z" w16du:dateUtc="2026-05-17T05:59:00Z">
        <w:r w:rsidR="00294E8B">
          <w:rPr>
            <w:rFonts w:ascii="Times New Roman" w:hAnsi="Times New Roman" w:cs="Times New Roman"/>
          </w:rPr>
          <w:t>, efficient</w:t>
        </w:r>
      </w:ins>
      <w:r w:rsidR="00E65C1F">
        <w:rPr>
          <w:rFonts w:ascii="Times New Roman" w:hAnsi="Times New Roman" w:cs="Times New Roman"/>
        </w:rPr>
        <w:t xml:space="preserve"> test event than during the </w:t>
      </w:r>
      <w:r w:rsidR="005B2D7A">
        <w:rPr>
          <w:rFonts w:ascii="Times New Roman" w:hAnsi="Times New Roman" w:cs="Times New Roman"/>
        </w:rPr>
        <w:t>High</w:t>
      </w:r>
      <w:ins w:id="1525" w:author="Benton, Deon" w:date="2026-05-17T00:59:00Z" w16du:dateUtc="2026-05-17T05:59:00Z">
        <w:r w:rsidR="00294E8B">
          <w:rPr>
            <w:rFonts w:ascii="Times New Roman" w:hAnsi="Times New Roman" w:cs="Times New Roman"/>
          </w:rPr>
          <w:t>, inefficient</w:t>
        </w:r>
      </w:ins>
      <w:r w:rsidR="00E65C1F">
        <w:rPr>
          <w:rFonts w:ascii="Times New Roman" w:hAnsi="Times New Roman" w:cs="Times New Roman"/>
        </w:rPr>
        <w:t xml:space="preserve"> test event.</w:t>
      </w:r>
      <w:r w:rsidR="005B2D7A">
        <w:rPr>
          <w:rFonts w:ascii="Times New Roman" w:hAnsi="Times New Roman" w:cs="Times New Roman"/>
        </w:rPr>
        <w:t xml:space="preserve"> The reverse pattern was observed in Experiment 2</w:t>
      </w:r>
      <w:r w:rsidR="00B42A6F">
        <w:rPr>
          <w:rFonts w:ascii="Times New Roman" w:hAnsi="Times New Roman" w:cs="Times New Roman"/>
        </w:rPr>
        <w:t>; that is, the critical units</w:t>
      </w:r>
      <w:r w:rsidR="005B2D7A">
        <w:rPr>
          <w:rFonts w:ascii="Times New Roman" w:hAnsi="Times New Roman" w:cs="Times New Roman"/>
        </w:rPr>
        <w:t xml:space="preserve"> were activated to a greater extent during the High</w:t>
      </w:r>
      <w:ins w:id="1526" w:author="Benton, Deon" w:date="2026-05-17T00:59:00Z" w16du:dateUtc="2026-05-17T05:59:00Z">
        <w:r w:rsidR="00294E8B">
          <w:rPr>
            <w:rFonts w:ascii="Times New Roman" w:hAnsi="Times New Roman" w:cs="Times New Roman"/>
          </w:rPr>
          <w:t>, inefficient</w:t>
        </w:r>
      </w:ins>
      <w:r w:rsidR="005B2D7A">
        <w:rPr>
          <w:rFonts w:ascii="Times New Roman" w:hAnsi="Times New Roman" w:cs="Times New Roman"/>
        </w:rPr>
        <w:t xml:space="preserve"> test event than</w:t>
      </w:r>
      <w:ins w:id="1527" w:author="Benton, Deon" w:date="2026-05-17T00:59:00Z" w16du:dateUtc="2026-05-17T05:59:00Z">
        <w:r w:rsidR="00294E8B">
          <w:rPr>
            <w:rFonts w:ascii="Times New Roman" w:hAnsi="Times New Roman" w:cs="Times New Roman"/>
          </w:rPr>
          <w:t xml:space="preserve"> during</w:t>
        </w:r>
      </w:ins>
      <w:r w:rsidR="005B2D7A">
        <w:rPr>
          <w:rFonts w:ascii="Times New Roman" w:hAnsi="Times New Roman" w:cs="Times New Roman"/>
        </w:rPr>
        <w:t xml:space="preserve"> the Low</w:t>
      </w:r>
      <w:ins w:id="1528" w:author="Benton, Deon" w:date="2026-05-17T00:59:00Z" w16du:dateUtc="2026-05-17T05:59:00Z">
        <w:r w:rsidR="00294E8B">
          <w:rPr>
            <w:rFonts w:ascii="Times New Roman" w:hAnsi="Times New Roman" w:cs="Times New Roman"/>
          </w:rPr>
          <w:t>, efficient event</w:t>
        </w:r>
      </w:ins>
      <w:r w:rsidR="005B2D7A">
        <w:rPr>
          <w:rFonts w:ascii="Times New Roman" w:hAnsi="Times New Roman" w:cs="Times New Roman"/>
        </w:rPr>
        <w:t>.</w:t>
      </w:r>
      <w:r w:rsidR="00E65C1F">
        <w:rPr>
          <w:rFonts w:ascii="Times New Roman" w:hAnsi="Times New Roman" w:cs="Times New Roman"/>
        </w:rPr>
        <w:t xml:space="preserve">  </w:t>
      </w:r>
      <w:r w:rsidR="004A3269">
        <w:rPr>
          <w:rFonts w:ascii="Times New Roman" w:hAnsi="Times New Roman" w:cs="Times New Roman"/>
        </w:rPr>
        <w:t xml:space="preserve">These findings suggest that simply improving </w:t>
      </w:r>
      <w:r w:rsidR="004656FC">
        <w:rPr>
          <w:rFonts w:ascii="Times New Roman" w:hAnsi="Times New Roman" w:cs="Times New Roman"/>
        </w:rPr>
        <w:t>OM10’s fidelity to the</w:t>
      </w:r>
      <w:r w:rsidR="004A3269">
        <w:rPr>
          <w:rFonts w:ascii="Times New Roman" w:hAnsi="Times New Roman" w:cs="Times New Roman"/>
        </w:rPr>
        <w:t xml:space="preserve"> </w:t>
      </w:r>
      <w:r w:rsidR="004A3269">
        <w:rPr>
          <w:rFonts w:ascii="Times New Roman" w:hAnsi="Times New Roman" w:cs="Times New Roman"/>
        </w:rPr>
        <w:lastRenderedPageBreak/>
        <w:t xml:space="preserve">task structure of Experiments 1-3 in Liu and </w:t>
      </w:r>
      <w:proofErr w:type="spellStart"/>
      <w:r w:rsidR="004A3269">
        <w:rPr>
          <w:rFonts w:ascii="Times New Roman" w:hAnsi="Times New Roman" w:cs="Times New Roman"/>
        </w:rPr>
        <w:t>Spelke</w:t>
      </w:r>
      <w:proofErr w:type="spellEnd"/>
      <w:r w:rsidR="004A3269">
        <w:rPr>
          <w:rFonts w:ascii="Times New Roman" w:hAnsi="Times New Roman" w:cs="Times New Roman"/>
        </w:rPr>
        <w:t xml:space="preserve"> (2017) </w:t>
      </w:r>
      <w:ins w:id="1529" w:author="Benton, Deon" w:date="2026-05-17T01:00:00Z" w16du:dateUtc="2026-05-17T06:00:00Z">
        <w:r w:rsidR="00294E8B">
          <w:rPr>
            <w:rFonts w:ascii="Times New Roman" w:hAnsi="Times New Roman" w:cs="Times New Roman"/>
          </w:rPr>
          <w:t xml:space="preserve">does not enable it to </w:t>
        </w:r>
      </w:ins>
      <w:r w:rsidR="004A3269">
        <w:rPr>
          <w:rFonts w:ascii="Times New Roman" w:hAnsi="Times New Roman" w:cs="Times New Roman"/>
        </w:rPr>
        <w:t>reproduce infants’ looking responses.</w:t>
      </w:r>
      <w:r w:rsidR="005B2D7A">
        <w:rPr>
          <w:rFonts w:ascii="Times New Roman" w:hAnsi="Times New Roman" w:cs="Times New Roman"/>
        </w:rPr>
        <w:t xml:space="preserve"> </w:t>
      </w:r>
      <w:ins w:id="1530" w:author="Benton, Deon" w:date="2026-05-17T01:01:00Z" w16du:dateUtc="2026-05-17T06:01:00Z">
        <w:r w:rsidR="00294E8B">
          <w:rPr>
            <w:rFonts w:ascii="Times New Roman" w:hAnsi="Times New Roman" w:cs="Times New Roman"/>
          </w:rPr>
          <w:t xml:space="preserve">This failure </w:t>
        </w:r>
      </w:ins>
      <w:ins w:id="1531" w:author="Benton, Deon" w:date="2026-05-17T01:03:00Z" w16du:dateUtc="2026-05-17T06:03:00Z">
        <w:r w:rsidR="00B94578">
          <w:rPr>
            <w:rFonts w:ascii="Times New Roman" w:hAnsi="Times New Roman" w:cs="Times New Roman"/>
          </w:rPr>
          <w:t xml:space="preserve">may instead </w:t>
        </w:r>
      </w:ins>
      <w:ins w:id="1532" w:author="Benton, Deon" w:date="2026-05-17T01:01:00Z" w16du:dateUtc="2026-05-17T06:01:00Z">
        <w:r w:rsidR="00294E8B">
          <w:rPr>
            <w:rFonts w:ascii="Times New Roman" w:hAnsi="Times New Roman" w:cs="Times New Roman"/>
          </w:rPr>
          <w:t>reflect</w:t>
        </w:r>
      </w:ins>
      <w:r w:rsidR="00992137" w:rsidRPr="00992137">
        <w:rPr>
          <w:rFonts w:ascii="Times New Roman" w:hAnsi="Times New Roman" w:cs="Times New Roman"/>
        </w:rPr>
        <w:t xml:space="preserve"> a more fundamental limitation </w:t>
      </w:r>
      <w:ins w:id="1533" w:author="Benton, Deon" w:date="2026-05-17T01:01:00Z" w16du:dateUtc="2026-05-17T06:01:00Z">
        <w:r w:rsidR="00294E8B">
          <w:rPr>
            <w:rFonts w:ascii="Times New Roman" w:hAnsi="Times New Roman" w:cs="Times New Roman"/>
          </w:rPr>
          <w:t>of OM10 in capturing the processes that support infants’ action efficiency understanding.</w:t>
        </w:r>
      </w:ins>
      <w:r w:rsidR="00992137" w:rsidRPr="00992137">
        <w:rPr>
          <w:rFonts w:ascii="Times New Roman" w:hAnsi="Times New Roman" w:cs="Times New Roman"/>
        </w:rPr>
        <w:t xml:space="preserve"> </w:t>
      </w:r>
    </w:p>
    <w:p w14:paraId="1DD34022" w14:textId="77777777" w:rsidR="00294E8B" w:rsidRDefault="00294E8B" w:rsidP="00EF724B">
      <w:pPr>
        <w:spacing w:line="480" w:lineRule="auto"/>
        <w:ind w:firstLine="720"/>
        <w:contextualSpacing/>
        <w:rPr>
          <w:rFonts w:ascii="Times New Roman" w:hAnsi="Times New Roman" w:cs="Times New Roman"/>
        </w:rPr>
      </w:pPr>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8"/>
      </w:tblGrid>
      <w:tr w:rsidR="004450EA" w14:paraId="24CA131F" w14:textId="77777777" w:rsidTr="00F61C53">
        <w:trPr>
          <w:trHeight w:val="3997"/>
        </w:trPr>
        <w:tc>
          <w:tcPr>
            <w:tcW w:w="8928" w:type="dxa"/>
          </w:tcPr>
          <w:p w14:paraId="6B1BCE66" w14:textId="57C05E9B" w:rsidR="004450EA" w:rsidRDefault="004450EA" w:rsidP="009B5320">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9FA48D6" wp14:editId="0A1A55A5">
                  <wp:extent cx="5400675" cy="3303874"/>
                  <wp:effectExtent l="0" t="0" r="0" b="0"/>
                  <wp:docPr id="10875510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1018" name="Picture 108755101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06136" cy="3307215"/>
                          </a:xfrm>
                          <a:prstGeom prst="rect">
                            <a:avLst/>
                          </a:prstGeom>
                        </pic:spPr>
                      </pic:pic>
                    </a:graphicData>
                  </a:graphic>
                </wp:inline>
              </w:drawing>
            </w:r>
          </w:p>
        </w:tc>
      </w:tr>
    </w:tbl>
    <w:p w14:paraId="2F261D5A" w14:textId="082123F6" w:rsidR="002D51F7" w:rsidRDefault="009B5320" w:rsidP="009B5320">
      <w:pPr>
        <w:pStyle w:val="Caption"/>
        <w:rPr>
          <w:rFonts w:ascii="Times New Roman" w:hAnsi="Times New Roman" w:cs="Times New Roman"/>
          <w:i w:val="0"/>
          <w:iCs w:val="0"/>
          <w:color w:val="000000" w:themeColor="text1"/>
          <w:sz w:val="24"/>
          <w:szCs w:val="24"/>
        </w:rPr>
      </w:pPr>
      <w:r w:rsidRPr="009B5320">
        <w:rPr>
          <w:rFonts w:ascii="Times New Roman" w:hAnsi="Times New Roman" w:cs="Times New Roman"/>
          <w:b/>
          <w:bCs/>
          <w:i w:val="0"/>
          <w:iCs w:val="0"/>
          <w:color w:val="auto"/>
          <w:sz w:val="24"/>
          <w:szCs w:val="24"/>
        </w:rPr>
        <w:t xml:space="preserve">Figure </w:t>
      </w:r>
      <w:r w:rsidRPr="009B5320">
        <w:rPr>
          <w:rFonts w:ascii="Times New Roman" w:hAnsi="Times New Roman" w:cs="Times New Roman"/>
          <w:b/>
          <w:bCs/>
          <w:i w:val="0"/>
          <w:iCs w:val="0"/>
          <w:color w:val="auto"/>
          <w:sz w:val="24"/>
          <w:szCs w:val="24"/>
        </w:rPr>
        <w:fldChar w:fldCharType="begin"/>
      </w:r>
      <w:r w:rsidRPr="009B5320">
        <w:rPr>
          <w:rFonts w:ascii="Times New Roman" w:hAnsi="Times New Roman" w:cs="Times New Roman"/>
          <w:b/>
          <w:bCs/>
          <w:i w:val="0"/>
          <w:iCs w:val="0"/>
          <w:color w:val="auto"/>
          <w:sz w:val="24"/>
          <w:szCs w:val="24"/>
        </w:rPr>
        <w:instrText xml:space="preserve"> SEQ Figure \* ARABIC </w:instrText>
      </w:r>
      <w:r w:rsidRPr="009B5320">
        <w:rPr>
          <w:rFonts w:ascii="Times New Roman" w:hAnsi="Times New Roman" w:cs="Times New Roman"/>
          <w:b/>
          <w:bCs/>
          <w:i w:val="0"/>
          <w:iCs w:val="0"/>
          <w:color w:val="auto"/>
          <w:sz w:val="24"/>
          <w:szCs w:val="24"/>
        </w:rPr>
        <w:fldChar w:fldCharType="separate"/>
      </w:r>
      <w:ins w:id="1534" w:author="Benton, Deon" w:date="2026-05-17T00:53:00Z" w16du:dateUtc="2026-05-17T05:53:00Z">
        <w:r w:rsidR="00014507">
          <w:rPr>
            <w:rFonts w:ascii="Times New Roman" w:hAnsi="Times New Roman" w:cs="Times New Roman"/>
            <w:b/>
            <w:bCs/>
            <w:i w:val="0"/>
            <w:iCs w:val="0"/>
            <w:noProof/>
            <w:color w:val="auto"/>
            <w:sz w:val="24"/>
            <w:szCs w:val="24"/>
          </w:rPr>
          <w:t>16</w:t>
        </w:r>
      </w:ins>
      <w:del w:id="1535" w:author="Benton, Deon" w:date="2026-05-17T00:53:00Z" w16du:dateUtc="2026-05-17T05:53:00Z">
        <w:r w:rsidR="008D2812" w:rsidDel="00014507">
          <w:rPr>
            <w:rFonts w:ascii="Times New Roman" w:hAnsi="Times New Roman" w:cs="Times New Roman"/>
            <w:b/>
            <w:bCs/>
            <w:i w:val="0"/>
            <w:iCs w:val="0"/>
            <w:noProof/>
            <w:color w:val="auto"/>
            <w:sz w:val="24"/>
            <w:szCs w:val="24"/>
          </w:rPr>
          <w:delText>17</w:delText>
        </w:r>
      </w:del>
      <w:r w:rsidRPr="009B5320">
        <w:rPr>
          <w:rFonts w:ascii="Times New Roman" w:hAnsi="Times New Roman" w:cs="Times New Roman"/>
          <w:b/>
          <w:bCs/>
          <w:i w:val="0"/>
          <w:iCs w:val="0"/>
          <w:color w:val="auto"/>
          <w:sz w:val="24"/>
          <w:szCs w:val="24"/>
        </w:rPr>
        <w:fldChar w:fldCharType="end"/>
      </w:r>
      <w:r w:rsidRPr="009B5320">
        <w:rPr>
          <w:rFonts w:ascii="Times New Roman" w:hAnsi="Times New Roman" w:cs="Times New Roman"/>
          <w:b/>
          <w:bCs/>
          <w:i w:val="0"/>
          <w:iCs w:val="0"/>
          <w:color w:val="auto"/>
          <w:sz w:val="24"/>
          <w:szCs w:val="24"/>
        </w:rPr>
        <w:t>.</w:t>
      </w:r>
      <w:r w:rsidRPr="001D058A">
        <w:rPr>
          <w:color w:val="000000" w:themeColor="text1"/>
        </w:rPr>
        <w:t xml:space="preserve"> </w:t>
      </w:r>
      <w:r>
        <w:rPr>
          <w:rFonts w:ascii="Times New Roman" w:hAnsi="Times New Roman" w:cs="Times New Roman"/>
          <w:i w:val="0"/>
          <w:iCs w:val="0"/>
          <w:color w:val="000000" w:themeColor="text1"/>
          <w:sz w:val="24"/>
          <w:szCs w:val="24"/>
        </w:rPr>
        <w:t xml:space="preserve">Performance of ALIAS-2. </w:t>
      </w:r>
      <w:r w:rsidR="00366253">
        <w:rPr>
          <w:rFonts w:ascii="Times New Roman" w:hAnsi="Times New Roman" w:cs="Times New Roman"/>
          <w:i w:val="0"/>
          <w:iCs w:val="0"/>
          <w:color w:val="000000" w:themeColor="text1"/>
          <w:sz w:val="24"/>
          <w:szCs w:val="24"/>
        </w:rPr>
        <w:t>Plotted is n</w:t>
      </w:r>
      <w:r w:rsidRPr="00614A04">
        <w:rPr>
          <w:rFonts w:ascii="Times New Roman" w:hAnsi="Times New Roman" w:cs="Times New Roman"/>
          <w:i w:val="0"/>
          <w:iCs w:val="0"/>
          <w:color w:val="000000" w:themeColor="text1"/>
          <w:sz w:val="24"/>
          <w:szCs w:val="24"/>
        </w:rPr>
        <w:t xml:space="preserve">etworks’ </w:t>
      </w:r>
      <w:proofErr w:type="gramStart"/>
      <w:r w:rsidRPr="00614A04">
        <w:rPr>
          <w:rFonts w:ascii="Times New Roman" w:hAnsi="Times New Roman" w:cs="Times New Roman"/>
          <w:i w:val="0"/>
          <w:iCs w:val="0"/>
          <w:color w:val="000000" w:themeColor="text1"/>
          <w:sz w:val="24"/>
          <w:szCs w:val="24"/>
        </w:rPr>
        <w:t>mean</w:t>
      </w:r>
      <w:proofErr w:type="gramEnd"/>
      <w:r w:rsidRPr="00614A04">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High</w:t>
      </w:r>
      <w:ins w:id="1536" w:author="Benton, Deon" w:date="2026-05-16T01:03:00Z" w16du:dateUtc="2026-05-16T06:03:00Z">
        <w:r w:rsidR="00487126">
          <w:rPr>
            <w:rFonts w:ascii="Times New Roman" w:hAnsi="Times New Roman" w:cs="Times New Roman"/>
            <w:i w:val="0"/>
            <w:iCs w:val="0"/>
            <w:color w:val="000000" w:themeColor="text1"/>
            <w:sz w:val="24"/>
            <w:szCs w:val="24"/>
          </w:rPr>
          <w:t>, inefficient</w:t>
        </w:r>
      </w:ins>
      <w:r>
        <w:rPr>
          <w:rFonts w:ascii="Times New Roman" w:hAnsi="Times New Roman" w:cs="Times New Roman"/>
          <w:i w:val="0"/>
          <w:iCs w:val="0"/>
          <w:color w:val="000000" w:themeColor="text1"/>
          <w:sz w:val="24"/>
          <w:szCs w:val="24"/>
        </w:rPr>
        <w:t xml:space="preserve"> and Low</w:t>
      </w:r>
      <w:ins w:id="1537" w:author="Benton, Deon" w:date="2026-05-16T01:03:00Z" w16du:dateUtc="2026-05-16T06:03:00Z">
        <w:r w:rsidR="00487126">
          <w:rPr>
            <w:rFonts w:ascii="Times New Roman" w:hAnsi="Times New Roman" w:cs="Times New Roman"/>
            <w:i w:val="0"/>
            <w:iCs w:val="0"/>
            <w:color w:val="000000" w:themeColor="text1"/>
            <w:sz w:val="24"/>
            <w:szCs w:val="24"/>
          </w:rPr>
          <w:t>, efficient</w:t>
        </w:r>
      </w:ins>
      <w:r>
        <w:rPr>
          <w:rFonts w:ascii="Times New Roman" w:hAnsi="Times New Roman" w:cs="Times New Roman"/>
          <w:i w:val="0"/>
          <w:iCs w:val="0"/>
          <w:color w:val="000000" w:themeColor="text1"/>
          <w:sz w:val="24"/>
          <w:szCs w:val="24"/>
        </w:rPr>
        <w:t xml:space="preserve"> </w:t>
      </w:r>
      <w:r w:rsidRPr="00614A04">
        <w:rPr>
          <w:rFonts w:ascii="Times New Roman" w:hAnsi="Times New Roman" w:cs="Times New Roman"/>
          <w:i w:val="0"/>
          <w:iCs w:val="0"/>
          <w:color w:val="000000" w:themeColor="text1"/>
          <w:sz w:val="24"/>
          <w:szCs w:val="24"/>
        </w:rPr>
        <w:t>test events</w:t>
      </w:r>
      <w:r w:rsidR="00366253">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across experiments both overall</w:t>
      </w:r>
      <w:r w:rsidR="007B6C92">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These experiments correspond to those in Liu and </w:t>
      </w:r>
      <w:proofErr w:type="spellStart"/>
      <w:r>
        <w:rPr>
          <w:rFonts w:ascii="Times New Roman" w:hAnsi="Times New Roman" w:cs="Times New Roman"/>
          <w:i w:val="0"/>
          <w:iCs w:val="0"/>
          <w:color w:val="000000" w:themeColor="text1"/>
          <w:sz w:val="24"/>
          <w:szCs w:val="24"/>
        </w:rPr>
        <w:t>Spelke</w:t>
      </w:r>
      <w:proofErr w:type="spellEnd"/>
      <w:r>
        <w:rPr>
          <w:rFonts w:ascii="Times New Roman" w:hAnsi="Times New Roman" w:cs="Times New Roman"/>
          <w:i w:val="0"/>
          <w:iCs w:val="0"/>
          <w:color w:val="000000" w:themeColor="text1"/>
          <w:sz w:val="24"/>
          <w:szCs w:val="24"/>
        </w:rPr>
        <w:t xml:space="preserve"> (2017).</w:t>
      </w:r>
    </w:p>
    <w:p w14:paraId="5A1552E6" w14:textId="77777777" w:rsidR="00F61C53" w:rsidRPr="00F61C53" w:rsidRDefault="00F61C53" w:rsidP="00F61C53"/>
    <w:p w14:paraId="2BE4A8DF" w14:textId="4EB7AA65" w:rsidR="0019688A" w:rsidRDefault="00994099" w:rsidP="005A2886">
      <w:pPr>
        <w:spacing w:line="480" w:lineRule="auto"/>
        <w:ind w:firstLine="720"/>
        <w:contextualSpacing/>
        <w:rPr>
          <w:ins w:id="1538" w:author="Benton, Deon" w:date="2026-05-15T21:09:00Z" w16du:dateUtc="2026-05-16T02:09:00Z"/>
          <w:rFonts w:ascii="Times New Roman" w:hAnsi="Times New Roman" w:cs="Times New Roman"/>
        </w:rPr>
      </w:pPr>
      <w:r>
        <w:rPr>
          <w:rFonts w:ascii="Times New Roman" w:hAnsi="Times New Roman" w:cs="Times New Roman"/>
        </w:rPr>
        <w:t>The fact that ALIAS succeeded in reproducing infants</w:t>
      </w:r>
      <w:proofErr w:type="gramStart"/>
      <w:r>
        <w:rPr>
          <w:rFonts w:ascii="Times New Roman" w:hAnsi="Times New Roman" w:cs="Times New Roman"/>
        </w:rPr>
        <w:t>’ looking</w:t>
      </w:r>
      <w:proofErr w:type="gramEnd"/>
      <w:r>
        <w:rPr>
          <w:rFonts w:ascii="Times New Roman" w:hAnsi="Times New Roman" w:cs="Times New Roman"/>
        </w:rPr>
        <w:t xml:space="preserve"> responses across the three experiments in Liu and </w:t>
      </w:r>
      <w:proofErr w:type="spellStart"/>
      <w:r>
        <w:rPr>
          <w:rFonts w:ascii="Times New Roman" w:hAnsi="Times New Roman" w:cs="Times New Roman"/>
        </w:rPr>
        <w:t>Spelke</w:t>
      </w:r>
      <w:proofErr w:type="spellEnd"/>
      <w:r>
        <w:rPr>
          <w:rFonts w:ascii="Times New Roman" w:hAnsi="Times New Roman" w:cs="Times New Roman"/>
        </w:rPr>
        <w:t xml:space="preserve"> (2017) </w:t>
      </w:r>
      <w:ins w:id="1539" w:author="Benton, Deon" w:date="2026-05-17T01:03:00Z" w16du:dateUtc="2026-05-17T06:03:00Z">
        <w:r w:rsidR="00274863">
          <w:rPr>
            <w:rFonts w:ascii="Times New Roman" w:hAnsi="Times New Roman" w:cs="Times New Roman"/>
          </w:rPr>
          <w:t>might be interpreted to mean that</w:t>
        </w:r>
      </w:ins>
      <w:r>
        <w:rPr>
          <w:rFonts w:ascii="Times New Roman" w:hAnsi="Times New Roman" w:cs="Times New Roman"/>
        </w:rPr>
        <w:t xml:space="preserve"> associative learning </w:t>
      </w:r>
      <w:r w:rsidR="000A2761">
        <w:rPr>
          <w:rFonts w:ascii="Times New Roman" w:hAnsi="Times New Roman" w:cs="Times New Roman"/>
        </w:rPr>
        <w:t xml:space="preserve">may be sufficient </w:t>
      </w:r>
      <w:r w:rsidR="00040898">
        <w:rPr>
          <w:rFonts w:ascii="Times New Roman" w:hAnsi="Times New Roman" w:cs="Times New Roman"/>
        </w:rPr>
        <w:t>to account for these responses</w:t>
      </w:r>
      <w:r w:rsidR="000A2761">
        <w:rPr>
          <w:rFonts w:ascii="Times New Roman" w:hAnsi="Times New Roman" w:cs="Times New Roman"/>
        </w:rPr>
        <w:t xml:space="preserve">. However, because this model also </w:t>
      </w:r>
      <w:r w:rsidR="00040898">
        <w:rPr>
          <w:rFonts w:ascii="Times New Roman" w:hAnsi="Times New Roman" w:cs="Times New Roman"/>
        </w:rPr>
        <w:t xml:space="preserve">incorporated </w:t>
      </w:r>
      <w:r w:rsidR="000A2761">
        <w:rPr>
          <w:rFonts w:ascii="Times New Roman" w:hAnsi="Times New Roman" w:cs="Times New Roman"/>
        </w:rPr>
        <w:t xml:space="preserve">differential barrier salience, it is possible that </w:t>
      </w:r>
      <w:r w:rsidR="00040898">
        <w:rPr>
          <w:rFonts w:ascii="Times New Roman" w:hAnsi="Times New Roman" w:cs="Times New Roman"/>
        </w:rPr>
        <w:t xml:space="preserve">its success </w:t>
      </w:r>
      <w:r w:rsidR="007B0151">
        <w:rPr>
          <w:rFonts w:ascii="Times New Roman" w:hAnsi="Times New Roman" w:cs="Times New Roman"/>
        </w:rPr>
        <w:t>depended on</w:t>
      </w:r>
      <w:r w:rsidR="00040898">
        <w:rPr>
          <w:rFonts w:ascii="Times New Roman" w:hAnsi="Times New Roman" w:cs="Times New Roman"/>
        </w:rPr>
        <w:t xml:space="preserve"> associative learning </w:t>
      </w:r>
      <w:ins w:id="1540" w:author="Benton, Deon" w:date="2026-05-15T21:05:00Z" w16du:dateUtc="2026-05-16T02:05:00Z">
        <w:r w:rsidR="009528A9">
          <w:rPr>
            <w:rFonts w:ascii="Times New Roman" w:hAnsi="Times New Roman" w:cs="Times New Roman"/>
          </w:rPr>
          <w:t>combined with this</w:t>
        </w:r>
      </w:ins>
      <w:r w:rsidR="007B0151">
        <w:rPr>
          <w:rFonts w:ascii="Times New Roman" w:hAnsi="Times New Roman" w:cs="Times New Roman"/>
        </w:rPr>
        <w:t xml:space="preserve"> additional assumption.</w:t>
      </w:r>
      <w:r w:rsidR="00040898">
        <w:rPr>
          <w:rFonts w:ascii="Times New Roman" w:hAnsi="Times New Roman" w:cs="Times New Roman"/>
        </w:rPr>
        <w:t xml:space="preserve"> </w:t>
      </w:r>
      <w:r w:rsidR="00EF64EB">
        <w:rPr>
          <w:rFonts w:ascii="Times New Roman" w:hAnsi="Times New Roman" w:cs="Times New Roman"/>
        </w:rPr>
        <w:t>The performance of ALIAS-</w:t>
      </w:r>
      <w:proofErr w:type="gramStart"/>
      <w:r w:rsidR="00EF64EB">
        <w:rPr>
          <w:rFonts w:ascii="Times New Roman" w:hAnsi="Times New Roman" w:cs="Times New Roman"/>
        </w:rPr>
        <w:t>2—</w:t>
      </w:r>
      <w:proofErr w:type="gramEnd"/>
      <w:r w:rsidR="007B0151">
        <w:rPr>
          <w:rFonts w:ascii="Times New Roman" w:hAnsi="Times New Roman" w:cs="Times New Roman"/>
        </w:rPr>
        <w:t>which</w:t>
      </w:r>
      <w:r w:rsidR="000D755C">
        <w:rPr>
          <w:rFonts w:ascii="Times New Roman" w:hAnsi="Times New Roman" w:cs="Times New Roman"/>
        </w:rPr>
        <w:t xml:space="preserve"> omits differential barrier </w:t>
      </w:r>
      <w:proofErr w:type="gramStart"/>
      <w:r w:rsidR="000D755C">
        <w:rPr>
          <w:rFonts w:ascii="Times New Roman" w:hAnsi="Times New Roman" w:cs="Times New Roman"/>
        </w:rPr>
        <w:t>salience—</w:t>
      </w:r>
      <w:proofErr w:type="gramEnd"/>
      <w:r w:rsidR="000D755C">
        <w:rPr>
          <w:rFonts w:ascii="Times New Roman" w:hAnsi="Times New Roman" w:cs="Times New Roman"/>
        </w:rPr>
        <w:t>was</w:t>
      </w:r>
      <w:ins w:id="1541" w:author="Benton, Deon" w:date="2026-05-15T21:05:00Z" w16du:dateUtc="2026-05-16T02:05:00Z">
        <w:r w:rsidR="009528A9">
          <w:rPr>
            <w:rFonts w:ascii="Times New Roman" w:hAnsi="Times New Roman" w:cs="Times New Roman"/>
          </w:rPr>
          <w:t xml:space="preserve"> thus</w:t>
        </w:r>
      </w:ins>
      <w:r w:rsidR="000D755C">
        <w:rPr>
          <w:rFonts w:ascii="Times New Roman" w:hAnsi="Times New Roman" w:cs="Times New Roman"/>
        </w:rPr>
        <w:t xml:space="preserve"> examined to shed light on this question.</w:t>
      </w:r>
      <w:r w:rsidR="002D51F7">
        <w:rPr>
          <w:rFonts w:ascii="Times New Roman" w:hAnsi="Times New Roman" w:cs="Times New Roman"/>
        </w:rPr>
        <w:t xml:space="preserve"> </w:t>
      </w:r>
      <w:ins w:id="1542" w:author="Benton, Deon" w:date="2026-05-17T01:04:00Z" w16du:dateUtc="2026-05-17T06:04:00Z">
        <w:r w:rsidR="00274863">
          <w:rPr>
            <w:rFonts w:ascii="Times New Roman" w:hAnsi="Times New Roman" w:cs="Times New Roman"/>
          </w:rPr>
          <w:t>The model’s performance here is clear</w:t>
        </w:r>
        <w:proofErr w:type="gramStart"/>
        <w:r w:rsidR="00274863">
          <w:rPr>
            <w:rFonts w:ascii="Times New Roman" w:hAnsi="Times New Roman" w:cs="Times New Roman"/>
          </w:rPr>
          <w:t xml:space="preserve">: </w:t>
        </w:r>
      </w:ins>
      <w:r w:rsidR="00E92E04">
        <w:rPr>
          <w:rFonts w:ascii="Times New Roman" w:hAnsi="Times New Roman" w:cs="Times New Roman"/>
        </w:rPr>
        <w:t xml:space="preserve"> Networks</w:t>
      </w:r>
      <w:proofErr w:type="gramEnd"/>
      <w:r w:rsidR="00E92E04">
        <w:rPr>
          <w:rFonts w:ascii="Times New Roman" w:hAnsi="Times New Roman" w:cs="Times New Roman"/>
        </w:rPr>
        <w:t xml:space="preserve"> in Experiments 1 and 3 produced greater error to the High</w:t>
      </w:r>
      <w:ins w:id="1543" w:author="Benton, Deon" w:date="2026-05-17T01:04:00Z" w16du:dateUtc="2026-05-17T06:04:00Z">
        <w:r w:rsidR="00274863">
          <w:rPr>
            <w:rFonts w:ascii="Times New Roman" w:hAnsi="Times New Roman" w:cs="Times New Roman"/>
          </w:rPr>
          <w:t xml:space="preserve">, </w:t>
        </w:r>
        <w:r w:rsidR="00274863">
          <w:rPr>
            <w:rFonts w:ascii="Times New Roman" w:hAnsi="Times New Roman" w:cs="Times New Roman"/>
          </w:rPr>
          <w:lastRenderedPageBreak/>
          <w:t>inefficient</w:t>
        </w:r>
      </w:ins>
      <w:r w:rsidR="00E92E04">
        <w:rPr>
          <w:rFonts w:ascii="Times New Roman" w:hAnsi="Times New Roman" w:cs="Times New Roman"/>
        </w:rPr>
        <w:t xml:space="preserve"> test event than</w:t>
      </w:r>
      <w:ins w:id="1544" w:author="Benton, Deon" w:date="2026-05-17T01:04:00Z" w16du:dateUtc="2026-05-17T06:04:00Z">
        <w:r w:rsidR="00274863">
          <w:rPr>
            <w:rFonts w:ascii="Times New Roman" w:hAnsi="Times New Roman" w:cs="Times New Roman"/>
          </w:rPr>
          <w:t xml:space="preserve"> to</w:t>
        </w:r>
      </w:ins>
      <w:r w:rsidR="00E92E04">
        <w:rPr>
          <w:rFonts w:ascii="Times New Roman" w:hAnsi="Times New Roman" w:cs="Times New Roman"/>
        </w:rPr>
        <w:t xml:space="preserve"> the Low</w:t>
      </w:r>
      <w:ins w:id="1545" w:author="Benton, Deon" w:date="2026-05-17T01:04:00Z" w16du:dateUtc="2026-05-17T06:04:00Z">
        <w:r w:rsidR="00274863">
          <w:rPr>
            <w:rFonts w:ascii="Times New Roman" w:hAnsi="Times New Roman" w:cs="Times New Roman"/>
          </w:rPr>
          <w:t>, efficient one</w:t>
        </w:r>
      </w:ins>
      <w:ins w:id="1546" w:author="Benton, Deon" w:date="2026-05-17T01:05:00Z" w16du:dateUtc="2026-05-17T06:05:00Z">
        <w:r w:rsidR="00274863">
          <w:rPr>
            <w:rFonts w:ascii="Times New Roman" w:hAnsi="Times New Roman" w:cs="Times New Roman"/>
          </w:rPr>
          <w:t>. Networks tested in</w:t>
        </w:r>
      </w:ins>
      <w:r w:rsidR="00E92E04">
        <w:rPr>
          <w:rFonts w:ascii="Times New Roman" w:hAnsi="Times New Roman" w:cs="Times New Roman"/>
        </w:rPr>
        <w:t xml:space="preserve"> Experiment 2</w:t>
      </w:r>
      <w:ins w:id="1547" w:author="Benton, Deon" w:date="2026-05-17T01:05:00Z" w16du:dateUtc="2026-05-17T06:05:00Z">
        <w:r w:rsidR="00274863">
          <w:rPr>
            <w:rFonts w:ascii="Times New Roman" w:hAnsi="Times New Roman" w:cs="Times New Roman"/>
          </w:rPr>
          <w:t>, in contrast,</w:t>
        </w:r>
      </w:ins>
      <w:r w:rsidR="00E92E04">
        <w:rPr>
          <w:rFonts w:ascii="Times New Roman" w:hAnsi="Times New Roman" w:cs="Times New Roman"/>
        </w:rPr>
        <w:t xml:space="preserve"> produced roughly equivalent </w:t>
      </w:r>
      <w:proofErr w:type="gramStart"/>
      <w:r w:rsidR="00E92E04">
        <w:rPr>
          <w:rFonts w:ascii="Times New Roman" w:hAnsi="Times New Roman" w:cs="Times New Roman"/>
        </w:rPr>
        <w:t>error</w:t>
      </w:r>
      <w:proofErr w:type="gramEnd"/>
      <w:r w:rsidR="00E92E04">
        <w:rPr>
          <w:rFonts w:ascii="Times New Roman" w:hAnsi="Times New Roman" w:cs="Times New Roman"/>
        </w:rPr>
        <w:t xml:space="preserve"> to both test events. </w:t>
      </w:r>
      <w:r w:rsidR="00150C8F">
        <w:rPr>
          <w:rFonts w:ascii="Times New Roman" w:hAnsi="Times New Roman" w:cs="Times New Roman"/>
        </w:rPr>
        <w:t>These responses are notable not only because</w:t>
      </w:r>
      <w:r w:rsidR="00E92E04">
        <w:rPr>
          <w:rFonts w:ascii="Times New Roman" w:hAnsi="Times New Roman" w:cs="Times New Roman"/>
        </w:rPr>
        <w:t xml:space="preserve"> </w:t>
      </w:r>
      <w:r w:rsidR="00150C8F">
        <w:rPr>
          <w:rFonts w:ascii="Times New Roman" w:hAnsi="Times New Roman" w:cs="Times New Roman"/>
        </w:rPr>
        <w:t>they</w:t>
      </w:r>
      <w:del w:id="1548" w:author="Benton, Deon" w:date="2026-05-17T01:05:00Z" w16du:dateUtc="2026-05-17T06:05:00Z">
        <w:r w:rsidR="00150C8F" w:rsidDel="00274863">
          <w:rPr>
            <w:rFonts w:ascii="Times New Roman" w:hAnsi="Times New Roman" w:cs="Times New Roman"/>
          </w:rPr>
          <w:delText xml:space="preserve"> </w:delText>
        </w:r>
      </w:del>
      <w:r w:rsidR="00E92E04">
        <w:rPr>
          <w:rFonts w:ascii="Times New Roman" w:hAnsi="Times New Roman" w:cs="Times New Roman"/>
        </w:rPr>
        <w:t xml:space="preserve"> suggests that </w:t>
      </w:r>
      <w:r w:rsidR="007B0151">
        <w:rPr>
          <w:rFonts w:ascii="Times New Roman" w:hAnsi="Times New Roman" w:cs="Times New Roman"/>
        </w:rPr>
        <w:t>associative learning alone</w:t>
      </w:r>
      <w:ins w:id="1549" w:author="Benton, Deon" w:date="2026-05-17T01:05:00Z" w16du:dateUtc="2026-05-17T06:05:00Z">
        <w:r w:rsidR="00274863">
          <w:rPr>
            <w:rFonts w:ascii="Times New Roman" w:hAnsi="Times New Roman" w:cs="Times New Roman"/>
          </w:rPr>
          <w:t xml:space="preserve"> may in fact be</w:t>
        </w:r>
      </w:ins>
      <w:r w:rsidR="007B0151">
        <w:rPr>
          <w:rFonts w:ascii="Times New Roman" w:hAnsi="Times New Roman" w:cs="Times New Roman"/>
        </w:rPr>
        <w:t xml:space="preserve"> sufficient to </w:t>
      </w:r>
      <w:r w:rsidR="0021682D">
        <w:rPr>
          <w:rFonts w:ascii="Times New Roman" w:hAnsi="Times New Roman" w:cs="Times New Roman"/>
        </w:rPr>
        <w:t xml:space="preserve">account for infants’ looking responses across in Liu and </w:t>
      </w:r>
      <w:proofErr w:type="spellStart"/>
      <w:r w:rsidR="0021682D">
        <w:rPr>
          <w:rFonts w:ascii="Times New Roman" w:hAnsi="Times New Roman" w:cs="Times New Roman"/>
        </w:rPr>
        <w:t>Spelke</w:t>
      </w:r>
      <w:proofErr w:type="spellEnd"/>
      <w:r w:rsidR="0021682D">
        <w:rPr>
          <w:rFonts w:ascii="Times New Roman" w:hAnsi="Times New Roman" w:cs="Times New Roman"/>
        </w:rPr>
        <w:t xml:space="preserve"> (2017)</w:t>
      </w:r>
      <w:r w:rsidR="00150C8F">
        <w:rPr>
          <w:rFonts w:ascii="Times New Roman" w:hAnsi="Times New Roman" w:cs="Times New Roman"/>
        </w:rPr>
        <w:t xml:space="preserve">; </w:t>
      </w:r>
      <w:ins w:id="1550" w:author="Benton, Deon" w:date="2026-05-17T01:06:00Z" w16du:dateUtc="2026-05-17T06:06:00Z">
        <w:r w:rsidR="00274863">
          <w:rPr>
            <w:rFonts w:ascii="Times New Roman" w:hAnsi="Times New Roman" w:cs="Times New Roman"/>
          </w:rPr>
          <w:t>additional</w:t>
        </w:r>
      </w:ins>
      <w:r w:rsidR="00150C8F">
        <w:rPr>
          <w:rFonts w:ascii="Times New Roman" w:hAnsi="Times New Roman" w:cs="Times New Roman"/>
        </w:rPr>
        <w:t xml:space="preserve"> assumptions </w:t>
      </w:r>
      <w:r w:rsidR="009B5320">
        <w:rPr>
          <w:rFonts w:ascii="Times New Roman" w:hAnsi="Times New Roman" w:cs="Times New Roman"/>
        </w:rPr>
        <w:t xml:space="preserve">about </w:t>
      </w:r>
      <w:ins w:id="1551" w:author="Benton, Deon" w:date="2026-05-17T01:06:00Z" w16du:dateUtc="2026-05-17T06:06:00Z">
        <w:r w:rsidR="00274863">
          <w:rPr>
            <w:rFonts w:ascii="Times New Roman" w:hAnsi="Times New Roman" w:cs="Times New Roman"/>
          </w:rPr>
          <w:t>differential barrier salience appear to not be necessary.</w:t>
        </w:r>
      </w:ins>
    </w:p>
    <w:p w14:paraId="3943714A" w14:textId="02E7B5E7" w:rsidR="003A21FB" w:rsidRDefault="009528A9" w:rsidP="00282A7A">
      <w:pPr>
        <w:spacing w:line="480" w:lineRule="auto"/>
        <w:ind w:firstLine="720"/>
        <w:contextualSpacing/>
        <w:rPr>
          <w:ins w:id="1552" w:author="Benton, Deon" w:date="2026-04-28T16:18:00Z" w16du:dateUtc="2026-04-28T21:18:00Z"/>
          <w:rFonts w:ascii="Times New Roman" w:hAnsi="Times New Roman" w:cs="Times New Roman"/>
        </w:rPr>
      </w:pPr>
      <w:ins w:id="1553" w:author="Benton, Deon" w:date="2026-05-15T21:09:00Z" w16du:dateUtc="2026-05-16T02:09:00Z">
        <w:r>
          <w:rPr>
            <w:rFonts w:ascii="Times New Roman" w:hAnsi="Times New Roman" w:cs="Times New Roman"/>
          </w:rPr>
          <w:t>Understanding the basis of ALIAS’s and ALIAS-2’s behavior</w:t>
        </w:r>
      </w:ins>
      <w:ins w:id="1554" w:author="Benton, Deon" w:date="2026-05-17T01:10:00Z" w16du:dateUtc="2026-05-17T06:10:00Z">
        <w:r w:rsidR="00B16064">
          <w:rPr>
            <w:rFonts w:ascii="Times New Roman" w:hAnsi="Times New Roman" w:cs="Times New Roman"/>
          </w:rPr>
          <w:t xml:space="preserve"> in this simulation</w:t>
        </w:r>
      </w:ins>
      <w:ins w:id="1555" w:author="Benton, Deon" w:date="2026-05-15T21:09:00Z" w16du:dateUtc="2026-05-16T02:09:00Z">
        <w:r>
          <w:rPr>
            <w:rFonts w:ascii="Times New Roman" w:hAnsi="Times New Roman" w:cs="Times New Roman"/>
          </w:rPr>
          <w:t xml:space="preserve">—that is, </w:t>
        </w:r>
      </w:ins>
      <w:ins w:id="1556" w:author="Benton, Deon" w:date="2026-05-15T21:10:00Z" w16du:dateUtc="2026-05-16T02:10:00Z">
        <w:r>
          <w:rPr>
            <w:rFonts w:ascii="Times New Roman" w:hAnsi="Times New Roman" w:cs="Times New Roman"/>
          </w:rPr>
          <w:t xml:space="preserve">through what mechanism did networks come to </w:t>
        </w:r>
      </w:ins>
      <w:ins w:id="1557" w:author="Benton, Deon" w:date="2026-05-17T01:07:00Z" w16du:dateUtc="2026-05-17T06:07:00Z">
        <w:r w:rsidR="00B16064">
          <w:rPr>
            <w:rFonts w:ascii="Times New Roman" w:hAnsi="Times New Roman" w:cs="Times New Roman"/>
          </w:rPr>
          <w:t xml:space="preserve">look longer at (i.e., produce greater error to) </w:t>
        </w:r>
      </w:ins>
      <w:ins w:id="1558" w:author="Benton, Deon" w:date="2026-05-15T21:10:00Z" w16du:dateUtc="2026-05-16T02:10:00Z">
        <w:r>
          <w:rPr>
            <w:rFonts w:ascii="Times New Roman" w:hAnsi="Times New Roman" w:cs="Times New Roman"/>
          </w:rPr>
          <w:t xml:space="preserve">the High, </w:t>
        </w:r>
      </w:ins>
      <w:ins w:id="1559" w:author="Benton, Deon" w:date="2026-05-15T21:11:00Z" w16du:dateUtc="2026-05-16T02:11:00Z">
        <w:r>
          <w:rPr>
            <w:rFonts w:ascii="Times New Roman" w:hAnsi="Times New Roman" w:cs="Times New Roman"/>
          </w:rPr>
          <w:t>inefficient test event than Low, efficient event in the simulations of Liu et al.’s (2017) Experiments 1 and 3</w:t>
        </w:r>
      </w:ins>
      <w:ins w:id="1560" w:author="Benton, Deon" w:date="2026-05-15T21:12:00Z" w16du:dateUtc="2026-05-16T02:12:00Z">
        <w:r w:rsidR="00301EEB">
          <w:rPr>
            <w:rFonts w:ascii="Times New Roman" w:hAnsi="Times New Roman" w:cs="Times New Roman"/>
          </w:rPr>
          <w:t xml:space="preserve">—is straightforward. </w:t>
        </w:r>
      </w:ins>
      <w:ins w:id="1561" w:author="Benton, Deon" w:date="2026-05-15T21:13:00Z" w16du:dateUtc="2026-05-16T02:13:00Z">
        <w:r w:rsidR="003A21FB">
          <w:rPr>
            <w:rFonts w:ascii="Times New Roman" w:hAnsi="Times New Roman" w:cs="Times New Roman"/>
          </w:rPr>
          <w:t xml:space="preserve">The High, inefficient </w:t>
        </w:r>
      </w:ins>
      <w:ins w:id="1562" w:author="Benton, Deon" w:date="2026-05-15T21:17:00Z" w16du:dateUtc="2026-05-16T02:17:00Z">
        <w:r w:rsidR="003A21FB">
          <w:rPr>
            <w:rFonts w:ascii="Times New Roman" w:hAnsi="Times New Roman" w:cs="Times New Roman"/>
          </w:rPr>
          <w:t xml:space="preserve">produced greater error than the Low, efficient event because the visual information </w:t>
        </w:r>
      </w:ins>
      <w:ins w:id="1563" w:author="Benton, Deon" w:date="2026-05-17T01:10:00Z" w16du:dateUtc="2026-05-17T06:10:00Z">
        <w:r w:rsidR="008C2756">
          <w:rPr>
            <w:rFonts w:ascii="Times New Roman" w:hAnsi="Times New Roman" w:cs="Times New Roman"/>
          </w:rPr>
          <w:t>that this event presented infants with</w:t>
        </w:r>
      </w:ins>
      <w:ins w:id="1564" w:author="Benton, Deon" w:date="2026-05-15T21:17:00Z" w16du:dateUtc="2026-05-16T02:17:00Z">
        <w:r w:rsidR="003A21FB">
          <w:rPr>
            <w:rFonts w:ascii="Times New Roman" w:hAnsi="Times New Roman" w:cs="Times New Roman"/>
          </w:rPr>
          <w:t xml:space="preserve"> </w:t>
        </w:r>
        <w:proofErr w:type="gramStart"/>
        <w:r w:rsidR="003A21FB">
          <w:rPr>
            <w:rFonts w:ascii="Times New Roman" w:hAnsi="Times New Roman" w:cs="Times New Roman"/>
          </w:rPr>
          <w:t>conflicted</w:t>
        </w:r>
        <w:proofErr w:type="gramEnd"/>
        <w:r w:rsidR="003A21FB">
          <w:rPr>
            <w:rFonts w:ascii="Times New Roman" w:hAnsi="Times New Roman" w:cs="Times New Roman"/>
          </w:rPr>
          <w:t xml:space="preserve"> with some of the </w:t>
        </w:r>
      </w:ins>
      <w:ins w:id="1565" w:author="Benton, Deon" w:date="2026-05-17T01:11:00Z" w16du:dateUtc="2026-05-17T06:11:00Z">
        <w:r w:rsidR="008866C0">
          <w:rPr>
            <w:rFonts w:ascii="Times New Roman" w:hAnsi="Times New Roman" w:cs="Times New Roman"/>
          </w:rPr>
          <w:t>associations that were learned during the pretraining phase</w:t>
        </w:r>
      </w:ins>
      <w:ins w:id="1566" w:author="Benton, Deon" w:date="2026-05-15T21:17:00Z" w16du:dateUtc="2026-05-16T02:17:00Z">
        <w:r w:rsidR="003A21FB">
          <w:rPr>
            <w:rFonts w:ascii="Times New Roman" w:hAnsi="Times New Roman" w:cs="Times New Roman"/>
          </w:rPr>
          <w:t xml:space="preserve"> to a greater extent than </w:t>
        </w:r>
      </w:ins>
      <w:ins w:id="1567" w:author="Benton, Deon" w:date="2026-05-17T01:11:00Z" w16du:dateUtc="2026-05-17T06:11:00Z">
        <w:r w:rsidR="00590EC1">
          <w:rPr>
            <w:rFonts w:ascii="Times New Roman" w:hAnsi="Times New Roman" w:cs="Times New Roman"/>
          </w:rPr>
          <w:t>that</w:t>
        </w:r>
      </w:ins>
      <w:ins w:id="1568" w:author="Benton, Deon" w:date="2026-05-15T21:18:00Z" w16du:dateUtc="2026-05-16T02:18:00Z">
        <w:r w:rsidR="003A21FB">
          <w:rPr>
            <w:rFonts w:ascii="Times New Roman" w:hAnsi="Times New Roman" w:cs="Times New Roman"/>
          </w:rPr>
          <w:t xml:space="preserve"> in the Low, efficient event.</w:t>
        </w:r>
      </w:ins>
      <w:ins w:id="1569" w:author="Benton, Deon" w:date="2026-05-15T21:19:00Z" w16du:dateUtc="2026-05-16T02:19:00Z">
        <w:r w:rsidR="001852EF">
          <w:rPr>
            <w:rFonts w:ascii="Times New Roman" w:hAnsi="Times New Roman" w:cs="Times New Roman"/>
          </w:rPr>
          <w:t xml:space="preserve"> The association that was most violated in this event—and thus the largest contributor to the error that this event produced—was that </w:t>
        </w:r>
      </w:ins>
      <w:ins w:id="1570" w:author="Benton, Deon" w:date="2026-05-15T21:20:00Z" w16du:dateUtc="2026-05-16T02:20:00Z">
        <w:r w:rsidR="001852EF">
          <w:rPr>
            <w:rFonts w:ascii="Times New Roman" w:hAnsi="Times New Roman" w:cs="Times New Roman"/>
          </w:rPr>
          <w:t>among a small barrier, small vertical clearance, and a low jump.</w:t>
        </w:r>
      </w:ins>
      <w:ins w:id="1571" w:author="Benton, Deon" w:date="2026-05-15T21:21:00Z" w16du:dateUtc="2026-05-16T02:21:00Z">
        <w:r w:rsidR="001852EF">
          <w:rPr>
            <w:rFonts w:ascii="Times New Roman" w:hAnsi="Times New Roman" w:cs="Times New Roman"/>
          </w:rPr>
          <w:t xml:space="preserve"> </w:t>
        </w:r>
        <w:r w:rsidR="001852EF" w:rsidRPr="001852EF">
          <w:rPr>
            <w:rFonts w:ascii="Times New Roman" w:hAnsi="Times New Roman" w:cs="Times New Roman"/>
          </w:rPr>
          <w:t>It will be recalled that</w:t>
        </w:r>
      </w:ins>
      <w:ins w:id="1572" w:author="Benton, Deon" w:date="2026-05-17T01:12:00Z" w16du:dateUtc="2026-05-17T06:12:00Z">
        <w:r w:rsidR="00590EC1">
          <w:rPr>
            <w:rFonts w:ascii="Times New Roman" w:hAnsi="Times New Roman" w:cs="Times New Roman"/>
          </w:rPr>
          <w:t xml:space="preserve"> </w:t>
        </w:r>
      </w:ins>
      <w:ins w:id="1573" w:author="Benton, Deon" w:date="2026-05-15T21:21:00Z" w16du:dateUtc="2026-05-16T02:21:00Z">
        <w:r w:rsidR="001852EF" w:rsidRPr="001852EF">
          <w:rPr>
            <w:rFonts w:ascii="Times New Roman" w:hAnsi="Times New Roman" w:cs="Times New Roman"/>
          </w:rPr>
          <w:t>whenever barriers were present</w:t>
        </w:r>
      </w:ins>
      <w:ins w:id="1574" w:author="Benton, Deon" w:date="2026-05-17T01:12:00Z" w16du:dateUtc="2026-05-17T06:12:00Z">
        <w:r w:rsidR="00590EC1">
          <w:rPr>
            <w:rFonts w:ascii="Times New Roman" w:hAnsi="Times New Roman" w:cs="Times New Roman"/>
          </w:rPr>
          <w:t xml:space="preserve"> during the pretraining phase,</w:t>
        </w:r>
      </w:ins>
      <w:ins w:id="1575" w:author="Benton, Deon" w:date="2026-05-15T21:21:00Z" w16du:dateUtc="2026-05-16T02:21:00Z">
        <w:r w:rsidR="001852EF" w:rsidRPr="001852EF">
          <w:rPr>
            <w:rFonts w:ascii="Times New Roman" w:hAnsi="Times New Roman" w:cs="Times New Roman"/>
          </w:rPr>
          <w:t xml:space="preserve"> </w:t>
        </w:r>
      </w:ins>
      <w:ins w:id="1576" w:author="Benton, Deon" w:date="2026-05-15T21:22:00Z" w16du:dateUtc="2026-05-16T02:22:00Z">
        <w:r w:rsidR="00756E4C">
          <w:rPr>
            <w:rFonts w:ascii="Times New Roman" w:hAnsi="Times New Roman" w:cs="Times New Roman"/>
          </w:rPr>
          <w:t>not</w:t>
        </w:r>
      </w:ins>
      <w:ins w:id="1577" w:author="Benton, Deon" w:date="2026-05-15T21:21:00Z" w16du:dateUtc="2026-05-16T02:21:00Z">
        <w:r w:rsidR="001852EF" w:rsidRPr="001852EF">
          <w:rPr>
            <w:rFonts w:ascii="Times New Roman" w:hAnsi="Times New Roman" w:cs="Times New Roman"/>
          </w:rPr>
          <w:t xml:space="preserve"> only were they </w:t>
        </w:r>
      </w:ins>
      <w:ins w:id="1578" w:author="Benton, Deon" w:date="2026-05-15T21:23:00Z" w16du:dateUtc="2026-05-16T02:23:00Z">
        <w:r w:rsidR="00756E4C">
          <w:rPr>
            <w:rFonts w:ascii="Times New Roman" w:hAnsi="Times New Roman" w:cs="Times New Roman"/>
          </w:rPr>
          <w:t>small,</w:t>
        </w:r>
      </w:ins>
      <w:ins w:id="1579" w:author="Benton, Deon" w:date="2026-05-15T21:22:00Z" w16du:dateUtc="2026-05-16T02:22:00Z">
        <w:r w:rsidR="00756E4C">
          <w:rPr>
            <w:rFonts w:ascii="Times New Roman" w:hAnsi="Times New Roman" w:cs="Times New Roman"/>
          </w:rPr>
          <w:t xml:space="preserve"> </w:t>
        </w:r>
      </w:ins>
      <w:ins w:id="1580" w:author="Benton, Deon" w:date="2026-05-15T21:21:00Z" w16du:dateUtc="2026-05-16T02:21:00Z">
        <w:r w:rsidR="001852EF" w:rsidRPr="001852EF">
          <w:rPr>
            <w:rFonts w:ascii="Times New Roman" w:hAnsi="Times New Roman" w:cs="Times New Roman"/>
          </w:rPr>
          <w:t>but they were associated with</w:t>
        </w:r>
      </w:ins>
      <w:ins w:id="1581" w:author="Benton, Deon" w:date="2026-05-15T21:23:00Z" w16du:dateUtc="2026-05-16T02:23:00Z">
        <w:r w:rsidR="00756E4C">
          <w:rPr>
            <w:rFonts w:ascii="Times New Roman" w:hAnsi="Times New Roman" w:cs="Times New Roman"/>
          </w:rPr>
          <w:t xml:space="preserve"> a low jump,</w:t>
        </w:r>
      </w:ins>
      <w:ins w:id="1582" w:author="Benton, Deon" w:date="2026-05-15T21:21:00Z" w16du:dateUtc="2026-05-16T02:21:00Z">
        <w:r w:rsidR="001852EF" w:rsidRPr="001852EF">
          <w:rPr>
            <w:rFonts w:ascii="Times New Roman" w:hAnsi="Times New Roman" w:cs="Times New Roman"/>
          </w:rPr>
          <w:t xml:space="preserve"> curved motion</w:t>
        </w:r>
      </w:ins>
      <w:ins w:id="1583" w:author="Benton, Deon" w:date="2026-05-15T21:23:00Z" w16du:dateUtc="2026-05-16T02:23:00Z">
        <w:r w:rsidR="00756E4C">
          <w:rPr>
            <w:rFonts w:ascii="Times New Roman" w:hAnsi="Times New Roman" w:cs="Times New Roman"/>
          </w:rPr>
          <w:t>, and small vertical clearance</w:t>
        </w:r>
      </w:ins>
      <w:ins w:id="1584" w:author="Benton, Deon" w:date="2026-05-15T21:21:00Z" w16du:dateUtc="2026-05-16T02:21:00Z">
        <w:r w:rsidR="001852EF" w:rsidRPr="001852EF">
          <w:rPr>
            <w:rFonts w:ascii="Times New Roman" w:hAnsi="Times New Roman" w:cs="Times New Roman"/>
          </w:rPr>
          <w:t>.</w:t>
        </w:r>
      </w:ins>
      <w:ins w:id="1585" w:author="Benton, Deon" w:date="2026-05-15T21:23:00Z" w16du:dateUtc="2026-05-16T02:23:00Z">
        <w:r w:rsidR="00756E4C">
          <w:rPr>
            <w:rFonts w:ascii="Times New Roman" w:hAnsi="Times New Roman" w:cs="Times New Roman"/>
          </w:rPr>
          <w:t xml:space="preserve"> </w:t>
        </w:r>
      </w:ins>
      <w:ins w:id="1586" w:author="Benton, Deon" w:date="2026-05-15T21:27:00Z" w16du:dateUtc="2026-05-16T02:27:00Z">
        <w:r w:rsidR="00756E4C">
          <w:rPr>
            <w:rFonts w:ascii="Times New Roman" w:hAnsi="Times New Roman" w:cs="Times New Roman"/>
          </w:rPr>
          <w:t>This expectation</w:t>
        </w:r>
      </w:ins>
      <w:ins w:id="1587" w:author="Benton, Deon" w:date="2026-05-15T21:25:00Z" w16du:dateUtc="2026-05-16T02:25:00Z">
        <w:r w:rsidR="00756E4C">
          <w:rPr>
            <w:rFonts w:ascii="Times New Roman" w:hAnsi="Times New Roman" w:cs="Times New Roman"/>
          </w:rPr>
          <w:t>, however</w:t>
        </w:r>
      </w:ins>
      <w:ins w:id="1588" w:author="Benton, Deon" w:date="2026-05-15T21:26:00Z" w16du:dateUtc="2026-05-16T02:26:00Z">
        <w:r w:rsidR="00756E4C">
          <w:rPr>
            <w:rFonts w:ascii="Times New Roman" w:hAnsi="Times New Roman" w:cs="Times New Roman"/>
          </w:rPr>
          <w:t>,</w:t>
        </w:r>
      </w:ins>
      <w:ins w:id="1589" w:author="Benton, Deon" w:date="2026-05-15T21:25:00Z" w16du:dateUtc="2026-05-16T02:25:00Z">
        <w:r w:rsidR="00756E4C">
          <w:rPr>
            <w:rFonts w:ascii="Times New Roman" w:hAnsi="Times New Roman" w:cs="Times New Roman"/>
          </w:rPr>
          <w:t xml:space="preserve"> </w:t>
        </w:r>
      </w:ins>
      <w:ins w:id="1590" w:author="Benton, Deon" w:date="2026-05-15T21:23:00Z" w16du:dateUtc="2026-05-16T02:23:00Z">
        <w:r w:rsidR="00756E4C" w:rsidRPr="00756E4C">
          <w:rPr>
            <w:rFonts w:ascii="Times New Roman" w:hAnsi="Times New Roman" w:cs="Times New Roman"/>
          </w:rPr>
          <w:t xml:space="preserve">conflicted with the </w:t>
        </w:r>
      </w:ins>
      <w:ins w:id="1591" w:author="Benton, Deon" w:date="2026-05-15T21:24:00Z" w16du:dateUtc="2026-05-16T02:24:00Z">
        <w:r w:rsidR="00756E4C">
          <w:rPr>
            <w:rFonts w:ascii="Times New Roman" w:hAnsi="Times New Roman" w:cs="Times New Roman"/>
          </w:rPr>
          <w:t>small obstacle,</w:t>
        </w:r>
      </w:ins>
      <w:ins w:id="1592" w:author="Benton, Deon" w:date="2026-05-15T21:23:00Z" w16du:dateUtc="2026-05-16T02:23:00Z">
        <w:r w:rsidR="00756E4C" w:rsidRPr="00756E4C">
          <w:rPr>
            <w:rFonts w:ascii="Times New Roman" w:hAnsi="Times New Roman" w:cs="Times New Roman"/>
          </w:rPr>
          <w:t xml:space="preserve"> high jump</w:t>
        </w:r>
      </w:ins>
      <w:ins w:id="1593" w:author="Benton, Deon" w:date="2026-05-15T21:24:00Z" w16du:dateUtc="2026-05-16T02:24:00Z">
        <w:r w:rsidR="00756E4C">
          <w:rPr>
            <w:rFonts w:ascii="Times New Roman" w:hAnsi="Times New Roman" w:cs="Times New Roman"/>
          </w:rPr>
          <w:t>, curved motion,</w:t>
        </w:r>
      </w:ins>
      <w:ins w:id="1594" w:author="Benton, Deon" w:date="2026-05-15T21:23:00Z" w16du:dateUtc="2026-05-16T02:23:00Z">
        <w:r w:rsidR="00756E4C" w:rsidRPr="00756E4C">
          <w:rPr>
            <w:rFonts w:ascii="Times New Roman" w:hAnsi="Times New Roman" w:cs="Times New Roman"/>
          </w:rPr>
          <w:t xml:space="preserve"> </w:t>
        </w:r>
      </w:ins>
      <w:ins w:id="1595" w:author="Benton, Deon" w:date="2026-05-15T21:24:00Z" w16du:dateUtc="2026-05-16T02:24:00Z">
        <w:r w:rsidR="00756E4C">
          <w:rPr>
            <w:rFonts w:ascii="Times New Roman" w:hAnsi="Times New Roman" w:cs="Times New Roman"/>
          </w:rPr>
          <w:t>and substantial vertical clearance</w:t>
        </w:r>
      </w:ins>
      <w:ins w:id="1596" w:author="Benton, Deon" w:date="2026-05-17T01:14:00Z" w16du:dateUtc="2026-05-17T06:14:00Z">
        <w:r w:rsidR="00897040">
          <w:rPr>
            <w:rFonts w:ascii="Times New Roman" w:hAnsi="Times New Roman" w:cs="Times New Roman"/>
          </w:rPr>
          <w:t xml:space="preserve"> that networks observed in the High, inefficient test event</w:t>
        </w:r>
      </w:ins>
      <w:ins w:id="1597" w:author="Benton, Deon" w:date="2026-05-15T21:28:00Z" w16du:dateUtc="2026-05-16T02:28:00Z">
        <w:r w:rsidR="00756E4C">
          <w:rPr>
            <w:rFonts w:ascii="Times New Roman" w:hAnsi="Times New Roman" w:cs="Times New Roman"/>
          </w:rPr>
          <w:t>. The</w:t>
        </w:r>
      </w:ins>
      <w:ins w:id="1598" w:author="Benton, Deon" w:date="2026-05-15T21:27:00Z" w16du:dateUtc="2026-05-16T02:27:00Z">
        <w:r w:rsidR="00756E4C">
          <w:rPr>
            <w:rFonts w:ascii="Times New Roman" w:hAnsi="Times New Roman" w:cs="Times New Roman"/>
          </w:rPr>
          <w:t xml:space="preserve"> small obstacle and curved motion</w:t>
        </w:r>
      </w:ins>
      <w:ins w:id="1599" w:author="Benton, Deon" w:date="2026-05-15T21:28:00Z" w16du:dateUtc="2026-05-16T02:28:00Z">
        <w:r w:rsidR="00756E4C">
          <w:rPr>
            <w:rFonts w:ascii="Times New Roman" w:hAnsi="Times New Roman" w:cs="Times New Roman"/>
          </w:rPr>
          <w:t xml:space="preserve"> features were</w:t>
        </w:r>
      </w:ins>
      <w:ins w:id="1600" w:author="Benton, Deon" w:date="2026-05-15T21:27:00Z" w16du:dateUtc="2026-05-16T02:27:00Z">
        <w:r w:rsidR="00756E4C">
          <w:rPr>
            <w:rFonts w:ascii="Times New Roman" w:hAnsi="Times New Roman" w:cs="Times New Roman"/>
          </w:rPr>
          <w:t xml:space="preserve"> consistent with networks’ prior experience; the large vertical clearance and lar</w:t>
        </w:r>
      </w:ins>
      <w:ins w:id="1601" w:author="Benton, Deon" w:date="2026-05-15T21:28:00Z" w16du:dateUtc="2026-05-16T02:28:00Z">
        <w:r w:rsidR="00756E4C">
          <w:rPr>
            <w:rFonts w:ascii="Times New Roman" w:hAnsi="Times New Roman" w:cs="Times New Roman"/>
          </w:rPr>
          <w:t>ge jump were not.</w:t>
        </w:r>
      </w:ins>
      <w:ins w:id="1602" w:author="Benton, Deon" w:date="2026-05-15T21:29:00Z" w16du:dateUtc="2026-05-16T02:29:00Z">
        <w:r w:rsidR="00756E4C">
          <w:rPr>
            <w:rFonts w:ascii="Times New Roman" w:hAnsi="Times New Roman" w:cs="Times New Roman"/>
          </w:rPr>
          <w:t xml:space="preserve"> In contrast, the visual information that the Low, efficient test event presented networks </w:t>
        </w:r>
      </w:ins>
      <w:ins w:id="1603" w:author="Benton, Deon" w:date="2026-05-17T01:14:00Z" w16du:dateUtc="2026-05-17T06:14:00Z">
        <w:r w:rsidR="00282A7A">
          <w:rPr>
            <w:rFonts w:ascii="Times New Roman" w:hAnsi="Times New Roman" w:cs="Times New Roman"/>
          </w:rPr>
          <w:t xml:space="preserve">with </w:t>
        </w:r>
      </w:ins>
      <w:ins w:id="1604" w:author="Benton, Deon" w:date="2026-05-15T21:29:00Z" w16du:dateUtc="2026-05-16T02:29:00Z">
        <w:r w:rsidR="00756E4C">
          <w:rPr>
            <w:rFonts w:ascii="Times New Roman" w:hAnsi="Times New Roman" w:cs="Times New Roman"/>
          </w:rPr>
          <w:t>was largely consistent with networks</w:t>
        </w:r>
      </w:ins>
      <w:ins w:id="1605" w:author="Benton, Deon" w:date="2026-05-15T21:30:00Z" w16du:dateUtc="2026-05-16T02:30:00Z">
        <w:r w:rsidR="00756E4C">
          <w:rPr>
            <w:rFonts w:ascii="Times New Roman" w:hAnsi="Times New Roman" w:cs="Times New Roman"/>
          </w:rPr>
          <w:t xml:space="preserve">’ </w:t>
        </w:r>
      </w:ins>
      <w:ins w:id="1606" w:author="Benton, Deon" w:date="2026-05-15T21:29:00Z" w16du:dateUtc="2026-05-16T02:29:00Z">
        <w:r w:rsidR="00756E4C">
          <w:rPr>
            <w:rFonts w:ascii="Times New Roman" w:hAnsi="Times New Roman" w:cs="Times New Roman"/>
          </w:rPr>
          <w:t xml:space="preserve">prior experience. </w:t>
        </w:r>
      </w:ins>
      <w:ins w:id="1607" w:author="Benton, Deon" w:date="2026-05-15T21:30:00Z" w16du:dateUtc="2026-05-16T02:30:00Z">
        <w:r w:rsidR="00756E4C">
          <w:rPr>
            <w:rFonts w:ascii="Times New Roman" w:hAnsi="Times New Roman" w:cs="Times New Roman"/>
          </w:rPr>
          <w:t xml:space="preserve">Specifically, </w:t>
        </w:r>
      </w:ins>
      <w:ins w:id="1608" w:author="Benton, Deon" w:date="2026-05-15T21:31:00Z" w16du:dateUtc="2026-05-16T02:31:00Z">
        <w:r w:rsidR="00756E4C">
          <w:rPr>
            <w:rFonts w:ascii="Times New Roman" w:hAnsi="Times New Roman" w:cs="Times New Roman"/>
          </w:rPr>
          <w:t xml:space="preserve">this event presented networks with a small obstacle, low jump, low vertical clearance, and </w:t>
        </w:r>
      </w:ins>
      <w:ins w:id="1609" w:author="Benton, Deon" w:date="2026-05-17T01:15:00Z" w16du:dateUtc="2026-05-17T06:15:00Z">
        <w:r w:rsidR="00282A7A">
          <w:rPr>
            <w:rFonts w:ascii="Times New Roman" w:hAnsi="Times New Roman" w:cs="Times New Roman"/>
          </w:rPr>
          <w:t>curved</w:t>
        </w:r>
      </w:ins>
      <w:ins w:id="1610" w:author="Benton, Deon" w:date="2026-05-15T21:31:00Z" w16du:dateUtc="2026-05-16T02:31:00Z">
        <w:r w:rsidR="00756E4C">
          <w:rPr>
            <w:rFonts w:ascii="Times New Roman" w:hAnsi="Times New Roman" w:cs="Times New Roman"/>
          </w:rPr>
          <w:t xml:space="preserve"> motion</w:t>
        </w:r>
      </w:ins>
      <w:ins w:id="1611" w:author="Benton, Deon" w:date="2026-05-15T21:32:00Z" w16du:dateUtc="2026-05-16T02:32:00Z">
        <w:r w:rsidR="00FD18C8">
          <w:rPr>
            <w:rFonts w:ascii="Times New Roman" w:hAnsi="Times New Roman" w:cs="Times New Roman"/>
          </w:rPr>
          <w:t xml:space="preserve">. </w:t>
        </w:r>
      </w:ins>
      <w:ins w:id="1612" w:author="Benton, Deon" w:date="2026-05-15T21:29:00Z" w16du:dateUtc="2026-05-16T02:29:00Z">
        <w:r w:rsidR="00756E4C">
          <w:rPr>
            <w:rFonts w:ascii="Times New Roman" w:hAnsi="Times New Roman" w:cs="Times New Roman"/>
          </w:rPr>
          <w:t>As such, this event produced much less error</w:t>
        </w:r>
      </w:ins>
      <w:ins w:id="1613" w:author="Benton, Deon" w:date="2026-05-15T21:32:00Z" w16du:dateUtc="2026-05-16T02:32:00Z">
        <w:r w:rsidR="00FD18C8">
          <w:rPr>
            <w:rFonts w:ascii="Times New Roman" w:hAnsi="Times New Roman" w:cs="Times New Roman"/>
          </w:rPr>
          <w:t xml:space="preserve"> than the High, inefficient one</w:t>
        </w:r>
      </w:ins>
      <w:ins w:id="1614" w:author="Benton, Deon" w:date="2026-05-15T21:29:00Z" w16du:dateUtc="2026-05-16T02:29:00Z">
        <w:r w:rsidR="00756E4C">
          <w:rPr>
            <w:rFonts w:ascii="Times New Roman" w:hAnsi="Times New Roman" w:cs="Times New Roman"/>
          </w:rPr>
          <w:t>.</w:t>
        </w:r>
      </w:ins>
    </w:p>
    <w:p w14:paraId="42D6DEDD" w14:textId="7B933640" w:rsidR="00F0668E" w:rsidRDefault="008B7659" w:rsidP="00E407C6">
      <w:pPr>
        <w:spacing w:line="480" w:lineRule="auto"/>
        <w:contextualSpacing/>
        <w:rPr>
          <w:rFonts w:ascii="Times New Roman" w:hAnsi="Times New Roman" w:cs="Times New Roman"/>
        </w:rPr>
      </w:pPr>
      <w:r>
        <w:rPr>
          <w:rFonts w:ascii="Times New Roman" w:hAnsi="Times New Roman" w:cs="Times New Roman"/>
        </w:rPr>
        <w:lastRenderedPageBreak/>
        <w:tab/>
      </w:r>
      <w:r w:rsidR="00FD25D6" w:rsidRPr="00FD25D6">
        <w:rPr>
          <w:rFonts w:ascii="Times New Roman" w:hAnsi="Times New Roman" w:cs="Times New Roman"/>
        </w:rPr>
        <w:t xml:space="preserve">The goal of this simulation was to examine whether ALIAS could be extended to explain a set of results that, before now, were interpreted to mean that infants represent action efficiency in a graded or continuous manner. The results revealed that ALIAS succeeded in qualitatively reproducing infants’ looking responses across the three experiments reported in Liu and </w:t>
      </w:r>
      <w:proofErr w:type="spellStart"/>
      <w:r w:rsidR="00FD25D6" w:rsidRPr="00FD25D6">
        <w:rPr>
          <w:rFonts w:ascii="Times New Roman" w:hAnsi="Times New Roman" w:cs="Times New Roman"/>
        </w:rPr>
        <w:t>Spelke</w:t>
      </w:r>
      <w:proofErr w:type="spellEnd"/>
      <w:r w:rsidR="00FD25D6" w:rsidRPr="00FD25D6">
        <w:rPr>
          <w:rFonts w:ascii="Times New Roman" w:hAnsi="Times New Roman" w:cs="Times New Roman"/>
        </w:rPr>
        <w:t xml:space="preserve"> (2017). To clarify whether the success of this model was due to associative learning alone, the performance of a version of this model that omitted differential barrier salience—called ALIAS-2—was evaluated. Here too it was the case that ALIAS-2’s performance qualitatively matched that of infants in Liu and </w:t>
      </w:r>
      <w:proofErr w:type="spellStart"/>
      <w:r w:rsidR="00FD25D6" w:rsidRPr="00FD25D6">
        <w:rPr>
          <w:rFonts w:ascii="Times New Roman" w:hAnsi="Times New Roman" w:cs="Times New Roman"/>
        </w:rPr>
        <w:t>Spelke</w:t>
      </w:r>
      <w:proofErr w:type="spellEnd"/>
      <w:r w:rsidR="00FD25D6" w:rsidRPr="00FD25D6">
        <w:rPr>
          <w:rFonts w:ascii="Times New Roman" w:hAnsi="Times New Roman" w:cs="Times New Roman"/>
        </w:rPr>
        <w:t xml:space="preserve"> (2017). This suggests that associative learning alone is sufficient to capture the findings in this study. At the same time, the fact that ALIAS-2 was unable to replicate the first two target findings indicates that additional assumptions—in addition to associative learning—are required to capture the full range of findings in the infant literature on </w:t>
      </w:r>
      <w:ins w:id="1615" w:author="Benton, Deon" w:date="2026-05-16T15:39:00Z" w16du:dateUtc="2026-05-16T20:39:00Z">
        <w:r w:rsidR="00DB0881">
          <w:rPr>
            <w:rFonts w:ascii="Times New Roman" w:hAnsi="Times New Roman" w:cs="Times New Roman"/>
          </w:rPr>
          <w:t>action efficiency understanding</w:t>
        </w:r>
      </w:ins>
      <w:r w:rsidR="00FD25D6" w:rsidRPr="00FD25D6">
        <w:rPr>
          <w:rFonts w:ascii="Times New Roman" w:hAnsi="Times New Roman" w:cs="Times New Roman"/>
        </w:rPr>
        <w:t>. One assumption relates to the differential salience of barriers: In events that include arced motion, barriers located peripherally to this motion are less visually salient than those located directly beneath it. The other assumption is that infants’ patterns of looking in a typical action-understanding study are shaped by the amount of real-world experience they have processing different kinds of actions.</w:t>
      </w:r>
    </w:p>
    <w:p w14:paraId="3570B0DF" w14:textId="05036AA4" w:rsidR="006B67C9" w:rsidRDefault="00252FF3" w:rsidP="00E407C6">
      <w:pPr>
        <w:spacing w:line="480" w:lineRule="auto"/>
        <w:contextualSpacing/>
        <w:rPr>
          <w:rFonts w:ascii="Times New Roman" w:hAnsi="Times New Roman" w:cs="Times New Roman"/>
        </w:rPr>
      </w:pPr>
      <w:r>
        <w:rPr>
          <w:rFonts w:ascii="Times New Roman" w:hAnsi="Times New Roman" w:cs="Times New Roman"/>
        </w:rPr>
        <w:tab/>
      </w:r>
      <w:r w:rsidR="00CF3BF7" w:rsidRPr="00CF3BF7">
        <w:rPr>
          <w:rFonts w:ascii="Times New Roman" w:hAnsi="Times New Roman" w:cs="Times New Roman"/>
        </w:rPr>
        <w:t>In contrast to the success of ALIAS and ALIAS-2, OM10</w:t>
      </w:r>
      <w:ins w:id="1616" w:author="Benton, Deon" w:date="2026-05-17T01:15:00Z" w16du:dateUtc="2026-05-17T06:15:00Z">
        <w:r w:rsidR="00FA481C">
          <w:rPr>
            <w:rFonts w:ascii="Times New Roman" w:hAnsi="Times New Roman" w:cs="Times New Roman"/>
          </w:rPr>
          <w:t>-2</w:t>
        </w:r>
      </w:ins>
      <w:r w:rsidR="00CF3BF7" w:rsidRPr="00CF3BF7">
        <w:rPr>
          <w:rFonts w:ascii="Times New Roman" w:hAnsi="Times New Roman" w:cs="Times New Roman"/>
        </w:rPr>
        <w:t xml:space="preserve"> was unable to</w:t>
      </w:r>
      <w:del w:id="1617" w:author="Benton, Deon" w:date="2026-05-17T01:16:00Z" w16du:dateUtc="2026-05-17T06:16:00Z">
        <w:r w:rsidR="00CF3BF7" w:rsidRPr="00CF3BF7" w:rsidDel="00FA481C">
          <w:rPr>
            <w:rFonts w:ascii="Times New Roman" w:hAnsi="Times New Roman" w:cs="Times New Roman"/>
          </w:rPr>
          <w:delText xml:space="preserve"> </w:delText>
        </w:r>
      </w:del>
      <w:r w:rsidR="00CF3BF7" w:rsidRPr="00CF3BF7">
        <w:rPr>
          <w:rFonts w:ascii="Times New Roman" w:hAnsi="Times New Roman" w:cs="Times New Roman"/>
        </w:rPr>
        <w:t xml:space="preserve"> account for </w:t>
      </w:r>
      <w:proofErr w:type="gramStart"/>
      <w:r w:rsidR="00CF3BF7" w:rsidRPr="00CF3BF7">
        <w:rPr>
          <w:rFonts w:ascii="Times New Roman" w:hAnsi="Times New Roman" w:cs="Times New Roman"/>
        </w:rPr>
        <w:t>all of</w:t>
      </w:r>
      <w:proofErr w:type="gramEnd"/>
      <w:r w:rsidR="00CF3BF7" w:rsidRPr="00CF3BF7">
        <w:rPr>
          <w:rFonts w:ascii="Times New Roman" w:hAnsi="Times New Roman" w:cs="Times New Roman"/>
        </w:rPr>
        <w:t xml:space="preserve"> the data in this </w:t>
      </w:r>
      <w:ins w:id="1618" w:author="Benton, Deon" w:date="2026-05-17T01:16:00Z" w16du:dateUtc="2026-05-17T06:16:00Z">
        <w:r w:rsidR="00FA481C">
          <w:rPr>
            <w:rFonts w:ascii="Times New Roman" w:hAnsi="Times New Roman" w:cs="Times New Roman"/>
          </w:rPr>
          <w:t xml:space="preserve">Liu and </w:t>
        </w:r>
        <w:proofErr w:type="spellStart"/>
        <w:r w:rsidR="00FA481C">
          <w:rPr>
            <w:rFonts w:ascii="Times New Roman" w:hAnsi="Times New Roman" w:cs="Times New Roman"/>
          </w:rPr>
          <w:t>Spelke</w:t>
        </w:r>
        <w:proofErr w:type="spellEnd"/>
        <w:r w:rsidR="00FA481C">
          <w:rPr>
            <w:rFonts w:ascii="Times New Roman" w:hAnsi="Times New Roman" w:cs="Times New Roman"/>
          </w:rPr>
          <w:t xml:space="preserve"> (2017)</w:t>
        </w:r>
      </w:ins>
      <w:r w:rsidR="00CF3BF7" w:rsidRPr="00CF3BF7">
        <w:rPr>
          <w:rFonts w:ascii="Times New Roman" w:hAnsi="Times New Roman" w:cs="Times New Roman"/>
        </w:rPr>
        <w:t xml:space="preserve">. </w:t>
      </w:r>
      <w:ins w:id="1619" w:author="Benton, Deon" w:date="2026-05-17T01:16:00Z" w16du:dateUtc="2026-05-17T06:16:00Z">
        <w:r w:rsidR="00FA481C">
          <w:rPr>
            <w:rFonts w:ascii="Times New Roman" w:hAnsi="Times New Roman" w:cs="Times New Roman"/>
          </w:rPr>
          <w:t>This finding is theoretically relevant</w:t>
        </w:r>
      </w:ins>
      <w:r w:rsidR="00CF3BF7" w:rsidRPr="00CF3BF7">
        <w:rPr>
          <w:rFonts w:ascii="Times New Roman" w:hAnsi="Times New Roman" w:cs="Times New Roman"/>
        </w:rPr>
        <w:t xml:space="preserve"> because it suggests that simply improving a connectionist model’s fidelity to the task structure is </w:t>
      </w:r>
      <w:ins w:id="1620" w:author="Benton, Deon" w:date="2026-05-17T01:17:00Z" w16du:dateUtc="2026-05-17T06:17:00Z">
        <w:r w:rsidR="00FA481C">
          <w:rPr>
            <w:rFonts w:ascii="Times New Roman" w:hAnsi="Times New Roman" w:cs="Times New Roman"/>
          </w:rPr>
          <w:t>not enough.</w:t>
        </w:r>
      </w:ins>
      <w:r w:rsidR="00CF3BF7" w:rsidRPr="00CF3BF7">
        <w:rPr>
          <w:rFonts w:ascii="Times New Roman" w:hAnsi="Times New Roman" w:cs="Times New Roman"/>
        </w:rPr>
        <w:t xml:space="preserve"> A successful model must additionally capture the underlying processes and incorporate </w:t>
      </w:r>
      <w:ins w:id="1621" w:author="Benton, Deon" w:date="2026-05-17T01:17:00Z" w16du:dateUtc="2026-05-17T06:17:00Z">
        <w:r w:rsidR="008D5215">
          <w:rPr>
            <w:rFonts w:ascii="Times New Roman" w:hAnsi="Times New Roman" w:cs="Times New Roman"/>
          </w:rPr>
          <w:t>those key assum</w:t>
        </w:r>
      </w:ins>
      <w:ins w:id="1622" w:author="Benton, Deon" w:date="2026-05-17T01:19:00Z" w16du:dateUtc="2026-05-17T06:19:00Z">
        <w:r w:rsidR="008D5215">
          <w:rPr>
            <w:rFonts w:ascii="Times New Roman" w:hAnsi="Times New Roman" w:cs="Times New Roman"/>
          </w:rPr>
          <w:t>ptions</w:t>
        </w:r>
      </w:ins>
      <w:r w:rsidR="00CF3BF7" w:rsidRPr="00CF3BF7">
        <w:rPr>
          <w:rFonts w:ascii="Times New Roman" w:hAnsi="Times New Roman" w:cs="Times New Roman"/>
        </w:rPr>
        <w:t xml:space="preserve"> </w:t>
      </w:r>
      <w:ins w:id="1623" w:author="Benton, Deon" w:date="2026-05-17T01:18:00Z" w16du:dateUtc="2026-05-17T06:18:00Z">
        <w:r w:rsidR="008D5215">
          <w:rPr>
            <w:rFonts w:ascii="Times New Roman" w:hAnsi="Times New Roman" w:cs="Times New Roman"/>
          </w:rPr>
          <w:t>thought to subserve</w:t>
        </w:r>
      </w:ins>
      <w:r w:rsidR="00CF3BF7" w:rsidRPr="00CF3BF7">
        <w:rPr>
          <w:rFonts w:ascii="Times New Roman" w:hAnsi="Times New Roman" w:cs="Times New Roman"/>
        </w:rPr>
        <w:t xml:space="preserve"> infants’ </w:t>
      </w:r>
      <w:ins w:id="1624" w:author="Benton, Deon" w:date="2026-05-17T01:18:00Z" w16du:dateUtc="2026-05-17T06:18:00Z">
        <w:r w:rsidR="008D5215">
          <w:rPr>
            <w:rFonts w:ascii="Times New Roman" w:hAnsi="Times New Roman" w:cs="Times New Roman"/>
          </w:rPr>
          <w:t xml:space="preserve">looking </w:t>
        </w:r>
      </w:ins>
      <w:r w:rsidR="00CF3BF7" w:rsidRPr="00CF3BF7">
        <w:rPr>
          <w:rFonts w:ascii="Times New Roman" w:hAnsi="Times New Roman" w:cs="Times New Roman"/>
        </w:rPr>
        <w:t xml:space="preserve">behavior in studies </w:t>
      </w:r>
      <w:ins w:id="1625" w:author="Benton, Deon" w:date="2026-05-17T01:18:00Z" w16du:dateUtc="2026-05-17T06:18:00Z">
        <w:r w:rsidR="008D5215">
          <w:rPr>
            <w:rFonts w:ascii="Times New Roman" w:hAnsi="Times New Roman" w:cs="Times New Roman"/>
          </w:rPr>
          <w:t>assessing their</w:t>
        </w:r>
      </w:ins>
      <w:r w:rsidR="00CF3BF7" w:rsidRPr="00CF3BF7">
        <w:rPr>
          <w:rFonts w:ascii="Times New Roman" w:hAnsi="Times New Roman" w:cs="Times New Roman"/>
        </w:rPr>
        <w:t xml:space="preserve"> </w:t>
      </w:r>
      <w:ins w:id="1626" w:author="Benton, Deon" w:date="2026-05-16T15:39:00Z" w16du:dateUtc="2026-05-16T20:39:00Z">
        <w:r w:rsidR="00DB0881">
          <w:rPr>
            <w:rFonts w:ascii="Times New Roman" w:hAnsi="Times New Roman" w:cs="Times New Roman"/>
          </w:rPr>
          <w:t>action efficiency understanding</w:t>
        </w:r>
      </w:ins>
      <w:r w:rsidR="00CF3BF7" w:rsidRPr="00CF3BF7">
        <w:rPr>
          <w:rFonts w:ascii="Times New Roman" w:hAnsi="Times New Roman" w:cs="Times New Roman"/>
        </w:rPr>
        <w:t>.</w:t>
      </w:r>
    </w:p>
    <w:p w14:paraId="03AFDF57" w14:textId="52706562" w:rsidR="00BF2F6B" w:rsidRDefault="00C51108" w:rsidP="00524642">
      <w:pPr>
        <w:spacing w:line="480" w:lineRule="auto"/>
        <w:contextualSpacing/>
        <w:rPr>
          <w:rFonts w:ascii="Times New Roman" w:hAnsi="Times New Roman" w:cs="Times New Roman"/>
        </w:rPr>
      </w:pPr>
      <w:r>
        <w:rPr>
          <w:rFonts w:ascii="Times New Roman" w:hAnsi="Times New Roman" w:cs="Times New Roman"/>
        </w:rPr>
        <w:lastRenderedPageBreak/>
        <w:tab/>
      </w:r>
      <w:ins w:id="1627" w:author="Benton, Deon" w:date="2026-05-17T01:19:00Z" w16du:dateUtc="2026-05-17T06:19:00Z">
        <w:r w:rsidR="00486D75">
          <w:rPr>
            <w:rFonts w:ascii="Times New Roman" w:hAnsi="Times New Roman" w:cs="Times New Roman"/>
          </w:rPr>
          <w:t xml:space="preserve">Despite the success of ALIAS in capturing several key findings, it would still be too premature at this point to </w:t>
        </w:r>
      </w:ins>
      <w:ins w:id="1628" w:author="Benton, Deon" w:date="2026-05-17T01:21:00Z" w16du:dateUtc="2026-05-17T06:21:00Z">
        <w:r w:rsidR="00486D75">
          <w:rPr>
            <w:rFonts w:ascii="Times New Roman" w:hAnsi="Times New Roman" w:cs="Times New Roman"/>
          </w:rPr>
          <w:t>conclude that</w:t>
        </w:r>
      </w:ins>
      <w:ins w:id="1629" w:author="Benton, Deon" w:date="2026-05-17T01:19:00Z" w16du:dateUtc="2026-05-17T06:19:00Z">
        <w:r w:rsidR="00486D75">
          <w:rPr>
            <w:rFonts w:ascii="Times New Roman" w:hAnsi="Times New Roman" w:cs="Times New Roman"/>
          </w:rPr>
          <w:t xml:space="preserve"> ALIAS</w:t>
        </w:r>
      </w:ins>
      <w:ins w:id="1630" w:author="Benton, Deon" w:date="2026-05-17T01:20:00Z" w16du:dateUtc="2026-05-17T06:20:00Z">
        <w:r w:rsidR="00486D75">
          <w:rPr>
            <w:rFonts w:ascii="Times New Roman" w:hAnsi="Times New Roman" w:cs="Times New Roman"/>
          </w:rPr>
          <w:t xml:space="preserve"> provides a</w:t>
        </w:r>
      </w:ins>
      <w:ins w:id="1631" w:author="Benton, Deon" w:date="2026-05-17T01:22:00Z" w16du:dateUtc="2026-05-17T06:22:00Z">
        <w:r w:rsidR="00486D75">
          <w:rPr>
            <w:rFonts w:ascii="Times New Roman" w:hAnsi="Times New Roman" w:cs="Times New Roman"/>
          </w:rPr>
          <w:t xml:space="preserve"> fully</w:t>
        </w:r>
      </w:ins>
      <w:ins w:id="1632" w:author="Benton, Deon" w:date="2026-05-17T01:20:00Z" w16du:dateUtc="2026-05-17T06:20:00Z">
        <w:r w:rsidR="00486D75">
          <w:rPr>
            <w:rFonts w:ascii="Times New Roman" w:hAnsi="Times New Roman" w:cs="Times New Roman"/>
          </w:rPr>
          <w:t xml:space="preserve"> general account of infants</w:t>
        </w:r>
        <w:proofErr w:type="gramStart"/>
        <w:r w:rsidR="00486D75">
          <w:rPr>
            <w:rFonts w:ascii="Times New Roman" w:hAnsi="Times New Roman" w:cs="Times New Roman"/>
          </w:rPr>
          <w:t>’ looking</w:t>
        </w:r>
        <w:proofErr w:type="gramEnd"/>
        <w:r w:rsidR="00486D75">
          <w:rPr>
            <w:rFonts w:ascii="Times New Roman" w:hAnsi="Times New Roman" w:cs="Times New Roman"/>
          </w:rPr>
          <w:t xml:space="preserve"> responses in studies </w:t>
        </w:r>
      </w:ins>
      <w:ins w:id="1633" w:author="Benton, Deon" w:date="2026-05-17T01:22:00Z" w16du:dateUtc="2026-05-17T06:22:00Z">
        <w:r w:rsidR="00486D75">
          <w:rPr>
            <w:rFonts w:ascii="Times New Roman" w:hAnsi="Times New Roman" w:cs="Times New Roman"/>
          </w:rPr>
          <w:t>eval</w:t>
        </w:r>
      </w:ins>
      <w:ins w:id="1634" w:author="Benton, Deon" w:date="2026-05-17T01:23:00Z" w16du:dateUtc="2026-05-17T06:23:00Z">
        <w:r w:rsidR="00486D75">
          <w:rPr>
            <w:rFonts w:ascii="Times New Roman" w:hAnsi="Times New Roman" w:cs="Times New Roman"/>
          </w:rPr>
          <w:t>uating</w:t>
        </w:r>
      </w:ins>
      <w:ins w:id="1635" w:author="Benton, Deon" w:date="2026-05-17T01:20:00Z" w16du:dateUtc="2026-05-17T06:20:00Z">
        <w:r w:rsidR="00486D75">
          <w:rPr>
            <w:rFonts w:ascii="Times New Roman" w:hAnsi="Times New Roman" w:cs="Times New Roman"/>
          </w:rPr>
          <w:t xml:space="preserve"> their sensitivity to the efficiency of actions.</w:t>
        </w:r>
      </w:ins>
      <w:r w:rsidR="0094338E" w:rsidRPr="0094338E">
        <w:rPr>
          <w:rFonts w:ascii="Times New Roman" w:hAnsi="Times New Roman" w:cs="Times New Roman"/>
        </w:rPr>
        <w:t xml:space="preserve"> </w:t>
      </w:r>
      <w:ins w:id="1636" w:author="Benton, Deon" w:date="2026-05-17T01:20:00Z" w16du:dateUtc="2026-05-17T06:20:00Z">
        <w:r w:rsidR="00486D75">
          <w:rPr>
            <w:rFonts w:ascii="Times New Roman" w:hAnsi="Times New Roman" w:cs="Times New Roman"/>
          </w:rPr>
          <w:t>This is because it</w:t>
        </w:r>
      </w:ins>
      <w:r w:rsidR="0094338E" w:rsidRPr="0094338E">
        <w:rPr>
          <w:rFonts w:ascii="Times New Roman" w:hAnsi="Times New Roman" w:cs="Times New Roman"/>
        </w:rPr>
        <w:t xml:space="preserve"> must also </w:t>
      </w:r>
      <w:ins w:id="1637" w:author="Benton, Deon" w:date="2026-05-17T01:21:00Z" w16du:dateUtc="2026-05-17T06:21:00Z">
        <w:r w:rsidR="00486D75">
          <w:rPr>
            <w:rFonts w:ascii="Times New Roman" w:hAnsi="Times New Roman" w:cs="Times New Roman"/>
          </w:rPr>
          <w:t>be shown that this model can reproduce</w:t>
        </w:r>
      </w:ins>
      <w:ins w:id="1638" w:author="Benton, Deon" w:date="2026-05-17T01:24:00Z" w16du:dateUtc="2026-05-17T06:24:00Z">
        <w:r w:rsidR="00495E68">
          <w:rPr>
            <w:rFonts w:ascii="Times New Roman" w:hAnsi="Times New Roman" w:cs="Times New Roman"/>
          </w:rPr>
          <w:t xml:space="preserve"> the finding that much younger</w:t>
        </w:r>
      </w:ins>
      <w:ins w:id="1639" w:author="Benton, Deon" w:date="2026-05-17T01:25:00Z" w16du:dateUtc="2026-05-17T06:25:00Z">
        <w:r w:rsidR="00495E68">
          <w:rPr>
            <w:rFonts w:ascii="Times New Roman" w:hAnsi="Times New Roman" w:cs="Times New Roman"/>
          </w:rPr>
          <w:t xml:space="preserve"> infants are also sensitive to the efficiency (or lack thereof) of an action. </w:t>
        </w:r>
      </w:ins>
      <w:r w:rsidR="0094338E" w:rsidRPr="0094338E">
        <w:rPr>
          <w:rFonts w:ascii="Times New Roman" w:hAnsi="Times New Roman" w:cs="Times New Roman"/>
        </w:rPr>
        <w:t xml:space="preserve"> </w:t>
      </w:r>
      <w:ins w:id="1640" w:author="Benton, Deon" w:date="2026-05-17T01:26:00Z" w16du:dateUtc="2026-05-17T06:26:00Z">
        <w:r w:rsidR="00495E68">
          <w:rPr>
            <w:rFonts w:ascii="Times New Roman" w:hAnsi="Times New Roman" w:cs="Times New Roman"/>
          </w:rPr>
          <w:t xml:space="preserve">An illustrative example of this comes from a study by </w:t>
        </w:r>
      </w:ins>
      <w:r w:rsidR="0094338E" w:rsidRPr="0094338E">
        <w:rPr>
          <w:rFonts w:ascii="Times New Roman" w:hAnsi="Times New Roman" w:cs="Times New Roman"/>
        </w:rPr>
        <w:t>Skerry et al. (2013</w:t>
      </w:r>
      <w:proofErr w:type="gramStart"/>
      <w:r w:rsidR="0094338E" w:rsidRPr="0094338E">
        <w:rPr>
          <w:rFonts w:ascii="Times New Roman" w:hAnsi="Times New Roman" w:cs="Times New Roman"/>
        </w:rPr>
        <w:t xml:space="preserve">) </w:t>
      </w:r>
      <w:ins w:id="1641" w:author="Benton, Deon" w:date="2026-05-17T01:26:00Z" w16du:dateUtc="2026-05-17T06:26:00Z">
        <w:r w:rsidR="00495E68">
          <w:rPr>
            <w:rFonts w:ascii="Times New Roman" w:hAnsi="Times New Roman" w:cs="Times New Roman"/>
          </w:rPr>
          <w:t>.</w:t>
        </w:r>
        <w:proofErr w:type="gramEnd"/>
        <w:r w:rsidR="00495E68">
          <w:rPr>
            <w:rFonts w:ascii="Times New Roman" w:hAnsi="Times New Roman" w:cs="Times New Roman"/>
          </w:rPr>
          <w:t xml:space="preserve"> These authors </w:t>
        </w:r>
      </w:ins>
      <w:r w:rsidR="0094338E" w:rsidRPr="0094338E">
        <w:rPr>
          <w:rFonts w:ascii="Times New Roman" w:hAnsi="Times New Roman" w:cs="Times New Roman"/>
        </w:rPr>
        <w:t>found that</w:t>
      </w:r>
      <w:ins w:id="1642" w:author="Benton, Deon" w:date="2026-05-17T01:27:00Z" w16du:dateUtc="2026-05-17T06:27:00Z">
        <w:r w:rsidR="002912FC">
          <w:rPr>
            <w:rFonts w:ascii="Times New Roman" w:hAnsi="Times New Roman" w:cs="Times New Roman"/>
          </w:rPr>
          <w:t xml:space="preserve"> providing 3-month-olds direct reaching experience</w:t>
        </w:r>
      </w:ins>
      <w:ins w:id="1643" w:author="Benton, Deon" w:date="2026-05-17T01:28:00Z" w16du:dateUtc="2026-05-17T06:28:00Z">
        <w:r w:rsidR="00FC317D">
          <w:rPr>
            <w:rFonts w:ascii="Times New Roman" w:hAnsi="Times New Roman" w:cs="Times New Roman"/>
          </w:rPr>
          <w:t xml:space="preserve">—via sticky mittens—was sufficient </w:t>
        </w:r>
      </w:ins>
      <w:ins w:id="1644" w:author="Benton, Deon" w:date="2026-05-17T01:30:00Z" w16du:dateUtc="2026-05-17T06:30:00Z">
        <w:r w:rsidR="00FC317D">
          <w:rPr>
            <w:rFonts w:ascii="Times New Roman" w:hAnsi="Times New Roman" w:cs="Times New Roman"/>
          </w:rPr>
          <w:t>for them to engage in a pattern of looking across events that resem</w:t>
        </w:r>
      </w:ins>
      <w:ins w:id="1645" w:author="Benton, Deon" w:date="2026-05-17T01:31:00Z" w16du:dateUtc="2026-05-17T06:31:00Z">
        <w:r w:rsidR="00FC317D">
          <w:rPr>
            <w:rFonts w:ascii="Times New Roman" w:hAnsi="Times New Roman" w:cs="Times New Roman"/>
          </w:rPr>
          <w:t xml:space="preserve">bled that of older infants. </w:t>
        </w:r>
      </w:ins>
      <w:del w:id="1646" w:author="Benton, Deon" w:date="2026-05-17T01:30:00Z" w16du:dateUtc="2026-05-17T06:30:00Z">
        <w:r w:rsidR="0094338E" w:rsidRPr="0094338E" w:rsidDel="00FC317D">
          <w:rPr>
            <w:rFonts w:ascii="Times New Roman" w:hAnsi="Times New Roman" w:cs="Times New Roman"/>
          </w:rPr>
          <w:delText xml:space="preserve"> </w:delText>
        </w:r>
      </w:del>
      <w:del w:id="1647" w:author="Benton, Deon" w:date="2026-05-17T01:31:00Z" w16du:dateUtc="2026-05-17T06:31:00Z">
        <w:r w:rsidR="0094338E" w:rsidDel="00FC317D">
          <w:rPr>
            <w:rFonts w:ascii="Times New Roman" w:hAnsi="Times New Roman" w:cs="Times New Roman"/>
          </w:rPr>
          <w:delText>.</w:delText>
        </w:r>
        <w:r w:rsidR="00C52F5E" w:rsidDel="00FC317D">
          <w:rPr>
            <w:rFonts w:ascii="Times New Roman" w:hAnsi="Times New Roman" w:cs="Times New Roman"/>
          </w:rPr>
          <w:delText xml:space="preserve"> </w:delText>
        </w:r>
      </w:del>
      <w:r w:rsidR="00C52F5E">
        <w:rPr>
          <w:rFonts w:ascii="Times New Roman" w:hAnsi="Times New Roman" w:cs="Times New Roman"/>
        </w:rPr>
        <w:t xml:space="preserve">Given that 3-month-olds </w:t>
      </w:r>
      <w:r w:rsidR="004379DF">
        <w:rPr>
          <w:rFonts w:ascii="Times New Roman" w:hAnsi="Times New Roman" w:cs="Times New Roman"/>
        </w:rPr>
        <w:t xml:space="preserve">necessarily </w:t>
      </w:r>
      <w:r w:rsidR="00C52F5E">
        <w:rPr>
          <w:rFonts w:ascii="Times New Roman" w:hAnsi="Times New Roman" w:cs="Times New Roman"/>
        </w:rPr>
        <w:t xml:space="preserve">have had less experience </w:t>
      </w:r>
      <w:r w:rsidR="004379DF">
        <w:rPr>
          <w:rFonts w:ascii="Times New Roman" w:hAnsi="Times New Roman" w:cs="Times New Roman"/>
        </w:rPr>
        <w:t xml:space="preserve">processing </w:t>
      </w:r>
      <w:r w:rsidR="00C52F5E">
        <w:rPr>
          <w:rFonts w:ascii="Times New Roman" w:hAnsi="Times New Roman" w:cs="Times New Roman"/>
        </w:rPr>
        <w:t xml:space="preserve">other’s actions than older infants, </w:t>
      </w:r>
      <w:r w:rsidR="0022270A">
        <w:rPr>
          <w:rFonts w:ascii="Times New Roman" w:hAnsi="Times New Roman" w:cs="Times New Roman"/>
        </w:rPr>
        <w:t>it is unlikely that</w:t>
      </w:r>
      <w:r w:rsidR="005E6317">
        <w:rPr>
          <w:rFonts w:ascii="Times New Roman" w:hAnsi="Times New Roman" w:cs="Times New Roman"/>
        </w:rPr>
        <w:t xml:space="preserve"> these </w:t>
      </w:r>
      <w:r w:rsidR="009A1345">
        <w:rPr>
          <w:rFonts w:ascii="Times New Roman" w:hAnsi="Times New Roman" w:cs="Times New Roman"/>
        </w:rPr>
        <w:t>looking patterns arise</w:t>
      </w:r>
      <w:r w:rsidR="005E6317">
        <w:rPr>
          <w:rFonts w:ascii="Times New Roman" w:hAnsi="Times New Roman" w:cs="Times New Roman"/>
        </w:rPr>
        <w:t xml:space="preserve"> solely from extensive</w:t>
      </w:r>
      <w:r w:rsidR="000107A5">
        <w:rPr>
          <w:rFonts w:ascii="Times New Roman" w:hAnsi="Times New Roman" w:cs="Times New Roman"/>
        </w:rPr>
        <w:t>, real-world action processing</w:t>
      </w:r>
      <w:r w:rsidR="005E6317">
        <w:rPr>
          <w:rFonts w:ascii="Times New Roman" w:hAnsi="Times New Roman" w:cs="Times New Roman"/>
        </w:rPr>
        <w:t xml:space="preserve"> </w:t>
      </w:r>
      <w:r w:rsidR="009B142C">
        <w:rPr>
          <w:rFonts w:ascii="Times New Roman" w:hAnsi="Times New Roman" w:cs="Times New Roman"/>
        </w:rPr>
        <w:t>experience</w:t>
      </w:r>
      <w:r w:rsidR="005E6317">
        <w:rPr>
          <w:rFonts w:ascii="Times New Roman" w:hAnsi="Times New Roman" w:cs="Times New Roman"/>
        </w:rPr>
        <w:t>.</w:t>
      </w:r>
      <w:r w:rsidR="0022270A">
        <w:rPr>
          <w:rFonts w:ascii="Times New Roman" w:hAnsi="Times New Roman" w:cs="Times New Roman"/>
        </w:rPr>
        <w:t xml:space="preserve"> </w:t>
      </w:r>
    </w:p>
    <w:p w14:paraId="517D46F9" w14:textId="5DFB69FF" w:rsidR="00B961F3" w:rsidDel="00B4247F" w:rsidRDefault="00FD1459" w:rsidP="00B4247F">
      <w:pPr>
        <w:spacing w:line="480" w:lineRule="auto"/>
        <w:ind w:firstLine="720"/>
        <w:contextualSpacing/>
        <w:rPr>
          <w:del w:id="1648" w:author="Benton, Deon" w:date="2026-05-01T21:05:00Z" w16du:dateUtc="2026-05-02T02:05:00Z"/>
          <w:rFonts w:ascii="Times New Roman" w:hAnsi="Times New Roman" w:cs="Times New Roman"/>
        </w:rPr>
      </w:pPr>
      <w:r w:rsidRPr="00FD1459">
        <w:rPr>
          <w:rFonts w:ascii="Times New Roman" w:hAnsi="Times New Roman" w:cs="Times New Roman"/>
        </w:rPr>
        <w:t xml:space="preserve">As outlined in the Introduction, it may not be necessary to posit extensive, real-world action-processing experience </w:t>
      </w:r>
      <w:ins w:id="1649" w:author="Benton, Deon" w:date="2026-05-01T21:01:00Z" w16du:dateUtc="2026-05-02T02:01:00Z">
        <w:r w:rsidR="00B4247F">
          <w:rPr>
            <w:rFonts w:ascii="Times New Roman" w:hAnsi="Times New Roman" w:cs="Times New Roman"/>
          </w:rPr>
          <w:t>to explain infants’ performance</w:t>
        </w:r>
      </w:ins>
      <w:r w:rsidRPr="00FD1459">
        <w:rPr>
          <w:rFonts w:ascii="Times New Roman" w:hAnsi="Times New Roman" w:cs="Times New Roman"/>
        </w:rPr>
        <w:t xml:space="preserve"> in Skerry et al. (2013). This is because features of the sticky-mittens task itself</w:t>
      </w:r>
      <w:ins w:id="1650" w:author="Benton, Deon" w:date="2026-05-01T21:02:00Z" w16du:dateUtc="2026-05-02T02:02:00Z">
        <w:r w:rsidR="00B4247F">
          <w:rPr>
            <w:rFonts w:ascii="Times New Roman" w:hAnsi="Times New Roman" w:cs="Times New Roman"/>
          </w:rPr>
          <w:t xml:space="preserve"> </w:t>
        </w:r>
      </w:ins>
      <w:r w:rsidRPr="00FD1459">
        <w:rPr>
          <w:rFonts w:ascii="Times New Roman" w:hAnsi="Times New Roman" w:cs="Times New Roman"/>
        </w:rPr>
        <w:t xml:space="preserve">could clarify how the looking behavior of pre-reaching 3-month-olds </w:t>
      </w:r>
      <w:r w:rsidR="00136229" w:rsidRPr="00FD1459">
        <w:rPr>
          <w:rFonts w:ascii="Times New Roman" w:hAnsi="Times New Roman" w:cs="Times New Roman"/>
        </w:rPr>
        <w:t>can</w:t>
      </w:r>
      <w:r w:rsidRPr="00FD1459">
        <w:rPr>
          <w:rFonts w:ascii="Times New Roman" w:hAnsi="Times New Roman" w:cs="Times New Roman"/>
        </w:rPr>
        <w:t xml:space="preserve"> mirror that of older infants. </w:t>
      </w:r>
      <w:ins w:id="1651" w:author="Benton, Deon" w:date="2026-05-01T21:02:00Z" w16du:dateUtc="2026-05-02T02:02:00Z">
        <w:r w:rsidR="00B4247F">
          <w:rPr>
            <w:rFonts w:ascii="Times New Roman" w:hAnsi="Times New Roman" w:cs="Times New Roman"/>
          </w:rPr>
          <w:t>The crux of the idea is</w:t>
        </w:r>
      </w:ins>
      <w:r w:rsidRPr="00FD1459">
        <w:rPr>
          <w:rFonts w:ascii="Times New Roman" w:hAnsi="Times New Roman" w:cs="Times New Roman"/>
        </w:rPr>
        <w:t xml:space="preserve"> that action experience that is effective—such as when a Velcro-covered ball adheres to Velcro-covered mittens—might temporarily heighten infants’ attention to, and encoding of, the</w:t>
      </w:r>
      <w:ins w:id="1652" w:author="Benton, Deon" w:date="2026-05-01T21:03:00Z" w16du:dateUtc="2026-05-02T02:03:00Z">
        <w:r w:rsidR="00B4247F">
          <w:rPr>
            <w:rFonts w:ascii="Times New Roman" w:hAnsi="Times New Roman" w:cs="Times New Roman"/>
          </w:rPr>
          <w:t xml:space="preserve"> surface features of </w:t>
        </w:r>
      </w:ins>
      <w:ins w:id="1653" w:author="Benton, Deon" w:date="2026-05-01T21:04:00Z" w16du:dateUtc="2026-05-02T02:04:00Z">
        <w:r w:rsidR="00B4247F">
          <w:rPr>
            <w:rFonts w:ascii="Times New Roman" w:hAnsi="Times New Roman" w:cs="Times New Roman"/>
          </w:rPr>
          <w:t>the</w:t>
        </w:r>
      </w:ins>
      <w:r w:rsidRPr="00FD1459">
        <w:rPr>
          <w:rFonts w:ascii="Times New Roman" w:hAnsi="Times New Roman" w:cs="Times New Roman"/>
        </w:rPr>
        <w:t xml:space="preserve"> </w:t>
      </w:r>
      <w:ins w:id="1654" w:author="Benton, Deon" w:date="2026-05-01T21:04:00Z" w16du:dateUtc="2026-05-02T02:04:00Z">
        <w:r w:rsidR="00B4247F">
          <w:rPr>
            <w:rFonts w:ascii="Times New Roman" w:hAnsi="Times New Roman" w:cs="Times New Roman"/>
          </w:rPr>
          <w:t>ball</w:t>
        </w:r>
        <w:r w:rsidR="00B4247F" w:rsidRPr="00FD1459">
          <w:rPr>
            <w:rFonts w:ascii="Times New Roman" w:hAnsi="Times New Roman" w:cs="Times New Roman"/>
          </w:rPr>
          <w:t xml:space="preserve"> </w:t>
        </w:r>
      </w:ins>
      <w:r w:rsidRPr="00FD1459">
        <w:rPr>
          <w:rFonts w:ascii="Times New Roman" w:hAnsi="Times New Roman" w:cs="Times New Roman"/>
        </w:rPr>
        <w:t xml:space="preserve">as well as the geometry and trajectory of their own mostly direct and nearly linear reaches. A prototypical representation of these reaches could emerge if, as is the case in these studies, infants are allowed to engage in multiple reaching attempts. If infants subsequently observe an action whose geometry and trajectory overlap with this representation, it may be perceived as familiar because, due to this overlap, the observed action reactivates the same representational units that encoded the infant’s own reaches during the action phase. Actions that deviate from this representation—such as arced reaches—may fail to reactivate these units to the </w:t>
      </w:r>
      <w:r w:rsidRPr="00FD1459">
        <w:rPr>
          <w:rFonts w:ascii="Times New Roman" w:hAnsi="Times New Roman" w:cs="Times New Roman"/>
        </w:rPr>
        <w:lastRenderedPageBreak/>
        <w:t>same extent and, as such, elicit longer looks because they require additional encoding before they are perceived as familiar.</w:t>
      </w:r>
      <w:ins w:id="1655" w:author="Benton, Deon" w:date="2026-05-01T21:05:00Z" w16du:dateUtc="2026-05-02T02:05:00Z">
        <w:r w:rsidR="00B4247F">
          <w:rPr>
            <w:rFonts w:ascii="Times New Roman" w:hAnsi="Times New Roman" w:cs="Times New Roman"/>
          </w:rPr>
          <w:t xml:space="preserve"> </w:t>
        </w:r>
      </w:ins>
      <w:r w:rsidR="00F222BE">
        <w:rPr>
          <w:rFonts w:ascii="Times New Roman" w:hAnsi="Times New Roman" w:cs="Times New Roman"/>
        </w:rPr>
        <w:t xml:space="preserve"> </w:t>
      </w:r>
      <w:ins w:id="1656" w:author="Benton, Deon" w:date="2026-05-01T21:05:00Z" w16du:dateUtc="2026-05-02T02:05:00Z">
        <w:r w:rsidR="00B4247F">
          <w:rPr>
            <w:rFonts w:ascii="Times New Roman" w:hAnsi="Times New Roman" w:cs="Times New Roman"/>
          </w:rPr>
          <w:t>Simulation 5 was carried out</w:t>
        </w:r>
      </w:ins>
      <w:r w:rsidR="00F222BE">
        <w:rPr>
          <w:rFonts w:ascii="Times New Roman" w:hAnsi="Times New Roman" w:cs="Times New Roman"/>
        </w:rPr>
        <w:t xml:space="preserve"> to test whether this account</w:t>
      </w:r>
      <w:ins w:id="1657" w:author="Benton, Deon" w:date="2026-05-01T21:05:00Z" w16du:dateUtc="2026-05-02T02:05:00Z">
        <w:r w:rsidR="00B4247F">
          <w:rPr>
            <w:rFonts w:ascii="Times New Roman" w:hAnsi="Times New Roman" w:cs="Times New Roman"/>
          </w:rPr>
          <w:t xml:space="preserve"> </w:t>
        </w:r>
      </w:ins>
      <w:r w:rsidR="00F222BE">
        <w:rPr>
          <w:rFonts w:ascii="Times New Roman" w:hAnsi="Times New Roman" w:cs="Times New Roman"/>
        </w:rPr>
        <w:t xml:space="preserve">is sufficient to explain the performance of pre-reaching infants in these studies. </w:t>
      </w:r>
      <w:ins w:id="1658" w:author="Benton, Deon" w:date="2026-05-01T21:07:00Z" w16du:dateUtc="2026-05-02T02:07:00Z">
        <w:r w:rsidR="00B4247F">
          <w:rPr>
            <w:rFonts w:ascii="Times New Roman" w:hAnsi="Times New Roman" w:cs="Times New Roman"/>
          </w:rPr>
          <w:t>It i</w:t>
        </w:r>
      </w:ins>
      <w:ins w:id="1659" w:author="Benton, Deon" w:date="2026-05-01T21:08:00Z" w16du:dateUtc="2026-05-02T02:08:00Z">
        <w:r w:rsidR="00B4247F">
          <w:rPr>
            <w:rFonts w:ascii="Times New Roman" w:hAnsi="Times New Roman" w:cs="Times New Roman"/>
          </w:rPr>
          <w:t>s worth noting that because</w:t>
        </w:r>
      </w:ins>
      <w:ins w:id="1660" w:author="Benton, Deon" w:date="2026-05-01T21:09:00Z" w16du:dateUtc="2026-05-02T02:09:00Z">
        <w:r w:rsidR="00F61EFC">
          <w:rPr>
            <w:rFonts w:ascii="Times New Roman" w:hAnsi="Times New Roman" w:cs="Times New Roman"/>
          </w:rPr>
          <w:t xml:space="preserve"> there is no way to model developmental age with</w:t>
        </w:r>
      </w:ins>
      <w:ins w:id="1661" w:author="Benton, Deon" w:date="2026-05-01T21:08:00Z" w16du:dateUtc="2026-05-02T02:08:00Z">
        <w:r w:rsidR="00B4247F">
          <w:rPr>
            <w:rFonts w:ascii="Times New Roman" w:hAnsi="Times New Roman" w:cs="Times New Roman"/>
          </w:rPr>
          <w:t xml:space="preserve"> OM10</w:t>
        </w:r>
      </w:ins>
      <w:ins w:id="1662" w:author="Benton, Deon" w:date="2026-05-01T21:10:00Z" w16du:dateUtc="2026-05-02T02:10:00Z">
        <w:r w:rsidR="00F61EFC">
          <w:rPr>
            <w:rFonts w:ascii="Times New Roman" w:hAnsi="Times New Roman" w:cs="Times New Roman"/>
          </w:rPr>
          <w:t xml:space="preserve">, the performance of ALIAS </w:t>
        </w:r>
      </w:ins>
      <w:ins w:id="1663" w:author="Benton, Deon" w:date="2026-05-01T21:11:00Z" w16du:dateUtc="2026-05-02T02:11:00Z">
        <w:r w:rsidR="00F61EFC">
          <w:rPr>
            <w:rFonts w:ascii="Times New Roman" w:hAnsi="Times New Roman" w:cs="Times New Roman"/>
          </w:rPr>
          <w:t>and ALIAS-2 was not compared to that of OM10 or OM10-2.</w:t>
        </w:r>
      </w:ins>
      <w:ins w:id="1664" w:author="Benton, Deon" w:date="2026-05-01T21:12:00Z" w16du:dateUtc="2026-05-02T02:12:00Z">
        <w:r w:rsidR="00F61EFC">
          <w:rPr>
            <w:rFonts w:ascii="Times New Roman" w:hAnsi="Times New Roman" w:cs="Times New Roman"/>
          </w:rPr>
          <w:t xml:space="preserve"> </w:t>
        </w:r>
      </w:ins>
      <w:ins w:id="1665" w:author="Benton, Deon" w:date="2026-05-01T21:08:00Z" w16du:dateUtc="2026-05-02T02:08:00Z">
        <w:r w:rsidR="00B4247F">
          <w:rPr>
            <w:rFonts w:ascii="Times New Roman" w:hAnsi="Times New Roman" w:cs="Times New Roman"/>
          </w:rPr>
          <w:t xml:space="preserve"> </w:t>
        </w:r>
      </w:ins>
      <w:ins w:id="1666" w:author="Benton, Deon" w:date="2026-05-01T21:21:00Z" w16du:dateUtc="2026-05-02T02:21:00Z">
        <w:r w:rsidR="009A111D">
          <w:rPr>
            <w:rFonts w:ascii="Times New Roman" w:hAnsi="Times New Roman" w:cs="Times New Roman"/>
          </w:rPr>
          <w:t xml:space="preserve">In general, </w:t>
        </w:r>
      </w:ins>
      <w:ins w:id="1667" w:author="Benton, Deon" w:date="2026-05-01T21:19:00Z" w16du:dateUtc="2026-05-02T02:19:00Z">
        <w:r w:rsidR="009A111D">
          <w:rPr>
            <w:rFonts w:ascii="Times New Roman" w:hAnsi="Times New Roman" w:cs="Times New Roman"/>
          </w:rPr>
          <w:t>OM10</w:t>
        </w:r>
      </w:ins>
      <w:ins w:id="1668" w:author="Benton, Deon" w:date="2026-05-01T21:21:00Z" w16du:dateUtc="2026-05-02T02:21:00Z">
        <w:r w:rsidR="009A111D">
          <w:rPr>
            <w:rFonts w:ascii="Times New Roman" w:hAnsi="Times New Roman" w:cs="Times New Roman"/>
          </w:rPr>
          <w:t>’s inability to simulate age</w:t>
        </w:r>
      </w:ins>
      <w:ins w:id="1669" w:author="Benton, Deon" w:date="2026-05-01T21:23:00Z" w16du:dateUtc="2026-05-02T02:23:00Z">
        <w:r w:rsidR="00B83463">
          <w:rPr>
            <w:rFonts w:ascii="Times New Roman" w:hAnsi="Times New Roman" w:cs="Times New Roman"/>
          </w:rPr>
          <w:t xml:space="preserve"> represents </w:t>
        </w:r>
      </w:ins>
      <w:ins w:id="1670" w:author="Benton, Deon" w:date="2026-05-01T21:15:00Z" w16du:dateUtc="2026-05-02T02:15:00Z">
        <w:r w:rsidR="00236C94">
          <w:rPr>
            <w:rFonts w:ascii="Times New Roman" w:hAnsi="Times New Roman" w:cs="Times New Roman"/>
          </w:rPr>
          <w:t>a significant limitation because it means that this model cannot b</w:t>
        </w:r>
      </w:ins>
      <w:ins w:id="1671" w:author="Benton, Deon" w:date="2026-05-01T21:16:00Z" w16du:dateUtc="2026-05-02T02:16:00Z">
        <w:r w:rsidR="00236C94">
          <w:rPr>
            <w:rFonts w:ascii="Times New Roman" w:hAnsi="Times New Roman" w:cs="Times New Roman"/>
          </w:rPr>
          <w:t xml:space="preserve">e </w:t>
        </w:r>
      </w:ins>
      <w:ins w:id="1672" w:author="Benton, Deon" w:date="2026-05-01T21:20:00Z" w16du:dateUtc="2026-05-02T02:20:00Z">
        <w:r w:rsidR="009A111D">
          <w:rPr>
            <w:rFonts w:ascii="Times New Roman" w:hAnsi="Times New Roman" w:cs="Times New Roman"/>
          </w:rPr>
          <w:t>used</w:t>
        </w:r>
      </w:ins>
      <w:ins w:id="1673" w:author="Benton, Deon" w:date="2026-05-01T21:12:00Z" w16du:dateUtc="2026-05-02T02:12:00Z">
        <w:r w:rsidR="00236C94">
          <w:rPr>
            <w:rFonts w:ascii="Times New Roman" w:hAnsi="Times New Roman" w:cs="Times New Roman"/>
          </w:rPr>
          <w:t xml:space="preserve"> </w:t>
        </w:r>
        <w:r w:rsidR="00236C94" w:rsidRPr="00236C94">
          <w:rPr>
            <w:rFonts w:ascii="Times New Roman" w:hAnsi="Times New Roman" w:cs="Times New Roman"/>
          </w:rPr>
          <w:t>to evaluate how differences in experience across development shape infants’ looking behavior.</w:t>
        </w:r>
      </w:ins>
    </w:p>
    <w:p w14:paraId="5C1A08E7" w14:textId="77777777" w:rsidR="00B83463" w:rsidRDefault="00B83463" w:rsidP="00B83463">
      <w:pPr>
        <w:spacing w:line="480" w:lineRule="auto"/>
        <w:contextualSpacing/>
        <w:rPr>
          <w:ins w:id="1674" w:author="Benton, Deon" w:date="2026-05-01T21:22:00Z" w16du:dateUtc="2026-05-02T02:22:00Z"/>
          <w:rFonts w:ascii="Times New Roman" w:hAnsi="Times New Roman" w:cs="Times New Roman"/>
        </w:rPr>
      </w:pPr>
    </w:p>
    <w:p w14:paraId="3141E23B" w14:textId="0F98D159" w:rsidR="00B83463" w:rsidRPr="00B83463" w:rsidRDefault="00B83463" w:rsidP="00B83463">
      <w:pPr>
        <w:spacing w:line="480" w:lineRule="auto"/>
        <w:contextualSpacing/>
        <w:jc w:val="center"/>
        <w:rPr>
          <w:rFonts w:ascii="Times New Roman" w:hAnsi="Times New Roman" w:cs="Times New Roman"/>
          <w:b/>
          <w:bCs/>
        </w:rPr>
      </w:pPr>
      <w:ins w:id="1675" w:author="Benton, Deon" w:date="2026-05-01T21:22:00Z" w16du:dateUtc="2026-05-02T02:22:00Z">
        <w:r>
          <w:rPr>
            <w:rFonts w:ascii="Times New Roman" w:hAnsi="Times New Roman" w:cs="Times New Roman"/>
            <w:b/>
            <w:bCs/>
          </w:rPr>
          <w:t>Simulation 5</w:t>
        </w:r>
      </w:ins>
      <w:r w:rsidR="00663CD3">
        <w:rPr>
          <w:rFonts w:ascii="Times New Roman" w:hAnsi="Times New Roman" w:cs="Times New Roman"/>
          <w:b/>
          <w:bCs/>
        </w:rPr>
        <w:t xml:space="preserve">: </w:t>
      </w:r>
      <w:r w:rsidR="00663CD3" w:rsidRPr="00663CD3">
        <w:rPr>
          <w:rFonts w:ascii="Times New Roman" w:hAnsi="Times New Roman" w:cs="Times New Roman"/>
          <w:b/>
          <w:bCs/>
        </w:rPr>
        <w:t>Action efficiency understanding in pre-reaching infants.</w:t>
      </w:r>
    </w:p>
    <w:p w14:paraId="60518646" w14:textId="593B9A26" w:rsidR="000259E2" w:rsidRDefault="00FC305F" w:rsidP="00F37CAD">
      <w:pPr>
        <w:spacing w:line="480" w:lineRule="auto"/>
        <w:ind w:firstLine="720"/>
        <w:contextualSpacing/>
        <w:rPr>
          <w:ins w:id="1676" w:author="Benton, Deon" w:date="2026-05-04T10:39:00Z" w16du:dateUtc="2026-05-04T15:39:00Z"/>
          <w:rFonts w:ascii="Times New Roman" w:eastAsia="Times New Roman" w:hAnsi="Times New Roman" w:cs="Times New Roman"/>
        </w:rPr>
      </w:pPr>
      <w:ins w:id="1677" w:author="Benton, Deon" w:date="2026-05-02T09:56:00Z" w16du:dateUtc="2026-05-02T14:56:00Z">
        <w:r w:rsidRPr="00FC305F">
          <w:rPr>
            <w:rFonts w:ascii="Times New Roman" w:eastAsia="Times New Roman" w:hAnsi="Times New Roman" w:cs="Times New Roman"/>
          </w:rPr>
          <w:t>The primary goal of this simulation was to assess whether, when ALIAS is given limited pretraining experience, it can reproduce the looking behavior of pre-reaching infants when its attention is heightened during a phase analogous to the action phase in Skerry et al. (2013).</w:t>
        </w:r>
      </w:ins>
      <w:ins w:id="1678" w:author="Benton, Deon" w:date="2026-05-02T10:02:00Z" w16du:dateUtc="2026-05-02T15:02:00Z">
        <w:r w:rsidR="00BA4878">
          <w:rPr>
            <w:rFonts w:ascii="Times New Roman" w:eastAsia="Times New Roman" w:hAnsi="Times New Roman" w:cs="Times New Roman"/>
          </w:rPr>
          <w:t xml:space="preserve"> To simulate </w:t>
        </w:r>
      </w:ins>
      <w:ins w:id="1679" w:author="Benton, Deon" w:date="2026-05-02T10:04:00Z" w16du:dateUtc="2026-05-02T15:04:00Z">
        <w:r w:rsidR="00BA4878">
          <w:rPr>
            <w:rFonts w:ascii="Times New Roman" w:eastAsia="Times New Roman" w:hAnsi="Times New Roman" w:cs="Times New Roman"/>
          </w:rPr>
          <w:t>the performance of the 3-month-olds in this study, X changes were made to the model.</w:t>
        </w:r>
      </w:ins>
      <w:ins w:id="1680" w:author="Benton, Deon" w:date="2026-05-02T10:05:00Z" w16du:dateUtc="2026-05-02T15:05:00Z">
        <w:r w:rsidR="00BA4878">
          <w:rPr>
            <w:rFonts w:ascii="Times New Roman" w:eastAsia="Times New Roman" w:hAnsi="Times New Roman" w:cs="Times New Roman"/>
          </w:rPr>
          <w:t xml:space="preserve"> The first involved reducing the length of the pretraining phase. This phase lasted between </w:t>
        </w:r>
      </w:ins>
      <w:ins w:id="1681" w:author="Benton, Deon" w:date="2026-05-02T10:06:00Z" w16du:dateUtc="2026-05-02T15:06:00Z">
        <w:r w:rsidR="00BA4878">
          <w:rPr>
            <w:rFonts w:ascii="Times New Roman" w:eastAsia="Times New Roman" w:hAnsi="Times New Roman" w:cs="Times New Roman"/>
          </w:rPr>
          <w:t xml:space="preserve">450 and 900 epochs in Simulations 1-4. Here, </w:t>
        </w:r>
      </w:ins>
      <w:ins w:id="1682" w:author="Benton, Deon" w:date="2026-05-02T10:07:00Z" w16du:dateUtc="2026-05-02T15:07:00Z">
        <w:r w:rsidR="00BA4878">
          <w:rPr>
            <w:rFonts w:ascii="Times New Roman" w:eastAsia="Times New Roman" w:hAnsi="Times New Roman" w:cs="Times New Roman"/>
          </w:rPr>
          <w:t xml:space="preserve">the pretraining phase lasted 225 epochs. This implemented the assumption that 3-month-olds have less action processing experience than </w:t>
        </w:r>
      </w:ins>
      <w:ins w:id="1683" w:author="Benton, Deon" w:date="2026-05-02T10:08:00Z" w16du:dateUtc="2026-05-02T15:08:00Z">
        <w:r w:rsidR="00BA4878">
          <w:rPr>
            <w:rFonts w:ascii="Times New Roman" w:eastAsia="Times New Roman" w:hAnsi="Times New Roman" w:cs="Times New Roman"/>
          </w:rPr>
          <w:t>6- to 12-month-olds (the typical age of infants tested in action-understanding studies). The second change involved reducing the number of hidden</w:t>
        </w:r>
      </w:ins>
      <w:ins w:id="1684" w:author="Benton, Deon" w:date="2026-05-02T10:09:00Z" w16du:dateUtc="2026-05-02T15:09:00Z">
        <w:r w:rsidR="00BA4878">
          <w:rPr>
            <w:rFonts w:ascii="Times New Roman" w:eastAsia="Times New Roman" w:hAnsi="Times New Roman" w:cs="Times New Roman"/>
          </w:rPr>
          <w:t xml:space="preserve"> units</w:t>
        </w:r>
      </w:ins>
      <w:ins w:id="1685" w:author="Benton, Deon" w:date="2026-05-02T10:10:00Z" w16du:dateUtc="2026-05-02T15:10:00Z">
        <w:r w:rsidR="00907380">
          <w:rPr>
            <w:rFonts w:ascii="Times New Roman" w:eastAsia="Times New Roman" w:hAnsi="Times New Roman" w:cs="Times New Roman"/>
          </w:rPr>
          <w:t xml:space="preserve"> to 10; Simulations 1-4 </w:t>
        </w:r>
      </w:ins>
      <w:ins w:id="1686" w:author="Benton, Deon" w:date="2026-05-02T10:17:00Z" w16du:dateUtc="2026-05-02T15:17:00Z">
        <w:r w:rsidR="00907380">
          <w:rPr>
            <w:rFonts w:ascii="Times New Roman" w:eastAsia="Times New Roman" w:hAnsi="Times New Roman" w:cs="Times New Roman"/>
          </w:rPr>
          <w:t xml:space="preserve">used </w:t>
        </w:r>
      </w:ins>
      <w:ins w:id="1687" w:author="Benton, Deon" w:date="2026-05-02T10:10:00Z" w16du:dateUtc="2026-05-02T15:10:00Z">
        <w:r w:rsidR="00907380">
          <w:rPr>
            <w:rFonts w:ascii="Times New Roman" w:eastAsia="Times New Roman" w:hAnsi="Times New Roman" w:cs="Times New Roman"/>
          </w:rPr>
          <w:t>between</w:t>
        </w:r>
      </w:ins>
      <w:ins w:id="1688" w:author="Benton, Deon" w:date="2026-05-02T10:13:00Z" w16du:dateUtc="2026-05-02T15:13:00Z">
        <w:r w:rsidR="00907380">
          <w:rPr>
            <w:rFonts w:ascii="Times New Roman" w:eastAsia="Times New Roman" w:hAnsi="Times New Roman" w:cs="Times New Roman"/>
          </w:rPr>
          <w:t xml:space="preserve"> 30 and 50</w:t>
        </w:r>
      </w:ins>
      <w:ins w:id="1689" w:author="Benton, Deon" w:date="2026-05-02T10:18:00Z" w16du:dateUtc="2026-05-02T15:18:00Z">
        <w:r w:rsidR="00907380">
          <w:rPr>
            <w:rFonts w:ascii="Times New Roman" w:eastAsia="Times New Roman" w:hAnsi="Times New Roman" w:cs="Times New Roman"/>
          </w:rPr>
          <w:t xml:space="preserve"> hidden units</w:t>
        </w:r>
      </w:ins>
      <w:ins w:id="1690" w:author="Benton, Deon" w:date="2026-05-02T10:09:00Z" w16du:dateUtc="2026-05-02T15:09:00Z">
        <w:r w:rsidR="00BA4878">
          <w:rPr>
            <w:rFonts w:ascii="Times New Roman" w:eastAsia="Times New Roman" w:hAnsi="Times New Roman" w:cs="Times New Roman"/>
          </w:rPr>
          <w:t>.</w:t>
        </w:r>
      </w:ins>
      <w:ins w:id="1691" w:author="Benton, Deon" w:date="2026-05-02T10:10:00Z" w16du:dateUtc="2026-05-02T15:10:00Z">
        <w:r w:rsidR="00907380">
          <w:rPr>
            <w:rFonts w:ascii="Times New Roman" w:eastAsia="Times New Roman" w:hAnsi="Times New Roman" w:cs="Times New Roman"/>
          </w:rPr>
          <w:t xml:space="preserve"> As discussed earlier</w:t>
        </w:r>
      </w:ins>
      <w:ins w:id="1692" w:author="Benton, Deon" w:date="2026-05-02T10:11:00Z" w16du:dateUtc="2026-05-02T15:11:00Z">
        <w:r w:rsidR="00907380">
          <w:rPr>
            <w:rFonts w:ascii="Times New Roman" w:eastAsia="Times New Roman" w:hAnsi="Times New Roman" w:cs="Times New Roman"/>
          </w:rPr>
          <w:t xml:space="preserve">, </w:t>
        </w:r>
      </w:ins>
      <w:ins w:id="1693" w:author="Benton, Deon" w:date="2026-05-03T20:50:00Z" w16du:dateUtc="2026-05-04T01:50:00Z">
        <w:r w:rsidR="00693966">
          <w:rPr>
            <w:rFonts w:ascii="Times New Roman" w:eastAsia="Times New Roman" w:hAnsi="Times New Roman" w:cs="Times New Roman"/>
          </w:rPr>
          <w:t>this is a</w:t>
        </w:r>
      </w:ins>
      <w:ins w:id="1694" w:author="Benton, Deon" w:date="2026-05-03T20:42:00Z" w16du:dateUtc="2026-05-04T01:42:00Z">
        <w:r w:rsidR="00880864">
          <w:rPr>
            <w:rFonts w:ascii="Times New Roman" w:eastAsia="Times New Roman" w:hAnsi="Times New Roman" w:cs="Times New Roman"/>
          </w:rPr>
          <w:t xml:space="preserve"> </w:t>
        </w:r>
      </w:ins>
      <w:ins w:id="1695" w:author="Benton, Deon" w:date="2026-05-03T20:51:00Z" w16du:dateUtc="2026-05-04T01:51:00Z">
        <w:r w:rsidR="00693966">
          <w:rPr>
            <w:rFonts w:ascii="Times New Roman" w:eastAsia="Times New Roman" w:hAnsi="Times New Roman" w:cs="Times New Roman"/>
          </w:rPr>
          <w:t>hyper</w:t>
        </w:r>
      </w:ins>
      <w:ins w:id="1696" w:author="Benton, Deon" w:date="2026-05-03T20:42:00Z" w16du:dateUtc="2026-05-04T01:42:00Z">
        <w:r w:rsidR="00880864">
          <w:rPr>
            <w:rFonts w:ascii="Times New Roman" w:eastAsia="Times New Roman" w:hAnsi="Times New Roman" w:cs="Times New Roman"/>
          </w:rPr>
          <w:t>parameter that</w:t>
        </w:r>
      </w:ins>
      <w:ins w:id="1697" w:author="Benton, Deon" w:date="2026-05-02T10:13:00Z" w16du:dateUtc="2026-05-02T15:13:00Z">
        <w:r w:rsidR="00907380">
          <w:rPr>
            <w:rFonts w:ascii="Times New Roman" w:eastAsia="Times New Roman" w:hAnsi="Times New Roman" w:cs="Times New Roman"/>
          </w:rPr>
          <w:t xml:space="preserve"> </w:t>
        </w:r>
      </w:ins>
      <w:ins w:id="1698" w:author="Benton, Deon" w:date="2026-05-03T20:43:00Z" w16du:dateUtc="2026-05-04T01:43:00Z">
        <w:r w:rsidR="00880864">
          <w:rPr>
            <w:rFonts w:ascii="Times New Roman" w:eastAsia="Times New Roman" w:hAnsi="Times New Roman" w:cs="Times New Roman"/>
          </w:rPr>
          <w:t>corresponds to</w:t>
        </w:r>
      </w:ins>
      <w:ins w:id="1699" w:author="Benton, Deon" w:date="2026-05-02T10:11:00Z" w16du:dateUtc="2026-05-02T15:11:00Z">
        <w:r w:rsidR="00907380">
          <w:rPr>
            <w:rFonts w:ascii="Times New Roman" w:eastAsia="Times New Roman" w:hAnsi="Times New Roman" w:cs="Times New Roman"/>
          </w:rPr>
          <w:t xml:space="preserve"> </w:t>
        </w:r>
      </w:ins>
      <w:ins w:id="1700" w:author="Benton, Deon" w:date="2026-05-03T20:51:00Z" w16du:dateUtc="2026-05-04T01:51:00Z">
        <w:r w:rsidR="00693966">
          <w:rPr>
            <w:rFonts w:ascii="Times New Roman" w:eastAsia="Times New Roman" w:hAnsi="Times New Roman" w:cs="Times New Roman"/>
          </w:rPr>
          <w:t>a network’s</w:t>
        </w:r>
      </w:ins>
      <w:ins w:id="1701" w:author="Benton, Deon" w:date="2026-05-02T10:14:00Z" w16du:dateUtc="2026-05-02T15:14:00Z">
        <w:r w:rsidR="00907380">
          <w:rPr>
            <w:rFonts w:ascii="Times New Roman" w:eastAsia="Times New Roman" w:hAnsi="Times New Roman" w:cs="Times New Roman"/>
          </w:rPr>
          <w:t xml:space="preserve"> storage </w:t>
        </w:r>
      </w:ins>
      <w:ins w:id="1702" w:author="Benton, Deon" w:date="2026-05-02T10:12:00Z" w16du:dateUtc="2026-05-02T15:12:00Z">
        <w:r w:rsidR="00907380">
          <w:rPr>
            <w:rFonts w:ascii="Times New Roman" w:eastAsia="Times New Roman" w:hAnsi="Times New Roman" w:cs="Times New Roman"/>
          </w:rPr>
          <w:t xml:space="preserve">capacity; more hidden units </w:t>
        </w:r>
      </w:ins>
      <w:proofErr w:type="gramStart"/>
      <w:ins w:id="1703" w:author="Benton, Deon" w:date="2026-05-03T20:43:00Z" w16du:dateUtc="2026-05-04T01:43:00Z">
        <w:r w:rsidR="00880864">
          <w:rPr>
            <w:rFonts w:ascii="Times New Roman" w:eastAsia="Times New Roman" w:hAnsi="Times New Roman" w:cs="Times New Roman"/>
          </w:rPr>
          <w:t>translates</w:t>
        </w:r>
        <w:proofErr w:type="gramEnd"/>
        <w:r w:rsidR="00880864">
          <w:rPr>
            <w:rFonts w:ascii="Times New Roman" w:eastAsia="Times New Roman" w:hAnsi="Times New Roman" w:cs="Times New Roman"/>
          </w:rPr>
          <w:t xml:space="preserve"> to</w:t>
        </w:r>
      </w:ins>
      <w:ins w:id="1704" w:author="Benton, Deon" w:date="2026-05-02T10:12:00Z" w16du:dateUtc="2026-05-02T15:12:00Z">
        <w:r w:rsidR="00907380">
          <w:rPr>
            <w:rFonts w:ascii="Times New Roman" w:eastAsia="Times New Roman" w:hAnsi="Times New Roman" w:cs="Times New Roman"/>
          </w:rPr>
          <w:t xml:space="preserve"> greater storage.</w:t>
        </w:r>
      </w:ins>
      <w:ins w:id="1705" w:author="Benton, Deon" w:date="2026-05-02T10:09:00Z" w16du:dateUtc="2026-05-02T15:09:00Z">
        <w:r w:rsidR="00BA4878">
          <w:rPr>
            <w:rFonts w:ascii="Times New Roman" w:eastAsia="Times New Roman" w:hAnsi="Times New Roman" w:cs="Times New Roman"/>
          </w:rPr>
          <w:t xml:space="preserve"> The final change related </w:t>
        </w:r>
      </w:ins>
      <w:ins w:id="1706" w:author="Benton, Deon" w:date="2026-05-02T10:18:00Z" w16du:dateUtc="2026-05-02T15:18:00Z">
        <w:r w:rsidR="007A780F">
          <w:rPr>
            <w:rFonts w:ascii="Times New Roman" w:eastAsia="Times New Roman" w:hAnsi="Times New Roman" w:cs="Times New Roman"/>
          </w:rPr>
          <w:t xml:space="preserve">to the task structure. In the first four simulations, the habituation and test phases </w:t>
        </w:r>
      </w:ins>
      <w:ins w:id="1707" w:author="Benton, Deon" w:date="2026-05-02T10:28:00Z" w16du:dateUtc="2026-05-02T15:28:00Z">
        <w:r w:rsidR="001A7034">
          <w:rPr>
            <w:rFonts w:ascii="Times New Roman" w:eastAsia="Times New Roman" w:hAnsi="Times New Roman" w:cs="Times New Roman"/>
          </w:rPr>
          <w:t>fo</w:t>
        </w:r>
      </w:ins>
      <w:ins w:id="1708" w:author="Benton, Deon" w:date="2026-05-02T10:18:00Z" w16du:dateUtc="2026-05-02T15:18:00Z">
        <w:r w:rsidR="007A780F">
          <w:rPr>
            <w:rFonts w:ascii="Times New Roman" w:eastAsia="Times New Roman" w:hAnsi="Times New Roman" w:cs="Times New Roman"/>
          </w:rPr>
          <w:t>llowed</w:t>
        </w:r>
      </w:ins>
      <w:ins w:id="1709" w:author="Benton, Deon" w:date="2026-05-02T10:19:00Z" w16du:dateUtc="2026-05-02T15:19:00Z">
        <w:r w:rsidR="007A780F">
          <w:rPr>
            <w:rFonts w:ascii="Times New Roman" w:eastAsia="Times New Roman" w:hAnsi="Times New Roman" w:cs="Times New Roman"/>
          </w:rPr>
          <w:t xml:space="preserve"> the pretraining phase.</w:t>
        </w:r>
        <w:r w:rsidR="004D60FC">
          <w:rPr>
            <w:rFonts w:ascii="Times New Roman" w:eastAsia="Times New Roman" w:hAnsi="Times New Roman" w:cs="Times New Roman"/>
          </w:rPr>
          <w:t xml:space="preserve"> In the current simulation, an action phase immediately followed the pretraining phase</w:t>
        </w:r>
      </w:ins>
      <w:ins w:id="1710" w:author="Benton, Deon" w:date="2026-05-04T10:07:00Z" w16du:dateUtc="2026-05-04T15:07:00Z">
        <w:r w:rsidR="004F77A3">
          <w:rPr>
            <w:rFonts w:ascii="Times New Roman" w:eastAsia="Times New Roman" w:hAnsi="Times New Roman" w:cs="Times New Roman"/>
          </w:rPr>
          <w:t>; the habituation and test phases immediately followed this phase</w:t>
        </w:r>
      </w:ins>
      <w:ins w:id="1711" w:author="Benton, Deon" w:date="2026-05-04T10:43:00Z" w16du:dateUtc="2026-05-04T15:43:00Z">
        <w:r w:rsidR="00EC7F17">
          <w:rPr>
            <w:rFonts w:ascii="Times New Roman" w:eastAsia="Times New Roman" w:hAnsi="Times New Roman" w:cs="Times New Roman"/>
          </w:rPr>
          <w:t xml:space="preserve">. </w:t>
        </w:r>
      </w:ins>
      <w:ins w:id="1712" w:author="Benton, Deon" w:date="2026-05-04T11:21:00Z" w16du:dateUtc="2026-05-04T16:21:00Z">
        <w:r w:rsidR="00FE51D9">
          <w:rPr>
            <w:rFonts w:ascii="Times New Roman" w:eastAsia="Times New Roman" w:hAnsi="Times New Roman" w:cs="Times New Roman"/>
          </w:rPr>
          <w:t xml:space="preserve">The motion </w:t>
        </w:r>
        <w:r w:rsidR="00FE51D9">
          <w:rPr>
            <w:rFonts w:ascii="Times New Roman" w:eastAsia="Times New Roman" w:hAnsi="Times New Roman" w:cs="Times New Roman"/>
          </w:rPr>
          <w:lastRenderedPageBreak/>
          <w:t>that networks in both conditions were shown during this phase was a straight trajectory. This decision reflects the assumption that infants’ reaches are largely linear in trajectory and their arms nearly straight in configuration during a typical action phase.</w:t>
        </w:r>
      </w:ins>
    </w:p>
    <w:p w14:paraId="69926ED8" w14:textId="309416A5" w:rsidR="00880864" w:rsidRDefault="000259E2" w:rsidP="00887683">
      <w:pPr>
        <w:spacing w:line="480" w:lineRule="auto"/>
        <w:ind w:firstLine="720"/>
        <w:contextualSpacing/>
        <w:rPr>
          <w:ins w:id="1713" w:author="Benton, Deon" w:date="2026-05-03T20:43:00Z" w16du:dateUtc="2026-05-04T01:43:00Z"/>
          <w:rFonts w:ascii="Times New Roman" w:eastAsia="Times New Roman" w:hAnsi="Times New Roman" w:cs="Times New Roman"/>
        </w:rPr>
      </w:pPr>
      <w:ins w:id="1714" w:author="Benton, Deon" w:date="2026-05-04T10:39:00Z" w16du:dateUtc="2026-05-04T15:39:00Z">
        <w:r>
          <w:rPr>
            <w:rFonts w:ascii="Times New Roman" w:eastAsia="Times New Roman" w:hAnsi="Times New Roman" w:cs="Times New Roman"/>
          </w:rPr>
          <w:t>In terms of the length of this phase, it</w:t>
        </w:r>
      </w:ins>
      <w:ins w:id="1715" w:author="Benton, Deon" w:date="2026-05-04T10:08:00Z" w16du:dateUtc="2026-05-04T15:08:00Z">
        <w:r w:rsidR="00C305AF">
          <w:rPr>
            <w:rFonts w:ascii="Times New Roman" w:eastAsia="Times New Roman" w:hAnsi="Times New Roman" w:cs="Times New Roman"/>
          </w:rPr>
          <w:t>—like the habituation phase—</w:t>
        </w:r>
      </w:ins>
      <w:ins w:id="1716" w:author="Benton, Deon" w:date="2026-05-04T10:07:00Z" w16du:dateUtc="2026-05-04T15:07:00Z">
        <w:r w:rsidR="00C305AF">
          <w:rPr>
            <w:rFonts w:ascii="Times New Roman" w:eastAsia="Times New Roman" w:hAnsi="Times New Roman" w:cs="Times New Roman"/>
          </w:rPr>
          <w:t xml:space="preserve">ranged </w:t>
        </w:r>
      </w:ins>
      <w:ins w:id="1717" w:author="Benton, Deon" w:date="2026-05-04T10:39:00Z" w16du:dateUtc="2026-05-04T15:39:00Z">
        <w:r>
          <w:rPr>
            <w:rFonts w:ascii="Times New Roman" w:eastAsia="Times New Roman" w:hAnsi="Times New Roman" w:cs="Times New Roman"/>
          </w:rPr>
          <w:t>from</w:t>
        </w:r>
      </w:ins>
      <w:ins w:id="1718" w:author="Benton, Deon" w:date="2026-05-03T21:01:00Z" w16du:dateUtc="2026-05-04T02:01:00Z">
        <w:r w:rsidR="00666B57" w:rsidRPr="00666B57">
          <w:rPr>
            <w:rFonts w:ascii="Times New Roman" w:eastAsia="Times New Roman" w:hAnsi="Times New Roman" w:cs="Times New Roman"/>
          </w:rPr>
          <w:t xml:space="preserve"> 8 to 12 epochs, in step sizes of 1. </w:t>
        </w:r>
      </w:ins>
      <w:ins w:id="1719" w:author="Benton, Deon" w:date="2026-05-04T10:27:00Z" w16du:dateUtc="2026-05-04T15:27:00Z">
        <w:r w:rsidR="005A2397">
          <w:rPr>
            <w:rFonts w:ascii="Times New Roman" w:eastAsia="Times New Roman" w:hAnsi="Times New Roman" w:cs="Times New Roman"/>
          </w:rPr>
          <w:t xml:space="preserve">A range </w:t>
        </w:r>
      </w:ins>
      <w:ins w:id="1720" w:author="Benton, Deon" w:date="2026-05-04T10:45:00Z" w16du:dateUtc="2026-05-04T15:45:00Z">
        <w:r w:rsidR="00F37CAD">
          <w:rPr>
            <w:rFonts w:ascii="Times New Roman" w:eastAsia="Times New Roman" w:hAnsi="Times New Roman" w:cs="Times New Roman"/>
          </w:rPr>
          <w:t>of values were used</w:t>
        </w:r>
      </w:ins>
      <w:ins w:id="1721" w:author="Benton, Deon" w:date="2026-05-04T10:27:00Z" w16du:dateUtc="2026-05-04T15:27:00Z">
        <w:r w:rsidR="005A2397">
          <w:rPr>
            <w:rFonts w:ascii="Times New Roman" w:eastAsia="Times New Roman" w:hAnsi="Times New Roman" w:cs="Times New Roman"/>
          </w:rPr>
          <w:t xml:space="preserve"> rather </w:t>
        </w:r>
      </w:ins>
      <w:ins w:id="1722" w:author="Benton, Deon" w:date="2026-05-04T10:45:00Z" w16du:dateUtc="2026-05-04T15:45:00Z">
        <w:r w:rsidR="00F37CAD">
          <w:rPr>
            <w:rFonts w:ascii="Times New Roman" w:eastAsia="Times New Roman" w:hAnsi="Times New Roman" w:cs="Times New Roman"/>
          </w:rPr>
          <w:t>than one specific value</w:t>
        </w:r>
      </w:ins>
      <w:ins w:id="1723" w:author="Benton, Deon" w:date="2026-05-04T10:27:00Z" w16du:dateUtc="2026-05-04T15:27:00Z">
        <w:r w:rsidR="005A2397">
          <w:rPr>
            <w:rFonts w:ascii="Times New Roman" w:eastAsia="Times New Roman" w:hAnsi="Times New Roman" w:cs="Times New Roman"/>
          </w:rPr>
          <w:t xml:space="preserve"> because the original report did not specify </w:t>
        </w:r>
      </w:ins>
      <w:ins w:id="1724" w:author="Benton, Deon" w:date="2026-05-04T10:28:00Z" w16du:dateUtc="2026-05-04T15:28:00Z">
        <w:r w:rsidR="005A2397">
          <w:rPr>
            <w:rFonts w:ascii="Times New Roman" w:eastAsia="Times New Roman" w:hAnsi="Times New Roman" w:cs="Times New Roman"/>
          </w:rPr>
          <w:t>the duration of the action phase.</w:t>
        </w:r>
      </w:ins>
      <w:ins w:id="1725" w:author="Benton, Deon" w:date="2026-05-04T10:30:00Z" w16du:dateUtc="2026-05-04T15:30:00Z">
        <w:r w:rsidR="00994946">
          <w:rPr>
            <w:rFonts w:ascii="Times New Roman" w:eastAsia="Times New Roman" w:hAnsi="Times New Roman" w:cs="Times New Roman"/>
          </w:rPr>
          <w:t xml:space="preserve"> Although </w:t>
        </w:r>
      </w:ins>
      <w:ins w:id="1726" w:author="Benton, Deon" w:date="2026-05-04T10:33:00Z" w16du:dateUtc="2026-05-04T15:33:00Z">
        <w:r w:rsidR="00D92D32">
          <w:rPr>
            <w:rFonts w:ascii="Times New Roman" w:eastAsia="Times New Roman" w:hAnsi="Times New Roman" w:cs="Times New Roman"/>
          </w:rPr>
          <w:t xml:space="preserve">this </w:t>
        </w:r>
      </w:ins>
      <w:ins w:id="1727" w:author="Benton, Deon" w:date="2026-05-04T10:48:00Z" w16du:dateUtc="2026-05-04T15:48:00Z">
        <w:r w:rsidR="00CD3B31">
          <w:rPr>
            <w:rFonts w:ascii="Times New Roman" w:eastAsia="Times New Roman" w:hAnsi="Times New Roman" w:cs="Times New Roman"/>
          </w:rPr>
          <w:t>meant that</w:t>
        </w:r>
      </w:ins>
      <w:ins w:id="1728" w:author="Benton, Deon" w:date="2026-05-04T10:33:00Z" w16du:dateUtc="2026-05-04T15:33:00Z">
        <w:r w:rsidR="00D92D32">
          <w:rPr>
            <w:rFonts w:ascii="Times New Roman" w:eastAsia="Times New Roman" w:hAnsi="Times New Roman" w:cs="Times New Roman"/>
          </w:rPr>
          <w:t xml:space="preserve"> some liberties</w:t>
        </w:r>
      </w:ins>
      <w:ins w:id="1729" w:author="Benton, Deon" w:date="2026-05-04T10:35:00Z" w16du:dateUtc="2026-05-04T15:35:00Z">
        <w:r w:rsidR="00137079">
          <w:rPr>
            <w:rFonts w:ascii="Times New Roman" w:eastAsia="Times New Roman" w:hAnsi="Times New Roman" w:cs="Times New Roman"/>
          </w:rPr>
          <w:t xml:space="preserve"> </w:t>
        </w:r>
      </w:ins>
      <w:ins w:id="1730" w:author="Benton, Deon" w:date="2026-05-04T10:48:00Z" w16du:dateUtc="2026-05-04T15:48:00Z">
        <w:r w:rsidR="00CD3B31">
          <w:rPr>
            <w:rFonts w:ascii="Times New Roman" w:eastAsia="Times New Roman" w:hAnsi="Times New Roman" w:cs="Times New Roman"/>
          </w:rPr>
          <w:t>had to be taken to implement this</w:t>
        </w:r>
      </w:ins>
      <w:ins w:id="1731" w:author="Benton, Deon" w:date="2026-05-04T10:35:00Z" w16du:dateUtc="2026-05-04T15:35:00Z">
        <w:r w:rsidR="008F4FEB">
          <w:rPr>
            <w:rFonts w:ascii="Times New Roman" w:eastAsia="Times New Roman" w:hAnsi="Times New Roman" w:cs="Times New Roman"/>
          </w:rPr>
          <w:t xml:space="preserve"> aspect of the task</w:t>
        </w:r>
      </w:ins>
      <w:ins w:id="1732" w:author="Benton, Deon" w:date="2026-05-04T10:30:00Z" w16du:dateUtc="2026-05-04T15:30:00Z">
        <w:r w:rsidR="00994946">
          <w:rPr>
            <w:rFonts w:ascii="Times New Roman" w:eastAsia="Times New Roman" w:hAnsi="Times New Roman" w:cs="Times New Roman"/>
          </w:rPr>
          <w:t xml:space="preserve">, this range </w:t>
        </w:r>
      </w:ins>
      <w:ins w:id="1733" w:author="Benton, Deon" w:date="2026-05-04T10:35:00Z" w16du:dateUtc="2026-05-04T15:35:00Z">
        <w:r w:rsidR="0085192A">
          <w:rPr>
            <w:rFonts w:ascii="Times New Roman" w:eastAsia="Times New Roman" w:hAnsi="Times New Roman" w:cs="Times New Roman"/>
          </w:rPr>
          <w:t>reflected the</w:t>
        </w:r>
      </w:ins>
      <w:ins w:id="1734" w:author="Benton, Deon" w:date="2026-05-04T10:31:00Z" w16du:dateUtc="2026-05-04T15:31:00Z">
        <w:r w:rsidR="00D92D32">
          <w:rPr>
            <w:rFonts w:ascii="Times New Roman" w:eastAsia="Times New Roman" w:hAnsi="Times New Roman" w:cs="Times New Roman"/>
          </w:rPr>
          <w:t xml:space="preserve"> brief nature of a typical action phase.</w:t>
        </w:r>
      </w:ins>
      <w:ins w:id="1735" w:author="Benton, Deon" w:date="2026-05-04T10:27:00Z" w16du:dateUtc="2026-05-04T15:27:00Z">
        <w:r w:rsidR="005A2397">
          <w:rPr>
            <w:rFonts w:ascii="Times New Roman" w:eastAsia="Times New Roman" w:hAnsi="Times New Roman" w:cs="Times New Roman"/>
          </w:rPr>
          <w:t xml:space="preserve"> </w:t>
        </w:r>
      </w:ins>
      <w:ins w:id="1736" w:author="Benton, Deon" w:date="2026-05-03T21:01:00Z" w16du:dateUtc="2026-05-04T02:01:00Z">
        <w:r w:rsidR="00666B57" w:rsidRPr="00666B57">
          <w:rPr>
            <w:rFonts w:ascii="Times New Roman" w:eastAsia="Times New Roman" w:hAnsi="Times New Roman" w:cs="Times New Roman"/>
          </w:rPr>
          <w:t xml:space="preserve">Importantly, for a given run of the model, the lengths of </w:t>
        </w:r>
      </w:ins>
      <w:ins w:id="1737" w:author="Benton, Deon" w:date="2026-05-04T10:36:00Z" w16du:dateUtc="2026-05-04T15:36:00Z">
        <w:r w:rsidR="00586440">
          <w:rPr>
            <w:rFonts w:ascii="Times New Roman" w:eastAsia="Times New Roman" w:hAnsi="Times New Roman" w:cs="Times New Roman"/>
          </w:rPr>
          <w:t>the action and habituation phases</w:t>
        </w:r>
      </w:ins>
      <w:ins w:id="1738" w:author="Benton, Deon" w:date="2026-05-03T21:01:00Z" w16du:dateUtc="2026-05-04T02:01:00Z">
        <w:r w:rsidR="00666B57" w:rsidRPr="00666B57">
          <w:rPr>
            <w:rFonts w:ascii="Times New Roman" w:eastAsia="Times New Roman" w:hAnsi="Times New Roman" w:cs="Times New Roman"/>
          </w:rPr>
          <w:t xml:space="preserve"> were identical. </w:t>
        </w:r>
      </w:ins>
      <w:ins w:id="1739" w:author="Benton, Deon" w:date="2026-05-04T10:49:00Z" w16du:dateUtc="2026-05-04T15:49:00Z">
        <w:r w:rsidR="00CD3B31">
          <w:rPr>
            <w:rFonts w:ascii="Times New Roman" w:eastAsia="Times New Roman" w:hAnsi="Times New Roman" w:cs="Times New Roman"/>
          </w:rPr>
          <w:t>Thus,</w:t>
        </w:r>
      </w:ins>
      <w:ins w:id="1740" w:author="Benton, Deon" w:date="2026-05-04T10:36:00Z" w16du:dateUtc="2026-05-04T15:36:00Z">
        <w:r w:rsidR="000F5624">
          <w:rPr>
            <w:rFonts w:ascii="Times New Roman" w:eastAsia="Times New Roman" w:hAnsi="Times New Roman" w:cs="Times New Roman"/>
          </w:rPr>
          <w:t xml:space="preserve"> if the</w:t>
        </w:r>
      </w:ins>
      <w:ins w:id="1741" w:author="Benton, Deon" w:date="2026-05-03T21:01:00Z" w16du:dateUtc="2026-05-04T02:01:00Z">
        <w:r w:rsidR="00666B57" w:rsidRPr="00666B57">
          <w:rPr>
            <w:rFonts w:ascii="Times New Roman" w:eastAsia="Times New Roman" w:hAnsi="Times New Roman" w:cs="Times New Roman"/>
          </w:rPr>
          <w:t xml:space="preserve"> habituation phase </w:t>
        </w:r>
      </w:ins>
      <w:ins w:id="1742" w:author="Benton, Deon" w:date="2026-05-04T10:36:00Z" w16du:dateUtc="2026-05-04T15:36:00Z">
        <w:r w:rsidR="000F5624">
          <w:rPr>
            <w:rFonts w:ascii="Times New Roman" w:eastAsia="Times New Roman" w:hAnsi="Times New Roman" w:cs="Times New Roman"/>
          </w:rPr>
          <w:t>was 9 epochs in length during</w:t>
        </w:r>
      </w:ins>
      <w:ins w:id="1743" w:author="Benton, Deon" w:date="2026-05-03T21:01:00Z" w16du:dateUtc="2026-05-04T02:01:00Z">
        <w:r w:rsidR="00666B57" w:rsidRPr="00666B57">
          <w:rPr>
            <w:rFonts w:ascii="Times New Roman" w:eastAsia="Times New Roman" w:hAnsi="Times New Roman" w:cs="Times New Roman"/>
          </w:rPr>
          <w:t xml:space="preserve"> a given run</w:t>
        </w:r>
      </w:ins>
      <w:ins w:id="1744" w:author="Benton, Deon" w:date="2026-05-04T10:36:00Z" w16du:dateUtc="2026-05-04T15:36:00Z">
        <w:r w:rsidR="000F5624">
          <w:rPr>
            <w:rFonts w:ascii="Times New Roman" w:eastAsia="Times New Roman" w:hAnsi="Times New Roman" w:cs="Times New Roman"/>
          </w:rPr>
          <w:t xml:space="preserve"> of the model</w:t>
        </w:r>
      </w:ins>
      <w:ins w:id="1745" w:author="Benton, Deon" w:date="2026-05-03T21:01:00Z" w16du:dateUtc="2026-05-04T02:01:00Z">
        <w:r w:rsidR="00666B57" w:rsidRPr="00666B57">
          <w:rPr>
            <w:rFonts w:ascii="Times New Roman" w:eastAsia="Times New Roman" w:hAnsi="Times New Roman" w:cs="Times New Roman"/>
          </w:rPr>
          <w:t xml:space="preserve">, the action phase </w:t>
        </w:r>
      </w:ins>
      <w:ins w:id="1746" w:author="Benton, Deon" w:date="2026-05-04T10:36:00Z" w16du:dateUtc="2026-05-04T15:36:00Z">
        <w:r w:rsidR="000F5624">
          <w:rPr>
            <w:rFonts w:ascii="Times New Roman" w:eastAsia="Times New Roman" w:hAnsi="Times New Roman" w:cs="Times New Roman"/>
          </w:rPr>
          <w:t xml:space="preserve">was also 9 epochs </w:t>
        </w:r>
      </w:ins>
      <w:ins w:id="1747" w:author="Benton, Deon" w:date="2026-05-04T10:37:00Z" w16du:dateUtc="2026-05-04T15:37:00Z">
        <w:r w:rsidR="000F5624">
          <w:rPr>
            <w:rFonts w:ascii="Times New Roman" w:eastAsia="Times New Roman" w:hAnsi="Times New Roman" w:cs="Times New Roman"/>
          </w:rPr>
          <w:t>in length</w:t>
        </w:r>
      </w:ins>
      <w:ins w:id="1748" w:author="Benton, Deon" w:date="2026-05-03T21:01:00Z" w16du:dateUtc="2026-05-04T02:01:00Z">
        <w:r w:rsidR="00666B57" w:rsidRPr="00666B57">
          <w:rPr>
            <w:rFonts w:ascii="Times New Roman" w:eastAsia="Times New Roman" w:hAnsi="Times New Roman" w:cs="Times New Roman"/>
          </w:rPr>
          <w:t>.</w:t>
        </w:r>
        <w:r w:rsidR="00666B57">
          <w:rPr>
            <w:rFonts w:ascii="Times New Roman" w:eastAsia="Times New Roman" w:hAnsi="Times New Roman" w:cs="Times New Roman"/>
          </w:rPr>
          <w:t xml:space="preserve"> </w:t>
        </w:r>
      </w:ins>
    </w:p>
    <w:p w14:paraId="1E8AC94C" w14:textId="22D04D35" w:rsidR="00312213" w:rsidDel="00C7751A" w:rsidRDefault="00666B57" w:rsidP="008239C6">
      <w:pPr>
        <w:spacing w:line="480" w:lineRule="auto"/>
        <w:ind w:firstLine="720"/>
        <w:contextualSpacing/>
        <w:rPr>
          <w:del w:id="1749" w:author="Benton, Deon" w:date="2026-05-01T21:33:00Z" w16du:dateUtc="2026-05-02T02:33:00Z"/>
          <w:rFonts w:ascii="Times New Roman" w:eastAsia="Times New Roman" w:hAnsi="Times New Roman" w:cs="Times New Roman"/>
        </w:rPr>
      </w:pPr>
      <w:ins w:id="1750" w:author="Benton, Deon" w:date="2026-05-03T21:01:00Z" w16du:dateUtc="2026-05-04T02:01:00Z">
        <w:r>
          <w:rPr>
            <w:rFonts w:ascii="Times New Roman" w:eastAsia="Times New Roman" w:hAnsi="Times New Roman" w:cs="Times New Roman"/>
          </w:rPr>
          <w:t xml:space="preserve">As was true </w:t>
        </w:r>
      </w:ins>
      <w:ins w:id="1751" w:author="Benton, Deon" w:date="2026-05-04T10:00:00Z" w16du:dateUtc="2026-05-04T15:00:00Z">
        <w:r w:rsidR="00E56AA3">
          <w:rPr>
            <w:rFonts w:ascii="Times New Roman" w:eastAsia="Times New Roman" w:hAnsi="Times New Roman" w:cs="Times New Roman"/>
          </w:rPr>
          <w:t>for</w:t>
        </w:r>
      </w:ins>
      <w:ins w:id="1752" w:author="Benton, Deon" w:date="2026-05-03T21:01:00Z" w16du:dateUtc="2026-05-04T02:01:00Z">
        <w:r>
          <w:rPr>
            <w:rFonts w:ascii="Times New Roman" w:eastAsia="Times New Roman" w:hAnsi="Times New Roman" w:cs="Times New Roman"/>
          </w:rPr>
          <w:t xml:space="preserve"> infants in Skerry et al. (2013), n</w:t>
        </w:r>
      </w:ins>
      <w:ins w:id="1753" w:author="Benton, Deon" w:date="2026-05-02T10:36:00Z" w16du:dateUtc="2026-05-02T15:36:00Z">
        <w:r w:rsidR="00A02814">
          <w:rPr>
            <w:rFonts w:ascii="Times New Roman" w:eastAsia="Times New Roman" w:hAnsi="Times New Roman" w:cs="Times New Roman"/>
          </w:rPr>
          <w:t>etwork</w:t>
        </w:r>
      </w:ins>
      <w:ins w:id="1754" w:author="Benton, Deon" w:date="2026-05-04T10:00:00Z" w16du:dateUtc="2026-05-04T15:00:00Z">
        <w:r w:rsidR="00E56AA3">
          <w:rPr>
            <w:rFonts w:ascii="Times New Roman" w:eastAsia="Times New Roman" w:hAnsi="Times New Roman" w:cs="Times New Roman"/>
          </w:rPr>
          <w:t>s</w:t>
        </w:r>
      </w:ins>
      <w:ins w:id="1755" w:author="Benton, Deon" w:date="2026-05-03T21:01:00Z" w16du:dateUtc="2026-05-04T02:01:00Z">
        <w:r w:rsidR="00BC40DC">
          <w:rPr>
            <w:rFonts w:ascii="Times New Roman" w:eastAsia="Times New Roman" w:hAnsi="Times New Roman" w:cs="Times New Roman"/>
          </w:rPr>
          <w:t xml:space="preserve"> </w:t>
        </w:r>
      </w:ins>
      <w:ins w:id="1756" w:author="Benton, Deon" w:date="2026-05-02T10:36:00Z" w16du:dateUtc="2026-05-02T15:36:00Z">
        <w:r w:rsidR="00A02814">
          <w:rPr>
            <w:rFonts w:ascii="Times New Roman" w:eastAsia="Times New Roman" w:hAnsi="Times New Roman" w:cs="Times New Roman"/>
          </w:rPr>
          <w:t xml:space="preserve">were assigned </w:t>
        </w:r>
      </w:ins>
      <w:ins w:id="1757" w:author="Benton, Deon" w:date="2026-05-04T13:20:00Z" w16du:dateUtc="2026-05-04T18:20:00Z">
        <w:r w:rsidR="003F2A08">
          <w:rPr>
            <w:rFonts w:ascii="Times New Roman" w:eastAsia="Times New Roman" w:hAnsi="Times New Roman" w:cs="Times New Roman"/>
          </w:rPr>
          <w:t>to one of three conditions:</w:t>
        </w:r>
      </w:ins>
      <w:ins w:id="1758" w:author="Benton, Deon" w:date="2026-05-02T10:36:00Z" w16du:dateUtc="2026-05-02T15:36:00Z">
        <w:r w:rsidR="00A02814">
          <w:rPr>
            <w:rFonts w:ascii="Times New Roman" w:eastAsia="Times New Roman" w:hAnsi="Times New Roman" w:cs="Times New Roman"/>
          </w:rPr>
          <w:t xml:space="preserve"> Effective Action</w:t>
        </w:r>
      </w:ins>
      <w:ins w:id="1759" w:author="Benton, Deon" w:date="2026-05-04T13:20:00Z" w16du:dateUtc="2026-05-04T18:20:00Z">
        <w:r w:rsidR="003F2A08">
          <w:rPr>
            <w:rFonts w:ascii="Times New Roman" w:eastAsia="Times New Roman" w:hAnsi="Times New Roman" w:cs="Times New Roman"/>
          </w:rPr>
          <w:t xml:space="preserve">, </w:t>
        </w:r>
      </w:ins>
      <w:ins w:id="1760" w:author="Benton, Deon" w:date="2026-05-02T10:36:00Z" w16du:dateUtc="2026-05-02T15:36:00Z">
        <w:r w:rsidR="00A02814">
          <w:rPr>
            <w:rFonts w:ascii="Times New Roman" w:eastAsia="Times New Roman" w:hAnsi="Times New Roman" w:cs="Times New Roman"/>
          </w:rPr>
          <w:t>Ineffective Action</w:t>
        </w:r>
      </w:ins>
      <w:ins w:id="1761" w:author="Benton, Deon" w:date="2026-05-04T13:20:00Z" w16du:dateUtc="2026-05-04T18:20:00Z">
        <w:r w:rsidR="003F2A08">
          <w:rPr>
            <w:rFonts w:ascii="Times New Roman" w:eastAsia="Times New Roman" w:hAnsi="Times New Roman" w:cs="Times New Roman"/>
          </w:rPr>
          <w:t>, or No Training</w:t>
        </w:r>
      </w:ins>
      <w:ins w:id="1762" w:author="Benton, Deon" w:date="2026-05-02T10:36:00Z" w16du:dateUtc="2026-05-02T15:36:00Z">
        <w:r w:rsidR="00A02814">
          <w:rPr>
            <w:rFonts w:ascii="Times New Roman" w:eastAsia="Times New Roman" w:hAnsi="Times New Roman" w:cs="Times New Roman"/>
          </w:rPr>
          <w:t>.</w:t>
        </w:r>
      </w:ins>
      <w:ins w:id="1763" w:author="Benton, Deon" w:date="2026-05-04T11:21:00Z" w16du:dateUtc="2026-05-04T16:21:00Z">
        <w:r w:rsidR="00FE51D9">
          <w:rPr>
            <w:rFonts w:ascii="Times New Roman" w:eastAsia="Times New Roman" w:hAnsi="Times New Roman" w:cs="Times New Roman"/>
          </w:rPr>
          <w:t xml:space="preserve"> </w:t>
        </w:r>
      </w:ins>
      <w:r w:rsidR="00F064D2">
        <w:rPr>
          <w:rFonts w:ascii="Times New Roman" w:eastAsia="Times New Roman" w:hAnsi="Times New Roman" w:cs="Times New Roman"/>
        </w:rPr>
        <w:t xml:space="preserve">Networks in the Effective Action condition—like infants in the same condition—were further divided into either the Experimental condition or the </w:t>
      </w:r>
      <w:r w:rsidR="006841EE">
        <w:rPr>
          <w:rFonts w:ascii="Times New Roman" w:eastAsia="Times New Roman" w:hAnsi="Times New Roman" w:cs="Times New Roman"/>
        </w:rPr>
        <w:t xml:space="preserve">Control condition. </w:t>
      </w:r>
      <w:ins w:id="1764" w:author="Benton, Deon" w:date="2026-05-04T11:24:00Z" w16du:dateUtc="2026-05-04T16:24:00Z">
        <w:r w:rsidR="00E21A3E">
          <w:rPr>
            <w:rFonts w:ascii="Times New Roman" w:eastAsia="Times New Roman" w:hAnsi="Times New Roman" w:cs="Times New Roman"/>
          </w:rPr>
          <w:t>The</w:t>
        </w:r>
      </w:ins>
      <w:ins w:id="1765" w:author="Benton, Deon" w:date="2026-05-04T11:22:00Z" w16du:dateUtc="2026-05-04T16:22:00Z">
        <w:r w:rsidR="00592DAE">
          <w:rPr>
            <w:rFonts w:ascii="Times New Roman" w:eastAsia="Times New Roman" w:hAnsi="Times New Roman" w:cs="Times New Roman"/>
          </w:rPr>
          <w:t xml:space="preserve"> assumption </w:t>
        </w:r>
      </w:ins>
      <w:ins w:id="1766" w:author="Benton, Deon" w:date="2026-05-04T11:24:00Z" w16du:dateUtc="2026-05-04T16:24:00Z">
        <w:r w:rsidR="00592DAE">
          <w:rPr>
            <w:rFonts w:ascii="Times New Roman" w:eastAsia="Times New Roman" w:hAnsi="Times New Roman" w:cs="Times New Roman"/>
          </w:rPr>
          <w:t xml:space="preserve">that </w:t>
        </w:r>
      </w:ins>
      <w:ins w:id="1767" w:author="Benton, Deon" w:date="2026-05-04T11:25:00Z" w16du:dateUtc="2026-05-04T16:25:00Z">
        <w:r w:rsidR="00E21A3E">
          <w:rPr>
            <w:rFonts w:ascii="Times New Roman" w:eastAsia="Times New Roman" w:hAnsi="Times New Roman" w:cs="Times New Roman"/>
          </w:rPr>
          <w:t xml:space="preserve">effective rather than ineffective </w:t>
        </w:r>
      </w:ins>
      <w:ins w:id="1768" w:author="Benton, Deon" w:date="2026-05-04T11:24:00Z" w16du:dateUtc="2026-05-04T16:24:00Z">
        <w:r w:rsidR="00592DAE">
          <w:rPr>
            <w:rFonts w:ascii="Times New Roman" w:eastAsia="Times New Roman" w:hAnsi="Times New Roman" w:cs="Times New Roman"/>
          </w:rPr>
          <w:t xml:space="preserve">sticky-mittens experience </w:t>
        </w:r>
      </w:ins>
      <w:ins w:id="1769" w:author="Benton, Deon" w:date="2026-05-04T11:25:00Z" w16du:dateUtc="2026-05-04T16:25:00Z">
        <w:r w:rsidR="00E21A3E">
          <w:rPr>
            <w:rFonts w:ascii="Times New Roman" w:eastAsia="Times New Roman" w:hAnsi="Times New Roman" w:cs="Times New Roman"/>
          </w:rPr>
          <w:t>heightens</w:t>
        </w:r>
      </w:ins>
      <w:ins w:id="1770" w:author="Benton, Deon" w:date="2026-05-04T11:23:00Z" w16du:dateUtc="2026-05-04T16:23:00Z">
        <w:r w:rsidR="00592DAE">
          <w:rPr>
            <w:rFonts w:ascii="Times New Roman" w:eastAsia="Times New Roman" w:hAnsi="Times New Roman" w:cs="Times New Roman"/>
          </w:rPr>
          <w:t xml:space="preserve"> </w:t>
        </w:r>
      </w:ins>
      <w:ins w:id="1771" w:author="Benton, Deon" w:date="2026-05-04T11:24:00Z" w16du:dateUtc="2026-05-04T16:24:00Z">
        <w:r w:rsidR="00592DAE">
          <w:rPr>
            <w:rFonts w:ascii="Times New Roman" w:eastAsia="Times New Roman" w:hAnsi="Times New Roman" w:cs="Times New Roman"/>
          </w:rPr>
          <w:t xml:space="preserve">infants’ </w:t>
        </w:r>
      </w:ins>
      <w:ins w:id="1772" w:author="Benton, Deon" w:date="2026-05-04T11:23:00Z" w16du:dateUtc="2026-05-04T16:23:00Z">
        <w:r w:rsidR="00592DAE">
          <w:rPr>
            <w:rFonts w:ascii="Times New Roman" w:eastAsia="Times New Roman" w:hAnsi="Times New Roman" w:cs="Times New Roman"/>
          </w:rPr>
          <w:t>attention</w:t>
        </w:r>
      </w:ins>
      <w:ins w:id="1773" w:author="Benton, Deon" w:date="2026-05-04T11:25:00Z" w16du:dateUtc="2026-05-04T16:25:00Z">
        <w:r w:rsidR="00E21A3E">
          <w:rPr>
            <w:rFonts w:ascii="Times New Roman" w:eastAsia="Times New Roman" w:hAnsi="Times New Roman" w:cs="Times New Roman"/>
          </w:rPr>
          <w:t xml:space="preserve"> was implemented by increasing the learning rate from its pretraining value of .01 to .175</w:t>
        </w:r>
      </w:ins>
      <w:r w:rsidR="00D93C01">
        <w:rPr>
          <w:rFonts w:ascii="Times New Roman" w:eastAsia="Times New Roman" w:hAnsi="Times New Roman" w:cs="Times New Roman"/>
        </w:rPr>
        <w:t xml:space="preserve"> during the action phase</w:t>
      </w:r>
      <w:ins w:id="1774" w:author="Benton, Deon" w:date="2026-05-04T11:25:00Z" w16du:dateUtc="2026-05-04T16:25:00Z">
        <w:r w:rsidR="00E21A3E">
          <w:rPr>
            <w:rFonts w:ascii="Times New Roman" w:eastAsia="Times New Roman" w:hAnsi="Times New Roman" w:cs="Times New Roman"/>
          </w:rPr>
          <w:t xml:space="preserve"> for </w:t>
        </w:r>
      </w:ins>
      <w:ins w:id="1775" w:author="Benton, Deon" w:date="2026-05-04T11:26:00Z" w16du:dateUtc="2026-05-04T16:26:00Z">
        <w:r w:rsidR="00E21A3E">
          <w:rPr>
            <w:rFonts w:ascii="Times New Roman" w:eastAsia="Times New Roman" w:hAnsi="Times New Roman" w:cs="Times New Roman"/>
          </w:rPr>
          <w:t xml:space="preserve">networks </w:t>
        </w:r>
      </w:ins>
      <w:ins w:id="1776" w:author="Benton, Deon" w:date="2026-05-04T11:27:00Z" w16du:dateUtc="2026-05-04T16:27:00Z">
        <w:r w:rsidR="00CB44E1">
          <w:rPr>
            <w:rFonts w:ascii="Times New Roman" w:eastAsia="Times New Roman" w:hAnsi="Times New Roman" w:cs="Times New Roman"/>
          </w:rPr>
          <w:t>in the</w:t>
        </w:r>
      </w:ins>
      <w:ins w:id="1777" w:author="Benton, Deon" w:date="2026-05-04T11:26:00Z" w16du:dateUtc="2026-05-04T16:26:00Z">
        <w:r w:rsidR="00E21A3E">
          <w:rPr>
            <w:rFonts w:ascii="Times New Roman" w:eastAsia="Times New Roman" w:hAnsi="Times New Roman" w:cs="Times New Roman"/>
          </w:rPr>
          <w:t xml:space="preserve"> Effective Action condition</w:t>
        </w:r>
      </w:ins>
      <w:ins w:id="1778" w:author="Benton, Deon" w:date="2026-05-04T11:28:00Z" w16du:dateUtc="2026-05-04T16:28:00Z">
        <w:r w:rsidR="008B237A">
          <w:rPr>
            <w:rFonts w:ascii="Times New Roman" w:eastAsia="Times New Roman" w:hAnsi="Times New Roman" w:cs="Times New Roman"/>
          </w:rPr>
          <w:t xml:space="preserve">. A lower learning rate was </w:t>
        </w:r>
      </w:ins>
      <w:ins w:id="1779" w:author="Benton, Deon" w:date="2026-05-04T12:30:00Z" w16du:dateUtc="2026-05-04T17:30:00Z">
        <w:r w:rsidR="00394185">
          <w:rPr>
            <w:rFonts w:ascii="Times New Roman" w:eastAsia="Times New Roman" w:hAnsi="Times New Roman" w:cs="Times New Roman"/>
          </w:rPr>
          <w:t>used</w:t>
        </w:r>
      </w:ins>
      <w:ins w:id="1780" w:author="Benton, Deon" w:date="2026-05-04T11:28:00Z" w16du:dateUtc="2026-05-04T16:28:00Z">
        <w:r w:rsidR="008B237A">
          <w:rPr>
            <w:rFonts w:ascii="Times New Roman" w:eastAsia="Times New Roman" w:hAnsi="Times New Roman" w:cs="Times New Roman"/>
          </w:rPr>
          <w:t xml:space="preserve"> during </w:t>
        </w:r>
      </w:ins>
      <w:ins w:id="1781" w:author="Benton, Deon" w:date="2026-05-04T11:29:00Z" w16du:dateUtc="2026-05-04T16:29:00Z">
        <w:r w:rsidR="008B237A">
          <w:rPr>
            <w:rFonts w:ascii="Times New Roman" w:eastAsia="Times New Roman" w:hAnsi="Times New Roman" w:cs="Times New Roman"/>
          </w:rPr>
          <w:t>the pretraining phase than that used</w:t>
        </w:r>
      </w:ins>
      <w:ins w:id="1782" w:author="Benton, Deon" w:date="2026-05-04T12:31:00Z" w16du:dateUtc="2026-05-04T17:31:00Z">
        <w:r w:rsidR="00394185">
          <w:rPr>
            <w:rFonts w:ascii="Times New Roman" w:eastAsia="Times New Roman" w:hAnsi="Times New Roman" w:cs="Times New Roman"/>
          </w:rPr>
          <w:t xml:space="preserve"> during t</w:t>
        </w:r>
      </w:ins>
      <w:r w:rsidR="00EE75B0">
        <w:rPr>
          <w:rFonts w:ascii="Times New Roman" w:eastAsia="Times New Roman" w:hAnsi="Times New Roman" w:cs="Times New Roman"/>
        </w:rPr>
        <w:t>he same phase</w:t>
      </w:r>
      <w:ins w:id="1783" w:author="Benton, Deon" w:date="2026-05-04T11:29:00Z" w16du:dateUtc="2026-05-04T16:29:00Z">
        <w:r w:rsidR="008B237A">
          <w:rPr>
            <w:rFonts w:ascii="Times New Roman" w:eastAsia="Times New Roman" w:hAnsi="Times New Roman" w:cs="Times New Roman"/>
          </w:rPr>
          <w:t xml:space="preserve"> in previous simulations because younger infants’ processing speed—which </w:t>
        </w:r>
      </w:ins>
      <w:r w:rsidR="00507634">
        <w:rPr>
          <w:rFonts w:ascii="Times New Roman" w:eastAsia="Times New Roman" w:hAnsi="Times New Roman" w:cs="Times New Roman"/>
        </w:rPr>
        <w:t>is captured by a network’s learning rate</w:t>
      </w:r>
      <w:ins w:id="1784" w:author="Benton, Deon" w:date="2026-05-04T11:29:00Z" w16du:dateUtc="2026-05-04T16:29:00Z">
        <w:r w:rsidR="008B237A">
          <w:rPr>
            <w:rFonts w:ascii="Times New Roman" w:eastAsia="Times New Roman" w:hAnsi="Times New Roman" w:cs="Times New Roman"/>
          </w:rPr>
          <w:t>—is assumed to be lower than that of older infants. The assumption that</w:t>
        </w:r>
      </w:ins>
      <w:ins w:id="1785" w:author="Benton, Deon" w:date="2026-05-04T11:40:00Z" w16du:dateUtc="2026-05-04T16:40:00Z">
        <w:r w:rsidR="00A53D96">
          <w:rPr>
            <w:rFonts w:ascii="Times New Roman" w:eastAsia="Times New Roman" w:hAnsi="Times New Roman" w:cs="Times New Roman"/>
          </w:rPr>
          <w:t xml:space="preserve"> </w:t>
        </w:r>
      </w:ins>
      <w:ins w:id="1786" w:author="Benton, Deon" w:date="2026-05-04T12:31:00Z" w16du:dateUtc="2026-05-04T17:31:00Z">
        <w:r w:rsidR="00394185">
          <w:rPr>
            <w:rFonts w:ascii="Times New Roman" w:eastAsia="Times New Roman" w:hAnsi="Times New Roman" w:cs="Times New Roman"/>
          </w:rPr>
          <w:t>this attentional boost is short-lived</w:t>
        </w:r>
      </w:ins>
      <w:ins w:id="1787" w:author="Benton, Deon" w:date="2026-05-04T11:29:00Z" w16du:dateUtc="2026-05-04T16:29:00Z">
        <w:r w:rsidR="008B237A">
          <w:rPr>
            <w:rFonts w:ascii="Times New Roman" w:eastAsia="Times New Roman" w:hAnsi="Times New Roman" w:cs="Times New Roman"/>
          </w:rPr>
          <w:t xml:space="preserve"> </w:t>
        </w:r>
      </w:ins>
      <w:ins w:id="1788" w:author="Benton, Deon" w:date="2026-05-04T11:30:00Z" w16du:dateUtc="2026-05-04T16:30:00Z">
        <w:r w:rsidR="008B237A">
          <w:rPr>
            <w:rFonts w:ascii="Times New Roman" w:eastAsia="Times New Roman" w:hAnsi="Times New Roman" w:cs="Times New Roman"/>
          </w:rPr>
          <w:t xml:space="preserve">was implemented by </w:t>
        </w:r>
      </w:ins>
      <w:ins w:id="1789" w:author="Benton, Deon" w:date="2026-05-04T11:32:00Z" w16du:dateUtc="2026-05-04T16:32:00Z">
        <w:r w:rsidR="004E3A37">
          <w:rPr>
            <w:rFonts w:ascii="Times New Roman" w:eastAsia="Times New Roman" w:hAnsi="Times New Roman" w:cs="Times New Roman"/>
          </w:rPr>
          <w:t>resetting</w:t>
        </w:r>
      </w:ins>
      <w:ins w:id="1790" w:author="Benton, Deon" w:date="2026-05-04T11:30:00Z" w16du:dateUtc="2026-05-04T16:30:00Z">
        <w:r w:rsidR="008B237A">
          <w:rPr>
            <w:rFonts w:ascii="Times New Roman" w:eastAsia="Times New Roman" w:hAnsi="Times New Roman" w:cs="Times New Roman"/>
          </w:rPr>
          <w:t xml:space="preserve"> the learning rate to its pretraining value at the start of the subsequent habituation phase</w:t>
        </w:r>
      </w:ins>
      <w:ins w:id="1791" w:author="Benton, Deon" w:date="2026-05-04T11:31:00Z" w16du:dateUtc="2026-05-04T16:31:00Z">
        <w:r w:rsidR="004E3A37">
          <w:rPr>
            <w:rFonts w:ascii="Times New Roman" w:eastAsia="Times New Roman" w:hAnsi="Times New Roman" w:cs="Times New Roman"/>
          </w:rPr>
          <w:t>. Th</w:t>
        </w:r>
      </w:ins>
      <w:ins w:id="1792" w:author="Benton, Deon" w:date="2026-05-04T11:32:00Z" w16du:dateUtc="2026-05-04T16:32:00Z">
        <w:r w:rsidR="004E3A37">
          <w:rPr>
            <w:rFonts w:ascii="Times New Roman" w:eastAsia="Times New Roman" w:hAnsi="Times New Roman" w:cs="Times New Roman"/>
          </w:rPr>
          <w:t>e</w:t>
        </w:r>
      </w:ins>
      <w:ins w:id="1793" w:author="Benton, Deon" w:date="2026-05-04T11:33:00Z" w16du:dateUtc="2026-05-04T16:33:00Z">
        <w:r w:rsidR="004E3A37">
          <w:rPr>
            <w:rFonts w:ascii="Times New Roman" w:eastAsia="Times New Roman" w:hAnsi="Times New Roman" w:cs="Times New Roman"/>
          </w:rPr>
          <w:t xml:space="preserve"> learning rate maintained its pretraining value across the pretraining, action, and habituation phases for networks in the </w:t>
        </w:r>
        <w:r w:rsidR="00682AFF">
          <w:rPr>
            <w:rFonts w:ascii="Times New Roman" w:eastAsia="Times New Roman" w:hAnsi="Times New Roman" w:cs="Times New Roman"/>
          </w:rPr>
          <w:t xml:space="preserve">Ineffective </w:t>
        </w:r>
      </w:ins>
      <w:ins w:id="1794" w:author="Benton, Deon" w:date="2026-05-04T11:34:00Z" w16du:dateUtc="2026-05-04T16:34:00Z">
        <w:r w:rsidR="00682AFF">
          <w:rPr>
            <w:rFonts w:ascii="Times New Roman" w:eastAsia="Times New Roman" w:hAnsi="Times New Roman" w:cs="Times New Roman"/>
          </w:rPr>
          <w:t>Action condition.</w:t>
        </w:r>
      </w:ins>
      <w:ins w:id="1795" w:author="Benton, Deon" w:date="2026-05-04T11:32:00Z" w16du:dateUtc="2026-05-04T16:32:00Z">
        <w:r w:rsidR="004E3A37">
          <w:rPr>
            <w:rFonts w:ascii="Times New Roman" w:eastAsia="Times New Roman" w:hAnsi="Times New Roman" w:cs="Times New Roman"/>
          </w:rPr>
          <w:t xml:space="preserve"> </w:t>
        </w:r>
      </w:ins>
      <w:ins w:id="1796" w:author="Benton, Deon" w:date="2026-05-04T11:36:00Z" w16du:dateUtc="2026-05-04T16:36:00Z">
        <w:r w:rsidR="00C90E65">
          <w:rPr>
            <w:rFonts w:ascii="Times New Roman" w:eastAsia="Times New Roman" w:hAnsi="Times New Roman" w:cs="Times New Roman"/>
          </w:rPr>
          <w:t xml:space="preserve">In all other </w:t>
        </w:r>
      </w:ins>
      <w:ins w:id="1797" w:author="Benton, Deon" w:date="2026-05-04T12:07:00Z" w16du:dateUtc="2026-05-04T17:07:00Z">
        <w:r w:rsidR="00F94E6F">
          <w:rPr>
            <w:rFonts w:ascii="Times New Roman" w:eastAsia="Times New Roman" w:hAnsi="Times New Roman" w:cs="Times New Roman"/>
          </w:rPr>
          <w:t>respect</w:t>
        </w:r>
      </w:ins>
      <w:ins w:id="1798" w:author="Benton, Deon" w:date="2026-05-04T11:36:00Z" w16du:dateUtc="2026-05-04T16:36:00Z">
        <w:r w:rsidR="00C90E65">
          <w:rPr>
            <w:rFonts w:ascii="Times New Roman" w:eastAsia="Times New Roman" w:hAnsi="Times New Roman" w:cs="Times New Roman"/>
          </w:rPr>
          <w:t xml:space="preserve">s, these two </w:t>
        </w:r>
        <w:r w:rsidR="00C90E65">
          <w:rPr>
            <w:rFonts w:ascii="Times New Roman" w:eastAsia="Times New Roman" w:hAnsi="Times New Roman" w:cs="Times New Roman"/>
          </w:rPr>
          <w:lastRenderedPageBreak/>
          <w:t>conditions were identical</w:t>
        </w:r>
      </w:ins>
      <w:ins w:id="1799" w:author="Benton, Deon" w:date="2026-05-04T12:07:00Z" w16du:dateUtc="2026-05-04T17:07:00Z">
        <w:r w:rsidR="00F94E6F">
          <w:rPr>
            <w:rFonts w:ascii="Times New Roman" w:eastAsia="Times New Roman" w:hAnsi="Times New Roman" w:cs="Times New Roman"/>
          </w:rPr>
          <w:t xml:space="preserve"> to one another</w:t>
        </w:r>
      </w:ins>
      <w:ins w:id="1800" w:author="Benton, Deon" w:date="2026-05-04T11:36:00Z" w16du:dateUtc="2026-05-04T16:36:00Z">
        <w:r w:rsidR="00C90E65">
          <w:rPr>
            <w:rFonts w:ascii="Times New Roman" w:eastAsia="Times New Roman" w:hAnsi="Times New Roman" w:cs="Times New Roman"/>
          </w:rPr>
          <w:t>.</w:t>
        </w:r>
      </w:ins>
      <w:ins w:id="1801" w:author="Benton, Deon" w:date="2026-05-04T13:16:00Z" w16du:dateUtc="2026-05-04T18:16:00Z">
        <w:r w:rsidR="008239C6">
          <w:rPr>
            <w:rFonts w:ascii="Times New Roman" w:eastAsia="Times New Roman" w:hAnsi="Times New Roman" w:cs="Times New Roman"/>
          </w:rPr>
          <w:t xml:space="preserve"> Specifically, within </w:t>
        </w:r>
      </w:ins>
      <w:ins w:id="1802" w:author="Benton, Deon" w:date="2026-05-04T13:47:00Z" w16du:dateUtc="2026-05-04T18:47:00Z">
        <w:r w:rsidR="00F913E8">
          <w:rPr>
            <w:rFonts w:ascii="Times New Roman" w:eastAsia="Times New Roman" w:hAnsi="Times New Roman" w:cs="Times New Roman"/>
          </w:rPr>
          <w:t xml:space="preserve">the </w:t>
        </w:r>
      </w:ins>
      <w:ins w:id="1803" w:author="Benton, Deon" w:date="2026-05-04T13:48:00Z" w16du:dateUtc="2026-05-04T18:48:00Z">
        <w:r w:rsidR="00F913E8">
          <w:rPr>
            <w:rFonts w:ascii="Times New Roman" w:eastAsia="Times New Roman" w:hAnsi="Times New Roman" w:cs="Times New Roman"/>
          </w:rPr>
          <w:t xml:space="preserve">Effective Action </w:t>
        </w:r>
        <w:proofErr w:type="gramStart"/>
        <w:r w:rsidR="00F913E8">
          <w:rPr>
            <w:rFonts w:ascii="Times New Roman" w:eastAsia="Times New Roman" w:hAnsi="Times New Roman" w:cs="Times New Roman"/>
          </w:rPr>
          <w:t>condition</w:t>
        </w:r>
      </w:ins>
      <w:proofErr w:type="gramEnd"/>
      <w:ins w:id="1804" w:author="Benton, Deon" w:date="2026-05-04T13:16:00Z" w16du:dateUtc="2026-05-04T18:16:00Z">
        <w:r w:rsidR="008239C6">
          <w:rPr>
            <w:rFonts w:ascii="Times New Roman" w:eastAsia="Times New Roman" w:hAnsi="Times New Roman" w:cs="Times New Roman"/>
          </w:rPr>
          <w:t xml:space="preserve">, networks were assigned either to the Experimental </w:t>
        </w:r>
      </w:ins>
      <w:ins w:id="1805" w:author="Benton, Deon" w:date="2026-05-04T13:52:00Z" w16du:dateUtc="2026-05-04T18:52:00Z">
        <w:r w:rsidR="00857299">
          <w:rPr>
            <w:rFonts w:ascii="Times New Roman" w:eastAsia="Times New Roman" w:hAnsi="Times New Roman" w:cs="Times New Roman"/>
          </w:rPr>
          <w:t>sub-</w:t>
        </w:r>
      </w:ins>
      <w:ins w:id="1806" w:author="Benton, Deon" w:date="2026-05-04T13:16:00Z" w16du:dateUtc="2026-05-04T18:16:00Z">
        <w:r w:rsidR="008239C6">
          <w:rPr>
            <w:rFonts w:ascii="Times New Roman" w:eastAsia="Times New Roman" w:hAnsi="Times New Roman" w:cs="Times New Roman"/>
          </w:rPr>
          <w:t>condition or to</w:t>
        </w:r>
      </w:ins>
      <w:ins w:id="1807" w:author="Benton, Deon" w:date="2026-05-04T13:17:00Z" w16du:dateUtc="2026-05-04T18:17:00Z">
        <w:r w:rsidR="008239C6">
          <w:rPr>
            <w:rFonts w:ascii="Times New Roman" w:eastAsia="Times New Roman" w:hAnsi="Times New Roman" w:cs="Times New Roman"/>
          </w:rPr>
          <w:t xml:space="preserve"> the Control </w:t>
        </w:r>
      </w:ins>
      <w:ins w:id="1808" w:author="Benton, Deon" w:date="2026-05-04T13:52:00Z" w16du:dateUtc="2026-05-04T18:52:00Z">
        <w:r w:rsidR="00857299">
          <w:rPr>
            <w:rFonts w:ascii="Times New Roman" w:eastAsia="Times New Roman" w:hAnsi="Times New Roman" w:cs="Times New Roman"/>
          </w:rPr>
          <w:t>sub-</w:t>
        </w:r>
      </w:ins>
      <w:ins w:id="1809" w:author="Benton, Deon" w:date="2026-05-04T13:17:00Z" w16du:dateUtc="2026-05-04T18:17:00Z">
        <w:r w:rsidR="008239C6">
          <w:rPr>
            <w:rFonts w:ascii="Times New Roman" w:eastAsia="Times New Roman" w:hAnsi="Times New Roman" w:cs="Times New Roman"/>
          </w:rPr>
          <w:t xml:space="preserve">condition. The Experimental condition corresponded to </w:t>
        </w:r>
      </w:ins>
      <w:ins w:id="1810" w:author="Benton, Deon" w:date="2026-05-04T13:19:00Z" w16du:dateUtc="2026-05-04T18:19:00Z">
        <w:r w:rsidR="003F2A08">
          <w:rPr>
            <w:rFonts w:ascii="Times New Roman" w:eastAsia="Times New Roman" w:hAnsi="Times New Roman" w:cs="Times New Roman"/>
          </w:rPr>
          <w:t xml:space="preserve">Skerry et al.’s (2013) </w:t>
        </w:r>
      </w:ins>
      <w:ins w:id="1811" w:author="Benton, Deon" w:date="2026-05-04T13:17:00Z" w16du:dateUtc="2026-05-04T18:17:00Z">
        <w:r w:rsidR="008239C6">
          <w:rPr>
            <w:rFonts w:ascii="Times New Roman" w:eastAsia="Times New Roman" w:hAnsi="Times New Roman" w:cs="Times New Roman"/>
          </w:rPr>
          <w:t>Experiments 1 and 4 in Skerry et al. (2013), whereas the Con</w:t>
        </w:r>
      </w:ins>
      <w:ins w:id="1812" w:author="Benton, Deon" w:date="2026-05-04T13:18:00Z" w16du:dateUtc="2026-05-04T18:18:00Z">
        <w:r w:rsidR="008239C6">
          <w:rPr>
            <w:rFonts w:ascii="Times New Roman" w:eastAsia="Times New Roman" w:hAnsi="Times New Roman" w:cs="Times New Roman"/>
          </w:rPr>
          <w:t xml:space="preserve">trol condition corresponded to </w:t>
        </w:r>
      </w:ins>
      <w:ins w:id="1813" w:author="Benton, Deon" w:date="2026-05-04T13:19:00Z" w16du:dateUtc="2026-05-04T18:19:00Z">
        <w:r w:rsidR="003F2A08">
          <w:rPr>
            <w:rFonts w:ascii="Times New Roman" w:eastAsia="Times New Roman" w:hAnsi="Times New Roman" w:cs="Times New Roman"/>
          </w:rPr>
          <w:t xml:space="preserve">their </w:t>
        </w:r>
      </w:ins>
      <w:ins w:id="1814" w:author="Benton, Deon" w:date="2026-05-04T13:18:00Z" w16du:dateUtc="2026-05-04T18:18:00Z">
        <w:r w:rsidR="008239C6">
          <w:rPr>
            <w:rFonts w:ascii="Times New Roman" w:eastAsia="Times New Roman" w:hAnsi="Times New Roman" w:cs="Times New Roman"/>
          </w:rPr>
          <w:t>Experime</w:t>
        </w:r>
        <w:r w:rsidR="003F2A08">
          <w:rPr>
            <w:rFonts w:ascii="Times New Roman" w:eastAsia="Times New Roman" w:hAnsi="Times New Roman" w:cs="Times New Roman"/>
          </w:rPr>
          <w:t>nt 5.</w:t>
        </w:r>
      </w:ins>
      <w:ins w:id="1815" w:author="Benton, Deon" w:date="2026-05-04T13:19:00Z" w16du:dateUtc="2026-05-04T18:19:00Z">
        <w:r w:rsidR="003F2A08">
          <w:rPr>
            <w:rFonts w:ascii="Times New Roman" w:eastAsia="Times New Roman" w:hAnsi="Times New Roman" w:cs="Times New Roman"/>
          </w:rPr>
          <w:t xml:space="preserve"> </w:t>
        </w:r>
      </w:ins>
      <w:ins w:id="1816" w:author="Benton, Deon" w:date="2026-05-04T13:48:00Z" w16du:dateUtc="2026-05-04T18:48:00Z">
        <w:r w:rsidR="00F913E8">
          <w:rPr>
            <w:rFonts w:ascii="Times New Roman" w:eastAsia="Times New Roman" w:hAnsi="Times New Roman" w:cs="Times New Roman"/>
          </w:rPr>
          <w:t xml:space="preserve"> Given that </w:t>
        </w:r>
      </w:ins>
      <w:ins w:id="1817" w:author="Benton, Deon" w:date="2026-05-04T13:50:00Z" w16du:dateUtc="2026-05-04T18:50:00Z">
        <w:r w:rsidR="00261000">
          <w:rPr>
            <w:rFonts w:ascii="Times New Roman" w:eastAsia="Times New Roman" w:hAnsi="Times New Roman" w:cs="Times New Roman"/>
          </w:rPr>
          <w:t xml:space="preserve">the </w:t>
        </w:r>
      </w:ins>
      <w:ins w:id="1818" w:author="Benton, Deon" w:date="2026-05-04T13:48:00Z" w16du:dateUtc="2026-05-04T18:48:00Z">
        <w:r w:rsidR="00F913E8">
          <w:rPr>
            <w:rFonts w:ascii="Times New Roman" w:eastAsia="Times New Roman" w:hAnsi="Times New Roman" w:cs="Times New Roman"/>
          </w:rPr>
          <w:t xml:space="preserve">Ineffective </w:t>
        </w:r>
      </w:ins>
      <w:ins w:id="1819" w:author="Benton, Deon" w:date="2026-05-04T13:45:00Z" w16du:dateUtc="2026-05-04T18:45:00Z">
        <w:r w:rsidR="00894DE7">
          <w:rPr>
            <w:rFonts w:ascii="Times New Roman" w:eastAsia="Times New Roman" w:hAnsi="Times New Roman" w:cs="Times New Roman"/>
          </w:rPr>
          <w:t>A</w:t>
        </w:r>
      </w:ins>
      <w:ins w:id="1820" w:author="Benton, Deon" w:date="2026-05-04T13:49:00Z" w16du:dateUtc="2026-05-04T18:49:00Z">
        <w:r w:rsidR="00F913E8">
          <w:rPr>
            <w:rFonts w:ascii="Times New Roman" w:eastAsia="Times New Roman" w:hAnsi="Times New Roman" w:cs="Times New Roman"/>
          </w:rPr>
          <w:t>ction condition</w:t>
        </w:r>
      </w:ins>
      <w:ins w:id="1821" w:author="Benton, Deon" w:date="2026-05-04T13:50:00Z" w16du:dateUtc="2026-05-04T18:50:00Z">
        <w:r w:rsidR="00261000">
          <w:rPr>
            <w:rFonts w:ascii="Times New Roman" w:eastAsia="Times New Roman" w:hAnsi="Times New Roman" w:cs="Times New Roman"/>
          </w:rPr>
          <w:t xml:space="preserve"> did not include a Control </w:t>
        </w:r>
      </w:ins>
      <w:ins w:id="1822" w:author="Benton, Deon" w:date="2026-05-04T13:51:00Z" w16du:dateUtc="2026-05-04T18:51:00Z">
        <w:r w:rsidR="00261000">
          <w:rPr>
            <w:rFonts w:ascii="Times New Roman" w:eastAsia="Times New Roman" w:hAnsi="Times New Roman" w:cs="Times New Roman"/>
          </w:rPr>
          <w:t>sub-</w:t>
        </w:r>
      </w:ins>
      <w:ins w:id="1823" w:author="Benton, Deon" w:date="2026-05-04T13:50:00Z" w16du:dateUtc="2026-05-04T18:50:00Z">
        <w:r w:rsidR="00261000">
          <w:rPr>
            <w:rFonts w:ascii="Times New Roman" w:eastAsia="Times New Roman" w:hAnsi="Times New Roman" w:cs="Times New Roman"/>
          </w:rPr>
          <w:t xml:space="preserve">condition in Skerry et al. </w:t>
        </w:r>
      </w:ins>
      <w:ins w:id="1824" w:author="Benton, Deon" w:date="2026-05-04T13:51:00Z" w16du:dateUtc="2026-05-04T18:51:00Z">
        <w:r w:rsidR="00261000">
          <w:rPr>
            <w:rFonts w:ascii="Times New Roman" w:eastAsia="Times New Roman" w:hAnsi="Times New Roman" w:cs="Times New Roman"/>
          </w:rPr>
          <w:t>(2012)</w:t>
        </w:r>
      </w:ins>
      <w:ins w:id="1825" w:author="Benton, Deon" w:date="2026-05-04T13:49:00Z" w16du:dateUtc="2026-05-04T18:49:00Z">
        <w:r w:rsidR="00261000">
          <w:rPr>
            <w:rFonts w:ascii="Times New Roman" w:eastAsia="Times New Roman" w:hAnsi="Times New Roman" w:cs="Times New Roman"/>
          </w:rPr>
          <w:t xml:space="preserve">, networks in this condition only participated in the Experimental </w:t>
        </w:r>
      </w:ins>
      <w:ins w:id="1826" w:author="Benton, Deon" w:date="2026-05-04T13:51:00Z" w16du:dateUtc="2026-05-04T18:51:00Z">
        <w:r w:rsidR="00261000">
          <w:rPr>
            <w:rFonts w:ascii="Times New Roman" w:eastAsia="Times New Roman" w:hAnsi="Times New Roman" w:cs="Times New Roman"/>
          </w:rPr>
          <w:t>sub-</w:t>
        </w:r>
      </w:ins>
      <w:ins w:id="1827" w:author="Benton, Deon" w:date="2026-05-04T13:50:00Z" w16du:dateUtc="2026-05-04T18:50:00Z">
        <w:r w:rsidR="00261000">
          <w:rPr>
            <w:rFonts w:ascii="Times New Roman" w:eastAsia="Times New Roman" w:hAnsi="Times New Roman" w:cs="Times New Roman"/>
          </w:rPr>
          <w:t>condition</w:t>
        </w:r>
      </w:ins>
      <w:ins w:id="1828" w:author="Benton, Deon" w:date="2026-05-04T13:54:00Z" w16du:dateUtc="2026-05-04T18:54:00Z">
        <w:r w:rsidR="0060782C">
          <w:rPr>
            <w:rFonts w:ascii="Times New Roman" w:eastAsia="Times New Roman" w:hAnsi="Times New Roman" w:cs="Times New Roman"/>
          </w:rPr>
          <w:t>; that is, networks in this condition were habituated to an eve</w:t>
        </w:r>
      </w:ins>
      <w:ins w:id="1829" w:author="Benton, Deon" w:date="2026-05-04T13:55:00Z" w16du:dateUtc="2026-05-04T18:55:00Z">
        <w:r w:rsidR="0060782C">
          <w:rPr>
            <w:rFonts w:ascii="Times New Roman" w:eastAsia="Times New Roman" w:hAnsi="Times New Roman" w:cs="Times New Roman"/>
          </w:rPr>
          <w:t>nt in which</w:t>
        </w:r>
      </w:ins>
      <w:ins w:id="1830" w:author="Benton, Deon" w:date="2026-05-04T13:51:00Z" w16du:dateUtc="2026-05-04T18:51:00Z">
        <w:r w:rsidR="00857299">
          <w:rPr>
            <w:rFonts w:ascii="Times New Roman" w:eastAsia="Times New Roman" w:hAnsi="Times New Roman" w:cs="Times New Roman"/>
          </w:rPr>
          <w:t xml:space="preserve"> </w:t>
        </w:r>
      </w:ins>
      <w:ins w:id="1831" w:author="Benton, Deon" w:date="2026-05-04T13:50:00Z" w16du:dateUtc="2026-05-04T18:50:00Z">
        <w:r w:rsidR="00261000">
          <w:rPr>
            <w:rFonts w:ascii="Times New Roman" w:eastAsia="Times New Roman" w:hAnsi="Times New Roman" w:cs="Times New Roman"/>
          </w:rPr>
          <w:t>arced motion occurred over rather than besides the obstacle.</w:t>
        </w:r>
      </w:ins>
      <w:ins w:id="1832" w:author="Benton, Deon" w:date="2026-05-04T13:45:00Z" w16du:dateUtc="2026-05-04T18:45:00Z">
        <w:r w:rsidR="00894DE7">
          <w:rPr>
            <w:rFonts w:ascii="Times New Roman" w:eastAsia="Times New Roman" w:hAnsi="Times New Roman" w:cs="Times New Roman"/>
          </w:rPr>
          <w:t xml:space="preserve"> </w:t>
        </w:r>
      </w:ins>
      <w:ins w:id="1833" w:author="Benton, Deon" w:date="2026-05-04T13:52:00Z" w16du:dateUtc="2026-05-04T18:52:00Z">
        <w:r w:rsidR="00857299">
          <w:rPr>
            <w:rFonts w:ascii="Times New Roman" w:eastAsia="Times New Roman" w:hAnsi="Times New Roman" w:cs="Times New Roman"/>
          </w:rPr>
          <w:t>Th</w:t>
        </w:r>
      </w:ins>
      <w:ins w:id="1834" w:author="Benton, Deon" w:date="2026-05-04T13:54:00Z" w16du:dateUtc="2026-05-04T18:54:00Z">
        <w:r w:rsidR="00857299">
          <w:rPr>
            <w:rFonts w:ascii="Times New Roman" w:eastAsia="Times New Roman" w:hAnsi="Times New Roman" w:cs="Times New Roman"/>
          </w:rPr>
          <w:t>e performance of these networks corresponded to that of the infants in Skerry et al.’s</w:t>
        </w:r>
      </w:ins>
      <w:ins w:id="1835" w:author="Benton, Deon" w:date="2026-05-04T13:55:00Z" w16du:dateUtc="2026-05-04T18:55:00Z">
        <w:r w:rsidR="0060782C">
          <w:rPr>
            <w:rFonts w:ascii="Times New Roman" w:eastAsia="Times New Roman" w:hAnsi="Times New Roman" w:cs="Times New Roman"/>
          </w:rPr>
          <w:t xml:space="preserve"> (2013)</w:t>
        </w:r>
      </w:ins>
      <w:ins w:id="1836" w:author="Benton, Deon" w:date="2026-05-04T13:54:00Z" w16du:dateUtc="2026-05-04T18:54:00Z">
        <w:r w:rsidR="00857299">
          <w:rPr>
            <w:rFonts w:ascii="Times New Roman" w:eastAsia="Times New Roman" w:hAnsi="Times New Roman" w:cs="Times New Roman"/>
          </w:rPr>
          <w:t xml:space="preserve"> Experiment 2. </w:t>
        </w:r>
      </w:ins>
    </w:p>
    <w:p w14:paraId="0884B5F6" w14:textId="77777777" w:rsidR="00C7751A" w:rsidRDefault="00C7751A" w:rsidP="008239C6">
      <w:pPr>
        <w:spacing w:line="480" w:lineRule="auto"/>
        <w:ind w:firstLine="720"/>
        <w:contextualSpacing/>
        <w:rPr>
          <w:ins w:id="1837" w:author="Benton, Deon" w:date="2026-05-04T13:55:00Z" w16du:dateUtc="2026-05-04T18:55:00Z"/>
          <w:rFonts w:ascii="Times New Roman" w:eastAsia="Times New Roman" w:hAnsi="Times New Roman" w:cs="Times New Roman"/>
        </w:rPr>
      </w:pPr>
    </w:p>
    <w:p w14:paraId="0910C97C" w14:textId="77777777" w:rsidR="00C7751A" w:rsidRPr="00EE5434" w:rsidRDefault="00C7751A" w:rsidP="00C7751A">
      <w:pPr>
        <w:spacing w:line="480" w:lineRule="auto"/>
        <w:contextualSpacing/>
        <w:rPr>
          <w:ins w:id="1838" w:author="Benton, Deon" w:date="2026-05-04T13:55:00Z" w16du:dateUtc="2026-05-04T18:55:00Z"/>
          <w:rFonts w:ascii="Times New Roman" w:eastAsia="Times New Roman" w:hAnsi="Times New Roman" w:cs="Times New Roman"/>
          <w:b/>
          <w:bCs/>
        </w:rPr>
      </w:pPr>
      <w:ins w:id="1839" w:author="Benton, Deon" w:date="2026-05-04T13:55:00Z" w16du:dateUtc="2026-05-04T18:55:00Z">
        <w:r>
          <w:rPr>
            <w:rFonts w:ascii="Times New Roman" w:hAnsi="Times New Roman" w:cs="Times New Roman"/>
            <w:b/>
            <w:bCs/>
          </w:rPr>
          <w:t>Results</w:t>
        </w:r>
      </w:ins>
    </w:p>
    <w:tbl>
      <w:tblPr>
        <w:tblStyle w:val="TableGrid"/>
        <w:tblW w:w="117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7"/>
        <w:gridCol w:w="6636"/>
      </w:tblGrid>
      <w:tr w:rsidR="003D4B37" w14:paraId="0E60A769" w14:textId="77777777" w:rsidTr="00C55C74">
        <w:trPr>
          <w:trHeight w:val="3109"/>
        </w:trPr>
        <w:tc>
          <w:tcPr>
            <w:tcW w:w="4962" w:type="dxa"/>
          </w:tcPr>
          <w:p w14:paraId="41611118" w14:textId="0E1507CC"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D8C831" wp14:editId="008FE3FB">
                  <wp:extent cx="3112268" cy="2489813"/>
                  <wp:effectExtent l="0" t="0" r="0" b="6350"/>
                  <wp:docPr id="16702015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01522" name="Picture 167020152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138723" cy="2510977"/>
                          </a:xfrm>
                          <a:prstGeom prst="rect">
                            <a:avLst/>
                          </a:prstGeom>
                        </pic:spPr>
                      </pic:pic>
                    </a:graphicData>
                  </a:graphic>
                </wp:inline>
              </w:drawing>
            </w:r>
          </w:p>
        </w:tc>
        <w:tc>
          <w:tcPr>
            <w:tcW w:w="6739" w:type="dxa"/>
          </w:tcPr>
          <w:p w14:paraId="43D99CC9" w14:textId="53CEA104"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903FFA7" wp14:editId="6320E8CD">
                  <wp:extent cx="4068967" cy="2489200"/>
                  <wp:effectExtent l="0" t="0" r="8255" b="6350"/>
                  <wp:docPr id="938375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75329" name="Picture 93837532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115564" cy="2517706"/>
                          </a:xfrm>
                          <a:prstGeom prst="rect">
                            <a:avLst/>
                          </a:prstGeom>
                        </pic:spPr>
                      </pic:pic>
                    </a:graphicData>
                  </a:graphic>
                </wp:inline>
              </w:drawing>
            </w:r>
          </w:p>
        </w:tc>
      </w:tr>
      <w:tr w:rsidR="003D4B37" w14:paraId="4052FACB" w14:textId="77777777" w:rsidTr="00C55C74">
        <w:trPr>
          <w:trHeight w:val="3109"/>
        </w:trPr>
        <w:tc>
          <w:tcPr>
            <w:tcW w:w="4962" w:type="dxa"/>
          </w:tcPr>
          <w:p w14:paraId="2D031933" w14:textId="6C00FBEA"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7CCD3A36" wp14:editId="6550AD9A">
                  <wp:extent cx="3112264" cy="2489812"/>
                  <wp:effectExtent l="0" t="0" r="0" b="6350"/>
                  <wp:docPr id="1703217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7157" name="Picture 170321715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128305" cy="2502645"/>
                          </a:xfrm>
                          <a:prstGeom prst="rect">
                            <a:avLst/>
                          </a:prstGeom>
                        </pic:spPr>
                      </pic:pic>
                    </a:graphicData>
                  </a:graphic>
                </wp:inline>
              </w:drawing>
            </w:r>
          </w:p>
        </w:tc>
        <w:tc>
          <w:tcPr>
            <w:tcW w:w="6739" w:type="dxa"/>
          </w:tcPr>
          <w:p w14:paraId="6AEA79E3" w14:textId="18B6D233" w:rsidR="00177DB3" w:rsidRDefault="008B71D8" w:rsidP="00BD73A3">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8AABD81" wp14:editId="4D58DE30">
                  <wp:extent cx="4068969" cy="2489200"/>
                  <wp:effectExtent l="0" t="0" r="8255" b="6350"/>
                  <wp:docPr id="1060948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505" name="Picture 106094850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103137" cy="2510103"/>
                          </a:xfrm>
                          <a:prstGeom prst="rect">
                            <a:avLst/>
                          </a:prstGeom>
                        </pic:spPr>
                      </pic:pic>
                    </a:graphicData>
                  </a:graphic>
                </wp:inline>
              </w:drawing>
            </w:r>
          </w:p>
        </w:tc>
      </w:tr>
    </w:tbl>
    <w:p w14:paraId="62CF34C3" w14:textId="1F599D47" w:rsidR="00C7751A" w:rsidRDefault="00BD73A3" w:rsidP="00BD73A3">
      <w:pPr>
        <w:pStyle w:val="Caption"/>
        <w:rPr>
          <w:ins w:id="1840" w:author="Benton, Deon" w:date="2026-05-04T13:55:00Z" w16du:dateUtc="2026-05-04T18:55:00Z"/>
          <w:rFonts w:ascii="Times New Roman" w:eastAsia="Times New Roman" w:hAnsi="Times New Roman" w:cs="Times New Roman"/>
        </w:rPr>
      </w:pPr>
      <w:r w:rsidRPr="00034E60">
        <w:rPr>
          <w:rFonts w:ascii="Times New Roman" w:hAnsi="Times New Roman" w:cs="Times New Roman"/>
          <w:b/>
          <w:bCs/>
          <w:i w:val="0"/>
          <w:iCs w:val="0"/>
          <w:color w:val="000000" w:themeColor="text1"/>
          <w:sz w:val="24"/>
          <w:szCs w:val="24"/>
        </w:rPr>
        <w:t xml:space="preserve">Figure </w:t>
      </w:r>
      <w:r w:rsidRPr="00034E60">
        <w:rPr>
          <w:rFonts w:ascii="Times New Roman" w:hAnsi="Times New Roman" w:cs="Times New Roman"/>
          <w:b/>
          <w:bCs/>
          <w:i w:val="0"/>
          <w:iCs w:val="0"/>
          <w:color w:val="000000" w:themeColor="text1"/>
          <w:sz w:val="24"/>
          <w:szCs w:val="24"/>
        </w:rPr>
        <w:fldChar w:fldCharType="begin"/>
      </w:r>
      <w:r w:rsidRPr="00034E60">
        <w:rPr>
          <w:rFonts w:ascii="Times New Roman" w:hAnsi="Times New Roman" w:cs="Times New Roman"/>
          <w:b/>
          <w:bCs/>
          <w:i w:val="0"/>
          <w:iCs w:val="0"/>
          <w:color w:val="000000" w:themeColor="text1"/>
          <w:sz w:val="24"/>
          <w:szCs w:val="24"/>
        </w:rPr>
        <w:instrText xml:space="preserve"> SEQ Figure \* ARABIC </w:instrText>
      </w:r>
      <w:r w:rsidRPr="00034E60">
        <w:rPr>
          <w:rFonts w:ascii="Times New Roman" w:hAnsi="Times New Roman" w:cs="Times New Roman"/>
          <w:b/>
          <w:bCs/>
          <w:i w:val="0"/>
          <w:iCs w:val="0"/>
          <w:color w:val="000000" w:themeColor="text1"/>
          <w:sz w:val="24"/>
          <w:szCs w:val="24"/>
        </w:rPr>
        <w:fldChar w:fldCharType="separate"/>
      </w:r>
      <w:ins w:id="1841" w:author="Benton, Deon" w:date="2026-05-17T00:53:00Z" w16du:dateUtc="2026-05-17T05:53:00Z">
        <w:r w:rsidR="00014507">
          <w:rPr>
            <w:rFonts w:ascii="Times New Roman" w:hAnsi="Times New Roman" w:cs="Times New Roman"/>
            <w:b/>
            <w:bCs/>
            <w:i w:val="0"/>
            <w:iCs w:val="0"/>
            <w:noProof/>
            <w:color w:val="000000" w:themeColor="text1"/>
            <w:sz w:val="24"/>
            <w:szCs w:val="24"/>
          </w:rPr>
          <w:t>17</w:t>
        </w:r>
      </w:ins>
      <w:del w:id="1842" w:author="Benton, Deon" w:date="2026-05-17T00:53:00Z" w16du:dateUtc="2026-05-17T05:53:00Z">
        <w:r w:rsidR="008D2812" w:rsidDel="00014507">
          <w:rPr>
            <w:rFonts w:ascii="Times New Roman" w:hAnsi="Times New Roman" w:cs="Times New Roman"/>
            <w:b/>
            <w:bCs/>
            <w:i w:val="0"/>
            <w:iCs w:val="0"/>
            <w:noProof/>
            <w:color w:val="000000" w:themeColor="text1"/>
            <w:sz w:val="24"/>
            <w:szCs w:val="24"/>
          </w:rPr>
          <w:delText>18</w:delText>
        </w:r>
      </w:del>
      <w:r w:rsidRPr="00034E60">
        <w:rPr>
          <w:rFonts w:ascii="Times New Roman" w:hAnsi="Times New Roman" w:cs="Times New Roman"/>
          <w:b/>
          <w:bCs/>
          <w:i w:val="0"/>
          <w:iCs w:val="0"/>
          <w:color w:val="000000" w:themeColor="text1"/>
          <w:sz w:val="24"/>
          <w:szCs w:val="24"/>
        </w:rPr>
        <w:fldChar w:fldCharType="end"/>
      </w:r>
      <w:r w:rsidRPr="00034E60">
        <w:rPr>
          <w:rFonts w:ascii="Times New Roman" w:hAnsi="Times New Roman" w:cs="Times New Roman"/>
          <w:b/>
          <w:bCs/>
          <w:i w:val="0"/>
          <w:iCs w:val="0"/>
          <w:color w:val="000000" w:themeColor="text1"/>
          <w:sz w:val="24"/>
          <w:szCs w:val="24"/>
        </w:rPr>
        <w:t>.</w:t>
      </w:r>
      <w:r w:rsidRPr="00BD73A3">
        <w:rPr>
          <w:color w:val="000000" w:themeColor="text1"/>
        </w:rPr>
        <w:t xml:space="preserve"> </w:t>
      </w:r>
      <w:r>
        <w:rPr>
          <w:rFonts w:ascii="Times New Roman" w:hAnsi="Times New Roman" w:cs="Times New Roman"/>
          <w:i w:val="0"/>
          <w:iCs w:val="0"/>
          <w:color w:val="000000" w:themeColor="text1"/>
          <w:sz w:val="24"/>
          <w:szCs w:val="24"/>
        </w:rPr>
        <w:t>Performance of ALIAS. Plotted is n</w:t>
      </w:r>
      <w:r w:rsidRPr="00614A04">
        <w:rPr>
          <w:rFonts w:ascii="Times New Roman" w:hAnsi="Times New Roman" w:cs="Times New Roman"/>
          <w:i w:val="0"/>
          <w:iCs w:val="0"/>
          <w:color w:val="000000" w:themeColor="text1"/>
          <w:sz w:val="24"/>
          <w:szCs w:val="24"/>
        </w:rPr>
        <w:t xml:space="preserve">etworks’ </w:t>
      </w:r>
      <w:proofErr w:type="gramStart"/>
      <w:r w:rsidRPr="00614A04">
        <w:rPr>
          <w:rFonts w:ascii="Times New Roman" w:hAnsi="Times New Roman" w:cs="Times New Roman"/>
          <w:i w:val="0"/>
          <w:iCs w:val="0"/>
          <w:color w:val="000000" w:themeColor="text1"/>
          <w:sz w:val="24"/>
          <w:szCs w:val="24"/>
        </w:rPr>
        <w:t>mean</w:t>
      </w:r>
      <w:proofErr w:type="gramEnd"/>
      <w:r w:rsidRPr="00614A04">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sidR="00D92ADA">
        <w:rPr>
          <w:rFonts w:ascii="Times New Roman" w:hAnsi="Times New Roman" w:cs="Times New Roman"/>
          <w:i w:val="0"/>
          <w:iCs w:val="0"/>
          <w:color w:val="000000" w:themeColor="text1"/>
          <w:sz w:val="24"/>
          <w:szCs w:val="24"/>
        </w:rPr>
        <w:t>Efficient and Inefficient test events in the Experimental (top row)</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 xml:space="preserve">and Control conditions, </w:t>
      </w:r>
      <w:r>
        <w:rPr>
          <w:rFonts w:ascii="Times New Roman" w:hAnsi="Times New Roman" w:cs="Times New Roman"/>
          <w:i w:val="0"/>
          <w:iCs w:val="0"/>
          <w:color w:val="000000" w:themeColor="text1"/>
          <w:sz w:val="24"/>
          <w:szCs w:val="24"/>
        </w:rPr>
        <w:t>both overall (left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and across different habituation epochs (right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 xml:space="preserve">The Experimental and Controls correspond to Experiments </w:t>
      </w:r>
      <w:r w:rsidR="00B037DA">
        <w:rPr>
          <w:rFonts w:ascii="Times New Roman" w:hAnsi="Times New Roman" w:cs="Times New Roman"/>
          <w:i w:val="0"/>
          <w:iCs w:val="0"/>
          <w:color w:val="000000" w:themeColor="text1"/>
          <w:sz w:val="24"/>
          <w:szCs w:val="24"/>
        </w:rPr>
        <w:t>1, 4, and 5</w:t>
      </w:r>
      <w:r w:rsidR="00D92ADA">
        <w:rPr>
          <w:rFonts w:ascii="Times New Roman" w:hAnsi="Times New Roman" w:cs="Times New Roman"/>
          <w:i w:val="0"/>
          <w:iCs w:val="0"/>
          <w:color w:val="000000" w:themeColor="text1"/>
          <w:sz w:val="24"/>
          <w:szCs w:val="24"/>
        </w:rPr>
        <w:t xml:space="preserve"> in Skerry et al. (2013)</w:t>
      </w:r>
      <w:r>
        <w:rPr>
          <w:rFonts w:ascii="Times New Roman" w:hAnsi="Times New Roman" w:cs="Times New Roman"/>
          <w:i w:val="0"/>
          <w:iCs w:val="0"/>
          <w:color w:val="000000" w:themeColor="text1"/>
          <w:sz w:val="24"/>
          <w:szCs w:val="24"/>
        </w:rPr>
        <w:t>.</w:t>
      </w:r>
    </w:p>
    <w:p w14:paraId="09E96F7A" w14:textId="6E3597D1" w:rsidR="00501514" w:rsidRDefault="00501514" w:rsidP="006243B1">
      <w:pPr>
        <w:spacing w:line="480" w:lineRule="auto"/>
        <w:contextualSpacing/>
        <w:rPr>
          <w:rFonts w:ascii="Times New Roman" w:eastAsia="Times New Roman" w:hAnsi="Times New Roman" w:cs="Times New Roman"/>
        </w:rPr>
      </w:pPr>
    </w:p>
    <w:p w14:paraId="4BF820ED" w14:textId="77777777" w:rsidR="006243B1" w:rsidRDefault="006243B1" w:rsidP="006243B1">
      <w:pPr>
        <w:spacing w:line="480" w:lineRule="auto"/>
        <w:contextualSpacing/>
        <w:rPr>
          <w:rFonts w:ascii="Times New Roman" w:eastAsia="Times New Roman" w:hAnsi="Times New Roman" w:cs="Times New Roman"/>
        </w:rPr>
      </w:pPr>
    </w:p>
    <w:p w14:paraId="61043AB5" w14:textId="4445F1CB" w:rsidR="006243B1" w:rsidRDefault="006243B1" w:rsidP="006243B1">
      <w:pPr>
        <w:spacing w:line="480" w:lineRule="auto"/>
        <w:contextualSpacing/>
        <w:rPr>
          <w:ins w:id="1843" w:author="Benton, Deon" w:date="2026-05-04T21:46:00Z" w16du:dateUtc="2026-05-05T02:46:00Z"/>
          <w:rFonts w:ascii="Times New Roman" w:eastAsia="Times New Roman" w:hAnsi="Times New Roman" w:cs="Times New Roman"/>
        </w:rPr>
      </w:pPr>
      <w:r>
        <w:rPr>
          <w:rFonts w:ascii="Times New Roman" w:eastAsia="Times New Roman" w:hAnsi="Times New Roman" w:cs="Times New Roman"/>
        </w:rPr>
        <w:tab/>
      </w:r>
      <w:ins w:id="1844" w:author="Benton, Deon" w:date="2026-05-04T21:43:00Z" w16du:dateUtc="2026-05-05T02:43:00Z">
        <w:r>
          <w:rPr>
            <w:rFonts w:ascii="Times New Roman" w:eastAsia="Times New Roman" w:hAnsi="Times New Roman" w:cs="Times New Roman"/>
          </w:rPr>
          <w:t xml:space="preserve">Figure 18 shows the performance of </w:t>
        </w:r>
      </w:ins>
      <w:ins w:id="1845" w:author="Benton, Deon" w:date="2026-05-04T21:44:00Z" w16du:dateUtc="2026-05-05T02:44:00Z">
        <w:r>
          <w:rPr>
            <w:rFonts w:ascii="Times New Roman" w:eastAsia="Times New Roman" w:hAnsi="Times New Roman" w:cs="Times New Roman"/>
          </w:rPr>
          <w:t>ALIAS</w:t>
        </w:r>
      </w:ins>
      <w:r w:rsidR="004335C0">
        <w:rPr>
          <w:rFonts w:ascii="Times New Roman" w:eastAsia="Times New Roman" w:hAnsi="Times New Roman" w:cs="Times New Roman"/>
        </w:rPr>
        <w:t>, both</w:t>
      </w:r>
      <w:ins w:id="1846" w:author="Benton, Deon" w:date="2026-05-04T21:44:00Z" w16du:dateUtc="2026-05-05T02:44:00Z">
        <w:r>
          <w:rPr>
            <w:rFonts w:ascii="Times New Roman" w:eastAsia="Times New Roman" w:hAnsi="Times New Roman" w:cs="Times New Roman"/>
          </w:rPr>
          <w:t xml:space="preserve"> across habituation epochs and overall.</w:t>
        </w:r>
      </w:ins>
      <w:ins w:id="1847" w:author="Benton, Deon" w:date="2026-05-04T21:45:00Z" w16du:dateUtc="2026-05-05T02:45:00Z">
        <w:r>
          <w:rPr>
            <w:rFonts w:ascii="Times New Roman" w:eastAsia="Times New Roman" w:hAnsi="Times New Roman" w:cs="Times New Roman"/>
          </w:rPr>
          <w:t xml:space="preserve"> The performance of the networks in the Effective Action condition is shown in the top row of the figure</w:t>
        </w:r>
      </w:ins>
      <w:ins w:id="1848" w:author="Benton, Deon" w:date="2026-05-07T13:48:00Z" w16du:dateUtc="2026-05-07T18:48:00Z">
        <w:r w:rsidR="00FD21A1">
          <w:rPr>
            <w:rFonts w:ascii="Times New Roman" w:eastAsia="Times New Roman" w:hAnsi="Times New Roman" w:cs="Times New Roman"/>
          </w:rPr>
          <w:t>;</w:t>
        </w:r>
      </w:ins>
      <w:ins w:id="1849" w:author="Benton, Deon" w:date="2026-05-04T21:45:00Z" w16du:dateUtc="2026-05-05T02:45:00Z">
        <w:r>
          <w:rPr>
            <w:rFonts w:ascii="Times New Roman" w:eastAsia="Times New Roman" w:hAnsi="Times New Roman" w:cs="Times New Roman"/>
          </w:rPr>
          <w:t xml:space="preserve"> the performance of the networks in the Ineffective Action condition is shown in the bottom row. </w:t>
        </w:r>
      </w:ins>
      <w:r w:rsidR="00C80A8A">
        <w:rPr>
          <w:rFonts w:ascii="Times New Roman" w:eastAsia="Times New Roman" w:hAnsi="Times New Roman" w:cs="Times New Roman"/>
        </w:rPr>
        <w:t>The figure shows that</w:t>
      </w:r>
      <w:r w:rsidR="00B83EA1">
        <w:rPr>
          <w:rFonts w:ascii="Times New Roman" w:eastAsia="Times New Roman" w:hAnsi="Times New Roman" w:cs="Times New Roman"/>
        </w:rPr>
        <w:t>, in the Effective Action condition,</w:t>
      </w:r>
      <w:r w:rsidR="00C80A8A">
        <w:rPr>
          <w:rFonts w:ascii="Times New Roman" w:eastAsia="Times New Roman" w:hAnsi="Times New Roman" w:cs="Times New Roman"/>
        </w:rPr>
        <w:t xml:space="preserve"> networks </w:t>
      </w:r>
      <w:r w:rsidR="00B83EA1">
        <w:rPr>
          <w:rFonts w:ascii="Times New Roman" w:eastAsia="Times New Roman" w:hAnsi="Times New Roman" w:cs="Times New Roman"/>
        </w:rPr>
        <w:t>assigned to the</w:t>
      </w:r>
      <w:r w:rsidR="004335C0">
        <w:rPr>
          <w:rFonts w:ascii="Times New Roman" w:eastAsia="Times New Roman" w:hAnsi="Times New Roman" w:cs="Times New Roman"/>
        </w:rPr>
        <w:t xml:space="preserve"> Experimental </w:t>
      </w:r>
      <w:r w:rsidR="001E2730">
        <w:rPr>
          <w:rFonts w:ascii="Times New Roman" w:eastAsia="Times New Roman" w:hAnsi="Times New Roman" w:cs="Times New Roman"/>
        </w:rPr>
        <w:t>condition</w:t>
      </w:r>
      <w:r w:rsidR="00C80A8A">
        <w:rPr>
          <w:rFonts w:ascii="Times New Roman" w:eastAsia="Times New Roman" w:hAnsi="Times New Roman" w:cs="Times New Roman"/>
        </w:rPr>
        <w:t xml:space="preserve"> </w:t>
      </w:r>
      <w:r w:rsidR="00BD73A3">
        <w:rPr>
          <w:rFonts w:ascii="Times New Roman" w:eastAsia="Times New Roman" w:hAnsi="Times New Roman" w:cs="Times New Roman"/>
        </w:rPr>
        <w:t xml:space="preserve">produced greater error to (or </w:t>
      </w:r>
      <w:proofErr w:type="gramStart"/>
      <w:r w:rsidR="00BD73A3">
        <w:rPr>
          <w:rFonts w:ascii="Times New Roman" w:eastAsia="Times New Roman" w:hAnsi="Times New Roman" w:cs="Times New Roman"/>
        </w:rPr>
        <w:t>look longer</w:t>
      </w:r>
      <w:proofErr w:type="gramEnd"/>
      <w:r w:rsidR="004335C0">
        <w:rPr>
          <w:rFonts w:ascii="Times New Roman" w:eastAsia="Times New Roman" w:hAnsi="Times New Roman" w:cs="Times New Roman"/>
        </w:rPr>
        <w:t xml:space="preserve"> </w:t>
      </w:r>
      <w:r w:rsidR="00C80A8A">
        <w:rPr>
          <w:rFonts w:ascii="Times New Roman" w:eastAsia="Times New Roman" w:hAnsi="Times New Roman" w:cs="Times New Roman"/>
        </w:rPr>
        <w:t>at</w:t>
      </w:r>
      <w:r w:rsidR="00BD73A3">
        <w:rPr>
          <w:rFonts w:ascii="Times New Roman" w:eastAsia="Times New Roman" w:hAnsi="Times New Roman" w:cs="Times New Roman"/>
        </w:rPr>
        <w:t>)</w:t>
      </w:r>
      <w:r w:rsidR="00C80A8A">
        <w:rPr>
          <w:rFonts w:ascii="Times New Roman" w:eastAsia="Times New Roman" w:hAnsi="Times New Roman" w:cs="Times New Roman"/>
        </w:rPr>
        <w:t xml:space="preserve"> </w:t>
      </w:r>
      <w:r w:rsidR="004335C0">
        <w:rPr>
          <w:rFonts w:ascii="Times New Roman" w:eastAsia="Times New Roman" w:hAnsi="Times New Roman" w:cs="Times New Roman"/>
        </w:rPr>
        <w:t xml:space="preserve">the Inefficient test event than at the Efficient test event. This was true overall and for different amounts of habituation. In contrast, networks in the Control </w:t>
      </w:r>
      <w:r w:rsidR="00B83EA1">
        <w:rPr>
          <w:rFonts w:ascii="Times New Roman" w:eastAsia="Times New Roman" w:hAnsi="Times New Roman" w:cs="Times New Roman"/>
        </w:rPr>
        <w:t>condition</w:t>
      </w:r>
      <w:r w:rsidR="00BD73A3">
        <w:rPr>
          <w:rFonts w:ascii="Times New Roman" w:eastAsia="Times New Roman" w:hAnsi="Times New Roman" w:cs="Times New Roman"/>
        </w:rPr>
        <w:t xml:space="preserve"> </w:t>
      </w:r>
      <w:r w:rsidR="00B83EA1">
        <w:rPr>
          <w:rFonts w:ascii="Times New Roman" w:eastAsia="Times New Roman" w:hAnsi="Times New Roman" w:cs="Times New Roman"/>
        </w:rPr>
        <w:t>produced roughly equivalent error to both test events</w:t>
      </w:r>
      <w:r w:rsidR="004335C0">
        <w:rPr>
          <w:rFonts w:ascii="Times New Roman" w:eastAsia="Times New Roman" w:hAnsi="Times New Roman" w:cs="Times New Roman"/>
        </w:rPr>
        <w:t xml:space="preserve">, both overall and for different habituation amounts. </w:t>
      </w:r>
      <w:r w:rsidR="00B83EA1">
        <w:rPr>
          <w:rFonts w:ascii="Times New Roman" w:eastAsia="Times New Roman" w:hAnsi="Times New Roman" w:cs="Times New Roman"/>
        </w:rPr>
        <w:t>Both findings</w:t>
      </w:r>
      <w:r w:rsidR="0007152D">
        <w:rPr>
          <w:rFonts w:ascii="Times New Roman" w:eastAsia="Times New Roman" w:hAnsi="Times New Roman" w:cs="Times New Roman"/>
        </w:rPr>
        <w:t xml:space="preserve"> qualitatively </w:t>
      </w:r>
      <w:r w:rsidR="00BD73A3">
        <w:rPr>
          <w:rFonts w:ascii="Times New Roman" w:eastAsia="Times New Roman" w:hAnsi="Times New Roman" w:cs="Times New Roman"/>
        </w:rPr>
        <w:t>matched</w:t>
      </w:r>
      <w:r w:rsidR="0007152D">
        <w:rPr>
          <w:rFonts w:ascii="Times New Roman" w:eastAsia="Times New Roman" w:hAnsi="Times New Roman" w:cs="Times New Roman"/>
        </w:rPr>
        <w:t xml:space="preserve"> infants’ looking behaviors in Skerry et al. (2013). </w:t>
      </w:r>
      <w:proofErr w:type="gramStart"/>
      <w:r w:rsidR="0007152D">
        <w:rPr>
          <w:rFonts w:ascii="Times New Roman" w:eastAsia="Times New Roman" w:hAnsi="Times New Roman" w:cs="Times New Roman"/>
        </w:rPr>
        <w:t xml:space="preserve">In particular, </w:t>
      </w:r>
      <w:r w:rsidR="00BD73A3">
        <w:rPr>
          <w:rFonts w:ascii="Times New Roman" w:eastAsia="Times New Roman" w:hAnsi="Times New Roman" w:cs="Times New Roman"/>
        </w:rPr>
        <w:t>networks’</w:t>
      </w:r>
      <w:proofErr w:type="gramEnd"/>
      <w:r w:rsidR="00BD73A3">
        <w:rPr>
          <w:rFonts w:ascii="Times New Roman" w:eastAsia="Times New Roman" w:hAnsi="Times New Roman" w:cs="Times New Roman"/>
        </w:rPr>
        <w:t xml:space="preserve"> performance</w:t>
      </w:r>
      <w:r w:rsidR="0007152D">
        <w:rPr>
          <w:rFonts w:ascii="Times New Roman" w:eastAsia="Times New Roman" w:hAnsi="Times New Roman" w:cs="Times New Roman"/>
        </w:rPr>
        <w:t xml:space="preserve"> in the Experimental </w:t>
      </w:r>
      <w:r w:rsidR="00BD73A3">
        <w:rPr>
          <w:rFonts w:ascii="Times New Roman" w:eastAsia="Times New Roman" w:hAnsi="Times New Roman" w:cs="Times New Roman"/>
        </w:rPr>
        <w:t>condition</w:t>
      </w:r>
      <w:r w:rsidR="0007152D">
        <w:rPr>
          <w:rFonts w:ascii="Times New Roman" w:eastAsia="Times New Roman" w:hAnsi="Times New Roman" w:cs="Times New Roman"/>
        </w:rPr>
        <w:t xml:space="preserve"> matched that of infants in Experiment</w:t>
      </w:r>
      <w:r w:rsidR="001A7930">
        <w:rPr>
          <w:rFonts w:ascii="Times New Roman" w:eastAsia="Times New Roman" w:hAnsi="Times New Roman" w:cs="Times New Roman"/>
        </w:rPr>
        <w:t>s</w:t>
      </w:r>
      <w:r w:rsidR="0007152D">
        <w:rPr>
          <w:rFonts w:ascii="Times New Roman" w:eastAsia="Times New Roman" w:hAnsi="Times New Roman" w:cs="Times New Roman"/>
        </w:rPr>
        <w:t xml:space="preserve"> 1</w:t>
      </w:r>
      <w:r w:rsidR="001A7930">
        <w:rPr>
          <w:rFonts w:ascii="Times New Roman" w:eastAsia="Times New Roman" w:hAnsi="Times New Roman" w:cs="Times New Roman"/>
        </w:rPr>
        <w:t xml:space="preserve"> and 4</w:t>
      </w:r>
      <w:r w:rsidR="0007152D">
        <w:rPr>
          <w:rFonts w:ascii="Times New Roman" w:eastAsia="Times New Roman" w:hAnsi="Times New Roman" w:cs="Times New Roman"/>
        </w:rPr>
        <w:t xml:space="preserve">, and </w:t>
      </w:r>
      <w:r w:rsidR="00BD73A3">
        <w:rPr>
          <w:rFonts w:ascii="Times New Roman" w:eastAsia="Times New Roman" w:hAnsi="Times New Roman" w:cs="Times New Roman"/>
        </w:rPr>
        <w:t>networks’ performance in the Control con</w:t>
      </w:r>
      <w:r w:rsidR="0007152D">
        <w:rPr>
          <w:rFonts w:ascii="Times New Roman" w:eastAsia="Times New Roman" w:hAnsi="Times New Roman" w:cs="Times New Roman"/>
        </w:rPr>
        <w:t xml:space="preserve">dition </w:t>
      </w:r>
      <w:r w:rsidR="00BD73A3">
        <w:rPr>
          <w:rFonts w:ascii="Times New Roman" w:eastAsia="Times New Roman" w:hAnsi="Times New Roman" w:cs="Times New Roman"/>
        </w:rPr>
        <w:t>matched that of infants in Experiment 5.</w:t>
      </w:r>
    </w:p>
    <w:p w14:paraId="65840EE9" w14:textId="77777777" w:rsidR="000367E7" w:rsidRDefault="000367E7" w:rsidP="006243B1">
      <w:pPr>
        <w:spacing w:line="480" w:lineRule="auto"/>
        <w:contextualSpacing/>
        <w:rPr>
          <w:rFonts w:ascii="Times New Roman" w:eastAsia="Times New Roman" w:hAnsi="Times New Roman" w:cs="Times New Roman"/>
        </w:rPr>
      </w:pPr>
    </w:p>
    <w:tbl>
      <w:tblPr>
        <w:tblStyle w:val="TableGrid"/>
        <w:tblW w:w="11901"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6816"/>
      </w:tblGrid>
      <w:tr w:rsidR="000367E7" w14:paraId="0301031D" w14:textId="77777777" w:rsidTr="00C55C74">
        <w:trPr>
          <w:trHeight w:val="3968"/>
        </w:trPr>
        <w:tc>
          <w:tcPr>
            <w:tcW w:w="5114" w:type="dxa"/>
          </w:tcPr>
          <w:p w14:paraId="658CAA64" w14:textId="2FE8EFD7" w:rsidR="000367E7" w:rsidRDefault="000367E7"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645CDDF" wp14:editId="3AB911CD">
                  <wp:extent cx="3176648" cy="2541319"/>
                  <wp:effectExtent l="0" t="0" r="5080" b="0"/>
                  <wp:docPr id="2007441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41551" name="Picture 200744155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231489" cy="2585191"/>
                          </a:xfrm>
                          <a:prstGeom prst="rect">
                            <a:avLst/>
                          </a:prstGeom>
                        </pic:spPr>
                      </pic:pic>
                    </a:graphicData>
                  </a:graphic>
                </wp:inline>
              </w:drawing>
            </w:r>
          </w:p>
        </w:tc>
        <w:tc>
          <w:tcPr>
            <w:tcW w:w="6787" w:type="dxa"/>
          </w:tcPr>
          <w:p w14:paraId="6071A62D" w14:textId="2C990190" w:rsidR="000367E7" w:rsidRDefault="000367E7" w:rsidP="00034E60">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4DDB14E" wp14:editId="6BB5DBAB">
                  <wp:extent cx="4183282" cy="2559132"/>
                  <wp:effectExtent l="0" t="0" r="8255" b="0"/>
                  <wp:docPr id="1532405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05053" name="Picture 153240505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241925" cy="2595007"/>
                          </a:xfrm>
                          <a:prstGeom prst="rect">
                            <a:avLst/>
                          </a:prstGeom>
                        </pic:spPr>
                      </pic:pic>
                    </a:graphicData>
                  </a:graphic>
                </wp:inline>
              </w:drawing>
            </w:r>
          </w:p>
        </w:tc>
      </w:tr>
    </w:tbl>
    <w:p w14:paraId="0821B803" w14:textId="79D92580" w:rsidR="000367E7" w:rsidRDefault="00034E60" w:rsidP="00034E60">
      <w:pPr>
        <w:pStyle w:val="Caption"/>
        <w:rPr>
          <w:rFonts w:ascii="Times New Roman" w:hAnsi="Times New Roman" w:cs="Times New Roman"/>
          <w:i w:val="0"/>
          <w:iCs w:val="0"/>
          <w:color w:val="000000" w:themeColor="text1"/>
          <w:sz w:val="24"/>
          <w:szCs w:val="24"/>
        </w:rPr>
      </w:pPr>
      <w:r w:rsidRPr="00B7583B">
        <w:rPr>
          <w:rFonts w:ascii="Times New Roman" w:hAnsi="Times New Roman" w:cs="Times New Roman"/>
          <w:b/>
          <w:bCs/>
          <w:i w:val="0"/>
          <w:iCs w:val="0"/>
          <w:color w:val="000000" w:themeColor="text1"/>
          <w:sz w:val="24"/>
          <w:szCs w:val="24"/>
        </w:rPr>
        <w:t xml:space="preserve">Figure </w:t>
      </w:r>
      <w:r w:rsidRPr="00B7583B">
        <w:rPr>
          <w:rFonts w:ascii="Times New Roman" w:hAnsi="Times New Roman" w:cs="Times New Roman"/>
          <w:b/>
          <w:bCs/>
          <w:i w:val="0"/>
          <w:iCs w:val="0"/>
          <w:color w:val="000000" w:themeColor="text1"/>
          <w:sz w:val="24"/>
          <w:szCs w:val="24"/>
        </w:rPr>
        <w:fldChar w:fldCharType="begin"/>
      </w:r>
      <w:r w:rsidRPr="00B7583B">
        <w:rPr>
          <w:rFonts w:ascii="Times New Roman" w:hAnsi="Times New Roman" w:cs="Times New Roman"/>
          <w:b/>
          <w:bCs/>
          <w:i w:val="0"/>
          <w:iCs w:val="0"/>
          <w:color w:val="000000" w:themeColor="text1"/>
          <w:sz w:val="24"/>
          <w:szCs w:val="24"/>
        </w:rPr>
        <w:instrText xml:space="preserve"> SEQ Figure \* ARABIC </w:instrText>
      </w:r>
      <w:r w:rsidRPr="00B7583B">
        <w:rPr>
          <w:rFonts w:ascii="Times New Roman" w:hAnsi="Times New Roman" w:cs="Times New Roman"/>
          <w:b/>
          <w:bCs/>
          <w:i w:val="0"/>
          <w:iCs w:val="0"/>
          <w:color w:val="000000" w:themeColor="text1"/>
          <w:sz w:val="24"/>
          <w:szCs w:val="24"/>
        </w:rPr>
        <w:fldChar w:fldCharType="separate"/>
      </w:r>
      <w:ins w:id="1850" w:author="Benton, Deon" w:date="2026-05-17T00:53:00Z" w16du:dateUtc="2026-05-17T05:53:00Z">
        <w:r w:rsidR="00014507">
          <w:rPr>
            <w:rFonts w:ascii="Times New Roman" w:hAnsi="Times New Roman" w:cs="Times New Roman"/>
            <w:b/>
            <w:bCs/>
            <w:i w:val="0"/>
            <w:iCs w:val="0"/>
            <w:noProof/>
            <w:color w:val="000000" w:themeColor="text1"/>
            <w:sz w:val="24"/>
            <w:szCs w:val="24"/>
          </w:rPr>
          <w:t>18</w:t>
        </w:r>
      </w:ins>
      <w:del w:id="1851" w:author="Benton, Deon" w:date="2026-05-17T00:53:00Z" w16du:dateUtc="2026-05-17T05:53:00Z">
        <w:r w:rsidR="008D2812" w:rsidDel="00014507">
          <w:rPr>
            <w:rFonts w:ascii="Times New Roman" w:hAnsi="Times New Roman" w:cs="Times New Roman"/>
            <w:b/>
            <w:bCs/>
            <w:i w:val="0"/>
            <w:iCs w:val="0"/>
            <w:noProof/>
            <w:color w:val="000000" w:themeColor="text1"/>
            <w:sz w:val="24"/>
            <w:szCs w:val="24"/>
          </w:rPr>
          <w:delText>19</w:delText>
        </w:r>
      </w:del>
      <w:r w:rsidRPr="00B7583B">
        <w:rPr>
          <w:rFonts w:ascii="Times New Roman" w:hAnsi="Times New Roman" w:cs="Times New Roman"/>
          <w:b/>
          <w:bCs/>
          <w:i w:val="0"/>
          <w:iCs w:val="0"/>
          <w:color w:val="000000" w:themeColor="text1"/>
          <w:sz w:val="24"/>
          <w:szCs w:val="24"/>
        </w:rPr>
        <w:fldChar w:fldCharType="end"/>
      </w:r>
      <w:r w:rsidRPr="00B7583B">
        <w:rPr>
          <w:rFonts w:ascii="Times New Roman" w:hAnsi="Times New Roman" w:cs="Times New Roman"/>
          <w:b/>
          <w:bCs/>
          <w:i w:val="0"/>
          <w:iCs w:val="0"/>
          <w:color w:val="000000" w:themeColor="text1"/>
          <w:sz w:val="24"/>
          <w:szCs w:val="24"/>
        </w:rPr>
        <w:t>.</w:t>
      </w:r>
      <w:r w:rsidRPr="00034E60">
        <w:rPr>
          <w:color w:val="000000" w:themeColor="text1"/>
        </w:rPr>
        <w:t xml:space="preserve"> </w:t>
      </w:r>
      <w:r>
        <w:rPr>
          <w:rFonts w:ascii="Times New Roman" w:hAnsi="Times New Roman" w:cs="Times New Roman"/>
          <w:i w:val="0"/>
          <w:iCs w:val="0"/>
          <w:color w:val="000000" w:themeColor="text1"/>
          <w:sz w:val="24"/>
          <w:szCs w:val="24"/>
        </w:rPr>
        <w:t>Performance of ALIAS</w:t>
      </w:r>
      <w:r w:rsidR="002D3ADE">
        <w:rPr>
          <w:rFonts w:ascii="Times New Roman" w:hAnsi="Times New Roman" w:cs="Times New Roman"/>
          <w:i w:val="0"/>
          <w:iCs w:val="0"/>
          <w:color w:val="000000" w:themeColor="text1"/>
          <w:sz w:val="24"/>
          <w:szCs w:val="24"/>
        </w:rPr>
        <w:t xml:space="preserve"> in </w:t>
      </w:r>
      <w:proofErr w:type="gramStart"/>
      <w:r w:rsidR="002D3ADE">
        <w:rPr>
          <w:rFonts w:ascii="Times New Roman" w:hAnsi="Times New Roman" w:cs="Times New Roman"/>
          <w:i w:val="0"/>
          <w:iCs w:val="0"/>
          <w:color w:val="000000" w:themeColor="text1"/>
          <w:sz w:val="24"/>
          <w:szCs w:val="24"/>
        </w:rPr>
        <w:t>the No</w:t>
      </w:r>
      <w:proofErr w:type="gramEnd"/>
      <w:r w:rsidR="002D3ADE">
        <w:rPr>
          <w:rFonts w:ascii="Times New Roman" w:hAnsi="Times New Roman" w:cs="Times New Roman"/>
          <w:i w:val="0"/>
          <w:iCs w:val="0"/>
          <w:color w:val="000000" w:themeColor="text1"/>
          <w:sz w:val="24"/>
          <w:szCs w:val="24"/>
        </w:rPr>
        <w:t xml:space="preserve"> Training condition</w:t>
      </w:r>
      <w:r>
        <w:rPr>
          <w:rFonts w:ascii="Times New Roman" w:hAnsi="Times New Roman" w:cs="Times New Roman"/>
          <w:i w:val="0"/>
          <w:iCs w:val="0"/>
          <w:color w:val="000000" w:themeColor="text1"/>
          <w:sz w:val="24"/>
          <w:szCs w:val="24"/>
        </w:rPr>
        <w:t>.</w:t>
      </w:r>
      <w:r w:rsidR="002D3ADE">
        <w:rPr>
          <w:rFonts w:ascii="Times New Roman" w:hAnsi="Times New Roman" w:cs="Times New Roman"/>
          <w:i w:val="0"/>
          <w:iCs w:val="0"/>
          <w:color w:val="000000" w:themeColor="text1"/>
          <w:sz w:val="24"/>
          <w:szCs w:val="24"/>
        </w:rPr>
        <w:t xml:space="preserve"> The </w:t>
      </w:r>
      <w:r w:rsidR="00C25029">
        <w:rPr>
          <w:rFonts w:ascii="Times New Roman" w:hAnsi="Times New Roman" w:cs="Times New Roman"/>
          <w:i w:val="0"/>
          <w:iCs w:val="0"/>
          <w:color w:val="000000" w:themeColor="text1"/>
          <w:sz w:val="24"/>
          <w:szCs w:val="24"/>
        </w:rPr>
        <w:t>overall error produced to the Efficient and Inefficient test events is shown on the left, and the error produced across different habituation epochs is shown on the right.</w:t>
      </w:r>
      <w:r>
        <w:rPr>
          <w:rFonts w:ascii="Times New Roman" w:hAnsi="Times New Roman" w:cs="Times New Roman"/>
          <w:i w:val="0"/>
          <w:iCs w:val="0"/>
          <w:color w:val="000000" w:themeColor="text1"/>
          <w:sz w:val="24"/>
          <w:szCs w:val="24"/>
        </w:rPr>
        <w:t xml:space="preserve"> </w:t>
      </w:r>
      <w:r w:rsidR="00C25029">
        <w:rPr>
          <w:rFonts w:ascii="Times New Roman" w:hAnsi="Times New Roman" w:cs="Times New Roman"/>
          <w:i w:val="0"/>
          <w:iCs w:val="0"/>
          <w:color w:val="000000" w:themeColor="text1"/>
          <w:sz w:val="24"/>
          <w:szCs w:val="24"/>
        </w:rPr>
        <w:t>This condition corresponds to Experiment 3</w:t>
      </w:r>
      <w:r>
        <w:rPr>
          <w:rFonts w:ascii="Times New Roman" w:hAnsi="Times New Roman" w:cs="Times New Roman"/>
          <w:i w:val="0"/>
          <w:iCs w:val="0"/>
          <w:color w:val="000000" w:themeColor="text1"/>
          <w:sz w:val="24"/>
          <w:szCs w:val="24"/>
        </w:rPr>
        <w:t xml:space="preserve"> in Skerry et al. (2013).</w:t>
      </w:r>
    </w:p>
    <w:p w14:paraId="3BAD50A2" w14:textId="77777777" w:rsidR="00B7583B" w:rsidRPr="00B7583B" w:rsidRDefault="00B7583B" w:rsidP="00B7583B"/>
    <w:p w14:paraId="68400EE7" w14:textId="77777777" w:rsidR="00545C9D" w:rsidRDefault="004B33B3"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Given that a different set of infants were tested in a No Training condition, it is important that ALIAS </w:t>
      </w:r>
      <w:r w:rsidR="00034E60">
        <w:rPr>
          <w:rFonts w:ascii="Times New Roman" w:eastAsia="Times New Roman" w:hAnsi="Times New Roman" w:cs="Times New Roman"/>
        </w:rPr>
        <w:t xml:space="preserve">also be able to account for infants’ behavior in the No Training </w:t>
      </w:r>
      <w:r w:rsidR="009D1397">
        <w:rPr>
          <w:rFonts w:ascii="Times New Roman" w:eastAsia="Times New Roman" w:hAnsi="Times New Roman" w:cs="Times New Roman"/>
        </w:rPr>
        <w:t>and Ineffective Action conditions.</w:t>
      </w:r>
      <w:r w:rsidR="00034E60">
        <w:rPr>
          <w:rFonts w:ascii="Times New Roman" w:eastAsia="Times New Roman" w:hAnsi="Times New Roman" w:cs="Times New Roman"/>
        </w:rPr>
        <w:t xml:space="preserve"> </w:t>
      </w:r>
      <w:r w:rsidR="007C464C">
        <w:rPr>
          <w:rFonts w:ascii="Times New Roman" w:eastAsia="Times New Roman" w:hAnsi="Times New Roman" w:cs="Times New Roman"/>
        </w:rPr>
        <w:t>Figure 19 shows the performance of networks</w:t>
      </w:r>
      <w:r w:rsidR="009D1397">
        <w:rPr>
          <w:rFonts w:ascii="Times New Roman" w:eastAsia="Times New Roman" w:hAnsi="Times New Roman" w:cs="Times New Roman"/>
        </w:rPr>
        <w:t xml:space="preserve"> assigned to the No Training</w:t>
      </w:r>
      <w:r w:rsidR="00034E60">
        <w:rPr>
          <w:rFonts w:ascii="Times New Roman" w:eastAsia="Times New Roman" w:hAnsi="Times New Roman" w:cs="Times New Roman"/>
        </w:rPr>
        <w:t xml:space="preserve"> condition</w:t>
      </w:r>
      <w:r w:rsidR="007C464C">
        <w:rPr>
          <w:rFonts w:ascii="Times New Roman" w:eastAsia="Times New Roman" w:hAnsi="Times New Roman" w:cs="Times New Roman"/>
        </w:rPr>
        <w:t>.</w:t>
      </w:r>
      <w:r w:rsidR="00034E60">
        <w:rPr>
          <w:rFonts w:ascii="Times New Roman" w:eastAsia="Times New Roman" w:hAnsi="Times New Roman" w:cs="Times New Roman"/>
        </w:rPr>
        <w:t xml:space="preserve"> </w:t>
      </w:r>
      <w:r w:rsidR="009D1397">
        <w:rPr>
          <w:rFonts w:ascii="Times New Roman" w:eastAsia="Times New Roman" w:hAnsi="Times New Roman" w:cs="Times New Roman"/>
        </w:rPr>
        <w:t xml:space="preserve">As was true for infants in this condition, networks looked about equally long at both test events. </w:t>
      </w:r>
    </w:p>
    <w:p w14:paraId="555F2668" w14:textId="779C3A4C" w:rsidR="007C464C" w:rsidRDefault="00545C9D"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Importantly, if networks’ prior experience with constrained arced motion (i.e., arced motion that occurs over obstacles) enabled them to associate arced motion with barriers and detect when such associations are violated, then those in the No Training condition—like networks in the Effective Action Experimental condition—should have produced more error to the Inefficient test event than the Efficient one. This was clearly not the case. This suggests </w:t>
      </w:r>
      <w:r w:rsidR="009D1397">
        <w:rPr>
          <w:rFonts w:ascii="Times New Roman" w:eastAsia="Times New Roman" w:hAnsi="Times New Roman" w:cs="Times New Roman"/>
        </w:rPr>
        <w:t>that</w:t>
      </w:r>
      <w:r>
        <w:rPr>
          <w:rFonts w:ascii="Times New Roman" w:eastAsia="Times New Roman" w:hAnsi="Times New Roman" w:cs="Times New Roman"/>
        </w:rPr>
        <w:t xml:space="preserve"> attentional boost that networks experienced</w:t>
      </w:r>
      <w:r w:rsidR="008E29DA">
        <w:rPr>
          <w:rFonts w:ascii="Times New Roman" w:eastAsia="Times New Roman" w:hAnsi="Times New Roman" w:cs="Times New Roman"/>
        </w:rPr>
        <w:t xml:space="preserve"> during the action phase</w:t>
      </w:r>
      <w:r w:rsidR="00F00B94">
        <w:rPr>
          <w:rFonts w:ascii="Times New Roman" w:eastAsia="Times New Roman" w:hAnsi="Times New Roman" w:cs="Times New Roman"/>
        </w:rPr>
        <w:t xml:space="preserve"> was</w:t>
      </w:r>
      <w:r>
        <w:rPr>
          <w:rFonts w:ascii="Times New Roman" w:eastAsia="Times New Roman" w:hAnsi="Times New Roman" w:cs="Times New Roman"/>
        </w:rPr>
        <w:t xml:space="preserve"> both sufficient and</w:t>
      </w:r>
      <w:r w:rsidR="00F00B94">
        <w:rPr>
          <w:rFonts w:ascii="Times New Roman" w:eastAsia="Times New Roman" w:hAnsi="Times New Roman" w:cs="Times New Roman"/>
        </w:rPr>
        <w:t xml:space="preserve"> </w:t>
      </w:r>
      <w:r>
        <w:rPr>
          <w:rFonts w:ascii="Times New Roman" w:eastAsia="Times New Roman" w:hAnsi="Times New Roman" w:cs="Times New Roman"/>
        </w:rPr>
        <w:t xml:space="preserve">causally </w:t>
      </w:r>
      <w:r>
        <w:rPr>
          <w:rFonts w:ascii="Times New Roman" w:eastAsia="Times New Roman" w:hAnsi="Times New Roman" w:cs="Times New Roman"/>
        </w:rPr>
        <w:lastRenderedPageBreak/>
        <w:t>necessary</w:t>
      </w:r>
      <w:r w:rsidR="00F00B94">
        <w:rPr>
          <w:rFonts w:ascii="Times New Roman" w:eastAsia="Times New Roman" w:hAnsi="Times New Roman" w:cs="Times New Roman"/>
        </w:rPr>
        <w:t xml:space="preserve"> for them not only to encode their own straight reach trajectory but to perceive that trajectory as more familiar than an arced one. </w:t>
      </w:r>
    </w:p>
    <w:p w14:paraId="3E72C323" w14:textId="77777777" w:rsidR="008D02B7" w:rsidRDefault="008D02B7" w:rsidP="006243B1">
      <w:pPr>
        <w:spacing w:line="480" w:lineRule="auto"/>
        <w:contextualSpacing/>
        <w:rPr>
          <w:rFonts w:ascii="Times New Roman" w:eastAsia="Times New Roman" w:hAnsi="Times New Roman" w:cs="Times New Roman"/>
        </w:rPr>
      </w:pPr>
    </w:p>
    <w:tbl>
      <w:tblPr>
        <w:tblStyle w:val="TableGrid"/>
        <w:tblW w:w="7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6"/>
      </w:tblGrid>
      <w:tr w:rsidR="00F82EBD" w14:paraId="4B6A613F" w14:textId="77777777" w:rsidTr="00C55C74">
        <w:trPr>
          <w:trHeight w:val="3833"/>
        </w:trPr>
        <w:tc>
          <w:tcPr>
            <w:tcW w:w="7098" w:type="dxa"/>
          </w:tcPr>
          <w:p w14:paraId="28687C04" w14:textId="426CC948" w:rsidR="00F82EBD" w:rsidRDefault="00F82EBD" w:rsidP="00F82EBD">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27295E3" wp14:editId="6187EA57">
                  <wp:extent cx="4494882" cy="3595906"/>
                  <wp:effectExtent l="0" t="0" r="1270" b="5080"/>
                  <wp:docPr id="1592359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59258" name="Picture 1592359258"/>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508990" cy="3607193"/>
                          </a:xfrm>
                          <a:prstGeom prst="rect">
                            <a:avLst/>
                          </a:prstGeom>
                        </pic:spPr>
                      </pic:pic>
                    </a:graphicData>
                  </a:graphic>
                </wp:inline>
              </w:drawing>
            </w:r>
          </w:p>
        </w:tc>
      </w:tr>
    </w:tbl>
    <w:p w14:paraId="1AB1A127" w14:textId="4646EF49" w:rsidR="00F82EBD" w:rsidRDefault="00F82EBD" w:rsidP="00F82EBD">
      <w:pPr>
        <w:pStyle w:val="Caption"/>
        <w:rPr>
          <w:ins w:id="1852" w:author="Benton, Deon" w:date="2026-05-04T13:55:00Z" w16du:dateUtc="2026-05-04T18:55:00Z"/>
          <w:rFonts w:ascii="Times New Roman" w:eastAsia="Times New Roman" w:hAnsi="Times New Roman" w:cs="Times New Roman"/>
        </w:rPr>
      </w:pPr>
      <w:r w:rsidRPr="009853D0">
        <w:rPr>
          <w:rFonts w:ascii="Times New Roman" w:hAnsi="Times New Roman" w:cs="Times New Roman"/>
          <w:b/>
          <w:bCs/>
          <w:i w:val="0"/>
          <w:iCs w:val="0"/>
          <w:color w:val="000000" w:themeColor="text1"/>
          <w:sz w:val="24"/>
          <w:szCs w:val="24"/>
        </w:rPr>
        <w:t xml:space="preserve">Figure </w:t>
      </w:r>
      <w:r w:rsidRPr="009853D0">
        <w:rPr>
          <w:rFonts w:ascii="Times New Roman" w:hAnsi="Times New Roman" w:cs="Times New Roman"/>
          <w:b/>
          <w:bCs/>
          <w:i w:val="0"/>
          <w:iCs w:val="0"/>
          <w:color w:val="000000" w:themeColor="text1"/>
          <w:sz w:val="24"/>
          <w:szCs w:val="24"/>
        </w:rPr>
        <w:fldChar w:fldCharType="begin"/>
      </w:r>
      <w:r w:rsidRPr="009853D0">
        <w:rPr>
          <w:rFonts w:ascii="Times New Roman" w:hAnsi="Times New Roman" w:cs="Times New Roman"/>
          <w:b/>
          <w:bCs/>
          <w:i w:val="0"/>
          <w:iCs w:val="0"/>
          <w:color w:val="000000" w:themeColor="text1"/>
          <w:sz w:val="24"/>
          <w:szCs w:val="24"/>
        </w:rPr>
        <w:instrText xml:space="preserve"> SEQ Figure \* ARABIC </w:instrText>
      </w:r>
      <w:r w:rsidRPr="009853D0">
        <w:rPr>
          <w:rFonts w:ascii="Times New Roman" w:hAnsi="Times New Roman" w:cs="Times New Roman"/>
          <w:b/>
          <w:bCs/>
          <w:i w:val="0"/>
          <w:iCs w:val="0"/>
          <w:color w:val="000000" w:themeColor="text1"/>
          <w:sz w:val="24"/>
          <w:szCs w:val="24"/>
        </w:rPr>
        <w:fldChar w:fldCharType="separate"/>
      </w:r>
      <w:ins w:id="1853" w:author="Benton, Deon" w:date="2026-05-17T00:53:00Z" w16du:dateUtc="2026-05-17T05:53:00Z">
        <w:r w:rsidR="00014507">
          <w:rPr>
            <w:rFonts w:ascii="Times New Roman" w:hAnsi="Times New Roman" w:cs="Times New Roman"/>
            <w:b/>
            <w:bCs/>
            <w:i w:val="0"/>
            <w:iCs w:val="0"/>
            <w:noProof/>
            <w:color w:val="000000" w:themeColor="text1"/>
            <w:sz w:val="24"/>
            <w:szCs w:val="24"/>
          </w:rPr>
          <w:t>19</w:t>
        </w:r>
      </w:ins>
      <w:del w:id="1854" w:author="Benton, Deon" w:date="2026-05-17T00:53:00Z" w16du:dateUtc="2026-05-17T05:53:00Z">
        <w:r w:rsidR="008D2812" w:rsidDel="00014507">
          <w:rPr>
            <w:rFonts w:ascii="Times New Roman" w:hAnsi="Times New Roman" w:cs="Times New Roman"/>
            <w:b/>
            <w:bCs/>
            <w:i w:val="0"/>
            <w:iCs w:val="0"/>
            <w:noProof/>
            <w:color w:val="000000" w:themeColor="text1"/>
            <w:sz w:val="24"/>
            <w:szCs w:val="24"/>
          </w:rPr>
          <w:delText>20</w:delText>
        </w:r>
      </w:del>
      <w:r w:rsidRPr="009853D0">
        <w:rPr>
          <w:rFonts w:ascii="Times New Roman" w:hAnsi="Times New Roman" w:cs="Times New Roman"/>
          <w:b/>
          <w:bCs/>
          <w:i w:val="0"/>
          <w:iCs w:val="0"/>
          <w:color w:val="000000" w:themeColor="text1"/>
          <w:sz w:val="24"/>
          <w:szCs w:val="24"/>
        </w:rPr>
        <w:fldChar w:fldCharType="end"/>
      </w:r>
      <w:r w:rsidRPr="009853D0">
        <w:rPr>
          <w:rFonts w:ascii="Times New Roman" w:hAnsi="Times New Roman" w:cs="Times New Roman"/>
          <w:b/>
          <w:bCs/>
          <w:i w:val="0"/>
          <w:iCs w:val="0"/>
          <w:color w:val="000000" w:themeColor="text1"/>
          <w:sz w:val="24"/>
          <w:szCs w:val="24"/>
        </w:rPr>
        <w:t>.</w:t>
      </w:r>
      <w:r w:rsidRPr="00F82EBD">
        <w:rPr>
          <w:color w:val="000000" w:themeColor="text1"/>
        </w:rPr>
        <w:t xml:space="preserve"> </w:t>
      </w:r>
      <w:r>
        <w:rPr>
          <w:rFonts w:ascii="Times New Roman" w:hAnsi="Times New Roman" w:cs="Times New Roman"/>
          <w:i w:val="0"/>
          <w:iCs w:val="0"/>
          <w:color w:val="000000" w:themeColor="text1"/>
          <w:sz w:val="24"/>
          <w:szCs w:val="24"/>
        </w:rPr>
        <w:t>Performance of ALIAS</w:t>
      </w:r>
      <w:r w:rsidR="002D3ADE">
        <w:rPr>
          <w:rFonts w:ascii="Times New Roman" w:hAnsi="Times New Roman" w:cs="Times New Roman"/>
          <w:i w:val="0"/>
          <w:iCs w:val="0"/>
          <w:color w:val="000000" w:themeColor="text1"/>
          <w:sz w:val="24"/>
          <w:szCs w:val="24"/>
        </w:rPr>
        <w:t xml:space="preserve"> in </w:t>
      </w:r>
      <w:proofErr w:type="gramStart"/>
      <w:r w:rsidR="002D3ADE">
        <w:rPr>
          <w:rFonts w:ascii="Times New Roman" w:hAnsi="Times New Roman" w:cs="Times New Roman"/>
          <w:i w:val="0"/>
          <w:iCs w:val="0"/>
          <w:color w:val="000000" w:themeColor="text1"/>
          <w:sz w:val="24"/>
          <w:szCs w:val="24"/>
        </w:rPr>
        <w:t>the</w:t>
      </w:r>
      <w:proofErr w:type="gramEnd"/>
      <w:r w:rsidR="002D3ADE">
        <w:rPr>
          <w:rFonts w:ascii="Times New Roman" w:hAnsi="Times New Roman" w:cs="Times New Roman"/>
          <w:i w:val="0"/>
          <w:iCs w:val="0"/>
          <w:color w:val="000000" w:themeColor="text1"/>
          <w:sz w:val="24"/>
          <w:szCs w:val="24"/>
        </w:rPr>
        <w:t xml:space="preserve"> Ineffective Condition</w:t>
      </w:r>
      <w:r>
        <w:rPr>
          <w:rFonts w:ascii="Times New Roman" w:hAnsi="Times New Roman" w:cs="Times New Roman"/>
          <w:i w:val="0"/>
          <w:iCs w:val="0"/>
          <w:color w:val="000000" w:themeColor="text1"/>
          <w:sz w:val="24"/>
          <w:szCs w:val="24"/>
        </w:rPr>
        <w:t>. Plotted is n</w:t>
      </w:r>
      <w:r w:rsidRPr="00614A04">
        <w:rPr>
          <w:rFonts w:ascii="Times New Roman" w:hAnsi="Times New Roman" w:cs="Times New Roman"/>
          <w:i w:val="0"/>
          <w:iCs w:val="0"/>
          <w:color w:val="000000" w:themeColor="text1"/>
          <w:sz w:val="24"/>
          <w:szCs w:val="24"/>
        </w:rPr>
        <w:t xml:space="preserve">etworks’ </w:t>
      </w:r>
      <w:r w:rsidR="00F46809">
        <w:rPr>
          <w:rFonts w:ascii="Times New Roman" w:hAnsi="Times New Roman" w:cs="Times New Roman"/>
          <w:i w:val="0"/>
          <w:iCs w:val="0"/>
          <w:color w:val="000000" w:themeColor="text1"/>
          <w:sz w:val="24"/>
          <w:szCs w:val="24"/>
        </w:rPr>
        <w:t xml:space="preserve">overall </w:t>
      </w:r>
      <w:proofErr w:type="gramStart"/>
      <w:r w:rsidRPr="00614A04">
        <w:rPr>
          <w:rFonts w:ascii="Times New Roman" w:hAnsi="Times New Roman" w:cs="Times New Roman"/>
          <w:i w:val="0"/>
          <w:iCs w:val="0"/>
          <w:color w:val="000000" w:themeColor="text1"/>
          <w:sz w:val="24"/>
          <w:szCs w:val="24"/>
        </w:rPr>
        <w:t>mean</w:t>
      </w:r>
      <w:proofErr w:type="gramEnd"/>
      <w:r w:rsidRPr="00614A04">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Efficient and Inefficient test events</w:t>
      </w:r>
      <w:r w:rsidR="00F46809">
        <w:rPr>
          <w:rFonts w:ascii="Times New Roman" w:hAnsi="Times New Roman" w:cs="Times New Roman"/>
          <w:i w:val="0"/>
          <w:iCs w:val="0"/>
          <w:color w:val="000000" w:themeColor="text1"/>
          <w:sz w:val="24"/>
          <w:szCs w:val="24"/>
        </w:rPr>
        <w:t>. This condition corresponds to Experiment 2</w:t>
      </w:r>
      <w:r>
        <w:rPr>
          <w:rFonts w:ascii="Times New Roman" w:hAnsi="Times New Roman" w:cs="Times New Roman"/>
          <w:i w:val="0"/>
          <w:iCs w:val="0"/>
          <w:color w:val="000000" w:themeColor="text1"/>
          <w:sz w:val="24"/>
          <w:szCs w:val="24"/>
        </w:rPr>
        <w:t xml:space="preserve"> in Skerry et al. (2013).</w:t>
      </w:r>
    </w:p>
    <w:p w14:paraId="4CED4D5B" w14:textId="2B800F8A" w:rsidR="00F82EBD" w:rsidRDefault="00F82EBD" w:rsidP="00F82EBD">
      <w:pPr>
        <w:pStyle w:val="Caption"/>
        <w:rPr>
          <w:rFonts w:ascii="Times New Roman" w:eastAsia="Times New Roman" w:hAnsi="Times New Roman" w:cs="Times New Roman"/>
        </w:rPr>
      </w:pPr>
    </w:p>
    <w:p w14:paraId="69A26B5D" w14:textId="3DE6F9D4" w:rsidR="0036310A" w:rsidRDefault="008D02B7"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Figure 20 shows the performance of </w:t>
      </w:r>
      <w:r w:rsidR="00A86DB1">
        <w:rPr>
          <w:rFonts w:ascii="Times New Roman" w:eastAsia="Times New Roman" w:hAnsi="Times New Roman" w:cs="Times New Roman"/>
        </w:rPr>
        <w:t xml:space="preserve">networks assigned to the Ineffective Action condition. </w:t>
      </w:r>
      <w:r w:rsidR="00570287">
        <w:rPr>
          <w:rFonts w:ascii="Times New Roman" w:eastAsia="Times New Roman" w:hAnsi="Times New Roman" w:cs="Times New Roman"/>
        </w:rPr>
        <w:t xml:space="preserve">In contrast to networks in the Effective Action Experimental Condition, networks in </w:t>
      </w:r>
      <w:r w:rsidR="00DF443D">
        <w:rPr>
          <w:rFonts w:ascii="Times New Roman" w:eastAsia="Times New Roman" w:hAnsi="Times New Roman" w:cs="Times New Roman"/>
        </w:rPr>
        <w:t>this condition produced</w:t>
      </w:r>
      <w:r w:rsidR="00570287">
        <w:rPr>
          <w:rFonts w:ascii="Times New Roman" w:eastAsia="Times New Roman" w:hAnsi="Times New Roman" w:cs="Times New Roman"/>
        </w:rPr>
        <w:t xml:space="preserve"> </w:t>
      </w:r>
      <w:r w:rsidR="0065698E">
        <w:rPr>
          <w:rFonts w:ascii="Times New Roman" w:eastAsia="Times New Roman" w:hAnsi="Times New Roman" w:cs="Times New Roman"/>
        </w:rPr>
        <w:t>roughly equivalent error to the Efficient and Inefficient test events</w:t>
      </w:r>
      <w:r w:rsidR="00045F40">
        <w:rPr>
          <w:rFonts w:ascii="Times New Roman" w:eastAsia="Times New Roman" w:hAnsi="Times New Roman" w:cs="Times New Roman"/>
        </w:rPr>
        <w:t xml:space="preserve">. </w:t>
      </w:r>
      <w:r w:rsidR="0065698E">
        <w:rPr>
          <w:rFonts w:ascii="Times New Roman" w:eastAsia="Times New Roman" w:hAnsi="Times New Roman" w:cs="Times New Roman"/>
        </w:rPr>
        <w:t>This result qualitatively matched that of infants in Skerry et al.’s (2013) Experiment 2.</w:t>
      </w:r>
      <w:r w:rsidR="00570287">
        <w:rPr>
          <w:rFonts w:ascii="Times New Roman" w:eastAsia="Times New Roman" w:hAnsi="Times New Roman" w:cs="Times New Roman"/>
        </w:rPr>
        <w:t xml:space="preserve"> </w:t>
      </w:r>
      <w:r w:rsidR="0036310A">
        <w:rPr>
          <w:rFonts w:ascii="Times New Roman" w:eastAsia="Times New Roman" w:hAnsi="Times New Roman" w:cs="Times New Roman"/>
        </w:rPr>
        <w:t xml:space="preserve">The fact that ALIAS was able qualitatively to reproduce infants’ looking patterns across experiments suggests that Skerry et al.’ (2013) conclusion that first-person action experience enables </w:t>
      </w:r>
      <w:r w:rsidR="00C562F3">
        <w:rPr>
          <w:rFonts w:ascii="Times New Roman" w:eastAsia="Times New Roman" w:hAnsi="Times New Roman" w:cs="Times New Roman"/>
        </w:rPr>
        <w:t xml:space="preserve">pre-reaching </w:t>
      </w:r>
      <w:r w:rsidR="0036310A">
        <w:rPr>
          <w:rFonts w:ascii="Times New Roman" w:eastAsia="Times New Roman" w:hAnsi="Times New Roman" w:cs="Times New Roman"/>
        </w:rPr>
        <w:t>infants to detect</w:t>
      </w:r>
      <w:r w:rsidR="00C562F3">
        <w:rPr>
          <w:rFonts w:ascii="Times New Roman" w:eastAsia="Times New Roman" w:hAnsi="Times New Roman" w:cs="Times New Roman"/>
        </w:rPr>
        <w:t xml:space="preserve"> an agent’s goal and to reason about whether the actions </w:t>
      </w:r>
      <w:r w:rsidR="00B3773E">
        <w:rPr>
          <w:rFonts w:ascii="Times New Roman" w:eastAsia="Times New Roman" w:hAnsi="Times New Roman" w:cs="Times New Roman"/>
        </w:rPr>
        <w:t>it</w:t>
      </w:r>
      <w:r w:rsidR="00C562F3">
        <w:rPr>
          <w:rFonts w:ascii="Times New Roman" w:eastAsia="Times New Roman" w:hAnsi="Times New Roman" w:cs="Times New Roman"/>
        </w:rPr>
        <w:t xml:space="preserve"> takes to achieve that </w:t>
      </w:r>
      <w:r w:rsidR="00C562F3">
        <w:rPr>
          <w:rFonts w:ascii="Times New Roman" w:eastAsia="Times New Roman" w:hAnsi="Times New Roman" w:cs="Times New Roman"/>
        </w:rPr>
        <w:lastRenderedPageBreak/>
        <w:t xml:space="preserve">goal is rational and efficient may be premature. Instead, these results </w:t>
      </w:r>
      <w:r w:rsidR="00B3773E">
        <w:rPr>
          <w:rFonts w:ascii="Times New Roman" w:eastAsia="Times New Roman" w:hAnsi="Times New Roman" w:cs="Times New Roman"/>
        </w:rPr>
        <w:t>raise the intriguing possibility that</w:t>
      </w:r>
      <w:r w:rsidR="00C562F3">
        <w:rPr>
          <w:rFonts w:ascii="Times New Roman" w:eastAsia="Times New Roman" w:hAnsi="Times New Roman" w:cs="Times New Roman"/>
        </w:rPr>
        <w:t xml:space="preserve"> </w:t>
      </w:r>
      <w:r w:rsidR="00020C7A">
        <w:rPr>
          <w:rFonts w:ascii="Times New Roman" w:eastAsia="Times New Roman" w:hAnsi="Times New Roman" w:cs="Times New Roman"/>
        </w:rPr>
        <w:t xml:space="preserve">effective action experience may heighten infants’ attention of their own </w:t>
      </w:r>
      <w:r w:rsidR="00B3773E">
        <w:rPr>
          <w:rFonts w:ascii="Times New Roman" w:eastAsia="Times New Roman" w:hAnsi="Times New Roman" w:cs="Times New Roman"/>
        </w:rPr>
        <w:t>reaches</w:t>
      </w:r>
      <w:r w:rsidR="00020C7A">
        <w:rPr>
          <w:rFonts w:ascii="Times New Roman" w:eastAsia="Times New Roman" w:hAnsi="Times New Roman" w:cs="Times New Roman"/>
        </w:rPr>
        <w:t xml:space="preserve"> and enhance their encoding</w:t>
      </w:r>
      <w:r w:rsidR="00B3773E">
        <w:rPr>
          <w:rFonts w:ascii="Times New Roman" w:eastAsia="Times New Roman" w:hAnsi="Times New Roman" w:cs="Times New Roman"/>
        </w:rPr>
        <w:t xml:space="preserve"> of</w:t>
      </w:r>
      <w:r w:rsidR="00020C7A">
        <w:rPr>
          <w:rFonts w:ascii="Times New Roman" w:eastAsia="Times New Roman" w:hAnsi="Times New Roman" w:cs="Times New Roman"/>
        </w:rPr>
        <w:t xml:space="preserve"> the</w:t>
      </w:r>
      <w:r w:rsidR="000041CB">
        <w:rPr>
          <w:rFonts w:ascii="Times New Roman" w:eastAsia="Times New Roman" w:hAnsi="Times New Roman" w:cs="Times New Roman"/>
        </w:rPr>
        <w:t>ir</w:t>
      </w:r>
      <w:r w:rsidR="00020C7A">
        <w:rPr>
          <w:rFonts w:ascii="Times New Roman" w:eastAsia="Times New Roman" w:hAnsi="Times New Roman" w:cs="Times New Roman"/>
        </w:rPr>
        <w:t xml:space="preserve"> </w:t>
      </w:r>
      <w:r w:rsidR="00B3773E">
        <w:rPr>
          <w:rFonts w:ascii="Times New Roman" w:eastAsia="Times New Roman" w:hAnsi="Times New Roman" w:cs="Times New Roman"/>
        </w:rPr>
        <w:t>geometry and trajectory</w:t>
      </w:r>
      <w:r w:rsidR="00020C7A">
        <w:rPr>
          <w:rFonts w:ascii="Times New Roman" w:eastAsia="Times New Roman" w:hAnsi="Times New Roman" w:cs="Times New Roman"/>
        </w:rPr>
        <w:t xml:space="preserve">. </w:t>
      </w:r>
    </w:p>
    <w:p w14:paraId="31600991" w14:textId="77777777" w:rsidR="00DC3A4C" w:rsidRDefault="00DC3A4C" w:rsidP="00184BF8">
      <w:pPr>
        <w:spacing w:line="480" w:lineRule="auto"/>
        <w:contextualSpacing/>
        <w:rPr>
          <w:rFonts w:ascii="Times New Roman" w:eastAsia="Times New Roman" w:hAnsi="Times New Roman" w:cs="Times New Roman"/>
        </w:rPr>
      </w:pPr>
    </w:p>
    <w:tbl>
      <w:tblPr>
        <w:tblStyle w:val="TableGrid"/>
        <w:tblW w:w="114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7"/>
        <w:gridCol w:w="5887"/>
      </w:tblGrid>
      <w:tr w:rsidR="0046105A" w14:paraId="38B67784" w14:textId="77777777" w:rsidTr="003E34EA">
        <w:trPr>
          <w:trHeight w:val="4032"/>
        </w:trPr>
        <w:tc>
          <w:tcPr>
            <w:tcW w:w="5656" w:type="dxa"/>
          </w:tcPr>
          <w:p w14:paraId="0EF7E139" w14:textId="355237D0" w:rsidR="00184BF8" w:rsidRDefault="0046105A" w:rsidP="00184BF8">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E33F2FE" wp14:editId="23445D5A">
                  <wp:extent cx="3601528" cy="2881222"/>
                  <wp:effectExtent l="0" t="0" r="0" b="0"/>
                  <wp:docPr id="1521465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65817" name="Picture 152146581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619622" cy="2895697"/>
                          </a:xfrm>
                          <a:prstGeom prst="rect">
                            <a:avLst/>
                          </a:prstGeom>
                        </pic:spPr>
                      </pic:pic>
                    </a:graphicData>
                  </a:graphic>
                </wp:inline>
              </w:drawing>
            </w:r>
          </w:p>
        </w:tc>
        <w:tc>
          <w:tcPr>
            <w:tcW w:w="5745" w:type="dxa"/>
          </w:tcPr>
          <w:p w14:paraId="5687F45D" w14:textId="3AF1B42F" w:rsidR="00184BF8" w:rsidRDefault="0046105A" w:rsidP="0046105A">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59A36C7" wp14:editId="157421E0">
                  <wp:extent cx="3601245" cy="2880995"/>
                  <wp:effectExtent l="0" t="0" r="0" b="0"/>
                  <wp:docPr id="968483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83134" name="Picture 96848313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623528" cy="2898821"/>
                          </a:xfrm>
                          <a:prstGeom prst="rect">
                            <a:avLst/>
                          </a:prstGeom>
                        </pic:spPr>
                      </pic:pic>
                    </a:graphicData>
                  </a:graphic>
                </wp:inline>
              </w:drawing>
            </w:r>
          </w:p>
        </w:tc>
      </w:tr>
    </w:tbl>
    <w:p w14:paraId="48525409" w14:textId="5EC2DC2D" w:rsidR="00184BF8" w:rsidRDefault="0046105A" w:rsidP="0046105A">
      <w:pPr>
        <w:pStyle w:val="Caption"/>
        <w:rPr>
          <w:rFonts w:ascii="Times New Roman" w:eastAsia="Times New Roman" w:hAnsi="Times New Roman" w:cs="Times New Roman"/>
        </w:rPr>
      </w:pPr>
      <w:r w:rsidRPr="008E1A7A">
        <w:rPr>
          <w:rFonts w:ascii="Times New Roman" w:hAnsi="Times New Roman" w:cs="Times New Roman"/>
          <w:b/>
          <w:bCs/>
          <w:i w:val="0"/>
          <w:iCs w:val="0"/>
          <w:color w:val="000000" w:themeColor="text1"/>
          <w:sz w:val="24"/>
          <w:szCs w:val="24"/>
        </w:rPr>
        <w:t xml:space="preserve">Figure </w:t>
      </w:r>
      <w:r w:rsidRPr="008E1A7A">
        <w:rPr>
          <w:rFonts w:ascii="Times New Roman" w:hAnsi="Times New Roman" w:cs="Times New Roman"/>
          <w:b/>
          <w:bCs/>
          <w:i w:val="0"/>
          <w:iCs w:val="0"/>
          <w:color w:val="000000" w:themeColor="text1"/>
          <w:sz w:val="24"/>
          <w:szCs w:val="24"/>
        </w:rPr>
        <w:fldChar w:fldCharType="begin"/>
      </w:r>
      <w:r w:rsidRPr="008E1A7A">
        <w:rPr>
          <w:rFonts w:ascii="Times New Roman" w:hAnsi="Times New Roman" w:cs="Times New Roman"/>
          <w:b/>
          <w:bCs/>
          <w:i w:val="0"/>
          <w:iCs w:val="0"/>
          <w:color w:val="000000" w:themeColor="text1"/>
          <w:sz w:val="24"/>
          <w:szCs w:val="24"/>
        </w:rPr>
        <w:instrText xml:space="preserve"> SEQ Figure \* ARABIC </w:instrText>
      </w:r>
      <w:r w:rsidRPr="008E1A7A">
        <w:rPr>
          <w:rFonts w:ascii="Times New Roman" w:hAnsi="Times New Roman" w:cs="Times New Roman"/>
          <w:b/>
          <w:bCs/>
          <w:i w:val="0"/>
          <w:iCs w:val="0"/>
          <w:color w:val="000000" w:themeColor="text1"/>
          <w:sz w:val="24"/>
          <w:szCs w:val="24"/>
        </w:rPr>
        <w:fldChar w:fldCharType="separate"/>
      </w:r>
      <w:ins w:id="1855" w:author="Benton, Deon" w:date="2026-05-17T00:53:00Z" w16du:dateUtc="2026-05-17T05:53:00Z">
        <w:r w:rsidR="00014507">
          <w:rPr>
            <w:rFonts w:ascii="Times New Roman" w:hAnsi="Times New Roman" w:cs="Times New Roman"/>
            <w:b/>
            <w:bCs/>
            <w:i w:val="0"/>
            <w:iCs w:val="0"/>
            <w:noProof/>
            <w:color w:val="000000" w:themeColor="text1"/>
            <w:sz w:val="24"/>
            <w:szCs w:val="24"/>
          </w:rPr>
          <w:t>20</w:t>
        </w:r>
      </w:ins>
      <w:del w:id="1856" w:author="Benton, Deon" w:date="2026-05-17T00:53:00Z" w16du:dateUtc="2026-05-17T05:53:00Z">
        <w:r w:rsidR="008D2812" w:rsidDel="00014507">
          <w:rPr>
            <w:rFonts w:ascii="Times New Roman" w:hAnsi="Times New Roman" w:cs="Times New Roman"/>
            <w:b/>
            <w:bCs/>
            <w:i w:val="0"/>
            <w:iCs w:val="0"/>
            <w:noProof/>
            <w:color w:val="000000" w:themeColor="text1"/>
            <w:sz w:val="24"/>
            <w:szCs w:val="24"/>
          </w:rPr>
          <w:delText>21</w:delText>
        </w:r>
      </w:del>
      <w:r w:rsidRPr="008E1A7A">
        <w:rPr>
          <w:rFonts w:ascii="Times New Roman" w:hAnsi="Times New Roman" w:cs="Times New Roman"/>
          <w:b/>
          <w:bCs/>
          <w:i w:val="0"/>
          <w:iCs w:val="0"/>
          <w:color w:val="000000" w:themeColor="text1"/>
          <w:sz w:val="24"/>
          <w:szCs w:val="24"/>
        </w:rPr>
        <w:fldChar w:fldCharType="end"/>
      </w:r>
      <w:r w:rsidRPr="008E1A7A">
        <w:rPr>
          <w:rFonts w:ascii="Times New Roman" w:hAnsi="Times New Roman" w:cs="Times New Roman"/>
          <w:b/>
          <w:bCs/>
          <w:i w:val="0"/>
          <w:iCs w:val="0"/>
          <w:color w:val="000000" w:themeColor="text1"/>
          <w:sz w:val="24"/>
          <w:szCs w:val="24"/>
        </w:rPr>
        <w:t>.</w:t>
      </w:r>
      <w:r w:rsidRPr="008E1A7A">
        <w:rPr>
          <w:color w:val="000000" w:themeColor="text1"/>
        </w:rPr>
        <w:t xml:space="preserve"> </w:t>
      </w:r>
      <w:r w:rsidR="008E1A7A">
        <w:rPr>
          <w:rFonts w:ascii="Times New Roman" w:hAnsi="Times New Roman" w:cs="Times New Roman"/>
          <w:i w:val="0"/>
          <w:iCs w:val="0"/>
          <w:color w:val="000000" w:themeColor="text1"/>
          <w:sz w:val="24"/>
          <w:szCs w:val="24"/>
        </w:rPr>
        <w:t xml:space="preserve">Performance of ALIAS in </w:t>
      </w:r>
      <w:proofErr w:type="gramStart"/>
      <w:r w:rsidR="008E1A7A">
        <w:rPr>
          <w:rFonts w:ascii="Times New Roman" w:hAnsi="Times New Roman" w:cs="Times New Roman"/>
          <w:i w:val="0"/>
          <w:iCs w:val="0"/>
          <w:color w:val="000000" w:themeColor="text1"/>
          <w:sz w:val="24"/>
          <w:szCs w:val="24"/>
        </w:rPr>
        <w:t>the Effective</w:t>
      </w:r>
      <w:proofErr w:type="gramEnd"/>
      <w:r w:rsidR="008E1A7A">
        <w:rPr>
          <w:rFonts w:ascii="Times New Roman" w:hAnsi="Times New Roman" w:cs="Times New Roman"/>
          <w:i w:val="0"/>
          <w:iCs w:val="0"/>
          <w:color w:val="000000" w:themeColor="text1"/>
          <w:sz w:val="24"/>
          <w:szCs w:val="24"/>
        </w:rPr>
        <w:t xml:space="preserve"> Action condition. (Left) Overall error produced to the Efficient and Inefficient test events for networks in </w:t>
      </w:r>
      <w:proofErr w:type="gramStart"/>
      <w:r w:rsidR="008E1A7A">
        <w:rPr>
          <w:rFonts w:ascii="Times New Roman" w:hAnsi="Times New Roman" w:cs="Times New Roman"/>
          <w:i w:val="0"/>
          <w:iCs w:val="0"/>
          <w:color w:val="000000" w:themeColor="text1"/>
          <w:sz w:val="24"/>
          <w:szCs w:val="24"/>
        </w:rPr>
        <w:t>the Experimental</w:t>
      </w:r>
      <w:proofErr w:type="gramEnd"/>
      <w:r w:rsidR="008E1A7A">
        <w:rPr>
          <w:rFonts w:ascii="Times New Roman" w:hAnsi="Times New Roman" w:cs="Times New Roman"/>
          <w:i w:val="0"/>
          <w:iCs w:val="0"/>
          <w:color w:val="000000" w:themeColor="text1"/>
          <w:sz w:val="24"/>
          <w:szCs w:val="24"/>
        </w:rPr>
        <w:t xml:space="preserve"> condition. (Right) Overall error produced to the Efficient and Inefficient test events for networks in the Control condition.</w:t>
      </w:r>
      <w:r w:rsidR="00607D3B">
        <w:rPr>
          <w:rFonts w:ascii="Times New Roman" w:hAnsi="Times New Roman" w:cs="Times New Roman"/>
          <w:i w:val="0"/>
          <w:iCs w:val="0"/>
          <w:color w:val="000000" w:themeColor="text1"/>
          <w:sz w:val="24"/>
          <w:szCs w:val="24"/>
        </w:rPr>
        <w:t xml:space="preserve"> These data correspond to a version of ALIAS in which the attentional boost extends into the habituation phase.</w:t>
      </w:r>
    </w:p>
    <w:p w14:paraId="7781337B" w14:textId="77777777" w:rsidR="00DC3A4C" w:rsidRDefault="00DC3A4C" w:rsidP="0036310A">
      <w:pPr>
        <w:spacing w:line="480" w:lineRule="auto"/>
        <w:ind w:firstLine="720"/>
        <w:contextualSpacing/>
        <w:rPr>
          <w:rFonts w:ascii="Times New Roman" w:eastAsia="Times New Roman" w:hAnsi="Times New Roman" w:cs="Times New Roman"/>
        </w:rPr>
      </w:pPr>
    </w:p>
    <w:p w14:paraId="18154ADD" w14:textId="694BFEE4" w:rsidR="00286C0B" w:rsidRDefault="00992099" w:rsidP="0036310A">
      <w:pPr>
        <w:spacing w:line="480" w:lineRule="auto"/>
        <w:ind w:firstLine="720"/>
        <w:contextualSpacing/>
        <w:rPr>
          <w:rFonts w:ascii="Times New Roman" w:eastAsia="Times New Roman" w:hAnsi="Times New Roman" w:cs="Times New Roman"/>
        </w:rPr>
      </w:pPr>
      <w:r w:rsidRPr="00992099">
        <w:rPr>
          <w:rFonts w:ascii="Times New Roman" w:eastAsia="Times New Roman" w:hAnsi="Times New Roman" w:cs="Times New Roman"/>
        </w:rPr>
        <w:t xml:space="preserve">One assumption that the present account makes—that is worth testing—concerns whether </w:t>
      </w:r>
      <w:r w:rsidR="001D6305">
        <w:rPr>
          <w:rFonts w:ascii="Times New Roman" w:eastAsia="Times New Roman" w:hAnsi="Times New Roman" w:cs="Times New Roman"/>
        </w:rPr>
        <w:t>ALIAS’s performance</w:t>
      </w:r>
      <w:r>
        <w:rPr>
          <w:rFonts w:ascii="Times New Roman" w:eastAsia="Times New Roman" w:hAnsi="Times New Roman" w:cs="Times New Roman"/>
        </w:rPr>
        <w:t>, particularly</w:t>
      </w:r>
      <w:r w:rsidRPr="00992099">
        <w:rPr>
          <w:rFonts w:ascii="Times New Roman" w:eastAsia="Times New Roman" w:hAnsi="Times New Roman" w:cs="Times New Roman"/>
        </w:rPr>
        <w:t xml:space="preserve"> i</w:t>
      </w:r>
      <w:r w:rsidR="001D6305">
        <w:rPr>
          <w:rFonts w:ascii="Times New Roman" w:eastAsia="Times New Roman" w:hAnsi="Times New Roman" w:cs="Times New Roman"/>
        </w:rPr>
        <w:t xml:space="preserve">ts </w:t>
      </w:r>
      <w:r w:rsidR="00D47F1E">
        <w:rPr>
          <w:rFonts w:ascii="Times New Roman" w:eastAsia="Times New Roman" w:hAnsi="Times New Roman" w:cs="Times New Roman"/>
        </w:rPr>
        <w:t>success in capturing</w:t>
      </w:r>
      <w:r w:rsidR="004E4ECA">
        <w:rPr>
          <w:rFonts w:ascii="Times New Roman" w:eastAsia="Times New Roman" w:hAnsi="Times New Roman" w:cs="Times New Roman"/>
        </w:rPr>
        <w:t xml:space="preserve"> </w:t>
      </w:r>
      <w:r w:rsidR="00D47F1E">
        <w:rPr>
          <w:rFonts w:ascii="Times New Roman" w:eastAsia="Times New Roman" w:hAnsi="Times New Roman" w:cs="Times New Roman"/>
        </w:rPr>
        <w:t>qualitatively</w:t>
      </w:r>
      <w:r w:rsidRPr="00992099">
        <w:rPr>
          <w:rFonts w:ascii="Times New Roman" w:eastAsia="Times New Roman" w:hAnsi="Times New Roman" w:cs="Times New Roman"/>
        </w:rPr>
        <w:t xml:space="preserve"> infants’ looking behavior in the Effective Action condition</w:t>
      </w:r>
      <w:r>
        <w:rPr>
          <w:rFonts w:ascii="Times New Roman" w:eastAsia="Times New Roman" w:hAnsi="Times New Roman" w:cs="Times New Roman"/>
        </w:rPr>
        <w:t>,</w:t>
      </w:r>
      <w:r w:rsidRPr="00992099">
        <w:rPr>
          <w:rFonts w:ascii="Times New Roman" w:eastAsia="Times New Roman" w:hAnsi="Times New Roman" w:cs="Times New Roman"/>
        </w:rPr>
        <w:t xml:space="preserve"> hinges on </w:t>
      </w:r>
      <w:r w:rsidR="004E4ECA">
        <w:rPr>
          <w:rFonts w:ascii="Times New Roman" w:eastAsia="Times New Roman" w:hAnsi="Times New Roman" w:cs="Times New Roman"/>
        </w:rPr>
        <w:t>a fleeting</w:t>
      </w:r>
      <w:r>
        <w:rPr>
          <w:rFonts w:ascii="Times New Roman" w:eastAsia="Times New Roman" w:hAnsi="Times New Roman" w:cs="Times New Roman"/>
        </w:rPr>
        <w:t xml:space="preserve"> attentional boos</w:t>
      </w:r>
      <w:r w:rsidR="004E4ECA">
        <w:rPr>
          <w:rFonts w:ascii="Times New Roman" w:eastAsia="Times New Roman" w:hAnsi="Times New Roman" w:cs="Times New Roman"/>
        </w:rPr>
        <w:t xml:space="preserve">t; </w:t>
      </w:r>
      <w:ins w:id="1857" w:author="Benton, Deon" w:date="2026-05-07T13:51:00Z" w16du:dateUtc="2026-05-07T18:51:00Z">
        <w:r w:rsidR="002024D6">
          <w:rPr>
            <w:rFonts w:ascii="Times New Roman" w:eastAsia="Times New Roman" w:hAnsi="Times New Roman" w:cs="Times New Roman"/>
          </w:rPr>
          <w:t>for example, would ALIAS continue to</w:t>
        </w:r>
        <w:r w:rsidR="00DF3EF3">
          <w:rPr>
            <w:rFonts w:ascii="Times New Roman" w:eastAsia="Times New Roman" w:hAnsi="Times New Roman" w:cs="Times New Roman"/>
          </w:rPr>
          <w:t xml:space="preserve"> capture infants’ behavior in this condition if the attention</w:t>
        </w:r>
      </w:ins>
      <w:ins w:id="1858" w:author="Benton, Deon" w:date="2026-05-07T15:33:00Z" w16du:dateUtc="2026-05-07T20:33:00Z">
        <w:r w:rsidR="009754B6">
          <w:rPr>
            <w:rFonts w:ascii="Times New Roman" w:eastAsia="Times New Roman" w:hAnsi="Times New Roman" w:cs="Times New Roman"/>
          </w:rPr>
          <w:t>al</w:t>
        </w:r>
      </w:ins>
      <w:ins w:id="1859" w:author="Benton, Deon" w:date="2026-05-07T13:51:00Z" w16du:dateUtc="2026-05-07T18:51:00Z">
        <w:r w:rsidR="00DF3EF3">
          <w:rPr>
            <w:rFonts w:ascii="Times New Roman" w:eastAsia="Times New Roman" w:hAnsi="Times New Roman" w:cs="Times New Roman"/>
          </w:rPr>
          <w:t xml:space="preserve"> boost that networks experience </w:t>
        </w:r>
      </w:ins>
      <w:ins w:id="1860" w:author="Benton, Deon" w:date="2026-05-07T15:33:00Z" w16du:dateUtc="2026-05-07T20:33:00Z">
        <w:r w:rsidR="009754B6">
          <w:rPr>
            <w:rFonts w:ascii="Times New Roman" w:eastAsia="Times New Roman" w:hAnsi="Times New Roman" w:cs="Times New Roman"/>
          </w:rPr>
          <w:t>carries over to</w:t>
        </w:r>
      </w:ins>
      <w:r w:rsidR="004E4ECA">
        <w:rPr>
          <w:rFonts w:ascii="Times New Roman" w:eastAsia="Times New Roman" w:hAnsi="Times New Roman" w:cs="Times New Roman"/>
        </w:rPr>
        <w:t xml:space="preserve"> the habituation phase from the action phase</w:t>
      </w:r>
      <w:ins w:id="1861" w:author="Benton, Deon" w:date="2026-05-07T13:51:00Z" w16du:dateUtc="2026-05-07T18:51:00Z">
        <w:r w:rsidR="00DF3EF3">
          <w:rPr>
            <w:rFonts w:ascii="Times New Roman" w:eastAsia="Times New Roman" w:hAnsi="Times New Roman" w:cs="Times New Roman"/>
          </w:rPr>
          <w:t xml:space="preserve">? </w:t>
        </w:r>
      </w:ins>
      <w:ins w:id="1862" w:author="Benton, Deon" w:date="2026-05-07T15:33:00Z" w16du:dateUtc="2026-05-07T20:33:00Z">
        <w:r w:rsidR="009754B6">
          <w:rPr>
            <w:rFonts w:ascii="Times New Roman" w:eastAsia="Times New Roman" w:hAnsi="Times New Roman" w:cs="Times New Roman"/>
          </w:rPr>
          <w:t>If ALIAS is less successful in this situation, then this would indicate that its ear</w:t>
        </w:r>
      </w:ins>
      <w:ins w:id="1863" w:author="Benton, Deon" w:date="2026-05-07T15:34:00Z" w16du:dateUtc="2026-05-07T20:34:00Z">
        <w:r w:rsidR="009754B6">
          <w:rPr>
            <w:rFonts w:ascii="Times New Roman" w:eastAsia="Times New Roman" w:hAnsi="Times New Roman" w:cs="Times New Roman"/>
          </w:rPr>
          <w:t xml:space="preserve">lier success did </w:t>
        </w:r>
      </w:ins>
      <w:r w:rsidR="003D2B3B">
        <w:rPr>
          <w:rFonts w:ascii="Times New Roman" w:eastAsia="Times New Roman" w:hAnsi="Times New Roman" w:cs="Times New Roman"/>
        </w:rPr>
        <w:t xml:space="preserve">depend on a short-lived </w:t>
      </w:r>
      <w:proofErr w:type="gramStart"/>
      <w:r w:rsidR="003D2B3B">
        <w:rPr>
          <w:rFonts w:ascii="Times New Roman" w:eastAsia="Times New Roman" w:hAnsi="Times New Roman" w:cs="Times New Roman"/>
        </w:rPr>
        <w:t>attentional</w:t>
      </w:r>
      <w:proofErr w:type="gramEnd"/>
      <w:r w:rsidR="003D2B3B">
        <w:rPr>
          <w:rFonts w:ascii="Times New Roman" w:eastAsia="Times New Roman" w:hAnsi="Times New Roman" w:cs="Times New Roman"/>
        </w:rPr>
        <w:t xml:space="preserve"> boost</w:t>
      </w:r>
      <w:r w:rsidR="000943B0">
        <w:rPr>
          <w:rFonts w:ascii="Times New Roman" w:eastAsia="Times New Roman" w:hAnsi="Times New Roman" w:cs="Times New Roman"/>
        </w:rPr>
        <w:t>.</w:t>
      </w:r>
      <w:ins w:id="1864" w:author="Benton, Deon" w:date="2026-05-07T15:35:00Z" w16du:dateUtc="2026-05-07T20:35:00Z">
        <w:r w:rsidR="000446CE">
          <w:rPr>
            <w:rFonts w:ascii="Times New Roman" w:eastAsia="Times New Roman" w:hAnsi="Times New Roman" w:cs="Times New Roman"/>
          </w:rPr>
          <w:t xml:space="preserve"> </w:t>
        </w:r>
      </w:ins>
      <w:ins w:id="1865" w:author="Benton, Deon" w:date="2026-05-07T15:38:00Z" w16du:dateUtc="2026-05-07T20:38:00Z">
        <w:r w:rsidR="008A4328">
          <w:rPr>
            <w:rFonts w:ascii="Times New Roman" w:eastAsia="Times New Roman" w:hAnsi="Times New Roman" w:cs="Times New Roman"/>
          </w:rPr>
          <w:t xml:space="preserve">To </w:t>
        </w:r>
      </w:ins>
      <w:ins w:id="1866" w:author="Benton, Deon" w:date="2026-05-07T15:39:00Z" w16du:dateUtc="2026-05-07T20:39:00Z">
        <w:r w:rsidR="008A4328">
          <w:rPr>
            <w:rFonts w:ascii="Times New Roman" w:eastAsia="Times New Roman" w:hAnsi="Times New Roman" w:cs="Times New Roman"/>
          </w:rPr>
          <w:t xml:space="preserve">evaluate this question, a new set </w:t>
        </w:r>
      </w:ins>
      <w:ins w:id="1867" w:author="Benton, Deon" w:date="2026-05-07T15:50:00Z" w16du:dateUtc="2026-05-07T20:50:00Z">
        <w:r w:rsidR="009E22D9">
          <w:rPr>
            <w:rFonts w:ascii="Times New Roman" w:eastAsia="Times New Roman" w:hAnsi="Times New Roman" w:cs="Times New Roman"/>
          </w:rPr>
          <w:t xml:space="preserve">of </w:t>
        </w:r>
      </w:ins>
      <w:ins w:id="1868" w:author="Benton, Deon" w:date="2026-05-07T15:39:00Z" w16du:dateUtc="2026-05-07T20:39:00Z">
        <w:r w:rsidR="008A4328">
          <w:rPr>
            <w:rFonts w:ascii="Times New Roman" w:eastAsia="Times New Roman" w:hAnsi="Times New Roman" w:cs="Times New Roman"/>
          </w:rPr>
          <w:t xml:space="preserve">networks were assigned </w:t>
        </w:r>
        <w:r w:rsidR="008A4328">
          <w:rPr>
            <w:rFonts w:ascii="Times New Roman" w:eastAsia="Times New Roman" w:hAnsi="Times New Roman" w:cs="Times New Roman"/>
          </w:rPr>
          <w:lastRenderedPageBreak/>
          <w:t>either to the Experimental condition (</w:t>
        </w:r>
        <w:r w:rsidR="008A4328">
          <w:rPr>
            <w:rFonts w:ascii="Times New Roman" w:eastAsia="Times New Roman" w:hAnsi="Times New Roman" w:cs="Times New Roman"/>
            <w:i/>
            <w:iCs/>
          </w:rPr>
          <w:t xml:space="preserve">N </w:t>
        </w:r>
        <w:r w:rsidR="008A4328">
          <w:rPr>
            <w:rFonts w:ascii="Times New Roman" w:eastAsia="Times New Roman" w:hAnsi="Times New Roman" w:cs="Times New Roman"/>
          </w:rPr>
          <w:t>= 20</w:t>
        </w:r>
      </w:ins>
      <w:r w:rsidR="00A20C75">
        <w:rPr>
          <w:rFonts w:ascii="Times New Roman" w:eastAsia="Times New Roman" w:hAnsi="Times New Roman" w:cs="Times New Roman"/>
        </w:rPr>
        <w:t xml:space="preserve"> for each of five habituation epochs</w:t>
      </w:r>
      <w:ins w:id="1869" w:author="Benton, Deon" w:date="2026-05-07T15:39:00Z" w16du:dateUtc="2026-05-07T20:39:00Z">
        <w:r w:rsidR="008A4328">
          <w:rPr>
            <w:rFonts w:ascii="Times New Roman" w:eastAsia="Times New Roman" w:hAnsi="Times New Roman" w:cs="Times New Roman"/>
          </w:rPr>
          <w:t>) or to the Control condition (</w:t>
        </w:r>
        <w:r w:rsidR="008A4328">
          <w:rPr>
            <w:rFonts w:ascii="Times New Roman" w:eastAsia="Times New Roman" w:hAnsi="Times New Roman" w:cs="Times New Roman"/>
            <w:i/>
            <w:iCs/>
          </w:rPr>
          <w:t xml:space="preserve">N </w:t>
        </w:r>
        <w:r w:rsidR="008A4328">
          <w:rPr>
            <w:rFonts w:ascii="Times New Roman" w:eastAsia="Times New Roman" w:hAnsi="Times New Roman" w:cs="Times New Roman"/>
          </w:rPr>
          <w:t>= 30</w:t>
        </w:r>
      </w:ins>
      <w:r w:rsidR="00A20C75">
        <w:rPr>
          <w:rFonts w:ascii="Times New Roman" w:eastAsia="Times New Roman" w:hAnsi="Times New Roman" w:cs="Times New Roman"/>
        </w:rPr>
        <w:t xml:space="preserve"> for each of five habituation epochs</w:t>
      </w:r>
      <w:ins w:id="1870" w:author="Benton, Deon" w:date="2026-05-07T15:39:00Z" w16du:dateUtc="2026-05-07T20:39:00Z">
        <w:r w:rsidR="008A4328">
          <w:rPr>
            <w:rFonts w:ascii="Times New Roman" w:eastAsia="Times New Roman" w:hAnsi="Times New Roman" w:cs="Times New Roman"/>
          </w:rPr>
          <w:t>)</w:t>
        </w:r>
      </w:ins>
      <w:r w:rsidR="00455517">
        <w:rPr>
          <w:rFonts w:ascii="Times New Roman" w:eastAsia="Times New Roman" w:hAnsi="Times New Roman" w:cs="Times New Roman"/>
        </w:rPr>
        <w:t>. Twenty networks were tested in each condition for each of five habituation epochs (</w:t>
      </w:r>
      <w:proofErr w:type="spellStart"/>
      <w:r w:rsidR="00455517">
        <w:rPr>
          <w:rFonts w:ascii="Times New Roman" w:eastAsia="Times New Roman" w:hAnsi="Times New Roman" w:cs="Times New Roman"/>
          <w:i/>
          <w:iCs/>
        </w:rPr>
        <w:t>N</w:t>
      </w:r>
      <w:r w:rsidR="00455517">
        <w:rPr>
          <w:rFonts w:ascii="Times New Roman" w:eastAsia="Times New Roman" w:hAnsi="Times New Roman" w:cs="Times New Roman"/>
          <w:vertAlign w:val="subscript"/>
        </w:rPr>
        <w:t>experimental</w:t>
      </w:r>
      <w:proofErr w:type="spellEnd"/>
      <w:r w:rsidR="00455517">
        <w:rPr>
          <w:rFonts w:ascii="Times New Roman" w:eastAsia="Times New Roman" w:hAnsi="Times New Roman" w:cs="Times New Roman"/>
        </w:rPr>
        <w:t xml:space="preserve"> = </w:t>
      </w:r>
      <w:proofErr w:type="gramStart"/>
      <w:r w:rsidR="00455517">
        <w:rPr>
          <w:rFonts w:ascii="Times New Roman" w:eastAsia="Times New Roman" w:hAnsi="Times New Roman" w:cs="Times New Roman"/>
        </w:rPr>
        <w:t xml:space="preserve">100; </w:t>
      </w:r>
      <w:ins w:id="1871" w:author="Benton, Deon" w:date="2026-05-07T15:40:00Z" w16du:dateUtc="2026-05-07T20:40:00Z">
        <w:r w:rsidR="008A4328">
          <w:rPr>
            <w:rFonts w:ascii="Times New Roman" w:eastAsia="Times New Roman" w:hAnsi="Times New Roman" w:cs="Times New Roman"/>
          </w:rPr>
          <w:t xml:space="preserve"> </w:t>
        </w:r>
      </w:ins>
      <w:proofErr w:type="spellStart"/>
      <w:r w:rsidR="00455517">
        <w:rPr>
          <w:rFonts w:ascii="Times New Roman" w:eastAsia="Times New Roman" w:hAnsi="Times New Roman" w:cs="Times New Roman"/>
          <w:i/>
          <w:iCs/>
        </w:rPr>
        <w:t>N</w:t>
      </w:r>
      <w:r w:rsidR="00455517">
        <w:rPr>
          <w:rFonts w:ascii="Times New Roman" w:eastAsia="Times New Roman" w:hAnsi="Times New Roman" w:cs="Times New Roman"/>
          <w:vertAlign w:val="subscript"/>
        </w:rPr>
        <w:t>control</w:t>
      </w:r>
      <w:proofErr w:type="spellEnd"/>
      <w:proofErr w:type="gramEnd"/>
      <w:r w:rsidR="00455517">
        <w:rPr>
          <w:rFonts w:ascii="Times New Roman" w:eastAsia="Times New Roman" w:hAnsi="Times New Roman" w:cs="Times New Roman"/>
        </w:rPr>
        <w:t xml:space="preserve"> = 100)</w:t>
      </w:r>
      <w:r w:rsidR="00AF69DE">
        <w:rPr>
          <w:rFonts w:ascii="Times New Roman" w:eastAsia="Times New Roman" w:hAnsi="Times New Roman" w:cs="Times New Roman"/>
        </w:rPr>
        <w:t>.</w:t>
      </w:r>
      <w:r w:rsidR="00455517">
        <w:rPr>
          <w:rFonts w:ascii="Times New Roman" w:eastAsia="Times New Roman" w:hAnsi="Times New Roman" w:cs="Times New Roman"/>
        </w:rPr>
        <w:t xml:space="preserve"> Additionally, </w:t>
      </w:r>
      <w:ins w:id="1872" w:author="Benton, Deon" w:date="2026-05-07T15:40:00Z" w16du:dateUtc="2026-05-07T20:40:00Z">
        <w:r w:rsidR="008A4328">
          <w:rPr>
            <w:rFonts w:ascii="Times New Roman" w:eastAsia="Times New Roman" w:hAnsi="Times New Roman" w:cs="Times New Roman"/>
          </w:rPr>
          <w:t xml:space="preserve">both </w:t>
        </w:r>
      </w:ins>
      <w:r w:rsidR="00AF69DE">
        <w:rPr>
          <w:rFonts w:ascii="Times New Roman" w:eastAsia="Times New Roman" w:hAnsi="Times New Roman" w:cs="Times New Roman"/>
        </w:rPr>
        <w:t>groups of</w:t>
      </w:r>
      <w:ins w:id="1873" w:author="Benton, Deon" w:date="2026-05-07T15:40:00Z" w16du:dateUtc="2026-05-07T20:40:00Z">
        <w:r w:rsidR="008A4328">
          <w:rPr>
            <w:rFonts w:ascii="Times New Roman" w:eastAsia="Times New Roman" w:hAnsi="Times New Roman" w:cs="Times New Roman"/>
          </w:rPr>
          <w:t xml:space="preserve"> networks were </w:t>
        </w:r>
      </w:ins>
      <w:r w:rsidR="00243955">
        <w:rPr>
          <w:rFonts w:ascii="Times New Roman" w:eastAsia="Times New Roman" w:hAnsi="Times New Roman" w:cs="Times New Roman"/>
        </w:rPr>
        <w:t xml:space="preserve">assigned to </w:t>
      </w:r>
      <w:ins w:id="1874" w:author="Benton, Deon" w:date="2026-05-07T15:40:00Z" w16du:dateUtc="2026-05-07T20:40:00Z">
        <w:r w:rsidR="008A4328">
          <w:rPr>
            <w:rFonts w:ascii="Times New Roman" w:eastAsia="Times New Roman" w:hAnsi="Times New Roman" w:cs="Times New Roman"/>
          </w:rPr>
          <w:t>the Effective Action condition.</w:t>
        </w:r>
      </w:ins>
      <w:ins w:id="1875" w:author="Benton, Deon" w:date="2026-05-07T15:41:00Z" w16du:dateUtc="2026-05-07T20:41:00Z">
        <w:r w:rsidR="008A4328">
          <w:rPr>
            <w:rFonts w:ascii="Times New Roman" w:eastAsia="Times New Roman" w:hAnsi="Times New Roman" w:cs="Times New Roman"/>
          </w:rPr>
          <w:t xml:space="preserve"> </w:t>
        </w:r>
      </w:ins>
      <w:ins w:id="1876" w:author="Benton, Deon" w:date="2026-05-07T15:50:00Z" w16du:dateUtc="2026-05-07T20:50:00Z">
        <w:r w:rsidR="009E22D9">
          <w:rPr>
            <w:rFonts w:ascii="Times New Roman" w:eastAsia="Times New Roman" w:hAnsi="Times New Roman" w:cs="Times New Roman"/>
          </w:rPr>
          <w:t>This simulation was identical to that for ALIAS above except that the attentional bo</w:t>
        </w:r>
      </w:ins>
      <w:ins w:id="1877" w:author="Benton, Deon" w:date="2026-05-07T15:51:00Z" w16du:dateUtc="2026-05-07T20:51:00Z">
        <w:r w:rsidR="009E22D9">
          <w:rPr>
            <w:rFonts w:ascii="Times New Roman" w:eastAsia="Times New Roman" w:hAnsi="Times New Roman" w:cs="Times New Roman"/>
          </w:rPr>
          <w:t xml:space="preserve">ost </w:t>
        </w:r>
        <w:r w:rsidR="00772902">
          <w:rPr>
            <w:rFonts w:ascii="Times New Roman" w:eastAsia="Times New Roman" w:hAnsi="Times New Roman" w:cs="Times New Roman"/>
          </w:rPr>
          <w:t xml:space="preserve">extended to the habituation phase; that is, networks’ attention was heighted during the action and habituation phases and only returned to </w:t>
        </w:r>
      </w:ins>
      <w:ins w:id="1878" w:author="Benton, Deon" w:date="2026-05-07T15:52:00Z" w16du:dateUtc="2026-05-07T20:52:00Z">
        <w:r w:rsidR="00772902">
          <w:rPr>
            <w:rFonts w:ascii="Times New Roman" w:eastAsia="Times New Roman" w:hAnsi="Times New Roman" w:cs="Times New Roman"/>
          </w:rPr>
          <w:t xml:space="preserve">their pretraining levels at the start of the test phase. </w:t>
        </w:r>
      </w:ins>
      <w:ins w:id="1879" w:author="Benton, Deon" w:date="2026-05-07T15:45:00Z" w16du:dateUtc="2026-05-07T20:45:00Z">
        <w:r w:rsidR="00E91E3F">
          <w:rPr>
            <w:rFonts w:ascii="Times New Roman" w:eastAsia="Times New Roman" w:hAnsi="Times New Roman" w:cs="Times New Roman"/>
          </w:rPr>
          <w:t xml:space="preserve">The rationale for focusing on this condition was </w:t>
        </w:r>
      </w:ins>
      <w:ins w:id="1880" w:author="Benton, Deon" w:date="2026-05-07T15:47:00Z" w16du:dateUtc="2026-05-07T20:47:00Z">
        <w:r w:rsidR="00DF1082">
          <w:rPr>
            <w:rFonts w:ascii="Times New Roman" w:eastAsia="Times New Roman" w:hAnsi="Times New Roman" w:cs="Times New Roman"/>
          </w:rPr>
          <w:t xml:space="preserve">simply that the present account assumes that </w:t>
        </w:r>
      </w:ins>
      <w:ins w:id="1881" w:author="Benton, Deon" w:date="2026-05-07T15:45:00Z" w16du:dateUtc="2026-05-07T20:45:00Z">
        <w:r w:rsidR="00E91E3F">
          <w:rPr>
            <w:rFonts w:ascii="Times New Roman" w:eastAsia="Times New Roman" w:hAnsi="Times New Roman" w:cs="Times New Roman"/>
          </w:rPr>
          <w:t>to the ext</w:t>
        </w:r>
      </w:ins>
      <w:ins w:id="1882" w:author="Benton, Deon" w:date="2026-05-07T15:46:00Z" w16du:dateUtc="2026-05-07T20:46:00Z">
        <w:r w:rsidR="00E91E3F">
          <w:rPr>
            <w:rFonts w:ascii="Times New Roman" w:eastAsia="Times New Roman" w:hAnsi="Times New Roman" w:cs="Times New Roman"/>
          </w:rPr>
          <w:t xml:space="preserve">ent that infants experienced an attentional boost in Skerry et al. (2013), </w:t>
        </w:r>
      </w:ins>
      <w:ins w:id="1883" w:author="Benton, Deon" w:date="2026-05-07T15:47:00Z" w16du:dateUtc="2026-05-07T20:47:00Z">
        <w:r w:rsidR="00DF1082">
          <w:rPr>
            <w:rFonts w:ascii="Times New Roman" w:eastAsia="Times New Roman" w:hAnsi="Times New Roman" w:cs="Times New Roman"/>
          </w:rPr>
          <w:t>such a boost occurred</w:t>
        </w:r>
      </w:ins>
      <w:ins w:id="1884" w:author="Benton, Deon" w:date="2026-05-07T15:46:00Z" w16du:dateUtc="2026-05-07T20:46:00Z">
        <w:r w:rsidR="00E91E3F">
          <w:rPr>
            <w:rFonts w:ascii="Times New Roman" w:eastAsia="Times New Roman" w:hAnsi="Times New Roman" w:cs="Times New Roman"/>
          </w:rPr>
          <w:t xml:space="preserve"> in the Effective Action condition. </w:t>
        </w:r>
      </w:ins>
      <w:ins w:id="1885" w:author="Benton, Deon" w:date="2026-05-07T15:48:00Z" w16du:dateUtc="2026-05-07T20:48:00Z">
        <w:r w:rsidR="00DF1082">
          <w:rPr>
            <w:rFonts w:ascii="Times New Roman" w:eastAsia="Times New Roman" w:hAnsi="Times New Roman" w:cs="Times New Roman"/>
          </w:rPr>
          <w:t xml:space="preserve">Figure 21 shows the performance of these networks. </w:t>
        </w:r>
      </w:ins>
      <w:r w:rsidR="0097530F">
        <w:rPr>
          <w:rFonts w:ascii="Times New Roman" w:eastAsia="Times New Roman" w:hAnsi="Times New Roman" w:cs="Times New Roman"/>
        </w:rPr>
        <w:t>These data indicate that networks</w:t>
      </w:r>
      <w:ins w:id="1886" w:author="Benton, Deon" w:date="2026-05-07T15:48:00Z" w16du:dateUtc="2026-05-07T20:48:00Z">
        <w:r w:rsidR="00DF1082">
          <w:rPr>
            <w:rFonts w:ascii="Times New Roman" w:eastAsia="Times New Roman" w:hAnsi="Times New Roman" w:cs="Times New Roman"/>
          </w:rPr>
          <w:t xml:space="preserve"> </w:t>
        </w:r>
      </w:ins>
      <w:r w:rsidR="00C85659">
        <w:rPr>
          <w:rFonts w:ascii="Times New Roman" w:eastAsia="Times New Roman" w:hAnsi="Times New Roman" w:cs="Times New Roman"/>
        </w:rPr>
        <w:t>in both conditions produced greater error to the Efficient test event than to the Inefficient event</w:t>
      </w:r>
      <w:r w:rsidR="0097530F">
        <w:rPr>
          <w:rFonts w:ascii="Times New Roman" w:eastAsia="Times New Roman" w:hAnsi="Times New Roman" w:cs="Times New Roman"/>
        </w:rPr>
        <w:t>.</w:t>
      </w:r>
      <w:r w:rsidR="00B278F8">
        <w:rPr>
          <w:rFonts w:ascii="Times New Roman" w:eastAsia="Times New Roman" w:hAnsi="Times New Roman" w:cs="Times New Roman"/>
        </w:rPr>
        <w:t xml:space="preserve"> </w:t>
      </w:r>
      <w:r w:rsidR="00286C0B">
        <w:rPr>
          <w:rFonts w:ascii="Times New Roman" w:eastAsia="Times New Roman" w:hAnsi="Times New Roman" w:cs="Times New Roman"/>
        </w:rPr>
        <w:t xml:space="preserve">This pattern of responses is inconsistent with that produced by ALIAS above and, critically, with infants’ looking behaviors in the Effective Action condition in Skerry et al. (2013). </w:t>
      </w:r>
      <w:r w:rsidR="0033594C">
        <w:rPr>
          <w:rFonts w:ascii="Times New Roman" w:eastAsia="Times New Roman" w:hAnsi="Times New Roman" w:cs="Times New Roman"/>
        </w:rPr>
        <w:t>These</w:t>
      </w:r>
      <w:r w:rsidR="0033594C" w:rsidRPr="002518C6">
        <w:rPr>
          <w:rFonts w:ascii="Times New Roman" w:eastAsia="Times New Roman" w:hAnsi="Times New Roman" w:cs="Times New Roman"/>
        </w:rPr>
        <w:t xml:space="preserve"> results</w:t>
      </w:r>
      <w:r w:rsidR="0033594C">
        <w:rPr>
          <w:rFonts w:ascii="Times New Roman" w:eastAsia="Times New Roman" w:hAnsi="Times New Roman" w:cs="Times New Roman"/>
        </w:rPr>
        <w:t xml:space="preserve"> also</w:t>
      </w:r>
      <w:r w:rsidR="0033594C" w:rsidRPr="002518C6">
        <w:rPr>
          <w:rFonts w:ascii="Times New Roman" w:eastAsia="Times New Roman" w:hAnsi="Times New Roman" w:cs="Times New Roman"/>
        </w:rPr>
        <w:t xml:space="preserve"> suggest that ALIAS’s earlier success did depend on an evanescent attentional boost.</w:t>
      </w:r>
    </w:p>
    <w:p w14:paraId="467D8B5B" w14:textId="5B2C4C6B" w:rsidR="00455517" w:rsidRDefault="002518C6" w:rsidP="0036310A">
      <w:pPr>
        <w:spacing w:line="480" w:lineRule="auto"/>
        <w:ind w:firstLine="720"/>
        <w:contextualSpacing/>
        <w:rPr>
          <w:rFonts w:ascii="Times New Roman" w:eastAsia="Times New Roman" w:hAnsi="Times New Roman" w:cs="Times New Roman"/>
        </w:rPr>
      </w:pPr>
      <w:r w:rsidRPr="002518C6">
        <w:rPr>
          <w:rFonts w:ascii="Times New Roman" w:eastAsia="Times New Roman" w:hAnsi="Times New Roman" w:cs="Times New Roman"/>
        </w:rPr>
        <w:t xml:space="preserve">The basis for </w:t>
      </w:r>
      <w:r w:rsidR="00181E9A">
        <w:rPr>
          <w:rFonts w:ascii="Times New Roman" w:eastAsia="Times New Roman" w:hAnsi="Times New Roman" w:cs="Times New Roman"/>
        </w:rPr>
        <w:t>these findings is</w:t>
      </w:r>
      <w:r w:rsidRPr="002518C6">
        <w:rPr>
          <w:rFonts w:ascii="Times New Roman" w:eastAsia="Times New Roman" w:hAnsi="Times New Roman" w:cs="Times New Roman"/>
        </w:rPr>
        <w:t xml:space="preserve"> straightforward: Although networks’ heightened attention during the action phase enabled them robustly to encode their own straight reach trajectories, the fact that this attentional boost persisted into the habituation phase meant that networks’ representations of these trajectories were overridden by robust representations of the arced motion trajectories and the surface features associated with those trajectories</w:t>
      </w:r>
      <w:r>
        <w:rPr>
          <w:rFonts w:ascii="Times New Roman" w:eastAsia="Times New Roman" w:hAnsi="Times New Roman" w:cs="Times New Roman"/>
        </w:rPr>
        <w:t xml:space="preserve"> (e.g., the height of the apex of a reach’s trajectory) </w:t>
      </w:r>
      <w:r w:rsidR="007B196B">
        <w:rPr>
          <w:rFonts w:ascii="Times New Roman" w:eastAsia="Times New Roman" w:hAnsi="Times New Roman" w:cs="Times New Roman"/>
        </w:rPr>
        <w:t>shown to them</w:t>
      </w:r>
      <w:r>
        <w:rPr>
          <w:rFonts w:ascii="Times New Roman" w:eastAsia="Times New Roman" w:hAnsi="Times New Roman" w:cs="Times New Roman"/>
        </w:rPr>
        <w:t xml:space="preserve"> during the habituation phase</w:t>
      </w:r>
      <w:r w:rsidRPr="002518C6">
        <w:rPr>
          <w:rFonts w:ascii="Times New Roman" w:eastAsia="Times New Roman" w:hAnsi="Times New Roman" w:cs="Times New Roman"/>
        </w:rPr>
        <w:t xml:space="preserve">. A consequence of this is that the Inefficient test </w:t>
      </w:r>
      <w:proofErr w:type="gramStart"/>
      <w:r w:rsidRPr="002518C6">
        <w:rPr>
          <w:rFonts w:ascii="Times New Roman" w:eastAsia="Times New Roman" w:hAnsi="Times New Roman" w:cs="Times New Roman"/>
        </w:rPr>
        <w:t>event—</w:t>
      </w:r>
      <w:proofErr w:type="gramEnd"/>
      <w:r w:rsidRPr="002518C6">
        <w:rPr>
          <w:rFonts w:ascii="Times New Roman" w:eastAsia="Times New Roman" w:hAnsi="Times New Roman" w:cs="Times New Roman"/>
        </w:rPr>
        <w:t xml:space="preserve">which preserved many of the features of this event, despite violating the learned association between arced motion and the barrier—was partially consistent </w:t>
      </w:r>
      <w:r w:rsidRPr="002518C6">
        <w:rPr>
          <w:rFonts w:ascii="Times New Roman" w:eastAsia="Times New Roman" w:hAnsi="Times New Roman" w:cs="Times New Roman"/>
        </w:rPr>
        <w:lastRenderedPageBreak/>
        <w:t xml:space="preserve">with the representation of an arced motion event that was established during habituation. In contrast, networks treated the Efficient test event as more dissimilar to this learned representation because this event depicted a straight reach trajectory. </w:t>
      </w:r>
      <w:r w:rsidR="00213F65">
        <w:rPr>
          <w:rFonts w:ascii="Times New Roman" w:eastAsia="Times New Roman" w:hAnsi="Times New Roman" w:cs="Times New Roman"/>
        </w:rPr>
        <w:t>These factors explain why</w:t>
      </w:r>
      <w:r w:rsidRPr="002518C6">
        <w:rPr>
          <w:rFonts w:ascii="Times New Roman" w:eastAsia="Times New Roman" w:hAnsi="Times New Roman" w:cs="Times New Roman"/>
        </w:rPr>
        <w:t xml:space="preserve"> networks in both conditions produced greater error to</w:t>
      </w:r>
      <w:r w:rsidR="0033594C">
        <w:rPr>
          <w:rFonts w:ascii="Times New Roman" w:eastAsia="Times New Roman" w:hAnsi="Times New Roman" w:cs="Times New Roman"/>
        </w:rPr>
        <w:t xml:space="preserve"> </w:t>
      </w:r>
      <w:r w:rsidRPr="002518C6">
        <w:rPr>
          <w:rFonts w:ascii="Times New Roman" w:eastAsia="Times New Roman" w:hAnsi="Times New Roman" w:cs="Times New Roman"/>
        </w:rPr>
        <w:t xml:space="preserve">the Efficient than the Inefficient test event. Importantly, this pattern of results would not have emerged if networks possessed greater information-processing abilities that enabled them to form robust representations of both straight and curved trajectories during the pretraining phase. </w:t>
      </w:r>
      <w:r w:rsidR="00761AB6">
        <w:rPr>
          <w:rFonts w:ascii="Times New Roman" w:eastAsia="Times New Roman" w:hAnsi="Times New Roman" w:cs="Times New Roman"/>
        </w:rPr>
        <w:t>This is because the</w:t>
      </w:r>
      <w:r w:rsidRPr="002518C6">
        <w:rPr>
          <w:rFonts w:ascii="Times New Roman" w:eastAsia="Times New Roman" w:hAnsi="Times New Roman" w:cs="Times New Roman"/>
        </w:rPr>
        <w:t xml:space="preserve"> learned representation of an arced trajectory during the relatively brief habituation phase would have been insufficient to override the</w:t>
      </w:r>
      <w:r w:rsidR="00B37527">
        <w:rPr>
          <w:rFonts w:ascii="Times New Roman" w:eastAsia="Times New Roman" w:hAnsi="Times New Roman" w:cs="Times New Roman"/>
        </w:rPr>
        <w:t xml:space="preserve"> </w:t>
      </w:r>
      <w:r w:rsidRPr="002518C6">
        <w:rPr>
          <w:rFonts w:ascii="Times New Roman" w:eastAsia="Times New Roman" w:hAnsi="Times New Roman" w:cs="Times New Roman"/>
        </w:rPr>
        <w:t>representation of a straight motion trajectory</w:t>
      </w:r>
      <w:r w:rsidR="00B37527">
        <w:rPr>
          <w:rFonts w:ascii="Times New Roman" w:eastAsia="Times New Roman" w:hAnsi="Times New Roman" w:cs="Times New Roman"/>
        </w:rPr>
        <w:t xml:space="preserve"> formed during the pretraining and action phases</w:t>
      </w:r>
      <w:r w:rsidRPr="002518C6">
        <w:rPr>
          <w:rFonts w:ascii="Times New Roman" w:eastAsia="Times New Roman" w:hAnsi="Times New Roman" w:cs="Times New Roman"/>
        </w:rPr>
        <w:t xml:space="preserve">. However, because networks’ information-processing abilities were intentionally limited here to approximate those of pre-reaching infants, networks learned relatively little about either straight or curved motion during pretraining. </w:t>
      </w:r>
      <w:r w:rsidR="00F740D0">
        <w:rPr>
          <w:rFonts w:ascii="Times New Roman" w:eastAsia="Times New Roman" w:hAnsi="Times New Roman" w:cs="Times New Roman"/>
        </w:rPr>
        <w:t>As a result,</w:t>
      </w:r>
      <w:r w:rsidRPr="002518C6">
        <w:rPr>
          <w:rFonts w:ascii="Times New Roman" w:eastAsia="Times New Roman" w:hAnsi="Times New Roman" w:cs="Times New Roman"/>
        </w:rPr>
        <w:t xml:space="preserve"> the representations formed during the action and habituation phases exerted a</w:t>
      </w:r>
      <w:r w:rsidR="0027524B">
        <w:rPr>
          <w:rFonts w:ascii="Times New Roman" w:eastAsia="Times New Roman" w:hAnsi="Times New Roman" w:cs="Times New Roman"/>
        </w:rPr>
        <w:t xml:space="preserve"> greater</w:t>
      </w:r>
      <w:r w:rsidRPr="002518C6">
        <w:rPr>
          <w:rFonts w:ascii="Times New Roman" w:eastAsia="Times New Roman" w:hAnsi="Times New Roman" w:cs="Times New Roman"/>
        </w:rPr>
        <w:t xml:space="preserve"> influence on networks’</w:t>
      </w:r>
      <w:r w:rsidR="0027524B">
        <w:rPr>
          <w:rFonts w:ascii="Times New Roman" w:eastAsia="Times New Roman" w:hAnsi="Times New Roman" w:cs="Times New Roman"/>
        </w:rPr>
        <w:t xml:space="preserve"> subsequent </w:t>
      </w:r>
      <w:r w:rsidRPr="002518C6">
        <w:rPr>
          <w:rFonts w:ascii="Times New Roman" w:eastAsia="Times New Roman" w:hAnsi="Times New Roman" w:cs="Times New Roman"/>
        </w:rPr>
        <w:t>looking behavior.</w:t>
      </w:r>
    </w:p>
    <w:p w14:paraId="3C94ADE6" w14:textId="77777777" w:rsidR="002518C6" w:rsidRDefault="002518C6" w:rsidP="0036310A">
      <w:pPr>
        <w:spacing w:line="480" w:lineRule="auto"/>
        <w:ind w:firstLine="720"/>
        <w:contextualSpacing/>
        <w:rPr>
          <w:rFonts w:ascii="Times New Roman" w:eastAsia="Times New Roman" w:hAnsi="Times New Roman" w:cs="Times New Roman"/>
        </w:rPr>
      </w:pPr>
    </w:p>
    <w:tbl>
      <w:tblPr>
        <w:tblStyle w:val="TableGrid"/>
        <w:tblW w:w="1170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4"/>
        <w:gridCol w:w="5983"/>
      </w:tblGrid>
      <w:tr w:rsidR="00140894" w14:paraId="0A404C96" w14:textId="77777777" w:rsidTr="00D5504E">
        <w:trPr>
          <w:trHeight w:val="3777"/>
        </w:trPr>
        <w:tc>
          <w:tcPr>
            <w:tcW w:w="5810" w:type="dxa"/>
          </w:tcPr>
          <w:p w14:paraId="5A34CED1" w14:textId="484AD454"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9C08416" wp14:editId="3AC9E5BE">
                  <wp:extent cx="3663108" cy="2930486"/>
                  <wp:effectExtent l="0" t="0" r="0" b="3810"/>
                  <wp:docPr id="1786039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9237" name="Picture 178603923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668947" cy="2935157"/>
                          </a:xfrm>
                          <a:prstGeom prst="rect">
                            <a:avLst/>
                          </a:prstGeom>
                        </pic:spPr>
                      </pic:pic>
                    </a:graphicData>
                  </a:graphic>
                </wp:inline>
              </w:drawing>
            </w:r>
          </w:p>
        </w:tc>
        <w:tc>
          <w:tcPr>
            <w:tcW w:w="5894" w:type="dxa"/>
          </w:tcPr>
          <w:p w14:paraId="36EF0284" w14:textId="65C86943"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47B0CED" wp14:editId="30BC1ECD">
                  <wp:extent cx="3662363" cy="2929890"/>
                  <wp:effectExtent l="0" t="0" r="0" b="3810"/>
                  <wp:docPr id="544904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04021" name="Picture 54490402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673038" cy="2938430"/>
                          </a:xfrm>
                          <a:prstGeom prst="rect">
                            <a:avLst/>
                          </a:prstGeom>
                        </pic:spPr>
                      </pic:pic>
                    </a:graphicData>
                  </a:graphic>
                </wp:inline>
              </w:drawing>
            </w:r>
          </w:p>
        </w:tc>
      </w:tr>
      <w:tr w:rsidR="00140894" w14:paraId="5FF30567" w14:textId="77777777" w:rsidTr="00D5504E">
        <w:trPr>
          <w:trHeight w:val="259"/>
        </w:trPr>
        <w:tc>
          <w:tcPr>
            <w:tcW w:w="5810" w:type="dxa"/>
          </w:tcPr>
          <w:p w14:paraId="5FC6C6AB" w14:textId="0B4C5EFE"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BE4F8D0" wp14:editId="3BA872A2">
                  <wp:extent cx="3608024" cy="2886419"/>
                  <wp:effectExtent l="0" t="0" r="0" b="0"/>
                  <wp:docPr id="957033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3131" name="Picture 95703313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614501" cy="2891601"/>
                          </a:xfrm>
                          <a:prstGeom prst="rect">
                            <a:avLst/>
                          </a:prstGeom>
                        </pic:spPr>
                      </pic:pic>
                    </a:graphicData>
                  </a:graphic>
                </wp:inline>
              </w:drawing>
            </w:r>
          </w:p>
        </w:tc>
        <w:tc>
          <w:tcPr>
            <w:tcW w:w="5894" w:type="dxa"/>
          </w:tcPr>
          <w:p w14:paraId="67C08674" w14:textId="77777777" w:rsidR="00F50AEA" w:rsidRDefault="00F50AEA" w:rsidP="0036310A">
            <w:pPr>
              <w:spacing w:line="480" w:lineRule="auto"/>
              <w:contextualSpacing/>
              <w:rPr>
                <w:rFonts w:ascii="Times New Roman" w:eastAsia="Times New Roman" w:hAnsi="Times New Roman" w:cs="Times New Roman"/>
              </w:rPr>
            </w:pPr>
          </w:p>
        </w:tc>
      </w:tr>
      <w:tr w:rsidR="00140894" w14:paraId="51B38FB7" w14:textId="77777777" w:rsidTr="00D5504E">
        <w:trPr>
          <w:trHeight w:val="259"/>
        </w:trPr>
        <w:tc>
          <w:tcPr>
            <w:tcW w:w="5810" w:type="dxa"/>
          </w:tcPr>
          <w:p w14:paraId="09232487" w14:textId="7A363AA2" w:rsidR="00F50AEA" w:rsidRDefault="008353FD"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D7447D3" wp14:editId="46E5D5E4">
                  <wp:extent cx="3657600" cy="2926080"/>
                  <wp:effectExtent l="0" t="0" r="0" b="7620"/>
                  <wp:docPr id="1206132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32947" name="Picture 1206132947"/>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670146" cy="2936117"/>
                          </a:xfrm>
                          <a:prstGeom prst="rect">
                            <a:avLst/>
                          </a:prstGeom>
                        </pic:spPr>
                      </pic:pic>
                    </a:graphicData>
                  </a:graphic>
                </wp:inline>
              </w:drawing>
            </w:r>
          </w:p>
        </w:tc>
        <w:tc>
          <w:tcPr>
            <w:tcW w:w="5894" w:type="dxa"/>
          </w:tcPr>
          <w:p w14:paraId="243CF5EF" w14:textId="77777777" w:rsidR="00F50AEA" w:rsidRDefault="00F50AEA" w:rsidP="008353FD">
            <w:pPr>
              <w:keepNext/>
              <w:spacing w:line="480" w:lineRule="auto"/>
              <w:contextualSpacing/>
              <w:rPr>
                <w:rFonts w:ascii="Times New Roman" w:eastAsia="Times New Roman" w:hAnsi="Times New Roman" w:cs="Times New Roman"/>
              </w:rPr>
            </w:pPr>
          </w:p>
        </w:tc>
      </w:tr>
    </w:tbl>
    <w:p w14:paraId="3F0D9206" w14:textId="5D260FE8" w:rsidR="00FB312A" w:rsidRDefault="008353FD" w:rsidP="008353FD">
      <w:pPr>
        <w:pStyle w:val="Caption"/>
        <w:rPr>
          <w:rFonts w:ascii="Times New Roman" w:eastAsia="Times New Roman" w:hAnsi="Times New Roman" w:cs="Times New Roman"/>
        </w:rPr>
      </w:pPr>
      <w:r w:rsidRPr="00D5504E">
        <w:rPr>
          <w:rFonts w:ascii="Times New Roman" w:hAnsi="Times New Roman" w:cs="Times New Roman"/>
          <w:b/>
          <w:bCs/>
          <w:i w:val="0"/>
          <w:iCs w:val="0"/>
          <w:color w:val="000000" w:themeColor="text1"/>
          <w:sz w:val="24"/>
          <w:szCs w:val="24"/>
        </w:rPr>
        <w:t xml:space="preserve">Figure </w:t>
      </w:r>
      <w:r w:rsidRPr="00D5504E">
        <w:rPr>
          <w:rFonts w:ascii="Times New Roman" w:hAnsi="Times New Roman" w:cs="Times New Roman"/>
          <w:b/>
          <w:bCs/>
          <w:i w:val="0"/>
          <w:iCs w:val="0"/>
          <w:color w:val="000000" w:themeColor="text1"/>
          <w:sz w:val="24"/>
          <w:szCs w:val="24"/>
        </w:rPr>
        <w:fldChar w:fldCharType="begin"/>
      </w:r>
      <w:r w:rsidRPr="00D5504E">
        <w:rPr>
          <w:rFonts w:ascii="Times New Roman" w:hAnsi="Times New Roman" w:cs="Times New Roman"/>
          <w:b/>
          <w:bCs/>
          <w:i w:val="0"/>
          <w:iCs w:val="0"/>
          <w:color w:val="000000" w:themeColor="text1"/>
          <w:sz w:val="24"/>
          <w:szCs w:val="24"/>
        </w:rPr>
        <w:instrText xml:space="preserve"> SEQ Figure \* ARABIC </w:instrText>
      </w:r>
      <w:r w:rsidRPr="00D5504E">
        <w:rPr>
          <w:rFonts w:ascii="Times New Roman" w:hAnsi="Times New Roman" w:cs="Times New Roman"/>
          <w:b/>
          <w:bCs/>
          <w:i w:val="0"/>
          <w:iCs w:val="0"/>
          <w:color w:val="000000" w:themeColor="text1"/>
          <w:sz w:val="24"/>
          <w:szCs w:val="24"/>
        </w:rPr>
        <w:fldChar w:fldCharType="separate"/>
      </w:r>
      <w:ins w:id="1887" w:author="Benton, Deon" w:date="2026-05-17T00:53:00Z" w16du:dateUtc="2026-05-17T05:53:00Z">
        <w:r w:rsidR="00014507">
          <w:rPr>
            <w:rFonts w:ascii="Times New Roman" w:hAnsi="Times New Roman" w:cs="Times New Roman"/>
            <w:b/>
            <w:bCs/>
            <w:i w:val="0"/>
            <w:iCs w:val="0"/>
            <w:noProof/>
            <w:color w:val="000000" w:themeColor="text1"/>
            <w:sz w:val="24"/>
            <w:szCs w:val="24"/>
          </w:rPr>
          <w:t>21</w:t>
        </w:r>
      </w:ins>
      <w:del w:id="1888" w:author="Benton, Deon" w:date="2026-05-17T00:53:00Z" w16du:dateUtc="2026-05-17T05:53:00Z">
        <w:r w:rsidR="008D2812" w:rsidDel="00014507">
          <w:rPr>
            <w:rFonts w:ascii="Times New Roman" w:hAnsi="Times New Roman" w:cs="Times New Roman"/>
            <w:b/>
            <w:bCs/>
            <w:i w:val="0"/>
            <w:iCs w:val="0"/>
            <w:noProof/>
            <w:color w:val="000000" w:themeColor="text1"/>
            <w:sz w:val="24"/>
            <w:szCs w:val="24"/>
          </w:rPr>
          <w:delText>22</w:delText>
        </w:r>
      </w:del>
      <w:r w:rsidRPr="00D5504E">
        <w:rPr>
          <w:rFonts w:ascii="Times New Roman" w:hAnsi="Times New Roman" w:cs="Times New Roman"/>
          <w:b/>
          <w:bCs/>
          <w:i w:val="0"/>
          <w:iCs w:val="0"/>
          <w:color w:val="000000" w:themeColor="text1"/>
          <w:sz w:val="24"/>
          <w:szCs w:val="24"/>
        </w:rPr>
        <w:fldChar w:fldCharType="end"/>
      </w:r>
      <w:r w:rsidRPr="00D5504E">
        <w:rPr>
          <w:rFonts w:ascii="Times New Roman" w:hAnsi="Times New Roman" w:cs="Times New Roman"/>
          <w:b/>
          <w:bCs/>
          <w:i w:val="0"/>
          <w:iCs w:val="0"/>
          <w:color w:val="000000" w:themeColor="text1"/>
          <w:sz w:val="24"/>
          <w:szCs w:val="24"/>
        </w:rPr>
        <w:t>.</w:t>
      </w:r>
      <w:r w:rsidRPr="00D5504E">
        <w:rPr>
          <w:color w:val="000000" w:themeColor="text1"/>
        </w:rPr>
        <w:t xml:space="preserve"> </w:t>
      </w:r>
      <w:r>
        <w:rPr>
          <w:rFonts w:ascii="Times New Roman" w:hAnsi="Times New Roman" w:cs="Times New Roman"/>
          <w:i w:val="0"/>
          <w:iCs w:val="0"/>
          <w:color w:val="000000" w:themeColor="text1"/>
          <w:sz w:val="24"/>
          <w:szCs w:val="24"/>
        </w:rPr>
        <w:t>Performance of ALIAS-2. Plotted i</w:t>
      </w:r>
      <w:r w:rsidR="00812620">
        <w:rPr>
          <w:rFonts w:ascii="Times New Roman" w:hAnsi="Times New Roman" w:cs="Times New Roman"/>
          <w:i w:val="0"/>
          <w:iCs w:val="0"/>
          <w:color w:val="000000" w:themeColor="text1"/>
          <w:sz w:val="24"/>
          <w:szCs w:val="24"/>
        </w:rPr>
        <w:t>n the top row is</w:t>
      </w:r>
      <w:r>
        <w:rPr>
          <w:rFonts w:ascii="Times New Roman" w:hAnsi="Times New Roman" w:cs="Times New Roman"/>
          <w:i w:val="0"/>
          <w:iCs w:val="0"/>
          <w:color w:val="000000" w:themeColor="text1"/>
          <w:sz w:val="24"/>
          <w:szCs w:val="24"/>
        </w:rPr>
        <w:t xml:space="preserve"> the 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Efficient and Inefficient test events for networks assigned either to Experimental</w:t>
      </w:r>
      <w:r w:rsidR="00812620">
        <w:rPr>
          <w:rFonts w:ascii="Times New Roman" w:hAnsi="Times New Roman" w:cs="Times New Roman"/>
          <w:i w:val="0"/>
          <w:iCs w:val="0"/>
          <w:color w:val="000000" w:themeColor="text1"/>
          <w:sz w:val="24"/>
          <w:szCs w:val="24"/>
        </w:rPr>
        <w:t xml:space="preserve"> (top left)</w:t>
      </w:r>
      <w:r>
        <w:rPr>
          <w:rFonts w:ascii="Times New Roman" w:hAnsi="Times New Roman" w:cs="Times New Roman"/>
          <w:i w:val="0"/>
          <w:iCs w:val="0"/>
          <w:color w:val="000000" w:themeColor="text1"/>
          <w:sz w:val="24"/>
          <w:szCs w:val="24"/>
        </w:rPr>
        <w:t xml:space="preserve"> or to the Control condition</w:t>
      </w:r>
      <w:r w:rsidR="00812620">
        <w:rPr>
          <w:rFonts w:ascii="Times New Roman" w:hAnsi="Times New Roman" w:cs="Times New Roman"/>
          <w:i w:val="0"/>
          <w:iCs w:val="0"/>
          <w:color w:val="000000" w:themeColor="text1"/>
          <w:sz w:val="24"/>
          <w:szCs w:val="24"/>
        </w:rPr>
        <w:t xml:space="preserve"> (top right)</w:t>
      </w:r>
      <w:r>
        <w:rPr>
          <w:rFonts w:ascii="Times New Roman" w:hAnsi="Times New Roman" w:cs="Times New Roman"/>
          <w:i w:val="0"/>
          <w:iCs w:val="0"/>
          <w:color w:val="000000" w:themeColor="text1"/>
          <w:sz w:val="24"/>
          <w:szCs w:val="24"/>
        </w:rPr>
        <w:t xml:space="preserve"> in the Efficient Action condition. </w:t>
      </w:r>
      <w:r w:rsidR="00812620">
        <w:rPr>
          <w:rFonts w:ascii="Times New Roman" w:hAnsi="Times New Roman" w:cs="Times New Roman"/>
          <w:i w:val="0"/>
          <w:iCs w:val="0"/>
          <w:color w:val="000000" w:themeColor="text1"/>
          <w:sz w:val="24"/>
          <w:szCs w:val="24"/>
        </w:rPr>
        <w:t xml:space="preserve">Plotted in the middle row is the overall </w:t>
      </w:r>
      <w:proofErr w:type="gramStart"/>
      <w:r w:rsidR="00812620">
        <w:rPr>
          <w:rFonts w:ascii="Times New Roman" w:hAnsi="Times New Roman" w:cs="Times New Roman"/>
          <w:i w:val="0"/>
          <w:iCs w:val="0"/>
          <w:color w:val="000000" w:themeColor="text1"/>
          <w:sz w:val="24"/>
          <w:szCs w:val="24"/>
        </w:rPr>
        <w:t>mean</w:t>
      </w:r>
      <w:proofErr w:type="gramEnd"/>
      <w:r w:rsidR="00812620">
        <w:rPr>
          <w:rFonts w:ascii="Times New Roman" w:hAnsi="Times New Roman" w:cs="Times New Roman"/>
          <w:i w:val="0"/>
          <w:iCs w:val="0"/>
          <w:color w:val="000000" w:themeColor="text1"/>
          <w:sz w:val="24"/>
          <w:szCs w:val="24"/>
        </w:rPr>
        <w:t xml:space="preserve"> error to the two test events for networks assigned to the Ineffective Action condition. Plotted in the bottom row is the overall mean error to the two test events for networks assigned to the No Training Condition. </w:t>
      </w:r>
      <w:r>
        <w:rPr>
          <w:rFonts w:ascii="Times New Roman" w:hAnsi="Times New Roman" w:cs="Times New Roman"/>
          <w:i w:val="0"/>
          <w:iCs w:val="0"/>
          <w:color w:val="000000" w:themeColor="text1"/>
          <w:sz w:val="24"/>
          <w:szCs w:val="24"/>
        </w:rPr>
        <w:t>This condition corresponds to Experiment 2 in Skerry et al. (2013).</w:t>
      </w:r>
    </w:p>
    <w:p w14:paraId="77C55AA2" w14:textId="77777777" w:rsidR="00140894" w:rsidRDefault="00140894" w:rsidP="0036310A">
      <w:pPr>
        <w:spacing w:line="480" w:lineRule="auto"/>
        <w:ind w:firstLine="720"/>
        <w:contextualSpacing/>
        <w:rPr>
          <w:rFonts w:ascii="Times New Roman" w:eastAsia="Times New Roman" w:hAnsi="Times New Roman" w:cs="Times New Roman"/>
        </w:rPr>
      </w:pPr>
    </w:p>
    <w:p w14:paraId="673ADCB4" w14:textId="6809C19B" w:rsidR="00140894" w:rsidRDefault="00882CDD" w:rsidP="0014089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The results above indicate</w:t>
      </w:r>
      <w:r w:rsidR="005E6283">
        <w:rPr>
          <w:rFonts w:ascii="Times New Roman" w:eastAsia="Times New Roman" w:hAnsi="Times New Roman" w:cs="Times New Roman"/>
        </w:rPr>
        <w:t xml:space="preserve"> that</w:t>
      </w:r>
      <w:r w:rsidR="00AE04C7">
        <w:rPr>
          <w:rFonts w:ascii="Times New Roman" w:eastAsia="Times New Roman" w:hAnsi="Times New Roman" w:cs="Times New Roman"/>
        </w:rPr>
        <w:t xml:space="preserve"> </w:t>
      </w:r>
      <w:r w:rsidR="005E6283">
        <w:rPr>
          <w:rFonts w:ascii="Times New Roman" w:eastAsia="Times New Roman" w:hAnsi="Times New Roman" w:cs="Times New Roman"/>
        </w:rPr>
        <w:t xml:space="preserve">the </w:t>
      </w:r>
      <w:r w:rsidR="00AE04C7">
        <w:rPr>
          <w:rFonts w:ascii="Times New Roman" w:eastAsia="Times New Roman" w:hAnsi="Times New Roman" w:cs="Times New Roman"/>
        </w:rPr>
        <w:t>attentional boost that networks experience during the action phase</w:t>
      </w:r>
      <w:r w:rsidR="005E6283">
        <w:rPr>
          <w:rFonts w:ascii="Times New Roman" w:eastAsia="Times New Roman" w:hAnsi="Times New Roman" w:cs="Times New Roman"/>
        </w:rPr>
        <w:t xml:space="preserve"> must</w:t>
      </w:r>
      <w:r w:rsidR="00AE04C7">
        <w:rPr>
          <w:rFonts w:ascii="Times New Roman" w:eastAsia="Times New Roman" w:hAnsi="Times New Roman" w:cs="Times New Roman"/>
        </w:rPr>
        <w:t xml:space="preserve"> be short-lived for</w:t>
      </w:r>
      <w:r>
        <w:rPr>
          <w:rFonts w:ascii="Times New Roman" w:eastAsia="Times New Roman" w:hAnsi="Times New Roman" w:cs="Times New Roman"/>
        </w:rPr>
        <w:t xml:space="preserve"> ALIAS qualitatively to replicate infants’ looking behaviors in the Effective Action condition in Skerry et al. (2013)</w:t>
      </w:r>
      <w:r w:rsidR="00AE04C7">
        <w:rPr>
          <w:rFonts w:ascii="Times New Roman" w:eastAsia="Times New Roman" w:hAnsi="Times New Roman" w:cs="Times New Roman"/>
        </w:rPr>
        <w:t xml:space="preserve">; ALIAS was unable to capture infants’ looking patterns in this </w:t>
      </w:r>
      <w:r w:rsidR="007D2407">
        <w:rPr>
          <w:rFonts w:ascii="Times New Roman" w:eastAsia="Times New Roman" w:hAnsi="Times New Roman" w:cs="Times New Roman"/>
        </w:rPr>
        <w:t>condition when networks experienced a more extended attentional boost</w:t>
      </w:r>
      <w:r w:rsidR="00AE04C7">
        <w:rPr>
          <w:rFonts w:ascii="Times New Roman" w:eastAsia="Times New Roman" w:hAnsi="Times New Roman" w:cs="Times New Roman"/>
        </w:rPr>
        <w:t>. Yet, another question that these results raise</w:t>
      </w:r>
      <w:r w:rsidR="00140894">
        <w:rPr>
          <w:rFonts w:ascii="Times New Roman" w:eastAsia="Times New Roman" w:hAnsi="Times New Roman" w:cs="Times New Roman"/>
        </w:rPr>
        <w:t xml:space="preserve"> concerns</w:t>
      </w:r>
      <w:r w:rsidR="003A7256">
        <w:rPr>
          <w:rFonts w:ascii="Times New Roman" w:eastAsia="Times New Roman" w:hAnsi="Times New Roman" w:cs="Times New Roman"/>
        </w:rPr>
        <w:t xml:space="preserve"> </w:t>
      </w:r>
      <w:r w:rsidR="005E76CA">
        <w:rPr>
          <w:rFonts w:ascii="Times New Roman" w:eastAsia="Times New Roman" w:hAnsi="Times New Roman" w:cs="Times New Roman"/>
        </w:rPr>
        <w:t xml:space="preserve">to what extent </w:t>
      </w:r>
      <w:r w:rsidR="00140894">
        <w:rPr>
          <w:rFonts w:ascii="Times New Roman" w:eastAsia="Times New Roman" w:hAnsi="Times New Roman" w:cs="Times New Roman"/>
        </w:rPr>
        <w:t xml:space="preserve">ALIAS’s success in capturing infants’ </w:t>
      </w:r>
      <w:r w:rsidR="005E76CA">
        <w:rPr>
          <w:rFonts w:ascii="Times New Roman" w:eastAsia="Times New Roman" w:hAnsi="Times New Roman" w:cs="Times New Roman"/>
        </w:rPr>
        <w:t xml:space="preserve">overall </w:t>
      </w:r>
      <w:r w:rsidR="00140894">
        <w:rPr>
          <w:rFonts w:ascii="Times New Roman" w:eastAsia="Times New Roman" w:hAnsi="Times New Roman" w:cs="Times New Roman"/>
        </w:rPr>
        <w:t xml:space="preserve">looking behavior in Skerry et al. (2013) </w:t>
      </w:r>
      <w:r w:rsidR="005E76CA">
        <w:rPr>
          <w:rFonts w:ascii="Times New Roman" w:eastAsia="Times New Roman" w:hAnsi="Times New Roman" w:cs="Times New Roman"/>
        </w:rPr>
        <w:t>was</w:t>
      </w:r>
      <w:r w:rsidR="00140894">
        <w:rPr>
          <w:rFonts w:ascii="Times New Roman" w:eastAsia="Times New Roman" w:hAnsi="Times New Roman" w:cs="Times New Roman"/>
        </w:rPr>
        <w:t xml:space="preserve"> due to associative learning alone or to </w:t>
      </w:r>
      <w:r w:rsidR="007120F6">
        <w:rPr>
          <w:rFonts w:ascii="Times New Roman" w:eastAsia="Times New Roman" w:hAnsi="Times New Roman" w:cs="Times New Roman"/>
        </w:rPr>
        <w:t>this</w:t>
      </w:r>
      <w:r w:rsidR="00140894">
        <w:rPr>
          <w:rFonts w:ascii="Times New Roman" w:eastAsia="Times New Roman" w:hAnsi="Times New Roman" w:cs="Times New Roman"/>
        </w:rPr>
        <w:t xml:space="preserve"> </w:t>
      </w:r>
      <w:ins w:id="1889" w:author="Benton, Deon" w:date="2026-05-07T13:49:00Z" w16du:dateUtc="2026-05-07T18:49:00Z">
        <w:r w:rsidR="002024D6">
          <w:rPr>
            <w:rFonts w:ascii="Times New Roman" w:eastAsia="Times New Roman" w:hAnsi="Times New Roman" w:cs="Times New Roman"/>
          </w:rPr>
          <w:t xml:space="preserve">mechanism </w:t>
        </w:r>
      </w:ins>
      <w:r w:rsidR="00140894">
        <w:rPr>
          <w:rFonts w:ascii="Times New Roman" w:eastAsia="Times New Roman" w:hAnsi="Times New Roman" w:cs="Times New Roman"/>
        </w:rPr>
        <w:t xml:space="preserve">combined with the built-in assumption that </w:t>
      </w:r>
      <w:r w:rsidR="007120F6">
        <w:rPr>
          <w:rFonts w:ascii="Times New Roman" w:eastAsia="Times New Roman" w:hAnsi="Times New Roman" w:cs="Times New Roman"/>
        </w:rPr>
        <w:t>an obstacle’s salience</w:t>
      </w:r>
      <w:r w:rsidR="00140894">
        <w:rPr>
          <w:rFonts w:ascii="Times New Roman" w:eastAsia="Times New Roman" w:hAnsi="Times New Roman" w:cs="Times New Roman"/>
        </w:rPr>
        <w:t xml:space="preserve"> depends on its </w:t>
      </w:r>
      <w:ins w:id="1890" w:author="Benton, Deon" w:date="2026-05-07T13:49:00Z" w16du:dateUtc="2026-05-07T18:49:00Z">
        <w:r w:rsidR="002024D6">
          <w:rPr>
            <w:rFonts w:ascii="Times New Roman" w:eastAsia="Times New Roman" w:hAnsi="Times New Roman" w:cs="Times New Roman"/>
          </w:rPr>
          <w:t>relative spatial position.</w:t>
        </w:r>
      </w:ins>
      <w:ins w:id="1891" w:author="Benton, Deon" w:date="2026-05-07T13:50:00Z" w16du:dateUtc="2026-05-07T18:50:00Z">
        <w:r w:rsidR="002024D6">
          <w:rPr>
            <w:rFonts w:ascii="Times New Roman" w:eastAsia="Times New Roman" w:hAnsi="Times New Roman" w:cs="Times New Roman"/>
          </w:rPr>
          <w:t xml:space="preserve"> </w:t>
        </w:r>
      </w:ins>
      <w:r w:rsidR="005E76CA">
        <w:rPr>
          <w:rFonts w:ascii="Times New Roman" w:eastAsia="Times New Roman" w:hAnsi="Times New Roman" w:cs="Times New Roman"/>
        </w:rPr>
        <w:t>As in the previous simulations, o</w:t>
      </w:r>
      <w:ins w:id="1892" w:author="Benton, Deon" w:date="2026-05-07T13:50:00Z" w16du:dateUtc="2026-05-07T18:50:00Z">
        <w:r w:rsidR="002024D6">
          <w:rPr>
            <w:rFonts w:ascii="Times New Roman" w:eastAsia="Times New Roman" w:hAnsi="Times New Roman" w:cs="Times New Roman"/>
          </w:rPr>
          <w:t xml:space="preserve">ne way to answer this question is to </w:t>
        </w:r>
      </w:ins>
      <w:r w:rsidR="005E76CA">
        <w:rPr>
          <w:rFonts w:ascii="Times New Roman" w:eastAsia="Times New Roman" w:hAnsi="Times New Roman" w:cs="Times New Roman"/>
        </w:rPr>
        <w:t xml:space="preserve">assess whether ALIAS-2 is also able to reproduce infants’ looking behaviors across </w:t>
      </w:r>
      <w:r w:rsidR="008A3586">
        <w:rPr>
          <w:rFonts w:ascii="Times New Roman" w:eastAsia="Times New Roman" w:hAnsi="Times New Roman" w:cs="Times New Roman"/>
        </w:rPr>
        <w:t xml:space="preserve">the various experiments and conditions in Skerry et al. (2013); </w:t>
      </w:r>
      <w:r w:rsidR="005E76CA">
        <w:rPr>
          <w:rFonts w:ascii="Times New Roman" w:eastAsia="Times New Roman" w:hAnsi="Times New Roman" w:cs="Times New Roman"/>
        </w:rPr>
        <w:t>this</w:t>
      </w:r>
      <w:ins w:id="1893" w:author="Benton, Deon" w:date="2026-05-07T13:50:00Z" w16du:dateUtc="2026-05-07T18:50:00Z">
        <w:r w:rsidR="002024D6">
          <w:rPr>
            <w:rFonts w:ascii="Times New Roman" w:eastAsia="Times New Roman" w:hAnsi="Times New Roman" w:cs="Times New Roman"/>
          </w:rPr>
          <w:t xml:space="preserve"> version of ALIAS</w:t>
        </w:r>
      </w:ins>
      <w:r w:rsidR="005E76CA">
        <w:rPr>
          <w:rFonts w:ascii="Times New Roman" w:eastAsia="Times New Roman" w:hAnsi="Times New Roman" w:cs="Times New Roman"/>
        </w:rPr>
        <w:t xml:space="preserve"> omits differential obstacle salience.</w:t>
      </w:r>
      <w:r w:rsidR="00140894">
        <w:rPr>
          <w:rFonts w:ascii="Times New Roman" w:eastAsia="Times New Roman" w:hAnsi="Times New Roman" w:cs="Times New Roman"/>
        </w:rPr>
        <w:t xml:space="preserve"> </w:t>
      </w:r>
      <w:r w:rsidR="008A3586">
        <w:rPr>
          <w:rFonts w:ascii="Times New Roman" w:eastAsia="Times New Roman" w:hAnsi="Times New Roman" w:cs="Times New Roman"/>
        </w:rPr>
        <w:t xml:space="preserve">If this model also succeeds in accounting for </w:t>
      </w:r>
      <w:r w:rsidR="00E41CBF">
        <w:rPr>
          <w:rFonts w:ascii="Times New Roman" w:eastAsia="Times New Roman" w:hAnsi="Times New Roman" w:cs="Times New Roman"/>
        </w:rPr>
        <w:t>infants’</w:t>
      </w:r>
      <w:r w:rsidR="00E86DAC">
        <w:rPr>
          <w:rFonts w:ascii="Times New Roman" w:eastAsia="Times New Roman" w:hAnsi="Times New Roman" w:cs="Times New Roman"/>
        </w:rPr>
        <w:t xml:space="preserve"> overall pattern of looking, </w:t>
      </w:r>
      <w:r w:rsidR="008A3586">
        <w:rPr>
          <w:rFonts w:ascii="Times New Roman" w:eastAsia="Times New Roman" w:hAnsi="Times New Roman" w:cs="Times New Roman"/>
        </w:rPr>
        <w:t>then this would suggest that associative learning alone is sufficient to</w:t>
      </w:r>
      <w:r w:rsidR="00F10B23">
        <w:rPr>
          <w:rFonts w:ascii="Times New Roman" w:eastAsia="Times New Roman" w:hAnsi="Times New Roman" w:cs="Times New Roman"/>
        </w:rPr>
        <w:t xml:space="preserve"> explain Skerry et al.’s (2013) findings.</w:t>
      </w:r>
      <w:r w:rsidR="008A3586">
        <w:rPr>
          <w:rFonts w:ascii="Times New Roman" w:eastAsia="Times New Roman" w:hAnsi="Times New Roman" w:cs="Times New Roman"/>
        </w:rPr>
        <w:t xml:space="preserve"> </w:t>
      </w:r>
      <w:r w:rsidR="00E86DAC">
        <w:rPr>
          <w:rFonts w:ascii="Times New Roman" w:eastAsia="Times New Roman" w:hAnsi="Times New Roman" w:cs="Times New Roman"/>
        </w:rPr>
        <w:t xml:space="preserve">Figure 22 shows the </w:t>
      </w:r>
      <w:r w:rsidR="00792E0A">
        <w:rPr>
          <w:rFonts w:ascii="Times New Roman" w:eastAsia="Times New Roman" w:hAnsi="Times New Roman" w:cs="Times New Roman"/>
        </w:rPr>
        <w:t>performance of this model. As was true for ALIAS, networks in the Experimental condition of the Effective Action condition produced greater error to the Inefficient test event than to the Efficient one</w:t>
      </w:r>
      <w:r w:rsidR="007C1677">
        <w:rPr>
          <w:rFonts w:ascii="Times New Roman" w:eastAsia="Times New Roman" w:hAnsi="Times New Roman" w:cs="Times New Roman"/>
        </w:rPr>
        <w:t xml:space="preserve">, whereas networks in this condition’s Control condition as well as those in either the Ineffective condition or No Training condition </w:t>
      </w:r>
      <w:r w:rsidR="00083DB5">
        <w:rPr>
          <w:rFonts w:ascii="Times New Roman" w:eastAsia="Times New Roman" w:hAnsi="Times New Roman" w:cs="Times New Roman"/>
        </w:rPr>
        <w:t xml:space="preserve">produced about equivalent error to both test events. </w:t>
      </w:r>
      <w:r w:rsidR="007C1677">
        <w:rPr>
          <w:rFonts w:ascii="Times New Roman" w:eastAsia="Times New Roman" w:hAnsi="Times New Roman" w:cs="Times New Roman"/>
        </w:rPr>
        <w:t xml:space="preserve">Together, these results suggest that associative learning alone is sufficient to </w:t>
      </w:r>
      <w:r w:rsidR="00C76829">
        <w:rPr>
          <w:rFonts w:ascii="Times New Roman" w:eastAsia="Times New Roman" w:hAnsi="Times New Roman" w:cs="Times New Roman"/>
        </w:rPr>
        <w:t xml:space="preserve">account for </w:t>
      </w:r>
      <w:proofErr w:type="gramStart"/>
      <w:r w:rsidR="00750DFD">
        <w:rPr>
          <w:rFonts w:ascii="Times New Roman" w:eastAsia="Times New Roman" w:hAnsi="Times New Roman" w:cs="Times New Roman"/>
        </w:rPr>
        <w:t>all of</w:t>
      </w:r>
      <w:proofErr w:type="gramEnd"/>
      <w:r w:rsidR="00750DFD">
        <w:rPr>
          <w:rFonts w:ascii="Times New Roman" w:eastAsia="Times New Roman" w:hAnsi="Times New Roman" w:cs="Times New Roman"/>
        </w:rPr>
        <w:t xml:space="preserve"> the data</w:t>
      </w:r>
      <w:r w:rsidR="00C76829">
        <w:rPr>
          <w:rFonts w:ascii="Times New Roman" w:eastAsia="Times New Roman" w:hAnsi="Times New Roman" w:cs="Times New Roman"/>
        </w:rPr>
        <w:t xml:space="preserve"> in Skerry et al. (2013); assumptions about differential obstacle salience</w:t>
      </w:r>
      <w:r w:rsidR="00750DFD">
        <w:rPr>
          <w:rFonts w:ascii="Times New Roman" w:eastAsia="Times New Roman" w:hAnsi="Times New Roman" w:cs="Times New Roman"/>
        </w:rPr>
        <w:t>, at least here,</w:t>
      </w:r>
      <w:r w:rsidR="00C76829">
        <w:rPr>
          <w:rFonts w:ascii="Times New Roman" w:eastAsia="Times New Roman" w:hAnsi="Times New Roman" w:cs="Times New Roman"/>
        </w:rPr>
        <w:t xml:space="preserve"> are not</w:t>
      </w:r>
      <w:r w:rsidR="00A633C6">
        <w:rPr>
          <w:rFonts w:ascii="Times New Roman" w:eastAsia="Times New Roman" w:hAnsi="Times New Roman" w:cs="Times New Roman"/>
        </w:rPr>
        <w:t xml:space="preserve"> additionally</w:t>
      </w:r>
      <w:r w:rsidR="00C76829">
        <w:rPr>
          <w:rFonts w:ascii="Times New Roman" w:eastAsia="Times New Roman" w:hAnsi="Times New Roman" w:cs="Times New Roman"/>
        </w:rPr>
        <w:t xml:space="preserve"> needed.</w:t>
      </w:r>
      <w:r w:rsidR="007C1677">
        <w:rPr>
          <w:rFonts w:ascii="Times New Roman" w:eastAsia="Times New Roman" w:hAnsi="Times New Roman" w:cs="Times New Roman"/>
        </w:rPr>
        <w:t xml:space="preserve"> </w:t>
      </w:r>
    </w:p>
    <w:p w14:paraId="3ED0FB8E" w14:textId="36F35406" w:rsidR="00E41CBF" w:rsidRDefault="00E41CBF" w:rsidP="00140894">
      <w:pPr>
        <w:spacing w:line="480" w:lineRule="auto"/>
        <w:ind w:firstLine="720"/>
        <w:contextualSpacing/>
        <w:rPr>
          <w:ins w:id="1894" w:author="Benton, Deon" w:date="2026-05-10T16:01:00Z" w16du:dateUtc="2026-05-10T21:01:00Z"/>
          <w:rFonts w:ascii="Times New Roman" w:eastAsia="Times New Roman" w:hAnsi="Times New Roman" w:cs="Times New Roman"/>
        </w:rPr>
      </w:pPr>
      <w:r>
        <w:rPr>
          <w:rFonts w:ascii="Times New Roman" w:eastAsia="Times New Roman" w:hAnsi="Times New Roman" w:cs="Times New Roman"/>
        </w:rPr>
        <w:t xml:space="preserve">Taken together, the results from this simulation indicate that </w:t>
      </w:r>
      <w:r w:rsidR="00886AA5">
        <w:rPr>
          <w:rFonts w:ascii="Times New Roman" w:eastAsia="Times New Roman" w:hAnsi="Times New Roman" w:cs="Times New Roman"/>
        </w:rPr>
        <w:t>ALIAS can be extended to explain</w:t>
      </w:r>
      <w:r w:rsidR="00750DFD">
        <w:rPr>
          <w:rFonts w:ascii="Times New Roman" w:eastAsia="Times New Roman" w:hAnsi="Times New Roman" w:cs="Times New Roman"/>
        </w:rPr>
        <w:t xml:space="preserve"> the looking behavior of pre-reaching infants in Skerry et al. (2013). </w:t>
      </w:r>
      <w:r w:rsidR="00C94CF9">
        <w:rPr>
          <w:rFonts w:ascii="Times New Roman" w:eastAsia="Times New Roman" w:hAnsi="Times New Roman" w:cs="Times New Roman"/>
        </w:rPr>
        <w:t>There are three findings from this simulation that are particularly noteworthy. The first is that these results indicate</w:t>
      </w:r>
      <w:r w:rsidR="00CE2846">
        <w:rPr>
          <w:rFonts w:ascii="Times New Roman" w:eastAsia="Times New Roman" w:hAnsi="Times New Roman" w:cs="Times New Roman"/>
        </w:rPr>
        <w:t xml:space="preserve"> that ALIAS can overcome its limited</w:t>
      </w:r>
      <w:r w:rsidR="00301DF4">
        <w:rPr>
          <w:rFonts w:ascii="Times New Roman" w:eastAsia="Times New Roman" w:hAnsi="Times New Roman" w:cs="Times New Roman"/>
        </w:rPr>
        <w:t xml:space="preserve"> pretraining experience with actions to respond like </w:t>
      </w:r>
      <w:r w:rsidR="00301DF4">
        <w:rPr>
          <w:rFonts w:ascii="Times New Roman" w:eastAsia="Times New Roman" w:hAnsi="Times New Roman" w:cs="Times New Roman"/>
        </w:rPr>
        <w:lastRenderedPageBreak/>
        <w:t>older infants in a Gergely-style experiment if</w:t>
      </w:r>
      <w:r w:rsidR="00757F0B">
        <w:rPr>
          <w:rFonts w:ascii="Times New Roman" w:eastAsia="Times New Roman" w:hAnsi="Times New Roman" w:cs="Times New Roman"/>
        </w:rPr>
        <w:t>,</w:t>
      </w:r>
      <w:r w:rsidR="00301DF4">
        <w:rPr>
          <w:rFonts w:ascii="Times New Roman" w:eastAsia="Times New Roman" w:hAnsi="Times New Roman" w:cs="Times New Roman"/>
        </w:rPr>
        <w:t xml:space="preserve"> during an action phase</w:t>
      </w:r>
      <w:r w:rsidR="00757F0B">
        <w:rPr>
          <w:rFonts w:ascii="Times New Roman" w:eastAsia="Times New Roman" w:hAnsi="Times New Roman" w:cs="Times New Roman"/>
        </w:rPr>
        <w:t>,</w:t>
      </w:r>
      <w:r w:rsidR="00301DF4">
        <w:rPr>
          <w:rFonts w:ascii="Times New Roman" w:eastAsia="Times New Roman" w:hAnsi="Times New Roman" w:cs="Times New Roman"/>
        </w:rPr>
        <w:t xml:space="preserve"> its attention is </w:t>
      </w:r>
      <w:r w:rsidR="00757F0B">
        <w:rPr>
          <w:rFonts w:ascii="Times New Roman" w:eastAsia="Times New Roman" w:hAnsi="Times New Roman" w:cs="Times New Roman"/>
        </w:rPr>
        <w:t>heightened</w:t>
      </w:r>
      <w:r w:rsidR="00301DF4">
        <w:rPr>
          <w:rFonts w:ascii="Times New Roman" w:eastAsia="Times New Roman" w:hAnsi="Times New Roman" w:cs="Times New Roman"/>
        </w:rPr>
        <w:t xml:space="preserve"> sufficiently </w:t>
      </w:r>
      <w:r w:rsidR="00C94CF9">
        <w:rPr>
          <w:rFonts w:ascii="Times New Roman" w:eastAsia="Times New Roman" w:hAnsi="Times New Roman" w:cs="Times New Roman"/>
        </w:rPr>
        <w:t xml:space="preserve">to enable it robustly to encode the geometry and trajectory of its straight reaches. </w:t>
      </w:r>
      <w:r w:rsidR="00301DF4">
        <w:rPr>
          <w:rFonts w:ascii="Times New Roman" w:eastAsia="Times New Roman" w:hAnsi="Times New Roman" w:cs="Times New Roman"/>
        </w:rPr>
        <w:t xml:space="preserve"> </w:t>
      </w:r>
      <w:r w:rsidR="00DB2217">
        <w:rPr>
          <w:rFonts w:ascii="Times New Roman" w:eastAsia="Times New Roman" w:hAnsi="Times New Roman" w:cs="Times New Roman"/>
        </w:rPr>
        <w:t>The second is that, in contrast to Simulations 1 and 2 but like Simulation 4, associative learning alone was sufficient qualitatively to reproduce the full pattern of looking responses in Skerry et al. (2013);</w:t>
      </w:r>
      <w:r w:rsidR="00065F35">
        <w:rPr>
          <w:rFonts w:ascii="Times New Roman" w:eastAsia="Times New Roman" w:hAnsi="Times New Roman" w:cs="Times New Roman"/>
        </w:rPr>
        <w:t xml:space="preserve"> it was not necessary to implement the notion that peripherally located barriers are less salient than centrally located ones.</w:t>
      </w:r>
      <w:r w:rsidR="00761AF7">
        <w:rPr>
          <w:rFonts w:ascii="Times New Roman" w:eastAsia="Times New Roman" w:hAnsi="Times New Roman" w:cs="Times New Roman"/>
        </w:rPr>
        <w:t xml:space="preserve"> </w:t>
      </w:r>
      <w:r w:rsidR="00E70197" w:rsidRPr="00E70197">
        <w:rPr>
          <w:rFonts w:ascii="Times New Roman" w:eastAsia="Times New Roman" w:hAnsi="Times New Roman" w:cs="Times New Roman"/>
        </w:rPr>
        <w:t xml:space="preserve">The third is that ALIAS was only able qualitatively to reproduce infants’ looking behavior in the Effective Action condition when the attentional boost that networks experienced </w:t>
      </w:r>
      <w:r w:rsidR="00E70197">
        <w:rPr>
          <w:rFonts w:ascii="Times New Roman" w:eastAsia="Times New Roman" w:hAnsi="Times New Roman" w:cs="Times New Roman"/>
        </w:rPr>
        <w:t>during the action phase was restricted to that phase</w:t>
      </w:r>
      <w:r w:rsidR="00E70197" w:rsidRPr="00E70197">
        <w:rPr>
          <w:rFonts w:ascii="Times New Roman" w:eastAsia="Times New Roman" w:hAnsi="Times New Roman" w:cs="Times New Roman"/>
        </w:rPr>
        <w:t>; when this boost extended into the habituation phase, the model failed to account for infants’ responses</w:t>
      </w:r>
      <w:r w:rsidR="00E70197">
        <w:rPr>
          <w:rFonts w:ascii="Times New Roman" w:eastAsia="Times New Roman" w:hAnsi="Times New Roman" w:cs="Times New Roman"/>
        </w:rPr>
        <w:t>. The reason for this failure was that</w:t>
      </w:r>
      <w:r w:rsidR="00E70197" w:rsidRPr="00E70197">
        <w:rPr>
          <w:rFonts w:ascii="Times New Roman" w:eastAsia="Times New Roman" w:hAnsi="Times New Roman" w:cs="Times New Roman"/>
        </w:rPr>
        <w:t xml:space="preserve"> </w:t>
      </w:r>
      <w:r w:rsidR="00E70197">
        <w:rPr>
          <w:rFonts w:ascii="Times New Roman" w:eastAsia="Times New Roman" w:hAnsi="Times New Roman" w:cs="Times New Roman"/>
        </w:rPr>
        <w:t>networks</w:t>
      </w:r>
      <w:r w:rsidR="00E70197" w:rsidRPr="00E70197">
        <w:rPr>
          <w:rFonts w:ascii="Times New Roman" w:eastAsia="Times New Roman" w:hAnsi="Times New Roman" w:cs="Times New Roman"/>
        </w:rPr>
        <w:t xml:space="preserve"> formed robust representations of the arced motion shown during habituation that overrode their earlier representations of straight reach trajectories.</w:t>
      </w:r>
      <w:r w:rsidR="00713BAD">
        <w:rPr>
          <w:rFonts w:ascii="Times New Roman" w:eastAsia="Times New Roman" w:hAnsi="Times New Roman" w:cs="Times New Roman"/>
        </w:rPr>
        <w:t xml:space="preserve"> </w:t>
      </w:r>
    </w:p>
    <w:p w14:paraId="6BDD6731" w14:textId="69A58D9B" w:rsidR="002A40E5" w:rsidRDefault="00320B51" w:rsidP="00140894">
      <w:pPr>
        <w:spacing w:line="480" w:lineRule="auto"/>
        <w:ind w:firstLine="720"/>
        <w:contextualSpacing/>
        <w:rPr>
          <w:ins w:id="1895" w:author="Benton, Deon" w:date="2026-05-11T13:23:00Z" w16du:dateUtc="2026-05-11T18:23:00Z"/>
          <w:rFonts w:ascii="Times New Roman" w:eastAsia="Times New Roman" w:hAnsi="Times New Roman" w:cs="Times New Roman"/>
        </w:rPr>
      </w:pPr>
      <w:ins w:id="1896" w:author="Benton, Deon" w:date="2026-05-10T16:42:00Z" w16du:dateUtc="2026-05-10T21:42:00Z">
        <w:r>
          <w:rPr>
            <w:rFonts w:ascii="Times New Roman" w:eastAsia="Times New Roman" w:hAnsi="Times New Roman" w:cs="Times New Roman"/>
          </w:rPr>
          <w:t>A longstanding assumption in the deve</w:t>
        </w:r>
      </w:ins>
      <w:ins w:id="1897" w:author="Benton, Deon" w:date="2026-05-10T16:43:00Z" w16du:dateUtc="2026-05-10T21:43:00Z">
        <w:r>
          <w:rPr>
            <w:rFonts w:ascii="Times New Roman" w:eastAsia="Times New Roman" w:hAnsi="Times New Roman" w:cs="Times New Roman"/>
          </w:rPr>
          <w:t>lopmental cognitive sciences is that infants</w:t>
        </w:r>
      </w:ins>
      <w:ins w:id="1898" w:author="Benton, Deon" w:date="2026-05-10T16:49:00Z" w16du:dateUtc="2026-05-10T21:49:00Z">
        <w:r w:rsidR="00F546D6">
          <w:rPr>
            <w:rFonts w:ascii="Times New Roman" w:eastAsia="Times New Roman" w:hAnsi="Times New Roman" w:cs="Times New Roman"/>
          </w:rPr>
          <w:t xml:space="preserve"> possess domain-specific mechanisms that enable</w:t>
        </w:r>
      </w:ins>
      <w:ins w:id="1899" w:author="Benton, Deon" w:date="2026-05-10T16:50:00Z" w16du:dateUtc="2026-05-10T21:50:00Z">
        <w:r w:rsidR="00F546D6">
          <w:rPr>
            <w:rFonts w:ascii="Times New Roman" w:eastAsia="Times New Roman" w:hAnsi="Times New Roman" w:cs="Times New Roman"/>
          </w:rPr>
          <w:t xml:space="preserve"> them</w:t>
        </w:r>
      </w:ins>
      <w:ins w:id="1900" w:author="Benton, Deon" w:date="2026-05-10T16:49:00Z" w16du:dateUtc="2026-05-10T21:49:00Z">
        <w:r w:rsidR="00F546D6">
          <w:rPr>
            <w:rFonts w:ascii="Times New Roman" w:eastAsia="Times New Roman" w:hAnsi="Times New Roman" w:cs="Times New Roman"/>
          </w:rPr>
          <w:t xml:space="preserve"> to reason about</w:t>
        </w:r>
      </w:ins>
      <w:ins w:id="1901" w:author="Benton, Deon" w:date="2026-05-10T16:50:00Z" w16du:dateUtc="2026-05-10T21:50:00Z">
        <w:r w:rsidR="00F546D6">
          <w:rPr>
            <w:rFonts w:ascii="Times New Roman" w:eastAsia="Times New Roman" w:hAnsi="Times New Roman" w:cs="Times New Roman"/>
          </w:rPr>
          <w:t xml:space="preserve"> </w:t>
        </w:r>
      </w:ins>
      <w:ins w:id="1902" w:author="Benton, Deon" w:date="2026-05-10T16:49:00Z" w16du:dateUtc="2026-05-10T21:49:00Z">
        <w:r w:rsidR="00F546D6">
          <w:rPr>
            <w:rFonts w:ascii="Times New Roman" w:eastAsia="Times New Roman" w:hAnsi="Times New Roman" w:cs="Times New Roman"/>
          </w:rPr>
          <w:t>actions</w:t>
        </w:r>
      </w:ins>
      <w:ins w:id="1903" w:author="Benton, Deon" w:date="2026-05-10T16:47:00Z" w16du:dateUtc="2026-05-10T21:47:00Z">
        <w:r>
          <w:rPr>
            <w:rFonts w:ascii="Times New Roman" w:eastAsia="Times New Roman" w:hAnsi="Times New Roman" w:cs="Times New Roman"/>
          </w:rPr>
          <w:t xml:space="preserve"> </w:t>
        </w:r>
      </w:ins>
      <w:ins w:id="1904" w:author="Benton, Deon" w:date="2026-05-10T16:48:00Z" w16du:dateUtc="2026-05-10T21:48:00Z">
        <w:r>
          <w:rPr>
            <w:rFonts w:ascii="Times New Roman" w:eastAsia="Times New Roman" w:hAnsi="Times New Roman" w:cs="Times New Roman"/>
          </w:rPr>
          <w:t xml:space="preserve">in terms of </w:t>
        </w:r>
      </w:ins>
      <w:ins w:id="1905" w:author="Benton, Deon" w:date="2026-05-10T16:50:00Z" w16du:dateUtc="2026-05-10T21:50:00Z">
        <w:r w:rsidR="00F546D6">
          <w:rPr>
            <w:rFonts w:ascii="Times New Roman" w:eastAsia="Times New Roman" w:hAnsi="Times New Roman" w:cs="Times New Roman"/>
          </w:rPr>
          <w:t>their</w:t>
        </w:r>
      </w:ins>
      <w:ins w:id="1906" w:author="Benton, Deon" w:date="2026-05-10T16:46:00Z" w16du:dateUtc="2026-05-10T21:46:00Z">
        <w:r>
          <w:rPr>
            <w:rFonts w:ascii="Times New Roman" w:eastAsia="Times New Roman" w:hAnsi="Times New Roman" w:cs="Times New Roman"/>
          </w:rPr>
          <w:t xml:space="preserve"> efficiency, cost, and subjective utility.</w:t>
        </w:r>
      </w:ins>
      <w:ins w:id="1907" w:author="Benton, Deon" w:date="2026-05-10T16:51:00Z" w16du:dateUtc="2026-05-10T21:51:00Z">
        <w:r w:rsidR="00F546D6">
          <w:rPr>
            <w:rFonts w:ascii="Times New Roman" w:eastAsia="Times New Roman" w:hAnsi="Times New Roman" w:cs="Times New Roman"/>
          </w:rPr>
          <w:t xml:space="preserve"> </w:t>
        </w:r>
      </w:ins>
      <w:ins w:id="1908" w:author="Benton, Deon" w:date="2026-05-10T17:12:00Z" w16du:dateUtc="2026-05-10T22:12:00Z">
        <w:r w:rsidR="00474C41">
          <w:rPr>
            <w:rFonts w:ascii="Times New Roman" w:eastAsia="Times New Roman" w:hAnsi="Times New Roman" w:cs="Times New Roman"/>
          </w:rPr>
          <w:t>The</w:t>
        </w:r>
      </w:ins>
      <w:ins w:id="1909" w:author="Benton, Deon" w:date="2026-05-10T17:11:00Z" w16du:dateUtc="2026-05-10T22:11:00Z">
        <w:r w:rsidR="00474C41">
          <w:rPr>
            <w:rFonts w:ascii="Times New Roman" w:eastAsia="Times New Roman" w:hAnsi="Times New Roman" w:cs="Times New Roman"/>
          </w:rPr>
          <w:t xml:space="preserve"> teleological stance, </w:t>
        </w:r>
      </w:ins>
      <w:ins w:id="1910" w:author="Benton, Deon" w:date="2026-05-10T17:13:00Z" w16du:dateUtc="2026-05-10T22:13:00Z">
        <w:r w:rsidR="00474C41">
          <w:rPr>
            <w:rFonts w:ascii="Times New Roman" w:eastAsia="Times New Roman" w:hAnsi="Times New Roman" w:cs="Times New Roman"/>
          </w:rPr>
          <w:t>naïve utility calculus,</w:t>
        </w:r>
      </w:ins>
      <w:ins w:id="1911" w:author="Benton, Deon" w:date="2026-05-11T12:47:00Z" w16du:dateUtc="2026-05-11T17:47:00Z">
        <w:r w:rsidR="0072578D">
          <w:rPr>
            <w:rFonts w:ascii="Times New Roman" w:eastAsia="Times New Roman" w:hAnsi="Times New Roman" w:cs="Times New Roman"/>
          </w:rPr>
          <w:t xml:space="preserve"> a</w:t>
        </w:r>
      </w:ins>
      <w:ins w:id="1912" w:author="Benton, Deon" w:date="2026-05-11T12:48:00Z" w16du:dateUtc="2026-05-11T17:48:00Z">
        <w:r w:rsidR="0072578D">
          <w:rPr>
            <w:rFonts w:ascii="Times New Roman" w:eastAsia="Times New Roman" w:hAnsi="Times New Roman" w:cs="Times New Roman"/>
          </w:rPr>
          <w:t>nd a proposal by Liu et al. (2026)</w:t>
        </w:r>
      </w:ins>
      <w:ins w:id="1913" w:author="Benton, Deon" w:date="2026-05-10T17:13:00Z" w16du:dateUtc="2026-05-10T22:13:00Z">
        <w:r w:rsidR="00474C41">
          <w:rPr>
            <w:rFonts w:ascii="Times New Roman" w:eastAsia="Times New Roman" w:hAnsi="Times New Roman" w:cs="Times New Roman"/>
          </w:rPr>
          <w:t xml:space="preserve"> are three examples.</w:t>
        </w:r>
      </w:ins>
      <w:ins w:id="1914" w:author="Benton, Deon" w:date="2026-05-10T17:21:00Z" w16du:dateUtc="2026-05-10T22:21:00Z">
        <w:r w:rsidR="00F16C69">
          <w:rPr>
            <w:rFonts w:ascii="Times New Roman" w:eastAsia="Times New Roman" w:hAnsi="Times New Roman" w:cs="Times New Roman"/>
          </w:rPr>
          <w:t xml:space="preserve"> </w:t>
        </w:r>
        <w:r w:rsidR="00F16C69" w:rsidRPr="00F16C69">
          <w:rPr>
            <w:rFonts w:ascii="Times New Roman" w:eastAsia="Times New Roman" w:hAnsi="Times New Roman" w:cs="Times New Roman"/>
          </w:rPr>
          <w:t xml:space="preserve">Although </w:t>
        </w:r>
      </w:ins>
      <w:ins w:id="1915" w:author="Benton, Deon" w:date="2026-05-10T17:28:00Z" w16du:dateUtc="2026-05-10T22:28:00Z">
        <w:r w:rsidR="00F16C69">
          <w:rPr>
            <w:rFonts w:ascii="Times New Roman" w:eastAsia="Times New Roman" w:hAnsi="Times New Roman" w:cs="Times New Roman"/>
          </w:rPr>
          <w:t xml:space="preserve">each of these </w:t>
        </w:r>
      </w:ins>
      <w:ins w:id="1916" w:author="Benton, Deon" w:date="2026-05-10T17:45:00Z" w16du:dateUtc="2026-05-10T22:45:00Z">
        <w:r w:rsidR="00511E70">
          <w:rPr>
            <w:rFonts w:ascii="Times New Roman" w:eastAsia="Times New Roman" w:hAnsi="Times New Roman" w:cs="Times New Roman"/>
          </w:rPr>
          <w:t>perspectives</w:t>
        </w:r>
      </w:ins>
      <w:ins w:id="1917" w:author="Benton, Deon" w:date="2026-05-10T17:28:00Z" w16du:dateUtc="2026-05-10T22:28:00Z">
        <w:r w:rsidR="00F16C69">
          <w:rPr>
            <w:rFonts w:ascii="Times New Roman" w:eastAsia="Times New Roman" w:hAnsi="Times New Roman" w:cs="Times New Roman"/>
          </w:rPr>
          <w:t xml:space="preserve"> has </w:t>
        </w:r>
      </w:ins>
      <w:ins w:id="1918" w:author="Benton, Deon" w:date="2026-05-10T17:23:00Z" w16du:dateUtc="2026-05-10T22:23:00Z">
        <w:r w:rsidR="00F16C69">
          <w:rPr>
            <w:rFonts w:ascii="Times New Roman" w:eastAsia="Times New Roman" w:hAnsi="Times New Roman" w:cs="Times New Roman"/>
          </w:rPr>
          <w:t xml:space="preserve">empirical support </w:t>
        </w:r>
      </w:ins>
      <w:ins w:id="1919" w:author="Benton, Deon" w:date="2026-05-10T17:28:00Z" w16du:dateUtc="2026-05-10T22:28:00Z">
        <w:r w:rsidR="00F16C69">
          <w:rPr>
            <w:rFonts w:ascii="Times New Roman" w:eastAsia="Times New Roman" w:hAnsi="Times New Roman" w:cs="Times New Roman"/>
          </w:rPr>
          <w:t xml:space="preserve">and </w:t>
        </w:r>
      </w:ins>
      <w:ins w:id="1920" w:author="Benton, Deon" w:date="2026-05-10T17:34:00Z" w16du:dateUtc="2026-05-10T22:34:00Z">
        <w:r w:rsidR="00EE0F83">
          <w:rPr>
            <w:rFonts w:ascii="Times New Roman" w:eastAsia="Times New Roman" w:hAnsi="Times New Roman" w:cs="Times New Roman"/>
          </w:rPr>
          <w:t>intuitive appea</w:t>
        </w:r>
      </w:ins>
      <w:ins w:id="1921" w:author="Benton, Deon" w:date="2026-05-11T12:48:00Z" w16du:dateUtc="2026-05-11T17:48:00Z">
        <w:r w:rsidR="009964B5">
          <w:rPr>
            <w:rFonts w:ascii="Times New Roman" w:eastAsia="Times New Roman" w:hAnsi="Times New Roman" w:cs="Times New Roman"/>
          </w:rPr>
          <w:t xml:space="preserve">l, </w:t>
        </w:r>
      </w:ins>
      <w:ins w:id="1922" w:author="Benton, Deon" w:date="2026-05-10T17:46:00Z" w16du:dateUtc="2026-05-10T22:46:00Z">
        <w:r w:rsidR="00511E70">
          <w:rPr>
            <w:rFonts w:ascii="Times New Roman" w:eastAsia="Times New Roman" w:hAnsi="Times New Roman" w:cs="Times New Roman"/>
          </w:rPr>
          <w:t>I argue</w:t>
        </w:r>
      </w:ins>
      <w:ins w:id="1923" w:author="Benton, Deon" w:date="2026-05-11T12:48:00Z" w16du:dateUtc="2026-05-11T17:48:00Z">
        <w:r w:rsidR="009964B5">
          <w:rPr>
            <w:rFonts w:ascii="Times New Roman" w:eastAsia="Times New Roman" w:hAnsi="Times New Roman" w:cs="Times New Roman"/>
          </w:rPr>
          <w:t>d</w:t>
        </w:r>
      </w:ins>
      <w:ins w:id="1924" w:author="Benton, Deon" w:date="2026-05-10T17:46:00Z" w16du:dateUtc="2026-05-10T22:46:00Z">
        <w:r w:rsidR="00511E70">
          <w:rPr>
            <w:rFonts w:ascii="Times New Roman" w:eastAsia="Times New Roman" w:hAnsi="Times New Roman" w:cs="Times New Roman"/>
          </w:rPr>
          <w:t xml:space="preserve"> here that </w:t>
        </w:r>
      </w:ins>
      <w:ins w:id="1925" w:author="Benton, Deon" w:date="2026-05-10T17:42:00Z" w16du:dateUtc="2026-05-10T22:42:00Z">
        <w:r w:rsidR="00511E70">
          <w:rPr>
            <w:rFonts w:ascii="Times New Roman" w:eastAsia="Times New Roman" w:hAnsi="Times New Roman" w:cs="Times New Roman"/>
          </w:rPr>
          <w:t xml:space="preserve">infants’ behaviors </w:t>
        </w:r>
      </w:ins>
      <w:ins w:id="1926" w:author="Benton, Deon" w:date="2026-05-10T17:43:00Z" w16du:dateUtc="2026-05-10T22:43:00Z">
        <w:r w:rsidR="00511E70">
          <w:rPr>
            <w:rFonts w:ascii="Times New Roman" w:eastAsia="Times New Roman" w:hAnsi="Times New Roman" w:cs="Times New Roman"/>
          </w:rPr>
          <w:t xml:space="preserve">in </w:t>
        </w:r>
      </w:ins>
      <w:ins w:id="1927" w:author="Benton, Deon" w:date="2026-05-16T15:39:00Z" w16du:dateUtc="2026-05-16T20:39:00Z">
        <w:r w:rsidR="00DB0881">
          <w:rPr>
            <w:rFonts w:ascii="Times New Roman" w:eastAsia="Times New Roman" w:hAnsi="Times New Roman" w:cs="Times New Roman"/>
          </w:rPr>
          <w:t>action efficiency understanding</w:t>
        </w:r>
      </w:ins>
      <w:ins w:id="1928" w:author="Benton, Deon" w:date="2026-05-10T17:46:00Z" w16du:dateUtc="2026-05-10T22:46:00Z">
        <w:r w:rsidR="00511E70">
          <w:rPr>
            <w:rFonts w:ascii="Times New Roman" w:eastAsia="Times New Roman" w:hAnsi="Times New Roman" w:cs="Times New Roman"/>
          </w:rPr>
          <w:t xml:space="preserve"> studies </w:t>
        </w:r>
      </w:ins>
      <w:ins w:id="1929" w:author="Benton, Deon" w:date="2026-05-10T17:43:00Z" w16du:dateUtc="2026-05-10T22:43:00Z">
        <w:r w:rsidR="00511E70">
          <w:rPr>
            <w:rFonts w:ascii="Times New Roman" w:eastAsia="Times New Roman" w:hAnsi="Times New Roman" w:cs="Times New Roman"/>
          </w:rPr>
          <w:t xml:space="preserve">can be explained without </w:t>
        </w:r>
      </w:ins>
      <w:ins w:id="1930" w:author="Benton, Deon" w:date="2026-05-11T12:48:00Z" w16du:dateUtc="2026-05-11T17:48:00Z">
        <w:r w:rsidR="004F52C1">
          <w:rPr>
            <w:rFonts w:ascii="Times New Roman" w:eastAsia="Times New Roman" w:hAnsi="Times New Roman" w:cs="Times New Roman"/>
          </w:rPr>
          <w:t>appealing to them. I showed that a model</w:t>
        </w:r>
      </w:ins>
      <w:ins w:id="1931" w:author="Benton, Deon" w:date="2026-05-11T12:49:00Z" w16du:dateUtc="2026-05-11T17:49:00Z">
        <w:r w:rsidR="00370A5A">
          <w:rPr>
            <w:rFonts w:ascii="Times New Roman" w:eastAsia="Times New Roman" w:hAnsi="Times New Roman" w:cs="Times New Roman"/>
          </w:rPr>
          <w:t xml:space="preserve"> that learns via associative learning and that implements the assumption that</w:t>
        </w:r>
      </w:ins>
      <w:ins w:id="1932" w:author="Benton, Deon" w:date="2026-05-10T17:45:00Z" w16du:dateUtc="2026-05-10T22:45:00Z">
        <w:r w:rsidR="00511E70">
          <w:rPr>
            <w:rFonts w:ascii="Times New Roman" w:eastAsia="Times New Roman" w:hAnsi="Times New Roman" w:cs="Times New Roman"/>
          </w:rPr>
          <w:t xml:space="preserve"> peripherally located obstacles have reduced </w:t>
        </w:r>
      </w:ins>
      <w:ins w:id="1933" w:author="Benton, Deon" w:date="2026-05-11T12:49:00Z" w16du:dateUtc="2026-05-11T17:49:00Z">
        <w:r w:rsidR="00370A5A">
          <w:rPr>
            <w:rFonts w:ascii="Times New Roman" w:eastAsia="Times New Roman" w:hAnsi="Times New Roman" w:cs="Times New Roman"/>
          </w:rPr>
          <w:t>sa</w:t>
        </w:r>
      </w:ins>
      <w:ins w:id="1934" w:author="Benton, Deon" w:date="2026-05-11T12:50:00Z" w16du:dateUtc="2026-05-11T17:50:00Z">
        <w:r w:rsidR="00370A5A">
          <w:rPr>
            <w:rFonts w:ascii="Times New Roman" w:eastAsia="Times New Roman" w:hAnsi="Times New Roman" w:cs="Times New Roman"/>
          </w:rPr>
          <w:t>lience succeeded in capturing a range of findings in this literature. This model</w:t>
        </w:r>
      </w:ins>
      <w:ins w:id="1935" w:author="Benton, Deon" w:date="2026-05-11T12:52:00Z" w16du:dateUtc="2026-05-11T17:52:00Z">
        <w:r w:rsidR="006779F0">
          <w:rPr>
            <w:rFonts w:ascii="Times New Roman" w:eastAsia="Times New Roman" w:hAnsi="Times New Roman" w:cs="Times New Roman"/>
          </w:rPr>
          <w:t xml:space="preserve"> also</w:t>
        </w:r>
      </w:ins>
      <w:ins w:id="1936" w:author="Benton, Deon" w:date="2026-05-11T12:50:00Z" w16du:dateUtc="2026-05-11T17:50:00Z">
        <w:r w:rsidR="00370A5A">
          <w:rPr>
            <w:rFonts w:ascii="Times New Roman" w:eastAsia="Times New Roman" w:hAnsi="Times New Roman" w:cs="Times New Roman"/>
          </w:rPr>
          <w:t xml:space="preserve"> </w:t>
        </w:r>
      </w:ins>
      <w:ins w:id="1937" w:author="Benton, Deon" w:date="2026-05-11T12:51:00Z" w16du:dateUtc="2026-05-11T17:51:00Z">
        <w:r w:rsidR="006779F0">
          <w:rPr>
            <w:rFonts w:ascii="Times New Roman" w:eastAsia="Times New Roman" w:hAnsi="Times New Roman" w:cs="Times New Roman"/>
          </w:rPr>
          <w:t xml:space="preserve">accounted for a broader range of data than a version of </w:t>
        </w:r>
      </w:ins>
      <w:ins w:id="1938" w:author="Benton, Deon" w:date="2026-05-11T12:52:00Z" w16du:dateUtc="2026-05-11T17:52:00Z">
        <w:r w:rsidR="006779F0">
          <w:rPr>
            <w:rFonts w:ascii="Times New Roman" w:eastAsia="Times New Roman" w:hAnsi="Times New Roman" w:cs="Times New Roman"/>
          </w:rPr>
          <w:t>it</w:t>
        </w:r>
      </w:ins>
      <w:ins w:id="1939" w:author="Benton, Deon" w:date="2026-05-11T12:51:00Z" w16du:dateUtc="2026-05-11T17:51:00Z">
        <w:r w:rsidR="006779F0">
          <w:rPr>
            <w:rFonts w:ascii="Times New Roman" w:eastAsia="Times New Roman" w:hAnsi="Times New Roman" w:cs="Times New Roman"/>
          </w:rPr>
          <w:t xml:space="preserve"> that omit</w:t>
        </w:r>
      </w:ins>
      <w:ins w:id="1940" w:author="Benton, Deon" w:date="2026-05-11T12:52:00Z" w16du:dateUtc="2026-05-11T17:52:00Z">
        <w:r w:rsidR="006779F0">
          <w:rPr>
            <w:rFonts w:ascii="Times New Roman" w:eastAsia="Times New Roman" w:hAnsi="Times New Roman" w:cs="Times New Roman"/>
          </w:rPr>
          <w:t>ted</w:t>
        </w:r>
      </w:ins>
      <w:ins w:id="1941" w:author="Benton, Deon" w:date="2026-05-11T12:51:00Z" w16du:dateUtc="2026-05-11T17:51:00Z">
        <w:r w:rsidR="006779F0">
          <w:rPr>
            <w:rFonts w:ascii="Times New Roman" w:eastAsia="Times New Roman" w:hAnsi="Times New Roman" w:cs="Times New Roman"/>
          </w:rPr>
          <w:t xml:space="preserve"> differential obstacle salience and</w:t>
        </w:r>
      </w:ins>
      <w:ins w:id="1942" w:author="Benton, Deon" w:date="2026-05-11T12:52:00Z" w16du:dateUtc="2026-05-11T17:52:00Z">
        <w:r w:rsidR="006779F0">
          <w:rPr>
            <w:rFonts w:ascii="Times New Roman" w:eastAsia="Times New Roman" w:hAnsi="Times New Roman" w:cs="Times New Roman"/>
          </w:rPr>
          <w:t xml:space="preserve"> even</w:t>
        </w:r>
      </w:ins>
      <w:ins w:id="1943" w:author="Benton, Deon" w:date="2026-05-11T12:51:00Z" w16du:dateUtc="2026-05-11T17:51:00Z">
        <w:r w:rsidR="006779F0">
          <w:rPr>
            <w:rFonts w:ascii="Times New Roman" w:eastAsia="Times New Roman" w:hAnsi="Times New Roman" w:cs="Times New Roman"/>
          </w:rPr>
          <w:t xml:space="preserve"> outperform</w:t>
        </w:r>
      </w:ins>
      <w:ins w:id="1944" w:author="Benton, Deon" w:date="2026-05-11T12:52:00Z" w16du:dateUtc="2026-05-11T17:52:00Z">
        <w:r w:rsidR="006779F0">
          <w:rPr>
            <w:rFonts w:ascii="Times New Roman" w:eastAsia="Times New Roman" w:hAnsi="Times New Roman" w:cs="Times New Roman"/>
          </w:rPr>
          <w:t>ed</w:t>
        </w:r>
      </w:ins>
      <w:ins w:id="1945" w:author="Benton, Deon" w:date="2026-05-11T12:51:00Z" w16du:dateUtc="2026-05-11T17:51:00Z">
        <w:r w:rsidR="006779F0">
          <w:rPr>
            <w:rFonts w:ascii="Times New Roman" w:eastAsia="Times New Roman" w:hAnsi="Times New Roman" w:cs="Times New Roman"/>
          </w:rPr>
          <w:t xml:space="preserve"> alternative</w:t>
        </w:r>
      </w:ins>
      <w:ins w:id="1946" w:author="Benton, Deon" w:date="2026-05-10T17:48:00Z" w16du:dateUtc="2026-05-10T22:48:00Z">
        <w:r w:rsidR="0037083D">
          <w:rPr>
            <w:rFonts w:ascii="Times New Roman" w:eastAsia="Times New Roman" w:hAnsi="Times New Roman" w:cs="Times New Roman"/>
          </w:rPr>
          <w:t xml:space="preserve"> models </w:t>
        </w:r>
        <w:r w:rsidR="00D04EF5">
          <w:rPr>
            <w:rFonts w:ascii="Times New Roman" w:eastAsia="Times New Roman" w:hAnsi="Times New Roman" w:cs="Times New Roman"/>
          </w:rPr>
          <w:t xml:space="preserve">based on similar constructivist ideas </w:t>
        </w:r>
        <w:r w:rsidR="0037083D">
          <w:rPr>
            <w:rFonts w:ascii="Times New Roman" w:eastAsia="Times New Roman" w:hAnsi="Times New Roman" w:cs="Times New Roman"/>
          </w:rPr>
          <w:t xml:space="preserve">such as that </w:t>
        </w:r>
        <w:r w:rsidR="00814C7F">
          <w:rPr>
            <w:rFonts w:ascii="Times New Roman" w:eastAsia="Times New Roman" w:hAnsi="Times New Roman" w:cs="Times New Roman"/>
          </w:rPr>
          <w:t xml:space="preserve">by </w:t>
        </w:r>
        <w:proofErr w:type="spellStart"/>
        <w:r w:rsidR="0037083D">
          <w:rPr>
            <w:rFonts w:ascii="Times New Roman" w:eastAsia="Times New Roman" w:hAnsi="Times New Roman" w:cs="Times New Roman"/>
          </w:rPr>
          <w:t>Overwalle</w:t>
        </w:r>
        <w:proofErr w:type="spellEnd"/>
        <w:r w:rsidR="0037083D">
          <w:rPr>
            <w:rFonts w:ascii="Times New Roman" w:eastAsia="Times New Roman" w:hAnsi="Times New Roman" w:cs="Times New Roman"/>
          </w:rPr>
          <w:t xml:space="preserve"> (2010).</w:t>
        </w:r>
      </w:ins>
      <w:ins w:id="1947" w:author="Benton, Deon" w:date="2026-05-11T12:52:00Z" w16du:dateUtc="2026-05-11T17:52:00Z">
        <w:r w:rsidR="006779F0">
          <w:rPr>
            <w:rFonts w:ascii="Times New Roman" w:eastAsia="Times New Roman" w:hAnsi="Times New Roman" w:cs="Times New Roman"/>
          </w:rPr>
          <w:t xml:space="preserve"> This </w:t>
        </w:r>
      </w:ins>
      <w:ins w:id="1948" w:author="Benton, Deon" w:date="2026-05-11T12:53:00Z" w16du:dateUtc="2026-05-11T17:53:00Z">
        <w:r w:rsidR="006779F0">
          <w:rPr>
            <w:rFonts w:ascii="Times New Roman" w:eastAsia="Times New Roman" w:hAnsi="Times New Roman" w:cs="Times New Roman"/>
          </w:rPr>
          <w:t>suggests that ALIAS may be a</w:t>
        </w:r>
      </w:ins>
      <w:ins w:id="1949" w:author="Benton, Deon" w:date="2026-05-11T12:52:00Z" w16du:dateUtc="2026-05-11T17:52:00Z">
        <w:r w:rsidR="006779F0">
          <w:rPr>
            <w:rFonts w:ascii="Times New Roman" w:eastAsia="Times New Roman" w:hAnsi="Times New Roman" w:cs="Times New Roman"/>
          </w:rPr>
          <w:t xml:space="preserve"> viable cont</w:t>
        </w:r>
      </w:ins>
      <w:ins w:id="1950" w:author="Benton, Deon" w:date="2026-05-11T12:53:00Z" w16du:dateUtc="2026-05-11T17:53:00Z">
        <w:r w:rsidR="006779F0">
          <w:rPr>
            <w:rFonts w:ascii="Times New Roman" w:eastAsia="Times New Roman" w:hAnsi="Times New Roman" w:cs="Times New Roman"/>
          </w:rPr>
          <w:t>ender to</w:t>
        </w:r>
      </w:ins>
      <w:ins w:id="1951" w:author="Benton, Deon" w:date="2026-05-11T12:54:00Z" w16du:dateUtc="2026-05-11T17:54:00Z">
        <w:r w:rsidR="0049469B">
          <w:rPr>
            <w:rFonts w:ascii="Times New Roman" w:eastAsia="Times New Roman" w:hAnsi="Times New Roman" w:cs="Times New Roman"/>
          </w:rPr>
          <w:t xml:space="preserve"> existing domain-specific accounts of infants’ </w:t>
        </w:r>
      </w:ins>
      <w:ins w:id="1952" w:author="Benton, Deon" w:date="2026-05-16T15:39:00Z" w16du:dateUtc="2026-05-16T20:39:00Z">
        <w:r w:rsidR="00DB0881">
          <w:rPr>
            <w:rFonts w:ascii="Times New Roman" w:eastAsia="Times New Roman" w:hAnsi="Times New Roman" w:cs="Times New Roman"/>
          </w:rPr>
          <w:t>action efficiency understanding</w:t>
        </w:r>
      </w:ins>
      <w:ins w:id="1953" w:author="Benton, Deon" w:date="2026-05-11T12:54:00Z" w16du:dateUtc="2026-05-11T17:54:00Z">
        <w:r w:rsidR="0049469B">
          <w:rPr>
            <w:rFonts w:ascii="Times New Roman" w:eastAsia="Times New Roman" w:hAnsi="Times New Roman" w:cs="Times New Roman"/>
          </w:rPr>
          <w:t>.</w:t>
        </w:r>
      </w:ins>
      <w:ins w:id="1954" w:author="Benton, Deon" w:date="2026-05-11T13:22:00Z" w16du:dateUtc="2026-05-11T18:22:00Z">
        <w:r w:rsidR="002A40E5">
          <w:rPr>
            <w:rFonts w:ascii="Times New Roman" w:eastAsia="Times New Roman" w:hAnsi="Times New Roman" w:cs="Times New Roman"/>
          </w:rPr>
          <w:t xml:space="preserve"> </w:t>
        </w:r>
      </w:ins>
    </w:p>
    <w:p w14:paraId="39D5FEFA" w14:textId="1E21E7B9" w:rsidR="00EE0F83" w:rsidRDefault="000A4069" w:rsidP="00140894">
      <w:pPr>
        <w:spacing w:line="480" w:lineRule="auto"/>
        <w:ind w:firstLine="720"/>
        <w:contextualSpacing/>
        <w:rPr>
          <w:ins w:id="1955" w:author="Benton, Deon" w:date="2026-05-10T17:31:00Z" w16du:dateUtc="2026-05-10T22:31:00Z"/>
          <w:rFonts w:ascii="Times New Roman" w:eastAsia="Times New Roman" w:hAnsi="Times New Roman" w:cs="Times New Roman"/>
        </w:rPr>
      </w:pPr>
      <w:ins w:id="1956" w:author="Benton, Deon" w:date="2026-05-11T13:47:00Z" w16du:dateUtc="2026-05-11T18:47:00Z">
        <w:r w:rsidRPr="000A4069">
          <w:rPr>
            <w:rFonts w:ascii="Times New Roman" w:eastAsia="Times New Roman" w:hAnsi="Times New Roman" w:cs="Times New Roman"/>
          </w:rPr>
          <w:lastRenderedPageBreak/>
          <w:t xml:space="preserve">At the same time, a complete account of the mechanistic basis of infants’ looking behaviors in </w:t>
        </w:r>
      </w:ins>
      <w:ins w:id="1957" w:author="Benton, Deon" w:date="2026-05-16T15:39:00Z" w16du:dateUtc="2026-05-16T20:39:00Z">
        <w:r w:rsidR="00DB0881">
          <w:rPr>
            <w:rFonts w:ascii="Times New Roman" w:eastAsia="Times New Roman" w:hAnsi="Times New Roman" w:cs="Times New Roman"/>
          </w:rPr>
          <w:t>action efficiency understanding</w:t>
        </w:r>
      </w:ins>
      <w:ins w:id="1958" w:author="Benton, Deon" w:date="2026-05-11T13:47:00Z" w16du:dateUtc="2026-05-11T18:47:00Z">
        <w:r w:rsidRPr="000A4069">
          <w:rPr>
            <w:rFonts w:ascii="Times New Roman" w:eastAsia="Times New Roman" w:hAnsi="Times New Roman" w:cs="Times New Roman"/>
          </w:rPr>
          <w:t xml:space="preserve"> studies would do more than show that a model that instantiates it can capture existing data. Ideally, a comprehensive account would additionally generate predictions that can be tested in future behavioral experiments. The goal of the final section is to do exactly this. Specifically, ALIAS will be placed in a series of novel </w:t>
        </w:r>
      </w:ins>
      <w:proofErr w:type="gramStart"/>
      <w:ins w:id="1959" w:author="Benton, Deon" w:date="2026-05-11T13:49:00Z" w16du:dateUtc="2026-05-11T18:49:00Z">
        <w:r w:rsidR="000B65F9" w:rsidRPr="000A4069">
          <w:rPr>
            <w:rFonts w:ascii="Times New Roman" w:eastAsia="Times New Roman" w:hAnsi="Times New Roman" w:cs="Times New Roman"/>
          </w:rPr>
          <w:t>situations</w:t>
        </w:r>
        <w:proofErr w:type="gramEnd"/>
        <w:r w:rsidR="000B65F9">
          <w:rPr>
            <w:rFonts w:ascii="Times New Roman" w:eastAsia="Times New Roman" w:hAnsi="Times New Roman" w:cs="Times New Roman"/>
          </w:rPr>
          <w:t xml:space="preserve"> </w:t>
        </w:r>
      </w:ins>
      <w:ins w:id="1960" w:author="Benton, Deon" w:date="2026-05-11T13:47:00Z" w16du:dateUtc="2026-05-11T18:47:00Z">
        <w:r w:rsidRPr="000A4069">
          <w:rPr>
            <w:rFonts w:ascii="Times New Roman" w:eastAsia="Times New Roman" w:hAnsi="Times New Roman" w:cs="Times New Roman"/>
          </w:rPr>
          <w:t xml:space="preserve">and its </w:t>
        </w:r>
      </w:ins>
      <w:ins w:id="1961" w:author="Benton, Deon" w:date="2026-05-11T13:48:00Z" w16du:dateUtc="2026-05-11T18:48:00Z">
        <w:r w:rsidR="000B65F9">
          <w:rPr>
            <w:rFonts w:ascii="Times New Roman" w:eastAsia="Times New Roman" w:hAnsi="Times New Roman" w:cs="Times New Roman"/>
          </w:rPr>
          <w:t xml:space="preserve">resulting </w:t>
        </w:r>
      </w:ins>
      <w:ins w:id="1962" w:author="Benton, Deon" w:date="2026-05-11T13:49:00Z" w16du:dateUtc="2026-05-11T18:49:00Z">
        <w:r w:rsidR="000B65F9">
          <w:rPr>
            <w:rFonts w:ascii="Times New Roman" w:eastAsia="Times New Roman" w:hAnsi="Times New Roman" w:cs="Times New Roman"/>
          </w:rPr>
          <w:t xml:space="preserve">behaviors </w:t>
        </w:r>
      </w:ins>
      <w:ins w:id="1963" w:author="Benton, Deon" w:date="2026-05-11T13:47:00Z" w16du:dateUtc="2026-05-11T18:47:00Z">
        <w:r w:rsidRPr="000A4069">
          <w:rPr>
            <w:rFonts w:ascii="Times New Roman" w:eastAsia="Times New Roman" w:hAnsi="Times New Roman" w:cs="Times New Roman"/>
          </w:rPr>
          <w:t xml:space="preserve">will be assessed. These behaviors will serve both as predictions for future research on infant </w:t>
        </w:r>
      </w:ins>
      <w:ins w:id="1964" w:author="Benton, Deon" w:date="2026-05-16T15:39:00Z" w16du:dateUtc="2026-05-16T20:39:00Z">
        <w:r w:rsidR="00DB0881">
          <w:rPr>
            <w:rFonts w:ascii="Times New Roman" w:eastAsia="Times New Roman" w:hAnsi="Times New Roman" w:cs="Times New Roman"/>
          </w:rPr>
          <w:t>action efficiency understanding</w:t>
        </w:r>
      </w:ins>
      <w:ins w:id="1965" w:author="Benton, Deon" w:date="2026-05-11T13:47:00Z" w16du:dateUtc="2026-05-11T18:47:00Z">
        <w:r w:rsidRPr="000A4069">
          <w:rPr>
            <w:rFonts w:ascii="Times New Roman" w:eastAsia="Times New Roman" w:hAnsi="Times New Roman" w:cs="Times New Roman"/>
          </w:rPr>
          <w:t xml:space="preserve"> and as a basis for teasing apart the current perspective from domain-specific ones.</w:t>
        </w:r>
      </w:ins>
    </w:p>
    <w:p w14:paraId="5744CB92" w14:textId="59A144DD" w:rsidR="00474633" w:rsidDel="00522110" w:rsidRDefault="00474633" w:rsidP="00522110">
      <w:pPr>
        <w:spacing w:line="480" w:lineRule="auto"/>
        <w:contextualSpacing/>
        <w:rPr>
          <w:del w:id="1966" w:author="Benton, Deon" w:date="2026-05-11T13:49:00Z" w16du:dateUtc="2026-05-11T18:49:00Z"/>
          <w:rFonts w:ascii="Times New Roman" w:eastAsia="Times New Roman" w:hAnsi="Times New Roman" w:cs="Times New Roman"/>
        </w:rPr>
      </w:pPr>
    </w:p>
    <w:p w14:paraId="40388A46" w14:textId="314AAF6D" w:rsidR="00522110" w:rsidRPr="00CD1BA9" w:rsidRDefault="00FB1AA5" w:rsidP="00522110">
      <w:pPr>
        <w:spacing w:line="480" w:lineRule="auto"/>
        <w:contextualSpacing/>
        <w:rPr>
          <w:ins w:id="1967" w:author="Benton, Deon" w:date="2026-05-11T13:49:00Z" w16du:dateUtc="2026-05-11T18:49:00Z"/>
          <w:rFonts w:ascii="Times New Roman" w:eastAsia="Times New Roman" w:hAnsi="Times New Roman" w:cs="Times New Roman"/>
          <w:b/>
          <w:bCs/>
        </w:rPr>
      </w:pPr>
      <w:ins w:id="1968" w:author="Benton, Deon" w:date="2026-05-11T13:51:00Z" w16du:dateUtc="2026-05-11T18:51:00Z">
        <w:r w:rsidRPr="00CD1BA9">
          <w:rPr>
            <w:rFonts w:ascii="Times New Roman" w:eastAsia="Times New Roman" w:hAnsi="Times New Roman" w:cs="Times New Roman"/>
            <w:b/>
            <w:bCs/>
          </w:rPr>
          <w:t>Model predictions</w:t>
        </w:r>
      </w:ins>
    </w:p>
    <w:p w14:paraId="6355A229" w14:textId="34D5F081" w:rsidR="00140894" w:rsidRDefault="008C0E58" w:rsidP="00FA6AB7">
      <w:pPr>
        <w:tabs>
          <w:tab w:val="left" w:pos="7378"/>
        </w:tabs>
        <w:spacing w:line="480" w:lineRule="auto"/>
        <w:ind w:firstLine="720"/>
        <w:contextualSpacing/>
        <w:rPr>
          <w:ins w:id="1969" w:author="Benton, Deon" w:date="2026-05-11T16:16:00Z" w16du:dateUtc="2026-05-11T21:16:00Z"/>
          <w:rFonts w:ascii="Times New Roman" w:eastAsia="Times New Roman" w:hAnsi="Times New Roman" w:cs="Times New Roman"/>
        </w:rPr>
      </w:pPr>
      <w:ins w:id="1970" w:author="Benton, Deon" w:date="2026-05-11T15:12:00Z" w16du:dateUtc="2026-05-11T20:12:00Z">
        <w:r>
          <w:rPr>
            <w:rFonts w:ascii="Times New Roman" w:eastAsia="Times New Roman" w:hAnsi="Times New Roman" w:cs="Times New Roman"/>
          </w:rPr>
          <w:t xml:space="preserve">Computational modeling </w:t>
        </w:r>
      </w:ins>
      <w:ins w:id="1971" w:author="Benton, Deon" w:date="2026-05-11T15:13:00Z" w16du:dateUtc="2026-05-11T20:13:00Z">
        <w:r>
          <w:rPr>
            <w:rFonts w:ascii="Times New Roman" w:eastAsia="Times New Roman" w:hAnsi="Times New Roman" w:cs="Times New Roman"/>
          </w:rPr>
          <w:t>offers many benefit</w:t>
        </w:r>
        <w:r w:rsidR="00E3067B">
          <w:rPr>
            <w:rFonts w:ascii="Times New Roman" w:eastAsia="Times New Roman" w:hAnsi="Times New Roman" w:cs="Times New Roman"/>
          </w:rPr>
          <w:t>s</w:t>
        </w:r>
      </w:ins>
      <w:ins w:id="1972" w:author="Benton, Deon" w:date="2026-05-11T15:12:00Z" w16du:dateUtc="2026-05-11T20:12:00Z">
        <w:r>
          <w:rPr>
            <w:rFonts w:ascii="Times New Roman" w:eastAsia="Times New Roman" w:hAnsi="Times New Roman" w:cs="Times New Roman"/>
          </w:rPr>
          <w:t xml:space="preserve">. One is that </w:t>
        </w:r>
      </w:ins>
      <w:ins w:id="1973" w:author="Benton, Deon" w:date="2026-05-11T15:30:00Z" w16du:dateUtc="2026-05-11T20:30:00Z">
        <w:r w:rsidR="00D52E07">
          <w:rPr>
            <w:rFonts w:ascii="Times New Roman" w:eastAsia="Times New Roman" w:hAnsi="Times New Roman" w:cs="Times New Roman"/>
          </w:rPr>
          <w:t>they force</w:t>
        </w:r>
      </w:ins>
      <w:ins w:id="1974" w:author="Benton, Deon" w:date="2026-05-11T15:13:00Z" w16du:dateUtc="2026-05-11T20:13:00Z">
        <w:r w:rsidR="00E3067B">
          <w:rPr>
            <w:rFonts w:ascii="Times New Roman" w:eastAsia="Times New Roman" w:hAnsi="Times New Roman" w:cs="Times New Roman"/>
          </w:rPr>
          <w:t xml:space="preserve"> researchers to be explicit about</w:t>
        </w:r>
      </w:ins>
      <w:ins w:id="1975" w:author="Benton, Deon" w:date="2026-05-11T15:14:00Z" w16du:dateUtc="2026-05-11T20:14:00Z">
        <w:r w:rsidR="00E3067B">
          <w:rPr>
            <w:rFonts w:ascii="Times New Roman" w:eastAsia="Times New Roman" w:hAnsi="Times New Roman" w:cs="Times New Roman"/>
          </w:rPr>
          <w:t xml:space="preserve"> key terms and concepts in their verbal theories. For example, to build a working </w:t>
        </w:r>
      </w:ins>
      <w:ins w:id="1976" w:author="Benton, Deon" w:date="2026-05-11T15:32:00Z" w16du:dateUtc="2026-05-11T20:32:00Z">
        <w:r w:rsidR="0010402B">
          <w:rPr>
            <w:rFonts w:ascii="Times New Roman" w:eastAsia="Times New Roman" w:hAnsi="Times New Roman" w:cs="Times New Roman"/>
          </w:rPr>
          <w:t xml:space="preserve">model </w:t>
        </w:r>
      </w:ins>
      <w:ins w:id="1977" w:author="Benton, Deon" w:date="2026-05-11T15:15:00Z" w16du:dateUtc="2026-05-11T20:15:00Z">
        <w:r w:rsidR="00E3067B">
          <w:rPr>
            <w:rFonts w:ascii="Times New Roman" w:eastAsia="Times New Roman" w:hAnsi="Times New Roman" w:cs="Times New Roman"/>
          </w:rPr>
          <w:t>of some developmental phenomenon, theorists must be</w:t>
        </w:r>
      </w:ins>
      <w:ins w:id="1978" w:author="Benton, Deon" w:date="2026-05-11T15:16:00Z" w16du:dateUtc="2026-05-11T20:16:00Z">
        <w:r w:rsidR="009B0432">
          <w:rPr>
            <w:rFonts w:ascii="Times New Roman" w:eastAsia="Times New Roman" w:hAnsi="Times New Roman" w:cs="Times New Roman"/>
          </w:rPr>
          <w:t xml:space="preserve"> explicit about how</w:t>
        </w:r>
      </w:ins>
      <w:ins w:id="1979" w:author="Benton, Deon" w:date="2026-05-11T15:17:00Z" w16du:dateUtc="2026-05-11T20:17:00Z">
        <w:r w:rsidR="009B0432">
          <w:rPr>
            <w:rFonts w:ascii="Times New Roman" w:eastAsia="Times New Roman" w:hAnsi="Times New Roman" w:cs="Times New Roman"/>
          </w:rPr>
          <w:t xml:space="preserve"> external events are </w:t>
        </w:r>
      </w:ins>
      <w:ins w:id="1980" w:author="Benton, Deon" w:date="2026-05-11T15:18:00Z" w16du:dateUtc="2026-05-11T20:18:00Z">
        <w:r w:rsidR="007F1AA9">
          <w:rPr>
            <w:rFonts w:ascii="Times New Roman" w:eastAsia="Times New Roman" w:hAnsi="Times New Roman" w:cs="Times New Roman"/>
          </w:rPr>
          <w:t>represented, what</w:t>
        </w:r>
      </w:ins>
      <w:ins w:id="1981" w:author="Benton, Deon" w:date="2026-05-11T15:17:00Z" w16du:dateUtc="2026-05-11T20:17:00Z">
        <w:r w:rsidR="009B0432">
          <w:rPr>
            <w:rFonts w:ascii="Times New Roman" w:eastAsia="Times New Roman" w:hAnsi="Times New Roman" w:cs="Times New Roman"/>
          </w:rPr>
          <w:t xml:space="preserve"> information the model receives,</w:t>
        </w:r>
        <w:r w:rsidR="007F1AA9">
          <w:rPr>
            <w:rFonts w:ascii="Times New Roman" w:eastAsia="Times New Roman" w:hAnsi="Times New Roman" w:cs="Times New Roman"/>
          </w:rPr>
          <w:t xml:space="preserve"> </w:t>
        </w:r>
      </w:ins>
      <w:ins w:id="1982" w:author="Benton, Deon" w:date="2026-05-11T15:18:00Z" w16du:dateUtc="2026-05-11T20:18:00Z">
        <w:r w:rsidR="007F1AA9">
          <w:rPr>
            <w:rFonts w:ascii="Times New Roman" w:eastAsia="Times New Roman" w:hAnsi="Times New Roman" w:cs="Times New Roman"/>
          </w:rPr>
          <w:t xml:space="preserve">the learning rule that operates over that information, </w:t>
        </w:r>
      </w:ins>
      <w:ins w:id="1983" w:author="Benton, Deon" w:date="2026-05-11T15:19:00Z" w16du:dateUtc="2026-05-11T20:19:00Z">
        <w:r w:rsidR="007F1AA9">
          <w:rPr>
            <w:rFonts w:ascii="Times New Roman" w:eastAsia="Times New Roman" w:hAnsi="Times New Roman" w:cs="Times New Roman"/>
          </w:rPr>
          <w:t xml:space="preserve">how much exposure the model has to that information before the relevant test events, </w:t>
        </w:r>
      </w:ins>
      <w:ins w:id="1984" w:author="Benton, Deon" w:date="2026-05-11T15:18:00Z" w16du:dateUtc="2026-05-11T20:18:00Z">
        <w:r w:rsidR="007F1AA9">
          <w:rPr>
            <w:rFonts w:ascii="Times New Roman" w:eastAsia="Times New Roman" w:hAnsi="Times New Roman" w:cs="Times New Roman"/>
          </w:rPr>
          <w:t>and how the model’s internal states and outputs map onto observable behavior</w:t>
        </w:r>
      </w:ins>
      <w:ins w:id="1985" w:author="Benton, Deon" w:date="2026-05-11T15:19:00Z" w16du:dateUtc="2026-05-11T20:19:00Z">
        <w:r w:rsidR="007F1AA9">
          <w:rPr>
            <w:rFonts w:ascii="Times New Roman" w:eastAsia="Times New Roman" w:hAnsi="Times New Roman" w:cs="Times New Roman"/>
          </w:rPr>
          <w:t xml:space="preserve"> (e.g., Benton</w:t>
        </w:r>
      </w:ins>
      <w:ins w:id="1986" w:author="Benton, Deon" w:date="2026-05-11T15:21:00Z" w16du:dateUtc="2026-05-11T20:21:00Z">
        <w:r w:rsidR="00D72801">
          <w:rPr>
            <w:rFonts w:ascii="Times New Roman" w:eastAsia="Times New Roman" w:hAnsi="Times New Roman" w:cs="Times New Roman"/>
          </w:rPr>
          <w:t>, 2022, 2023</w:t>
        </w:r>
      </w:ins>
      <w:ins w:id="1987" w:author="Benton, Deon" w:date="2026-05-11T15:19:00Z" w16du:dateUtc="2026-05-11T20:19:00Z">
        <w:r w:rsidR="007F1AA9">
          <w:rPr>
            <w:rFonts w:ascii="Times New Roman" w:eastAsia="Times New Roman" w:hAnsi="Times New Roman" w:cs="Times New Roman"/>
          </w:rPr>
          <w:t>;</w:t>
        </w:r>
      </w:ins>
      <w:ins w:id="1988" w:author="Benton, Deon" w:date="2026-05-11T15:22:00Z" w16du:dateUtc="2026-05-11T20:22:00Z">
        <w:r w:rsidR="004525F4">
          <w:rPr>
            <w:rFonts w:ascii="Times New Roman" w:eastAsia="Times New Roman" w:hAnsi="Times New Roman" w:cs="Times New Roman"/>
          </w:rPr>
          <w:t xml:space="preserve"> Mareschal &amp; Thomas, 2007;</w:t>
        </w:r>
      </w:ins>
      <w:ins w:id="1989" w:author="Benton, Deon" w:date="2026-05-11T15:19:00Z" w16du:dateUtc="2026-05-11T20:19:00Z">
        <w:r w:rsidR="007F1AA9">
          <w:rPr>
            <w:rFonts w:ascii="Times New Roman" w:eastAsia="Times New Roman" w:hAnsi="Times New Roman" w:cs="Times New Roman"/>
          </w:rPr>
          <w:t xml:space="preserve"> </w:t>
        </w:r>
      </w:ins>
      <w:ins w:id="1990" w:author="Benton, Deon" w:date="2026-05-11T15:21:00Z" w16du:dateUtc="2026-05-11T20:21:00Z">
        <w:r w:rsidR="00D72801">
          <w:rPr>
            <w:rFonts w:ascii="Times New Roman" w:eastAsia="Times New Roman" w:hAnsi="Times New Roman" w:cs="Times New Roman"/>
          </w:rPr>
          <w:t xml:space="preserve">Munakata et al., 2003; </w:t>
        </w:r>
      </w:ins>
      <w:ins w:id="1991" w:author="Benton, Deon" w:date="2026-05-11T15:19:00Z" w16du:dateUtc="2026-05-11T20:19:00Z">
        <w:r w:rsidR="007F1AA9">
          <w:rPr>
            <w:rFonts w:ascii="Times New Roman" w:eastAsia="Times New Roman" w:hAnsi="Times New Roman" w:cs="Times New Roman"/>
          </w:rPr>
          <w:t>Singh et al., 20</w:t>
        </w:r>
      </w:ins>
      <w:ins w:id="1992" w:author="Benton, Deon" w:date="2026-05-11T15:20:00Z" w16du:dateUtc="2026-05-11T20:20:00Z">
        <w:r w:rsidR="00D72801">
          <w:rPr>
            <w:rFonts w:ascii="Times New Roman" w:eastAsia="Times New Roman" w:hAnsi="Times New Roman" w:cs="Times New Roman"/>
          </w:rPr>
          <w:t xml:space="preserve">25; </w:t>
        </w:r>
        <w:proofErr w:type="spellStart"/>
        <w:r w:rsidR="00D72801">
          <w:rPr>
            <w:rFonts w:ascii="Times New Roman" w:eastAsia="Times New Roman" w:hAnsi="Times New Roman" w:cs="Times New Roman"/>
          </w:rPr>
          <w:t>Yermolayeva</w:t>
        </w:r>
        <w:proofErr w:type="spellEnd"/>
        <w:r w:rsidR="00D72801">
          <w:rPr>
            <w:rFonts w:ascii="Times New Roman" w:eastAsia="Times New Roman" w:hAnsi="Times New Roman" w:cs="Times New Roman"/>
          </w:rPr>
          <w:t xml:space="preserve"> &amp; </w:t>
        </w:r>
        <w:proofErr w:type="spellStart"/>
        <w:r w:rsidR="00D72801">
          <w:rPr>
            <w:rFonts w:ascii="Times New Roman" w:eastAsia="Times New Roman" w:hAnsi="Times New Roman" w:cs="Times New Roman"/>
          </w:rPr>
          <w:t>Rakison</w:t>
        </w:r>
        <w:proofErr w:type="spellEnd"/>
        <w:r w:rsidR="00D72801">
          <w:rPr>
            <w:rFonts w:ascii="Times New Roman" w:eastAsia="Times New Roman" w:hAnsi="Times New Roman" w:cs="Times New Roman"/>
          </w:rPr>
          <w:t>, 2014)</w:t>
        </w:r>
      </w:ins>
      <w:ins w:id="1993" w:author="Benton, Deon" w:date="2026-05-11T15:24:00Z" w16du:dateUtc="2026-05-11T20:24:00Z">
        <w:r w:rsidR="00C5565B">
          <w:rPr>
            <w:rFonts w:ascii="Times New Roman" w:eastAsia="Times New Roman" w:hAnsi="Times New Roman" w:cs="Times New Roman"/>
          </w:rPr>
          <w:t xml:space="preserve">. </w:t>
        </w:r>
      </w:ins>
    </w:p>
    <w:p w14:paraId="2ADFC18C" w14:textId="77777777" w:rsidR="004C7227" w:rsidRDefault="004C7227" w:rsidP="002B35E9">
      <w:pPr>
        <w:tabs>
          <w:tab w:val="left" w:pos="7378"/>
        </w:tabs>
        <w:spacing w:line="480" w:lineRule="auto"/>
        <w:contextualSpacing/>
        <w:rPr>
          <w:rFonts w:ascii="Times New Roman" w:eastAsia="Times New Roman" w:hAnsi="Times New Roman" w:cs="Times New Roman"/>
        </w:rPr>
      </w:pPr>
    </w:p>
    <w:tbl>
      <w:tblPr>
        <w:tblStyle w:val="TableGrid"/>
        <w:tblW w:w="11945"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6"/>
        <w:gridCol w:w="5999"/>
      </w:tblGrid>
      <w:tr w:rsidR="00F33DCA" w14:paraId="5549C2AC" w14:textId="77777777" w:rsidTr="00F33DCA">
        <w:trPr>
          <w:trHeight w:val="4673"/>
        </w:trPr>
        <w:tc>
          <w:tcPr>
            <w:tcW w:w="5463" w:type="dxa"/>
          </w:tcPr>
          <w:p w14:paraId="0DE10A70" w14:textId="5D5AE5C7" w:rsidR="002B35E9" w:rsidRDefault="008C2C80" w:rsidP="004C7227">
            <w:pPr>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32DFA82" wp14:editId="776B5204">
                  <wp:extent cx="3631721" cy="2905377"/>
                  <wp:effectExtent l="0" t="0" r="6985" b="9525"/>
                  <wp:docPr id="121303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3628" name="Picture 121303628"/>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639780" cy="2911825"/>
                          </a:xfrm>
                          <a:prstGeom prst="rect">
                            <a:avLst/>
                          </a:prstGeom>
                        </pic:spPr>
                      </pic:pic>
                    </a:graphicData>
                  </a:graphic>
                </wp:inline>
              </w:drawing>
            </w:r>
          </w:p>
        </w:tc>
        <w:tc>
          <w:tcPr>
            <w:tcW w:w="6482" w:type="dxa"/>
          </w:tcPr>
          <w:p w14:paraId="0D5A1E51" w14:textId="009737CF" w:rsidR="002B35E9" w:rsidRDefault="008C2C80" w:rsidP="0005778E">
            <w:pPr>
              <w:keepNext/>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444AAFC" wp14:editId="4360E62E">
                  <wp:extent cx="3631406" cy="2905125"/>
                  <wp:effectExtent l="0" t="0" r="7620" b="0"/>
                  <wp:docPr id="655843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43430" name="Picture 655843430"/>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638446" cy="2910757"/>
                          </a:xfrm>
                          <a:prstGeom prst="rect">
                            <a:avLst/>
                          </a:prstGeom>
                        </pic:spPr>
                      </pic:pic>
                    </a:graphicData>
                  </a:graphic>
                </wp:inline>
              </w:drawing>
            </w:r>
          </w:p>
        </w:tc>
      </w:tr>
    </w:tbl>
    <w:p w14:paraId="042F2EA0" w14:textId="1B14E255" w:rsidR="002B35E9" w:rsidRDefault="0005778E" w:rsidP="0005778E">
      <w:pPr>
        <w:pStyle w:val="Caption"/>
        <w:rPr>
          <w:ins w:id="1994" w:author="Benton, Deon" w:date="2026-05-11T16:17:00Z" w16du:dateUtc="2026-05-11T21:17:00Z"/>
          <w:rFonts w:ascii="Times New Roman" w:eastAsia="Times New Roman" w:hAnsi="Times New Roman" w:cs="Times New Roman"/>
        </w:rPr>
      </w:pPr>
      <w:r w:rsidRPr="0005778E">
        <w:rPr>
          <w:rFonts w:ascii="Times New Roman" w:hAnsi="Times New Roman" w:cs="Times New Roman"/>
          <w:b/>
          <w:bCs/>
          <w:i w:val="0"/>
          <w:iCs w:val="0"/>
          <w:color w:val="000000" w:themeColor="text1"/>
          <w:sz w:val="24"/>
          <w:szCs w:val="24"/>
        </w:rPr>
        <w:t xml:space="preserve">Figure </w:t>
      </w:r>
      <w:r w:rsidRPr="0005778E">
        <w:rPr>
          <w:rFonts w:ascii="Times New Roman" w:hAnsi="Times New Roman" w:cs="Times New Roman"/>
          <w:b/>
          <w:bCs/>
          <w:i w:val="0"/>
          <w:iCs w:val="0"/>
          <w:color w:val="000000" w:themeColor="text1"/>
          <w:sz w:val="24"/>
          <w:szCs w:val="24"/>
        </w:rPr>
        <w:fldChar w:fldCharType="begin"/>
      </w:r>
      <w:r w:rsidRPr="0005778E">
        <w:rPr>
          <w:rFonts w:ascii="Times New Roman" w:hAnsi="Times New Roman" w:cs="Times New Roman"/>
          <w:b/>
          <w:bCs/>
          <w:i w:val="0"/>
          <w:iCs w:val="0"/>
          <w:color w:val="000000" w:themeColor="text1"/>
          <w:sz w:val="24"/>
          <w:szCs w:val="24"/>
        </w:rPr>
        <w:instrText xml:space="preserve"> SEQ Figure \* ARABIC </w:instrText>
      </w:r>
      <w:r w:rsidRPr="0005778E">
        <w:rPr>
          <w:rFonts w:ascii="Times New Roman" w:hAnsi="Times New Roman" w:cs="Times New Roman"/>
          <w:b/>
          <w:bCs/>
          <w:i w:val="0"/>
          <w:iCs w:val="0"/>
          <w:color w:val="000000" w:themeColor="text1"/>
          <w:sz w:val="24"/>
          <w:szCs w:val="24"/>
        </w:rPr>
        <w:fldChar w:fldCharType="separate"/>
      </w:r>
      <w:ins w:id="1995" w:author="Benton, Deon" w:date="2026-05-17T00:53:00Z" w16du:dateUtc="2026-05-17T05:53:00Z">
        <w:r w:rsidR="00014507">
          <w:rPr>
            <w:rFonts w:ascii="Times New Roman" w:hAnsi="Times New Roman" w:cs="Times New Roman"/>
            <w:b/>
            <w:bCs/>
            <w:i w:val="0"/>
            <w:iCs w:val="0"/>
            <w:noProof/>
            <w:color w:val="000000" w:themeColor="text1"/>
            <w:sz w:val="24"/>
            <w:szCs w:val="24"/>
          </w:rPr>
          <w:t>22</w:t>
        </w:r>
      </w:ins>
      <w:del w:id="1996" w:author="Benton, Deon" w:date="2026-05-17T00:53:00Z" w16du:dateUtc="2026-05-17T05:53:00Z">
        <w:r w:rsidR="008D2812" w:rsidDel="00014507">
          <w:rPr>
            <w:rFonts w:ascii="Times New Roman" w:hAnsi="Times New Roman" w:cs="Times New Roman"/>
            <w:b/>
            <w:bCs/>
            <w:i w:val="0"/>
            <w:iCs w:val="0"/>
            <w:noProof/>
            <w:color w:val="000000" w:themeColor="text1"/>
            <w:sz w:val="24"/>
            <w:szCs w:val="24"/>
          </w:rPr>
          <w:delText>23</w:delText>
        </w:r>
      </w:del>
      <w:r w:rsidRPr="0005778E">
        <w:rPr>
          <w:rFonts w:ascii="Times New Roman" w:hAnsi="Times New Roman" w:cs="Times New Roman"/>
          <w:b/>
          <w:bCs/>
          <w:i w:val="0"/>
          <w:iCs w:val="0"/>
          <w:color w:val="000000" w:themeColor="text1"/>
          <w:sz w:val="24"/>
          <w:szCs w:val="24"/>
        </w:rPr>
        <w:fldChar w:fldCharType="end"/>
      </w:r>
      <w:r w:rsidRPr="0005778E">
        <w:rPr>
          <w:rFonts w:ascii="Times New Roman" w:hAnsi="Times New Roman" w:cs="Times New Roman"/>
          <w:b/>
          <w:bCs/>
          <w:i w:val="0"/>
          <w:iCs w:val="0"/>
          <w:color w:val="000000" w:themeColor="text1"/>
          <w:sz w:val="24"/>
          <w:szCs w:val="24"/>
        </w:rPr>
        <w:t>.</w:t>
      </w:r>
      <w:r w:rsidRPr="0005778E">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Performance of ALIAS. (Left) Overall error produced to the Efficient and Inefficient test events for networks in </w:t>
      </w:r>
      <w:proofErr w:type="gramStart"/>
      <w:r>
        <w:rPr>
          <w:rFonts w:ascii="Times New Roman" w:hAnsi="Times New Roman" w:cs="Times New Roman"/>
          <w:i w:val="0"/>
          <w:iCs w:val="0"/>
          <w:color w:val="000000" w:themeColor="text1"/>
          <w:sz w:val="24"/>
          <w:szCs w:val="24"/>
        </w:rPr>
        <w:t>the Experimental</w:t>
      </w:r>
      <w:proofErr w:type="gramEnd"/>
      <w:r>
        <w:rPr>
          <w:rFonts w:ascii="Times New Roman" w:hAnsi="Times New Roman" w:cs="Times New Roman"/>
          <w:i w:val="0"/>
          <w:iCs w:val="0"/>
          <w:color w:val="000000" w:themeColor="text1"/>
          <w:sz w:val="24"/>
          <w:szCs w:val="24"/>
        </w:rPr>
        <w:t xml:space="preserve"> condition. (Right) Overall error produced to the Efficient and Inefficient test events for networks in the Control condition. </w:t>
      </w:r>
      <w:r w:rsidR="00E83320">
        <w:rPr>
          <w:rFonts w:ascii="Times New Roman" w:hAnsi="Times New Roman" w:cs="Times New Roman"/>
          <w:i w:val="0"/>
          <w:iCs w:val="0"/>
          <w:color w:val="000000" w:themeColor="text1"/>
          <w:sz w:val="24"/>
          <w:szCs w:val="24"/>
        </w:rPr>
        <w:t>The barrier shown during habituation for this simulation appeared directly above rather than beneath arced motion</w:t>
      </w:r>
      <w:r>
        <w:rPr>
          <w:rFonts w:ascii="Times New Roman" w:hAnsi="Times New Roman" w:cs="Times New Roman"/>
          <w:i w:val="0"/>
          <w:iCs w:val="0"/>
          <w:color w:val="000000" w:themeColor="text1"/>
          <w:sz w:val="24"/>
          <w:szCs w:val="24"/>
        </w:rPr>
        <w:t>.</w:t>
      </w:r>
    </w:p>
    <w:p w14:paraId="1669E969" w14:textId="77777777" w:rsidR="004C7227" w:rsidRDefault="004C7227" w:rsidP="00CD50EB">
      <w:pPr>
        <w:tabs>
          <w:tab w:val="left" w:pos="7378"/>
        </w:tabs>
        <w:spacing w:line="480" w:lineRule="auto"/>
        <w:contextualSpacing/>
        <w:rPr>
          <w:ins w:id="1997" w:author="Benton, Deon" w:date="2026-05-11T15:24:00Z" w16du:dateUtc="2026-05-11T20:24:00Z"/>
          <w:rFonts w:ascii="Times New Roman" w:eastAsia="Times New Roman" w:hAnsi="Times New Roman" w:cs="Times New Roman"/>
        </w:rPr>
      </w:pPr>
    </w:p>
    <w:p w14:paraId="53DFF34D" w14:textId="0499E8A2" w:rsidR="001F3FC4" w:rsidRDefault="003773A2" w:rsidP="00FA6AB7">
      <w:pPr>
        <w:tabs>
          <w:tab w:val="left" w:pos="7378"/>
        </w:tabs>
        <w:spacing w:line="480" w:lineRule="auto"/>
        <w:ind w:firstLine="720"/>
        <w:contextualSpacing/>
        <w:rPr>
          <w:rFonts w:ascii="Times New Roman" w:eastAsia="Times New Roman" w:hAnsi="Times New Roman" w:cs="Times New Roman"/>
        </w:rPr>
      </w:pPr>
      <w:ins w:id="1998" w:author="Benton, Deon" w:date="2026-05-11T15:50:00Z" w16du:dateUtc="2026-05-11T20:50:00Z">
        <w:r w:rsidRPr="003773A2">
          <w:rPr>
            <w:rFonts w:ascii="Times New Roman" w:eastAsia="Times New Roman" w:hAnsi="Times New Roman" w:cs="Times New Roman"/>
          </w:rPr>
          <w:t xml:space="preserve">Another benefit of </w:t>
        </w:r>
      </w:ins>
      <w:r w:rsidR="00A621A9">
        <w:rPr>
          <w:rFonts w:ascii="Times New Roman" w:eastAsia="Times New Roman" w:hAnsi="Times New Roman" w:cs="Times New Roman"/>
        </w:rPr>
        <w:t>developing computational models</w:t>
      </w:r>
      <w:ins w:id="1999" w:author="Benton, Deon" w:date="2026-05-11T15:50:00Z" w16du:dateUtc="2026-05-11T20:50:00Z">
        <w:r w:rsidRPr="003773A2">
          <w:rPr>
            <w:rFonts w:ascii="Times New Roman" w:eastAsia="Times New Roman" w:hAnsi="Times New Roman" w:cs="Times New Roman"/>
          </w:rPr>
          <w:t xml:space="preserve"> is that </w:t>
        </w:r>
      </w:ins>
      <w:r w:rsidR="00A621A9">
        <w:rPr>
          <w:rFonts w:ascii="Times New Roman" w:eastAsia="Times New Roman" w:hAnsi="Times New Roman" w:cs="Times New Roman"/>
        </w:rPr>
        <w:t>their behavior</w:t>
      </w:r>
      <w:ins w:id="2000" w:author="Benton, Deon" w:date="2026-05-11T15:50:00Z" w16du:dateUtc="2026-05-11T20:50:00Z">
        <w:r w:rsidRPr="003773A2">
          <w:rPr>
            <w:rFonts w:ascii="Times New Roman" w:eastAsia="Times New Roman" w:hAnsi="Times New Roman" w:cs="Times New Roman"/>
          </w:rPr>
          <w:t xml:space="preserve"> in novel situations can serve as testable predictions for future research. In the current context, for example,</w:t>
        </w:r>
      </w:ins>
      <w:ins w:id="2001" w:author="Benton, Deon" w:date="2026-05-11T15:51:00Z" w16du:dateUtc="2026-05-11T20:51:00Z">
        <w:r w:rsidR="00D71F2D">
          <w:rPr>
            <w:rFonts w:ascii="Times New Roman" w:eastAsia="Times New Roman" w:hAnsi="Times New Roman" w:cs="Times New Roman"/>
          </w:rPr>
          <w:t xml:space="preserve"> a potentially interesting question concerns</w:t>
        </w:r>
      </w:ins>
      <w:ins w:id="2002" w:author="Benton, Deon" w:date="2026-05-11T15:50:00Z" w16du:dateUtc="2026-05-11T20:50:00Z">
        <w:r w:rsidRPr="003773A2">
          <w:rPr>
            <w:rFonts w:ascii="Times New Roman" w:eastAsia="Times New Roman" w:hAnsi="Times New Roman" w:cs="Times New Roman"/>
          </w:rPr>
          <w:t xml:space="preserve"> how ALIAS would respond if, instead of being habituated to an event in which an agent jumps over a barrier</w:t>
        </w:r>
      </w:ins>
      <w:ins w:id="2003" w:author="Benton, Deon" w:date="2026-05-11T15:53:00Z" w16du:dateUtc="2026-05-11T20:53:00Z">
        <w:r w:rsidR="00D71F2D">
          <w:rPr>
            <w:rFonts w:ascii="Times New Roman" w:eastAsia="Times New Roman" w:hAnsi="Times New Roman" w:cs="Times New Roman"/>
          </w:rPr>
          <w:t xml:space="preserve"> that is</w:t>
        </w:r>
      </w:ins>
      <w:ins w:id="2004" w:author="Benton, Deon" w:date="2026-05-11T15:50:00Z" w16du:dateUtc="2026-05-11T20:50:00Z">
        <w:r w:rsidRPr="003773A2">
          <w:rPr>
            <w:rFonts w:ascii="Times New Roman" w:eastAsia="Times New Roman" w:hAnsi="Times New Roman" w:cs="Times New Roman"/>
          </w:rPr>
          <w:t xml:space="preserve"> tethered to the ground</w:t>
        </w:r>
      </w:ins>
      <w:ins w:id="2005" w:author="Benton, Deon" w:date="2026-05-11T15:53:00Z" w16du:dateUtc="2026-05-11T20:53:00Z">
        <w:r w:rsidR="00D71F2D">
          <w:rPr>
            <w:rFonts w:ascii="Times New Roman" w:eastAsia="Times New Roman" w:hAnsi="Times New Roman" w:cs="Times New Roman"/>
          </w:rPr>
          <w:t xml:space="preserve"> as is typical in these studies</w:t>
        </w:r>
      </w:ins>
      <w:ins w:id="2006" w:author="Benton, Deon" w:date="2026-05-11T15:50:00Z" w16du:dateUtc="2026-05-11T20:50:00Z">
        <w:r w:rsidRPr="003773A2">
          <w:rPr>
            <w:rFonts w:ascii="Times New Roman" w:eastAsia="Times New Roman" w:hAnsi="Times New Roman" w:cs="Times New Roman"/>
          </w:rPr>
          <w:t xml:space="preserve">, networks were habituated to an event in which the barrier was positioned just above the apex of the agent’s jump trajectory. </w:t>
        </w:r>
      </w:ins>
      <w:ins w:id="2007" w:author="Benton, Deon" w:date="2026-05-11T15:57:00Z" w16du:dateUtc="2026-05-11T20:57:00Z">
        <w:r w:rsidR="00B51CD7" w:rsidRPr="00B51CD7">
          <w:rPr>
            <w:rFonts w:ascii="Times New Roman" w:eastAsia="Times New Roman" w:hAnsi="Times New Roman" w:cs="Times New Roman"/>
          </w:rPr>
          <w:t xml:space="preserve">If the current account is correct that infants’ looking behavior in </w:t>
        </w:r>
      </w:ins>
      <w:ins w:id="2008" w:author="Benton, Deon" w:date="2026-05-16T15:39:00Z" w16du:dateUtc="2026-05-16T20:39:00Z">
        <w:r w:rsidR="00DB0881">
          <w:rPr>
            <w:rFonts w:ascii="Times New Roman" w:eastAsia="Times New Roman" w:hAnsi="Times New Roman" w:cs="Times New Roman"/>
          </w:rPr>
          <w:t>action efficiency understanding</w:t>
        </w:r>
      </w:ins>
      <w:ins w:id="2009" w:author="Benton, Deon" w:date="2026-05-11T15:57:00Z" w16du:dateUtc="2026-05-11T20:57:00Z">
        <w:r w:rsidR="00B51CD7" w:rsidRPr="00B51CD7">
          <w:rPr>
            <w:rFonts w:ascii="Times New Roman" w:eastAsia="Times New Roman" w:hAnsi="Times New Roman" w:cs="Times New Roman"/>
          </w:rPr>
          <w:t xml:space="preserve"> studies in part reflects associative learning, then networks should form as robust an association between the curved motion and the obstacle in this anomalous configuration as when the obstacle is located directly beneath the motion</w:t>
        </w:r>
      </w:ins>
      <w:ins w:id="2010" w:author="Benton, Deon" w:date="2026-05-11T16:00:00Z" w16du:dateUtc="2026-05-11T21:00:00Z">
        <w:r w:rsidR="009D7B9A">
          <w:rPr>
            <w:rFonts w:ascii="Times New Roman" w:eastAsia="Times New Roman" w:hAnsi="Times New Roman" w:cs="Times New Roman"/>
          </w:rPr>
          <w:t>. T</w:t>
        </w:r>
        <w:r w:rsidR="009D7B9A" w:rsidRPr="009D7B9A">
          <w:rPr>
            <w:rFonts w:ascii="Times New Roman" w:eastAsia="Times New Roman" w:hAnsi="Times New Roman" w:cs="Times New Roman"/>
          </w:rPr>
          <w:t xml:space="preserve">his is because, on the current account, the </w:t>
        </w:r>
      </w:ins>
      <w:ins w:id="2011" w:author="Benton, Deon" w:date="2026-05-11T16:03:00Z" w16du:dateUtc="2026-05-11T21:03:00Z">
        <w:r w:rsidR="007B31A4">
          <w:rPr>
            <w:rFonts w:ascii="Times New Roman" w:eastAsia="Times New Roman" w:hAnsi="Times New Roman" w:cs="Times New Roman"/>
          </w:rPr>
          <w:t>critical factor determining</w:t>
        </w:r>
      </w:ins>
      <w:ins w:id="2012" w:author="Benton, Deon" w:date="2026-05-11T16:01:00Z" w16du:dateUtc="2026-05-11T21:01:00Z">
        <w:r w:rsidR="009D7B9A">
          <w:rPr>
            <w:rFonts w:ascii="Times New Roman" w:eastAsia="Times New Roman" w:hAnsi="Times New Roman" w:cs="Times New Roman"/>
          </w:rPr>
          <w:t xml:space="preserve"> whether a </w:t>
        </w:r>
      </w:ins>
      <w:ins w:id="2013" w:author="Benton, Deon" w:date="2026-05-11T16:03:00Z" w16du:dateUtc="2026-05-11T21:03:00Z">
        <w:r w:rsidR="007B31A4">
          <w:rPr>
            <w:rFonts w:ascii="Times New Roman" w:eastAsia="Times New Roman" w:hAnsi="Times New Roman" w:cs="Times New Roman"/>
          </w:rPr>
          <w:t xml:space="preserve">strong </w:t>
        </w:r>
      </w:ins>
      <w:ins w:id="2014" w:author="Benton, Deon" w:date="2026-05-11T16:00:00Z" w16du:dateUtc="2026-05-11T21:00:00Z">
        <w:r w:rsidR="009D7B9A" w:rsidRPr="009D7B9A">
          <w:rPr>
            <w:rFonts w:ascii="Times New Roman" w:eastAsia="Times New Roman" w:hAnsi="Times New Roman" w:cs="Times New Roman"/>
          </w:rPr>
          <w:t xml:space="preserve">association is formed between an obstacle and arced motion is whether the obstacle is visually </w:t>
        </w:r>
        <w:r w:rsidR="009D7B9A" w:rsidRPr="009D7B9A">
          <w:rPr>
            <w:rFonts w:ascii="Times New Roman" w:eastAsia="Times New Roman" w:hAnsi="Times New Roman" w:cs="Times New Roman"/>
          </w:rPr>
          <w:lastRenderedPageBreak/>
          <w:t xml:space="preserve">salient; </w:t>
        </w:r>
      </w:ins>
      <w:ins w:id="2015" w:author="Benton, Deon" w:date="2026-05-11T16:04:00Z" w16du:dateUtc="2026-05-11T21:04:00Z">
        <w:r w:rsidR="007B31A4" w:rsidRPr="007B31A4">
          <w:rPr>
            <w:rFonts w:ascii="Times New Roman" w:eastAsia="Times New Roman" w:hAnsi="Times New Roman" w:cs="Times New Roman"/>
          </w:rPr>
          <w:t>positioning the obstacle in the immediate vicinity of the motion trajectory ensures that it is</w:t>
        </w:r>
      </w:ins>
      <w:ins w:id="2016" w:author="Benton, Deon" w:date="2026-05-11T16:00:00Z" w16du:dateUtc="2026-05-11T21:00:00Z">
        <w:r w:rsidR="009D7B9A" w:rsidRPr="009D7B9A">
          <w:rPr>
            <w:rFonts w:ascii="Times New Roman" w:eastAsia="Times New Roman" w:hAnsi="Times New Roman" w:cs="Times New Roman"/>
          </w:rPr>
          <w:t>.</w:t>
        </w:r>
      </w:ins>
      <w:ins w:id="2017" w:author="Benton, Deon" w:date="2026-05-11T16:01:00Z" w16du:dateUtc="2026-05-11T21:01:00Z">
        <w:r w:rsidR="009D7B9A">
          <w:rPr>
            <w:rFonts w:ascii="Times New Roman" w:eastAsia="Times New Roman" w:hAnsi="Times New Roman" w:cs="Times New Roman"/>
          </w:rPr>
          <w:t xml:space="preserve"> </w:t>
        </w:r>
      </w:ins>
      <w:r w:rsidR="002D6E2E">
        <w:rPr>
          <w:rFonts w:ascii="Times New Roman" w:eastAsia="Times New Roman" w:hAnsi="Times New Roman" w:cs="Times New Roman"/>
        </w:rPr>
        <w:t xml:space="preserve">If, instead, </w:t>
      </w:r>
      <w:proofErr w:type="gramStart"/>
      <w:r w:rsidR="002D6E2E">
        <w:rPr>
          <w:rFonts w:ascii="Times New Roman" w:eastAsia="Times New Roman" w:hAnsi="Times New Roman" w:cs="Times New Roman"/>
        </w:rPr>
        <w:t>infants’</w:t>
      </w:r>
      <w:proofErr w:type="gramEnd"/>
      <w:r w:rsidR="002D6E2E">
        <w:rPr>
          <w:rFonts w:ascii="Times New Roman" w:eastAsia="Times New Roman" w:hAnsi="Times New Roman" w:cs="Times New Roman"/>
        </w:rPr>
        <w:t xml:space="preserve"> process others’ actions in terms of a teleological stance, a naïve utility calculus, </w:t>
      </w:r>
      <w:r w:rsidR="00136AAF">
        <w:rPr>
          <w:rFonts w:ascii="Times New Roman" w:eastAsia="Times New Roman" w:hAnsi="Times New Roman" w:cs="Times New Roman"/>
        </w:rPr>
        <w:t xml:space="preserve">a </w:t>
      </w:r>
      <w:r w:rsidR="0029294F">
        <w:rPr>
          <w:rFonts w:ascii="Times New Roman" w:eastAsia="Times New Roman" w:hAnsi="Times New Roman" w:cs="Times New Roman"/>
        </w:rPr>
        <w:t xml:space="preserve">naïve psychology system that receives input from a naïve physics system, </w:t>
      </w:r>
      <w:r w:rsidR="00136AAF">
        <w:rPr>
          <w:rFonts w:ascii="Times New Roman" w:eastAsia="Times New Roman" w:hAnsi="Times New Roman" w:cs="Times New Roman"/>
        </w:rPr>
        <w:t xml:space="preserve">or some combination of all three, </w:t>
      </w:r>
      <w:r w:rsidR="0029294F">
        <w:rPr>
          <w:rFonts w:ascii="Times New Roman" w:eastAsia="Times New Roman" w:hAnsi="Times New Roman" w:cs="Times New Roman"/>
        </w:rPr>
        <w:t>then infants in both conditions should equally long at both test events.</w:t>
      </w:r>
      <w:r w:rsidR="00136AAF">
        <w:rPr>
          <w:rFonts w:ascii="Times New Roman" w:eastAsia="Times New Roman" w:hAnsi="Times New Roman" w:cs="Times New Roman"/>
        </w:rPr>
        <w:t xml:space="preserve"> </w:t>
      </w:r>
      <w:r w:rsidR="00790937" w:rsidRPr="00790937">
        <w:rPr>
          <w:rFonts w:ascii="Times New Roman" w:eastAsia="Times New Roman" w:hAnsi="Times New Roman" w:cs="Times New Roman"/>
        </w:rPr>
        <w:t>This is because neither the habituation event in the Experimental condition nor that in the Control condition depicts behavior that could reasonably be construed as rational or efficient given the physical constraints of the scene</w:t>
      </w:r>
      <w:r w:rsidR="00790937">
        <w:rPr>
          <w:rFonts w:ascii="Times New Roman" w:eastAsia="Times New Roman" w:hAnsi="Times New Roman" w:cs="Times New Roman"/>
        </w:rPr>
        <w:t>.</w:t>
      </w:r>
      <w:r w:rsidR="00895D02">
        <w:rPr>
          <w:rFonts w:ascii="Times New Roman" w:eastAsia="Times New Roman" w:hAnsi="Times New Roman" w:cs="Times New Roman"/>
        </w:rPr>
        <w:t xml:space="preserve"> As a result, infants might be expected to suspend any expectation for rational or efficient action in the future.</w:t>
      </w:r>
      <w:r w:rsidR="00790937">
        <w:rPr>
          <w:rFonts w:ascii="Times New Roman" w:eastAsia="Times New Roman" w:hAnsi="Times New Roman" w:cs="Times New Roman"/>
        </w:rPr>
        <w:t xml:space="preserve"> </w:t>
      </w:r>
    </w:p>
    <w:p w14:paraId="2268020C" w14:textId="7BA283DD" w:rsidR="005B4E59" w:rsidRDefault="001F3FC4"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first simulation reported in this section</w:t>
      </w:r>
      <w:ins w:id="2018" w:author="Benton, Deon" w:date="2026-05-11T16:15:00Z" w16du:dateUtc="2026-05-11T21:15:00Z">
        <w:r w:rsidR="006A350C" w:rsidRPr="006A350C">
          <w:rPr>
            <w:rFonts w:ascii="Times New Roman" w:eastAsia="Times New Roman" w:hAnsi="Times New Roman" w:cs="Times New Roman"/>
          </w:rPr>
          <w:t xml:space="preserve"> was identical to Simulation 1A</w:t>
        </w:r>
      </w:ins>
      <w:r w:rsidR="00CF5C40">
        <w:rPr>
          <w:rFonts w:ascii="Times New Roman" w:eastAsia="Times New Roman" w:hAnsi="Times New Roman" w:cs="Times New Roman"/>
        </w:rPr>
        <w:t xml:space="preserve"> with two exceptions. First,</w:t>
      </w:r>
      <w:ins w:id="2019" w:author="Benton, Deon" w:date="2026-05-11T16:15:00Z" w16du:dateUtc="2026-05-11T21:15:00Z">
        <w:r w:rsidR="006A350C" w:rsidRPr="006A350C">
          <w:rPr>
            <w:rFonts w:ascii="Times New Roman" w:eastAsia="Times New Roman" w:hAnsi="Times New Roman" w:cs="Times New Roman"/>
          </w:rPr>
          <w:t xml:space="preserve"> a fourth unit was added to the Obstacle Horizontal Position input and output groups. This unit corresponded to a location that</w:t>
        </w:r>
        <w:r w:rsidR="006A350C">
          <w:rPr>
            <w:rFonts w:ascii="Times New Roman" w:eastAsia="Times New Roman" w:hAnsi="Times New Roman" w:cs="Times New Roman"/>
          </w:rPr>
          <w:t xml:space="preserve"> appeared</w:t>
        </w:r>
        <w:r w:rsidR="006A350C" w:rsidRPr="006A350C">
          <w:rPr>
            <w:rFonts w:ascii="Times New Roman" w:eastAsia="Times New Roman" w:hAnsi="Times New Roman" w:cs="Times New Roman"/>
          </w:rPr>
          <w:t xml:space="preserve"> directly above </w:t>
        </w:r>
        <w:r w:rsidR="006A350C">
          <w:rPr>
            <w:rFonts w:ascii="Times New Roman" w:eastAsia="Times New Roman" w:hAnsi="Times New Roman" w:cs="Times New Roman"/>
          </w:rPr>
          <w:t>arced motion when paired with it</w:t>
        </w:r>
        <w:r w:rsidR="006A350C" w:rsidRPr="006A350C">
          <w:rPr>
            <w:rFonts w:ascii="Times New Roman" w:eastAsia="Times New Roman" w:hAnsi="Times New Roman" w:cs="Times New Roman"/>
          </w:rPr>
          <w:t xml:space="preserve">. </w:t>
        </w:r>
      </w:ins>
      <w:r w:rsidR="0096759E" w:rsidRPr="0096759E">
        <w:rPr>
          <w:rFonts w:ascii="Times New Roman" w:eastAsia="Times New Roman" w:hAnsi="Times New Roman" w:cs="Times New Roman"/>
        </w:rPr>
        <w:t xml:space="preserve">Second, because the results reported in the previous </w:t>
      </w:r>
      <w:r w:rsidR="0096759E">
        <w:rPr>
          <w:rFonts w:ascii="Times New Roman" w:eastAsia="Times New Roman" w:hAnsi="Times New Roman" w:cs="Times New Roman"/>
        </w:rPr>
        <w:t xml:space="preserve">simulations </w:t>
      </w:r>
      <w:r w:rsidR="0096759E" w:rsidRPr="0096759E">
        <w:rPr>
          <w:rFonts w:ascii="Times New Roman" w:eastAsia="Times New Roman" w:hAnsi="Times New Roman" w:cs="Times New Roman"/>
        </w:rPr>
        <w:t xml:space="preserve">were robust across the different numbers of habituation epochs that were </w:t>
      </w:r>
      <w:proofErr w:type="gramStart"/>
      <w:r w:rsidR="0096759E" w:rsidRPr="0096759E">
        <w:rPr>
          <w:rFonts w:ascii="Times New Roman" w:eastAsia="Times New Roman" w:hAnsi="Times New Roman" w:cs="Times New Roman"/>
        </w:rPr>
        <w:t>used,</w:t>
      </w:r>
      <w:proofErr w:type="gramEnd"/>
      <w:r w:rsidR="0096759E" w:rsidRPr="0096759E">
        <w:rPr>
          <w:rFonts w:ascii="Times New Roman" w:eastAsia="Times New Roman" w:hAnsi="Times New Roman" w:cs="Times New Roman"/>
        </w:rPr>
        <w:t xml:space="preserve"> </w:t>
      </w:r>
      <w:r w:rsidR="00FF3503">
        <w:rPr>
          <w:rFonts w:ascii="Times New Roman" w:eastAsia="Times New Roman" w:hAnsi="Times New Roman" w:cs="Times New Roman"/>
        </w:rPr>
        <w:t>to simplify the simulations reported in this section, the length of the habituation phase was reduced to</w:t>
      </w:r>
      <w:r w:rsidR="0096759E" w:rsidRPr="0096759E">
        <w:rPr>
          <w:rFonts w:ascii="Times New Roman" w:eastAsia="Times New Roman" w:hAnsi="Times New Roman" w:cs="Times New Roman"/>
        </w:rPr>
        <w:t xml:space="preserve"> eight epochs</w:t>
      </w:r>
      <w:r w:rsidR="0096759E">
        <w:rPr>
          <w:rFonts w:ascii="Times New Roman" w:eastAsia="Times New Roman" w:hAnsi="Times New Roman" w:cs="Times New Roman"/>
        </w:rPr>
        <w:t xml:space="preserve">; this was </w:t>
      </w:r>
      <w:r w:rsidR="005A7108">
        <w:rPr>
          <w:rFonts w:ascii="Times New Roman" w:eastAsia="Times New Roman" w:hAnsi="Times New Roman" w:cs="Times New Roman"/>
        </w:rPr>
        <w:t>the smallest number used in the prior simulations</w:t>
      </w:r>
      <w:r w:rsidR="00A46EE4">
        <w:rPr>
          <w:rFonts w:ascii="Times New Roman" w:eastAsia="Times New Roman" w:hAnsi="Times New Roman" w:cs="Times New Roman"/>
        </w:rPr>
        <w:t>. This was also the</w:t>
      </w:r>
      <w:r w:rsidR="00E756EB">
        <w:rPr>
          <w:rFonts w:ascii="Times New Roman" w:eastAsia="Times New Roman" w:hAnsi="Times New Roman" w:cs="Times New Roman"/>
        </w:rPr>
        <w:t xml:space="preserve"> value used in </w:t>
      </w:r>
      <w:proofErr w:type="gramStart"/>
      <w:r w:rsidR="00E756EB">
        <w:rPr>
          <w:rFonts w:ascii="Times New Roman" w:eastAsia="Times New Roman" w:hAnsi="Times New Roman" w:cs="Times New Roman"/>
        </w:rPr>
        <w:t>all of</w:t>
      </w:r>
      <w:proofErr w:type="gramEnd"/>
      <w:r w:rsidR="00E756EB">
        <w:rPr>
          <w:rFonts w:ascii="Times New Roman" w:eastAsia="Times New Roman" w:hAnsi="Times New Roman" w:cs="Times New Roman"/>
        </w:rPr>
        <w:t xml:space="preserve"> the prediction simulations reported </w:t>
      </w:r>
      <w:r w:rsidR="00E14703">
        <w:rPr>
          <w:rFonts w:ascii="Times New Roman" w:eastAsia="Times New Roman" w:hAnsi="Times New Roman" w:cs="Times New Roman"/>
        </w:rPr>
        <w:t>here</w:t>
      </w:r>
      <w:r w:rsidR="00A46EE4">
        <w:rPr>
          <w:rFonts w:ascii="Times New Roman" w:eastAsia="Times New Roman" w:hAnsi="Times New Roman" w:cs="Times New Roman"/>
        </w:rPr>
        <w:t xml:space="preserve"> for consistency</w:t>
      </w:r>
      <w:r w:rsidR="0096759E" w:rsidRPr="0096759E">
        <w:rPr>
          <w:rFonts w:ascii="Times New Roman" w:eastAsia="Times New Roman" w:hAnsi="Times New Roman" w:cs="Times New Roman"/>
        </w:rPr>
        <w:t xml:space="preserve">. </w:t>
      </w:r>
    </w:p>
    <w:p w14:paraId="18C32208" w14:textId="60035015" w:rsidR="00A96CA8" w:rsidRDefault="0061298C"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As</w:t>
      </w:r>
      <w:ins w:id="2020" w:author="Benton, Deon" w:date="2026-05-11T16:15:00Z" w16du:dateUtc="2026-05-11T21:15:00Z">
        <w:r w:rsidR="006A350C" w:rsidRPr="006A350C">
          <w:rPr>
            <w:rFonts w:ascii="Times New Roman" w:eastAsia="Times New Roman" w:hAnsi="Times New Roman" w:cs="Times New Roman"/>
          </w:rPr>
          <w:t xml:space="preserve"> </w:t>
        </w:r>
      </w:ins>
      <w:r w:rsidR="005B4E59">
        <w:rPr>
          <w:rFonts w:ascii="Times New Roman" w:eastAsia="Times New Roman" w:hAnsi="Times New Roman" w:cs="Times New Roman"/>
        </w:rPr>
        <w:t>in</w:t>
      </w:r>
      <w:ins w:id="2021" w:author="Benton, Deon" w:date="2026-05-11T16:15:00Z" w16du:dateUtc="2026-05-11T21:15:00Z">
        <w:r w:rsidR="006A350C" w:rsidRPr="006A350C">
          <w:rPr>
            <w:rFonts w:ascii="Times New Roman" w:eastAsia="Times New Roman" w:hAnsi="Times New Roman" w:cs="Times New Roman"/>
          </w:rPr>
          <w:t xml:space="preserve"> Simulation 1A,</w:t>
        </w:r>
      </w:ins>
      <w:r w:rsidR="00EA4A9B">
        <w:rPr>
          <w:rFonts w:ascii="Times New Roman" w:eastAsia="Times New Roman" w:hAnsi="Times New Roman" w:cs="Times New Roman"/>
        </w:rPr>
        <w:t xml:space="preserve"> </w:t>
      </w:r>
      <w:ins w:id="2022" w:author="Benton, Deon" w:date="2026-05-11T16:15:00Z" w16du:dateUtc="2026-05-11T21:15:00Z">
        <w:r w:rsidR="006A350C" w:rsidRPr="006A350C">
          <w:rPr>
            <w:rFonts w:ascii="Times New Roman" w:eastAsia="Times New Roman" w:hAnsi="Times New Roman" w:cs="Times New Roman"/>
          </w:rPr>
          <w:t>networks were assigned either to the Experimental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or to the Control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Importantly, networks encountered barriers in this novel spatial configuration only during the habituation phase</w:t>
        </w:r>
      </w:ins>
      <w:r w:rsidR="00B73DDC">
        <w:rPr>
          <w:rFonts w:ascii="Times New Roman" w:eastAsia="Times New Roman" w:hAnsi="Times New Roman" w:cs="Times New Roman"/>
        </w:rPr>
        <w:t>; barriers</w:t>
      </w:r>
      <w:r w:rsidR="002A73BF">
        <w:rPr>
          <w:rFonts w:ascii="Times New Roman" w:eastAsia="Times New Roman" w:hAnsi="Times New Roman" w:cs="Times New Roman"/>
        </w:rPr>
        <w:t xml:space="preserve"> that were present during pretraining were always tethered to the ground</w:t>
      </w:r>
      <w:ins w:id="2023" w:author="Benton, Deon" w:date="2026-05-11T16:15:00Z" w16du:dateUtc="2026-05-11T21:15:00Z">
        <w:r w:rsidR="006A350C" w:rsidRPr="006A350C">
          <w:rPr>
            <w:rFonts w:ascii="Times New Roman" w:eastAsia="Times New Roman" w:hAnsi="Times New Roman" w:cs="Times New Roman"/>
          </w:rPr>
          <w:t xml:space="preserve">. </w:t>
        </w:r>
      </w:ins>
      <w:ins w:id="2024" w:author="Benton, Deon" w:date="2026-05-11T16:16:00Z" w16du:dateUtc="2026-05-11T21:16:00Z">
        <w:r w:rsidR="006A350C">
          <w:rPr>
            <w:rFonts w:ascii="Times New Roman" w:eastAsia="Times New Roman" w:hAnsi="Times New Roman" w:cs="Times New Roman"/>
          </w:rPr>
          <w:t xml:space="preserve">The relative horizontal position of this barrier </w:t>
        </w:r>
      </w:ins>
      <w:r w:rsidR="00434B4F">
        <w:rPr>
          <w:rFonts w:ascii="Times New Roman" w:eastAsia="Times New Roman" w:hAnsi="Times New Roman" w:cs="Times New Roman"/>
        </w:rPr>
        <w:t>w</w:t>
      </w:r>
      <w:ins w:id="2025" w:author="Benton, Deon" w:date="2026-05-11T16:16:00Z" w16du:dateUtc="2026-05-11T21:16:00Z">
        <w:r w:rsidR="006A350C">
          <w:rPr>
            <w:rFonts w:ascii="Times New Roman" w:eastAsia="Times New Roman" w:hAnsi="Times New Roman" w:cs="Times New Roman"/>
          </w:rPr>
          <w:t xml:space="preserve">as identical </w:t>
        </w:r>
      </w:ins>
      <w:r w:rsidR="00434B4F">
        <w:rPr>
          <w:rFonts w:ascii="Times New Roman" w:eastAsia="Times New Roman" w:hAnsi="Times New Roman" w:cs="Times New Roman"/>
        </w:rPr>
        <w:t xml:space="preserve">to </w:t>
      </w:r>
      <w:ins w:id="2026" w:author="Benton, Deon" w:date="2026-05-11T16:16:00Z" w16du:dateUtc="2026-05-11T21:16:00Z">
        <w:r w:rsidR="006A350C">
          <w:rPr>
            <w:rFonts w:ascii="Times New Roman" w:eastAsia="Times New Roman" w:hAnsi="Times New Roman" w:cs="Times New Roman"/>
          </w:rPr>
          <w:t>that in Simulation 1a.</w:t>
        </w:r>
      </w:ins>
      <w:r w:rsidR="00073A27">
        <w:rPr>
          <w:rFonts w:ascii="Times New Roman" w:eastAsia="Times New Roman" w:hAnsi="Times New Roman" w:cs="Times New Roman"/>
        </w:rPr>
        <w:t xml:space="preserve"> </w:t>
      </w:r>
      <w:r>
        <w:rPr>
          <w:rFonts w:ascii="Times New Roman" w:eastAsia="Times New Roman" w:hAnsi="Times New Roman" w:cs="Times New Roman"/>
        </w:rPr>
        <w:t>The results from this simulation—depicted in Figure 23—indicate that</w:t>
      </w:r>
      <w:r w:rsidR="006933BC">
        <w:rPr>
          <w:rFonts w:ascii="Times New Roman" w:eastAsia="Times New Roman" w:hAnsi="Times New Roman" w:cs="Times New Roman"/>
        </w:rPr>
        <w:t xml:space="preserve"> </w:t>
      </w:r>
      <w:r w:rsidR="00073A27">
        <w:rPr>
          <w:rFonts w:ascii="Times New Roman" w:eastAsia="Times New Roman" w:hAnsi="Times New Roman" w:cs="Times New Roman"/>
        </w:rPr>
        <w:t>networks in the Experimental condition produced greater error</w:t>
      </w:r>
      <w:r w:rsidR="00021321">
        <w:rPr>
          <w:rFonts w:ascii="Times New Roman" w:eastAsia="Times New Roman" w:hAnsi="Times New Roman" w:cs="Times New Roman"/>
        </w:rPr>
        <w:t xml:space="preserve"> (i.e., look longer)</w:t>
      </w:r>
      <w:r w:rsidR="00073A27">
        <w:rPr>
          <w:rFonts w:ascii="Times New Roman" w:eastAsia="Times New Roman" w:hAnsi="Times New Roman" w:cs="Times New Roman"/>
        </w:rPr>
        <w:t xml:space="preserve"> to the Inefficient test event than to the Efficient one</w:t>
      </w:r>
      <w:r w:rsidR="00B61CA0">
        <w:rPr>
          <w:rFonts w:ascii="Times New Roman" w:eastAsia="Times New Roman" w:hAnsi="Times New Roman" w:cs="Times New Roman"/>
        </w:rPr>
        <w:t xml:space="preserve">. In contrast, networks in the Control condition </w:t>
      </w:r>
      <w:r w:rsidR="00021321">
        <w:rPr>
          <w:rFonts w:ascii="Times New Roman" w:eastAsia="Times New Roman" w:hAnsi="Times New Roman" w:cs="Times New Roman"/>
        </w:rPr>
        <w:lastRenderedPageBreak/>
        <w:t>looked for an equivalent amount of time at both test events</w:t>
      </w:r>
      <w:r w:rsidR="00B61CA0">
        <w:rPr>
          <w:rFonts w:ascii="Times New Roman" w:eastAsia="Times New Roman" w:hAnsi="Times New Roman" w:cs="Times New Roman"/>
        </w:rPr>
        <w:t>.</w:t>
      </w:r>
      <w:r w:rsidR="00D25BFE">
        <w:rPr>
          <w:rFonts w:ascii="Times New Roman" w:eastAsia="Times New Roman" w:hAnsi="Times New Roman" w:cs="Times New Roman"/>
        </w:rPr>
        <w:t xml:space="preserve"> </w:t>
      </w:r>
      <w:r w:rsidR="00F1673D">
        <w:rPr>
          <w:rFonts w:ascii="Times New Roman" w:eastAsia="Times New Roman" w:hAnsi="Times New Roman" w:cs="Times New Roman"/>
        </w:rPr>
        <w:t>These results</w:t>
      </w:r>
      <w:r w:rsidR="0099251E">
        <w:rPr>
          <w:rFonts w:ascii="Times New Roman" w:eastAsia="Times New Roman" w:hAnsi="Times New Roman" w:cs="Times New Roman"/>
        </w:rPr>
        <w:t>—as well as the mechanism that produced them—</w:t>
      </w:r>
      <w:r>
        <w:rPr>
          <w:rFonts w:ascii="Times New Roman" w:eastAsia="Times New Roman" w:hAnsi="Times New Roman" w:cs="Times New Roman"/>
        </w:rPr>
        <w:t xml:space="preserve">mirror those in Simulation 1a. </w:t>
      </w:r>
    </w:p>
    <w:p w14:paraId="6F6CF462" w14:textId="7166E636" w:rsidR="007968B5" w:rsidRDefault="00932D87" w:rsidP="00FA6AB7">
      <w:pPr>
        <w:tabs>
          <w:tab w:val="left" w:pos="7378"/>
        </w:tabs>
        <w:spacing w:line="480" w:lineRule="auto"/>
        <w:ind w:firstLine="720"/>
        <w:contextualSpacing/>
        <w:rPr>
          <w:ins w:id="2027" w:author="Benton, Deon" w:date="2026-05-12T15:20:00Z" w16du:dateUtc="2026-05-12T20:20:00Z"/>
          <w:rFonts w:ascii="Times New Roman" w:eastAsia="Times New Roman" w:hAnsi="Times New Roman" w:cs="Times New Roman"/>
        </w:rPr>
      </w:pPr>
      <w:r w:rsidRPr="00932D87">
        <w:rPr>
          <w:rFonts w:ascii="Times New Roman" w:eastAsia="Times New Roman" w:hAnsi="Times New Roman" w:cs="Times New Roman"/>
        </w:rPr>
        <w:t>The fact that these predictions are presumably at odds with those derived from</w:t>
      </w:r>
      <w:r w:rsidR="00921772">
        <w:rPr>
          <w:rFonts w:ascii="Times New Roman" w:eastAsia="Times New Roman" w:hAnsi="Times New Roman" w:cs="Times New Roman"/>
        </w:rPr>
        <w:t xml:space="preserve"> the </w:t>
      </w:r>
      <w:r w:rsidR="00CB3D3F">
        <w:rPr>
          <w:rFonts w:ascii="Times New Roman" w:eastAsia="Times New Roman" w:hAnsi="Times New Roman" w:cs="Times New Roman"/>
        </w:rPr>
        <w:t>current</w:t>
      </w:r>
      <w:r w:rsidR="00921772">
        <w:rPr>
          <w:rFonts w:ascii="Times New Roman" w:eastAsia="Times New Roman" w:hAnsi="Times New Roman" w:cs="Times New Roman"/>
        </w:rPr>
        <w:t xml:space="preserve"> domain-specific proposals suggests that</w:t>
      </w:r>
      <w:r w:rsidRPr="00932D87">
        <w:rPr>
          <w:rFonts w:ascii="Times New Roman" w:eastAsia="Times New Roman" w:hAnsi="Times New Roman" w:cs="Times New Roman"/>
        </w:rPr>
        <w:t xml:space="preserve"> </w:t>
      </w:r>
      <w:r w:rsidR="00921772">
        <w:rPr>
          <w:rFonts w:ascii="Times New Roman" w:eastAsia="Times New Roman" w:hAnsi="Times New Roman" w:cs="Times New Roman"/>
        </w:rPr>
        <w:t xml:space="preserve">a </w:t>
      </w:r>
      <w:r w:rsidRPr="00932D87">
        <w:rPr>
          <w:rFonts w:ascii="Times New Roman" w:eastAsia="Times New Roman" w:hAnsi="Times New Roman" w:cs="Times New Roman"/>
        </w:rPr>
        <w:t xml:space="preserve">behavioral experiment based on this simulation could provide one way to </w:t>
      </w:r>
      <w:r w:rsidR="00A61073">
        <w:rPr>
          <w:rFonts w:ascii="Times New Roman" w:eastAsia="Times New Roman" w:hAnsi="Times New Roman" w:cs="Times New Roman"/>
        </w:rPr>
        <w:t>decide between these competing accounts</w:t>
      </w:r>
      <w:r w:rsidRPr="00932D87">
        <w:rPr>
          <w:rFonts w:ascii="Times New Roman" w:eastAsia="Times New Roman" w:hAnsi="Times New Roman" w:cs="Times New Roman"/>
        </w:rPr>
        <w:t>; the present account would be supported if</w:t>
      </w:r>
      <w:r w:rsidR="00A61073">
        <w:rPr>
          <w:rFonts w:ascii="Times New Roman" w:eastAsia="Times New Roman" w:hAnsi="Times New Roman" w:cs="Times New Roman"/>
        </w:rPr>
        <w:t xml:space="preserve">, following habituation to an event </w:t>
      </w:r>
      <w:r w:rsidR="00CB3D3F">
        <w:rPr>
          <w:rFonts w:ascii="Times New Roman" w:eastAsia="Times New Roman" w:hAnsi="Times New Roman" w:cs="Times New Roman"/>
        </w:rPr>
        <w:t>depicting a barrier</w:t>
      </w:r>
      <w:r w:rsidR="00A61073">
        <w:rPr>
          <w:rFonts w:ascii="Times New Roman" w:eastAsia="Times New Roman" w:hAnsi="Times New Roman" w:cs="Times New Roman"/>
        </w:rPr>
        <w:t xml:space="preserve"> above an agent’s </w:t>
      </w:r>
      <w:r w:rsidR="00CB3D3F">
        <w:rPr>
          <w:rFonts w:ascii="Times New Roman" w:eastAsia="Times New Roman" w:hAnsi="Times New Roman" w:cs="Times New Roman"/>
        </w:rPr>
        <w:t xml:space="preserve">curved </w:t>
      </w:r>
      <w:r w:rsidR="00A61073">
        <w:rPr>
          <w:rFonts w:ascii="Times New Roman" w:eastAsia="Times New Roman" w:hAnsi="Times New Roman" w:cs="Times New Roman"/>
        </w:rPr>
        <w:t>trajectory,</w:t>
      </w:r>
      <w:r w:rsidRPr="00932D87">
        <w:rPr>
          <w:rFonts w:ascii="Times New Roman" w:eastAsia="Times New Roman" w:hAnsi="Times New Roman" w:cs="Times New Roman"/>
        </w:rPr>
        <w:t xml:space="preserve"> infants in the Experimental condition looked longer at the Inefficient than the Efficient test event</w:t>
      </w:r>
      <w:r w:rsidR="00A61073">
        <w:rPr>
          <w:rFonts w:ascii="Times New Roman" w:eastAsia="Times New Roman" w:hAnsi="Times New Roman" w:cs="Times New Roman"/>
        </w:rPr>
        <w:t xml:space="preserve">. </w:t>
      </w:r>
      <w:r w:rsidR="007E1B38">
        <w:rPr>
          <w:rFonts w:ascii="Times New Roman" w:eastAsia="Times New Roman" w:hAnsi="Times New Roman" w:cs="Times New Roman"/>
        </w:rPr>
        <w:t>In contrast, the domain-specific proposals would be supported if infants look equally long at the two test events in both conditions. Such a result would indicate that infants did not an agent’s actions during habituation as being rational or efficient.</w:t>
      </w:r>
      <w:r w:rsidRPr="00932D87">
        <w:rPr>
          <w:rFonts w:ascii="Times New Roman" w:eastAsia="Times New Roman" w:hAnsi="Times New Roman" w:cs="Times New Roman"/>
        </w:rPr>
        <w:t xml:space="preserve"> </w:t>
      </w:r>
    </w:p>
    <w:p w14:paraId="1368B66D" w14:textId="77777777" w:rsidR="005A7251" w:rsidRDefault="005A7251" w:rsidP="00985FE2">
      <w:pPr>
        <w:tabs>
          <w:tab w:val="left" w:pos="7378"/>
        </w:tabs>
        <w:spacing w:line="480" w:lineRule="auto"/>
        <w:contextualSpacing/>
        <w:rPr>
          <w:rFonts w:ascii="Times New Roman" w:eastAsia="Times New Roman" w:hAnsi="Times New Roman" w:cs="Times New Roman"/>
        </w:rPr>
      </w:pPr>
    </w:p>
    <w:tbl>
      <w:tblPr>
        <w:tblStyle w:val="TableGrid"/>
        <w:tblW w:w="9051"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1"/>
      </w:tblGrid>
      <w:tr w:rsidR="00416CCC" w14:paraId="521A171F" w14:textId="77777777" w:rsidTr="005D2F0B">
        <w:trPr>
          <w:trHeight w:val="4934"/>
        </w:trPr>
        <w:tc>
          <w:tcPr>
            <w:tcW w:w="9051" w:type="dxa"/>
          </w:tcPr>
          <w:p w14:paraId="57758271" w14:textId="726B39CD" w:rsidR="00416CCC" w:rsidRDefault="005D2F0B" w:rsidP="008D2812">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169567E9" wp14:editId="6D6C98CD">
                  <wp:extent cx="5536406" cy="4429125"/>
                  <wp:effectExtent l="0" t="0" r="7620" b="0"/>
                  <wp:docPr id="683522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2261" name="Picture 6835226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536895" cy="4429516"/>
                          </a:xfrm>
                          <a:prstGeom prst="rect">
                            <a:avLst/>
                          </a:prstGeom>
                        </pic:spPr>
                      </pic:pic>
                    </a:graphicData>
                  </a:graphic>
                </wp:inline>
              </w:drawing>
            </w:r>
          </w:p>
        </w:tc>
      </w:tr>
    </w:tbl>
    <w:p w14:paraId="307F64D5" w14:textId="2CD57DD6" w:rsidR="00985FE2" w:rsidRDefault="008D2812" w:rsidP="008D2812">
      <w:pPr>
        <w:pStyle w:val="Caption"/>
        <w:rPr>
          <w:ins w:id="2028" w:author="Benton, Deon" w:date="2026-05-12T15:20:00Z" w16du:dateUtc="2026-05-12T20:20:00Z"/>
          <w:rFonts w:ascii="Times New Roman" w:eastAsia="Times New Roman" w:hAnsi="Times New Roman" w:cs="Times New Roman"/>
        </w:rPr>
      </w:pPr>
      <w:r w:rsidRPr="00921E01">
        <w:rPr>
          <w:rFonts w:ascii="Times New Roman" w:hAnsi="Times New Roman" w:cs="Times New Roman"/>
          <w:b/>
          <w:bCs/>
          <w:i w:val="0"/>
          <w:iCs w:val="0"/>
          <w:color w:val="000000" w:themeColor="text1"/>
          <w:sz w:val="24"/>
          <w:szCs w:val="24"/>
        </w:rPr>
        <w:t xml:space="preserve">Figure </w:t>
      </w:r>
      <w:r w:rsidRPr="00921E01">
        <w:rPr>
          <w:rFonts w:ascii="Times New Roman" w:hAnsi="Times New Roman" w:cs="Times New Roman"/>
          <w:b/>
          <w:bCs/>
          <w:i w:val="0"/>
          <w:iCs w:val="0"/>
          <w:color w:val="000000" w:themeColor="text1"/>
          <w:sz w:val="24"/>
          <w:szCs w:val="24"/>
        </w:rPr>
        <w:fldChar w:fldCharType="begin"/>
      </w:r>
      <w:r w:rsidRPr="00921E01">
        <w:rPr>
          <w:rFonts w:ascii="Times New Roman" w:hAnsi="Times New Roman" w:cs="Times New Roman"/>
          <w:b/>
          <w:bCs/>
          <w:i w:val="0"/>
          <w:iCs w:val="0"/>
          <w:color w:val="000000" w:themeColor="text1"/>
          <w:sz w:val="24"/>
          <w:szCs w:val="24"/>
        </w:rPr>
        <w:instrText xml:space="preserve"> SEQ Figure \* ARABIC </w:instrText>
      </w:r>
      <w:r w:rsidRPr="00921E01">
        <w:rPr>
          <w:rFonts w:ascii="Times New Roman" w:hAnsi="Times New Roman" w:cs="Times New Roman"/>
          <w:b/>
          <w:bCs/>
          <w:i w:val="0"/>
          <w:iCs w:val="0"/>
          <w:color w:val="000000" w:themeColor="text1"/>
          <w:sz w:val="24"/>
          <w:szCs w:val="24"/>
        </w:rPr>
        <w:fldChar w:fldCharType="separate"/>
      </w:r>
      <w:ins w:id="2029" w:author="Benton, Deon" w:date="2026-05-17T00:53:00Z" w16du:dateUtc="2026-05-17T05:53:00Z">
        <w:r w:rsidR="00014507">
          <w:rPr>
            <w:rFonts w:ascii="Times New Roman" w:hAnsi="Times New Roman" w:cs="Times New Roman"/>
            <w:b/>
            <w:bCs/>
            <w:i w:val="0"/>
            <w:iCs w:val="0"/>
            <w:noProof/>
            <w:color w:val="000000" w:themeColor="text1"/>
            <w:sz w:val="24"/>
            <w:szCs w:val="24"/>
          </w:rPr>
          <w:t>23</w:t>
        </w:r>
      </w:ins>
      <w:del w:id="2030" w:author="Benton, Deon" w:date="2026-05-17T00:53:00Z" w16du:dateUtc="2026-05-17T05:53:00Z">
        <w:r w:rsidRPr="00921E01" w:rsidDel="00014507">
          <w:rPr>
            <w:rFonts w:ascii="Times New Roman" w:hAnsi="Times New Roman" w:cs="Times New Roman"/>
            <w:b/>
            <w:bCs/>
            <w:i w:val="0"/>
            <w:iCs w:val="0"/>
            <w:noProof/>
            <w:color w:val="000000" w:themeColor="text1"/>
            <w:sz w:val="24"/>
            <w:szCs w:val="24"/>
          </w:rPr>
          <w:delText>24</w:delText>
        </w:r>
      </w:del>
      <w:r w:rsidRPr="00921E01">
        <w:rPr>
          <w:rFonts w:ascii="Times New Roman" w:hAnsi="Times New Roman" w:cs="Times New Roman"/>
          <w:b/>
          <w:bCs/>
          <w:i w:val="0"/>
          <w:iCs w:val="0"/>
          <w:color w:val="000000" w:themeColor="text1"/>
          <w:sz w:val="24"/>
          <w:szCs w:val="24"/>
        </w:rPr>
        <w:fldChar w:fldCharType="end"/>
      </w:r>
      <w:r w:rsidRPr="00921E01">
        <w:rPr>
          <w:rFonts w:ascii="Times New Roman" w:hAnsi="Times New Roman" w:cs="Times New Roman"/>
          <w:b/>
          <w:bCs/>
          <w:i w:val="0"/>
          <w:iCs w:val="0"/>
          <w:color w:val="000000" w:themeColor="text1"/>
          <w:sz w:val="24"/>
          <w:szCs w:val="24"/>
        </w:rPr>
        <w:t>.</w:t>
      </w:r>
      <w:r w:rsidRPr="00921E01">
        <w:rPr>
          <w:color w:val="000000" w:themeColor="text1"/>
        </w:rPr>
        <w:t xml:space="preserve"> </w:t>
      </w:r>
      <w:r>
        <w:rPr>
          <w:rFonts w:ascii="Times New Roman" w:hAnsi="Times New Roman" w:cs="Times New Roman"/>
          <w:i w:val="0"/>
          <w:iCs w:val="0"/>
          <w:color w:val="000000" w:themeColor="text1"/>
          <w:sz w:val="24"/>
          <w:szCs w:val="24"/>
        </w:rPr>
        <w:t>Performance of ALIAS</w:t>
      </w:r>
      <w:r w:rsidR="00406FF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Overall error produced to the </w:t>
      </w:r>
      <w:r w:rsidR="00921E01">
        <w:rPr>
          <w:rFonts w:ascii="Times New Roman" w:hAnsi="Times New Roman" w:cs="Times New Roman"/>
          <w:i w:val="0"/>
          <w:iCs w:val="0"/>
          <w:color w:val="000000" w:themeColor="text1"/>
          <w:sz w:val="24"/>
          <w:szCs w:val="24"/>
        </w:rPr>
        <w:t>High, inefficient and Inefficient test</w:t>
      </w:r>
      <w:r>
        <w:rPr>
          <w:rFonts w:ascii="Times New Roman" w:hAnsi="Times New Roman" w:cs="Times New Roman"/>
          <w:i w:val="0"/>
          <w:iCs w:val="0"/>
          <w:color w:val="000000" w:themeColor="text1"/>
          <w:sz w:val="24"/>
          <w:szCs w:val="24"/>
        </w:rPr>
        <w:t xml:space="preserve"> events</w:t>
      </w:r>
      <w:r w:rsidR="00406FF6">
        <w:rPr>
          <w:rFonts w:ascii="Times New Roman" w:hAnsi="Times New Roman" w:cs="Times New Roman"/>
          <w:i w:val="0"/>
          <w:iCs w:val="0"/>
          <w:color w:val="000000" w:themeColor="text1"/>
          <w:sz w:val="24"/>
          <w:szCs w:val="24"/>
        </w:rPr>
        <w:t>.</w:t>
      </w:r>
    </w:p>
    <w:p w14:paraId="70BBC1D3" w14:textId="77777777" w:rsidR="005A7251" w:rsidRDefault="005A7251" w:rsidP="005A7251">
      <w:pPr>
        <w:tabs>
          <w:tab w:val="left" w:pos="7378"/>
        </w:tabs>
        <w:spacing w:line="480" w:lineRule="auto"/>
        <w:contextualSpacing/>
        <w:rPr>
          <w:rFonts w:ascii="Times New Roman" w:eastAsia="Times New Roman" w:hAnsi="Times New Roman" w:cs="Times New Roman"/>
        </w:rPr>
      </w:pPr>
    </w:p>
    <w:p w14:paraId="7CF5B538" w14:textId="4BFF6874" w:rsidR="00DB2720" w:rsidRDefault="00B12BCF"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Given</w:t>
      </w:r>
      <w:ins w:id="2031" w:author="Benton, Deon" w:date="2026-05-12T11:22:00Z" w16du:dateUtc="2026-05-12T16:22:00Z">
        <w:r>
          <w:rPr>
            <w:rFonts w:ascii="Times New Roman" w:eastAsia="Times New Roman" w:hAnsi="Times New Roman" w:cs="Times New Roman"/>
          </w:rPr>
          <w:t xml:space="preserve"> that</w:t>
        </w:r>
      </w:ins>
      <w:r w:rsidR="000A3632">
        <w:rPr>
          <w:rFonts w:ascii="Times New Roman" w:eastAsia="Times New Roman" w:hAnsi="Times New Roman" w:cs="Times New Roman"/>
        </w:rPr>
        <w:t xml:space="preserve"> </w:t>
      </w:r>
      <w:proofErr w:type="gramStart"/>
      <w:r w:rsidR="000A3632">
        <w:rPr>
          <w:rFonts w:ascii="Times New Roman" w:eastAsia="Times New Roman" w:hAnsi="Times New Roman" w:cs="Times New Roman"/>
        </w:rPr>
        <w:t>many different kinds of</w:t>
      </w:r>
      <w:proofErr w:type="gramEnd"/>
      <w:r w:rsidR="000A3632">
        <w:rPr>
          <w:rFonts w:ascii="Times New Roman" w:eastAsia="Times New Roman" w:hAnsi="Times New Roman" w:cs="Times New Roman"/>
        </w:rPr>
        <w:t xml:space="preserve"> events have been used in</w:t>
      </w:r>
      <w:ins w:id="2032" w:author="Benton, Deon" w:date="2026-05-12T11:22:00Z" w16du:dateUtc="2026-05-12T16:22:00Z">
        <w:r>
          <w:rPr>
            <w:rFonts w:ascii="Times New Roman" w:eastAsia="Times New Roman" w:hAnsi="Times New Roman" w:cs="Times New Roman"/>
          </w:rPr>
          <w:t xml:space="preserve"> </w:t>
        </w:r>
      </w:ins>
      <w:ins w:id="2033" w:author="Benton, Deon" w:date="2026-05-16T15:39:00Z" w16du:dateUtc="2026-05-16T20:39:00Z">
        <w:r w:rsidR="00DB0881">
          <w:rPr>
            <w:rFonts w:ascii="Times New Roman" w:eastAsia="Times New Roman" w:hAnsi="Times New Roman" w:cs="Times New Roman"/>
          </w:rPr>
          <w:t>action efficiency understanding</w:t>
        </w:r>
      </w:ins>
      <w:ins w:id="2034" w:author="Benton, Deon" w:date="2026-05-12T11:22:00Z" w16du:dateUtc="2026-05-12T16:22:00Z">
        <w:r>
          <w:rPr>
            <w:rFonts w:ascii="Times New Roman" w:eastAsia="Times New Roman" w:hAnsi="Times New Roman" w:cs="Times New Roman"/>
          </w:rPr>
          <w:t xml:space="preserve"> studie</w:t>
        </w:r>
      </w:ins>
      <w:r w:rsidR="000A3632">
        <w:rPr>
          <w:rFonts w:ascii="Times New Roman" w:eastAsia="Times New Roman" w:hAnsi="Times New Roman" w:cs="Times New Roman"/>
        </w:rPr>
        <w:t>s</w:t>
      </w:r>
      <w:ins w:id="2035" w:author="Benton, Deon" w:date="2026-05-12T11:22:00Z" w16du:dateUtc="2026-05-12T16:22:00Z">
        <w:r>
          <w:rPr>
            <w:rFonts w:ascii="Times New Roman" w:eastAsia="Times New Roman" w:hAnsi="Times New Roman" w:cs="Times New Roman"/>
          </w:rPr>
          <w:t>, another interesting question that might be asked</w:t>
        </w:r>
      </w:ins>
      <w:ins w:id="2036" w:author="Benton, Deon" w:date="2026-05-12T14:23:00Z" w16du:dateUtc="2026-05-12T19:23:00Z">
        <w:r w:rsidR="00CC107C">
          <w:rPr>
            <w:rFonts w:ascii="Times New Roman" w:eastAsia="Times New Roman" w:hAnsi="Times New Roman" w:cs="Times New Roman"/>
          </w:rPr>
          <w:t xml:space="preserve"> concerns </w:t>
        </w:r>
      </w:ins>
      <w:ins w:id="2037" w:author="Benton, Deon" w:date="2026-05-12T14:24:00Z" w16du:dateUtc="2026-05-12T19:24:00Z">
        <w:r w:rsidR="00CC107C">
          <w:rPr>
            <w:rFonts w:ascii="Times New Roman" w:eastAsia="Times New Roman" w:hAnsi="Times New Roman" w:cs="Times New Roman"/>
          </w:rPr>
          <w:t xml:space="preserve">ALIAS’s performance </w:t>
        </w:r>
      </w:ins>
      <w:ins w:id="2038" w:author="Benton, Deon" w:date="2026-05-12T11:23:00Z" w16du:dateUtc="2026-05-12T16:23:00Z">
        <w:r>
          <w:rPr>
            <w:rFonts w:ascii="Times New Roman" w:eastAsia="Times New Roman" w:hAnsi="Times New Roman" w:cs="Times New Roman"/>
          </w:rPr>
          <w:t xml:space="preserve">when tested on two </w:t>
        </w:r>
        <w:r w:rsidRPr="006F0305">
          <w:rPr>
            <w:rFonts w:ascii="Times New Roman" w:eastAsia="Times New Roman" w:hAnsi="Times New Roman" w:cs="Times New Roman"/>
          </w:rPr>
          <w:t>different</w:t>
        </w:r>
        <w:r w:rsidRPr="00771092">
          <w:rPr>
            <w:rFonts w:ascii="Times New Roman" w:eastAsia="Times New Roman" w:hAnsi="Times New Roman" w:cs="Times New Roman"/>
            <w:i/>
            <w:iCs/>
          </w:rPr>
          <w:t xml:space="preserve"> </w:t>
        </w:r>
      </w:ins>
      <w:ins w:id="2039" w:author="Benton, Deon" w:date="2026-05-12T11:38:00Z" w16du:dateUtc="2026-05-12T16:38:00Z">
        <w:r w:rsidR="00771092">
          <w:rPr>
            <w:rFonts w:ascii="Times New Roman" w:eastAsia="Times New Roman" w:hAnsi="Times New Roman" w:cs="Times New Roman"/>
          </w:rPr>
          <w:t>inefficient test</w:t>
        </w:r>
      </w:ins>
      <w:ins w:id="2040" w:author="Benton, Deon" w:date="2026-05-12T11:23:00Z" w16du:dateUtc="2026-05-12T16:23:00Z">
        <w:r>
          <w:rPr>
            <w:rFonts w:ascii="Times New Roman" w:eastAsia="Times New Roman" w:hAnsi="Times New Roman" w:cs="Times New Roman"/>
          </w:rPr>
          <w:t xml:space="preserve"> events</w:t>
        </w:r>
      </w:ins>
      <w:ins w:id="2041" w:author="Benton, Deon" w:date="2026-05-12T14:27:00Z" w16du:dateUtc="2026-05-12T19:27:00Z">
        <w:r w:rsidR="006F0305">
          <w:rPr>
            <w:rFonts w:ascii="Times New Roman" w:eastAsia="Times New Roman" w:hAnsi="Times New Roman" w:cs="Times New Roman"/>
          </w:rPr>
          <w:t xml:space="preserve"> or two different efficient events</w:t>
        </w:r>
      </w:ins>
      <w:ins w:id="2042" w:author="Benton, Deon" w:date="2026-05-12T14:24:00Z" w16du:dateUtc="2026-05-12T19:24:00Z">
        <w:r w:rsidR="00AC5A5D">
          <w:rPr>
            <w:rFonts w:ascii="Times New Roman" w:eastAsia="Times New Roman" w:hAnsi="Times New Roman" w:cs="Times New Roman"/>
          </w:rPr>
          <w:t xml:space="preserve">. </w:t>
        </w:r>
      </w:ins>
      <w:r w:rsidR="000A3632">
        <w:rPr>
          <w:rFonts w:ascii="Times New Roman" w:eastAsia="Times New Roman" w:hAnsi="Times New Roman" w:cs="Times New Roman"/>
        </w:rPr>
        <w:t>This contrasts with the more standard approach in this literature of</w:t>
      </w:r>
      <w:r w:rsidR="00247AB1">
        <w:rPr>
          <w:rFonts w:ascii="Times New Roman" w:eastAsia="Times New Roman" w:hAnsi="Times New Roman" w:cs="Times New Roman"/>
        </w:rPr>
        <w:t xml:space="preserve"> </w:t>
      </w:r>
      <w:r w:rsidR="006A1275">
        <w:rPr>
          <w:rFonts w:ascii="Times New Roman" w:eastAsia="Times New Roman" w:hAnsi="Times New Roman" w:cs="Times New Roman"/>
        </w:rPr>
        <w:t>testing infants on alternating inefficient and efficient test events.</w:t>
      </w:r>
      <w:r w:rsidR="00247AB1">
        <w:rPr>
          <w:rFonts w:ascii="Times New Roman" w:eastAsia="Times New Roman" w:hAnsi="Times New Roman" w:cs="Times New Roman"/>
        </w:rPr>
        <w:t xml:space="preserve"> </w:t>
      </w:r>
      <w:r w:rsidR="002A2EDD">
        <w:rPr>
          <w:rFonts w:ascii="Times New Roman" w:eastAsia="Times New Roman" w:hAnsi="Times New Roman" w:cs="Times New Roman"/>
        </w:rPr>
        <w:t>It thus remains to be</w:t>
      </w:r>
      <w:r w:rsidR="001A0BA8">
        <w:rPr>
          <w:rFonts w:ascii="Times New Roman" w:eastAsia="Times New Roman" w:hAnsi="Times New Roman" w:cs="Times New Roman"/>
        </w:rPr>
        <w:t xml:space="preserve"> seen how</w:t>
      </w:r>
      <w:r w:rsidR="002A2EDD">
        <w:rPr>
          <w:rFonts w:ascii="Times New Roman" w:eastAsia="Times New Roman" w:hAnsi="Times New Roman" w:cs="Times New Roman"/>
        </w:rPr>
        <w:t xml:space="preserve"> ALIAS (and by extension, </w:t>
      </w:r>
      <w:r w:rsidR="00B713E9">
        <w:rPr>
          <w:rFonts w:ascii="Times New Roman" w:eastAsia="Times New Roman" w:hAnsi="Times New Roman" w:cs="Times New Roman"/>
        </w:rPr>
        <w:t xml:space="preserve">how </w:t>
      </w:r>
      <w:r w:rsidR="002A2EDD">
        <w:rPr>
          <w:rFonts w:ascii="Times New Roman" w:eastAsia="Times New Roman" w:hAnsi="Times New Roman" w:cs="Times New Roman"/>
        </w:rPr>
        <w:t xml:space="preserve">infants) </w:t>
      </w:r>
      <w:r w:rsidR="00937BC0">
        <w:rPr>
          <w:rFonts w:ascii="Times New Roman" w:eastAsia="Times New Roman" w:hAnsi="Times New Roman" w:cs="Times New Roman"/>
        </w:rPr>
        <w:t>treat</w:t>
      </w:r>
      <w:r w:rsidR="00B713E9">
        <w:rPr>
          <w:rFonts w:ascii="Times New Roman" w:eastAsia="Times New Roman" w:hAnsi="Times New Roman" w:cs="Times New Roman"/>
        </w:rPr>
        <w:t xml:space="preserve"> different types of inconsistent events. For example, </w:t>
      </w:r>
      <w:r w:rsidR="00AB6C5D">
        <w:rPr>
          <w:rFonts w:ascii="Times New Roman" w:eastAsia="Times New Roman" w:hAnsi="Times New Roman" w:cs="Times New Roman"/>
        </w:rPr>
        <w:t>how might ALIAS respond if it</w:t>
      </w:r>
      <w:ins w:id="2043" w:author="Benton, Deon" w:date="2026-05-12T11:39:00Z" w16du:dateUtc="2026-05-12T16:39:00Z">
        <w:r w:rsidR="00D75744">
          <w:rPr>
            <w:rFonts w:ascii="Times New Roman" w:eastAsia="Times New Roman" w:hAnsi="Times New Roman" w:cs="Times New Roman"/>
          </w:rPr>
          <w:t xml:space="preserve"> were tested on</w:t>
        </w:r>
      </w:ins>
      <w:ins w:id="2044" w:author="Benton, Deon" w:date="2026-05-12T13:30:00Z" w16du:dateUtc="2026-05-12T18:30:00Z">
        <w:r w:rsidR="00CB1ED7">
          <w:rPr>
            <w:rFonts w:ascii="Times New Roman" w:eastAsia="Times New Roman" w:hAnsi="Times New Roman" w:cs="Times New Roman"/>
          </w:rPr>
          <w:t xml:space="preserve"> Liu and </w:t>
        </w:r>
        <w:proofErr w:type="spellStart"/>
        <w:r w:rsidR="00CB1ED7">
          <w:rPr>
            <w:rFonts w:ascii="Times New Roman" w:eastAsia="Times New Roman" w:hAnsi="Times New Roman" w:cs="Times New Roman"/>
          </w:rPr>
          <w:t>Spelke’s</w:t>
        </w:r>
        <w:proofErr w:type="spellEnd"/>
        <w:r w:rsidR="00CB1ED7">
          <w:rPr>
            <w:rFonts w:ascii="Times New Roman" w:eastAsia="Times New Roman" w:hAnsi="Times New Roman" w:cs="Times New Roman"/>
          </w:rPr>
          <w:t xml:space="preserve"> (2017)</w:t>
        </w:r>
      </w:ins>
      <w:ins w:id="2045" w:author="Benton, Deon" w:date="2026-05-12T11:39:00Z" w16du:dateUtc="2026-05-12T16:39:00Z">
        <w:r w:rsidR="00D75744">
          <w:rPr>
            <w:rFonts w:ascii="Times New Roman" w:eastAsia="Times New Roman" w:hAnsi="Times New Roman" w:cs="Times New Roman"/>
          </w:rPr>
          <w:t xml:space="preserve"> </w:t>
        </w:r>
      </w:ins>
      <w:ins w:id="2046" w:author="Benton, Deon" w:date="2026-05-12T14:28:00Z" w16du:dateUtc="2026-05-12T19:28:00Z">
        <w:r w:rsidR="006F0305">
          <w:rPr>
            <w:rFonts w:ascii="Times New Roman" w:eastAsia="Times New Roman" w:hAnsi="Times New Roman" w:cs="Times New Roman"/>
          </w:rPr>
          <w:t>Low</w:t>
        </w:r>
      </w:ins>
      <w:ins w:id="2047" w:author="Benton, Deon" w:date="2026-05-12T13:29:00Z" w16du:dateUtc="2026-05-12T18:29:00Z">
        <w:r w:rsidR="00CB1ED7">
          <w:rPr>
            <w:rFonts w:ascii="Times New Roman" w:eastAsia="Times New Roman" w:hAnsi="Times New Roman" w:cs="Times New Roman"/>
          </w:rPr>
          <w:t>, efficient test event</w:t>
        </w:r>
      </w:ins>
      <w:ins w:id="2048" w:author="Benton, Deon" w:date="2026-05-12T13:30:00Z" w16du:dateUtc="2026-05-12T18:30:00Z">
        <w:r w:rsidR="00CB1ED7">
          <w:rPr>
            <w:rFonts w:ascii="Times New Roman" w:eastAsia="Times New Roman" w:hAnsi="Times New Roman" w:cs="Times New Roman"/>
          </w:rPr>
          <w:t xml:space="preserve"> and Gerge</w:t>
        </w:r>
      </w:ins>
      <w:ins w:id="2049" w:author="Benton, Deon" w:date="2026-05-12T13:31:00Z" w16du:dateUtc="2026-05-12T18:31:00Z">
        <w:r w:rsidR="00CB1ED7">
          <w:rPr>
            <w:rFonts w:ascii="Times New Roman" w:eastAsia="Times New Roman" w:hAnsi="Times New Roman" w:cs="Times New Roman"/>
          </w:rPr>
          <w:t xml:space="preserve">ly et al.’s (1995) </w:t>
        </w:r>
      </w:ins>
      <w:ins w:id="2050" w:author="Benton, Deon" w:date="2026-05-12T14:25:00Z" w16du:dateUtc="2026-05-12T19:25:00Z">
        <w:r w:rsidR="00AC5A5D">
          <w:rPr>
            <w:rFonts w:ascii="Times New Roman" w:eastAsia="Times New Roman" w:hAnsi="Times New Roman" w:cs="Times New Roman"/>
          </w:rPr>
          <w:t xml:space="preserve">barrierless </w:t>
        </w:r>
      </w:ins>
      <w:ins w:id="2051" w:author="Benton, Deon" w:date="2026-05-12T14:28:00Z" w16du:dateUtc="2026-05-12T19:28:00Z">
        <w:r w:rsidR="006F0305">
          <w:rPr>
            <w:rFonts w:ascii="Times New Roman" w:eastAsia="Times New Roman" w:hAnsi="Times New Roman" w:cs="Times New Roman"/>
          </w:rPr>
          <w:t>efficient</w:t>
        </w:r>
      </w:ins>
      <w:ins w:id="2052" w:author="Benton, Deon" w:date="2026-05-12T13:31:00Z" w16du:dateUtc="2026-05-12T18:31:00Z">
        <w:r w:rsidR="00CB1ED7">
          <w:rPr>
            <w:rFonts w:ascii="Times New Roman" w:eastAsia="Times New Roman" w:hAnsi="Times New Roman" w:cs="Times New Roman"/>
          </w:rPr>
          <w:t xml:space="preserve"> test event</w:t>
        </w:r>
      </w:ins>
      <w:ins w:id="2053" w:author="Benton, Deon" w:date="2026-05-12T14:26:00Z" w16du:dateUtc="2026-05-12T19:26:00Z">
        <w:r w:rsidR="006F0305">
          <w:rPr>
            <w:rFonts w:ascii="Times New Roman" w:eastAsia="Times New Roman" w:hAnsi="Times New Roman" w:cs="Times New Roman"/>
          </w:rPr>
          <w:t xml:space="preserve">? </w:t>
        </w:r>
      </w:ins>
      <w:ins w:id="2054" w:author="Benton, Deon" w:date="2026-05-12T14:28:00Z" w16du:dateUtc="2026-05-12T19:28:00Z">
        <w:r w:rsidR="006F0305">
          <w:rPr>
            <w:rFonts w:ascii="Times New Roman" w:eastAsia="Times New Roman" w:hAnsi="Times New Roman" w:cs="Times New Roman"/>
          </w:rPr>
          <w:t>To address this question, networks</w:t>
        </w:r>
      </w:ins>
      <w:r w:rsidR="00BF0672">
        <w:rPr>
          <w:rFonts w:ascii="Times New Roman" w:eastAsia="Times New Roman" w:hAnsi="Times New Roman" w:cs="Times New Roman"/>
        </w:rPr>
        <w:t xml:space="preserve"> (</w:t>
      </w:r>
      <w:r w:rsidR="00BF0672">
        <w:rPr>
          <w:rFonts w:ascii="Times New Roman" w:eastAsia="Times New Roman" w:hAnsi="Times New Roman" w:cs="Times New Roman"/>
          <w:i/>
          <w:iCs/>
        </w:rPr>
        <w:t xml:space="preserve">N </w:t>
      </w:r>
      <w:r w:rsidR="00BF0672">
        <w:rPr>
          <w:rFonts w:ascii="Times New Roman" w:eastAsia="Times New Roman" w:hAnsi="Times New Roman" w:cs="Times New Roman"/>
        </w:rPr>
        <w:t>= 20)</w:t>
      </w:r>
      <w:ins w:id="2055" w:author="Benton, Deon" w:date="2026-05-12T14:28:00Z" w16du:dateUtc="2026-05-12T19:28:00Z">
        <w:r w:rsidR="006F0305">
          <w:rPr>
            <w:rFonts w:ascii="Times New Roman" w:eastAsia="Times New Roman" w:hAnsi="Times New Roman" w:cs="Times New Roman"/>
          </w:rPr>
          <w:t xml:space="preserve"> were</w:t>
        </w:r>
      </w:ins>
      <w:r w:rsidR="00BF0672">
        <w:rPr>
          <w:rFonts w:ascii="Times New Roman" w:eastAsia="Times New Roman" w:hAnsi="Times New Roman" w:cs="Times New Roman"/>
        </w:rPr>
        <w:t xml:space="preserve"> habituated to </w:t>
      </w:r>
      <w:r w:rsidR="00BF0672">
        <w:rPr>
          <w:rFonts w:ascii="Times New Roman" w:eastAsia="Times New Roman" w:hAnsi="Times New Roman" w:cs="Times New Roman"/>
        </w:rPr>
        <w:lastRenderedPageBreak/>
        <w:t>the same event used in Simulation 4a</w:t>
      </w:r>
      <w:r w:rsidR="00937BC0">
        <w:rPr>
          <w:rFonts w:ascii="Times New Roman" w:eastAsia="Times New Roman" w:hAnsi="Times New Roman" w:cs="Times New Roman"/>
        </w:rPr>
        <w:t xml:space="preserve"> following a pretraining phase that was</w:t>
      </w:r>
      <w:r w:rsidR="00A452E9">
        <w:rPr>
          <w:rFonts w:ascii="Times New Roman" w:eastAsia="Times New Roman" w:hAnsi="Times New Roman" w:cs="Times New Roman"/>
        </w:rPr>
        <w:t xml:space="preserve"> also</w:t>
      </w:r>
      <w:r w:rsidR="00937BC0">
        <w:rPr>
          <w:rFonts w:ascii="Times New Roman" w:eastAsia="Times New Roman" w:hAnsi="Times New Roman" w:cs="Times New Roman"/>
        </w:rPr>
        <w:t xml:space="preserve"> identical in length to that in Simulation 4a</w:t>
      </w:r>
      <w:r w:rsidR="00A452E9">
        <w:rPr>
          <w:rFonts w:ascii="Times New Roman" w:eastAsia="Times New Roman" w:hAnsi="Times New Roman" w:cs="Times New Roman"/>
        </w:rPr>
        <w:t>; the networks tested here were thus the same “age” as those tested in Simulation 4a</w:t>
      </w:r>
      <w:r w:rsidR="001C7FC6">
        <w:rPr>
          <w:rFonts w:ascii="Times New Roman" w:eastAsia="Times New Roman" w:hAnsi="Times New Roman" w:cs="Times New Roman"/>
        </w:rPr>
        <w:t>.</w:t>
      </w:r>
      <w:ins w:id="2056" w:author="Benton, Deon" w:date="2026-05-12T14:31:00Z" w16du:dateUtc="2026-05-12T19:31:00Z">
        <w:r w:rsidR="007443EE">
          <w:rPr>
            <w:rFonts w:ascii="Times New Roman" w:eastAsia="Times New Roman" w:hAnsi="Times New Roman" w:cs="Times New Roman"/>
          </w:rPr>
          <w:t xml:space="preserve"> </w:t>
        </w:r>
      </w:ins>
      <w:ins w:id="2057" w:author="Benton, Deon" w:date="2026-05-12T14:50:00Z" w16du:dateUtc="2026-05-12T19:50:00Z">
        <w:r w:rsidR="00B854F3">
          <w:rPr>
            <w:rFonts w:ascii="Times New Roman" w:eastAsia="Times New Roman" w:hAnsi="Times New Roman" w:cs="Times New Roman"/>
          </w:rPr>
          <w:t>Networks</w:t>
        </w:r>
      </w:ins>
      <w:r w:rsidR="00C342EA">
        <w:rPr>
          <w:rFonts w:ascii="Times New Roman" w:eastAsia="Times New Roman" w:hAnsi="Times New Roman" w:cs="Times New Roman"/>
        </w:rPr>
        <w:t xml:space="preserve"> were then tested on </w:t>
      </w:r>
      <w:ins w:id="2058" w:author="Benton, Deon" w:date="2026-05-12T14:37:00Z" w16du:dateUtc="2026-05-12T19:37:00Z">
        <w:r w:rsidR="00EA7895">
          <w:rPr>
            <w:rFonts w:ascii="Times New Roman" w:eastAsia="Times New Roman" w:hAnsi="Times New Roman" w:cs="Times New Roman"/>
          </w:rPr>
          <w:t>the</w:t>
        </w:r>
      </w:ins>
      <w:ins w:id="2059" w:author="Benton, Deon" w:date="2026-05-12T14:36:00Z" w16du:dateUtc="2026-05-12T19:36:00Z">
        <w:r w:rsidR="00EA7895">
          <w:rPr>
            <w:rFonts w:ascii="Times New Roman" w:eastAsia="Times New Roman" w:hAnsi="Times New Roman" w:cs="Times New Roman"/>
          </w:rPr>
          <w:t xml:space="preserve"> High, inefficient</w:t>
        </w:r>
      </w:ins>
      <w:ins w:id="2060" w:author="Benton, Deon" w:date="2026-05-12T14:48:00Z" w16du:dateUtc="2026-05-12T19:48:00Z">
        <w:r w:rsidR="00E10A8D">
          <w:rPr>
            <w:rFonts w:ascii="Times New Roman" w:eastAsia="Times New Roman" w:hAnsi="Times New Roman" w:cs="Times New Roman"/>
          </w:rPr>
          <w:t xml:space="preserve"> </w:t>
        </w:r>
      </w:ins>
      <w:ins w:id="2061" w:author="Benton, Deon" w:date="2026-05-12T14:51:00Z" w16du:dateUtc="2026-05-12T19:51:00Z">
        <w:r w:rsidR="00B854F3">
          <w:rPr>
            <w:rFonts w:ascii="Times New Roman" w:eastAsia="Times New Roman" w:hAnsi="Times New Roman" w:cs="Times New Roman"/>
          </w:rPr>
          <w:t>test event from</w:t>
        </w:r>
      </w:ins>
      <w:ins w:id="2062" w:author="Benton, Deon" w:date="2026-05-12T14:48:00Z" w16du:dateUtc="2026-05-12T19:48:00Z">
        <w:r w:rsidR="00E10A8D">
          <w:rPr>
            <w:rFonts w:ascii="Times New Roman" w:eastAsia="Times New Roman" w:hAnsi="Times New Roman" w:cs="Times New Roman"/>
          </w:rPr>
          <w:t xml:space="preserve"> Simulation 4a</w:t>
        </w:r>
      </w:ins>
      <w:ins w:id="2063" w:author="Benton, Deon" w:date="2026-05-12T14:37:00Z" w16du:dateUtc="2026-05-12T19:37:00Z">
        <w:r w:rsidR="00EA7895">
          <w:rPr>
            <w:rFonts w:ascii="Times New Roman" w:eastAsia="Times New Roman" w:hAnsi="Times New Roman" w:cs="Times New Roman"/>
          </w:rPr>
          <w:t xml:space="preserve"> and</w:t>
        </w:r>
      </w:ins>
      <w:ins w:id="2064" w:author="Benton, Deon" w:date="2026-05-12T14:48:00Z" w16du:dateUtc="2026-05-12T19:48:00Z">
        <w:r w:rsidR="00E10A8D">
          <w:rPr>
            <w:rFonts w:ascii="Times New Roman" w:eastAsia="Times New Roman" w:hAnsi="Times New Roman" w:cs="Times New Roman"/>
          </w:rPr>
          <w:t xml:space="preserve"> the</w:t>
        </w:r>
      </w:ins>
      <w:ins w:id="2065" w:author="Benton, Deon" w:date="2026-05-12T14:37:00Z" w16du:dateUtc="2026-05-12T19:37:00Z">
        <w:r w:rsidR="00EA7895">
          <w:rPr>
            <w:rFonts w:ascii="Times New Roman" w:eastAsia="Times New Roman" w:hAnsi="Times New Roman" w:cs="Times New Roman"/>
          </w:rPr>
          <w:t xml:space="preserve"> inefficient</w:t>
        </w:r>
      </w:ins>
      <w:ins w:id="2066" w:author="Benton, Deon" w:date="2026-05-12T14:36:00Z" w16du:dateUtc="2026-05-12T19:36:00Z">
        <w:r w:rsidR="00EA7895">
          <w:rPr>
            <w:rFonts w:ascii="Times New Roman" w:eastAsia="Times New Roman" w:hAnsi="Times New Roman" w:cs="Times New Roman"/>
          </w:rPr>
          <w:t xml:space="preserve"> </w:t>
        </w:r>
      </w:ins>
      <w:r w:rsidR="00FB7777">
        <w:rPr>
          <w:rFonts w:ascii="Times New Roman" w:eastAsia="Times New Roman" w:hAnsi="Times New Roman" w:cs="Times New Roman"/>
        </w:rPr>
        <w:t xml:space="preserve">one </w:t>
      </w:r>
      <w:ins w:id="2067" w:author="Benton, Deon" w:date="2026-05-12T14:51:00Z" w16du:dateUtc="2026-05-12T19:51:00Z">
        <w:r w:rsidR="00B854F3">
          <w:rPr>
            <w:rFonts w:ascii="Times New Roman" w:eastAsia="Times New Roman" w:hAnsi="Times New Roman" w:cs="Times New Roman"/>
          </w:rPr>
          <w:t>from</w:t>
        </w:r>
      </w:ins>
      <w:ins w:id="2068" w:author="Benton, Deon" w:date="2026-05-12T14:48:00Z" w16du:dateUtc="2026-05-12T19:48:00Z">
        <w:r w:rsidR="00E10A8D">
          <w:rPr>
            <w:rFonts w:ascii="Times New Roman" w:eastAsia="Times New Roman" w:hAnsi="Times New Roman" w:cs="Times New Roman"/>
          </w:rPr>
          <w:t xml:space="preserve"> Sim</w:t>
        </w:r>
      </w:ins>
      <w:ins w:id="2069" w:author="Benton, Deon" w:date="2026-05-12T14:49:00Z" w16du:dateUtc="2026-05-12T19:49:00Z">
        <w:r w:rsidR="00E10A8D">
          <w:rPr>
            <w:rFonts w:ascii="Times New Roman" w:eastAsia="Times New Roman" w:hAnsi="Times New Roman" w:cs="Times New Roman"/>
          </w:rPr>
          <w:t>ulation 1a</w:t>
        </w:r>
      </w:ins>
      <w:ins w:id="2070" w:author="Benton, Deon" w:date="2026-05-12T14:38:00Z" w16du:dateUtc="2026-05-12T19:38:00Z">
        <w:r w:rsidR="008B0C52">
          <w:rPr>
            <w:rFonts w:ascii="Times New Roman" w:eastAsia="Times New Roman" w:hAnsi="Times New Roman" w:cs="Times New Roman"/>
          </w:rPr>
          <w:t xml:space="preserve">. </w:t>
        </w:r>
      </w:ins>
      <w:r w:rsidR="00921E01">
        <w:rPr>
          <w:rFonts w:ascii="Times New Roman" w:eastAsia="Times New Roman" w:hAnsi="Times New Roman" w:cs="Times New Roman"/>
        </w:rPr>
        <w:t>The results</w:t>
      </w:r>
      <w:r w:rsidR="00C342EA">
        <w:rPr>
          <w:rFonts w:ascii="Times New Roman" w:eastAsia="Times New Roman" w:hAnsi="Times New Roman" w:cs="Times New Roman"/>
        </w:rPr>
        <w:t xml:space="preserve"> for this simulation</w:t>
      </w:r>
      <w:r w:rsidR="00921E01">
        <w:rPr>
          <w:rFonts w:ascii="Times New Roman" w:eastAsia="Times New Roman" w:hAnsi="Times New Roman" w:cs="Times New Roman"/>
        </w:rPr>
        <w:t>—</w:t>
      </w:r>
      <w:r w:rsidR="00C342EA">
        <w:rPr>
          <w:rFonts w:ascii="Times New Roman" w:eastAsia="Times New Roman" w:hAnsi="Times New Roman" w:cs="Times New Roman"/>
        </w:rPr>
        <w:t xml:space="preserve">which are </w:t>
      </w:r>
      <w:r w:rsidR="00921E01">
        <w:rPr>
          <w:rFonts w:ascii="Times New Roman" w:eastAsia="Times New Roman" w:hAnsi="Times New Roman" w:cs="Times New Roman"/>
        </w:rPr>
        <w:t>shown</w:t>
      </w:r>
      <w:ins w:id="2071" w:author="Benton, Deon" w:date="2026-05-12T15:19:00Z" w16du:dateUtc="2026-05-12T20:19:00Z">
        <w:r w:rsidR="00E959D6">
          <w:rPr>
            <w:rFonts w:ascii="Times New Roman" w:eastAsia="Times New Roman" w:hAnsi="Times New Roman" w:cs="Times New Roman"/>
          </w:rPr>
          <w:t xml:space="preserve"> in Figure 24</w:t>
        </w:r>
      </w:ins>
      <w:r w:rsidR="00921E01">
        <w:rPr>
          <w:rFonts w:ascii="Times New Roman" w:eastAsia="Times New Roman" w:hAnsi="Times New Roman" w:cs="Times New Roman"/>
        </w:rPr>
        <w:t>—</w:t>
      </w:r>
      <w:r w:rsidR="00CE272B">
        <w:rPr>
          <w:rFonts w:ascii="Times New Roman" w:eastAsia="Times New Roman" w:hAnsi="Times New Roman" w:cs="Times New Roman"/>
        </w:rPr>
        <w:t>revealed that</w:t>
      </w:r>
      <w:r w:rsidR="00921E01">
        <w:rPr>
          <w:rFonts w:ascii="Times New Roman" w:eastAsia="Times New Roman" w:hAnsi="Times New Roman" w:cs="Times New Roman"/>
        </w:rPr>
        <w:t xml:space="preserve"> networks produced greater error to the Inefficient </w:t>
      </w:r>
      <w:r w:rsidR="001C7FC6">
        <w:rPr>
          <w:rFonts w:ascii="Times New Roman" w:eastAsia="Times New Roman" w:hAnsi="Times New Roman" w:cs="Times New Roman"/>
        </w:rPr>
        <w:t>than</w:t>
      </w:r>
      <w:r w:rsidR="00921E01">
        <w:rPr>
          <w:rFonts w:ascii="Times New Roman" w:eastAsia="Times New Roman" w:hAnsi="Times New Roman" w:cs="Times New Roman"/>
        </w:rPr>
        <w:t xml:space="preserve"> to the High, inefficient </w:t>
      </w:r>
      <w:r w:rsidR="00995BDC">
        <w:rPr>
          <w:rFonts w:ascii="Times New Roman" w:eastAsia="Times New Roman" w:hAnsi="Times New Roman" w:cs="Times New Roman"/>
        </w:rPr>
        <w:t>test event.</w:t>
      </w:r>
      <w:r w:rsidR="00CB598A">
        <w:rPr>
          <w:rFonts w:ascii="Times New Roman" w:eastAsia="Times New Roman" w:hAnsi="Times New Roman" w:cs="Times New Roman"/>
        </w:rPr>
        <w:t xml:space="preserve"> </w:t>
      </w:r>
      <w:r w:rsidR="00EA75EB">
        <w:rPr>
          <w:rFonts w:ascii="Times New Roman" w:eastAsia="Times New Roman" w:hAnsi="Times New Roman" w:cs="Times New Roman"/>
        </w:rPr>
        <w:t xml:space="preserve"> </w:t>
      </w:r>
    </w:p>
    <w:p w14:paraId="7902C643" w14:textId="3CE48FC5" w:rsidR="007C0E1B" w:rsidRDefault="00C1164B" w:rsidP="00FA6AB7">
      <w:pPr>
        <w:tabs>
          <w:tab w:val="left" w:pos="7378"/>
        </w:tabs>
        <w:spacing w:line="480" w:lineRule="auto"/>
        <w:ind w:firstLine="720"/>
        <w:contextualSpacing/>
        <w:rPr>
          <w:ins w:id="2072" w:author="Benton, Deon" w:date="2026-05-13T19:08:00Z" w16du:dateUtc="2026-05-14T00:08:00Z"/>
          <w:rFonts w:ascii="Times New Roman" w:eastAsia="Times New Roman" w:hAnsi="Times New Roman" w:cs="Times New Roman"/>
        </w:rPr>
      </w:pPr>
      <w:r>
        <w:rPr>
          <w:rFonts w:ascii="Times New Roman" w:eastAsia="Times New Roman" w:hAnsi="Times New Roman" w:cs="Times New Roman"/>
        </w:rPr>
        <w:t>I</w:t>
      </w:r>
      <w:ins w:id="2073" w:author="Benton, Deon" w:date="2026-05-12T17:00:00Z" w16du:dateUtc="2026-05-12T22:00:00Z">
        <w:r w:rsidR="0045705D" w:rsidRPr="0045705D">
          <w:rPr>
            <w:rFonts w:ascii="Times New Roman" w:eastAsia="Times New Roman" w:hAnsi="Times New Roman" w:cs="Times New Roman"/>
          </w:rPr>
          <w:t xml:space="preserve">n terms of the mechanistic basis of networks’ responses </w:t>
        </w:r>
      </w:ins>
      <w:ins w:id="2074" w:author="Benton, Deon" w:date="2026-05-15T21:34:00Z" w16du:dateUtc="2026-05-16T02:34:00Z">
        <w:r w:rsidR="00FD18C8">
          <w:rPr>
            <w:rFonts w:ascii="Times New Roman" w:eastAsia="Times New Roman" w:hAnsi="Times New Roman" w:cs="Times New Roman"/>
          </w:rPr>
          <w:t>here</w:t>
        </w:r>
      </w:ins>
      <w:ins w:id="2075" w:author="Benton, Deon" w:date="2026-05-12T17:00:00Z" w16du:dateUtc="2026-05-12T22:00:00Z">
        <w:r w:rsidR="0045705D" w:rsidRPr="0045705D">
          <w:rPr>
            <w:rFonts w:ascii="Times New Roman" w:eastAsia="Times New Roman" w:hAnsi="Times New Roman" w:cs="Times New Roman"/>
          </w:rPr>
          <w:t>, networks looked longer at the Inefficient test event than at the High, inefficient one</w:t>
        </w:r>
      </w:ins>
      <w:ins w:id="2076" w:author="Benton, Deon" w:date="2026-05-15T21:34:00Z" w16du:dateUtc="2026-05-16T02:34:00Z">
        <w:r w:rsidR="00FD18C8">
          <w:rPr>
            <w:rFonts w:ascii="Times New Roman" w:eastAsia="Times New Roman" w:hAnsi="Times New Roman" w:cs="Times New Roman"/>
          </w:rPr>
          <w:t xml:space="preserve"> because</w:t>
        </w:r>
      </w:ins>
      <w:ins w:id="2077" w:author="Benton, Deon" w:date="2026-05-12T17:00:00Z" w16du:dateUtc="2026-05-12T22:00:00Z">
        <w:r w:rsidR="0045705D" w:rsidRPr="0045705D">
          <w:rPr>
            <w:rFonts w:ascii="Times New Roman" w:eastAsia="Times New Roman" w:hAnsi="Times New Roman" w:cs="Times New Roman"/>
          </w:rPr>
          <w:t xml:space="preserve"> </w:t>
        </w:r>
      </w:ins>
      <w:ins w:id="2078" w:author="Benton, Deon" w:date="2026-05-13T10:55:00Z" w16du:dateUtc="2026-05-13T15:55:00Z">
        <w:r w:rsidR="00AA5ADC">
          <w:rPr>
            <w:rFonts w:ascii="Times New Roman" w:eastAsia="Times New Roman" w:hAnsi="Times New Roman" w:cs="Times New Roman"/>
          </w:rPr>
          <w:t>some of the</w:t>
        </w:r>
      </w:ins>
      <w:ins w:id="2079" w:author="Benton, Deon" w:date="2026-05-12T17:00:00Z" w16du:dateUtc="2026-05-12T22:00:00Z">
        <w:r w:rsidR="0045705D" w:rsidRPr="0045705D">
          <w:rPr>
            <w:rFonts w:ascii="Times New Roman" w:eastAsia="Times New Roman" w:hAnsi="Times New Roman" w:cs="Times New Roman"/>
          </w:rPr>
          <w:t xml:space="preserve"> input information presented in th</w:t>
        </w:r>
      </w:ins>
      <w:ins w:id="2080" w:author="Benton, Deon" w:date="2026-05-15T21:34:00Z" w16du:dateUtc="2026-05-16T02:34:00Z">
        <w:r w:rsidR="00FD18C8">
          <w:rPr>
            <w:rFonts w:ascii="Times New Roman" w:eastAsia="Times New Roman" w:hAnsi="Times New Roman" w:cs="Times New Roman"/>
          </w:rPr>
          <w:t>is event</w:t>
        </w:r>
      </w:ins>
      <w:ins w:id="2081" w:author="Benton, Deon" w:date="2026-05-13T10:57:00Z" w16du:dateUtc="2026-05-13T15:57:00Z">
        <w:r w:rsidR="00B71065">
          <w:rPr>
            <w:rFonts w:ascii="Times New Roman" w:eastAsia="Times New Roman" w:hAnsi="Times New Roman" w:cs="Times New Roman"/>
          </w:rPr>
          <w:t>—</w:t>
        </w:r>
      </w:ins>
      <w:ins w:id="2082" w:author="Benton, Deon" w:date="2026-05-13T18:44:00Z" w16du:dateUtc="2026-05-13T23:44:00Z">
        <w:r w:rsidR="005C059E">
          <w:rPr>
            <w:rFonts w:ascii="Times New Roman" w:eastAsia="Times New Roman" w:hAnsi="Times New Roman" w:cs="Times New Roman"/>
          </w:rPr>
          <w:t>specifically that</w:t>
        </w:r>
      </w:ins>
      <w:ins w:id="2083" w:author="Benton, Deon" w:date="2026-05-13T10:57:00Z" w16du:dateUtc="2026-05-13T15:57:00Z">
        <w:r w:rsidR="00B71065">
          <w:rPr>
            <w:rFonts w:ascii="Times New Roman" w:eastAsia="Times New Roman" w:hAnsi="Times New Roman" w:cs="Times New Roman"/>
          </w:rPr>
          <w:t xml:space="preserve"> pertaining to </w:t>
        </w:r>
      </w:ins>
      <w:ins w:id="2084" w:author="Benton, Deon" w:date="2026-05-13T18:44:00Z" w16du:dateUtc="2026-05-13T23:44:00Z">
        <w:r w:rsidR="00903C7F">
          <w:rPr>
            <w:rFonts w:ascii="Times New Roman" w:eastAsia="Times New Roman" w:hAnsi="Times New Roman" w:cs="Times New Roman"/>
          </w:rPr>
          <w:t>a now absent obstacle</w:t>
        </w:r>
      </w:ins>
      <w:ins w:id="2085" w:author="Benton, Deon" w:date="2026-05-13T10:57:00Z" w16du:dateUtc="2026-05-13T15:57:00Z">
        <w:r w:rsidR="00B71065">
          <w:rPr>
            <w:rFonts w:ascii="Times New Roman" w:eastAsia="Times New Roman" w:hAnsi="Times New Roman" w:cs="Times New Roman"/>
          </w:rPr>
          <w:t>—</w:t>
        </w:r>
      </w:ins>
      <w:ins w:id="2086" w:author="Benton, Deon" w:date="2026-05-12T17:00:00Z" w16du:dateUtc="2026-05-12T22:00:00Z">
        <w:r w:rsidR="0045705D" w:rsidRPr="0045705D">
          <w:rPr>
            <w:rFonts w:ascii="Times New Roman" w:eastAsia="Times New Roman" w:hAnsi="Times New Roman" w:cs="Times New Roman"/>
          </w:rPr>
          <w:t>strongly activated a</w:t>
        </w:r>
      </w:ins>
      <w:ins w:id="2087" w:author="Benton, Deon" w:date="2026-05-13T10:58:00Z" w16du:dateUtc="2026-05-13T15:58:00Z">
        <w:r w:rsidR="00CA6849">
          <w:rPr>
            <w:rFonts w:ascii="Times New Roman" w:eastAsia="Times New Roman" w:hAnsi="Times New Roman" w:cs="Times New Roman"/>
          </w:rPr>
          <w:t>n</w:t>
        </w:r>
      </w:ins>
      <w:ins w:id="2088" w:author="Benton, Deon" w:date="2026-05-12T17:00:00Z" w16du:dateUtc="2026-05-12T22:00:00Z">
        <w:r w:rsidR="0045705D" w:rsidRPr="0045705D">
          <w:rPr>
            <w:rFonts w:ascii="Times New Roman" w:eastAsia="Times New Roman" w:hAnsi="Times New Roman" w:cs="Times New Roman"/>
          </w:rPr>
          <w:t xml:space="preserve"> internal representation corresponding to straight motion</w:t>
        </w:r>
      </w:ins>
      <w:ins w:id="2089" w:author="Benton, Deon" w:date="2026-05-13T10:52:00Z" w16du:dateUtc="2026-05-13T15:52:00Z">
        <w:r w:rsidR="00782CD9">
          <w:rPr>
            <w:rFonts w:ascii="Times New Roman" w:eastAsia="Times New Roman" w:hAnsi="Times New Roman" w:cs="Times New Roman"/>
          </w:rPr>
          <w:t xml:space="preserve">. </w:t>
        </w:r>
      </w:ins>
      <w:ins w:id="2090" w:author="Benton, Deon" w:date="2026-05-13T18:45:00Z" w16du:dateUtc="2026-05-13T23:45:00Z">
        <w:r w:rsidR="000A32AC">
          <w:rPr>
            <w:rFonts w:ascii="Times New Roman" w:eastAsia="Times New Roman" w:hAnsi="Times New Roman" w:cs="Times New Roman"/>
          </w:rPr>
          <w:t>T</w:t>
        </w:r>
      </w:ins>
      <w:ins w:id="2091" w:author="Benton, Deon" w:date="2026-05-13T18:46:00Z" w16du:dateUtc="2026-05-13T23:46:00Z">
        <w:r w:rsidR="000A32AC">
          <w:rPr>
            <w:rFonts w:ascii="Times New Roman" w:eastAsia="Times New Roman" w:hAnsi="Times New Roman" w:cs="Times New Roman"/>
          </w:rPr>
          <w:t xml:space="preserve">he </w:t>
        </w:r>
      </w:ins>
      <w:ins w:id="2092" w:author="Benton, Deon" w:date="2026-05-13T18:47:00Z" w16du:dateUtc="2026-05-13T23:47:00Z">
        <w:r w:rsidR="000A32AC">
          <w:rPr>
            <w:rFonts w:ascii="Times New Roman" w:eastAsia="Times New Roman" w:hAnsi="Times New Roman" w:cs="Times New Roman"/>
          </w:rPr>
          <w:t>reason for this is that the motion that corresponded to</w:t>
        </w:r>
      </w:ins>
      <w:ins w:id="2093" w:author="Benton, Deon" w:date="2026-05-13T18:50:00Z" w16du:dateUtc="2026-05-13T23:50:00Z">
        <w:r w:rsidR="00FC61E6">
          <w:rPr>
            <w:rFonts w:ascii="Times New Roman" w:eastAsia="Times New Roman" w:hAnsi="Times New Roman" w:cs="Times New Roman"/>
          </w:rPr>
          <w:t xml:space="preserve">, </w:t>
        </w:r>
      </w:ins>
      <w:ins w:id="2094" w:author="Benton, Deon" w:date="2026-05-13T18:47:00Z" w16du:dateUtc="2026-05-13T23:47:00Z">
        <w:r w:rsidR="000A32AC">
          <w:rPr>
            <w:rFonts w:ascii="Times New Roman" w:eastAsia="Times New Roman" w:hAnsi="Times New Roman" w:cs="Times New Roman"/>
          </w:rPr>
          <w:t>and was associated with,</w:t>
        </w:r>
      </w:ins>
      <w:ins w:id="2095" w:author="Benton, Deon" w:date="2026-05-13T18:46:00Z" w16du:dateUtc="2026-05-13T23:46:00Z">
        <w:r w:rsidR="000A32AC">
          <w:rPr>
            <w:rFonts w:ascii="Times New Roman" w:eastAsia="Times New Roman" w:hAnsi="Times New Roman" w:cs="Times New Roman"/>
          </w:rPr>
          <w:t xml:space="preserve"> such missing information during </w:t>
        </w:r>
      </w:ins>
      <w:ins w:id="2096" w:author="Benton, Deon" w:date="2026-05-13T18:47:00Z" w16du:dateUtc="2026-05-13T23:47:00Z">
        <w:r w:rsidR="000A32AC">
          <w:rPr>
            <w:rFonts w:ascii="Times New Roman" w:eastAsia="Times New Roman" w:hAnsi="Times New Roman" w:cs="Times New Roman"/>
          </w:rPr>
          <w:t>pretraining was a straight trajectory</w:t>
        </w:r>
      </w:ins>
      <w:ins w:id="2097" w:author="Benton, Deon" w:date="2026-05-15T21:35:00Z" w16du:dateUtc="2026-05-16T02:35:00Z">
        <w:r w:rsidR="0015508E">
          <w:rPr>
            <w:rFonts w:ascii="Times New Roman" w:eastAsia="Times New Roman" w:hAnsi="Times New Roman" w:cs="Times New Roman"/>
          </w:rPr>
          <w:t xml:space="preserve">; that is, networks learned to associate the </w:t>
        </w:r>
        <w:r w:rsidR="0015508E">
          <w:rPr>
            <w:rFonts w:ascii="Times New Roman" w:eastAsia="Times New Roman" w:hAnsi="Times New Roman" w:cs="Times New Roman"/>
            <w:i/>
            <w:iCs/>
          </w:rPr>
          <w:t xml:space="preserve">absence </w:t>
        </w:r>
        <w:r w:rsidR="0015508E">
          <w:rPr>
            <w:rFonts w:ascii="Times New Roman" w:eastAsia="Times New Roman" w:hAnsi="Times New Roman" w:cs="Times New Roman"/>
          </w:rPr>
          <w:t>of obstacles with straight motion during the pretraining phases</w:t>
        </w:r>
      </w:ins>
      <w:ins w:id="2098" w:author="Benton, Deon" w:date="2026-05-13T18:47:00Z" w16du:dateUtc="2026-05-13T23:47:00Z">
        <w:r w:rsidR="000A32AC">
          <w:rPr>
            <w:rFonts w:ascii="Times New Roman" w:eastAsia="Times New Roman" w:hAnsi="Times New Roman" w:cs="Times New Roman"/>
          </w:rPr>
          <w:t xml:space="preserve">. </w:t>
        </w:r>
      </w:ins>
      <w:ins w:id="2099" w:author="Benton, Deon" w:date="2026-05-13T18:48:00Z" w16du:dateUtc="2026-05-13T23:48:00Z">
        <w:r w:rsidR="000A32AC">
          <w:rPr>
            <w:rFonts w:ascii="Times New Roman" w:eastAsia="Times New Roman" w:hAnsi="Times New Roman" w:cs="Times New Roman"/>
          </w:rPr>
          <w:t>Ultimately, however, this</w:t>
        </w:r>
      </w:ins>
      <w:ins w:id="2100" w:author="Benton, Deon" w:date="2026-05-13T18:50:00Z" w16du:dateUtc="2026-05-13T23:50:00Z">
        <w:r w:rsidR="00FC61E6">
          <w:rPr>
            <w:rFonts w:ascii="Times New Roman" w:eastAsia="Times New Roman" w:hAnsi="Times New Roman" w:cs="Times New Roman"/>
          </w:rPr>
          <w:t xml:space="preserve"> learned association</w:t>
        </w:r>
      </w:ins>
      <w:ins w:id="2101" w:author="Benton, Deon" w:date="2026-05-13T18:48:00Z" w16du:dateUtc="2026-05-13T23:48:00Z">
        <w:r w:rsidR="000A32AC">
          <w:rPr>
            <w:rFonts w:ascii="Times New Roman" w:eastAsia="Times New Roman" w:hAnsi="Times New Roman" w:cs="Times New Roman"/>
          </w:rPr>
          <w:t xml:space="preserve"> was at</w:t>
        </w:r>
      </w:ins>
      <w:ins w:id="2102" w:author="Benton, Deon" w:date="2026-05-12T17:00:00Z" w16du:dateUtc="2026-05-12T22:00:00Z">
        <w:r w:rsidR="0045705D" w:rsidRPr="0045705D">
          <w:rPr>
            <w:rFonts w:ascii="Times New Roman" w:eastAsia="Times New Roman" w:hAnsi="Times New Roman" w:cs="Times New Roman"/>
          </w:rPr>
          <w:t xml:space="preserve"> odds with the</w:t>
        </w:r>
      </w:ins>
      <w:ins w:id="2103" w:author="Benton, Deon" w:date="2026-05-13T18:53:00Z" w16du:dateUtc="2026-05-13T23:53:00Z">
        <w:r w:rsidR="00C14E54">
          <w:rPr>
            <w:rFonts w:ascii="Times New Roman" w:eastAsia="Times New Roman" w:hAnsi="Times New Roman" w:cs="Times New Roman"/>
          </w:rPr>
          <w:t xml:space="preserve"> </w:t>
        </w:r>
      </w:ins>
      <w:ins w:id="2104" w:author="Benton, Deon" w:date="2026-05-15T21:36:00Z" w16du:dateUtc="2026-05-16T02:36:00Z">
        <w:r w:rsidR="00060832">
          <w:rPr>
            <w:rFonts w:ascii="Times New Roman" w:eastAsia="Times New Roman" w:hAnsi="Times New Roman" w:cs="Times New Roman"/>
          </w:rPr>
          <w:t xml:space="preserve">visual </w:t>
        </w:r>
      </w:ins>
      <w:ins w:id="2105" w:author="Benton, Deon" w:date="2026-05-13T18:53:00Z" w16du:dateUtc="2026-05-13T23:53:00Z">
        <w:r w:rsidR="00C14E54">
          <w:rPr>
            <w:rFonts w:ascii="Times New Roman" w:eastAsia="Times New Roman" w:hAnsi="Times New Roman" w:cs="Times New Roman"/>
          </w:rPr>
          <w:t>information presented in</w:t>
        </w:r>
      </w:ins>
      <w:ins w:id="2106" w:author="Benton, Deon" w:date="2026-05-12T17:00:00Z" w16du:dateUtc="2026-05-12T22:00:00Z">
        <w:r w:rsidR="0045705D" w:rsidRPr="0045705D">
          <w:rPr>
            <w:rFonts w:ascii="Times New Roman" w:eastAsia="Times New Roman" w:hAnsi="Times New Roman" w:cs="Times New Roman"/>
          </w:rPr>
          <w:t xml:space="preserve"> the </w:t>
        </w:r>
      </w:ins>
      <w:ins w:id="2107" w:author="Benton, Deon" w:date="2026-05-13T18:48:00Z" w16du:dateUtc="2026-05-13T23:48:00Z">
        <w:r w:rsidR="00FC61E6">
          <w:rPr>
            <w:rFonts w:ascii="Times New Roman" w:eastAsia="Times New Roman" w:hAnsi="Times New Roman" w:cs="Times New Roman"/>
          </w:rPr>
          <w:t>Inconsistent test event</w:t>
        </w:r>
      </w:ins>
      <w:ins w:id="2108" w:author="Benton, Deon" w:date="2026-05-13T18:54:00Z" w16du:dateUtc="2026-05-13T23:54:00Z">
        <w:r w:rsidR="00C14E54">
          <w:rPr>
            <w:rFonts w:ascii="Times New Roman" w:eastAsia="Times New Roman" w:hAnsi="Times New Roman" w:cs="Times New Roman"/>
          </w:rPr>
          <w:t>—</w:t>
        </w:r>
      </w:ins>
      <w:ins w:id="2109" w:author="Benton, Deon" w:date="2026-05-13T18:56:00Z" w16du:dateUtc="2026-05-13T23:56:00Z">
        <w:r w:rsidR="00C14E54">
          <w:rPr>
            <w:rFonts w:ascii="Times New Roman" w:eastAsia="Times New Roman" w:hAnsi="Times New Roman" w:cs="Times New Roman"/>
          </w:rPr>
          <w:t xml:space="preserve">this event presented networks </w:t>
        </w:r>
      </w:ins>
      <w:ins w:id="2110" w:author="Benton, Deon" w:date="2026-05-13T18:58:00Z" w16du:dateUtc="2026-05-13T23:58:00Z">
        <w:r w:rsidR="00C14E54">
          <w:rPr>
            <w:rFonts w:ascii="Times New Roman" w:eastAsia="Times New Roman" w:hAnsi="Times New Roman" w:cs="Times New Roman"/>
          </w:rPr>
          <w:t>with barrierless</w:t>
        </w:r>
      </w:ins>
      <w:ins w:id="2111" w:author="Benton, Deon" w:date="2026-05-12T17:00:00Z" w16du:dateUtc="2026-05-12T22:00:00Z">
        <w:r w:rsidR="0045705D" w:rsidRPr="0045705D">
          <w:rPr>
            <w:rFonts w:ascii="Times New Roman" w:eastAsia="Times New Roman" w:hAnsi="Times New Roman" w:cs="Times New Roman"/>
          </w:rPr>
          <w:t xml:space="preserve"> curved motion. </w:t>
        </w:r>
      </w:ins>
      <w:ins w:id="2112" w:author="Benton, Deon" w:date="2026-05-13T18:57:00Z" w16du:dateUtc="2026-05-13T23:57:00Z">
        <w:r w:rsidR="00C14E54">
          <w:rPr>
            <w:rFonts w:ascii="Times New Roman" w:eastAsia="Times New Roman" w:hAnsi="Times New Roman" w:cs="Times New Roman"/>
          </w:rPr>
          <w:t>This discrepancy between what networks were shown and what they</w:t>
        </w:r>
      </w:ins>
      <w:ins w:id="2113" w:author="Benton, Deon" w:date="2026-05-13T18:58:00Z" w16du:dateUtc="2026-05-13T23:58:00Z">
        <w:r w:rsidR="00C14E54">
          <w:rPr>
            <w:rFonts w:ascii="Times New Roman" w:eastAsia="Times New Roman" w:hAnsi="Times New Roman" w:cs="Times New Roman"/>
          </w:rPr>
          <w:t xml:space="preserve"> expected</w:t>
        </w:r>
      </w:ins>
      <w:ins w:id="2114" w:author="Benton, Deon" w:date="2026-05-15T21:37:00Z" w16du:dateUtc="2026-05-16T02:37:00Z">
        <w:r w:rsidR="00880C9B">
          <w:rPr>
            <w:rFonts w:ascii="Times New Roman" w:eastAsia="Times New Roman" w:hAnsi="Times New Roman" w:cs="Times New Roman"/>
          </w:rPr>
          <w:t>, in turn,</w:t>
        </w:r>
      </w:ins>
      <w:ins w:id="2115" w:author="Benton, Deon" w:date="2026-05-12T17:00:00Z" w16du:dateUtc="2026-05-12T22:00:00Z">
        <w:r w:rsidR="0045705D" w:rsidRPr="0045705D">
          <w:rPr>
            <w:rFonts w:ascii="Times New Roman" w:eastAsia="Times New Roman" w:hAnsi="Times New Roman" w:cs="Times New Roman"/>
          </w:rPr>
          <w:t xml:space="preserve"> </w:t>
        </w:r>
      </w:ins>
      <w:ins w:id="2116" w:author="Benton, Deon" w:date="2026-05-15T21:36:00Z" w16du:dateUtc="2026-05-16T02:36:00Z">
        <w:r w:rsidR="00880C9B">
          <w:rPr>
            <w:rFonts w:ascii="Times New Roman" w:eastAsia="Times New Roman" w:hAnsi="Times New Roman" w:cs="Times New Roman"/>
          </w:rPr>
          <w:t>resulted</w:t>
        </w:r>
      </w:ins>
      <w:ins w:id="2117" w:author="Benton, Deon" w:date="2026-05-12T17:00:00Z" w16du:dateUtc="2026-05-12T22:00:00Z">
        <w:r w:rsidR="0045705D" w:rsidRPr="0045705D">
          <w:rPr>
            <w:rFonts w:ascii="Times New Roman" w:eastAsia="Times New Roman" w:hAnsi="Times New Roman" w:cs="Times New Roman"/>
          </w:rPr>
          <w:t xml:space="preserve"> </w:t>
        </w:r>
      </w:ins>
      <w:ins w:id="2118" w:author="Benton, Deon" w:date="2026-05-15T21:37:00Z" w16du:dateUtc="2026-05-16T02:37:00Z">
        <w:r w:rsidR="002824DD">
          <w:rPr>
            <w:rFonts w:ascii="Times New Roman" w:eastAsia="Times New Roman" w:hAnsi="Times New Roman" w:cs="Times New Roman"/>
          </w:rPr>
          <w:t xml:space="preserve">in </w:t>
        </w:r>
      </w:ins>
      <w:ins w:id="2119" w:author="Benton, Deon" w:date="2026-05-12T17:00:00Z" w16du:dateUtc="2026-05-12T22:00:00Z">
        <w:r w:rsidR="0045705D" w:rsidRPr="0045705D">
          <w:rPr>
            <w:rFonts w:ascii="Times New Roman" w:eastAsia="Times New Roman" w:hAnsi="Times New Roman" w:cs="Times New Roman"/>
          </w:rPr>
          <w:t>multiple sources of error.</w:t>
        </w:r>
      </w:ins>
      <w:ins w:id="2120" w:author="Benton, Deon" w:date="2026-05-13T19:00:00Z" w16du:dateUtc="2026-05-14T00:00:00Z">
        <w:r w:rsidR="00C14E54">
          <w:rPr>
            <w:rFonts w:ascii="Times New Roman" w:eastAsia="Times New Roman" w:hAnsi="Times New Roman" w:cs="Times New Roman"/>
          </w:rPr>
          <w:t xml:space="preserve"> One </w:t>
        </w:r>
      </w:ins>
      <w:ins w:id="2121" w:author="Benton, Deon" w:date="2026-05-13T19:03:00Z" w16du:dateUtc="2026-05-14T00:03:00Z">
        <w:r w:rsidR="007C0E1B">
          <w:rPr>
            <w:rFonts w:ascii="Times New Roman" w:eastAsia="Times New Roman" w:hAnsi="Times New Roman" w:cs="Times New Roman"/>
          </w:rPr>
          <w:t>source</w:t>
        </w:r>
      </w:ins>
      <w:ins w:id="2122" w:author="Benton, Deon" w:date="2026-05-13T19:00:00Z" w16du:dateUtc="2026-05-14T00:00:00Z">
        <w:r w:rsidR="00C14E54">
          <w:rPr>
            <w:rFonts w:ascii="Times New Roman" w:eastAsia="Times New Roman" w:hAnsi="Times New Roman" w:cs="Times New Roman"/>
          </w:rPr>
          <w:t xml:space="preserve"> of error </w:t>
        </w:r>
      </w:ins>
      <w:ins w:id="2123" w:author="Benton, Deon" w:date="2026-05-15T21:38:00Z" w16du:dateUtc="2026-05-16T02:38:00Z">
        <w:r w:rsidR="00DF2953">
          <w:rPr>
            <w:rFonts w:ascii="Times New Roman" w:eastAsia="Times New Roman" w:hAnsi="Times New Roman" w:cs="Times New Roman"/>
          </w:rPr>
          <w:t>was networks’ erroneous</w:t>
        </w:r>
      </w:ins>
      <w:ins w:id="2124" w:author="Benton, Deon" w:date="2026-05-12T17:00:00Z" w16du:dateUtc="2026-05-12T22:00:00Z">
        <w:r w:rsidR="0045705D" w:rsidRPr="0045705D">
          <w:rPr>
            <w:rFonts w:ascii="Times New Roman" w:eastAsia="Times New Roman" w:hAnsi="Times New Roman" w:cs="Times New Roman"/>
          </w:rPr>
          <w:t xml:space="preserve"> </w:t>
        </w:r>
      </w:ins>
      <w:ins w:id="2125" w:author="Benton, Deon" w:date="2026-05-15T21:38:00Z" w16du:dateUtc="2026-05-16T02:38:00Z">
        <w:r w:rsidR="00DF2953">
          <w:rPr>
            <w:rFonts w:ascii="Times New Roman" w:eastAsia="Times New Roman" w:hAnsi="Times New Roman" w:cs="Times New Roman"/>
          </w:rPr>
          <w:t>prediction of straight</w:t>
        </w:r>
      </w:ins>
      <w:ins w:id="2126" w:author="Benton, Deon" w:date="2026-05-15T21:40:00Z" w16du:dateUtc="2026-05-16T02:40:00Z">
        <w:r w:rsidR="00C201B3">
          <w:rPr>
            <w:rFonts w:ascii="Times New Roman" w:eastAsia="Times New Roman" w:hAnsi="Times New Roman" w:cs="Times New Roman"/>
          </w:rPr>
          <w:t xml:space="preserve"> motion—</w:t>
        </w:r>
        <w:proofErr w:type="gramStart"/>
        <w:r w:rsidR="00C201B3">
          <w:rPr>
            <w:rFonts w:ascii="Times New Roman" w:eastAsia="Times New Roman" w:hAnsi="Times New Roman" w:cs="Times New Roman"/>
          </w:rPr>
          <w:t>due to the fact that</w:t>
        </w:r>
        <w:proofErr w:type="gramEnd"/>
        <w:r w:rsidR="00C201B3">
          <w:rPr>
            <w:rFonts w:ascii="Times New Roman" w:eastAsia="Times New Roman" w:hAnsi="Times New Roman" w:cs="Times New Roman"/>
          </w:rPr>
          <w:t xml:space="preserve"> an obstacle was missing in this event—</w:t>
        </w:r>
      </w:ins>
      <w:ins w:id="2127" w:author="Benton, Deon" w:date="2026-05-12T17:00:00Z" w16du:dateUtc="2026-05-12T22:00:00Z">
        <w:r w:rsidR="0045705D" w:rsidRPr="0045705D">
          <w:rPr>
            <w:rFonts w:ascii="Times New Roman" w:eastAsia="Times New Roman" w:hAnsi="Times New Roman" w:cs="Times New Roman"/>
          </w:rPr>
          <w:t>r</w:t>
        </w:r>
      </w:ins>
      <w:ins w:id="2128" w:author="Benton, Deon" w:date="2026-05-15T21:40:00Z" w16du:dateUtc="2026-05-16T02:40:00Z">
        <w:r w:rsidR="00C201B3">
          <w:rPr>
            <w:rFonts w:ascii="Times New Roman" w:eastAsia="Times New Roman" w:hAnsi="Times New Roman" w:cs="Times New Roman"/>
          </w:rPr>
          <w:t>a</w:t>
        </w:r>
      </w:ins>
      <w:ins w:id="2129" w:author="Benton, Deon" w:date="2026-05-12T17:00:00Z" w16du:dateUtc="2026-05-12T22:00:00Z">
        <w:r w:rsidR="0045705D" w:rsidRPr="0045705D">
          <w:rPr>
            <w:rFonts w:ascii="Times New Roman" w:eastAsia="Times New Roman" w:hAnsi="Times New Roman" w:cs="Times New Roman"/>
          </w:rPr>
          <w:t xml:space="preserve">ther than </w:t>
        </w:r>
      </w:ins>
      <w:ins w:id="2130" w:author="Benton, Deon" w:date="2026-05-15T21:38:00Z" w16du:dateUtc="2026-05-16T02:38:00Z">
        <w:r w:rsidR="00D129C2">
          <w:rPr>
            <w:rFonts w:ascii="Times New Roman" w:eastAsia="Times New Roman" w:hAnsi="Times New Roman" w:cs="Times New Roman"/>
          </w:rPr>
          <w:t xml:space="preserve">the </w:t>
        </w:r>
      </w:ins>
      <w:ins w:id="2131" w:author="Benton, Deon" w:date="2026-05-13T19:03:00Z" w16du:dateUtc="2026-05-14T00:03:00Z">
        <w:r w:rsidR="007C0E1B">
          <w:rPr>
            <w:rFonts w:ascii="Times New Roman" w:eastAsia="Times New Roman" w:hAnsi="Times New Roman" w:cs="Times New Roman"/>
          </w:rPr>
          <w:t xml:space="preserve">observed </w:t>
        </w:r>
      </w:ins>
      <w:ins w:id="2132" w:author="Benton, Deon" w:date="2026-05-12T17:00:00Z" w16du:dateUtc="2026-05-12T22:00:00Z">
        <w:r w:rsidR="0045705D" w:rsidRPr="0045705D">
          <w:rPr>
            <w:rFonts w:ascii="Times New Roman" w:eastAsia="Times New Roman" w:hAnsi="Times New Roman" w:cs="Times New Roman"/>
          </w:rPr>
          <w:t>curved motion</w:t>
        </w:r>
      </w:ins>
      <w:ins w:id="2133" w:author="Benton, Deon" w:date="2026-05-13T19:03:00Z" w16du:dateUtc="2026-05-14T00:03:00Z">
        <w:r w:rsidR="007C0E1B">
          <w:rPr>
            <w:rFonts w:ascii="Times New Roman" w:eastAsia="Times New Roman" w:hAnsi="Times New Roman" w:cs="Times New Roman"/>
          </w:rPr>
          <w:t xml:space="preserve">. </w:t>
        </w:r>
        <w:r w:rsidR="007C0E1B" w:rsidRPr="007C0E1B">
          <w:rPr>
            <w:rFonts w:ascii="Times New Roman" w:eastAsia="Times New Roman" w:hAnsi="Times New Roman" w:cs="Times New Roman"/>
          </w:rPr>
          <w:t xml:space="preserve">Another </w:t>
        </w:r>
      </w:ins>
      <w:ins w:id="2134" w:author="Benton, Deon" w:date="2026-05-15T21:39:00Z" w16du:dateUtc="2026-05-16T02:39:00Z">
        <w:r w:rsidR="00972845">
          <w:rPr>
            <w:rFonts w:ascii="Times New Roman" w:eastAsia="Times New Roman" w:hAnsi="Times New Roman" w:cs="Times New Roman"/>
          </w:rPr>
          <w:t>was</w:t>
        </w:r>
      </w:ins>
      <w:ins w:id="2135" w:author="Benton, Deon" w:date="2026-05-13T19:03:00Z" w16du:dateUtc="2026-05-14T00:03:00Z">
        <w:r w:rsidR="007C0E1B" w:rsidRPr="007C0E1B">
          <w:rPr>
            <w:rFonts w:ascii="Times New Roman" w:eastAsia="Times New Roman" w:hAnsi="Times New Roman" w:cs="Times New Roman"/>
          </w:rPr>
          <w:t xml:space="preserve"> </w:t>
        </w:r>
      </w:ins>
      <w:ins w:id="2136" w:author="Benton, Deon" w:date="2026-05-13T19:08:00Z" w16du:dateUtc="2026-05-14T00:08:00Z">
        <w:r w:rsidR="007C0E1B">
          <w:rPr>
            <w:rFonts w:ascii="Times New Roman" w:eastAsia="Times New Roman" w:hAnsi="Times New Roman" w:cs="Times New Roman"/>
          </w:rPr>
          <w:t xml:space="preserve">networks’ </w:t>
        </w:r>
      </w:ins>
      <w:ins w:id="2137" w:author="Benton, Deon" w:date="2026-05-15T21:39:00Z" w16du:dateUtc="2026-05-16T02:39:00Z">
        <w:r w:rsidR="00972845">
          <w:rPr>
            <w:rFonts w:ascii="Times New Roman" w:eastAsia="Times New Roman" w:hAnsi="Times New Roman" w:cs="Times New Roman"/>
          </w:rPr>
          <w:t>mistaken</w:t>
        </w:r>
      </w:ins>
      <w:ins w:id="2138" w:author="Benton, Deon" w:date="2026-05-13T19:09:00Z" w16du:dateUtc="2026-05-14T00:09:00Z">
        <w:r w:rsidR="007C0E1B">
          <w:rPr>
            <w:rFonts w:ascii="Times New Roman" w:eastAsia="Times New Roman" w:hAnsi="Times New Roman" w:cs="Times New Roman"/>
          </w:rPr>
          <w:t xml:space="preserve"> prediction of</w:t>
        </w:r>
      </w:ins>
      <w:ins w:id="2139" w:author="Benton, Deon" w:date="2026-05-13T19:06:00Z" w16du:dateUtc="2026-05-14T00:06:00Z">
        <w:r w:rsidR="007C0E1B">
          <w:rPr>
            <w:rFonts w:ascii="Times New Roman" w:eastAsia="Times New Roman" w:hAnsi="Times New Roman" w:cs="Times New Roman"/>
          </w:rPr>
          <w:t xml:space="preserve"> no vertical clearance</w:t>
        </w:r>
      </w:ins>
      <w:ins w:id="2140" w:author="Benton, Deon" w:date="2026-05-13T19:07:00Z" w16du:dateUtc="2026-05-14T00:07:00Z">
        <w:r w:rsidR="007C0E1B">
          <w:rPr>
            <w:rFonts w:ascii="Times New Roman" w:eastAsia="Times New Roman" w:hAnsi="Times New Roman" w:cs="Times New Roman"/>
          </w:rPr>
          <w:t xml:space="preserve">—due to </w:t>
        </w:r>
      </w:ins>
      <w:ins w:id="2141" w:author="Benton, Deon" w:date="2026-05-13T19:09:00Z" w16du:dateUtc="2026-05-14T00:09:00Z">
        <w:r w:rsidR="007C0E1B">
          <w:rPr>
            <w:rFonts w:ascii="Times New Roman" w:eastAsia="Times New Roman" w:hAnsi="Times New Roman" w:cs="Times New Roman"/>
          </w:rPr>
          <w:t>an expectation of</w:t>
        </w:r>
      </w:ins>
      <w:ins w:id="2142" w:author="Benton, Deon" w:date="2026-05-13T19:07:00Z" w16du:dateUtc="2026-05-14T00:07:00Z">
        <w:r w:rsidR="007C0E1B">
          <w:rPr>
            <w:rFonts w:ascii="Times New Roman" w:eastAsia="Times New Roman" w:hAnsi="Times New Roman" w:cs="Times New Roman"/>
          </w:rPr>
          <w:t xml:space="preserve"> straight motion—rather than </w:t>
        </w:r>
      </w:ins>
      <w:ins w:id="2143" w:author="Benton, Deon" w:date="2026-05-13T19:09:00Z" w16du:dateUtc="2026-05-14T00:09:00Z">
        <w:r w:rsidR="007C0E1B">
          <w:rPr>
            <w:rFonts w:ascii="Times New Roman" w:eastAsia="Times New Roman" w:hAnsi="Times New Roman" w:cs="Times New Roman"/>
          </w:rPr>
          <w:t xml:space="preserve">of </w:t>
        </w:r>
      </w:ins>
      <w:ins w:id="2144" w:author="Benton, Deon" w:date="2026-05-13T19:10:00Z" w16du:dateUtc="2026-05-14T00:10:00Z">
        <w:r w:rsidR="007C0E1B">
          <w:rPr>
            <w:rFonts w:ascii="Times New Roman" w:eastAsia="Times New Roman" w:hAnsi="Times New Roman" w:cs="Times New Roman"/>
          </w:rPr>
          <w:t xml:space="preserve">the </w:t>
        </w:r>
      </w:ins>
      <w:ins w:id="2145" w:author="Benton, Deon" w:date="2026-05-13T19:07:00Z" w16du:dateUtc="2026-05-14T00:07:00Z">
        <w:r w:rsidR="007C0E1B">
          <w:rPr>
            <w:rFonts w:ascii="Times New Roman" w:eastAsia="Times New Roman" w:hAnsi="Times New Roman" w:cs="Times New Roman"/>
          </w:rPr>
          <w:t xml:space="preserve">large vertical clearance that </w:t>
        </w:r>
      </w:ins>
      <w:ins w:id="2146" w:author="Benton, Deon" w:date="2026-05-13T19:10:00Z" w16du:dateUtc="2026-05-14T00:10:00Z">
        <w:r w:rsidR="007C0E1B">
          <w:rPr>
            <w:rFonts w:ascii="Times New Roman" w:eastAsia="Times New Roman" w:hAnsi="Times New Roman" w:cs="Times New Roman"/>
          </w:rPr>
          <w:t xml:space="preserve">networks </w:t>
        </w:r>
        <w:proofErr w:type="gramStart"/>
        <w:r w:rsidR="007C0E1B">
          <w:rPr>
            <w:rFonts w:ascii="Times New Roman" w:eastAsia="Times New Roman" w:hAnsi="Times New Roman" w:cs="Times New Roman"/>
          </w:rPr>
          <w:t>actually observed</w:t>
        </w:r>
        <w:proofErr w:type="gramEnd"/>
        <w:r w:rsidR="007C0E1B">
          <w:rPr>
            <w:rFonts w:ascii="Times New Roman" w:eastAsia="Times New Roman" w:hAnsi="Times New Roman" w:cs="Times New Roman"/>
          </w:rPr>
          <w:t xml:space="preserve">. </w:t>
        </w:r>
      </w:ins>
      <w:ins w:id="2147" w:author="Benton, Deon" w:date="2026-05-13T19:07:00Z" w16du:dateUtc="2026-05-14T00:07:00Z">
        <w:r w:rsidR="007C0E1B">
          <w:rPr>
            <w:rFonts w:ascii="Times New Roman" w:eastAsia="Times New Roman" w:hAnsi="Times New Roman" w:cs="Times New Roman"/>
          </w:rPr>
          <w:t xml:space="preserve"> </w:t>
        </w:r>
      </w:ins>
    </w:p>
    <w:p w14:paraId="7A4058E4" w14:textId="246F32BA" w:rsidR="001A0F8D" w:rsidRDefault="003745B9" w:rsidP="00FA6AB7">
      <w:pPr>
        <w:tabs>
          <w:tab w:val="left" w:pos="7378"/>
        </w:tabs>
        <w:spacing w:line="480" w:lineRule="auto"/>
        <w:ind w:firstLine="720"/>
        <w:contextualSpacing/>
        <w:rPr>
          <w:ins w:id="2148" w:author="Benton, Deon" w:date="2026-05-14T18:44:00Z" w16du:dateUtc="2026-05-14T23:44:00Z"/>
          <w:rFonts w:ascii="Times New Roman" w:eastAsia="Times New Roman" w:hAnsi="Times New Roman" w:cs="Times New Roman"/>
        </w:rPr>
      </w:pPr>
      <w:ins w:id="2149" w:author="Benton, Deon" w:date="2026-05-13T19:10:00Z" w16du:dateUtc="2026-05-14T00:10:00Z">
        <w:r>
          <w:rPr>
            <w:rFonts w:ascii="Times New Roman" w:eastAsia="Times New Roman" w:hAnsi="Times New Roman" w:cs="Times New Roman"/>
          </w:rPr>
          <w:t>The reason the</w:t>
        </w:r>
      </w:ins>
      <w:ins w:id="2150" w:author="Benton, Deon" w:date="2026-05-12T17:00:00Z" w16du:dateUtc="2026-05-12T22:00:00Z">
        <w:r w:rsidR="0045705D" w:rsidRPr="0045705D">
          <w:rPr>
            <w:rFonts w:ascii="Times New Roman" w:eastAsia="Times New Roman" w:hAnsi="Times New Roman" w:cs="Times New Roman"/>
          </w:rPr>
          <w:t xml:space="preserve"> High, inefficient test event produced comparatively less </w:t>
        </w:r>
        <w:proofErr w:type="gramStart"/>
        <w:r w:rsidR="0045705D" w:rsidRPr="0045705D">
          <w:rPr>
            <w:rFonts w:ascii="Times New Roman" w:eastAsia="Times New Roman" w:hAnsi="Times New Roman" w:cs="Times New Roman"/>
          </w:rPr>
          <w:t>error</w:t>
        </w:r>
        <w:proofErr w:type="gramEnd"/>
        <w:r w:rsidR="0045705D" w:rsidRPr="0045705D">
          <w:rPr>
            <w:rFonts w:ascii="Times New Roman" w:eastAsia="Times New Roman" w:hAnsi="Times New Roman" w:cs="Times New Roman"/>
          </w:rPr>
          <w:t xml:space="preserve"> </w:t>
        </w:r>
      </w:ins>
      <w:ins w:id="2151" w:author="Benton, Deon" w:date="2026-05-13T19:10:00Z" w16du:dateUtc="2026-05-14T00:10:00Z">
        <w:r>
          <w:rPr>
            <w:rFonts w:ascii="Times New Roman" w:eastAsia="Times New Roman" w:hAnsi="Times New Roman" w:cs="Times New Roman"/>
          </w:rPr>
          <w:t xml:space="preserve">was </w:t>
        </w:r>
      </w:ins>
      <w:ins w:id="2152" w:author="Benton, Deon" w:date="2026-05-12T17:00:00Z" w16du:dateUtc="2026-05-12T22:00:00Z">
        <w:r w:rsidR="0045705D" w:rsidRPr="0045705D">
          <w:rPr>
            <w:rFonts w:ascii="Times New Roman" w:eastAsia="Times New Roman" w:hAnsi="Times New Roman" w:cs="Times New Roman"/>
          </w:rPr>
          <w:t xml:space="preserve">because </w:t>
        </w:r>
      </w:ins>
      <w:ins w:id="2153" w:author="Benton, Deon" w:date="2026-05-13T19:10:00Z" w16du:dateUtc="2026-05-14T00:10:00Z">
        <w:r>
          <w:rPr>
            <w:rFonts w:ascii="Times New Roman" w:eastAsia="Times New Roman" w:hAnsi="Times New Roman" w:cs="Times New Roman"/>
          </w:rPr>
          <w:t>the input information associated w</w:t>
        </w:r>
      </w:ins>
      <w:ins w:id="2154" w:author="Benton, Deon" w:date="2026-05-13T19:11:00Z" w16du:dateUtc="2026-05-14T00:11:00Z">
        <w:r>
          <w:rPr>
            <w:rFonts w:ascii="Times New Roman" w:eastAsia="Times New Roman" w:hAnsi="Times New Roman" w:cs="Times New Roman"/>
          </w:rPr>
          <w:t xml:space="preserve">ith this event </w:t>
        </w:r>
      </w:ins>
      <w:ins w:id="2155" w:author="Benton, Deon" w:date="2026-05-12T17:00:00Z" w16du:dateUtc="2026-05-12T22:00:00Z">
        <w:r w:rsidR="0045705D" w:rsidRPr="0045705D">
          <w:rPr>
            <w:rFonts w:ascii="Times New Roman" w:eastAsia="Times New Roman" w:hAnsi="Times New Roman" w:cs="Times New Roman"/>
          </w:rPr>
          <w:t>was</w:t>
        </w:r>
      </w:ins>
      <w:ins w:id="2156" w:author="Benton, Deon" w:date="2026-05-13T19:11:00Z" w16du:dateUtc="2026-05-14T00:11:00Z">
        <w:r>
          <w:rPr>
            <w:rFonts w:ascii="Times New Roman" w:eastAsia="Times New Roman" w:hAnsi="Times New Roman" w:cs="Times New Roman"/>
          </w:rPr>
          <w:t xml:space="preserve"> much more</w:t>
        </w:r>
      </w:ins>
      <w:ins w:id="2157" w:author="Benton, Deon" w:date="2026-05-12T17:00:00Z" w16du:dateUtc="2026-05-12T22:00:00Z">
        <w:r w:rsidR="0045705D" w:rsidRPr="0045705D">
          <w:rPr>
            <w:rFonts w:ascii="Times New Roman" w:eastAsia="Times New Roman" w:hAnsi="Times New Roman" w:cs="Times New Roman"/>
          </w:rPr>
          <w:t xml:space="preserve"> consistent with</w:t>
        </w:r>
      </w:ins>
      <w:ins w:id="2158" w:author="Benton, Deon" w:date="2026-05-13T19:11:00Z" w16du:dateUtc="2026-05-14T00:11:00Z">
        <w:r w:rsidR="00870BB3">
          <w:rPr>
            <w:rFonts w:ascii="Times New Roman" w:eastAsia="Times New Roman" w:hAnsi="Times New Roman" w:cs="Times New Roman"/>
          </w:rPr>
          <w:t xml:space="preserve"> that encountered </w:t>
        </w:r>
        <w:r w:rsidR="00870BB3">
          <w:rPr>
            <w:rFonts w:ascii="Times New Roman" w:eastAsia="Times New Roman" w:hAnsi="Times New Roman" w:cs="Times New Roman"/>
          </w:rPr>
          <w:lastRenderedPageBreak/>
          <w:t>during pretraining</w:t>
        </w:r>
      </w:ins>
      <w:ins w:id="2159" w:author="Benton, Deon" w:date="2026-05-13T19:13:00Z" w16du:dateUtc="2026-05-14T00:13:00Z">
        <w:r w:rsidR="00870BB3" w:rsidRPr="00870BB3">
          <w:rPr>
            <w:rFonts w:ascii="Times New Roman" w:eastAsia="Times New Roman" w:hAnsi="Times New Roman" w:cs="Times New Roman"/>
          </w:rPr>
          <w:t xml:space="preserve">. </w:t>
        </w:r>
      </w:ins>
      <w:ins w:id="2160" w:author="Benton, Deon" w:date="2026-05-15T21:41:00Z" w16du:dateUtc="2026-05-16T02:41:00Z">
        <w:r w:rsidR="00645AFD">
          <w:rPr>
            <w:rFonts w:ascii="Times New Roman" w:eastAsia="Times New Roman" w:hAnsi="Times New Roman" w:cs="Times New Roman"/>
          </w:rPr>
          <w:t>As such, there were fewer c</w:t>
        </w:r>
      </w:ins>
      <w:ins w:id="2161" w:author="Benton, Deon" w:date="2026-05-15T21:42:00Z" w16du:dateUtc="2026-05-16T02:42:00Z">
        <w:r w:rsidR="00645AFD">
          <w:rPr>
            <w:rFonts w:ascii="Times New Roman" w:eastAsia="Times New Roman" w:hAnsi="Times New Roman" w:cs="Times New Roman"/>
          </w:rPr>
          <w:t xml:space="preserve">ontributors </w:t>
        </w:r>
        <w:r w:rsidR="007146A4">
          <w:rPr>
            <w:rFonts w:ascii="Times New Roman" w:eastAsia="Times New Roman" w:hAnsi="Times New Roman" w:cs="Times New Roman"/>
          </w:rPr>
          <w:t>to error for this event than the inefficient one.</w:t>
        </w:r>
      </w:ins>
      <w:ins w:id="2162" w:author="Benton, Deon" w:date="2026-05-13T19:13:00Z" w16du:dateUtc="2026-05-14T00:13:00Z">
        <w:r w:rsidR="00870BB3" w:rsidRPr="00870BB3">
          <w:rPr>
            <w:rFonts w:ascii="Times New Roman" w:eastAsia="Times New Roman" w:hAnsi="Times New Roman" w:cs="Times New Roman"/>
          </w:rPr>
          <w:t xml:space="preserve"> </w:t>
        </w:r>
      </w:ins>
      <w:ins w:id="2163" w:author="Benton, Deon" w:date="2026-05-15T21:41:00Z" w16du:dateUtc="2026-05-16T02:41:00Z">
        <w:r w:rsidR="00645AFD">
          <w:rPr>
            <w:rFonts w:ascii="Times New Roman" w:eastAsia="Times New Roman" w:hAnsi="Times New Roman" w:cs="Times New Roman"/>
          </w:rPr>
          <w:t xml:space="preserve">The </w:t>
        </w:r>
      </w:ins>
      <w:ins w:id="2164" w:author="Benton, Deon" w:date="2026-05-15T21:42:00Z" w16du:dateUtc="2026-05-16T02:42:00Z">
        <w:r w:rsidR="007146A4">
          <w:rPr>
            <w:rFonts w:ascii="Times New Roman" w:eastAsia="Times New Roman" w:hAnsi="Times New Roman" w:cs="Times New Roman"/>
          </w:rPr>
          <w:t xml:space="preserve">contributors </w:t>
        </w:r>
      </w:ins>
      <w:ins w:id="2165" w:author="Benton, Deon" w:date="2026-05-15T21:41:00Z" w16du:dateUtc="2026-05-16T02:41:00Z">
        <w:r w:rsidR="00645AFD">
          <w:rPr>
            <w:rFonts w:ascii="Times New Roman" w:eastAsia="Times New Roman" w:hAnsi="Times New Roman" w:cs="Times New Roman"/>
          </w:rPr>
          <w:t xml:space="preserve">for this event were discussed in Simulation 4. </w:t>
        </w:r>
      </w:ins>
      <w:ins w:id="2166" w:author="Benton, Deon" w:date="2026-05-14T18:44:00Z" w16du:dateUtc="2026-05-14T23:44:00Z">
        <w:r w:rsidR="001A0F8D" w:rsidRPr="001A0F8D">
          <w:rPr>
            <w:rFonts w:ascii="Times New Roman" w:eastAsia="Times New Roman" w:hAnsi="Times New Roman" w:cs="Times New Roman"/>
          </w:rPr>
          <w:t xml:space="preserve"> </w:t>
        </w:r>
      </w:ins>
    </w:p>
    <w:p w14:paraId="07D7A53E" w14:textId="51543F26" w:rsidR="00452D62" w:rsidRDefault="009E0417" w:rsidP="00FA6AB7">
      <w:pPr>
        <w:tabs>
          <w:tab w:val="left" w:pos="7378"/>
        </w:tabs>
        <w:spacing w:line="480" w:lineRule="auto"/>
        <w:ind w:firstLine="720"/>
        <w:contextualSpacing/>
        <w:rPr>
          <w:ins w:id="2167" w:author="Benton, Deon" w:date="2026-05-15T18:51:00Z" w16du:dateUtc="2026-05-15T23:51:00Z"/>
          <w:rFonts w:ascii="Times New Roman" w:eastAsia="Times New Roman" w:hAnsi="Times New Roman" w:cs="Times New Roman"/>
        </w:rPr>
      </w:pPr>
      <w:ins w:id="2168" w:author="Benton, Deon" w:date="2026-05-15T18:06:00Z" w16du:dateUtc="2026-05-15T23:06:00Z">
        <w:r>
          <w:rPr>
            <w:rFonts w:ascii="Times New Roman" w:eastAsia="Times New Roman" w:hAnsi="Times New Roman" w:cs="Times New Roman"/>
          </w:rPr>
          <w:t xml:space="preserve">Beyond the mechanistic details of networks’ responses to both test events, </w:t>
        </w:r>
      </w:ins>
      <w:ins w:id="2169" w:author="Benton, Deon" w:date="2026-05-15T18:08:00Z" w16du:dateUtc="2026-05-15T23:08:00Z">
        <w:r>
          <w:rPr>
            <w:rFonts w:ascii="Times New Roman" w:eastAsia="Times New Roman" w:hAnsi="Times New Roman" w:cs="Times New Roman"/>
          </w:rPr>
          <w:t>these result</w:t>
        </w:r>
      </w:ins>
      <w:ins w:id="2170" w:author="Benton, Deon" w:date="2026-05-15T18:09:00Z" w16du:dateUtc="2026-05-15T23:09:00Z">
        <w:r>
          <w:rPr>
            <w:rFonts w:ascii="Times New Roman" w:eastAsia="Times New Roman" w:hAnsi="Times New Roman" w:cs="Times New Roman"/>
          </w:rPr>
          <w:t xml:space="preserve">s are potentially theoretically significant because they are </w:t>
        </w:r>
      </w:ins>
      <w:ins w:id="2171" w:author="Benton, Deon" w:date="2026-05-15T18:07:00Z" w16du:dateUtc="2026-05-15T23:07:00Z">
        <w:r>
          <w:rPr>
            <w:rFonts w:ascii="Times New Roman" w:eastAsia="Times New Roman" w:hAnsi="Times New Roman" w:cs="Times New Roman"/>
          </w:rPr>
          <w:t>presumably</w:t>
        </w:r>
      </w:ins>
      <w:r w:rsidR="008927F4">
        <w:rPr>
          <w:rFonts w:ascii="Times New Roman" w:eastAsia="Times New Roman" w:hAnsi="Times New Roman" w:cs="Times New Roman"/>
        </w:rPr>
        <w:t xml:space="preserve"> at odds with</w:t>
      </w:r>
      <w:ins w:id="2172" w:author="Benton, Deon" w:date="2026-05-15T18:09:00Z" w16du:dateUtc="2026-05-15T23:09:00Z">
        <w:r>
          <w:rPr>
            <w:rFonts w:ascii="Times New Roman" w:eastAsia="Times New Roman" w:hAnsi="Times New Roman" w:cs="Times New Roman"/>
          </w:rPr>
          <w:t xml:space="preserve"> those predicted by any of the </w:t>
        </w:r>
      </w:ins>
      <w:ins w:id="2173" w:author="Benton, Deon" w:date="2026-05-15T18:13:00Z" w16du:dateUtc="2026-05-15T23:13:00Z">
        <w:r w:rsidR="00D144A5">
          <w:rPr>
            <w:rFonts w:ascii="Times New Roman" w:eastAsia="Times New Roman" w:hAnsi="Times New Roman" w:cs="Times New Roman"/>
          </w:rPr>
          <w:t xml:space="preserve">present </w:t>
        </w:r>
      </w:ins>
      <w:ins w:id="2174" w:author="Benton, Deon" w:date="2026-05-15T18:09:00Z" w16du:dateUtc="2026-05-15T23:09:00Z">
        <w:r>
          <w:rPr>
            <w:rFonts w:ascii="Times New Roman" w:eastAsia="Times New Roman" w:hAnsi="Times New Roman" w:cs="Times New Roman"/>
          </w:rPr>
          <w:t xml:space="preserve">domain-specific proposals for the same </w:t>
        </w:r>
      </w:ins>
      <w:ins w:id="2175" w:author="Benton, Deon" w:date="2026-05-15T18:10:00Z" w16du:dateUtc="2026-05-15T23:10:00Z">
        <w:r>
          <w:rPr>
            <w:rFonts w:ascii="Times New Roman" w:eastAsia="Times New Roman" w:hAnsi="Times New Roman" w:cs="Times New Roman"/>
          </w:rPr>
          <w:t>events.</w:t>
        </w:r>
      </w:ins>
      <w:r w:rsidR="008927F4">
        <w:rPr>
          <w:rFonts w:ascii="Times New Roman" w:eastAsia="Times New Roman" w:hAnsi="Times New Roman" w:cs="Times New Roman"/>
        </w:rPr>
        <w:t xml:space="preserve"> </w:t>
      </w:r>
      <w:ins w:id="2176" w:author="Benton, Deon" w:date="2026-05-15T18:14:00Z" w16du:dateUtc="2026-05-15T23:14:00Z">
        <w:r w:rsidR="00D144A5">
          <w:rPr>
            <w:rFonts w:ascii="Times New Roman" w:eastAsia="Times New Roman" w:hAnsi="Times New Roman" w:cs="Times New Roman"/>
          </w:rPr>
          <w:t>I</w:t>
        </w:r>
      </w:ins>
      <w:ins w:id="2177" w:author="Benton, Deon" w:date="2026-05-15T18:15:00Z" w16du:dateUtc="2026-05-15T23:15:00Z">
        <w:r w:rsidR="00D144A5">
          <w:rPr>
            <w:rFonts w:ascii="Times New Roman" w:eastAsia="Times New Roman" w:hAnsi="Times New Roman" w:cs="Times New Roman"/>
          </w:rPr>
          <w:t>f these accounts are correct that infants process others’ actions in terms of their efficiency</w:t>
        </w:r>
        <w:r w:rsidR="00AA2ECA">
          <w:rPr>
            <w:rFonts w:ascii="Times New Roman" w:eastAsia="Times New Roman" w:hAnsi="Times New Roman" w:cs="Times New Roman"/>
          </w:rPr>
          <w:t xml:space="preserve">, cost, and subjective utility, then infants should look equally long at both inconsistent events. </w:t>
        </w:r>
      </w:ins>
      <w:ins w:id="2178" w:author="Benton, Deon" w:date="2026-05-15T18:16:00Z" w16du:dateUtc="2026-05-15T23:16:00Z">
        <w:r w:rsidR="00AA2ECA">
          <w:rPr>
            <w:rFonts w:ascii="Times New Roman" w:eastAsia="Times New Roman" w:hAnsi="Times New Roman" w:cs="Times New Roman"/>
          </w:rPr>
          <w:t xml:space="preserve">This is because not only </w:t>
        </w:r>
      </w:ins>
      <w:ins w:id="2179" w:author="Benton, Deon" w:date="2026-05-15T18:17:00Z" w16du:dateUtc="2026-05-15T23:17:00Z">
        <w:r w:rsidR="00AA2ECA">
          <w:rPr>
            <w:rFonts w:ascii="Times New Roman" w:eastAsia="Times New Roman" w:hAnsi="Times New Roman" w:cs="Times New Roman"/>
          </w:rPr>
          <w:t xml:space="preserve">is it the case that the actions in both events are </w:t>
        </w:r>
      </w:ins>
      <w:ins w:id="2180" w:author="Benton, Deon" w:date="2026-05-15T18:37:00Z" w16du:dateUtc="2026-05-15T23:37:00Z">
        <w:r w:rsidR="004175EF">
          <w:rPr>
            <w:rFonts w:ascii="Times New Roman" w:eastAsia="Times New Roman" w:hAnsi="Times New Roman" w:cs="Times New Roman"/>
          </w:rPr>
          <w:t>inefficient,</w:t>
        </w:r>
      </w:ins>
      <w:ins w:id="2181" w:author="Benton, Deon" w:date="2026-05-15T18:17:00Z" w16du:dateUtc="2026-05-15T23:17:00Z">
        <w:r w:rsidR="00AA2ECA">
          <w:rPr>
            <w:rFonts w:ascii="Times New Roman" w:eastAsia="Times New Roman" w:hAnsi="Times New Roman" w:cs="Times New Roman"/>
          </w:rPr>
          <w:t xml:space="preserve"> but</w:t>
        </w:r>
      </w:ins>
      <w:ins w:id="2182" w:author="Benton, Deon" w:date="2026-05-15T18:37:00Z" w16du:dateUtc="2026-05-15T23:37:00Z">
        <w:r w:rsidR="004175EF">
          <w:rPr>
            <w:rFonts w:ascii="Times New Roman" w:eastAsia="Times New Roman" w:hAnsi="Times New Roman" w:cs="Times New Roman"/>
          </w:rPr>
          <w:t xml:space="preserve"> it is also the case that</w:t>
        </w:r>
      </w:ins>
      <w:ins w:id="2183" w:author="Benton, Deon" w:date="2026-05-15T18:17:00Z" w16du:dateUtc="2026-05-15T23:17:00Z">
        <w:r w:rsidR="00AA2ECA">
          <w:rPr>
            <w:rFonts w:ascii="Times New Roman" w:eastAsia="Times New Roman" w:hAnsi="Times New Roman" w:cs="Times New Roman"/>
          </w:rPr>
          <w:t xml:space="preserve"> the</w:t>
        </w:r>
      </w:ins>
      <w:ins w:id="2184" w:author="Benton, Deon" w:date="2026-05-15T18:18:00Z" w16du:dateUtc="2026-05-15T23:18:00Z">
        <w:r w:rsidR="00AA2ECA">
          <w:rPr>
            <w:rFonts w:ascii="Times New Roman" w:eastAsia="Times New Roman" w:hAnsi="Times New Roman" w:cs="Times New Roman"/>
          </w:rPr>
          <w:t xml:space="preserve"> actions themselves are equally costly. </w:t>
        </w:r>
      </w:ins>
      <w:ins w:id="2185" w:author="Benton, Deon" w:date="2026-05-15T18:37:00Z" w16du:dateUtc="2026-05-15T23:37:00Z">
        <w:r w:rsidR="004175EF">
          <w:rPr>
            <w:rFonts w:ascii="Times New Roman" w:eastAsia="Times New Roman" w:hAnsi="Times New Roman" w:cs="Times New Roman"/>
          </w:rPr>
          <w:t xml:space="preserve">This stems from the fact that the </w:t>
        </w:r>
      </w:ins>
      <w:ins w:id="2186" w:author="Benton, Deon" w:date="2026-05-15T18:38:00Z" w16du:dateUtc="2026-05-15T23:38:00Z">
        <w:r w:rsidR="004175EF">
          <w:rPr>
            <w:rFonts w:ascii="Times New Roman" w:eastAsia="Times New Roman" w:hAnsi="Times New Roman" w:cs="Times New Roman"/>
          </w:rPr>
          <w:t>agent jumps to the same height</w:t>
        </w:r>
      </w:ins>
      <w:ins w:id="2187" w:author="Benton, Deon" w:date="2026-05-15T18:39:00Z" w16du:dateUtc="2026-05-15T23:39:00Z">
        <w:r w:rsidR="004175EF">
          <w:rPr>
            <w:rFonts w:ascii="Times New Roman" w:eastAsia="Times New Roman" w:hAnsi="Times New Roman" w:cs="Times New Roman"/>
          </w:rPr>
          <w:t>—</w:t>
        </w:r>
      </w:ins>
      <w:ins w:id="2188" w:author="Benton, Deon" w:date="2026-05-15T18:38:00Z" w16du:dateUtc="2026-05-15T23:38:00Z">
        <w:r w:rsidR="004175EF">
          <w:rPr>
            <w:rFonts w:ascii="Times New Roman" w:eastAsia="Times New Roman" w:hAnsi="Times New Roman" w:cs="Times New Roman"/>
          </w:rPr>
          <w:t>and</w:t>
        </w:r>
      </w:ins>
      <w:ins w:id="2189" w:author="Benton, Deon" w:date="2026-05-15T18:39:00Z" w16du:dateUtc="2026-05-15T23:39:00Z">
        <w:r w:rsidR="004175EF">
          <w:rPr>
            <w:rFonts w:ascii="Times New Roman" w:eastAsia="Times New Roman" w:hAnsi="Times New Roman" w:cs="Times New Roman"/>
          </w:rPr>
          <w:t xml:space="preserve"> therefore incurs the same </w:t>
        </w:r>
        <w:proofErr w:type="gramStart"/>
        <w:r w:rsidR="004175EF">
          <w:rPr>
            <w:rFonts w:ascii="Times New Roman" w:eastAsia="Times New Roman" w:hAnsi="Times New Roman" w:cs="Times New Roman"/>
          </w:rPr>
          <w:t>cost</w:t>
        </w:r>
      </w:ins>
      <w:ins w:id="2190" w:author="Benton, Deon" w:date="2026-05-15T18:41:00Z" w16du:dateUtc="2026-05-15T23:41:00Z">
        <w:r w:rsidR="00F430BB">
          <w:rPr>
            <w:rFonts w:ascii="Times New Roman" w:eastAsia="Times New Roman" w:hAnsi="Times New Roman" w:cs="Times New Roman"/>
          </w:rPr>
          <w:t>—</w:t>
        </w:r>
      </w:ins>
      <w:ins w:id="2191" w:author="Benton, Deon" w:date="2026-05-15T18:39:00Z" w16du:dateUtc="2026-05-15T23:39:00Z">
        <w:r w:rsidR="004175EF">
          <w:rPr>
            <w:rFonts w:ascii="Times New Roman" w:eastAsia="Times New Roman" w:hAnsi="Times New Roman" w:cs="Times New Roman"/>
          </w:rPr>
          <w:t>in</w:t>
        </w:r>
        <w:proofErr w:type="gramEnd"/>
        <w:r w:rsidR="004175EF">
          <w:rPr>
            <w:rFonts w:ascii="Times New Roman" w:eastAsia="Times New Roman" w:hAnsi="Times New Roman" w:cs="Times New Roman"/>
          </w:rPr>
          <w:t xml:space="preserve"> both</w:t>
        </w:r>
      </w:ins>
      <w:ins w:id="2192" w:author="Benton, Deon" w:date="2026-05-15T18:37:00Z" w16du:dateUtc="2026-05-15T23:37:00Z">
        <w:r w:rsidR="004175EF">
          <w:rPr>
            <w:rFonts w:ascii="Times New Roman" w:eastAsia="Times New Roman" w:hAnsi="Times New Roman" w:cs="Times New Roman"/>
          </w:rPr>
          <w:t xml:space="preserve"> test events. </w:t>
        </w:r>
      </w:ins>
      <w:ins w:id="2193" w:author="Benton, Deon" w:date="2026-05-15T18:19:00Z" w16du:dateUtc="2026-05-15T23:19:00Z">
        <w:r w:rsidR="00AA2ECA">
          <w:rPr>
            <w:rFonts w:ascii="Times New Roman" w:eastAsia="Times New Roman" w:hAnsi="Times New Roman" w:cs="Times New Roman"/>
          </w:rPr>
          <w:t xml:space="preserve"> </w:t>
        </w:r>
      </w:ins>
      <w:ins w:id="2194" w:author="Benton, Deon" w:date="2026-05-15T18:39:00Z" w16du:dateUtc="2026-05-15T23:39:00Z">
        <w:r w:rsidR="00F430BB">
          <w:rPr>
            <w:rFonts w:ascii="Times New Roman" w:eastAsia="Times New Roman" w:hAnsi="Times New Roman" w:cs="Times New Roman"/>
          </w:rPr>
          <w:t>Importantly, t</w:t>
        </w:r>
      </w:ins>
      <w:ins w:id="2195" w:author="Benton, Deon" w:date="2026-05-15T18:40:00Z" w16du:dateUtc="2026-05-15T23:40:00Z">
        <w:r w:rsidR="00F430BB">
          <w:rPr>
            <w:rFonts w:ascii="Times New Roman" w:eastAsia="Times New Roman" w:hAnsi="Times New Roman" w:cs="Times New Roman"/>
          </w:rPr>
          <w:t>h</w:t>
        </w:r>
      </w:ins>
      <w:ins w:id="2196" w:author="Benton, Deon" w:date="2026-05-15T18:39:00Z" w16du:dateUtc="2026-05-15T23:39:00Z">
        <w:r w:rsidR="00F430BB">
          <w:rPr>
            <w:rFonts w:ascii="Times New Roman" w:eastAsia="Times New Roman" w:hAnsi="Times New Roman" w:cs="Times New Roman"/>
          </w:rPr>
          <w:t xml:space="preserve">is conclusion is not without basis. </w:t>
        </w:r>
      </w:ins>
      <w:ins w:id="2197" w:author="Benton, Deon" w:date="2026-05-15T18:42:00Z" w16du:dateUtc="2026-05-15T23:42:00Z">
        <w:r w:rsidR="00F430BB">
          <w:rPr>
            <w:rFonts w:ascii="Times New Roman" w:eastAsia="Times New Roman" w:hAnsi="Times New Roman" w:cs="Times New Roman"/>
          </w:rPr>
          <w:t>Th</w:t>
        </w:r>
      </w:ins>
      <w:ins w:id="2198" w:author="Benton, Deon" w:date="2026-05-15T18:43:00Z" w16du:dateUtc="2026-05-15T23:43:00Z">
        <w:r w:rsidR="00F430BB">
          <w:rPr>
            <w:rFonts w:ascii="Times New Roman" w:eastAsia="Times New Roman" w:hAnsi="Times New Roman" w:cs="Times New Roman"/>
          </w:rPr>
          <w:t>e math of the naïve utility calculus itself provides evidence for this conclusion. Although the full mathematical details of this model are beyond the scope of this paper</w:t>
        </w:r>
      </w:ins>
      <w:ins w:id="2199" w:author="Benton, Deon" w:date="2026-05-15T18:45:00Z" w16du:dateUtc="2026-05-15T23:45:00Z">
        <w:r w:rsidR="00F430BB">
          <w:rPr>
            <w:rFonts w:ascii="Times New Roman" w:eastAsia="Times New Roman" w:hAnsi="Times New Roman" w:cs="Times New Roman"/>
          </w:rPr>
          <w:t xml:space="preserve"> (for that information, see </w:t>
        </w:r>
      </w:ins>
      <w:ins w:id="2200" w:author="Benton, Deon" w:date="2026-05-15T18:46:00Z" w16du:dateUtc="2026-05-15T23:46:00Z">
        <w:r w:rsidR="00B44489">
          <w:rPr>
            <w:rFonts w:ascii="Times New Roman" w:eastAsia="Times New Roman" w:hAnsi="Times New Roman" w:cs="Times New Roman"/>
          </w:rPr>
          <w:t>Jara-Ettinger et al., 2016</w:t>
        </w:r>
      </w:ins>
      <w:ins w:id="2201" w:author="Benton, Deon" w:date="2026-05-15T18:47:00Z" w16du:dateUtc="2026-05-15T23:47:00Z">
        <w:r w:rsidR="00B44489">
          <w:rPr>
            <w:rFonts w:ascii="Times New Roman" w:eastAsia="Times New Roman" w:hAnsi="Times New Roman" w:cs="Times New Roman"/>
          </w:rPr>
          <w:t>; Jara-</w:t>
        </w:r>
        <w:proofErr w:type="spellStart"/>
        <w:r w:rsidR="00B44489">
          <w:rPr>
            <w:rFonts w:ascii="Times New Roman" w:eastAsia="Times New Roman" w:hAnsi="Times New Roman" w:cs="Times New Roman"/>
          </w:rPr>
          <w:t>Etttinger</w:t>
        </w:r>
        <w:proofErr w:type="spellEnd"/>
        <w:r w:rsidR="00B44489">
          <w:rPr>
            <w:rFonts w:ascii="Times New Roman" w:eastAsia="Times New Roman" w:hAnsi="Times New Roman" w:cs="Times New Roman"/>
          </w:rPr>
          <w:t xml:space="preserve"> et al., 2020</w:t>
        </w:r>
      </w:ins>
      <w:ins w:id="2202" w:author="Benton, Deon" w:date="2026-05-15T18:46:00Z" w16du:dateUtc="2026-05-15T23:46:00Z">
        <w:r w:rsidR="00B44489">
          <w:rPr>
            <w:rFonts w:ascii="Times New Roman" w:eastAsia="Times New Roman" w:hAnsi="Times New Roman" w:cs="Times New Roman"/>
          </w:rPr>
          <w:t>)</w:t>
        </w:r>
      </w:ins>
      <w:ins w:id="2203" w:author="Benton, Deon" w:date="2026-05-15T18:43:00Z" w16du:dateUtc="2026-05-15T23:43:00Z">
        <w:r w:rsidR="00F430BB">
          <w:rPr>
            <w:rFonts w:ascii="Times New Roman" w:eastAsia="Times New Roman" w:hAnsi="Times New Roman" w:cs="Times New Roman"/>
          </w:rPr>
          <w:t xml:space="preserve">, </w:t>
        </w:r>
      </w:ins>
      <w:ins w:id="2204" w:author="Benton, Deon" w:date="2026-05-15T18:44:00Z" w16du:dateUtc="2026-05-15T23:44:00Z">
        <w:r w:rsidR="00F430BB">
          <w:rPr>
            <w:rFonts w:ascii="Times New Roman" w:eastAsia="Times New Roman" w:hAnsi="Times New Roman" w:cs="Times New Roman"/>
          </w:rPr>
          <w:t xml:space="preserve">an aspect of this model that is </w:t>
        </w:r>
      </w:ins>
      <w:ins w:id="2205" w:author="Benton, Deon" w:date="2026-05-15T18:47:00Z" w16du:dateUtc="2026-05-15T23:47:00Z">
        <w:r w:rsidR="00B44489">
          <w:rPr>
            <w:rFonts w:ascii="Times New Roman" w:eastAsia="Times New Roman" w:hAnsi="Times New Roman" w:cs="Times New Roman"/>
          </w:rPr>
          <w:t>worth highlighting here is</w:t>
        </w:r>
      </w:ins>
      <w:ins w:id="2206" w:author="Benton, Deon" w:date="2026-05-15T18:44:00Z" w16du:dateUtc="2026-05-15T23:44:00Z">
        <w:r w:rsidR="00F430BB">
          <w:rPr>
            <w:rFonts w:ascii="Times New Roman" w:eastAsia="Times New Roman" w:hAnsi="Times New Roman" w:cs="Times New Roman"/>
          </w:rPr>
          <w:t xml:space="preserve"> that </w:t>
        </w:r>
      </w:ins>
      <w:ins w:id="2207" w:author="Benton, Deon" w:date="2026-05-15T18:48:00Z" w16du:dateUtc="2026-05-15T23:48:00Z">
        <w:r w:rsidR="00B44489">
          <w:rPr>
            <w:rFonts w:ascii="Times New Roman" w:eastAsia="Times New Roman" w:hAnsi="Times New Roman" w:cs="Times New Roman"/>
          </w:rPr>
          <w:t xml:space="preserve">in the model </w:t>
        </w:r>
      </w:ins>
      <w:ins w:id="2208" w:author="Benton, Deon" w:date="2026-05-15T18:44:00Z" w16du:dateUtc="2026-05-15T23:44:00Z">
        <w:r w:rsidR="00F430BB">
          <w:rPr>
            <w:rFonts w:ascii="Times New Roman" w:eastAsia="Times New Roman" w:hAnsi="Times New Roman" w:cs="Times New Roman"/>
          </w:rPr>
          <w:t>cost is defined in terms o</w:t>
        </w:r>
      </w:ins>
      <w:ins w:id="2209" w:author="Benton, Deon" w:date="2026-05-15T18:45:00Z" w16du:dateUtc="2026-05-15T23:45:00Z">
        <w:r w:rsidR="00F430BB">
          <w:rPr>
            <w:rFonts w:ascii="Times New Roman" w:eastAsia="Times New Roman" w:hAnsi="Times New Roman" w:cs="Times New Roman"/>
          </w:rPr>
          <w:t>f an agent’s actions (or more formally, its policy</w:t>
        </w:r>
      </w:ins>
      <w:ins w:id="2210" w:author="Benton, Deon" w:date="2026-05-15T18:48:00Z" w16du:dateUtc="2026-05-15T23:48:00Z">
        <w:r w:rsidR="00B44489">
          <w:rPr>
            <w:rFonts w:ascii="Times New Roman" w:eastAsia="Times New Roman" w:hAnsi="Times New Roman" w:cs="Times New Roman"/>
          </w:rPr>
          <w:t>)</w:t>
        </w:r>
      </w:ins>
      <w:ins w:id="2211" w:author="Benton, Deon" w:date="2026-05-15T18:26:00Z" w16du:dateUtc="2026-05-15T23:26:00Z">
        <w:r w:rsidR="00DE305C">
          <w:rPr>
            <w:rFonts w:ascii="Times New Roman" w:eastAsia="Times New Roman" w:hAnsi="Times New Roman" w:cs="Times New Roman"/>
          </w:rPr>
          <w:t>—</w:t>
        </w:r>
      </w:ins>
      <w:ins w:id="2212" w:author="Benton, Deon" w:date="2026-05-15T18:36:00Z" w16du:dateUtc="2026-05-15T23:36:00Z">
        <w:r w:rsidR="00500F56">
          <w:rPr>
            <w:rFonts w:ascii="Times New Roman" w:eastAsia="Times New Roman" w:hAnsi="Times New Roman" w:cs="Times New Roman"/>
          </w:rPr>
          <w:t>this policy is equivalent</w:t>
        </w:r>
      </w:ins>
      <w:ins w:id="2213" w:author="Benton, Deon" w:date="2026-05-15T18:26:00Z" w16du:dateUtc="2026-05-15T23:26:00Z">
        <w:r w:rsidR="00DE305C">
          <w:rPr>
            <w:rFonts w:ascii="Times New Roman" w:eastAsia="Times New Roman" w:hAnsi="Times New Roman" w:cs="Times New Roman"/>
          </w:rPr>
          <w:t xml:space="preserve"> in both inefficient test events. </w:t>
        </w:r>
      </w:ins>
    </w:p>
    <w:p w14:paraId="7574BB23" w14:textId="2A13353C" w:rsidR="007968B5" w:rsidRDefault="00B44489" w:rsidP="0049541C">
      <w:pPr>
        <w:tabs>
          <w:tab w:val="left" w:pos="7378"/>
        </w:tabs>
        <w:spacing w:line="480" w:lineRule="auto"/>
        <w:ind w:firstLine="720"/>
        <w:contextualSpacing/>
        <w:rPr>
          <w:ins w:id="2214" w:author="Benton, Deon" w:date="2026-05-15T19:21:00Z" w16du:dateUtc="2026-05-16T00:21:00Z"/>
          <w:rFonts w:ascii="Times New Roman" w:eastAsia="Times New Roman" w:hAnsi="Times New Roman" w:cs="Times New Roman"/>
        </w:rPr>
      </w:pPr>
      <w:ins w:id="2215" w:author="Benton, Deon" w:date="2026-05-15T18:52:00Z" w16du:dateUtc="2026-05-15T23:52:00Z">
        <w:r>
          <w:rPr>
            <w:rFonts w:ascii="Times New Roman" w:eastAsia="Times New Roman" w:hAnsi="Times New Roman" w:cs="Times New Roman"/>
          </w:rPr>
          <w:t>In addition to testing the first prediction</w:t>
        </w:r>
      </w:ins>
      <w:ins w:id="2216" w:author="Benton, Deon" w:date="2026-05-15T18:53:00Z" w16du:dateUtc="2026-05-15T23:53:00Z">
        <w:r>
          <w:rPr>
            <w:rFonts w:ascii="Times New Roman" w:eastAsia="Times New Roman" w:hAnsi="Times New Roman" w:cs="Times New Roman"/>
          </w:rPr>
          <w:t xml:space="preserve"> </w:t>
        </w:r>
      </w:ins>
      <w:ins w:id="2217" w:author="Benton, Deon" w:date="2026-05-15T18:54:00Z" w16du:dateUtc="2026-05-15T23:54:00Z">
        <w:r w:rsidR="005B7892">
          <w:rPr>
            <w:rFonts w:ascii="Times New Roman" w:eastAsia="Times New Roman" w:hAnsi="Times New Roman" w:cs="Times New Roman"/>
          </w:rPr>
          <w:t xml:space="preserve">of </w:t>
        </w:r>
      </w:ins>
      <w:ins w:id="2218" w:author="Benton, Deon" w:date="2026-05-15T18:53:00Z" w16du:dateUtc="2026-05-15T23:53:00Z">
        <w:r>
          <w:rPr>
            <w:rFonts w:ascii="Times New Roman" w:eastAsia="Times New Roman" w:hAnsi="Times New Roman" w:cs="Times New Roman"/>
          </w:rPr>
          <w:t>the first simulation presented in this</w:t>
        </w:r>
        <w:r w:rsidR="007C02F1">
          <w:rPr>
            <w:rFonts w:ascii="Times New Roman" w:eastAsia="Times New Roman" w:hAnsi="Times New Roman" w:cs="Times New Roman"/>
          </w:rPr>
          <w:t xml:space="preserve"> section</w:t>
        </w:r>
      </w:ins>
      <w:ins w:id="2219" w:author="Benton, Deon" w:date="2026-05-15T18:52:00Z" w16du:dateUtc="2026-05-15T23:52:00Z">
        <w:r>
          <w:rPr>
            <w:rFonts w:ascii="Times New Roman" w:eastAsia="Times New Roman" w:hAnsi="Times New Roman" w:cs="Times New Roman"/>
          </w:rPr>
          <w:t xml:space="preserve">, </w:t>
        </w:r>
      </w:ins>
      <w:ins w:id="2220" w:author="Benton, Deon" w:date="2026-05-15T18:55:00Z" w16du:dateUtc="2026-05-15T23:55:00Z">
        <w:r w:rsidR="005B7892">
          <w:rPr>
            <w:rFonts w:ascii="Times New Roman" w:eastAsia="Times New Roman" w:hAnsi="Times New Roman" w:cs="Times New Roman"/>
          </w:rPr>
          <w:t xml:space="preserve">it will also be important in future research </w:t>
        </w:r>
      </w:ins>
      <w:ins w:id="2221" w:author="Benton, Deon" w:date="2026-05-15T18:52:00Z" w16du:dateUtc="2026-05-15T23:52:00Z">
        <w:r>
          <w:rPr>
            <w:rFonts w:ascii="Times New Roman" w:eastAsia="Times New Roman" w:hAnsi="Times New Roman" w:cs="Times New Roman"/>
          </w:rPr>
          <w:t>to</w:t>
        </w:r>
      </w:ins>
      <w:ins w:id="2222" w:author="Benton, Deon" w:date="2026-05-15T18:53:00Z" w16du:dateUtc="2026-05-15T23:53:00Z">
        <w:r>
          <w:rPr>
            <w:rFonts w:ascii="Times New Roman" w:eastAsia="Times New Roman" w:hAnsi="Times New Roman" w:cs="Times New Roman"/>
          </w:rPr>
          <w:t xml:space="preserve"> test th</w:t>
        </w:r>
      </w:ins>
      <w:ins w:id="2223" w:author="Benton, Deon" w:date="2026-05-15T18:54:00Z" w16du:dateUtc="2026-05-15T23:54:00Z">
        <w:r w:rsidR="005B7892">
          <w:rPr>
            <w:rFonts w:ascii="Times New Roman" w:eastAsia="Times New Roman" w:hAnsi="Times New Roman" w:cs="Times New Roman"/>
          </w:rPr>
          <w:t xml:space="preserve">e predictions </w:t>
        </w:r>
      </w:ins>
      <w:ins w:id="2224" w:author="Benton, Deon" w:date="2026-05-15T18:53:00Z" w16du:dateUtc="2026-05-15T23:53:00Z">
        <w:r w:rsidR="005B7892">
          <w:rPr>
            <w:rFonts w:ascii="Times New Roman" w:eastAsia="Times New Roman" w:hAnsi="Times New Roman" w:cs="Times New Roman"/>
          </w:rPr>
          <w:t>of this second simulation as well</w:t>
        </w:r>
        <w:r>
          <w:rPr>
            <w:rFonts w:ascii="Times New Roman" w:eastAsia="Times New Roman" w:hAnsi="Times New Roman" w:cs="Times New Roman"/>
          </w:rPr>
          <w:t>.</w:t>
        </w:r>
      </w:ins>
      <w:ins w:id="2225" w:author="Benton, Deon" w:date="2026-05-15T18:54:00Z" w16du:dateUtc="2026-05-15T23:54:00Z">
        <w:r w:rsidR="005B7892">
          <w:rPr>
            <w:rFonts w:ascii="Times New Roman" w:eastAsia="Times New Roman" w:hAnsi="Times New Roman" w:cs="Times New Roman"/>
          </w:rPr>
          <w:t xml:space="preserve"> The current account would be supported if </w:t>
        </w:r>
      </w:ins>
      <w:ins w:id="2226" w:author="Benton, Deon" w:date="2026-05-15T18:52:00Z" w16du:dateUtc="2026-05-15T23:52:00Z">
        <w:r>
          <w:rPr>
            <w:rFonts w:ascii="Times New Roman" w:eastAsia="Times New Roman" w:hAnsi="Times New Roman" w:cs="Times New Roman"/>
          </w:rPr>
          <w:t xml:space="preserve"> </w:t>
        </w:r>
      </w:ins>
      <w:ins w:id="2227" w:author="Benton, Deon" w:date="2026-05-15T18:55:00Z" w16du:dateUtc="2026-05-15T23:55:00Z">
        <w:r w:rsidR="008E49B9">
          <w:rPr>
            <w:rFonts w:ascii="Times New Roman" w:eastAsia="Times New Roman" w:hAnsi="Times New Roman" w:cs="Times New Roman"/>
          </w:rPr>
          <w:t>infants’ looking behaviors aligns</w:t>
        </w:r>
      </w:ins>
      <w:ins w:id="2228" w:author="Benton, Deon" w:date="2026-05-15T18:56:00Z" w16du:dateUtc="2026-05-15T23:56:00Z">
        <w:r w:rsidR="008E49B9">
          <w:rPr>
            <w:rFonts w:ascii="Times New Roman" w:eastAsia="Times New Roman" w:hAnsi="Times New Roman" w:cs="Times New Roman"/>
          </w:rPr>
          <w:t xml:space="preserve"> with</w:t>
        </w:r>
        <w:r w:rsidR="00147883">
          <w:rPr>
            <w:rFonts w:ascii="Times New Roman" w:eastAsia="Times New Roman" w:hAnsi="Times New Roman" w:cs="Times New Roman"/>
          </w:rPr>
          <w:t xml:space="preserve"> the predictions of the </w:t>
        </w:r>
      </w:ins>
      <w:ins w:id="2229" w:author="Benton, Deon" w:date="2026-05-15T18:57:00Z" w16du:dateUtc="2026-05-15T23:57:00Z">
        <w:r w:rsidR="00147883">
          <w:rPr>
            <w:rFonts w:ascii="Times New Roman" w:eastAsia="Times New Roman" w:hAnsi="Times New Roman" w:cs="Times New Roman"/>
          </w:rPr>
          <w:t>two simulations presented in this section</w:t>
        </w:r>
      </w:ins>
      <w:ins w:id="2230" w:author="Benton, Deon" w:date="2026-05-15T18:58:00Z" w16du:dateUtc="2026-05-15T23:58:00Z">
        <w:r w:rsidR="00147883">
          <w:rPr>
            <w:rFonts w:ascii="Times New Roman" w:eastAsia="Times New Roman" w:hAnsi="Times New Roman" w:cs="Times New Roman"/>
          </w:rPr>
          <w:t xml:space="preserve">; </w:t>
        </w:r>
      </w:ins>
      <w:ins w:id="2231" w:author="Benton, Deon" w:date="2026-05-15T18:59:00Z" w16du:dateUtc="2026-05-15T23:59:00Z">
        <w:r w:rsidR="00147883">
          <w:rPr>
            <w:rFonts w:ascii="Times New Roman" w:eastAsia="Times New Roman" w:hAnsi="Times New Roman" w:cs="Times New Roman"/>
          </w:rPr>
          <w:t xml:space="preserve">However, the domain-specific proposals discussed here would be supported if, in a </w:t>
        </w:r>
      </w:ins>
      <w:ins w:id="2232" w:author="Benton, Deon" w:date="2026-05-15T19:00:00Z" w16du:dateUtc="2026-05-16T00:00:00Z">
        <w:r w:rsidR="00147883">
          <w:rPr>
            <w:rFonts w:ascii="Times New Roman" w:eastAsia="Times New Roman" w:hAnsi="Times New Roman" w:cs="Times New Roman"/>
          </w:rPr>
          <w:t>sufficiently powered study, infants look equally long at</w:t>
        </w:r>
      </w:ins>
      <w:ins w:id="2233" w:author="Benton, Deon" w:date="2026-05-15T19:01:00Z" w16du:dateUtc="2026-05-16T00:01:00Z">
        <w:r w:rsidR="00147883">
          <w:rPr>
            <w:rFonts w:ascii="Times New Roman" w:eastAsia="Times New Roman" w:hAnsi="Times New Roman" w:cs="Times New Roman"/>
          </w:rPr>
          <w:t xml:space="preserve"> the</w:t>
        </w:r>
      </w:ins>
      <w:ins w:id="2234" w:author="Benton, Deon" w:date="2026-05-15T19:00:00Z" w16du:dateUtc="2026-05-16T00:00:00Z">
        <w:r w:rsidR="00147883">
          <w:rPr>
            <w:rFonts w:ascii="Times New Roman" w:eastAsia="Times New Roman" w:hAnsi="Times New Roman" w:cs="Times New Roman"/>
          </w:rPr>
          <w:t xml:space="preserve"> test events corresponding to those in </w:t>
        </w:r>
      </w:ins>
      <w:ins w:id="2235" w:author="Benton, Deon" w:date="2026-05-15T19:01:00Z" w16du:dateUtc="2026-05-16T00:01:00Z">
        <w:r w:rsidR="00147883">
          <w:rPr>
            <w:rFonts w:ascii="Times New Roman" w:eastAsia="Times New Roman" w:hAnsi="Times New Roman" w:cs="Times New Roman"/>
          </w:rPr>
          <w:t>both of the simulations reported here</w:t>
        </w:r>
      </w:ins>
      <w:ins w:id="2236" w:author="Benton, Deon" w:date="2026-05-15T18:56:00Z" w16du:dateUtc="2026-05-15T23:56:00Z">
        <w:r w:rsidR="00147883">
          <w:rPr>
            <w:rFonts w:ascii="Times New Roman" w:eastAsia="Times New Roman" w:hAnsi="Times New Roman" w:cs="Times New Roman"/>
          </w:rPr>
          <w:t>.</w:t>
        </w:r>
      </w:ins>
      <w:ins w:id="2237" w:author="Benton, Deon" w:date="2026-05-15T19:02:00Z" w16du:dateUtc="2026-05-16T00:02:00Z">
        <w:r w:rsidR="00147883">
          <w:rPr>
            <w:rFonts w:ascii="Times New Roman" w:eastAsia="Times New Roman" w:hAnsi="Times New Roman" w:cs="Times New Roman"/>
          </w:rPr>
          <w:t xml:space="preserve"> Another logical possibility is that the current account best explains infants’ responses in a behavioral </w:t>
        </w:r>
      </w:ins>
      <w:ins w:id="2238" w:author="Benton, Deon" w:date="2026-05-15T19:04:00Z" w16du:dateUtc="2026-05-16T00:04:00Z">
        <w:r w:rsidR="00147883">
          <w:rPr>
            <w:rFonts w:ascii="Times New Roman" w:eastAsia="Times New Roman" w:hAnsi="Times New Roman" w:cs="Times New Roman"/>
          </w:rPr>
          <w:t>analogue</w:t>
        </w:r>
      </w:ins>
      <w:ins w:id="2239" w:author="Benton, Deon" w:date="2026-05-15T19:02:00Z" w16du:dateUtc="2026-05-16T00:02:00Z">
        <w:r w:rsidR="00147883">
          <w:rPr>
            <w:rFonts w:ascii="Times New Roman" w:eastAsia="Times New Roman" w:hAnsi="Times New Roman" w:cs="Times New Roman"/>
          </w:rPr>
          <w:t xml:space="preserve"> of one of the simulations reported here, whereas </w:t>
        </w:r>
      </w:ins>
      <w:ins w:id="2240" w:author="Benton, Deon" w:date="2026-05-15T19:04:00Z" w16du:dateUtc="2026-05-16T00:04:00Z">
        <w:r w:rsidR="00147883">
          <w:rPr>
            <w:rFonts w:ascii="Times New Roman" w:eastAsia="Times New Roman" w:hAnsi="Times New Roman" w:cs="Times New Roman"/>
          </w:rPr>
          <w:t>the domain-specific proposals</w:t>
        </w:r>
      </w:ins>
      <w:ins w:id="2241" w:author="Benton, Deon" w:date="2026-05-15T19:07:00Z" w16du:dateUtc="2026-05-16T00:07:00Z">
        <w:r w:rsidR="0067797E">
          <w:rPr>
            <w:rFonts w:ascii="Times New Roman" w:eastAsia="Times New Roman" w:hAnsi="Times New Roman" w:cs="Times New Roman"/>
          </w:rPr>
          <w:t xml:space="preserve"> may</w:t>
        </w:r>
      </w:ins>
      <w:ins w:id="2242" w:author="Benton, Deon" w:date="2026-05-15T19:04:00Z" w16du:dateUtc="2026-05-16T00:04:00Z">
        <w:r w:rsidR="00147883">
          <w:rPr>
            <w:rFonts w:ascii="Times New Roman" w:eastAsia="Times New Roman" w:hAnsi="Times New Roman" w:cs="Times New Roman"/>
          </w:rPr>
          <w:t xml:space="preserve"> be</w:t>
        </w:r>
      </w:ins>
      <w:ins w:id="2243" w:author="Benton, Deon" w:date="2026-05-15T19:07:00Z" w16du:dateUtc="2026-05-16T00:07:00Z">
        <w:r w:rsidR="0067797E">
          <w:rPr>
            <w:rFonts w:ascii="Times New Roman" w:eastAsia="Times New Roman" w:hAnsi="Times New Roman" w:cs="Times New Roman"/>
          </w:rPr>
          <w:t xml:space="preserve">tter </w:t>
        </w:r>
      </w:ins>
      <w:ins w:id="2244" w:author="Benton, Deon" w:date="2026-05-15T19:16:00Z" w16du:dateUtc="2026-05-16T00:16:00Z">
        <w:r w:rsidR="00BA4CA9">
          <w:rPr>
            <w:rFonts w:ascii="Times New Roman" w:eastAsia="Times New Roman" w:hAnsi="Times New Roman" w:cs="Times New Roman"/>
          </w:rPr>
          <w:t xml:space="preserve">capture </w:t>
        </w:r>
        <w:r w:rsidR="00BA4CA9">
          <w:rPr>
            <w:rFonts w:ascii="Times New Roman" w:eastAsia="Times New Roman" w:hAnsi="Times New Roman" w:cs="Times New Roman"/>
          </w:rPr>
          <w:lastRenderedPageBreak/>
          <w:t>infants</w:t>
        </w:r>
      </w:ins>
      <w:ins w:id="2245" w:author="Benton, Deon" w:date="2026-05-15T19:04:00Z" w16du:dateUtc="2026-05-16T00:04:00Z">
        <w:r w:rsidR="00147883">
          <w:rPr>
            <w:rFonts w:ascii="Times New Roman" w:eastAsia="Times New Roman" w:hAnsi="Times New Roman" w:cs="Times New Roman"/>
          </w:rPr>
          <w:t>’ responses in a behavioral analogue</w:t>
        </w:r>
      </w:ins>
      <w:ins w:id="2246" w:author="Benton, Deon" w:date="2026-05-15T19:05:00Z" w16du:dateUtc="2026-05-16T00:05:00Z">
        <w:r w:rsidR="00147883">
          <w:rPr>
            <w:rFonts w:ascii="Times New Roman" w:eastAsia="Times New Roman" w:hAnsi="Times New Roman" w:cs="Times New Roman"/>
          </w:rPr>
          <w:t xml:space="preserve"> of the other simulation</w:t>
        </w:r>
      </w:ins>
      <w:ins w:id="2247" w:author="Benton, Deon" w:date="2026-05-15T19:03:00Z" w16du:dateUtc="2026-05-16T00:03:00Z">
        <w:r w:rsidR="00147883">
          <w:rPr>
            <w:rFonts w:ascii="Times New Roman" w:eastAsia="Times New Roman" w:hAnsi="Times New Roman" w:cs="Times New Roman"/>
          </w:rPr>
          <w:t xml:space="preserve">. This would suggest that both kinds of mechanisms may govern how infants process other </w:t>
        </w:r>
      </w:ins>
      <w:ins w:id="2248" w:author="Benton, Deon" w:date="2026-05-15T19:07:00Z" w16du:dateUtc="2026-05-16T00:07:00Z">
        <w:r w:rsidR="0067797E">
          <w:rPr>
            <w:rFonts w:ascii="Times New Roman" w:eastAsia="Times New Roman" w:hAnsi="Times New Roman" w:cs="Times New Roman"/>
          </w:rPr>
          <w:t>people’s</w:t>
        </w:r>
      </w:ins>
      <w:ins w:id="2249" w:author="Benton, Deon" w:date="2026-05-15T19:03:00Z" w16du:dateUtc="2026-05-16T00:03:00Z">
        <w:r w:rsidR="00147883">
          <w:rPr>
            <w:rFonts w:ascii="Times New Roman" w:eastAsia="Times New Roman" w:hAnsi="Times New Roman" w:cs="Times New Roman"/>
          </w:rPr>
          <w:t xml:space="preserve"> actions</w:t>
        </w:r>
      </w:ins>
      <w:ins w:id="2250" w:author="Benton, Deon" w:date="2026-05-15T19:14:00Z" w16du:dateUtc="2026-05-16T00:14:00Z">
        <w:r w:rsidR="0067797E">
          <w:rPr>
            <w:rFonts w:ascii="Times New Roman" w:eastAsia="Times New Roman" w:hAnsi="Times New Roman" w:cs="Times New Roman"/>
          </w:rPr>
          <w:t>. Such a finding would also</w:t>
        </w:r>
      </w:ins>
      <w:ins w:id="2251" w:author="Benton, Deon" w:date="2026-05-15T19:05:00Z" w16du:dateUtc="2026-05-16T00:05:00Z">
        <w:r w:rsidR="00147883">
          <w:rPr>
            <w:rFonts w:ascii="Times New Roman" w:eastAsia="Times New Roman" w:hAnsi="Times New Roman" w:cs="Times New Roman"/>
          </w:rPr>
          <w:t xml:space="preserve"> with recent work s</w:t>
        </w:r>
      </w:ins>
      <w:ins w:id="2252" w:author="Benton, Deon" w:date="2026-05-15T19:07:00Z" w16du:dateUtc="2026-05-16T00:07:00Z">
        <w:r w:rsidR="0067797E">
          <w:rPr>
            <w:rFonts w:ascii="Times New Roman" w:eastAsia="Times New Roman" w:hAnsi="Times New Roman" w:cs="Times New Roman"/>
          </w:rPr>
          <w:t>uggesting</w:t>
        </w:r>
      </w:ins>
      <w:ins w:id="2253" w:author="Benton, Deon" w:date="2026-05-15T19:05:00Z" w16du:dateUtc="2026-05-16T00:05:00Z">
        <w:r w:rsidR="00147883">
          <w:rPr>
            <w:rFonts w:ascii="Times New Roman" w:eastAsia="Times New Roman" w:hAnsi="Times New Roman" w:cs="Times New Roman"/>
          </w:rPr>
          <w:t xml:space="preserve"> that</w:t>
        </w:r>
      </w:ins>
      <w:ins w:id="2254" w:author="Benton, Deon" w:date="2026-05-15T19:11:00Z" w16du:dateUtc="2026-05-16T00:11:00Z">
        <w:r w:rsidR="0067797E">
          <w:rPr>
            <w:rFonts w:ascii="Times New Roman" w:eastAsia="Times New Roman" w:hAnsi="Times New Roman" w:cs="Times New Roman"/>
          </w:rPr>
          <w:t xml:space="preserve">, for example, children’s causal inferences (Benton et al., 2024) and language processing </w:t>
        </w:r>
      </w:ins>
      <w:ins w:id="2255" w:author="Benton, Deon" w:date="2026-05-15T19:14:00Z" w16du:dateUtc="2026-05-16T00:14:00Z">
        <w:r w:rsidR="0067797E">
          <w:rPr>
            <w:rFonts w:ascii="Times New Roman" w:eastAsia="Times New Roman" w:hAnsi="Times New Roman" w:cs="Times New Roman"/>
          </w:rPr>
          <w:t>(</w:t>
        </w:r>
      </w:ins>
      <w:ins w:id="2256" w:author="Benton, Deon" w:date="2026-05-15T19:11:00Z" w16du:dateUtc="2026-05-16T00:11:00Z">
        <w:r w:rsidR="0067797E">
          <w:rPr>
            <w:rFonts w:ascii="Times New Roman" w:eastAsia="Times New Roman" w:hAnsi="Times New Roman" w:cs="Times New Roman"/>
          </w:rPr>
          <w:t>Slone &amp; Johnson, 201</w:t>
        </w:r>
      </w:ins>
      <w:ins w:id="2257" w:author="Benton, Deon" w:date="2026-05-15T19:12:00Z" w16du:dateUtc="2026-05-16T00:12:00Z">
        <w:r w:rsidR="0067797E">
          <w:rPr>
            <w:rFonts w:ascii="Times New Roman" w:eastAsia="Times New Roman" w:hAnsi="Times New Roman" w:cs="Times New Roman"/>
          </w:rPr>
          <w:t xml:space="preserve">8) may be governed by </w:t>
        </w:r>
      </w:ins>
      <w:ins w:id="2258" w:author="Benton, Deon" w:date="2026-05-15T19:05:00Z" w16du:dateUtc="2026-05-16T00:05:00Z">
        <w:r w:rsidR="00147883">
          <w:rPr>
            <w:rFonts w:ascii="Times New Roman" w:eastAsia="Times New Roman" w:hAnsi="Times New Roman" w:cs="Times New Roman"/>
          </w:rPr>
          <w:t>multiple</w:t>
        </w:r>
      </w:ins>
      <w:ins w:id="2259" w:author="Benton, Deon" w:date="2026-05-15T19:12:00Z" w16du:dateUtc="2026-05-16T00:12:00Z">
        <w:r w:rsidR="0067797E">
          <w:rPr>
            <w:rFonts w:ascii="Times New Roman" w:eastAsia="Times New Roman" w:hAnsi="Times New Roman" w:cs="Times New Roman"/>
          </w:rPr>
          <w:t xml:space="preserve"> cognitive</w:t>
        </w:r>
      </w:ins>
      <w:ins w:id="2260" w:author="Benton, Deon" w:date="2026-05-15T19:05:00Z" w16du:dateUtc="2026-05-16T00:05:00Z">
        <w:r w:rsidR="00147883">
          <w:rPr>
            <w:rFonts w:ascii="Times New Roman" w:eastAsia="Times New Roman" w:hAnsi="Times New Roman" w:cs="Times New Roman"/>
          </w:rPr>
          <w:t xml:space="preserve"> </w:t>
        </w:r>
      </w:ins>
      <w:ins w:id="2261" w:author="Benton, Deon" w:date="2026-05-15T19:07:00Z" w16du:dateUtc="2026-05-16T00:07:00Z">
        <w:r w:rsidR="0067797E">
          <w:rPr>
            <w:rFonts w:ascii="Times New Roman" w:eastAsia="Times New Roman" w:hAnsi="Times New Roman" w:cs="Times New Roman"/>
          </w:rPr>
          <w:t>mechanisms</w:t>
        </w:r>
      </w:ins>
      <w:ins w:id="2262" w:author="Benton, Deon" w:date="2026-05-15T18:56:00Z" w16du:dateUtc="2026-05-15T23:56:00Z">
        <w:r w:rsidR="00147883">
          <w:rPr>
            <w:rFonts w:ascii="Times New Roman" w:eastAsia="Times New Roman" w:hAnsi="Times New Roman" w:cs="Times New Roman"/>
          </w:rPr>
          <w:t xml:space="preserve">. </w:t>
        </w:r>
      </w:ins>
      <w:ins w:id="2263" w:author="Benton, Deon" w:date="2026-05-15T19:19:00Z" w16du:dateUtc="2026-05-16T00:19:00Z">
        <w:r w:rsidR="0049541C">
          <w:rPr>
            <w:rFonts w:ascii="Times New Roman" w:eastAsia="Times New Roman" w:hAnsi="Times New Roman" w:cs="Times New Roman"/>
          </w:rPr>
          <w:t>Only by testing the</w:t>
        </w:r>
      </w:ins>
      <w:ins w:id="2264" w:author="Benton, Deon" w:date="2026-05-15T19:20:00Z" w16du:dateUtc="2026-05-16T00:20:00Z">
        <w:r w:rsidR="0049541C">
          <w:rPr>
            <w:rFonts w:ascii="Times New Roman" w:eastAsia="Times New Roman" w:hAnsi="Times New Roman" w:cs="Times New Roman"/>
          </w:rPr>
          <w:t xml:space="preserve"> current</w:t>
        </w:r>
      </w:ins>
      <w:ins w:id="2265" w:author="Benton, Deon" w:date="2026-05-15T19:19:00Z" w16du:dateUtc="2026-05-16T00:19:00Z">
        <w:r w:rsidR="0049541C">
          <w:rPr>
            <w:rFonts w:ascii="Times New Roman" w:eastAsia="Times New Roman" w:hAnsi="Times New Roman" w:cs="Times New Roman"/>
          </w:rPr>
          <w:t xml:space="preserve"> predictions in</w:t>
        </w:r>
      </w:ins>
      <w:ins w:id="2266" w:author="Benton, Deon" w:date="2026-05-15T19:20:00Z" w16du:dateUtc="2026-05-16T00:20:00Z">
        <w:r w:rsidR="0049541C">
          <w:rPr>
            <w:rFonts w:ascii="Times New Roman" w:eastAsia="Times New Roman" w:hAnsi="Times New Roman" w:cs="Times New Roman"/>
          </w:rPr>
          <w:t xml:space="preserve"> future</w:t>
        </w:r>
      </w:ins>
      <w:ins w:id="2267" w:author="Benton, Deon" w:date="2026-05-15T19:19:00Z" w16du:dateUtc="2026-05-16T00:19:00Z">
        <w:r w:rsidR="0049541C">
          <w:rPr>
            <w:rFonts w:ascii="Times New Roman" w:eastAsia="Times New Roman" w:hAnsi="Times New Roman" w:cs="Times New Roman"/>
          </w:rPr>
          <w:t xml:space="preserve"> </w:t>
        </w:r>
      </w:ins>
      <w:ins w:id="2268" w:author="Benton, Deon" w:date="2026-05-15T19:20:00Z" w16du:dateUtc="2026-05-16T00:20:00Z">
        <w:r w:rsidR="0049541C">
          <w:rPr>
            <w:rFonts w:ascii="Times New Roman" w:eastAsia="Times New Roman" w:hAnsi="Times New Roman" w:cs="Times New Roman"/>
          </w:rPr>
          <w:t>behavioral</w:t>
        </w:r>
      </w:ins>
      <w:ins w:id="2269" w:author="Benton, Deon" w:date="2026-05-15T19:19:00Z" w16du:dateUtc="2026-05-16T00:19:00Z">
        <w:r w:rsidR="0049541C">
          <w:rPr>
            <w:rFonts w:ascii="Times New Roman" w:eastAsia="Times New Roman" w:hAnsi="Times New Roman" w:cs="Times New Roman"/>
          </w:rPr>
          <w:t xml:space="preserve"> experiment</w:t>
        </w:r>
      </w:ins>
      <w:ins w:id="2270" w:author="Benton, Deon" w:date="2026-05-15T19:20:00Z" w16du:dateUtc="2026-05-16T00:20:00Z">
        <w:r w:rsidR="0049541C">
          <w:rPr>
            <w:rFonts w:ascii="Times New Roman" w:eastAsia="Times New Roman" w:hAnsi="Times New Roman" w:cs="Times New Roman"/>
          </w:rPr>
          <w:t>s</w:t>
        </w:r>
      </w:ins>
      <w:ins w:id="2271" w:author="Benton, Deon" w:date="2026-05-15T19:19:00Z" w16du:dateUtc="2026-05-16T00:19:00Z">
        <w:r w:rsidR="0049541C">
          <w:rPr>
            <w:rFonts w:ascii="Times New Roman" w:eastAsia="Times New Roman" w:hAnsi="Times New Roman" w:cs="Times New Roman"/>
          </w:rPr>
          <w:t xml:space="preserve"> can</w:t>
        </w:r>
      </w:ins>
      <w:ins w:id="2272" w:author="Benton, Deon" w:date="2026-05-15T19:20:00Z" w16du:dateUtc="2026-05-16T00:20:00Z">
        <w:r w:rsidR="0049541C">
          <w:rPr>
            <w:rFonts w:ascii="Times New Roman" w:eastAsia="Times New Roman" w:hAnsi="Times New Roman" w:cs="Times New Roman"/>
          </w:rPr>
          <w:t xml:space="preserve"> the data needed to decide between these competing perspectives be obtained. </w:t>
        </w:r>
      </w:ins>
    </w:p>
    <w:p w14:paraId="077A1B02" w14:textId="77777777" w:rsidR="00524642" w:rsidRPr="003058A8" w:rsidRDefault="00524642" w:rsidP="00846D1B">
      <w:pPr>
        <w:spacing w:line="480" w:lineRule="auto"/>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55A320C5"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 question that developmental scientists have wrestled with for the last 30 years concerns how infants learn about and process others’ actions</w:t>
      </w:r>
      <w:ins w:id="2273" w:author="Benton, Deon" w:date="2026-05-16T15:53:00Z" w16du:dateUtc="2026-05-16T20:53:00Z">
        <w:r w:rsidR="000B3B8B">
          <w:rPr>
            <w:rFonts w:ascii="Times New Roman" w:eastAsia="Times New Roman" w:hAnsi="Times New Roman" w:cs="Times New Roman"/>
          </w:rPr>
          <w:t xml:space="preserve">; that is, </w:t>
        </w:r>
      </w:ins>
      <w:r w:rsidR="00D16A1B">
        <w:rPr>
          <w:rFonts w:ascii="Times New Roman" w:eastAsia="Times New Roman" w:hAnsi="Times New Roman" w:cs="Times New Roman"/>
        </w:rPr>
        <w:t xml:space="preserve">how do infants discover that some </w:t>
      </w:r>
      <w:ins w:id="2274" w:author="Benton, Deon" w:date="2026-05-16T15:54:00Z" w16du:dateUtc="2026-05-16T20:54:00Z">
        <w:r w:rsidR="000B3B8B">
          <w:rPr>
            <w:rFonts w:ascii="Times New Roman" w:eastAsia="Times New Roman" w:hAnsi="Times New Roman" w:cs="Times New Roman"/>
          </w:rPr>
          <w:t>actions are more efficient than others</w:t>
        </w:r>
      </w:ins>
      <w:r>
        <w:rPr>
          <w:rFonts w:ascii="Times New Roman" w:eastAsia="Times New Roman" w:hAnsi="Times New Roman" w:cs="Times New Roman"/>
        </w:rPr>
        <w:t xml:space="preserve">. </w:t>
      </w:r>
      <w:r w:rsidR="00DD0C8C">
        <w:rPr>
          <w:rFonts w:ascii="Times New Roman" w:eastAsia="Times New Roman" w:hAnsi="Times New Roman" w:cs="Times New Roman"/>
        </w:rPr>
        <w:t>One perspective—</w:t>
      </w:r>
      <w:r w:rsidR="00B4786C">
        <w:rPr>
          <w:rFonts w:ascii="Times New Roman" w:eastAsia="Times New Roman" w:hAnsi="Times New Roman" w:cs="Times New Roman"/>
        </w:rPr>
        <w:t>here</w:t>
      </w:r>
      <w:r w:rsidR="00963F99">
        <w:rPr>
          <w:rFonts w:ascii="Times New Roman" w:eastAsia="Times New Roman" w:hAnsi="Times New Roman" w:cs="Times New Roman"/>
        </w:rPr>
        <w:t xml:space="preserve"> referred to </w:t>
      </w:r>
      <w:r w:rsidR="00DD0C8C">
        <w:rPr>
          <w:rFonts w:ascii="Times New Roman" w:eastAsia="Times New Roman" w:hAnsi="Times New Roman" w:cs="Times New Roman"/>
        </w:rPr>
        <w:t>as the rich perspective—maintains that infants</w:t>
      </w:r>
      <w:ins w:id="2275" w:author="Benton, Deon" w:date="2026-05-16T15:55:00Z" w16du:dateUtc="2026-05-16T20:55:00Z">
        <w:r w:rsidR="005D64BA">
          <w:rPr>
            <w:rFonts w:ascii="Times New Roman" w:eastAsia="Times New Roman" w:hAnsi="Times New Roman" w:cs="Times New Roman"/>
          </w:rPr>
          <w:t xml:space="preserve"> possess early-emerging and conceptually rich domain-specific systems that enable them to process actions</w:t>
        </w:r>
      </w:ins>
      <w:ins w:id="2276" w:author="Benton, Deon" w:date="2026-05-16T15:56:00Z" w16du:dateUtc="2026-05-16T20:56:00Z">
        <w:r w:rsidR="005D64BA">
          <w:rPr>
            <w:rFonts w:ascii="Times New Roman" w:eastAsia="Times New Roman" w:hAnsi="Times New Roman" w:cs="Times New Roman"/>
          </w:rPr>
          <w:t xml:space="preserve"> in terms of their efficiency, cost, rationality, and subjectiv</w:t>
        </w:r>
      </w:ins>
      <w:ins w:id="2277" w:author="Benton, Deon" w:date="2026-05-16T15:57:00Z" w16du:dateUtc="2026-05-16T20:57:00Z">
        <w:r w:rsidR="005D64BA">
          <w:rPr>
            <w:rFonts w:ascii="Times New Roman" w:eastAsia="Times New Roman" w:hAnsi="Times New Roman" w:cs="Times New Roman"/>
          </w:rPr>
          <w:t xml:space="preserve">ity as well as in terms of the agents involved in them </w:t>
        </w:r>
      </w:ins>
      <w:r w:rsidR="006C4E68">
        <w:rPr>
          <w:rFonts w:ascii="Times New Roman" w:eastAsia="Times New Roman" w:hAnsi="Times New Roman" w:cs="Times New Roman"/>
        </w:rPr>
        <w:t xml:space="preserve">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&amp; Gergely, 1998; Gergely &amp;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2003; </w:t>
      </w:r>
      <w:ins w:id="2278" w:author="Benton, Deon" w:date="2026-05-16T15:59:00Z" w16du:dateUtc="2026-05-16T20:59:00Z">
        <w:r w:rsidR="008D00E0" w:rsidRPr="006C4E68">
          <w:rPr>
            <w:rFonts w:ascii="Times New Roman" w:eastAsia="Times New Roman" w:hAnsi="Times New Roman" w:cs="Times New Roman"/>
          </w:rPr>
          <w:t>Jara-Ettinger et al., 20</w:t>
        </w:r>
        <w:r w:rsidR="008D00E0">
          <w:rPr>
            <w:rFonts w:ascii="Times New Roman" w:eastAsia="Times New Roman" w:hAnsi="Times New Roman" w:cs="Times New Roman"/>
          </w:rPr>
          <w:t xml:space="preserve">16; </w:t>
        </w:r>
      </w:ins>
      <w:r w:rsidR="006C4E68" w:rsidRPr="006C4E68">
        <w:rPr>
          <w:rFonts w:ascii="Times New Roman" w:eastAsia="Times New Roman" w:hAnsi="Times New Roman" w:cs="Times New Roman"/>
        </w:rPr>
        <w:t xml:space="preserve">Jara-Ettinger et al., 2020; </w:t>
      </w:r>
      <w:ins w:id="2279" w:author="Benton, Deon" w:date="2026-05-16T15:59:00Z" w16du:dateUtc="2026-05-16T20:59:00Z">
        <w:r w:rsidR="008D00E0">
          <w:rPr>
            <w:rFonts w:ascii="Times New Roman" w:eastAsia="Times New Roman" w:hAnsi="Times New Roman" w:cs="Times New Roman"/>
          </w:rPr>
          <w:t>Liu et al., 2026</w:t>
        </w:r>
      </w:ins>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ins w:id="2280" w:author="Benton, Deon" w:date="2026-05-16T16:00:00Z" w16du:dateUtc="2026-05-16T21:00:00Z">
        <w:r w:rsidR="008D00E0">
          <w:rPr>
            <w:rFonts w:ascii="Times New Roman" w:eastAsia="Times New Roman" w:hAnsi="Times New Roman" w:cs="Times New Roman"/>
          </w:rPr>
          <w:t xml:space="preserve">here </w:t>
        </w:r>
      </w:ins>
      <w:r w:rsidR="00EA4335">
        <w:rPr>
          <w:rFonts w:ascii="Times New Roman" w:eastAsia="Times New Roman" w:hAnsi="Times New Roman" w:cs="Times New Roman"/>
        </w:rPr>
        <w:t xml:space="preserve">referred to </w:t>
      </w:r>
      <w:r w:rsidR="00963F99">
        <w:rPr>
          <w:rFonts w:ascii="Times New Roman" w:eastAsia="Times New Roman" w:hAnsi="Times New Roman" w:cs="Times New Roman"/>
        </w:rPr>
        <w:t>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w:t>
      </w:r>
      <w:ins w:id="2281" w:author="Benton, Deon" w:date="2026-05-16T16:03:00Z" w16du:dateUtc="2026-05-16T21:03:00Z">
        <w:r w:rsidR="008D00E0">
          <w:rPr>
            <w:rFonts w:ascii="Times New Roman" w:eastAsia="Times New Roman" w:hAnsi="Times New Roman" w:cs="Times New Roman"/>
          </w:rPr>
          <w:t xml:space="preserve">violation-of expectation </w:t>
        </w:r>
      </w:ins>
      <w:r w:rsidR="00B4786C">
        <w:rPr>
          <w:rFonts w:ascii="Times New Roman" w:eastAsia="Times New Roman" w:hAnsi="Times New Roman" w:cs="Times New Roman"/>
        </w:rPr>
        <w:t>investigations</w:t>
      </w:r>
      <w:ins w:id="2282" w:author="Benton, Deon" w:date="2026-05-16T16:03:00Z" w16du:dateUtc="2026-05-16T21:03:00Z">
        <w:r w:rsidR="008D00E0">
          <w:rPr>
            <w:rFonts w:ascii="Times New Roman" w:eastAsia="Times New Roman" w:hAnsi="Times New Roman" w:cs="Times New Roman"/>
          </w:rPr>
          <w:t xml:space="preserve">—of which studies assessing infants’ </w:t>
        </w:r>
      </w:ins>
      <w:ins w:id="2283" w:author="Benton, Deon" w:date="2026-05-16T16:04:00Z" w16du:dateUtc="2026-05-16T21:04:00Z">
        <w:r w:rsidR="008D00E0">
          <w:rPr>
            <w:rFonts w:ascii="Times New Roman" w:eastAsia="Times New Roman" w:hAnsi="Times New Roman" w:cs="Times New Roman"/>
          </w:rPr>
          <w:t>action efficiency understanding are specific instance</w:t>
        </w:r>
      </w:ins>
      <w:r w:rsidR="00E11D78">
        <w:rPr>
          <w:rFonts w:ascii="Times New Roman" w:eastAsia="Times New Roman" w:hAnsi="Times New Roman" w:cs="Times New Roman"/>
        </w:rPr>
        <w:t>s</w:t>
      </w:r>
      <w:ins w:id="2284" w:author="Benton, Deon" w:date="2026-05-16T16:04:00Z" w16du:dateUtc="2026-05-16T21:04:00Z">
        <w:r w:rsidR="008D00E0">
          <w:rPr>
            <w:rFonts w:ascii="Times New Roman" w:eastAsia="Times New Roman" w:hAnsi="Times New Roman" w:cs="Times New Roman"/>
          </w:rPr>
          <w:t xml:space="preserve"> of—</w:t>
        </w:r>
      </w:ins>
      <w:r w:rsidR="00963F99">
        <w:rPr>
          <w:rFonts w:ascii="Times New Roman" w:eastAsia="Times New Roman" w:hAnsi="Times New Roman" w:cs="Times New Roman"/>
        </w:rPr>
        <w:t>can</w:t>
      </w:r>
      <w:ins w:id="2285" w:author="Benton, Deon" w:date="2026-05-16T16:04:00Z" w16du:dateUtc="2026-05-16T21:04:00Z">
        <w:r w:rsidR="008D00E0">
          <w:rPr>
            <w:rFonts w:ascii="Times New Roman" w:eastAsia="Times New Roman" w:hAnsi="Times New Roman" w:cs="Times New Roman"/>
          </w:rPr>
          <w:t xml:space="preserve"> </w:t>
        </w:r>
      </w:ins>
      <w:ins w:id="2286" w:author="Benton, Deon" w:date="2026-05-16T16:01:00Z" w16du:dateUtc="2026-05-16T21:01:00Z">
        <w:r w:rsidR="008D00E0">
          <w:rPr>
            <w:rFonts w:ascii="Times New Roman" w:eastAsia="Times New Roman" w:hAnsi="Times New Roman" w:cs="Times New Roman"/>
          </w:rPr>
          <w:t>instead</w:t>
        </w:r>
      </w:ins>
      <w:r w:rsidR="00963F99">
        <w:rPr>
          <w:rFonts w:ascii="Times New Roman" w:eastAsia="Times New Roman" w:hAnsi="Times New Roman" w:cs="Times New Roman"/>
        </w:rPr>
        <w:t xml:space="preserve"> be explained by </w:t>
      </w:r>
      <w:r w:rsidR="0091568C">
        <w:rPr>
          <w:rFonts w:ascii="Times New Roman" w:eastAsia="Times New Roman" w:hAnsi="Times New Roman" w:cs="Times New Roman"/>
        </w:rPr>
        <w:t xml:space="preserve">domain-general learning mechanisms </w:t>
      </w:r>
      <w:r w:rsidR="005F39EA">
        <w:rPr>
          <w:rFonts w:ascii="Times New Roman" w:eastAsia="Times New Roman" w:hAnsi="Times New Roman" w:cs="Times New Roman"/>
        </w:rPr>
        <w:t>(e.g., associative learning, habituation, conditioning, imitation, among others)</w:t>
      </w:r>
      <w:r w:rsidR="00837164">
        <w:rPr>
          <w:rFonts w:ascii="Times New Roman" w:eastAsia="Times New Roman" w:hAnsi="Times New Roman" w:cs="Times New Roman"/>
        </w:rPr>
        <w:t>,</w:t>
      </w:r>
      <w:r w:rsidR="005F39EA">
        <w:rPr>
          <w:rFonts w:ascii="Times New Roman" w:eastAsia="Times New Roman" w:hAnsi="Times New Roman" w:cs="Times New Roman"/>
        </w:rPr>
        <w:t xml:space="preserve"> </w:t>
      </w:r>
      <w:r w:rsidR="00AB0C67">
        <w:rPr>
          <w:rFonts w:ascii="Times New Roman" w:eastAsia="Times New Roman" w:hAnsi="Times New Roman" w:cs="Times New Roman"/>
        </w:rPr>
        <w:t>without recourse to conceptually rich knowledge or specialized processes</w:t>
      </w:r>
      <w:ins w:id="2287" w:author="Benton, Deon" w:date="2026-05-16T16:06:00Z" w16du:dateUtc="2026-05-16T21:06:00Z">
        <w:r w:rsidR="008D00E0">
          <w:rPr>
            <w:rFonts w:ascii="Times New Roman" w:eastAsia="Times New Roman" w:hAnsi="Times New Roman" w:cs="Times New Roman"/>
          </w:rPr>
          <w:t xml:space="preserve">; </w:t>
        </w:r>
      </w:ins>
      <w:r w:rsidR="00543220" w:rsidRPr="00543220">
        <w:rPr>
          <w:rFonts w:ascii="Times New Roman" w:eastAsia="Times New Roman" w:hAnsi="Times New Roman" w:cs="Times New Roman"/>
        </w:rPr>
        <w:t xml:space="preserve">e.g., Benton, 2024; Benton &amp; Lapan, 2022; </w:t>
      </w:r>
      <w:proofErr w:type="spellStart"/>
      <w:r w:rsidR="00543220" w:rsidRPr="00543220">
        <w:rPr>
          <w:rFonts w:ascii="Times New Roman" w:eastAsia="Times New Roman" w:hAnsi="Times New Roman" w:cs="Times New Roman"/>
        </w:rPr>
        <w:t>Bogartz</w:t>
      </w:r>
      <w:proofErr w:type="spellEnd"/>
      <w:r w:rsidR="00543220" w:rsidRPr="00543220">
        <w:rPr>
          <w:rFonts w:ascii="Times New Roman" w:eastAsia="Times New Roman" w:hAnsi="Times New Roman" w:cs="Times New Roman"/>
        </w:rPr>
        <w:t xml:space="preserve"> et al., 2000; Cohen et al., 2002; Cohen &amp; Marks, 2002; Colunga &amp; Smith, 2005; Jones &amp; Smith, 1993; Oakes &amp; Cohen, 2003; Perner &amp; Ruffman, 2005;  Quinn &amp; </w:t>
      </w:r>
      <w:proofErr w:type="spellStart"/>
      <w:r w:rsidR="00543220" w:rsidRPr="00543220">
        <w:rPr>
          <w:rFonts w:ascii="Times New Roman" w:eastAsia="Times New Roman" w:hAnsi="Times New Roman" w:cs="Times New Roman"/>
        </w:rPr>
        <w:t>Eimas</w:t>
      </w:r>
      <w:proofErr w:type="spellEnd"/>
      <w:r w:rsidR="00543220" w:rsidRPr="00543220">
        <w:rPr>
          <w:rFonts w:ascii="Times New Roman" w:eastAsia="Times New Roman" w:hAnsi="Times New Roman" w:cs="Times New Roman"/>
        </w:rPr>
        <w:t xml:space="preserve">, 1997; </w:t>
      </w:r>
      <w:proofErr w:type="spellStart"/>
      <w:r w:rsidR="00543220" w:rsidRPr="00543220">
        <w:rPr>
          <w:rFonts w:ascii="Times New Roman" w:eastAsia="Times New Roman" w:hAnsi="Times New Roman" w:cs="Times New Roman"/>
        </w:rPr>
        <w:t>Rakison</w:t>
      </w:r>
      <w:proofErr w:type="spellEnd"/>
      <w:r w:rsidR="00543220" w:rsidRPr="00543220">
        <w:rPr>
          <w:rFonts w:ascii="Times New Roman" w:eastAsia="Times New Roman" w:hAnsi="Times New Roman" w:cs="Times New Roman"/>
        </w:rPr>
        <w:t xml:space="preserve"> &amp; </w:t>
      </w:r>
      <w:proofErr w:type="spellStart"/>
      <w:r w:rsidR="00543220" w:rsidRPr="00543220">
        <w:rPr>
          <w:rFonts w:ascii="Times New Roman" w:eastAsia="Times New Roman" w:hAnsi="Times New Roman" w:cs="Times New Roman"/>
        </w:rPr>
        <w:t>Lupyan</w:t>
      </w:r>
      <w:proofErr w:type="spellEnd"/>
      <w:r w:rsidR="00543220" w:rsidRPr="00543220">
        <w:rPr>
          <w:rFonts w:ascii="Times New Roman" w:eastAsia="Times New Roman" w:hAnsi="Times New Roman" w:cs="Times New Roman"/>
        </w:rPr>
        <w:t>,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35003FE9" w14:textId="284E718D" w:rsidR="006D2124" w:rsidRDefault="004B23E6" w:rsidP="006D2124">
      <w:pPr>
        <w:spacing w:line="480" w:lineRule="auto"/>
        <w:ind w:firstLine="720"/>
        <w:contextualSpacing/>
        <w:rPr>
          <w:rFonts w:ascii="Times New Roman" w:eastAsia="Times New Roman" w:hAnsi="Times New Roman" w:cs="Times New Roman"/>
        </w:rPr>
      </w:pPr>
      <w:ins w:id="2288" w:author="Benton, Deon" w:date="2026-05-16T16:11:00Z" w16du:dateUtc="2026-05-16T21:11:00Z">
        <w:r w:rsidRPr="004B23E6">
          <w:rPr>
            <w:rFonts w:ascii="Times New Roman" w:eastAsia="Times New Roman" w:hAnsi="Times New Roman" w:cs="Times New Roman"/>
          </w:rPr>
          <w:lastRenderedPageBreak/>
          <w:t>This paper builds on and extends this second perspective. The crux of my argument was that infants’ looking behavior in studies assessing</w:t>
        </w:r>
        <w:r>
          <w:rPr>
            <w:rFonts w:ascii="Times New Roman" w:eastAsia="Times New Roman" w:hAnsi="Times New Roman" w:cs="Times New Roman"/>
          </w:rPr>
          <w:t xml:space="preserve"> their putative</w:t>
        </w:r>
        <w:r w:rsidRPr="004B23E6">
          <w:rPr>
            <w:rFonts w:ascii="Times New Roman" w:eastAsia="Times New Roman" w:hAnsi="Times New Roman" w:cs="Times New Roman"/>
          </w:rPr>
          <w:t xml:space="preserve"> sensitivity to </w:t>
        </w:r>
        <w:r>
          <w:rPr>
            <w:rFonts w:ascii="Times New Roman" w:eastAsia="Times New Roman" w:hAnsi="Times New Roman" w:cs="Times New Roman"/>
          </w:rPr>
          <w:t>the efficiency of different actions</w:t>
        </w:r>
        <w:r w:rsidRPr="004B23E6">
          <w:rPr>
            <w:rFonts w:ascii="Times New Roman" w:eastAsia="Times New Roman" w:hAnsi="Times New Roman" w:cs="Times New Roman"/>
          </w:rPr>
          <w:t xml:space="preserve"> reflects the operation of a domain-general associative learning mechanism that operates over the</w:t>
        </w:r>
      </w:ins>
      <w:r w:rsidR="001C53AF">
        <w:rPr>
          <w:rFonts w:ascii="Times New Roman" w:eastAsia="Times New Roman" w:hAnsi="Times New Roman" w:cs="Times New Roman"/>
        </w:rPr>
        <w:t xml:space="preserve"> low-level</w:t>
      </w:r>
      <w:ins w:id="2289" w:author="Benton, Deon" w:date="2026-05-16T16:11:00Z" w16du:dateUtc="2026-05-16T21:11:00Z">
        <w:r w:rsidRPr="004B23E6">
          <w:rPr>
            <w:rFonts w:ascii="Times New Roman" w:eastAsia="Times New Roman" w:hAnsi="Times New Roman" w:cs="Times New Roman"/>
          </w:rPr>
          <w:t xml:space="preserve"> kinematics of different actions and the conceptually neutral, and sometimes differentially salient</w:t>
        </w:r>
      </w:ins>
      <w:r w:rsidR="00A042E4">
        <w:rPr>
          <w:rFonts w:ascii="Times New Roman" w:eastAsia="Times New Roman" w:hAnsi="Times New Roman" w:cs="Times New Roman"/>
        </w:rPr>
        <w:t>,</w:t>
      </w:r>
      <w:ins w:id="2290" w:author="Benton, Deon" w:date="2026-05-16T16:11:00Z" w16du:dateUtc="2026-05-16T21:11:00Z">
        <w:r w:rsidRPr="004B23E6">
          <w:rPr>
            <w:rFonts w:ascii="Times New Roman" w:eastAsia="Times New Roman" w:hAnsi="Times New Roman" w:cs="Times New Roman"/>
          </w:rPr>
          <w:t xml:space="preserve"> surface features</w:t>
        </w:r>
      </w:ins>
      <w:ins w:id="2291" w:author="Benton, Deon" w:date="2026-05-16T16:12:00Z" w16du:dateUtc="2026-05-16T21:12:00Z">
        <w:r>
          <w:rPr>
            <w:rFonts w:ascii="Times New Roman" w:eastAsia="Times New Roman" w:hAnsi="Times New Roman" w:cs="Times New Roman"/>
          </w:rPr>
          <w:t xml:space="preserve"> </w:t>
        </w:r>
      </w:ins>
      <w:r w:rsidR="00CB43D8">
        <w:rPr>
          <w:rFonts w:ascii="Times New Roman" w:eastAsia="Times New Roman" w:hAnsi="Times New Roman" w:cs="Times New Roman"/>
        </w:rPr>
        <w:t>of both</w:t>
      </w:r>
      <w:ins w:id="2292" w:author="Benton, Deon" w:date="2026-05-16T16:11:00Z" w16du:dateUtc="2026-05-16T21:11:00Z">
        <w:r w:rsidRPr="004B23E6">
          <w:rPr>
            <w:rFonts w:ascii="Times New Roman" w:eastAsia="Times New Roman" w:hAnsi="Times New Roman" w:cs="Times New Roman"/>
          </w:rPr>
          <w:t xml:space="preserve"> </w:t>
        </w:r>
      </w:ins>
      <w:r w:rsidR="00812D19">
        <w:rPr>
          <w:rFonts w:ascii="Times New Roman" w:eastAsia="Times New Roman" w:hAnsi="Times New Roman" w:cs="Times New Roman"/>
        </w:rPr>
        <w:t>action events in the laboratory</w:t>
      </w:r>
      <w:ins w:id="2293" w:author="Benton, Deon" w:date="2026-05-16T16:11:00Z" w16du:dateUtc="2026-05-16T21:11:00Z">
        <w:r w:rsidRPr="004B23E6">
          <w:rPr>
            <w:rFonts w:ascii="Times New Roman" w:eastAsia="Times New Roman" w:hAnsi="Times New Roman" w:cs="Times New Roman"/>
          </w:rPr>
          <w:t xml:space="preserve"> and infants’ real-world action experience.</w:t>
        </w:r>
      </w:ins>
      <w:ins w:id="2294" w:author="Benton, Deon" w:date="2026-05-16T16:14:00Z" w16du:dateUtc="2026-05-16T21:14:00Z">
        <w:r>
          <w:rPr>
            <w:rFonts w:ascii="Times New Roman" w:eastAsia="Times New Roman" w:hAnsi="Times New Roman" w:cs="Times New Roman"/>
          </w:rPr>
          <w:t xml:space="preserve"> The central goal of the current paper was to determine</w:t>
        </w:r>
      </w:ins>
      <w:ins w:id="2295" w:author="Benton, Deon" w:date="2026-05-16T16:15:00Z" w16du:dateUtc="2026-05-16T21:15:00Z">
        <w:r>
          <w:rPr>
            <w:rFonts w:ascii="Times New Roman" w:eastAsia="Times New Roman" w:hAnsi="Times New Roman" w:cs="Times New Roman"/>
          </w:rPr>
          <w:t xml:space="preserve"> whether this proposal was sufficient to capture </w:t>
        </w:r>
      </w:ins>
      <w:r w:rsidR="006D2124">
        <w:rPr>
          <w:rFonts w:ascii="Times New Roman" w:eastAsia="Times New Roman" w:hAnsi="Times New Roman" w:cs="Times New Roman"/>
        </w:rPr>
        <w:t>five target</w:t>
      </w:r>
      <w:ins w:id="2296" w:author="Benton, Deon" w:date="2026-05-16T16:15:00Z" w16du:dateUtc="2026-05-16T21:15:00Z">
        <w:r>
          <w:rPr>
            <w:rFonts w:ascii="Times New Roman" w:eastAsia="Times New Roman" w:hAnsi="Times New Roman" w:cs="Times New Roman"/>
          </w:rPr>
          <w:t xml:space="preserve"> findings in this literature.</w:t>
        </w:r>
      </w:ins>
      <w:r w:rsidR="006D2124">
        <w:rPr>
          <w:rFonts w:ascii="Times New Roman" w:eastAsia="Times New Roman" w:hAnsi="Times New Roman" w:cs="Times New Roman"/>
        </w:rPr>
        <w:t xml:space="preserve"> These were the finding that infants look longer at inefficient than efficient actions following habituation to constrained</w:t>
      </w:r>
      <w:r w:rsidR="004F62F7">
        <w:rPr>
          <w:rFonts w:ascii="Times New Roman" w:eastAsia="Times New Roman" w:hAnsi="Times New Roman" w:cs="Times New Roman"/>
        </w:rPr>
        <w:t xml:space="preserve"> but not unconstrained</w:t>
      </w:r>
      <w:r w:rsidR="006D2124">
        <w:rPr>
          <w:rFonts w:ascii="Times New Roman" w:eastAsia="Times New Roman" w:hAnsi="Times New Roman" w:cs="Times New Roman"/>
        </w:rPr>
        <w:t xml:space="preserve"> action events involving objects that possess features typical of animate entities (Simulation 1); the finding that infants’ </w:t>
      </w:r>
      <w:r w:rsidR="004F62F7">
        <w:rPr>
          <w:rFonts w:ascii="Times New Roman" w:eastAsia="Times New Roman" w:hAnsi="Times New Roman" w:cs="Times New Roman"/>
        </w:rPr>
        <w:t>sensitivity to an action’s efficiency</w:t>
      </w:r>
      <w:r w:rsidR="006D2124">
        <w:rPr>
          <w:rFonts w:ascii="Times New Roman" w:eastAsia="Times New Roman" w:hAnsi="Times New Roman" w:cs="Times New Roman"/>
        </w:rPr>
        <w:t xml:space="preserve"> is unaffected by the surface features of the objects involved in those actions (Simulation 2); the finding that infants can</w:t>
      </w:r>
      <w:r w:rsidR="004F62F7">
        <w:rPr>
          <w:rFonts w:ascii="Times New Roman" w:eastAsia="Times New Roman" w:hAnsi="Times New Roman" w:cs="Times New Roman"/>
        </w:rPr>
        <w:t xml:space="preserve"> ostensibly</w:t>
      </w:r>
      <w:r w:rsidR="006D2124">
        <w:rPr>
          <w:rFonts w:ascii="Times New Roman" w:eastAsia="Times New Roman" w:hAnsi="Times New Roman" w:cs="Times New Roman"/>
        </w:rPr>
        <w:t xml:space="preserve"> infer missing constraints given information about an agent’s behavior and goal as well as infer an unseen goal given information about the same behavior and any environmental constraints (Simulation 3); the finding that infants’ </w:t>
      </w:r>
      <w:r w:rsidR="00F911ED">
        <w:rPr>
          <w:rFonts w:ascii="Times New Roman" w:eastAsia="Times New Roman" w:hAnsi="Times New Roman" w:cs="Times New Roman"/>
        </w:rPr>
        <w:t>putatively</w:t>
      </w:r>
      <w:r w:rsidR="006D2124">
        <w:rPr>
          <w:rFonts w:ascii="Times New Roman" w:eastAsia="Times New Roman" w:hAnsi="Times New Roman" w:cs="Times New Roman"/>
        </w:rPr>
        <w:t xml:space="preserve"> possess a graded notion of efficiency (Simulation 4); and the finding that infants as young as 3 months of age can</w:t>
      </w:r>
      <w:r w:rsidR="00F911ED">
        <w:rPr>
          <w:rFonts w:ascii="Times New Roman" w:eastAsia="Times New Roman" w:hAnsi="Times New Roman" w:cs="Times New Roman"/>
        </w:rPr>
        <w:t xml:space="preserve"> apparently</w:t>
      </w:r>
      <w:r w:rsidR="006D2124">
        <w:rPr>
          <w:rFonts w:ascii="Times New Roman" w:eastAsia="Times New Roman" w:hAnsi="Times New Roman" w:cs="Times New Roman"/>
        </w:rPr>
        <w:t xml:space="preserve"> process an action in terms of its efficiency if they are first allowed to engage in effective actions themselves (Simulation 5).</w:t>
      </w:r>
    </w:p>
    <w:p w14:paraId="0190E236" w14:textId="3FDAF589" w:rsidR="004620D0" w:rsidRDefault="006D2124" w:rsidP="006D212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 </w:t>
      </w:r>
      <w:ins w:id="2297" w:author="Benton, Deon" w:date="2026-05-16T16:15:00Z" w16du:dateUtc="2026-05-16T21:15:00Z">
        <w:r w:rsidR="004B23E6">
          <w:rPr>
            <w:rFonts w:ascii="Times New Roman" w:eastAsia="Times New Roman" w:hAnsi="Times New Roman" w:cs="Times New Roman"/>
          </w:rPr>
          <w:t xml:space="preserve"> </w:t>
        </w:r>
      </w:ins>
      <w:ins w:id="2298" w:author="Benton, Deon" w:date="2026-05-16T16:18:00Z" w16du:dateUtc="2026-05-16T21:18:00Z">
        <w:r w:rsidR="004B23E6">
          <w:rPr>
            <w:rFonts w:ascii="Times New Roman" w:eastAsia="Times New Roman" w:hAnsi="Times New Roman" w:cs="Times New Roman"/>
          </w:rPr>
          <w:t>I showed that</w:t>
        </w:r>
      </w:ins>
      <w:r w:rsidR="00F911ED">
        <w:rPr>
          <w:rFonts w:ascii="Times New Roman" w:eastAsia="Times New Roman" w:hAnsi="Times New Roman" w:cs="Times New Roman"/>
        </w:rPr>
        <w:t xml:space="preserve"> when the current proposal was implemented in</w:t>
      </w:r>
      <w:ins w:id="2299" w:author="Benton, Deon" w:date="2026-05-16T16:18:00Z" w16du:dateUtc="2026-05-16T21:18:00Z">
        <w:r w:rsidR="004B23E6">
          <w:rPr>
            <w:rFonts w:ascii="Times New Roman" w:eastAsia="Times New Roman" w:hAnsi="Times New Roman" w:cs="Times New Roman"/>
          </w:rPr>
          <w:t xml:space="preserve"> </w:t>
        </w:r>
      </w:ins>
      <w:r>
        <w:rPr>
          <w:rFonts w:ascii="Times New Roman" w:eastAsia="Times New Roman" w:hAnsi="Times New Roman" w:cs="Times New Roman"/>
        </w:rPr>
        <w:t>a</w:t>
      </w:r>
      <w:ins w:id="2300" w:author="Benton, Deon" w:date="2026-05-16T16:15:00Z" w16du:dateUtc="2026-05-16T21:15:00Z">
        <w:r w:rsidR="004B23E6">
          <w:rPr>
            <w:rFonts w:ascii="Times New Roman" w:eastAsia="Times New Roman" w:hAnsi="Times New Roman" w:cs="Times New Roman"/>
          </w:rPr>
          <w:t xml:space="preserve"> </w:t>
        </w:r>
      </w:ins>
      <w:ins w:id="2301" w:author="Benton, Deon" w:date="2026-05-16T16:18:00Z" w16du:dateUtc="2026-05-16T21:18:00Z">
        <w:r w:rsidR="004B23E6">
          <w:rPr>
            <w:rFonts w:ascii="Times New Roman" w:eastAsia="Times New Roman" w:hAnsi="Times New Roman" w:cs="Times New Roman"/>
          </w:rPr>
          <w:t xml:space="preserve">new </w:t>
        </w:r>
      </w:ins>
      <w:ins w:id="2302" w:author="Benton, Deon" w:date="2026-05-16T16:15:00Z" w16du:dateUtc="2026-05-16T21:15:00Z">
        <w:r w:rsidR="004B23E6">
          <w:rPr>
            <w:rFonts w:ascii="Times New Roman" w:eastAsia="Times New Roman" w:hAnsi="Times New Roman" w:cs="Times New Roman"/>
          </w:rPr>
          <w:t xml:space="preserve">connectionist model called </w:t>
        </w:r>
      </w:ins>
      <w:ins w:id="2303" w:author="Benton, Deon" w:date="2026-05-16T16:18:00Z" w16du:dateUtc="2026-05-16T21:18:00Z">
        <w:r w:rsidR="004B23E6">
          <w:rPr>
            <w:rFonts w:ascii="Times New Roman" w:eastAsia="Times New Roman" w:hAnsi="Times New Roman" w:cs="Times New Roman"/>
          </w:rPr>
          <w:t>ALIAS</w:t>
        </w:r>
      </w:ins>
      <w:r w:rsidR="00F911ED">
        <w:rPr>
          <w:rFonts w:ascii="Times New Roman" w:eastAsia="Times New Roman" w:hAnsi="Times New Roman" w:cs="Times New Roman"/>
        </w:rPr>
        <w:t xml:space="preserve">, </w:t>
      </w:r>
      <w:r>
        <w:rPr>
          <w:rFonts w:ascii="Times New Roman" w:eastAsia="Times New Roman" w:hAnsi="Times New Roman" w:cs="Times New Roman"/>
        </w:rPr>
        <w:t xml:space="preserve">not </w:t>
      </w:r>
      <w:r w:rsidR="00F911ED">
        <w:rPr>
          <w:rFonts w:ascii="Times New Roman" w:eastAsia="Times New Roman" w:hAnsi="Times New Roman" w:cs="Times New Roman"/>
        </w:rPr>
        <w:t>only did the model readily</w:t>
      </w:r>
      <w:r>
        <w:rPr>
          <w:rFonts w:ascii="Times New Roman" w:eastAsia="Times New Roman" w:hAnsi="Times New Roman" w:cs="Times New Roman"/>
        </w:rPr>
        <w:t xml:space="preserve"> account for each of</w:t>
      </w:r>
      <w:ins w:id="2304" w:author="Benton, Deon" w:date="2026-05-16T16:18:00Z" w16du:dateUtc="2026-05-16T21:18:00Z">
        <w:r w:rsidR="004B23E6">
          <w:rPr>
            <w:rFonts w:ascii="Times New Roman" w:eastAsia="Times New Roman" w:hAnsi="Times New Roman" w:cs="Times New Roman"/>
          </w:rPr>
          <w:t xml:space="preserve"> these </w:t>
        </w:r>
      </w:ins>
      <w:ins w:id="2305" w:author="Benton, Deon" w:date="2026-05-16T16:16:00Z" w16du:dateUtc="2026-05-16T21:16:00Z">
        <w:r w:rsidR="004B23E6">
          <w:rPr>
            <w:rFonts w:ascii="Times New Roman" w:eastAsia="Times New Roman" w:hAnsi="Times New Roman" w:cs="Times New Roman"/>
          </w:rPr>
          <w:t>findings</w:t>
        </w:r>
      </w:ins>
      <w:r w:rsidR="00F911ED">
        <w:rPr>
          <w:rFonts w:ascii="Times New Roman" w:eastAsia="Times New Roman" w:hAnsi="Times New Roman" w:cs="Times New Roman"/>
        </w:rPr>
        <w:t>,</w:t>
      </w:r>
      <w:ins w:id="2306" w:author="Benton, Deon" w:date="2026-05-16T16:16:00Z" w16du:dateUtc="2026-05-16T21:16:00Z">
        <w:r w:rsidR="004B23E6">
          <w:rPr>
            <w:rFonts w:ascii="Times New Roman" w:eastAsia="Times New Roman" w:hAnsi="Times New Roman" w:cs="Times New Roman"/>
          </w:rPr>
          <w:t xml:space="preserve"> but </w:t>
        </w:r>
      </w:ins>
      <w:ins w:id="2307" w:author="Benton, Deon" w:date="2026-05-16T16:17:00Z" w16du:dateUtc="2026-05-16T21:17:00Z">
        <w:r w:rsidR="004B23E6">
          <w:rPr>
            <w:rFonts w:ascii="Times New Roman" w:eastAsia="Times New Roman" w:hAnsi="Times New Roman" w:cs="Times New Roman"/>
          </w:rPr>
          <w:t xml:space="preserve">it </w:t>
        </w:r>
      </w:ins>
      <w:r w:rsidR="00F911ED">
        <w:rPr>
          <w:rFonts w:ascii="Times New Roman" w:eastAsia="Times New Roman" w:hAnsi="Times New Roman" w:cs="Times New Roman"/>
        </w:rPr>
        <w:t>did so better</w:t>
      </w:r>
      <w:ins w:id="2308" w:author="Benton, Deon" w:date="2026-05-16T16:21:00Z" w16du:dateUtc="2026-05-16T21:21:00Z">
        <w:r w:rsidR="006C2BEB">
          <w:rPr>
            <w:rFonts w:ascii="Times New Roman" w:eastAsia="Times New Roman" w:hAnsi="Times New Roman" w:cs="Times New Roman"/>
          </w:rPr>
          <w:t xml:space="preserve"> </w:t>
        </w:r>
        <w:r w:rsidR="006C2BEB" w:rsidRPr="006C2BEB">
          <w:rPr>
            <w:rFonts w:ascii="Times New Roman" w:eastAsia="Times New Roman" w:hAnsi="Times New Roman" w:cs="Times New Roman"/>
          </w:rPr>
          <w:t>than either a version of ALIAS</w:t>
        </w:r>
      </w:ins>
      <w:r w:rsidR="00F911ED">
        <w:rPr>
          <w:rFonts w:ascii="Times New Roman" w:eastAsia="Times New Roman" w:hAnsi="Times New Roman" w:cs="Times New Roman"/>
        </w:rPr>
        <w:t xml:space="preserve"> called ALIAS-2 that</w:t>
      </w:r>
      <w:ins w:id="2309" w:author="Benton, Deon" w:date="2026-05-16T16:21:00Z" w16du:dateUtc="2026-05-16T21:21:00Z">
        <w:r w:rsidR="006C2BEB" w:rsidRPr="006C2BEB">
          <w:rPr>
            <w:rFonts w:ascii="Times New Roman" w:eastAsia="Times New Roman" w:hAnsi="Times New Roman" w:cs="Times New Roman"/>
          </w:rPr>
          <w:t xml:space="preserve"> </w:t>
        </w:r>
      </w:ins>
      <w:r w:rsidR="00F911ED">
        <w:rPr>
          <w:rFonts w:ascii="Times New Roman" w:eastAsia="Times New Roman" w:hAnsi="Times New Roman" w:cs="Times New Roman"/>
        </w:rPr>
        <w:t>removed</w:t>
      </w:r>
      <w:ins w:id="2310" w:author="Benton, Deon" w:date="2026-05-16T16:21:00Z" w16du:dateUtc="2026-05-16T21:21:00Z">
        <w:r w:rsidR="006C2BEB" w:rsidRPr="006C2BEB">
          <w:rPr>
            <w:rFonts w:ascii="Times New Roman" w:eastAsia="Times New Roman" w:hAnsi="Times New Roman" w:cs="Times New Roman"/>
          </w:rPr>
          <w:t xml:space="preserve"> differential obstacle salienc</w:t>
        </w:r>
      </w:ins>
      <w:r w:rsidR="00F911ED">
        <w:rPr>
          <w:rFonts w:ascii="Times New Roman" w:eastAsia="Times New Roman" w:hAnsi="Times New Roman" w:cs="Times New Roman"/>
        </w:rPr>
        <w:t>e</w:t>
      </w:r>
      <w:ins w:id="2311" w:author="Benton, Deon" w:date="2026-05-16T16:21:00Z" w16du:dateUtc="2026-05-16T21:21:00Z">
        <w:r w:rsidR="006C2BEB" w:rsidRPr="006C2BEB">
          <w:rPr>
            <w:rFonts w:ascii="Times New Roman" w:eastAsia="Times New Roman" w:hAnsi="Times New Roman" w:cs="Times New Roman"/>
          </w:rPr>
          <w:t xml:space="preserve">, the only other existing connectionist model </w:t>
        </w:r>
      </w:ins>
      <w:ins w:id="2312" w:author="Benton, Deon" w:date="2026-05-16T20:03:00Z" w16du:dateUtc="2026-05-17T01:03:00Z">
        <w:r w:rsidR="00985A4A">
          <w:rPr>
            <w:rFonts w:ascii="Times New Roman" w:eastAsia="Times New Roman" w:hAnsi="Times New Roman" w:cs="Times New Roman"/>
          </w:rPr>
          <w:t xml:space="preserve">of action efficiency </w:t>
        </w:r>
      </w:ins>
      <w:ins w:id="2313" w:author="Benton, Deon" w:date="2026-05-16T20:04:00Z" w16du:dateUtc="2026-05-17T01:04:00Z">
        <w:r w:rsidR="00985A4A">
          <w:rPr>
            <w:rFonts w:ascii="Times New Roman" w:eastAsia="Times New Roman" w:hAnsi="Times New Roman" w:cs="Times New Roman"/>
          </w:rPr>
          <w:t>understanding in infants</w:t>
        </w:r>
      </w:ins>
      <w:ins w:id="2314" w:author="Benton, Deon" w:date="2026-05-16T16:22:00Z" w16du:dateUtc="2026-05-16T21:22:00Z">
        <w:r w:rsidR="006C2BEB">
          <w:rPr>
            <w:rFonts w:ascii="Times New Roman" w:eastAsia="Times New Roman" w:hAnsi="Times New Roman" w:cs="Times New Roman"/>
          </w:rPr>
          <w:t xml:space="preserve"> called OM10</w:t>
        </w:r>
      </w:ins>
      <w:r w:rsidR="00671CBD">
        <w:rPr>
          <w:rFonts w:ascii="Times New Roman" w:eastAsia="Times New Roman" w:hAnsi="Times New Roman" w:cs="Times New Roman"/>
        </w:rPr>
        <w:t xml:space="preserve"> (</w:t>
      </w:r>
      <w:proofErr w:type="spellStart"/>
      <w:r w:rsidR="00671CBD">
        <w:rPr>
          <w:rFonts w:ascii="Times New Roman" w:eastAsia="Times New Roman" w:hAnsi="Times New Roman" w:cs="Times New Roman"/>
        </w:rPr>
        <w:t>Overwalle</w:t>
      </w:r>
      <w:proofErr w:type="spellEnd"/>
      <w:r w:rsidR="00671CBD">
        <w:rPr>
          <w:rFonts w:ascii="Times New Roman" w:eastAsia="Times New Roman" w:hAnsi="Times New Roman" w:cs="Times New Roman"/>
        </w:rPr>
        <w:t>, 2010)</w:t>
      </w:r>
      <w:ins w:id="2315" w:author="Benton, Deon" w:date="2026-05-16T16:21:00Z" w16du:dateUtc="2026-05-16T21:21:00Z">
        <w:r w:rsidR="006C2BEB" w:rsidRPr="006C2BEB">
          <w:rPr>
            <w:rFonts w:ascii="Times New Roman" w:eastAsia="Times New Roman" w:hAnsi="Times New Roman" w:cs="Times New Roman"/>
          </w:rPr>
          <w:t>, or an extended version of that model</w:t>
        </w:r>
      </w:ins>
      <w:ins w:id="2316" w:author="Benton, Deon" w:date="2026-05-16T16:22:00Z" w16du:dateUtc="2026-05-16T21:22:00Z">
        <w:r w:rsidR="006C2BEB">
          <w:rPr>
            <w:rFonts w:ascii="Times New Roman" w:eastAsia="Times New Roman" w:hAnsi="Times New Roman" w:cs="Times New Roman"/>
          </w:rPr>
          <w:t xml:space="preserve"> called OM10-2.</w:t>
        </w:r>
      </w:ins>
      <w:ins w:id="2317" w:author="Benton, Deon" w:date="2026-05-16T16:27:00Z" w16du:dateUtc="2026-05-16T21:27:00Z">
        <w:r w:rsidR="00E04704">
          <w:rPr>
            <w:rFonts w:ascii="Times New Roman" w:eastAsia="Times New Roman" w:hAnsi="Times New Roman" w:cs="Times New Roman"/>
          </w:rPr>
          <w:t xml:space="preserve"> </w:t>
        </w:r>
      </w:ins>
      <w:r w:rsidR="00A674A1">
        <w:rPr>
          <w:rFonts w:ascii="Times New Roman" w:eastAsia="Times New Roman" w:hAnsi="Times New Roman" w:cs="Times New Roman"/>
        </w:rPr>
        <w:t xml:space="preserve">Table </w:t>
      </w:r>
      <w:proofErr w:type="gramStart"/>
      <w:r w:rsidR="00A674A1">
        <w:rPr>
          <w:rFonts w:ascii="Times New Roman" w:eastAsia="Times New Roman" w:hAnsi="Times New Roman" w:cs="Times New Roman"/>
        </w:rPr>
        <w:t>1—</w:t>
      </w:r>
      <w:proofErr w:type="gramEnd"/>
      <w:r w:rsidR="00A674A1">
        <w:rPr>
          <w:rFonts w:ascii="Times New Roman" w:eastAsia="Times New Roman" w:hAnsi="Times New Roman" w:cs="Times New Roman"/>
        </w:rPr>
        <w:t xml:space="preserve">which </w:t>
      </w:r>
      <w:ins w:id="2318" w:author="Benton, Deon" w:date="2026-05-16T19:56:00Z" w16du:dateUtc="2026-05-17T00:56:00Z">
        <w:r w:rsidR="00985A4A">
          <w:rPr>
            <w:rFonts w:ascii="Times New Roman" w:eastAsia="Times New Roman" w:hAnsi="Times New Roman" w:cs="Times New Roman"/>
          </w:rPr>
          <w:t xml:space="preserve">shows </w:t>
        </w:r>
      </w:ins>
      <w:ins w:id="2319" w:author="Benton, Deon" w:date="2026-05-16T19:57:00Z" w16du:dateUtc="2026-05-17T00:57:00Z">
        <w:r w:rsidR="00985A4A">
          <w:rPr>
            <w:rFonts w:ascii="Times New Roman" w:eastAsia="Times New Roman" w:hAnsi="Times New Roman" w:cs="Times New Roman"/>
          </w:rPr>
          <w:t xml:space="preserve">the qualitative fits of </w:t>
        </w:r>
      </w:ins>
      <w:ins w:id="2320" w:author="Benton, Deon" w:date="2026-05-16T20:04:00Z" w16du:dateUtc="2026-05-17T01:04:00Z">
        <w:r w:rsidR="004620D0">
          <w:rPr>
            <w:rFonts w:ascii="Times New Roman" w:eastAsia="Times New Roman" w:hAnsi="Times New Roman" w:cs="Times New Roman"/>
          </w:rPr>
          <w:t>each of</w:t>
        </w:r>
      </w:ins>
      <w:ins w:id="2321" w:author="Benton, Deon" w:date="2026-05-16T19:57:00Z" w16du:dateUtc="2026-05-17T00:57:00Z">
        <w:r w:rsidR="00985A4A">
          <w:rPr>
            <w:rFonts w:ascii="Times New Roman" w:eastAsia="Times New Roman" w:hAnsi="Times New Roman" w:cs="Times New Roman"/>
          </w:rPr>
          <w:t xml:space="preserve"> </w:t>
        </w:r>
      </w:ins>
      <w:ins w:id="2322" w:author="Benton, Deon" w:date="2026-05-16T20:04:00Z" w16du:dateUtc="2026-05-17T01:04:00Z">
        <w:r w:rsidR="00254310">
          <w:rPr>
            <w:rFonts w:ascii="Times New Roman" w:eastAsia="Times New Roman" w:hAnsi="Times New Roman" w:cs="Times New Roman"/>
          </w:rPr>
          <w:t xml:space="preserve">these models to the five target </w:t>
        </w:r>
        <w:proofErr w:type="gramStart"/>
        <w:r w:rsidR="00254310">
          <w:rPr>
            <w:rFonts w:ascii="Times New Roman" w:eastAsia="Times New Roman" w:hAnsi="Times New Roman" w:cs="Times New Roman"/>
          </w:rPr>
          <w:t>findings</w:t>
        </w:r>
      </w:ins>
      <w:r w:rsidR="00A674A1">
        <w:rPr>
          <w:rFonts w:ascii="Times New Roman" w:eastAsia="Times New Roman" w:hAnsi="Times New Roman" w:cs="Times New Roman"/>
        </w:rPr>
        <w:t>—</w:t>
      </w:r>
      <w:proofErr w:type="gramEnd"/>
      <w:r w:rsidR="00A674A1">
        <w:rPr>
          <w:rFonts w:ascii="Times New Roman" w:eastAsia="Times New Roman" w:hAnsi="Times New Roman" w:cs="Times New Roman"/>
        </w:rPr>
        <w:t xml:space="preserve">makes this point </w:t>
      </w:r>
      <w:r w:rsidR="000A6421">
        <w:rPr>
          <w:rFonts w:ascii="Times New Roman" w:eastAsia="Times New Roman" w:hAnsi="Times New Roman" w:cs="Times New Roman"/>
        </w:rPr>
        <w:lastRenderedPageBreak/>
        <w:t>especially clear</w:t>
      </w:r>
      <w:r w:rsidR="00A674A1">
        <w:rPr>
          <w:rFonts w:ascii="Times New Roman" w:eastAsia="Times New Roman" w:hAnsi="Times New Roman" w:cs="Times New Roman"/>
        </w:rPr>
        <w:t xml:space="preserve">. </w:t>
      </w:r>
      <w:r w:rsidR="000520AB">
        <w:rPr>
          <w:rFonts w:ascii="Times New Roman" w:eastAsia="Times New Roman" w:hAnsi="Times New Roman" w:cs="Times New Roman"/>
        </w:rPr>
        <w:t xml:space="preserve"> </w:t>
      </w:r>
      <w:r w:rsidR="00B50415" w:rsidRPr="00B50415">
        <w:rPr>
          <w:rFonts w:ascii="Times New Roman" w:eastAsia="Times New Roman" w:hAnsi="Times New Roman" w:cs="Times New Roman"/>
        </w:rPr>
        <w:t xml:space="preserve">The table shows that ALIAS successfully captured all five target findings as well as the more specific findings associated with </w:t>
      </w:r>
      <w:r w:rsidR="00F911ED">
        <w:rPr>
          <w:rFonts w:ascii="Times New Roman" w:eastAsia="Times New Roman" w:hAnsi="Times New Roman" w:cs="Times New Roman"/>
        </w:rPr>
        <w:t>illustrative paradigms from which the target findings were derived</w:t>
      </w:r>
      <w:r w:rsidR="00B50415" w:rsidRPr="00B50415">
        <w:rPr>
          <w:rFonts w:ascii="Times New Roman" w:eastAsia="Times New Roman" w:hAnsi="Times New Roman" w:cs="Times New Roman"/>
        </w:rPr>
        <w:t>.</w:t>
      </w:r>
      <w:r w:rsidR="00B50415">
        <w:rPr>
          <w:rFonts w:ascii="Times New Roman" w:eastAsia="Times New Roman" w:hAnsi="Times New Roman" w:cs="Times New Roman"/>
        </w:rPr>
        <w:t xml:space="preserve"> </w:t>
      </w:r>
      <w:r w:rsidR="003B68A4">
        <w:rPr>
          <w:rFonts w:ascii="Times New Roman" w:eastAsia="Times New Roman" w:hAnsi="Times New Roman" w:cs="Times New Roman"/>
        </w:rPr>
        <w:t xml:space="preserve">In contrast, the remaining models either failed to capture several of the target findings, could only partially account for them, or could not be used to simulate them because of theoretical or architectural limitations. </w:t>
      </w:r>
      <w:r w:rsidR="00107506" w:rsidRPr="00107506">
        <w:rPr>
          <w:rFonts w:ascii="Times New Roman" w:eastAsia="Times New Roman" w:hAnsi="Times New Roman" w:cs="Times New Roman"/>
        </w:rPr>
        <w:t>ALIAS</w:t>
      </w:r>
      <w:r w:rsidR="00107506">
        <w:rPr>
          <w:rFonts w:ascii="Times New Roman" w:eastAsia="Times New Roman" w:hAnsi="Times New Roman" w:cs="Times New Roman"/>
        </w:rPr>
        <w:t>’</w:t>
      </w:r>
      <w:r w:rsidR="00107506" w:rsidRPr="00107506">
        <w:rPr>
          <w:rFonts w:ascii="Times New Roman" w:eastAsia="Times New Roman" w:hAnsi="Times New Roman" w:cs="Times New Roman"/>
        </w:rPr>
        <w:t>s success in accounting for these findings</w:t>
      </w:r>
      <w:r w:rsidR="00CC76E3">
        <w:rPr>
          <w:rFonts w:ascii="Times New Roman" w:eastAsia="Times New Roman" w:hAnsi="Times New Roman" w:cs="Times New Roman"/>
        </w:rPr>
        <w:t xml:space="preserve"> is significant because it highlights the model’s explanatory breadth</w:t>
      </w:r>
      <w:r w:rsidR="00107506" w:rsidRPr="00107506">
        <w:rPr>
          <w:rFonts w:ascii="Times New Roman" w:eastAsia="Times New Roman" w:hAnsi="Times New Roman" w:cs="Times New Roman"/>
        </w:rPr>
        <w:t xml:space="preserve"> </w:t>
      </w:r>
      <w:r w:rsidR="00CC76E3">
        <w:rPr>
          <w:rFonts w:ascii="Times New Roman" w:eastAsia="Times New Roman" w:hAnsi="Times New Roman" w:cs="Times New Roman"/>
        </w:rPr>
        <w:t>as well as</w:t>
      </w:r>
      <w:r w:rsidR="00107506" w:rsidRPr="00107506">
        <w:rPr>
          <w:rFonts w:ascii="Times New Roman" w:eastAsia="Times New Roman" w:hAnsi="Times New Roman" w:cs="Times New Roman"/>
        </w:rPr>
        <w:t xml:space="preserve"> suggests that a domain-general associative learning mechanism </w:t>
      </w:r>
      <w:proofErr w:type="gramStart"/>
      <w:r w:rsidR="00107506" w:rsidRPr="00107506">
        <w:rPr>
          <w:rFonts w:ascii="Times New Roman" w:eastAsia="Times New Roman" w:hAnsi="Times New Roman" w:cs="Times New Roman"/>
        </w:rPr>
        <w:t>operating</w:t>
      </w:r>
      <w:proofErr w:type="gramEnd"/>
      <w:r w:rsidR="00107506" w:rsidRPr="00107506">
        <w:rPr>
          <w:rFonts w:ascii="Times New Roman" w:eastAsia="Times New Roman" w:hAnsi="Times New Roman" w:cs="Times New Roman"/>
        </w:rPr>
        <w:t xml:space="preserve"> over the differentially salient</w:t>
      </w:r>
      <w:r w:rsidR="00107506">
        <w:rPr>
          <w:rFonts w:ascii="Times New Roman" w:eastAsia="Times New Roman" w:hAnsi="Times New Roman" w:cs="Times New Roman"/>
        </w:rPr>
        <w:t xml:space="preserve"> and semantically neutral</w:t>
      </w:r>
      <w:r w:rsidR="00107506" w:rsidRPr="00107506">
        <w:rPr>
          <w:rFonts w:ascii="Times New Roman" w:eastAsia="Times New Roman" w:hAnsi="Times New Roman" w:cs="Times New Roman"/>
        </w:rPr>
        <w:t xml:space="preserve"> surface features of environments and the kinematics of different actions is sufficient to explain infants’ looking behavior in these studies</w:t>
      </w:r>
      <w:r w:rsidR="00107506">
        <w:rPr>
          <w:rFonts w:ascii="Times New Roman" w:eastAsia="Times New Roman" w:hAnsi="Times New Roman" w:cs="Times New Roman"/>
        </w:rPr>
        <w:t>.</w:t>
      </w:r>
      <w:r w:rsidR="00CC76E3">
        <w:rPr>
          <w:rFonts w:ascii="Times New Roman" w:eastAsia="Times New Roman" w:hAnsi="Times New Roman" w:cs="Times New Roman"/>
        </w:rPr>
        <w:t xml:space="preserve"> The success of this model also challenges the idea that infants’ looking behavior in action efficiency studies is underpinned by domain-specific mechanisms that provide infants with rich notions of efficiency and cost.</w:t>
      </w:r>
    </w:p>
    <w:p w14:paraId="1E27F5E2" w14:textId="77777777" w:rsidR="00107506" w:rsidRDefault="00107506" w:rsidP="00107506">
      <w:pPr>
        <w:spacing w:line="480" w:lineRule="auto"/>
        <w:ind w:firstLine="720"/>
        <w:contextualSpacing/>
        <w:rPr>
          <w:rFonts w:ascii="Times New Roman" w:eastAsia="Times New Roman" w:hAnsi="Times New Roman" w:cs="Times New Roman"/>
        </w:rPr>
      </w:pPr>
    </w:p>
    <w:p w14:paraId="25BE40CB" w14:textId="706F1B44" w:rsidR="00E95A83" w:rsidRPr="007158A0" w:rsidRDefault="00E95A83" w:rsidP="00E95A83">
      <w:pPr>
        <w:pStyle w:val="Caption"/>
        <w:keepNext/>
        <w:rPr>
          <w:rFonts w:ascii="Times New Roman" w:hAnsi="Times New Roman" w:cs="Times New Roman"/>
          <w:color w:val="000000" w:themeColor="text1"/>
          <w:sz w:val="24"/>
          <w:szCs w:val="24"/>
        </w:rPr>
      </w:pPr>
      <w:r w:rsidRPr="007158A0">
        <w:rPr>
          <w:rFonts w:ascii="Times New Roman" w:hAnsi="Times New Roman" w:cs="Times New Roman"/>
          <w:b/>
          <w:bCs/>
          <w:i w:val="0"/>
          <w:iCs w:val="0"/>
          <w:color w:val="000000" w:themeColor="text1"/>
          <w:sz w:val="24"/>
          <w:szCs w:val="24"/>
        </w:rPr>
        <w:t xml:space="preserve">Table </w:t>
      </w:r>
      <w:r w:rsidRPr="007158A0">
        <w:rPr>
          <w:rFonts w:ascii="Times New Roman" w:hAnsi="Times New Roman" w:cs="Times New Roman"/>
          <w:b/>
          <w:bCs/>
          <w:i w:val="0"/>
          <w:iCs w:val="0"/>
          <w:color w:val="000000" w:themeColor="text1"/>
          <w:sz w:val="24"/>
          <w:szCs w:val="24"/>
        </w:rPr>
        <w:fldChar w:fldCharType="begin"/>
      </w:r>
      <w:r w:rsidRPr="007158A0">
        <w:rPr>
          <w:rFonts w:ascii="Times New Roman" w:hAnsi="Times New Roman" w:cs="Times New Roman"/>
          <w:b/>
          <w:bCs/>
          <w:i w:val="0"/>
          <w:iCs w:val="0"/>
          <w:color w:val="000000" w:themeColor="text1"/>
          <w:sz w:val="24"/>
          <w:szCs w:val="24"/>
        </w:rPr>
        <w:instrText xml:space="preserve"> SEQ Table \* ARABIC </w:instrText>
      </w:r>
      <w:r w:rsidRPr="007158A0">
        <w:rPr>
          <w:rFonts w:ascii="Times New Roman" w:hAnsi="Times New Roman" w:cs="Times New Roman"/>
          <w:b/>
          <w:bCs/>
          <w:i w:val="0"/>
          <w:iCs w:val="0"/>
          <w:color w:val="000000" w:themeColor="text1"/>
          <w:sz w:val="24"/>
          <w:szCs w:val="24"/>
        </w:rPr>
        <w:fldChar w:fldCharType="separate"/>
      </w:r>
      <w:r w:rsidRPr="007158A0">
        <w:rPr>
          <w:rFonts w:ascii="Times New Roman" w:hAnsi="Times New Roman" w:cs="Times New Roman"/>
          <w:b/>
          <w:bCs/>
          <w:i w:val="0"/>
          <w:iCs w:val="0"/>
          <w:noProof/>
          <w:color w:val="000000" w:themeColor="text1"/>
          <w:sz w:val="24"/>
          <w:szCs w:val="24"/>
        </w:rPr>
        <w:t>1</w:t>
      </w:r>
      <w:r w:rsidRPr="007158A0">
        <w:rPr>
          <w:rFonts w:ascii="Times New Roman" w:hAnsi="Times New Roman" w:cs="Times New Roman"/>
          <w:b/>
          <w:bCs/>
          <w:i w:val="0"/>
          <w:iCs w:val="0"/>
          <w:color w:val="000000" w:themeColor="text1"/>
          <w:sz w:val="24"/>
          <w:szCs w:val="24"/>
        </w:rPr>
        <w:fldChar w:fldCharType="end"/>
      </w:r>
      <w:r w:rsidRPr="007158A0">
        <w:rPr>
          <w:rFonts w:ascii="Times New Roman" w:hAnsi="Times New Roman" w:cs="Times New Roman"/>
          <w:b/>
          <w:bCs/>
          <w:i w:val="0"/>
          <w:iCs w:val="0"/>
          <w:color w:val="000000" w:themeColor="text1"/>
          <w:sz w:val="24"/>
          <w:szCs w:val="24"/>
        </w:rPr>
        <w:t>.</w:t>
      </w:r>
      <w:r w:rsidRPr="007158A0">
        <w:rPr>
          <w:rFonts w:ascii="Times New Roman" w:hAnsi="Times New Roman" w:cs="Times New Roman"/>
          <w:i w:val="0"/>
          <w:iCs w:val="0"/>
          <w:color w:val="000000" w:themeColor="text1"/>
          <w:sz w:val="24"/>
          <w:szCs w:val="24"/>
        </w:rPr>
        <w:t xml:space="preserve"> </w:t>
      </w:r>
      <w:r w:rsidRPr="007158A0">
        <w:rPr>
          <w:rFonts w:ascii="Times New Roman" w:hAnsi="Times New Roman" w:cs="Times New Roman"/>
          <w:color w:val="000000" w:themeColor="text1"/>
          <w:sz w:val="24"/>
          <w:szCs w:val="24"/>
        </w:rPr>
        <w:t>Qualitative fits of the different models to the five target findings examined in the current paper.</w:t>
      </w:r>
    </w:p>
    <w:tbl>
      <w:tblPr>
        <w:tblStyle w:val="TableGrid"/>
        <w:tblW w:w="11861" w:type="dxa"/>
        <w:tblInd w:w="-1265" w:type="dxa"/>
        <w:tblLook w:val="04A0" w:firstRow="1" w:lastRow="0" w:firstColumn="1" w:lastColumn="0" w:noHBand="0" w:noVBand="1"/>
      </w:tblPr>
      <w:tblGrid>
        <w:gridCol w:w="2389"/>
        <w:gridCol w:w="1563"/>
        <w:gridCol w:w="985"/>
        <w:gridCol w:w="1656"/>
        <w:gridCol w:w="1656"/>
        <w:gridCol w:w="1806"/>
        <w:gridCol w:w="1806"/>
      </w:tblGrid>
      <w:tr w:rsidR="00666D09" w:rsidRPr="0052351C" w14:paraId="122B9CCB" w14:textId="77777777" w:rsidTr="007158A0">
        <w:tc>
          <w:tcPr>
            <w:tcW w:w="2389" w:type="dxa"/>
            <w:tcBorders>
              <w:top w:val="single" w:sz="4" w:space="0" w:color="auto"/>
              <w:left w:val="nil"/>
              <w:bottom w:val="single" w:sz="4" w:space="0" w:color="auto"/>
              <w:right w:val="nil"/>
            </w:tcBorders>
          </w:tcPr>
          <w:p w14:paraId="535E4D41"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63C6A428" w14:textId="77777777" w:rsidR="00666D09" w:rsidRPr="0052351C" w:rsidRDefault="00666D09" w:rsidP="00C012CC">
            <w:pPr>
              <w:rPr>
                <w:rFonts w:ascii="Times New Roman" w:hAnsi="Times New Roman" w:cs="Times New Roman"/>
              </w:rPr>
            </w:pPr>
          </w:p>
        </w:tc>
        <w:tc>
          <w:tcPr>
            <w:tcW w:w="985" w:type="dxa"/>
            <w:tcBorders>
              <w:top w:val="single" w:sz="4" w:space="0" w:color="auto"/>
              <w:left w:val="nil"/>
              <w:bottom w:val="single" w:sz="4" w:space="0" w:color="auto"/>
              <w:right w:val="nil"/>
            </w:tcBorders>
          </w:tcPr>
          <w:p w14:paraId="569481CC" w14:textId="77777777" w:rsidR="00666D09" w:rsidRPr="0052351C" w:rsidRDefault="00666D09" w:rsidP="00C012CC">
            <w:pPr>
              <w:rPr>
                <w:rFonts w:ascii="Times New Roman" w:hAnsi="Times New Roman" w:cs="Times New Roman"/>
              </w:rPr>
            </w:pPr>
          </w:p>
        </w:tc>
        <w:tc>
          <w:tcPr>
            <w:tcW w:w="1656" w:type="dxa"/>
            <w:tcBorders>
              <w:top w:val="single" w:sz="4" w:space="0" w:color="auto"/>
              <w:left w:val="nil"/>
              <w:bottom w:val="single" w:sz="4" w:space="0" w:color="auto"/>
              <w:right w:val="nil"/>
            </w:tcBorders>
          </w:tcPr>
          <w:p w14:paraId="1A446533" w14:textId="77777777" w:rsidR="00666D09" w:rsidRPr="0052351C" w:rsidRDefault="00666D09" w:rsidP="00C012CC">
            <w:pPr>
              <w:rPr>
                <w:rFonts w:ascii="Times New Roman" w:hAnsi="Times New Roman" w:cs="Times New Roman"/>
              </w:rPr>
            </w:pPr>
          </w:p>
        </w:tc>
        <w:tc>
          <w:tcPr>
            <w:tcW w:w="3462" w:type="dxa"/>
            <w:gridSpan w:val="2"/>
            <w:tcBorders>
              <w:top w:val="single" w:sz="4" w:space="0" w:color="auto"/>
              <w:left w:val="nil"/>
              <w:bottom w:val="single" w:sz="4" w:space="0" w:color="auto"/>
              <w:right w:val="nil"/>
            </w:tcBorders>
          </w:tcPr>
          <w:p w14:paraId="500FA56C" w14:textId="77777777" w:rsidR="00666D09" w:rsidRDefault="00666D09" w:rsidP="00C012CC">
            <w:pPr>
              <w:jc w:val="center"/>
              <w:rPr>
                <w:rFonts w:ascii="Times New Roman" w:hAnsi="Times New Roman" w:cs="Times New Roman"/>
              </w:rPr>
            </w:pPr>
            <w:r>
              <w:rPr>
                <w:rFonts w:ascii="Times New Roman" w:hAnsi="Times New Roman" w:cs="Times New Roman"/>
              </w:rPr>
              <w:t>Model</w:t>
            </w:r>
          </w:p>
          <w:p w14:paraId="4CEB1331" w14:textId="77777777" w:rsidR="00666D09" w:rsidRPr="0052351C" w:rsidRDefault="00666D09" w:rsidP="00C012CC">
            <w:pPr>
              <w:jc w:val="center"/>
              <w:rPr>
                <w:rFonts w:ascii="Times New Roman" w:hAnsi="Times New Roman" w:cs="Times New Roman"/>
              </w:rPr>
            </w:pPr>
          </w:p>
        </w:tc>
        <w:tc>
          <w:tcPr>
            <w:tcW w:w="1806" w:type="dxa"/>
            <w:tcBorders>
              <w:top w:val="single" w:sz="4" w:space="0" w:color="auto"/>
              <w:left w:val="nil"/>
              <w:bottom w:val="single" w:sz="4" w:space="0" w:color="auto"/>
              <w:right w:val="nil"/>
            </w:tcBorders>
          </w:tcPr>
          <w:p w14:paraId="714C2B72" w14:textId="77777777" w:rsidR="00666D09" w:rsidRPr="0052351C" w:rsidRDefault="00666D09" w:rsidP="00C012CC">
            <w:pPr>
              <w:rPr>
                <w:rFonts w:ascii="Times New Roman" w:hAnsi="Times New Roman" w:cs="Times New Roman"/>
              </w:rPr>
            </w:pPr>
          </w:p>
        </w:tc>
      </w:tr>
      <w:tr w:rsidR="00666D09" w:rsidRPr="0052351C" w14:paraId="371D8569" w14:textId="77777777" w:rsidTr="007158A0">
        <w:tc>
          <w:tcPr>
            <w:tcW w:w="2389" w:type="dxa"/>
            <w:tcBorders>
              <w:top w:val="single" w:sz="4" w:space="0" w:color="auto"/>
              <w:left w:val="nil"/>
              <w:bottom w:val="single" w:sz="4" w:space="0" w:color="auto"/>
              <w:right w:val="nil"/>
            </w:tcBorders>
          </w:tcPr>
          <w:p w14:paraId="2E2ACC46"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Target finding</w:t>
            </w:r>
          </w:p>
        </w:tc>
        <w:tc>
          <w:tcPr>
            <w:tcW w:w="1563" w:type="dxa"/>
            <w:tcBorders>
              <w:top w:val="single" w:sz="4" w:space="0" w:color="auto"/>
              <w:left w:val="nil"/>
              <w:bottom w:val="single" w:sz="4" w:space="0" w:color="auto"/>
              <w:right w:val="nil"/>
            </w:tcBorders>
          </w:tcPr>
          <w:p w14:paraId="3AEB5992"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Illustrative paradigm</w:t>
            </w:r>
          </w:p>
        </w:tc>
        <w:tc>
          <w:tcPr>
            <w:tcW w:w="985" w:type="dxa"/>
            <w:tcBorders>
              <w:top w:val="single" w:sz="4" w:space="0" w:color="auto"/>
              <w:left w:val="nil"/>
              <w:bottom w:val="single" w:sz="4" w:space="0" w:color="auto"/>
              <w:right w:val="nil"/>
            </w:tcBorders>
          </w:tcPr>
          <w:p w14:paraId="71D7FC18"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Articles</w:t>
            </w:r>
          </w:p>
        </w:tc>
        <w:tc>
          <w:tcPr>
            <w:tcW w:w="1656" w:type="dxa"/>
            <w:tcBorders>
              <w:top w:val="single" w:sz="4" w:space="0" w:color="auto"/>
              <w:left w:val="nil"/>
              <w:bottom w:val="nil"/>
              <w:right w:val="nil"/>
            </w:tcBorders>
          </w:tcPr>
          <w:p w14:paraId="05EF1E8E"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ALIAS</w:t>
            </w:r>
          </w:p>
        </w:tc>
        <w:tc>
          <w:tcPr>
            <w:tcW w:w="1656" w:type="dxa"/>
            <w:tcBorders>
              <w:top w:val="single" w:sz="4" w:space="0" w:color="auto"/>
              <w:left w:val="nil"/>
              <w:bottom w:val="nil"/>
              <w:right w:val="nil"/>
            </w:tcBorders>
          </w:tcPr>
          <w:p w14:paraId="4173EE8D"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ALIAS-2</w:t>
            </w:r>
          </w:p>
        </w:tc>
        <w:tc>
          <w:tcPr>
            <w:tcW w:w="1806" w:type="dxa"/>
            <w:tcBorders>
              <w:top w:val="single" w:sz="4" w:space="0" w:color="auto"/>
              <w:left w:val="nil"/>
              <w:bottom w:val="nil"/>
              <w:right w:val="nil"/>
            </w:tcBorders>
          </w:tcPr>
          <w:p w14:paraId="17935D35"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OM10</w:t>
            </w:r>
          </w:p>
        </w:tc>
        <w:tc>
          <w:tcPr>
            <w:tcW w:w="1806" w:type="dxa"/>
            <w:tcBorders>
              <w:top w:val="single" w:sz="4" w:space="0" w:color="auto"/>
              <w:left w:val="nil"/>
              <w:bottom w:val="nil"/>
              <w:right w:val="nil"/>
            </w:tcBorders>
          </w:tcPr>
          <w:p w14:paraId="0B6B86C2"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OM10-2</w:t>
            </w:r>
          </w:p>
        </w:tc>
      </w:tr>
      <w:tr w:rsidR="00666D09" w:rsidRPr="0052351C" w14:paraId="5727E11A" w14:textId="77777777" w:rsidTr="007158A0">
        <w:tc>
          <w:tcPr>
            <w:tcW w:w="2389" w:type="dxa"/>
            <w:vMerge w:val="restart"/>
            <w:tcBorders>
              <w:top w:val="single" w:sz="4" w:space="0" w:color="auto"/>
              <w:left w:val="nil"/>
              <w:bottom w:val="nil"/>
              <w:right w:val="nil"/>
            </w:tcBorders>
          </w:tcPr>
          <w:p w14:paraId="0293EB2F"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Selective longer looking to inefficient than actions following constrained.</w:t>
            </w:r>
          </w:p>
        </w:tc>
        <w:tc>
          <w:tcPr>
            <w:tcW w:w="1563" w:type="dxa"/>
            <w:tcBorders>
              <w:top w:val="single" w:sz="4" w:space="0" w:color="auto"/>
              <w:left w:val="nil"/>
              <w:bottom w:val="single" w:sz="4" w:space="0" w:color="auto"/>
              <w:right w:val="nil"/>
            </w:tcBorders>
          </w:tcPr>
          <w:p w14:paraId="7FB21BF9"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Animate agent constrained action </w:t>
            </w:r>
          </w:p>
          <w:p w14:paraId="6EE81E9C" w14:textId="77777777" w:rsidR="00666D09" w:rsidRPr="0052351C" w:rsidRDefault="00666D09" w:rsidP="00C012CC">
            <w:pPr>
              <w:rPr>
                <w:rFonts w:ascii="Times New Roman" w:hAnsi="Times New Roman" w:cs="Times New Roman"/>
              </w:rPr>
            </w:pPr>
          </w:p>
        </w:tc>
        <w:tc>
          <w:tcPr>
            <w:tcW w:w="985" w:type="dxa"/>
            <w:vMerge w:val="restart"/>
            <w:tcBorders>
              <w:top w:val="single" w:sz="4" w:space="0" w:color="auto"/>
              <w:left w:val="nil"/>
              <w:bottom w:val="nil"/>
              <w:right w:val="nil"/>
            </w:tcBorders>
          </w:tcPr>
          <w:p w14:paraId="3F687366" w14:textId="77777777" w:rsidR="00666D09" w:rsidRDefault="00666D09" w:rsidP="00C012CC">
            <w:pPr>
              <w:rPr>
                <w:rFonts w:ascii="Times New Roman" w:eastAsia="Times New Roman" w:hAnsi="Times New Roman" w:cs="Times New Roman"/>
              </w:rPr>
            </w:pPr>
          </w:p>
          <w:p w14:paraId="536592FC" w14:textId="77777777" w:rsidR="00666D09" w:rsidRDefault="00666D09" w:rsidP="00C012CC">
            <w:pPr>
              <w:rPr>
                <w:rFonts w:ascii="Times New Roman" w:eastAsia="Times New Roman" w:hAnsi="Times New Roman" w:cs="Times New Roman"/>
              </w:rPr>
            </w:pPr>
          </w:p>
          <w:p w14:paraId="59EB40E1" w14:textId="251FE374" w:rsidR="00666D09" w:rsidRPr="0052351C" w:rsidRDefault="00666D09" w:rsidP="00C012CC">
            <w:pPr>
              <w:rPr>
                <w:rFonts w:ascii="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(1999); Gergely et al. (1995)</w:t>
            </w:r>
          </w:p>
        </w:tc>
        <w:tc>
          <w:tcPr>
            <w:tcW w:w="1656" w:type="dxa"/>
            <w:tcBorders>
              <w:top w:val="nil"/>
              <w:left w:val="nil"/>
              <w:bottom w:val="nil"/>
              <w:right w:val="nil"/>
            </w:tcBorders>
          </w:tcPr>
          <w:p w14:paraId="3124DB78"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5C7E273" wp14:editId="40473D41">
                  <wp:extent cx="914400" cy="914400"/>
                  <wp:effectExtent l="0" t="0" r="0" b="0"/>
                  <wp:docPr id="108115538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E045B5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805BA89" wp14:editId="5ED1DE07">
                  <wp:extent cx="914400" cy="914400"/>
                  <wp:effectExtent l="0" t="0" r="0" b="0"/>
                  <wp:docPr id="191949618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831F7A5"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43F9E97" wp14:editId="07B3DDDA">
                  <wp:extent cx="914400" cy="914400"/>
                  <wp:effectExtent l="0" t="0" r="0" b="0"/>
                  <wp:docPr id="15397641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FF64E54"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1A52A341" wp14:editId="6F4DAAC9">
                  <wp:extent cx="914400" cy="914400"/>
                  <wp:effectExtent l="0" t="0" r="0" b="0"/>
                  <wp:docPr id="20294784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914400" cy="914400"/>
                          </a:xfrm>
                          <a:prstGeom prst="rect">
                            <a:avLst/>
                          </a:prstGeom>
                        </pic:spPr>
                      </pic:pic>
                    </a:graphicData>
                  </a:graphic>
                </wp:inline>
              </w:drawing>
            </w:r>
          </w:p>
        </w:tc>
      </w:tr>
      <w:tr w:rsidR="00666D09" w:rsidRPr="0052351C" w14:paraId="68FD5CD4" w14:textId="77777777" w:rsidTr="007158A0">
        <w:tc>
          <w:tcPr>
            <w:tcW w:w="2389" w:type="dxa"/>
            <w:vMerge/>
            <w:tcBorders>
              <w:top w:val="nil"/>
              <w:left w:val="nil"/>
              <w:bottom w:val="nil"/>
              <w:right w:val="nil"/>
            </w:tcBorders>
          </w:tcPr>
          <w:p w14:paraId="2FF39490"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2E97244B" w14:textId="77777777" w:rsidR="00666D09" w:rsidRDefault="00666D09" w:rsidP="00C012CC">
            <w:pPr>
              <w:rPr>
                <w:rFonts w:ascii="Times New Roman" w:hAnsi="Times New Roman" w:cs="Times New Roman"/>
              </w:rPr>
            </w:pPr>
            <w:r w:rsidRPr="0052351C">
              <w:rPr>
                <w:rFonts w:ascii="Times New Roman" w:hAnsi="Times New Roman" w:cs="Times New Roman"/>
              </w:rPr>
              <w:t>Animate agent unconstrained action</w:t>
            </w:r>
          </w:p>
          <w:p w14:paraId="77580BC3"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07C832BA"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264EB8DA"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119DC760" wp14:editId="6CF66625">
                  <wp:extent cx="914400" cy="914400"/>
                  <wp:effectExtent l="0" t="0" r="0" b="0"/>
                  <wp:docPr id="171992781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5164E4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3B98317" wp14:editId="3EE6E7B1">
                  <wp:extent cx="914400" cy="914400"/>
                  <wp:effectExtent l="0" t="0" r="0" b="0"/>
                  <wp:docPr id="168739713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3C5AD6B"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B533F14" wp14:editId="03A7AA93">
                  <wp:extent cx="914400" cy="914400"/>
                  <wp:effectExtent l="0" t="0" r="0" b="0"/>
                  <wp:docPr id="96551007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419AC17B"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524787BE" wp14:editId="1D2F62A9">
                  <wp:extent cx="914400" cy="914400"/>
                  <wp:effectExtent l="0" t="0" r="0" b="0"/>
                  <wp:docPr id="146662236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914400" cy="914400"/>
                          </a:xfrm>
                          <a:prstGeom prst="rect">
                            <a:avLst/>
                          </a:prstGeom>
                        </pic:spPr>
                      </pic:pic>
                    </a:graphicData>
                  </a:graphic>
                </wp:inline>
              </w:drawing>
            </w:r>
          </w:p>
        </w:tc>
      </w:tr>
      <w:tr w:rsidR="00666D09" w:rsidRPr="0052351C" w14:paraId="7DC9CFF4" w14:textId="77777777" w:rsidTr="007158A0">
        <w:tc>
          <w:tcPr>
            <w:tcW w:w="2389" w:type="dxa"/>
            <w:vMerge w:val="restart"/>
            <w:tcBorders>
              <w:top w:val="nil"/>
              <w:left w:val="nil"/>
              <w:bottom w:val="nil"/>
              <w:right w:val="nil"/>
            </w:tcBorders>
          </w:tcPr>
          <w:p w14:paraId="5ADF265A"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lastRenderedPageBreak/>
              <w:t>Independence from animacy.</w:t>
            </w:r>
          </w:p>
        </w:tc>
        <w:tc>
          <w:tcPr>
            <w:tcW w:w="1563" w:type="dxa"/>
            <w:tcBorders>
              <w:top w:val="single" w:sz="4" w:space="0" w:color="auto"/>
              <w:left w:val="nil"/>
              <w:bottom w:val="single" w:sz="4" w:space="0" w:color="auto"/>
              <w:right w:val="nil"/>
            </w:tcBorders>
          </w:tcPr>
          <w:p w14:paraId="3DCF35C5" w14:textId="77777777" w:rsidR="00666D09" w:rsidRDefault="00666D09" w:rsidP="00C012CC">
            <w:pPr>
              <w:rPr>
                <w:rFonts w:ascii="Times New Roman" w:hAnsi="Times New Roman" w:cs="Times New Roman"/>
              </w:rPr>
            </w:pPr>
            <w:r w:rsidRPr="0052351C">
              <w:rPr>
                <w:rFonts w:ascii="Times New Roman" w:hAnsi="Times New Roman" w:cs="Times New Roman"/>
              </w:rPr>
              <w:t>Inanimate-agent constrained action</w:t>
            </w:r>
          </w:p>
          <w:p w14:paraId="514E8FB2"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66A3C3A2" w14:textId="77777777" w:rsidR="00666D09" w:rsidRDefault="00666D09" w:rsidP="00C012CC">
            <w:pPr>
              <w:rPr>
                <w:rFonts w:ascii="Times New Roman" w:eastAsia="Times New Roman" w:hAnsi="Times New Roman" w:cs="Times New Roman"/>
              </w:rPr>
            </w:pPr>
          </w:p>
          <w:p w14:paraId="77FCEFCB" w14:textId="77777777" w:rsidR="00666D09" w:rsidRDefault="00666D09" w:rsidP="00C012CC">
            <w:pPr>
              <w:rPr>
                <w:rFonts w:ascii="Times New Roman" w:eastAsia="Times New Roman" w:hAnsi="Times New Roman" w:cs="Times New Roman"/>
              </w:rPr>
            </w:pPr>
          </w:p>
          <w:p w14:paraId="4DEB844B" w14:textId="33950C12" w:rsidR="00666D09" w:rsidRPr="0052351C" w:rsidRDefault="00666D09" w:rsidP="00C012CC">
            <w:pPr>
              <w:rPr>
                <w:rFonts w:ascii="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(1999) </w:t>
            </w:r>
            <w:proofErr w:type="spellStart"/>
            <w:r w:rsidRPr="0052351C">
              <w:rPr>
                <w:rFonts w:ascii="Times New Roman" w:eastAsia="Times New Roman" w:hAnsi="Times New Roman" w:cs="Times New Roman"/>
              </w:rPr>
              <w:t>Sodian</w:t>
            </w:r>
            <w:proofErr w:type="spellEnd"/>
            <w:r w:rsidRPr="0052351C">
              <w:rPr>
                <w:rFonts w:ascii="Times New Roman" w:eastAsia="Times New Roman" w:hAnsi="Times New Roman" w:cs="Times New Roman"/>
              </w:rPr>
              <w:t xml:space="preserve"> et al. (2004)</w:t>
            </w:r>
          </w:p>
        </w:tc>
        <w:tc>
          <w:tcPr>
            <w:tcW w:w="1656" w:type="dxa"/>
            <w:tcBorders>
              <w:top w:val="nil"/>
              <w:left w:val="nil"/>
              <w:bottom w:val="nil"/>
              <w:right w:val="nil"/>
            </w:tcBorders>
          </w:tcPr>
          <w:p w14:paraId="5F3F08E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DE8B0AE" wp14:editId="22CEE166">
                  <wp:extent cx="914400" cy="914400"/>
                  <wp:effectExtent l="0" t="0" r="0" b="0"/>
                  <wp:docPr id="198351512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1045C06B"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5A9C5E4" wp14:editId="0D19B2BE">
                  <wp:extent cx="914400" cy="914400"/>
                  <wp:effectExtent l="0" t="0" r="0" b="0"/>
                  <wp:docPr id="48497457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EF3805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DEAE0B1" wp14:editId="26BAAC96">
                  <wp:extent cx="914400" cy="914400"/>
                  <wp:effectExtent l="0" t="0" r="0" b="0"/>
                  <wp:docPr id="201972384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E8E8D2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27BB881" wp14:editId="3F6207AD">
                  <wp:extent cx="914400" cy="914400"/>
                  <wp:effectExtent l="0" t="0" r="0" b="0"/>
                  <wp:docPr id="55183934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914400" cy="914400"/>
                          </a:xfrm>
                          <a:prstGeom prst="rect">
                            <a:avLst/>
                          </a:prstGeom>
                        </pic:spPr>
                      </pic:pic>
                    </a:graphicData>
                  </a:graphic>
                </wp:inline>
              </w:drawing>
            </w:r>
          </w:p>
        </w:tc>
      </w:tr>
      <w:tr w:rsidR="00666D09" w:rsidRPr="0052351C" w14:paraId="7A17F3D1" w14:textId="77777777" w:rsidTr="007158A0">
        <w:tc>
          <w:tcPr>
            <w:tcW w:w="2389" w:type="dxa"/>
            <w:vMerge/>
            <w:tcBorders>
              <w:top w:val="nil"/>
              <w:left w:val="nil"/>
              <w:bottom w:val="nil"/>
              <w:right w:val="nil"/>
            </w:tcBorders>
          </w:tcPr>
          <w:p w14:paraId="423BCC16"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0B1138FE"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Inanimate agent unconstrained action</w:t>
            </w:r>
          </w:p>
        </w:tc>
        <w:tc>
          <w:tcPr>
            <w:tcW w:w="985" w:type="dxa"/>
            <w:vMerge/>
            <w:tcBorders>
              <w:left w:val="nil"/>
              <w:bottom w:val="nil"/>
              <w:right w:val="nil"/>
            </w:tcBorders>
          </w:tcPr>
          <w:p w14:paraId="2EC42950"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3671AF04"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ECD5762" wp14:editId="169E14C9">
                  <wp:extent cx="914400" cy="914400"/>
                  <wp:effectExtent l="0" t="0" r="0" b="0"/>
                  <wp:docPr id="122919997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253F4D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9900FC0" wp14:editId="36B92373">
                  <wp:extent cx="914400" cy="914400"/>
                  <wp:effectExtent l="0" t="0" r="0" b="0"/>
                  <wp:docPr id="195125871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E47B0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791BF6D" wp14:editId="2D69B1D5">
                  <wp:extent cx="914400" cy="914400"/>
                  <wp:effectExtent l="0" t="0" r="0" b="0"/>
                  <wp:docPr id="1560094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517C3D"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AD80E52" wp14:editId="5DAA46BD">
                  <wp:extent cx="914400" cy="914400"/>
                  <wp:effectExtent l="0" t="0" r="0" b="0"/>
                  <wp:docPr id="53376452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914400" cy="914400"/>
                          </a:xfrm>
                          <a:prstGeom prst="rect">
                            <a:avLst/>
                          </a:prstGeom>
                        </pic:spPr>
                      </pic:pic>
                    </a:graphicData>
                  </a:graphic>
                </wp:inline>
              </w:drawing>
            </w:r>
          </w:p>
        </w:tc>
      </w:tr>
      <w:tr w:rsidR="00666D09" w:rsidRPr="0052351C" w14:paraId="5E6240C2" w14:textId="77777777" w:rsidTr="007158A0">
        <w:tc>
          <w:tcPr>
            <w:tcW w:w="2389" w:type="dxa"/>
            <w:vMerge w:val="restart"/>
            <w:tcBorders>
              <w:top w:val="nil"/>
              <w:left w:val="nil"/>
              <w:bottom w:val="nil"/>
              <w:right w:val="nil"/>
            </w:tcBorders>
          </w:tcPr>
          <w:p w14:paraId="03F199F5"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Bidirectional inferences for actions, goals, and constraints.</w:t>
            </w:r>
          </w:p>
        </w:tc>
        <w:tc>
          <w:tcPr>
            <w:tcW w:w="1563" w:type="dxa"/>
            <w:tcBorders>
              <w:top w:val="nil"/>
              <w:left w:val="nil"/>
              <w:bottom w:val="single" w:sz="4" w:space="0" w:color="auto"/>
              <w:right w:val="nil"/>
            </w:tcBorders>
          </w:tcPr>
          <w:p w14:paraId="66ABF763"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Goal inference </w:t>
            </w:r>
          </w:p>
          <w:p w14:paraId="6E3E7152"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2D909149" w14:textId="77777777" w:rsidR="00666D09" w:rsidRDefault="00666D09" w:rsidP="00C012CC">
            <w:pPr>
              <w:rPr>
                <w:rFonts w:ascii="Times New Roman" w:eastAsia="Times New Roman" w:hAnsi="Times New Roman" w:cs="Times New Roman"/>
              </w:rPr>
            </w:pPr>
          </w:p>
          <w:p w14:paraId="6C8E4741" w14:textId="3D88361B" w:rsidR="00666D09" w:rsidRDefault="00666D09" w:rsidP="00C012CC">
            <w:pPr>
              <w:rPr>
                <w:rFonts w:ascii="Times New Roman" w:eastAsia="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(2003); Wagner &amp; Carey (2005)</w:t>
            </w:r>
          </w:p>
          <w:p w14:paraId="29507B2E"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0F926337"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868B087" wp14:editId="13490C27">
                  <wp:extent cx="914400" cy="914400"/>
                  <wp:effectExtent l="0" t="0" r="0" b="0"/>
                  <wp:docPr id="58759016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7DF4DDB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463F73A" wp14:editId="3A105BB7">
                  <wp:extent cx="914400" cy="914400"/>
                  <wp:effectExtent l="0" t="0" r="0" b="0"/>
                  <wp:docPr id="46916890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5EB94AC"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209B47D6" wp14:editId="001F93BE">
                  <wp:extent cx="914400" cy="914400"/>
                  <wp:effectExtent l="0" t="0" r="0" b="0"/>
                  <wp:docPr id="5666081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B34B73"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56739FF0" wp14:editId="2CCB91B5">
                  <wp:extent cx="914400" cy="914400"/>
                  <wp:effectExtent l="0" t="0" r="0" b="0"/>
                  <wp:docPr id="699867916"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914400" cy="914400"/>
                          </a:xfrm>
                          <a:prstGeom prst="rect">
                            <a:avLst/>
                          </a:prstGeom>
                        </pic:spPr>
                      </pic:pic>
                    </a:graphicData>
                  </a:graphic>
                </wp:inline>
              </w:drawing>
            </w:r>
          </w:p>
        </w:tc>
      </w:tr>
      <w:tr w:rsidR="00666D09" w:rsidRPr="0052351C" w14:paraId="160B6B5F" w14:textId="77777777" w:rsidTr="007158A0">
        <w:tc>
          <w:tcPr>
            <w:tcW w:w="2389" w:type="dxa"/>
            <w:vMerge/>
            <w:tcBorders>
              <w:top w:val="nil"/>
              <w:left w:val="nil"/>
              <w:bottom w:val="nil"/>
              <w:right w:val="nil"/>
            </w:tcBorders>
          </w:tcPr>
          <w:p w14:paraId="7A5B4557"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1A8005E8"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 xml:space="preserve">Constraint inference </w:t>
            </w:r>
          </w:p>
        </w:tc>
        <w:tc>
          <w:tcPr>
            <w:tcW w:w="985" w:type="dxa"/>
            <w:vMerge/>
            <w:tcBorders>
              <w:left w:val="nil"/>
              <w:bottom w:val="nil"/>
              <w:right w:val="nil"/>
            </w:tcBorders>
          </w:tcPr>
          <w:p w14:paraId="3C6F4CF4"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14E804E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18A1949D" wp14:editId="09CF05EF">
                  <wp:extent cx="914400" cy="914400"/>
                  <wp:effectExtent l="0" t="0" r="0" b="0"/>
                  <wp:docPr id="1731980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4111113"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6234C75" wp14:editId="73390BE7">
                  <wp:extent cx="914400" cy="914400"/>
                  <wp:effectExtent l="0" t="0" r="0" b="0"/>
                  <wp:docPr id="1817158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C8C2BF"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E8A903B" wp14:editId="54CC1640">
                  <wp:extent cx="914400" cy="914400"/>
                  <wp:effectExtent l="0" t="0" r="0" b="0"/>
                  <wp:docPr id="197481958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9E3DFBE"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347E87F7" wp14:editId="7532EC17">
                  <wp:extent cx="914400" cy="914400"/>
                  <wp:effectExtent l="0" t="0" r="0" b="0"/>
                  <wp:docPr id="460650404"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914400" cy="914400"/>
                          </a:xfrm>
                          <a:prstGeom prst="rect">
                            <a:avLst/>
                          </a:prstGeom>
                        </pic:spPr>
                      </pic:pic>
                    </a:graphicData>
                  </a:graphic>
                </wp:inline>
              </w:drawing>
            </w:r>
          </w:p>
        </w:tc>
      </w:tr>
      <w:tr w:rsidR="00666D09" w:rsidRPr="0052351C" w14:paraId="3BD9B50C" w14:textId="77777777" w:rsidTr="007158A0">
        <w:tc>
          <w:tcPr>
            <w:tcW w:w="2389" w:type="dxa"/>
            <w:vMerge w:val="restart"/>
            <w:tcBorders>
              <w:top w:val="nil"/>
              <w:left w:val="nil"/>
              <w:bottom w:val="nil"/>
              <w:right w:val="nil"/>
            </w:tcBorders>
          </w:tcPr>
          <w:p w14:paraId="4F22CBD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Graded representations of efficiency.</w:t>
            </w:r>
          </w:p>
        </w:tc>
        <w:tc>
          <w:tcPr>
            <w:tcW w:w="1563" w:type="dxa"/>
            <w:tcBorders>
              <w:top w:val="nil"/>
              <w:left w:val="nil"/>
              <w:bottom w:val="single" w:sz="4" w:space="0" w:color="auto"/>
              <w:right w:val="nil"/>
            </w:tcBorders>
          </w:tcPr>
          <w:p w14:paraId="04F2D705" w14:textId="77777777" w:rsidR="00666D09" w:rsidRDefault="00666D09" w:rsidP="00C012CC">
            <w:pPr>
              <w:rPr>
                <w:rFonts w:ascii="Times New Roman" w:hAnsi="Times New Roman" w:cs="Times New Roman"/>
              </w:rPr>
            </w:pPr>
            <w:r w:rsidRPr="0052351C">
              <w:rPr>
                <w:rFonts w:ascii="Times New Roman" w:hAnsi="Times New Roman" w:cs="Times New Roman"/>
              </w:rPr>
              <w:t>More costly vs. less costly constrained action</w:t>
            </w:r>
          </w:p>
          <w:p w14:paraId="732F7B1C"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2A66C050" w14:textId="77777777" w:rsidR="00666D09" w:rsidRDefault="00666D09" w:rsidP="00C012CC">
            <w:pPr>
              <w:rPr>
                <w:rFonts w:ascii="Times New Roman" w:eastAsia="Times New Roman" w:hAnsi="Times New Roman" w:cs="Times New Roman"/>
              </w:rPr>
            </w:pPr>
          </w:p>
          <w:p w14:paraId="0660B062" w14:textId="77777777" w:rsidR="00666D09" w:rsidRDefault="00666D09" w:rsidP="00C012CC">
            <w:pPr>
              <w:rPr>
                <w:rFonts w:ascii="Times New Roman" w:eastAsia="Times New Roman" w:hAnsi="Times New Roman" w:cs="Times New Roman"/>
              </w:rPr>
            </w:pPr>
          </w:p>
          <w:p w14:paraId="37E55F92" w14:textId="77777777" w:rsidR="00666D09" w:rsidRDefault="00666D09" w:rsidP="00C012CC">
            <w:pPr>
              <w:rPr>
                <w:rFonts w:ascii="Times New Roman" w:eastAsia="Times New Roman" w:hAnsi="Times New Roman" w:cs="Times New Roman"/>
              </w:rPr>
            </w:pPr>
          </w:p>
          <w:p w14:paraId="35C2FF07" w14:textId="77777777" w:rsidR="00666D09" w:rsidRDefault="00666D09" w:rsidP="00C012CC">
            <w:pPr>
              <w:rPr>
                <w:rFonts w:ascii="Times New Roman" w:eastAsia="Times New Roman" w:hAnsi="Times New Roman" w:cs="Times New Roman"/>
              </w:rPr>
            </w:pPr>
          </w:p>
          <w:p w14:paraId="6CF402E9" w14:textId="77777777" w:rsidR="00666D09" w:rsidRDefault="00666D09" w:rsidP="00C012CC">
            <w:pPr>
              <w:rPr>
                <w:rFonts w:ascii="Times New Roman" w:eastAsia="Times New Roman" w:hAnsi="Times New Roman" w:cs="Times New Roman"/>
              </w:rPr>
            </w:pPr>
          </w:p>
          <w:p w14:paraId="42C09FDC" w14:textId="77777777" w:rsidR="00666D09" w:rsidRDefault="00666D09" w:rsidP="00C012CC">
            <w:pPr>
              <w:rPr>
                <w:rFonts w:ascii="Times New Roman" w:eastAsia="Times New Roman" w:hAnsi="Times New Roman" w:cs="Times New Roman"/>
              </w:rPr>
            </w:pPr>
          </w:p>
          <w:p w14:paraId="09EA5231" w14:textId="77777777" w:rsidR="00666D09" w:rsidRDefault="00666D09" w:rsidP="00C012CC">
            <w:pPr>
              <w:rPr>
                <w:rFonts w:ascii="Times New Roman" w:eastAsia="Times New Roman" w:hAnsi="Times New Roman" w:cs="Times New Roman"/>
              </w:rPr>
            </w:pPr>
          </w:p>
          <w:p w14:paraId="6331F7AF" w14:textId="77777777" w:rsidR="00666D09" w:rsidRDefault="00666D09" w:rsidP="00C012CC">
            <w:pPr>
              <w:rPr>
                <w:rFonts w:ascii="Times New Roman" w:eastAsia="Times New Roman" w:hAnsi="Times New Roman" w:cs="Times New Roman"/>
              </w:rPr>
            </w:pPr>
          </w:p>
          <w:p w14:paraId="7F92C606" w14:textId="7D5FE71B"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 xml:space="preserve">Liu &amp; </w:t>
            </w:r>
            <w:proofErr w:type="spellStart"/>
            <w:r w:rsidRPr="0052351C">
              <w:rPr>
                <w:rFonts w:ascii="Times New Roman" w:eastAsia="Times New Roman" w:hAnsi="Times New Roman" w:cs="Times New Roman"/>
              </w:rPr>
              <w:t>Spelke</w:t>
            </w:r>
            <w:proofErr w:type="spellEnd"/>
            <w:r w:rsidRPr="0052351C">
              <w:rPr>
                <w:rFonts w:ascii="Times New Roman" w:eastAsia="Times New Roman" w:hAnsi="Times New Roman" w:cs="Times New Roman"/>
              </w:rPr>
              <w:t xml:space="preserve"> (2017)</w:t>
            </w:r>
          </w:p>
        </w:tc>
        <w:tc>
          <w:tcPr>
            <w:tcW w:w="1656" w:type="dxa"/>
            <w:tcBorders>
              <w:top w:val="nil"/>
              <w:left w:val="nil"/>
              <w:bottom w:val="nil"/>
              <w:right w:val="nil"/>
            </w:tcBorders>
          </w:tcPr>
          <w:p w14:paraId="3CC3C0E7"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D9814A2" wp14:editId="0E5C6272">
                  <wp:extent cx="914400" cy="914400"/>
                  <wp:effectExtent l="0" t="0" r="0" b="0"/>
                  <wp:docPr id="528783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CCC26F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9396FDB" wp14:editId="7B84E020">
                  <wp:extent cx="914400" cy="914400"/>
                  <wp:effectExtent l="0" t="0" r="0" b="0"/>
                  <wp:docPr id="61602778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7EFFFC1D"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339714FA" wp14:editId="460C7D48">
                      <wp:simplePos x="0" y="0"/>
                      <wp:positionH relativeFrom="column">
                        <wp:posOffset>65405</wp:posOffset>
                      </wp:positionH>
                      <wp:positionV relativeFrom="paragraph">
                        <wp:posOffset>182245</wp:posOffset>
                      </wp:positionV>
                      <wp:extent cx="100965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9714FA" id="_x0000_s1027" type="#_x0000_t202" style="position:absolute;margin-left:5.15pt;margin-top:14.35pt;width:79.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" filled="f" stroked="f">
                      <v:textbox style="mso-fit-shape-to-text:t">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3D77E6B0"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82F116A" wp14:editId="70BBFCAD">
                  <wp:extent cx="914400" cy="914400"/>
                  <wp:effectExtent l="0" t="0" r="0" b="0"/>
                  <wp:docPr id="632869693"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914400" cy="914400"/>
                          </a:xfrm>
                          <a:prstGeom prst="rect">
                            <a:avLst/>
                          </a:prstGeom>
                        </pic:spPr>
                      </pic:pic>
                    </a:graphicData>
                  </a:graphic>
                </wp:inline>
              </w:drawing>
            </w:r>
          </w:p>
        </w:tc>
      </w:tr>
      <w:tr w:rsidR="00666D09" w:rsidRPr="0052351C" w14:paraId="6B3A5A10" w14:textId="77777777" w:rsidTr="007158A0">
        <w:tc>
          <w:tcPr>
            <w:tcW w:w="2389" w:type="dxa"/>
            <w:vMerge/>
            <w:tcBorders>
              <w:top w:val="nil"/>
              <w:left w:val="nil"/>
              <w:bottom w:val="nil"/>
              <w:right w:val="nil"/>
            </w:tcBorders>
          </w:tcPr>
          <w:p w14:paraId="2A034F4C"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5C05EA74"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More costly vs. less costly unconstrained action </w:t>
            </w:r>
          </w:p>
          <w:p w14:paraId="6A0047CB"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27CF26EA"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5114B5A0"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6D96BA3" wp14:editId="0E03308C">
                  <wp:extent cx="914400" cy="914400"/>
                  <wp:effectExtent l="0" t="0" r="0" b="0"/>
                  <wp:docPr id="136017567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288941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B6A26BB" wp14:editId="225C8C6F">
                  <wp:extent cx="914400" cy="914400"/>
                  <wp:effectExtent l="0" t="0" r="0" b="0"/>
                  <wp:docPr id="202444782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CA51AF4"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53843027" wp14:editId="113819FE">
                      <wp:simplePos x="0" y="0"/>
                      <wp:positionH relativeFrom="column">
                        <wp:posOffset>-7620</wp:posOffset>
                      </wp:positionH>
                      <wp:positionV relativeFrom="paragraph">
                        <wp:posOffset>225425</wp:posOffset>
                      </wp:positionV>
                      <wp:extent cx="1009650" cy="1404620"/>
                      <wp:effectExtent l="0" t="0" r="0" b="1905"/>
                      <wp:wrapSquare wrapText="bothSides"/>
                      <wp:docPr id="6134516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843027" id="_x0000_s1028" type="#_x0000_t202" style="position:absolute;margin-left:-.6pt;margin-top:17.75pt;width:79.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" filled="f" stroked="f">
                      <v:textbox style="mso-fit-shape-to-text:t">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507E71F"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3049E63D" wp14:editId="1E127825">
                  <wp:extent cx="914400" cy="914400"/>
                  <wp:effectExtent l="0" t="0" r="0" b="0"/>
                  <wp:docPr id="23811775"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914400" cy="914400"/>
                          </a:xfrm>
                          <a:prstGeom prst="rect">
                            <a:avLst/>
                          </a:prstGeom>
                        </pic:spPr>
                      </pic:pic>
                    </a:graphicData>
                  </a:graphic>
                </wp:inline>
              </w:drawing>
            </w:r>
          </w:p>
        </w:tc>
      </w:tr>
      <w:tr w:rsidR="00666D09" w:rsidRPr="0052351C" w14:paraId="32257D01" w14:textId="77777777" w:rsidTr="007158A0">
        <w:tc>
          <w:tcPr>
            <w:tcW w:w="2389" w:type="dxa"/>
            <w:vMerge/>
            <w:tcBorders>
              <w:top w:val="nil"/>
              <w:left w:val="nil"/>
              <w:bottom w:val="nil"/>
              <w:right w:val="nil"/>
            </w:tcBorders>
          </w:tcPr>
          <w:p w14:paraId="389E14CB"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239088B0" w14:textId="77777777" w:rsidR="00666D09" w:rsidRDefault="00666D09" w:rsidP="00C012CC">
            <w:pPr>
              <w:rPr>
                <w:rFonts w:ascii="Times New Roman" w:hAnsi="Times New Roman" w:cs="Times New Roman"/>
              </w:rPr>
            </w:pPr>
            <w:r w:rsidRPr="0052351C">
              <w:rPr>
                <w:rFonts w:ascii="Times New Roman" w:hAnsi="Times New Roman" w:cs="Times New Roman"/>
              </w:rPr>
              <w:t>More costly vs. less costly constrained action with a previously inefficient agent</w:t>
            </w:r>
          </w:p>
          <w:p w14:paraId="7AD892B6"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61815AF5"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3A8B592C"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4597EFF1" wp14:editId="70DCDBD8">
                  <wp:extent cx="914400" cy="914400"/>
                  <wp:effectExtent l="0" t="0" r="0" b="0"/>
                  <wp:docPr id="102368345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0EE8C39B" w14:textId="6B38E763"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0111B373" wp14:editId="1F1DFC1A">
                  <wp:extent cx="914400" cy="914400"/>
                  <wp:effectExtent l="0" t="0" r="0" b="0"/>
                  <wp:docPr id="168336860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12A4C3E3"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097F2EAC" wp14:editId="6F2E3534">
                      <wp:simplePos x="0" y="0"/>
                      <wp:positionH relativeFrom="column">
                        <wp:posOffset>-7620</wp:posOffset>
                      </wp:positionH>
                      <wp:positionV relativeFrom="paragraph">
                        <wp:posOffset>227965</wp:posOffset>
                      </wp:positionV>
                      <wp:extent cx="1009650" cy="1404620"/>
                      <wp:effectExtent l="0" t="0" r="0" b="1905"/>
                      <wp:wrapSquare wrapText="bothSides"/>
                      <wp:docPr id="1730471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7F2EAC" id="_x0000_s1029" type="#_x0000_t202" style="position:absolute;margin-left:-.6pt;margin-top:17.95pt;width:79.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" filled="f" stroked="f">
                      <v:textbox style="mso-fit-shape-to-text:t">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55FBA63E" w14:textId="5EE8442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0F8BCE63" wp14:editId="01795840">
                  <wp:extent cx="914400" cy="914400"/>
                  <wp:effectExtent l="0" t="0" r="0" b="0"/>
                  <wp:docPr id="172128479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r>
      <w:tr w:rsidR="00666D09" w:rsidRPr="0052351C" w14:paraId="170E18DE" w14:textId="77777777" w:rsidTr="007158A0">
        <w:tc>
          <w:tcPr>
            <w:tcW w:w="2389" w:type="dxa"/>
            <w:vMerge w:val="restart"/>
            <w:tcBorders>
              <w:top w:val="nil"/>
              <w:left w:val="nil"/>
              <w:bottom w:val="single" w:sz="4" w:space="0" w:color="auto"/>
              <w:right w:val="nil"/>
            </w:tcBorders>
          </w:tcPr>
          <w:p w14:paraId="6339591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hAnsi="Times New Roman" w:cs="Times New Roman"/>
              </w:rPr>
              <w:lastRenderedPageBreak/>
              <w:t>Action efficiency understanding in pre-reaching infants.</w:t>
            </w:r>
          </w:p>
        </w:tc>
        <w:tc>
          <w:tcPr>
            <w:tcW w:w="1563" w:type="dxa"/>
            <w:tcBorders>
              <w:top w:val="nil"/>
              <w:left w:val="nil"/>
              <w:bottom w:val="single" w:sz="4" w:space="0" w:color="auto"/>
              <w:right w:val="nil"/>
            </w:tcBorders>
          </w:tcPr>
          <w:p w14:paraId="2A1BBD5F" w14:textId="77777777" w:rsidR="00666D09" w:rsidRDefault="00666D09" w:rsidP="00C012CC">
            <w:pPr>
              <w:rPr>
                <w:rFonts w:ascii="Times New Roman" w:hAnsi="Times New Roman" w:cs="Times New Roman"/>
              </w:rPr>
            </w:pPr>
            <w:r w:rsidRPr="0052351C">
              <w:rPr>
                <w:rFonts w:ascii="Times New Roman" w:hAnsi="Times New Roman" w:cs="Times New Roman"/>
              </w:rPr>
              <w:t>Sticky mittens training constrained action</w:t>
            </w:r>
          </w:p>
          <w:p w14:paraId="053C9C37" w14:textId="77777777" w:rsidR="00666D09" w:rsidRPr="0052351C" w:rsidRDefault="00666D09" w:rsidP="00C012CC">
            <w:pPr>
              <w:rPr>
                <w:rFonts w:ascii="Times New Roman" w:hAnsi="Times New Roman" w:cs="Times New Roman"/>
              </w:rPr>
            </w:pPr>
          </w:p>
        </w:tc>
        <w:tc>
          <w:tcPr>
            <w:tcW w:w="985" w:type="dxa"/>
            <w:vMerge w:val="restart"/>
            <w:tcBorders>
              <w:top w:val="nil"/>
              <w:left w:val="nil"/>
              <w:right w:val="nil"/>
            </w:tcBorders>
          </w:tcPr>
          <w:p w14:paraId="56236E3F" w14:textId="77777777" w:rsidR="00666D09" w:rsidRDefault="00666D09" w:rsidP="00C012CC">
            <w:pPr>
              <w:rPr>
                <w:rFonts w:ascii="Times New Roman" w:eastAsia="Times New Roman" w:hAnsi="Times New Roman" w:cs="Times New Roman"/>
              </w:rPr>
            </w:pPr>
          </w:p>
          <w:p w14:paraId="1C08BF78" w14:textId="77777777" w:rsidR="00666D09" w:rsidRDefault="00666D09" w:rsidP="00C012CC">
            <w:pPr>
              <w:rPr>
                <w:rFonts w:ascii="Times New Roman" w:eastAsia="Times New Roman" w:hAnsi="Times New Roman" w:cs="Times New Roman"/>
              </w:rPr>
            </w:pPr>
          </w:p>
          <w:p w14:paraId="00B058EF" w14:textId="77777777" w:rsidR="00666D09" w:rsidRDefault="00666D09" w:rsidP="00C012CC">
            <w:pPr>
              <w:rPr>
                <w:rFonts w:ascii="Times New Roman" w:eastAsia="Times New Roman" w:hAnsi="Times New Roman" w:cs="Times New Roman"/>
              </w:rPr>
            </w:pPr>
          </w:p>
          <w:p w14:paraId="1130B97F" w14:textId="77777777" w:rsidR="00666D09" w:rsidRDefault="00666D09" w:rsidP="00C012CC">
            <w:pPr>
              <w:rPr>
                <w:rFonts w:ascii="Times New Roman" w:eastAsia="Times New Roman" w:hAnsi="Times New Roman" w:cs="Times New Roman"/>
              </w:rPr>
            </w:pPr>
          </w:p>
          <w:p w14:paraId="2AE8D146" w14:textId="77777777" w:rsidR="00666D09" w:rsidRDefault="00666D09" w:rsidP="00C012CC">
            <w:pPr>
              <w:rPr>
                <w:rFonts w:ascii="Times New Roman" w:eastAsia="Times New Roman" w:hAnsi="Times New Roman" w:cs="Times New Roman"/>
              </w:rPr>
            </w:pPr>
          </w:p>
          <w:p w14:paraId="679F9A53" w14:textId="77777777" w:rsidR="00666D09" w:rsidRDefault="00666D09" w:rsidP="00C012CC">
            <w:pPr>
              <w:rPr>
                <w:rFonts w:ascii="Times New Roman" w:eastAsia="Times New Roman" w:hAnsi="Times New Roman" w:cs="Times New Roman"/>
              </w:rPr>
            </w:pPr>
          </w:p>
          <w:p w14:paraId="4D429989" w14:textId="77777777" w:rsidR="00666D09" w:rsidRDefault="00666D09" w:rsidP="00C012CC">
            <w:pPr>
              <w:rPr>
                <w:rFonts w:ascii="Times New Roman" w:eastAsia="Times New Roman" w:hAnsi="Times New Roman" w:cs="Times New Roman"/>
              </w:rPr>
            </w:pPr>
          </w:p>
          <w:p w14:paraId="690E6C21" w14:textId="77777777" w:rsidR="00666D09" w:rsidRDefault="00666D09" w:rsidP="00C012CC">
            <w:pPr>
              <w:rPr>
                <w:rFonts w:ascii="Times New Roman" w:eastAsia="Times New Roman" w:hAnsi="Times New Roman" w:cs="Times New Roman"/>
              </w:rPr>
            </w:pPr>
          </w:p>
          <w:p w14:paraId="01418E06" w14:textId="0F090B97"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Skerry et al. (2013)</w:t>
            </w:r>
          </w:p>
        </w:tc>
        <w:tc>
          <w:tcPr>
            <w:tcW w:w="1656" w:type="dxa"/>
            <w:tcBorders>
              <w:top w:val="nil"/>
              <w:left w:val="nil"/>
              <w:bottom w:val="nil"/>
              <w:right w:val="nil"/>
            </w:tcBorders>
          </w:tcPr>
          <w:p w14:paraId="4AF23DD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E2C499A" wp14:editId="54105483">
                  <wp:extent cx="914400" cy="914400"/>
                  <wp:effectExtent l="0" t="0" r="0" b="0"/>
                  <wp:docPr id="162321310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A3A5943" w14:textId="4A2CAF6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2F5224B7" wp14:editId="7D574496">
                  <wp:extent cx="914400" cy="914400"/>
                  <wp:effectExtent l="0" t="0" r="0" b="0"/>
                  <wp:docPr id="94524151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7F3894"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6432" behindDoc="0" locked="0" layoutInCell="1" allowOverlap="1" wp14:anchorId="2768EF9C" wp14:editId="7FBD02B8">
                      <wp:simplePos x="0" y="0"/>
                      <wp:positionH relativeFrom="column">
                        <wp:posOffset>-7620</wp:posOffset>
                      </wp:positionH>
                      <wp:positionV relativeFrom="paragraph">
                        <wp:posOffset>223520</wp:posOffset>
                      </wp:positionV>
                      <wp:extent cx="1009650" cy="1404620"/>
                      <wp:effectExtent l="0" t="0" r="0" b="1905"/>
                      <wp:wrapSquare wrapText="bothSides"/>
                      <wp:docPr id="2414660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68EF9C" id="_x0000_s1030" type="#_x0000_t202" style="position:absolute;margin-left:-.6pt;margin-top:17.6pt;width:79.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" filled="f" stroked="f">
                      <v:textbox style="mso-fit-shape-to-text:t">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AAA6C6C"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111E3EE3" wp14:editId="505F4F9F">
                      <wp:simplePos x="0" y="0"/>
                      <wp:positionH relativeFrom="column">
                        <wp:posOffset>-5715</wp:posOffset>
                      </wp:positionH>
                      <wp:positionV relativeFrom="paragraph">
                        <wp:posOffset>223520</wp:posOffset>
                      </wp:positionV>
                      <wp:extent cx="1009650" cy="1404620"/>
                      <wp:effectExtent l="0" t="0" r="0" b="1905"/>
                      <wp:wrapSquare wrapText="bothSides"/>
                      <wp:docPr id="2084220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1E3EE3" id="_x0000_s1031" type="#_x0000_t202" style="position:absolute;margin-left:-.45pt;margin-top:17.6pt;width:79.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yZ//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" filled="f" stroked="f">
                      <v:textbox style="mso-fit-shape-to-text:t">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45991676" w14:textId="77777777" w:rsidTr="007158A0">
        <w:tc>
          <w:tcPr>
            <w:tcW w:w="2389" w:type="dxa"/>
            <w:vMerge/>
            <w:tcBorders>
              <w:top w:val="nil"/>
              <w:left w:val="nil"/>
              <w:bottom w:val="single" w:sz="4" w:space="0" w:color="auto"/>
              <w:right w:val="nil"/>
            </w:tcBorders>
          </w:tcPr>
          <w:p w14:paraId="12DCC7E1"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3AECC44D"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Non-sticky mittens </w:t>
            </w:r>
            <w:proofErr w:type="gramStart"/>
            <w:r w:rsidRPr="0052351C">
              <w:rPr>
                <w:rFonts w:ascii="Times New Roman" w:hAnsi="Times New Roman" w:cs="Times New Roman"/>
              </w:rPr>
              <w:t>training  constrained</w:t>
            </w:r>
            <w:proofErr w:type="gramEnd"/>
            <w:r w:rsidRPr="0052351C">
              <w:rPr>
                <w:rFonts w:ascii="Times New Roman" w:hAnsi="Times New Roman" w:cs="Times New Roman"/>
              </w:rPr>
              <w:t xml:space="preserve"> action</w:t>
            </w:r>
          </w:p>
          <w:p w14:paraId="28339557" w14:textId="77777777" w:rsidR="00666D09" w:rsidRPr="0052351C" w:rsidRDefault="00666D09" w:rsidP="00C012CC">
            <w:pPr>
              <w:rPr>
                <w:rFonts w:ascii="Times New Roman" w:hAnsi="Times New Roman" w:cs="Times New Roman"/>
              </w:rPr>
            </w:pPr>
          </w:p>
        </w:tc>
        <w:tc>
          <w:tcPr>
            <w:tcW w:w="985" w:type="dxa"/>
            <w:vMerge/>
            <w:tcBorders>
              <w:left w:val="nil"/>
              <w:right w:val="nil"/>
            </w:tcBorders>
          </w:tcPr>
          <w:p w14:paraId="5DF4FC80"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1A87A8CC"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37E79B3" wp14:editId="560FBA4B">
                  <wp:extent cx="914400" cy="914400"/>
                  <wp:effectExtent l="0" t="0" r="0" b="0"/>
                  <wp:docPr id="60038788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1635BF8" w14:textId="151E110C"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3D80B634" wp14:editId="0DDAAF40">
                  <wp:extent cx="914400" cy="914400"/>
                  <wp:effectExtent l="0" t="0" r="0" b="0"/>
                  <wp:docPr id="142440565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CC2C56"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2E5F60EE" wp14:editId="1C165983">
                      <wp:simplePos x="0" y="0"/>
                      <wp:positionH relativeFrom="column">
                        <wp:posOffset>-7620</wp:posOffset>
                      </wp:positionH>
                      <wp:positionV relativeFrom="paragraph">
                        <wp:posOffset>227965</wp:posOffset>
                      </wp:positionV>
                      <wp:extent cx="1009650" cy="1404620"/>
                      <wp:effectExtent l="0" t="0" r="0" b="1905"/>
                      <wp:wrapSquare wrapText="bothSides"/>
                      <wp:docPr id="827827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5F60EE" id="_x0000_s1032" type="#_x0000_t202" style="position:absolute;margin-left:-.6pt;margin-top:17.95pt;width:79.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eS+/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" filled="f" stroked="f">
                      <v:textbox style="mso-fit-shape-to-text:t">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22CDA0A8"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0528" behindDoc="0" locked="0" layoutInCell="1" allowOverlap="1" wp14:anchorId="2074C245" wp14:editId="3A4D9613">
                      <wp:simplePos x="0" y="0"/>
                      <wp:positionH relativeFrom="column">
                        <wp:posOffset>-5715</wp:posOffset>
                      </wp:positionH>
                      <wp:positionV relativeFrom="paragraph">
                        <wp:posOffset>227965</wp:posOffset>
                      </wp:positionV>
                      <wp:extent cx="1009650" cy="1404620"/>
                      <wp:effectExtent l="0" t="0" r="0" b="1905"/>
                      <wp:wrapSquare wrapText="bothSides"/>
                      <wp:docPr id="1250475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74C245" id="_x0000_s1033" type="#_x0000_t202" style="position:absolute;margin-left:-.45pt;margin-top:17.95pt;width:79.5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" filled="f" stroked="f">
                      <v:textbox style="mso-fit-shape-to-text:t">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1936C8F3" w14:textId="77777777" w:rsidTr="007158A0">
        <w:tc>
          <w:tcPr>
            <w:tcW w:w="2389" w:type="dxa"/>
            <w:vMerge/>
            <w:tcBorders>
              <w:top w:val="nil"/>
              <w:left w:val="nil"/>
              <w:bottom w:val="single" w:sz="4" w:space="0" w:color="auto"/>
              <w:right w:val="nil"/>
            </w:tcBorders>
          </w:tcPr>
          <w:p w14:paraId="1CFF8702"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11EB1EE9"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Sticky mittens training unconstrained action</w:t>
            </w:r>
          </w:p>
        </w:tc>
        <w:tc>
          <w:tcPr>
            <w:tcW w:w="985" w:type="dxa"/>
            <w:vMerge/>
            <w:tcBorders>
              <w:left w:val="nil"/>
              <w:right w:val="nil"/>
            </w:tcBorders>
          </w:tcPr>
          <w:p w14:paraId="040D998E" w14:textId="77777777" w:rsidR="00666D09" w:rsidRPr="0052351C" w:rsidRDefault="00666D09" w:rsidP="00C012CC">
            <w:pPr>
              <w:rPr>
                <w:rFonts w:ascii="Times New Roman" w:hAnsi="Times New Roman" w:cs="Times New Roman"/>
              </w:rPr>
            </w:pPr>
          </w:p>
        </w:tc>
        <w:tc>
          <w:tcPr>
            <w:tcW w:w="1656" w:type="dxa"/>
            <w:tcBorders>
              <w:top w:val="nil"/>
              <w:left w:val="nil"/>
              <w:bottom w:val="single" w:sz="4" w:space="0" w:color="auto"/>
              <w:right w:val="nil"/>
            </w:tcBorders>
          </w:tcPr>
          <w:p w14:paraId="18C885F3"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4D833BE8" wp14:editId="3E9E076D">
                  <wp:extent cx="914400" cy="914400"/>
                  <wp:effectExtent l="0" t="0" r="0" b="0"/>
                  <wp:docPr id="76041956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single" w:sz="4" w:space="0" w:color="auto"/>
              <w:right w:val="nil"/>
            </w:tcBorders>
          </w:tcPr>
          <w:p w14:paraId="5FC778F1" w14:textId="5B96667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33E61DE1" wp14:editId="1E150620">
                  <wp:extent cx="914400" cy="914400"/>
                  <wp:effectExtent l="0" t="0" r="0" b="0"/>
                  <wp:docPr id="5855813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single" w:sz="4" w:space="0" w:color="auto"/>
              <w:right w:val="nil"/>
            </w:tcBorders>
          </w:tcPr>
          <w:p w14:paraId="0277A233"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8480" behindDoc="0" locked="0" layoutInCell="1" allowOverlap="1" wp14:anchorId="5368E5CB" wp14:editId="7A448DF6">
                      <wp:simplePos x="0" y="0"/>
                      <wp:positionH relativeFrom="column">
                        <wp:posOffset>-7620</wp:posOffset>
                      </wp:positionH>
                      <wp:positionV relativeFrom="paragraph">
                        <wp:posOffset>228600</wp:posOffset>
                      </wp:positionV>
                      <wp:extent cx="1009650" cy="1404620"/>
                      <wp:effectExtent l="0" t="0" r="0" b="1905"/>
                      <wp:wrapSquare wrapText="bothSides"/>
                      <wp:docPr id="3326220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68E5CB" id="_x0000_s1034" type="#_x0000_t202" style="position:absolute;margin-left:-.6pt;margin-top:18pt;width:79.5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KE4/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" filled="f" stroked="f">
                      <v:textbox style="mso-fit-shape-to-text:t">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single" w:sz="4" w:space="0" w:color="auto"/>
              <w:right w:val="nil"/>
            </w:tcBorders>
          </w:tcPr>
          <w:p w14:paraId="4296408A"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1552" behindDoc="0" locked="0" layoutInCell="1" allowOverlap="1" wp14:anchorId="330701D1" wp14:editId="2EDD74AF">
                      <wp:simplePos x="0" y="0"/>
                      <wp:positionH relativeFrom="column">
                        <wp:posOffset>-5715</wp:posOffset>
                      </wp:positionH>
                      <wp:positionV relativeFrom="paragraph">
                        <wp:posOffset>228600</wp:posOffset>
                      </wp:positionV>
                      <wp:extent cx="1009650" cy="1404620"/>
                      <wp:effectExtent l="0" t="0" r="0" b="1905"/>
                      <wp:wrapSquare wrapText="bothSides"/>
                      <wp:docPr id="576880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0701D1" id="_x0000_s1035" type="#_x0000_t202" style="position:absolute;margin-left:-.45pt;margin-top:18pt;width:79.5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8/O/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" filled="f" stroked="f">
                      <v:textbox style="mso-fit-shape-to-text:t">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bl>
    <w:p w14:paraId="18E4627E" w14:textId="078E0629" w:rsidR="00CD2ED9" w:rsidRDefault="007158A0" w:rsidP="007158A0">
      <w:pPr>
        <w:spacing w:line="240" w:lineRule="auto"/>
        <w:contextualSpacing/>
        <w:rPr>
          <w:ins w:id="2323" w:author="Benton, Deon" w:date="2026-05-16T20:17:00Z" w16du:dateUtc="2026-05-17T01:17:00Z"/>
          <w:rFonts w:ascii="Times New Roman" w:eastAsia="Times New Roman" w:hAnsi="Times New Roman" w:cs="Times New Roman"/>
        </w:rPr>
      </w:pPr>
      <w:r w:rsidRPr="007158A0">
        <w:rPr>
          <w:rFonts w:ascii="Times New Roman" w:eastAsia="Times New Roman" w:hAnsi="Times New Roman" w:cs="Times New Roman"/>
          <w:i/>
          <w:iCs/>
        </w:rPr>
        <w:t>Note.</w:t>
      </w:r>
      <w:r w:rsidRPr="007158A0">
        <w:rPr>
          <w:rFonts w:ascii="Times New Roman" w:eastAsia="Times New Roman" w:hAnsi="Times New Roman" w:cs="Times New Roman"/>
        </w:rPr>
        <w:t xml:space="preserve"> Check marks indicate that a</w:t>
      </w:r>
      <w:r>
        <w:rPr>
          <w:rFonts w:ascii="Times New Roman" w:eastAsia="Times New Roman" w:hAnsi="Times New Roman" w:cs="Times New Roman"/>
        </w:rPr>
        <w:t xml:space="preserve"> given</w:t>
      </w:r>
      <w:r w:rsidRPr="007158A0">
        <w:rPr>
          <w:rFonts w:ascii="Times New Roman" w:eastAsia="Times New Roman" w:hAnsi="Times New Roman" w:cs="Times New Roman"/>
        </w:rPr>
        <w:t xml:space="preserve"> model </w:t>
      </w:r>
      <w:r>
        <w:rPr>
          <w:rFonts w:ascii="Times New Roman" w:eastAsia="Times New Roman" w:hAnsi="Times New Roman" w:cs="Times New Roman"/>
        </w:rPr>
        <w:t>captured the qualitative pattern</w:t>
      </w:r>
      <w:r w:rsidRPr="007158A0">
        <w:rPr>
          <w:rFonts w:ascii="Times New Roman" w:eastAsia="Times New Roman" w:hAnsi="Times New Roman" w:cs="Times New Roman"/>
        </w:rPr>
        <w:t xml:space="preserve"> associated with a target finding</w:t>
      </w:r>
      <w:r>
        <w:rPr>
          <w:rFonts w:ascii="Times New Roman" w:eastAsia="Times New Roman" w:hAnsi="Times New Roman" w:cs="Times New Roman"/>
        </w:rPr>
        <w:t xml:space="preserve"> and </w:t>
      </w:r>
      <w:r w:rsidR="005F5996">
        <w:rPr>
          <w:rFonts w:ascii="Times New Roman" w:eastAsia="Times New Roman" w:hAnsi="Times New Roman" w:cs="Times New Roman"/>
        </w:rPr>
        <w:t xml:space="preserve">its </w:t>
      </w:r>
      <w:r>
        <w:rPr>
          <w:rFonts w:ascii="Times New Roman" w:eastAsia="Times New Roman" w:hAnsi="Times New Roman" w:cs="Times New Roman"/>
        </w:rPr>
        <w:t>corresponding illustrative paradigm;</w:t>
      </w:r>
      <w:r w:rsidRPr="007158A0">
        <w:rPr>
          <w:rFonts w:ascii="Times New Roman" w:eastAsia="Times New Roman" w:hAnsi="Times New Roman" w:cs="Times New Roman"/>
        </w:rPr>
        <w:t xml:space="preserve"> </w:t>
      </w:r>
      <w:proofErr w:type="spellStart"/>
      <w:r w:rsidRPr="007158A0">
        <w:rPr>
          <w:rFonts w:ascii="Times New Roman" w:eastAsia="Times New Roman" w:hAnsi="Times New Roman" w:cs="Times New Roman"/>
        </w:rPr>
        <w:t>Xs</w:t>
      </w:r>
      <w:proofErr w:type="spellEnd"/>
      <w:r w:rsidRPr="007158A0">
        <w:rPr>
          <w:rFonts w:ascii="Times New Roman" w:eastAsia="Times New Roman" w:hAnsi="Times New Roman" w:cs="Times New Roman"/>
        </w:rPr>
        <w:t xml:space="preserve"> indicate that the model failed to capture the finding</w:t>
      </w:r>
      <w:r>
        <w:rPr>
          <w:rFonts w:ascii="Times New Roman" w:eastAsia="Times New Roman" w:hAnsi="Times New Roman" w:cs="Times New Roman"/>
        </w:rPr>
        <w:t xml:space="preserve">; </w:t>
      </w:r>
      <w:r w:rsidRPr="007158A0">
        <w:rPr>
          <w:rFonts w:ascii="Times New Roman" w:eastAsia="Times New Roman" w:hAnsi="Times New Roman" w:cs="Times New Roman"/>
        </w:rPr>
        <w:t xml:space="preserve">and dashes indicate that the model could not </w:t>
      </w:r>
      <w:r w:rsidR="005F5996">
        <w:rPr>
          <w:rFonts w:ascii="Times New Roman" w:eastAsia="Times New Roman" w:hAnsi="Times New Roman" w:cs="Times New Roman"/>
        </w:rPr>
        <w:t xml:space="preserve">meaningfully be applied to the corresponding target </w:t>
      </w:r>
      <w:r>
        <w:rPr>
          <w:rFonts w:ascii="Times New Roman" w:eastAsia="Times New Roman" w:hAnsi="Times New Roman" w:cs="Times New Roman"/>
        </w:rPr>
        <w:t>and illustrative paradigm</w:t>
      </w:r>
      <w:r w:rsidRPr="007158A0">
        <w:rPr>
          <w:rFonts w:ascii="Times New Roman" w:eastAsia="Times New Roman" w:hAnsi="Times New Roman" w:cs="Times New Roman"/>
        </w:rPr>
        <w:t xml:space="preserve">. Illustrative paradigms </w:t>
      </w:r>
      <w:r>
        <w:rPr>
          <w:rFonts w:ascii="Times New Roman" w:eastAsia="Times New Roman" w:hAnsi="Times New Roman" w:cs="Times New Roman"/>
        </w:rPr>
        <w:t>are nested within the</w:t>
      </w:r>
      <w:r w:rsidRPr="007158A0">
        <w:rPr>
          <w:rFonts w:ascii="Times New Roman" w:eastAsia="Times New Roman" w:hAnsi="Times New Roman" w:cs="Times New Roman"/>
        </w:rPr>
        <w:t xml:space="preserve"> broader target finding to which they correspond. Because several</w:t>
      </w:r>
      <w:r>
        <w:rPr>
          <w:rFonts w:ascii="Times New Roman" w:eastAsia="Times New Roman" w:hAnsi="Times New Roman" w:cs="Times New Roman"/>
        </w:rPr>
        <w:t xml:space="preserve"> of the current</w:t>
      </w:r>
      <w:r w:rsidRPr="007158A0">
        <w:rPr>
          <w:rFonts w:ascii="Times New Roman" w:eastAsia="Times New Roman" w:hAnsi="Times New Roman" w:cs="Times New Roman"/>
        </w:rPr>
        <w:t xml:space="preserve"> target findings were derived from multiple experiments and published studies, the </w:t>
      </w:r>
      <w:r>
        <w:rPr>
          <w:rFonts w:ascii="Times New Roman" w:eastAsia="Times New Roman" w:hAnsi="Times New Roman" w:cs="Times New Roman"/>
        </w:rPr>
        <w:t xml:space="preserve">associated </w:t>
      </w:r>
      <w:r w:rsidRPr="007158A0">
        <w:rPr>
          <w:rFonts w:ascii="Times New Roman" w:eastAsia="Times New Roman" w:hAnsi="Times New Roman" w:cs="Times New Roman"/>
        </w:rPr>
        <w:t>citations are also provided.</w:t>
      </w:r>
    </w:p>
    <w:p w14:paraId="06DF54B3" w14:textId="77777777" w:rsidR="004620D0" w:rsidRDefault="004620D0" w:rsidP="004620D0">
      <w:pPr>
        <w:spacing w:line="480" w:lineRule="auto"/>
        <w:contextualSpacing/>
        <w:rPr>
          <w:ins w:id="2324" w:author="Benton, Deon" w:date="2026-05-16T16:21:00Z" w16du:dateUtc="2026-05-16T21:21:00Z"/>
          <w:rFonts w:ascii="Times New Roman" w:eastAsia="Times New Roman" w:hAnsi="Times New Roman" w:cs="Times New Roman"/>
        </w:rPr>
      </w:pPr>
    </w:p>
    <w:p w14:paraId="0A115DB1" w14:textId="77777777" w:rsidR="006C2BEB" w:rsidRDefault="006C2BEB" w:rsidP="004B23E6">
      <w:pPr>
        <w:spacing w:line="480" w:lineRule="auto"/>
        <w:ind w:firstLine="720"/>
        <w:contextualSpacing/>
        <w:rPr>
          <w:ins w:id="2325" w:author="Benton, Deon" w:date="2026-05-16T16:21:00Z" w16du:dateUtc="2026-05-16T21:21:00Z"/>
          <w:rFonts w:ascii="Times New Roman" w:eastAsia="Times New Roman" w:hAnsi="Times New Roman" w:cs="Times New Roman"/>
        </w:rPr>
      </w:pPr>
    </w:p>
    <w:p w14:paraId="61A0FCB0" w14:textId="08B3DEBB" w:rsidR="00820592" w:rsidRDefault="00D133A0" w:rsidP="008205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In addition to capturing all five target findings, </w:t>
      </w:r>
      <w:r w:rsidR="00237476">
        <w:rPr>
          <w:rFonts w:ascii="Times New Roman" w:eastAsia="Times New Roman" w:hAnsi="Times New Roman" w:cs="Times New Roman"/>
        </w:rPr>
        <w:t xml:space="preserve">the simulations reported here make </w:t>
      </w:r>
      <w:proofErr w:type="gramStart"/>
      <w:r w:rsidR="00237476">
        <w:rPr>
          <w:rFonts w:ascii="Times New Roman" w:eastAsia="Times New Roman" w:hAnsi="Times New Roman" w:cs="Times New Roman"/>
        </w:rPr>
        <w:t>a number of</w:t>
      </w:r>
      <w:proofErr w:type="gramEnd"/>
      <w:r>
        <w:rPr>
          <w:rFonts w:ascii="Times New Roman" w:eastAsia="Times New Roman" w:hAnsi="Times New Roman" w:cs="Times New Roman"/>
        </w:rPr>
        <w:t xml:space="preserve"> contributions to the literature on </w:t>
      </w:r>
      <w:r w:rsidR="00237476">
        <w:rPr>
          <w:rFonts w:ascii="Times New Roman" w:eastAsia="Times New Roman" w:hAnsi="Times New Roman" w:cs="Times New Roman"/>
        </w:rPr>
        <w:t>infants’ action efficiency understanding</w:t>
      </w:r>
      <w:r>
        <w:rPr>
          <w:rFonts w:ascii="Times New Roman" w:eastAsia="Times New Roman" w:hAnsi="Times New Roman" w:cs="Times New Roman"/>
        </w:rPr>
        <w:t>.</w:t>
      </w:r>
      <w:r w:rsidR="00237476">
        <w:rPr>
          <w:rFonts w:ascii="Times New Roman" w:eastAsia="Times New Roman" w:hAnsi="Times New Roman" w:cs="Times New Roman"/>
        </w:rPr>
        <w:t xml:space="preserve"> Here I highlight just two. The first concerns the fact that the current simulations did </w:t>
      </w:r>
      <w:r w:rsidR="00820592">
        <w:rPr>
          <w:rFonts w:ascii="Times New Roman" w:eastAsia="Times New Roman" w:hAnsi="Times New Roman" w:cs="Times New Roman"/>
        </w:rPr>
        <w:t>not stop at showing</w:t>
      </w:r>
      <w:r w:rsidR="00237476">
        <w:rPr>
          <w:rFonts w:ascii="Times New Roman" w:eastAsia="Times New Roman" w:hAnsi="Times New Roman" w:cs="Times New Roman"/>
        </w:rPr>
        <w:t xml:space="preserve"> that ALIAS can reproduce key behavior</w:t>
      </w:r>
      <w:r w:rsidR="00A1213D">
        <w:rPr>
          <w:rFonts w:ascii="Times New Roman" w:eastAsia="Times New Roman" w:hAnsi="Times New Roman" w:cs="Times New Roman"/>
        </w:rPr>
        <w:t>al</w:t>
      </w:r>
      <w:r w:rsidR="00237476">
        <w:rPr>
          <w:rFonts w:ascii="Times New Roman" w:eastAsia="Times New Roman" w:hAnsi="Times New Roman" w:cs="Times New Roman"/>
        </w:rPr>
        <w:t xml:space="preserve"> findings in </w:t>
      </w:r>
      <w:r w:rsidR="00A1213D">
        <w:rPr>
          <w:rFonts w:ascii="Times New Roman" w:eastAsia="Times New Roman" w:hAnsi="Times New Roman" w:cs="Times New Roman"/>
        </w:rPr>
        <w:t>this literature</w:t>
      </w:r>
      <w:r w:rsidR="00237476">
        <w:rPr>
          <w:rFonts w:ascii="Times New Roman" w:eastAsia="Times New Roman" w:hAnsi="Times New Roman" w:cs="Times New Roman"/>
        </w:rPr>
        <w:t>.</w:t>
      </w:r>
      <w:r w:rsidR="00A1213D">
        <w:rPr>
          <w:rFonts w:ascii="Times New Roman" w:eastAsia="Times New Roman" w:hAnsi="Times New Roman" w:cs="Times New Roman"/>
        </w:rPr>
        <w:t xml:space="preserve"> </w:t>
      </w:r>
      <w:r w:rsidR="00410A13" w:rsidRPr="00410A13">
        <w:rPr>
          <w:rFonts w:ascii="Times New Roman" w:eastAsia="Times New Roman" w:hAnsi="Times New Roman" w:cs="Times New Roman"/>
        </w:rPr>
        <w:t xml:space="preserve">Although </w:t>
      </w:r>
      <w:r w:rsidR="00820592">
        <w:rPr>
          <w:rFonts w:ascii="Times New Roman" w:eastAsia="Times New Roman" w:hAnsi="Times New Roman" w:cs="Times New Roman"/>
        </w:rPr>
        <w:t>such demonstrations are important</w:t>
      </w:r>
      <w:r w:rsidR="00410A13" w:rsidRPr="00410A13">
        <w:rPr>
          <w:rFonts w:ascii="Times New Roman" w:eastAsia="Times New Roman" w:hAnsi="Times New Roman" w:cs="Times New Roman"/>
        </w:rPr>
        <w:t xml:space="preserve">, </w:t>
      </w:r>
      <w:r w:rsidR="00820592">
        <w:rPr>
          <w:rFonts w:ascii="Times New Roman" w:eastAsia="Times New Roman" w:hAnsi="Times New Roman" w:cs="Times New Roman"/>
        </w:rPr>
        <w:t>by themselves they provide</w:t>
      </w:r>
      <w:r w:rsidR="00410A13" w:rsidRPr="00410A13">
        <w:rPr>
          <w:rFonts w:ascii="Times New Roman" w:eastAsia="Times New Roman" w:hAnsi="Times New Roman" w:cs="Times New Roman"/>
        </w:rPr>
        <w:t xml:space="preserve"> only limited insight into how </w:t>
      </w:r>
      <w:r w:rsidR="005427F1">
        <w:rPr>
          <w:rFonts w:ascii="Times New Roman" w:eastAsia="Times New Roman" w:hAnsi="Times New Roman" w:cs="Times New Roman"/>
        </w:rPr>
        <w:t xml:space="preserve">mechanistically </w:t>
      </w:r>
      <w:r w:rsidR="00410A13" w:rsidRPr="00410A13">
        <w:rPr>
          <w:rFonts w:ascii="Times New Roman" w:eastAsia="Times New Roman" w:hAnsi="Times New Roman" w:cs="Times New Roman"/>
        </w:rPr>
        <w:t>the model achieved this success and</w:t>
      </w:r>
      <w:r w:rsidR="00FC5DB2">
        <w:rPr>
          <w:rFonts w:ascii="Times New Roman" w:eastAsia="Times New Roman" w:hAnsi="Times New Roman" w:cs="Times New Roman"/>
        </w:rPr>
        <w:t>, as such, a limited window</w:t>
      </w:r>
      <w:r w:rsidR="00410A13" w:rsidRPr="00410A13">
        <w:rPr>
          <w:rFonts w:ascii="Times New Roman" w:eastAsia="Times New Roman" w:hAnsi="Times New Roman" w:cs="Times New Roman"/>
        </w:rPr>
        <w:t xml:space="preserve"> into the kinds of </w:t>
      </w:r>
      <w:r w:rsidR="00410A13" w:rsidRPr="00410A13">
        <w:rPr>
          <w:rFonts w:ascii="Times New Roman" w:eastAsia="Times New Roman" w:hAnsi="Times New Roman" w:cs="Times New Roman"/>
        </w:rPr>
        <w:lastRenderedPageBreak/>
        <w:t xml:space="preserve">mechanisms that might </w:t>
      </w:r>
      <w:r w:rsidR="00FC5DB2">
        <w:rPr>
          <w:rFonts w:ascii="Times New Roman" w:eastAsia="Times New Roman" w:hAnsi="Times New Roman" w:cs="Times New Roman"/>
        </w:rPr>
        <w:t xml:space="preserve">govern infants’ own behaviors. </w:t>
      </w:r>
      <w:r w:rsidR="005427F1">
        <w:rPr>
          <w:rFonts w:ascii="Times New Roman" w:eastAsia="Times New Roman" w:hAnsi="Times New Roman" w:cs="Times New Roman"/>
        </w:rPr>
        <w:t xml:space="preserve">Yet, </w:t>
      </w:r>
      <w:r w:rsidR="00820592">
        <w:rPr>
          <w:rFonts w:ascii="Times New Roman" w:eastAsia="Times New Roman" w:hAnsi="Times New Roman" w:cs="Times New Roman"/>
        </w:rPr>
        <w:t xml:space="preserve">this is where </w:t>
      </w:r>
      <w:r w:rsidR="005427F1">
        <w:rPr>
          <w:rFonts w:ascii="Times New Roman" w:eastAsia="Times New Roman" w:hAnsi="Times New Roman" w:cs="Times New Roman"/>
        </w:rPr>
        <w:t xml:space="preserve">much of the existing computational modeling work </w:t>
      </w:r>
      <w:r w:rsidR="00820592">
        <w:rPr>
          <w:rFonts w:ascii="Times New Roman" w:eastAsia="Times New Roman" w:hAnsi="Times New Roman" w:cs="Times New Roman"/>
        </w:rPr>
        <w:t>stops. The simulations reported here are an exception</w:t>
      </w:r>
      <w:r w:rsidR="00D25393">
        <w:rPr>
          <w:rFonts w:ascii="Times New Roman" w:eastAsia="Times New Roman" w:hAnsi="Times New Roman" w:cs="Times New Roman"/>
        </w:rPr>
        <w:t xml:space="preserve"> to this</w:t>
      </w:r>
      <w:r w:rsidR="00820592">
        <w:rPr>
          <w:rFonts w:ascii="Times New Roman" w:eastAsia="Times New Roman" w:hAnsi="Times New Roman" w:cs="Times New Roman"/>
        </w:rPr>
        <w:t xml:space="preserve"> because they provided </w:t>
      </w:r>
      <w:r w:rsidR="00A1213D">
        <w:rPr>
          <w:rFonts w:ascii="Times New Roman" w:eastAsia="Times New Roman" w:hAnsi="Times New Roman" w:cs="Times New Roman"/>
        </w:rPr>
        <w:t xml:space="preserve">insight into the possible mechanistic basis of infants’ looking responses in the corresponding behavioral experiments. </w:t>
      </w:r>
    </w:p>
    <w:p w14:paraId="5A5C26E8" w14:textId="26E6948D" w:rsidR="00E90545" w:rsidRDefault="00A1213D" w:rsidP="008205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was accomplished </w:t>
      </w:r>
      <w:r w:rsidR="00820592">
        <w:rPr>
          <w:rFonts w:ascii="Times New Roman" w:eastAsia="Times New Roman" w:hAnsi="Times New Roman" w:cs="Times New Roman"/>
        </w:rPr>
        <w:t>by</w:t>
      </w:r>
      <w:r w:rsidR="00237476">
        <w:rPr>
          <w:rFonts w:ascii="Times New Roman" w:eastAsia="Times New Roman" w:hAnsi="Times New Roman" w:cs="Times New Roman"/>
        </w:rPr>
        <w:t xml:space="preserve"> unpacking </w:t>
      </w:r>
      <w:r w:rsidR="00820592">
        <w:rPr>
          <w:rFonts w:ascii="Times New Roman" w:eastAsia="Times New Roman" w:hAnsi="Times New Roman" w:cs="Times New Roman"/>
        </w:rPr>
        <w:t>the model’s</w:t>
      </w:r>
      <w:r>
        <w:rPr>
          <w:rFonts w:ascii="Times New Roman" w:eastAsia="Times New Roman" w:hAnsi="Times New Roman" w:cs="Times New Roman"/>
        </w:rPr>
        <w:t xml:space="preserve"> </w:t>
      </w:r>
      <w:r w:rsidR="00237476">
        <w:rPr>
          <w:rFonts w:ascii="Times New Roman" w:eastAsia="Times New Roman" w:hAnsi="Times New Roman" w:cs="Times New Roman"/>
        </w:rPr>
        <w:t xml:space="preserve">internal representations, the associations it learned, </w:t>
      </w:r>
      <w:r w:rsidR="00820592">
        <w:rPr>
          <w:rFonts w:ascii="Times New Roman" w:eastAsia="Times New Roman" w:hAnsi="Times New Roman" w:cs="Times New Roman"/>
        </w:rPr>
        <w:t>and</w:t>
      </w:r>
      <w:r w:rsidR="00237476">
        <w:rPr>
          <w:rFonts w:ascii="Times New Roman" w:eastAsia="Times New Roman" w:hAnsi="Times New Roman" w:cs="Times New Roman"/>
        </w:rPr>
        <w:t xml:space="preserve"> </w:t>
      </w:r>
      <w:r w:rsidR="0080129F">
        <w:rPr>
          <w:rFonts w:ascii="Times New Roman" w:eastAsia="Times New Roman" w:hAnsi="Times New Roman" w:cs="Times New Roman"/>
        </w:rPr>
        <w:t xml:space="preserve">the </w:t>
      </w:r>
      <w:r w:rsidR="00237476">
        <w:rPr>
          <w:rFonts w:ascii="Times New Roman" w:eastAsia="Times New Roman" w:hAnsi="Times New Roman" w:cs="Times New Roman"/>
        </w:rPr>
        <w:t xml:space="preserve">activation dynamics </w:t>
      </w:r>
      <w:r>
        <w:rPr>
          <w:rFonts w:ascii="Times New Roman" w:eastAsia="Times New Roman" w:hAnsi="Times New Roman" w:cs="Times New Roman"/>
        </w:rPr>
        <w:t>that gave rise to its behavior</w:t>
      </w:r>
      <w:r w:rsidR="00237476">
        <w:rPr>
          <w:rFonts w:ascii="Times New Roman" w:eastAsia="Times New Roman" w:hAnsi="Times New Roman" w:cs="Times New Roman"/>
        </w:rPr>
        <w:t xml:space="preserve">. </w:t>
      </w:r>
      <w:r w:rsidR="00820592">
        <w:rPr>
          <w:rFonts w:ascii="Times New Roman" w:eastAsia="Times New Roman" w:hAnsi="Times New Roman" w:cs="Times New Roman"/>
        </w:rPr>
        <w:t>Several important insights resulted from this process</w:t>
      </w:r>
      <w:r>
        <w:rPr>
          <w:rFonts w:ascii="Times New Roman" w:eastAsia="Times New Roman" w:hAnsi="Times New Roman" w:cs="Times New Roman"/>
        </w:rPr>
        <w:t xml:space="preserve">. For example, analyses of </w:t>
      </w:r>
      <w:r w:rsidR="00497AF1">
        <w:rPr>
          <w:rFonts w:ascii="Times New Roman" w:eastAsia="Times New Roman" w:hAnsi="Times New Roman" w:cs="Times New Roman"/>
        </w:rPr>
        <w:t>the model’s innerworkings</w:t>
      </w:r>
      <w:r w:rsidR="001123AA">
        <w:rPr>
          <w:rFonts w:ascii="Times New Roman" w:eastAsia="Times New Roman" w:hAnsi="Times New Roman" w:cs="Times New Roman"/>
        </w:rPr>
        <w:t xml:space="preserve"> revealed</w:t>
      </w:r>
      <w:r>
        <w:rPr>
          <w:rFonts w:ascii="Times New Roman" w:eastAsia="Times New Roman" w:hAnsi="Times New Roman" w:cs="Times New Roman"/>
        </w:rPr>
        <w:t xml:space="preserve"> </w:t>
      </w:r>
      <w:r w:rsidR="003B5CB4">
        <w:rPr>
          <w:rFonts w:ascii="Times New Roman" w:eastAsia="Times New Roman" w:hAnsi="Times New Roman" w:cs="Times New Roman"/>
        </w:rPr>
        <w:t xml:space="preserve">that </w:t>
      </w:r>
      <w:r>
        <w:rPr>
          <w:rFonts w:ascii="Times New Roman" w:eastAsia="Times New Roman" w:hAnsi="Times New Roman" w:cs="Times New Roman"/>
        </w:rPr>
        <w:t>ALIAS’s responses to inefficient and efficient actions emerged</w:t>
      </w:r>
      <w:r w:rsidR="001123AA">
        <w:rPr>
          <w:rFonts w:ascii="Times New Roman" w:eastAsia="Times New Roman" w:hAnsi="Times New Roman" w:cs="Times New Roman"/>
        </w:rPr>
        <w:t xml:space="preserve"> not from explicit representations of goals, efficiency, cost or rationality</w:t>
      </w:r>
      <w:r w:rsidR="003B5CB4">
        <w:rPr>
          <w:rFonts w:ascii="Times New Roman" w:eastAsia="Times New Roman" w:hAnsi="Times New Roman" w:cs="Times New Roman"/>
        </w:rPr>
        <w:t>. Instead, they emerged from</w:t>
      </w:r>
      <w:r w:rsidR="001123AA">
        <w:rPr>
          <w:rFonts w:ascii="Times New Roman" w:eastAsia="Times New Roman" w:hAnsi="Times New Roman" w:cs="Times New Roman"/>
        </w:rPr>
        <w:t xml:space="preserve"> </w:t>
      </w:r>
      <w:r>
        <w:rPr>
          <w:rFonts w:ascii="Times New Roman" w:eastAsia="Times New Roman" w:hAnsi="Times New Roman" w:cs="Times New Roman"/>
        </w:rPr>
        <w:t>associations between curved trajectories and obstacles</w:t>
      </w:r>
      <w:r w:rsidR="003B5CB4">
        <w:rPr>
          <w:rFonts w:ascii="Times New Roman" w:eastAsia="Times New Roman" w:hAnsi="Times New Roman" w:cs="Times New Roman"/>
        </w:rPr>
        <w:t xml:space="preserve"> that were first formed d</w:t>
      </w:r>
      <w:r w:rsidR="001123AA">
        <w:rPr>
          <w:rFonts w:ascii="Times New Roman" w:eastAsia="Times New Roman" w:hAnsi="Times New Roman" w:cs="Times New Roman"/>
        </w:rPr>
        <w:t xml:space="preserve">uring pretraining </w:t>
      </w:r>
      <w:r w:rsidR="003B5CB4">
        <w:rPr>
          <w:rFonts w:ascii="Times New Roman" w:eastAsia="Times New Roman" w:hAnsi="Times New Roman" w:cs="Times New Roman"/>
        </w:rPr>
        <w:t>and later reinforced</w:t>
      </w:r>
      <w:r w:rsidR="001123AA">
        <w:rPr>
          <w:rFonts w:ascii="Times New Roman" w:eastAsia="Times New Roman" w:hAnsi="Times New Roman" w:cs="Times New Roman"/>
        </w:rPr>
        <w:t xml:space="preserve"> during habituation. Additionally, the sticky-mittens simulation (i.e., Simulation 5) showed that longer looking to inefficient test events than efficient ones </w:t>
      </w:r>
      <w:r w:rsidR="00410A13">
        <w:rPr>
          <w:rFonts w:ascii="Times New Roman" w:eastAsia="Times New Roman" w:hAnsi="Times New Roman" w:cs="Times New Roman"/>
        </w:rPr>
        <w:t xml:space="preserve">is the natural consequence of an otherwise inexperienced model encoding and becoming familiar with its own straight reaches due to its heightened attentional state. Still other simulations (e.g., Simulation 4) showed that prior experience with curved trajectories and obstacles can explain why it is the case that infants look longer at events in which curved motion occurs in the absence of an obstacle than when it occurs with an obstacle or why infants look longer when agents stop short of their goals than when they stop next to them; it is not necessary to assume that infants are making sophisticated inferences about missing barriers and goals to explain these patterns. </w:t>
      </w:r>
    </w:p>
    <w:p w14:paraId="6F5DC116" w14:textId="43F36CA6" w:rsidR="00D133A0" w:rsidRDefault="00D25393" w:rsidP="00E90545">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fact that such analyses were possible in the first place speaks to the</w:t>
      </w:r>
      <w:r w:rsidR="00E90545">
        <w:rPr>
          <w:rFonts w:ascii="Times New Roman" w:eastAsia="Times New Roman" w:hAnsi="Times New Roman" w:cs="Times New Roman"/>
        </w:rPr>
        <w:t xml:space="preserve"> broader</w:t>
      </w:r>
      <w:r>
        <w:rPr>
          <w:rFonts w:ascii="Times New Roman" w:eastAsia="Times New Roman" w:hAnsi="Times New Roman" w:cs="Times New Roman"/>
        </w:rPr>
        <w:t xml:space="preserve"> value of computational modeling. </w:t>
      </w:r>
      <w:r w:rsidR="00E90545">
        <w:rPr>
          <w:rFonts w:ascii="Times New Roman" w:eastAsia="Times New Roman" w:hAnsi="Times New Roman" w:cs="Times New Roman"/>
        </w:rPr>
        <w:t>One especially important benefit of computational modeling is that it</w:t>
      </w:r>
      <w:r>
        <w:rPr>
          <w:rFonts w:ascii="Times New Roman" w:eastAsia="Times New Roman" w:hAnsi="Times New Roman" w:cs="Times New Roman"/>
        </w:rPr>
        <w:t xml:space="preserve"> permit</w:t>
      </w:r>
      <w:r w:rsidR="00E90545">
        <w:rPr>
          <w:rFonts w:ascii="Times New Roman" w:eastAsia="Times New Roman" w:hAnsi="Times New Roman" w:cs="Times New Roman"/>
        </w:rPr>
        <w:t>s</w:t>
      </w:r>
      <w:r>
        <w:rPr>
          <w:rFonts w:ascii="Times New Roman" w:eastAsia="Times New Roman" w:hAnsi="Times New Roman" w:cs="Times New Roman"/>
        </w:rPr>
        <w:t xml:space="preserve"> researchers to inspect</w:t>
      </w:r>
      <w:r w:rsidR="00FC5DB2">
        <w:rPr>
          <w:rFonts w:ascii="Times New Roman" w:eastAsia="Times New Roman" w:hAnsi="Times New Roman" w:cs="Times New Roman"/>
        </w:rPr>
        <w:t xml:space="preserve"> the very processes that gave rise to the model’s </w:t>
      </w:r>
      <w:r w:rsidR="00E90545">
        <w:rPr>
          <w:rFonts w:ascii="Times New Roman" w:eastAsia="Times New Roman" w:hAnsi="Times New Roman" w:cs="Times New Roman"/>
        </w:rPr>
        <w:t xml:space="preserve">successful </w:t>
      </w:r>
      <w:r w:rsidR="00FC5DB2">
        <w:rPr>
          <w:rFonts w:ascii="Times New Roman" w:eastAsia="Times New Roman" w:hAnsi="Times New Roman" w:cs="Times New Roman"/>
        </w:rPr>
        <w:t xml:space="preserve">behavior. </w:t>
      </w:r>
      <w:r w:rsidR="00E90545">
        <w:rPr>
          <w:rFonts w:ascii="Times New Roman" w:eastAsia="Times New Roman" w:hAnsi="Times New Roman" w:cs="Times New Roman"/>
        </w:rPr>
        <w:t>This is important because if it turns out that the</w:t>
      </w:r>
      <w:r w:rsidR="00FC5DB2">
        <w:rPr>
          <w:rFonts w:ascii="Times New Roman" w:eastAsia="Times New Roman" w:hAnsi="Times New Roman" w:cs="Times New Roman"/>
        </w:rPr>
        <w:t xml:space="preserve"> processes the model implements are </w:t>
      </w:r>
      <w:r w:rsidR="00E90545">
        <w:rPr>
          <w:rFonts w:ascii="Times New Roman" w:eastAsia="Times New Roman" w:hAnsi="Times New Roman" w:cs="Times New Roman"/>
        </w:rPr>
        <w:lastRenderedPageBreak/>
        <w:t>psychologically</w:t>
      </w:r>
      <w:r w:rsidR="00FC5DB2">
        <w:rPr>
          <w:rFonts w:ascii="Times New Roman" w:eastAsia="Times New Roman" w:hAnsi="Times New Roman" w:cs="Times New Roman"/>
        </w:rPr>
        <w:t xml:space="preserve"> plausible,</w:t>
      </w:r>
      <w:r>
        <w:rPr>
          <w:rFonts w:ascii="Times New Roman" w:eastAsia="Times New Roman" w:hAnsi="Times New Roman" w:cs="Times New Roman"/>
        </w:rPr>
        <w:t xml:space="preserve"> </w:t>
      </w:r>
      <w:r w:rsidR="00E90545">
        <w:rPr>
          <w:rFonts w:ascii="Times New Roman" w:eastAsia="Times New Roman" w:hAnsi="Times New Roman" w:cs="Times New Roman"/>
        </w:rPr>
        <w:t xml:space="preserve">then </w:t>
      </w:r>
      <w:r w:rsidR="00FC5DB2">
        <w:rPr>
          <w:rFonts w:ascii="Times New Roman" w:eastAsia="Times New Roman" w:hAnsi="Times New Roman" w:cs="Times New Roman"/>
        </w:rPr>
        <w:t xml:space="preserve">researchers can generate predictions about </w:t>
      </w:r>
      <w:r w:rsidR="00E90545">
        <w:rPr>
          <w:rFonts w:ascii="Times New Roman" w:eastAsia="Times New Roman" w:hAnsi="Times New Roman" w:cs="Times New Roman"/>
        </w:rPr>
        <w:t xml:space="preserve">the nature of similar processes in </w:t>
      </w:r>
      <w:r w:rsidR="00FC5DB2">
        <w:rPr>
          <w:rFonts w:ascii="Times New Roman" w:eastAsia="Times New Roman" w:hAnsi="Times New Roman" w:cs="Times New Roman"/>
        </w:rPr>
        <w:t>infants’ own minds.</w:t>
      </w:r>
      <w:r w:rsidR="00A1213D">
        <w:rPr>
          <w:rFonts w:ascii="Times New Roman" w:eastAsia="Times New Roman" w:hAnsi="Times New Roman" w:cs="Times New Roman"/>
        </w:rPr>
        <w:t xml:space="preserve"> </w:t>
      </w:r>
    </w:p>
    <w:p w14:paraId="396BE005" w14:textId="215C9FAB" w:rsidR="00D133A0" w:rsidRDefault="00D133A0" w:rsidP="004B23E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second contribution </w:t>
      </w:r>
      <w:r w:rsidR="00F05F8A">
        <w:rPr>
          <w:rFonts w:ascii="Times New Roman" w:eastAsia="Times New Roman" w:hAnsi="Times New Roman" w:cs="Times New Roman"/>
        </w:rPr>
        <w:t>that ALIAS makes is that they generate</w:t>
      </w:r>
      <w:r>
        <w:rPr>
          <w:rFonts w:ascii="Times New Roman" w:eastAsia="Times New Roman" w:hAnsi="Times New Roman" w:cs="Times New Roman"/>
        </w:rPr>
        <w:t xml:space="preserve"> </w:t>
      </w:r>
      <w:proofErr w:type="gramStart"/>
      <w:r>
        <w:rPr>
          <w:rFonts w:ascii="Times New Roman" w:eastAsia="Times New Roman" w:hAnsi="Times New Roman" w:cs="Times New Roman"/>
        </w:rPr>
        <w:t>a number of</w:t>
      </w:r>
      <w:proofErr w:type="gramEnd"/>
      <w:r>
        <w:rPr>
          <w:rFonts w:ascii="Times New Roman" w:eastAsia="Times New Roman" w:hAnsi="Times New Roman" w:cs="Times New Roman"/>
        </w:rPr>
        <w:t xml:space="preserve"> testable predictions.</w:t>
      </w:r>
      <w:r w:rsidR="00C943CC">
        <w:rPr>
          <w:rFonts w:ascii="Times New Roman" w:eastAsia="Times New Roman" w:hAnsi="Times New Roman" w:cs="Times New Roman"/>
        </w:rPr>
        <w:t xml:space="preserve"> One is that </w:t>
      </w:r>
      <w:r w:rsidR="000E5E7C">
        <w:rPr>
          <w:rFonts w:ascii="Times New Roman" w:eastAsia="Times New Roman" w:hAnsi="Times New Roman" w:cs="Times New Roman"/>
        </w:rPr>
        <w:t xml:space="preserve">infants who are habituated </w:t>
      </w:r>
      <w:r w:rsidR="00C943CC">
        <w:rPr>
          <w:rFonts w:ascii="Times New Roman" w:eastAsia="Times New Roman" w:hAnsi="Times New Roman" w:cs="Times New Roman"/>
        </w:rPr>
        <w:t xml:space="preserve">to a constrained action event and then </w:t>
      </w:r>
      <w:r w:rsidR="00F05F8A">
        <w:rPr>
          <w:rFonts w:ascii="Times New Roman" w:eastAsia="Times New Roman" w:hAnsi="Times New Roman" w:cs="Times New Roman"/>
        </w:rPr>
        <w:t xml:space="preserve">tested on a </w:t>
      </w:r>
      <w:r w:rsidR="00C943CC">
        <w:rPr>
          <w:rFonts w:ascii="Times New Roman" w:eastAsia="Times New Roman" w:hAnsi="Times New Roman" w:cs="Times New Roman"/>
        </w:rPr>
        <w:t xml:space="preserve">High, inefficient </w:t>
      </w:r>
      <w:r w:rsidR="00F05F8A">
        <w:rPr>
          <w:rFonts w:ascii="Times New Roman" w:eastAsia="Times New Roman" w:hAnsi="Times New Roman" w:cs="Times New Roman"/>
        </w:rPr>
        <w:t xml:space="preserve">test event like that in Liu and </w:t>
      </w:r>
      <w:proofErr w:type="spellStart"/>
      <w:r w:rsidR="00F05F8A">
        <w:rPr>
          <w:rFonts w:ascii="Times New Roman" w:eastAsia="Times New Roman" w:hAnsi="Times New Roman" w:cs="Times New Roman"/>
        </w:rPr>
        <w:t>Spelke</w:t>
      </w:r>
      <w:proofErr w:type="spellEnd"/>
      <w:r w:rsidR="00F05F8A">
        <w:rPr>
          <w:rFonts w:ascii="Times New Roman" w:eastAsia="Times New Roman" w:hAnsi="Times New Roman" w:cs="Times New Roman"/>
        </w:rPr>
        <w:t xml:space="preserve"> (2017) and an</w:t>
      </w:r>
      <w:r w:rsidR="00C943CC">
        <w:rPr>
          <w:rFonts w:ascii="Times New Roman" w:eastAsia="Times New Roman" w:hAnsi="Times New Roman" w:cs="Times New Roman"/>
        </w:rPr>
        <w:t xml:space="preserve"> inefficient </w:t>
      </w:r>
      <w:r w:rsidR="00F05F8A">
        <w:rPr>
          <w:rFonts w:ascii="Times New Roman" w:eastAsia="Times New Roman" w:hAnsi="Times New Roman" w:cs="Times New Roman"/>
        </w:rPr>
        <w:t xml:space="preserve">test </w:t>
      </w:r>
      <w:r w:rsidR="00C943CC">
        <w:rPr>
          <w:rFonts w:ascii="Times New Roman" w:eastAsia="Times New Roman" w:hAnsi="Times New Roman" w:cs="Times New Roman"/>
        </w:rPr>
        <w:t xml:space="preserve">event </w:t>
      </w:r>
      <w:r w:rsidR="00F05F8A">
        <w:rPr>
          <w:rFonts w:ascii="Times New Roman" w:eastAsia="Times New Roman" w:hAnsi="Times New Roman" w:cs="Times New Roman"/>
        </w:rPr>
        <w:t xml:space="preserve">like that in Gergely et al. (1995) </w:t>
      </w:r>
      <w:r w:rsidR="00C943CC">
        <w:rPr>
          <w:rFonts w:ascii="Times New Roman" w:eastAsia="Times New Roman" w:hAnsi="Times New Roman" w:cs="Times New Roman"/>
        </w:rPr>
        <w:t xml:space="preserve">should look longer at the inefficient than at the High, inefficient one. Because the agent </w:t>
      </w:r>
      <w:r w:rsidR="00F05F8A">
        <w:rPr>
          <w:rFonts w:ascii="Times New Roman" w:eastAsia="Times New Roman" w:hAnsi="Times New Roman" w:cs="Times New Roman"/>
        </w:rPr>
        <w:t xml:space="preserve">presumably incurs the same cost in both events, it could be argued that </w:t>
      </w:r>
      <w:r w:rsidR="00C943CC">
        <w:rPr>
          <w:rFonts w:ascii="Times New Roman" w:eastAsia="Times New Roman" w:hAnsi="Times New Roman" w:cs="Times New Roman"/>
        </w:rPr>
        <w:t>domain-specific proposals predict equivalent looking to both test events. Another prediction is that infants should look longer at an inefficient test event than at an efficient one following habituation to an event in which curved motion unfolds beneath rather than over an obstacle.</w:t>
      </w:r>
      <w:r w:rsidR="00F05F8A">
        <w:rPr>
          <w:rFonts w:ascii="Times New Roman" w:eastAsia="Times New Roman" w:hAnsi="Times New Roman" w:cs="Times New Roman"/>
        </w:rPr>
        <w:t xml:space="preserve"> </w:t>
      </w:r>
      <w:r w:rsidR="00A14E3E">
        <w:rPr>
          <w:rFonts w:ascii="Times New Roman" w:eastAsia="Times New Roman" w:hAnsi="Times New Roman" w:cs="Times New Roman"/>
        </w:rPr>
        <w:t>If infants</w:t>
      </w:r>
      <w:proofErr w:type="gramStart"/>
      <w:r w:rsidR="00A14E3E">
        <w:rPr>
          <w:rFonts w:ascii="Times New Roman" w:eastAsia="Times New Roman" w:hAnsi="Times New Roman" w:cs="Times New Roman"/>
        </w:rPr>
        <w:t>’ looking</w:t>
      </w:r>
      <w:proofErr w:type="gramEnd"/>
      <w:r w:rsidR="00A14E3E">
        <w:rPr>
          <w:rFonts w:ascii="Times New Roman" w:eastAsia="Times New Roman" w:hAnsi="Times New Roman" w:cs="Times New Roman"/>
        </w:rPr>
        <w:t xml:space="preserve"> behaviors in existing action efficiency understanding studies </w:t>
      </w:r>
      <w:proofErr w:type="gramStart"/>
      <w:r w:rsidR="00A14E3E">
        <w:rPr>
          <w:rFonts w:ascii="Times New Roman" w:eastAsia="Times New Roman" w:hAnsi="Times New Roman" w:cs="Times New Roman"/>
        </w:rPr>
        <w:t>reflects</w:t>
      </w:r>
      <w:proofErr w:type="gramEnd"/>
      <w:r w:rsidR="00A14E3E">
        <w:rPr>
          <w:rFonts w:ascii="Times New Roman" w:eastAsia="Times New Roman" w:hAnsi="Times New Roman" w:cs="Times New Roman"/>
        </w:rPr>
        <w:t xml:space="preserve"> abstract representations of efficiency, cost, and utility then such events should be treated in a similar manner to unconstrained control events</w:t>
      </w:r>
      <w:r w:rsidR="002F002D">
        <w:rPr>
          <w:rFonts w:ascii="Times New Roman" w:eastAsia="Times New Roman" w:hAnsi="Times New Roman" w:cs="Times New Roman"/>
        </w:rPr>
        <w:t xml:space="preserve"> and infants should look equally long at both test events</w:t>
      </w:r>
      <w:r w:rsidR="00A14E3E">
        <w:rPr>
          <w:rFonts w:ascii="Times New Roman" w:eastAsia="Times New Roman" w:hAnsi="Times New Roman" w:cs="Times New Roman"/>
        </w:rPr>
        <w:t>.</w:t>
      </w:r>
    </w:p>
    <w:p w14:paraId="3B6EB567" w14:textId="456A799A" w:rsidR="00E33C8B" w:rsidRDefault="00E33C8B" w:rsidP="004B23E6">
      <w:pPr>
        <w:spacing w:line="480" w:lineRule="auto"/>
        <w:ind w:firstLine="720"/>
        <w:contextualSpacing/>
        <w:rPr>
          <w:rFonts w:ascii="Times New Roman" w:eastAsia="Times New Roman" w:hAnsi="Times New Roman" w:cs="Times New Roman"/>
        </w:rPr>
      </w:pPr>
      <w:r w:rsidRPr="00E33C8B">
        <w:rPr>
          <w:rFonts w:ascii="Times New Roman" w:eastAsia="Times New Roman" w:hAnsi="Times New Roman" w:cs="Times New Roman"/>
        </w:rPr>
        <w:t xml:space="preserve">Of course, these are not the only predictions </w:t>
      </w:r>
      <w:r w:rsidR="0092207F">
        <w:rPr>
          <w:rFonts w:ascii="Times New Roman" w:eastAsia="Times New Roman" w:hAnsi="Times New Roman" w:cs="Times New Roman"/>
        </w:rPr>
        <w:t xml:space="preserve">that </w:t>
      </w:r>
      <w:r w:rsidRPr="00E33C8B">
        <w:rPr>
          <w:rFonts w:ascii="Times New Roman" w:eastAsia="Times New Roman" w:hAnsi="Times New Roman" w:cs="Times New Roman"/>
        </w:rPr>
        <w:t xml:space="preserve">ALIAS makes. Another </w:t>
      </w:r>
      <w:r w:rsidR="00FC3209">
        <w:rPr>
          <w:rFonts w:ascii="Times New Roman" w:eastAsia="Times New Roman" w:hAnsi="Times New Roman" w:cs="Times New Roman"/>
        </w:rPr>
        <w:t>relates to the</w:t>
      </w:r>
      <w:r w:rsidRPr="00E33C8B">
        <w:rPr>
          <w:rFonts w:ascii="Times New Roman" w:eastAsia="Times New Roman" w:hAnsi="Times New Roman" w:cs="Times New Roman"/>
        </w:rPr>
        <w:t xml:space="preserve"> role </w:t>
      </w:r>
      <w:r w:rsidR="00FC3209">
        <w:rPr>
          <w:rFonts w:ascii="Times New Roman" w:eastAsia="Times New Roman" w:hAnsi="Times New Roman" w:cs="Times New Roman"/>
        </w:rPr>
        <w:t>that object salience plays in</w:t>
      </w:r>
      <w:r w:rsidRPr="00E33C8B">
        <w:rPr>
          <w:rFonts w:ascii="Times New Roman" w:eastAsia="Times New Roman" w:hAnsi="Times New Roman" w:cs="Times New Roman"/>
        </w:rPr>
        <w:t xml:space="preserve"> infants’ looking behavior. Specifically, increasing the salience of peripherally located obstacles in unconstrained control events should strengthen the association</w:t>
      </w:r>
      <w:r>
        <w:rPr>
          <w:rFonts w:ascii="Times New Roman" w:eastAsia="Times New Roman" w:hAnsi="Times New Roman" w:cs="Times New Roman"/>
        </w:rPr>
        <w:t xml:space="preserve"> that infants form</w:t>
      </w:r>
      <w:r w:rsidRPr="00E33C8B">
        <w:rPr>
          <w:rFonts w:ascii="Times New Roman" w:eastAsia="Times New Roman" w:hAnsi="Times New Roman" w:cs="Times New Roman"/>
        </w:rPr>
        <w:t xml:space="preserve"> between those obstacles and curved motion. Along similar lines, decreasing the salience of the barrier in constrained experimental events should weaken the association</w:t>
      </w:r>
      <w:r>
        <w:rPr>
          <w:rFonts w:ascii="Times New Roman" w:eastAsia="Times New Roman" w:hAnsi="Times New Roman" w:cs="Times New Roman"/>
        </w:rPr>
        <w:t xml:space="preserve"> that infants form</w:t>
      </w:r>
      <w:r w:rsidRPr="00E33C8B">
        <w:rPr>
          <w:rFonts w:ascii="Times New Roman" w:eastAsia="Times New Roman" w:hAnsi="Times New Roman" w:cs="Times New Roman"/>
        </w:rPr>
        <w:t xml:space="preserve"> between obstacles and curved trajectories. In other words, it should be possible to reverse the standard pattern of looking observed in these studies</w:t>
      </w:r>
      <w:r>
        <w:rPr>
          <w:rFonts w:ascii="Times New Roman" w:eastAsia="Times New Roman" w:hAnsi="Times New Roman" w:cs="Times New Roman"/>
        </w:rPr>
        <w:t>—in which</w:t>
      </w:r>
      <w:r w:rsidRPr="00E33C8B">
        <w:rPr>
          <w:rFonts w:ascii="Times New Roman" w:eastAsia="Times New Roman" w:hAnsi="Times New Roman" w:cs="Times New Roman"/>
        </w:rPr>
        <w:t xml:space="preserve"> infants look longer at efficient test events than at inefficient ones</w:t>
      </w:r>
      <w:r>
        <w:rPr>
          <w:rFonts w:ascii="Times New Roman" w:eastAsia="Times New Roman" w:hAnsi="Times New Roman" w:cs="Times New Roman"/>
        </w:rPr>
        <w:t>—</w:t>
      </w:r>
      <w:r w:rsidRPr="00E33C8B">
        <w:rPr>
          <w:rFonts w:ascii="Times New Roman" w:eastAsia="Times New Roman" w:hAnsi="Times New Roman" w:cs="Times New Roman"/>
        </w:rPr>
        <w:t xml:space="preserve">by manipulating </w:t>
      </w:r>
      <w:r>
        <w:rPr>
          <w:rFonts w:ascii="Times New Roman" w:eastAsia="Times New Roman" w:hAnsi="Times New Roman" w:cs="Times New Roman"/>
        </w:rPr>
        <w:t>the salience of obstacles</w:t>
      </w:r>
      <w:r w:rsidRPr="00E33C8B">
        <w:rPr>
          <w:rFonts w:ascii="Times New Roman" w:eastAsia="Times New Roman" w:hAnsi="Times New Roman" w:cs="Times New Roman"/>
        </w:rPr>
        <w:t xml:space="preserve">. Such findings would be difficult to reconcile with </w:t>
      </w:r>
      <w:r w:rsidR="00A14E3E">
        <w:rPr>
          <w:rFonts w:ascii="Times New Roman" w:eastAsia="Times New Roman" w:hAnsi="Times New Roman" w:cs="Times New Roman"/>
        </w:rPr>
        <w:t xml:space="preserve">any of the domain-specific proposals, not least </w:t>
      </w:r>
      <w:r w:rsidR="00A14E3E">
        <w:rPr>
          <w:rFonts w:ascii="Times New Roman" w:eastAsia="Times New Roman" w:hAnsi="Times New Roman" w:cs="Times New Roman"/>
        </w:rPr>
        <w:lastRenderedPageBreak/>
        <w:t xml:space="preserve">because these </w:t>
      </w:r>
      <w:r w:rsidRPr="00E33C8B">
        <w:rPr>
          <w:rFonts w:ascii="Times New Roman" w:eastAsia="Times New Roman" w:hAnsi="Times New Roman" w:cs="Times New Roman"/>
        </w:rPr>
        <w:t xml:space="preserve">proposals attribute infants’ responses primarily to abstract </w:t>
      </w:r>
      <w:r w:rsidR="00A14E3E">
        <w:rPr>
          <w:rFonts w:ascii="Times New Roman" w:eastAsia="Times New Roman" w:hAnsi="Times New Roman" w:cs="Times New Roman"/>
        </w:rPr>
        <w:t>notions of</w:t>
      </w:r>
      <w:r w:rsidRPr="00E33C8B">
        <w:rPr>
          <w:rFonts w:ascii="Times New Roman" w:eastAsia="Times New Roman" w:hAnsi="Times New Roman" w:cs="Times New Roman"/>
        </w:rPr>
        <w:t xml:space="preserve"> efficiency, rationality, </w:t>
      </w:r>
      <w:r w:rsidR="00A14E3E">
        <w:rPr>
          <w:rFonts w:ascii="Times New Roman" w:eastAsia="Times New Roman" w:hAnsi="Times New Roman" w:cs="Times New Roman"/>
        </w:rPr>
        <w:t xml:space="preserve">cost, and subjective utility. </w:t>
      </w:r>
    </w:p>
    <w:p w14:paraId="1C278FDD" w14:textId="17A79DD0" w:rsidR="000B6CC3" w:rsidRPr="00E33C8B" w:rsidRDefault="000B6CC3" w:rsidP="00B852FB">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third contribution that the present simulations make is</w:t>
      </w:r>
      <w:r w:rsidRPr="00B83C7E">
        <w:rPr>
          <w:rFonts w:ascii="Times New Roman" w:eastAsia="Times New Roman" w:hAnsi="Times New Roman" w:cs="Times New Roman"/>
        </w:rPr>
        <w:t xml:space="preserve"> </w:t>
      </w:r>
      <w:r w:rsidR="000E5E7C">
        <w:rPr>
          <w:rFonts w:ascii="Times New Roman" w:eastAsia="Times New Roman" w:hAnsi="Times New Roman" w:cs="Times New Roman"/>
        </w:rPr>
        <w:t>that they extend the</w:t>
      </w:r>
      <w:r w:rsidRPr="00B83C7E">
        <w:rPr>
          <w:rFonts w:ascii="Times New Roman" w:eastAsia="Times New Roman" w:hAnsi="Times New Roman" w:cs="Times New Roman"/>
        </w:rPr>
        <w:t xml:space="preserve"> broader tradition </w:t>
      </w:r>
      <w:r>
        <w:rPr>
          <w:rFonts w:ascii="Times New Roman" w:eastAsia="Times New Roman" w:hAnsi="Times New Roman" w:cs="Times New Roman"/>
        </w:rPr>
        <w:t>in the developmental cognitive sciences</w:t>
      </w:r>
      <w:r w:rsidR="000E5E7C">
        <w:rPr>
          <w:rFonts w:ascii="Times New Roman" w:eastAsia="Times New Roman" w:hAnsi="Times New Roman" w:cs="Times New Roman"/>
        </w:rPr>
        <w:t xml:space="preserve"> of using</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Pr>
          <w:rFonts w:ascii="Times New Roman" w:eastAsia="Times New Roman" w:hAnsi="Times New Roman" w:cs="Times New Roman"/>
        </w:rPr>
        <w:t xml:space="preserve"> violation-of-expectation studies and other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w:t>
      </w:r>
      <w:proofErr w:type="spellStart"/>
      <w:r w:rsidRPr="00B83C7E">
        <w:rPr>
          <w:rFonts w:ascii="Times New Roman" w:eastAsia="Times New Roman" w:hAnsi="Times New Roman" w:cs="Times New Roman"/>
        </w:rPr>
        <w:t>Yermolayeva</w:t>
      </w:r>
      <w:proofErr w:type="spellEnd"/>
      <w:r w:rsidRPr="00B83C7E">
        <w:rPr>
          <w:rFonts w:ascii="Times New Roman" w:eastAsia="Times New Roman" w:hAnsi="Times New Roman" w:cs="Times New Roman"/>
        </w:rPr>
        <w:t xml:space="preserve"> &amp; </w:t>
      </w:r>
      <w:proofErr w:type="spellStart"/>
      <w:r w:rsidRPr="00B83C7E">
        <w:rPr>
          <w:rFonts w:ascii="Times New Roman" w:eastAsia="Times New Roman" w:hAnsi="Times New Roman" w:cs="Times New Roman"/>
        </w:rPr>
        <w:t>Rakison</w:t>
      </w:r>
      <w:proofErr w:type="spellEnd"/>
      <w:r w:rsidRPr="00B83C7E">
        <w:rPr>
          <w:rFonts w:ascii="Times New Roman" w:eastAsia="Times New Roman" w:hAnsi="Times New Roman" w:cs="Times New Roman"/>
        </w:rPr>
        <w:t xml:space="preserve">, 2014). </w:t>
      </w:r>
      <w:r w:rsidR="00B852FB">
        <w:rPr>
          <w:rFonts w:ascii="Times New Roman" w:eastAsia="Times New Roman" w:hAnsi="Times New Roman" w:cs="Times New Roman"/>
        </w:rPr>
        <w:t>This earlier work showed that</w:t>
      </w:r>
      <w:r w:rsidRPr="00B83C7E">
        <w:rPr>
          <w:rFonts w:ascii="Times New Roman" w:eastAsia="Times New Roman" w:hAnsi="Times New Roman" w:cs="Times New Roman"/>
        </w:rPr>
        <w:t xml:space="preserve"> infants' responses in tasks </w:t>
      </w:r>
      <w:r>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 xml:space="preserve">can be explained by </w:t>
      </w:r>
      <w:r w:rsidR="00B852FB">
        <w:rPr>
          <w:rFonts w:ascii="Times New Roman" w:eastAsia="Times New Roman" w:hAnsi="Times New Roman" w:cs="Times New Roman"/>
        </w:rPr>
        <w:t xml:space="preserve">similar </w:t>
      </w:r>
      <w:r w:rsidRPr="00B83C7E">
        <w:rPr>
          <w:rFonts w:ascii="Times New Roman" w:eastAsia="Times New Roman" w:hAnsi="Times New Roman" w:cs="Times New Roman"/>
        </w:rPr>
        <w:t>associative principles. The present</w:t>
      </w:r>
      <w:r>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w:t>
      </w:r>
      <w:r w:rsidR="00B852FB">
        <w:rPr>
          <w:rFonts w:ascii="Times New Roman" w:eastAsia="Times New Roman" w:hAnsi="Times New Roman" w:cs="Times New Roman"/>
        </w:rPr>
        <w:t>this</w:t>
      </w:r>
      <w:r w:rsidRPr="00B83C7E">
        <w:rPr>
          <w:rFonts w:ascii="Times New Roman" w:eastAsia="Times New Roman" w:hAnsi="Times New Roman" w:cs="Times New Roman"/>
        </w:rPr>
        <w:t xml:space="preserve"> research by demonstrating </w:t>
      </w:r>
      <w:r>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Pr>
          <w:rFonts w:ascii="Times New Roman" w:eastAsia="Times New Roman" w:hAnsi="Times New Roman" w:cs="Times New Roman"/>
        </w:rPr>
        <w:t>can also account for infant</w:t>
      </w:r>
      <w:r w:rsidR="00B852FB">
        <w:rPr>
          <w:rFonts w:ascii="Times New Roman" w:eastAsia="Times New Roman" w:hAnsi="Times New Roman" w:cs="Times New Roman"/>
        </w:rPr>
        <w:t>s’</w:t>
      </w:r>
      <w:r>
        <w:rPr>
          <w:rFonts w:ascii="Times New Roman" w:eastAsia="Times New Roman" w:hAnsi="Times New Roman" w:cs="Times New Roman"/>
        </w:rPr>
        <w:t xml:space="preserve"> </w:t>
      </w:r>
      <w:ins w:id="2326" w:author="Benton, Deon" w:date="2026-05-16T15:39:00Z" w16du:dateUtc="2026-05-16T20:39:00Z">
        <w:r>
          <w:rPr>
            <w:rFonts w:ascii="Times New Roman" w:eastAsia="Times New Roman" w:hAnsi="Times New Roman" w:cs="Times New Roman"/>
          </w:rPr>
          <w:t>action efficiency understanding</w:t>
        </w:r>
      </w:ins>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1F8FE60A" w14:textId="43F2D9E8" w:rsidR="003C4483" w:rsidRDefault="000E5E7C" w:rsidP="007A70F2">
      <w:pPr>
        <w:spacing w:line="480" w:lineRule="auto"/>
        <w:ind w:firstLine="720"/>
        <w:contextualSpacing/>
        <w:rPr>
          <w:rFonts w:ascii="Times New Roman" w:eastAsia="Times New Roman" w:hAnsi="Times New Roman" w:cs="Times New Roman"/>
        </w:rPr>
      </w:pPr>
      <w:proofErr w:type="gramStart"/>
      <w:r>
        <w:rPr>
          <w:rFonts w:ascii="Times New Roman" w:eastAsia="Times New Roman" w:hAnsi="Times New Roman" w:cs="Times New Roman"/>
        </w:rPr>
        <w:t xml:space="preserve">All that being said, </w:t>
      </w:r>
      <w:r w:rsidR="006947FC" w:rsidRPr="006947FC">
        <w:rPr>
          <w:rFonts w:ascii="Times New Roman" w:eastAsia="Times New Roman" w:hAnsi="Times New Roman" w:cs="Times New Roman"/>
        </w:rPr>
        <w:t>it</w:t>
      </w:r>
      <w:proofErr w:type="gramEnd"/>
      <w:r w:rsidR="006947FC" w:rsidRPr="006947FC">
        <w:rPr>
          <w:rFonts w:ascii="Times New Roman" w:eastAsia="Times New Roman" w:hAnsi="Times New Roman" w:cs="Times New Roman"/>
        </w:rPr>
        <w:t xml:space="preserve"> is important to be clear about what ALIAS is and is not as well as what the current simulations do and do not accomplish. In terms of the first point, ALIAS is not a model of how action efficiency understanding itself emerges</w:t>
      </w:r>
      <w:r w:rsidR="000B6CC3">
        <w:rPr>
          <w:rFonts w:ascii="Times New Roman" w:eastAsia="Times New Roman" w:hAnsi="Times New Roman" w:cs="Times New Roman"/>
        </w:rPr>
        <w:t xml:space="preserve">. </w:t>
      </w:r>
      <w:r w:rsidR="00583AD1">
        <w:rPr>
          <w:rFonts w:ascii="Times New Roman" w:eastAsia="Times New Roman" w:hAnsi="Times New Roman" w:cs="Times New Roman"/>
        </w:rPr>
        <w:t>Rather,</w:t>
      </w:r>
      <w:r w:rsidR="000B6CC3">
        <w:rPr>
          <w:rFonts w:ascii="Times New Roman" w:eastAsia="Times New Roman" w:hAnsi="Times New Roman" w:cs="Times New Roman"/>
        </w:rPr>
        <w:t xml:space="preserve"> ALIAS </w:t>
      </w:r>
      <w:r w:rsidR="00D55910">
        <w:rPr>
          <w:rFonts w:ascii="Times New Roman" w:eastAsia="Times New Roman" w:hAnsi="Times New Roman" w:cs="Times New Roman"/>
        </w:rPr>
        <w:t>is a model of the</w:t>
      </w:r>
      <w:r w:rsidR="006947FC" w:rsidRPr="006947FC">
        <w:rPr>
          <w:rFonts w:ascii="Times New Roman" w:eastAsia="Times New Roman" w:hAnsi="Times New Roman" w:cs="Times New Roman"/>
        </w:rPr>
        <w:t xml:space="preserve"> mechanistic basis of infants’ looking responses in studies on this topic. </w:t>
      </w:r>
      <w:r w:rsidR="00D55910">
        <w:rPr>
          <w:rFonts w:ascii="Times New Roman" w:eastAsia="Times New Roman" w:hAnsi="Times New Roman" w:cs="Times New Roman"/>
        </w:rPr>
        <w:t>This does not</w:t>
      </w:r>
      <w:r w:rsidR="006947FC" w:rsidRPr="006947FC">
        <w:rPr>
          <w:rFonts w:ascii="Times New Roman" w:eastAsia="Times New Roman" w:hAnsi="Times New Roman" w:cs="Times New Roman"/>
        </w:rPr>
        <w:t xml:space="preserve"> mean that the processes </w:t>
      </w:r>
      <w:r w:rsidR="000B6CC3">
        <w:rPr>
          <w:rFonts w:ascii="Times New Roman" w:eastAsia="Times New Roman" w:hAnsi="Times New Roman" w:cs="Times New Roman"/>
        </w:rPr>
        <w:t>that ALIAS implements</w:t>
      </w:r>
      <w:r w:rsidR="006947FC" w:rsidRPr="006947FC">
        <w:rPr>
          <w:rFonts w:ascii="Times New Roman" w:eastAsia="Times New Roman" w:hAnsi="Times New Roman" w:cs="Times New Roman"/>
        </w:rPr>
        <w:t xml:space="preserve"> are unrelated to the development of genuine action efficiency understanding</w:t>
      </w:r>
      <w:r w:rsidR="00D55910">
        <w:rPr>
          <w:rFonts w:ascii="Times New Roman" w:eastAsia="Times New Roman" w:hAnsi="Times New Roman" w:cs="Times New Roman"/>
        </w:rPr>
        <w:t>, however</w:t>
      </w:r>
      <w:r w:rsidR="006947FC" w:rsidRPr="006947FC">
        <w:rPr>
          <w:rFonts w:ascii="Times New Roman" w:eastAsia="Times New Roman" w:hAnsi="Times New Roman" w:cs="Times New Roman"/>
        </w:rPr>
        <w:t>. Indeed, it is my contention that</w:t>
      </w:r>
      <w:r w:rsidR="00D55910">
        <w:rPr>
          <w:rFonts w:ascii="Times New Roman" w:eastAsia="Times New Roman" w:hAnsi="Times New Roman" w:cs="Times New Roman"/>
        </w:rPr>
        <w:t xml:space="preserve"> </w:t>
      </w:r>
      <w:r w:rsidR="006947FC" w:rsidRPr="006947FC">
        <w:rPr>
          <w:rFonts w:ascii="Times New Roman" w:eastAsia="Times New Roman" w:hAnsi="Times New Roman" w:cs="Times New Roman"/>
        </w:rPr>
        <w:t xml:space="preserve">the very same processes argued here to underlie infants’ looking behaviors in studies on this topic may also support the development of </w:t>
      </w:r>
      <w:r w:rsidR="000B6CC3">
        <w:rPr>
          <w:rFonts w:ascii="Times New Roman" w:eastAsia="Times New Roman" w:hAnsi="Times New Roman" w:cs="Times New Roman"/>
        </w:rPr>
        <w:t>an authentic</w:t>
      </w:r>
      <w:r w:rsidR="006947FC" w:rsidRPr="006947FC">
        <w:rPr>
          <w:rFonts w:ascii="Times New Roman" w:eastAsia="Times New Roman" w:hAnsi="Times New Roman" w:cs="Times New Roman"/>
        </w:rPr>
        <w:t xml:space="preserve"> understanding of what makes an action efficient.</w:t>
      </w:r>
      <w:r w:rsidR="000B6CC3">
        <w:rPr>
          <w:rFonts w:ascii="Times New Roman" w:eastAsia="Times New Roman" w:hAnsi="Times New Roman" w:cs="Times New Roman"/>
        </w:rPr>
        <w:t xml:space="preserve"> </w:t>
      </w:r>
      <w:r w:rsidR="006947FC" w:rsidRPr="006947FC">
        <w:rPr>
          <w:rFonts w:ascii="Times New Roman" w:eastAsia="Times New Roman" w:hAnsi="Times New Roman" w:cs="Times New Roman"/>
        </w:rPr>
        <w:t xml:space="preserve">In terms of the second point, the current simulations do not demonstrate that infants lack domain-specific mechanisms for representing goals, efficiency, cost, subjective utility, or rationality any more than they demonstrate that infants process action events </w:t>
      </w:r>
      <w:r w:rsidR="00D55910">
        <w:rPr>
          <w:rFonts w:ascii="Times New Roman" w:eastAsia="Times New Roman" w:hAnsi="Times New Roman" w:cs="Times New Roman"/>
        </w:rPr>
        <w:t xml:space="preserve">via processes identical to those in </w:t>
      </w:r>
      <w:r w:rsidR="00D55910">
        <w:rPr>
          <w:rFonts w:ascii="Times New Roman" w:eastAsia="Times New Roman" w:hAnsi="Times New Roman" w:cs="Times New Roman"/>
        </w:rPr>
        <w:lastRenderedPageBreak/>
        <w:t>ALIAS</w:t>
      </w:r>
      <w:r w:rsidR="006947FC" w:rsidRPr="006947FC">
        <w:rPr>
          <w:rFonts w:ascii="Times New Roman" w:eastAsia="Times New Roman" w:hAnsi="Times New Roman" w:cs="Times New Roman"/>
        </w:rPr>
        <w:t xml:space="preserve">. Instead, they demonstrate that a domain-general associative learning mechanism operating over the differentially salient surface features of actions, objects, and environments is sufficient to explain a broad range of findings that have traditionally been interpreted as evidence for rich, domain-specific knowledge about action efficiency. </w:t>
      </w:r>
      <w:r w:rsidR="000B6CC3">
        <w:rPr>
          <w:rFonts w:ascii="Times New Roman" w:eastAsia="Times New Roman" w:hAnsi="Times New Roman" w:cs="Times New Roman"/>
        </w:rPr>
        <w:t>As is the case with all competing theoretical proposals, what is ultimately needed to decide among the current competing proposals are behavioral experiments</w:t>
      </w:r>
      <w:r w:rsidR="006947FC" w:rsidRPr="006947FC">
        <w:rPr>
          <w:rFonts w:ascii="Times New Roman" w:eastAsia="Times New Roman" w:hAnsi="Times New Roman" w:cs="Times New Roman"/>
        </w:rPr>
        <w:t xml:space="preserve"> that test the divergent predictions generated by them. </w:t>
      </w:r>
    </w:p>
    <w:p w14:paraId="1F7F6D01" w14:textId="38827C88" w:rsidR="00096467" w:rsidRDefault="00524642" w:rsidP="0099604C">
      <w:pPr>
        <w:spacing w:line="480" w:lineRule="auto"/>
        <w:ind w:firstLine="720"/>
        <w:contextualSpacing/>
        <w:rPr>
          <w:ins w:id="2327" w:author="Benton, Deon" w:date="2026-05-18T10:33:00Z" w16du:dateUtc="2026-05-18T15:33:00Z"/>
          <w:rFonts w:ascii="Times New Roman" w:eastAsia="Times New Roman" w:hAnsi="Times New Roman" w:cs="Times New Roman"/>
        </w:rPr>
      </w:pPr>
      <w:r w:rsidRPr="00EC33BD">
        <w:rPr>
          <w:rFonts w:ascii="Times New Roman" w:eastAsia="Times New Roman" w:hAnsi="Times New Roman" w:cs="Times New Roman"/>
        </w:rPr>
        <w:t xml:space="preserve">Despite </w:t>
      </w:r>
      <w:r w:rsidR="000E2FF9">
        <w:rPr>
          <w:rFonts w:ascii="Times New Roman" w:eastAsia="Times New Roman" w:hAnsi="Times New Roman" w:cs="Times New Roman"/>
        </w:rPr>
        <w:t xml:space="preserve">ALIAS’s success in capturing a broad range of findings, </w:t>
      </w:r>
      <w:r w:rsidR="00C6675C">
        <w:rPr>
          <w:rFonts w:ascii="Times New Roman" w:eastAsia="Times New Roman" w:hAnsi="Times New Roman" w:cs="Times New Roman"/>
        </w:rPr>
        <w:t>several potential criticisms are nevertheless worth acknowledging</w:t>
      </w:r>
      <w:r w:rsidRPr="00EC33BD">
        <w:rPr>
          <w:rFonts w:ascii="Times New Roman" w:eastAsia="Times New Roman" w:hAnsi="Times New Roman" w:cs="Times New Roman"/>
        </w:rPr>
        <w:t xml:space="preserve">. </w:t>
      </w:r>
      <w:ins w:id="2328" w:author="Benton, Deon" w:date="2026-05-18T10:25:00Z" w16du:dateUtc="2026-05-18T15:25:00Z">
        <w:r w:rsidR="00C6675C" w:rsidRPr="00C6675C">
          <w:rPr>
            <w:rFonts w:ascii="Times New Roman" w:eastAsia="Times New Roman" w:hAnsi="Times New Roman" w:cs="Times New Roman"/>
          </w:rPr>
          <w:t xml:space="preserve">One concerns the fact that the present simulations focused primarily on studies employing some version of the Gergely paradigm. </w:t>
        </w:r>
        <w:r w:rsidR="00C6675C">
          <w:rPr>
            <w:rFonts w:ascii="Times New Roman" w:eastAsia="Times New Roman" w:hAnsi="Times New Roman" w:cs="Times New Roman"/>
          </w:rPr>
          <w:t xml:space="preserve">As was outlined in the Introduction, </w:t>
        </w:r>
      </w:ins>
      <w:ins w:id="2329" w:author="Benton, Deon" w:date="2026-05-18T10:26:00Z" w16du:dateUtc="2026-05-18T15:26:00Z">
        <w:r w:rsidR="00C00953">
          <w:rPr>
            <w:rFonts w:ascii="Times New Roman" w:eastAsia="Times New Roman" w:hAnsi="Times New Roman" w:cs="Times New Roman"/>
          </w:rPr>
          <w:t xml:space="preserve">there was several reasons for this. First, the Gergely paradigm is perhaps the most widely used paradigm for studying </w:t>
        </w:r>
      </w:ins>
      <w:ins w:id="2330" w:author="Benton, Deon" w:date="2026-05-18T10:25:00Z" w16du:dateUtc="2026-05-18T15:25:00Z">
        <w:r w:rsidR="00C6675C" w:rsidRPr="00C6675C">
          <w:rPr>
            <w:rFonts w:ascii="Times New Roman" w:eastAsia="Times New Roman" w:hAnsi="Times New Roman" w:cs="Times New Roman"/>
          </w:rPr>
          <w:t>infants’ putative sensitivity to action efficiency. Second,</w:t>
        </w:r>
      </w:ins>
      <w:ins w:id="2331" w:author="Benton, Deon" w:date="2026-05-18T10:27:00Z" w16du:dateUtc="2026-05-18T15:27:00Z">
        <w:r w:rsidR="00C00953">
          <w:rPr>
            <w:rFonts w:ascii="Times New Roman" w:eastAsia="Times New Roman" w:hAnsi="Times New Roman" w:cs="Times New Roman"/>
          </w:rPr>
          <w:t xml:space="preserve"> focusing on studies that employed this paradigm made it possible to assess the </w:t>
        </w:r>
      </w:ins>
      <w:ins w:id="2332" w:author="Benton, Deon" w:date="2026-05-18T10:25:00Z" w16du:dateUtc="2026-05-18T15:25:00Z">
        <w:r w:rsidR="00C6675C" w:rsidRPr="00C6675C">
          <w:rPr>
            <w:rFonts w:ascii="Times New Roman" w:eastAsia="Times New Roman" w:hAnsi="Times New Roman" w:cs="Times New Roman"/>
          </w:rPr>
          <w:t xml:space="preserve">explanatory scope of the current proposal </w:t>
        </w:r>
      </w:ins>
      <w:ins w:id="2333" w:author="Benton, Deon" w:date="2026-05-18T10:28:00Z" w16du:dateUtc="2026-05-18T15:28:00Z">
        <w:r w:rsidR="00C00953">
          <w:rPr>
            <w:rFonts w:ascii="Times New Roman" w:eastAsia="Times New Roman" w:hAnsi="Times New Roman" w:cs="Times New Roman"/>
          </w:rPr>
          <w:t>and eliminated the need to modify the</w:t>
        </w:r>
      </w:ins>
      <w:ins w:id="2334" w:author="Benton, Deon" w:date="2026-05-18T10:25:00Z" w16du:dateUtc="2026-05-18T15:25:00Z">
        <w:r w:rsidR="00C6675C" w:rsidRPr="00C6675C">
          <w:rPr>
            <w:rFonts w:ascii="Times New Roman" w:eastAsia="Times New Roman" w:hAnsi="Times New Roman" w:cs="Times New Roman"/>
          </w:rPr>
          <w:t xml:space="preserve"> underlying architecture of the model</w:t>
        </w:r>
      </w:ins>
      <w:ins w:id="2335" w:author="Benton, Deon" w:date="2026-05-18T10:28:00Z" w16du:dateUtc="2026-05-18T15:28:00Z">
        <w:r w:rsidR="00C00953">
          <w:rPr>
            <w:rFonts w:ascii="Times New Roman" w:eastAsia="Times New Roman" w:hAnsi="Times New Roman" w:cs="Times New Roman"/>
          </w:rPr>
          <w:t xml:space="preserve"> to capture different findings</w:t>
        </w:r>
      </w:ins>
      <w:ins w:id="2336" w:author="Benton, Deon" w:date="2026-05-18T10:25:00Z" w16du:dateUtc="2026-05-18T15:25:00Z">
        <w:r w:rsidR="00C6675C" w:rsidRPr="00C6675C">
          <w:rPr>
            <w:rFonts w:ascii="Times New Roman" w:eastAsia="Times New Roman" w:hAnsi="Times New Roman" w:cs="Times New Roman"/>
          </w:rPr>
          <w:t xml:space="preserve">. </w:t>
        </w:r>
      </w:ins>
      <w:ins w:id="2337" w:author="Benton, Deon" w:date="2026-05-18T10:28:00Z" w16du:dateUtc="2026-05-18T15:28:00Z">
        <w:r w:rsidR="00C3267F">
          <w:rPr>
            <w:rFonts w:ascii="Times New Roman" w:eastAsia="Times New Roman" w:hAnsi="Times New Roman" w:cs="Times New Roman"/>
          </w:rPr>
          <w:t>This latter point is especially important because</w:t>
        </w:r>
      </w:ins>
      <w:ins w:id="2338" w:author="Benton, Deon" w:date="2026-05-18T10:25:00Z" w16du:dateUtc="2026-05-18T15:25:00Z">
        <w:r w:rsidR="00C6675C" w:rsidRPr="00C6675C">
          <w:rPr>
            <w:rFonts w:ascii="Times New Roman" w:eastAsia="Times New Roman" w:hAnsi="Times New Roman" w:cs="Times New Roman"/>
          </w:rPr>
          <w:t xml:space="preserve"> extensive </w:t>
        </w:r>
      </w:ins>
      <w:ins w:id="2339" w:author="Benton, Deon" w:date="2026-05-18T10:28:00Z" w16du:dateUtc="2026-05-18T15:28:00Z">
        <w:r w:rsidR="00C3267F">
          <w:rPr>
            <w:rFonts w:ascii="Times New Roman" w:eastAsia="Times New Roman" w:hAnsi="Times New Roman" w:cs="Times New Roman"/>
          </w:rPr>
          <w:t>modifications to the model’s underlying architecture</w:t>
        </w:r>
      </w:ins>
      <w:ins w:id="2340" w:author="Benton, Deon" w:date="2026-05-18T10:25:00Z" w16du:dateUtc="2026-05-18T15:25:00Z">
        <w:r w:rsidR="00C6675C" w:rsidRPr="00C6675C">
          <w:rPr>
            <w:rFonts w:ascii="Times New Roman" w:eastAsia="Times New Roman" w:hAnsi="Times New Roman" w:cs="Times New Roman"/>
          </w:rPr>
          <w:t xml:space="preserve"> would make it difficult to </w:t>
        </w:r>
      </w:ins>
      <w:ins w:id="2341" w:author="Benton, Deon" w:date="2026-05-18T10:39:00Z" w16du:dateUtc="2026-05-18T15:39:00Z">
        <w:r w:rsidR="0028125D">
          <w:rPr>
            <w:rFonts w:ascii="Times New Roman" w:eastAsia="Times New Roman" w:hAnsi="Times New Roman" w:cs="Times New Roman"/>
          </w:rPr>
          <w:t>isolate the source of the model’s success. In this case, such success could be due either to the mo</w:t>
        </w:r>
      </w:ins>
      <w:ins w:id="2342" w:author="Benton, Deon" w:date="2026-05-18T10:40:00Z" w16du:dateUtc="2026-05-18T15:40:00Z">
        <w:r w:rsidR="0028125D">
          <w:rPr>
            <w:rFonts w:ascii="Times New Roman" w:eastAsia="Times New Roman" w:hAnsi="Times New Roman" w:cs="Times New Roman"/>
          </w:rPr>
          <w:t>del’s</w:t>
        </w:r>
      </w:ins>
      <w:ins w:id="2343" w:author="Benton, Deon" w:date="2026-05-18T10:30:00Z" w16du:dateUtc="2026-05-18T15:30:00Z">
        <w:r w:rsidR="00C3267F">
          <w:rPr>
            <w:rFonts w:ascii="Times New Roman" w:eastAsia="Times New Roman" w:hAnsi="Times New Roman" w:cs="Times New Roman"/>
          </w:rPr>
          <w:t xml:space="preserve"> explanatory breadth</w:t>
        </w:r>
      </w:ins>
      <w:ins w:id="2344" w:author="Benton, Deon" w:date="2026-05-18T10:25:00Z" w16du:dateUtc="2026-05-18T15:25:00Z">
        <w:r w:rsidR="00C6675C" w:rsidRPr="00C6675C">
          <w:rPr>
            <w:rFonts w:ascii="Times New Roman" w:eastAsia="Times New Roman" w:hAnsi="Times New Roman" w:cs="Times New Roman"/>
          </w:rPr>
          <w:t xml:space="preserve"> </w:t>
        </w:r>
      </w:ins>
      <w:ins w:id="2345" w:author="Benton, Deon" w:date="2026-05-18T10:40:00Z" w16du:dateUtc="2026-05-18T15:40:00Z">
        <w:r w:rsidR="0028125D">
          <w:rPr>
            <w:rFonts w:ascii="Times New Roman" w:eastAsia="Times New Roman" w:hAnsi="Times New Roman" w:cs="Times New Roman"/>
          </w:rPr>
          <w:t>or to atheoretical changes to its architecture.</w:t>
        </w:r>
      </w:ins>
      <w:ins w:id="2346" w:author="Benton, Deon" w:date="2026-05-18T10:30:00Z" w16du:dateUtc="2026-05-18T15:30:00Z">
        <w:r w:rsidR="0099604C">
          <w:rPr>
            <w:rFonts w:ascii="Times New Roman" w:eastAsia="Times New Roman" w:hAnsi="Times New Roman" w:cs="Times New Roman"/>
          </w:rPr>
          <w:t xml:space="preserve"> </w:t>
        </w:r>
      </w:ins>
    </w:p>
    <w:p w14:paraId="15CC3850" w14:textId="4A90BC6E" w:rsidR="00C6675C" w:rsidRDefault="00C6675C" w:rsidP="0099604C">
      <w:pPr>
        <w:spacing w:line="480" w:lineRule="auto"/>
        <w:ind w:firstLine="720"/>
        <w:contextualSpacing/>
        <w:rPr>
          <w:rFonts w:ascii="Times New Roman" w:eastAsia="Times New Roman" w:hAnsi="Times New Roman" w:cs="Times New Roman"/>
        </w:rPr>
      </w:pPr>
      <w:ins w:id="2347" w:author="Benton, Deon" w:date="2026-05-18T10:25:00Z" w16du:dateUtc="2026-05-18T15:25:00Z">
        <w:r w:rsidRPr="00C6675C">
          <w:rPr>
            <w:rFonts w:ascii="Times New Roman" w:eastAsia="Times New Roman" w:hAnsi="Times New Roman" w:cs="Times New Roman"/>
          </w:rPr>
          <w:t>At the same time,</w:t>
        </w:r>
      </w:ins>
      <w:ins w:id="2348" w:author="Benton, Deon" w:date="2026-05-18T10:31:00Z" w16du:dateUtc="2026-05-18T15:31:00Z">
        <w:r w:rsidR="0099604C">
          <w:rPr>
            <w:rFonts w:ascii="Times New Roman" w:eastAsia="Times New Roman" w:hAnsi="Times New Roman" w:cs="Times New Roman"/>
          </w:rPr>
          <w:t xml:space="preserve"> a potential downside </w:t>
        </w:r>
      </w:ins>
      <w:ins w:id="2349" w:author="Benton, Deon" w:date="2026-05-18T10:33:00Z" w16du:dateUtc="2026-05-18T15:33:00Z">
        <w:r w:rsidR="00096467">
          <w:rPr>
            <w:rFonts w:ascii="Times New Roman" w:eastAsia="Times New Roman" w:hAnsi="Times New Roman" w:cs="Times New Roman"/>
          </w:rPr>
          <w:t>of the current approach</w:t>
        </w:r>
      </w:ins>
      <w:ins w:id="2350" w:author="Benton, Deon" w:date="2026-05-18T10:31:00Z" w16du:dateUtc="2026-05-18T15:31:00Z">
        <w:r w:rsidR="0099604C">
          <w:rPr>
            <w:rFonts w:ascii="Times New Roman" w:eastAsia="Times New Roman" w:hAnsi="Times New Roman" w:cs="Times New Roman"/>
          </w:rPr>
          <w:t xml:space="preserve"> is that</w:t>
        </w:r>
      </w:ins>
      <w:ins w:id="2351" w:author="Benton, Deon" w:date="2026-05-18T10:33:00Z" w16du:dateUtc="2026-05-18T15:33:00Z">
        <w:r w:rsidR="00096467">
          <w:rPr>
            <w:rFonts w:ascii="Times New Roman" w:eastAsia="Times New Roman" w:hAnsi="Times New Roman" w:cs="Times New Roman"/>
          </w:rPr>
          <w:t xml:space="preserve"> the conclusions that can be drawn from it are necessarily limited in scope</w:t>
        </w:r>
      </w:ins>
      <w:ins w:id="2352" w:author="Benton, Deon" w:date="2026-05-18T10:34:00Z" w16du:dateUtc="2026-05-18T15:34:00Z">
        <w:r w:rsidR="00096467">
          <w:rPr>
            <w:rFonts w:ascii="Times New Roman" w:eastAsia="Times New Roman" w:hAnsi="Times New Roman" w:cs="Times New Roman"/>
          </w:rPr>
          <w:t xml:space="preserve">. This is because </w:t>
        </w:r>
      </w:ins>
      <w:ins w:id="2353" w:author="Benton, Deon" w:date="2026-05-18T10:43:00Z" w16du:dateUtc="2026-05-18T15:43:00Z">
        <w:r w:rsidR="00FC2966">
          <w:rPr>
            <w:rFonts w:ascii="Times New Roman" w:eastAsia="Times New Roman" w:hAnsi="Times New Roman" w:cs="Times New Roman"/>
          </w:rPr>
          <w:t>there are studies that assess infant action understanding</w:t>
        </w:r>
      </w:ins>
      <w:ins w:id="2354" w:author="Benton, Deon" w:date="2026-05-18T10:25:00Z" w16du:dateUtc="2026-05-18T15:25:00Z">
        <w:r w:rsidRPr="00C6675C">
          <w:rPr>
            <w:rFonts w:ascii="Times New Roman" w:eastAsia="Times New Roman" w:hAnsi="Times New Roman" w:cs="Times New Roman"/>
          </w:rPr>
          <w:t xml:space="preserve"> </w:t>
        </w:r>
      </w:ins>
      <w:ins w:id="2355" w:author="Benton, Deon" w:date="2026-05-18T10:44:00Z" w16du:dateUtc="2026-05-18T15:44:00Z">
        <w:r w:rsidR="00FC2966">
          <w:rPr>
            <w:rFonts w:ascii="Times New Roman" w:eastAsia="Times New Roman" w:hAnsi="Times New Roman" w:cs="Times New Roman"/>
          </w:rPr>
          <w:t xml:space="preserve">generally and action efficiency understanding specifically </w:t>
        </w:r>
      </w:ins>
      <w:ins w:id="2356" w:author="Benton, Deon" w:date="2026-05-18T10:25:00Z" w16du:dateUtc="2026-05-18T15:25:00Z">
        <w:r w:rsidRPr="00C6675C">
          <w:rPr>
            <w:rFonts w:ascii="Times New Roman" w:eastAsia="Times New Roman" w:hAnsi="Times New Roman" w:cs="Times New Roman"/>
          </w:rPr>
          <w:t>that do not employ the Gergely paradigm or that involve qualitatively different task structures.</w:t>
        </w:r>
      </w:ins>
      <w:ins w:id="2357" w:author="Benton, Deon" w:date="2026-05-18T10:34:00Z" w16du:dateUtc="2026-05-18T15:34:00Z">
        <w:r w:rsidR="00F02122">
          <w:rPr>
            <w:rFonts w:ascii="Times New Roman" w:eastAsia="Times New Roman" w:hAnsi="Times New Roman" w:cs="Times New Roman"/>
          </w:rPr>
          <w:t xml:space="preserve"> A paradigmatic example of </w:t>
        </w:r>
      </w:ins>
      <w:ins w:id="2358" w:author="Benton, Deon" w:date="2026-05-18T10:42:00Z" w16du:dateUtc="2026-05-18T15:42:00Z">
        <w:r w:rsidR="00DB5059">
          <w:rPr>
            <w:rFonts w:ascii="Times New Roman" w:eastAsia="Times New Roman" w:hAnsi="Times New Roman" w:cs="Times New Roman"/>
          </w:rPr>
          <w:t>such</w:t>
        </w:r>
      </w:ins>
      <w:ins w:id="2359" w:author="Benton, Deon" w:date="2026-05-18T10:34:00Z" w16du:dateUtc="2026-05-18T15:34:00Z">
        <w:r w:rsidR="00F02122">
          <w:rPr>
            <w:rFonts w:ascii="Times New Roman" w:eastAsia="Times New Roman" w:hAnsi="Times New Roman" w:cs="Times New Roman"/>
          </w:rPr>
          <w:t xml:space="preserve"> a study is that by Woodward (1998)</w:t>
        </w:r>
      </w:ins>
      <w:ins w:id="2360" w:author="Benton, Deon" w:date="2026-05-18T10:45:00Z" w16du:dateUtc="2026-05-18T15:45:00Z">
        <w:r w:rsidR="001F3669">
          <w:rPr>
            <w:rFonts w:ascii="Times New Roman" w:eastAsia="Times New Roman" w:hAnsi="Times New Roman" w:cs="Times New Roman"/>
          </w:rPr>
          <w:t xml:space="preserve">. This </w:t>
        </w:r>
        <w:proofErr w:type="gramStart"/>
        <w:r w:rsidR="001F3669">
          <w:rPr>
            <w:rFonts w:ascii="Times New Roman" w:eastAsia="Times New Roman" w:hAnsi="Times New Roman" w:cs="Times New Roman"/>
          </w:rPr>
          <w:t>study—which</w:t>
        </w:r>
        <w:proofErr w:type="gramEnd"/>
        <w:r w:rsidR="001F3669">
          <w:rPr>
            <w:rFonts w:ascii="Times New Roman" w:eastAsia="Times New Roman" w:hAnsi="Times New Roman" w:cs="Times New Roman"/>
          </w:rPr>
          <w:t xml:space="preserve"> was less about whether </w:t>
        </w:r>
      </w:ins>
      <w:ins w:id="2361" w:author="Benton, Deon" w:date="2026-05-18T10:48:00Z" w16du:dateUtc="2026-05-18T15:48:00Z">
        <w:r w:rsidR="001F3669">
          <w:rPr>
            <w:rFonts w:ascii="Times New Roman" w:eastAsia="Times New Roman" w:hAnsi="Times New Roman" w:cs="Times New Roman"/>
          </w:rPr>
          <w:t xml:space="preserve">infants </w:t>
        </w:r>
      </w:ins>
      <w:ins w:id="2362" w:author="Benton, Deon" w:date="2026-05-18T10:47:00Z" w16du:dateUtc="2026-05-18T15:47:00Z">
        <w:r w:rsidR="001F3669">
          <w:rPr>
            <w:rFonts w:ascii="Times New Roman" w:eastAsia="Times New Roman" w:hAnsi="Times New Roman" w:cs="Times New Roman"/>
          </w:rPr>
          <w:t>are sensitive to an action’s efficiency</w:t>
        </w:r>
      </w:ins>
      <w:ins w:id="2363" w:author="Benton, Deon" w:date="2026-05-18T10:45:00Z" w16du:dateUtc="2026-05-18T15:45:00Z">
        <w:r w:rsidR="001F3669">
          <w:rPr>
            <w:rFonts w:ascii="Times New Roman" w:eastAsia="Times New Roman" w:hAnsi="Times New Roman" w:cs="Times New Roman"/>
          </w:rPr>
          <w:t xml:space="preserve"> and more</w:t>
        </w:r>
      </w:ins>
      <w:ins w:id="2364" w:author="Benton, Deon" w:date="2026-05-18T10:47:00Z" w16du:dateUtc="2026-05-18T15:47:00Z">
        <w:r w:rsidR="001F3669">
          <w:rPr>
            <w:rFonts w:ascii="Times New Roman" w:eastAsia="Times New Roman" w:hAnsi="Times New Roman" w:cs="Times New Roman"/>
          </w:rPr>
          <w:t xml:space="preserve"> about</w:t>
        </w:r>
      </w:ins>
      <w:ins w:id="2365" w:author="Benton, Deon" w:date="2026-05-18T10:45:00Z" w16du:dateUtc="2026-05-18T15:45:00Z">
        <w:r w:rsidR="001F3669">
          <w:rPr>
            <w:rFonts w:ascii="Times New Roman" w:eastAsia="Times New Roman" w:hAnsi="Times New Roman" w:cs="Times New Roman"/>
          </w:rPr>
          <w:t xml:space="preserve"> </w:t>
        </w:r>
      </w:ins>
      <w:ins w:id="2366" w:author="Benton, Deon" w:date="2026-05-18T10:46:00Z" w16du:dateUtc="2026-05-18T15:46:00Z">
        <w:r w:rsidR="001F3669">
          <w:rPr>
            <w:rFonts w:ascii="Times New Roman" w:eastAsia="Times New Roman" w:hAnsi="Times New Roman" w:cs="Times New Roman"/>
          </w:rPr>
          <w:t xml:space="preserve">whether infants can </w:t>
        </w:r>
        <w:r w:rsidR="001F3669">
          <w:rPr>
            <w:rFonts w:ascii="Times New Roman" w:eastAsia="Times New Roman" w:hAnsi="Times New Roman" w:cs="Times New Roman"/>
          </w:rPr>
          <w:lastRenderedPageBreak/>
          <w:t xml:space="preserve">detect an agent’s </w:t>
        </w:r>
        <w:proofErr w:type="gramStart"/>
        <w:r w:rsidR="001F3669">
          <w:rPr>
            <w:rFonts w:ascii="Times New Roman" w:eastAsia="Times New Roman" w:hAnsi="Times New Roman" w:cs="Times New Roman"/>
          </w:rPr>
          <w:t>goal</w:t>
        </w:r>
      </w:ins>
      <w:ins w:id="2367" w:author="Benton, Deon" w:date="2026-05-18T10:48:00Z" w16du:dateUtc="2026-05-18T15:48:00Z">
        <w:r w:rsidR="001F3669">
          <w:rPr>
            <w:rFonts w:ascii="Times New Roman" w:eastAsia="Times New Roman" w:hAnsi="Times New Roman" w:cs="Times New Roman"/>
          </w:rPr>
          <w:t>—</w:t>
        </w:r>
        <w:proofErr w:type="gramEnd"/>
        <w:r w:rsidR="001F3669">
          <w:rPr>
            <w:rFonts w:ascii="Times New Roman" w:eastAsia="Times New Roman" w:hAnsi="Times New Roman" w:cs="Times New Roman"/>
          </w:rPr>
          <w:t xml:space="preserve">showed </w:t>
        </w:r>
      </w:ins>
      <w:ins w:id="2368" w:author="Benton, Deon" w:date="2026-05-18T10:35:00Z" w16du:dateUtc="2026-05-18T15:35:00Z">
        <w:r w:rsidR="00F02122">
          <w:rPr>
            <w:rFonts w:ascii="Times New Roman" w:eastAsia="Times New Roman" w:hAnsi="Times New Roman" w:cs="Times New Roman"/>
          </w:rPr>
          <w:t>that 5-month-olds</w:t>
        </w:r>
        <w:r w:rsidR="00123B68">
          <w:rPr>
            <w:rFonts w:ascii="Times New Roman" w:eastAsia="Times New Roman" w:hAnsi="Times New Roman" w:cs="Times New Roman"/>
          </w:rPr>
          <w:t xml:space="preserve"> ostensibly understand that </w:t>
        </w:r>
      </w:ins>
      <w:ins w:id="2369" w:author="Benton, Deon" w:date="2026-05-18T10:47:00Z" w16du:dateUtc="2026-05-18T15:47:00Z">
        <w:r w:rsidR="001F3669">
          <w:rPr>
            <w:rFonts w:ascii="Times New Roman" w:eastAsia="Times New Roman" w:hAnsi="Times New Roman" w:cs="Times New Roman"/>
          </w:rPr>
          <w:t>the actions of agents but not the actions of inanimate objects are goal-directed.</w:t>
        </w:r>
      </w:ins>
      <w:ins w:id="2370" w:author="Benton, Deon" w:date="2026-05-18T10:35:00Z" w16du:dateUtc="2026-05-18T15:35:00Z">
        <w:r w:rsidR="00123B68">
          <w:rPr>
            <w:rFonts w:ascii="Times New Roman" w:eastAsia="Times New Roman" w:hAnsi="Times New Roman" w:cs="Times New Roman"/>
          </w:rPr>
          <w:t xml:space="preserve"> </w:t>
        </w:r>
      </w:ins>
      <w:ins w:id="2371" w:author="Benton, Deon" w:date="2026-05-18T10:25:00Z" w16du:dateUtc="2026-05-18T15:25:00Z">
        <w:r w:rsidRPr="00C6675C">
          <w:rPr>
            <w:rFonts w:ascii="Times New Roman" w:eastAsia="Times New Roman" w:hAnsi="Times New Roman" w:cs="Times New Roman"/>
          </w:rPr>
          <w:t xml:space="preserve">The current version of ALIAS was not designed to model all such studies. </w:t>
        </w:r>
      </w:ins>
      <w:ins w:id="2372" w:author="Benton, Deon" w:date="2026-05-18T10:44:00Z" w16du:dateUtc="2026-05-18T15:44:00Z">
        <w:r w:rsidR="00FC2966">
          <w:rPr>
            <w:rFonts w:ascii="Times New Roman" w:eastAsia="Times New Roman" w:hAnsi="Times New Roman" w:cs="Times New Roman"/>
          </w:rPr>
          <w:t>A corollary of this is that the</w:t>
        </w:r>
      </w:ins>
      <w:ins w:id="2373" w:author="Benton, Deon" w:date="2026-05-18T10:25:00Z" w16du:dateUtc="2026-05-18T15:25:00Z">
        <w:r w:rsidRPr="00C6675C">
          <w:rPr>
            <w:rFonts w:ascii="Times New Roman" w:eastAsia="Times New Roman" w:hAnsi="Times New Roman" w:cs="Times New Roman"/>
          </w:rPr>
          <w:t xml:space="preserve"> present findings should not be interpreted as demonstrating that every finding in the </w:t>
        </w:r>
      </w:ins>
      <w:ins w:id="2374" w:author="Benton, Deon" w:date="2026-05-18T10:48:00Z" w16du:dateUtc="2026-05-18T15:48:00Z">
        <w:r w:rsidR="00732FC7">
          <w:rPr>
            <w:rFonts w:ascii="Times New Roman" w:eastAsia="Times New Roman" w:hAnsi="Times New Roman" w:cs="Times New Roman"/>
          </w:rPr>
          <w:t>action understanding literature broadly</w:t>
        </w:r>
      </w:ins>
      <w:ins w:id="2375" w:author="Benton, Deon" w:date="2026-05-18T10:25:00Z" w16du:dateUtc="2026-05-18T15:25:00Z">
        <w:r w:rsidRPr="00C6675C">
          <w:rPr>
            <w:rFonts w:ascii="Times New Roman" w:eastAsia="Times New Roman" w:hAnsi="Times New Roman" w:cs="Times New Roman"/>
          </w:rPr>
          <w:t xml:space="preserve"> can be explained by </w:t>
        </w:r>
      </w:ins>
      <w:ins w:id="2376" w:author="Benton, Deon" w:date="2026-05-18T10:45:00Z" w16du:dateUtc="2026-05-18T15:45:00Z">
        <w:r w:rsidR="00FC2966">
          <w:rPr>
            <w:rFonts w:ascii="Times New Roman" w:eastAsia="Times New Roman" w:hAnsi="Times New Roman" w:cs="Times New Roman"/>
          </w:rPr>
          <w:t>ALIAS</w:t>
        </w:r>
      </w:ins>
      <w:ins w:id="2377" w:author="Benton, Deon" w:date="2026-05-18T10:25:00Z" w16du:dateUtc="2026-05-18T15:25:00Z">
        <w:r w:rsidRPr="00C6675C">
          <w:rPr>
            <w:rFonts w:ascii="Times New Roman" w:eastAsia="Times New Roman" w:hAnsi="Times New Roman" w:cs="Times New Roman"/>
          </w:rPr>
          <w:t>. Future work will therefore need to determine whether extended versions of ALIAS</w:t>
        </w:r>
      </w:ins>
      <w:ins w:id="2378" w:author="Benton, Deon" w:date="2026-05-18T10:49:00Z" w16du:dateUtc="2026-05-18T15:49:00Z">
        <w:r w:rsidR="00732FC7">
          <w:rPr>
            <w:rFonts w:ascii="Times New Roman" w:eastAsia="Times New Roman" w:hAnsi="Times New Roman" w:cs="Times New Roman"/>
          </w:rPr>
          <w:t xml:space="preserve"> </w:t>
        </w:r>
      </w:ins>
      <w:ins w:id="2379" w:author="Benton, Deon" w:date="2026-05-18T10:25:00Z" w16du:dateUtc="2026-05-18T15:25:00Z">
        <w:r w:rsidRPr="00C6675C">
          <w:rPr>
            <w:rFonts w:ascii="Times New Roman" w:eastAsia="Times New Roman" w:hAnsi="Times New Roman" w:cs="Times New Roman"/>
          </w:rPr>
          <w:t xml:space="preserve">can </w:t>
        </w:r>
      </w:ins>
      <w:ins w:id="2380" w:author="Benton, Deon" w:date="2026-05-18T10:49:00Z" w16du:dateUtc="2026-05-18T15:49:00Z">
        <w:r w:rsidR="00732FC7">
          <w:rPr>
            <w:rFonts w:ascii="Times New Roman" w:eastAsia="Times New Roman" w:hAnsi="Times New Roman" w:cs="Times New Roman"/>
          </w:rPr>
          <w:t>capture findings beyond those related to infants’ action efficiency understanding.</w:t>
        </w:r>
      </w:ins>
    </w:p>
    <w:p w14:paraId="3740BC68" w14:textId="1F56B8B4" w:rsidR="00C73E82" w:rsidRDefault="0058051A" w:rsidP="0058051A">
      <w:pPr>
        <w:spacing w:line="480" w:lineRule="auto"/>
        <w:ind w:firstLine="720"/>
        <w:contextualSpacing/>
        <w:rPr>
          <w:rFonts w:ascii="Times New Roman" w:eastAsia="Times New Roman" w:hAnsi="Times New Roman" w:cs="Times New Roman"/>
        </w:rPr>
      </w:pPr>
      <w:ins w:id="2381" w:author="Benton, Deon" w:date="2026-05-18T10:50:00Z" w16du:dateUtc="2026-05-18T15:50:00Z">
        <w:r>
          <w:rPr>
            <w:rFonts w:ascii="Times New Roman" w:eastAsia="Times New Roman" w:hAnsi="Times New Roman" w:cs="Times New Roman"/>
          </w:rPr>
          <w:t xml:space="preserve">Another potential concern relates to the model’s simplicity. </w:t>
        </w:r>
      </w:ins>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00524642"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00524642"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ins w:id="2382" w:author="Benton, Deon" w:date="2026-05-18T10:51:00Z" w16du:dateUtc="2026-05-18T15:51:00Z">
        <w:r>
          <w:rPr>
            <w:rFonts w:ascii="Times New Roman" w:eastAsia="Times New Roman" w:hAnsi="Times New Roman" w:cs="Times New Roman"/>
          </w:rPr>
          <w:t xml:space="preserve"> </w:t>
        </w:r>
      </w:ins>
      <w:ins w:id="2383" w:author="Benton, Deon" w:date="2026-05-18T10:55:00Z" w16du:dateUtc="2026-05-18T15:55:00Z">
        <w:r w:rsidR="00C85217">
          <w:rPr>
            <w:rFonts w:ascii="Times New Roman" w:eastAsia="Times New Roman" w:hAnsi="Times New Roman" w:cs="Times New Roman"/>
          </w:rPr>
          <w:t>by tracing precisely how they process information</w:t>
        </w:r>
      </w:ins>
      <w:ins w:id="2384" w:author="Benton, Deon" w:date="2026-05-18T10:57:00Z" w16du:dateUtc="2026-05-18T15:57:00Z">
        <w:r w:rsidR="000B3CD1">
          <w:rPr>
            <w:rFonts w:ascii="Times New Roman" w:eastAsia="Times New Roman" w:hAnsi="Times New Roman" w:cs="Times New Roman"/>
          </w:rPr>
          <w:t>,</w:t>
        </w:r>
      </w:ins>
      <w:ins w:id="2385" w:author="Benton, Deon" w:date="2026-05-18T10:55:00Z" w16du:dateUtc="2026-05-18T15:55:00Z">
        <w:r w:rsidR="00C85217">
          <w:rPr>
            <w:rFonts w:ascii="Times New Roman" w:eastAsia="Times New Roman" w:hAnsi="Times New Roman" w:cs="Times New Roman"/>
          </w:rPr>
          <w:t xml:space="preserve"> </w:t>
        </w:r>
      </w:ins>
      <w:ins w:id="2386" w:author="Benton, Deon" w:date="2026-05-18T10:51:00Z" w16du:dateUtc="2026-05-18T15:51:00Z">
        <w:r>
          <w:rPr>
            <w:rFonts w:ascii="Times New Roman" w:eastAsia="Times New Roman" w:hAnsi="Times New Roman" w:cs="Times New Roman"/>
          </w:rPr>
          <w:t xml:space="preserve">they can </w:t>
        </w:r>
      </w:ins>
      <w:ins w:id="2387" w:author="Benton, Deon" w:date="2026-05-18T10:54:00Z" w16du:dateUtc="2026-05-18T15:54:00Z">
        <w:r w:rsidR="00D4727D">
          <w:rPr>
            <w:rFonts w:ascii="Times New Roman" w:eastAsia="Times New Roman" w:hAnsi="Times New Roman" w:cs="Times New Roman"/>
          </w:rPr>
          <w:t>provide meaningful insight into the possible mechanistic basis of some phenomenon</w:t>
        </w:r>
      </w:ins>
      <w:ins w:id="2388" w:author="Benton, Deon" w:date="2026-05-18T10:57:00Z" w16du:dateUtc="2026-05-18T15:57:00Z">
        <w:r w:rsidR="000B3CD1">
          <w:rPr>
            <w:rFonts w:ascii="Times New Roman" w:eastAsia="Times New Roman" w:hAnsi="Times New Roman" w:cs="Times New Roman"/>
          </w:rPr>
          <w:t xml:space="preserve"> in the human mind</w:t>
        </w:r>
      </w:ins>
      <w:ins w:id="2389" w:author="Benton, Deon" w:date="2026-05-18T10:54:00Z" w16du:dateUtc="2026-05-18T15:54:00Z">
        <w:r w:rsidR="00D4727D">
          <w:rPr>
            <w:rFonts w:ascii="Times New Roman" w:eastAsia="Times New Roman" w:hAnsi="Times New Roman" w:cs="Times New Roman"/>
          </w:rPr>
          <w:t xml:space="preserve">. </w:t>
        </w:r>
      </w:ins>
      <w:r w:rsidR="00DC5011">
        <w:rPr>
          <w:rFonts w:ascii="Times New Roman" w:eastAsia="Times New Roman" w:hAnsi="Times New Roman" w:cs="Times New Roman"/>
        </w:rPr>
        <w:t>That simple models can be taken apart and scrutinized in this way makes them especially well-suited</w:t>
      </w:r>
      <w:r w:rsidR="004A5E3E">
        <w:rPr>
          <w:rFonts w:ascii="Times New Roman" w:eastAsia="Times New Roman" w:hAnsi="Times New Roman" w:cs="Times New Roman"/>
        </w:rPr>
        <w:t xml:space="preserve"> </w:t>
      </w:r>
      <w:r w:rsidR="00524642" w:rsidRPr="00EC33BD">
        <w:rPr>
          <w:rFonts w:ascii="Times New Roman" w:eastAsia="Times New Roman" w:hAnsi="Times New Roman" w:cs="Times New Roman"/>
        </w:rPr>
        <w:t xml:space="preserve">for advancing theories of infant </w:t>
      </w:r>
      <w:ins w:id="2390" w:author="Benton, Deon" w:date="2026-05-18T10:58:00Z" w16du:dateUtc="2026-05-18T15:58:00Z">
        <w:r w:rsidR="000B3CD1">
          <w:rPr>
            <w:rFonts w:ascii="Times New Roman" w:eastAsia="Times New Roman" w:hAnsi="Times New Roman" w:cs="Times New Roman"/>
          </w:rPr>
          <w:t>cognitive development</w:t>
        </w:r>
      </w:ins>
      <w:r w:rsidR="00524642" w:rsidRPr="00EC33BD">
        <w:rPr>
          <w:rFonts w:ascii="Times New Roman" w:eastAsia="Times New Roman" w:hAnsi="Times New Roman" w:cs="Times New Roman"/>
        </w:rPr>
        <w:t>.</w:t>
      </w:r>
      <w:r w:rsidR="00524642">
        <w:rPr>
          <w:rFonts w:ascii="Times New Roman" w:eastAsia="Times New Roman" w:hAnsi="Times New Roman" w:cs="Times New Roman"/>
        </w:rPr>
        <w:t xml:space="preserve"> Although it is true that</w:t>
      </w:r>
      <w:r w:rsidR="00524642" w:rsidRPr="00EC33BD">
        <w:rPr>
          <w:rFonts w:ascii="Times New Roman" w:eastAsia="Times New Roman" w:hAnsi="Times New Roman" w:cs="Times New Roman"/>
        </w:rPr>
        <w:t xml:space="preserve"> complex models could better capture the richness of infants’ action perception</w:t>
      </w:r>
      <w:r w:rsidR="00524642">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sidR="00524642">
        <w:rPr>
          <w:rFonts w:ascii="Times New Roman" w:eastAsia="Times New Roman" w:hAnsi="Times New Roman" w:cs="Times New Roman"/>
        </w:rPr>
        <w:t>Thus</w:t>
      </w:r>
      <w:r w:rsidR="00524642" w:rsidRPr="00EC33BD">
        <w:rPr>
          <w:rFonts w:ascii="Times New Roman" w:eastAsia="Times New Roman" w:hAnsi="Times New Roman" w:cs="Times New Roman"/>
        </w:rPr>
        <w:t xml:space="preserve">, </w:t>
      </w:r>
      <w:r w:rsidR="00524642">
        <w:rPr>
          <w:rFonts w:ascii="Times New Roman" w:eastAsia="Times New Roman" w:hAnsi="Times New Roman" w:cs="Times New Roman"/>
        </w:rPr>
        <w:t>although</w:t>
      </w:r>
      <w:r w:rsidR="00524642" w:rsidRPr="00EC33BD">
        <w:rPr>
          <w:rFonts w:ascii="Times New Roman" w:eastAsia="Times New Roman" w:hAnsi="Times New Roman" w:cs="Times New Roman"/>
        </w:rPr>
        <w:t xml:space="preserve"> complex models </w:t>
      </w:r>
      <w:r w:rsidR="00524642">
        <w:rPr>
          <w:rFonts w:ascii="Times New Roman" w:eastAsia="Times New Roman" w:hAnsi="Times New Roman" w:cs="Times New Roman"/>
        </w:rPr>
        <w:t xml:space="preserve">may be ideal for simulating infants’ real-world action experiences, </w:t>
      </w:r>
      <w:r w:rsidR="00524642"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00524642" w:rsidRPr="00EC33BD">
        <w:rPr>
          <w:rFonts w:ascii="Times New Roman" w:eastAsia="Times New Roman" w:hAnsi="Times New Roman" w:cs="Times New Roman"/>
        </w:rPr>
        <w:t xml:space="preserve"> for</w:t>
      </w:r>
      <w:ins w:id="2391" w:author="Benton, Deon" w:date="2026-05-18T10:59:00Z" w16du:dateUtc="2026-05-18T15:59:00Z">
        <w:r w:rsidR="00984284">
          <w:rPr>
            <w:rFonts w:ascii="Times New Roman" w:eastAsia="Times New Roman" w:hAnsi="Times New Roman" w:cs="Times New Roman"/>
          </w:rPr>
          <w:t xml:space="preserve"> instantiating proposed mechanisms</w:t>
        </w:r>
      </w:ins>
      <w:ins w:id="2392" w:author="Benton, Deon" w:date="2026-05-18T11:00:00Z" w16du:dateUtc="2026-05-18T16:00:00Z">
        <w:r w:rsidR="00984284">
          <w:rPr>
            <w:rFonts w:ascii="Times New Roman" w:eastAsia="Times New Roman" w:hAnsi="Times New Roman" w:cs="Times New Roman"/>
          </w:rPr>
          <w:t>,</w:t>
        </w:r>
      </w:ins>
      <w:ins w:id="2393" w:author="Benton, Deon" w:date="2026-05-18T10:59:00Z" w16du:dateUtc="2026-05-18T15:59:00Z">
        <w:r w:rsidR="00984284">
          <w:rPr>
            <w:rFonts w:ascii="Times New Roman" w:eastAsia="Times New Roman" w:hAnsi="Times New Roman" w:cs="Times New Roman"/>
          </w:rPr>
          <w:t xml:space="preserve"> </w:t>
        </w:r>
      </w:ins>
      <w:ins w:id="2394" w:author="Benton, Deon" w:date="2026-05-18T11:00:00Z" w16du:dateUtc="2026-05-18T16:00:00Z">
        <w:r w:rsidR="00984284">
          <w:rPr>
            <w:rFonts w:ascii="Times New Roman" w:eastAsia="Times New Roman" w:hAnsi="Times New Roman" w:cs="Times New Roman"/>
          </w:rPr>
          <w:lastRenderedPageBreak/>
          <w:t xml:space="preserve">evaluating </w:t>
        </w:r>
      </w:ins>
      <w:ins w:id="2395" w:author="Benton, Deon" w:date="2026-05-18T11:01:00Z" w16du:dateUtc="2026-05-18T16:01:00Z">
        <w:r w:rsidR="00E01649">
          <w:rPr>
            <w:rFonts w:ascii="Times New Roman" w:eastAsia="Times New Roman" w:hAnsi="Times New Roman" w:cs="Times New Roman"/>
          </w:rPr>
          <w:t>their consequences</w:t>
        </w:r>
      </w:ins>
      <w:ins w:id="2396" w:author="Benton, Deon" w:date="2026-05-18T11:00:00Z" w16du:dateUtc="2026-05-18T16:00:00Z">
        <w:r w:rsidR="00984284">
          <w:rPr>
            <w:rFonts w:ascii="Times New Roman" w:eastAsia="Times New Roman" w:hAnsi="Times New Roman" w:cs="Times New Roman"/>
          </w:rPr>
          <w:t xml:space="preserve"> on the model’s behavior</w:t>
        </w:r>
      </w:ins>
      <w:ins w:id="2397" w:author="Benton, Deon" w:date="2026-05-18T11:01:00Z" w16du:dateUtc="2026-05-18T16:01:00Z">
        <w:r w:rsidR="00E01649">
          <w:rPr>
            <w:rFonts w:ascii="Times New Roman" w:eastAsia="Times New Roman" w:hAnsi="Times New Roman" w:cs="Times New Roman"/>
          </w:rPr>
          <w:t xml:space="preserve"> in a running simulation</w:t>
        </w:r>
      </w:ins>
      <w:ins w:id="2398" w:author="Benton, Deon" w:date="2026-05-18T11:00:00Z" w16du:dateUtc="2026-05-18T16:00:00Z">
        <w:r w:rsidR="00984284">
          <w:rPr>
            <w:rFonts w:ascii="Times New Roman" w:eastAsia="Times New Roman" w:hAnsi="Times New Roman" w:cs="Times New Roman"/>
          </w:rPr>
          <w:t>,</w:t>
        </w:r>
      </w:ins>
      <w:ins w:id="2399" w:author="Benton, Deon" w:date="2026-05-18T11:01:00Z" w16du:dateUtc="2026-05-18T16:01:00Z">
        <w:r w:rsidR="00E01649">
          <w:rPr>
            <w:rFonts w:ascii="Times New Roman" w:eastAsia="Times New Roman" w:hAnsi="Times New Roman" w:cs="Times New Roman"/>
          </w:rPr>
          <w:t xml:space="preserve"> and</w:t>
        </w:r>
      </w:ins>
      <w:r w:rsidR="00524642" w:rsidRPr="00EC33BD">
        <w:rPr>
          <w:rFonts w:ascii="Times New Roman" w:eastAsia="Times New Roman" w:hAnsi="Times New Roman" w:cs="Times New Roman"/>
        </w:rPr>
        <w:t xml:space="preserve"> </w:t>
      </w:r>
      <w:r w:rsidR="00524642">
        <w:rPr>
          <w:rFonts w:ascii="Times New Roman" w:eastAsia="Times New Roman" w:hAnsi="Times New Roman" w:cs="Times New Roman"/>
        </w:rPr>
        <w:t>advancing cognitive theory</w:t>
      </w:r>
      <w:r w:rsidR="00524642" w:rsidRPr="00EC33BD">
        <w:rPr>
          <w:rFonts w:ascii="Times New Roman" w:eastAsia="Times New Roman" w:hAnsi="Times New Roman" w:cs="Times New Roman"/>
        </w:rPr>
        <w:t>.</w:t>
      </w:r>
      <w:r w:rsidR="00524642">
        <w:rPr>
          <w:rFonts w:ascii="Times New Roman" w:eastAsia="Times New Roman" w:hAnsi="Times New Roman" w:cs="Times New Roman"/>
        </w:rPr>
        <w:t xml:space="preserve">  </w:t>
      </w:r>
    </w:p>
    <w:p w14:paraId="562093AB" w14:textId="031AF06E" w:rsidR="00DC74C8" w:rsidRDefault="00BA2B35" w:rsidP="004D7A00">
      <w:pPr>
        <w:spacing w:line="480" w:lineRule="auto"/>
        <w:ind w:firstLine="720"/>
        <w:contextualSpacing/>
        <w:rPr>
          <w:ins w:id="2400" w:author="Benton, Deon" w:date="2026-05-18T11:14:00Z" w16du:dateUtc="2026-05-18T16:14:00Z"/>
          <w:rFonts w:ascii="Times New Roman" w:eastAsia="Times New Roman" w:hAnsi="Times New Roman" w:cs="Times New Roman"/>
        </w:rPr>
      </w:pPr>
      <w:r w:rsidRPr="00BA2B35">
        <w:rPr>
          <w:rFonts w:ascii="Times New Roman" w:eastAsia="Times New Roman" w:hAnsi="Times New Roman" w:cs="Times New Roman"/>
        </w:rPr>
        <w:t xml:space="preserve">Another reason a simple model was chosen over a more complex one was that the larger goal of the present simulations was to shed light on how an associative learning mechanism might account for infants’ looking behaviors in </w:t>
      </w:r>
      <w:ins w:id="2401" w:author="Benton, Deon" w:date="2026-05-16T15:39:00Z" w16du:dateUtc="2026-05-16T20:39:00Z">
        <w:r w:rsidR="00DB0881">
          <w:rPr>
            <w:rFonts w:ascii="Times New Roman" w:eastAsia="Times New Roman" w:hAnsi="Times New Roman" w:cs="Times New Roman"/>
          </w:rPr>
          <w:t>action efficiency understanding</w:t>
        </w:r>
      </w:ins>
      <w:r w:rsidRPr="00BA2B35">
        <w:rPr>
          <w:rFonts w:ascii="Times New Roman" w:eastAsia="Times New Roman" w:hAnsi="Times New Roman" w:cs="Times New Roman"/>
        </w:rPr>
        <w:t xml:space="preserve">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 xml:space="preserve">incorporating </w:t>
      </w:r>
      <w:proofErr w:type="gramStart"/>
      <w:r w:rsidR="00747F36">
        <w:rPr>
          <w:rFonts w:ascii="Times New Roman" w:eastAsia="Times New Roman" w:hAnsi="Times New Roman" w:cs="Times New Roman"/>
        </w:rPr>
        <w:t>only</w:t>
      </w:r>
      <w:proofErr w:type="gramEnd"/>
      <w:r w:rsidR="00747F36">
        <w:rPr>
          <w:rFonts w:ascii="Times New Roman" w:eastAsia="Times New Roman" w:hAnsi="Times New Roman" w:cs="Times New Roman"/>
        </w:rPr>
        <w:t xml:space="preserve">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w:t>
      </w:r>
      <w:ins w:id="2402" w:author="Benton, Deon" w:date="2026-05-18T11:03:00Z" w16du:dateUtc="2026-05-18T16:03:00Z">
        <w:r w:rsidR="008C464E">
          <w:rPr>
            <w:rFonts w:ascii="Times New Roman" w:eastAsia="Times New Roman" w:hAnsi="Times New Roman" w:cs="Times New Roman"/>
          </w:rPr>
          <w:t>that more sophisticated models be developed</w:t>
        </w:r>
      </w:ins>
      <w:r w:rsidR="006778AC">
        <w:rPr>
          <w:rFonts w:ascii="Times New Roman" w:eastAsia="Times New Roman" w:hAnsi="Times New Roman" w:cs="Times New Roman"/>
        </w:rPr>
        <w:t xml:space="preserve">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p>
    <w:p w14:paraId="5CC2CF9C" w14:textId="49A2CF89" w:rsidR="008F5140" w:rsidRDefault="008F5140" w:rsidP="00413F2E">
      <w:pPr>
        <w:spacing w:line="480" w:lineRule="auto"/>
        <w:ind w:firstLine="720"/>
        <w:contextualSpacing/>
        <w:rPr>
          <w:rFonts w:ascii="Times New Roman" w:eastAsia="Times New Roman" w:hAnsi="Times New Roman" w:cs="Times New Roman"/>
        </w:rPr>
      </w:pPr>
      <w:ins w:id="2403" w:author="Benton, Deon" w:date="2026-05-18T11:14:00Z" w16du:dateUtc="2026-05-18T16:14:00Z">
        <w:r w:rsidRPr="008F5140">
          <w:rPr>
            <w:rFonts w:ascii="Times New Roman" w:eastAsia="Times New Roman" w:hAnsi="Times New Roman" w:cs="Times New Roman"/>
          </w:rPr>
          <w:t>In sum, the current simulations demonstrate that a domain-general associative learning mechanism operating over the low-level kinematics of actions and the differentially salient surface features of environments is sufficient to explain a broad range of findings</w:t>
        </w:r>
      </w:ins>
      <w:ins w:id="2404" w:author="Benton, Deon" w:date="2026-05-18T11:15:00Z" w16du:dateUtc="2026-05-18T16:15:00Z">
        <w:r w:rsidR="00F76F9D">
          <w:rPr>
            <w:rFonts w:ascii="Times New Roman" w:eastAsia="Times New Roman" w:hAnsi="Times New Roman" w:cs="Times New Roman"/>
          </w:rPr>
          <w:t xml:space="preserve"> in the action efficiency underst</w:t>
        </w:r>
      </w:ins>
      <w:ins w:id="2405" w:author="Benton, Deon" w:date="2026-05-18T11:16:00Z" w16du:dateUtc="2026-05-18T16:16:00Z">
        <w:r w:rsidR="00F76F9D">
          <w:rPr>
            <w:rFonts w:ascii="Times New Roman" w:eastAsia="Times New Roman" w:hAnsi="Times New Roman" w:cs="Times New Roman"/>
          </w:rPr>
          <w:t xml:space="preserve">anding literature. </w:t>
        </w:r>
      </w:ins>
      <w:ins w:id="2406" w:author="Benton, Deon" w:date="2026-05-18T11:18:00Z" w16du:dateUtc="2026-05-18T16:18:00Z">
        <w:r w:rsidR="00B414C6">
          <w:rPr>
            <w:rFonts w:ascii="Times New Roman" w:eastAsia="Times New Roman" w:hAnsi="Times New Roman" w:cs="Times New Roman"/>
          </w:rPr>
          <w:t>This proposal—when instantiated in a new connectionist model called ALIAS</w:t>
        </w:r>
      </w:ins>
      <w:ins w:id="2407" w:author="Benton, Deon" w:date="2026-05-18T11:16:00Z" w16du:dateUtc="2026-05-18T16:16:00Z">
        <w:r w:rsidR="00F76F9D">
          <w:rPr>
            <w:rFonts w:ascii="Times New Roman" w:eastAsia="Times New Roman" w:hAnsi="Times New Roman" w:cs="Times New Roman"/>
          </w:rPr>
          <w:t>—</w:t>
        </w:r>
      </w:ins>
      <w:ins w:id="2408" w:author="Benton, Deon" w:date="2026-05-18T11:19:00Z" w16du:dateUtc="2026-05-18T16:19:00Z">
        <w:r w:rsidR="00B414C6" w:rsidRPr="008F5140">
          <w:rPr>
            <w:rFonts w:ascii="Times New Roman" w:eastAsia="Times New Roman" w:hAnsi="Times New Roman" w:cs="Times New Roman"/>
          </w:rPr>
          <w:t xml:space="preserve">successfully captured five major </w:t>
        </w:r>
        <w:r w:rsidR="00B414C6">
          <w:rPr>
            <w:rFonts w:ascii="Times New Roman" w:eastAsia="Times New Roman" w:hAnsi="Times New Roman" w:cs="Times New Roman"/>
          </w:rPr>
          <w:t xml:space="preserve">findings </w:t>
        </w:r>
        <w:r w:rsidR="00B414C6" w:rsidRPr="008F5140">
          <w:rPr>
            <w:rFonts w:ascii="Times New Roman" w:eastAsia="Times New Roman" w:hAnsi="Times New Roman" w:cs="Times New Roman"/>
          </w:rPr>
          <w:t>in th</w:t>
        </w:r>
        <w:r w:rsidR="00B414C6">
          <w:rPr>
            <w:rFonts w:ascii="Times New Roman" w:eastAsia="Times New Roman" w:hAnsi="Times New Roman" w:cs="Times New Roman"/>
          </w:rPr>
          <w:t>is</w:t>
        </w:r>
        <w:r w:rsidR="00B414C6" w:rsidRPr="008F5140">
          <w:rPr>
            <w:rFonts w:ascii="Times New Roman" w:eastAsia="Times New Roman" w:hAnsi="Times New Roman" w:cs="Times New Roman"/>
          </w:rPr>
          <w:t xml:space="preserve"> literature and did so </w:t>
        </w:r>
        <w:r w:rsidR="00B414C6" w:rsidRPr="008F5140">
          <w:rPr>
            <w:rFonts w:ascii="Times New Roman" w:eastAsia="Times New Roman" w:hAnsi="Times New Roman" w:cs="Times New Roman"/>
          </w:rPr>
          <w:lastRenderedPageBreak/>
          <w:t xml:space="preserve">better than competing connectionist accounts. </w:t>
        </w:r>
      </w:ins>
      <w:ins w:id="2409" w:author="Benton, Deon" w:date="2026-05-18T11:21:00Z" w16du:dateUtc="2026-05-18T16:21:00Z">
        <w:r w:rsidR="006C5A94">
          <w:rPr>
            <w:rFonts w:ascii="Times New Roman" w:eastAsia="Times New Roman" w:hAnsi="Times New Roman" w:cs="Times New Roman"/>
          </w:rPr>
          <w:t xml:space="preserve">Importantly, the </w:t>
        </w:r>
      </w:ins>
      <w:ins w:id="2410" w:author="Benton, Deon" w:date="2026-05-18T11:20:00Z" w16du:dateUtc="2026-05-18T16:20:00Z">
        <w:r w:rsidR="006C5A94">
          <w:rPr>
            <w:rFonts w:ascii="Times New Roman" w:eastAsia="Times New Roman" w:hAnsi="Times New Roman" w:cs="Times New Roman"/>
          </w:rPr>
          <w:t xml:space="preserve">current work did not stop at demonstrating that ALIAS can reproduce </w:t>
        </w:r>
      </w:ins>
      <w:ins w:id="2411" w:author="Benton, Deon" w:date="2026-05-18T11:21:00Z" w16du:dateUtc="2026-05-18T16:21:00Z">
        <w:r w:rsidR="006C5A94">
          <w:rPr>
            <w:rFonts w:ascii="Times New Roman" w:eastAsia="Times New Roman" w:hAnsi="Times New Roman" w:cs="Times New Roman"/>
          </w:rPr>
          <w:t>key behavioral</w:t>
        </w:r>
      </w:ins>
      <w:ins w:id="2412" w:author="Benton, Deon" w:date="2026-05-18T11:20:00Z" w16du:dateUtc="2026-05-18T16:20:00Z">
        <w:r w:rsidR="006C5A94">
          <w:rPr>
            <w:rFonts w:ascii="Times New Roman" w:eastAsia="Times New Roman" w:hAnsi="Times New Roman" w:cs="Times New Roman"/>
          </w:rPr>
          <w:t xml:space="preserve"> findings in this literature.</w:t>
        </w:r>
      </w:ins>
      <w:ins w:id="2413" w:author="Benton, Deon" w:date="2026-05-18T11:21:00Z" w16du:dateUtc="2026-05-18T16:21:00Z">
        <w:r w:rsidR="006C5A94">
          <w:rPr>
            <w:rFonts w:ascii="Times New Roman" w:eastAsia="Times New Roman" w:hAnsi="Times New Roman" w:cs="Times New Roman"/>
          </w:rPr>
          <w:t xml:space="preserve"> </w:t>
        </w:r>
      </w:ins>
      <w:ins w:id="2414" w:author="Benton, Deon" w:date="2026-05-18T11:22:00Z" w16du:dateUtc="2026-05-18T16:22:00Z">
        <w:r w:rsidR="00FB675F">
          <w:rPr>
            <w:rFonts w:ascii="Times New Roman" w:eastAsia="Times New Roman" w:hAnsi="Times New Roman" w:cs="Times New Roman"/>
          </w:rPr>
          <w:t xml:space="preserve">This work also included detailed discussions </w:t>
        </w:r>
      </w:ins>
      <w:ins w:id="2415" w:author="Benton, Deon" w:date="2026-05-18T11:23:00Z" w16du:dateUtc="2026-05-18T16:23:00Z">
        <w:r w:rsidR="00FB675F">
          <w:rPr>
            <w:rFonts w:ascii="Times New Roman" w:eastAsia="Times New Roman" w:hAnsi="Times New Roman" w:cs="Times New Roman"/>
          </w:rPr>
          <w:t xml:space="preserve">of the mechanistic basis of the model’s responses in each simulation </w:t>
        </w:r>
      </w:ins>
      <w:ins w:id="2416" w:author="Benton, Deon" w:date="2026-05-18T11:24:00Z" w16du:dateUtc="2026-05-18T16:24:00Z">
        <w:r w:rsidR="00FB675F">
          <w:rPr>
            <w:rFonts w:ascii="Times New Roman" w:eastAsia="Times New Roman" w:hAnsi="Times New Roman" w:cs="Times New Roman"/>
          </w:rPr>
          <w:t>and generated</w:t>
        </w:r>
      </w:ins>
      <w:ins w:id="2417" w:author="Benton, Deon" w:date="2026-05-18T11:23:00Z" w16du:dateUtc="2026-05-18T16:23:00Z">
        <w:r w:rsidR="00FB675F">
          <w:rPr>
            <w:rFonts w:ascii="Times New Roman" w:eastAsia="Times New Roman" w:hAnsi="Times New Roman" w:cs="Times New Roman"/>
          </w:rPr>
          <w:t xml:space="preserve"> </w:t>
        </w:r>
        <w:proofErr w:type="gramStart"/>
        <w:r w:rsidR="00FB675F">
          <w:rPr>
            <w:rFonts w:ascii="Times New Roman" w:eastAsia="Times New Roman" w:hAnsi="Times New Roman" w:cs="Times New Roman"/>
          </w:rPr>
          <w:t>a number of</w:t>
        </w:r>
        <w:proofErr w:type="gramEnd"/>
        <w:r w:rsidR="00FB675F">
          <w:rPr>
            <w:rFonts w:ascii="Times New Roman" w:eastAsia="Times New Roman" w:hAnsi="Times New Roman" w:cs="Times New Roman"/>
          </w:rPr>
          <w:t xml:space="preserve"> novel predictions that </w:t>
        </w:r>
      </w:ins>
      <w:ins w:id="2418" w:author="Benton, Deon" w:date="2026-05-18T11:24:00Z" w16du:dateUtc="2026-05-18T16:24:00Z">
        <w:r w:rsidR="00FB675F">
          <w:rPr>
            <w:rFonts w:ascii="Times New Roman" w:eastAsia="Times New Roman" w:hAnsi="Times New Roman" w:cs="Times New Roman"/>
          </w:rPr>
          <w:t xml:space="preserve">should be tested in future research. </w:t>
        </w:r>
      </w:ins>
      <w:ins w:id="2419" w:author="Benton, Deon" w:date="2026-05-18T11:20:00Z" w16du:dateUtc="2026-05-18T16:20:00Z">
        <w:r w:rsidR="006C5A94" w:rsidRPr="008F5140">
          <w:rPr>
            <w:rFonts w:ascii="Times New Roman" w:eastAsia="Times New Roman" w:hAnsi="Times New Roman" w:cs="Times New Roman"/>
          </w:rPr>
          <w:t xml:space="preserve">More broadly, the </w:t>
        </w:r>
      </w:ins>
      <w:ins w:id="2420" w:author="Benton, Deon" w:date="2026-05-18T11:26:00Z" w16du:dateUtc="2026-05-18T16:26:00Z">
        <w:r w:rsidR="00FF7BFD">
          <w:rPr>
            <w:rFonts w:ascii="Times New Roman" w:eastAsia="Times New Roman" w:hAnsi="Times New Roman" w:cs="Times New Roman"/>
          </w:rPr>
          <w:t>current simulations speak to, and</w:t>
        </w:r>
      </w:ins>
      <w:ins w:id="2421" w:author="Benton, Deon" w:date="2026-05-18T11:20:00Z" w16du:dateUtc="2026-05-18T16:20:00Z">
        <w:r w:rsidR="006C5A94" w:rsidRPr="008F5140">
          <w:rPr>
            <w:rFonts w:ascii="Times New Roman" w:eastAsia="Times New Roman" w:hAnsi="Times New Roman" w:cs="Times New Roman"/>
          </w:rPr>
          <w:t xml:space="preserve"> reinforce</w:t>
        </w:r>
      </w:ins>
      <w:ins w:id="2422" w:author="Benton, Deon" w:date="2026-05-18T11:26:00Z" w16du:dateUtc="2026-05-18T16:26:00Z">
        <w:r w:rsidR="00FF7BFD">
          <w:rPr>
            <w:rFonts w:ascii="Times New Roman" w:eastAsia="Times New Roman" w:hAnsi="Times New Roman" w:cs="Times New Roman"/>
          </w:rPr>
          <w:t>,</w:t>
        </w:r>
      </w:ins>
      <w:ins w:id="2423" w:author="Benton, Deon" w:date="2026-05-18T11:20:00Z" w16du:dateUtc="2026-05-18T16:20:00Z">
        <w:r w:rsidR="006C5A94" w:rsidRPr="008F5140">
          <w:rPr>
            <w:rFonts w:ascii="Times New Roman" w:eastAsia="Times New Roman" w:hAnsi="Times New Roman" w:cs="Times New Roman"/>
          </w:rPr>
          <w:t xml:space="preserve"> a </w:t>
        </w:r>
      </w:ins>
      <w:ins w:id="2424" w:author="Benton, Deon" w:date="2026-05-18T11:26:00Z" w16du:dateUtc="2026-05-18T16:26:00Z">
        <w:r w:rsidR="00FF7BFD">
          <w:rPr>
            <w:rFonts w:ascii="Times New Roman" w:eastAsia="Times New Roman" w:hAnsi="Times New Roman" w:cs="Times New Roman"/>
          </w:rPr>
          <w:t xml:space="preserve">recurring point in the </w:t>
        </w:r>
      </w:ins>
      <w:ins w:id="2425" w:author="Benton, Deon" w:date="2026-05-18T11:20:00Z" w16du:dateUtc="2026-05-18T16:20:00Z">
        <w:r w:rsidR="006C5A94" w:rsidRPr="008F5140">
          <w:rPr>
            <w:rFonts w:ascii="Times New Roman" w:eastAsia="Times New Roman" w:hAnsi="Times New Roman" w:cs="Times New Roman"/>
          </w:rPr>
          <w:t>developmental cognitive sciences: Before concluding that infants possess</w:t>
        </w:r>
      </w:ins>
      <w:ins w:id="2426" w:author="Benton, Deon" w:date="2026-05-18T11:26:00Z" w16du:dateUtc="2026-05-18T16:26:00Z">
        <w:r w:rsidR="00EF5F2D">
          <w:rPr>
            <w:rFonts w:ascii="Times New Roman" w:eastAsia="Times New Roman" w:hAnsi="Times New Roman" w:cs="Times New Roman"/>
          </w:rPr>
          <w:t xml:space="preserve"> conceptually rich knowledge that is underpinned by domain-specific mechanisms</w:t>
        </w:r>
      </w:ins>
      <w:ins w:id="2427" w:author="Benton, Deon" w:date="2026-05-18T11:27:00Z" w16du:dateUtc="2026-05-18T16:27:00Z">
        <w:r w:rsidR="00EF5F2D">
          <w:rPr>
            <w:rFonts w:ascii="Times New Roman" w:eastAsia="Times New Roman" w:hAnsi="Times New Roman" w:cs="Times New Roman"/>
          </w:rPr>
          <w:t xml:space="preserve"> based on their performance in a behavioral task</w:t>
        </w:r>
      </w:ins>
      <w:ins w:id="2428" w:author="Benton, Deon" w:date="2026-05-18T11:26:00Z" w16du:dateUtc="2026-05-18T16:26:00Z">
        <w:r w:rsidR="00EF5F2D">
          <w:rPr>
            <w:rFonts w:ascii="Times New Roman" w:eastAsia="Times New Roman" w:hAnsi="Times New Roman" w:cs="Times New Roman"/>
          </w:rPr>
          <w:t>,</w:t>
        </w:r>
      </w:ins>
      <w:ins w:id="2429" w:author="Benton, Deon" w:date="2026-05-18T11:20:00Z" w16du:dateUtc="2026-05-18T16:20:00Z">
        <w:r w:rsidR="006C5A94" w:rsidRPr="008F5140">
          <w:rPr>
            <w:rFonts w:ascii="Times New Roman" w:eastAsia="Times New Roman" w:hAnsi="Times New Roman" w:cs="Times New Roman"/>
          </w:rPr>
          <w:t xml:space="preserve"> it is </w:t>
        </w:r>
      </w:ins>
      <w:ins w:id="2430" w:author="Benton, Deon" w:date="2026-05-18T11:27:00Z" w16du:dateUtc="2026-05-18T16:27:00Z">
        <w:r w:rsidR="00EF5F2D">
          <w:rPr>
            <w:rFonts w:ascii="Times New Roman" w:eastAsia="Times New Roman" w:hAnsi="Times New Roman" w:cs="Times New Roman"/>
          </w:rPr>
          <w:t>important to determine</w:t>
        </w:r>
      </w:ins>
      <w:ins w:id="2431" w:author="Benton, Deon" w:date="2026-05-18T11:28:00Z" w16du:dateUtc="2026-05-18T16:28:00Z">
        <w:r w:rsidR="00EF5F2D">
          <w:rPr>
            <w:rFonts w:ascii="Times New Roman" w:eastAsia="Times New Roman" w:hAnsi="Times New Roman" w:cs="Times New Roman"/>
          </w:rPr>
          <w:t xml:space="preserve"> first</w:t>
        </w:r>
      </w:ins>
      <w:ins w:id="2432" w:author="Benton, Deon" w:date="2026-05-18T11:20:00Z" w16du:dateUtc="2026-05-18T16:20:00Z">
        <w:r w:rsidR="006C5A94" w:rsidRPr="008F5140">
          <w:rPr>
            <w:rFonts w:ascii="Times New Roman" w:eastAsia="Times New Roman" w:hAnsi="Times New Roman" w:cs="Times New Roman"/>
          </w:rPr>
          <w:t xml:space="preserve"> whether </w:t>
        </w:r>
      </w:ins>
      <w:ins w:id="2433" w:author="Benton, Deon" w:date="2026-05-18T11:28:00Z" w16du:dateUtc="2026-05-18T16:28:00Z">
        <w:r w:rsidR="00EF5F2D">
          <w:rPr>
            <w:rFonts w:ascii="Times New Roman" w:eastAsia="Times New Roman" w:hAnsi="Times New Roman" w:cs="Times New Roman"/>
          </w:rPr>
          <w:t xml:space="preserve">more </w:t>
        </w:r>
      </w:ins>
      <w:ins w:id="2434" w:author="Benton, Deon" w:date="2026-05-18T11:20:00Z" w16du:dateUtc="2026-05-18T16:20:00Z">
        <w:r w:rsidR="006C5A94" w:rsidRPr="008F5140">
          <w:rPr>
            <w:rFonts w:ascii="Times New Roman" w:eastAsia="Times New Roman" w:hAnsi="Times New Roman" w:cs="Times New Roman"/>
          </w:rPr>
          <w:t xml:space="preserve">general processes are sufficient to explain </w:t>
        </w:r>
      </w:ins>
      <w:ins w:id="2435" w:author="Benton, Deon" w:date="2026-05-18T11:28:00Z" w16du:dateUtc="2026-05-18T16:28:00Z">
        <w:r w:rsidR="00EF5F2D">
          <w:rPr>
            <w:rFonts w:ascii="Times New Roman" w:eastAsia="Times New Roman" w:hAnsi="Times New Roman" w:cs="Times New Roman"/>
          </w:rPr>
          <w:t>the same performance</w:t>
        </w:r>
      </w:ins>
      <w:ins w:id="2436" w:author="Benton, Deon" w:date="2026-05-18T11:20:00Z" w16du:dateUtc="2026-05-18T16:20:00Z">
        <w:r w:rsidR="006C5A94" w:rsidRPr="008F5140">
          <w:rPr>
            <w:rFonts w:ascii="Times New Roman" w:eastAsia="Times New Roman" w:hAnsi="Times New Roman" w:cs="Times New Roman"/>
          </w:rPr>
          <w:t xml:space="preserve">. </w:t>
        </w:r>
      </w:ins>
      <w:ins w:id="2437" w:author="Benton, Deon" w:date="2026-05-18T11:28:00Z" w16du:dateUtc="2026-05-18T16:28:00Z">
        <w:r w:rsidR="00EF5F2D">
          <w:rPr>
            <w:rFonts w:ascii="Times New Roman" w:eastAsia="Times New Roman" w:hAnsi="Times New Roman" w:cs="Times New Roman"/>
          </w:rPr>
          <w:t xml:space="preserve">In the case of infants’ putative sensitivity to </w:t>
        </w:r>
      </w:ins>
      <w:ins w:id="2438" w:author="Benton, Deon" w:date="2026-05-18T11:29:00Z" w16du:dateUtc="2026-05-18T16:29:00Z">
        <w:r w:rsidR="00413F2E">
          <w:rPr>
            <w:rFonts w:ascii="Times New Roman" w:eastAsia="Times New Roman" w:hAnsi="Times New Roman" w:cs="Times New Roman"/>
          </w:rPr>
          <w:t>an action’s efficiency</w:t>
        </w:r>
      </w:ins>
      <w:ins w:id="2439" w:author="Benton, Deon" w:date="2026-05-18T11:28:00Z" w16du:dateUtc="2026-05-18T16:28:00Z">
        <w:r w:rsidR="00EF5F2D">
          <w:rPr>
            <w:rFonts w:ascii="Times New Roman" w:eastAsia="Times New Roman" w:hAnsi="Times New Roman" w:cs="Times New Roman"/>
          </w:rPr>
          <w:t>, the current simulations suggest that it</w:t>
        </w:r>
      </w:ins>
      <w:ins w:id="2440" w:author="Benton, Deon" w:date="2026-05-18T11:20:00Z" w16du:dateUtc="2026-05-18T16:20:00Z">
        <w:r w:rsidR="006C5A94" w:rsidRPr="008F5140">
          <w:rPr>
            <w:rFonts w:ascii="Times New Roman" w:eastAsia="Times New Roman" w:hAnsi="Times New Roman" w:cs="Times New Roman"/>
          </w:rPr>
          <w:t xml:space="preserve"> may well be.</w:t>
        </w:r>
      </w:ins>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366D2A4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55" w:history="1">
        <w:r w:rsidRPr="00722D9A">
          <w:rPr>
            <w:rStyle w:val="Hyperlink"/>
            <w:rFonts w:ascii="Times New Roman" w:eastAsia="Times New Roman" w:hAnsi="Times New Roman" w:cs="Times New Roman"/>
          </w:rPr>
          <w:t>https://doi.org/10.1016/0010-0277(86)90052-1</w:t>
        </w:r>
      </w:hyperlink>
    </w:p>
    <w:p w14:paraId="71F062E4" w14:textId="01ACA79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56" w:tgtFrame="_blank" w:history="1">
        <w:r w:rsidRPr="006B3776">
          <w:rPr>
            <w:rStyle w:val="Hyperlink"/>
            <w:rFonts w:ascii="Times New Roman" w:eastAsia="Times New Roman" w:hAnsi="Times New Roman" w:cs="Times New Roman"/>
          </w:rPr>
          <w:t>https://doi.org/10.1037/0012-1649.23.5.655</w:t>
        </w:r>
      </w:hyperlink>
    </w:p>
    <w:p w14:paraId="65F10D1D" w14:textId="425F156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57" w:history="1">
        <w:r w:rsidRPr="00722D9A">
          <w:rPr>
            <w:rStyle w:val="Hyperlink"/>
            <w:rFonts w:ascii="Times New Roman" w:eastAsia="Times New Roman" w:hAnsi="Times New Roman" w:cs="Times New Roman"/>
          </w:rPr>
          <w:t>https://doi.org/10.1111/j.1467-8624.1991.tb01602.x</w:t>
        </w:r>
      </w:hyperlink>
    </w:p>
    <w:p w14:paraId="6E30F8EC" w14:textId="4CA2053A" w:rsidR="006B3776" w:rsidRDefault="001F385D" w:rsidP="00524642">
      <w:pPr>
        <w:spacing w:line="480" w:lineRule="auto"/>
        <w:ind w:left="720" w:hanging="720"/>
        <w:contextualSpacing/>
      </w:pPr>
      <w:r w:rsidRPr="001F385D">
        <w:rPr>
          <w:rFonts w:ascii="Times New Roman" w:eastAsia="Times New Roman" w:hAnsi="Times New Roman" w:cs="Times New Roman"/>
        </w:rPr>
        <w:t xml:space="preserve">Baillargeon, R., </w:t>
      </w:r>
      <w:proofErr w:type="spellStart"/>
      <w:r w:rsidRPr="001F385D">
        <w:rPr>
          <w:rFonts w:ascii="Times New Roman" w:eastAsia="Times New Roman" w:hAnsi="Times New Roman" w:cs="Times New Roman"/>
        </w:rPr>
        <w:t>Spelke</w:t>
      </w:r>
      <w:proofErr w:type="spellEnd"/>
      <w:r w:rsidRPr="001F385D">
        <w:rPr>
          <w:rFonts w:ascii="Times New Roman" w:eastAsia="Times New Roman" w:hAnsi="Times New Roman" w:cs="Times New Roman"/>
        </w:rPr>
        <w:t>, E. S., &amp; Wasserman, S. (1985). Object permanence in five-month-old infants. Cognition, 20(3), 191-208.</w:t>
      </w:r>
      <w:r>
        <w:rPr>
          <w:rFonts w:ascii="Times New Roman" w:eastAsia="Times New Roman" w:hAnsi="Times New Roman" w:cs="Times New Roman"/>
        </w:rPr>
        <w:t xml:space="preserve"> </w:t>
      </w:r>
      <w:hyperlink r:id="rId58" w:history="1">
        <w:r w:rsidRPr="00722D9A">
          <w:rPr>
            <w:rStyle w:val="Hyperlink"/>
            <w:rFonts w:ascii="Times New Roman" w:eastAsia="Times New Roman" w:hAnsi="Times New Roman" w:cs="Times New Roman"/>
          </w:rPr>
          <w:t>https://doi.org/10.1016/0010-0277(85)90008-3</w:t>
        </w:r>
      </w:hyperlink>
    </w:p>
    <w:p w14:paraId="03D8E899" w14:textId="284ECC5A"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w:t>
      </w:r>
      <w:proofErr w:type="spellStart"/>
      <w:r w:rsidRPr="00871FE7">
        <w:rPr>
          <w:rFonts w:ascii="Times New Roman" w:eastAsia="Times New Roman" w:hAnsi="Times New Roman" w:cs="Times New Roman"/>
        </w:rPr>
        <w:t>inanimates</w:t>
      </w:r>
      <w:proofErr w:type="spellEnd"/>
      <w:r w:rsidRPr="00871FE7">
        <w:rPr>
          <w:rFonts w:ascii="Times New Roman" w:eastAsia="Times New Roman" w:hAnsi="Times New Roman" w:cs="Times New Roman"/>
        </w:rPr>
        <w:t xml:space="preserve">: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59" w:history="1">
        <w:r w:rsidRPr="000621F2">
          <w:rPr>
            <w:rStyle w:val="Hyperlink"/>
            <w:rFonts w:ascii="Times New Roman" w:eastAsia="Times New Roman" w:hAnsi="Times New Roman" w:cs="Times New Roman"/>
          </w:rPr>
          <w:t>https://doi.org/10.1037/xge0001656</w:t>
        </w:r>
      </w:hyperlink>
    </w:p>
    <w:p w14:paraId="3006802D" w14:textId="62164D45"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60" w:history="1">
        <w:r w:rsidR="00CB7504" w:rsidRPr="00722D9A">
          <w:rPr>
            <w:rStyle w:val="Hyperlink"/>
            <w:rFonts w:ascii="Times New Roman" w:eastAsia="Times New Roman" w:hAnsi="Times New Roman" w:cs="Times New Roman"/>
          </w:rPr>
          <w:t>https://doi.org/10.1016/j.cogdev.2022.101164</w:t>
        </w:r>
      </w:hyperlink>
    </w:p>
    <w:p w14:paraId="2A60A212" w14:textId="51FD709B" w:rsidR="00CB7504" w:rsidRDefault="00CB7504" w:rsidP="00524642">
      <w:pPr>
        <w:spacing w:line="480" w:lineRule="auto"/>
        <w:ind w:left="720" w:hanging="720"/>
        <w:contextualSpacing/>
        <w:rPr>
          <w:rFonts w:ascii="Times New Roman" w:eastAsia="Times New Roman" w:hAnsi="Times New Roman" w:cs="Times New Roman"/>
        </w:rPr>
      </w:pPr>
      <w:proofErr w:type="spellStart"/>
      <w:r w:rsidRPr="00CB7504">
        <w:rPr>
          <w:rFonts w:ascii="Times New Roman" w:eastAsia="Times New Roman" w:hAnsi="Times New Roman" w:cs="Times New Roman"/>
        </w:rPr>
        <w:t>Bogartz</w:t>
      </w:r>
      <w:proofErr w:type="spellEnd"/>
      <w:r w:rsidRPr="00CB7504">
        <w:rPr>
          <w:rFonts w:ascii="Times New Roman" w:eastAsia="Times New Roman" w:hAnsi="Times New Roman" w:cs="Times New Roman"/>
        </w:rPr>
        <w:t xml:space="preserve">, R. S., </w:t>
      </w:r>
      <w:proofErr w:type="spellStart"/>
      <w:r w:rsidRPr="00CB7504">
        <w:rPr>
          <w:rFonts w:ascii="Times New Roman" w:eastAsia="Times New Roman" w:hAnsi="Times New Roman" w:cs="Times New Roman"/>
        </w:rPr>
        <w:t>Shinskey</w:t>
      </w:r>
      <w:proofErr w:type="spellEnd"/>
      <w:r w:rsidRPr="00CB7504">
        <w:rPr>
          <w:rFonts w:ascii="Times New Roman" w:eastAsia="Times New Roman" w:hAnsi="Times New Roman" w:cs="Times New Roman"/>
        </w:rPr>
        <w:t xml:space="preserve">, J. L., &amp; Schilling, T. H. (2000). Object permanence in five‐and‐a‐half‐month‐old </w:t>
      </w:r>
      <w:proofErr w:type="gramStart"/>
      <w:r w:rsidRPr="00CB7504">
        <w:rPr>
          <w:rFonts w:ascii="Times New Roman" w:eastAsia="Times New Roman" w:hAnsi="Times New Roman" w:cs="Times New Roman"/>
        </w:rPr>
        <w:t>infants?.</w:t>
      </w:r>
      <w:proofErr w:type="gramEnd"/>
      <w:r w:rsidRPr="00CB7504">
        <w:rPr>
          <w:rFonts w:ascii="Times New Roman" w:eastAsia="Times New Roman" w:hAnsi="Times New Roman" w:cs="Times New Roman"/>
        </w:rPr>
        <w:t>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61"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60175D5A"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62" w:tgtFrame="_blank" w:history="1">
        <w:r w:rsidRPr="00811279">
          <w:rPr>
            <w:rStyle w:val="Hyperlink"/>
            <w:rFonts w:ascii="Times New Roman" w:eastAsia="Times New Roman" w:hAnsi="Times New Roman" w:cs="Times New Roman"/>
          </w:rPr>
          <w:t>https://doi.org/10.1016/S1364-6613(99)01356-X</w:t>
        </w:r>
      </w:hyperlink>
    </w:p>
    <w:p w14:paraId="0DA7C263" w14:textId="7321204D"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63" w:history="1">
        <w:r w:rsidRPr="00722D9A">
          <w:rPr>
            <w:rStyle w:val="Hyperlink"/>
            <w:rFonts w:ascii="Times New Roman" w:eastAsia="Times New Roman" w:hAnsi="Times New Roman" w:cs="Times New Roman"/>
          </w:rPr>
          <w:t>https://doi.org/10.1016/S0885-2014(02)00124-7</w:t>
        </w:r>
      </w:hyperlink>
    </w:p>
    <w:p w14:paraId="095B0793" w14:textId="50471BAA"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64"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54D4715D"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65" w:tgtFrame="_blank" w:history="1">
        <w:r w:rsidRPr="00811279">
          <w:rPr>
            <w:rStyle w:val="Hyperlink"/>
            <w:rFonts w:ascii="Times New Roman" w:eastAsia="Times New Roman" w:hAnsi="Times New Roman" w:cs="Times New Roman"/>
          </w:rPr>
          <w:t>https://doi.org/10.1037/0033-295X.112.2.347</w:t>
        </w:r>
      </w:hyperlink>
    </w:p>
    <w:p w14:paraId="2BA94684" w14:textId="31708CF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66" w:history="1">
        <w:r w:rsidRPr="00722D9A">
          <w:rPr>
            <w:rStyle w:val="Hyperlink"/>
            <w:rFonts w:ascii="Times New Roman" w:eastAsia="Times New Roman" w:hAnsi="Times New Roman" w:cs="Times New Roman"/>
          </w:rPr>
          <w:t>https://doi.org/10.1111/1467-7687.00039</w:t>
        </w:r>
      </w:hyperlink>
    </w:p>
    <w:p w14:paraId="2BAF2506" w14:textId="347C29D0"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 xml:space="preserve">Csibra, G., Gergely, G., Bı́ró, S., Koos, O., &amp; Brockbank, M. (1999). Goal attribution without agency cues: the perception of ‘pure </w:t>
      </w:r>
      <w:proofErr w:type="spellStart"/>
      <w:r w:rsidRPr="00970257">
        <w:rPr>
          <w:rFonts w:ascii="Times New Roman" w:eastAsia="Times New Roman" w:hAnsi="Times New Roman" w:cs="Times New Roman"/>
        </w:rPr>
        <w:t>reason’in</w:t>
      </w:r>
      <w:proofErr w:type="spellEnd"/>
      <w:r w:rsidRPr="00970257">
        <w:rPr>
          <w:rFonts w:ascii="Times New Roman" w:eastAsia="Times New Roman" w:hAnsi="Times New Roman" w:cs="Times New Roman"/>
        </w:rPr>
        <w:t xml:space="preserve"> </w:t>
      </w:r>
      <w:proofErr w:type="gramStart"/>
      <w:r w:rsidRPr="00970257">
        <w:rPr>
          <w:rFonts w:ascii="Times New Roman" w:eastAsia="Times New Roman" w:hAnsi="Times New Roman" w:cs="Times New Roman"/>
        </w:rPr>
        <w:t>infancy</w:t>
      </w:r>
      <w:proofErr w:type="gramEnd"/>
      <w:r w:rsidRPr="00970257">
        <w:rPr>
          <w:rFonts w:ascii="Times New Roman" w:eastAsia="Times New Roman" w:hAnsi="Times New Roman" w:cs="Times New Roman"/>
        </w:rPr>
        <w:t>.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67" w:history="1">
        <w:r w:rsidRPr="00722D9A">
          <w:rPr>
            <w:rStyle w:val="Hyperlink"/>
            <w:rFonts w:ascii="Times New Roman" w:eastAsia="Times New Roman" w:hAnsi="Times New Roman" w:cs="Times New Roman"/>
          </w:rPr>
          <w:t>https://doi.org/10.1016/S0010-0277(99)00039-6</w:t>
        </w:r>
      </w:hyperlink>
    </w:p>
    <w:p w14:paraId="391CD611" w14:textId="79E9BF77"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68"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Elman, J. L., Bates, E. A., Johnson, M. H., Karmiloff‑Smith, A., Parisi, D., &amp; Plunkett, K. (1996). Rethinking innateness: A connectionist perspective on development. MIT Press.</w:t>
      </w:r>
    </w:p>
    <w:p w14:paraId="59290ED9" w14:textId="545C0D5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69" w:history="1">
        <w:r w:rsidRPr="00722D9A">
          <w:rPr>
            <w:rStyle w:val="Hyperlink"/>
            <w:rFonts w:ascii="Times New Roman" w:eastAsia="Times New Roman" w:hAnsi="Times New Roman" w:cs="Times New Roman"/>
          </w:rPr>
          <w:t>https://doi.org/10.1207/s15516709cog1401_5</w:t>
        </w:r>
      </w:hyperlink>
    </w:p>
    <w:p w14:paraId="335E4773" w14:textId="53FC55A1"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70" w:history="1">
        <w:r w:rsidRPr="00722D9A">
          <w:rPr>
            <w:rStyle w:val="Hyperlink"/>
            <w:rFonts w:ascii="Times New Roman" w:eastAsia="Times New Roman" w:hAnsi="Times New Roman" w:cs="Times New Roman"/>
          </w:rPr>
          <w:t>https://doi.org/10.1111/j.1467-7687.2011.01048.x</w:t>
        </w:r>
      </w:hyperlink>
    </w:p>
    <w:p w14:paraId="37A45565" w14:textId="1EBCF213"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w:t>
      </w:r>
      <w:proofErr w:type="gramStart"/>
      <w:r w:rsidRPr="00AA7184">
        <w:rPr>
          <w:rFonts w:ascii="Times New Roman" w:eastAsia="Times New Roman" w:hAnsi="Times New Roman" w:cs="Times New Roman"/>
        </w:rPr>
        <w:t>attend to</w:t>
      </w:r>
      <w:proofErr w:type="gramEnd"/>
      <w:r w:rsidRPr="00AA7184">
        <w:rPr>
          <w:rFonts w:ascii="Times New Roman" w:eastAsia="Times New Roman" w:hAnsi="Times New Roman" w:cs="Times New Roman"/>
        </w:rPr>
        <w:t xml:space="preserve"> prosocial interactions. Nat Commun 16, 6304 (2025). </w:t>
      </w:r>
      <w:hyperlink r:id="rId71" w:history="1">
        <w:r w:rsidRPr="00AA7184">
          <w:rPr>
            <w:rStyle w:val="Hyperlink"/>
            <w:rFonts w:ascii="Times New Roman" w:eastAsia="Times New Roman" w:hAnsi="Times New Roman" w:cs="Times New Roman"/>
          </w:rPr>
          <w:t>https://doi.org/10.1038/s41467-025-61517-3</w:t>
        </w:r>
      </w:hyperlink>
    </w:p>
    <w:p w14:paraId="163F140B" w14:textId="6E760E6F"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&amp;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xml:space="preserve">, G. (2003). Teleological reasoning in infancy: The </w:t>
      </w:r>
      <w:proofErr w:type="spellStart"/>
      <w:r w:rsidRPr="00C5443B">
        <w:rPr>
          <w:rFonts w:ascii="Times New Roman" w:eastAsia="Times New Roman" w:hAnsi="Times New Roman" w:cs="Times New Roman"/>
        </w:rPr>
        <w:t>naıve</w:t>
      </w:r>
      <w:proofErr w:type="spellEnd"/>
      <w:r w:rsidRPr="00C5443B">
        <w:rPr>
          <w:rFonts w:ascii="Times New Roman" w:eastAsia="Times New Roman" w:hAnsi="Times New Roman" w:cs="Times New Roman"/>
        </w:rPr>
        <w:t xml:space="preser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72" w:history="1">
        <w:r w:rsidRPr="00722D9A">
          <w:rPr>
            <w:rStyle w:val="Hyperlink"/>
            <w:rFonts w:ascii="Times New Roman" w:eastAsia="Times New Roman" w:hAnsi="Times New Roman" w:cs="Times New Roman"/>
          </w:rPr>
          <w:t>https://doi.org/10.1016/S1364-6613(03)00128-1</w:t>
        </w:r>
      </w:hyperlink>
    </w:p>
    <w:p w14:paraId="46F53E2F" w14:textId="2BDEB412"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Nádasdy, Z.,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73" w:history="1">
        <w:r w:rsidR="00547B6D" w:rsidRPr="00722D9A">
          <w:rPr>
            <w:rStyle w:val="Hyperlink"/>
            <w:rFonts w:ascii="Times New Roman" w:eastAsia="Times New Roman" w:hAnsi="Times New Roman" w:cs="Times New Roman"/>
          </w:rPr>
          <w:t>https://doi.org/10.1016/0010-0277(95)00661-H</w:t>
        </w:r>
      </w:hyperlink>
    </w:p>
    <w:p w14:paraId="33AD2819" w14:textId="64C1C80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74" w:history="1">
        <w:r w:rsidRPr="00722D9A">
          <w:rPr>
            <w:rStyle w:val="Hyperlink"/>
            <w:rFonts w:ascii="Times New Roman" w:eastAsia="Times New Roman" w:hAnsi="Times New Roman" w:cs="Times New Roman"/>
          </w:rPr>
          <w:t>https://doi.org/10.1177/0963721412470687</w:t>
        </w:r>
      </w:hyperlink>
    </w:p>
    <w:p w14:paraId="08BE67B6" w14:textId="484437DF"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75" w:history="1">
        <w:r w:rsidRPr="00722D9A">
          <w:rPr>
            <w:rStyle w:val="Hyperlink"/>
            <w:rFonts w:ascii="Times New Roman" w:eastAsia="Times New Roman" w:hAnsi="Times New Roman" w:cs="Times New Roman"/>
          </w:rPr>
          <w:t>https://doi.org/10.1016/j.cogdev.2010.09.001</w:t>
        </w:r>
      </w:hyperlink>
    </w:p>
    <w:p w14:paraId="0E7B4957" w14:textId="7DE7CCB9"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76" w:history="1">
        <w:r w:rsidR="00032A25" w:rsidRPr="00722D9A">
          <w:rPr>
            <w:rStyle w:val="Hyperlink"/>
            <w:rFonts w:ascii="Times New Roman" w:eastAsia="Times New Roman" w:hAnsi="Times New Roman" w:cs="Times New Roman"/>
          </w:rPr>
          <w:t>https://doi.org/10.1038/nature06288</w:t>
        </w:r>
      </w:hyperlink>
    </w:p>
    <w:p w14:paraId="17658887" w14:textId="3582E8AF"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77"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0644E247"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78" w:tgtFrame="_blank" w:history="1">
        <w:r w:rsidRPr="00032A25">
          <w:rPr>
            <w:rStyle w:val="Hyperlink"/>
            <w:rFonts w:ascii="Times New Roman" w:eastAsia="Times New Roman" w:hAnsi="Times New Roman" w:cs="Times New Roman"/>
          </w:rPr>
          <w:t>https://doi.org/10.1037/0012-1649.19.3.338</w:t>
        </w:r>
      </w:hyperlink>
    </w:p>
    <w:p w14:paraId="2F8E9C74" w14:textId="4FC9E5F6"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79" w:history="1">
        <w:r w:rsidRPr="00722D9A">
          <w:rPr>
            <w:rStyle w:val="Hyperlink"/>
            <w:rFonts w:ascii="Times New Roman" w:eastAsia="Times New Roman" w:hAnsi="Times New Roman" w:cs="Times New Roman"/>
          </w:rPr>
          <w:t>https://doi.org/10.1016/0885-2014(93)90008-S</w:t>
        </w:r>
      </w:hyperlink>
    </w:p>
    <w:p w14:paraId="7B0595A7" w14:textId="6B3792AF" w:rsidR="00BD030F" w:rsidRDefault="00BD030F" w:rsidP="00524642">
      <w:pPr>
        <w:spacing w:line="480" w:lineRule="auto"/>
        <w:ind w:left="720" w:hanging="720"/>
        <w:contextualSpacing/>
        <w:rPr>
          <w:rFonts w:ascii="Times New Roman" w:eastAsia="Times New Roman" w:hAnsi="Times New Roman" w:cs="Times New Roman"/>
        </w:rPr>
      </w:pPr>
      <w:proofErr w:type="spellStart"/>
      <w:r w:rsidRPr="00BD030F">
        <w:rPr>
          <w:rFonts w:ascii="Times New Roman" w:eastAsia="Times New Roman" w:hAnsi="Times New Roman" w:cs="Times New Roman"/>
        </w:rPr>
        <w:t>Kamewari</w:t>
      </w:r>
      <w:proofErr w:type="spellEnd"/>
      <w:r w:rsidRPr="00BD030F">
        <w:rPr>
          <w:rFonts w:ascii="Times New Roman" w:eastAsia="Times New Roman" w:hAnsi="Times New Roman" w:cs="Times New Roman"/>
        </w:rPr>
        <w:t>,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80" w:history="1">
        <w:r w:rsidRPr="00722D9A">
          <w:rPr>
            <w:rStyle w:val="Hyperlink"/>
            <w:rFonts w:ascii="Times New Roman" w:eastAsia="Times New Roman" w:hAnsi="Times New Roman" w:cs="Times New Roman"/>
          </w:rPr>
          <w:t>https://doi.org/10.1016/j.cogdev.2005.04.004</w:t>
        </w:r>
      </w:hyperlink>
    </w:p>
    <w:p w14:paraId="4D212C47" w14:textId="6B0A608B"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Kellman, P. J.,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81"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Kim, I. K.,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4C099593"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82"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lastRenderedPageBreak/>
        <w:t>Leslie, A. M. (1995). A theory of agency. In D. Sperber, D. Premack, &amp; A. J. Premack (Eds.), Causal cognition: A multidisciplinary debate (pp. 121-141). Clarendon Press.</w:t>
      </w:r>
    </w:p>
    <w:p w14:paraId="5107366B" w14:textId="1732E4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 xml:space="preserve">Leslie, A. M., &amp; Keeble, S. (1987). Do six-month-old infants perceive </w:t>
      </w:r>
      <w:proofErr w:type="gramStart"/>
      <w:r w:rsidRPr="004B7866">
        <w:rPr>
          <w:rFonts w:ascii="Times New Roman" w:eastAsia="Times New Roman" w:hAnsi="Times New Roman" w:cs="Times New Roman"/>
        </w:rPr>
        <w:t>causality?.</w:t>
      </w:r>
      <w:proofErr w:type="gramEnd"/>
      <w:r w:rsidRPr="004B7866">
        <w:rPr>
          <w:rFonts w:ascii="Times New Roman" w:eastAsia="Times New Roman" w:hAnsi="Times New Roman" w:cs="Times New Roman"/>
        </w:rPr>
        <w:t>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83" w:history="1">
        <w:r w:rsidRPr="00722D9A">
          <w:rPr>
            <w:rStyle w:val="Hyperlink"/>
            <w:rFonts w:ascii="Times New Roman" w:eastAsia="Times New Roman" w:hAnsi="Times New Roman" w:cs="Times New Roman"/>
          </w:rPr>
          <w:t>https://doi.org/10.1016/S0010-0277(87)80006-9</w:t>
        </w:r>
      </w:hyperlink>
    </w:p>
    <w:p w14:paraId="3A03E04E" w14:textId="77F2022E"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84" w:history="1">
        <w:r w:rsidR="00906CD4" w:rsidRPr="00722D9A">
          <w:rPr>
            <w:rStyle w:val="Hyperlink"/>
            <w:rFonts w:ascii="Times New Roman" w:eastAsia="Times New Roman" w:hAnsi="Times New Roman" w:cs="Times New Roman"/>
          </w:rPr>
          <w:t>https://doi.org/10.1111/desc.13581</w:t>
        </w:r>
      </w:hyperlink>
    </w:p>
    <w:p w14:paraId="79B1855A" w14:textId="3D20D8E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w:t>
      </w:r>
      <w:proofErr w:type="spellStart"/>
      <w:r w:rsidRPr="00871FE7">
        <w:rPr>
          <w:rFonts w:ascii="Times New Roman" w:eastAsia="Times New Roman" w:hAnsi="Times New Roman" w:cs="Times New Roman"/>
        </w:rPr>
        <w:t>Spelke</w:t>
      </w:r>
      <w:proofErr w:type="spellEnd"/>
      <w:r w:rsidRPr="00871FE7">
        <w:rPr>
          <w:rFonts w:ascii="Times New Roman" w:eastAsia="Times New Roman" w:hAnsi="Times New Roman" w:cs="Times New Roman"/>
        </w:rPr>
        <w:t xml:space="preserv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85" w:history="1">
        <w:r w:rsidRPr="00722D9A">
          <w:rPr>
            <w:rStyle w:val="Hyperlink"/>
            <w:rFonts w:ascii="Times New Roman" w:eastAsia="Times New Roman" w:hAnsi="Times New Roman" w:cs="Times New Roman"/>
          </w:rPr>
          <w:t>https://doi.org/10.1016/j.cognition.2016.12.007</w:t>
        </w:r>
      </w:hyperlink>
    </w:p>
    <w:p w14:paraId="30282810" w14:textId="0ADE82E5"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86" w:history="1">
        <w:r w:rsidRPr="00722D9A">
          <w:rPr>
            <w:rStyle w:val="Hyperlink"/>
            <w:rFonts w:ascii="Times New Roman" w:eastAsia="Times New Roman" w:hAnsi="Times New Roman" w:cs="Times New Roman"/>
          </w:rPr>
          <w:t>https://doi.org/10.1037/0012-1649.36.5.635</w:t>
        </w:r>
      </w:hyperlink>
    </w:p>
    <w:p w14:paraId="0F4BEDDD" w14:textId="4494BFDE"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87" w:history="1">
        <w:r w:rsidRPr="00722D9A">
          <w:rPr>
            <w:rStyle w:val="Hyperlink"/>
            <w:rFonts w:ascii="Times New Roman" w:eastAsia="Times New Roman" w:hAnsi="Times New Roman" w:cs="Times New Roman"/>
          </w:rPr>
          <w:t>https://doi.org/10.1080/095400999116322</w:t>
        </w:r>
      </w:hyperlink>
    </w:p>
    <w:p w14:paraId="6EF8694E" w14:textId="7ECB0273"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88" w:history="1">
        <w:r w:rsidRPr="00722D9A">
          <w:rPr>
            <w:rStyle w:val="Hyperlink"/>
            <w:rFonts w:ascii="Times New Roman" w:eastAsia="Times New Roman" w:hAnsi="Times New Roman" w:cs="Times New Roman"/>
          </w:rPr>
          <w:t>https://doi.org/10.1111/j.0956-7976.2004.00755.x</w:t>
        </w:r>
      </w:hyperlink>
    </w:p>
    <w:p w14:paraId="3684A9BC" w14:textId="5BCBE701" w:rsidR="00906CD4" w:rsidRDefault="00906CD4" w:rsidP="00906CD4">
      <w:pPr>
        <w:spacing w:line="480" w:lineRule="auto"/>
        <w:ind w:left="720" w:hanging="720"/>
        <w:contextualSpacing/>
        <w:rPr>
          <w:rFonts w:ascii="Times New Roman" w:eastAsia="Times New Roman" w:hAnsi="Times New Roman" w:cs="Times New Roman"/>
        </w:rPr>
      </w:pPr>
      <w:proofErr w:type="spellStart"/>
      <w:r w:rsidRPr="00906CD4">
        <w:rPr>
          <w:rFonts w:ascii="Times New Roman" w:eastAsia="Times New Roman" w:hAnsi="Times New Roman" w:cs="Times New Roman"/>
        </w:rPr>
        <w:t>Muentener</w:t>
      </w:r>
      <w:proofErr w:type="spellEnd"/>
      <w:r w:rsidRPr="00906CD4">
        <w:rPr>
          <w:rFonts w:ascii="Times New Roman" w:eastAsia="Times New Roman" w:hAnsi="Times New Roman" w:cs="Times New Roman"/>
        </w:rPr>
        <w:t>,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89" w:history="1">
        <w:r w:rsidR="00FE3282" w:rsidRPr="00722D9A">
          <w:rPr>
            <w:rStyle w:val="Hyperlink"/>
            <w:rFonts w:ascii="Times New Roman" w:eastAsia="Times New Roman" w:hAnsi="Times New Roman" w:cs="Times New Roman"/>
          </w:rPr>
          <w:t>https://doi.org/10.1016/j.cogpsych.2010.02.001</w:t>
        </w:r>
      </w:hyperlink>
    </w:p>
    <w:p w14:paraId="30DFAC6A" w14:textId="53B00D35"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90" w:history="1">
        <w:r w:rsidR="00FD7B0A" w:rsidRPr="00722D9A">
          <w:rPr>
            <w:rStyle w:val="Hyperlink"/>
            <w:rFonts w:ascii="Times New Roman" w:eastAsia="Times New Roman" w:hAnsi="Times New Roman" w:cs="Times New Roman"/>
          </w:rPr>
          <w:t>https://doi.org/10.1016/S0010-0277(96)00727-5</w:t>
        </w:r>
      </w:hyperlink>
    </w:p>
    <w:p w14:paraId="766530B8" w14:textId="69F23A1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 xml:space="preserve">Onishi, K. H., &amp; Baillargeon, R. (2005). Do 15-month-old infants understand false </w:t>
      </w:r>
      <w:proofErr w:type="gramStart"/>
      <w:r w:rsidRPr="00FD7B0A">
        <w:rPr>
          <w:rFonts w:ascii="Times New Roman" w:eastAsia="Times New Roman" w:hAnsi="Times New Roman" w:cs="Times New Roman"/>
        </w:rPr>
        <w:t>beliefs?.</w:t>
      </w:r>
      <w:proofErr w:type="gramEnd"/>
      <w:r w:rsidRPr="00FD7B0A">
        <w:rPr>
          <w:rFonts w:ascii="Times New Roman" w:eastAsia="Times New Roman" w:hAnsi="Times New Roman" w:cs="Times New Roman"/>
        </w:rPr>
        <w:t>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91" w:history="1">
        <w:r w:rsidRPr="00722D9A">
          <w:rPr>
            <w:rStyle w:val="Hyperlink"/>
            <w:rFonts w:ascii="Times New Roman" w:eastAsia="Times New Roman" w:hAnsi="Times New Roman" w:cs="Times New Roman"/>
          </w:rPr>
          <w:t>https://doi.org/10.1126/science.1107621</w:t>
        </w:r>
      </w:hyperlink>
    </w:p>
    <w:p w14:paraId="1AC18C01" w14:textId="55D3E6C2"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Perner, J., &amp; Ruffman, T. (2005). Infants' insight into the mind: How </w:t>
      </w:r>
      <w:proofErr w:type="gramStart"/>
      <w:r w:rsidRPr="00FD7B0A">
        <w:rPr>
          <w:rFonts w:ascii="Times New Roman" w:eastAsia="Times New Roman" w:hAnsi="Times New Roman" w:cs="Times New Roman"/>
        </w:rPr>
        <w:t>deep?.</w:t>
      </w:r>
      <w:proofErr w:type="gramEnd"/>
      <w:r w:rsidRPr="00FD7B0A">
        <w:rPr>
          <w:rFonts w:ascii="Times New Roman" w:eastAsia="Times New Roman" w:hAnsi="Times New Roman" w:cs="Times New Roman"/>
        </w:rPr>
        <w:t>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92" w:history="1">
        <w:r w:rsidRPr="00722D9A">
          <w:rPr>
            <w:rStyle w:val="Hyperlink"/>
            <w:rFonts w:ascii="Times New Roman" w:eastAsia="Times New Roman" w:hAnsi="Times New Roman" w:cs="Times New Roman"/>
          </w:rPr>
          <w:t>https://doi.org/10.1126/science.1111656</w:t>
        </w:r>
      </w:hyperlink>
    </w:p>
    <w:p w14:paraId="73AC5574" w14:textId="24017F23"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93" w:history="1">
        <w:r w:rsidRPr="00722D9A">
          <w:rPr>
            <w:rStyle w:val="Hyperlink"/>
            <w:rFonts w:ascii="Times New Roman" w:eastAsia="Times New Roman" w:hAnsi="Times New Roman" w:cs="Times New Roman"/>
          </w:rPr>
          <w:t>https://doi.org/10.1016/j.cognition.2004.11.005</w:t>
        </w:r>
      </w:hyperlink>
    </w:p>
    <w:p w14:paraId="6EF73390" w14:textId="4006B5D6"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Powell, L. J., &amp; </w:t>
      </w:r>
      <w:proofErr w:type="spellStart"/>
      <w:r w:rsidRPr="00FD7B0A">
        <w:rPr>
          <w:rFonts w:ascii="Times New Roman" w:eastAsia="Times New Roman" w:hAnsi="Times New Roman" w:cs="Times New Roman"/>
        </w:rPr>
        <w:t>Spelke</w:t>
      </w:r>
      <w:proofErr w:type="spellEnd"/>
      <w:r w:rsidRPr="00FD7B0A">
        <w:rPr>
          <w:rFonts w:ascii="Times New Roman" w:eastAsia="Times New Roman" w:hAnsi="Times New Roman" w:cs="Times New Roman"/>
        </w:rPr>
        <w:t>,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94" w:history="1">
        <w:r w:rsidR="00C050FD" w:rsidRPr="00722D9A">
          <w:rPr>
            <w:rStyle w:val="Hyperlink"/>
            <w:rFonts w:ascii="Times New Roman" w:eastAsia="Times New Roman" w:hAnsi="Times New Roman" w:cs="Times New Roman"/>
          </w:rPr>
          <w:t>https://doi.org/10.1016/j.cognition.2017.09.007</w:t>
        </w:r>
      </w:hyperlink>
    </w:p>
    <w:p w14:paraId="1A470FBC" w14:textId="6AC57015"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Quinn, P. C., &amp; </w:t>
      </w:r>
      <w:proofErr w:type="spellStart"/>
      <w:r w:rsidRPr="00C050FD">
        <w:rPr>
          <w:rFonts w:ascii="Times New Roman" w:eastAsia="Times New Roman" w:hAnsi="Times New Roman" w:cs="Times New Roman"/>
        </w:rPr>
        <w:t>Eimas</w:t>
      </w:r>
      <w:proofErr w:type="spellEnd"/>
      <w:r w:rsidRPr="00C050FD">
        <w:rPr>
          <w:rFonts w:ascii="Times New Roman" w:eastAsia="Times New Roman" w:hAnsi="Times New Roman" w:cs="Times New Roman"/>
        </w:rPr>
        <w:t>,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95" w:history="1">
        <w:r w:rsidRPr="00722D9A">
          <w:rPr>
            <w:rStyle w:val="Hyperlink"/>
            <w:rFonts w:ascii="Times New Roman" w:eastAsia="Times New Roman" w:hAnsi="Times New Roman" w:cs="Times New Roman"/>
          </w:rPr>
          <w:t>https://doi.org/10.1037/1089-2680.1.3.271</w:t>
        </w:r>
      </w:hyperlink>
    </w:p>
    <w:p w14:paraId="6DAC35B1" w14:textId="7A0CEE7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w:t>
      </w:r>
      <w:proofErr w:type="spellStart"/>
      <w:r w:rsidRPr="00871FE7">
        <w:rPr>
          <w:rFonts w:ascii="Times New Roman" w:eastAsia="Times New Roman" w:hAnsi="Times New Roman" w:cs="Times New Roman"/>
        </w:rPr>
        <w:t>Lupyan</w:t>
      </w:r>
      <w:proofErr w:type="spellEnd"/>
      <w:r w:rsidRPr="00871FE7">
        <w:rPr>
          <w:rFonts w:ascii="Times New Roman" w:eastAsia="Times New Roman" w:hAnsi="Times New Roman" w:cs="Times New Roman"/>
        </w:rPr>
        <w:t xml:space="preserve">,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96" w:history="1">
        <w:r w:rsidRPr="00722D9A">
          <w:rPr>
            <w:rStyle w:val="Hyperlink"/>
            <w:rFonts w:ascii="Times New Roman" w:eastAsia="Times New Roman" w:hAnsi="Times New Roman" w:cs="Times New Roman"/>
          </w:rPr>
          <w:t>http://www.jstor.org/stable/30162860</w:t>
        </w:r>
      </w:hyperlink>
    </w:p>
    <w:p w14:paraId="61DD8046" w14:textId="4F37C90F"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97" w:history="1">
        <w:r w:rsidRPr="00722D9A">
          <w:rPr>
            <w:rStyle w:val="Hyperlink"/>
            <w:rFonts w:ascii="Times New Roman" w:eastAsia="Times New Roman" w:hAnsi="Times New Roman" w:cs="Times New Roman"/>
          </w:rPr>
          <w:t>https://doi.org/10.1038/323533a0</w:t>
        </w:r>
      </w:hyperlink>
    </w:p>
    <w:p w14:paraId="2AE77CA1" w14:textId="07F45D9E"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Scarf, D., </w:t>
      </w:r>
      <w:proofErr w:type="spellStart"/>
      <w:r w:rsidRPr="00C050FD">
        <w:rPr>
          <w:rFonts w:ascii="Times New Roman" w:eastAsia="Times New Roman" w:hAnsi="Times New Roman" w:cs="Times New Roman"/>
        </w:rPr>
        <w:t>Imuta</w:t>
      </w:r>
      <w:proofErr w:type="spellEnd"/>
      <w:r w:rsidRPr="00C050FD">
        <w:rPr>
          <w:rFonts w:ascii="Times New Roman" w:eastAsia="Times New Roman" w:hAnsi="Times New Roman" w:cs="Times New Roman"/>
        </w:rPr>
        <w:t>,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98" w:history="1">
        <w:r w:rsidRPr="00722D9A">
          <w:rPr>
            <w:rStyle w:val="Hyperlink"/>
            <w:rFonts w:ascii="Times New Roman" w:eastAsia="Times New Roman" w:hAnsi="Times New Roman" w:cs="Times New Roman"/>
          </w:rPr>
          <w:t>https://doi.org/10.1371/journal.pone.0042698</w:t>
        </w:r>
      </w:hyperlink>
    </w:p>
    <w:p w14:paraId="2E6F8D8F" w14:textId="67AFAD9B"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99" w:history="1">
        <w:r w:rsidR="00A56EAD" w:rsidRPr="00722D9A">
          <w:rPr>
            <w:rStyle w:val="Hyperlink"/>
            <w:rFonts w:ascii="Times New Roman" w:eastAsia="Times New Roman" w:hAnsi="Times New Roman" w:cs="Times New Roman"/>
          </w:rPr>
          <w:t>https://doi.org/10.1080/09540090310001655093</w:t>
        </w:r>
      </w:hyperlink>
    </w:p>
    <w:p w14:paraId="41D4E31E" w14:textId="044B9443"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 xml:space="preserve">Schlingloff, L., </w:t>
      </w:r>
      <w:proofErr w:type="spellStart"/>
      <w:r w:rsidRPr="00A56EAD">
        <w:rPr>
          <w:rFonts w:ascii="Times New Roman" w:eastAsia="Times New Roman" w:hAnsi="Times New Roman" w:cs="Times New Roman"/>
        </w:rPr>
        <w:t>Csibra</w:t>
      </w:r>
      <w:proofErr w:type="spellEnd"/>
      <w:r w:rsidRPr="00A56EAD">
        <w:rPr>
          <w:rFonts w:ascii="Times New Roman" w:eastAsia="Times New Roman" w:hAnsi="Times New Roman" w:cs="Times New Roman"/>
        </w:rPr>
        <w:t xml:space="preserve">, G., &amp; Tatone, D. (2020). Do 15-month-old infants prefer helpers? A replication of Hamlin </w:t>
      </w:r>
      <w:proofErr w:type="gramStart"/>
      <w:r w:rsidRPr="00A56EAD">
        <w:rPr>
          <w:rFonts w:ascii="Times New Roman" w:eastAsia="Times New Roman" w:hAnsi="Times New Roman" w:cs="Times New Roman"/>
        </w:rPr>
        <w:t>et al.(</w:t>
      </w:r>
      <w:proofErr w:type="gramEnd"/>
      <w:r w:rsidRPr="00A56EAD">
        <w:rPr>
          <w:rFonts w:ascii="Times New Roman" w:eastAsia="Times New Roman" w:hAnsi="Times New Roman" w:cs="Times New Roman"/>
        </w:rPr>
        <w:t>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100" w:history="1">
        <w:r w:rsidRPr="00722D9A">
          <w:rPr>
            <w:rStyle w:val="Hyperlink"/>
            <w:rFonts w:ascii="Times New Roman" w:eastAsia="Times New Roman" w:hAnsi="Times New Roman" w:cs="Times New Roman"/>
          </w:rPr>
          <w:t>https://doi.org/10.1098/rsos.191795</w:t>
        </w:r>
      </w:hyperlink>
    </w:p>
    <w:p w14:paraId="258BD179" w14:textId="67ADFC6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proofErr w:type="spellStart"/>
      <w:r w:rsidRPr="00A56EAD">
        <w:rPr>
          <w:rFonts w:ascii="Times New Roman" w:eastAsia="Times New Roman" w:hAnsi="Times New Roman" w:cs="Times New Roman"/>
          <w:i/>
          <w:iCs/>
        </w:rPr>
        <w:t>PloS</w:t>
      </w:r>
      <w:proofErr w:type="spellEnd"/>
      <w:r w:rsidRPr="00A56EAD">
        <w:rPr>
          <w:rFonts w:ascii="Times New Roman" w:eastAsia="Times New Roman" w:hAnsi="Times New Roman" w:cs="Times New Roman"/>
          <w:i/>
          <w:iCs/>
        </w:rPr>
        <w:t xml:space="preserve">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101" w:history="1">
        <w:r w:rsidRPr="00722D9A">
          <w:rPr>
            <w:rStyle w:val="Hyperlink"/>
            <w:rFonts w:ascii="Times New Roman" w:eastAsia="Times New Roman" w:hAnsi="Times New Roman" w:cs="Times New Roman"/>
          </w:rPr>
          <w:t>https://doi.org/10.1371/journal.pone.0023223</w:t>
        </w:r>
      </w:hyperlink>
    </w:p>
    <w:p w14:paraId="699F2E3C" w14:textId="0655B11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102" w:history="1">
        <w:r w:rsidRPr="00722D9A">
          <w:rPr>
            <w:rStyle w:val="Hyperlink"/>
            <w:rFonts w:ascii="Times New Roman" w:eastAsia="Times New Roman" w:hAnsi="Times New Roman" w:cs="Times New Roman"/>
          </w:rPr>
          <w:t>https://doi.org/10.1207/s15327078in1003_6</w:t>
        </w:r>
      </w:hyperlink>
    </w:p>
    <w:p w14:paraId="77C4787E" w14:textId="239C6E9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103" w:history="1">
        <w:r w:rsidR="00882A0A" w:rsidRPr="00722D9A">
          <w:rPr>
            <w:rStyle w:val="Hyperlink"/>
            <w:rFonts w:ascii="Times New Roman" w:eastAsia="Times New Roman" w:hAnsi="Times New Roman" w:cs="Times New Roman"/>
          </w:rPr>
          <w:t>https://doi.org/10.1521/soco.2025.43.3.152</w:t>
        </w:r>
      </w:hyperlink>
    </w:p>
    <w:p w14:paraId="2B58EA92" w14:textId="5B1F1815"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104"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398B1584"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 xml:space="preserve">Sloutsky, V. M. (2010). From perceptual categories to concepts: What </w:t>
      </w:r>
      <w:proofErr w:type="gramStart"/>
      <w:r w:rsidRPr="00882A0A">
        <w:rPr>
          <w:rFonts w:ascii="Times New Roman" w:eastAsia="Times New Roman" w:hAnsi="Times New Roman" w:cs="Times New Roman"/>
        </w:rPr>
        <w:t>develops?.</w:t>
      </w:r>
      <w:proofErr w:type="gramEnd"/>
      <w:r w:rsidRPr="00882A0A">
        <w:rPr>
          <w:rFonts w:ascii="Times New Roman" w:eastAsia="Times New Roman" w:hAnsi="Times New Roman" w:cs="Times New Roman"/>
        </w:rPr>
        <w:t>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105"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Sodian</w:t>
      </w:r>
      <w:proofErr w:type="spellEnd"/>
      <w:r w:rsidRPr="00871FE7">
        <w:rPr>
          <w:rFonts w:ascii="Times New Roman" w:eastAsia="Times New Roman" w:hAnsi="Times New Roman" w:cs="Times New Roman"/>
        </w:rPr>
        <w:t xml:space="preserve">,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523EFE58"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106"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EE631C">
        <w:rPr>
          <w:rFonts w:ascii="Times New Roman" w:eastAsia="Times New Roman" w:hAnsi="Times New Roman" w:cs="Times New Roman"/>
        </w:rPr>
        <w:t>Spelke</w:t>
      </w:r>
      <w:proofErr w:type="spellEnd"/>
      <w:r w:rsidRPr="00EE631C">
        <w:rPr>
          <w:rFonts w:ascii="Times New Roman" w:eastAsia="Times New Roman" w:hAnsi="Times New Roman" w:cs="Times New Roman"/>
        </w:rPr>
        <w:t xml:space="preserv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69CCD488"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7B3347">
        <w:rPr>
          <w:rFonts w:ascii="Times New Roman" w:eastAsia="Times New Roman" w:hAnsi="Times New Roman" w:cs="Times New Roman"/>
        </w:rPr>
        <w:lastRenderedPageBreak/>
        <w:t>Spelke</w:t>
      </w:r>
      <w:proofErr w:type="spellEnd"/>
      <w:r w:rsidRPr="007B3347">
        <w:rPr>
          <w:rFonts w:ascii="Times New Roman" w:eastAsia="Times New Roman" w:hAnsi="Times New Roman" w:cs="Times New Roman"/>
        </w:rPr>
        <w:t xml:space="preserve">, E. S., </w:t>
      </w:r>
      <w:proofErr w:type="spellStart"/>
      <w:r w:rsidRPr="007B3347">
        <w:rPr>
          <w:rFonts w:ascii="Times New Roman" w:eastAsia="Times New Roman" w:hAnsi="Times New Roman" w:cs="Times New Roman"/>
        </w:rPr>
        <w:t>Breinlinger</w:t>
      </w:r>
      <w:proofErr w:type="spellEnd"/>
      <w:r w:rsidRPr="007B3347">
        <w:rPr>
          <w:rFonts w:ascii="Times New Roman" w:eastAsia="Times New Roman" w:hAnsi="Times New Roman" w:cs="Times New Roman"/>
        </w:rPr>
        <w:t>,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107" w:tgtFrame="_blank" w:history="1">
        <w:r w:rsidRPr="007B3347">
          <w:rPr>
            <w:rStyle w:val="Hyperlink"/>
            <w:rFonts w:ascii="Times New Roman" w:eastAsia="Times New Roman" w:hAnsi="Times New Roman" w:cs="Times New Roman"/>
          </w:rPr>
          <w:t>https://doi.org/10.1037/0033-295X.99.4.605</w:t>
        </w:r>
      </w:hyperlink>
    </w:p>
    <w:p w14:paraId="56A68623" w14:textId="5CC53419"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108" w:history="1">
        <w:r w:rsidRPr="00722D9A">
          <w:rPr>
            <w:rStyle w:val="Hyperlink"/>
            <w:rFonts w:ascii="Times New Roman" w:eastAsia="Times New Roman" w:hAnsi="Times New Roman" w:cs="Times New Roman"/>
          </w:rPr>
          <w:t>https://doi.org/10.1002/icd.2359</w:t>
        </w:r>
      </w:hyperlink>
    </w:p>
    <w:p w14:paraId="1B53A42E" w14:textId="23CFDB14" w:rsidR="00FB08B2" w:rsidRDefault="00FB08B2" w:rsidP="000819BC">
      <w:pPr>
        <w:spacing w:line="480" w:lineRule="auto"/>
        <w:ind w:left="720" w:hanging="720"/>
        <w:contextualSpacing/>
        <w:rPr>
          <w:rFonts w:ascii="Times New Roman" w:eastAsia="Times New Roman" w:hAnsi="Times New Roman" w:cs="Times New Roman"/>
        </w:rPr>
      </w:pPr>
      <w:proofErr w:type="spellStart"/>
      <w:r w:rsidRPr="00FB08B2">
        <w:rPr>
          <w:rFonts w:ascii="Times New Roman" w:eastAsia="Times New Roman" w:hAnsi="Times New Roman" w:cs="Times New Roman"/>
        </w:rPr>
        <w:t>Vallortigara</w:t>
      </w:r>
      <w:proofErr w:type="spellEnd"/>
      <w:r w:rsidRPr="00FB08B2">
        <w:rPr>
          <w:rFonts w:ascii="Times New Roman" w:eastAsia="Times New Roman" w:hAnsi="Times New Roman" w:cs="Times New Roman"/>
        </w:rPr>
        <w:t xml:space="preserve">, G., </w:t>
      </w:r>
      <w:proofErr w:type="spellStart"/>
      <w:r w:rsidRPr="00FB08B2">
        <w:rPr>
          <w:rFonts w:ascii="Times New Roman" w:eastAsia="Times New Roman" w:hAnsi="Times New Roman" w:cs="Times New Roman"/>
        </w:rPr>
        <w:t>Regolin</w:t>
      </w:r>
      <w:proofErr w:type="spellEnd"/>
      <w:r w:rsidRPr="00FB08B2">
        <w:rPr>
          <w:rFonts w:ascii="Times New Roman" w:eastAsia="Times New Roman" w:hAnsi="Times New Roman" w:cs="Times New Roman"/>
        </w:rPr>
        <w:t xml:space="preserve">, L., &amp; </w:t>
      </w:r>
      <w:proofErr w:type="spellStart"/>
      <w:r w:rsidRPr="00FB08B2">
        <w:rPr>
          <w:rFonts w:ascii="Times New Roman" w:eastAsia="Times New Roman" w:hAnsi="Times New Roman" w:cs="Times New Roman"/>
        </w:rPr>
        <w:t>Marconato</w:t>
      </w:r>
      <w:proofErr w:type="spellEnd"/>
      <w:r w:rsidRPr="00FB08B2">
        <w:rPr>
          <w:rFonts w:ascii="Times New Roman" w:eastAsia="Times New Roman" w:hAnsi="Times New Roman" w:cs="Times New Roman"/>
        </w:rPr>
        <w:t xml:space="preserve">, F. (2005). Visually inexperienced chicks exhibit spontaneous preference for biological motion patterns. </w:t>
      </w:r>
      <w:proofErr w:type="spellStart"/>
      <w:r w:rsidRPr="00FB08B2">
        <w:rPr>
          <w:rFonts w:ascii="Times New Roman" w:eastAsia="Times New Roman" w:hAnsi="Times New Roman" w:cs="Times New Roman"/>
        </w:rPr>
        <w:t>PLoS</w:t>
      </w:r>
      <w:proofErr w:type="spellEnd"/>
      <w:r w:rsidRPr="00FB08B2">
        <w:rPr>
          <w:rFonts w:ascii="Times New Roman" w:eastAsia="Times New Roman" w:hAnsi="Times New Roman" w:cs="Times New Roman"/>
        </w:rPr>
        <w:t xml:space="preserve"> biology, 3(7), e208.</w:t>
      </w:r>
      <w:r>
        <w:rPr>
          <w:rFonts w:ascii="Times New Roman" w:eastAsia="Times New Roman" w:hAnsi="Times New Roman" w:cs="Times New Roman"/>
        </w:rPr>
        <w:t xml:space="preserve"> </w:t>
      </w:r>
      <w:hyperlink r:id="rId109" w:history="1">
        <w:r w:rsidRPr="00FB08B2">
          <w:rPr>
            <w:rStyle w:val="Hyperlink"/>
            <w:rFonts w:ascii="Times New Roman" w:eastAsia="Times New Roman" w:hAnsi="Times New Roman" w:cs="Times New Roman"/>
          </w:rPr>
          <w:t>https://doi.org/10.1371/journal.pbio.0030208</w:t>
        </w:r>
      </w:hyperlink>
    </w:p>
    <w:p w14:paraId="1E003E1D" w14:textId="3CEE5EE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w:t>
      </w:r>
      <w:proofErr w:type="spellStart"/>
      <w:r w:rsidRPr="00EE631C">
        <w:rPr>
          <w:rFonts w:ascii="Times New Roman" w:eastAsia="Times New Roman" w:hAnsi="Times New Roman" w:cs="Times New Roman"/>
        </w:rPr>
        <w:t>Overwalle</w:t>
      </w:r>
      <w:proofErr w:type="spellEnd"/>
      <w:r w:rsidRPr="00EE631C">
        <w:rPr>
          <w:rFonts w:ascii="Times New Roman" w:eastAsia="Times New Roman" w:hAnsi="Times New Roman" w:cs="Times New Roman"/>
        </w:rPr>
        <w:t xml:space="preserve">, F. (2010). Infants' teleological and belief inference: A recurrent connectionist approach to their minimal representational and computational requirements. </w:t>
      </w:r>
      <w:proofErr w:type="spellStart"/>
      <w:r w:rsidRPr="00EE631C">
        <w:rPr>
          <w:rFonts w:ascii="Times New Roman" w:eastAsia="Times New Roman" w:hAnsi="Times New Roman" w:cs="Times New Roman"/>
        </w:rPr>
        <w:t>NeuroImage</w:t>
      </w:r>
      <w:proofErr w:type="spellEnd"/>
      <w:r w:rsidRPr="00EE631C">
        <w:rPr>
          <w:rFonts w:ascii="Times New Roman" w:eastAsia="Times New Roman" w:hAnsi="Times New Roman" w:cs="Times New Roman"/>
        </w:rPr>
        <w:t xml:space="preserve">, 52(3), 1095-1108. </w:t>
      </w:r>
      <w:hyperlink r:id="rId110" w:history="1">
        <w:r w:rsidR="000819BC" w:rsidRPr="00722D9A">
          <w:rPr>
            <w:rStyle w:val="Hyperlink"/>
            <w:rFonts w:ascii="Times New Roman" w:eastAsia="Times New Roman" w:hAnsi="Times New Roman" w:cs="Times New Roman"/>
          </w:rPr>
          <w:t>https://doi.org/10.1016/j.neuroimage.2010.05.028</w:t>
        </w:r>
      </w:hyperlink>
    </w:p>
    <w:p w14:paraId="6D7FD2E3" w14:textId="79D401D6"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111" w:history="1">
        <w:r w:rsidRPr="00722D9A">
          <w:rPr>
            <w:rStyle w:val="Hyperlink"/>
            <w:rFonts w:ascii="Times New Roman" w:eastAsia="Times New Roman" w:hAnsi="Times New Roman" w:cs="Times New Roman"/>
          </w:rPr>
          <w:t>https://doi.org/10.1016/j.cogdev.2012.08.004</w:t>
        </w:r>
      </w:hyperlink>
    </w:p>
    <w:p w14:paraId="217290E2" w14:textId="174AC0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 xml:space="preserve">Woo, B. M., Steckler, C. M., Le, D. T., &amp; Hamlin, J. K. (2017). Social evaluation of intentional, truly accidental, and </w:t>
      </w:r>
      <w:proofErr w:type="gramStart"/>
      <w:r w:rsidRPr="000819BC">
        <w:rPr>
          <w:rFonts w:ascii="Times New Roman" w:eastAsia="Times New Roman" w:hAnsi="Times New Roman" w:cs="Times New Roman"/>
        </w:rPr>
        <w:t>negligently</w:t>
      </w:r>
      <w:proofErr w:type="gramEnd"/>
      <w:r w:rsidRPr="000819BC">
        <w:rPr>
          <w:rFonts w:ascii="Times New Roman" w:eastAsia="Times New Roman" w:hAnsi="Times New Roman" w:cs="Times New Roman"/>
        </w:rPr>
        <w:t xml:space="preserve">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112" w:history="1">
        <w:r w:rsidRPr="00722D9A">
          <w:rPr>
            <w:rStyle w:val="Hyperlink"/>
            <w:rFonts w:ascii="Times New Roman" w:eastAsia="Times New Roman" w:hAnsi="Times New Roman" w:cs="Times New Roman"/>
          </w:rPr>
          <w:t>https://doi.org/10.1016/j.cognition.2017.06.029</w:t>
        </w:r>
      </w:hyperlink>
    </w:p>
    <w:p w14:paraId="525CE994" w14:textId="30201278"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113" w:history="1">
        <w:r w:rsidRPr="00722D9A">
          <w:rPr>
            <w:rStyle w:val="Hyperlink"/>
            <w:rFonts w:ascii="Times New Roman" w:eastAsia="Times New Roman" w:hAnsi="Times New Roman" w:cs="Times New Roman"/>
          </w:rPr>
          <w:t>https://doi.org/10.1111/1467-9280.00218</w:t>
        </w:r>
      </w:hyperlink>
    </w:p>
    <w:p w14:paraId="3D38CAFD" w14:textId="69D7BFFD"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114" w:history="1">
        <w:r w:rsidRPr="00722D9A">
          <w:rPr>
            <w:rStyle w:val="Hyperlink"/>
            <w:rFonts w:ascii="Times New Roman" w:eastAsia="Times New Roman" w:hAnsi="Times New Roman" w:cs="Times New Roman"/>
          </w:rPr>
          <w:t>https://doi.org/10.1038/358749a0</w:t>
        </w:r>
      </w:hyperlink>
    </w:p>
    <w:p w14:paraId="7CE08672" w14:textId="6EF0807D"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115" w:history="1">
        <w:r w:rsidR="000371F1" w:rsidRPr="00722D9A">
          <w:rPr>
            <w:rStyle w:val="Hyperlink"/>
            <w:rFonts w:ascii="Times New Roman" w:eastAsia="Times New Roman" w:hAnsi="Times New Roman" w:cs="Times New Roman"/>
          </w:rPr>
          <w:t>https://doi.org/10.1111/1467-8721.ep10772615</w:t>
        </w:r>
      </w:hyperlink>
    </w:p>
    <w:p w14:paraId="12BB953A" w14:textId="5337F993" w:rsidR="000819BC" w:rsidRPr="00871FE7" w:rsidRDefault="000371F1" w:rsidP="000371F1">
      <w:pPr>
        <w:spacing w:line="480" w:lineRule="auto"/>
        <w:ind w:left="720" w:hanging="720"/>
        <w:contextualSpacing/>
        <w:rPr>
          <w:rFonts w:ascii="Times New Roman" w:eastAsia="Times New Roman" w:hAnsi="Times New Roman" w:cs="Times New Roman"/>
        </w:rPr>
      </w:pPr>
      <w:proofErr w:type="spellStart"/>
      <w:r w:rsidRPr="000371F1">
        <w:rPr>
          <w:rFonts w:ascii="Times New Roman" w:eastAsia="Times New Roman" w:hAnsi="Times New Roman" w:cs="Times New Roman"/>
        </w:rPr>
        <w:t>Yermolayeva</w:t>
      </w:r>
      <w:proofErr w:type="spellEnd"/>
      <w:r w:rsidRPr="000371F1">
        <w:rPr>
          <w:rFonts w:ascii="Times New Roman" w:eastAsia="Times New Roman" w:hAnsi="Times New Roman" w:cs="Times New Roman"/>
        </w:rPr>
        <w:t xml:space="preserve">, Y., &amp; </w:t>
      </w:r>
      <w:proofErr w:type="spellStart"/>
      <w:r w:rsidRPr="000371F1">
        <w:rPr>
          <w:rFonts w:ascii="Times New Roman" w:eastAsia="Times New Roman" w:hAnsi="Times New Roman" w:cs="Times New Roman"/>
        </w:rPr>
        <w:t>Rakison</w:t>
      </w:r>
      <w:proofErr w:type="spellEnd"/>
      <w:r w:rsidRPr="000371F1">
        <w:rPr>
          <w:rFonts w:ascii="Times New Roman" w:eastAsia="Times New Roman" w:hAnsi="Times New Roman" w:cs="Times New Roman"/>
        </w:rPr>
        <w:t>,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116"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17"/>
      <w:headerReference w:type="first" r:id="rId1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466AA" w14:textId="77777777" w:rsidR="00161186" w:rsidRDefault="00161186" w:rsidP="00391C7E">
      <w:pPr>
        <w:spacing w:after="0" w:line="240" w:lineRule="auto"/>
      </w:pPr>
      <w:r>
        <w:separator/>
      </w:r>
    </w:p>
  </w:endnote>
  <w:endnote w:type="continuationSeparator" w:id="0">
    <w:p w14:paraId="426FA2FF" w14:textId="77777777" w:rsidR="00161186" w:rsidRDefault="00161186"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764DF" w14:textId="77777777" w:rsidR="00161186" w:rsidRDefault="00161186" w:rsidP="00391C7E">
      <w:pPr>
        <w:spacing w:after="0" w:line="240" w:lineRule="auto"/>
      </w:pPr>
      <w:r>
        <w:separator/>
      </w:r>
    </w:p>
  </w:footnote>
  <w:footnote w:type="continuationSeparator" w:id="0">
    <w:p w14:paraId="31E78B6D" w14:textId="77777777" w:rsidR="00161186" w:rsidRDefault="00161186" w:rsidP="00391C7E">
      <w:pPr>
        <w:spacing w:after="0" w:line="240" w:lineRule="auto"/>
      </w:pPr>
      <w:r>
        <w:continuationSeparator/>
      </w:r>
    </w:p>
  </w:footnote>
  <w:footnote w:id="1">
    <w:p w14:paraId="0CF81D02" w14:textId="77777777" w:rsidR="007942CC" w:rsidRPr="005C21A3" w:rsidRDefault="007942CC" w:rsidP="007942CC">
      <w:pPr>
        <w:pStyle w:val="FootnoteText"/>
        <w:rPr>
          <w:ins w:id="854" w:author="Benton, Deon" w:date="2026-05-19T19:57:00Z" w16du:dateUtc="2026-05-20T00:57:00Z"/>
          <w:rFonts w:ascii="Times New Roman" w:hAnsi="Times New Roman" w:cs="Times New Roman"/>
          <w:sz w:val="24"/>
          <w:szCs w:val="24"/>
        </w:rPr>
      </w:pPr>
      <w:ins w:id="855" w:author="Benton, Deon" w:date="2026-05-19T19:57:00Z" w16du:dateUtc="2026-05-20T00:57:00Z">
        <w:r w:rsidRPr="005C21A3">
          <w:rPr>
            <w:rStyle w:val="FootnoteReference"/>
            <w:rFonts w:ascii="Times New Roman" w:hAnsi="Times New Roman" w:cs="Times New Roman"/>
            <w:sz w:val="24"/>
            <w:szCs w:val="24"/>
          </w:rPr>
          <w:footnoteRef/>
        </w:r>
        <w:r w:rsidRPr="005C21A3">
          <w:rPr>
            <w:rFonts w:ascii="Times New Roman" w:hAnsi="Times New Roman" w:cs="Times New Roman"/>
            <w:sz w:val="24"/>
            <w:szCs w:val="24"/>
          </w:rPr>
          <w:t xml:space="preserve"> </w:t>
        </w:r>
        <w:r w:rsidRPr="00473A62">
          <w:rPr>
            <w:rFonts w:ascii="Times New Roman" w:eastAsia="Times New Roman" w:hAnsi="Times New Roman" w:cs="Times New Roman"/>
            <w:sz w:val="24"/>
            <w:szCs w:val="24"/>
          </w:rPr>
          <w:t xml:space="preserve">Inferential statistics were not used in the present simulations because the goal of the modeling effort was not </w:t>
        </w:r>
        <w:r>
          <w:rPr>
            <w:rFonts w:ascii="Times New Roman" w:eastAsia="Times New Roman" w:hAnsi="Times New Roman" w:cs="Times New Roman"/>
            <w:sz w:val="24"/>
            <w:szCs w:val="24"/>
          </w:rPr>
          <w:t>quantitatively to</w:t>
        </w:r>
        <w:r w:rsidRPr="00473A62">
          <w:rPr>
            <w:rFonts w:ascii="Times New Roman" w:eastAsia="Times New Roman" w:hAnsi="Times New Roman" w:cs="Times New Roman"/>
            <w:sz w:val="24"/>
            <w:szCs w:val="24"/>
          </w:rPr>
          <w:t xml:space="preserve"> fit infant </w:t>
        </w:r>
        <w:r>
          <w:rPr>
            <w:rFonts w:ascii="Times New Roman" w:eastAsia="Times New Roman" w:hAnsi="Times New Roman" w:cs="Times New Roman"/>
            <w:sz w:val="24"/>
            <w:szCs w:val="24"/>
          </w:rPr>
          <w:t>looking responses</w:t>
        </w:r>
        <w:r w:rsidRPr="00473A62">
          <w:rPr>
            <w:rFonts w:ascii="Times New Roman" w:eastAsia="Times New Roman" w:hAnsi="Times New Roman" w:cs="Times New Roman"/>
            <w:sz w:val="24"/>
            <w:szCs w:val="24"/>
          </w:rPr>
          <w:t xml:space="preserve"> or reproduce the precise magnitude of empirical effects. </w:t>
        </w:r>
        <w:r>
          <w:rPr>
            <w:rFonts w:ascii="Times New Roman" w:eastAsia="Times New Roman" w:hAnsi="Times New Roman" w:cs="Times New Roman"/>
            <w:sz w:val="24"/>
            <w:szCs w:val="24"/>
          </w:rPr>
          <w:t>The goal was instead</w:t>
        </w:r>
        <w:r w:rsidRPr="00473A62">
          <w:rPr>
            <w:rFonts w:ascii="Times New Roman" w:eastAsia="Times New Roman" w:hAnsi="Times New Roman" w:cs="Times New Roman"/>
            <w:sz w:val="24"/>
            <w:szCs w:val="24"/>
          </w:rPr>
          <w:t xml:space="preserve"> to determine whether the qualitative pattern of model responses—such as greater error to unexpected or inefficient events in some conditions but not </w:t>
        </w:r>
        <w:r>
          <w:rPr>
            <w:rFonts w:ascii="Times New Roman" w:eastAsia="Times New Roman" w:hAnsi="Times New Roman" w:cs="Times New Roman"/>
            <w:sz w:val="24"/>
            <w:szCs w:val="24"/>
          </w:rPr>
          <w:t xml:space="preserve">in </w:t>
        </w:r>
        <w:r w:rsidRPr="00473A62">
          <w:rPr>
            <w:rFonts w:ascii="Times New Roman" w:eastAsia="Times New Roman" w:hAnsi="Times New Roman" w:cs="Times New Roman"/>
            <w:sz w:val="24"/>
            <w:szCs w:val="24"/>
          </w:rPr>
          <w:t xml:space="preserve">others—aligned with the patterns observed in </w:t>
        </w:r>
        <w:r>
          <w:rPr>
            <w:rFonts w:ascii="Times New Roman" w:eastAsia="Times New Roman" w:hAnsi="Times New Roman" w:cs="Times New Roman"/>
            <w:sz w:val="24"/>
            <w:szCs w:val="24"/>
          </w:rPr>
          <w:t>infants</w:t>
        </w:r>
        <w:r w:rsidRPr="00473A62">
          <w:rPr>
            <w:rFonts w:ascii="Times New Roman" w:eastAsia="Times New Roman" w:hAnsi="Times New Roman" w:cs="Times New Roman"/>
            <w:sz w:val="24"/>
            <w:szCs w:val="24"/>
          </w:rPr>
          <w:t xml:space="preserve">. This emphasis </w:t>
        </w:r>
        <w:r>
          <w:rPr>
            <w:rFonts w:ascii="Times New Roman" w:eastAsia="Times New Roman" w:hAnsi="Times New Roman" w:cs="Times New Roman"/>
            <w:sz w:val="24"/>
            <w:szCs w:val="24"/>
          </w:rPr>
          <w:t>on assessing whether the model’s behavior qualitatively matches that of infants is</w:t>
        </w:r>
        <w:r w:rsidRPr="00473A62">
          <w:rPr>
            <w:rFonts w:ascii="Times New Roman" w:eastAsia="Times New Roman" w:hAnsi="Times New Roman" w:cs="Times New Roman"/>
            <w:sz w:val="24"/>
            <w:szCs w:val="24"/>
          </w:rPr>
          <w:t xml:space="preserve"> consistent with prior connectionist modeling work in the cognitive sciences (e.g., Benton, 2024; Mareschal et al., 2000; Mareschal &amp; Schultz, 1999; McClelland &amp; Thompson, 2007; Plaut &amp; Vande Velde, 2017).</w:t>
        </w:r>
        <w:r>
          <w:rPr>
            <w:rFonts w:ascii="Times New Roman" w:eastAsia="Times New Roman" w:hAnsi="Times New Roman" w:cs="Times New Roman"/>
            <w:sz w:val="24"/>
            <w:szCs w:val="24"/>
          </w:rPr>
          <w:t xml:space="preserve"> </w:t>
        </w:r>
      </w:ins>
    </w:p>
    <w:p w14:paraId="257D82AF" w14:textId="77777777" w:rsidR="007942CC" w:rsidRDefault="007942CC" w:rsidP="007942CC">
      <w:pPr>
        <w:pStyle w:val="FootnoteText"/>
        <w:rPr>
          <w:ins w:id="856" w:author="Benton, Deon" w:date="2026-05-19T19:57:00Z" w16du:dateUtc="2026-05-20T00:57:00Z"/>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5D8A2DAE" w:rsidR="00391C7E" w:rsidRPr="002456DD" w:rsidRDefault="00791C2B">
    <w:pPr>
      <w:pStyle w:val="Header"/>
      <w:rPr>
        <w:rFonts w:ascii="Times New Roman" w:hAnsi="Times New Roman" w:cs="Times New Roman"/>
      </w:rPr>
    </w:pPr>
    <w:r>
      <w:rPr>
        <w:rFonts w:ascii="Times New Roman" w:hAnsi="Times New Roman" w:cs="Times New Roman"/>
      </w:rPr>
      <w:t>Action efficiency understanding</w:t>
    </w:r>
    <w:r w:rsidR="002456DD" w:rsidRPr="002456DD">
      <w:rPr>
        <w:rFonts w:ascii="Times New Roman" w:hAnsi="Times New Roman" w:cs="Times New Roman"/>
      </w:rPr>
      <w:t xml:space="preserve"> via associative learning</w:t>
    </w:r>
    <w:r w:rsidR="002456DD" w:rsidRPr="002456DD">
      <w:rPr>
        <w:rFonts w:ascii="Times New Roman" w:hAnsi="Times New Roman" w:cs="Times New Roman"/>
      </w:rPr>
      <w:tab/>
    </w:r>
    <w:r w:rsidR="002456DD"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1124F15B" w:rsidR="00391C7E" w:rsidRPr="00391C7E" w:rsidRDefault="00391C7E">
    <w:pPr>
      <w:pStyle w:val="Header"/>
      <w:rPr>
        <w:rFonts w:ascii="Times New Roman" w:hAnsi="Times New Roman" w:cs="Times New Roman"/>
      </w:rPr>
    </w:pPr>
    <w:r w:rsidRPr="00391C7E">
      <w:rPr>
        <w:rFonts w:ascii="Times New Roman" w:hAnsi="Times New Roman" w:cs="Times New Roman"/>
      </w:rPr>
      <w:t xml:space="preserve">Running head: </w:t>
    </w:r>
    <w:r w:rsidR="00791C2B">
      <w:rPr>
        <w:rFonts w:ascii="Times New Roman" w:hAnsi="Times New Roman" w:cs="Times New Roman"/>
      </w:rPr>
      <w:t>Action efficiency understanding</w:t>
    </w:r>
    <w:r w:rsidRPr="00391C7E">
      <w:rPr>
        <w:rFonts w:ascii="Times New Roman" w:hAnsi="Times New Roman" w:cs="Times New Roman"/>
      </w:rPr>
      <w:t xml:space="preserve">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77CD8"/>
    <w:multiLevelType w:val="hybridMultilevel"/>
    <w:tmpl w:val="A60A6B7C"/>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1191E"/>
    <w:multiLevelType w:val="hybridMultilevel"/>
    <w:tmpl w:val="8E166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0EF6A9C"/>
    <w:multiLevelType w:val="hybridMultilevel"/>
    <w:tmpl w:val="3092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7820844">
    <w:abstractNumId w:val="2"/>
  </w:num>
  <w:num w:numId="2" w16cid:durableId="80031146">
    <w:abstractNumId w:val="3"/>
  </w:num>
  <w:num w:numId="3" w16cid:durableId="1200121557">
    <w:abstractNumId w:val="0"/>
  </w:num>
  <w:num w:numId="4" w16cid:durableId="80767234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38"/>
    <w:rsid w:val="000009D3"/>
    <w:rsid w:val="00000FDA"/>
    <w:rsid w:val="0000108B"/>
    <w:rsid w:val="000014B3"/>
    <w:rsid w:val="00001A99"/>
    <w:rsid w:val="00001ABA"/>
    <w:rsid w:val="00001BFB"/>
    <w:rsid w:val="00001FD5"/>
    <w:rsid w:val="000021C8"/>
    <w:rsid w:val="000027B6"/>
    <w:rsid w:val="00002CA0"/>
    <w:rsid w:val="00002DBA"/>
    <w:rsid w:val="000030F0"/>
    <w:rsid w:val="00003878"/>
    <w:rsid w:val="00003BC2"/>
    <w:rsid w:val="000041CB"/>
    <w:rsid w:val="0000436D"/>
    <w:rsid w:val="00004788"/>
    <w:rsid w:val="0000482E"/>
    <w:rsid w:val="0000495B"/>
    <w:rsid w:val="00004EE8"/>
    <w:rsid w:val="00005701"/>
    <w:rsid w:val="00005907"/>
    <w:rsid w:val="0000707B"/>
    <w:rsid w:val="00007559"/>
    <w:rsid w:val="000079D0"/>
    <w:rsid w:val="00007D2D"/>
    <w:rsid w:val="00007F8F"/>
    <w:rsid w:val="000107A5"/>
    <w:rsid w:val="00010A55"/>
    <w:rsid w:val="00010FC6"/>
    <w:rsid w:val="00011353"/>
    <w:rsid w:val="0001141F"/>
    <w:rsid w:val="00011DAB"/>
    <w:rsid w:val="0001243D"/>
    <w:rsid w:val="0001298D"/>
    <w:rsid w:val="00012AA5"/>
    <w:rsid w:val="00012E70"/>
    <w:rsid w:val="00013134"/>
    <w:rsid w:val="0001385A"/>
    <w:rsid w:val="00013FE0"/>
    <w:rsid w:val="00014150"/>
    <w:rsid w:val="00014304"/>
    <w:rsid w:val="00014507"/>
    <w:rsid w:val="00014B0E"/>
    <w:rsid w:val="00015ABE"/>
    <w:rsid w:val="00015B80"/>
    <w:rsid w:val="00015D25"/>
    <w:rsid w:val="00015DDE"/>
    <w:rsid w:val="000163C0"/>
    <w:rsid w:val="00016768"/>
    <w:rsid w:val="00016D6C"/>
    <w:rsid w:val="00016DD5"/>
    <w:rsid w:val="00017757"/>
    <w:rsid w:val="00017850"/>
    <w:rsid w:val="00017D72"/>
    <w:rsid w:val="00017DBA"/>
    <w:rsid w:val="00020260"/>
    <w:rsid w:val="000206B5"/>
    <w:rsid w:val="00020BD2"/>
    <w:rsid w:val="00020C7A"/>
    <w:rsid w:val="00020CAF"/>
    <w:rsid w:val="0002114F"/>
    <w:rsid w:val="00021321"/>
    <w:rsid w:val="000213EE"/>
    <w:rsid w:val="00021531"/>
    <w:rsid w:val="000217C9"/>
    <w:rsid w:val="00022327"/>
    <w:rsid w:val="00022546"/>
    <w:rsid w:val="000227C0"/>
    <w:rsid w:val="00022801"/>
    <w:rsid w:val="00022C46"/>
    <w:rsid w:val="00023046"/>
    <w:rsid w:val="00023160"/>
    <w:rsid w:val="00023256"/>
    <w:rsid w:val="0002338A"/>
    <w:rsid w:val="0002365D"/>
    <w:rsid w:val="00023A54"/>
    <w:rsid w:val="00023B5C"/>
    <w:rsid w:val="00023DB7"/>
    <w:rsid w:val="00023E47"/>
    <w:rsid w:val="000241BE"/>
    <w:rsid w:val="0002439A"/>
    <w:rsid w:val="000245B8"/>
    <w:rsid w:val="0002497E"/>
    <w:rsid w:val="00024F3E"/>
    <w:rsid w:val="000259E2"/>
    <w:rsid w:val="00025D02"/>
    <w:rsid w:val="00025ED5"/>
    <w:rsid w:val="00026194"/>
    <w:rsid w:val="000263C1"/>
    <w:rsid w:val="00026822"/>
    <w:rsid w:val="00026A2F"/>
    <w:rsid w:val="00026A36"/>
    <w:rsid w:val="00026BFA"/>
    <w:rsid w:val="000271FF"/>
    <w:rsid w:val="00027A15"/>
    <w:rsid w:val="00027D4F"/>
    <w:rsid w:val="00027DDD"/>
    <w:rsid w:val="0003069E"/>
    <w:rsid w:val="00030852"/>
    <w:rsid w:val="00030981"/>
    <w:rsid w:val="00030BE5"/>
    <w:rsid w:val="00030D29"/>
    <w:rsid w:val="00030E89"/>
    <w:rsid w:val="00031196"/>
    <w:rsid w:val="0003197D"/>
    <w:rsid w:val="00031AF9"/>
    <w:rsid w:val="00031B2C"/>
    <w:rsid w:val="00031D3F"/>
    <w:rsid w:val="00031DA5"/>
    <w:rsid w:val="000323A9"/>
    <w:rsid w:val="000323C8"/>
    <w:rsid w:val="000326AF"/>
    <w:rsid w:val="000329CC"/>
    <w:rsid w:val="00032A25"/>
    <w:rsid w:val="00032E80"/>
    <w:rsid w:val="0003320B"/>
    <w:rsid w:val="000334A7"/>
    <w:rsid w:val="00033634"/>
    <w:rsid w:val="0003467C"/>
    <w:rsid w:val="00034A30"/>
    <w:rsid w:val="00034AA1"/>
    <w:rsid w:val="00034E60"/>
    <w:rsid w:val="000359C1"/>
    <w:rsid w:val="00035C38"/>
    <w:rsid w:val="000361F6"/>
    <w:rsid w:val="000362C5"/>
    <w:rsid w:val="000363E9"/>
    <w:rsid w:val="000367E7"/>
    <w:rsid w:val="00036806"/>
    <w:rsid w:val="000371F1"/>
    <w:rsid w:val="000375C0"/>
    <w:rsid w:val="00037ADB"/>
    <w:rsid w:val="00037BD3"/>
    <w:rsid w:val="00037D11"/>
    <w:rsid w:val="00037EA9"/>
    <w:rsid w:val="00037ED7"/>
    <w:rsid w:val="00040656"/>
    <w:rsid w:val="0004069B"/>
    <w:rsid w:val="00040898"/>
    <w:rsid w:val="000410C2"/>
    <w:rsid w:val="000412D9"/>
    <w:rsid w:val="0004140C"/>
    <w:rsid w:val="00041A6E"/>
    <w:rsid w:val="00041BC9"/>
    <w:rsid w:val="000420E6"/>
    <w:rsid w:val="000420ED"/>
    <w:rsid w:val="0004222F"/>
    <w:rsid w:val="000428C9"/>
    <w:rsid w:val="00042E17"/>
    <w:rsid w:val="0004301F"/>
    <w:rsid w:val="00043EC6"/>
    <w:rsid w:val="00044011"/>
    <w:rsid w:val="0004411F"/>
    <w:rsid w:val="00044152"/>
    <w:rsid w:val="00044173"/>
    <w:rsid w:val="000446CE"/>
    <w:rsid w:val="0004487E"/>
    <w:rsid w:val="000455F4"/>
    <w:rsid w:val="00045DDA"/>
    <w:rsid w:val="00045F40"/>
    <w:rsid w:val="0004604C"/>
    <w:rsid w:val="000467F5"/>
    <w:rsid w:val="00046880"/>
    <w:rsid w:val="0004750E"/>
    <w:rsid w:val="000475E7"/>
    <w:rsid w:val="000476A1"/>
    <w:rsid w:val="00047E5C"/>
    <w:rsid w:val="00047ECC"/>
    <w:rsid w:val="0005005B"/>
    <w:rsid w:val="0005038D"/>
    <w:rsid w:val="00050686"/>
    <w:rsid w:val="000506B3"/>
    <w:rsid w:val="00050739"/>
    <w:rsid w:val="0005092E"/>
    <w:rsid w:val="00050A8A"/>
    <w:rsid w:val="00050DB2"/>
    <w:rsid w:val="000512B7"/>
    <w:rsid w:val="000513F9"/>
    <w:rsid w:val="00051561"/>
    <w:rsid w:val="000520AB"/>
    <w:rsid w:val="000520C5"/>
    <w:rsid w:val="0005238F"/>
    <w:rsid w:val="00052891"/>
    <w:rsid w:val="00052988"/>
    <w:rsid w:val="00052C35"/>
    <w:rsid w:val="00052CF0"/>
    <w:rsid w:val="00052DF8"/>
    <w:rsid w:val="00052E0C"/>
    <w:rsid w:val="0005322D"/>
    <w:rsid w:val="00053773"/>
    <w:rsid w:val="000537A9"/>
    <w:rsid w:val="00053B11"/>
    <w:rsid w:val="00054354"/>
    <w:rsid w:val="000543D8"/>
    <w:rsid w:val="000548CD"/>
    <w:rsid w:val="00054A21"/>
    <w:rsid w:val="00054E01"/>
    <w:rsid w:val="000550B3"/>
    <w:rsid w:val="00055355"/>
    <w:rsid w:val="000553C8"/>
    <w:rsid w:val="0005598E"/>
    <w:rsid w:val="00055CAF"/>
    <w:rsid w:val="0005658D"/>
    <w:rsid w:val="00056790"/>
    <w:rsid w:val="0005778E"/>
    <w:rsid w:val="00057FA2"/>
    <w:rsid w:val="00060065"/>
    <w:rsid w:val="000601A2"/>
    <w:rsid w:val="00060551"/>
    <w:rsid w:val="00060832"/>
    <w:rsid w:val="0006086D"/>
    <w:rsid w:val="00061107"/>
    <w:rsid w:val="000615BE"/>
    <w:rsid w:val="000615F6"/>
    <w:rsid w:val="00061CE4"/>
    <w:rsid w:val="00061FA1"/>
    <w:rsid w:val="00062194"/>
    <w:rsid w:val="00062B4C"/>
    <w:rsid w:val="0006396F"/>
    <w:rsid w:val="00063A23"/>
    <w:rsid w:val="00063A7C"/>
    <w:rsid w:val="00063AA1"/>
    <w:rsid w:val="00063BA5"/>
    <w:rsid w:val="00063FD5"/>
    <w:rsid w:val="00064912"/>
    <w:rsid w:val="0006493F"/>
    <w:rsid w:val="000649A1"/>
    <w:rsid w:val="000651A7"/>
    <w:rsid w:val="000651E9"/>
    <w:rsid w:val="0006578D"/>
    <w:rsid w:val="00065F35"/>
    <w:rsid w:val="000678F1"/>
    <w:rsid w:val="0007013C"/>
    <w:rsid w:val="000702EB"/>
    <w:rsid w:val="000705E6"/>
    <w:rsid w:val="00070634"/>
    <w:rsid w:val="00070F13"/>
    <w:rsid w:val="00070F6C"/>
    <w:rsid w:val="00071370"/>
    <w:rsid w:val="0007152D"/>
    <w:rsid w:val="00071940"/>
    <w:rsid w:val="00071A55"/>
    <w:rsid w:val="00071F26"/>
    <w:rsid w:val="00072A47"/>
    <w:rsid w:val="0007371A"/>
    <w:rsid w:val="00073A27"/>
    <w:rsid w:val="00073E90"/>
    <w:rsid w:val="000742D7"/>
    <w:rsid w:val="000755C5"/>
    <w:rsid w:val="000757D8"/>
    <w:rsid w:val="00075C51"/>
    <w:rsid w:val="00076710"/>
    <w:rsid w:val="000767FC"/>
    <w:rsid w:val="00076945"/>
    <w:rsid w:val="00076BA6"/>
    <w:rsid w:val="00076E0D"/>
    <w:rsid w:val="000771B9"/>
    <w:rsid w:val="0007750A"/>
    <w:rsid w:val="00077880"/>
    <w:rsid w:val="00080691"/>
    <w:rsid w:val="00080943"/>
    <w:rsid w:val="00081085"/>
    <w:rsid w:val="000810FA"/>
    <w:rsid w:val="000819BC"/>
    <w:rsid w:val="00081CB1"/>
    <w:rsid w:val="0008231A"/>
    <w:rsid w:val="00082561"/>
    <w:rsid w:val="000829B9"/>
    <w:rsid w:val="000832B4"/>
    <w:rsid w:val="000835DD"/>
    <w:rsid w:val="00083D9B"/>
    <w:rsid w:val="00083DB5"/>
    <w:rsid w:val="00083DC8"/>
    <w:rsid w:val="00084546"/>
    <w:rsid w:val="00084962"/>
    <w:rsid w:val="000849BF"/>
    <w:rsid w:val="000849D1"/>
    <w:rsid w:val="00084C35"/>
    <w:rsid w:val="000850EE"/>
    <w:rsid w:val="000851C0"/>
    <w:rsid w:val="000858E1"/>
    <w:rsid w:val="0008747D"/>
    <w:rsid w:val="000875D2"/>
    <w:rsid w:val="000875FE"/>
    <w:rsid w:val="00087AF6"/>
    <w:rsid w:val="00087B68"/>
    <w:rsid w:val="00087C36"/>
    <w:rsid w:val="00090053"/>
    <w:rsid w:val="00091784"/>
    <w:rsid w:val="00091A8C"/>
    <w:rsid w:val="0009200D"/>
    <w:rsid w:val="00092D1A"/>
    <w:rsid w:val="00093050"/>
    <w:rsid w:val="000938AC"/>
    <w:rsid w:val="00093BEA"/>
    <w:rsid w:val="00093E13"/>
    <w:rsid w:val="000943B0"/>
    <w:rsid w:val="0009471E"/>
    <w:rsid w:val="00094806"/>
    <w:rsid w:val="0009483E"/>
    <w:rsid w:val="0009490B"/>
    <w:rsid w:val="00094B4D"/>
    <w:rsid w:val="00095066"/>
    <w:rsid w:val="00095223"/>
    <w:rsid w:val="00095B88"/>
    <w:rsid w:val="00095FBB"/>
    <w:rsid w:val="00095FF6"/>
    <w:rsid w:val="00096467"/>
    <w:rsid w:val="00096D37"/>
    <w:rsid w:val="00097097"/>
    <w:rsid w:val="0009709A"/>
    <w:rsid w:val="0009722A"/>
    <w:rsid w:val="00097C1B"/>
    <w:rsid w:val="000A0BB0"/>
    <w:rsid w:val="000A0BE5"/>
    <w:rsid w:val="000A0E69"/>
    <w:rsid w:val="000A0EEF"/>
    <w:rsid w:val="000A1184"/>
    <w:rsid w:val="000A11B5"/>
    <w:rsid w:val="000A11D4"/>
    <w:rsid w:val="000A170D"/>
    <w:rsid w:val="000A1B95"/>
    <w:rsid w:val="000A2761"/>
    <w:rsid w:val="000A276E"/>
    <w:rsid w:val="000A29F2"/>
    <w:rsid w:val="000A317D"/>
    <w:rsid w:val="000A329B"/>
    <w:rsid w:val="000A32AC"/>
    <w:rsid w:val="000A346C"/>
    <w:rsid w:val="000A3632"/>
    <w:rsid w:val="000A3648"/>
    <w:rsid w:val="000A37B5"/>
    <w:rsid w:val="000A3A74"/>
    <w:rsid w:val="000A4069"/>
    <w:rsid w:val="000A4963"/>
    <w:rsid w:val="000A51FC"/>
    <w:rsid w:val="000A555F"/>
    <w:rsid w:val="000A58E8"/>
    <w:rsid w:val="000A599D"/>
    <w:rsid w:val="000A5F46"/>
    <w:rsid w:val="000A6421"/>
    <w:rsid w:val="000A6762"/>
    <w:rsid w:val="000A7004"/>
    <w:rsid w:val="000A7017"/>
    <w:rsid w:val="000A715B"/>
    <w:rsid w:val="000A7280"/>
    <w:rsid w:val="000A78E6"/>
    <w:rsid w:val="000A7DBF"/>
    <w:rsid w:val="000B0656"/>
    <w:rsid w:val="000B074D"/>
    <w:rsid w:val="000B08D2"/>
    <w:rsid w:val="000B0900"/>
    <w:rsid w:val="000B09DB"/>
    <w:rsid w:val="000B0B74"/>
    <w:rsid w:val="000B1763"/>
    <w:rsid w:val="000B1C1A"/>
    <w:rsid w:val="000B1F17"/>
    <w:rsid w:val="000B20EE"/>
    <w:rsid w:val="000B2703"/>
    <w:rsid w:val="000B2757"/>
    <w:rsid w:val="000B279A"/>
    <w:rsid w:val="000B286C"/>
    <w:rsid w:val="000B332C"/>
    <w:rsid w:val="000B35C1"/>
    <w:rsid w:val="000B399C"/>
    <w:rsid w:val="000B3B8B"/>
    <w:rsid w:val="000B3C24"/>
    <w:rsid w:val="000B3CD1"/>
    <w:rsid w:val="000B3D55"/>
    <w:rsid w:val="000B3F0A"/>
    <w:rsid w:val="000B3FDA"/>
    <w:rsid w:val="000B4399"/>
    <w:rsid w:val="000B4DD6"/>
    <w:rsid w:val="000B4ECF"/>
    <w:rsid w:val="000B510B"/>
    <w:rsid w:val="000B5F63"/>
    <w:rsid w:val="000B60E2"/>
    <w:rsid w:val="000B6458"/>
    <w:rsid w:val="000B65F9"/>
    <w:rsid w:val="000B67D6"/>
    <w:rsid w:val="000B6CC3"/>
    <w:rsid w:val="000B7017"/>
    <w:rsid w:val="000B75DA"/>
    <w:rsid w:val="000B7DDA"/>
    <w:rsid w:val="000B7E28"/>
    <w:rsid w:val="000C0869"/>
    <w:rsid w:val="000C1789"/>
    <w:rsid w:val="000C18C9"/>
    <w:rsid w:val="000C20B8"/>
    <w:rsid w:val="000C2552"/>
    <w:rsid w:val="000C307E"/>
    <w:rsid w:val="000C31FB"/>
    <w:rsid w:val="000C32F7"/>
    <w:rsid w:val="000C3312"/>
    <w:rsid w:val="000C3566"/>
    <w:rsid w:val="000C3BCB"/>
    <w:rsid w:val="000C3E94"/>
    <w:rsid w:val="000C5A1C"/>
    <w:rsid w:val="000C5ABC"/>
    <w:rsid w:val="000C649B"/>
    <w:rsid w:val="000C66BC"/>
    <w:rsid w:val="000C6870"/>
    <w:rsid w:val="000C6B58"/>
    <w:rsid w:val="000C6CBE"/>
    <w:rsid w:val="000C7475"/>
    <w:rsid w:val="000D00F9"/>
    <w:rsid w:val="000D05F9"/>
    <w:rsid w:val="000D1213"/>
    <w:rsid w:val="000D148B"/>
    <w:rsid w:val="000D15C4"/>
    <w:rsid w:val="000D1EAC"/>
    <w:rsid w:val="000D22BE"/>
    <w:rsid w:val="000D26F7"/>
    <w:rsid w:val="000D323A"/>
    <w:rsid w:val="000D3453"/>
    <w:rsid w:val="000D3AB6"/>
    <w:rsid w:val="000D3AE8"/>
    <w:rsid w:val="000D3BCD"/>
    <w:rsid w:val="000D41A4"/>
    <w:rsid w:val="000D45E6"/>
    <w:rsid w:val="000D4C01"/>
    <w:rsid w:val="000D4DB9"/>
    <w:rsid w:val="000D4FF3"/>
    <w:rsid w:val="000D5358"/>
    <w:rsid w:val="000D5598"/>
    <w:rsid w:val="000D5B81"/>
    <w:rsid w:val="000D5F92"/>
    <w:rsid w:val="000D6324"/>
    <w:rsid w:val="000D6788"/>
    <w:rsid w:val="000D67DC"/>
    <w:rsid w:val="000D6C8E"/>
    <w:rsid w:val="000D6F38"/>
    <w:rsid w:val="000D7123"/>
    <w:rsid w:val="000D7247"/>
    <w:rsid w:val="000D755C"/>
    <w:rsid w:val="000D78BD"/>
    <w:rsid w:val="000E0198"/>
    <w:rsid w:val="000E02A4"/>
    <w:rsid w:val="000E08AF"/>
    <w:rsid w:val="000E090D"/>
    <w:rsid w:val="000E0A20"/>
    <w:rsid w:val="000E0E36"/>
    <w:rsid w:val="000E0FAD"/>
    <w:rsid w:val="000E1851"/>
    <w:rsid w:val="000E2038"/>
    <w:rsid w:val="000E2DC0"/>
    <w:rsid w:val="000E2FF9"/>
    <w:rsid w:val="000E337A"/>
    <w:rsid w:val="000E3F68"/>
    <w:rsid w:val="000E4248"/>
    <w:rsid w:val="000E43E7"/>
    <w:rsid w:val="000E440C"/>
    <w:rsid w:val="000E4F2E"/>
    <w:rsid w:val="000E4FA5"/>
    <w:rsid w:val="000E5528"/>
    <w:rsid w:val="000E5E7C"/>
    <w:rsid w:val="000E6636"/>
    <w:rsid w:val="000E700A"/>
    <w:rsid w:val="000E7279"/>
    <w:rsid w:val="000E7561"/>
    <w:rsid w:val="000E775A"/>
    <w:rsid w:val="000E7BCF"/>
    <w:rsid w:val="000E7BEC"/>
    <w:rsid w:val="000E7F18"/>
    <w:rsid w:val="000F0203"/>
    <w:rsid w:val="000F051A"/>
    <w:rsid w:val="000F0989"/>
    <w:rsid w:val="000F0F58"/>
    <w:rsid w:val="000F158C"/>
    <w:rsid w:val="000F1A90"/>
    <w:rsid w:val="000F1D20"/>
    <w:rsid w:val="000F1DD4"/>
    <w:rsid w:val="000F2337"/>
    <w:rsid w:val="000F31B9"/>
    <w:rsid w:val="000F349C"/>
    <w:rsid w:val="000F3686"/>
    <w:rsid w:val="000F390C"/>
    <w:rsid w:val="000F39BE"/>
    <w:rsid w:val="000F3AD5"/>
    <w:rsid w:val="000F3AF0"/>
    <w:rsid w:val="000F3DC9"/>
    <w:rsid w:val="000F3DEE"/>
    <w:rsid w:val="000F3F41"/>
    <w:rsid w:val="000F3F9C"/>
    <w:rsid w:val="000F43CD"/>
    <w:rsid w:val="000F4505"/>
    <w:rsid w:val="000F4507"/>
    <w:rsid w:val="000F4814"/>
    <w:rsid w:val="000F491E"/>
    <w:rsid w:val="000F4A8C"/>
    <w:rsid w:val="000F5624"/>
    <w:rsid w:val="000F566F"/>
    <w:rsid w:val="000F5BC5"/>
    <w:rsid w:val="000F616D"/>
    <w:rsid w:val="000F65EB"/>
    <w:rsid w:val="000F68C8"/>
    <w:rsid w:val="000F68EC"/>
    <w:rsid w:val="000F6EAD"/>
    <w:rsid w:val="000F726E"/>
    <w:rsid w:val="000F7511"/>
    <w:rsid w:val="000F7618"/>
    <w:rsid w:val="000F7626"/>
    <w:rsid w:val="000F7CAC"/>
    <w:rsid w:val="001001BD"/>
    <w:rsid w:val="001002AB"/>
    <w:rsid w:val="0010035E"/>
    <w:rsid w:val="00100DFB"/>
    <w:rsid w:val="00100FC9"/>
    <w:rsid w:val="00101446"/>
    <w:rsid w:val="00101D73"/>
    <w:rsid w:val="00101D77"/>
    <w:rsid w:val="00102C53"/>
    <w:rsid w:val="00102DDA"/>
    <w:rsid w:val="00103DE0"/>
    <w:rsid w:val="0010402B"/>
    <w:rsid w:val="00104354"/>
    <w:rsid w:val="00104484"/>
    <w:rsid w:val="00104696"/>
    <w:rsid w:val="0010545A"/>
    <w:rsid w:val="00105831"/>
    <w:rsid w:val="00105BB1"/>
    <w:rsid w:val="00105D7B"/>
    <w:rsid w:val="00106046"/>
    <w:rsid w:val="00106100"/>
    <w:rsid w:val="00106257"/>
    <w:rsid w:val="00106471"/>
    <w:rsid w:val="00106C81"/>
    <w:rsid w:val="00106D77"/>
    <w:rsid w:val="0010728E"/>
    <w:rsid w:val="00107506"/>
    <w:rsid w:val="0010787E"/>
    <w:rsid w:val="0011041C"/>
    <w:rsid w:val="00110DF9"/>
    <w:rsid w:val="001110CA"/>
    <w:rsid w:val="00111142"/>
    <w:rsid w:val="00111B8C"/>
    <w:rsid w:val="00112013"/>
    <w:rsid w:val="001123AA"/>
    <w:rsid w:val="0011240F"/>
    <w:rsid w:val="00112880"/>
    <w:rsid w:val="001129C8"/>
    <w:rsid w:val="00112ABC"/>
    <w:rsid w:val="00112AF3"/>
    <w:rsid w:val="001131B2"/>
    <w:rsid w:val="00114C92"/>
    <w:rsid w:val="00114F18"/>
    <w:rsid w:val="00115051"/>
    <w:rsid w:val="00115675"/>
    <w:rsid w:val="001157F1"/>
    <w:rsid w:val="00115972"/>
    <w:rsid w:val="00115979"/>
    <w:rsid w:val="00115B8A"/>
    <w:rsid w:val="001166DF"/>
    <w:rsid w:val="00116CFE"/>
    <w:rsid w:val="00117198"/>
    <w:rsid w:val="001178B1"/>
    <w:rsid w:val="00117A1A"/>
    <w:rsid w:val="00117AE9"/>
    <w:rsid w:val="001202EE"/>
    <w:rsid w:val="0012060D"/>
    <w:rsid w:val="00120625"/>
    <w:rsid w:val="001208F8"/>
    <w:rsid w:val="00120990"/>
    <w:rsid w:val="00120B35"/>
    <w:rsid w:val="00120B8F"/>
    <w:rsid w:val="00120F6F"/>
    <w:rsid w:val="0012108C"/>
    <w:rsid w:val="001216D8"/>
    <w:rsid w:val="00121E0F"/>
    <w:rsid w:val="00122550"/>
    <w:rsid w:val="00122750"/>
    <w:rsid w:val="00123B68"/>
    <w:rsid w:val="00123CA6"/>
    <w:rsid w:val="001240EE"/>
    <w:rsid w:val="00124633"/>
    <w:rsid w:val="00124DFC"/>
    <w:rsid w:val="0012541B"/>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EFD"/>
    <w:rsid w:val="00131F9A"/>
    <w:rsid w:val="00131FB9"/>
    <w:rsid w:val="001324BD"/>
    <w:rsid w:val="001335A3"/>
    <w:rsid w:val="00133782"/>
    <w:rsid w:val="00133D2B"/>
    <w:rsid w:val="00134062"/>
    <w:rsid w:val="0013438E"/>
    <w:rsid w:val="0013468D"/>
    <w:rsid w:val="001349B0"/>
    <w:rsid w:val="00134B55"/>
    <w:rsid w:val="00134CB3"/>
    <w:rsid w:val="00136065"/>
    <w:rsid w:val="00136229"/>
    <w:rsid w:val="001366F3"/>
    <w:rsid w:val="00136774"/>
    <w:rsid w:val="00136AAF"/>
    <w:rsid w:val="00136EF5"/>
    <w:rsid w:val="00137079"/>
    <w:rsid w:val="001371E0"/>
    <w:rsid w:val="00137227"/>
    <w:rsid w:val="00137B43"/>
    <w:rsid w:val="00137CA9"/>
    <w:rsid w:val="00140894"/>
    <w:rsid w:val="0014090D"/>
    <w:rsid w:val="00140E0D"/>
    <w:rsid w:val="001414E8"/>
    <w:rsid w:val="00141718"/>
    <w:rsid w:val="0014179B"/>
    <w:rsid w:val="00141CFE"/>
    <w:rsid w:val="00142214"/>
    <w:rsid w:val="001426AF"/>
    <w:rsid w:val="00142ED1"/>
    <w:rsid w:val="001433CD"/>
    <w:rsid w:val="00143F51"/>
    <w:rsid w:val="001440E5"/>
    <w:rsid w:val="00144357"/>
    <w:rsid w:val="001443CC"/>
    <w:rsid w:val="001445E1"/>
    <w:rsid w:val="00144CDB"/>
    <w:rsid w:val="001450B7"/>
    <w:rsid w:val="00145AD8"/>
    <w:rsid w:val="00146207"/>
    <w:rsid w:val="00146CE2"/>
    <w:rsid w:val="00146CEE"/>
    <w:rsid w:val="001473F6"/>
    <w:rsid w:val="00147883"/>
    <w:rsid w:val="00147C99"/>
    <w:rsid w:val="00150783"/>
    <w:rsid w:val="00150907"/>
    <w:rsid w:val="001509B1"/>
    <w:rsid w:val="00150ABD"/>
    <w:rsid w:val="00150C8F"/>
    <w:rsid w:val="00151CC3"/>
    <w:rsid w:val="0015277B"/>
    <w:rsid w:val="00152D65"/>
    <w:rsid w:val="00152F19"/>
    <w:rsid w:val="001534A0"/>
    <w:rsid w:val="0015353E"/>
    <w:rsid w:val="00153600"/>
    <w:rsid w:val="0015363E"/>
    <w:rsid w:val="001537B7"/>
    <w:rsid w:val="00153BF3"/>
    <w:rsid w:val="001540F3"/>
    <w:rsid w:val="001547A5"/>
    <w:rsid w:val="0015486A"/>
    <w:rsid w:val="00154C31"/>
    <w:rsid w:val="0015508E"/>
    <w:rsid w:val="00155437"/>
    <w:rsid w:val="00155501"/>
    <w:rsid w:val="0015555E"/>
    <w:rsid w:val="00155706"/>
    <w:rsid w:val="001558F7"/>
    <w:rsid w:val="00155A19"/>
    <w:rsid w:val="00155D2D"/>
    <w:rsid w:val="00156205"/>
    <w:rsid w:val="001563E6"/>
    <w:rsid w:val="001565E0"/>
    <w:rsid w:val="00156837"/>
    <w:rsid w:val="00156A94"/>
    <w:rsid w:val="00156F9A"/>
    <w:rsid w:val="001572EE"/>
    <w:rsid w:val="00157975"/>
    <w:rsid w:val="00157D08"/>
    <w:rsid w:val="00160829"/>
    <w:rsid w:val="00160EBD"/>
    <w:rsid w:val="00161186"/>
    <w:rsid w:val="00161333"/>
    <w:rsid w:val="001613A6"/>
    <w:rsid w:val="00161441"/>
    <w:rsid w:val="001614AB"/>
    <w:rsid w:val="00161B73"/>
    <w:rsid w:val="00161BCA"/>
    <w:rsid w:val="00162040"/>
    <w:rsid w:val="0016283A"/>
    <w:rsid w:val="0016301B"/>
    <w:rsid w:val="00163335"/>
    <w:rsid w:val="00163799"/>
    <w:rsid w:val="00163E2B"/>
    <w:rsid w:val="00164313"/>
    <w:rsid w:val="001645F2"/>
    <w:rsid w:val="0016470F"/>
    <w:rsid w:val="001647C9"/>
    <w:rsid w:val="00164941"/>
    <w:rsid w:val="00165398"/>
    <w:rsid w:val="00165454"/>
    <w:rsid w:val="001654E4"/>
    <w:rsid w:val="001664C2"/>
    <w:rsid w:val="0016695E"/>
    <w:rsid w:val="00166A93"/>
    <w:rsid w:val="00166E78"/>
    <w:rsid w:val="001673BB"/>
    <w:rsid w:val="00167651"/>
    <w:rsid w:val="0016771A"/>
    <w:rsid w:val="0016781E"/>
    <w:rsid w:val="00167C72"/>
    <w:rsid w:val="0017005B"/>
    <w:rsid w:val="00170603"/>
    <w:rsid w:val="0017164F"/>
    <w:rsid w:val="001716AD"/>
    <w:rsid w:val="001719A1"/>
    <w:rsid w:val="00172718"/>
    <w:rsid w:val="001728B0"/>
    <w:rsid w:val="00172FAE"/>
    <w:rsid w:val="0017340E"/>
    <w:rsid w:val="00173688"/>
    <w:rsid w:val="001736EE"/>
    <w:rsid w:val="001739DE"/>
    <w:rsid w:val="00173D94"/>
    <w:rsid w:val="00174593"/>
    <w:rsid w:val="0017525B"/>
    <w:rsid w:val="001753BC"/>
    <w:rsid w:val="00175501"/>
    <w:rsid w:val="00175628"/>
    <w:rsid w:val="00175A63"/>
    <w:rsid w:val="0017668E"/>
    <w:rsid w:val="00176FA7"/>
    <w:rsid w:val="00177C21"/>
    <w:rsid w:val="00177DB3"/>
    <w:rsid w:val="001804B0"/>
    <w:rsid w:val="001807FC"/>
    <w:rsid w:val="00181380"/>
    <w:rsid w:val="00181458"/>
    <w:rsid w:val="00181761"/>
    <w:rsid w:val="0018182D"/>
    <w:rsid w:val="00181ADB"/>
    <w:rsid w:val="00181E9A"/>
    <w:rsid w:val="001823A3"/>
    <w:rsid w:val="00182A6D"/>
    <w:rsid w:val="00183524"/>
    <w:rsid w:val="00183560"/>
    <w:rsid w:val="00183E63"/>
    <w:rsid w:val="00183E98"/>
    <w:rsid w:val="00184AC3"/>
    <w:rsid w:val="00184BF8"/>
    <w:rsid w:val="001852EF"/>
    <w:rsid w:val="00185AE3"/>
    <w:rsid w:val="001862B7"/>
    <w:rsid w:val="00186357"/>
    <w:rsid w:val="001863D5"/>
    <w:rsid w:val="00186442"/>
    <w:rsid w:val="001864B7"/>
    <w:rsid w:val="00186981"/>
    <w:rsid w:val="00186BE8"/>
    <w:rsid w:val="0018749A"/>
    <w:rsid w:val="00190AA0"/>
    <w:rsid w:val="00190D1A"/>
    <w:rsid w:val="0019193F"/>
    <w:rsid w:val="00191AB7"/>
    <w:rsid w:val="00192340"/>
    <w:rsid w:val="00192937"/>
    <w:rsid w:val="001938E6"/>
    <w:rsid w:val="00193DD6"/>
    <w:rsid w:val="0019465C"/>
    <w:rsid w:val="001950BB"/>
    <w:rsid w:val="0019511C"/>
    <w:rsid w:val="00195B5F"/>
    <w:rsid w:val="00196664"/>
    <w:rsid w:val="001966E3"/>
    <w:rsid w:val="00196750"/>
    <w:rsid w:val="0019688A"/>
    <w:rsid w:val="001968A7"/>
    <w:rsid w:val="00197111"/>
    <w:rsid w:val="001971A6"/>
    <w:rsid w:val="001976DC"/>
    <w:rsid w:val="00197D22"/>
    <w:rsid w:val="001A00F6"/>
    <w:rsid w:val="001A0520"/>
    <w:rsid w:val="001A0B2E"/>
    <w:rsid w:val="001A0BA8"/>
    <w:rsid w:val="001A0F8D"/>
    <w:rsid w:val="001A0FC2"/>
    <w:rsid w:val="001A16E9"/>
    <w:rsid w:val="001A2641"/>
    <w:rsid w:val="001A288F"/>
    <w:rsid w:val="001A2A1E"/>
    <w:rsid w:val="001A2E10"/>
    <w:rsid w:val="001A319B"/>
    <w:rsid w:val="001A365D"/>
    <w:rsid w:val="001A36CD"/>
    <w:rsid w:val="001A3FE9"/>
    <w:rsid w:val="001A4239"/>
    <w:rsid w:val="001A49A7"/>
    <w:rsid w:val="001A4EF4"/>
    <w:rsid w:val="001A55CE"/>
    <w:rsid w:val="001A5B1D"/>
    <w:rsid w:val="001A5F56"/>
    <w:rsid w:val="001A6079"/>
    <w:rsid w:val="001A61AD"/>
    <w:rsid w:val="001A7034"/>
    <w:rsid w:val="001A7264"/>
    <w:rsid w:val="001A7397"/>
    <w:rsid w:val="001A7930"/>
    <w:rsid w:val="001A7B4F"/>
    <w:rsid w:val="001A7F1C"/>
    <w:rsid w:val="001B02CA"/>
    <w:rsid w:val="001B02D5"/>
    <w:rsid w:val="001B034E"/>
    <w:rsid w:val="001B06BB"/>
    <w:rsid w:val="001B0A01"/>
    <w:rsid w:val="001B0D77"/>
    <w:rsid w:val="001B1023"/>
    <w:rsid w:val="001B1084"/>
    <w:rsid w:val="001B1E4E"/>
    <w:rsid w:val="001B1FAF"/>
    <w:rsid w:val="001B205C"/>
    <w:rsid w:val="001B26F5"/>
    <w:rsid w:val="001B271C"/>
    <w:rsid w:val="001B35E7"/>
    <w:rsid w:val="001B3C78"/>
    <w:rsid w:val="001B3CF6"/>
    <w:rsid w:val="001B4043"/>
    <w:rsid w:val="001B597B"/>
    <w:rsid w:val="001B5A5F"/>
    <w:rsid w:val="001B5BC6"/>
    <w:rsid w:val="001B653D"/>
    <w:rsid w:val="001B6D86"/>
    <w:rsid w:val="001B6FC4"/>
    <w:rsid w:val="001B741F"/>
    <w:rsid w:val="001B7902"/>
    <w:rsid w:val="001B7D81"/>
    <w:rsid w:val="001B7D9D"/>
    <w:rsid w:val="001C01D1"/>
    <w:rsid w:val="001C051C"/>
    <w:rsid w:val="001C0D7C"/>
    <w:rsid w:val="001C1F09"/>
    <w:rsid w:val="001C23ED"/>
    <w:rsid w:val="001C249A"/>
    <w:rsid w:val="001C27AA"/>
    <w:rsid w:val="001C32DA"/>
    <w:rsid w:val="001C35AE"/>
    <w:rsid w:val="001C3772"/>
    <w:rsid w:val="001C3859"/>
    <w:rsid w:val="001C3B16"/>
    <w:rsid w:val="001C3E68"/>
    <w:rsid w:val="001C3FAA"/>
    <w:rsid w:val="001C40F2"/>
    <w:rsid w:val="001C534C"/>
    <w:rsid w:val="001C53AF"/>
    <w:rsid w:val="001C53BE"/>
    <w:rsid w:val="001C584A"/>
    <w:rsid w:val="001C58CB"/>
    <w:rsid w:val="001C6311"/>
    <w:rsid w:val="001C642A"/>
    <w:rsid w:val="001C64B7"/>
    <w:rsid w:val="001C69DD"/>
    <w:rsid w:val="001C7484"/>
    <w:rsid w:val="001C7D07"/>
    <w:rsid w:val="001C7FC6"/>
    <w:rsid w:val="001D02BD"/>
    <w:rsid w:val="001D034B"/>
    <w:rsid w:val="001D058A"/>
    <w:rsid w:val="001D05DF"/>
    <w:rsid w:val="001D087E"/>
    <w:rsid w:val="001D0C1B"/>
    <w:rsid w:val="001D0C56"/>
    <w:rsid w:val="001D10B1"/>
    <w:rsid w:val="001D1299"/>
    <w:rsid w:val="001D25EC"/>
    <w:rsid w:val="001D2623"/>
    <w:rsid w:val="001D2A53"/>
    <w:rsid w:val="001D2A6B"/>
    <w:rsid w:val="001D3116"/>
    <w:rsid w:val="001D3B6A"/>
    <w:rsid w:val="001D4735"/>
    <w:rsid w:val="001D4936"/>
    <w:rsid w:val="001D4A75"/>
    <w:rsid w:val="001D5018"/>
    <w:rsid w:val="001D5054"/>
    <w:rsid w:val="001D5278"/>
    <w:rsid w:val="001D55A7"/>
    <w:rsid w:val="001D5B55"/>
    <w:rsid w:val="001D6305"/>
    <w:rsid w:val="001D636F"/>
    <w:rsid w:val="001D66CF"/>
    <w:rsid w:val="001D6AD0"/>
    <w:rsid w:val="001D6D65"/>
    <w:rsid w:val="001D6F9E"/>
    <w:rsid w:val="001D6FD0"/>
    <w:rsid w:val="001D7AB5"/>
    <w:rsid w:val="001D7DAF"/>
    <w:rsid w:val="001E02B6"/>
    <w:rsid w:val="001E0B88"/>
    <w:rsid w:val="001E0BE4"/>
    <w:rsid w:val="001E0D59"/>
    <w:rsid w:val="001E15BC"/>
    <w:rsid w:val="001E1626"/>
    <w:rsid w:val="001E1C64"/>
    <w:rsid w:val="001E1E8F"/>
    <w:rsid w:val="001E25E6"/>
    <w:rsid w:val="001E2730"/>
    <w:rsid w:val="001E2FFC"/>
    <w:rsid w:val="001E340B"/>
    <w:rsid w:val="001E3924"/>
    <w:rsid w:val="001E3EFD"/>
    <w:rsid w:val="001E487B"/>
    <w:rsid w:val="001E48DD"/>
    <w:rsid w:val="001E4FD6"/>
    <w:rsid w:val="001E5197"/>
    <w:rsid w:val="001E5726"/>
    <w:rsid w:val="001E5742"/>
    <w:rsid w:val="001E57AA"/>
    <w:rsid w:val="001E5A5F"/>
    <w:rsid w:val="001E68C5"/>
    <w:rsid w:val="001E700D"/>
    <w:rsid w:val="001E71FB"/>
    <w:rsid w:val="001E79E1"/>
    <w:rsid w:val="001E7B88"/>
    <w:rsid w:val="001E7E39"/>
    <w:rsid w:val="001E7EFE"/>
    <w:rsid w:val="001F04C3"/>
    <w:rsid w:val="001F0E24"/>
    <w:rsid w:val="001F0FC2"/>
    <w:rsid w:val="001F12BD"/>
    <w:rsid w:val="001F1755"/>
    <w:rsid w:val="001F182C"/>
    <w:rsid w:val="001F1A49"/>
    <w:rsid w:val="001F1CA8"/>
    <w:rsid w:val="001F1D9B"/>
    <w:rsid w:val="001F2099"/>
    <w:rsid w:val="001F213A"/>
    <w:rsid w:val="001F25E8"/>
    <w:rsid w:val="001F286B"/>
    <w:rsid w:val="001F3669"/>
    <w:rsid w:val="001F36CB"/>
    <w:rsid w:val="001F385D"/>
    <w:rsid w:val="001F3FC4"/>
    <w:rsid w:val="001F434E"/>
    <w:rsid w:val="001F49EB"/>
    <w:rsid w:val="001F4C8B"/>
    <w:rsid w:val="001F4D04"/>
    <w:rsid w:val="001F4EC9"/>
    <w:rsid w:val="001F5299"/>
    <w:rsid w:val="001F5919"/>
    <w:rsid w:val="001F5B9A"/>
    <w:rsid w:val="001F5CD5"/>
    <w:rsid w:val="001F5E44"/>
    <w:rsid w:val="001F5E86"/>
    <w:rsid w:val="001F61B4"/>
    <w:rsid w:val="001F6794"/>
    <w:rsid w:val="001F6D33"/>
    <w:rsid w:val="001F6DC8"/>
    <w:rsid w:val="001F6FCE"/>
    <w:rsid w:val="001F704D"/>
    <w:rsid w:val="001F7398"/>
    <w:rsid w:val="001F754E"/>
    <w:rsid w:val="001F76E9"/>
    <w:rsid w:val="0020005F"/>
    <w:rsid w:val="0020030E"/>
    <w:rsid w:val="002005D4"/>
    <w:rsid w:val="00200667"/>
    <w:rsid w:val="00200A24"/>
    <w:rsid w:val="00200CDA"/>
    <w:rsid w:val="00200D50"/>
    <w:rsid w:val="0020131C"/>
    <w:rsid w:val="00201990"/>
    <w:rsid w:val="00201A31"/>
    <w:rsid w:val="002024D6"/>
    <w:rsid w:val="0020276E"/>
    <w:rsid w:val="002027D9"/>
    <w:rsid w:val="00202880"/>
    <w:rsid w:val="0020291A"/>
    <w:rsid w:val="00202B5C"/>
    <w:rsid w:val="00202BB9"/>
    <w:rsid w:val="00202D35"/>
    <w:rsid w:val="00202F05"/>
    <w:rsid w:val="0020340C"/>
    <w:rsid w:val="002035BC"/>
    <w:rsid w:val="00204AAB"/>
    <w:rsid w:val="00204BE1"/>
    <w:rsid w:val="00204F2C"/>
    <w:rsid w:val="002050FA"/>
    <w:rsid w:val="002052C3"/>
    <w:rsid w:val="002055D5"/>
    <w:rsid w:val="002056D1"/>
    <w:rsid w:val="00207271"/>
    <w:rsid w:val="00207289"/>
    <w:rsid w:val="002074F3"/>
    <w:rsid w:val="00207D09"/>
    <w:rsid w:val="00207FF5"/>
    <w:rsid w:val="002103B3"/>
    <w:rsid w:val="00210604"/>
    <w:rsid w:val="00210734"/>
    <w:rsid w:val="00210BB0"/>
    <w:rsid w:val="002118CF"/>
    <w:rsid w:val="00211ACD"/>
    <w:rsid w:val="00211AF2"/>
    <w:rsid w:val="00211EAC"/>
    <w:rsid w:val="00212133"/>
    <w:rsid w:val="0021225C"/>
    <w:rsid w:val="00212270"/>
    <w:rsid w:val="002126F7"/>
    <w:rsid w:val="0021280E"/>
    <w:rsid w:val="00212940"/>
    <w:rsid w:val="002136CF"/>
    <w:rsid w:val="00213F65"/>
    <w:rsid w:val="00214332"/>
    <w:rsid w:val="00214AD6"/>
    <w:rsid w:val="00214F56"/>
    <w:rsid w:val="00214FCB"/>
    <w:rsid w:val="00214FE8"/>
    <w:rsid w:val="002151DB"/>
    <w:rsid w:val="0021523A"/>
    <w:rsid w:val="00215900"/>
    <w:rsid w:val="00216020"/>
    <w:rsid w:val="0021682D"/>
    <w:rsid w:val="00216B90"/>
    <w:rsid w:val="00216CFD"/>
    <w:rsid w:val="0021738E"/>
    <w:rsid w:val="00217500"/>
    <w:rsid w:val="00217A83"/>
    <w:rsid w:val="00217C7B"/>
    <w:rsid w:val="002200F1"/>
    <w:rsid w:val="002200F8"/>
    <w:rsid w:val="002204AE"/>
    <w:rsid w:val="002205EA"/>
    <w:rsid w:val="0022061A"/>
    <w:rsid w:val="00220755"/>
    <w:rsid w:val="00221A05"/>
    <w:rsid w:val="00221A84"/>
    <w:rsid w:val="00221DB1"/>
    <w:rsid w:val="0022220E"/>
    <w:rsid w:val="002225C4"/>
    <w:rsid w:val="0022270A"/>
    <w:rsid w:val="00222DF4"/>
    <w:rsid w:val="0022301C"/>
    <w:rsid w:val="0022328E"/>
    <w:rsid w:val="002235F4"/>
    <w:rsid w:val="00223D51"/>
    <w:rsid w:val="00223EFC"/>
    <w:rsid w:val="00224073"/>
    <w:rsid w:val="002240E0"/>
    <w:rsid w:val="0022410E"/>
    <w:rsid w:val="002241DE"/>
    <w:rsid w:val="00224528"/>
    <w:rsid w:val="002246F3"/>
    <w:rsid w:val="00225EAA"/>
    <w:rsid w:val="0022653A"/>
    <w:rsid w:val="002265B0"/>
    <w:rsid w:val="00226665"/>
    <w:rsid w:val="002267AD"/>
    <w:rsid w:val="002267D1"/>
    <w:rsid w:val="002268D7"/>
    <w:rsid w:val="00226AC2"/>
    <w:rsid w:val="00226F49"/>
    <w:rsid w:val="002278AD"/>
    <w:rsid w:val="002279A3"/>
    <w:rsid w:val="00227F52"/>
    <w:rsid w:val="002306AB"/>
    <w:rsid w:val="002306DE"/>
    <w:rsid w:val="00230700"/>
    <w:rsid w:val="00230718"/>
    <w:rsid w:val="00230A9A"/>
    <w:rsid w:val="00230D82"/>
    <w:rsid w:val="002319D4"/>
    <w:rsid w:val="002322A5"/>
    <w:rsid w:val="002327B3"/>
    <w:rsid w:val="00232B68"/>
    <w:rsid w:val="00232BD9"/>
    <w:rsid w:val="00233034"/>
    <w:rsid w:val="00233897"/>
    <w:rsid w:val="00233AAE"/>
    <w:rsid w:val="00233BDD"/>
    <w:rsid w:val="00233C52"/>
    <w:rsid w:val="00233DE0"/>
    <w:rsid w:val="0023417E"/>
    <w:rsid w:val="002341FE"/>
    <w:rsid w:val="00234A10"/>
    <w:rsid w:val="00235E21"/>
    <w:rsid w:val="00235E44"/>
    <w:rsid w:val="0023612F"/>
    <w:rsid w:val="002361BE"/>
    <w:rsid w:val="00236819"/>
    <w:rsid w:val="00236C94"/>
    <w:rsid w:val="00237147"/>
    <w:rsid w:val="002373B3"/>
    <w:rsid w:val="002373D8"/>
    <w:rsid w:val="00237476"/>
    <w:rsid w:val="002375BF"/>
    <w:rsid w:val="00237719"/>
    <w:rsid w:val="0023774E"/>
    <w:rsid w:val="0023784B"/>
    <w:rsid w:val="00237A1E"/>
    <w:rsid w:val="002402B4"/>
    <w:rsid w:val="00241352"/>
    <w:rsid w:val="00241462"/>
    <w:rsid w:val="002417FF"/>
    <w:rsid w:val="00241852"/>
    <w:rsid w:val="00241CF4"/>
    <w:rsid w:val="00241F2A"/>
    <w:rsid w:val="00241F9B"/>
    <w:rsid w:val="0024216C"/>
    <w:rsid w:val="0024232B"/>
    <w:rsid w:val="00242464"/>
    <w:rsid w:val="0024260C"/>
    <w:rsid w:val="002428A9"/>
    <w:rsid w:val="002428C0"/>
    <w:rsid w:val="00242B8C"/>
    <w:rsid w:val="00242C4E"/>
    <w:rsid w:val="00242E66"/>
    <w:rsid w:val="0024322C"/>
    <w:rsid w:val="00243955"/>
    <w:rsid w:val="00243D19"/>
    <w:rsid w:val="00243D6F"/>
    <w:rsid w:val="00243E42"/>
    <w:rsid w:val="00243F2E"/>
    <w:rsid w:val="00243F44"/>
    <w:rsid w:val="00243F95"/>
    <w:rsid w:val="00244267"/>
    <w:rsid w:val="00244494"/>
    <w:rsid w:val="00244733"/>
    <w:rsid w:val="002447BC"/>
    <w:rsid w:val="002450CA"/>
    <w:rsid w:val="00245509"/>
    <w:rsid w:val="00245521"/>
    <w:rsid w:val="002455CC"/>
    <w:rsid w:val="002455E6"/>
    <w:rsid w:val="002456DD"/>
    <w:rsid w:val="0024591C"/>
    <w:rsid w:val="00245994"/>
    <w:rsid w:val="00245D6C"/>
    <w:rsid w:val="00246178"/>
    <w:rsid w:val="00246567"/>
    <w:rsid w:val="002465E9"/>
    <w:rsid w:val="00246765"/>
    <w:rsid w:val="002468ED"/>
    <w:rsid w:val="00246BFD"/>
    <w:rsid w:val="00247AB1"/>
    <w:rsid w:val="00247D78"/>
    <w:rsid w:val="002500F0"/>
    <w:rsid w:val="00250B2A"/>
    <w:rsid w:val="002518A6"/>
    <w:rsid w:val="002518C6"/>
    <w:rsid w:val="00251B62"/>
    <w:rsid w:val="00251BE8"/>
    <w:rsid w:val="00251F38"/>
    <w:rsid w:val="00252054"/>
    <w:rsid w:val="0025217C"/>
    <w:rsid w:val="002527A9"/>
    <w:rsid w:val="00252FF3"/>
    <w:rsid w:val="002531AE"/>
    <w:rsid w:val="002536DD"/>
    <w:rsid w:val="00254310"/>
    <w:rsid w:val="00254EDB"/>
    <w:rsid w:val="00255261"/>
    <w:rsid w:val="00255559"/>
    <w:rsid w:val="0025617C"/>
    <w:rsid w:val="002575FD"/>
    <w:rsid w:val="0025765E"/>
    <w:rsid w:val="002576EE"/>
    <w:rsid w:val="002601B6"/>
    <w:rsid w:val="002609AA"/>
    <w:rsid w:val="00261000"/>
    <w:rsid w:val="002614CF"/>
    <w:rsid w:val="00261659"/>
    <w:rsid w:val="002616CA"/>
    <w:rsid w:val="00261D7B"/>
    <w:rsid w:val="00261DEA"/>
    <w:rsid w:val="0026223F"/>
    <w:rsid w:val="00262BC9"/>
    <w:rsid w:val="002630C8"/>
    <w:rsid w:val="00263271"/>
    <w:rsid w:val="0026456F"/>
    <w:rsid w:val="00265334"/>
    <w:rsid w:val="00265A92"/>
    <w:rsid w:val="00266050"/>
    <w:rsid w:val="0026634B"/>
    <w:rsid w:val="0026695F"/>
    <w:rsid w:val="00266A26"/>
    <w:rsid w:val="00266FBB"/>
    <w:rsid w:val="0026781C"/>
    <w:rsid w:val="00270E73"/>
    <w:rsid w:val="00271083"/>
    <w:rsid w:val="0027190A"/>
    <w:rsid w:val="0027198F"/>
    <w:rsid w:val="00271F24"/>
    <w:rsid w:val="0027220C"/>
    <w:rsid w:val="00272951"/>
    <w:rsid w:val="002731B1"/>
    <w:rsid w:val="00273B30"/>
    <w:rsid w:val="00273E89"/>
    <w:rsid w:val="00273FB5"/>
    <w:rsid w:val="002744D2"/>
    <w:rsid w:val="00274863"/>
    <w:rsid w:val="00275131"/>
    <w:rsid w:val="0027524B"/>
    <w:rsid w:val="00275FC4"/>
    <w:rsid w:val="00276359"/>
    <w:rsid w:val="00276569"/>
    <w:rsid w:val="0027661B"/>
    <w:rsid w:val="0028026B"/>
    <w:rsid w:val="00280367"/>
    <w:rsid w:val="002807A7"/>
    <w:rsid w:val="0028125D"/>
    <w:rsid w:val="00281DD5"/>
    <w:rsid w:val="002824DD"/>
    <w:rsid w:val="00282505"/>
    <w:rsid w:val="00282527"/>
    <w:rsid w:val="00282727"/>
    <w:rsid w:val="002827E0"/>
    <w:rsid w:val="00282A7A"/>
    <w:rsid w:val="00282C4E"/>
    <w:rsid w:val="00282D77"/>
    <w:rsid w:val="00285325"/>
    <w:rsid w:val="00285F58"/>
    <w:rsid w:val="002860AD"/>
    <w:rsid w:val="0028632B"/>
    <w:rsid w:val="002865C0"/>
    <w:rsid w:val="00286C0B"/>
    <w:rsid w:val="00286C99"/>
    <w:rsid w:val="00286DB1"/>
    <w:rsid w:val="00286E20"/>
    <w:rsid w:val="00286F3B"/>
    <w:rsid w:val="002875F4"/>
    <w:rsid w:val="00287F77"/>
    <w:rsid w:val="0029016F"/>
    <w:rsid w:val="002907E3"/>
    <w:rsid w:val="00290A11"/>
    <w:rsid w:val="00290B5C"/>
    <w:rsid w:val="002911E8"/>
    <w:rsid w:val="002912FC"/>
    <w:rsid w:val="002913D3"/>
    <w:rsid w:val="002916CF"/>
    <w:rsid w:val="00291A4B"/>
    <w:rsid w:val="002921E1"/>
    <w:rsid w:val="002921F8"/>
    <w:rsid w:val="0029249D"/>
    <w:rsid w:val="0029288D"/>
    <w:rsid w:val="0029294F"/>
    <w:rsid w:val="00292D0E"/>
    <w:rsid w:val="002936C1"/>
    <w:rsid w:val="002942A6"/>
    <w:rsid w:val="00294E89"/>
    <w:rsid w:val="00294E8B"/>
    <w:rsid w:val="00295316"/>
    <w:rsid w:val="0029581D"/>
    <w:rsid w:val="00295C36"/>
    <w:rsid w:val="00296023"/>
    <w:rsid w:val="00296148"/>
    <w:rsid w:val="00296228"/>
    <w:rsid w:val="00296443"/>
    <w:rsid w:val="00296919"/>
    <w:rsid w:val="002969FD"/>
    <w:rsid w:val="00296C85"/>
    <w:rsid w:val="002974C4"/>
    <w:rsid w:val="00297BF6"/>
    <w:rsid w:val="00297E73"/>
    <w:rsid w:val="002A0037"/>
    <w:rsid w:val="002A0405"/>
    <w:rsid w:val="002A1166"/>
    <w:rsid w:val="002A117A"/>
    <w:rsid w:val="002A122C"/>
    <w:rsid w:val="002A17D2"/>
    <w:rsid w:val="002A1EE1"/>
    <w:rsid w:val="002A20CD"/>
    <w:rsid w:val="002A217C"/>
    <w:rsid w:val="002A2538"/>
    <w:rsid w:val="002A277E"/>
    <w:rsid w:val="002A2896"/>
    <w:rsid w:val="002A2EDD"/>
    <w:rsid w:val="002A3038"/>
    <w:rsid w:val="002A3067"/>
    <w:rsid w:val="002A3397"/>
    <w:rsid w:val="002A3442"/>
    <w:rsid w:val="002A3587"/>
    <w:rsid w:val="002A37DF"/>
    <w:rsid w:val="002A3A1B"/>
    <w:rsid w:val="002A3C80"/>
    <w:rsid w:val="002A3D05"/>
    <w:rsid w:val="002A3D14"/>
    <w:rsid w:val="002A40E5"/>
    <w:rsid w:val="002A46F8"/>
    <w:rsid w:val="002A49D0"/>
    <w:rsid w:val="002A4D8C"/>
    <w:rsid w:val="002A4DD0"/>
    <w:rsid w:val="002A532D"/>
    <w:rsid w:val="002A557A"/>
    <w:rsid w:val="002A5A9C"/>
    <w:rsid w:val="002A5F73"/>
    <w:rsid w:val="002A693A"/>
    <w:rsid w:val="002A69C6"/>
    <w:rsid w:val="002A6E3D"/>
    <w:rsid w:val="002A6F3D"/>
    <w:rsid w:val="002A6FBF"/>
    <w:rsid w:val="002A72AC"/>
    <w:rsid w:val="002A73BF"/>
    <w:rsid w:val="002A758B"/>
    <w:rsid w:val="002A7A3D"/>
    <w:rsid w:val="002A7C4E"/>
    <w:rsid w:val="002A7C5F"/>
    <w:rsid w:val="002A7E6A"/>
    <w:rsid w:val="002B039E"/>
    <w:rsid w:val="002B087E"/>
    <w:rsid w:val="002B0AE2"/>
    <w:rsid w:val="002B0BEB"/>
    <w:rsid w:val="002B0EE1"/>
    <w:rsid w:val="002B12B5"/>
    <w:rsid w:val="002B12CB"/>
    <w:rsid w:val="002B13EE"/>
    <w:rsid w:val="002B1745"/>
    <w:rsid w:val="002B1DB0"/>
    <w:rsid w:val="002B2775"/>
    <w:rsid w:val="002B2A87"/>
    <w:rsid w:val="002B338A"/>
    <w:rsid w:val="002B35E9"/>
    <w:rsid w:val="002B3A31"/>
    <w:rsid w:val="002B3C35"/>
    <w:rsid w:val="002B3DC8"/>
    <w:rsid w:val="002B3E4E"/>
    <w:rsid w:val="002B4582"/>
    <w:rsid w:val="002B47A7"/>
    <w:rsid w:val="002B4D83"/>
    <w:rsid w:val="002B52DA"/>
    <w:rsid w:val="002B5449"/>
    <w:rsid w:val="002B58E1"/>
    <w:rsid w:val="002B5D0B"/>
    <w:rsid w:val="002B6388"/>
    <w:rsid w:val="002B6640"/>
    <w:rsid w:val="002B6B8D"/>
    <w:rsid w:val="002B6D19"/>
    <w:rsid w:val="002B7209"/>
    <w:rsid w:val="002B739D"/>
    <w:rsid w:val="002B752F"/>
    <w:rsid w:val="002B77BD"/>
    <w:rsid w:val="002B7929"/>
    <w:rsid w:val="002B7E6E"/>
    <w:rsid w:val="002B7F6C"/>
    <w:rsid w:val="002C001C"/>
    <w:rsid w:val="002C04F3"/>
    <w:rsid w:val="002C05D5"/>
    <w:rsid w:val="002C068B"/>
    <w:rsid w:val="002C0B93"/>
    <w:rsid w:val="002C108B"/>
    <w:rsid w:val="002C109E"/>
    <w:rsid w:val="002C1978"/>
    <w:rsid w:val="002C1EA7"/>
    <w:rsid w:val="002C1F03"/>
    <w:rsid w:val="002C2691"/>
    <w:rsid w:val="002C2893"/>
    <w:rsid w:val="002C2BDF"/>
    <w:rsid w:val="002C2CE9"/>
    <w:rsid w:val="002C2FA4"/>
    <w:rsid w:val="002C2FEA"/>
    <w:rsid w:val="002C3076"/>
    <w:rsid w:val="002C3761"/>
    <w:rsid w:val="002C3779"/>
    <w:rsid w:val="002C38E4"/>
    <w:rsid w:val="002C398B"/>
    <w:rsid w:val="002C3A0E"/>
    <w:rsid w:val="002C3D04"/>
    <w:rsid w:val="002C3D2A"/>
    <w:rsid w:val="002C3FF9"/>
    <w:rsid w:val="002C4837"/>
    <w:rsid w:val="002C4C55"/>
    <w:rsid w:val="002C4F63"/>
    <w:rsid w:val="002C50CE"/>
    <w:rsid w:val="002C5F74"/>
    <w:rsid w:val="002C6957"/>
    <w:rsid w:val="002C6A24"/>
    <w:rsid w:val="002C6EBF"/>
    <w:rsid w:val="002C7217"/>
    <w:rsid w:val="002C7276"/>
    <w:rsid w:val="002C73D9"/>
    <w:rsid w:val="002C7405"/>
    <w:rsid w:val="002C7767"/>
    <w:rsid w:val="002D00A1"/>
    <w:rsid w:val="002D082E"/>
    <w:rsid w:val="002D0BEE"/>
    <w:rsid w:val="002D0F50"/>
    <w:rsid w:val="002D1978"/>
    <w:rsid w:val="002D1BE0"/>
    <w:rsid w:val="002D1DEC"/>
    <w:rsid w:val="002D1E7F"/>
    <w:rsid w:val="002D1FB6"/>
    <w:rsid w:val="002D2BA1"/>
    <w:rsid w:val="002D3528"/>
    <w:rsid w:val="002D38A9"/>
    <w:rsid w:val="002D3A1B"/>
    <w:rsid w:val="002D3ADE"/>
    <w:rsid w:val="002D3EB7"/>
    <w:rsid w:val="002D3F04"/>
    <w:rsid w:val="002D40D4"/>
    <w:rsid w:val="002D4413"/>
    <w:rsid w:val="002D468C"/>
    <w:rsid w:val="002D4786"/>
    <w:rsid w:val="002D51F7"/>
    <w:rsid w:val="002D5326"/>
    <w:rsid w:val="002D53A5"/>
    <w:rsid w:val="002D55C6"/>
    <w:rsid w:val="002D6288"/>
    <w:rsid w:val="002D6839"/>
    <w:rsid w:val="002D687C"/>
    <w:rsid w:val="002D6E2E"/>
    <w:rsid w:val="002D745F"/>
    <w:rsid w:val="002D7684"/>
    <w:rsid w:val="002D7708"/>
    <w:rsid w:val="002E0363"/>
    <w:rsid w:val="002E0F5B"/>
    <w:rsid w:val="002E0FE1"/>
    <w:rsid w:val="002E13C5"/>
    <w:rsid w:val="002E142A"/>
    <w:rsid w:val="002E183C"/>
    <w:rsid w:val="002E1B07"/>
    <w:rsid w:val="002E1B46"/>
    <w:rsid w:val="002E1DAB"/>
    <w:rsid w:val="002E22B1"/>
    <w:rsid w:val="002E23C4"/>
    <w:rsid w:val="002E2BA7"/>
    <w:rsid w:val="002E379E"/>
    <w:rsid w:val="002E3A21"/>
    <w:rsid w:val="002E3F09"/>
    <w:rsid w:val="002E4060"/>
    <w:rsid w:val="002E478B"/>
    <w:rsid w:val="002E509E"/>
    <w:rsid w:val="002E626C"/>
    <w:rsid w:val="002E6504"/>
    <w:rsid w:val="002E6730"/>
    <w:rsid w:val="002E6914"/>
    <w:rsid w:val="002E6DC4"/>
    <w:rsid w:val="002E75D6"/>
    <w:rsid w:val="002E776B"/>
    <w:rsid w:val="002E7906"/>
    <w:rsid w:val="002E7B21"/>
    <w:rsid w:val="002E7DA6"/>
    <w:rsid w:val="002F002D"/>
    <w:rsid w:val="002F0131"/>
    <w:rsid w:val="002F0216"/>
    <w:rsid w:val="002F05F8"/>
    <w:rsid w:val="002F0729"/>
    <w:rsid w:val="002F0A86"/>
    <w:rsid w:val="002F0C25"/>
    <w:rsid w:val="002F12FF"/>
    <w:rsid w:val="002F136A"/>
    <w:rsid w:val="002F295A"/>
    <w:rsid w:val="002F3DF8"/>
    <w:rsid w:val="002F3FF3"/>
    <w:rsid w:val="002F417D"/>
    <w:rsid w:val="002F470C"/>
    <w:rsid w:val="002F47C2"/>
    <w:rsid w:val="002F4940"/>
    <w:rsid w:val="002F6238"/>
    <w:rsid w:val="002F6423"/>
    <w:rsid w:val="002F6552"/>
    <w:rsid w:val="002F6716"/>
    <w:rsid w:val="002F6A30"/>
    <w:rsid w:val="002F6C33"/>
    <w:rsid w:val="002F7452"/>
    <w:rsid w:val="003000D0"/>
    <w:rsid w:val="00300630"/>
    <w:rsid w:val="00300FD4"/>
    <w:rsid w:val="003012FF"/>
    <w:rsid w:val="0030159F"/>
    <w:rsid w:val="00301DF4"/>
    <w:rsid w:val="00301EEB"/>
    <w:rsid w:val="003020DD"/>
    <w:rsid w:val="003027F0"/>
    <w:rsid w:val="003037C2"/>
    <w:rsid w:val="00304E99"/>
    <w:rsid w:val="00305253"/>
    <w:rsid w:val="003058A8"/>
    <w:rsid w:val="00305A74"/>
    <w:rsid w:val="00305B4B"/>
    <w:rsid w:val="00305CF3"/>
    <w:rsid w:val="0030629D"/>
    <w:rsid w:val="003065B8"/>
    <w:rsid w:val="003065D0"/>
    <w:rsid w:val="00306C1A"/>
    <w:rsid w:val="00307604"/>
    <w:rsid w:val="00307939"/>
    <w:rsid w:val="00307A1C"/>
    <w:rsid w:val="00307F45"/>
    <w:rsid w:val="0031008B"/>
    <w:rsid w:val="00310140"/>
    <w:rsid w:val="003102E1"/>
    <w:rsid w:val="00310B37"/>
    <w:rsid w:val="003110EA"/>
    <w:rsid w:val="00311162"/>
    <w:rsid w:val="00311337"/>
    <w:rsid w:val="00311D0F"/>
    <w:rsid w:val="003120C8"/>
    <w:rsid w:val="00312213"/>
    <w:rsid w:val="003128F0"/>
    <w:rsid w:val="00313295"/>
    <w:rsid w:val="0031334A"/>
    <w:rsid w:val="003140E2"/>
    <w:rsid w:val="003148AF"/>
    <w:rsid w:val="0031496D"/>
    <w:rsid w:val="003153B3"/>
    <w:rsid w:val="003154EC"/>
    <w:rsid w:val="00315AA6"/>
    <w:rsid w:val="00315BAF"/>
    <w:rsid w:val="00316305"/>
    <w:rsid w:val="00316871"/>
    <w:rsid w:val="003168A7"/>
    <w:rsid w:val="00316A4A"/>
    <w:rsid w:val="00316FCF"/>
    <w:rsid w:val="0031793A"/>
    <w:rsid w:val="00317C0B"/>
    <w:rsid w:val="00320796"/>
    <w:rsid w:val="00320B51"/>
    <w:rsid w:val="00320BF1"/>
    <w:rsid w:val="00320CB7"/>
    <w:rsid w:val="00320E67"/>
    <w:rsid w:val="003218F1"/>
    <w:rsid w:val="00321D85"/>
    <w:rsid w:val="0032241B"/>
    <w:rsid w:val="00322AB3"/>
    <w:rsid w:val="00322DE6"/>
    <w:rsid w:val="00322E22"/>
    <w:rsid w:val="0032327D"/>
    <w:rsid w:val="00324065"/>
    <w:rsid w:val="0032420B"/>
    <w:rsid w:val="003248FE"/>
    <w:rsid w:val="00324C6A"/>
    <w:rsid w:val="00325351"/>
    <w:rsid w:val="0032624C"/>
    <w:rsid w:val="00326503"/>
    <w:rsid w:val="00326DF7"/>
    <w:rsid w:val="00326ED5"/>
    <w:rsid w:val="00327070"/>
    <w:rsid w:val="00327258"/>
    <w:rsid w:val="00327476"/>
    <w:rsid w:val="003314EC"/>
    <w:rsid w:val="0033184B"/>
    <w:rsid w:val="00331AF7"/>
    <w:rsid w:val="00331E63"/>
    <w:rsid w:val="00332406"/>
    <w:rsid w:val="00332621"/>
    <w:rsid w:val="00332BA6"/>
    <w:rsid w:val="003333A3"/>
    <w:rsid w:val="00333ACF"/>
    <w:rsid w:val="00333DF3"/>
    <w:rsid w:val="00334952"/>
    <w:rsid w:val="00334A80"/>
    <w:rsid w:val="00334B9E"/>
    <w:rsid w:val="00334F3E"/>
    <w:rsid w:val="003350D3"/>
    <w:rsid w:val="0033579E"/>
    <w:rsid w:val="0033594C"/>
    <w:rsid w:val="00335A86"/>
    <w:rsid w:val="00335D3C"/>
    <w:rsid w:val="00335DE1"/>
    <w:rsid w:val="00335F59"/>
    <w:rsid w:val="0033752D"/>
    <w:rsid w:val="00337846"/>
    <w:rsid w:val="00337B96"/>
    <w:rsid w:val="003400D2"/>
    <w:rsid w:val="00340214"/>
    <w:rsid w:val="00340295"/>
    <w:rsid w:val="00340595"/>
    <w:rsid w:val="00340C63"/>
    <w:rsid w:val="00340CFD"/>
    <w:rsid w:val="00340DB1"/>
    <w:rsid w:val="00341C38"/>
    <w:rsid w:val="00341D26"/>
    <w:rsid w:val="00342333"/>
    <w:rsid w:val="00342564"/>
    <w:rsid w:val="0034287D"/>
    <w:rsid w:val="003428D1"/>
    <w:rsid w:val="00342B65"/>
    <w:rsid w:val="00342C1C"/>
    <w:rsid w:val="00342F82"/>
    <w:rsid w:val="0034312D"/>
    <w:rsid w:val="0034456C"/>
    <w:rsid w:val="00344626"/>
    <w:rsid w:val="0034465C"/>
    <w:rsid w:val="0034473E"/>
    <w:rsid w:val="00344886"/>
    <w:rsid w:val="00345274"/>
    <w:rsid w:val="003455EB"/>
    <w:rsid w:val="0034590D"/>
    <w:rsid w:val="00345A2E"/>
    <w:rsid w:val="00345D18"/>
    <w:rsid w:val="00345E3E"/>
    <w:rsid w:val="00346A02"/>
    <w:rsid w:val="00346B8D"/>
    <w:rsid w:val="00346D11"/>
    <w:rsid w:val="00346D92"/>
    <w:rsid w:val="003471D4"/>
    <w:rsid w:val="00347B0E"/>
    <w:rsid w:val="00350670"/>
    <w:rsid w:val="003506EF"/>
    <w:rsid w:val="00350C5C"/>
    <w:rsid w:val="00350FFB"/>
    <w:rsid w:val="0035106A"/>
    <w:rsid w:val="0035138D"/>
    <w:rsid w:val="00351EF3"/>
    <w:rsid w:val="003528D6"/>
    <w:rsid w:val="00352C0F"/>
    <w:rsid w:val="003534DD"/>
    <w:rsid w:val="003535ED"/>
    <w:rsid w:val="00353A69"/>
    <w:rsid w:val="00354104"/>
    <w:rsid w:val="0035462D"/>
    <w:rsid w:val="00354B64"/>
    <w:rsid w:val="003554CF"/>
    <w:rsid w:val="003554E4"/>
    <w:rsid w:val="00355614"/>
    <w:rsid w:val="00355D43"/>
    <w:rsid w:val="003570F8"/>
    <w:rsid w:val="003579F0"/>
    <w:rsid w:val="00357D82"/>
    <w:rsid w:val="00357EBC"/>
    <w:rsid w:val="00360DC5"/>
    <w:rsid w:val="00361251"/>
    <w:rsid w:val="0036137B"/>
    <w:rsid w:val="00361582"/>
    <w:rsid w:val="00362066"/>
    <w:rsid w:val="00362392"/>
    <w:rsid w:val="003629A1"/>
    <w:rsid w:val="0036310A"/>
    <w:rsid w:val="003633B5"/>
    <w:rsid w:val="00363803"/>
    <w:rsid w:val="00363A7B"/>
    <w:rsid w:val="00364034"/>
    <w:rsid w:val="00364714"/>
    <w:rsid w:val="00364857"/>
    <w:rsid w:val="00364A1A"/>
    <w:rsid w:val="00364CAF"/>
    <w:rsid w:val="00364F6F"/>
    <w:rsid w:val="003654F0"/>
    <w:rsid w:val="00365724"/>
    <w:rsid w:val="0036596B"/>
    <w:rsid w:val="00365D77"/>
    <w:rsid w:val="0036601C"/>
    <w:rsid w:val="00366253"/>
    <w:rsid w:val="00366532"/>
    <w:rsid w:val="00366CD3"/>
    <w:rsid w:val="003673D6"/>
    <w:rsid w:val="00367775"/>
    <w:rsid w:val="00367E30"/>
    <w:rsid w:val="00367F9C"/>
    <w:rsid w:val="0037083D"/>
    <w:rsid w:val="00370A4B"/>
    <w:rsid w:val="00370A5A"/>
    <w:rsid w:val="00371051"/>
    <w:rsid w:val="003710B1"/>
    <w:rsid w:val="0037167D"/>
    <w:rsid w:val="00371F66"/>
    <w:rsid w:val="00372084"/>
    <w:rsid w:val="0037276C"/>
    <w:rsid w:val="00372BC6"/>
    <w:rsid w:val="003730F6"/>
    <w:rsid w:val="0037334F"/>
    <w:rsid w:val="003745B9"/>
    <w:rsid w:val="00374825"/>
    <w:rsid w:val="00374AE7"/>
    <w:rsid w:val="00374C03"/>
    <w:rsid w:val="0037528A"/>
    <w:rsid w:val="003753A7"/>
    <w:rsid w:val="003754B0"/>
    <w:rsid w:val="00375BEE"/>
    <w:rsid w:val="00375FBD"/>
    <w:rsid w:val="00376019"/>
    <w:rsid w:val="003764BE"/>
    <w:rsid w:val="00376A43"/>
    <w:rsid w:val="00376BBD"/>
    <w:rsid w:val="003770CF"/>
    <w:rsid w:val="003770EC"/>
    <w:rsid w:val="003773A2"/>
    <w:rsid w:val="0037753D"/>
    <w:rsid w:val="003779FF"/>
    <w:rsid w:val="00377F56"/>
    <w:rsid w:val="00380551"/>
    <w:rsid w:val="003805C0"/>
    <w:rsid w:val="00380A08"/>
    <w:rsid w:val="00380A25"/>
    <w:rsid w:val="00380F5B"/>
    <w:rsid w:val="003810AD"/>
    <w:rsid w:val="00381646"/>
    <w:rsid w:val="00381806"/>
    <w:rsid w:val="003818B5"/>
    <w:rsid w:val="003819AD"/>
    <w:rsid w:val="00381B79"/>
    <w:rsid w:val="003826AA"/>
    <w:rsid w:val="00382CD4"/>
    <w:rsid w:val="00382E21"/>
    <w:rsid w:val="003833DC"/>
    <w:rsid w:val="0038350E"/>
    <w:rsid w:val="003836A8"/>
    <w:rsid w:val="003836F7"/>
    <w:rsid w:val="00383A1C"/>
    <w:rsid w:val="00383A4D"/>
    <w:rsid w:val="00383E4B"/>
    <w:rsid w:val="00384447"/>
    <w:rsid w:val="00385014"/>
    <w:rsid w:val="0038514B"/>
    <w:rsid w:val="003852DA"/>
    <w:rsid w:val="00385A62"/>
    <w:rsid w:val="00385AC9"/>
    <w:rsid w:val="00385ADB"/>
    <w:rsid w:val="003860C6"/>
    <w:rsid w:val="00386361"/>
    <w:rsid w:val="003868F5"/>
    <w:rsid w:val="00387B83"/>
    <w:rsid w:val="00387DEB"/>
    <w:rsid w:val="0039023B"/>
    <w:rsid w:val="0039042D"/>
    <w:rsid w:val="003904CB"/>
    <w:rsid w:val="00390CFF"/>
    <w:rsid w:val="00390D27"/>
    <w:rsid w:val="00390F91"/>
    <w:rsid w:val="003916EF"/>
    <w:rsid w:val="0039195C"/>
    <w:rsid w:val="00391C7E"/>
    <w:rsid w:val="00391CD2"/>
    <w:rsid w:val="00394185"/>
    <w:rsid w:val="003943BB"/>
    <w:rsid w:val="0039487E"/>
    <w:rsid w:val="00394891"/>
    <w:rsid w:val="00395866"/>
    <w:rsid w:val="00396028"/>
    <w:rsid w:val="003960B5"/>
    <w:rsid w:val="003962FC"/>
    <w:rsid w:val="00396E78"/>
    <w:rsid w:val="003977BC"/>
    <w:rsid w:val="00397D00"/>
    <w:rsid w:val="00397D27"/>
    <w:rsid w:val="003A0BCB"/>
    <w:rsid w:val="003A1E10"/>
    <w:rsid w:val="003A1FC6"/>
    <w:rsid w:val="003A21FB"/>
    <w:rsid w:val="003A2340"/>
    <w:rsid w:val="003A2701"/>
    <w:rsid w:val="003A291F"/>
    <w:rsid w:val="003A3080"/>
    <w:rsid w:val="003A320F"/>
    <w:rsid w:val="003A3A76"/>
    <w:rsid w:val="003A3BF0"/>
    <w:rsid w:val="003A4C4D"/>
    <w:rsid w:val="003A4D94"/>
    <w:rsid w:val="003A5184"/>
    <w:rsid w:val="003A51F4"/>
    <w:rsid w:val="003A5B59"/>
    <w:rsid w:val="003A5E67"/>
    <w:rsid w:val="003A613D"/>
    <w:rsid w:val="003A67F7"/>
    <w:rsid w:val="003A7256"/>
    <w:rsid w:val="003A731B"/>
    <w:rsid w:val="003A77FD"/>
    <w:rsid w:val="003A78A1"/>
    <w:rsid w:val="003A7CC6"/>
    <w:rsid w:val="003B0CE4"/>
    <w:rsid w:val="003B116E"/>
    <w:rsid w:val="003B154E"/>
    <w:rsid w:val="003B27D8"/>
    <w:rsid w:val="003B2898"/>
    <w:rsid w:val="003B343A"/>
    <w:rsid w:val="003B35C4"/>
    <w:rsid w:val="003B3CDB"/>
    <w:rsid w:val="003B3EDF"/>
    <w:rsid w:val="003B473F"/>
    <w:rsid w:val="003B480B"/>
    <w:rsid w:val="003B5301"/>
    <w:rsid w:val="003B5A45"/>
    <w:rsid w:val="003B5CB4"/>
    <w:rsid w:val="003B6400"/>
    <w:rsid w:val="003B6663"/>
    <w:rsid w:val="003B6799"/>
    <w:rsid w:val="003B68A4"/>
    <w:rsid w:val="003B6AAD"/>
    <w:rsid w:val="003B6FA9"/>
    <w:rsid w:val="003B70A7"/>
    <w:rsid w:val="003B7BD9"/>
    <w:rsid w:val="003B7ED1"/>
    <w:rsid w:val="003C038A"/>
    <w:rsid w:val="003C042C"/>
    <w:rsid w:val="003C0494"/>
    <w:rsid w:val="003C0B21"/>
    <w:rsid w:val="003C0D57"/>
    <w:rsid w:val="003C1C65"/>
    <w:rsid w:val="003C1CC1"/>
    <w:rsid w:val="003C215A"/>
    <w:rsid w:val="003C24AA"/>
    <w:rsid w:val="003C2506"/>
    <w:rsid w:val="003C2930"/>
    <w:rsid w:val="003C325C"/>
    <w:rsid w:val="003C36B5"/>
    <w:rsid w:val="003C3F81"/>
    <w:rsid w:val="003C4483"/>
    <w:rsid w:val="003C45D4"/>
    <w:rsid w:val="003C5492"/>
    <w:rsid w:val="003C5985"/>
    <w:rsid w:val="003C618C"/>
    <w:rsid w:val="003C63D0"/>
    <w:rsid w:val="003C67CE"/>
    <w:rsid w:val="003C6979"/>
    <w:rsid w:val="003C6AC9"/>
    <w:rsid w:val="003C6B4E"/>
    <w:rsid w:val="003C6BCE"/>
    <w:rsid w:val="003C6F0B"/>
    <w:rsid w:val="003C7E29"/>
    <w:rsid w:val="003D011B"/>
    <w:rsid w:val="003D02D8"/>
    <w:rsid w:val="003D0775"/>
    <w:rsid w:val="003D0F3D"/>
    <w:rsid w:val="003D2474"/>
    <w:rsid w:val="003D2746"/>
    <w:rsid w:val="003D2B3B"/>
    <w:rsid w:val="003D350A"/>
    <w:rsid w:val="003D3799"/>
    <w:rsid w:val="003D3C80"/>
    <w:rsid w:val="003D3D8E"/>
    <w:rsid w:val="003D401B"/>
    <w:rsid w:val="003D4119"/>
    <w:rsid w:val="003D465B"/>
    <w:rsid w:val="003D48D0"/>
    <w:rsid w:val="003D4B37"/>
    <w:rsid w:val="003D4B80"/>
    <w:rsid w:val="003D4F3B"/>
    <w:rsid w:val="003D5226"/>
    <w:rsid w:val="003D5994"/>
    <w:rsid w:val="003D5E26"/>
    <w:rsid w:val="003D5F2A"/>
    <w:rsid w:val="003D61E6"/>
    <w:rsid w:val="003D66EC"/>
    <w:rsid w:val="003D740D"/>
    <w:rsid w:val="003D7E19"/>
    <w:rsid w:val="003E001A"/>
    <w:rsid w:val="003E0191"/>
    <w:rsid w:val="003E0868"/>
    <w:rsid w:val="003E09D2"/>
    <w:rsid w:val="003E09E4"/>
    <w:rsid w:val="003E0A43"/>
    <w:rsid w:val="003E16F0"/>
    <w:rsid w:val="003E19F0"/>
    <w:rsid w:val="003E1F01"/>
    <w:rsid w:val="003E2B47"/>
    <w:rsid w:val="003E2FC2"/>
    <w:rsid w:val="003E345B"/>
    <w:rsid w:val="003E34EA"/>
    <w:rsid w:val="003E3AE1"/>
    <w:rsid w:val="003E46D0"/>
    <w:rsid w:val="003E47F5"/>
    <w:rsid w:val="003E497A"/>
    <w:rsid w:val="003E4BC8"/>
    <w:rsid w:val="003E634A"/>
    <w:rsid w:val="003E63CE"/>
    <w:rsid w:val="003E6487"/>
    <w:rsid w:val="003E68E0"/>
    <w:rsid w:val="003E6A28"/>
    <w:rsid w:val="003E6E9E"/>
    <w:rsid w:val="003E700A"/>
    <w:rsid w:val="003E7264"/>
    <w:rsid w:val="003E737D"/>
    <w:rsid w:val="003E7461"/>
    <w:rsid w:val="003E76B1"/>
    <w:rsid w:val="003E7940"/>
    <w:rsid w:val="003E7DFA"/>
    <w:rsid w:val="003F08C4"/>
    <w:rsid w:val="003F0FFD"/>
    <w:rsid w:val="003F199F"/>
    <w:rsid w:val="003F1B19"/>
    <w:rsid w:val="003F1D39"/>
    <w:rsid w:val="003F1E43"/>
    <w:rsid w:val="003F258E"/>
    <w:rsid w:val="003F2A08"/>
    <w:rsid w:val="003F2FD0"/>
    <w:rsid w:val="003F3318"/>
    <w:rsid w:val="003F4043"/>
    <w:rsid w:val="003F443C"/>
    <w:rsid w:val="003F4AAC"/>
    <w:rsid w:val="003F4BFA"/>
    <w:rsid w:val="003F56CC"/>
    <w:rsid w:val="003F62C6"/>
    <w:rsid w:val="003F6836"/>
    <w:rsid w:val="003F6D4C"/>
    <w:rsid w:val="003F712B"/>
    <w:rsid w:val="003F7FD9"/>
    <w:rsid w:val="004008F3"/>
    <w:rsid w:val="00400A8A"/>
    <w:rsid w:val="0040165B"/>
    <w:rsid w:val="00401890"/>
    <w:rsid w:val="00401F62"/>
    <w:rsid w:val="00402F99"/>
    <w:rsid w:val="00403BB8"/>
    <w:rsid w:val="00404147"/>
    <w:rsid w:val="004046F3"/>
    <w:rsid w:val="00404AC4"/>
    <w:rsid w:val="00404B49"/>
    <w:rsid w:val="004054B0"/>
    <w:rsid w:val="00405547"/>
    <w:rsid w:val="00405854"/>
    <w:rsid w:val="00405C88"/>
    <w:rsid w:val="00406364"/>
    <w:rsid w:val="004069A0"/>
    <w:rsid w:val="00406F1E"/>
    <w:rsid w:val="00406FF6"/>
    <w:rsid w:val="0040758C"/>
    <w:rsid w:val="00407594"/>
    <w:rsid w:val="0040779B"/>
    <w:rsid w:val="00410053"/>
    <w:rsid w:val="00410230"/>
    <w:rsid w:val="004107DA"/>
    <w:rsid w:val="00410820"/>
    <w:rsid w:val="00410A05"/>
    <w:rsid w:val="00410A13"/>
    <w:rsid w:val="00410F4D"/>
    <w:rsid w:val="00411010"/>
    <w:rsid w:val="00411887"/>
    <w:rsid w:val="004119A0"/>
    <w:rsid w:val="00411C2E"/>
    <w:rsid w:val="00411D5D"/>
    <w:rsid w:val="004126A0"/>
    <w:rsid w:val="004129D6"/>
    <w:rsid w:val="00413032"/>
    <w:rsid w:val="004130B2"/>
    <w:rsid w:val="00413766"/>
    <w:rsid w:val="00413771"/>
    <w:rsid w:val="00413C32"/>
    <w:rsid w:val="00413F2E"/>
    <w:rsid w:val="0041495A"/>
    <w:rsid w:val="004149D1"/>
    <w:rsid w:val="00414A73"/>
    <w:rsid w:val="00414B5B"/>
    <w:rsid w:val="00414B9A"/>
    <w:rsid w:val="00414F95"/>
    <w:rsid w:val="00415AB9"/>
    <w:rsid w:val="00416199"/>
    <w:rsid w:val="00416223"/>
    <w:rsid w:val="004166FC"/>
    <w:rsid w:val="00416748"/>
    <w:rsid w:val="00416815"/>
    <w:rsid w:val="00416BA1"/>
    <w:rsid w:val="00416CCC"/>
    <w:rsid w:val="0041717B"/>
    <w:rsid w:val="004172D3"/>
    <w:rsid w:val="0041758A"/>
    <w:rsid w:val="004175EF"/>
    <w:rsid w:val="00417B76"/>
    <w:rsid w:val="004201EB"/>
    <w:rsid w:val="00420AB2"/>
    <w:rsid w:val="00420E5D"/>
    <w:rsid w:val="0042242E"/>
    <w:rsid w:val="004227CF"/>
    <w:rsid w:val="004229A7"/>
    <w:rsid w:val="004229FE"/>
    <w:rsid w:val="00422A3C"/>
    <w:rsid w:val="0042308C"/>
    <w:rsid w:val="004230CA"/>
    <w:rsid w:val="004230F5"/>
    <w:rsid w:val="00423577"/>
    <w:rsid w:val="004235AE"/>
    <w:rsid w:val="004235B8"/>
    <w:rsid w:val="00423BAA"/>
    <w:rsid w:val="00423FB0"/>
    <w:rsid w:val="004248E9"/>
    <w:rsid w:val="00424FED"/>
    <w:rsid w:val="00425A80"/>
    <w:rsid w:val="00425AC5"/>
    <w:rsid w:val="00426521"/>
    <w:rsid w:val="0042659C"/>
    <w:rsid w:val="00426CE7"/>
    <w:rsid w:val="004270B1"/>
    <w:rsid w:val="004271E8"/>
    <w:rsid w:val="00427608"/>
    <w:rsid w:val="004277B0"/>
    <w:rsid w:val="004277B3"/>
    <w:rsid w:val="00427ADE"/>
    <w:rsid w:val="00427E98"/>
    <w:rsid w:val="0043041E"/>
    <w:rsid w:val="00430623"/>
    <w:rsid w:val="00430703"/>
    <w:rsid w:val="00431948"/>
    <w:rsid w:val="004319CE"/>
    <w:rsid w:val="00431A61"/>
    <w:rsid w:val="00432298"/>
    <w:rsid w:val="004323AB"/>
    <w:rsid w:val="00432733"/>
    <w:rsid w:val="00432BEB"/>
    <w:rsid w:val="00432D34"/>
    <w:rsid w:val="004335C0"/>
    <w:rsid w:val="00433EEF"/>
    <w:rsid w:val="00433FAF"/>
    <w:rsid w:val="0043463B"/>
    <w:rsid w:val="00434645"/>
    <w:rsid w:val="004347A6"/>
    <w:rsid w:val="00434A02"/>
    <w:rsid w:val="00434B4F"/>
    <w:rsid w:val="0043548D"/>
    <w:rsid w:val="00435732"/>
    <w:rsid w:val="00435AFB"/>
    <w:rsid w:val="00435C66"/>
    <w:rsid w:val="00435E2A"/>
    <w:rsid w:val="004369C7"/>
    <w:rsid w:val="004373BA"/>
    <w:rsid w:val="004376DC"/>
    <w:rsid w:val="004378E5"/>
    <w:rsid w:val="004379DF"/>
    <w:rsid w:val="00437BF2"/>
    <w:rsid w:val="00437E08"/>
    <w:rsid w:val="0044000D"/>
    <w:rsid w:val="0044005B"/>
    <w:rsid w:val="004401C7"/>
    <w:rsid w:val="00440D59"/>
    <w:rsid w:val="00440E1A"/>
    <w:rsid w:val="00441141"/>
    <w:rsid w:val="00441316"/>
    <w:rsid w:val="00441421"/>
    <w:rsid w:val="004416FA"/>
    <w:rsid w:val="004419FC"/>
    <w:rsid w:val="00441A7D"/>
    <w:rsid w:val="00441FF6"/>
    <w:rsid w:val="00442495"/>
    <w:rsid w:val="00442667"/>
    <w:rsid w:val="00442816"/>
    <w:rsid w:val="00442EA0"/>
    <w:rsid w:val="004433D4"/>
    <w:rsid w:val="0044424A"/>
    <w:rsid w:val="004447FF"/>
    <w:rsid w:val="00444B2A"/>
    <w:rsid w:val="00444DAC"/>
    <w:rsid w:val="00444FD4"/>
    <w:rsid w:val="00445048"/>
    <w:rsid w:val="004450EA"/>
    <w:rsid w:val="00445430"/>
    <w:rsid w:val="00445460"/>
    <w:rsid w:val="004454B4"/>
    <w:rsid w:val="00445BF3"/>
    <w:rsid w:val="00446614"/>
    <w:rsid w:val="00446A20"/>
    <w:rsid w:val="00447183"/>
    <w:rsid w:val="0045041D"/>
    <w:rsid w:val="004507C2"/>
    <w:rsid w:val="00450CC0"/>
    <w:rsid w:val="00451AFF"/>
    <w:rsid w:val="00451C83"/>
    <w:rsid w:val="00452025"/>
    <w:rsid w:val="0045203F"/>
    <w:rsid w:val="004525F4"/>
    <w:rsid w:val="00452801"/>
    <w:rsid w:val="00452848"/>
    <w:rsid w:val="00452B7E"/>
    <w:rsid w:val="00452D62"/>
    <w:rsid w:val="004537FC"/>
    <w:rsid w:val="00453C64"/>
    <w:rsid w:val="00454112"/>
    <w:rsid w:val="00455517"/>
    <w:rsid w:val="00455692"/>
    <w:rsid w:val="00455A5B"/>
    <w:rsid w:val="00455D04"/>
    <w:rsid w:val="00456258"/>
    <w:rsid w:val="0045639D"/>
    <w:rsid w:val="004565E7"/>
    <w:rsid w:val="00456B28"/>
    <w:rsid w:val="00456E1C"/>
    <w:rsid w:val="0045705D"/>
    <w:rsid w:val="00457B4C"/>
    <w:rsid w:val="00457BC7"/>
    <w:rsid w:val="00457D05"/>
    <w:rsid w:val="00457D74"/>
    <w:rsid w:val="0046026A"/>
    <w:rsid w:val="0046083C"/>
    <w:rsid w:val="0046105A"/>
    <w:rsid w:val="00461154"/>
    <w:rsid w:val="00461A8D"/>
    <w:rsid w:val="004620C2"/>
    <w:rsid w:val="004620D0"/>
    <w:rsid w:val="0046222C"/>
    <w:rsid w:val="00462807"/>
    <w:rsid w:val="00462878"/>
    <w:rsid w:val="004628A0"/>
    <w:rsid w:val="0046374F"/>
    <w:rsid w:val="00464028"/>
    <w:rsid w:val="0046412A"/>
    <w:rsid w:val="0046453A"/>
    <w:rsid w:val="004645FE"/>
    <w:rsid w:val="0046476F"/>
    <w:rsid w:val="00464C90"/>
    <w:rsid w:val="004650A1"/>
    <w:rsid w:val="004656FC"/>
    <w:rsid w:val="00465943"/>
    <w:rsid w:val="0046648B"/>
    <w:rsid w:val="00466562"/>
    <w:rsid w:val="00466B42"/>
    <w:rsid w:val="00466BE0"/>
    <w:rsid w:val="00466E24"/>
    <w:rsid w:val="00467159"/>
    <w:rsid w:val="00467261"/>
    <w:rsid w:val="00467319"/>
    <w:rsid w:val="00467912"/>
    <w:rsid w:val="00467B27"/>
    <w:rsid w:val="00467EB1"/>
    <w:rsid w:val="00470240"/>
    <w:rsid w:val="0047043E"/>
    <w:rsid w:val="00470612"/>
    <w:rsid w:val="004707E2"/>
    <w:rsid w:val="00470D5C"/>
    <w:rsid w:val="0047178C"/>
    <w:rsid w:val="004717DE"/>
    <w:rsid w:val="004720BB"/>
    <w:rsid w:val="004726B4"/>
    <w:rsid w:val="00472702"/>
    <w:rsid w:val="00472971"/>
    <w:rsid w:val="00473039"/>
    <w:rsid w:val="004731A0"/>
    <w:rsid w:val="00473A62"/>
    <w:rsid w:val="00473ABC"/>
    <w:rsid w:val="00473BD2"/>
    <w:rsid w:val="00473E0E"/>
    <w:rsid w:val="004741FA"/>
    <w:rsid w:val="004743FE"/>
    <w:rsid w:val="00474633"/>
    <w:rsid w:val="00474C41"/>
    <w:rsid w:val="00474D77"/>
    <w:rsid w:val="00474D88"/>
    <w:rsid w:val="00474E38"/>
    <w:rsid w:val="00475524"/>
    <w:rsid w:val="00475880"/>
    <w:rsid w:val="00475907"/>
    <w:rsid w:val="00475A8D"/>
    <w:rsid w:val="004761CD"/>
    <w:rsid w:val="00476CD9"/>
    <w:rsid w:val="004800B5"/>
    <w:rsid w:val="00480130"/>
    <w:rsid w:val="00480291"/>
    <w:rsid w:val="00480783"/>
    <w:rsid w:val="004809DA"/>
    <w:rsid w:val="00480E70"/>
    <w:rsid w:val="004815FC"/>
    <w:rsid w:val="00481F13"/>
    <w:rsid w:val="0048221D"/>
    <w:rsid w:val="004822A8"/>
    <w:rsid w:val="00482AA0"/>
    <w:rsid w:val="00482BE5"/>
    <w:rsid w:val="00482F22"/>
    <w:rsid w:val="00483082"/>
    <w:rsid w:val="004834A9"/>
    <w:rsid w:val="00483947"/>
    <w:rsid w:val="00483DF0"/>
    <w:rsid w:val="00483E82"/>
    <w:rsid w:val="0048430D"/>
    <w:rsid w:val="004846D9"/>
    <w:rsid w:val="00484994"/>
    <w:rsid w:val="004849A1"/>
    <w:rsid w:val="00485058"/>
    <w:rsid w:val="004856B9"/>
    <w:rsid w:val="004864A3"/>
    <w:rsid w:val="0048659B"/>
    <w:rsid w:val="00486861"/>
    <w:rsid w:val="00486D75"/>
    <w:rsid w:val="00486EC4"/>
    <w:rsid w:val="00487126"/>
    <w:rsid w:val="0048749D"/>
    <w:rsid w:val="00487662"/>
    <w:rsid w:val="00487841"/>
    <w:rsid w:val="004878F3"/>
    <w:rsid w:val="00490314"/>
    <w:rsid w:val="004903C3"/>
    <w:rsid w:val="004906F2"/>
    <w:rsid w:val="0049073F"/>
    <w:rsid w:val="004910CA"/>
    <w:rsid w:val="004910E6"/>
    <w:rsid w:val="004916FE"/>
    <w:rsid w:val="00491877"/>
    <w:rsid w:val="004919FE"/>
    <w:rsid w:val="00491A58"/>
    <w:rsid w:val="00491E6D"/>
    <w:rsid w:val="00491F3E"/>
    <w:rsid w:val="00492711"/>
    <w:rsid w:val="00492918"/>
    <w:rsid w:val="00492CB7"/>
    <w:rsid w:val="00492F56"/>
    <w:rsid w:val="0049319B"/>
    <w:rsid w:val="0049328D"/>
    <w:rsid w:val="00493A31"/>
    <w:rsid w:val="00493D23"/>
    <w:rsid w:val="004944B9"/>
    <w:rsid w:val="00494550"/>
    <w:rsid w:val="0049469B"/>
    <w:rsid w:val="00494C15"/>
    <w:rsid w:val="00494C99"/>
    <w:rsid w:val="00494CB3"/>
    <w:rsid w:val="00494DAB"/>
    <w:rsid w:val="004951EC"/>
    <w:rsid w:val="0049541C"/>
    <w:rsid w:val="004958D3"/>
    <w:rsid w:val="00495A2C"/>
    <w:rsid w:val="00495A8A"/>
    <w:rsid w:val="00495E0C"/>
    <w:rsid w:val="00495E68"/>
    <w:rsid w:val="00496A43"/>
    <w:rsid w:val="00496FAE"/>
    <w:rsid w:val="00497398"/>
    <w:rsid w:val="004979E4"/>
    <w:rsid w:val="00497AF1"/>
    <w:rsid w:val="00497C46"/>
    <w:rsid w:val="00497F11"/>
    <w:rsid w:val="00497FE5"/>
    <w:rsid w:val="004A045E"/>
    <w:rsid w:val="004A06DB"/>
    <w:rsid w:val="004A07A5"/>
    <w:rsid w:val="004A0BA0"/>
    <w:rsid w:val="004A0E45"/>
    <w:rsid w:val="004A11A4"/>
    <w:rsid w:val="004A1C93"/>
    <w:rsid w:val="004A274B"/>
    <w:rsid w:val="004A2FD3"/>
    <w:rsid w:val="004A302F"/>
    <w:rsid w:val="004A3269"/>
    <w:rsid w:val="004A32AA"/>
    <w:rsid w:val="004A34CE"/>
    <w:rsid w:val="004A3C37"/>
    <w:rsid w:val="004A3CC9"/>
    <w:rsid w:val="004A4790"/>
    <w:rsid w:val="004A55FC"/>
    <w:rsid w:val="004A587D"/>
    <w:rsid w:val="004A5CEE"/>
    <w:rsid w:val="004A5D51"/>
    <w:rsid w:val="004A5E3E"/>
    <w:rsid w:val="004A5EA5"/>
    <w:rsid w:val="004A69E7"/>
    <w:rsid w:val="004A6E29"/>
    <w:rsid w:val="004A6F4E"/>
    <w:rsid w:val="004A732C"/>
    <w:rsid w:val="004A7C3D"/>
    <w:rsid w:val="004A7EA9"/>
    <w:rsid w:val="004B03EF"/>
    <w:rsid w:val="004B0766"/>
    <w:rsid w:val="004B09F9"/>
    <w:rsid w:val="004B1270"/>
    <w:rsid w:val="004B16EB"/>
    <w:rsid w:val="004B229D"/>
    <w:rsid w:val="004B22DC"/>
    <w:rsid w:val="004B23E6"/>
    <w:rsid w:val="004B2781"/>
    <w:rsid w:val="004B3357"/>
    <w:rsid w:val="004B33B3"/>
    <w:rsid w:val="004B3A73"/>
    <w:rsid w:val="004B3DF2"/>
    <w:rsid w:val="004B3DFC"/>
    <w:rsid w:val="004B3F0C"/>
    <w:rsid w:val="004B3FD6"/>
    <w:rsid w:val="004B4034"/>
    <w:rsid w:val="004B43ED"/>
    <w:rsid w:val="004B4BDD"/>
    <w:rsid w:val="004B4CD0"/>
    <w:rsid w:val="004B4FDB"/>
    <w:rsid w:val="004B5117"/>
    <w:rsid w:val="004B5BE3"/>
    <w:rsid w:val="004B5C9D"/>
    <w:rsid w:val="004B62BF"/>
    <w:rsid w:val="004B631E"/>
    <w:rsid w:val="004B653C"/>
    <w:rsid w:val="004B658E"/>
    <w:rsid w:val="004B69BE"/>
    <w:rsid w:val="004B6C46"/>
    <w:rsid w:val="004B71F8"/>
    <w:rsid w:val="004B7234"/>
    <w:rsid w:val="004B7711"/>
    <w:rsid w:val="004B7866"/>
    <w:rsid w:val="004B7974"/>
    <w:rsid w:val="004C0098"/>
    <w:rsid w:val="004C00B1"/>
    <w:rsid w:val="004C042A"/>
    <w:rsid w:val="004C0529"/>
    <w:rsid w:val="004C152B"/>
    <w:rsid w:val="004C15C0"/>
    <w:rsid w:val="004C165D"/>
    <w:rsid w:val="004C1755"/>
    <w:rsid w:val="004C1969"/>
    <w:rsid w:val="004C21ED"/>
    <w:rsid w:val="004C28C5"/>
    <w:rsid w:val="004C293F"/>
    <w:rsid w:val="004C2AD2"/>
    <w:rsid w:val="004C2B8E"/>
    <w:rsid w:val="004C3088"/>
    <w:rsid w:val="004C38F1"/>
    <w:rsid w:val="004C473B"/>
    <w:rsid w:val="004C47A9"/>
    <w:rsid w:val="004C48D9"/>
    <w:rsid w:val="004C4B00"/>
    <w:rsid w:val="004C4B98"/>
    <w:rsid w:val="004C4D81"/>
    <w:rsid w:val="004C4EE4"/>
    <w:rsid w:val="004C5031"/>
    <w:rsid w:val="004C5597"/>
    <w:rsid w:val="004C5792"/>
    <w:rsid w:val="004C5CBD"/>
    <w:rsid w:val="004C6440"/>
    <w:rsid w:val="004C689B"/>
    <w:rsid w:val="004C6B43"/>
    <w:rsid w:val="004C6C92"/>
    <w:rsid w:val="004C7140"/>
    <w:rsid w:val="004C7227"/>
    <w:rsid w:val="004C795D"/>
    <w:rsid w:val="004C7C59"/>
    <w:rsid w:val="004C7F46"/>
    <w:rsid w:val="004D009C"/>
    <w:rsid w:val="004D0C42"/>
    <w:rsid w:val="004D151D"/>
    <w:rsid w:val="004D1B3F"/>
    <w:rsid w:val="004D271B"/>
    <w:rsid w:val="004D27DA"/>
    <w:rsid w:val="004D2C27"/>
    <w:rsid w:val="004D32F5"/>
    <w:rsid w:val="004D3C11"/>
    <w:rsid w:val="004D3C8A"/>
    <w:rsid w:val="004D4762"/>
    <w:rsid w:val="004D4AA5"/>
    <w:rsid w:val="004D527A"/>
    <w:rsid w:val="004D53BE"/>
    <w:rsid w:val="004D54DA"/>
    <w:rsid w:val="004D5AD0"/>
    <w:rsid w:val="004D5D03"/>
    <w:rsid w:val="004D5F24"/>
    <w:rsid w:val="004D5FF4"/>
    <w:rsid w:val="004D60FC"/>
    <w:rsid w:val="004D6916"/>
    <w:rsid w:val="004D6B7F"/>
    <w:rsid w:val="004D6DCF"/>
    <w:rsid w:val="004D6F40"/>
    <w:rsid w:val="004D739E"/>
    <w:rsid w:val="004D74C4"/>
    <w:rsid w:val="004D74DF"/>
    <w:rsid w:val="004D7704"/>
    <w:rsid w:val="004D7A00"/>
    <w:rsid w:val="004D7CEA"/>
    <w:rsid w:val="004E0094"/>
    <w:rsid w:val="004E05F7"/>
    <w:rsid w:val="004E06C5"/>
    <w:rsid w:val="004E0FC1"/>
    <w:rsid w:val="004E1192"/>
    <w:rsid w:val="004E14BF"/>
    <w:rsid w:val="004E170A"/>
    <w:rsid w:val="004E20B8"/>
    <w:rsid w:val="004E278D"/>
    <w:rsid w:val="004E28B0"/>
    <w:rsid w:val="004E2C0A"/>
    <w:rsid w:val="004E3677"/>
    <w:rsid w:val="004E3A37"/>
    <w:rsid w:val="004E3CE1"/>
    <w:rsid w:val="004E413A"/>
    <w:rsid w:val="004E438D"/>
    <w:rsid w:val="004E4E4E"/>
    <w:rsid w:val="004E4ECA"/>
    <w:rsid w:val="004E50C5"/>
    <w:rsid w:val="004E5234"/>
    <w:rsid w:val="004E5383"/>
    <w:rsid w:val="004E5457"/>
    <w:rsid w:val="004E5558"/>
    <w:rsid w:val="004E5A80"/>
    <w:rsid w:val="004E5DB2"/>
    <w:rsid w:val="004E60B7"/>
    <w:rsid w:val="004E661A"/>
    <w:rsid w:val="004E6BFF"/>
    <w:rsid w:val="004E6DB2"/>
    <w:rsid w:val="004E785B"/>
    <w:rsid w:val="004E79C4"/>
    <w:rsid w:val="004F014B"/>
    <w:rsid w:val="004F044E"/>
    <w:rsid w:val="004F15D3"/>
    <w:rsid w:val="004F1972"/>
    <w:rsid w:val="004F2B4A"/>
    <w:rsid w:val="004F3228"/>
    <w:rsid w:val="004F32E8"/>
    <w:rsid w:val="004F3D03"/>
    <w:rsid w:val="004F434D"/>
    <w:rsid w:val="004F4FC0"/>
    <w:rsid w:val="004F52C1"/>
    <w:rsid w:val="004F5A03"/>
    <w:rsid w:val="004F5E4E"/>
    <w:rsid w:val="004F629A"/>
    <w:rsid w:val="004F62F7"/>
    <w:rsid w:val="004F6391"/>
    <w:rsid w:val="004F6440"/>
    <w:rsid w:val="004F6BF0"/>
    <w:rsid w:val="004F77A3"/>
    <w:rsid w:val="004F77B5"/>
    <w:rsid w:val="004F7ADE"/>
    <w:rsid w:val="004F7B77"/>
    <w:rsid w:val="00500409"/>
    <w:rsid w:val="00500F56"/>
    <w:rsid w:val="00501068"/>
    <w:rsid w:val="00501514"/>
    <w:rsid w:val="00501680"/>
    <w:rsid w:val="0050176B"/>
    <w:rsid w:val="00501DEA"/>
    <w:rsid w:val="00502FFA"/>
    <w:rsid w:val="005033CE"/>
    <w:rsid w:val="00503726"/>
    <w:rsid w:val="0050384B"/>
    <w:rsid w:val="00503A87"/>
    <w:rsid w:val="0050410C"/>
    <w:rsid w:val="00504560"/>
    <w:rsid w:val="005045E5"/>
    <w:rsid w:val="00504680"/>
    <w:rsid w:val="005046E7"/>
    <w:rsid w:val="005048EE"/>
    <w:rsid w:val="00505535"/>
    <w:rsid w:val="0050569B"/>
    <w:rsid w:val="0050622B"/>
    <w:rsid w:val="00506300"/>
    <w:rsid w:val="00506630"/>
    <w:rsid w:val="00506D12"/>
    <w:rsid w:val="005070EF"/>
    <w:rsid w:val="005072F7"/>
    <w:rsid w:val="00507634"/>
    <w:rsid w:val="005076A1"/>
    <w:rsid w:val="00510561"/>
    <w:rsid w:val="00510876"/>
    <w:rsid w:val="005108E7"/>
    <w:rsid w:val="00510F28"/>
    <w:rsid w:val="00511B5E"/>
    <w:rsid w:val="00511E70"/>
    <w:rsid w:val="00511EFF"/>
    <w:rsid w:val="00512641"/>
    <w:rsid w:val="0051293E"/>
    <w:rsid w:val="00512C62"/>
    <w:rsid w:val="00512CFD"/>
    <w:rsid w:val="00513734"/>
    <w:rsid w:val="00513BD3"/>
    <w:rsid w:val="00513C0A"/>
    <w:rsid w:val="00513C73"/>
    <w:rsid w:val="00514921"/>
    <w:rsid w:val="00514A46"/>
    <w:rsid w:val="00514CDE"/>
    <w:rsid w:val="00515639"/>
    <w:rsid w:val="005158B9"/>
    <w:rsid w:val="0051699E"/>
    <w:rsid w:val="00516AC4"/>
    <w:rsid w:val="00516E10"/>
    <w:rsid w:val="00517F1A"/>
    <w:rsid w:val="00517F8E"/>
    <w:rsid w:val="00520531"/>
    <w:rsid w:val="005212F4"/>
    <w:rsid w:val="00521380"/>
    <w:rsid w:val="005216B0"/>
    <w:rsid w:val="005217F5"/>
    <w:rsid w:val="00521D26"/>
    <w:rsid w:val="00522110"/>
    <w:rsid w:val="00522843"/>
    <w:rsid w:val="00522BE1"/>
    <w:rsid w:val="00522C66"/>
    <w:rsid w:val="00523168"/>
    <w:rsid w:val="00523624"/>
    <w:rsid w:val="00523A5A"/>
    <w:rsid w:val="00523C7B"/>
    <w:rsid w:val="0052427B"/>
    <w:rsid w:val="00524642"/>
    <w:rsid w:val="0052470C"/>
    <w:rsid w:val="00524908"/>
    <w:rsid w:val="00524DCD"/>
    <w:rsid w:val="0052528F"/>
    <w:rsid w:val="00525589"/>
    <w:rsid w:val="00525BB8"/>
    <w:rsid w:val="00525C2F"/>
    <w:rsid w:val="00525F70"/>
    <w:rsid w:val="005272E0"/>
    <w:rsid w:val="0052771D"/>
    <w:rsid w:val="00527B4D"/>
    <w:rsid w:val="005302CB"/>
    <w:rsid w:val="00530632"/>
    <w:rsid w:val="00530B88"/>
    <w:rsid w:val="00530DF1"/>
    <w:rsid w:val="00530FCA"/>
    <w:rsid w:val="00531103"/>
    <w:rsid w:val="00531204"/>
    <w:rsid w:val="005316B4"/>
    <w:rsid w:val="005319EB"/>
    <w:rsid w:val="00532374"/>
    <w:rsid w:val="00532A6B"/>
    <w:rsid w:val="00532B85"/>
    <w:rsid w:val="00532B91"/>
    <w:rsid w:val="00532C80"/>
    <w:rsid w:val="00532E61"/>
    <w:rsid w:val="00532F73"/>
    <w:rsid w:val="005330CC"/>
    <w:rsid w:val="005335FD"/>
    <w:rsid w:val="0053378E"/>
    <w:rsid w:val="00533863"/>
    <w:rsid w:val="00533F44"/>
    <w:rsid w:val="005344BF"/>
    <w:rsid w:val="0053471E"/>
    <w:rsid w:val="00534AB2"/>
    <w:rsid w:val="00534CCA"/>
    <w:rsid w:val="0053507D"/>
    <w:rsid w:val="0053644D"/>
    <w:rsid w:val="0053689B"/>
    <w:rsid w:val="00536F88"/>
    <w:rsid w:val="0053786C"/>
    <w:rsid w:val="00537EE9"/>
    <w:rsid w:val="0054146D"/>
    <w:rsid w:val="005416F9"/>
    <w:rsid w:val="00541704"/>
    <w:rsid w:val="005418F5"/>
    <w:rsid w:val="00541FCA"/>
    <w:rsid w:val="005421AE"/>
    <w:rsid w:val="005427F1"/>
    <w:rsid w:val="00543220"/>
    <w:rsid w:val="0054379B"/>
    <w:rsid w:val="005438F3"/>
    <w:rsid w:val="0054398E"/>
    <w:rsid w:val="005439CC"/>
    <w:rsid w:val="00543A42"/>
    <w:rsid w:val="0054474F"/>
    <w:rsid w:val="005448A8"/>
    <w:rsid w:val="00544B2D"/>
    <w:rsid w:val="00544F7F"/>
    <w:rsid w:val="0054510C"/>
    <w:rsid w:val="0054525C"/>
    <w:rsid w:val="00545875"/>
    <w:rsid w:val="00545C9D"/>
    <w:rsid w:val="00545E1D"/>
    <w:rsid w:val="0054686B"/>
    <w:rsid w:val="00546966"/>
    <w:rsid w:val="00546C3B"/>
    <w:rsid w:val="00547101"/>
    <w:rsid w:val="0054716B"/>
    <w:rsid w:val="00547B25"/>
    <w:rsid w:val="00547B6D"/>
    <w:rsid w:val="0055007A"/>
    <w:rsid w:val="0055091F"/>
    <w:rsid w:val="005509E0"/>
    <w:rsid w:val="00550F57"/>
    <w:rsid w:val="005510C2"/>
    <w:rsid w:val="005515E3"/>
    <w:rsid w:val="005517DA"/>
    <w:rsid w:val="00551B6D"/>
    <w:rsid w:val="00552237"/>
    <w:rsid w:val="00552D36"/>
    <w:rsid w:val="00552D79"/>
    <w:rsid w:val="00553AD7"/>
    <w:rsid w:val="00553CB7"/>
    <w:rsid w:val="005540D0"/>
    <w:rsid w:val="005541AB"/>
    <w:rsid w:val="00554B63"/>
    <w:rsid w:val="00554D15"/>
    <w:rsid w:val="00554D82"/>
    <w:rsid w:val="00555C07"/>
    <w:rsid w:val="00556548"/>
    <w:rsid w:val="005565CD"/>
    <w:rsid w:val="00556BD0"/>
    <w:rsid w:val="00557181"/>
    <w:rsid w:val="0055722D"/>
    <w:rsid w:val="005604E6"/>
    <w:rsid w:val="00560C8D"/>
    <w:rsid w:val="00560C9F"/>
    <w:rsid w:val="00560F91"/>
    <w:rsid w:val="0056133C"/>
    <w:rsid w:val="005617FB"/>
    <w:rsid w:val="00561F64"/>
    <w:rsid w:val="00561F79"/>
    <w:rsid w:val="00562ACD"/>
    <w:rsid w:val="00562E90"/>
    <w:rsid w:val="00562F6A"/>
    <w:rsid w:val="0056303B"/>
    <w:rsid w:val="005639C4"/>
    <w:rsid w:val="00563A21"/>
    <w:rsid w:val="00563C1A"/>
    <w:rsid w:val="00564104"/>
    <w:rsid w:val="0056425E"/>
    <w:rsid w:val="0056464D"/>
    <w:rsid w:val="00564CEA"/>
    <w:rsid w:val="00564DC2"/>
    <w:rsid w:val="00564DEC"/>
    <w:rsid w:val="0056544E"/>
    <w:rsid w:val="00565F54"/>
    <w:rsid w:val="005660C0"/>
    <w:rsid w:val="0056623D"/>
    <w:rsid w:val="00566307"/>
    <w:rsid w:val="00566545"/>
    <w:rsid w:val="00566653"/>
    <w:rsid w:val="00566A9D"/>
    <w:rsid w:val="00566B69"/>
    <w:rsid w:val="00566EE9"/>
    <w:rsid w:val="00566F5A"/>
    <w:rsid w:val="00567071"/>
    <w:rsid w:val="005679C7"/>
    <w:rsid w:val="00567E2A"/>
    <w:rsid w:val="00570032"/>
    <w:rsid w:val="00570287"/>
    <w:rsid w:val="00570519"/>
    <w:rsid w:val="00570714"/>
    <w:rsid w:val="00570BB5"/>
    <w:rsid w:val="00570CED"/>
    <w:rsid w:val="00570DF2"/>
    <w:rsid w:val="00570E50"/>
    <w:rsid w:val="00571059"/>
    <w:rsid w:val="00571081"/>
    <w:rsid w:val="0057126E"/>
    <w:rsid w:val="00571546"/>
    <w:rsid w:val="005715BA"/>
    <w:rsid w:val="0057194A"/>
    <w:rsid w:val="00572139"/>
    <w:rsid w:val="0057217D"/>
    <w:rsid w:val="00572B16"/>
    <w:rsid w:val="00572C6C"/>
    <w:rsid w:val="00572D50"/>
    <w:rsid w:val="00572DFC"/>
    <w:rsid w:val="00573571"/>
    <w:rsid w:val="005735F8"/>
    <w:rsid w:val="00573D62"/>
    <w:rsid w:val="00573FA5"/>
    <w:rsid w:val="00574297"/>
    <w:rsid w:val="00574CDA"/>
    <w:rsid w:val="00574D6B"/>
    <w:rsid w:val="00575813"/>
    <w:rsid w:val="00575943"/>
    <w:rsid w:val="00575EF0"/>
    <w:rsid w:val="005764CC"/>
    <w:rsid w:val="00576594"/>
    <w:rsid w:val="00576E17"/>
    <w:rsid w:val="00577459"/>
    <w:rsid w:val="00577501"/>
    <w:rsid w:val="00577556"/>
    <w:rsid w:val="0058051A"/>
    <w:rsid w:val="00580981"/>
    <w:rsid w:val="00580C32"/>
    <w:rsid w:val="00580F17"/>
    <w:rsid w:val="005812F4"/>
    <w:rsid w:val="00582434"/>
    <w:rsid w:val="00582C9C"/>
    <w:rsid w:val="0058342C"/>
    <w:rsid w:val="005839CC"/>
    <w:rsid w:val="00583AD1"/>
    <w:rsid w:val="00583C36"/>
    <w:rsid w:val="00583CB6"/>
    <w:rsid w:val="005843E9"/>
    <w:rsid w:val="005843FA"/>
    <w:rsid w:val="00584A5C"/>
    <w:rsid w:val="00584DD2"/>
    <w:rsid w:val="005853DF"/>
    <w:rsid w:val="00585C1D"/>
    <w:rsid w:val="00585C9B"/>
    <w:rsid w:val="00585F21"/>
    <w:rsid w:val="00586047"/>
    <w:rsid w:val="00586440"/>
    <w:rsid w:val="00586774"/>
    <w:rsid w:val="00586957"/>
    <w:rsid w:val="0058743A"/>
    <w:rsid w:val="005879DA"/>
    <w:rsid w:val="00587D2D"/>
    <w:rsid w:val="0059069B"/>
    <w:rsid w:val="0059095F"/>
    <w:rsid w:val="00590B37"/>
    <w:rsid w:val="00590EC1"/>
    <w:rsid w:val="00591021"/>
    <w:rsid w:val="00591449"/>
    <w:rsid w:val="005916D7"/>
    <w:rsid w:val="005917AA"/>
    <w:rsid w:val="005917B9"/>
    <w:rsid w:val="00592AF0"/>
    <w:rsid w:val="00592DAE"/>
    <w:rsid w:val="00593CC0"/>
    <w:rsid w:val="00594362"/>
    <w:rsid w:val="00594485"/>
    <w:rsid w:val="005948EA"/>
    <w:rsid w:val="0059594F"/>
    <w:rsid w:val="0059619C"/>
    <w:rsid w:val="005963CC"/>
    <w:rsid w:val="00596466"/>
    <w:rsid w:val="0059677B"/>
    <w:rsid w:val="00596951"/>
    <w:rsid w:val="00597830"/>
    <w:rsid w:val="00597AD3"/>
    <w:rsid w:val="005A0112"/>
    <w:rsid w:val="005A0500"/>
    <w:rsid w:val="005A05D9"/>
    <w:rsid w:val="005A0644"/>
    <w:rsid w:val="005A0A14"/>
    <w:rsid w:val="005A1669"/>
    <w:rsid w:val="005A1897"/>
    <w:rsid w:val="005A18FF"/>
    <w:rsid w:val="005A1E37"/>
    <w:rsid w:val="005A1E71"/>
    <w:rsid w:val="005A22DD"/>
    <w:rsid w:val="005A2397"/>
    <w:rsid w:val="005A26E5"/>
    <w:rsid w:val="005A2886"/>
    <w:rsid w:val="005A2B3D"/>
    <w:rsid w:val="005A2FE6"/>
    <w:rsid w:val="005A421A"/>
    <w:rsid w:val="005A426B"/>
    <w:rsid w:val="005A446F"/>
    <w:rsid w:val="005A4668"/>
    <w:rsid w:val="005A4760"/>
    <w:rsid w:val="005A4C6A"/>
    <w:rsid w:val="005A5DBE"/>
    <w:rsid w:val="005A6517"/>
    <w:rsid w:val="005A660C"/>
    <w:rsid w:val="005A6D57"/>
    <w:rsid w:val="005A703B"/>
    <w:rsid w:val="005A7108"/>
    <w:rsid w:val="005A7251"/>
    <w:rsid w:val="005A72CB"/>
    <w:rsid w:val="005A7473"/>
    <w:rsid w:val="005A7984"/>
    <w:rsid w:val="005A7C4E"/>
    <w:rsid w:val="005A7F7F"/>
    <w:rsid w:val="005B1315"/>
    <w:rsid w:val="005B13CE"/>
    <w:rsid w:val="005B26B8"/>
    <w:rsid w:val="005B2900"/>
    <w:rsid w:val="005B2D7A"/>
    <w:rsid w:val="005B2DE0"/>
    <w:rsid w:val="005B323D"/>
    <w:rsid w:val="005B3ABC"/>
    <w:rsid w:val="005B40D5"/>
    <w:rsid w:val="005B4D58"/>
    <w:rsid w:val="005B4DA8"/>
    <w:rsid w:val="005B4E59"/>
    <w:rsid w:val="005B4EEF"/>
    <w:rsid w:val="005B4FE9"/>
    <w:rsid w:val="005B571A"/>
    <w:rsid w:val="005B614B"/>
    <w:rsid w:val="005B624E"/>
    <w:rsid w:val="005B66DB"/>
    <w:rsid w:val="005B670E"/>
    <w:rsid w:val="005B6758"/>
    <w:rsid w:val="005B695F"/>
    <w:rsid w:val="005B760F"/>
    <w:rsid w:val="005B7892"/>
    <w:rsid w:val="005B79AB"/>
    <w:rsid w:val="005B7E5C"/>
    <w:rsid w:val="005C059E"/>
    <w:rsid w:val="005C0644"/>
    <w:rsid w:val="005C0C57"/>
    <w:rsid w:val="005C12FA"/>
    <w:rsid w:val="005C1411"/>
    <w:rsid w:val="005C14CF"/>
    <w:rsid w:val="005C1ABE"/>
    <w:rsid w:val="005C1DE1"/>
    <w:rsid w:val="005C21A3"/>
    <w:rsid w:val="005C298F"/>
    <w:rsid w:val="005C3341"/>
    <w:rsid w:val="005C3B08"/>
    <w:rsid w:val="005C4922"/>
    <w:rsid w:val="005C5186"/>
    <w:rsid w:val="005C5320"/>
    <w:rsid w:val="005C5375"/>
    <w:rsid w:val="005C6500"/>
    <w:rsid w:val="005C7A40"/>
    <w:rsid w:val="005C7C83"/>
    <w:rsid w:val="005C7F84"/>
    <w:rsid w:val="005D0203"/>
    <w:rsid w:val="005D0320"/>
    <w:rsid w:val="005D05D0"/>
    <w:rsid w:val="005D07DE"/>
    <w:rsid w:val="005D109D"/>
    <w:rsid w:val="005D13AE"/>
    <w:rsid w:val="005D15F1"/>
    <w:rsid w:val="005D1CB3"/>
    <w:rsid w:val="005D2110"/>
    <w:rsid w:val="005D2269"/>
    <w:rsid w:val="005D22D7"/>
    <w:rsid w:val="005D2600"/>
    <w:rsid w:val="005D29D3"/>
    <w:rsid w:val="005D2B4E"/>
    <w:rsid w:val="005D2F0B"/>
    <w:rsid w:val="005D3679"/>
    <w:rsid w:val="005D3A58"/>
    <w:rsid w:val="005D3A5F"/>
    <w:rsid w:val="005D4226"/>
    <w:rsid w:val="005D444D"/>
    <w:rsid w:val="005D478E"/>
    <w:rsid w:val="005D481F"/>
    <w:rsid w:val="005D4897"/>
    <w:rsid w:val="005D4BE7"/>
    <w:rsid w:val="005D4CC8"/>
    <w:rsid w:val="005D5170"/>
    <w:rsid w:val="005D5244"/>
    <w:rsid w:val="005D52E1"/>
    <w:rsid w:val="005D567A"/>
    <w:rsid w:val="005D5E1D"/>
    <w:rsid w:val="005D6156"/>
    <w:rsid w:val="005D616C"/>
    <w:rsid w:val="005D6240"/>
    <w:rsid w:val="005D6354"/>
    <w:rsid w:val="005D64BA"/>
    <w:rsid w:val="005D674D"/>
    <w:rsid w:val="005D6AE0"/>
    <w:rsid w:val="005D6F99"/>
    <w:rsid w:val="005D7161"/>
    <w:rsid w:val="005D74CB"/>
    <w:rsid w:val="005D770B"/>
    <w:rsid w:val="005D7B83"/>
    <w:rsid w:val="005E03D9"/>
    <w:rsid w:val="005E0B56"/>
    <w:rsid w:val="005E149F"/>
    <w:rsid w:val="005E1A3E"/>
    <w:rsid w:val="005E1B9A"/>
    <w:rsid w:val="005E1E69"/>
    <w:rsid w:val="005E28F2"/>
    <w:rsid w:val="005E2925"/>
    <w:rsid w:val="005E2B09"/>
    <w:rsid w:val="005E350A"/>
    <w:rsid w:val="005E3C5D"/>
    <w:rsid w:val="005E3ED4"/>
    <w:rsid w:val="005E429C"/>
    <w:rsid w:val="005E43E6"/>
    <w:rsid w:val="005E45B0"/>
    <w:rsid w:val="005E4A7C"/>
    <w:rsid w:val="005E4F02"/>
    <w:rsid w:val="005E54A6"/>
    <w:rsid w:val="005E59C7"/>
    <w:rsid w:val="005E5E72"/>
    <w:rsid w:val="005E61B0"/>
    <w:rsid w:val="005E6283"/>
    <w:rsid w:val="005E6317"/>
    <w:rsid w:val="005E6ED1"/>
    <w:rsid w:val="005E73B5"/>
    <w:rsid w:val="005E73C1"/>
    <w:rsid w:val="005E76CA"/>
    <w:rsid w:val="005F03E5"/>
    <w:rsid w:val="005F04C2"/>
    <w:rsid w:val="005F1961"/>
    <w:rsid w:val="005F1C3C"/>
    <w:rsid w:val="005F223F"/>
    <w:rsid w:val="005F2703"/>
    <w:rsid w:val="005F2777"/>
    <w:rsid w:val="005F2CF5"/>
    <w:rsid w:val="005F2D51"/>
    <w:rsid w:val="005F3778"/>
    <w:rsid w:val="005F39EA"/>
    <w:rsid w:val="005F3F02"/>
    <w:rsid w:val="005F408A"/>
    <w:rsid w:val="005F424B"/>
    <w:rsid w:val="005F4438"/>
    <w:rsid w:val="005F48B2"/>
    <w:rsid w:val="005F4EAC"/>
    <w:rsid w:val="005F51C0"/>
    <w:rsid w:val="005F561E"/>
    <w:rsid w:val="005F5996"/>
    <w:rsid w:val="005F6235"/>
    <w:rsid w:val="005F6689"/>
    <w:rsid w:val="005F673E"/>
    <w:rsid w:val="005F741F"/>
    <w:rsid w:val="005F76C3"/>
    <w:rsid w:val="005F79DF"/>
    <w:rsid w:val="006008A7"/>
    <w:rsid w:val="00600BB7"/>
    <w:rsid w:val="00600E8D"/>
    <w:rsid w:val="006019F3"/>
    <w:rsid w:val="00601A7D"/>
    <w:rsid w:val="00601EDE"/>
    <w:rsid w:val="006022BB"/>
    <w:rsid w:val="00602BA1"/>
    <w:rsid w:val="00602CDD"/>
    <w:rsid w:val="0060305E"/>
    <w:rsid w:val="0060380C"/>
    <w:rsid w:val="00603949"/>
    <w:rsid w:val="00603B06"/>
    <w:rsid w:val="00603E6F"/>
    <w:rsid w:val="00604251"/>
    <w:rsid w:val="0060428E"/>
    <w:rsid w:val="0060473C"/>
    <w:rsid w:val="00604875"/>
    <w:rsid w:val="00604960"/>
    <w:rsid w:val="00604A05"/>
    <w:rsid w:val="00604DD2"/>
    <w:rsid w:val="00605525"/>
    <w:rsid w:val="00605D33"/>
    <w:rsid w:val="00606406"/>
    <w:rsid w:val="00606FDD"/>
    <w:rsid w:val="00607174"/>
    <w:rsid w:val="0060782C"/>
    <w:rsid w:val="00607D3B"/>
    <w:rsid w:val="00607E4D"/>
    <w:rsid w:val="00607FF6"/>
    <w:rsid w:val="006109DF"/>
    <w:rsid w:val="00610A20"/>
    <w:rsid w:val="00610A6A"/>
    <w:rsid w:val="00611CCC"/>
    <w:rsid w:val="00612353"/>
    <w:rsid w:val="0061265A"/>
    <w:rsid w:val="0061298C"/>
    <w:rsid w:val="00613257"/>
    <w:rsid w:val="0061426F"/>
    <w:rsid w:val="00614A04"/>
    <w:rsid w:val="00614B6D"/>
    <w:rsid w:val="006150A4"/>
    <w:rsid w:val="006151A4"/>
    <w:rsid w:val="00615345"/>
    <w:rsid w:val="006159B8"/>
    <w:rsid w:val="006159FC"/>
    <w:rsid w:val="006160C1"/>
    <w:rsid w:val="00616350"/>
    <w:rsid w:val="006166F1"/>
    <w:rsid w:val="00616A6A"/>
    <w:rsid w:val="00616B52"/>
    <w:rsid w:val="00616B9F"/>
    <w:rsid w:val="00617087"/>
    <w:rsid w:val="006173BD"/>
    <w:rsid w:val="00617409"/>
    <w:rsid w:val="0061789E"/>
    <w:rsid w:val="006179C7"/>
    <w:rsid w:val="00617B5C"/>
    <w:rsid w:val="00620593"/>
    <w:rsid w:val="00620A87"/>
    <w:rsid w:val="00620AAD"/>
    <w:rsid w:val="00621102"/>
    <w:rsid w:val="00621721"/>
    <w:rsid w:val="00621F7C"/>
    <w:rsid w:val="00622034"/>
    <w:rsid w:val="006223B9"/>
    <w:rsid w:val="006228B0"/>
    <w:rsid w:val="00622B22"/>
    <w:rsid w:val="0062328E"/>
    <w:rsid w:val="00623ED3"/>
    <w:rsid w:val="006243B1"/>
    <w:rsid w:val="00624B0D"/>
    <w:rsid w:val="006261D9"/>
    <w:rsid w:val="006278D9"/>
    <w:rsid w:val="00627D86"/>
    <w:rsid w:val="006304C3"/>
    <w:rsid w:val="0063061E"/>
    <w:rsid w:val="00630B2A"/>
    <w:rsid w:val="00630D64"/>
    <w:rsid w:val="006315A5"/>
    <w:rsid w:val="00631863"/>
    <w:rsid w:val="00631B2C"/>
    <w:rsid w:val="0063270F"/>
    <w:rsid w:val="00632C5A"/>
    <w:rsid w:val="00633138"/>
    <w:rsid w:val="0063362D"/>
    <w:rsid w:val="0063365C"/>
    <w:rsid w:val="00633BAA"/>
    <w:rsid w:val="006340A7"/>
    <w:rsid w:val="00634225"/>
    <w:rsid w:val="0063430A"/>
    <w:rsid w:val="00634697"/>
    <w:rsid w:val="006346A4"/>
    <w:rsid w:val="00635590"/>
    <w:rsid w:val="006358B3"/>
    <w:rsid w:val="00635C87"/>
    <w:rsid w:val="00635DAB"/>
    <w:rsid w:val="00636098"/>
    <w:rsid w:val="00636DAC"/>
    <w:rsid w:val="006373DC"/>
    <w:rsid w:val="006375D6"/>
    <w:rsid w:val="00637678"/>
    <w:rsid w:val="006377CD"/>
    <w:rsid w:val="00637979"/>
    <w:rsid w:val="00637C01"/>
    <w:rsid w:val="006401BE"/>
    <w:rsid w:val="006401FB"/>
    <w:rsid w:val="00640CAC"/>
    <w:rsid w:val="0064223D"/>
    <w:rsid w:val="006422FE"/>
    <w:rsid w:val="00642345"/>
    <w:rsid w:val="00642A68"/>
    <w:rsid w:val="00642D50"/>
    <w:rsid w:val="006432DB"/>
    <w:rsid w:val="00643439"/>
    <w:rsid w:val="006438E6"/>
    <w:rsid w:val="00643A05"/>
    <w:rsid w:val="00643C67"/>
    <w:rsid w:val="00643DE0"/>
    <w:rsid w:val="0064441E"/>
    <w:rsid w:val="0064471B"/>
    <w:rsid w:val="00644795"/>
    <w:rsid w:val="00645281"/>
    <w:rsid w:val="00645AFD"/>
    <w:rsid w:val="00645BB7"/>
    <w:rsid w:val="00645D05"/>
    <w:rsid w:val="0064675D"/>
    <w:rsid w:val="00646CBB"/>
    <w:rsid w:val="00647003"/>
    <w:rsid w:val="00647041"/>
    <w:rsid w:val="00647216"/>
    <w:rsid w:val="00647442"/>
    <w:rsid w:val="00647888"/>
    <w:rsid w:val="00647A4D"/>
    <w:rsid w:val="00650786"/>
    <w:rsid w:val="00650B4D"/>
    <w:rsid w:val="00650F06"/>
    <w:rsid w:val="00651092"/>
    <w:rsid w:val="006510CD"/>
    <w:rsid w:val="006512F6"/>
    <w:rsid w:val="00651513"/>
    <w:rsid w:val="00651648"/>
    <w:rsid w:val="00651F98"/>
    <w:rsid w:val="00652135"/>
    <w:rsid w:val="0065220D"/>
    <w:rsid w:val="00652419"/>
    <w:rsid w:val="006524E0"/>
    <w:rsid w:val="00652672"/>
    <w:rsid w:val="006528FF"/>
    <w:rsid w:val="00652914"/>
    <w:rsid w:val="00652AD4"/>
    <w:rsid w:val="00652E3F"/>
    <w:rsid w:val="00652EF0"/>
    <w:rsid w:val="0065326F"/>
    <w:rsid w:val="006535B5"/>
    <w:rsid w:val="00653789"/>
    <w:rsid w:val="006537E7"/>
    <w:rsid w:val="00653917"/>
    <w:rsid w:val="006542C9"/>
    <w:rsid w:val="006543D7"/>
    <w:rsid w:val="00654585"/>
    <w:rsid w:val="00654A0D"/>
    <w:rsid w:val="00654B76"/>
    <w:rsid w:val="0065508E"/>
    <w:rsid w:val="0065514C"/>
    <w:rsid w:val="00655804"/>
    <w:rsid w:val="0065588C"/>
    <w:rsid w:val="00655B04"/>
    <w:rsid w:val="00655B06"/>
    <w:rsid w:val="00655DFA"/>
    <w:rsid w:val="00655F46"/>
    <w:rsid w:val="0065679D"/>
    <w:rsid w:val="0065698E"/>
    <w:rsid w:val="00656F43"/>
    <w:rsid w:val="006571BC"/>
    <w:rsid w:val="006578DB"/>
    <w:rsid w:val="00657BCF"/>
    <w:rsid w:val="00657E09"/>
    <w:rsid w:val="00660231"/>
    <w:rsid w:val="00660433"/>
    <w:rsid w:val="00660DD3"/>
    <w:rsid w:val="00661234"/>
    <w:rsid w:val="00661DFC"/>
    <w:rsid w:val="0066206F"/>
    <w:rsid w:val="00662293"/>
    <w:rsid w:val="006624D1"/>
    <w:rsid w:val="006625D2"/>
    <w:rsid w:val="00662A1E"/>
    <w:rsid w:val="0066373B"/>
    <w:rsid w:val="00663890"/>
    <w:rsid w:val="00663CD3"/>
    <w:rsid w:val="00663F95"/>
    <w:rsid w:val="00664EBA"/>
    <w:rsid w:val="00664F8B"/>
    <w:rsid w:val="00664F9B"/>
    <w:rsid w:val="00665834"/>
    <w:rsid w:val="00665BA2"/>
    <w:rsid w:val="00665C0B"/>
    <w:rsid w:val="006663DD"/>
    <w:rsid w:val="0066656B"/>
    <w:rsid w:val="00666874"/>
    <w:rsid w:val="00666B57"/>
    <w:rsid w:val="00666D09"/>
    <w:rsid w:val="00666E29"/>
    <w:rsid w:val="006670BE"/>
    <w:rsid w:val="00667311"/>
    <w:rsid w:val="0066745C"/>
    <w:rsid w:val="00670905"/>
    <w:rsid w:val="00671070"/>
    <w:rsid w:val="006710F2"/>
    <w:rsid w:val="00671B15"/>
    <w:rsid w:val="00671CBD"/>
    <w:rsid w:val="00672000"/>
    <w:rsid w:val="00672132"/>
    <w:rsid w:val="0067216A"/>
    <w:rsid w:val="0067230E"/>
    <w:rsid w:val="00672728"/>
    <w:rsid w:val="006729CD"/>
    <w:rsid w:val="00672C8A"/>
    <w:rsid w:val="00672F7D"/>
    <w:rsid w:val="00673D12"/>
    <w:rsid w:val="0067470E"/>
    <w:rsid w:val="0067525E"/>
    <w:rsid w:val="00675616"/>
    <w:rsid w:val="006760AF"/>
    <w:rsid w:val="00676474"/>
    <w:rsid w:val="00676E55"/>
    <w:rsid w:val="00677114"/>
    <w:rsid w:val="00677369"/>
    <w:rsid w:val="006778AC"/>
    <w:rsid w:val="00677910"/>
    <w:rsid w:val="0067797E"/>
    <w:rsid w:val="006779F0"/>
    <w:rsid w:val="00677A99"/>
    <w:rsid w:val="00677AA8"/>
    <w:rsid w:val="00677D91"/>
    <w:rsid w:val="006805C3"/>
    <w:rsid w:val="00680AC3"/>
    <w:rsid w:val="00680E02"/>
    <w:rsid w:val="00680EB7"/>
    <w:rsid w:val="00680F6C"/>
    <w:rsid w:val="0068133A"/>
    <w:rsid w:val="00681944"/>
    <w:rsid w:val="006823B0"/>
    <w:rsid w:val="00682824"/>
    <w:rsid w:val="0068299E"/>
    <w:rsid w:val="00682AFF"/>
    <w:rsid w:val="0068337B"/>
    <w:rsid w:val="00683CE1"/>
    <w:rsid w:val="006841EE"/>
    <w:rsid w:val="0068428D"/>
    <w:rsid w:val="006842DF"/>
    <w:rsid w:val="00684751"/>
    <w:rsid w:val="006849FB"/>
    <w:rsid w:val="00684AC6"/>
    <w:rsid w:val="00684B6C"/>
    <w:rsid w:val="0068586F"/>
    <w:rsid w:val="00685FA5"/>
    <w:rsid w:val="006866B6"/>
    <w:rsid w:val="006866F8"/>
    <w:rsid w:val="00686A3F"/>
    <w:rsid w:val="00686D71"/>
    <w:rsid w:val="00687073"/>
    <w:rsid w:val="006873F6"/>
    <w:rsid w:val="006874DB"/>
    <w:rsid w:val="00687FF6"/>
    <w:rsid w:val="0069067D"/>
    <w:rsid w:val="00690892"/>
    <w:rsid w:val="00690B39"/>
    <w:rsid w:val="0069126B"/>
    <w:rsid w:val="006912FB"/>
    <w:rsid w:val="00691467"/>
    <w:rsid w:val="00691D93"/>
    <w:rsid w:val="006920E0"/>
    <w:rsid w:val="00692E63"/>
    <w:rsid w:val="006933BC"/>
    <w:rsid w:val="00693870"/>
    <w:rsid w:val="00693966"/>
    <w:rsid w:val="00693FC8"/>
    <w:rsid w:val="00694489"/>
    <w:rsid w:val="006947FC"/>
    <w:rsid w:val="0069554C"/>
    <w:rsid w:val="006959B0"/>
    <w:rsid w:val="00695B7B"/>
    <w:rsid w:val="006969EB"/>
    <w:rsid w:val="00696C04"/>
    <w:rsid w:val="00696C17"/>
    <w:rsid w:val="00696E83"/>
    <w:rsid w:val="006977B0"/>
    <w:rsid w:val="006A0061"/>
    <w:rsid w:val="006A02DB"/>
    <w:rsid w:val="006A108C"/>
    <w:rsid w:val="006A10F7"/>
    <w:rsid w:val="006A1275"/>
    <w:rsid w:val="006A14C5"/>
    <w:rsid w:val="006A15E1"/>
    <w:rsid w:val="006A1861"/>
    <w:rsid w:val="006A18D1"/>
    <w:rsid w:val="006A1D61"/>
    <w:rsid w:val="006A1D8C"/>
    <w:rsid w:val="006A2238"/>
    <w:rsid w:val="006A2AD9"/>
    <w:rsid w:val="006A2F94"/>
    <w:rsid w:val="006A350C"/>
    <w:rsid w:val="006A3BB6"/>
    <w:rsid w:val="006A3D7F"/>
    <w:rsid w:val="006A419C"/>
    <w:rsid w:val="006A456E"/>
    <w:rsid w:val="006A470C"/>
    <w:rsid w:val="006A49F3"/>
    <w:rsid w:val="006A4E8A"/>
    <w:rsid w:val="006A5B68"/>
    <w:rsid w:val="006A6F1E"/>
    <w:rsid w:val="006A72E8"/>
    <w:rsid w:val="006A77C1"/>
    <w:rsid w:val="006A789A"/>
    <w:rsid w:val="006A7B62"/>
    <w:rsid w:val="006A7BD0"/>
    <w:rsid w:val="006A7FEB"/>
    <w:rsid w:val="006B0561"/>
    <w:rsid w:val="006B0C8E"/>
    <w:rsid w:val="006B0C96"/>
    <w:rsid w:val="006B0CE8"/>
    <w:rsid w:val="006B114B"/>
    <w:rsid w:val="006B18F7"/>
    <w:rsid w:val="006B1E42"/>
    <w:rsid w:val="006B225F"/>
    <w:rsid w:val="006B2AE1"/>
    <w:rsid w:val="006B2F6E"/>
    <w:rsid w:val="006B3776"/>
    <w:rsid w:val="006B3E38"/>
    <w:rsid w:val="006B449E"/>
    <w:rsid w:val="006B4AA0"/>
    <w:rsid w:val="006B4F0B"/>
    <w:rsid w:val="006B5231"/>
    <w:rsid w:val="006B5248"/>
    <w:rsid w:val="006B5253"/>
    <w:rsid w:val="006B5510"/>
    <w:rsid w:val="006B585C"/>
    <w:rsid w:val="006B599B"/>
    <w:rsid w:val="006B5ACD"/>
    <w:rsid w:val="006B6209"/>
    <w:rsid w:val="006B65F3"/>
    <w:rsid w:val="006B666F"/>
    <w:rsid w:val="006B6709"/>
    <w:rsid w:val="006B67C9"/>
    <w:rsid w:val="006B7002"/>
    <w:rsid w:val="006B78F3"/>
    <w:rsid w:val="006B7D30"/>
    <w:rsid w:val="006C012B"/>
    <w:rsid w:val="006C0589"/>
    <w:rsid w:val="006C05D7"/>
    <w:rsid w:val="006C0A30"/>
    <w:rsid w:val="006C0AA7"/>
    <w:rsid w:val="006C23FC"/>
    <w:rsid w:val="006C277B"/>
    <w:rsid w:val="006C2B39"/>
    <w:rsid w:val="006C2BAB"/>
    <w:rsid w:val="006C2BEB"/>
    <w:rsid w:val="006C2C60"/>
    <w:rsid w:val="006C2D16"/>
    <w:rsid w:val="006C2F24"/>
    <w:rsid w:val="006C2F7B"/>
    <w:rsid w:val="006C3037"/>
    <w:rsid w:val="006C33A3"/>
    <w:rsid w:val="006C3DF4"/>
    <w:rsid w:val="006C3F33"/>
    <w:rsid w:val="006C4159"/>
    <w:rsid w:val="006C4A07"/>
    <w:rsid w:val="006C4E68"/>
    <w:rsid w:val="006C4F53"/>
    <w:rsid w:val="006C5494"/>
    <w:rsid w:val="006C5A94"/>
    <w:rsid w:val="006C5AAB"/>
    <w:rsid w:val="006C6ADB"/>
    <w:rsid w:val="006C6E3E"/>
    <w:rsid w:val="006C7667"/>
    <w:rsid w:val="006C7DCD"/>
    <w:rsid w:val="006D000D"/>
    <w:rsid w:val="006D007E"/>
    <w:rsid w:val="006D0E50"/>
    <w:rsid w:val="006D11B0"/>
    <w:rsid w:val="006D17D2"/>
    <w:rsid w:val="006D18D4"/>
    <w:rsid w:val="006D2124"/>
    <w:rsid w:val="006D29B4"/>
    <w:rsid w:val="006D2AED"/>
    <w:rsid w:val="006D3336"/>
    <w:rsid w:val="006D339D"/>
    <w:rsid w:val="006D356F"/>
    <w:rsid w:val="006D3768"/>
    <w:rsid w:val="006D43E7"/>
    <w:rsid w:val="006D46B2"/>
    <w:rsid w:val="006D4AF4"/>
    <w:rsid w:val="006D4C64"/>
    <w:rsid w:val="006D50F8"/>
    <w:rsid w:val="006D51A8"/>
    <w:rsid w:val="006D54BC"/>
    <w:rsid w:val="006D5542"/>
    <w:rsid w:val="006D5A6E"/>
    <w:rsid w:val="006D5C46"/>
    <w:rsid w:val="006D5EB0"/>
    <w:rsid w:val="006D6448"/>
    <w:rsid w:val="006D7406"/>
    <w:rsid w:val="006D7DD0"/>
    <w:rsid w:val="006E0465"/>
    <w:rsid w:val="006E0957"/>
    <w:rsid w:val="006E0B30"/>
    <w:rsid w:val="006E16CE"/>
    <w:rsid w:val="006E1736"/>
    <w:rsid w:val="006E1791"/>
    <w:rsid w:val="006E183D"/>
    <w:rsid w:val="006E1BBA"/>
    <w:rsid w:val="006E1BC4"/>
    <w:rsid w:val="006E1FC1"/>
    <w:rsid w:val="006E21DF"/>
    <w:rsid w:val="006E2470"/>
    <w:rsid w:val="006E2794"/>
    <w:rsid w:val="006E3582"/>
    <w:rsid w:val="006E393C"/>
    <w:rsid w:val="006E3ED1"/>
    <w:rsid w:val="006E4352"/>
    <w:rsid w:val="006E4A39"/>
    <w:rsid w:val="006E4D46"/>
    <w:rsid w:val="006E4FDA"/>
    <w:rsid w:val="006E55B5"/>
    <w:rsid w:val="006E59CB"/>
    <w:rsid w:val="006E59D3"/>
    <w:rsid w:val="006E5A5E"/>
    <w:rsid w:val="006E6AE9"/>
    <w:rsid w:val="006E6C79"/>
    <w:rsid w:val="006E76EE"/>
    <w:rsid w:val="006F01BF"/>
    <w:rsid w:val="006F0305"/>
    <w:rsid w:val="006F0798"/>
    <w:rsid w:val="006F0CAC"/>
    <w:rsid w:val="006F0EFB"/>
    <w:rsid w:val="006F1777"/>
    <w:rsid w:val="006F1836"/>
    <w:rsid w:val="006F1D6A"/>
    <w:rsid w:val="006F1EAF"/>
    <w:rsid w:val="006F23DD"/>
    <w:rsid w:val="006F25E6"/>
    <w:rsid w:val="006F2773"/>
    <w:rsid w:val="006F2853"/>
    <w:rsid w:val="006F2FB7"/>
    <w:rsid w:val="006F2FF6"/>
    <w:rsid w:val="006F30B6"/>
    <w:rsid w:val="006F31B8"/>
    <w:rsid w:val="006F3300"/>
    <w:rsid w:val="006F345C"/>
    <w:rsid w:val="006F3828"/>
    <w:rsid w:val="006F3B58"/>
    <w:rsid w:val="006F4BF4"/>
    <w:rsid w:val="006F4E6E"/>
    <w:rsid w:val="006F5084"/>
    <w:rsid w:val="006F58C2"/>
    <w:rsid w:val="006F5BF5"/>
    <w:rsid w:val="006F5DD4"/>
    <w:rsid w:val="006F60CB"/>
    <w:rsid w:val="006F67D4"/>
    <w:rsid w:val="006F710B"/>
    <w:rsid w:val="006F7263"/>
    <w:rsid w:val="006F77E7"/>
    <w:rsid w:val="006F77F4"/>
    <w:rsid w:val="006F7A51"/>
    <w:rsid w:val="006F7D40"/>
    <w:rsid w:val="00700E15"/>
    <w:rsid w:val="007010E0"/>
    <w:rsid w:val="007010FA"/>
    <w:rsid w:val="00701F66"/>
    <w:rsid w:val="00702669"/>
    <w:rsid w:val="0070301A"/>
    <w:rsid w:val="00703391"/>
    <w:rsid w:val="0070374F"/>
    <w:rsid w:val="00703792"/>
    <w:rsid w:val="00704050"/>
    <w:rsid w:val="007041F8"/>
    <w:rsid w:val="0070428C"/>
    <w:rsid w:val="00704618"/>
    <w:rsid w:val="00704837"/>
    <w:rsid w:val="00705050"/>
    <w:rsid w:val="007058DE"/>
    <w:rsid w:val="007059C9"/>
    <w:rsid w:val="007062A8"/>
    <w:rsid w:val="00706495"/>
    <w:rsid w:val="007064D7"/>
    <w:rsid w:val="00707240"/>
    <w:rsid w:val="00707469"/>
    <w:rsid w:val="0070789A"/>
    <w:rsid w:val="007079FE"/>
    <w:rsid w:val="00707D57"/>
    <w:rsid w:val="00710203"/>
    <w:rsid w:val="007109FF"/>
    <w:rsid w:val="00710E81"/>
    <w:rsid w:val="00711837"/>
    <w:rsid w:val="007120F6"/>
    <w:rsid w:val="00712CF8"/>
    <w:rsid w:val="00713513"/>
    <w:rsid w:val="00713BAD"/>
    <w:rsid w:val="00714074"/>
    <w:rsid w:val="00714257"/>
    <w:rsid w:val="007142FC"/>
    <w:rsid w:val="007146A4"/>
    <w:rsid w:val="00714977"/>
    <w:rsid w:val="00715713"/>
    <w:rsid w:val="007158A0"/>
    <w:rsid w:val="00715AB2"/>
    <w:rsid w:val="00715DDD"/>
    <w:rsid w:val="00715F13"/>
    <w:rsid w:val="00716327"/>
    <w:rsid w:val="0071635A"/>
    <w:rsid w:val="007166EB"/>
    <w:rsid w:val="00716B1F"/>
    <w:rsid w:val="00716C50"/>
    <w:rsid w:val="007173F3"/>
    <w:rsid w:val="00717832"/>
    <w:rsid w:val="00717CF4"/>
    <w:rsid w:val="00720495"/>
    <w:rsid w:val="00720531"/>
    <w:rsid w:val="007205A0"/>
    <w:rsid w:val="00720720"/>
    <w:rsid w:val="00720784"/>
    <w:rsid w:val="007207DC"/>
    <w:rsid w:val="007208DB"/>
    <w:rsid w:val="00720A1B"/>
    <w:rsid w:val="00721075"/>
    <w:rsid w:val="00721F5F"/>
    <w:rsid w:val="00722439"/>
    <w:rsid w:val="0072275E"/>
    <w:rsid w:val="00722EFF"/>
    <w:rsid w:val="0072329E"/>
    <w:rsid w:val="00723920"/>
    <w:rsid w:val="00723A8E"/>
    <w:rsid w:val="00723FAC"/>
    <w:rsid w:val="0072578D"/>
    <w:rsid w:val="00725B8D"/>
    <w:rsid w:val="0072658E"/>
    <w:rsid w:val="00726B6A"/>
    <w:rsid w:val="00726D02"/>
    <w:rsid w:val="00726E12"/>
    <w:rsid w:val="00727508"/>
    <w:rsid w:val="00727CB1"/>
    <w:rsid w:val="007300EB"/>
    <w:rsid w:val="00730CA6"/>
    <w:rsid w:val="00730EFA"/>
    <w:rsid w:val="007314F1"/>
    <w:rsid w:val="0073183C"/>
    <w:rsid w:val="00731ADA"/>
    <w:rsid w:val="00732101"/>
    <w:rsid w:val="00732FC7"/>
    <w:rsid w:val="00733452"/>
    <w:rsid w:val="0073348D"/>
    <w:rsid w:val="007334BE"/>
    <w:rsid w:val="0073360D"/>
    <w:rsid w:val="0073366E"/>
    <w:rsid w:val="007336E4"/>
    <w:rsid w:val="00733C83"/>
    <w:rsid w:val="00734053"/>
    <w:rsid w:val="007346F5"/>
    <w:rsid w:val="00734F45"/>
    <w:rsid w:val="007350B5"/>
    <w:rsid w:val="00736A8C"/>
    <w:rsid w:val="00736B53"/>
    <w:rsid w:val="00736F05"/>
    <w:rsid w:val="00737142"/>
    <w:rsid w:val="00740587"/>
    <w:rsid w:val="007409C9"/>
    <w:rsid w:val="007409EB"/>
    <w:rsid w:val="00740A52"/>
    <w:rsid w:val="00740B6F"/>
    <w:rsid w:val="00740DF4"/>
    <w:rsid w:val="00740E1E"/>
    <w:rsid w:val="00741612"/>
    <w:rsid w:val="007418DF"/>
    <w:rsid w:val="00741F27"/>
    <w:rsid w:val="007424A2"/>
    <w:rsid w:val="007424B7"/>
    <w:rsid w:val="007425C4"/>
    <w:rsid w:val="00742E43"/>
    <w:rsid w:val="00742FC0"/>
    <w:rsid w:val="0074311C"/>
    <w:rsid w:val="00743467"/>
    <w:rsid w:val="007434DB"/>
    <w:rsid w:val="00743637"/>
    <w:rsid w:val="007437EE"/>
    <w:rsid w:val="007439EB"/>
    <w:rsid w:val="00743F56"/>
    <w:rsid w:val="007441A8"/>
    <w:rsid w:val="007443EE"/>
    <w:rsid w:val="0074445A"/>
    <w:rsid w:val="0074478E"/>
    <w:rsid w:val="007448A5"/>
    <w:rsid w:val="00744F21"/>
    <w:rsid w:val="00744FEF"/>
    <w:rsid w:val="0074588B"/>
    <w:rsid w:val="007458D4"/>
    <w:rsid w:val="00745C47"/>
    <w:rsid w:val="00745DDF"/>
    <w:rsid w:val="00745DE1"/>
    <w:rsid w:val="0074612B"/>
    <w:rsid w:val="007462DF"/>
    <w:rsid w:val="007464FB"/>
    <w:rsid w:val="007467A7"/>
    <w:rsid w:val="00746A55"/>
    <w:rsid w:val="00746F30"/>
    <w:rsid w:val="00746FB7"/>
    <w:rsid w:val="00746FC8"/>
    <w:rsid w:val="00747493"/>
    <w:rsid w:val="0074758C"/>
    <w:rsid w:val="0074774D"/>
    <w:rsid w:val="00747C36"/>
    <w:rsid w:val="00747CCB"/>
    <w:rsid w:val="00747F36"/>
    <w:rsid w:val="00750DFD"/>
    <w:rsid w:val="00751298"/>
    <w:rsid w:val="00751B32"/>
    <w:rsid w:val="00751CE3"/>
    <w:rsid w:val="00751DFD"/>
    <w:rsid w:val="007522BA"/>
    <w:rsid w:val="007525AB"/>
    <w:rsid w:val="00752CFE"/>
    <w:rsid w:val="0075366D"/>
    <w:rsid w:val="00753AB2"/>
    <w:rsid w:val="00754205"/>
    <w:rsid w:val="00754213"/>
    <w:rsid w:val="00754FDB"/>
    <w:rsid w:val="00755587"/>
    <w:rsid w:val="007567EE"/>
    <w:rsid w:val="00756B1E"/>
    <w:rsid w:val="00756E4C"/>
    <w:rsid w:val="00757027"/>
    <w:rsid w:val="0075726C"/>
    <w:rsid w:val="007574C9"/>
    <w:rsid w:val="00757781"/>
    <w:rsid w:val="0075794E"/>
    <w:rsid w:val="00757AF6"/>
    <w:rsid w:val="00757C00"/>
    <w:rsid w:val="00757D6A"/>
    <w:rsid w:val="00757F0B"/>
    <w:rsid w:val="00760389"/>
    <w:rsid w:val="0076092B"/>
    <w:rsid w:val="00760BB6"/>
    <w:rsid w:val="00761458"/>
    <w:rsid w:val="00761AB6"/>
    <w:rsid w:val="00761AF7"/>
    <w:rsid w:val="00762876"/>
    <w:rsid w:val="00762AB4"/>
    <w:rsid w:val="00762BC8"/>
    <w:rsid w:val="00762F90"/>
    <w:rsid w:val="0076308D"/>
    <w:rsid w:val="007636E8"/>
    <w:rsid w:val="007642C9"/>
    <w:rsid w:val="007649FC"/>
    <w:rsid w:val="00764DEC"/>
    <w:rsid w:val="0076508A"/>
    <w:rsid w:val="007652C6"/>
    <w:rsid w:val="007656E1"/>
    <w:rsid w:val="00765A23"/>
    <w:rsid w:val="00765EE3"/>
    <w:rsid w:val="0076652A"/>
    <w:rsid w:val="0076716D"/>
    <w:rsid w:val="0076719D"/>
    <w:rsid w:val="00767BD5"/>
    <w:rsid w:val="00767C35"/>
    <w:rsid w:val="007701A3"/>
    <w:rsid w:val="007702D7"/>
    <w:rsid w:val="00770678"/>
    <w:rsid w:val="00770891"/>
    <w:rsid w:val="00770984"/>
    <w:rsid w:val="00770DE0"/>
    <w:rsid w:val="00771028"/>
    <w:rsid w:val="00771092"/>
    <w:rsid w:val="0077113B"/>
    <w:rsid w:val="007712E0"/>
    <w:rsid w:val="0077169C"/>
    <w:rsid w:val="007718CB"/>
    <w:rsid w:val="00771E48"/>
    <w:rsid w:val="0077236B"/>
    <w:rsid w:val="00772902"/>
    <w:rsid w:val="00772B3F"/>
    <w:rsid w:val="00772C0F"/>
    <w:rsid w:val="00772C1D"/>
    <w:rsid w:val="00772DBF"/>
    <w:rsid w:val="0077319C"/>
    <w:rsid w:val="00773551"/>
    <w:rsid w:val="007738D4"/>
    <w:rsid w:val="00773A8C"/>
    <w:rsid w:val="00773E77"/>
    <w:rsid w:val="00773EE1"/>
    <w:rsid w:val="00773F36"/>
    <w:rsid w:val="00774252"/>
    <w:rsid w:val="007742EA"/>
    <w:rsid w:val="007749D6"/>
    <w:rsid w:val="00774EFB"/>
    <w:rsid w:val="007750A3"/>
    <w:rsid w:val="00775603"/>
    <w:rsid w:val="0077624C"/>
    <w:rsid w:val="00776861"/>
    <w:rsid w:val="0077783B"/>
    <w:rsid w:val="00777DF4"/>
    <w:rsid w:val="00777E51"/>
    <w:rsid w:val="0078005C"/>
    <w:rsid w:val="00780197"/>
    <w:rsid w:val="007806FD"/>
    <w:rsid w:val="00780735"/>
    <w:rsid w:val="0078079B"/>
    <w:rsid w:val="00780892"/>
    <w:rsid w:val="00780B0E"/>
    <w:rsid w:val="00780B62"/>
    <w:rsid w:val="0078102C"/>
    <w:rsid w:val="007811D2"/>
    <w:rsid w:val="00781413"/>
    <w:rsid w:val="00781EF5"/>
    <w:rsid w:val="00782CD9"/>
    <w:rsid w:val="00783F1E"/>
    <w:rsid w:val="00784196"/>
    <w:rsid w:val="0078424D"/>
    <w:rsid w:val="00784567"/>
    <w:rsid w:val="007847D6"/>
    <w:rsid w:val="00784BEC"/>
    <w:rsid w:val="00784ED7"/>
    <w:rsid w:val="0078570D"/>
    <w:rsid w:val="00785E5D"/>
    <w:rsid w:val="00785EE2"/>
    <w:rsid w:val="00785F62"/>
    <w:rsid w:val="00785F80"/>
    <w:rsid w:val="00787672"/>
    <w:rsid w:val="00790937"/>
    <w:rsid w:val="007909D0"/>
    <w:rsid w:val="00790E1C"/>
    <w:rsid w:val="007916EF"/>
    <w:rsid w:val="00791C06"/>
    <w:rsid w:val="00791C2B"/>
    <w:rsid w:val="00791DBB"/>
    <w:rsid w:val="00792014"/>
    <w:rsid w:val="00792E0A"/>
    <w:rsid w:val="007930E7"/>
    <w:rsid w:val="0079351C"/>
    <w:rsid w:val="0079377B"/>
    <w:rsid w:val="00793864"/>
    <w:rsid w:val="00793930"/>
    <w:rsid w:val="00793BEE"/>
    <w:rsid w:val="00793E6A"/>
    <w:rsid w:val="00793FC0"/>
    <w:rsid w:val="00793FEB"/>
    <w:rsid w:val="007942CC"/>
    <w:rsid w:val="00794632"/>
    <w:rsid w:val="0079488F"/>
    <w:rsid w:val="0079501A"/>
    <w:rsid w:val="00795359"/>
    <w:rsid w:val="0079599D"/>
    <w:rsid w:val="00795BA1"/>
    <w:rsid w:val="0079607E"/>
    <w:rsid w:val="007968B5"/>
    <w:rsid w:val="00796A92"/>
    <w:rsid w:val="007978A2"/>
    <w:rsid w:val="00797B56"/>
    <w:rsid w:val="00797E75"/>
    <w:rsid w:val="00797EF7"/>
    <w:rsid w:val="007A0022"/>
    <w:rsid w:val="007A07DB"/>
    <w:rsid w:val="007A106B"/>
    <w:rsid w:val="007A11F9"/>
    <w:rsid w:val="007A157E"/>
    <w:rsid w:val="007A23AB"/>
    <w:rsid w:val="007A28C6"/>
    <w:rsid w:val="007A330E"/>
    <w:rsid w:val="007A352C"/>
    <w:rsid w:val="007A3CC7"/>
    <w:rsid w:val="007A4606"/>
    <w:rsid w:val="007A46E1"/>
    <w:rsid w:val="007A4942"/>
    <w:rsid w:val="007A4C33"/>
    <w:rsid w:val="007A5374"/>
    <w:rsid w:val="007A5ABB"/>
    <w:rsid w:val="007A5C67"/>
    <w:rsid w:val="007A629C"/>
    <w:rsid w:val="007A636E"/>
    <w:rsid w:val="007A65EA"/>
    <w:rsid w:val="007A7037"/>
    <w:rsid w:val="007A70F2"/>
    <w:rsid w:val="007A723F"/>
    <w:rsid w:val="007A780F"/>
    <w:rsid w:val="007A7B41"/>
    <w:rsid w:val="007A7E19"/>
    <w:rsid w:val="007B0151"/>
    <w:rsid w:val="007B0E03"/>
    <w:rsid w:val="007B0ECD"/>
    <w:rsid w:val="007B1477"/>
    <w:rsid w:val="007B1572"/>
    <w:rsid w:val="007B18A4"/>
    <w:rsid w:val="007B196B"/>
    <w:rsid w:val="007B2167"/>
    <w:rsid w:val="007B2461"/>
    <w:rsid w:val="007B24BC"/>
    <w:rsid w:val="007B24D7"/>
    <w:rsid w:val="007B256C"/>
    <w:rsid w:val="007B31A4"/>
    <w:rsid w:val="007B3347"/>
    <w:rsid w:val="007B43AC"/>
    <w:rsid w:val="007B44B6"/>
    <w:rsid w:val="007B4BB9"/>
    <w:rsid w:val="007B5240"/>
    <w:rsid w:val="007B5F29"/>
    <w:rsid w:val="007B5FC1"/>
    <w:rsid w:val="007B60E9"/>
    <w:rsid w:val="007B6696"/>
    <w:rsid w:val="007B68D3"/>
    <w:rsid w:val="007B697A"/>
    <w:rsid w:val="007B6A4E"/>
    <w:rsid w:val="007B6AA5"/>
    <w:rsid w:val="007B6C92"/>
    <w:rsid w:val="007B71CE"/>
    <w:rsid w:val="007B777A"/>
    <w:rsid w:val="007B795A"/>
    <w:rsid w:val="007B79E3"/>
    <w:rsid w:val="007C01C2"/>
    <w:rsid w:val="007C02F1"/>
    <w:rsid w:val="007C05B2"/>
    <w:rsid w:val="007C05ED"/>
    <w:rsid w:val="007C077F"/>
    <w:rsid w:val="007C07E0"/>
    <w:rsid w:val="007C0C38"/>
    <w:rsid w:val="007C0C5A"/>
    <w:rsid w:val="007C0E1B"/>
    <w:rsid w:val="007C115F"/>
    <w:rsid w:val="007C1598"/>
    <w:rsid w:val="007C1677"/>
    <w:rsid w:val="007C1AA1"/>
    <w:rsid w:val="007C1F86"/>
    <w:rsid w:val="007C234D"/>
    <w:rsid w:val="007C2988"/>
    <w:rsid w:val="007C313A"/>
    <w:rsid w:val="007C344B"/>
    <w:rsid w:val="007C3635"/>
    <w:rsid w:val="007C36AD"/>
    <w:rsid w:val="007C37A3"/>
    <w:rsid w:val="007C37CB"/>
    <w:rsid w:val="007C3851"/>
    <w:rsid w:val="007C394B"/>
    <w:rsid w:val="007C3AEF"/>
    <w:rsid w:val="007C42A4"/>
    <w:rsid w:val="007C43AC"/>
    <w:rsid w:val="007C4465"/>
    <w:rsid w:val="007C464C"/>
    <w:rsid w:val="007C470D"/>
    <w:rsid w:val="007C483F"/>
    <w:rsid w:val="007C4D65"/>
    <w:rsid w:val="007C5E07"/>
    <w:rsid w:val="007C5EFB"/>
    <w:rsid w:val="007C689F"/>
    <w:rsid w:val="007C6F73"/>
    <w:rsid w:val="007C71AF"/>
    <w:rsid w:val="007C7310"/>
    <w:rsid w:val="007C734F"/>
    <w:rsid w:val="007C744E"/>
    <w:rsid w:val="007C7EAC"/>
    <w:rsid w:val="007D03E5"/>
    <w:rsid w:val="007D0542"/>
    <w:rsid w:val="007D1241"/>
    <w:rsid w:val="007D16EA"/>
    <w:rsid w:val="007D1E9D"/>
    <w:rsid w:val="007D2407"/>
    <w:rsid w:val="007D285B"/>
    <w:rsid w:val="007D3709"/>
    <w:rsid w:val="007D37CB"/>
    <w:rsid w:val="007D3D94"/>
    <w:rsid w:val="007D403D"/>
    <w:rsid w:val="007D4867"/>
    <w:rsid w:val="007D4B1A"/>
    <w:rsid w:val="007D4C49"/>
    <w:rsid w:val="007D5256"/>
    <w:rsid w:val="007D5323"/>
    <w:rsid w:val="007D5829"/>
    <w:rsid w:val="007D5B8A"/>
    <w:rsid w:val="007D682B"/>
    <w:rsid w:val="007D6A74"/>
    <w:rsid w:val="007D6BA2"/>
    <w:rsid w:val="007D6C53"/>
    <w:rsid w:val="007D6EE8"/>
    <w:rsid w:val="007D7314"/>
    <w:rsid w:val="007D7544"/>
    <w:rsid w:val="007D7753"/>
    <w:rsid w:val="007D77F6"/>
    <w:rsid w:val="007D787B"/>
    <w:rsid w:val="007D7F06"/>
    <w:rsid w:val="007D7F14"/>
    <w:rsid w:val="007E006B"/>
    <w:rsid w:val="007E006F"/>
    <w:rsid w:val="007E023B"/>
    <w:rsid w:val="007E04BC"/>
    <w:rsid w:val="007E06B9"/>
    <w:rsid w:val="007E0846"/>
    <w:rsid w:val="007E0BAE"/>
    <w:rsid w:val="007E0E64"/>
    <w:rsid w:val="007E1283"/>
    <w:rsid w:val="007E1A4C"/>
    <w:rsid w:val="007E1B38"/>
    <w:rsid w:val="007E3120"/>
    <w:rsid w:val="007E3290"/>
    <w:rsid w:val="007E43F8"/>
    <w:rsid w:val="007E4D4C"/>
    <w:rsid w:val="007E503C"/>
    <w:rsid w:val="007E599D"/>
    <w:rsid w:val="007E5E6D"/>
    <w:rsid w:val="007E62C2"/>
    <w:rsid w:val="007E6784"/>
    <w:rsid w:val="007E67CB"/>
    <w:rsid w:val="007E68F5"/>
    <w:rsid w:val="007E6B7B"/>
    <w:rsid w:val="007E6C2C"/>
    <w:rsid w:val="007E6F85"/>
    <w:rsid w:val="007E7BF4"/>
    <w:rsid w:val="007F0053"/>
    <w:rsid w:val="007F05E0"/>
    <w:rsid w:val="007F07B1"/>
    <w:rsid w:val="007F0A46"/>
    <w:rsid w:val="007F1AA9"/>
    <w:rsid w:val="007F20F3"/>
    <w:rsid w:val="007F213B"/>
    <w:rsid w:val="007F27FF"/>
    <w:rsid w:val="007F2D36"/>
    <w:rsid w:val="007F309C"/>
    <w:rsid w:val="007F35EA"/>
    <w:rsid w:val="007F4585"/>
    <w:rsid w:val="007F5DCA"/>
    <w:rsid w:val="007F617E"/>
    <w:rsid w:val="007F66CE"/>
    <w:rsid w:val="007F6D04"/>
    <w:rsid w:val="007F6F8D"/>
    <w:rsid w:val="007F720E"/>
    <w:rsid w:val="007F7477"/>
    <w:rsid w:val="007F7612"/>
    <w:rsid w:val="007F7CDF"/>
    <w:rsid w:val="007F7D9D"/>
    <w:rsid w:val="007F7EE0"/>
    <w:rsid w:val="0080004F"/>
    <w:rsid w:val="0080058A"/>
    <w:rsid w:val="00800993"/>
    <w:rsid w:val="00800ABE"/>
    <w:rsid w:val="0080129F"/>
    <w:rsid w:val="00801363"/>
    <w:rsid w:val="00801C7E"/>
    <w:rsid w:val="00801E2F"/>
    <w:rsid w:val="00801EFC"/>
    <w:rsid w:val="008021BD"/>
    <w:rsid w:val="00802562"/>
    <w:rsid w:val="00803276"/>
    <w:rsid w:val="008032CA"/>
    <w:rsid w:val="0080343E"/>
    <w:rsid w:val="00803555"/>
    <w:rsid w:val="00803AC9"/>
    <w:rsid w:val="00803D65"/>
    <w:rsid w:val="008045EF"/>
    <w:rsid w:val="00804C29"/>
    <w:rsid w:val="008050B6"/>
    <w:rsid w:val="00805229"/>
    <w:rsid w:val="008055AC"/>
    <w:rsid w:val="0080566C"/>
    <w:rsid w:val="00805A24"/>
    <w:rsid w:val="00805AE8"/>
    <w:rsid w:val="00806261"/>
    <w:rsid w:val="00806D79"/>
    <w:rsid w:val="008070A9"/>
    <w:rsid w:val="00807108"/>
    <w:rsid w:val="0080748F"/>
    <w:rsid w:val="00807615"/>
    <w:rsid w:val="00807A6B"/>
    <w:rsid w:val="00807B0F"/>
    <w:rsid w:val="00807D1E"/>
    <w:rsid w:val="00810B00"/>
    <w:rsid w:val="00811174"/>
    <w:rsid w:val="00811185"/>
    <w:rsid w:val="00811279"/>
    <w:rsid w:val="008113AA"/>
    <w:rsid w:val="00811479"/>
    <w:rsid w:val="008116FC"/>
    <w:rsid w:val="00811804"/>
    <w:rsid w:val="00811BF5"/>
    <w:rsid w:val="00811E39"/>
    <w:rsid w:val="00811FFC"/>
    <w:rsid w:val="00812234"/>
    <w:rsid w:val="0081223A"/>
    <w:rsid w:val="008123BA"/>
    <w:rsid w:val="008123E1"/>
    <w:rsid w:val="0081258F"/>
    <w:rsid w:val="00812620"/>
    <w:rsid w:val="00812D19"/>
    <w:rsid w:val="0081314B"/>
    <w:rsid w:val="00813661"/>
    <w:rsid w:val="00813B8A"/>
    <w:rsid w:val="00814524"/>
    <w:rsid w:val="008145F7"/>
    <w:rsid w:val="0081476D"/>
    <w:rsid w:val="008149A6"/>
    <w:rsid w:val="00814C7F"/>
    <w:rsid w:val="008157D0"/>
    <w:rsid w:val="00815808"/>
    <w:rsid w:val="00815A00"/>
    <w:rsid w:val="00815E16"/>
    <w:rsid w:val="0081607E"/>
    <w:rsid w:val="0081612A"/>
    <w:rsid w:val="00816370"/>
    <w:rsid w:val="008167CE"/>
    <w:rsid w:val="0081681E"/>
    <w:rsid w:val="00816A7D"/>
    <w:rsid w:val="00816AE3"/>
    <w:rsid w:val="00816BE0"/>
    <w:rsid w:val="00816E14"/>
    <w:rsid w:val="00816F16"/>
    <w:rsid w:val="0081725A"/>
    <w:rsid w:val="00817291"/>
    <w:rsid w:val="00817347"/>
    <w:rsid w:val="0081736A"/>
    <w:rsid w:val="00817C59"/>
    <w:rsid w:val="00820218"/>
    <w:rsid w:val="00820592"/>
    <w:rsid w:val="00820D2D"/>
    <w:rsid w:val="00820F57"/>
    <w:rsid w:val="00820F99"/>
    <w:rsid w:val="008211D3"/>
    <w:rsid w:val="008212A4"/>
    <w:rsid w:val="00821320"/>
    <w:rsid w:val="00821757"/>
    <w:rsid w:val="00821F6A"/>
    <w:rsid w:val="008223E1"/>
    <w:rsid w:val="008227CF"/>
    <w:rsid w:val="00823362"/>
    <w:rsid w:val="008233F0"/>
    <w:rsid w:val="008239C6"/>
    <w:rsid w:val="00824236"/>
    <w:rsid w:val="00824650"/>
    <w:rsid w:val="00824A70"/>
    <w:rsid w:val="0082609A"/>
    <w:rsid w:val="00826106"/>
    <w:rsid w:val="0082670C"/>
    <w:rsid w:val="00826D1B"/>
    <w:rsid w:val="008277A7"/>
    <w:rsid w:val="00827993"/>
    <w:rsid w:val="008279E3"/>
    <w:rsid w:val="0083058F"/>
    <w:rsid w:val="008308C9"/>
    <w:rsid w:val="008317A2"/>
    <w:rsid w:val="00831BA3"/>
    <w:rsid w:val="00831E0C"/>
    <w:rsid w:val="008324D1"/>
    <w:rsid w:val="008327D6"/>
    <w:rsid w:val="00832BE6"/>
    <w:rsid w:val="00832ECA"/>
    <w:rsid w:val="00832F06"/>
    <w:rsid w:val="008331D8"/>
    <w:rsid w:val="00833705"/>
    <w:rsid w:val="0083379E"/>
    <w:rsid w:val="008338BF"/>
    <w:rsid w:val="00833D38"/>
    <w:rsid w:val="008343F0"/>
    <w:rsid w:val="00834486"/>
    <w:rsid w:val="0083496E"/>
    <w:rsid w:val="008351BD"/>
    <w:rsid w:val="008353F2"/>
    <w:rsid w:val="008353FD"/>
    <w:rsid w:val="0083543A"/>
    <w:rsid w:val="0083613E"/>
    <w:rsid w:val="00836622"/>
    <w:rsid w:val="0083671A"/>
    <w:rsid w:val="008368B0"/>
    <w:rsid w:val="00836EA6"/>
    <w:rsid w:val="00837114"/>
    <w:rsid w:val="00837164"/>
    <w:rsid w:val="00837327"/>
    <w:rsid w:val="00837A23"/>
    <w:rsid w:val="00837F81"/>
    <w:rsid w:val="0084011A"/>
    <w:rsid w:val="008403E8"/>
    <w:rsid w:val="0084040E"/>
    <w:rsid w:val="00840921"/>
    <w:rsid w:val="00840AB8"/>
    <w:rsid w:val="00840FE5"/>
    <w:rsid w:val="00841430"/>
    <w:rsid w:val="008414EA"/>
    <w:rsid w:val="00841539"/>
    <w:rsid w:val="00841801"/>
    <w:rsid w:val="008418FE"/>
    <w:rsid w:val="00841A7E"/>
    <w:rsid w:val="00842450"/>
    <w:rsid w:val="00842627"/>
    <w:rsid w:val="00842C58"/>
    <w:rsid w:val="00842ED5"/>
    <w:rsid w:val="008431FB"/>
    <w:rsid w:val="00843D21"/>
    <w:rsid w:val="008446E8"/>
    <w:rsid w:val="00844C1B"/>
    <w:rsid w:val="0084584F"/>
    <w:rsid w:val="00845B0E"/>
    <w:rsid w:val="00845DA8"/>
    <w:rsid w:val="00846A79"/>
    <w:rsid w:val="00846D1B"/>
    <w:rsid w:val="00846E02"/>
    <w:rsid w:val="00846F99"/>
    <w:rsid w:val="008471E0"/>
    <w:rsid w:val="008472E4"/>
    <w:rsid w:val="00847C7B"/>
    <w:rsid w:val="00847F52"/>
    <w:rsid w:val="0085025A"/>
    <w:rsid w:val="008505CC"/>
    <w:rsid w:val="008512A3"/>
    <w:rsid w:val="0085192A"/>
    <w:rsid w:val="00851B40"/>
    <w:rsid w:val="00851BB4"/>
    <w:rsid w:val="00851D10"/>
    <w:rsid w:val="008523EA"/>
    <w:rsid w:val="008525EB"/>
    <w:rsid w:val="008526EC"/>
    <w:rsid w:val="008529C3"/>
    <w:rsid w:val="00852A56"/>
    <w:rsid w:val="00853343"/>
    <w:rsid w:val="0085367D"/>
    <w:rsid w:val="00853A4D"/>
    <w:rsid w:val="00853CF6"/>
    <w:rsid w:val="008541BE"/>
    <w:rsid w:val="00854B95"/>
    <w:rsid w:val="00854D8D"/>
    <w:rsid w:val="00854EB6"/>
    <w:rsid w:val="008554A5"/>
    <w:rsid w:val="008557E5"/>
    <w:rsid w:val="00855D4E"/>
    <w:rsid w:val="00856DF2"/>
    <w:rsid w:val="00856EC5"/>
    <w:rsid w:val="00857299"/>
    <w:rsid w:val="00857369"/>
    <w:rsid w:val="00857E59"/>
    <w:rsid w:val="00857F40"/>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A38"/>
    <w:rsid w:val="00862BAC"/>
    <w:rsid w:val="00863400"/>
    <w:rsid w:val="0086354B"/>
    <w:rsid w:val="00863608"/>
    <w:rsid w:val="00863918"/>
    <w:rsid w:val="00863C6D"/>
    <w:rsid w:val="00864247"/>
    <w:rsid w:val="008646CA"/>
    <w:rsid w:val="00864BDF"/>
    <w:rsid w:val="00865776"/>
    <w:rsid w:val="00865C96"/>
    <w:rsid w:val="00866C5E"/>
    <w:rsid w:val="008674ED"/>
    <w:rsid w:val="0086760B"/>
    <w:rsid w:val="00867CF7"/>
    <w:rsid w:val="00870188"/>
    <w:rsid w:val="008708A3"/>
    <w:rsid w:val="00870B40"/>
    <w:rsid w:val="00870BB3"/>
    <w:rsid w:val="00870D84"/>
    <w:rsid w:val="00871DB9"/>
    <w:rsid w:val="00871FE7"/>
    <w:rsid w:val="00872015"/>
    <w:rsid w:val="008720DA"/>
    <w:rsid w:val="008721B2"/>
    <w:rsid w:val="00872238"/>
    <w:rsid w:val="00872693"/>
    <w:rsid w:val="0087325A"/>
    <w:rsid w:val="0087493B"/>
    <w:rsid w:val="0087497E"/>
    <w:rsid w:val="0087499F"/>
    <w:rsid w:val="008749E2"/>
    <w:rsid w:val="00874A47"/>
    <w:rsid w:val="00874A5C"/>
    <w:rsid w:val="00874FA2"/>
    <w:rsid w:val="00875523"/>
    <w:rsid w:val="0087567A"/>
    <w:rsid w:val="0087577B"/>
    <w:rsid w:val="00875EE0"/>
    <w:rsid w:val="00876044"/>
    <w:rsid w:val="008760F4"/>
    <w:rsid w:val="008764BA"/>
    <w:rsid w:val="00877394"/>
    <w:rsid w:val="00877506"/>
    <w:rsid w:val="00877A67"/>
    <w:rsid w:val="00877AEA"/>
    <w:rsid w:val="00880191"/>
    <w:rsid w:val="00880864"/>
    <w:rsid w:val="00880890"/>
    <w:rsid w:val="00880903"/>
    <w:rsid w:val="00880AC5"/>
    <w:rsid w:val="00880C9B"/>
    <w:rsid w:val="0088152C"/>
    <w:rsid w:val="008816BC"/>
    <w:rsid w:val="00882489"/>
    <w:rsid w:val="008827A7"/>
    <w:rsid w:val="00882A0A"/>
    <w:rsid w:val="00882CDD"/>
    <w:rsid w:val="00883325"/>
    <w:rsid w:val="0088394A"/>
    <w:rsid w:val="00883F04"/>
    <w:rsid w:val="00884672"/>
    <w:rsid w:val="0088536E"/>
    <w:rsid w:val="00885BA2"/>
    <w:rsid w:val="00885D4C"/>
    <w:rsid w:val="008860DE"/>
    <w:rsid w:val="008866C0"/>
    <w:rsid w:val="00886985"/>
    <w:rsid w:val="008869E1"/>
    <w:rsid w:val="00886AA5"/>
    <w:rsid w:val="00887045"/>
    <w:rsid w:val="00887683"/>
    <w:rsid w:val="00890CFD"/>
    <w:rsid w:val="00890D2E"/>
    <w:rsid w:val="00891313"/>
    <w:rsid w:val="008913F2"/>
    <w:rsid w:val="0089147C"/>
    <w:rsid w:val="0089176F"/>
    <w:rsid w:val="0089177D"/>
    <w:rsid w:val="0089178E"/>
    <w:rsid w:val="00891A44"/>
    <w:rsid w:val="00892559"/>
    <w:rsid w:val="008927F4"/>
    <w:rsid w:val="00892940"/>
    <w:rsid w:val="008929AE"/>
    <w:rsid w:val="00892DA6"/>
    <w:rsid w:val="00893BEB"/>
    <w:rsid w:val="00893DFA"/>
    <w:rsid w:val="00894104"/>
    <w:rsid w:val="00894149"/>
    <w:rsid w:val="0089435D"/>
    <w:rsid w:val="008948F0"/>
    <w:rsid w:val="00894DE7"/>
    <w:rsid w:val="00895308"/>
    <w:rsid w:val="0089552C"/>
    <w:rsid w:val="008958E9"/>
    <w:rsid w:val="00895D02"/>
    <w:rsid w:val="00896326"/>
    <w:rsid w:val="00896D74"/>
    <w:rsid w:val="00896FCF"/>
    <w:rsid w:val="00897040"/>
    <w:rsid w:val="0089720F"/>
    <w:rsid w:val="008979EA"/>
    <w:rsid w:val="008A014D"/>
    <w:rsid w:val="008A0C3E"/>
    <w:rsid w:val="008A0DE0"/>
    <w:rsid w:val="008A0F0D"/>
    <w:rsid w:val="008A0F87"/>
    <w:rsid w:val="008A1C8D"/>
    <w:rsid w:val="008A1EC2"/>
    <w:rsid w:val="008A22C6"/>
    <w:rsid w:val="008A2609"/>
    <w:rsid w:val="008A262E"/>
    <w:rsid w:val="008A27B0"/>
    <w:rsid w:val="008A28D4"/>
    <w:rsid w:val="008A2E25"/>
    <w:rsid w:val="008A2FA2"/>
    <w:rsid w:val="008A2FA7"/>
    <w:rsid w:val="008A348B"/>
    <w:rsid w:val="008A3586"/>
    <w:rsid w:val="008A35FC"/>
    <w:rsid w:val="008A3B04"/>
    <w:rsid w:val="008A3C32"/>
    <w:rsid w:val="008A3E9D"/>
    <w:rsid w:val="008A4328"/>
    <w:rsid w:val="008A433E"/>
    <w:rsid w:val="008A446F"/>
    <w:rsid w:val="008A493D"/>
    <w:rsid w:val="008A4AA4"/>
    <w:rsid w:val="008A4E7A"/>
    <w:rsid w:val="008A4FA6"/>
    <w:rsid w:val="008A52B2"/>
    <w:rsid w:val="008A5458"/>
    <w:rsid w:val="008A5486"/>
    <w:rsid w:val="008A5F06"/>
    <w:rsid w:val="008A641D"/>
    <w:rsid w:val="008A690B"/>
    <w:rsid w:val="008A734F"/>
    <w:rsid w:val="008A7E25"/>
    <w:rsid w:val="008B095A"/>
    <w:rsid w:val="008B0C52"/>
    <w:rsid w:val="008B0DC3"/>
    <w:rsid w:val="008B158C"/>
    <w:rsid w:val="008B1779"/>
    <w:rsid w:val="008B17C6"/>
    <w:rsid w:val="008B1C5C"/>
    <w:rsid w:val="008B237A"/>
    <w:rsid w:val="008B24E1"/>
    <w:rsid w:val="008B2A1D"/>
    <w:rsid w:val="008B2BDD"/>
    <w:rsid w:val="008B33D2"/>
    <w:rsid w:val="008B3CB2"/>
    <w:rsid w:val="008B3E78"/>
    <w:rsid w:val="008B3EE5"/>
    <w:rsid w:val="008B46E7"/>
    <w:rsid w:val="008B49B8"/>
    <w:rsid w:val="008B4CFF"/>
    <w:rsid w:val="008B5039"/>
    <w:rsid w:val="008B5493"/>
    <w:rsid w:val="008B5C7C"/>
    <w:rsid w:val="008B60F5"/>
    <w:rsid w:val="008B6581"/>
    <w:rsid w:val="008B71D8"/>
    <w:rsid w:val="008B7659"/>
    <w:rsid w:val="008C02C7"/>
    <w:rsid w:val="008C06C1"/>
    <w:rsid w:val="008C078A"/>
    <w:rsid w:val="008C0BE5"/>
    <w:rsid w:val="008C0E58"/>
    <w:rsid w:val="008C15D0"/>
    <w:rsid w:val="008C1CD5"/>
    <w:rsid w:val="008C205A"/>
    <w:rsid w:val="008C2756"/>
    <w:rsid w:val="008C27AE"/>
    <w:rsid w:val="008C2C80"/>
    <w:rsid w:val="008C2D7B"/>
    <w:rsid w:val="008C3083"/>
    <w:rsid w:val="008C38EB"/>
    <w:rsid w:val="008C4136"/>
    <w:rsid w:val="008C464E"/>
    <w:rsid w:val="008C4764"/>
    <w:rsid w:val="008C4E3A"/>
    <w:rsid w:val="008C55D6"/>
    <w:rsid w:val="008C5847"/>
    <w:rsid w:val="008C5D38"/>
    <w:rsid w:val="008C5DB0"/>
    <w:rsid w:val="008C67D6"/>
    <w:rsid w:val="008C6B6E"/>
    <w:rsid w:val="008C6C4F"/>
    <w:rsid w:val="008C75A3"/>
    <w:rsid w:val="008C7D82"/>
    <w:rsid w:val="008D008B"/>
    <w:rsid w:val="008D00E0"/>
    <w:rsid w:val="008D0170"/>
    <w:rsid w:val="008D01DF"/>
    <w:rsid w:val="008D01EF"/>
    <w:rsid w:val="008D02B7"/>
    <w:rsid w:val="008D040E"/>
    <w:rsid w:val="008D0B80"/>
    <w:rsid w:val="008D14E2"/>
    <w:rsid w:val="008D17DA"/>
    <w:rsid w:val="008D19B2"/>
    <w:rsid w:val="008D22A1"/>
    <w:rsid w:val="008D2812"/>
    <w:rsid w:val="008D2955"/>
    <w:rsid w:val="008D351D"/>
    <w:rsid w:val="008D3D0D"/>
    <w:rsid w:val="008D46EC"/>
    <w:rsid w:val="008D5215"/>
    <w:rsid w:val="008D61A0"/>
    <w:rsid w:val="008D6A75"/>
    <w:rsid w:val="008D714C"/>
    <w:rsid w:val="008D719B"/>
    <w:rsid w:val="008D72C9"/>
    <w:rsid w:val="008E0039"/>
    <w:rsid w:val="008E037F"/>
    <w:rsid w:val="008E0634"/>
    <w:rsid w:val="008E07C3"/>
    <w:rsid w:val="008E0BC2"/>
    <w:rsid w:val="008E0F75"/>
    <w:rsid w:val="008E11CA"/>
    <w:rsid w:val="008E170A"/>
    <w:rsid w:val="008E1A7A"/>
    <w:rsid w:val="008E29DA"/>
    <w:rsid w:val="008E2E20"/>
    <w:rsid w:val="008E3560"/>
    <w:rsid w:val="008E36C2"/>
    <w:rsid w:val="008E3722"/>
    <w:rsid w:val="008E3767"/>
    <w:rsid w:val="008E3D5D"/>
    <w:rsid w:val="008E46CA"/>
    <w:rsid w:val="008E49B9"/>
    <w:rsid w:val="008E4B6F"/>
    <w:rsid w:val="008E4B8C"/>
    <w:rsid w:val="008E51A4"/>
    <w:rsid w:val="008E542C"/>
    <w:rsid w:val="008E5DB6"/>
    <w:rsid w:val="008E602C"/>
    <w:rsid w:val="008E61B0"/>
    <w:rsid w:val="008E6334"/>
    <w:rsid w:val="008E6FE0"/>
    <w:rsid w:val="008E70B3"/>
    <w:rsid w:val="008E75C1"/>
    <w:rsid w:val="008E7614"/>
    <w:rsid w:val="008E78AC"/>
    <w:rsid w:val="008E78C5"/>
    <w:rsid w:val="008F011B"/>
    <w:rsid w:val="008F038F"/>
    <w:rsid w:val="008F0625"/>
    <w:rsid w:val="008F0951"/>
    <w:rsid w:val="008F1789"/>
    <w:rsid w:val="008F19CE"/>
    <w:rsid w:val="008F1FBD"/>
    <w:rsid w:val="008F2162"/>
    <w:rsid w:val="008F21E5"/>
    <w:rsid w:val="008F2452"/>
    <w:rsid w:val="008F2A19"/>
    <w:rsid w:val="008F2F24"/>
    <w:rsid w:val="008F3092"/>
    <w:rsid w:val="008F3601"/>
    <w:rsid w:val="008F37AD"/>
    <w:rsid w:val="008F3FD0"/>
    <w:rsid w:val="008F453A"/>
    <w:rsid w:val="008F4E2B"/>
    <w:rsid w:val="008F4FEB"/>
    <w:rsid w:val="008F5140"/>
    <w:rsid w:val="008F5B2B"/>
    <w:rsid w:val="008F6102"/>
    <w:rsid w:val="008F6595"/>
    <w:rsid w:val="008F6768"/>
    <w:rsid w:val="008F7668"/>
    <w:rsid w:val="008F7A11"/>
    <w:rsid w:val="008F7C7B"/>
    <w:rsid w:val="008F7E8A"/>
    <w:rsid w:val="0090007C"/>
    <w:rsid w:val="00900B1A"/>
    <w:rsid w:val="00900B7F"/>
    <w:rsid w:val="00900C9B"/>
    <w:rsid w:val="00900D1B"/>
    <w:rsid w:val="00901013"/>
    <w:rsid w:val="00901508"/>
    <w:rsid w:val="009017C2"/>
    <w:rsid w:val="00901BD0"/>
    <w:rsid w:val="00901C0F"/>
    <w:rsid w:val="009021A8"/>
    <w:rsid w:val="0090230A"/>
    <w:rsid w:val="0090245D"/>
    <w:rsid w:val="00902E7F"/>
    <w:rsid w:val="00903601"/>
    <w:rsid w:val="00903C7F"/>
    <w:rsid w:val="0090421C"/>
    <w:rsid w:val="00904DB1"/>
    <w:rsid w:val="00905051"/>
    <w:rsid w:val="00905087"/>
    <w:rsid w:val="00905528"/>
    <w:rsid w:val="009055E6"/>
    <w:rsid w:val="00905E6E"/>
    <w:rsid w:val="00906243"/>
    <w:rsid w:val="00906CD4"/>
    <w:rsid w:val="00906D82"/>
    <w:rsid w:val="00907142"/>
    <w:rsid w:val="00907380"/>
    <w:rsid w:val="00907CFC"/>
    <w:rsid w:val="00907D4F"/>
    <w:rsid w:val="00907DE9"/>
    <w:rsid w:val="00907FC4"/>
    <w:rsid w:val="009100A7"/>
    <w:rsid w:val="009102AD"/>
    <w:rsid w:val="00910803"/>
    <w:rsid w:val="0091095B"/>
    <w:rsid w:val="0091174F"/>
    <w:rsid w:val="0091196C"/>
    <w:rsid w:val="00912451"/>
    <w:rsid w:val="009125B3"/>
    <w:rsid w:val="009127FD"/>
    <w:rsid w:val="009130D6"/>
    <w:rsid w:val="00913512"/>
    <w:rsid w:val="009135CF"/>
    <w:rsid w:val="009135DA"/>
    <w:rsid w:val="009135E1"/>
    <w:rsid w:val="009136A9"/>
    <w:rsid w:val="009139C0"/>
    <w:rsid w:val="00913D5E"/>
    <w:rsid w:val="00913D76"/>
    <w:rsid w:val="00914763"/>
    <w:rsid w:val="00914A32"/>
    <w:rsid w:val="00914A3A"/>
    <w:rsid w:val="00914D5A"/>
    <w:rsid w:val="009152CA"/>
    <w:rsid w:val="0091568C"/>
    <w:rsid w:val="00915F3D"/>
    <w:rsid w:val="009163C4"/>
    <w:rsid w:val="00916586"/>
    <w:rsid w:val="009165B4"/>
    <w:rsid w:val="0091671E"/>
    <w:rsid w:val="009168FE"/>
    <w:rsid w:val="009170D2"/>
    <w:rsid w:val="009172E6"/>
    <w:rsid w:val="00917F18"/>
    <w:rsid w:val="009202A3"/>
    <w:rsid w:val="009208EF"/>
    <w:rsid w:val="00920922"/>
    <w:rsid w:val="009209D5"/>
    <w:rsid w:val="00920B59"/>
    <w:rsid w:val="00920D2C"/>
    <w:rsid w:val="00920ECB"/>
    <w:rsid w:val="0092101F"/>
    <w:rsid w:val="00921772"/>
    <w:rsid w:val="00921E01"/>
    <w:rsid w:val="0092207F"/>
    <w:rsid w:val="00922807"/>
    <w:rsid w:val="00922D45"/>
    <w:rsid w:val="0092396B"/>
    <w:rsid w:val="009242D3"/>
    <w:rsid w:val="009248A1"/>
    <w:rsid w:val="00924A39"/>
    <w:rsid w:val="00925285"/>
    <w:rsid w:val="00926560"/>
    <w:rsid w:val="0092661E"/>
    <w:rsid w:val="00926947"/>
    <w:rsid w:val="00926A43"/>
    <w:rsid w:val="00926A9B"/>
    <w:rsid w:val="00926B08"/>
    <w:rsid w:val="00926D5F"/>
    <w:rsid w:val="00927A1E"/>
    <w:rsid w:val="00927EE5"/>
    <w:rsid w:val="00930298"/>
    <w:rsid w:val="009308AE"/>
    <w:rsid w:val="009309A1"/>
    <w:rsid w:val="00930D6E"/>
    <w:rsid w:val="00930DFC"/>
    <w:rsid w:val="00930FEC"/>
    <w:rsid w:val="0093112D"/>
    <w:rsid w:val="00931151"/>
    <w:rsid w:val="009313B8"/>
    <w:rsid w:val="00931489"/>
    <w:rsid w:val="009316B0"/>
    <w:rsid w:val="00931876"/>
    <w:rsid w:val="00931D53"/>
    <w:rsid w:val="00932620"/>
    <w:rsid w:val="00932664"/>
    <w:rsid w:val="00932D87"/>
    <w:rsid w:val="009338D6"/>
    <w:rsid w:val="0093459A"/>
    <w:rsid w:val="00934A10"/>
    <w:rsid w:val="009351F3"/>
    <w:rsid w:val="009351FD"/>
    <w:rsid w:val="009352CD"/>
    <w:rsid w:val="0093541E"/>
    <w:rsid w:val="00935537"/>
    <w:rsid w:val="009355E0"/>
    <w:rsid w:val="00935891"/>
    <w:rsid w:val="009358CD"/>
    <w:rsid w:val="0093595B"/>
    <w:rsid w:val="009359CC"/>
    <w:rsid w:val="00935B01"/>
    <w:rsid w:val="00935D3A"/>
    <w:rsid w:val="00935DE9"/>
    <w:rsid w:val="009360BC"/>
    <w:rsid w:val="00936A30"/>
    <w:rsid w:val="00936B29"/>
    <w:rsid w:val="009372D8"/>
    <w:rsid w:val="00937374"/>
    <w:rsid w:val="0093767D"/>
    <w:rsid w:val="00937BC0"/>
    <w:rsid w:val="00937BD1"/>
    <w:rsid w:val="00937D47"/>
    <w:rsid w:val="00937E80"/>
    <w:rsid w:val="00940028"/>
    <w:rsid w:val="00940055"/>
    <w:rsid w:val="009406C0"/>
    <w:rsid w:val="00940F31"/>
    <w:rsid w:val="00940FBC"/>
    <w:rsid w:val="0094163A"/>
    <w:rsid w:val="0094211D"/>
    <w:rsid w:val="00942861"/>
    <w:rsid w:val="00942CF0"/>
    <w:rsid w:val="00943249"/>
    <w:rsid w:val="0094338E"/>
    <w:rsid w:val="009438D0"/>
    <w:rsid w:val="00943E74"/>
    <w:rsid w:val="00944070"/>
    <w:rsid w:val="00944188"/>
    <w:rsid w:val="00944226"/>
    <w:rsid w:val="009442FC"/>
    <w:rsid w:val="00944389"/>
    <w:rsid w:val="0094482C"/>
    <w:rsid w:val="00944950"/>
    <w:rsid w:val="00945423"/>
    <w:rsid w:val="009455FE"/>
    <w:rsid w:val="00945CE8"/>
    <w:rsid w:val="009460AC"/>
    <w:rsid w:val="0094618E"/>
    <w:rsid w:val="009461CC"/>
    <w:rsid w:val="00946DF5"/>
    <w:rsid w:val="00946FC1"/>
    <w:rsid w:val="00947FC3"/>
    <w:rsid w:val="009500BF"/>
    <w:rsid w:val="009505C5"/>
    <w:rsid w:val="009507E8"/>
    <w:rsid w:val="00950D30"/>
    <w:rsid w:val="00950F4C"/>
    <w:rsid w:val="0095104D"/>
    <w:rsid w:val="009513D6"/>
    <w:rsid w:val="00951796"/>
    <w:rsid w:val="00951952"/>
    <w:rsid w:val="009519C7"/>
    <w:rsid w:val="00951BCB"/>
    <w:rsid w:val="00951C55"/>
    <w:rsid w:val="0095228B"/>
    <w:rsid w:val="009524B2"/>
    <w:rsid w:val="009525E6"/>
    <w:rsid w:val="009526B1"/>
    <w:rsid w:val="009526C3"/>
    <w:rsid w:val="009528A9"/>
    <w:rsid w:val="00952AE6"/>
    <w:rsid w:val="00952CBA"/>
    <w:rsid w:val="009532A1"/>
    <w:rsid w:val="009539FA"/>
    <w:rsid w:val="00953A8D"/>
    <w:rsid w:val="00953B34"/>
    <w:rsid w:val="00953D9D"/>
    <w:rsid w:val="00953F2D"/>
    <w:rsid w:val="00953FA9"/>
    <w:rsid w:val="00954129"/>
    <w:rsid w:val="0095422A"/>
    <w:rsid w:val="0095540A"/>
    <w:rsid w:val="009557D6"/>
    <w:rsid w:val="00955AA2"/>
    <w:rsid w:val="00955F89"/>
    <w:rsid w:val="00956483"/>
    <w:rsid w:val="00956572"/>
    <w:rsid w:val="00956913"/>
    <w:rsid w:val="00956C2E"/>
    <w:rsid w:val="00957DFC"/>
    <w:rsid w:val="0096055E"/>
    <w:rsid w:val="009606A5"/>
    <w:rsid w:val="009608CD"/>
    <w:rsid w:val="00960944"/>
    <w:rsid w:val="009611D9"/>
    <w:rsid w:val="0096134E"/>
    <w:rsid w:val="009613B3"/>
    <w:rsid w:val="00961B2B"/>
    <w:rsid w:val="00962119"/>
    <w:rsid w:val="00962626"/>
    <w:rsid w:val="00963623"/>
    <w:rsid w:val="00963ACE"/>
    <w:rsid w:val="00963AF0"/>
    <w:rsid w:val="00963F99"/>
    <w:rsid w:val="00964347"/>
    <w:rsid w:val="009649D0"/>
    <w:rsid w:val="00964B0C"/>
    <w:rsid w:val="00964B4C"/>
    <w:rsid w:val="00964D23"/>
    <w:rsid w:val="009650C0"/>
    <w:rsid w:val="00965615"/>
    <w:rsid w:val="00965B05"/>
    <w:rsid w:val="00965D87"/>
    <w:rsid w:val="00966715"/>
    <w:rsid w:val="00966E53"/>
    <w:rsid w:val="0096701D"/>
    <w:rsid w:val="00967403"/>
    <w:rsid w:val="0096759E"/>
    <w:rsid w:val="0096761D"/>
    <w:rsid w:val="00967683"/>
    <w:rsid w:val="009700FD"/>
    <w:rsid w:val="00970257"/>
    <w:rsid w:val="009702A9"/>
    <w:rsid w:val="00970973"/>
    <w:rsid w:val="00970A55"/>
    <w:rsid w:val="00971205"/>
    <w:rsid w:val="0097127C"/>
    <w:rsid w:val="0097153C"/>
    <w:rsid w:val="00971A00"/>
    <w:rsid w:val="00971B09"/>
    <w:rsid w:val="00971C57"/>
    <w:rsid w:val="00971E16"/>
    <w:rsid w:val="00972845"/>
    <w:rsid w:val="0097287D"/>
    <w:rsid w:val="0097290B"/>
    <w:rsid w:val="00972920"/>
    <w:rsid w:val="00972BA3"/>
    <w:rsid w:val="00972D7B"/>
    <w:rsid w:val="00972FDA"/>
    <w:rsid w:val="00973154"/>
    <w:rsid w:val="00973274"/>
    <w:rsid w:val="00973BBF"/>
    <w:rsid w:val="009742E6"/>
    <w:rsid w:val="00974615"/>
    <w:rsid w:val="00974681"/>
    <w:rsid w:val="0097477A"/>
    <w:rsid w:val="0097530F"/>
    <w:rsid w:val="009754B6"/>
    <w:rsid w:val="0097588A"/>
    <w:rsid w:val="00975F5D"/>
    <w:rsid w:val="009761A8"/>
    <w:rsid w:val="00976811"/>
    <w:rsid w:val="00976AEB"/>
    <w:rsid w:val="00976E80"/>
    <w:rsid w:val="00977120"/>
    <w:rsid w:val="00977197"/>
    <w:rsid w:val="009774E2"/>
    <w:rsid w:val="00977D06"/>
    <w:rsid w:val="00977EAF"/>
    <w:rsid w:val="00977EC4"/>
    <w:rsid w:val="00982472"/>
    <w:rsid w:val="00982B50"/>
    <w:rsid w:val="00983580"/>
    <w:rsid w:val="00983A23"/>
    <w:rsid w:val="00983F96"/>
    <w:rsid w:val="009841DE"/>
    <w:rsid w:val="00984284"/>
    <w:rsid w:val="009845C9"/>
    <w:rsid w:val="00984B31"/>
    <w:rsid w:val="00984BDE"/>
    <w:rsid w:val="009853D0"/>
    <w:rsid w:val="00985654"/>
    <w:rsid w:val="009856BE"/>
    <w:rsid w:val="00985758"/>
    <w:rsid w:val="00985A4A"/>
    <w:rsid w:val="00985A75"/>
    <w:rsid w:val="00985FE2"/>
    <w:rsid w:val="0098673B"/>
    <w:rsid w:val="00986B93"/>
    <w:rsid w:val="009870E3"/>
    <w:rsid w:val="00987489"/>
    <w:rsid w:val="00987A3A"/>
    <w:rsid w:val="00987D54"/>
    <w:rsid w:val="00990294"/>
    <w:rsid w:val="00990452"/>
    <w:rsid w:val="0099050D"/>
    <w:rsid w:val="009907B4"/>
    <w:rsid w:val="00990CEF"/>
    <w:rsid w:val="00990DDD"/>
    <w:rsid w:val="00990E9B"/>
    <w:rsid w:val="009915E8"/>
    <w:rsid w:val="00991BF7"/>
    <w:rsid w:val="00992099"/>
    <w:rsid w:val="00992137"/>
    <w:rsid w:val="0099251E"/>
    <w:rsid w:val="00992848"/>
    <w:rsid w:val="00993375"/>
    <w:rsid w:val="009934C6"/>
    <w:rsid w:val="00993CE7"/>
    <w:rsid w:val="00994099"/>
    <w:rsid w:val="009943CD"/>
    <w:rsid w:val="00994946"/>
    <w:rsid w:val="009952B7"/>
    <w:rsid w:val="00995683"/>
    <w:rsid w:val="00995BDC"/>
    <w:rsid w:val="0099604C"/>
    <w:rsid w:val="00996380"/>
    <w:rsid w:val="009964B5"/>
    <w:rsid w:val="009967C3"/>
    <w:rsid w:val="00997087"/>
    <w:rsid w:val="00997292"/>
    <w:rsid w:val="009975B0"/>
    <w:rsid w:val="0099779C"/>
    <w:rsid w:val="00997C20"/>
    <w:rsid w:val="009A00AB"/>
    <w:rsid w:val="009A00F6"/>
    <w:rsid w:val="009A0315"/>
    <w:rsid w:val="009A0566"/>
    <w:rsid w:val="009A0730"/>
    <w:rsid w:val="009A08C7"/>
    <w:rsid w:val="009A0926"/>
    <w:rsid w:val="009A111D"/>
    <w:rsid w:val="009A12E4"/>
    <w:rsid w:val="009A1345"/>
    <w:rsid w:val="009A1510"/>
    <w:rsid w:val="009A17FA"/>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177"/>
    <w:rsid w:val="009A630B"/>
    <w:rsid w:val="009A6851"/>
    <w:rsid w:val="009A6D8E"/>
    <w:rsid w:val="009A70D1"/>
    <w:rsid w:val="009A76EF"/>
    <w:rsid w:val="009A7B28"/>
    <w:rsid w:val="009A7C76"/>
    <w:rsid w:val="009B01C8"/>
    <w:rsid w:val="009B02A0"/>
    <w:rsid w:val="009B0432"/>
    <w:rsid w:val="009B0551"/>
    <w:rsid w:val="009B142C"/>
    <w:rsid w:val="009B1F81"/>
    <w:rsid w:val="009B2395"/>
    <w:rsid w:val="009B27AA"/>
    <w:rsid w:val="009B2C55"/>
    <w:rsid w:val="009B37E8"/>
    <w:rsid w:val="009B3D3F"/>
    <w:rsid w:val="009B48E5"/>
    <w:rsid w:val="009B49B7"/>
    <w:rsid w:val="009B4B0A"/>
    <w:rsid w:val="009B505A"/>
    <w:rsid w:val="009B50DC"/>
    <w:rsid w:val="009B5320"/>
    <w:rsid w:val="009B5BBB"/>
    <w:rsid w:val="009B5E7E"/>
    <w:rsid w:val="009B6780"/>
    <w:rsid w:val="009B68DB"/>
    <w:rsid w:val="009B6BE9"/>
    <w:rsid w:val="009B7074"/>
    <w:rsid w:val="009B718F"/>
    <w:rsid w:val="009B74EB"/>
    <w:rsid w:val="009B76EC"/>
    <w:rsid w:val="009B7C29"/>
    <w:rsid w:val="009B7CD2"/>
    <w:rsid w:val="009C18CF"/>
    <w:rsid w:val="009C1A93"/>
    <w:rsid w:val="009C1D07"/>
    <w:rsid w:val="009C23FD"/>
    <w:rsid w:val="009C2F46"/>
    <w:rsid w:val="009C3982"/>
    <w:rsid w:val="009C3EF9"/>
    <w:rsid w:val="009C431B"/>
    <w:rsid w:val="009C4A63"/>
    <w:rsid w:val="009C4B66"/>
    <w:rsid w:val="009C5538"/>
    <w:rsid w:val="009C56EC"/>
    <w:rsid w:val="009C59B7"/>
    <w:rsid w:val="009C5E1C"/>
    <w:rsid w:val="009C69D7"/>
    <w:rsid w:val="009C6D23"/>
    <w:rsid w:val="009C6E3C"/>
    <w:rsid w:val="009C73A9"/>
    <w:rsid w:val="009C742B"/>
    <w:rsid w:val="009C7755"/>
    <w:rsid w:val="009D0459"/>
    <w:rsid w:val="009D0868"/>
    <w:rsid w:val="009D1397"/>
    <w:rsid w:val="009D14FD"/>
    <w:rsid w:val="009D1C06"/>
    <w:rsid w:val="009D1D2E"/>
    <w:rsid w:val="009D1FA7"/>
    <w:rsid w:val="009D205F"/>
    <w:rsid w:val="009D21A1"/>
    <w:rsid w:val="009D31C5"/>
    <w:rsid w:val="009D31F3"/>
    <w:rsid w:val="009D3236"/>
    <w:rsid w:val="009D339E"/>
    <w:rsid w:val="009D38A2"/>
    <w:rsid w:val="009D3C89"/>
    <w:rsid w:val="009D3E05"/>
    <w:rsid w:val="009D3ED5"/>
    <w:rsid w:val="009D488F"/>
    <w:rsid w:val="009D49F1"/>
    <w:rsid w:val="009D4EC0"/>
    <w:rsid w:val="009D5B76"/>
    <w:rsid w:val="009D6884"/>
    <w:rsid w:val="009D6B5A"/>
    <w:rsid w:val="009D70F9"/>
    <w:rsid w:val="009D7639"/>
    <w:rsid w:val="009D76B8"/>
    <w:rsid w:val="009D7B9A"/>
    <w:rsid w:val="009D7E96"/>
    <w:rsid w:val="009E02A6"/>
    <w:rsid w:val="009E0417"/>
    <w:rsid w:val="009E099A"/>
    <w:rsid w:val="009E09CA"/>
    <w:rsid w:val="009E0AE8"/>
    <w:rsid w:val="009E0D45"/>
    <w:rsid w:val="009E16A8"/>
    <w:rsid w:val="009E1837"/>
    <w:rsid w:val="009E193F"/>
    <w:rsid w:val="009E22D9"/>
    <w:rsid w:val="009E2952"/>
    <w:rsid w:val="009E2FC6"/>
    <w:rsid w:val="009E30A3"/>
    <w:rsid w:val="009E358D"/>
    <w:rsid w:val="009E3705"/>
    <w:rsid w:val="009E3864"/>
    <w:rsid w:val="009E38CD"/>
    <w:rsid w:val="009E3BB5"/>
    <w:rsid w:val="009E3E0A"/>
    <w:rsid w:val="009E3F46"/>
    <w:rsid w:val="009E471B"/>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3B6"/>
    <w:rsid w:val="009F066E"/>
    <w:rsid w:val="009F0A97"/>
    <w:rsid w:val="009F0C35"/>
    <w:rsid w:val="009F102B"/>
    <w:rsid w:val="009F10D4"/>
    <w:rsid w:val="009F1297"/>
    <w:rsid w:val="009F17EA"/>
    <w:rsid w:val="009F19E1"/>
    <w:rsid w:val="009F1B36"/>
    <w:rsid w:val="009F1E54"/>
    <w:rsid w:val="009F1E9A"/>
    <w:rsid w:val="009F1EC1"/>
    <w:rsid w:val="009F2395"/>
    <w:rsid w:val="009F2530"/>
    <w:rsid w:val="009F2657"/>
    <w:rsid w:val="009F2733"/>
    <w:rsid w:val="009F27E9"/>
    <w:rsid w:val="009F2F7F"/>
    <w:rsid w:val="009F3444"/>
    <w:rsid w:val="009F3511"/>
    <w:rsid w:val="009F3527"/>
    <w:rsid w:val="009F3BBA"/>
    <w:rsid w:val="009F3D8E"/>
    <w:rsid w:val="009F3DCF"/>
    <w:rsid w:val="009F41EB"/>
    <w:rsid w:val="009F4430"/>
    <w:rsid w:val="009F48D5"/>
    <w:rsid w:val="009F4ECB"/>
    <w:rsid w:val="009F59B7"/>
    <w:rsid w:val="009F5C22"/>
    <w:rsid w:val="009F5F7A"/>
    <w:rsid w:val="009F7697"/>
    <w:rsid w:val="009F774E"/>
    <w:rsid w:val="009F7A89"/>
    <w:rsid w:val="009F7F31"/>
    <w:rsid w:val="00A00104"/>
    <w:rsid w:val="00A00226"/>
    <w:rsid w:val="00A00271"/>
    <w:rsid w:val="00A00325"/>
    <w:rsid w:val="00A00BDA"/>
    <w:rsid w:val="00A0169D"/>
    <w:rsid w:val="00A02315"/>
    <w:rsid w:val="00A02377"/>
    <w:rsid w:val="00A02814"/>
    <w:rsid w:val="00A03432"/>
    <w:rsid w:val="00A037F0"/>
    <w:rsid w:val="00A03801"/>
    <w:rsid w:val="00A03867"/>
    <w:rsid w:val="00A041EB"/>
    <w:rsid w:val="00A042E4"/>
    <w:rsid w:val="00A048A3"/>
    <w:rsid w:val="00A04A7D"/>
    <w:rsid w:val="00A060CD"/>
    <w:rsid w:val="00A0611F"/>
    <w:rsid w:val="00A06DD6"/>
    <w:rsid w:val="00A073F1"/>
    <w:rsid w:val="00A076A4"/>
    <w:rsid w:val="00A07AC9"/>
    <w:rsid w:val="00A07C5F"/>
    <w:rsid w:val="00A07E4E"/>
    <w:rsid w:val="00A07FB7"/>
    <w:rsid w:val="00A10820"/>
    <w:rsid w:val="00A108E3"/>
    <w:rsid w:val="00A10AC7"/>
    <w:rsid w:val="00A1134F"/>
    <w:rsid w:val="00A113DB"/>
    <w:rsid w:val="00A119B5"/>
    <w:rsid w:val="00A11D7E"/>
    <w:rsid w:val="00A1213D"/>
    <w:rsid w:val="00A13194"/>
    <w:rsid w:val="00A131A1"/>
    <w:rsid w:val="00A131E8"/>
    <w:rsid w:val="00A13863"/>
    <w:rsid w:val="00A13E84"/>
    <w:rsid w:val="00A13EC2"/>
    <w:rsid w:val="00A145E9"/>
    <w:rsid w:val="00A145F9"/>
    <w:rsid w:val="00A14E3E"/>
    <w:rsid w:val="00A150EF"/>
    <w:rsid w:val="00A154A1"/>
    <w:rsid w:val="00A15CEA"/>
    <w:rsid w:val="00A168A9"/>
    <w:rsid w:val="00A16DFA"/>
    <w:rsid w:val="00A17002"/>
    <w:rsid w:val="00A178AE"/>
    <w:rsid w:val="00A20504"/>
    <w:rsid w:val="00A20AA8"/>
    <w:rsid w:val="00A20BCF"/>
    <w:rsid w:val="00A20C75"/>
    <w:rsid w:val="00A20DC8"/>
    <w:rsid w:val="00A21469"/>
    <w:rsid w:val="00A21CB9"/>
    <w:rsid w:val="00A22499"/>
    <w:rsid w:val="00A22998"/>
    <w:rsid w:val="00A231E7"/>
    <w:rsid w:val="00A2336B"/>
    <w:rsid w:val="00A23A9C"/>
    <w:rsid w:val="00A23D9B"/>
    <w:rsid w:val="00A23E8A"/>
    <w:rsid w:val="00A244C1"/>
    <w:rsid w:val="00A24716"/>
    <w:rsid w:val="00A24724"/>
    <w:rsid w:val="00A24AA7"/>
    <w:rsid w:val="00A24C05"/>
    <w:rsid w:val="00A251F2"/>
    <w:rsid w:val="00A25948"/>
    <w:rsid w:val="00A26747"/>
    <w:rsid w:val="00A270F9"/>
    <w:rsid w:val="00A271FD"/>
    <w:rsid w:val="00A27211"/>
    <w:rsid w:val="00A273F5"/>
    <w:rsid w:val="00A2767C"/>
    <w:rsid w:val="00A27B5E"/>
    <w:rsid w:val="00A27D94"/>
    <w:rsid w:val="00A300DC"/>
    <w:rsid w:val="00A30563"/>
    <w:rsid w:val="00A30FB2"/>
    <w:rsid w:val="00A31190"/>
    <w:rsid w:val="00A311E7"/>
    <w:rsid w:val="00A318A3"/>
    <w:rsid w:val="00A31C2C"/>
    <w:rsid w:val="00A32CC3"/>
    <w:rsid w:val="00A32D66"/>
    <w:rsid w:val="00A33370"/>
    <w:rsid w:val="00A34693"/>
    <w:rsid w:val="00A3511B"/>
    <w:rsid w:val="00A35226"/>
    <w:rsid w:val="00A3623B"/>
    <w:rsid w:val="00A3639E"/>
    <w:rsid w:val="00A3716A"/>
    <w:rsid w:val="00A376CF"/>
    <w:rsid w:val="00A379CA"/>
    <w:rsid w:val="00A37CC2"/>
    <w:rsid w:val="00A4013A"/>
    <w:rsid w:val="00A404F2"/>
    <w:rsid w:val="00A40620"/>
    <w:rsid w:val="00A40A00"/>
    <w:rsid w:val="00A40F65"/>
    <w:rsid w:val="00A41039"/>
    <w:rsid w:val="00A41516"/>
    <w:rsid w:val="00A4169B"/>
    <w:rsid w:val="00A41892"/>
    <w:rsid w:val="00A420B2"/>
    <w:rsid w:val="00A426A5"/>
    <w:rsid w:val="00A42E15"/>
    <w:rsid w:val="00A43A0B"/>
    <w:rsid w:val="00A43CF8"/>
    <w:rsid w:val="00A44142"/>
    <w:rsid w:val="00A4433E"/>
    <w:rsid w:val="00A44FE1"/>
    <w:rsid w:val="00A452E9"/>
    <w:rsid w:val="00A46D12"/>
    <w:rsid w:val="00A46EE4"/>
    <w:rsid w:val="00A4710E"/>
    <w:rsid w:val="00A474B0"/>
    <w:rsid w:val="00A47BB0"/>
    <w:rsid w:val="00A500C3"/>
    <w:rsid w:val="00A50C75"/>
    <w:rsid w:val="00A50D7D"/>
    <w:rsid w:val="00A5158F"/>
    <w:rsid w:val="00A5163D"/>
    <w:rsid w:val="00A51B3E"/>
    <w:rsid w:val="00A521F1"/>
    <w:rsid w:val="00A523F8"/>
    <w:rsid w:val="00A529D2"/>
    <w:rsid w:val="00A52D6B"/>
    <w:rsid w:val="00A53913"/>
    <w:rsid w:val="00A53C70"/>
    <w:rsid w:val="00A53D96"/>
    <w:rsid w:val="00A5450C"/>
    <w:rsid w:val="00A54F8B"/>
    <w:rsid w:val="00A552F9"/>
    <w:rsid w:val="00A554AA"/>
    <w:rsid w:val="00A556CC"/>
    <w:rsid w:val="00A55725"/>
    <w:rsid w:val="00A56514"/>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63D"/>
    <w:rsid w:val="00A60719"/>
    <w:rsid w:val="00A61073"/>
    <w:rsid w:val="00A610B2"/>
    <w:rsid w:val="00A621A9"/>
    <w:rsid w:val="00A62B1E"/>
    <w:rsid w:val="00A62FC9"/>
    <w:rsid w:val="00A63352"/>
    <w:rsid w:val="00A633C6"/>
    <w:rsid w:val="00A63B78"/>
    <w:rsid w:val="00A649C6"/>
    <w:rsid w:val="00A64A0B"/>
    <w:rsid w:val="00A65073"/>
    <w:rsid w:val="00A66922"/>
    <w:rsid w:val="00A66C83"/>
    <w:rsid w:val="00A66DA7"/>
    <w:rsid w:val="00A66E38"/>
    <w:rsid w:val="00A66FFF"/>
    <w:rsid w:val="00A670EC"/>
    <w:rsid w:val="00A674A1"/>
    <w:rsid w:val="00A6761E"/>
    <w:rsid w:val="00A67926"/>
    <w:rsid w:val="00A67D28"/>
    <w:rsid w:val="00A67E7E"/>
    <w:rsid w:val="00A703F3"/>
    <w:rsid w:val="00A70573"/>
    <w:rsid w:val="00A709A0"/>
    <w:rsid w:val="00A709D1"/>
    <w:rsid w:val="00A70A72"/>
    <w:rsid w:val="00A70C63"/>
    <w:rsid w:val="00A70D5E"/>
    <w:rsid w:val="00A70F21"/>
    <w:rsid w:val="00A71523"/>
    <w:rsid w:val="00A71A33"/>
    <w:rsid w:val="00A71CE7"/>
    <w:rsid w:val="00A71DFF"/>
    <w:rsid w:val="00A7208C"/>
    <w:rsid w:val="00A7232E"/>
    <w:rsid w:val="00A72621"/>
    <w:rsid w:val="00A7298E"/>
    <w:rsid w:val="00A729D9"/>
    <w:rsid w:val="00A72A77"/>
    <w:rsid w:val="00A72C59"/>
    <w:rsid w:val="00A72F19"/>
    <w:rsid w:val="00A73232"/>
    <w:rsid w:val="00A735E9"/>
    <w:rsid w:val="00A73934"/>
    <w:rsid w:val="00A73A94"/>
    <w:rsid w:val="00A74BC2"/>
    <w:rsid w:val="00A753E6"/>
    <w:rsid w:val="00A753F4"/>
    <w:rsid w:val="00A757E7"/>
    <w:rsid w:val="00A75B41"/>
    <w:rsid w:val="00A765E8"/>
    <w:rsid w:val="00A76C18"/>
    <w:rsid w:val="00A7703B"/>
    <w:rsid w:val="00A776DA"/>
    <w:rsid w:val="00A77F7B"/>
    <w:rsid w:val="00A80248"/>
    <w:rsid w:val="00A8046D"/>
    <w:rsid w:val="00A80C79"/>
    <w:rsid w:val="00A80E39"/>
    <w:rsid w:val="00A80E6B"/>
    <w:rsid w:val="00A81342"/>
    <w:rsid w:val="00A81651"/>
    <w:rsid w:val="00A81A34"/>
    <w:rsid w:val="00A81B31"/>
    <w:rsid w:val="00A81FE5"/>
    <w:rsid w:val="00A8238A"/>
    <w:rsid w:val="00A82422"/>
    <w:rsid w:val="00A833F0"/>
    <w:rsid w:val="00A8343B"/>
    <w:rsid w:val="00A858D9"/>
    <w:rsid w:val="00A85BF1"/>
    <w:rsid w:val="00A861E6"/>
    <w:rsid w:val="00A86427"/>
    <w:rsid w:val="00A86784"/>
    <w:rsid w:val="00A86B1C"/>
    <w:rsid w:val="00A86DB1"/>
    <w:rsid w:val="00A87063"/>
    <w:rsid w:val="00A87BB6"/>
    <w:rsid w:val="00A87E09"/>
    <w:rsid w:val="00A90082"/>
    <w:rsid w:val="00A9049C"/>
    <w:rsid w:val="00A9104D"/>
    <w:rsid w:val="00A9112B"/>
    <w:rsid w:val="00A9137D"/>
    <w:rsid w:val="00A9183C"/>
    <w:rsid w:val="00A91E96"/>
    <w:rsid w:val="00A91FBA"/>
    <w:rsid w:val="00A921C7"/>
    <w:rsid w:val="00A92572"/>
    <w:rsid w:val="00A92A6A"/>
    <w:rsid w:val="00A92C29"/>
    <w:rsid w:val="00A92E9D"/>
    <w:rsid w:val="00A9344A"/>
    <w:rsid w:val="00A94575"/>
    <w:rsid w:val="00A94823"/>
    <w:rsid w:val="00A94B96"/>
    <w:rsid w:val="00A94D82"/>
    <w:rsid w:val="00A94DF8"/>
    <w:rsid w:val="00A9514B"/>
    <w:rsid w:val="00A9551C"/>
    <w:rsid w:val="00A955F5"/>
    <w:rsid w:val="00A966ED"/>
    <w:rsid w:val="00A96CA8"/>
    <w:rsid w:val="00A971DD"/>
    <w:rsid w:val="00A97403"/>
    <w:rsid w:val="00A974A5"/>
    <w:rsid w:val="00A977FC"/>
    <w:rsid w:val="00A97902"/>
    <w:rsid w:val="00A97B4A"/>
    <w:rsid w:val="00AA020C"/>
    <w:rsid w:val="00AA047F"/>
    <w:rsid w:val="00AA04E9"/>
    <w:rsid w:val="00AA09FD"/>
    <w:rsid w:val="00AA0C2B"/>
    <w:rsid w:val="00AA112F"/>
    <w:rsid w:val="00AA1614"/>
    <w:rsid w:val="00AA19F7"/>
    <w:rsid w:val="00AA2119"/>
    <w:rsid w:val="00AA2391"/>
    <w:rsid w:val="00AA239A"/>
    <w:rsid w:val="00AA2479"/>
    <w:rsid w:val="00AA2ECA"/>
    <w:rsid w:val="00AA4760"/>
    <w:rsid w:val="00AA4767"/>
    <w:rsid w:val="00AA4801"/>
    <w:rsid w:val="00AA4A19"/>
    <w:rsid w:val="00AA4E3E"/>
    <w:rsid w:val="00AA5009"/>
    <w:rsid w:val="00AA5095"/>
    <w:rsid w:val="00AA5ADC"/>
    <w:rsid w:val="00AA6282"/>
    <w:rsid w:val="00AA6E3C"/>
    <w:rsid w:val="00AA7078"/>
    <w:rsid w:val="00AA7184"/>
    <w:rsid w:val="00AA7983"/>
    <w:rsid w:val="00AB00F5"/>
    <w:rsid w:val="00AB0386"/>
    <w:rsid w:val="00AB045C"/>
    <w:rsid w:val="00AB0709"/>
    <w:rsid w:val="00AB0818"/>
    <w:rsid w:val="00AB0C67"/>
    <w:rsid w:val="00AB0E9B"/>
    <w:rsid w:val="00AB1C87"/>
    <w:rsid w:val="00AB2187"/>
    <w:rsid w:val="00AB2AC1"/>
    <w:rsid w:val="00AB345E"/>
    <w:rsid w:val="00AB3878"/>
    <w:rsid w:val="00AB3BD9"/>
    <w:rsid w:val="00AB3FE4"/>
    <w:rsid w:val="00AB4808"/>
    <w:rsid w:val="00AB528D"/>
    <w:rsid w:val="00AB5296"/>
    <w:rsid w:val="00AB63C6"/>
    <w:rsid w:val="00AB6869"/>
    <w:rsid w:val="00AB6C5D"/>
    <w:rsid w:val="00AB6E4C"/>
    <w:rsid w:val="00AB7607"/>
    <w:rsid w:val="00AB78AE"/>
    <w:rsid w:val="00AB791A"/>
    <w:rsid w:val="00AB7EA0"/>
    <w:rsid w:val="00AC07BC"/>
    <w:rsid w:val="00AC07E5"/>
    <w:rsid w:val="00AC095B"/>
    <w:rsid w:val="00AC0A7F"/>
    <w:rsid w:val="00AC0BCA"/>
    <w:rsid w:val="00AC0C13"/>
    <w:rsid w:val="00AC1279"/>
    <w:rsid w:val="00AC14F2"/>
    <w:rsid w:val="00AC1613"/>
    <w:rsid w:val="00AC16B1"/>
    <w:rsid w:val="00AC1B5A"/>
    <w:rsid w:val="00AC20EE"/>
    <w:rsid w:val="00AC2BE6"/>
    <w:rsid w:val="00AC2DF9"/>
    <w:rsid w:val="00AC2F10"/>
    <w:rsid w:val="00AC3525"/>
    <w:rsid w:val="00AC361E"/>
    <w:rsid w:val="00AC3D23"/>
    <w:rsid w:val="00AC45A4"/>
    <w:rsid w:val="00AC5804"/>
    <w:rsid w:val="00AC5933"/>
    <w:rsid w:val="00AC5A5D"/>
    <w:rsid w:val="00AC5D58"/>
    <w:rsid w:val="00AC61D8"/>
    <w:rsid w:val="00AC6665"/>
    <w:rsid w:val="00AC6BAC"/>
    <w:rsid w:val="00AC6E00"/>
    <w:rsid w:val="00AC6F16"/>
    <w:rsid w:val="00AC6F71"/>
    <w:rsid w:val="00AC6FC0"/>
    <w:rsid w:val="00AC7020"/>
    <w:rsid w:val="00AC7C96"/>
    <w:rsid w:val="00AC7DF7"/>
    <w:rsid w:val="00AC7F05"/>
    <w:rsid w:val="00AC7F40"/>
    <w:rsid w:val="00AD00AF"/>
    <w:rsid w:val="00AD0D36"/>
    <w:rsid w:val="00AD1099"/>
    <w:rsid w:val="00AD1A5E"/>
    <w:rsid w:val="00AD1A72"/>
    <w:rsid w:val="00AD202B"/>
    <w:rsid w:val="00AD23C4"/>
    <w:rsid w:val="00AD265E"/>
    <w:rsid w:val="00AD2DE0"/>
    <w:rsid w:val="00AD2FB8"/>
    <w:rsid w:val="00AD393F"/>
    <w:rsid w:val="00AD3D4F"/>
    <w:rsid w:val="00AD48DF"/>
    <w:rsid w:val="00AD4A13"/>
    <w:rsid w:val="00AD4C5C"/>
    <w:rsid w:val="00AD4C74"/>
    <w:rsid w:val="00AD51F1"/>
    <w:rsid w:val="00AD5570"/>
    <w:rsid w:val="00AD56A0"/>
    <w:rsid w:val="00AD59D3"/>
    <w:rsid w:val="00AD6584"/>
    <w:rsid w:val="00AD6765"/>
    <w:rsid w:val="00AD68D7"/>
    <w:rsid w:val="00AD6A30"/>
    <w:rsid w:val="00AD6BA9"/>
    <w:rsid w:val="00AD6E44"/>
    <w:rsid w:val="00AD7425"/>
    <w:rsid w:val="00AD7AE3"/>
    <w:rsid w:val="00AD7E2A"/>
    <w:rsid w:val="00AE029E"/>
    <w:rsid w:val="00AE04C7"/>
    <w:rsid w:val="00AE090A"/>
    <w:rsid w:val="00AE1125"/>
    <w:rsid w:val="00AE13AA"/>
    <w:rsid w:val="00AE15EC"/>
    <w:rsid w:val="00AE177B"/>
    <w:rsid w:val="00AE18BB"/>
    <w:rsid w:val="00AE207C"/>
    <w:rsid w:val="00AE350A"/>
    <w:rsid w:val="00AE3882"/>
    <w:rsid w:val="00AE3BDB"/>
    <w:rsid w:val="00AE3FD6"/>
    <w:rsid w:val="00AE4CB8"/>
    <w:rsid w:val="00AE5308"/>
    <w:rsid w:val="00AE5ADC"/>
    <w:rsid w:val="00AE5C14"/>
    <w:rsid w:val="00AE5C3C"/>
    <w:rsid w:val="00AE5E1F"/>
    <w:rsid w:val="00AE5E69"/>
    <w:rsid w:val="00AE5E71"/>
    <w:rsid w:val="00AE60E1"/>
    <w:rsid w:val="00AE61FE"/>
    <w:rsid w:val="00AE6298"/>
    <w:rsid w:val="00AE6485"/>
    <w:rsid w:val="00AE6CAE"/>
    <w:rsid w:val="00AE6D1E"/>
    <w:rsid w:val="00AE7465"/>
    <w:rsid w:val="00AE768C"/>
    <w:rsid w:val="00AE7AB9"/>
    <w:rsid w:val="00AF0534"/>
    <w:rsid w:val="00AF0571"/>
    <w:rsid w:val="00AF07F1"/>
    <w:rsid w:val="00AF1530"/>
    <w:rsid w:val="00AF15E4"/>
    <w:rsid w:val="00AF1B3D"/>
    <w:rsid w:val="00AF2379"/>
    <w:rsid w:val="00AF3245"/>
    <w:rsid w:val="00AF33F0"/>
    <w:rsid w:val="00AF3633"/>
    <w:rsid w:val="00AF3A63"/>
    <w:rsid w:val="00AF3BF6"/>
    <w:rsid w:val="00AF3CD1"/>
    <w:rsid w:val="00AF4AD0"/>
    <w:rsid w:val="00AF4B3A"/>
    <w:rsid w:val="00AF4D09"/>
    <w:rsid w:val="00AF5451"/>
    <w:rsid w:val="00AF554A"/>
    <w:rsid w:val="00AF57C4"/>
    <w:rsid w:val="00AF60B8"/>
    <w:rsid w:val="00AF6150"/>
    <w:rsid w:val="00AF69DE"/>
    <w:rsid w:val="00AF6FD2"/>
    <w:rsid w:val="00AF7951"/>
    <w:rsid w:val="00AF7DDD"/>
    <w:rsid w:val="00B00200"/>
    <w:rsid w:val="00B00645"/>
    <w:rsid w:val="00B00D3E"/>
    <w:rsid w:val="00B00FC9"/>
    <w:rsid w:val="00B019C9"/>
    <w:rsid w:val="00B01F5F"/>
    <w:rsid w:val="00B0260D"/>
    <w:rsid w:val="00B02678"/>
    <w:rsid w:val="00B028F4"/>
    <w:rsid w:val="00B02D04"/>
    <w:rsid w:val="00B030D5"/>
    <w:rsid w:val="00B03140"/>
    <w:rsid w:val="00B0365B"/>
    <w:rsid w:val="00B0365F"/>
    <w:rsid w:val="00B037DA"/>
    <w:rsid w:val="00B03AB8"/>
    <w:rsid w:val="00B03DF4"/>
    <w:rsid w:val="00B03EA0"/>
    <w:rsid w:val="00B044BF"/>
    <w:rsid w:val="00B04EF2"/>
    <w:rsid w:val="00B05956"/>
    <w:rsid w:val="00B05A5B"/>
    <w:rsid w:val="00B05B2B"/>
    <w:rsid w:val="00B06DF2"/>
    <w:rsid w:val="00B070EB"/>
    <w:rsid w:val="00B07690"/>
    <w:rsid w:val="00B07A0C"/>
    <w:rsid w:val="00B07D54"/>
    <w:rsid w:val="00B07F8B"/>
    <w:rsid w:val="00B105E4"/>
    <w:rsid w:val="00B10715"/>
    <w:rsid w:val="00B10E6B"/>
    <w:rsid w:val="00B110C8"/>
    <w:rsid w:val="00B112D0"/>
    <w:rsid w:val="00B12272"/>
    <w:rsid w:val="00B12474"/>
    <w:rsid w:val="00B12893"/>
    <w:rsid w:val="00B12BCF"/>
    <w:rsid w:val="00B12CDF"/>
    <w:rsid w:val="00B12D4A"/>
    <w:rsid w:val="00B12D83"/>
    <w:rsid w:val="00B12EBA"/>
    <w:rsid w:val="00B13025"/>
    <w:rsid w:val="00B13A99"/>
    <w:rsid w:val="00B13C77"/>
    <w:rsid w:val="00B13C8E"/>
    <w:rsid w:val="00B14211"/>
    <w:rsid w:val="00B142D5"/>
    <w:rsid w:val="00B143A6"/>
    <w:rsid w:val="00B14A7F"/>
    <w:rsid w:val="00B158A5"/>
    <w:rsid w:val="00B16064"/>
    <w:rsid w:val="00B164E9"/>
    <w:rsid w:val="00B1685F"/>
    <w:rsid w:val="00B168E7"/>
    <w:rsid w:val="00B16AD9"/>
    <w:rsid w:val="00B16E11"/>
    <w:rsid w:val="00B1724C"/>
    <w:rsid w:val="00B17B18"/>
    <w:rsid w:val="00B17B7B"/>
    <w:rsid w:val="00B17BB5"/>
    <w:rsid w:val="00B17C73"/>
    <w:rsid w:val="00B17C95"/>
    <w:rsid w:val="00B17F20"/>
    <w:rsid w:val="00B203EF"/>
    <w:rsid w:val="00B208F8"/>
    <w:rsid w:val="00B20D90"/>
    <w:rsid w:val="00B20EAD"/>
    <w:rsid w:val="00B2137D"/>
    <w:rsid w:val="00B2144E"/>
    <w:rsid w:val="00B2202E"/>
    <w:rsid w:val="00B2241E"/>
    <w:rsid w:val="00B229F8"/>
    <w:rsid w:val="00B2338A"/>
    <w:rsid w:val="00B23EFA"/>
    <w:rsid w:val="00B2442C"/>
    <w:rsid w:val="00B24437"/>
    <w:rsid w:val="00B245D1"/>
    <w:rsid w:val="00B245D2"/>
    <w:rsid w:val="00B250A5"/>
    <w:rsid w:val="00B255EE"/>
    <w:rsid w:val="00B25E66"/>
    <w:rsid w:val="00B263B6"/>
    <w:rsid w:val="00B264F3"/>
    <w:rsid w:val="00B26DED"/>
    <w:rsid w:val="00B278F8"/>
    <w:rsid w:val="00B27F73"/>
    <w:rsid w:val="00B304D6"/>
    <w:rsid w:val="00B30AA1"/>
    <w:rsid w:val="00B30C25"/>
    <w:rsid w:val="00B30C52"/>
    <w:rsid w:val="00B316C0"/>
    <w:rsid w:val="00B31B44"/>
    <w:rsid w:val="00B31C98"/>
    <w:rsid w:val="00B31E4B"/>
    <w:rsid w:val="00B32AC3"/>
    <w:rsid w:val="00B3374C"/>
    <w:rsid w:val="00B339E9"/>
    <w:rsid w:val="00B3469F"/>
    <w:rsid w:val="00B3601A"/>
    <w:rsid w:val="00B3622E"/>
    <w:rsid w:val="00B36546"/>
    <w:rsid w:val="00B36840"/>
    <w:rsid w:val="00B37527"/>
    <w:rsid w:val="00B3773E"/>
    <w:rsid w:val="00B37BBF"/>
    <w:rsid w:val="00B37EAA"/>
    <w:rsid w:val="00B37F93"/>
    <w:rsid w:val="00B37F94"/>
    <w:rsid w:val="00B40634"/>
    <w:rsid w:val="00B40710"/>
    <w:rsid w:val="00B40E05"/>
    <w:rsid w:val="00B40E70"/>
    <w:rsid w:val="00B4104B"/>
    <w:rsid w:val="00B414C6"/>
    <w:rsid w:val="00B41E23"/>
    <w:rsid w:val="00B420B8"/>
    <w:rsid w:val="00B42423"/>
    <w:rsid w:val="00B4247F"/>
    <w:rsid w:val="00B42A6F"/>
    <w:rsid w:val="00B42B37"/>
    <w:rsid w:val="00B4339F"/>
    <w:rsid w:val="00B43BF1"/>
    <w:rsid w:val="00B44489"/>
    <w:rsid w:val="00B4450A"/>
    <w:rsid w:val="00B46B2D"/>
    <w:rsid w:val="00B46D43"/>
    <w:rsid w:val="00B46EF7"/>
    <w:rsid w:val="00B474F5"/>
    <w:rsid w:val="00B4786C"/>
    <w:rsid w:val="00B4792C"/>
    <w:rsid w:val="00B47965"/>
    <w:rsid w:val="00B503E5"/>
    <w:rsid w:val="00B50415"/>
    <w:rsid w:val="00B506DB"/>
    <w:rsid w:val="00B509C0"/>
    <w:rsid w:val="00B50ED9"/>
    <w:rsid w:val="00B5101D"/>
    <w:rsid w:val="00B51764"/>
    <w:rsid w:val="00B51A35"/>
    <w:rsid w:val="00B51CD7"/>
    <w:rsid w:val="00B51F12"/>
    <w:rsid w:val="00B52E48"/>
    <w:rsid w:val="00B531EF"/>
    <w:rsid w:val="00B534B0"/>
    <w:rsid w:val="00B535D1"/>
    <w:rsid w:val="00B535E1"/>
    <w:rsid w:val="00B53B3F"/>
    <w:rsid w:val="00B53B42"/>
    <w:rsid w:val="00B54045"/>
    <w:rsid w:val="00B54340"/>
    <w:rsid w:val="00B545F1"/>
    <w:rsid w:val="00B54850"/>
    <w:rsid w:val="00B54EFC"/>
    <w:rsid w:val="00B5666A"/>
    <w:rsid w:val="00B5681A"/>
    <w:rsid w:val="00B56A1A"/>
    <w:rsid w:val="00B57207"/>
    <w:rsid w:val="00B572F3"/>
    <w:rsid w:val="00B604CF"/>
    <w:rsid w:val="00B604E0"/>
    <w:rsid w:val="00B611BA"/>
    <w:rsid w:val="00B614B9"/>
    <w:rsid w:val="00B61531"/>
    <w:rsid w:val="00B61B53"/>
    <w:rsid w:val="00B61CA0"/>
    <w:rsid w:val="00B627C2"/>
    <w:rsid w:val="00B6282E"/>
    <w:rsid w:val="00B62DA8"/>
    <w:rsid w:val="00B62F20"/>
    <w:rsid w:val="00B63A5C"/>
    <w:rsid w:val="00B64108"/>
    <w:rsid w:val="00B64262"/>
    <w:rsid w:val="00B6525C"/>
    <w:rsid w:val="00B6529F"/>
    <w:rsid w:val="00B6552F"/>
    <w:rsid w:val="00B659E3"/>
    <w:rsid w:val="00B659F1"/>
    <w:rsid w:val="00B6689F"/>
    <w:rsid w:val="00B66B6C"/>
    <w:rsid w:val="00B66DC6"/>
    <w:rsid w:val="00B66F2A"/>
    <w:rsid w:val="00B66F44"/>
    <w:rsid w:val="00B67082"/>
    <w:rsid w:val="00B67083"/>
    <w:rsid w:val="00B6743A"/>
    <w:rsid w:val="00B67580"/>
    <w:rsid w:val="00B6764A"/>
    <w:rsid w:val="00B67850"/>
    <w:rsid w:val="00B702EF"/>
    <w:rsid w:val="00B71065"/>
    <w:rsid w:val="00B71311"/>
    <w:rsid w:val="00B713E9"/>
    <w:rsid w:val="00B7144B"/>
    <w:rsid w:val="00B716BE"/>
    <w:rsid w:val="00B7179B"/>
    <w:rsid w:val="00B725B4"/>
    <w:rsid w:val="00B72E2D"/>
    <w:rsid w:val="00B72EC2"/>
    <w:rsid w:val="00B73DDC"/>
    <w:rsid w:val="00B73E84"/>
    <w:rsid w:val="00B73E8F"/>
    <w:rsid w:val="00B74FB8"/>
    <w:rsid w:val="00B7583B"/>
    <w:rsid w:val="00B758D5"/>
    <w:rsid w:val="00B75B27"/>
    <w:rsid w:val="00B760E3"/>
    <w:rsid w:val="00B768A2"/>
    <w:rsid w:val="00B76E9F"/>
    <w:rsid w:val="00B77102"/>
    <w:rsid w:val="00B7730C"/>
    <w:rsid w:val="00B775B0"/>
    <w:rsid w:val="00B7776D"/>
    <w:rsid w:val="00B778CC"/>
    <w:rsid w:val="00B77B44"/>
    <w:rsid w:val="00B80004"/>
    <w:rsid w:val="00B8047D"/>
    <w:rsid w:val="00B80628"/>
    <w:rsid w:val="00B80B47"/>
    <w:rsid w:val="00B80D24"/>
    <w:rsid w:val="00B80D3D"/>
    <w:rsid w:val="00B81018"/>
    <w:rsid w:val="00B81767"/>
    <w:rsid w:val="00B81769"/>
    <w:rsid w:val="00B8241C"/>
    <w:rsid w:val="00B832CB"/>
    <w:rsid w:val="00B83463"/>
    <w:rsid w:val="00B83467"/>
    <w:rsid w:val="00B837C9"/>
    <w:rsid w:val="00B83C7E"/>
    <w:rsid w:val="00B83EA1"/>
    <w:rsid w:val="00B83F51"/>
    <w:rsid w:val="00B8453C"/>
    <w:rsid w:val="00B845C6"/>
    <w:rsid w:val="00B84810"/>
    <w:rsid w:val="00B84842"/>
    <w:rsid w:val="00B84C3F"/>
    <w:rsid w:val="00B84C9E"/>
    <w:rsid w:val="00B84E9E"/>
    <w:rsid w:val="00B852FB"/>
    <w:rsid w:val="00B854F3"/>
    <w:rsid w:val="00B85B22"/>
    <w:rsid w:val="00B85EAA"/>
    <w:rsid w:val="00B86741"/>
    <w:rsid w:val="00B867E0"/>
    <w:rsid w:val="00B86AE9"/>
    <w:rsid w:val="00B878DE"/>
    <w:rsid w:val="00B87F57"/>
    <w:rsid w:val="00B9047B"/>
    <w:rsid w:val="00B90810"/>
    <w:rsid w:val="00B9118A"/>
    <w:rsid w:val="00B91B2D"/>
    <w:rsid w:val="00B91DBE"/>
    <w:rsid w:val="00B91F1D"/>
    <w:rsid w:val="00B9268C"/>
    <w:rsid w:val="00B9312C"/>
    <w:rsid w:val="00B93DE3"/>
    <w:rsid w:val="00B9402D"/>
    <w:rsid w:val="00B9407D"/>
    <w:rsid w:val="00B9424D"/>
    <w:rsid w:val="00B94578"/>
    <w:rsid w:val="00B94A3A"/>
    <w:rsid w:val="00B94FBB"/>
    <w:rsid w:val="00B94FE9"/>
    <w:rsid w:val="00B95495"/>
    <w:rsid w:val="00B954B2"/>
    <w:rsid w:val="00B95538"/>
    <w:rsid w:val="00B95923"/>
    <w:rsid w:val="00B95EB5"/>
    <w:rsid w:val="00B961F3"/>
    <w:rsid w:val="00B96261"/>
    <w:rsid w:val="00B964FC"/>
    <w:rsid w:val="00B967F8"/>
    <w:rsid w:val="00B9768C"/>
    <w:rsid w:val="00B976AB"/>
    <w:rsid w:val="00B97859"/>
    <w:rsid w:val="00BA006E"/>
    <w:rsid w:val="00BA00C2"/>
    <w:rsid w:val="00BA027D"/>
    <w:rsid w:val="00BA0306"/>
    <w:rsid w:val="00BA0445"/>
    <w:rsid w:val="00BA0E3A"/>
    <w:rsid w:val="00BA0E9D"/>
    <w:rsid w:val="00BA0F18"/>
    <w:rsid w:val="00BA0F85"/>
    <w:rsid w:val="00BA1455"/>
    <w:rsid w:val="00BA22CE"/>
    <w:rsid w:val="00BA2326"/>
    <w:rsid w:val="00BA27F0"/>
    <w:rsid w:val="00BA2929"/>
    <w:rsid w:val="00BA29AD"/>
    <w:rsid w:val="00BA2B35"/>
    <w:rsid w:val="00BA3203"/>
    <w:rsid w:val="00BA342A"/>
    <w:rsid w:val="00BA34AC"/>
    <w:rsid w:val="00BA3735"/>
    <w:rsid w:val="00BA3C5A"/>
    <w:rsid w:val="00BA3DA4"/>
    <w:rsid w:val="00BA43B0"/>
    <w:rsid w:val="00BA4507"/>
    <w:rsid w:val="00BA458F"/>
    <w:rsid w:val="00BA4878"/>
    <w:rsid w:val="00BA49D4"/>
    <w:rsid w:val="00BA4A8F"/>
    <w:rsid w:val="00BA4C0B"/>
    <w:rsid w:val="00BA4CA9"/>
    <w:rsid w:val="00BA502B"/>
    <w:rsid w:val="00BA5989"/>
    <w:rsid w:val="00BA6275"/>
    <w:rsid w:val="00BA6736"/>
    <w:rsid w:val="00BA7139"/>
    <w:rsid w:val="00BA759D"/>
    <w:rsid w:val="00BA7609"/>
    <w:rsid w:val="00BB07E6"/>
    <w:rsid w:val="00BB0BAF"/>
    <w:rsid w:val="00BB0C16"/>
    <w:rsid w:val="00BB0FD1"/>
    <w:rsid w:val="00BB13DF"/>
    <w:rsid w:val="00BB1924"/>
    <w:rsid w:val="00BB19CE"/>
    <w:rsid w:val="00BB1A5B"/>
    <w:rsid w:val="00BB21C8"/>
    <w:rsid w:val="00BB2A5D"/>
    <w:rsid w:val="00BB2EA7"/>
    <w:rsid w:val="00BB2FBE"/>
    <w:rsid w:val="00BB324C"/>
    <w:rsid w:val="00BB3C6B"/>
    <w:rsid w:val="00BB3E3C"/>
    <w:rsid w:val="00BB407A"/>
    <w:rsid w:val="00BB41F9"/>
    <w:rsid w:val="00BB4BAA"/>
    <w:rsid w:val="00BB5957"/>
    <w:rsid w:val="00BB5B21"/>
    <w:rsid w:val="00BB607E"/>
    <w:rsid w:val="00BB684F"/>
    <w:rsid w:val="00BB7735"/>
    <w:rsid w:val="00BB7CF2"/>
    <w:rsid w:val="00BB7DBB"/>
    <w:rsid w:val="00BC14D4"/>
    <w:rsid w:val="00BC1646"/>
    <w:rsid w:val="00BC196F"/>
    <w:rsid w:val="00BC19E0"/>
    <w:rsid w:val="00BC1A22"/>
    <w:rsid w:val="00BC1E32"/>
    <w:rsid w:val="00BC21C3"/>
    <w:rsid w:val="00BC21FE"/>
    <w:rsid w:val="00BC285A"/>
    <w:rsid w:val="00BC2A35"/>
    <w:rsid w:val="00BC3402"/>
    <w:rsid w:val="00BC3476"/>
    <w:rsid w:val="00BC3C3D"/>
    <w:rsid w:val="00BC40DC"/>
    <w:rsid w:val="00BC4572"/>
    <w:rsid w:val="00BC4929"/>
    <w:rsid w:val="00BC4BB8"/>
    <w:rsid w:val="00BC4C2E"/>
    <w:rsid w:val="00BC4D60"/>
    <w:rsid w:val="00BC4D95"/>
    <w:rsid w:val="00BC5A2D"/>
    <w:rsid w:val="00BC5E9D"/>
    <w:rsid w:val="00BC654B"/>
    <w:rsid w:val="00BC65BD"/>
    <w:rsid w:val="00BC6629"/>
    <w:rsid w:val="00BC6780"/>
    <w:rsid w:val="00BC6C12"/>
    <w:rsid w:val="00BC76EB"/>
    <w:rsid w:val="00BC7AEC"/>
    <w:rsid w:val="00BC7B45"/>
    <w:rsid w:val="00BC7DA6"/>
    <w:rsid w:val="00BD030F"/>
    <w:rsid w:val="00BD0EFA"/>
    <w:rsid w:val="00BD1815"/>
    <w:rsid w:val="00BD1A3E"/>
    <w:rsid w:val="00BD25CB"/>
    <w:rsid w:val="00BD2798"/>
    <w:rsid w:val="00BD28B3"/>
    <w:rsid w:val="00BD2B2A"/>
    <w:rsid w:val="00BD2E2A"/>
    <w:rsid w:val="00BD309B"/>
    <w:rsid w:val="00BD3308"/>
    <w:rsid w:val="00BD34DC"/>
    <w:rsid w:val="00BD39EE"/>
    <w:rsid w:val="00BD3BA5"/>
    <w:rsid w:val="00BD3C6F"/>
    <w:rsid w:val="00BD3C97"/>
    <w:rsid w:val="00BD4412"/>
    <w:rsid w:val="00BD48F4"/>
    <w:rsid w:val="00BD4D7E"/>
    <w:rsid w:val="00BD5834"/>
    <w:rsid w:val="00BD6120"/>
    <w:rsid w:val="00BD6656"/>
    <w:rsid w:val="00BD6A9D"/>
    <w:rsid w:val="00BD6CB2"/>
    <w:rsid w:val="00BD73A3"/>
    <w:rsid w:val="00BD7846"/>
    <w:rsid w:val="00BD7B8E"/>
    <w:rsid w:val="00BE0536"/>
    <w:rsid w:val="00BE0C77"/>
    <w:rsid w:val="00BE14FC"/>
    <w:rsid w:val="00BE1E3A"/>
    <w:rsid w:val="00BE1F57"/>
    <w:rsid w:val="00BE2144"/>
    <w:rsid w:val="00BE27A7"/>
    <w:rsid w:val="00BE2E9B"/>
    <w:rsid w:val="00BE33F8"/>
    <w:rsid w:val="00BE349A"/>
    <w:rsid w:val="00BE350A"/>
    <w:rsid w:val="00BE3531"/>
    <w:rsid w:val="00BE3EF1"/>
    <w:rsid w:val="00BE41AF"/>
    <w:rsid w:val="00BE48FB"/>
    <w:rsid w:val="00BE4B00"/>
    <w:rsid w:val="00BE532D"/>
    <w:rsid w:val="00BE536B"/>
    <w:rsid w:val="00BE57C2"/>
    <w:rsid w:val="00BE5D91"/>
    <w:rsid w:val="00BE5DC9"/>
    <w:rsid w:val="00BE5F93"/>
    <w:rsid w:val="00BE60B0"/>
    <w:rsid w:val="00BE628D"/>
    <w:rsid w:val="00BE640E"/>
    <w:rsid w:val="00BE652A"/>
    <w:rsid w:val="00BE654E"/>
    <w:rsid w:val="00BE707A"/>
    <w:rsid w:val="00BE744F"/>
    <w:rsid w:val="00BE79F0"/>
    <w:rsid w:val="00BE7E73"/>
    <w:rsid w:val="00BF0538"/>
    <w:rsid w:val="00BF0672"/>
    <w:rsid w:val="00BF09D2"/>
    <w:rsid w:val="00BF0B6A"/>
    <w:rsid w:val="00BF0B81"/>
    <w:rsid w:val="00BF0CC1"/>
    <w:rsid w:val="00BF0D23"/>
    <w:rsid w:val="00BF11CF"/>
    <w:rsid w:val="00BF1627"/>
    <w:rsid w:val="00BF17B0"/>
    <w:rsid w:val="00BF1FCC"/>
    <w:rsid w:val="00BF231D"/>
    <w:rsid w:val="00BF23E2"/>
    <w:rsid w:val="00BF2454"/>
    <w:rsid w:val="00BF289A"/>
    <w:rsid w:val="00BF2B3D"/>
    <w:rsid w:val="00BF2F6B"/>
    <w:rsid w:val="00BF429B"/>
    <w:rsid w:val="00BF52E3"/>
    <w:rsid w:val="00BF5620"/>
    <w:rsid w:val="00BF6767"/>
    <w:rsid w:val="00BF73AD"/>
    <w:rsid w:val="00BF7E16"/>
    <w:rsid w:val="00BF7ECE"/>
    <w:rsid w:val="00C00835"/>
    <w:rsid w:val="00C00953"/>
    <w:rsid w:val="00C00ECD"/>
    <w:rsid w:val="00C01009"/>
    <w:rsid w:val="00C015A0"/>
    <w:rsid w:val="00C018DB"/>
    <w:rsid w:val="00C02195"/>
    <w:rsid w:val="00C02720"/>
    <w:rsid w:val="00C0332B"/>
    <w:rsid w:val="00C035F6"/>
    <w:rsid w:val="00C03637"/>
    <w:rsid w:val="00C03AA4"/>
    <w:rsid w:val="00C03B2C"/>
    <w:rsid w:val="00C0405C"/>
    <w:rsid w:val="00C04915"/>
    <w:rsid w:val="00C0494B"/>
    <w:rsid w:val="00C04B8E"/>
    <w:rsid w:val="00C04DFD"/>
    <w:rsid w:val="00C050FD"/>
    <w:rsid w:val="00C05135"/>
    <w:rsid w:val="00C05334"/>
    <w:rsid w:val="00C05467"/>
    <w:rsid w:val="00C0571E"/>
    <w:rsid w:val="00C05FBE"/>
    <w:rsid w:val="00C06055"/>
    <w:rsid w:val="00C069A2"/>
    <w:rsid w:val="00C06E59"/>
    <w:rsid w:val="00C073D6"/>
    <w:rsid w:val="00C07A50"/>
    <w:rsid w:val="00C10154"/>
    <w:rsid w:val="00C107FA"/>
    <w:rsid w:val="00C10B39"/>
    <w:rsid w:val="00C10F72"/>
    <w:rsid w:val="00C1152B"/>
    <w:rsid w:val="00C11584"/>
    <w:rsid w:val="00C1164B"/>
    <w:rsid w:val="00C11B44"/>
    <w:rsid w:val="00C11F4C"/>
    <w:rsid w:val="00C12084"/>
    <w:rsid w:val="00C12B8E"/>
    <w:rsid w:val="00C12E2C"/>
    <w:rsid w:val="00C13A31"/>
    <w:rsid w:val="00C13B9B"/>
    <w:rsid w:val="00C13DD4"/>
    <w:rsid w:val="00C14C39"/>
    <w:rsid w:val="00C14D65"/>
    <w:rsid w:val="00C14E54"/>
    <w:rsid w:val="00C1546E"/>
    <w:rsid w:val="00C1548D"/>
    <w:rsid w:val="00C15A86"/>
    <w:rsid w:val="00C15B2A"/>
    <w:rsid w:val="00C16131"/>
    <w:rsid w:val="00C16291"/>
    <w:rsid w:val="00C16B3E"/>
    <w:rsid w:val="00C1774E"/>
    <w:rsid w:val="00C200EC"/>
    <w:rsid w:val="00C201B3"/>
    <w:rsid w:val="00C20523"/>
    <w:rsid w:val="00C2053F"/>
    <w:rsid w:val="00C20E72"/>
    <w:rsid w:val="00C21033"/>
    <w:rsid w:val="00C218FE"/>
    <w:rsid w:val="00C21A74"/>
    <w:rsid w:val="00C21D3F"/>
    <w:rsid w:val="00C2212E"/>
    <w:rsid w:val="00C222B1"/>
    <w:rsid w:val="00C22466"/>
    <w:rsid w:val="00C23172"/>
    <w:rsid w:val="00C2376E"/>
    <w:rsid w:val="00C238C5"/>
    <w:rsid w:val="00C23DD3"/>
    <w:rsid w:val="00C245E4"/>
    <w:rsid w:val="00C24ECF"/>
    <w:rsid w:val="00C25029"/>
    <w:rsid w:val="00C2551E"/>
    <w:rsid w:val="00C2566D"/>
    <w:rsid w:val="00C25EF4"/>
    <w:rsid w:val="00C264C0"/>
    <w:rsid w:val="00C26548"/>
    <w:rsid w:val="00C26E65"/>
    <w:rsid w:val="00C26EA0"/>
    <w:rsid w:val="00C27496"/>
    <w:rsid w:val="00C2785F"/>
    <w:rsid w:val="00C27E7A"/>
    <w:rsid w:val="00C27F62"/>
    <w:rsid w:val="00C305AF"/>
    <w:rsid w:val="00C307E8"/>
    <w:rsid w:val="00C30B04"/>
    <w:rsid w:val="00C30D64"/>
    <w:rsid w:val="00C30EDE"/>
    <w:rsid w:val="00C31893"/>
    <w:rsid w:val="00C31D52"/>
    <w:rsid w:val="00C31FD3"/>
    <w:rsid w:val="00C3263E"/>
    <w:rsid w:val="00C3267F"/>
    <w:rsid w:val="00C326B7"/>
    <w:rsid w:val="00C32C40"/>
    <w:rsid w:val="00C32CC5"/>
    <w:rsid w:val="00C32D6D"/>
    <w:rsid w:val="00C3314B"/>
    <w:rsid w:val="00C337E7"/>
    <w:rsid w:val="00C3386F"/>
    <w:rsid w:val="00C339B9"/>
    <w:rsid w:val="00C33B89"/>
    <w:rsid w:val="00C33C0A"/>
    <w:rsid w:val="00C33EA5"/>
    <w:rsid w:val="00C33F7B"/>
    <w:rsid w:val="00C340B6"/>
    <w:rsid w:val="00C342EA"/>
    <w:rsid w:val="00C34543"/>
    <w:rsid w:val="00C34BA4"/>
    <w:rsid w:val="00C34DA6"/>
    <w:rsid w:val="00C34E71"/>
    <w:rsid w:val="00C35BBA"/>
    <w:rsid w:val="00C365BB"/>
    <w:rsid w:val="00C37281"/>
    <w:rsid w:val="00C37792"/>
    <w:rsid w:val="00C4025F"/>
    <w:rsid w:val="00C40504"/>
    <w:rsid w:val="00C41654"/>
    <w:rsid w:val="00C4182E"/>
    <w:rsid w:val="00C41A5A"/>
    <w:rsid w:val="00C41ED8"/>
    <w:rsid w:val="00C41F7A"/>
    <w:rsid w:val="00C42363"/>
    <w:rsid w:val="00C4274D"/>
    <w:rsid w:val="00C43758"/>
    <w:rsid w:val="00C43F56"/>
    <w:rsid w:val="00C442F3"/>
    <w:rsid w:val="00C4444B"/>
    <w:rsid w:val="00C445FE"/>
    <w:rsid w:val="00C44C5D"/>
    <w:rsid w:val="00C450BA"/>
    <w:rsid w:val="00C4526A"/>
    <w:rsid w:val="00C457E2"/>
    <w:rsid w:val="00C4616F"/>
    <w:rsid w:val="00C462A2"/>
    <w:rsid w:val="00C4667A"/>
    <w:rsid w:val="00C46A81"/>
    <w:rsid w:val="00C46B1C"/>
    <w:rsid w:val="00C46CF6"/>
    <w:rsid w:val="00C472CB"/>
    <w:rsid w:val="00C47526"/>
    <w:rsid w:val="00C47923"/>
    <w:rsid w:val="00C47E82"/>
    <w:rsid w:val="00C50184"/>
    <w:rsid w:val="00C502AB"/>
    <w:rsid w:val="00C50832"/>
    <w:rsid w:val="00C51108"/>
    <w:rsid w:val="00C51255"/>
    <w:rsid w:val="00C518AD"/>
    <w:rsid w:val="00C51CAF"/>
    <w:rsid w:val="00C51CD5"/>
    <w:rsid w:val="00C51F4D"/>
    <w:rsid w:val="00C51F90"/>
    <w:rsid w:val="00C521F0"/>
    <w:rsid w:val="00C52DD9"/>
    <w:rsid w:val="00C52F5E"/>
    <w:rsid w:val="00C530DC"/>
    <w:rsid w:val="00C5342D"/>
    <w:rsid w:val="00C5351D"/>
    <w:rsid w:val="00C5385B"/>
    <w:rsid w:val="00C543EB"/>
    <w:rsid w:val="00C5443B"/>
    <w:rsid w:val="00C545A0"/>
    <w:rsid w:val="00C5465D"/>
    <w:rsid w:val="00C546B9"/>
    <w:rsid w:val="00C54E36"/>
    <w:rsid w:val="00C54E7C"/>
    <w:rsid w:val="00C55171"/>
    <w:rsid w:val="00C555F5"/>
    <w:rsid w:val="00C5565B"/>
    <w:rsid w:val="00C55C74"/>
    <w:rsid w:val="00C55E75"/>
    <w:rsid w:val="00C562F3"/>
    <w:rsid w:val="00C566C7"/>
    <w:rsid w:val="00C56B2F"/>
    <w:rsid w:val="00C56DCB"/>
    <w:rsid w:val="00C56F1B"/>
    <w:rsid w:val="00C56F38"/>
    <w:rsid w:val="00C570FC"/>
    <w:rsid w:val="00C57CAD"/>
    <w:rsid w:val="00C60228"/>
    <w:rsid w:val="00C61018"/>
    <w:rsid w:val="00C61525"/>
    <w:rsid w:val="00C616A2"/>
    <w:rsid w:val="00C61DE3"/>
    <w:rsid w:val="00C62822"/>
    <w:rsid w:val="00C62E91"/>
    <w:rsid w:val="00C63083"/>
    <w:rsid w:val="00C63381"/>
    <w:rsid w:val="00C63969"/>
    <w:rsid w:val="00C63A84"/>
    <w:rsid w:val="00C64721"/>
    <w:rsid w:val="00C64B01"/>
    <w:rsid w:val="00C64BA7"/>
    <w:rsid w:val="00C64FB6"/>
    <w:rsid w:val="00C65284"/>
    <w:rsid w:val="00C65941"/>
    <w:rsid w:val="00C65B37"/>
    <w:rsid w:val="00C6675C"/>
    <w:rsid w:val="00C667E4"/>
    <w:rsid w:val="00C667F8"/>
    <w:rsid w:val="00C66C18"/>
    <w:rsid w:val="00C66CAA"/>
    <w:rsid w:val="00C66E1A"/>
    <w:rsid w:val="00C66E74"/>
    <w:rsid w:val="00C678D5"/>
    <w:rsid w:val="00C67AB0"/>
    <w:rsid w:val="00C67B37"/>
    <w:rsid w:val="00C67CF5"/>
    <w:rsid w:val="00C70432"/>
    <w:rsid w:val="00C70736"/>
    <w:rsid w:val="00C721F7"/>
    <w:rsid w:val="00C72207"/>
    <w:rsid w:val="00C72415"/>
    <w:rsid w:val="00C727CC"/>
    <w:rsid w:val="00C72C3C"/>
    <w:rsid w:val="00C72C6C"/>
    <w:rsid w:val="00C732EF"/>
    <w:rsid w:val="00C734A3"/>
    <w:rsid w:val="00C7381B"/>
    <w:rsid w:val="00C73E82"/>
    <w:rsid w:val="00C7438A"/>
    <w:rsid w:val="00C749FF"/>
    <w:rsid w:val="00C74F51"/>
    <w:rsid w:val="00C7507C"/>
    <w:rsid w:val="00C75B7F"/>
    <w:rsid w:val="00C76199"/>
    <w:rsid w:val="00C76829"/>
    <w:rsid w:val="00C772A6"/>
    <w:rsid w:val="00C7751A"/>
    <w:rsid w:val="00C7789A"/>
    <w:rsid w:val="00C77DB5"/>
    <w:rsid w:val="00C8092B"/>
    <w:rsid w:val="00C809C4"/>
    <w:rsid w:val="00C80A8A"/>
    <w:rsid w:val="00C80AC6"/>
    <w:rsid w:val="00C80CF6"/>
    <w:rsid w:val="00C81348"/>
    <w:rsid w:val="00C81587"/>
    <w:rsid w:val="00C81684"/>
    <w:rsid w:val="00C8172F"/>
    <w:rsid w:val="00C82716"/>
    <w:rsid w:val="00C82BE6"/>
    <w:rsid w:val="00C82F77"/>
    <w:rsid w:val="00C839AB"/>
    <w:rsid w:val="00C83AB5"/>
    <w:rsid w:val="00C84DB7"/>
    <w:rsid w:val="00C84E5C"/>
    <w:rsid w:val="00C84FA5"/>
    <w:rsid w:val="00C8508F"/>
    <w:rsid w:val="00C85217"/>
    <w:rsid w:val="00C85659"/>
    <w:rsid w:val="00C86297"/>
    <w:rsid w:val="00C870C2"/>
    <w:rsid w:val="00C873C2"/>
    <w:rsid w:val="00C875E3"/>
    <w:rsid w:val="00C87A6B"/>
    <w:rsid w:val="00C90067"/>
    <w:rsid w:val="00C90914"/>
    <w:rsid w:val="00C90E65"/>
    <w:rsid w:val="00C91E55"/>
    <w:rsid w:val="00C91F29"/>
    <w:rsid w:val="00C92879"/>
    <w:rsid w:val="00C929D0"/>
    <w:rsid w:val="00C92A33"/>
    <w:rsid w:val="00C92A5E"/>
    <w:rsid w:val="00C92AA9"/>
    <w:rsid w:val="00C92ABD"/>
    <w:rsid w:val="00C9336C"/>
    <w:rsid w:val="00C93749"/>
    <w:rsid w:val="00C94277"/>
    <w:rsid w:val="00C94366"/>
    <w:rsid w:val="00C943CC"/>
    <w:rsid w:val="00C94CF9"/>
    <w:rsid w:val="00C95114"/>
    <w:rsid w:val="00C95E66"/>
    <w:rsid w:val="00C9636F"/>
    <w:rsid w:val="00C963EC"/>
    <w:rsid w:val="00C96CA7"/>
    <w:rsid w:val="00C96D96"/>
    <w:rsid w:val="00C96EB0"/>
    <w:rsid w:val="00C96EE6"/>
    <w:rsid w:val="00C97A19"/>
    <w:rsid w:val="00C97B54"/>
    <w:rsid w:val="00C97E4A"/>
    <w:rsid w:val="00CA05A7"/>
    <w:rsid w:val="00CA0734"/>
    <w:rsid w:val="00CA1341"/>
    <w:rsid w:val="00CA13AD"/>
    <w:rsid w:val="00CA146B"/>
    <w:rsid w:val="00CA18AE"/>
    <w:rsid w:val="00CA1909"/>
    <w:rsid w:val="00CA1A99"/>
    <w:rsid w:val="00CA1BFC"/>
    <w:rsid w:val="00CA1D02"/>
    <w:rsid w:val="00CA20AF"/>
    <w:rsid w:val="00CA2363"/>
    <w:rsid w:val="00CA285F"/>
    <w:rsid w:val="00CA2FFA"/>
    <w:rsid w:val="00CA3F31"/>
    <w:rsid w:val="00CA43AF"/>
    <w:rsid w:val="00CA5297"/>
    <w:rsid w:val="00CA5B4A"/>
    <w:rsid w:val="00CA5BBF"/>
    <w:rsid w:val="00CA65F7"/>
    <w:rsid w:val="00CA6849"/>
    <w:rsid w:val="00CA684E"/>
    <w:rsid w:val="00CA6A68"/>
    <w:rsid w:val="00CA711C"/>
    <w:rsid w:val="00CA737A"/>
    <w:rsid w:val="00CA7522"/>
    <w:rsid w:val="00CA7723"/>
    <w:rsid w:val="00CA7750"/>
    <w:rsid w:val="00CA7B39"/>
    <w:rsid w:val="00CB049D"/>
    <w:rsid w:val="00CB14FD"/>
    <w:rsid w:val="00CB18B4"/>
    <w:rsid w:val="00CB1A2D"/>
    <w:rsid w:val="00CB1ED7"/>
    <w:rsid w:val="00CB1F41"/>
    <w:rsid w:val="00CB22E3"/>
    <w:rsid w:val="00CB2377"/>
    <w:rsid w:val="00CB29AC"/>
    <w:rsid w:val="00CB36AF"/>
    <w:rsid w:val="00CB3D3F"/>
    <w:rsid w:val="00CB4189"/>
    <w:rsid w:val="00CB43D8"/>
    <w:rsid w:val="00CB44E1"/>
    <w:rsid w:val="00CB4683"/>
    <w:rsid w:val="00CB4724"/>
    <w:rsid w:val="00CB4940"/>
    <w:rsid w:val="00CB4B79"/>
    <w:rsid w:val="00CB4E79"/>
    <w:rsid w:val="00CB51A3"/>
    <w:rsid w:val="00CB5688"/>
    <w:rsid w:val="00CB58C8"/>
    <w:rsid w:val="00CB598A"/>
    <w:rsid w:val="00CB5E7A"/>
    <w:rsid w:val="00CB6142"/>
    <w:rsid w:val="00CB745E"/>
    <w:rsid w:val="00CB7504"/>
    <w:rsid w:val="00CB7F61"/>
    <w:rsid w:val="00CC0006"/>
    <w:rsid w:val="00CC107C"/>
    <w:rsid w:val="00CC1146"/>
    <w:rsid w:val="00CC17E5"/>
    <w:rsid w:val="00CC1A56"/>
    <w:rsid w:val="00CC21A3"/>
    <w:rsid w:val="00CC231A"/>
    <w:rsid w:val="00CC2F41"/>
    <w:rsid w:val="00CC3420"/>
    <w:rsid w:val="00CC3593"/>
    <w:rsid w:val="00CC3777"/>
    <w:rsid w:val="00CC3E83"/>
    <w:rsid w:val="00CC3F4F"/>
    <w:rsid w:val="00CC3F59"/>
    <w:rsid w:val="00CC4C6E"/>
    <w:rsid w:val="00CC51FA"/>
    <w:rsid w:val="00CC53AD"/>
    <w:rsid w:val="00CC57B8"/>
    <w:rsid w:val="00CC5E9D"/>
    <w:rsid w:val="00CC62A2"/>
    <w:rsid w:val="00CC6652"/>
    <w:rsid w:val="00CC7164"/>
    <w:rsid w:val="00CC7469"/>
    <w:rsid w:val="00CC74F1"/>
    <w:rsid w:val="00CC76E3"/>
    <w:rsid w:val="00CD0161"/>
    <w:rsid w:val="00CD01AD"/>
    <w:rsid w:val="00CD062E"/>
    <w:rsid w:val="00CD1446"/>
    <w:rsid w:val="00CD166A"/>
    <w:rsid w:val="00CD1BA9"/>
    <w:rsid w:val="00CD2892"/>
    <w:rsid w:val="00CD2C97"/>
    <w:rsid w:val="00CD2ED9"/>
    <w:rsid w:val="00CD2FA0"/>
    <w:rsid w:val="00CD3063"/>
    <w:rsid w:val="00CD32BB"/>
    <w:rsid w:val="00CD3619"/>
    <w:rsid w:val="00CD3640"/>
    <w:rsid w:val="00CD3B31"/>
    <w:rsid w:val="00CD40A3"/>
    <w:rsid w:val="00CD46DD"/>
    <w:rsid w:val="00CD4829"/>
    <w:rsid w:val="00CD50EB"/>
    <w:rsid w:val="00CD51FC"/>
    <w:rsid w:val="00CD554D"/>
    <w:rsid w:val="00CD5B9D"/>
    <w:rsid w:val="00CD5C5B"/>
    <w:rsid w:val="00CD66A2"/>
    <w:rsid w:val="00CD6FC4"/>
    <w:rsid w:val="00CD7918"/>
    <w:rsid w:val="00CD7BD3"/>
    <w:rsid w:val="00CE09FB"/>
    <w:rsid w:val="00CE106E"/>
    <w:rsid w:val="00CE14CD"/>
    <w:rsid w:val="00CE1571"/>
    <w:rsid w:val="00CE165F"/>
    <w:rsid w:val="00CE1FE3"/>
    <w:rsid w:val="00CE272B"/>
    <w:rsid w:val="00CE2846"/>
    <w:rsid w:val="00CE3206"/>
    <w:rsid w:val="00CE33E0"/>
    <w:rsid w:val="00CE358A"/>
    <w:rsid w:val="00CE3B81"/>
    <w:rsid w:val="00CE3D02"/>
    <w:rsid w:val="00CE47FC"/>
    <w:rsid w:val="00CE5085"/>
    <w:rsid w:val="00CE59AD"/>
    <w:rsid w:val="00CE5A7B"/>
    <w:rsid w:val="00CE5D3E"/>
    <w:rsid w:val="00CE5D99"/>
    <w:rsid w:val="00CE5DD4"/>
    <w:rsid w:val="00CE60BA"/>
    <w:rsid w:val="00CE6C6A"/>
    <w:rsid w:val="00CE6E35"/>
    <w:rsid w:val="00CE7486"/>
    <w:rsid w:val="00CE74CA"/>
    <w:rsid w:val="00CE74E8"/>
    <w:rsid w:val="00CE7773"/>
    <w:rsid w:val="00CE7981"/>
    <w:rsid w:val="00CE7E5C"/>
    <w:rsid w:val="00CF0533"/>
    <w:rsid w:val="00CF07AA"/>
    <w:rsid w:val="00CF07BC"/>
    <w:rsid w:val="00CF0FB0"/>
    <w:rsid w:val="00CF0FCD"/>
    <w:rsid w:val="00CF1087"/>
    <w:rsid w:val="00CF150C"/>
    <w:rsid w:val="00CF1586"/>
    <w:rsid w:val="00CF1DBF"/>
    <w:rsid w:val="00CF1F17"/>
    <w:rsid w:val="00CF1F7C"/>
    <w:rsid w:val="00CF2128"/>
    <w:rsid w:val="00CF2AA6"/>
    <w:rsid w:val="00CF3B36"/>
    <w:rsid w:val="00CF3BF7"/>
    <w:rsid w:val="00CF3F59"/>
    <w:rsid w:val="00CF453E"/>
    <w:rsid w:val="00CF4781"/>
    <w:rsid w:val="00CF4E22"/>
    <w:rsid w:val="00CF4F01"/>
    <w:rsid w:val="00CF5340"/>
    <w:rsid w:val="00CF59D4"/>
    <w:rsid w:val="00CF5C40"/>
    <w:rsid w:val="00CF6D13"/>
    <w:rsid w:val="00CF6F6A"/>
    <w:rsid w:val="00CF7353"/>
    <w:rsid w:val="00CF7576"/>
    <w:rsid w:val="00CF769D"/>
    <w:rsid w:val="00CF7892"/>
    <w:rsid w:val="00D00507"/>
    <w:rsid w:val="00D0124B"/>
    <w:rsid w:val="00D0227A"/>
    <w:rsid w:val="00D027B5"/>
    <w:rsid w:val="00D02CB7"/>
    <w:rsid w:val="00D02F1A"/>
    <w:rsid w:val="00D031BC"/>
    <w:rsid w:val="00D03381"/>
    <w:rsid w:val="00D03595"/>
    <w:rsid w:val="00D04DFD"/>
    <w:rsid w:val="00D04EF5"/>
    <w:rsid w:val="00D0574D"/>
    <w:rsid w:val="00D0596C"/>
    <w:rsid w:val="00D05B9F"/>
    <w:rsid w:val="00D05D3F"/>
    <w:rsid w:val="00D05D7B"/>
    <w:rsid w:val="00D0709C"/>
    <w:rsid w:val="00D07834"/>
    <w:rsid w:val="00D108B4"/>
    <w:rsid w:val="00D108D4"/>
    <w:rsid w:val="00D10ECC"/>
    <w:rsid w:val="00D10F0D"/>
    <w:rsid w:val="00D11646"/>
    <w:rsid w:val="00D11876"/>
    <w:rsid w:val="00D123BB"/>
    <w:rsid w:val="00D1264D"/>
    <w:rsid w:val="00D126E5"/>
    <w:rsid w:val="00D129C2"/>
    <w:rsid w:val="00D12D42"/>
    <w:rsid w:val="00D133A0"/>
    <w:rsid w:val="00D135D3"/>
    <w:rsid w:val="00D13D5A"/>
    <w:rsid w:val="00D1447B"/>
    <w:rsid w:val="00D144A5"/>
    <w:rsid w:val="00D1467C"/>
    <w:rsid w:val="00D14B96"/>
    <w:rsid w:val="00D15380"/>
    <w:rsid w:val="00D1592D"/>
    <w:rsid w:val="00D1615E"/>
    <w:rsid w:val="00D16229"/>
    <w:rsid w:val="00D1642B"/>
    <w:rsid w:val="00D168E6"/>
    <w:rsid w:val="00D16A1B"/>
    <w:rsid w:val="00D16A84"/>
    <w:rsid w:val="00D16B47"/>
    <w:rsid w:val="00D16BF5"/>
    <w:rsid w:val="00D16F3F"/>
    <w:rsid w:val="00D1738D"/>
    <w:rsid w:val="00D17834"/>
    <w:rsid w:val="00D17A95"/>
    <w:rsid w:val="00D17B7D"/>
    <w:rsid w:val="00D17DF0"/>
    <w:rsid w:val="00D17F2C"/>
    <w:rsid w:val="00D204CB"/>
    <w:rsid w:val="00D205A4"/>
    <w:rsid w:val="00D20604"/>
    <w:rsid w:val="00D207A2"/>
    <w:rsid w:val="00D20AEB"/>
    <w:rsid w:val="00D213F8"/>
    <w:rsid w:val="00D21862"/>
    <w:rsid w:val="00D21928"/>
    <w:rsid w:val="00D225EE"/>
    <w:rsid w:val="00D226EB"/>
    <w:rsid w:val="00D2333D"/>
    <w:rsid w:val="00D2337C"/>
    <w:rsid w:val="00D23766"/>
    <w:rsid w:val="00D23F8D"/>
    <w:rsid w:val="00D24343"/>
    <w:rsid w:val="00D24830"/>
    <w:rsid w:val="00D24C6D"/>
    <w:rsid w:val="00D25393"/>
    <w:rsid w:val="00D25482"/>
    <w:rsid w:val="00D25B4C"/>
    <w:rsid w:val="00D25BFE"/>
    <w:rsid w:val="00D25C7E"/>
    <w:rsid w:val="00D25DBF"/>
    <w:rsid w:val="00D26206"/>
    <w:rsid w:val="00D26B7E"/>
    <w:rsid w:val="00D26DDC"/>
    <w:rsid w:val="00D26E56"/>
    <w:rsid w:val="00D271B7"/>
    <w:rsid w:val="00D27560"/>
    <w:rsid w:val="00D27BF8"/>
    <w:rsid w:val="00D306E8"/>
    <w:rsid w:val="00D30BC2"/>
    <w:rsid w:val="00D30D47"/>
    <w:rsid w:val="00D30E78"/>
    <w:rsid w:val="00D30F4B"/>
    <w:rsid w:val="00D315F6"/>
    <w:rsid w:val="00D31768"/>
    <w:rsid w:val="00D327B5"/>
    <w:rsid w:val="00D338BE"/>
    <w:rsid w:val="00D339D0"/>
    <w:rsid w:val="00D33CC8"/>
    <w:rsid w:val="00D345FC"/>
    <w:rsid w:val="00D34A44"/>
    <w:rsid w:val="00D34DDA"/>
    <w:rsid w:val="00D35C7A"/>
    <w:rsid w:val="00D35C83"/>
    <w:rsid w:val="00D36B78"/>
    <w:rsid w:val="00D36BBD"/>
    <w:rsid w:val="00D37BBE"/>
    <w:rsid w:val="00D37BE2"/>
    <w:rsid w:val="00D37E49"/>
    <w:rsid w:val="00D37FC8"/>
    <w:rsid w:val="00D401E8"/>
    <w:rsid w:val="00D4032F"/>
    <w:rsid w:val="00D4098D"/>
    <w:rsid w:val="00D409AB"/>
    <w:rsid w:val="00D4143A"/>
    <w:rsid w:val="00D4193A"/>
    <w:rsid w:val="00D419A7"/>
    <w:rsid w:val="00D41B3E"/>
    <w:rsid w:val="00D41C78"/>
    <w:rsid w:val="00D41EF2"/>
    <w:rsid w:val="00D42C65"/>
    <w:rsid w:val="00D42F21"/>
    <w:rsid w:val="00D43B9A"/>
    <w:rsid w:val="00D441B3"/>
    <w:rsid w:val="00D447B4"/>
    <w:rsid w:val="00D45295"/>
    <w:rsid w:val="00D452F1"/>
    <w:rsid w:val="00D45C7C"/>
    <w:rsid w:val="00D45F4C"/>
    <w:rsid w:val="00D470F2"/>
    <w:rsid w:val="00D4727D"/>
    <w:rsid w:val="00D4764C"/>
    <w:rsid w:val="00D47D06"/>
    <w:rsid w:val="00D47E63"/>
    <w:rsid w:val="00D47F1E"/>
    <w:rsid w:val="00D500FD"/>
    <w:rsid w:val="00D506E5"/>
    <w:rsid w:val="00D5070D"/>
    <w:rsid w:val="00D50803"/>
    <w:rsid w:val="00D51CDA"/>
    <w:rsid w:val="00D529F4"/>
    <w:rsid w:val="00D52E07"/>
    <w:rsid w:val="00D532E5"/>
    <w:rsid w:val="00D5365A"/>
    <w:rsid w:val="00D53934"/>
    <w:rsid w:val="00D539D9"/>
    <w:rsid w:val="00D541C6"/>
    <w:rsid w:val="00D5421A"/>
    <w:rsid w:val="00D5436C"/>
    <w:rsid w:val="00D543D8"/>
    <w:rsid w:val="00D5504E"/>
    <w:rsid w:val="00D55339"/>
    <w:rsid w:val="00D556B7"/>
    <w:rsid w:val="00D55910"/>
    <w:rsid w:val="00D55FBF"/>
    <w:rsid w:val="00D5645B"/>
    <w:rsid w:val="00D56C35"/>
    <w:rsid w:val="00D56C4D"/>
    <w:rsid w:val="00D56FB0"/>
    <w:rsid w:val="00D573D6"/>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B57"/>
    <w:rsid w:val="00D63D58"/>
    <w:rsid w:val="00D64235"/>
    <w:rsid w:val="00D65145"/>
    <w:rsid w:val="00D6535A"/>
    <w:rsid w:val="00D65DC2"/>
    <w:rsid w:val="00D65E42"/>
    <w:rsid w:val="00D664FA"/>
    <w:rsid w:val="00D66C70"/>
    <w:rsid w:val="00D66CA9"/>
    <w:rsid w:val="00D66F22"/>
    <w:rsid w:val="00D67101"/>
    <w:rsid w:val="00D6723B"/>
    <w:rsid w:val="00D678C9"/>
    <w:rsid w:val="00D701F5"/>
    <w:rsid w:val="00D70438"/>
    <w:rsid w:val="00D70706"/>
    <w:rsid w:val="00D707A6"/>
    <w:rsid w:val="00D711F2"/>
    <w:rsid w:val="00D71F2D"/>
    <w:rsid w:val="00D7233A"/>
    <w:rsid w:val="00D72584"/>
    <w:rsid w:val="00D72664"/>
    <w:rsid w:val="00D72751"/>
    <w:rsid w:val="00D7275F"/>
    <w:rsid w:val="00D72801"/>
    <w:rsid w:val="00D72B1C"/>
    <w:rsid w:val="00D730AA"/>
    <w:rsid w:val="00D730B6"/>
    <w:rsid w:val="00D73225"/>
    <w:rsid w:val="00D73348"/>
    <w:rsid w:val="00D73477"/>
    <w:rsid w:val="00D74336"/>
    <w:rsid w:val="00D7476B"/>
    <w:rsid w:val="00D749A9"/>
    <w:rsid w:val="00D749BD"/>
    <w:rsid w:val="00D749CF"/>
    <w:rsid w:val="00D74BE6"/>
    <w:rsid w:val="00D75744"/>
    <w:rsid w:val="00D75A66"/>
    <w:rsid w:val="00D7656F"/>
    <w:rsid w:val="00D76C7B"/>
    <w:rsid w:val="00D77000"/>
    <w:rsid w:val="00D772CF"/>
    <w:rsid w:val="00D77409"/>
    <w:rsid w:val="00D80217"/>
    <w:rsid w:val="00D80739"/>
    <w:rsid w:val="00D80943"/>
    <w:rsid w:val="00D80BEC"/>
    <w:rsid w:val="00D81444"/>
    <w:rsid w:val="00D82DE9"/>
    <w:rsid w:val="00D838CA"/>
    <w:rsid w:val="00D83D5A"/>
    <w:rsid w:val="00D84475"/>
    <w:rsid w:val="00D84499"/>
    <w:rsid w:val="00D85002"/>
    <w:rsid w:val="00D85633"/>
    <w:rsid w:val="00D866F7"/>
    <w:rsid w:val="00D86763"/>
    <w:rsid w:val="00D8709E"/>
    <w:rsid w:val="00D87370"/>
    <w:rsid w:val="00D876BC"/>
    <w:rsid w:val="00D876C9"/>
    <w:rsid w:val="00D87717"/>
    <w:rsid w:val="00D878C5"/>
    <w:rsid w:val="00D87A4B"/>
    <w:rsid w:val="00D87EE9"/>
    <w:rsid w:val="00D902A5"/>
    <w:rsid w:val="00D90A05"/>
    <w:rsid w:val="00D90B52"/>
    <w:rsid w:val="00D90E96"/>
    <w:rsid w:val="00D910E2"/>
    <w:rsid w:val="00D911D7"/>
    <w:rsid w:val="00D91346"/>
    <w:rsid w:val="00D914C7"/>
    <w:rsid w:val="00D915C7"/>
    <w:rsid w:val="00D91814"/>
    <w:rsid w:val="00D92ADA"/>
    <w:rsid w:val="00D92B12"/>
    <w:rsid w:val="00D92D32"/>
    <w:rsid w:val="00D93369"/>
    <w:rsid w:val="00D93905"/>
    <w:rsid w:val="00D93C01"/>
    <w:rsid w:val="00D93E13"/>
    <w:rsid w:val="00D940E8"/>
    <w:rsid w:val="00D94781"/>
    <w:rsid w:val="00D9480E"/>
    <w:rsid w:val="00D94C08"/>
    <w:rsid w:val="00D9594F"/>
    <w:rsid w:val="00D95BD1"/>
    <w:rsid w:val="00D95C3E"/>
    <w:rsid w:val="00D969E0"/>
    <w:rsid w:val="00D96F7B"/>
    <w:rsid w:val="00D97373"/>
    <w:rsid w:val="00D973CA"/>
    <w:rsid w:val="00D9740E"/>
    <w:rsid w:val="00D97578"/>
    <w:rsid w:val="00DA0540"/>
    <w:rsid w:val="00DA06E5"/>
    <w:rsid w:val="00DA0ABD"/>
    <w:rsid w:val="00DA0B7C"/>
    <w:rsid w:val="00DA138D"/>
    <w:rsid w:val="00DA1506"/>
    <w:rsid w:val="00DA1F8A"/>
    <w:rsid w:val="00DA21E8"/>
    <w:rsid w:val="00DA2268"/>
    <w:rsid w:val="00DA232F"/>
    <w:rsid w:val="00DA26A5"/>
    <w:rsid w:val="00DA286F"/>
    <w:rsid w:val="00DA3695"/>
    <w:rsid w:val="00DA371A"/>
    <w:rsid w:val="00DA4520"/>
    <w:rsid w:val="00DA47D1"/>
    <w:rsid w:val="00DA480A"/>
    <w:rsid w:val="00DA4EA7"/>
    <w:rsid w:val="00DA5522"/>
    <w:rsid w:val="00DA5568"/>
    <w:rsid w:val="00DA56A2"/>
    <w:rsid w:val="00DA57F6"/>
    <w:rsid w:val="00DA5BA0"/>
    <w:rsid w:val="00DA5E16"/>
    <w:rsid w:val="00DA5E62"/>
    <w:rsid w:val="00DA5E88"/>
    <w:rsid w:val="00DA6161"/>
    <w:rsid w:val="00DA6CD0"/>
    <w:rsid w:val="00DA7257"/>
    <w:rsid w:val="00DA7336"/>
    <w:rsid w:val="00DA73F5"/>
    <w:rsid w:val="00DA7FA8"/>
    <w:rsid w:val="00DB020F"/>
    <w:rsid w:val="00DB0878"/>
    <w:rsid w:val="00DB0881"/>
    <w:rsid w:val="00DB0B34"/>
    <w:rsid w:val="00DB0CFE"/>
    <w:rsid w:val="00DB0E07"/>
    <w:rsid w:val="00DB0EB2"/>
    <w:rsid w:val="00DB1DE0"/>
    <w:rsid w:val="00DB1E68"/>
    <w:rsid w:val="00DB2217"/>
    <w:rsid w:val="00DB2407"/>
    <w:rsid w:val="00DB2720"/>
    <w:rsid w:val="00DB3298"/>
    <w:rsid w:val="00DB3408"/>
    <w:rsid w:val="00DB355C"/>
    <w:rsid w:val="00DB3A30"/>
    <w:rsid w:val="00DB3EC1"/>
    <w:rsid w:val="00DB4A47"/>
    <w:rsid w:val="00DB4F10"/>
    <w:rsid w:val="00DB5059"/>
    <w:rsid w:val="00DB578D"/>
    <w:rsid w:val="00DB5FFD"/>
    <w:rsid w:val="00DB6759"/>
    <w:rsid w:val="00DB6811"/>
    <w:rsid w:val="00DB72B1"/>
    <w:rsid w:val="00DB7944"/>
    <w:rsid w:val="00DB7A24"/>
    <w:rsid w:val="00DB7E6E"/>
    <w:rsid w:val="00DC0A12"/>
    <w:rsid w:val="00DC0ABB"/>
    <w:rsid w:val="00DC0FE1"/>
    <w:rsid w:val="00DC15CD"/>
    <w:rsid w:val="00DC2238"/>
    <w:rsid w:val="00DC2394"/>
    <w:rsid w:val="00DC2CEA"/>
    <w:rsid w:val="00DC365C"/>
    <w:rsid w:val="00DC3A4C"/>
    <w:rsid w:val="00DC3BD9"/>
    <w:rsid w:val="00DC3C33"/>
    <w:rsid w:val="00DC4044"/>
    <w:rsid w:val="00DC44EA"/>
    <w:rsid w:val="00DC4E12"/>
    <w:rsid w:val="00DC5011"/>
    <w:rsid w:val="00DC50D8"/>
    <w:rsid w:val="00DC50DC"/>
    <w:rsid w:val="00DC58E4"/>
    <w:rsid w:val="00DC5A18"/>
    <w:rsid w:val="00DC5E7A"/>
    <w:rsid w:val="00DC604A"/>
    <w:rsid w:val="00DC61F9"/>
    <w:rsid w:val="00DC6318"/>
    <w:rsid w:val="00DC712A"/>
    <w:rsid w:val="00DC7210"/>
    <w:rsid w:val="00DC7422"/>
    <w:rsid w:val="00DC74C8"/>
    <w:rsid w:val="00DC7515"/>
    <w:rsid w:val="00DC7CAB"/>
    <w:rsid w:val="00DC7EEB"/>
    <w:rsid w:val="00DD0491"/>
    <w:rsid w:val="00DD04E1"/>
    <w:rsid w:val="00DD0C8C"/>
    <w:rsid w:val="00DD11EC"/>
    <w:rsid w:val="00DD1664"/>
    <w:rsid w:val="00DD1BAF"/>
    <w:rsid w:val="00DD213A"/>
    <w:rsid w:val="00DD265A"/>
    <w:rsid w:val="00DD290B"/>
    <w:rsid w:val="00DD3452"/>
    <w:rsid w:val="00DD3688"/>
    <w:rsid w:val="00DD3B2D"/>
    <w:rsid w:val="00DD3FDE"/>
    <w:rsid w:val="00DD4429"/>
    <w:rsid w:val="00DD4A33"/>
    <w:rsid w:val="00DD510D"/>
    <w:rsid w:val="00DD5CA9"/>
    <w:rsid w:val="00DD6731"/>
    <w:rsid w:val="00DD74B2"/>
    <w:rsid w:val="00DD7534"/>
    <w:rsid w:val="00DD75E0"/>
    <w:rsid w:val="00DD7685"/>
    <w:rsid w:val="00DD7A6C"/>
    <w:rsid w:val="00DD7C73"/>
    <w:rsid w:val="00DE04F1"/>
    <w:rsid w:val="00DE05BB"/>
    <w:rsid w:val="00DE0CC6"/>
    <w:rsid w:val="00DE0F2D"/>
    <w:rsid w:val="00DE1779"/>
    <w:rsid w:val="00DE18F0"/>
    <w:rsid w:val="00DE1A35"/>
    <w:rsid w:val="00DE202A"/>
    <w:rsid w:val="00DE2096"/>
    <w:rsid w:val="00DE21B3"/>
    <w:rsid w:val="00DE2443"/>
    <w:rsid w:val="00DE24A3"/>
    <w:rsid w:val="00DE2FF0"/>
    <w:rsid w:val="00DE2FF5"/>
    <w:rsid w:val="00DE305C"/>
    <w:rsid w:val="00DE359F"/>
    <w:rsid w:val="00DE35F3"/>
    <w:rsid w:val="00DE38E7"/>
    <w:rsid w:val="00DE3EEF"/>
    <w:rsid w:val="00DE4309"/>
    <w:rsid w:val="00DE47EF"/>
    <w:rsid w:val="00DE481C"/>
    <w:rsid w:val="00DE4ED0"/>
    <w:rsid w:val="00DE5238"/>
    <w:rsid w:val="00DE5412"/>
    <w:rsid w:val="00DE5587"/>
    <w:rsid w:val="00DE5917"/>
    <w:rsid w:val="00DE5B14"/>
    <w:rsid w:val="00DE5FE7"/>
    <w:rsid w:val="00DE6A2C"/>
    <w:rsid w:val="00DE7AA4"/>
    <w:rsid w:val="00DF0521"/>
    <w:rsid w:val="00DF0672"/>
    <w:rsid w:val="00DF0835"/>
    <w:rsid w:val="00DF095F"/>
    <w:rsid w:val="00DF0EC3"/>
    <w:rsid w:val="00DF0EE5"/>
    <w:rsid w:val="00DF1082"/>
    <w:rsid w:val="00DF11A6"/>
    <w:rsid w:val="00DF1363"/>
    <w:rsid w:val="00DF18B8"/>
    <w:rsid w:val="00DF2286"/>
    <w:rsid w:val="00DF2580"/>
    <w:rsid w:val="00DF2953"/>
    <w:rsid w:val="00DF3239"/>
    <w:rsid w:val="00DF36A8"/>
    <w:rsid w:val="00DF3D6A"/>
    <w:rsid w:val="00DF3E23"/>
    <w:rsid w:val="00DF3E6A"/>
    <w:rsid w:val="00DF3EF3"/>
    <w:rsid w:val="00DF443D"/>
    <w:rsid w:val="00DF4952"/>
    <w:rsid w:val="00DF4BEE"/>
    <w:rsid w:val="00DF4C56"/>
    <w:rsid w:val="00DF4ED3"/>
    <w:rsid w:val="00DF52FA"/>
    <w:rsid w:val="00DF5335"/>
    <w:rsid w:val="00DF5681"/>
    <w:rsid w:val="00DF58F0"/>
    <w:rsid w:val="00DF590B"/>
    <w:rsid w:val="00DF5FE5"/>
    <w:rsid w:val="00DF625A"/>
    <w:rsid w:val="00DF62EE"/>
    <w:rsid w:val="00DF6D9E"/>
    <w:rsid w:val="00DF7C8B"/>
    <w:rsid w:val="00E007B3"/>
    <w:rsid w:val="00E00C7A"/>
    <w:rsid w:val="00E00D62"/>
    <w:rsid w:val="00E01649"/>
    <w:rsid w:val="00E016FD"/>
    <w:rsid w:val="00E01745"/>
    <w:rsid w:val="00E024EB"/>
    <w:rsid w:val="00E030EC"/>
    <w:rsid w:val="00E03AE1"/>
    <w:rsid w:val="00E03CC8"/>
    <w:rsid w:val="00E03DD5"/>
    <w:rsid w:val="00E040F9"/>
    <w:rsid w:val="00E0420F"/>
    <w:rsid w:val="00E0430E"/>
    <w:rsid w:val="00E046D2"/>
    <w:rsid w:val="00E04704"/>
    <w:rsid w:val="00E04DFE"/>
    <w:rsid w:val="00E0555B"/>
    <w:rsid w:val="00E05A21"/>
    <w:rsid w:val="00E06D25"/>
    <w:rsid w:val="00E06F55"/>
    <w:rsid w:val="00E07017"/>
    <w:rsid w:val="00E073A5"/>
    <w:rsid w:val="00E073F9"/>
    <w:rsid w:val="00E075A2"/>
    <w:rsid w:val="00E078AC"/>
    <w:rsid w:val="00E10101"/>
    <w:rsid w:val="00E10136"/>
    <w:rsid w:val="00E10A8D"/>
    <w:rsid w:val="00E1109A"/>
    <w:rsid w:val="00E11144"/>
    <w:rsid w:val="00E1149B"/>
    <w:rsid w:val="00E11D78"/>
    <w:rsid w:val="00E129B7"/>
    <w:rsid w:val="00E12DF6"/>
    <w:rsid w:val="00E13303"/>
    <w:rsid w:val="00E138A8"/>
    <w:rsid w:val="00E1396C"/>
    <w:rsid w:val="00E13DD2"/>
    <w:rsid w:val="00E1427C"/>
    <w:rsid w:val="00E14703"/>
    <w:rsid w:val="00E148E1"/>
    <w:rsid w:val="00E14B3B"/>
    <w:rsid w:val="00E14BAA"/>
    <w:rsid w:val="00E14D7A"/>
    <w:rsid w:val="00E14E86"/>
    <w:rsid w:val="00E1605A"/>
    <w:rsid w:val="00E160A7"/>
    <w:rsid w:val="00E164AF"/>
    <w:rsid w:val="00E1679A"/>
    <w:rsid w:val="00E1685A"/>
    <w:rsid w:val="00E16F0B"/>
    <w:rsid w:val="00E17375"/>
    <w:rsid w:val="00E17426"/>
    <w:rsid w:val="00E17676"/>
    <w:rsid w:val="00E17857"/>
    <w:rsid w:val="00E17877"/>
    <w:rsid w:val="00E17BC6"/>
    <w:rsid w:val="00E2070D"/>
    <w:rsid w:val="00E20BAF"/>
    <w:rsid w:val="00E20D06"/>
    <w:rsid w:val="00E20DB4"/>
    <w:rsid w:val="00E214C8"/>
    <w:rsid w:val="00E21A3E"/>
    <w:rsid w:val="00E21AE5"/>
    <w:rsid w:val="00E21E77"/>
    <w:rsid w:val="00E21F53"/>
    <w:rsid w:val="00E21FFA"/>
    <w:rsid w:val="00E2240B"/>
    <w:rsid w:val="00E22974"/>
    <w:rsid w:val="00E22C4C"/>
    <w:rsid w:val="00E22F89"/>
    <w:rsid w:val="00E23089"/>
    <w:rsid w:val="00E2332F"/>
    <w:rsid w:val="00E233F2"/>
    <w:rsid w:val="00E239DF"/>
    <w:rsid w:val="00E240D0"/>
    <w:rsid w:val="00E25014"/>
    <w:rsid w:val="00E26167"/>
    <w:rsid w:val="00E26300"/>
    <w:rsid w:val="00E26CCC"/>
    <w:rsid w:val="00E276BA"/>
    <w:rsid w:val="00E27715"/>
    <w:rsid w:val="00E2792D"/>
    <w:rsid w:val="00E27F47"/>
    <w:rsid w:val="00E27F9E"/>
    <w:rsid w:val="00E30261"/>
    <w:rsid w:val="00E3067B"/>
    <w:rsid w:val="00E306B6"/>
    <w:rsid w:val="00E3097B"/>
    <w:rsid w:val="00E31078"/>
    <w:rsid w:val="00E31389"/>
    <w:rsid w:val="00E316C0"/>
    <w:rsid w:val="00E31864"/>
    <w:rsid w:val="00E31B84"/>
    <w:rsid w:val="00E31E98"/>
    <w:rsid w:val="00E32409"/>
    <w:rsid w:val="00E326A7"/>
    <w:rsid w:val="00E32921"/>
    <w:rsid w:val="00E32B52"/>
    <w:rsid w:val="00E339D7"/>
    <w:rsid w:val="00E33C8B"/>
    <w:rsid w:val="00E343BF"/>
    <w:rsid w:val="00E34656"/>
    <w:rsid w:val="00E34EED"/>
    <w:rsid w:val="00E350B1"/>
    <w:rsid w:val="00E35595"/>
    <w:rsid w:val="00E35E64"/>
    <w:rsid w:val="00E36030"/>
    <w:rsid w:val="00E3656B"/>
    <w:rsid w:val="00E370DC"/>
    <w:rsid w:val="00E371DA"/>
    <w:rsid w:val="00E376E6"/>
    <w:rsid w:val="00E37790"/>
    <w:rsid w:val="00E37C6E"/>
    <w:rsid w:val="00E37F87"/>
    <w:rsid w:val="00E40300"/>
    <w:rsid w:val="00E405E3"/>
    <w:rsid w:val="00E407C6"/>
    <w:rsid w:val="00E409AC"/>
    <w:rsid w:val="00E41327"/>
    <w:rsid w:val="00E41941"/>
    <w:rsid w:val="00E41CBF"/>
    <w:rsid w:val="00E41FF4"/>
    <w:rsid w:val="00E424AA"/>
    <w:rsid w:val="00E42CC8"/>
    <w:rsid w:val="00E433BD"/>
    <w:rsid w:val="00E43D65"/>
    <w:rsid w:val="00E43F96"/>
    <w:rsid w:val="00E4402B"/>
    <w:rsid w:val="00E4463E"/>
    <w:rsid w:val="00E44B06"/>
    <w:rsid w:val="00E44E85"/>
    <w:rsid w:val="00E45204"/>
    <w:rsid w:val="00E45C60"/>
    <w:rsid w:val="00E45DBA"/>
    <w:rsid w:val="00E45F83"/>
    <w:rsid w:val="00E467DF"/>
    <w:rsid w:val="00E46CD7"/>
    <w:rsid w:val="00E47072"/>
    <w:rsid w:val="00E47A78"/>
    <w:rsid w:val="00E47ED1"/>
    <w:rsid w:val="00E50066"/>
    <w:rsid w:val="00E50604"/>
    <w:rsid w:val="00E50B4C"/>
    <w:rsid w:val="00E51229"/>
    <w:rsid w:val="00E52A71"/>
    <w:rsid w:val="00E52B24"/>
    <w:rsid w:val="00E52B9F"/>
    <w:rsid w:val="00E52F09"/>
    <w:rsid w:val="00E53140"/>
    <w:rsid w:val="00E537A4"/>
    <w:rsid w:val="00E53D02"/>
    <w:rsid w:val="00E543BC"/>
    <w:rsid w:val="00E54B91"/>
    <w:rsid w:val="00E54CCA"/>
    <w:rsid w:val="00E54FF9"/>
    <w:rsid w:val="00E554DB"/>
    <w:rsid w:val="00E56AA3"/>
    <w:rsid w:val="00E57181"/>
    <w:rsid w:val="00E5730A"/>
    <w:rsid w:val="00E576CA"/>
    <w:rsid w:val="00E57CD1"/>
    <w:rsid w:val="00E60464"/>
    <w:rsid w:val="00E606FC"/>
    <w:rsid w:val="00E61003"/>
    <w:rsid w:val="00E61B8B"/>
    <w:rsid w:val="00E61CDE"/>
    <w:rsid w:val="00E63115"/>
    <w:rsid w:val="00E632B3"/>
    <w:rsid w:val="00E63792"/>
    <w:rsid w:val="00E63793"/>
    <w:rsid w:val="00E63BF1"/>
    <w:rsid w:val="00E63F31"/>
    <w:rsid w:val="00E63FA9"/>
    <w:rsid w:val="00E6500A"/>
    <w:rsid w:val="00E657C1"/>
    <w:rsid w:val="00E65C1F"/>
    <w:rsid w:val="00E66072"/>
    <w:rsid w:val="00E66F57"/>
    <w:rsid w:val="00E67560"/>
    <w:rsid w:val="00E678BA"/>
    <w:rsid w:val="00E67BCC"/>
    <w:rsid w:val="00E67C60"/>
    <w:rsid w:val="00E67D87"/>
    <w:rsid w:val="00E67DBD"/>
    <w:rsid w:val="00E67ED9"/>
    <w:rsid w:val="00E70197"/>
    <w:rsid w:val="00E709BF"/>
    <w:rsid w:val="00E70A52"/>
    <w:rsid w:val="00E70DB2"/>
    <w:rsid w:val="00E718C8"/>
    <w:rsid w:val="00E71E95"/>
    <w:rsid w:val="00E721C5"/>
    <w:rsid w:val="00E72417"/>
    <w:rsid w:val="00E72866"/>
    <w:rsid w:val="00E72ACE"/>
    <w:rsid w:val="00E72C2E"/>
    <w:rsid w:val="00E732BC"/>
    <w:rsid w:val="00E73884"/>
    <w:rsid w:val="00E73E92"/>
    <w:rsid w:val="00E740ED"/>
    <w:rsid w:val="00E744E6"/>
    <w:rsid w:val="00E7463E"/>
    <w:rsid w:val="00E74726"/>
    <w:rsid w:val="00E74F16"/>
    <w:rsid w:val="00E74F7F"/>
    <w:rsid w:val="00E754EE"/>
    <w:rsid w:val="00E7568F"/>
    <w:rsid w:val="00E756EB"/>
    <w:rsid w:val="00E75A21"/>
    <w:rsid w:val="00E75EFC"/>
    <w:rsid w:val="00E7705F"/>
    <w:rsid w:val="00E7730E"/>
    <w:rsid w:val="00E77899"/>
    <w:rsid w:val="00E77F4F"/>
    <w:rsid w:val="00E80202"/>
    <w:rsid w:val="00E8219A"/>
    <w:rsid w:val="00E8248B"/>
    <w:rsid w:val="00E824EF"/>
    <w:rsid w:val="00E82734"/>
    <w:rsid w:val="00E82DD2"/>
    <w:rsid w:val="00E8323B"/>
    <w:rsid w:val="00E83320"/>
    <w:rsid w:val="00E833DD"/>
    <w:rsid w:val="00E836BA"/>
    <w:rsid w:val="00E836E9"/>
    <w:rsid w:val="00E837A3"/>
    <w:rsid w:val="00E83B51"/>
    <w:rsid w:val="00E83F16"/>
    <w:rsid w:val="00E8413C"/>
    <w:rsid w:val="00E84C42"/>
    <w:rsid w:val="00E84D6E"/>
    <w:rsid w:val="00E8536C"/>
    <w:rsid w:val="00E863FA"/>
    <w:rsid w:val="00E86C0A"/>
    <w:rsid w:val="00E86DAC"/>
    <w:rsid w:val="00E90545"/>
    <w:rsid w:val="00E908AA"/>
    <w:rsid w:val="00E90F00"/>
    <w:rsid w:val="00E912EB"/>
    <w:rsid w:val="00E9139F"/>
    <w:rsid w:val="00E91CF8"/>
    <w:rsid w:val="00E91E3F"/>
    <w:rsid w:val="00E920F1"/>
    <w:rsid w:val="00E92E04"/>
    <w:rsid w:val="00E92E75"/>
    <w:rsid w:val="00E93A9B"/>
    <w:rsid w:val="00E93CDA"/>
    <w:rsid w:val="00E9412F"/>
    <w:rsid w:val="00E94431"/>
    <w:rsid w:val="00E948A6"/>
    <w:rsid w:val="00E949FC"/>
    <w:rsid w:val="00E950D0"/>
    <w:rsid w:val="00E9583B"/>
    <w:rsid w:val="00E959D6"/>
    <w:rsid w:val="00E95A83"/>
    <w:rsid w:val="00E95CFB"/>
    <w:rsid w:val="00E9694D"/>
    <w:rsid w:val="00E96994"/>
    <w:rsid w:val="00E975C0"/>
    <w:rsid w:val="00E975FF"/>
    <w:rsid w:val="00E97A5B"/>
    <w:rsid w:val="00E97BFE"/>
    <w:rsid w:val="00E97F98"/>
    <w:rsid w:val="00EA0325"/>
    <w:rsid w:val="00EA0BC6"/>
    <w:rsid w:val="00EA2657"/>
    <w:rsid w:val="00EA2B5F"/>
    <w:rsid w:val="00EA37A6"/>
    <w:rsid w:val="00EA3DAB"/>
    <w:rsid w:val="00EA4335"/>
    <w:rsid w:val="00EA4A9B"/>
    <w:rsid w:val="00EA4C6F"/>
    <w:rsid w:val="00EA4E6A"/>
    <w:rsid w:val="00EA5505"/>
    <w:rsid w:val="00EA557A"/>
    <w:rsid w:val="00EA573C"/>
    <w:rsid w:val="00EA5AB9"/>
    <w:rsid w:val="00EA5D79"/>
    <w:rsid w:val="00EA75EB"/>
    <w:rsid w:val="00EA7838"/>
    <w:rsid w:val="00EA7895"/>
    <w:rsid w:val="00EA7AAD"/>
    <w:rsid w:val="00EA7AB4"/>
    <w:rsid w:val="00EA7F5F"/>
    <w:rsid w:val="00EA7FF2"/>
    <w:rsid w:val="00EB031A"/>
    <w:rsid w:val="00EB061F"/>
    <w:rsid w:val="00EB0AC1"/>
    <w:rsid w:val="00EB108F"/>
    <w:rsid w:val="00EB239C"/>
    <w:rsid w:val="00EB2670"/>
    <w:rsid w:val="00EB2675"/>
    <w:rsid w:val="00EB2791"/>
    <w:rsid w:val="00EB298A"/>
    <w:rsid w:val="00EB2A66"/>
    <w:rsid w:val="00EB3215"/>
    <w:rsid w:val="00EB38EC"/>
    <w:rsid w:val="00EB4313"/>
    <w:rsid w:val="00EB45DF"/>
    <w:rsid w:val="00EB4CA4"/>
    <w:rsid w:val="00EB4E46"/>
    <w:rsid w:val="00EB54EB"/>
    <w:rsid w:val="00EB591F"/>
    <w:rsid w:val="00EB59DF"/>
    <w:rsid w:val="00EB5AED"/>
    <w:rsid w:val="00EB5BF7"/>
    <w:rsid w:val="00EB6B88"/>
    <w:rsid w:val="00EB7174"/>
    <w:rsid w:val="00EB7C61"/>
    <w:rsid w:val="00EC0E90"/>
    <w:rsid w:val="00EC0FEC"/>
    <w:rsid w:val="00EC19C8"/>
    <w:rsid w:val="00EC20D0"/>
    <w:rsid w:val="00EC2DE1"/>
    <w:rsid w:val="00EC2EE5"/>
    <w:rsid w:val="00EC33BD"/>
    <w:rsid w:val="00EC34A9"/>
    <w:rsid w:val="00EC36C8"/>
    <w:rsid w:val="00EC3A67"/>
    <w:rsid w:val="00EC3B66"/>
    <w:rsid w:val="00EC44E7"/>
    <w:rsid w:val="00EC46FB"/>
    <w:rsid w:val="00EC4799"/>
    <w:rsid w:val="00EC4A81"/>
    <w:rsid w:val="00EC4AC0"/>
    <w:rsid w:val="00EC4BE5"/>
    <w:rsid w:val="00EC4C11"/>
    <w:rsid w:val="00EC56DE"/>
    <w:rsid w:val="00EC59B4"/>
    <w:rsid w:val="00EC61AC"/>
    <w:rsid w:val="00EC6297"/>
    <w:rsid w:val="00EC6A4A"/>
    <w:rsid w:val="00EC6A71"/>
    <w:rsid w:val="00EC6AB6"/>
    <w:rsid w:val="00EC6B36"/>
    <w:rsid w:val="00EC6F53"/>
    <w:rsid w:val="00EC725F"/>
    <w:rsid w:val="00EC75F1"/>
    <w:rsid w:val="00EC7604"/>
    <w:rsid w:val="00EC79AC"/>
    <w:rsid w:val="00EC7BB8"/>
    <w:rsid w:val="00EC7D5B"/>
    <w:rsid w:val="00EC7F17"/>
    <w:rsid w:val="00ED011E"/>
    <w:rsid w:val="00ED015A"/>
    <w:rsid w:val="00ED04C6"/>
    <w:rsid w:val="00ED0548"/>
    <w:rsid w:val="00ED183C"/>
    <w:rsid w:val="00ED1C88"/>
    <w:rsid w:val="00ED2397"/>
    <w:rsid w:val="00ED2432"/>
    <w:rsid w:val="00ED2947"/>
    <w:rsid w:val="00ED2E5A"/>
    <w:rsid w:val="00ED2F93"/>
    <w:rsid w:val="00ED3290"/>
    <w:rsid w:val="00ED360E"/>
    <w:rsid w:val="00ED38AA"/>
    <w:rsid w:val="00ED3E36"/>
    <w:rsid w:val="00ED43D2"/>
    <w:rsid w:val="00ED4AB7"/>
    <w:rsid w:val="00ED5EFE"/>
    <w:rsid w:val="00ED6246"/>
    <w:rsid w:val="00ED65B9"/>
    <w:rsid w:val="00ED6C4D"/>
    <w:rsid w:val="00ED70CB"/>
    <w:rsid w:val="00ED78AD"/>
    <w:rsid w:val="00ED794B"/>
    <w:rsid w:val="00EE004C"/>
    <w:rsid w:val="00EE0C28"/>
    <w:rsid w:val="00EE0F83"/>
    <w:rsid w:val="00EE0F9F"/>
    <w:rsid w:val="00EE145C"/>
    <w:rsid w:val="00EE157C"/>
    <w:rsid w:val="00EE1B56"/>
    <w:rsid w:val="00EE2414"/>
    <w:rsid w:val="00EE2928"/>
    <w:rsid w:val="00EE29D6"/>
    <w:rsid w:val="00EE2BEA"/>
    <w:rsid w:val="00EE2C2A"/>
    <w:rsid w:val="00EE2F59"/>
    <w:rsid w:val="00EE32F4"/>
    <w:rsid w:val="00EE348F"/>
    <w:rsid w:val="00EE368D"/>
    <w:rsid w:val="00EE38BF"/>
    <w:rsid w:val="00EE3AAD"/>
    <w:rsid w:val="00EE46D0"/>
    <w:rsid w:val="00EE4C86"/>
    <w:rsid w:val="00EE51FC"/>
    <w:rsid w:val="00EE5434"/>
    <w:rsid w:val="00EE5680"/>
    <w:rsid w:val="00EE5C57"/>
    <w:rsid w:val="00EE5EBC"/>
    <w:rsid w:val="00EE6228"/>
    <w:rsid w:val="00EE631C"/>
    <w:rsid w:val="00EE6483"/>
    <w:rsid w:val="00EE657A"/>
    <w:rsid w:val="00EE6FBF"/>
    <w:rsid w:val="00EE7480"/>
    <w:rsid w:val="00EE74A8"/>
    <w:rsid w:val="00EE75B0"/>
    <w:rsid w:val="00EE79DD"/>
    <w:rsid w:val="00EF0A10"/>
    <w:rsid w:val="00EF0A9F"/>
    <w:rsid w:val="00EF0DB5"/>
    <w:rsid w:val="00EF10E4"/>
    <w:rsid w:val="00EF17A4"/>
    <w:rsid w:val="00EF188C"/>
    <w:rsid w:val="00EF1920"/>
    <w:rsid w:val="00EF1DF9"/>
    <w:rsid w:val="00EF2209"/>
    <w:rsid w:val="00EF237D"/>
    <w:rsid w:val="00EF252C"/>
    <w:rsid w:val="00EF2792"/>
    <w:rsid w:val="00EF283F"/>
    <w:rsid w:val="00EF2B5E"/>
    <w:rsid w:val="00EF41A5"/>
    <w:rsid w:val="00EF4342"/>
    <w:rsid w:val="00EF48B2"/>
    <w:rsid w:val="00EF4AD6"/>
    <w:rsid w:val="00EF4B25"/>
    <w:rsid w:val="00EF4CD4"/>
    <w:rsid w:val="00EF5636"/>
    <w:rsid w:val="00EF571D"/>
    <w:rsid w:val="00EF5F2D"/>
    <w:rsid w:val="00EF6113"/>
    <w:rsid w:val="00EF6131"/>
    <w:rsid w:val="00EF64EB"/>
    <w:rsid w:val="00EF65DE"/>
    <w:rsid w:val="00EF724B"/>
    <w:rsid w:val="00EF73D4"/>
    <w:rsid w:val="00EF78CB"/>
    <w:rsid w:val="00F00019"/>
    <w:rsid w:val="00F0039B"/>
    <w:rsid w:val="00F00631"/>
    <w:rsid w:val="00F00B94"/>
    <w:rsid w:val="00F00DBF"/>
    <w:rsid w:val="00F00F20"/>
    <w:rsid w:val="00F014E5"/>
    <w:rsid w:val="00F01DCF"/>
    <w:rsid w:val="00F020B6"/>
    <w:rsid w:val="00F02122"/>
    <w:rsid w:val="00F02B1D"/>
    <w:rsid w:val="00F02B58"/>
    <w:rsid w:val="00F03116"/>
    <w:rsid w:val="00F03A2B"/>
    <w:rsid w:val="00F047E0"/>
    <w:rsid w:val="00F048AF"/>
    <w:rsid w:val="00F04C71"/>
    <w:rsid w:val="00F04FA5"/>
    <w:rsid w:val="00F05034"/>
    <w:rsid w:val="00F05981"/>
    <w:rsid w:val="00F05DE8"/>
    <w:rsid w:val="00F05F8A"/>
    <w:rsid w:val="00F0619D"/>
    <w:rsid w:val="00F064D2"/>
    <w:rsid w:val="00F0668E"/>
    <w:rsid w:val="00F06E39"/>
    <w:rsid w:val="00F06E48"/>
    <w:rsid w:val="00F06EA5"/>
    <w:rsid w:val="00F06FB8"/>
    <w:rsid w:val="00F10356"/>
    <w:rsid w:val="00F10462"/>
    <w:rsid w:val="00F10AA5"/>
    <w:rsid w:val="00F10AA6"/>
    <w:rsid w:val="00F10AD1"/>
    <w:rsid w:val="00F10B23"/>
    <w:rsid w:val="00F10BF9"/>
    <w:rsid w:val="00F121C3"/>
    <w:rsid w:val="00F12397"/>
    <w:rsid w:val="00F1249D"/>
    <w:rsid w:val="00F1253B"/>
    <w:rsid w:val="00F12553"/>
    <w:rsid w:val="00F13157"/>
    <w:rsid w:val="00F142C5"/>
    <w:rsid w:val="00F14D46"/>
    <w:rsid w:val="00F15087"/>
    <w:rsid w:val="00F155D1"/>
    <w:rsid w:val="00F15849"/>
    <w:rsid w:val="00F15A81"/>
    <w:rsid w:val="00F15BC5"/>
    <w:rsid w:val="00F15BF6"/>
    <w:rsid w:val="00F161EC"/>
    <w:rsid w:val="00F1637A"/>
    <w:rsid w:val="00F1673D"/>
    <w:rsid w:val="00F16C69"/>
    <w:rsid w:val="00F17246"/>
    <w:rsid w:val="00F178F2"/>
    <w:rsid w:val="00F17913"/>
    <w:rsid w:val="00F2038F"/>
    <w:rsid w:val="00F204C6"/>
    <w:rsid w:val="00F20CB1"/>
    <w:rsid w:val="00F20DF3"/>
    <w:rsid w:val="00F2108B"/>
    <w:rsid w:val="00F21664"/>
    <w:rsid w:val="00F21E22"/>
    <w:rsid w:val="00F222BE"/>
    <w:rsid w:val="00F2233A"/>
    <w:rsid w:val="00F228E6"/>
    <w:rsid w:val="00F229BE"/>
    <w:rsid w:val="00F2356C"/>
    <w:rsid w:val="00F23EE3"/>
    <w:rsid w:val="00F2446B"/>
    <w:rsid w:val="00F246A7"/>
    <w:rsid w:val="00F249E0"/>
    <w:rsid w:val="00F25674"/>
    <w:rsid w:val="00F25B4E"/>
    <w:rsid w:val="00F25C80"/>
    <w:rsid w:val="00F25DC3"/>
    <w:rsid w:val="00F25DC6"/>
    <w:rsid w:val="00F26115"/>
    <w:rsid w:val="00F268BB"/>
    <w:rsid w:val="00F26DCE"/>
    <w:rsid w:val="00F2763C"/>
    <w:rsid w:val="00F2764F"/>
    <w:rsid w:val="00F2783C"/>
    <w:rsid w:val="00F27A77"/>
    <w:rsid w:val="00F27B34"/>
    <w:rsid w:val="00F27C99"/>
    <w:rsid w:val="00F27E3C"/>
    <w:rsid w:val="00F303B9"/>
    <w:rsid w:val="00F30D3F"/>
    <w:rsid w:val="00F3141E"/>
    <w:rsid w:val="00F3194E"/>
    <w:rsid w:val="00F31A93"/>
    <w:rsid w:val="00F32664"/>
    <w:rsid w:val="00F32D9F"/>
    <w:rsid w:val="00F33569"/>
    <w:rsid w:val="00F3370F"/>
    <w:rsid w:val="00F33DCA"/>
    <w:rsid w:val="00F34235"/>
    <w:rsid w:val="00F35253"/>
    <w:rsid w:val="00F35422"/>
    <w:rsid w:val="00F35BB5"/>
    <w:rsid w:val="00F35D63"/>
    <w:rsid w:val="00F36435"/>
    <w:rsid w:val="00F36B19"/>
    <w:rsid w:val="00F37618"/>
    <w:rsid w:val="00F37ACB"/>
    <w:rsid w:val="00F37CAD"/>
    <w:rsid w:val="00F37F7F"/>
    <w:rsid w:val="00F405B0"/>
    <w:rsid w:val="00F4089A"/>
    <w:rsid w:val="00F40A74"/>
    <w:rsid w:val="00F41036"/>
    <w:rsid w:val="00F416D3"/>
    <w:rsid w:val="00F419B1"/>
    <w:rsid w:val="00F420C7"/>
    <w:rsid w:val="00F42116"/>
    <w:rsid w:val="00F4241F"/>
    <w:rsid w:val="00F429D2"/>
    <w:rsid w:val="00F42F5B"/>
    <w:rsid w:val="00F430BB"/>
    <w:rsid w:val="00F435C9"/>
    <w:rsid w:val="00F43724"/>
    <w:rsid w:val="00F43B2A"/>
    <w:rsid w:val="00F43EEB"/>
    <w:rsid w:val="00F44462"/>
    <w:rsid w:val="00F44557"/>
    <w:rsid w:val="00F445AA"/>
    <w:rsid w:val="00F44A9B"/>
    <w:rsid w:val="00F44AD4"/>
    <w:rsid w:val="00F44E67"/>
    <w:rsid w:val="00F454AA"/>
    <w:rsid w:val="00F45622"/>
    <w:rsid w:val="00F45785"/>
    <w:rsid w:val="00F45A64"/>
    <w:rsid w:val="00F46809"/>
    <w:rsid w:val="00F46D12"/>
    <w:rsid w:val="00F46E2D"/>
    <w:rsid w:val="00F4718D"/>
    <w:rsid w:val="00F478A3"/>
    <w:rsid w:val="00F478FB"/>
    <w:rsid w:val="00F47A07"/>
    <w:rsid w:val="00F47C53"/>
    <w:rsid w:val="00F47D68"/>
    <w:rsid w:val="00F50885"/>
    <w:rsid w:val="00F50AEA"/>
    <w:rsid w:val="00F50D46"/>
    <w:rsid w:val="00F51002"/>
    <w:rsid w:val="00F51750"/>
    <w:rsid w:val="00F52B7C"/>
    <w:rsid w:val="00F52CFE"/>
    <w:rsid w:val="00F53D85"/>
    <w:rsid w:val="00F542C3"/>
    <w:rsid w:val="00F546D6"/>
    <w:rsid w:val="00F54712"/>
    <w:rsid w:val="00F547AB"/>
    <w:rsid w:val="00F54AB6"/>
    <w:rsid w:val="00F54BD7"/>
    <w:rsid w:val="00F54E74"/>
    <w:rsid w:val="00F550C8"/>
    <w:rsid w:val="00F553A0"/>
    <w:rsid w:val="00F55546"/>
    <w:rsid w:val="00F559BC"/>
    <w:rsid w:val="00F55CCA"/>
    <w:rsid w:val="00F55EAD"/>
    <w:rsid w:val="00F55F74"/>
    <w:rsid w:val="00F56180"/>
    <w:rsid w:val="00F563F4"/>
    <w:rsid w:val="00F564C8"/>
    <w:rsid w:val="00F56835"/>
    <w:rsid w:val="00F56F81"/>
    <w:rsid w:val="00F57151"/>
    <w:rsid w:val="00F57842"/>
    <w:rsid w:val="00F579DD"/>
    <w:rsid w:val="00F603B4"/>
    <w:rsid w:val="00F6063A"/>
    <w:rsid w:val="00F6074B"/>
    <w:rsid w:val="00F61350"/>
    <w:rsid w:val="00F616AC"/>
    <w:rsid w:val="00F61813"/>
    <w:rsid w:val="00F61914"/>
    <w:rsid w:val="00F61C53"/>
    <w:rsid w:val="00F61D6F"/>
    <w:rsid w:val="00F61DB4"/>
    <w:rsid w:val="00F61EFC"/>
    <w:rsid w:val="00F621EA"/>
    <w:rsid w:val="00F62820"/>
    <w:rsid w:val="00F62A90"/>
    <w:rsid w:val="00F62E1D"/>
    <w:rsid w:val="00F6320D"/>
    <w:rsid w:val="00F6368F"/>
    <w:rsid w:val="00F63756"/>
    <w:rsid w:val="00F639F8"/>
    <w:rsid w:val="00F63F0A"/>
    <w:rsid w:val="00F6493B"/>
    <w:rsid w:val="00F649C9"/>
    <w:rsid w:val="00F64C3E"/>
    <w:rsid w:val="00F655E1"/>
    <w:rsid w:val="00F655E7"/>
    <w:rsid w:val="00F657D2"/>
    <w:rsid w:val="00F6599E"/>
    <w:rsid w:val="00F65A5F"/>
    <w:rsid w:val="00F65CDA"/>
    <w:rsid w:val="00F6617C"/>
    <w:rsid w:val="00F665A4"/>
    <w:rsid w:val="00F6662D"/>
    <w:rsid w:val="00F66778"/>
    <w:rsid w:val="00F67055"/>
    <w:rsid w:val="00F67E24"/>
    <w:rsid w:val="00F70315"/>
    <w:rsid w:val="00F7059C"/>
    <w:rsid w:val="00F70864"/>
    <w:rsid w:val="00F70B2D"/>
    <w:rsid w:val="00F70F76"/>
    <w:rsid w:val="00F71396"/>
    <w:rsid w:val="00F71A9E"/>
    <w:rsid w:val="00F72A7D"/>
    <w:rsid w:val="00F72C4A"/>
    <w:rsid w:val="00F737C1"/>
    <w:rsid w:val="00F73F26"/>
    <w:rsid w:val="00F740D0"/>
    <w:rsid w:val="00F7410B"/>
    <w:rsid w:val="00F749B5"/>
    <w:rsid w:val="00F74A58"/>
    <w:rsid w:val="00F74BB7"/>
    <w:rsid w:val="00F74F8A"/>
    <w:rsid w:val="00F75A2B"/>
    <w:rsid w:val="00F7626C"/>
    <w:rsid w:val="00F76F9D"/>
    <w:rsid w:val="00F77113"/>
    <w:rsid w:val="00F77428"/>
    <w:rsid w:val="00F77620"/>
    <w:rsid w:val="00F777EF"/>
    <w:rsid w:val="00F80189"/>
    <w:rsid w:val="00F80976"/>
    <w:rsid w:val="00F81813"/>
    <w:rsid w:val="00F81C2F"/>
    <w:rsid w:val="00F8226D"/>
    <w:rsid w:val="00F82852"/>
    <w:rsid w:val="00F82AFD"/>
    <w:rsid w:val="00F82B89"/>
    <w:rsid w:val="00F82E95"/>
    <w:rsid w:val="00F82EBD"/>
    <w:rsid w:val="00F82F57"/>
    <w:rsid w:val="00F830A4"/>
    <w:rsid w:val="00F8321F"/>
    <w:rsid w:val="00F833D4"/>
    <w:rsid w:val="00F8342C"/>
    <w:rsid w:val="00F83D8A"/>
    <w:rsid w:val="00F83FBE"/>
    <w:rsid w:val="00F84003"/>
    <w:rsid w:val="00F8450D"/>
    <w:rsid w:val="00F85290"/>
    <w:rsid w:val="00F85CD0"/>
    <w:rsid w:val="00F85D14"/>
    <w:rsid w:val="00F85E06"/>
    <w:rsid w:val="00F861A3"/>
    <w:rsid w:val="00F86CFB"/>
    <w:rsid w:val="00F86DE5"/>
    <w:rsid w:val="00F87159"/>
    <w:rsid w:val="00F87705"/>
    <w:rsid w:val="00F87D0A"/>
    <w:rsid w:val="00F90223"/>
    <w:rsid w:val="00F90C60"/>
    <w:rsid w:val="00F911ED"/>
    <w:rsid w:val="00F911F3"/>
    <w:rsid w:val="00F913E8"/>
    <w:rsid w:val="00F9148C"/>
    <w:rsid w:val="00F91F47"/>
    <w:rsid w:val="00F92C03"/>
    <w:rsid w:val="00F92D7F"/>
    <w:rsid w:val="00F936AC"/>
    <w:rsid w:val="00F93971"/>
    <w:rsid w:val="00F94AD1"/>
    <w:rsid w:val="00F94C55"/>
    <w:rsid w:val="00F94E6F"/>
    <w:rsid w:val="00F9599E"/>
    <w:rsid w:val="00F95D68"/>
    <w:rsid w:val="00F95E83"/>
    <w:rsid w:val="00F961C4"/>
    <w:rsid w:val="00F9799A"/>
    <w:rsid w:val="00F97C90"/>
    <w:rsid w:val="00F97CDD"/>
    <w:rsid w:val="00F97D08"/>
    <w:rsid w:val="00FA08CD"/>
    <w:rsid w:val="00FA0AFC"/>
    <w:rsid w:val="00FA0DA0"/>
    <w:rsid w:val="00FA15EE"/>
    <w:rsid w:val="00FA188E"/>
    <w:rsid w:val="00FA18D9"/>
    <w:rsid w:val="00FA1A74"/>
    <w:rsid w:val="00FA1E65"/>
    <w:rsid w:val="00FA25D6"/>
    <w:rsid w:val="00FA264D"/>
    <w:rsid w:val="00FA2A15"/>
    <w:rsid w:val="00FA37B3"/>
    <w:rsid w:val="00FA41A8"/>
    <w:rsid w:val="00FA4415"/>
    <w:rsid w:val="00FA481C"/>
    <w:rsid w:val="00FA4CDC"/>
    <w:rsid w:val="00FA55F6"/>
    <w:rsid w:val="00FA59D7"/>
    <w:rsid w:val="00FA5D6C"/>
    <w:rsid w:val="00FA6246"/>
    <w:rsid w:val="00FA6560"/>
    <w:rsid w:val="00FA6AB7"/>
    <w:rsid w:val="00FA6AE5"/>
    <w:rsid w:val="00FA723F"/>
    <w:rsid w:val="00FA782C"/>
    <w:rsid w:val="00FA78E9"/>
    <w:rsid w:val="00FA7D63"/>
    <w:rsid w:val="00FB07D4"/>
    <w:rsid w:val="00FB08B2"/>
    <w:rsid w:val="00FB0BCB"/>
    <w:rsid w:val="00FB0D73"/>
    <w:rsid w:val="00FB11D8"/>
    <w:rsid w:val="00FB1AA5"/>
    <w:rsid w:val="00FB1AFA"/>
    <w:rsid w:val="00FB1CF6"/>
    <w:rsid w:val="00FB25FA"/>
    <w:rsid w:val="00FB312A"/>
    <w:rsid w:val="00FB3362"/>
    <w:rsid w:val="00FB3565"/>
    <w:rsid w:val="00FB406F"/>
    <w:rsid w:val="00FB5018"/>
    <w:rsid w:val="00FB65D8"/>
    <w:rsid w:val="00FB675F"/>
    <w:rsid w:val="00FB7777"/>
    <w:rsid w:val="00FC031C"/>
    <w:rsid w:val="00FC0858"/>
    <w:rsid w:val="00FC192C"/>
    <w:rsid w:val="00FC1A1E"/>
    <w:rsid w:val="00FC1B2A"/>
    <w:rsid w:val="00FC1B56"/>
    <w:rsid w:val="00FC1B9A"/>
    <w:rsid w:val="00FC1CA5"/>
    <w:rsid w:val="00FC216C"/>
    <w:rsid w:val="00FC26AC"/>
    <w:rsid w:val="00FC274F"/>
    <w:rsid w:val="00FC2966"/>
    <w:rsid w:val="00FC2F2A"/>
    <w:rsid w:val="00FC2FE4"/>
    <w:rsid w:val="00FC305F"/>
    <w:rsid w:val="00FC317D"/>
    <w:rsid w:val="00FC3209"/>
    <w:rsid w:val="00FC3319"/>
    <w:rsid w:val="00FC3B3E"/>
    <w:rsid w:val="00FC40FE"/>
    <w:rsid w:val="00FC438F"/>
    <w:rsid w:val="00FC4725"/>
    <w:rsid w:val="00FC4ACD"/>
    <w:rsid w:val="00FC5BDD"/>
    <w:rsid w:val="00FC5CD7"/>
    <w:rsid w:val="00FC5D4F"/>
    <w:rsid w:val="00FC5DB2"/>
    <w:rsid w:val="00FC61E6"/>
    <w:rsid w:val="00FC659B"/>
    <w:rsid w:val="00FC7624"/>
    <w:rsid w:val="00FC7A58"/>
    <w:rsid w:val="00FC7A59"/>
    <w:rsid w:val="00FD0140"/>
    <w:rsid w:val="00FD0559"/>
    <w:rsid w:val="00FD0D90"/>
    <w:rsid w:val="00FD0E0C"/>
    <w:rsid w:val="00FD110A"/>
    <w:rsid w:val="00FD1459"/>
    <w:rsid w:val="00FD18C8"/>
    <w:rsid w:val="00FD197B"/>
    <w:rsid w:val="00FD1C40"/>
    <w:rsid w:val="00FD20BE"/>
    <w:rsid w:val="00FD21A1"/>
    <w:rsid w:val="00FD2210"/>
    <w:rsid w:val="00FD25D6"/>
    <w:rsid w:val="00FD3778"/>
    <w:rsid w:val="00FD37AB"/>
    <w:rsid w:val="00FD3991"/>
    <w:rsid w:val="00FD3AB9"/>
    <w:rsid w:val="00FD3DFD"/>
    <w:rsid w:val="00FD40E6"/>
    <w:rsid w:val="00FD43BA"/>
    <w:rsid w:val="00FD44DE"/>
    <w:rsid w:val="00FD55BE"/>
    <w:rsid w:val="00FD56A1"/>
    <w:rsid w:val="00FD56B9"/>
    <w:rsid w:val="00FD62D8"/>
    <w:rsid w:val="00FD6749"/>
    <w:rsid w:val="00FD6C4C"/>
    <w:rsid w:val="00FD78C4"/>
    <w:rsid w:val="00FD7B0A"/>
    <w:rsid w:val="00FD7C23"/>
    <w:rsid w:val="00FD7E2B"/>
    <w:rsid w:val="00FD7FD0"/>
    <w:rsid w:val="00FE02B4"/>
    <w:rsid w:val="00FE088A"/>
    <w:rsid w:val="00FE0AF8"/>
    <w:rsid w:val="00FE0D17"/>
    <w:rsid w:val="00FE0F26"/>
    <w:rsid w:val="00FE10E3"/>
    <w:rsid w:val="00FE16F1"/>
    <w:rsid w:val="00FE1823"/>
    <w:rsid w:val="00FE1CC9"/>
    <w:rsid w:val="00FE1D14"/>
    <w:rsid w:val="00FE26BD"/>
    <w:rsid w:val="00FE2717"/>
    <w:rsid w:val="00FE2B0E"/>
    <w:rsid w:val="00FE2BF9"/>
    <w:rsid w:val="00FE2CDB"/>
    <w:rsid w:val="00FE3282"/>
    <w:rsid w:val="00FE354E"/>
    <w:rsid w:val="00FE3987"/>
    <w:rsid w:val="00FE450C"/>
    <w:rsid w:val="00FE4588"/>
    <w:rsid w:val="00FE4608"/>
    <w:rsid w:val="00FE481E"/>
    <w:rsid w:val="00FE4932"/>
    <w:rsid w:val="00FE4DA2"/>
    <w:rsid w:val="00FE51D9"/>
    <w:rsid w:val="00FE55EE"/>
    <w:rsid w:val="00FE5F90"/>
    <w:rsid w:val="00FE6071"/>
    <w:rsid w:val="00FE6A40"/>
    <w:rsid w:val="00FE6C2C"/>
    <w:rsid w:val="00FE6D1C"/>
    <w:rsid w:val="00FE6E6A"/>
    <w:rsid w:val="00FE7098"/>
    <w:rsid w:val="00FE70C7"/>
    <w:rsid w:val="00FE7133"/>
    <w:rsid w:val="00FE7308"/>
    <w:rsid w:val="00FE739E"/>
    <w:rsid w:val="00FE787D"/>
    <w:rsid w:val="00FF0249"/>
    <w:rsid w:val="00FF0405"/>
    <w:rsid w:val="00FF041C"/>
    <w:rsid w:val="00FF0861"/>
    <w:rsid w:val="00FF0A6F"/>
    <w:rsid w:val="00FF0E4F"/>
    <w:rsid w:val="00FF0FF5"/>
    <w:rsid w:val="00FF110D"/>
    <w:rsid w:val="00FF127E"/>
    <w:rsid w:val="00FF1636"/>
    <w:rsid w:val="00FF22B9"/>
    <w:rsid w:val="00FF2403"/>
    <w:rsid w:val="00FF28B1"/>
    <w:rsid w:val="00FF3503"/>
    <w:rsid w:val="00FF369D"/>
    <w:rsid w:val="00FF49BA"/>
    <w:rsid w:val="00FF4E79"/>
    <w:rsid w:val="00FF4FC8"/>
    <w:rsid w:val="00FF543A"/>
    <w:rsid w:val="00FF585D"/>
    <w:rsid w:val="00FF5F71"/>
    <w:rsid w:val="00FF6ED3"/>
    <w:rsid w:val="00FF6FD5"/>
    <w:rsid w:val="00FF7075"/>
    <w:rsid w:val="00FF7138"/>
    <w:rsid w:val="00FF72C0"/>
    <w:rsid w:val="00FF76B8"/>
    <w:rsid w:val="00FF786C"/>
    <w:rsid w:val="00FF7BFD"/>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117" Type="http://schemas.openxmlformats.org/officeDocument/2006/relationships/header" Target="header1.xml"/><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hyperlink" Target="https://doi.org/10.1016/S0885-2014(02)00124-7" TargetMode="External"/><Relationship Id="rId68" Type="http://schemas.openxmlformats.org/officeDocument/2006/relationships/hyperlink" Target="https://doi.org/10.1207/s15516709cog2701_4" TargetMode="External"/><Relationship Id="rId84" Type="http://schemas.openxmlformats.org/officeDocument/2006/relationships/hyperlink" Target="https://doi.org/10.1111/desc.13581" TargetMode="External"/><Relationship Id="rId89" Type="http://schemas.openxmlformats.org/officeDocument/2006/relationships/hyperlink" Target="https://doi.org/10.1016/j.cogpsych.2010.02.001" TargetMode="External"/><Relationship Id="rId112" Type="http://schemas.openxmlformats.org/officeDocument/2006/relationships/hyperlink" Target="https://doi.org/10.1016/j.cognition.2017.06.029" TargetMode="External"/><Relationship Id="rId16" Type="http://schemas.openxmlformats.org/officeDocument/2006/relationships/image" Target="media/image7.png"/><Relationship Id="rId107" Type="http://schemas.openxmlformats.org/officeDocument/2006/relationships/hyperlink" Target="https://psycnet.apa.org/doi/10.1037/0033-295X.99.4.605" TargetMode="External"/><Relationship Id="rId11" Type="http://schemas.openxmlformats.org/officeDocument/2006/relationships/hyperlink" Target="https://osf.io/9eqpf/?view_only=62f752417a9141c7b0509a998039ad13" TargetMode="External"/><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hyperlink" Target="https://doi.org/10.1016/0010-0277(85)90008-3" TargetMode="External"/><Relationship Id="rId74" Type="http://schemas.openxmlformats.org/officeDocument/2006/relationships/hyperlink" Target="https://doi.org/10.1177/0963721412470687" TargetMode="External"/><Relationship Id="rId79" Type="http://schemas.openxmlformats.org/officeDocument/2006/relationships/hyperlink" Target="https://doi.org/10.1016/0885-2014(93)90008-S" TargetMode="External"/><Relationship Id="rId102" Type="http://schemas.openxmlformats.org/officeDocument/2006/relationships/hyperlink" Target="https://doi.org/10.1207/s15327078in1003_6" TargetMode="External"/><Relationship Id="rId5" Type="http://schemas.openxmlformats.org/officeDocument/2006/relationships/webSettings" Target="webSettings.xml"/><Relationship Id="rId90" Type="http://schemas.openxmlformats.org/officeDocument/2006/relationships/hyperlink" Target="https://doi.org/10.1016/S0010-0277(96)00727-5" TargetMode="External"/><Relationship Id="rId95" Type="http://schemas.openxmlformats.org/officeDocument/2006/relationships/hyperlink" Target="https://doi.org/10.1037/1089-2680.1.3.271" TargetMode="Externa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hyperlink" Target="https://doi.org/10.1111/1467-7687.00220" TargetMode="External"/><Relationship Id="rId69" Type="http://schemas.openxmlformats.org/officeDocument/2006/relationships/hyperlink" Target="https://doi.org/10.1207/s15516709cog1401_5" TargetMode="External"/><Relationship Id="rId113" Type="http://schemas.openxmlformats.org/officeDocument/2006/relationships/hyperlink" Target="https://doi.org/10.1111/1467-9280.00218" TargetMode="External"/><Relationship Id="rId118" Type="http://schemas.openxmlformats.org/officeDocument/2006/relationships/header" Target="header2.xml"/><Relationship Id="rId80" Type="http://schemas.openxmlformats.org/officeDocument/2006/relationships/hyperlink" Target="https://doi.org/10.1016/j.cogdev.2005.04.004" TargetMode="External"/><Relationship Id="rId85" Type="http://schemas.openxmlformats.org/officeDocument/2006/relationships/hyperlink" Target="https://doi.org/10.1016/j.cognition.2016.12.007" TargetMode="External"/><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hyperlink" Target="https://doi.org/10.1037/xge0001656" TargetMode="External"/><Relationship Id="rId103" Type="http://schemas.openxmlformats.org/officeDocument/2006/relationships/hyperlink" Target="https://doi.org/10.1521/soco.2025.43.3.152" TargetMode="External"/><Relationship Id="rId108" Type="http://schemas.openxmlformats.org/officeDocument/2006/relationships/hyperlink" Target="https://doi.org/10.1002/icd.2359" TargetMode="External"/><Relationship Id="rId54" Type="http://schemas.openxmlformats.org/officeDocument/2006/relationships/image" Target="media/image45.svg"/><Relationship Id="rId70" Type="http://schemas.openxmlformats.org/officeDocument/2006/relationships/hyperlink" Target="https://doi.org/10.1111/j.1467-7687.2011.01048.x" TargetMode="External"/><Relationship Id="rId75" Type="http://schemas.openxmlformats.org/officeDocument/2006/relationships/hyperlink" Target="https://doi.org/10.1016/j.cogdev.2010.09.001" TargetMode="External"/><Relationship Id="rId91" Type="http://schemas.openxmlformats.org/officeDocument/2006/relationships/hyperlink" Target="https://doi.org/10.1126/science.1107621" TargetMode="External"/><Relationship Id="rId96" Type="http://schemas.openxmlformats.org/officeDocument/2006/relationships/hyperlink" Target="http://www.jstor.org/stable/30162860"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hyperlink" Target="https://doi.org/10.1038/358749a0" TargetMode="External"/><Relationship Id="rId119" Type="http://schemas.openxmlformats.org/officeDocument/2006/relationships/fontTable" Target="fontTable.xml"/><Relationship Id="rId44" Type="http://schemas.openxmlformats.org/officeDocument/2006/relationships/image" Target="media/image35.png"/><Relationship Id="rId60" Type="http://schemas.openxmlformats.org/officeDocument/2006/relationships/hyperlink" Target="https://doi.org/10.1016/j.cogdev.2022.101164" TargetMode="External"/><Relationship Id="rId65" Type="http://schemas.openxmlformats.org/officeDocument/2006/relationships/hyperlink" Target="https://psycnet.apa.org/doi/10.1037/0033-295X.112.2.347" TargetMode="External"/><Relationship Id="rId81" Type="http://schemas.openxmlformats.org/officeDocument/2006/relationships/hyperlink" Target="https://doi.org/10.1016/0010-0285(83)90017-8" TargetMode="External"/><Relationship Id="rId86" Type="http://schemas.openxmlformats.org/officeDocument/2006/relationships/hyperlink" Target="https://doi.org/10.1037/0012-1649.36.5.635" TargetMode="Externa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hyperlink" Target="https://doi.org/10.1371/journal.pbio.0030208" TargetMode="External"/><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hyperlink" Target="https://doi.org/10.1016/0010-0277(86)90052-1" TargetMode="External"/><Relationship Id="rId76" Type="http://schemas.openxmlformats.org/officeDocument/2006/relationships/hyperlink" Target="https://doi.org/10.1038/nature06288" TargetMode="External"/><Relationship Id="rId97" Type="http://schemas.openxmlformats.org/officeDocument/2006/relationships/hyperlink" Target="https://doi.org/10.1038/323533a0" TargetMode="External"/><Relationship Id="rId104" Type="http://schemas.openxmlformats.org/officeDocument/2006/relationships/hyperlink" Target="https://doi.org/10.1016/S1364-6613(02)01926-5" TargetMode="External"/><Relationship Id="rId120" Type="http://schemas.microsoft.com/office/2011/relationships/people" Target="people.xml"/><Relationship Id="rId7" Type="http://schemas.openxmlformats.org/officeDocument/2006/relationships/endnotes" Target="endnotes.xml"/><Relationship Id="rId71" Type="http://schemas.openxmlformats.org/officeDocument/2006/relationships/hyperlink" Target="https://doi.org/10.1038/s41467-025-61517-3" TargetMode="External"/><Relationship Id="rId92" Type="http://schemas.openxmlformats.org/officeDocument/2006/relationships/hyperlink" Target="https://doi.org/10.1126/science.1111656"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hyperlink" Target="https://doi.org/10.1111/1467-7687.00039" TargetMode="External"/><Relationship Id="rId87" Type="http://schemas.openxmlformats.org/officeDocument/2006/relationships/hyperlink" Target="https://doi.org/10.1080/095400999116322" TargetMode="External"/><Relationship Id="rId110" Type="http://schemas.openxmlformats.org/officeDocument/2006/relationships/hyperlink" Target="https://doi.org/10.1016/j.neuroimage.2010.05.028" TargetMode="External"/><Relationship Id="rId115" Type="http://schemas.openxmlformats.org/officeDocument/2006/relationships/hyperlink" Target="https://doi.org/10.1111/1467-8721.ep10772615" TargetMode="External"/><Relationship Id="rId61" Type="http://schemas.openxmlformats.org/officeDocument/2006/relationships/hyperlink" Target="https://doi.org/10.1207/S15327078IN0104_3" TargetMode="External"/><Relationship Id="rId82" Type="http://schemas.openxmlformats.org/officeDocument/2006/relationships/hyperlink" Target="https://doi.org/10.1016/S0010-0277(98)00036-5"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hyperlink" Target="https://psycnet.apa.org/doi/10.1037/0012-1649.23.5.655" TargetMode="External"/><Relationship Id="rId77" Type="http://schemas.openxmlformats.org/officeDocument/2006/relationships/hyperlink" Target="https://doi.org/10.1162/neco.1989.1.1.143" TargetMode="External"/><Relationship Id="rId100" Type="http://schemas.openxmlformats.org/officeDocument/2006/relationships/hyperlink" Target="https://doi.org/10.1098/rsos.191795" TargetMode="External"/><Relationship Id="rId105" Type="http://schemas.openxmlformats.org/officeDocument/2006/relationships/hyperlink" Target="https://doi.org/10.1111/j.1551-6709.2010.01129.x" TargetMode="External"/><Relationship Id="rId8" Type="http://schemas.openxmlformats.org/officeDocument/2006/relationships/image" Target="media/image1.jpg"/><Relationship Id="rId51" Type="http://schemas.openxmlformats.org/officeDocument/2006/relationships/image" Target="media/image42.png"/><Relationship Id="rId72" Type="http://schemas.openxmlformats.org/officeDocument/2006/relationships/hyperlink" Target="https://doi.org/10.1016/S1364-6613(03)00128-1" TargetMode="External"/><Relationship Id="rId93" Type="http://schemas.openxmlformats.org/officeDocument/2006/relationships/hyperlink" Target="https://doi.org/10.1016/j.cognition.2004.11.005" TargetMode="External"/><Relationship Id="rId98" Type="http://schemas.openxmlformats.org/officeDocument/2006/relationships/hyperlink" Target="https://doi.org/10.1371/journal.pone.0042698" TargetMode="External"/><Relationship Id="rId121"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hyperlink" Target="https://doi.org/10.1016/S0010-0277(99)00039-6" TargetMode="External"/><Relationship Id="rId116" Type="http://schemas.openxmlformats.org/officeDocument/2006/relationships/hyperlink" Target="https://psycnet.apa.org/doi/10.1037/a0032150" TargetMode="External"/><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hyperlink" Target="https://psycnet.apa.org/doi/10.1016/S1364-6613(99)01356-X" TargetMode="External"/><Relationship Id="rId83" Type="http://schemas.openxmlformats.org/officeDocument/2006/relationships/hyperlink" Target="https://doi.org/10.1016/S0010-0277(87)80006-9" TargetMode="External"/><Relationship Id="rId88" Type="http://schemas.openxmlformats.org/officeDocument/2006/relationships/hyperlink" Target="https://doi.org/10.1111/j.0956-7976.2004.00755.x" TargetMode="External"/><Relationship Id="rId111" Type="http://schemas.openxmlformats.org/officeDocument/2006/relationships/hyperlink" Target="https://doi.org/10.1016/j.cogdev.2012.08.004" TargetMode="External"/><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hyperlink" Target="https://doi.org/10.1111/j.1467-8624.1991.tb01602.x" TargetMode="External"/><Relationship Id="rId106" Type="http://schemas.openxmlformats.org/officeDocument/2006/relationships/hyperlink" Target="https://doi.org/10.1146/annurev.ph.25.030163.002553" TargetMode="External"/><Relationship Id="rId10" Type="http://schemas.openxmlformats.org/officeDocument/2006/relationships/image" Target="media/image20.jpg"/><Relationship Id="rId31" Type="http://schemas.openxmlformats.org/officeDocument/2006/relationships/image" Target="media/image22.png"/><Relationship Id="rId52" Type="http://schemas.openxmlformats.org/officeDocument/2006/relationships/image" Target="media/image43.svg"/><Relationship Id="rId73" Type="http://schemas.openxmlformats.org/officeDocument/2006/relationships/hyperlink" Target="https://doi.org/10.1016/0010-0277(95)00661-H" TargetMode="External"/><Relationship Id="rId78" Type="http://schemas.openxmlformats.org/officeDocument/2006/relationships/hyperlink" Target="https://psycnet.apa.org/doi/10.1037/0012-1649.19.3.338" TargetMode="External"/><Relationship Id="rId94" Type="http://schemas.openxmlformats.org/officeDocument/2006/relationships/hyperlink" Target="https://doi.org/10.1016/j.cognition.2017.09.007" TargetMode="External"/><Relationship Id="rId99" Type="http://schemas.openxmlformats.org/officeDocument/2006/relationships/hyperlink" Target="https://doi.org/10.1080/09540090310001655093" TargetMode="External"/><Relationship Id="rId101" Type="http://schemas.openxmlformats.org/officeDocument/2006/relationships/hyperlink" Target="https://doi.org/10.1371/journal.pone.00232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104</Pages>
  <Words>26900</Words>
  <Characters>153332</Characters>
  <Application>Microsoft Office Word</Application>
  <DocSecurity>0</DocSecurity>
  <Lines>1277</Lines>
  <Paragraphs>359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11</cp:revision>
  <dcterms:created xsi:type="dcterms:W3CDTF">2026-05-20T12:00:00Z</dcterms:created>
  <dcterms:modified xsi:type="dcterms:W3CDTF">2026-05-20T12:44:00Z</dcterms:modified>
</cp:coreProperties>
</file>