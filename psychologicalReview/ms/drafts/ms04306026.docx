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lastRenderedPageBreak/>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w:t>
      </w:r>
      <w:proofErr w:type="gramStart"/>
      <w:r w:rsidR="00DB0E07">
        <w:rPr>
          <w:rFonts w:ascii="Times New Roman" w:hAnsi="Times New Roman" w:cs="Times New Roman"/>
        </w:rPr>
        <w:t>that</w:t>
      </w:r>
      <w:proofErr w:type="gramEnd"/>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 xml:space="preserve">Beyond infants’ processing of others’ actions, research shows that how infants imitate another person’s actions depends on the constraints imposed on those actions. For example, 14-month-olds use their foreheads to activate </w:t>
      </w:r>
      <w:proofErr w:type="gramStart"/>
      <w:r>
        <w:rPr>
          <w:rFonts w:ascii="Times New Roman" w:hAnsi="Times New Roman" w:cs="Times New Roman"/>
        </w:rPr>
        <w:t>a light</w:t>
      </w:r>
      <w:proofErr w:type="gramEnd"/>
      <w:r>
        <w:rPr>
          <w:rFonts w:ascii="Times New Roman" w:hAnsi="Times New Roman" w:cs="Times New Roman"/>
        </w:rPr>
        <w:t xml:space="preserve">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proofErr w:type="gramStart"/>
      <w:r w:rsidR="00342333">
        <w:rPr>
          <w:rFonts w:ascii="Times New Roman" w:eastAsia="Times New Roman" w:hAnsi="Times New Roman" w:cs="Times New Roman"/>
        </w:rPr>
        <w:t>bounded</w:t>
      </w:r>
      <w:proofErr w:type="gramEnd"/>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 xml:space="preserve">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proofErr w:type="gramStart"/>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 xml:space="preserve">Liu et al. (2015) argue that </w:t>
      </w:r>
      <w:proofErr w:type="gramStart"/>
      <w:r w:rsidR="009D21A1">
        <w:rPr>
          <w:rFonts w:ascii="Times New Roman" w:hAnsi="Times New Roman" w:cs="Times New Roman"/>
        </w:rPr>
        <w:t>infants</w:t>
      </w:r>
      <w:proofErr w:type="gramEnd"/>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—the 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 xml:space="preserve">Yet, </w:t>
      </w:r>
      <w:r w:rsidR="00FB5018">
        <w:rPr>
          <w:rFonts w:ascii="Times New Roman" w:hAnsi="Times New Roman" w:cs="Times New Roman"/>
        </w:rPr>
        <w:lastRenderedPageBreak/>
        <w:t>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r w:rsidR="00CC1146">
        <w:rPr>
          <w:rFonts w:ascii="Times New Roman" w:hAnsi="Times New Roman" w:cs="Times New Roman"/>
        </w:rPr>
        <w:t>present from birth or shortly thereafter</w:t>
      </w:r>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proofErr w:type="gramStart"/>
      <w:r>
        <w:rPr>
          <w:rFonts w:ascii="Times New Roman" w:hAnsi="Times New Roman" w:cs="Times New Roman"/>
          <w:b/>
          <w:bCs/>
        </w:rPr>
        <w:t>Lean</w:t>
      </w:r>
      <w:proofErr w:type="gramEnd"/>
      <w:r>
        <w:rPr>
          <w:rFonts w:ascii="Times New Roman" w:hAnsi="Times New Roman" w:cs="Times New Roman"/>
          <w:b/>
          <w:bCs/>
        </w:rPr>
        <w:t xml:space="preserve">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p>
    <w:p w14:paraId="0CC7FD1B" w14:textId="24B9B060"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 xml:space="preserve">be </w:t>
      </w:r>
      <w:r w:rsidR="00647216">
        <w:rPr>
          <w:rFonts w:ascii="Times New Roman" w:hAnsi="Times New Roman" w:cs="Times New Roman"/>
        </w:rPr>
        <w:lastRenderedPageBreak/>
        <w:t>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the stage was then removed for several seconds, after which the actor returned and reached into </w:t>
      </w:r>
      <w:r w:rsidR="00EE5680">
        <w:rPr>
          <w:rFonts w:ascii="Times New Roman" w:hAnsi="Times New Roman" w:cs="Times New Roman"/>
        </w:rPr>
        <w:lastRenderedPageBreak/>
        <w:t>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 xml:space="preserve">Infants showed this same pattern of </w:t>
      </w:r>
      <w:proofErr w:type="gramStart"/>
      <w:r w:rsidR="00523624">
        <w:rPr>
          <w:rFonts w:ascii="Times New Roman" w:hAnsi="Times New Roman" w:cs="Times New Roman"/>
        </w:rPr>
        <w:t>looking</w:t>
      </w:r>
      <w:proofErr w:type="gramEnd"/>
      <w:r w:rsidR="00523624">
        <w:rPr>
          <w:rFonts w:ascii="Times New Roman" w:hAnsi="Times New Roman" w:cs="Times New Roman"/>
        </w:rPr>
        <w:t xml:space="preserve">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w:t>
      </w:r>
      <w:proofErr w:type="gramStart"/>
      <w:r w:rsidR="005E1E69">
        <w:rPr>
          <w:rFonts w:ascii="Times New Roman" w:hAnsi="Times New Roman" w:cs="Times New Roman"/>
        </w:rPr>
        <w:t>simple actor-</w:t>
      </w:r>
      <w:proofErr w:type="gramEnd"/>
      <w:r w:rsidR="005E1E69">
        <w:rPr>
          <w:rFonts w:ascii="Times New Roman" w:hAnsi="Times New Roman" w:cs="Times New Roman"/>
        </w:rPr>
        <w:t xml:space="preserve">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w:t>
      </w:r>
      <w:r w:rsidR="000F1A90">
        <w:rPr>
          <w:rFonts w:ascii="Times New Roman" w:hAnsi="Times New Roman" w:cs="Times New Roman"/>
        </w:rPr>
        <w:lastRenderedPageBreak/>
        <w:t>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w:t>
      </w:r>
      <w:r w:rsidR="009B6780">
        <w:rPr>
          <w:rFonts w:ascii="Times New Roman" w:hAnsi="Times New Roman" w:cs="Times New Roman"/>
        </w:rPr>
        <w:lastRenderedPageBreak/>
        <w:t>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w:t>
      </w:r>
      <w:proofErr w:type="gramStart"/>
      <w:r w:rsidR="002911E8">
        <w:rPr>
          <w:rFonts w:ascii="Times New Roman" w:hAnsi="Times New Roman" w:cs="Times New Roman"/>
        </w:rPr>
        <w:t>looking</w:t>
      </w:r>
      <w:proofErr w:type="gramEnd"/>
      <w:r w:rsidR="002911E8">
        <w:rPr>
          <w:rFonts w:ascii="Times New Roman" w:hAnsi="Times New Roman" w:cs="Times New Roman"/>
        </w:rPr>
        <w:t xml:space="preserve"> </w:t>
      </w:r>
      <w:proofErr w:type="gramStart"/>
      <w:r w:rsidR="002911E8">
        <w:rPr>
          <w:rFonts w:ascii="Times New Roman" w:hAnsi="Times New Roman" w:cs="Times New Roman"/>
        </w:rPr>
        <w:t>to</w:t>
      </w:r>
      <w:proofErr w:type="gramEnd"/>
      <w:r w:rsidR="002911E8">
        <w:rPr>
          <w:rFonts w:ascii="Times New Roman" w:hAnsi="Times New Roman" w:cs="Times New Roman"/>
        </w:rPr>
        <w:t xml:space="preserve">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action understanding</w:t>
      </w:r>
      <w:r w:rsidR="00482F22">
        <w:rPr>
          <w:rFonts w:ascii="Times New Roman" w:hAnsi="Times New Roman" w:cs="Times New Roman"/>
        </w:rPr>
        <w:t>—that is, the ability to discriminate efficient and inefficient actions—</w:t>
      </w:r>
      <w:r>
        <w:rPr>
          <w:rFonts w:ascii="Times New Roman" w:hAnsi="Times New Roman" w:cs="Times New Roman"/>
        </w:rPr>
        <w:t xml:space="preserve">from the same perspective remain relatively </w:t>
      </w:r>
      <w:r>
        <w:rPr>
          <w:rFonts w:ascii="Times New Roman" w:hAnsi="Times New Roman" w:cs="Times New Roman"/>
        </w:rPr>
        <w:lastRenderedPageBreak/>
        <w:t>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proofErr w:type="spellStart"/>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proofErr w:type="spellStart"/>
      <w:r w:rsidR="00CF1F7C">
        <w:rPr>
          <w:rFonts w:ascii="Times New Roman" w:hAnsi="Times New Roman" w:cs="Times New Roman"/>
        </w:rPr>
        <w:t>Overwalle’s</w:t>
      </w:r>
      <w:proofErr w:type="spellEnd"/>
      <w:r w:rsidR="00CF1F7C">
        <w:rPr>
          <w:rFonts w:ascii="Times New Roman" w:hAnsi="Times New Roman" w:cs="Times New Roman"/>
        </w:rPr>
        <w:t xml:space="preserve">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Overwalle</w:t>
      </w:r>
      <w:proofErr w:type="spellEnd"/>
      <w:r>
        <w:rPr>
          <w:rFonts w:ascii="Times New Roman" w:hAnsi="Times New Roman" w:cs="Times New Roman"/>
        </w:rPr>
        <w:t xml:space="preserv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xml:space="preserve">’ looking behaviors in Gergely et al. (2010). The model </w:t>
      </w:r>
      <w:proofErr w:type="gramStart"/>
      <w:r w:rsidR="009F1B36">
        <w:rPr>
          <w:rFonts w:ascii="Times New Roman" w:hAnsi="Times New Roman" w:cs="Times New Roman"/>
        </w:rPr>
        <w:t>itself—</w:t>
      </w:r>
      <w:proofErr w:type="gramEnd"/>
      <w:r w:rsidR="009F1B36">
        <w:rPr>
          <w:rFonts w:ascii="Times New Roman" w:hAnsi="Times New Roman" w:cs="Times New Roman"/>
        </w:rPr>
        <w:t>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xml:space="preserve">. This event was implemented by turning on the agent unit (i.e., setting </w:t>
      </w:r>
      <w:r w:rsidR="002630C8">
        <w:rPr>
          <w:rFonts w:ascii="Times New Roman" w:hAnsi="Times New Roman" w:cs="Times New Roman"/>
        </w:rPr>
        <w:lastRenderedPageBreak/>
        <w:t>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w:t>
      </w:r>
      <w:proofErr w:type="spellStart"/>
      <w:r w:rsidR="00C40504">
        <w:rPr>
          <w:rFonts w:ascii="Times New Roman" w:hAnsi="Times New Roman" w:cs="Times New Roman"/>
        </w:rPr>
        <w:t>Overwalle’s</w:t>
      </w:r>
      <w:proofErr w:type="spellEnd"/>
      <w:r w:rsidR="00C40504">
        <w:rPr>
          <w:rFonts w:ascii="Times New Roman" w:hAnsi="Times New Roman" w:cs="Times New Roman"/>
        </w:rPr>
        <w:t xml:space="preserve">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w:t>
      </w:r>
      <w:proofErr w:type="gramStart"/>
      <w:r w:rsidR="00C873C2">
        <w:rPr>
          <w:rFonts w:ascii="Times New Roman" w:hAnsi="Times New Roman" w:cs="Times New Roman"/>
        </w:rPr>
        <w:t>the Experimental</w:t>
      </w:r>
      <w:proofErr w:type="gramEnd"/>
      <w:r w:rsidR="00C873C2">
        <w:rPr>
          <w:rFonts w:ascii="Times New Roman" w:hAnsi="Times New Roman" w:cs="Times New Roman"/>
        </w:rPr>
        <w:t xml:space="preserve">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w:t>
      </w:r>
      <w:proofErr w:type="gramStart"/>
      <w:r w:rsidR="00C873C2">
        <w:rPr>
          <w:rFonts w:ascii="Times New Roman" w:hAnsi="Times New Roman" w:cs="Times New Roman"/>
        </w:rPr>
        <w:t>the Control</w:t>
      </w:r>
      <w:proofErr w:type="gramEnd"/>
      <w:r w:rsidR="00C873C2">
        <w:rPr>
          <w:rFonts w:ascii="Times New Roman" w:hAnsi="Times New Roman" w:cs="Times New Roman"/>
        </w:rPr>
        <w:t xml:space="preserve">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w:t>
      </w:r>
      <w:proofErr w:type="spellStart"/>
      <w:r w:rsidR="0017005B">
        <w:rPr>
          <w:rFonts w:ascii="Times New Roman" w:hAnsi="Times New Roman" w:cs="Times New Roman"/>
        </w:rPr>
        <w:t>Overwalle</w:t>
      </w:r>
      <w:proofErr w:type="spellEnd"/>
      <w:r w:rsidR="0017005B">
        <w:rPr>
          <w:rFonts w:ascii="Times New Roman" w:hAnsi="Times New Roman" w:cs="Times New Roman"/>
        </w:rPr>
        <w:t xml:space="preserv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xml:space="preserve">. These results mirror infants’ looking performance in Gergely et al. (1995). The fact that the model’s performance mirrored </w:t>
      </w:r>
      <w:proofErr w:type="gramStart"/>
      <w:r w:rsidR="005416F9">
        <w:rPr>
          <w:rFonts w:ascii="Times New Roman" w:hAnsi="Times New Roman" w:cs="Times New Roman"/>
        </w:rPr>
        <w:t>infants’</w:t>
      </w:r>
      <w:proofErr w:type="gramEnd"/>
      <w:r w:rsidR="005416F9">
        <w:rPr>
          <w:rFonts w:ascii="Times New Roman" w:hAnsi="Times New Roman" w:cs="Times New Roman"/>
        </w:rPr>
        <w:t xml:space="preserve"> suggests that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account is sufficient to explain how infants process efficient and inefficient actions</w:t>
      </w:r>
      <w:r w:rsidR="0017005B">
        <w:rPr>
          <w:rFonts w:ascii="Times New Roman" w:hAnsi="Times New Roman" w:cs="Times New Roman"/>
        </w:rPr>
        <w:t xml:space="preserve">. </w:t>
      </w:r>
    </w:p>
    <w:p w14:paraId="1C0B2AC2" w14:textId="2C5AF6A4"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 xml:space="preserve">One reason is that </w:t>
      </w:r>
      <w:proofErr w:type="spellStart"/>
      <w:r w:rsidR="005F2CF5">
        <w:rPr>
          <w:rFonts w:ascii="Times New Roman" w:hAnsi="Times New Roman" w:cs="Times New Roman"/>
        </w:rPr>
        <w:t>Overwalle’s</w:t>
      </w:r>
      <w:proofErr w:type="spellEnd"/>
      <w:r w:rsidR="005F2CF5">
        <w:rPr>
          <w:rFonts w:ascii="Times New Roman" w:hAnsi="Times New Roman" w:cs="Times New Roman"/>
        </w:rPr>
        <w:t xml:space="preserve">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w:t>
      </w:r>
      <w:proofErr w:type="gramStart"/>
      <w:r w:rsidR="006A3D7F">
        <w:rPr>
          <w:rFonts w:ascii="Times New Roman" w:hAnsi="Times New Roman" w:cs="Times New Roman"/>
        </w:rPr>
        <w:t>the habituation</w:t>
      </w:r>
      <w:proofErr w:type="gramEnd"/>
      <w:r w:rsidR="006A3D7F">
        <w:rPr>
          <w:rFonts w:ascii="Times New Roman" w:hAnsi="Times New Roman" w:cs="Times New Roman"/>
        </w:rPr>
        <w:t xml:space="preserve">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 xml:space="preserve">a </w:t>
      </w:r>
      <w:r w:rsidR="00DC44EA">
        <w:rPr>
          <w:rFonts w:ascii="Times New Roman" w:eastAsia="Times New Roman" w:hAnsi="Times New Roman" w:cs="Times New Roman"/>
        </w:rPr>
        <w:lastRenderedPageBreak/>
        <w:t>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w:t>
      </w:r>
      <w:proofErr w:type="spellStart"/>
      <w:r w:rsidR="00CF3B36">
        <w:rPr>
          <w:rFonts w:ascii="Times New Roman" w:eastAsia="Times New Roman" w:hAnsi="Times New Roman" w:cs="Times New Roman"/>
        </w:rPr>
        <w:t>Overwalle</w:t>
      </w:r>
      <w:proofErr w:type="spellEnd"/>
      <w:r w:rsidR="00CF3B36">
        <w:rPr>
          <w:rFonts w:ascii="Times New Roman" w:eastAsia="Times New Roman" w:hAnsi="Times New Roman" w:cs="Times New Roman"/>
        </w:rPr>
        <w:t xml:space="preserv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w:t>
      </w:r>
      <w:proofErr w:type="spellStart"/>
      <w:r w:rsidR="00DD3688">
        <w:rPr>
          <w:rFonts w:ascii="Times New Roman" w:eastAsia="Times New Roman" w:hAnsi="Times New Roman" w:cs="Times New Roman"/>
        </w:rPr>
        <w:t>Overwalle</w:t>
      </w:r>
      <w:r w:rsidR="004B1270">
        <w:rPr>
          <w:rFonts w:ascii="Times New Roman" w:eastAsia="Times New Roman" w:hAnsi="Times New Roman" w:cs="Times New Roman"/>
        </w:rPr>
        <w:t>’s</w:t>
      </w:r>
      <w:proofErr w:type="spellEnd"/>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proofErr w:type="spellStart"/>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w:t>
      </w:r>
      <w:proofErr w:type="spellStart"/>
      <w:r w:rsidR="00EE368D">
        <w:rPr>
          <w:rFonts w:ascii="Times New Roman" w:hAnsi="Times New Roman" w:cs="Times New Roman"/>
        </w:rPr>
        <w:t>Overwalle’s</w:t>
      </w:r>
      <w:proofErr w:type="spellEnd"/>
      <w:r w:rsidR="00EE368D">
        <w:rPr>
          <w:rFonts w:ascii="Times New Roman" w:hAnsi="Times New Roman" w:cs="Times New Roman"/>
        </w:rPr>
        <w:t xml:space="preserve">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w:t>
      </w:r>
      <w:proofErr w:type="spellStart"/>
      <w:r w:rsidR="00BC285A">
        <w:rPr>
          <w:rFonts w:ascii="Times New Roman" w:eastAsia="Times New Roman" w:hAnsi="Times New Roman" w:cs="Times New Roman"/>
        </w:rPr>
        <w:t>Overwalle’s</w:t>
      </w:r>
      <w:proofErr w:type="spellEnd"/>
      <w:r w:rsidR="00BC285A">
        <w:rPr>
          <w:rFonts w:ascii="Times New Roman" w:eastAsia="Times New Roman" w:hAnsi="Times New Roman" w:cs="Times New Roman"/>
        </w:rPr>
        <w:t xml:space="preserve"> (2010) perspective 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w:t>
      </w:r>
      <w:proofErr w:type="spellStart"/>
      <w:r w:rsidR="00D30F4B">
        <w:rPr>
          <w:rFonts w:ascii="Times New Roman" w:eastAsia="Times New Roman" w:hAnsi="Times New Roman" w:cs="Times New Roman"/>
        </w:rPr>
        <w:t>Overwalle</w:t>
      </w:r>
      <w:proofErr w:type="spellEnd"/>
      <w:r w:rsidR="00D30F4B">
        <w:rPr>
          <w:rFonts w:ascii="Times New Roman" w:eastAsia="Times New Roman" w:hAnsi="Times New Roman" w:cs="Times New Roman"/>
        </w:rPr>
        <w:t xml:space="preserv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w:t>
      </w:r>
      <w:r w:rsidR="00331E63">
        <w:rPr>
          <w:rFonts w:ascii="Times New Roman" w:eastAsia="Times New Roman" w:hAnsi="Times New Roman" w:cs="Times New Roman"/>
        </w:rPr>
        <w:lastRenderedPageBreak/>
        <w:t>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w:t>
      </w:r>
      <w:proofErr w:type="spellStart"/>
      <w:r w:rsidR="00530B88">
        <w:rPr>
          <w:rFonts w:ascii="Times New Roman" w:eastAsia="Times New Roman" w:hAnsi="Times New Roman" w:cs="Times New Roman"/>
        </w:rPr>
        <w:t>Overwalle’s</w:t>
      </w:r>
      <w:proofErr w:type="spellEnd"/>
      <w:r w:rsidR="00530B88">
        <w:rPr>
          <w:rFonts w:ascii="Times New Roman" w:eastAsia="Times New Roman" w:hAnsi="Times New Roman" w:cs="Times New Roman"/>
        </w:rPr>
        <w:t xml:space="preserve">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 xml:space="preserve">the Control conditions </w:t>
      </w:r>
      <w:proofErr w:type="gramStart"/>
      <w:r w:rsidR="00AE7AB9">
        <w:rPr>
          <w:rFonts w:ascii="Times New Roman" w:eastAsia="Times New Roman" w:hAnsi="Times New Roman" w:cs="Times New Roman"/>
        </w:rPr>
        <w:t>differed</w:t>
      </w:r>
      <w:proofErr w:type="gramEnd"/>
      <w:r w:rsidR="00AE7AB9">
        <w:rPr>
          <w:rFonts w:ascii="Times New Roman" w:eastAsia="Times New Roman" w:hAnsi="Times New Roman" w:cs="Times New Roman"/>
        </w:rPr>
        <w:t xml:space="preserve">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proofErr w:type="spellStart"/>
      <w:r w:rsidR="00A43A0B">
        <w:rPr>
          <w:rFonts w:ascii="Times New Roman" w:eastAsia="Times New Roman" w:hAnsi="Times New Roman" w:cs="Times New Roman"/>
        </w:rPr>
        <w:t>Overwalle’s</w:t>
      </w:r>
      <w:proofErr w:type="spellEnd"/>
      <w:r w:rsidR="00A43A0B">
        <w:rPr>
          <w:rFonts w:ascii="Times New Roman" w:eastAsia="Times New Roman" w:hAnsi="Times New Roman" w:cs="Times New Roman"/>
        </w:rPr>
        <w:t xml:space="preserve">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w:t>
      </w:r>
      <w:proofErr w:type="spellStart"/>
      <w:r w:rsidR="003826AA">
        <w:rPr>
          <w:rFonts w:ascii="Times New Roman" w:eastAsia="Times New Roman" w:hAnsi="Times New Roman" w:cs="Times New Roman"/>
        </w:rPr>
        <w:t>Overwalle’s</w:t>
      </w:r>
      <w:proofErr w:type="spellEnd"/>
      <w:r w:rsidR="003826AA">
        <w:rPr>
          <w:rFonts w:ascii="Times New Roman" w:eastAsia="Times New Roman" w:hAnsi="Times New Roman" w:cs="Times New Roman"/>
        </w:rPr>
        <w:t xml:space="preserve">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This spatial arrangement 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w:t>
      </w:r>
      <w:proofErr w:type="spellStart"/>
      <w:r w:rsidR="00B9424D">
        <w:rPr>
          <w:rFonts w:ascii="Times New Roman" w:eastAsia="Times New Roman" w:hAnsi="Times New Roman" w:cs="Times New Roman"/>
        </w:rPr>
        <w:t>Overwalle’s</w:t>
      </w:r>
      <w:proofErr w:type="spellEnd"/>
      <w:r w:rsidR="00B9424D">
        <w:rPr>
          <w:rFonts w:ascii="Times New Roman" w:eastAsia="Times New Roman" w:hAnsi="Times New Roman" w:cs="Times New Roman"/>
        </w:rPr>
        <w:t xml:space="preserve">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 xml:space="preserve">Taken together, these four </w:t>
      </w:r>
      <w:r w:rsidRPr="0077319C">
        <w:rPr>
          <w:rFonts w:ascii="Times New Roman" w:eastAsia="Times New Roman" w:hAnsi="Times New Roman" w:cs="Times New Roman"/>
        </w:rPr>
        <w:lastRenderedPageBreak/>
        <w:t xml:space="preserve">issues—namely, the absence of a hidden layer, the absence of prior action experience, the use of a different Control condition, and the altered barrier configuration—limit what can be concluded about the sufficiency of </w:t>
      </w:r>
      <w:proofErr w:type="spellStart"/>
      <w:r w:rsidRPr="0077319C">
        <w:rPr>
          <w:rFonts w:ascii="Times New Roman" w:eastAsia="Times New Roman" w:hAnsi="Times New Roman" w:cs="Times New Roman"/>
        </w:rPr>
        <w:t>Overwalle’s</w:t>
      </w:r>
      <w:proofErr w:type="spellEnd"/>
      <w:r w:rsidRPr="0077319C">
        <w:rPr>
          <w:rFonts w:ascii="Times New Roman" w:eastAsia="Times New Roman" w:hAnsi="Times New Roman" w:cs="Times New Roman"/>
        </w:rPr>
        <w:t xml:space="preserve">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D83D5A">
        <w:rPr>
          <w:rFonts w:ascii="Times New Roman" w:eastAsia="Times New Roman" w:hAnsi="Times New Roman" w:cs="Times New Roman"/>
        </w:rPr>
        <w:t>Overwalle’s</w:t>
      </w:r>
      <w:proofErr w:type="spellEnd"/>
      <w:r w:rsidRPr="00D83D5A">
        <w:rPr>
          <w:rFonts w:ascii="Times New Roman" w:eastAsia="Times New Roman" w:hAnsi="Times New Roman" w:cs="Times New Roman"/>
        </w:rPr>
        <w:t xml:space="preserve">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infants’ looking behavior than the model proposed by </w:t>
      </w:r>
      <w:proofErr w:type="spellStart"/>
      <w:r w:rsidR="0012624E">
        <w:rPr>
          <w:rFonts w:ascii="Times New Roman" w:hAnsi="Times New Roman" w:cs="Times New Roman"/>
        </w:rPr>
        <w:t>Overwalle</w:t>
      </w:r>
      <w:proofErr w:type="spellEnd"/>
      <w:r w:rsidR="0012624E">
        <w:rPr>
          <w:rFonts w:ascii="Times New Roman" w:hAnsi="Times New Roman" w:cs="Times New Roman"/>
        </w:rPr>
        <w:t xml:space="preserve"> (2010</w:t>
      </w:r>
      <w:proofErr w:type="gramStart"/>
      <w:r w:rsidR="0012624E">
        <w:rPr>
          <w:rFonts w:ascii="Times New Roman" w:hAnsi="Times New Roman" w:cs="Times New Roman"/>
        </w:rPr>
        <w:t>)</w:t>
      </w:r>
      <w:proofErr w:type="gramEnd"/>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w:t>
      </w:r>
      <w:proofErr w:type="spellStart"/>
      <w:r>
        <w:rPr>
          <w:rFonts w:ascii="Times New Roman" w:hAnsi="Times New Roman" w:cs="Times New Roman"/>
        </w:rPr>
        <w:t>VoE</w:t>
      </w:r>
      <w:proofErr w:type="spellEnd"/>
      <w:r>
        <w:rPr>
          <w:rFonts w:ascii="Times New Roman" w:hAnsi="Times New Roman" w:cs="Times New Roman"/>
        </w:rPr>
        <w:t>)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w:t>
      </w:r>
      <w:r w:rsidR="00B80B47">
        <w:rPr>
          <w:rFonts w:ascii="Times New Roman" w:hAnsi="Times New Roman" w:cs="Times New Roman"/>
        </w:rPr>
        <w:lastRenderedPageBreak/>
        <w:t>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w:t>
      </w:r>
      <w:r>
        <w:rPr>
          <w:rFonts w:ascii="Times New Roman" w:hAnsi="Times New Roman" w:cs="Times New Roman"/>
        </w:rPr>
        <w:lastRenderedPageBreak/>
        <w:t xml:space="preserve">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The 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 xml:space="preserve">the </w:t>
      </w:r>
      <w:r w:rsidR="00524642">
        <w:rPr>
          <w:rFonts w:ascii="Times New Roman" w:hAnsi="Times New Roman" w:cs="Times New Roman"/>
        </w:rPr>
        <w:lastRenderedPageBreak/>
        <w:t>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These two </w:t>
      </w:r>
      <w:proofErr w:type="gramStart"/>
      <w:r>
        <w:rPr>
          <w:rFonts w:ascii="Times New Roman" w:hAnsi="Times New Roman" w:cs="Times New Roman"/>
        </w:rPr>
        <w:t>factors—</w:t>
      </w:r>
      <w:proofErr w:type="gramEnd"/>
      <w:r w:rsidR="00570519">
        <w:rPr>
          <w:rFonts w:ascii="Times New Roman" w:hAnsi="Times New Roman" w:cs="Times New Roman"/>
        </w:rPr>
        <w:t xml:space="preserve">that </w:t>
      </w:r>
      <w:proofErr w:type="gramStart"/>
      <w:r w:rsidR="00570519">
        <w:rPr>
          <w:rFonts w:ascii="Times New Roman" w:hAnsi="Times New Roman" w:cs="Times New Roman"/>
        </w:rPr>
        <w:t>is,</w:t>
      </w:r>
      <w:proofErr w:type="gramEnd"/>
      <w:r w:rsidR="00570519">
        <w:rPr>
          <w:rFonts w:ascii="Times New Roman" w:hAnsi="Times New Roman" w:cs="Times New Roman"/>
        </w:rPr>
        <w:t xml:space="preserve">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w:t>
      </w:r>
      <w:proofErr w:type="gramStart"/>
      <w:r w:rsidR="00745C47">
        <w:rPr>
          <w:rFonts w:ascii="Times New Roman" w:hAnsi="Times New Roman" w:cs="Times New Roman"/>
        </w:rPr>
        <w:t>experience</w:t>
      </w:r>
      <w:r w:rsidR="000A276E">
        <w:rPr>
          <w:rFonts w:ascii="Times New Roman" w:hAnsi="Times New Roman" w:cs="Times New Roman"/>
        </w:rPr>
        <w:t>—</w:t>
      </w:r>
      <w:proofErr w:type="gramEnd"/>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w:t>
      </w:r>
      <w:proofErr w:type="gramStart"/>
      <w:r w:rsidR="00F61DB4">
        <w:rPr>
          <w:rFonts w:ascii="Times New Roman" w:hAnsi="Times New Roman" w:cs="Times New Roman"/>
        </w:rPr>
        <w:t>test</w:t>
      </w:r>
      <w:proofErr w:type="gramEnd"/>
      <w:r w:rsidR="00F61DB4">
        <w:rPr>
          <w:rFonts w:ascii="Times New Roman" w:hAnsi="Times New Roman" w:cs="Times New Roman"/>
        </w:rPr>
        <w:t xml:space="preserve">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t>
      </w:r>
      <w:r w:rsidR="00063AA1">
        <w:rPr>
          <w:rFonts w:ascii="Times New Roman" w:hAnsi="Times New Roman" w:cs="Times New Roman"/>
        </w:rPr>
        <w:lastRenderedPageBreak/>
        <w:t>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w:t>
      </w:r>
      <w:proofErr w:type="spellStart"/>
      <w:r w:rsidR="000F68EC">
        <w:rPr>
          <w:rFonts w:ascii="Times New Roman" w:hAnsi="Times New Roman" w:cs="Times New Roman"/>
        </w:rPr>
        <w:t>Spelke</w:t>
      </w:r>
      <w:proofErr w:type="spellEnd"/>
      <w:r w:rsidR="000F68EC">
        <w:rPr>
          <w:rFonts w:ascii="Times New Roman" w:hAnsi="Times New Roman" w:cs="Times New Roman"/>
        </w:rPr>
        <w:t xml:space="preserv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lastRenderedPageBreak/>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w:t>
      </w:r>
      <w:proofErr w:type="gramStart"/>
      <w:r w:rsidR="004319CE">
        <w:rPr>
          <w:rFonts w:ascii="Times New Roman" w:hAnsi="Times New Roman" w:cs="Times New Roman"/>
        </w:rPr>
        <w:t>direct action</w:t>
      </w:r>
      <w:proofErr w:type="gramEnd"/>
      <w:r w:rsidR="004319CE">
        <w:rPr>
          <w:rFonts w:ascii="Times New Roman" w:hAnsi="Times New Roman" w:cs="Times New Roman"/>
        </w:rPr>
        <w:t xml:space="preserve">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6875418E"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w:t>
      </w:r>
      <w:r w:rsidR="005A7984">
        <w:rPr>
          <w:rFonts w:ascii="Times New Roman" w:hAnsi="Times New Roman" w:cs="Times New Roman"/>
        </w:rPr>
        <w:lastRenderedPageBreak/>
        <w:t xml:space="preserve">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r w:rsidR="00A6761E">
        <w:rPr>
          <w:rFonts w:ascii="Times New Roman" w:hAnsi="Times New Roman" w:cs="Times New Roman"/>
        </w:rPr>
        <w:t>Some c</w:t>
      </w:r>
      <w:r w:rsidR="00B74FB8">
        <w:rPr>
          <w:rFonts w:ascii="Times New Roman" w:hAnsi="Times New Roman" w:cs="Times New Roman"/>
        </w:rPr>
        <w:t xml:space="preserve">aution should therefore </w:t>
      </w:r>
      <w:r w:rsidR="00F77620">
        <w:rPr>
          <w:rFonts w:ascii="Times New Roman" w:hAnsi="Times New Roman" w:cs="Times New Roman"/>
        </w:rPr>
        <w:t>be exercised before</w:t>
      </w:r>
      <w:r w:rsidR="00266050">
        <w:rPr>
          <w:rFonts w:ascii="Times New Roman" w:hAnsi="Times New Roman" w:cs="Times New Roman"/>
        </w:rPr>
        <w:t xml:space="preserve"> accepting the conclusion that</w:t>
      </w:r>
      <w:r w:rsidR="006866F8">
        <w:rPr>
          <w:rFonts w:ascii="Times New Roman" w:hAnsi="Times New Roman" w:cs="Times New Roman"/>
        </w:rPr>
        <w:t xml:space="preserve"> </w:t>
      </w:r>
      <w:r w:rsidR="008929AE">
        <w:rPr>
          <w:rFonts w:ascii="Times New Roman" w:hAnsi="Times New Roman" w:cs="Times New Roman"/>
        </w:rPr>
        <w:t>pre-reaching 3-month-olds</w:t>
      </w:r>
      <w:r w:rsidR="006866F8">
        <w:rPr>
          <w:rFonts w:ascii="Times New Roman" w:hAnsi="Times New Roman" w:cs="Times New Roman"/>
        </w:rPr>
        <w:t xml:space="preserve"> can process </w:t>
      </w:r>
      <w:r w:rsidR="00A80E39">
        <w:rPr>
          <w:rFonts w:ascii="Times New Roman" w:hAnsi="Times New Roman" w:cs="Times New Roman"/>
        </w:rPr>
        <w:t xml:space="preserve">causally efficacious </w:t>
      </w:r>
      <w:r w:rsidR="006866F8">
        <w:rPr>
          <w:rFonts w:ascii="Times New Roman" w:hAnsi="Times New Roman" w:cs="Times New Roman"/>
        </w:rPr>
        <w:t>actions in terms of their efficiency</w:t>
      </w:r>
      <w:r w:rsidR="00AC2BE6">
        <w:rPr>
          <w:rFonts w:ascii="Times New Roman" w:hAnsi="Times New Roman" w:cs="Times New Roman"/>
        </w:rPr>
        <w:t>.</w:t>
      </w:r>
      <w:r w:rsidR="006866F8">
        <w:rPr>
          <w:rFonts w:ascii="Times New Roman" w:hAnsi="Times New Roman" w:cs="Times New Roman"/>
        </w:rPr>
        <w:t xml:space="preserve"> </w:t>
      </w:r>
      <w:r w:rsidR="00AC5804">
        <w:rPr>
          <w:rFonts w:ascii="Times New Roman" w:hAnsi="Times New Roman" w:cs="Times New Roman"/>
        </w:rPr>
        <w:t>Although it was the case that</w:t>
      </w:r>
      <w:r w:rsidR="002A6F3D">
        <w:rPr>
          <w:rFonts w:ascii="Times New Roman" w:hAnsi="Times New Roman" w:cs="Times New Roman"/>
        </w:rPr>
        <w:t xml:space="preserve"> Skerry et al. (2013) also report proportional </w:t>
      </w:r>
      <w:r w:rsidR="00AC5804">
        <w:rPr>
          <w:rFonts w:ascii="Times New Roman" w:hAnsi="Times New Roman" w:cs="Times New Roman"/>
        </w:rPr>
        <w:t>looking in their main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that they were</w:t>
      </w:r>
      <w:r w:rsidR="00720784">
        <w:rPr>
          <w:rFonts w:ascii="Times New Roman" w:hAnsi="Times New Roman" w:cs="Times New Roman"/>
        </w:rPr>
        <w:t xml:space="preserve"> aligned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r w:rsidR="00720784">
        <w:rPr>
          <w:rFonts w:ascii="Times New Roman" w:hAnsi="Times New Roman" w:cs="Times New Roman"/>
        </w:rPr>
        <w:t xml:space="preserve">. </w:t>
      </w:r>
    </w:p>
    <w:p w14:paraId="4D4AB48D" w14:textId="4DCBDEDA" w:rsidR="00311162" w:rsidRDefault="009125B3" w:rsidP="0096761D">
      <w:pPr>
        <w:spacing w:line="480" w:lineRule="auto"/>
        <w:ind w:firstLine="720"/>
        <w:contextualSpacing/>
        <w:rPr>
          <w:rFonts w:ascii="Times New Roman" w:hAnsi="Times New Roman" w:cs="Times New Roman"/>
        </w:rPr>
      </w:pPr>
      <w:r>
        <w:rPr>
          <w:rFonts w:ascii="Times New Roman" w:hAnsi="Times New Roman" w:cs="Times New Roman"/>
        </w:rPr>
        <w:t>This issue notwithstanding, t</w:t>
      </w:r>
      <w:r w:rsidR="00940FBC">
        <w:rPr>
          <w:rFonts w:ascii="Times New Roman" w:hAnsi="Times New Roman" w:cs="Times New Roman"/>
        </w:rPr>
        <w:t xml:space="preserve">he </w:t>
      </w:r>
      <w:r w:rsidR="00CF0533">
        <w:rPr>
          <w:rFonts w:ascii="Times New Roman" w:hAnsi="Times New Roman" w:cs="Times New Roman"/>
        </w:rPr>
        <w:t xml:space="preserve">findings raise a crucial </w:t>
      </w:r>
      <w:r w:rsidR="00940FBC">
        <w:rPr>
          <w:rFonts w:ascii="Times New Roman" w:hAnsi="Times New Roman" w:cs="Times New Roman"/>
        </w:rPr>
        <w:t>challenge</w:t>
      </w:r>
      <w:r w:rsidR="00CF0533">
        <w:rPr>
          <w:rFonts w:ascii="Times New Roman" w:hAnsi="Times New Roman" w:cs="Times New Roman"/>
        </w:rPr>
        <w:t>:</w:t>
      </w:r>
      <w:r w:rsidR="006F58C2">
        <w:rPr>
          <w:rFonts w:ascii="Times New Roman" w:hAnsi="Times New Roman" w:cs="Times New Roman"/>
        </w:rPr>
        <w:t xml:space="preserve"> </w:t>
      </w:r>
      <w:r w:rsidR="00CF0533">
        <w:rPr>
          <w:rFonts w:ascii="Times New Roman" w:hAnsi="Times New Roman" w:cs="Times New Roman"/>
        </w:rPr>
        <w:t xml:space="preserve">How can these impressive findings be </w:t>
      </w:r>
      <w:r w:rsidR="00C82F77">
        <w:rPr>
          <w:rFonts w:ascii="Times New Roman" w:hAnsi="Times New Roman" w:cs="Times New Roman"/>
        </w:rPr>
        <w:t>reconciled with</w:t>
      </w:r>
      <w:r w:rsidR="00571546">
        <w:rPr>
          <w:rFonts w:ascii="Times New Roman" w:hAnsi="Times New Roman" w:cs="Times New Roman"/>
        </w:rPr>
        <w:t xml:space="preserve"> the </w:t>
      </w:r>
      <w:r w:rsidR="00832F06">
        <w:rPr>
          <w:rFonts w:ascii="Times New Roman" w:hAnsi="Times New Roman" w:cs="Times New Roman"/>
        </w:rPr>
        <w:t xml:space="preserve">present notion that infants’ </w:t>
      </w:r>
      <w:r w:rsidR="003A7CC6">
        <w:rPr>
          <w:rFonts w:ascii="Times New Roman" w:hAnsi="Times New Roman" w:cs="Times New Roman"/>
        </w:rPr>
        <w:t xml:space="preserve">looking behaviors in action understanding studies </w:t>
      </w:r>
      <w:r w:rsidR="00736A8C">
        <w:rPr>
          <w:rFonts w:ascii="Times New Roman" w:hAnsi="Times New Roman" w:cs="Times New Roman"/>
        </w:rPr>
        <w:t>derive</w:t>
      </w:r>
      <w:r w:rsidR="00571546">
        <w:rPr>
          <w:rFonts w:ascii="Times New Roman" w:hAnsi="Times New Roman" w:cs="Times New Roman"/>
        </w:rPr>
        <w:t xml:space="preserve"> </w:t>
      </w:r>
      <w:r w:rsidR="00CF0533">
        <w:rPr>
          <w:rFonts w:ascii="Times New Roman" w:hAnsi="Times New Roman" w:cs="Times New Roman"/>
        </w:rPr>
        <w:t xml:space="preserve">from </w:t>
      </w:r>
      <w:r w:rsidR="00C82F77">
        <w:rPr>
          <w:rFonts w:ascii="Times New Roman" w:hAnsi="Times New Roman" w:cs="Times New Roman"/>
        </w:rPr>
        <w:t xml:space="preserve">both </w:t>
      </w:r>
      <w:r w:rsidR="003E7940">
        <w:rPr>
          <w:rFonts w:ascii="Times New Roman" w:hAnsi="Times New Roman" w:cs="Times New Roman"/>
        </w:rPr>
        <w:t xml:space="preserve">the </w:t>
      </w:r>
      <w:r w:rsidR="00CF0533">
        <w:rPr>
          <w:rFonts w:ascii="Times New Roman" w:hAnsi="Times New Roman" w:cs="Times New Roman"/>
        </w:rPr>
        <w:t>experience</w:t>
      </w:r>
      <w:r w:rsidR="00C82F77">
        <w:rPr>
          <w:rFonts w:ascii="Times New Roman" w:hAnsi="Times New Roman" w:cs="Times New Roman"/>
        </w:rPr>
        <w:t xml:space="preserve"> of processing others’ actions and an associative learning mechanism that operates over that experience.</w:t>
      </w:r>
      <w:r w:rsidR="003E7940">
        <w:rPr>
          <w:rFonts w:ascii="Times New Roman" w:hAnsi="Times New Roman" w:cs="Times New Roman"/>
        </w:rPr>
        <w:t xml:space="preserve"> </w:t>
      </w:r>
      <w:r w:rsidR="00CA1341">
        <w:rPr>
          <w:rFonts w:ascii="Times New Roman" w:hAnsi="Times New Roman" w:cs="Times New Roman"/>
        </w:rPr>
        <w:t xml:space="preserve">Perhaps one way to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or </w:t>
      </w:r>
      <w:r w:rsidR="009C2F46">
        <w:rPr>
          <w:rFonts w:ascii="Times New Roman" w:hAnsi="Times New Roman" w:cs="Times New Roman"/>
        </w:rPr>
        <w:t>their experience processing</w:t>
      </w:r>
      <w:r w:rsidR="00622034">
        <w:rPr>
          <w:rFonts w:ascii="Times New Roman" w:hAnsi="Times New Roman" w:cs="Times New Roman"/>
        </w:rPr>
        <w:t xml:space="preserve"> causally efficacious action events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r w:rsidR="00832F06">
        <w:rPr>
          <w:rFonts w:ascii="Times New Roman" w:hAnsi="Times New Roman" w:cs="Times New Roman"/>
        </w:rPr>
        <w:t xml:space="preserve"> </w:t>
      </w:r>
      <w:r w:rsidR="00AD4C74">
        <w:rPr>
          <w:rFonts w:ascii="Times New Roman" w:hAnsi="Times New Roman" w:cs="Times New Roman"/>
        </w:rPr>
        <w:t>The crux of the idea is that both manipulations may</w:t>
      </w:r>
      <w:r w:rsidR="005C0644">
        <w:rPr>
          <w:rFonts w:ascii="Times New Roman" w:hAnsi="Times New Roman" w:cs="Times New Roman"/>
        </w:rPr>
        <w:t xml:space="preserve"> </w:t>
      </w:r>
      <w:r w:rsidR="005C0644">
        <w:rPr>
          <w:rFonts w:ascii="Times New Roman" w:hAnsi="Times New Roman" w:cs="Times New Roman"/>
          <w:i/>
          <w:iCs/>
        </w:rPr>
        <w:t>temporarily</w:t>
      </w:r>
      <w:r w:rsidR="006D356F">
        <w:rPr>
          <w:rFonts w:ascii="Times New Roman" w:hAnsi="Times New Roman" w:cs="Times New Roman"/>
        </w:rPr>
        <w:t xml:space="preserve"> </w:t>
      </w:r>
      <w:r w:rsidR="00AA5009">
        <w:rPr>
          <w:rFonts w:ascii="Times New Roman" w:hAnsi="Times New Roman" w:cs="Times New Roman"/>
        </w:rPr>
        <w:t xml:space="preserve">boost the salience of </w:t>
      </w:r>
      <w:r w:rsidR="00B30C52">
        <w:rPr>
          <w:rFonts w:ascii="Times New Roman" w:hAnsi="Times New Roman" w:cs="Times New Roman"/>
        </w:rPr>
        <w:t>the visual events presented during the experiment itself.</w:t>
      </w:r>
      <w:r w:rsidR="00AA5009">
        <w:rPr>
          <w:rFonts w:ascii="Times New Roman" w:hAnsi="Times New Roman" w:cs="Times New Roman"/>
        </w:rPr>
        <w:t xml:space="preserve"> </w:t>
      </w:r>
      <w:r w:rsidR="00736A8C">
        <w:rPr>
          <w:rFonts w:ascii="Times New Roman" w:hAnsi="Times New Roman" w:cs="Times New Roman"/>
        </w:rPr>
        <w:t xml:space="preserve"> </w:t>
      </w:r>
      <w:r w:rsidR="00A62B1E">
        <w:rPr>
          <w:rFonts w:ascii="Times New Roman" w:hAnsi="Times New Roman" w:cs="Times New Roman"/>
        </w:rPr>
        <w:t xml:space="preserve">For example, providing infants with </w:t>
      </w:r>
      <w:r w:rsidR="00D84499">
        <w:rPr>
          <w:rFonts w:ascii="Times New Roman" w:hAnsi="Times New Roman" w:cs="Times New Roman"/>
          <w:i/>
          <w:iCs/>
        </w:rPr>
        <w:t xml:space="preserve">successful </w:t>
      </w:r>
      <w:r w:rsidR="00D84499">
        <w:rPr>
          <w:rFonts w:ascii="Times New Roman" w:hAnsi="Times New Roman" w:cs="Times New Roman"/>
        </w:rPr>
        <w:t>object-direct</w:t>
      </w:r>
      <w:r w:rsidR="00026A36">
        <w:rPr>
          <w:rFonts w:ascii="Times New Roman" w:hAnsi="Times New Roman" w:cs="Times New Roman"/>
        </w:rPr>
        <w:t>ed</w:t>
      </w:r>
      <w:r w:rsidR="00D84499">
        <w:rPr>
          <w:rFonts w:ascii="Times New Roman" w:hAnsi="Times New Roman" w:cs="Times New Roman"/>
        </w:rPr>
        <w:t xml:space="preserve"> action experience via sticky mittens </w:t>
      </w:r>
      <w:r w:rsidR="00510876">
        <w:rPr>
          <w:rFonts w:ascii="Times New Roman" w:hAnsi="Times New Roman" w:cs="Times New Roman"/>
        </w:rPr>
        <w:t>may not only</w:t>
      </w:r>
      <w:r w:rsidR="00D84499">
        <w:rPr>
          <w:rFonts w:ascii="Times New Roman" w:hAnsi="Times New Roman" w:cs="Times New Roman"/>
        </w:rPr>
        <w:t xml:space="preserve"> </w:t>
      </w:r>
      <w:r w:rsidR="00510876">
        <w:rPr>
          <w:rFonts w:ascii="Times New Roman" w:hAnsi="Times New Roman" w:cs="Times New Roman"/>
        </w:rPr>
        <w:t>facilitate successful encoding of the visual features of the objects involved</w:t>
      </w:r>
      <w:r w:rsidR="00CF5340">
        <w:rPr>
          <w:rFonts w:ascii="Times New Roman" w:hAnsi="Times New Roman" w:cs="Times New Roman"/>
        </w:rPr>
        <w:t xml:space="preserve"> but it may </w:t>
      </w:r>
      <w:r w:rsidR="00956483">
        <w:rPr>
          <w:rFonts w:ascii="Times New Roman" w:hAnsi="Times New Roman" w:cs="Times New Roman"/>
        </w:rPr>
        <w:t xml:space="preserve">boost </w:t>
      </w:r>
      <w:r w:rsidR="00CF5340">
        <w:rPr>
          <w:rFonts w:ascii="Times New Roman" w:hAnsi="Times New Roman" w:cs="Times New Roman"/>
        </w:rPr>
        <w:t xml:space="preserve">infants’ overall attention.  </w:t>
      </w:r>
      <w:r w:rsidR="00FF1636">
        <w:rPr>
          <w:rFonts w:ascii="Times New Roman" w:hAnsi="Times New Roman" w:cs="Times New Roman"/>
        </w:rPr>
        <w:t xml:space="preserve">Critically, even if </w:t>
      </w:r>
      <w:r w:rsidR="00956483">
        <w:rPr>
          <w:rFonts w:ascii="Times New Roman" w:hAnsi="Times New Roman" w:cs="Times New Roman"/>
        </w:rPr>
        <w:t>this boost is</w:t>
      </w:r>
      <w:r w:rsidR="00FF1636">
        <w:rPr>
          <w:rFonts w:ascii="Times New Roman" w:hAnsi="Times New Roman" w:cs="Times New Roman"/>
        </w:rPr>
        <w:t xml:space="preserve"> ephemeral</w:t>
      </w:r>
      <w:r w:rsidR="00EC4A81">
        <w:rPr>
          <w:rFonts w:ascii="Times New Roman" w:hAnsi="Times New Roman" w:cs="Times New Roman"/>
        </w:rPr>
        <w:t>,</w:t>
      </w:r>
      <w:r w:rsidR="00FF1636">
        <w:rPr>
          <w:rFonts w:ascii="Times New Roman" w:hAnsi="Times New Roman" w:cs="Times New Roman"/>
        </w:rPr>
        <w:t xml:space="preserve"> as is assumed here, infants may</w:t>
      </w:r>
      <w:r w:rsidR="00DB3408">
        <w:rPr>
          <w:rFonts w:ascii="Times New Roman" w:hAnsi="Times New Roman" w:cs="Times New Roman"/>
        </w:rPr>
        <w:t xml:space="preserve"> nonetheless</w:t>
      </w:r>
      <w:r w:rsidR="00FF1636">
        <w:rPr>
          <w:rFonts w:ascii="Times New Roman" w:hAnsi="Times New Roman" w:cs="Times New Roman"/>
        </w:rPr>
        <w:t xml:space="preserve"> have sufficient time while in this heightened </w:t>
      </w:r>
      <w:proofErr w:type="gramStart"/>
      <w:r w:rsidR="00FF1636">
        <w:rPr>
          <w:rFonts w:ascii="Times New Roman" w:hAnsi="Times New Roman" w:cs="Times New Roman"/>
        </w:rPr>
        <w:t>attentional</w:t>
      </w:r>
      <w:proofErr w:type="gramEnd"/>
      <w:r w:rsidR="00FF1636">
        <w:rPr>
          <w:rFonts w:ascii="Times New Roman" w:hAnsi="Times New Roman" w:cs="Times New Roman"/>
        </w:rPr>
        <w:t xml:space="preserve"> state to</w:t>
      </w:r>
      <w:r w:rsidR="00ED2E5A">
        <w:rPr>
          <w:rFonts w:ascii="Times New Roman" w:hAnsi="Times New Roman" w:cs="Times New Roman"/>
        </w:rPr>
        <w:t xml:space="preserve"> encode key aspects of the task that bear directly on their subsequent looking behavior.</w:t>
      </w:r>
      <w:r w:rsidR="00E20DB4">
        <w:rPr>
          <w:rFonts w:ascii="Times New Roman" w:hAnsi="Times New Roman" w:cs="Times New Roman"/>
        </w:rPr>
        <w:t xml:space="preserve"> </w:t>
      </w:r>
      <w:r w:rsidR="007A352C">
        <w:rPr>
          <w:rFonts w:ascii="Times New Roman" w:hAnsi="Times New Roman" w:cs="Times New Roman"/>
        </w:rPr>
        <w:t>Of course, t</w:t>
      </w:r>
      <w:r w:rsidR="00E20DB4">
        <w:rPr>
          <w:rFonts w:ascii="Times New Roman" w:hAnsi="Times New Roman" w:cs="Times New Roman"/>
        </w:rPr>
        <w:t xml:space="preserve">his </w:t>
      </w:r>
      <w:r w:rsidR="007A352C">
        <w:rPr>
          <w:rFonts w:ascii="Times New Roman" w:hAnsi="Times New Roman" w:cs="Times New Roman"/>
        </w:rPr>
        <w:t>supposition</w:t>
      </w:r>
      <w:r w:rsidR="00E20DB4">
        <w:rPr>
          <w:rFonts w:ascii="Times New Roman" w:hAnsi="Times New Roman" w:cs="Times New Roman"/>
        </w:rPr>
        <w:t xml:space="preserve"> </w:t>
      </w:r>
      <w:r w:rsidR="007A352C">
        <w:rPr>
          <w:rFonts w:ascii="Times New Roman" w:hAnsi="Times New Roman" w:cs="Times New Roman"/>
        </w:rPr>
        <w:t>assumes</w:t>
      </w:r>
      <w:r w:rsidR="00E20DB4">
        <w:rPr>
          <w:rFonts w:ascii="Times New Roman" w:hAnsi="Times New Roman" w:cs="Times New Roman"/>
        </w:rPr>
        <w:t xml:space="preserve"> that increased attention in a task leads to better learning and encoding of its features.</w:t>
      </w:r>
      <w:r w:rsidR="00ED2E5A">
        <w:rPr>
          <w:rFonts w:ascii="Times New Roman" w:hAnsi="Times New Roman" w:cs="Times New Roman"/>
        </w:rPr>
        <w:t xml:space="preserve"> </w:t>
      </w:r>
      <w:r w:rsidR="00510876">
        <w:rPr>
          <w:rFonts w:ascii="Times New Roman" w:hAnsi="Times New Roman" w:cs="Times New Roman"/>
        </w:rPr>
        <w:t xml:space="preserve">Support for this </w:t>
      </w:r>
      <w:r w:rsidR="00510876">
        <w:rPr>
          <w:rFonts w:ascii="Times New Roman" w:hAnsi="Times New Roman" w:cs="Times New Roman"/>
        </w:rPr>
        <w:lastRenderedPageBreak/>
        <w:t xml:space="preserve">claim is garnered by research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r w:rsidR="00E8248B">
        <w:rPr>
          <w:rFonts w:ascii="Times New Roman" w:hAnsi="Times New Roman" w:cs="Times New Roman"/>
        </w:rPr>
        <w:t xml:space="preserve">. Research by Sommerville et al. (2005) </w:t>
      </w:r>
      <w:r w:rsidR="003F08C4">
        <w:rPr>
          <w:rFonts w:ascii="Times New Roman" w:hAnsi="Times New Roman" w:cs="Times New Roman"/>
        </w:rPr>
        <w:t>is also consistent with the notion</w:t>
      </w:r>
      <w:r w:rsidR="00E8248B">
        <w:rPr>
          <w:rFonts w:ascii="Times New Roman" w:hAnsi="Times New Roman" w:cs="Times New Roman"/>
        </w:rPr>
        <w:t xml:space="preserve"> that </w:t>
      </w:r>
      <w:r w:rsidR="00ED2E5A">
        <w:rPr>
          <w:rFonts w:ascii="Times New Roman" w:hAnsi="Times New Roman" w:cs="Times New Roman"/>
        </w:rPr>
        <w:t>the</w:t>
      </w:r>
      <w:r w:rsidR="00E8248B">
        <w:rPr>
          <w:rFonts w:ascii="Times New Roman" w:hAnsi="Times New Roman" w:cs="Times New Roman"/>
        </w:rPr>
        <w:t xml:space="preserve"> attentional</w:t>
      </w:r>
      <w:r w:rsidR="00ED2E5A">
        <w:rPr>
          <w:rFonts w:ascii="Times New Roman" w:hAnsi="Times New Roman" w:cs="Times New Roman"/>
        </w:rPr>
        <w:t xml:space="preserve"> boost</w:t>
      </w:r>
      <w:r w:rsidR="00E8248B">
        <w:rPr>
          <w:rFonts w:ascii="Times New Roman" w:hAnsi="Times New Roman" w:cs="Times New Roman"/>
        </w:rPr>
        <w:t xml:space="preserve"> provided</w:t>
      </w:r>
      <w:r w:rsidR="00EB2791">
        <w:rPr>
          <w:rFonts w:ascii="Times New Roman" w:hAnsi="Times New Roman" w:cs="Times New Roman"/>
        </w:rPr>
        <w:t xml:space="preserve"> by</w:t>
      </w:r>
      <w:r w:rsidR="00ED2E5A">
        <w:rPr>
          <w:rFonts w:ascii="Times New Roman" w:hAnsi="Times New Roman" w:cs="Times New Roman"/>
        </w:rPr>
        <w:t xml:space="preserve"> sticky </w:t>
      </w:r>
      <w:r w:rsidR="00E8248B">
        <w:rPr>
          <w:rFonts w:ascii="Times New Roman" w:hAnsi="Times New Roman" w:cs="Times New Roman"/>
        </w:rPr>
        <w:t xml:space="preserve">mittens </w:t>
      </w:r>
      <w:r w:rsidR="00EB2791">
        <w:rPr>
          <w:rFonts w:ascii="Times New Roman" w:hAnsi="Times New Roman" w:cs="Times New Roman"/>
        </w:rPr>
        <w:t>may be</w:t>
      </w:r>
      <w:r w:rsidR="00ED2E5A">
        <w:rPr>
          <w:rFonts w:ascii="Times New Roman" w:hAnsi="Times New Roman" w:cs="Times New Roman"/>
        </w:rPr>
        <w:t xml:space="preserve"> short-lived</w:t>
      </w:r>
      <w:r w:rsidR="00E8248B">
        <w:rPr>
          <w:rFonts w:ascii="Times New Roman" w:hAnsi="Times New Roman" w:cs="Times New Roman"/>
        </w:rPr>
        <w:t>. For example, these authors found that</w:t>
      </w:r>
      <w:r w:rsidR="00EB2791">
        <w:rPr>
          <w:rFonts w:ascii="Times New Roman" w:hAnsi="Times New Roman" w:cs="Times New Roman"/>
        </w:rPr>
        <w:t xml:space="preserve"> infants in the sticky mittens condition looked reliably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r w:rsidR="00D47D06" w:rsidRPr="00D47D06">
        <w:rPr>
          <w:rFonts w:ascii="Times New Roman" w:hAnsi="Times New Roman" w:cs="Times New Roman"/>
        </w:rPr>
        <w:t>One aspect of the task that infants may incidentally encode while in a heightened attentional state is the trajectory of their own reaches. As infants in the sticky-mittens condition engage in the kind of rhythmic, up-and-down arm movements that are typical of excited states (</w:t>
      </w:r>
      <w:r w:rsidR="00D47D06">
        <w:rPr>
          <w:rFonts w:ascii="Times New Roman" w:hAnsi="Times New Roman" w:cs="Times New Roman"/>
        </w:rPr>
        <w:t xml:space="preserve">e.g., imagine </w:t>
      </w:r>
      <w:r w:rsidR="00D47D06" w:rsidRPr="00D47D06">
        <w:rPr>
          <w:rFonts w:ascii="Times New Roman" w:hAnsi="Times New Roman" w:cs="Times New Roman"/>
        </w:rPr>
        <w:t>an infant excitedly slapping their h</w:t>
      </w:r>
      <w:r w:rsidR="00311162">
        <w:rPr>
          <w:rFonts w:ascii="Times New Roman" w:hAnsi="Times New Roman" w:cs="Times New Roman"/>
        </w:rPr>
        <w:t>igh</w:t>
      </w:r>
      <w:r w:rsidR="00D47D06" w:rsidRPr="00D47D06">
        <w:rPr>
          <w:rFonts w:ascii="Times New Roman" w:hAnsi="Times New Roman" w:cs="Times New Roman"/>
        </w:rPr>
        <w:t xml:space="preserve"> chair tray)—and that culminate in the Velcro-covered ball becoming attached to the mitten—they may encode regularities about the nature of their own successful reaches. </w:t>
      </w:r>
      <w:r w:rsidR="00BE2E9B" w:rsidRPr="00BE2E9B">
        <w:rPr>
          <w:rFonts w:ascii="Times New Roman" w:hAnsi="Times New Roman" w:cs="Times New Roman"/>
        </w:rPr>
        <w:t xml:space="preserve">A critical regularity is the configuration of their arms during such successful reaches. Specifically, infants may encode that their arm is extended </w:t>
      </w:r>
      <w:r w:rsidR="003E1F01">
        <w:rPr>
          <w:rFonts w:ascii="Times New Roman" w:hAnsi="Times New Roman" w:cs="Times New Roman"/>
        </w:rPr>
        <w:t xml:space="preserve">when their hand contacts the object </w:t>
      </w:r>
      <w:r w:rsidR="00BE2E9B" w:rsidRPr="00BE2E9B">
        <w:rPr>
          <w:rFonts w:ascii="Times New Roman" w:hAnsi="Times New Roman" w:cs="Times New Roman"/>
        </w:rPr>
        <w:t xml:space="preserve">and that these reaches tend to be relatively </w:t>
      </w:r>
      <w:r w:rsidR="00BE2E9B">
        <w:rPr>
          <w:rFonts w:ascii="Times New Roman" w:hAnsi="Times New Roman" w:cs="Times New Roman"/>
        </w:rPr>
        <w:t>direct. Crucially, e</w:t>
      </w:r>
      <w:r w:rsidR="00D47D06" w:rsidRPr="00D47D06">
        <w:rPr>
          <w:rFonts w:ascii="Times New Roman" w:hAnsi="Times New Roman" w:cs="Times New Roman"/>
        </w:rPr>
        <w:t xml:space="preserve">ven if </w:t>
      </w:r>
      <w:r w:rsidR="00BE2E9B">
        <w:rPr>
          <w:rFonts w:ascii="Times New Roman" w:hAnsi="Times New Roman" w:cs="Times New Roman"/>
        </w:rPr>
        <w:t xml:space="preserve">the geometry of their direct reaches </w:t>
      </w:r>
      <w:r w:rsidR="00181380">
        <w:rPr>
          <w:rFonts w:ascii="Times New Roman" w:hAnsi="Times New Roman" w:cs="Times New Roman"/>
        </w:rPr>
        <w:t xml:space="preserve">does not perfectly </w:t>
      </w:r>
      <w:r w:rsidR="003E1F01">
        <w:rPr>
          <w:rFonts w:ascii="Times New Roman" w:hAnsi="Times New Roman" w:cs="Times New Roman"/>
        </w:rPr>
        <w:t>reflect a</w:t>
      </w:r>
      <w:r w:rsidR="00BE2E9B">
        <w:rPr>
          <w:rFonts w:ascii="Times New Roman" w:hAnsi="Times New Roman" w:cs="Times New Roman"/>
        </w:rPr>
        <w:t xml:space="preserve"> 180</w:t>
      </w:r>
      <w:r w:rsidR="00842C58">
        <w:rPr>
          <w:rFonts w:ascii="Times New Roman" w:hAnsi="Times New Roman" w:cs="Times New Roman"/>
        </w:rPr>
        <w:t>-</w:t>
      </w:r>
      <w:r w:rsidR="00BE2E9B">
        <w:rPr>
          <w:rFonts w:ascii="Times New Roman" w:hAnsi="Times New Roman" w:cs="Times New Roman"/>
        </w:rPr>
        <w:t>degree angle</w:t>
      </w:r>
      <w:r w:rsidR="00D47D06" w:rsidRPr="00D47D06">
        <w:rPr>
          <w:rFonts w:ascii="Times New Roman" w:hAnsi="Times New Roman" w:cs="Times New Roman"/>
        </w:rPr>
        <w:t xml:space="preserve">, they may nonetheless approximate </w:t>
      </w:r>
      <w:r w:rsidR="003E1F01">
        <w:rPr>
          <w:rFonts w:ascii="Times New Roman" w:hAnsi="Times New Roman" w:cs="Times New Roman"/>
        </w:rPr>
        <w:t>(</w:t>
      </w:r>
      <w:r w:rsidR="00D47D06" w:rsidRPr="00D47D06">
        <w:rPr>
          <w:rFonts w:ascii="Times New Roman" w:hAnsi="Times New Roman" w:cs="Times New Roman"/>
        </w:rPr>
        <w:t>and be perceived as</w:t>
      </w:r>
      <w:r w:rsidR="003E1F01">
        <w:rPr>
          <w:rFonts w:ascii="Times New Roman" w:hAnsi="Times New Roman" w:cs="Times New Roman"/>
        </w:rPr>
        <w:t>)</w:t>
      </w:r>
      <w:r w:rsidR="00D47D06" w:rsidRPr="00D47D06">
        <w:rPr>
          <w:rFonts w:ascii="Times New Roman" w:hAnsi="Times New Roman" w:cs="Times New Roman"/>
        </w:rPr>
        <w:t xml:space="preserve"> linear trajectories.</w:t>
      </w:r>
      <w:r w:rsidR="00842C58">
        <w:rPr>
          <w:rFonts w:ascii="Times New Roman" w:hAnsi="Times New Roman" w:cs="Times New Roman"/>
        </w:rPr>
        <w:t xml:space="preserve"> Coupled with the fact that it is unlikely that </w:t>
      </w:r>
      <w:r w:rsidR="00D47D06" w:rsidRPr="00D47D06">
        <w:rPr>
          <w:rFonts w:ascii="Times New Roman" w:hAnsi="Times New Roman" w:cs="Times New Roman"/>
        </w:rPr>
        <w:t>infants</w:t>
      </w:r>
      <w:r w:rsidR="00842C58">
        <w:rPr>
          <w:rFonts w:ascii="Times New Roman" w:hAnsi="Times New Roman" w:cs="Times New Roman"/>
        </w:rPr>
        <w:t xml:space="preserve"> spontaneously produce arced reaches (as one might when reaching over obstacles)</w:t>
      </w:r>
      <w:r w:rsidR="00DC3BD9">
        <w:rPr>
          <w:rFonts w:ascii="Times New Roman" w:hAnsi="Times New Roman" w:cs="Times New Roman"/>
        </w:rPr>
        <w:t>, and with th</w:t>
      </w:r>
      <w:r w:rsidR="00842C58">
        <w:rPr>
          <w:rFonts w:ascii="Times New Roman" w:hAnsi="Times New Roman" w:cs="Times New Roman"/>
        </w:rPr>
        <w:t>e assumption that successful reaches heighten infants’ attention</w:t>
      </w:r>
      <w:r w:rsidR="00D47D06" w:rsidRPr="00D47D06">
        <w:rPr>
          <w:rFonts w:ascii="Times New Roman" w:hAnsi="Times New Roman" w:cs="Times New Roman"/>
        </w:rPr>
        <w:t xml:space="preserve">, </w:t>
      </w:r>
      <w:r w:rsidR="00842C58">
        <w:rPr>
          <w:rFonts w:ascii="Times New Roman" w:hAnsi="Times New Roman" w:cs="Times New Roman"/>
        </w:rPr>
        <w:t>s</w:t>
      </w:r>
      <w:r w:rsidR="00DC3BD9">
        <w:rPr>
          <w:rFonts w:ascii="Times New Roman" w:hAnsi="Times New Roman" w:cs="Times New Roman"/>
        </w:rPr>
        <w:t>uch</w:t>
      </w:r>
      <w:r w:rsidR="00842C58">
        <w:rPr>
          <w:rFonts w:ascii="Times New Roman" w:hAnsi="Times New Roman" w:cs="Times New Roman"/>
        </w:rPr>
        <w:t xml:space="preserve"> </w:t>
      </w:r>
      <w:r w:rsidR="00D47D06" w:rsidRPr="00D47D06">
        <w:rPr>
          <w:rFonts w:ascii="Times New Roman" w:hAnsi="Times New Roman" w:cs="Times New Roman"/>
        </w:rPr>
        <w:t xml:space="preserve">action experience may </w:t>
      </w:r>
      <w:r w:rsidR="00842C58">
        <w:rPr>
          <w:rFonts w:ascii="Times New Roman" w:hAnsi="Times New Roman" w:cs="Times New Roman"/>
        </w:rPr>
        <w:t>lead to more robust encoding o</w:t>
      </w:r>
      <w:r w:rsidR="00DC3BD9">
        <w:rPr>
          <w:rFonts w:ascii="Times New Roman" w:hAnsi="Times New Roman" w:cs="Times New Roman"/>
        </w:rPr>
        <w:t>f</w:t>
      </w:r>
      <w:r w:rsidR="00842C58">
        <w:rPr>
          <w:rFonts w:ascii="Times New Roman" w:hAnsi="Times New Roman" w:cs="Times New Roman"/>
        </w:rPr>
        <w:t xml:space="preserve"> direct, nearly linear paths than</w:t>
      </w:r>
      <w:r w:rsidR="00DC3BD9">
        <w:rPr>
          <w:rFonts w:ascii="Times New Roman" w:hAnsi="Times New Roman" w:cs="Times New Roman"/>
        </w:rPr>
        <w:t xml:space="preserve"> of</w:t>
      </w:r>
      <w:r w:rsidR="00842C58">
        <w:rPr>
          <w:rFonts w:ascii="Times New Roman" w:hAnsi="Times New Roman" w:cs="Times New Roman"/>
        </w:rPr>
        <w:t xml:space="preserve"> more circuitous, arced ones. </w:t>
      </w:r>
      <w:r w:rsidR="00842C58" w:rsidRPr="00842C58">
        <w:rPr>
          <w:rFonts w:ascii="Times New Roman" w:hAnsi="Times New Roman" w:cs="Times New Roman"/>
        </w:rPr>
        <w:t>A corollary of this is that, over repeated experience, such regularities could render straight (or nearly straight) paths more familiar than curved ones.</w:t>
      </w:r>
      <w:r w:rsidR="00842C58">
        <w:rPr>
          <w:rFonts w:ascii="Times New Roman" w:hAnsi="Times New Roman" w:cs="Times New Roman"/>
        </w:rPr>
        <w:t xml:space="preserve">  </w:t>
      </w:r>
    </w:p>
    <w:p w14:paraId="3F43DA49" w14:textId="22BCF9B0" w:rsidR="00B3601A" w:rsidRDefault="003E1F01" w:rsidP="0096761D">
      <w:pPr>
        <w:spacing w:line="480" w:lineRule="auto"/>
        <w:ind w:firstLine="720"/>
        <w:contextualSpacing/>
        <w:rPr>
          <w:rFonts w:ascii="Times New Roman" w:hAnsi="Times New Roman" w:cs="Times New Roman"/>
        </w:rPr>
      </w:pPr>
      <w:r>
        <w:rPr>
          <w:rFonts w:ascii="Times New Roman" w:hAnsi="Times New Roman" w:cs="Times New Roman"/>
        </w:rPr>
        <w:t>This has important implications for</w:t>
      </w:r>
      <w:r w:rsidR="00DC3BD9">
        <w:rPr>
          <w:rFonts w:ascii="Times New Roman" w:hAnsi="Times New Roman" w:cs="Times New Roman"/>
        </w:rPr>
        <w:t xml:space="preserve"> infants’ looking behaviors in studies like that by</w:t>
      </w:r>
      <w:r w:rsidR="006873F6">
        <w:rPr>
          <w:rFonts w:ascii="Times New Roman" w:hAnsi="Times New Roman" w:cs="Times New Roman"/>
        </w:rPr>
        <w:t xml:space="preserve"> Skerry et al. (2013)</w:t>
      </w:r>
      <w:r>
        <w:rPr>
          <w:rFonts w:ascii="Times New Roman" w:hAnsi="Times New Roman" w:cs="Times New Roman"/>
        </w:rPr>
        <w:t>. For instance,</w:t>
      </w:r>
      <w:r w:rsidR="006873F6">
        <w:rPr>
          <w:rFonts w:ascii="Times New Roman" w:hAnsi="Times New Roman" w:cs="Times New Roman"/>
        </w:rPr>
        <w:t xml:space="preserve"> if </w:t>
      </w:r>
      <w:r w:rsidR="004D271B">
        <w:rPr>
          <w:rFonts w:ascii="Times New Roman" w:hAnsi="Times New Roman" w:cs="Times New Roman"/>
        </w:rPr>
        <w:t>infants</w:t>
      </w:r>
      <w:r w:rsidR="00DC3BD9">
        <w:rPr>
          <w:rFonts w:ascii="Times New Roman" w:hAnsi="Times New Roman" w:cs="Times New Roman"/>
        </w:rPr>
        <w:t xml:space="preserve">—who </w:t>
      </w:r>
      <w:r>
        <w:rPr>
          <w:rFonts w:ascii="Times New Roman" w:hAnsi="Times New Roman" w:cs="Times New Roman"/>
        </w:rPr>
        <w:t>are known to</w:t>
      </w:r>
      <w:r w:rsidR="00DC3BD9">
        <w:rPr>
          <w:rFonts w:ascii="Times New Roman" w:hAnsi="Times New Roman" w:cs="Times New Roman"/>
        </w:rPr>
        <w:t xml:space="preserve"> look longer at novel than at </w:t>
      </w:r>
      <w:r w:rsidR="00DC3BD9">
        <w:rPr>
          <w:rFonts w:ascii="Times New Roman" w:hAnsi="Times New Roman" w:cs="Times New Roman"/>
        </w:rPr>
        <w:lastRenderedPageBreak/>
        <w:t xml:space="preserve">familiar stimuli following habituation (e.g., </w:t>
      </w:r>
      <w:r>
        <w:rPr>
          <w:rFonts w:ascii="Times New Roman" w:hAnsi="Times New Roman" w:cs="Times New Roman"/>
        </w:rPr>
        <w:t xml:space="preserve">Cohen, 1973; </w:t>
      </w:r>
      <w:r w:rsidR="00DC3BD9">
        <w:rPr>
          <w:rFonts w:ascii="Times New Roman" w:hAnsi="Times New Roman" w:cs="Times New Roman"/>
        </w:rPr>
        <w:t>Sokolov, 1963)—</w:t>
      </w:r>
      <w:r w:rsidR="004D271B">
        <w:rPr>
          <w:rFonts w:ascii="Times New Roman" w:hAnsi="Times New Roman" w:cs="Times New Roman"/>
        </w:rPr>
        <w:t xml:space="preserve">perceived the </w:t>
      </w:r>
      <w:r w:rsidR="00D315F6">
        <w:rPr>
          <w:rFonts w:ascii="Times New Roman" w:hAnsi="Times New Roman" w:cs="Times New Roman"/>
        </w:rPr>
        <w:t>straight trajector</w:t>
      </w:r>
      <w:r w:rsidR="004D271B">
        <w:rPr>
          <w:rFonts w:ascii="Times New Roman" w:hAnsi="Times New Roman" w:cs="Times New Roman"/>
        </w:rPr>
        <w:t xml:space="preserve">y </w:t>
      </w:r>
      <w:r w:rsidR="00DC3BD9">
        <w:rPr>
          <w:rFonts w:ascii="Times New Roman" w:hAnsi="Times New Roman" w:cs="Times New Roman"/>
        </w:rPr>
        <w:t>as more</w:t>
      </w:r>
      <w:r w:rsidR="004D271B">
        <w:rPr>
          <w:rFonts w:ascii="Times New Roman" w:hAnsi="Times New Roman" w:cs="Times New Roman"/>
        </w:rPr>
        <w:t xml:space="preserve"> familiar than the curved one</w:t>
      </w:r>
      <w:r w:rsidR="00DC3BD9">
        <w:rPr>
          <w:rFonts w:ascii="Times New Roman" w:hAnsi="Times New Roman" w:cs="Times New Roman"/>
        </w:rPr>
        <w:t xml:space="preserve">, </w:t>
      </w:r>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r w:rsidR="00DC3BD9">
        <w:rPr>
          <w:rFonts w:ascii="Times New Roman" w:hAnsi="Times New Roman" w:cs="Times New Roman"/>
        </w:rPr>
        <w:t>novel</w:t>
      </w:r>
      <w:r w:rsidR="006B5510">
        <w:rPr>
          <w:rFonts w:ascii="Times New Roman" w:hAnsi="Times New Roman" w:cs="Times New Roman"/>
        </w:rPr>
        <w:t>,</w:t>
      </w:r>
      <w:r w:rsidR="004D271B">
        <w:rPr>
          <w:rFonts w:ascii="Times New Roman" w:hAnsi="Times New Roman" w:cs="Times New Roman"/>
        </w:rPr>
        <w:t xml:space="preserve"> inefficient test events</w:t>
      </w:r>
      <w:r w:rsidR="006B5510">
        <w:rPr>
          <w:rFonts w:ascii="Times New Roman" w:hAnsi="Times New Roman" w:cs="Times New Roman"/>
        </w:rPr>
        <w:t xml:space="preserve"> depicting arced motion</w:t>
      </w:r>
      <w:r w:rsidR="004D271B">
        <w:rPr>
          <w:rFonts w:ascii="Times New Roman" w:hAnsi="Times New Roman" w:cs="Times New Roman"/>
        </w:rPr>
        <w:t xml:space="preserve"> than </w:t>
      </w:r>
      <w:r w:rsidR="002C2BDF">
        <w:rPr>
          <w:rFonts w:ascii="Times New Roman" w:hAnsi="Times New Roman" w:cs="Times New Roman"/>
        </w:rPr>
        <w:t xml:space="preserve">at </w:t>
      </w:r>
      <w:r w:rsidR="00DC3BD9">
        <w:rPr>
          <w:rFonts w:ascii="Times New Roman" w:hAnsi="Times New Roman" w:cs="Times New Roman"/>
        </w:rPr>
        <w:t>familiar</w:t>
      </w:r>
      <w:r w:rsidR="00B17B18">
        <w:rPr>
          <w:rFonts w:ascii="Times New Roman" w:hAnsi="Times New Roman" w:cs="Times New Roman"/>
        </w:rPr>
        <w:t>,</w:t>
      </w:r>
      <w:r w:rsidR="004D271B">
        <w:rPr>
          <w:rFonts w:ascii="Times New Roman" w:hAnsi="Times New Roman" w:cs="Times New Roman"/>
        </w:rPr>
        <w:t xml:space="preserve"> efficient ones</w:t>
      </w:r>
      <w:r w:rsidR="006B5510">
        <w:rPr>
          <w:rFonts w:ascii="Times New Roman" w:hAnsi="Times New Roman" w:cs="Times New Roman"/>
        </w:rPr>
        <w:t xml:space="preserve"> depicting linear motion</w:t>
      </w:r>
      <w:r w:rsidR="004D271B">
        <w:rPr>
          <w:rFonts w:ascii="Times New Roman" w:hAnsi="Times New Roman" w:cs="Times New Roman"/>
        </w:rPr>
        <w:t>.</w:t>
      </w:r>
      <w:r w:rsidR="00EC2EE5">
        <w:rPr>
          <w:rFonts w:ascii="Times New Roman" w:hAnsi="Times New Roman" w:cs="Times New Roman"/>
        </w:rPr>
        <w:t xml:space="preserve"> </w:t>
      </w:r>
      <w:r w:rsidR="00DC3BD9">
        <w:rPr>
          <w:rFonts w:ascii="Times New Roman" w:hAnsi="Times New Roman" w:cs="Times New Roman"/>
        </w:rPr>
        <w:t>The significance of such a pattern 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this study </w:t>
      </w:r>
      <w:r w:rsidR="0021738E">
        <w:rPr>
          <w:rFonts w:ascii="Times New Roman" w:hAnsi="Times New Roman" w:cs="Times New Roman"/>
        </w:rPr>
        <w:t xml:space="preserve">may have had </w:t>
      </w:r>
      <w:r w:rsidR="00BB407A">
        <w:rPr>
          <w:rFonts w:ascii="Times New Roman" w:hAnsi="Times New Roman" w:cs="Times New Roman"/>
        </w:rPr>
        <w:t>little to do with a priori notions of efficiency</w:t>
      </w:r>
      <w:r w:rsidR="004726B4">
        <w:rPr>
          <w:rFonts w:ascii="Times New Roman" w:hAnsi="Times New Roman" w:cs="Times New Roman"/>
        </w:rPr>
        <w:t xml:space="preserve"> or goals</w:t>
      </w:r>
      <w:r w:rsidR="00BB407A">
        <w:rPr>
          <w:rFonts w:ascii="Times New Roman" w:hAnsi="Times New Roman" w:cs="Times New Roman"/>
        </w:rPr>
        <w:t xml:space="preserve">; instead, such looking </w:t>
      </w:r>
      <w:r w:rsidR="004726B4">
        <w:rPr>
          <w:rFonts w:ascii="Times New Roman" w:hAnsi="Times New Roman" w:cs="Times New Roman"/>
        </w:rPr>
        <w:t xml:space="preserve">may merely be a consequence </w:t>
      </w:r>
      <w:r w:rsidR="00BB407A">
        <w:rPr>
          <w:rFonts w:ascii="Times New Roman" w:hAnsi="Times New Roman" w:cs="Times New Roman"/>
        </w:rPr>
        <w:t xml:space="preserve">of </w:t>
      </w:r>
      <w:r w:rsidR="004726B4">
        <w:rPr>
          <w:rFonts w:ascii="Times New Roman" w:hAnsi="Times New Roman" w:cs="Times New Roman"/>
        </w:rPr>
        <w:t>sticky-mittens experience heightening infants’ attention</w:t>
      </w:r>
      <w:r w:rsidR="0021738E">
        <w:rPr>
          <w:rFonts w:ascii="Times New Roman" w:hAnsi="Times New Roman" w:cs="Times New Roman"/>
        </w:rPr>
        <w:t xml:space="preserve"> to and encoding of the geometry of their own successful reaches and the features of the contacted object, perhaps among other things. </w:t>
      </w:r>
    </w:p>
    <w:p w14:paraId="45016E43" w14:textId="445B1EED" w:rsidR="00D4143A" w:rsidRPr="006E6AE9" w:rsidRDefault="00D16B47" w:rsidP="00AF5451">
      <w:pPr>
        <w:spacing w:line="480" w:lineRule="auto"/>
        <w:ind w:firstLine="720"/>
        <w:contextualSpacing/>
        <w:rPr>
          <w:rFonts w:ascii="Times New Roman" w:hAnsi="Times New Roman" w:cs="Times New Roman"/>
        </w:rPr>
      </w:pPr>
      <w:r>
        <w:rPr>
          <w:rFonts w:ascii="Times New Roman" w:hAnsi="Times New Roman" w:cs="Times New Roman"/>
        </w:rPr>
        <w:t xml:space="preserve">One </w:t>
      </w:r>
      <w:r w:rsidR="002A69C6">
        <w:rPr>
          <w:rFonts w:ascii="Times New Roman" w:hAnsi="Times New Roman" w:cs="Times New Roman"/>
        </w:rPr>
        <w:t>question</w:t>
      </w:r>
      <w:r w:rsidR="00F04FA5">
        <w:rPr>
          <w:rFonts w:ascii="Times New Roman" w:hAnsi="Times New Roman" w:cs="Times New Roman"/>
        </w:rPr>
        <w:t xml:space="preserve"> </w:t>
      </w:r>
      <w:proofErr w:type="gramStart"/>
      <w:r w:rsidR="00F04FA5">
        <w:rPr>
          <w:rFonts w:ascii="Times New Roman" w:hAnsi="Times New Roman" w:cs="Times New Roman"/>
        </w:rPr>
        <w:t>that</w:t>
      </w:r>
      <w:proofErr w:type="gramEnd"/>
      <w:r w:rsidR="00F04FA5">
        <w:rPr>
          <w:rFonts w:ascii="Times New Roman" w:hAnsi="Times New Roman" w:cs="Times New Roman"/>
        </w:rPr>
        <w:t xml:space="preserve"> this</w:t>
      </w:r>
      <w:r>
        <w:rPr>
          <w:rFonts w:ascii="Times New Roman" w:hAnsi="Times New Roman" w:cs="Times New Roman"/>
        </w:rPr>
        <w:t xml:space="preserve"> account of</w:t>
      </w:r>
      <w:r w:rsidR="00F04FA5">
        <w:rPr>
          <w:rFonts w:ascii="Times New Roman" w:hAnsi="Times New Roman" w:cs="Times New Roman"/>
        </w:rPr>
        <w:t xml:space="preserve"> </w:t>
      </w:r>
      <w:r w:rsidR="00AB2187">
        <w:rPr>
          <w:rFonts w:ascii="Times New Roman" w:hAnsi="Times New Roman" w:cs="Times New Roman"/>
        </w:rPr>
        <w:t>the looking behavior of</w:t>
      </w:r>
      <w:r>
        <w:rPr>
          <w:rFonts w:ascii="Times New Roman" w:hAnsi="Times New Roman" w:cs="Times New Roman"/>
        </w:rPr>
        <w:t xml:space="preserve"> </w:t>
      </w:r>
      <w:r w:rsidR="00CA7723">
        <w:rPr>
          <w:rFonts w:ascii="Times New Roman" w:hAnsi="Times New Roman" w:cs="Times New Roman"/>
        </w:rPr>
        <w:t>pre</w:t>
      </w:r>
      <w:r w:rsidR="008E61B0">
        <w:rPr>
          <w:rFonts w:ascii="Times New Roman" w:hAnsi="Times New Roman" w:cs="Times New Roman"/>
        </w:rPr>
        <w:t>-reaching infants</w:t>
      </w:r>
      <w:r w:rsidR="00CA7723">
        <w:rPr>
          <w:rFonts w:ascii="Times New Roman" w:hAnsi="Times New Roman" w:cs="Times New Roman"/>
        </w:rPr>
        <w:t xml:space="preserve"> </w:t>
      </w:r>
      <w:r w:rsidR="00D4143A">
        <w:rPr>
          <w:rFonts w:ascii="Times New Roman" w:hAnsi="Times New Roman" w:cs="Times New Roman"/>
        </w:rPr>
        <w:t xml:space="preserve">may </w:t>
      </w:r>
      <w:r w:rsidR="002A69C6">
        <w:rPr>
          <w:rFonts w:ascii="Times New Roman" w:hAnsi="Times New Roman" w:cs="Times New Roman"/>
        </w:rPr>
        <w:t>raise</w:t>
      </w:r>
      <w:r w:rsidR="008E61B0">
        <w:rPr>
          <w:rFonts w:ascii="Times New Roman" w:hAnsi="Times New Roman" w:cs="Times New Roman"/>
        </w:rPr>
        <w:t xml:space="preserve"> </w:t>
      </w:r>
      <w:proofErr w:type="gramStart"/>
      <w:r w:rsidR="008A0F87">
        <w:rPr>
          <w:rFonts w:ascii="Times New Roman" w:hAnsi="Times New Roman" w:cs="Times New Roman"/>
        </w:rPr>
        <w:t>concerns</w:t>
      </w:r>
      <w:proofErr w:type="gramEnd"/>
      <w:r w:rsidR="008A0F87">
        <w:rPr>
          <w:rFonts w:ascii="Times New Roman" w:hAnsi="Times New Roman" w:cs="Times New Roman"/>
        </w:rPr>
        <w:t xml:space="preserve"> </w:t>
      </w:r>
      <w:r w:rsidR="008E61B0">
        <w:rPr>
          <w:rFonts w:ascii="Times New Roman" w:hAnsi="Times New Roman" w:cs="Times New Roman"/>
        </w:rPr>
        <w:t xml:space="preserve">how </w:t>
      </w:r>
      <w:r w:rsidR="00F04FA5">
        <w:rPr>
          <w:rFonts w:ascii="Times New Roman" w:hAnsi="Times New Roman" w:cs="Times New Roman"/>
        </w:rPr>
        <w:t xml:space="preserve">they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another individual </w:t>
      </w:r>
      <w:r w:rsidR="00F04FA5">
        <w:rPr>
          <w:rFonts w:ascii="Times New Roman" w:hAnsi="Times New Roman" w:cs="Times New Roman"/>
        </w:rPr>
        <w:t>during the efficient test event in the first place.</w:t>
      </w:r>
      <w:r w:rsidR="00372BC6">
        <w:rPr>
          <w:rFonts w:ascii="Times New Roman" w:hAnsi="Times New Roman" w:cs="Times New Roman"/>
        </w:rPr>
        <w:t xml:space="preserve"> It is one thing to encode one’s own actions; it is a different thing to map those actions to</w:t>
      </w:r>
      <w:r w:rsidR="00AB2187">
        <w:rPr>
          <w:rFonts w:ascii="Times New Roman" w:hAnsi="Times New Roman" w:cs="Times New Roman"/>
        </w:rPr>
        <w:t xml:space="preserve"> the</w:t>
      </w:r>
      <w:r w:rsidR="00372BC6">
        <w:rPr>
          <w:rFonts w:ascii="Times New Roman" w:hAnsi="Times New Roman" w:cs="Times New Roman"/>
        </w:rPr>
        <w:t xml:space="preserve"> external actions</w:t>
      </w:r>
      <w:r w:rsidR="00AB2187">
        <w:rPr>
          <w:rFonts w:ascii="Times New Roman" w:hAnsi="Times New Roman" w:cs="Times New Roman"/>
        </w:rPr>
        <w:t xml:space="preserve"> of others</w:t>
      </w:r>
      <w:r w:rsidR="00372BC6">
        <w:rPr>
          <w:rFonts w:ascii="Times New Roman" w:hAnsi="Times New Roman" w:cs="Times New Roman"/>
        </w:rPr>
        <w:t>. Yet,</w:t>
      </w:r>
      <w:r w:rsidR="0016695E">
        <w:rPr>
          <w:rFonts w:ascii="Times New Roman" w:hAnsi="Times New Roman" w:cs="Times New Roman"/>
        </w:rPr>
        <w:t xml:space="preserve"> </w:t>
      </w:r>
      <w:r w:rsidR="00372BC6">
        <w:rPr>
          <w:rFonts w:ascii="Times New Roman" w:hAnsi="Times New Roman" w:cs="Times New Roman"/>
        </w:rPr>
        <w:t>such detection abilities are likely</w:t>
      </w:r>
      <w:r w:rsidR="0016695E">
        <w:rPr>
          <w:rFonts w:ascii="Times New Roman" w:hAnsi="Times New Roman" w:cs="Times New Roman"/>
        </w:rPr>
        <w:t xml:space="preserve"> </w:t>
      </w:r>
      <w:r w:rsidR="00326503">
        <w:rPr>
          <w:rFonts w:ascii="Times New Roman" w:hAnsi="Times New Roman" w:cs="Times New Roman"/>
        </w:rPr>
        <w:t>needed</w:t>
      </w:r>
      <w:r w:rsidR="0016695E">
        <w:rPr>
          <w:rFonts w:ascii="Times New Roman" w:hAnsi="Times New Roman" w:cs="Times New Roman"/>
        </w:rPr>
        <w:t xml:space="preserve"> before</w:t>
      </w:r>
      <w:r w:rsidR="00B245D2">
        <w:rPr>
          <w:rFonts w:ascii="Times New Roman" w:hAnsi="Times New Roman" w:cs="Times New Roman"/>
        </w:rPr>
        <w:t xml:space="preserve"> the</w:t>
      </w:r>
      <w:r w:rsidR="0016695E">
        <w:rPr>
          <w:rFonts w:ascii="Times New Roman" w:hAnsi="Times New Roman" w:cs="Times New Roman"/>
        </w:rPr>
        <w:t xml:space="preserve"> efficient test event </w:t>
      </w:r>
      <w:r w:rsidR="0034287D">
        <w:rPr>
          <w:rFonts w:ascii="Times New Roman" w:hAnsi="Times New Roman" w:cs="Times New Roman"/>
        </w:rPr>
        <w:t xml:space="preserve">is treated </w:t>
      </w:r>
      <w:r w:rsidR="0016695E">
        <w:rPr>
          <w:rFonts w:ascii="Times New Roman" w:hAnsi="Times New Roman" w:cs="Times New Roman"/>
        </w:rPr>
        <w:t>as familiar. One</w:t>
      </w:r>
      <w:r w:rsidR="00D1738D">
        <w:rPr>
          <w:rFonts w:ascii="Times New Roman" w:hAnsi="Times New Roman" w:cs="Times New Roman"/>
        </w:rPr>
        <w:t xml:space="preserve"> potential solution to this problem is</w:t>
      </w:r>
      <w:r w:rsidR="00D4143A">
        <w:rPr>
          <w:rFonts w:ascii="Times New Roman" w:hAnsi="Times New Roman" w:cs="Times New Roman"/>
        </w:rPr>
        <w:t xml:space="preserve"> first</w:t>
      </w:r>
      <w:r w:rsidR="00D1738D">
        <w:rPr>
          <w:rFonts w:ascii="Times New Roman" w:hAnsi="Times New Roman" w:cs="Times New Roman"/>
        </w:rPr>
        <w:t xml:space="preserve"> to note that</w:t>
      </w:r>
      <w:r w:rsidR="006A2F94">
        <w:rPr>
          <w:rFonts w:ascii="Times New Roman" w:hAnsi="Times New Roman" w:cs="Times New Roman"/>
        </w:rPr>
        <w:t xml:space="preserve"> self-recognition</w:t>
      </w:r>
      <w:r w:rsidR="00BC19E0">
        <w:rPr>
          <w:rFonts w:ascii="Times New Roman" w:hAnsi="Times New Roman" w:cs="Times New Roman"/>
        </w:rPr>
        <w:t>,</w:t>
      </w:r>
      <w:r w:rsidR="006A2F94">
        <w:rPr>
          <w:rFonts w:ascii="Times New Roman" w:hAnsi="Times New Roman" w:cs="Times New Roman"/>
        </w:rPr>
        <w:t xml:space="preserve"> 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r w:rsidR="00BC19E0">
        <w:rPr>
          <w:rFonts w:ascii="Times New Roman" w:hAnsi="Times New Roman" w:cs="Times New Roman"/>
        </w:rPr>
        <w:t>,</w:t>
      </w:r>
      <w:r w:rsidR="006A2F94">
        <w:rPr>
          <w:rFonts w:ascii="Times New Roman" w:hAnsi="Times New Roman" w:cs="Times New Roman"/>
        </w:rPr>
        <w:t xml:space="preserve"> is not in place until well after the second year of life (e.g., Amsterdam, 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are well below this age</w:t>
      </w:r>
      <w:r w:rsidR="00D1738D">
        <w:rPr>
          <w:rFonts w:ascii="Times New Roman" w:hAnsi="Times New Roman" w:cs="Times New Roman"/>
        </w:rPr>
        <w:t>.</w:t>
      </w:r>
      <w:r w:rsidR="00D56C4D">
        <w:rPr>
          <w:rFonts w:ascii="Times New Roman" w:hAnsi="Times New Roman" w:cs="Times New Roman"/>
        </w:rPr>
        <w:t xml:space="preserve"> Th</w:t>
      </w:r>
      <w:r w:rsidR="00AF5451">
        <w:rPr>
          <w:rFonts w:ascii="Times New Roman" w:hAnsi="Times New Roman" w:cs="Times New Roman"/>
        </w:rPr>
        <w:t xml:space="preserve">is has implications for </w:t>
      </w:r>
      <w:r w:rsidR="00D56C4D">
        <w:rPr>
          <w:rFonts w:ascii="Times New Roman" w:hAnsi="Times New Roman" w:cs="Times New Roman"/>
        </w:rPr>
        <w:t>the reaching behavior of 3-month-olds</w:t>
      </w:r>
      <w:r w:rsidR="00726E12">
        <w:rPr>
          <w:rFonts w:ascii="Times New Roman" w:hAnsi="Times New Roman" w:cs="Times New Roman"/>
        </w:rPr>
        <w:t>. The idea</w:t>
      </w:r>
      <w:r w:rsidR="00D56C4D">
        <w:rPr>
          <w:rFonts w:ascii="Times New Roman" w:hAnsi="Times New Roman" w:cs="Times New Roman"/>
        </w:rPr>
        <w:t xml:space="preserve"> is that</w:t>
      </w:r>
      <w:r w:rsidR="00726E12">
        <w:rPr>
          <w:rFonts w:ascii="Times New Roman" w:hAnsi="Times New Roman" w:cs="Times New Roman"/>
        </w:rPr>
        <w:t xml:space="preserve"> at this age</w:t>
      </w:r>
      <w:r w:rsidR="00D56C4D">
        <w:rPr>
          <w:rFonts w:ascii="Times New Roman" w:hAnsi="Times New Roman" w:cs="Times New Roman"/>
        </w:rPr>
        <w:t xml:space="preserve"> infants </w:t>
      </w:r>
      <w:r w:rsidR="00563C1A">
        <w:rPr>
          <w:rFonts w:ascii="Times New Roman" w:hAnsi="Times New Roman" w:cs="Times New Roman"/>
        </w:rPr>
        <w:t>might not</w:t>
      </w:r>
      <w:r w:rsidR="003C618C">
        <w:rPr>
          <w:rFonts w:ascii="Times New Roman" w:hAnsi="Times New Roman" w:cs="Times New Roman"/>
        </w:rPr>
        <w:t xml:space="preserve"> understand that they are the producers of their own </w:t>
      </w:r>
      <w:r w:rsidR="00983F96">
        <w:rPr>
          <w:rFonts w:ascii="Times New Roman" w:hAnsi="Times New Roman" w:cs="Times New Roman"/>
        </w:rPr>
        <w:t>reaches</w:t>
      </w:r>
      <w:r w:rsidR="002F6716">
        <w:rPr>
          <w:rFonts w:ascii="Times New Roman" w:hAnsi="Times New Roman" w:cs="Times New Roman"/>
        </w:rPr>
        <w:t xml:space="preserve"> and actions</w:t>
      </w:r>
      <w:r w:rsidR="00983F96">
        <w:rPr>
          <w:rFonts w:ascii="Times New Roman" w:hAnsi="Times New Roman" w:cs="Times New Roman"/>
        </w:rPr>
        <w:t xml:space="preserve">. </w:t>
      </w:r>
      <w:r w:rsidR="00D4143A">
        <w:rPr>
          <w:rFonts w:ascii="Times New Roman" w:hAnsi="Times New Roman" w:cs="Times New Roman"/>
        </w:rPr>
        <w:t>Yet</w:t>
      </w:r>
      <w:r w:rsidR="00983F96">
        <w:rPr>
          <w:rFonts w:ascii="Times New Roman" w:hAnsi="Times New Roman" w:cs="Times New Roman"/>
        </w:rPr>
        <w:t>,</w:t>
      </w:r>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infants can see their own reaches</w:t>
      </w:r>
      <w:r w:rsidR="002C398B">
        <w:rPr>
          <w:rFonts w:ascii="Times New Roman" w:hAnsi="Times New Roman" w:cs="Times New Roman"/>
        </w:rPr>
        <w:t xml:space="preserve"> given that they occur largely in full view</w:t>
      </w:r>
      <w:r w:rsidR="004E50C5">
        <w:rPr>
          <w:rFonts w:ascii="Times New Roman" w:hAnsi="Times New Roman" w:cs="Times New Roman"/>
        </w:rPr>
        <w:t xml:space="preserve">, they may build a representation of those reaches that </w:t>
      </w:r>
      <w:proofErr w:type="gramStart"/>
      <w:r w:rsidR="004E50C5">
        <w:rPr>
          <w:rFonts w:ascii="Times New Roman" w:hAnsi="Times New Roman" w:cs="Times New Roman"/>
        </w:rPr>
        <w:t>captures</w:t>
      </w:r>
      <w:proofErr w:type="gramEnd"/>
      <w:r w:rsidR="004E50C5">
        <w:rPr>
          <w:rFonts w:ascii="Times New Roman" w:hAnsi="Times New Roman" w:cs="Times New Roman"/>
        </w:rPr>
        <w:t xml:space="preserve"> their geometry and trajectory</w:t>
      </w:r>
      <w:r w:rsidR="002C398B">
        <w:rPr>
          <w:rFonts w:ascii="Times New Roman" w:hAnsi="Times New Roman" w:cs="Times New Roman"/>
        </w:rPr>
        <w:t xml:space="preserve">. </w:t>
      </w:r>
      <w:r w:rsidR="001F5E86">
        <w:rPr>
          <w:rFonts w:ascii="Times New Roman" w:hAnsi="Times New Roman" w:cs="Times New Roman"/>
        </w:rPr>
        <w:t xml:space="preserve">This picture does present one complication. This relates to the fact that the exact geometry and trajectory of an </w:t>
      </w:r>
      <w:proofErr w:type="gramStart"/>
      <w:r w:rsidR="001F5E86">
        <w:rPr>
          <w:rFonts w:ascii="Times New Roman" w:hAnsi="Times New Roman" w:cs="Times New Roman"/>
        </w:rPr>
        <w:t>infants’</w:t>
      </w:r>
      <w:proofErr w:type="gramEnd"/>
      <w:r w:rsidR="001F5E86">
        <w:rPr>
          <w:rFonts w:ascii="Times New Roman" w:hAnsi="Times New Roman" w:cs="Times New Roman"/>
        </w:rPr>
        <w:t xml:space="preserve"> reach may vary from one retrieval attempt to the next. Although it is true that infants may reach for the same Velcro-covered ball is slightly </w:t>
      </w:r>
      <w:r w:rsidR="001F5E86">
        <w:rPr>
          <w:rFonts w:ascii="Times New Roman" w:hAnsi="Times New Roman" w:cs="Times New Roman"/>
        </w:rPr>
        <w:lastRenderedPageBreak/>
        <w:t xml:space="preserve">different ways each time they attempt retrieve it, this fact alone is not problematic for the current proposal. </w:t>
      </w:r>
      <w:r w:rsidR="00943E74">
        <w:rPr>
          <w:rFonts w:ascii="Times New Roman" w:hAnsi="Times New Roman" w:cs="Times New Roman"/>
        </w:rPr>
        <w:t>The reason has to do with the fact that even if</w:t>
      </w:r>
      <w:r w:rsidR="006E6AE9">
        <w:rPr>
          <w:rFonts w:ascii="Times New Roman" w:hAnsi="Times New Roman" w:cs="Times New Roman"/>
        </w:rPr>
        <w:t xml:space="preserve"> </w:t>
      </w:r>
      <w:r w:rsidR="00943E74">
        <w:rPr>
          <w:rFonts w:ascii="Times New Roman" w:hAnsi="Times New Roman" w:cs="Times New Roman"/>
        </w:rPr>
        <w:t xml:space="preserve">the trajectory of particular reach </w:t>
      </w:r>
      <w:r w:rsidR="006E6AE9">
        <w:rPr>
          <w:rFonts w:ascii="Times New Roman" w:hAnsi="Times New Roman" w:cs="Times New Roman"/>
        </w:rPr>
        <w:t xml:space="preserve">attempt deviates from </w:t>
      </w:r>
      <w:r w:rsidR="00943E74">
        <w:rPr>
          <w:rFonts w:ascii="Times New Roman" w:hAnsi="Times New Roman" w:cs="Times New Roman"/>
        </w:rPr>
        <w:t xml:space="preserve">that of </w:t>
      </w:r>
      <w:r w:rsidR="006E6AE9">
        <w:rPr>
          <w:rFonts w:ascii="Times New Roman" w:hAnsi="Times New Roman" w:cs="Times New Roman"/>
        </w:rPr>
        <w:t xml:space="preserve">a canonical </w:t>
      </w:r>
      <w:r w:rsidR="00943E74">
        <w:rPr>
          <w:rFonts w:ascii="Times New Roman" w:hAnsi="Times New Roman" w:cs="Times New Roman"/>
        </w:rPr>
        <w:t xml:space="preserve">direct or </w:t>
      </w:r>
      <w:r w:rsidR="006E6AE9">
        <w:rPr>
          <w:rFonts w:ascii="Times New Roman" w:hAnsi="Times New Roman" w:cs="Times New Roman"/>
        </w:rPr>
        <w:t xml:space="preserve">straight reach, the </w:t>
      </w:r>
      <w:r w:rsidR="006E6AE9">
        <w:rPr>
          <w:rFonts w:ascii="Times New Roman" w:hAnsi="Times New Roman" w:cs="Times New Roman"/>
          <w:i/>
          <w:iCs/>
        </w:rPr>
        <w:t>statistical average</w:t>
      </w:r>
      <w:r w:rsidR="00943E74">
        <w:rPr>
          <w:rFonts w:ascii="Times New Roman" w:hAnsi="Times New Roman" w:cs="Times New Roman"/>
          <w:i/>
          <w:iCs/>
        </w:rPr>
        <w:t xml:space="preserve"> </w:t>
      </w:r>
      <w:r w:rsidR="00943E74">
        <w:rPr>
          <w:rFonts w:ascii="Times New Roman" w:hAnsi="Times New Roman" w:cs="Times New Roman"/>
        </w:rPr>
        <w:t xml:space="preserve">of these reaches, or the prototype, </w:t>
      </w:r>
      <w:r w:rsidR="00E276BA">
        <w:rPr>
          <w:rFonts w:ascii="Times New Roman" w:hAnsi="Times New Roman" w:cs="Times New Roman"/>
        </w:rPr>
        <w:t xml:space="preserve">may resemble a linear trajectory. Of course, this account has explanatory force only if infants possess some capacity to form prototypical representations. </w:t>
      </w:r>
      <w:r w:rsidR="00D1642B">
        <w:rPr>
          <w:rFonts w:ascii="Times New Roman" w:hAnsi="Times New Roman" w:cs="Times New Roman"/>
        </w:rPr>
        <w:t xml:space="preserve">As it turns out, </w:t>
      </w:r>
      <w:r w:rsidR="007E006F">
        <w:rPr>
          <w:rFonts w:ascii="Times New Roman" w:hAnsi="Times New Roman" w:cs="Times New Roman"/>
        </w:rPr>
        <w:t>infants gain access to just such an ability sometime between 3 and 4 months of age</w:t>
      </w:r>
      <w:r w:rsidR="005B4DA8">
        <w:rPr>
          <w:rFonts w:ascii="Times New Roman" w:hAnsi="Times New Roman" w:cs="Times New Roman"/>
        </w:rPr>
        <w:t xml:space="preserve"> </w:t>
      </w:r>
      <w:r w:rsidR="00D1642B">
        <w:rPr>
          <w:rFonts w:ascii="Times New Roman" w:hAnsi="Times New Roman" w:cs="Times New Roman"/>
        </w:rPr>
        <w:t xml:space="preserve">(e.g., Bomba &amp; </w:t>
      </w:r>
      <w:proofErr w:type="spellStart"/>
      <w:r w:rsidR="00D1642B">
        <w:rPr>
          <w:rFonts w:ascii="Times New Roman" w:hAnsi="Times New Roman" w:cs="Times New Roman"/>
        </w:rPr>
        <w:t>Siqueland</w:t>
      </w:r>
      <w:proofErr w:type="spellEnd"/>
      <w:r w:rsidR="00D1642B">
        <w:rPr>
          <w:rFonts w:ascii="Times New Roman" w:hAnsi="Times New Roman" w:cs="Times New Roman"/>
        </w:rPr>
        <w:t>, 1983</w:t>
      </w:r>
      <w:r w:rsidR="007E006F">
        <w:rPr>
          <w:rFonts w:ascii="Times New Roman" w:hAnsi="Times New Roman" w:cs="Times New Roman"/>
        </w:rPr>
        <w:t>; for later evidence see,</w:t>
      </w:r>
      <w:r w:rsidR="00D1642B">
        <w:rPr>
          <w:rFonts w:ascii="Times New Roman" w:hAnsi="Times New Roman" w:cs="Times New Roman"/>
        </w:rPr>
        <w:t xml:space="preserve"> </w:t>
      </w:r>
      <w:proofErr w:type="spellStart"/>
      <w:r w:rsidR="003102E1">
        <w:rPr>
          <w:rFonts w:ascii="Times New Roman" w:hAnsi="Times New Roman" w:cs="Times New Roman"/>
        </w:rPr>
        <w:t>Sucevic</w:t>
      </w:r>
      <w:proofErr w:type="spellEnd"/>
      <w:r w:rsidR="003102E1">
        <w:rPr>
          <w:rFonts w:ascii="Times New Roman" w:hAnsi="Times New Roman" w:cs="Times New Roman"/>
        </w:rPr>
        <w:t xml:space="preserve"> et al., 2020; </w:t>
      </w:r>
      <w:r w:rsidR="00D1642B">
        <w:rPr>
          <w:rFonts w:ascii="Times New Roman" w:hAnsi="Times New Roman" w:cs="Times New Roman"/>
        </w:rPr>
        <w:t>Younger, 1985</w:t>
      </w:r>
      <w:r w:rsidR="005B4DA8">
        <w:rPr>
          <w:rFonts w:ascii="Times New Roman" w:hAnsi="Times New Roman" w:cs="Times New Roman"/>
        </w:rPr>
        <w:t>)</w:t>
      </w:r>
    </w:p>
    <w:p w14:paraId="2852AB09" w14:textId="1BB48300" w:rsidR="00D16B47" w:rsidRDefault="007E006F" w:rsidP="00AF5451">
      <w:pPr>
        <w:spacing w:line="480" w:lineRule="auto"/>
        <w:ind w:firstLine="720"/>
        <w:contextualSpacing/>
        <w:rPr>
          <w:rFonts w:ascii="Times New Roman" w:hAnsi="Times New Roman" w:cs="Times New Roman"/>
        </w:rPr>
      </w:pPr>
      <w:r>
        <w:rPr>
          <w:rFonts w:ascii="Times New Roman" w:hAnsi="Times New Roman" w:cs="Times New Roman"/>
        </w:rPr>
        <w:t xml:space="preserve">The critical point here is that </w:t>
      </w:r>
      <w:r w:rsidR="00FE4DA2">
        <w:rPr>
          <w:rFonts w:ascii="Times New Roman" w:hAnsi="Times New Roman" w:cs="Times New Roman"/>
        </w:rPr>
        <w:t xml:space="preserve">once such </w:t>
      </w:r>
      <w:r w:rsidR="00D4143A">
        <w:rPr>
          <w:rFonts w:ascii="Times New Roman" w:hAnsi="Times New Roman" w:cs="Times New Roman"/>
        </w:rPr>
        <w:t xml:space="preserve">an average </w:t>
      </w:r>
      <w:r w:rsidR="002C398B">
        <w:rPr>
          <w:rFonts w:ascii="Times New Roman" w:hAnsi="Times New Roman" w:cs="Times New Roman"/>
        </w:rPr>
        <w:t>representation</w:t>
      </w:r>
      <w:r w:rsidR="00FE4DA2">
        <w:rPr>
          <w:rFonts w:ascii="Times New Roman" w:hAnsi="Times New Roman" w:cs="Times New Roman"/>
        </w:rPr>
        <w:t xml:space="preserve"> is established</w:t>
      </w:r>
      <w:r w:rsidR="002C398B">
        <w:rPr>
          <w:rFonts w:ascii="Times New Roman" w:hAnsi="Times New Roman" w:cs="Times New Roman"/>
        </w:rPr>
        <w:t>—</w:t>
      </w:r>
      <w:r w:rsidR="00AC14F2">
        <w:rPr>
          <w:rFonts w:ascii="Times New Roman" w:hAnsi="Times New Roman" w:cs="Times New Roman"/>
        </w:rPr>
        <w:t xml:space="preserve">perhaps </w:t>
      </w:r>
      <w:r w:rsidR="00FE4DA2">
        <w:rPr>
          <w:rFonts w:ascii="Times New Roman" w:hAnsi="Times New Roman" w:cs="Times New Roman"/>
        </w:rPr>
        <w:t>via</w:t>
      </w:r>
      <w:r w:rsidR="00CC6652">
        <w:rPr>
          <w:rFonts w:ascii="Times New Roman" w:hAnsi="Times New Roman" w:cs="Times New Roman"/>
        </w:rPr>
        <w:t xml:space="preserve"> a very similar</w:t>
      </w:r>
      <w:r w:rsidR="00FE4DA2">
        <w:rPr>
          <w:rFonts w:ascii="Times New Roman" w:hAnsi="Times New Roman" w:cs="Times New Roman"/>
        </w:rPr>
        <w:t xml:space="preserve"> Hebbian-learning-like</w:t>
      </w:r>
      <w:r w:rsidR="00CC6652">
        <w:rPr>
          <w:rFonts w:ascii="Times New Roman" w:hAnsi="Times New Roman" w:cs="Times New Roman"/>
        </w:rPr>
        <w:t>, associative-learning</w:t>
      </w:r>
      <w:r w:rsidR="00FE4DA2">
        <w:rPr>
          <w:rFonts w:ascii="Times New Roman" w:hAnsi="Times New Roman" w:cs="Times New Roman"/>
        </w:rPr>
        <w:t xml:space="preserve"> process</w:t>
      </w:r>
      <w:r w:rsidR="00CC6652">
        <w:rPr>
          <w:rFonts w:ascii="Times New Roman" w:hAnsi="Times New Roman" w:cs="Times New Roman"/>
        </w:rPr>
        <w:t xml:space="preserve"> to that described here</w:t>
      </w:r>
      <w:r w:rsidR="00FE4DA2">
        <w:rPr>
          <w:rFonts w:ascii="Times New Roman" w:hAnsi="Times New Roman" w:cs="Times New Roman"/>
        </w:rPr>
        <w:t xml:space="preserve"> (e.g., Benton &amp; Hoch, in press)—</w:t>
      </w:r>
      <w:r w:rsidR="00BB19CE">
        <w:rPr>
          <w:rFonts w:ascii="Times New Roman" w:hAnsi="Times New Roman" w:cs="Times New Roman"/>
        </w:rPr>
        <w:t>it may</w:t>
      </w:r>
      <w:r w:rsidR="00D11876">
        <w:rPr>
          <w:rFonts w:ascii="Times New Roman" w:hAnsi="Times New Roman" w:cs="Times New Roman"/>
        </w:rPr>
        <w:t xml:space="preserve"> </w:t>
      </w:r>
      <w:r w:rsidR="00F048AF">
        <w:rPr>
          <w:rFonts w:ascii="Times New Roman" w:hAnsi="Times New Roman" w:cs="Times New Roman"/>
        </w:rPr>
        <w:t xml:space="preserve">capture the nature or “look” of </w:t>
      </w:r>
      <w:r w:rsidR="005F2777">
        <w:rPr>
          <w:rFonts w:ascii="Times New Roman" w:hAnsi="Times New Roman" w:cs="Times New Roman"/>
        </w:rPr>
        <w:t>those</w:t>
      </w:r>
      <w:r w:rsidR="00F048AF">
        <w:rPr>
          <w:rFonts w:ascii="Times New Roman" w:hAnsi="Times New Roman" w:cs="Times New Roman"/>
        </w:rPr>
        <w:t xml:space="preserve"> reaches</w:t>
      </w:r>
      <w:r w:rsidR="004E50C5">
        <w:rPr>
          <w:rFonts w:ascii="Times New Roman" w:hAnsi="Times New Roman" w:cs="Times New Roman"/>
        </w:rPr>
        <w:t xml:space="preserve">. A consequence of this </w:t>
      </w:r>
      <w:r w:rsidR="005F2777">
        <w:rPr>
          <w:rFonts w:ascii="Times New Roman" w:hAnsi="Times New Roman" w:cs="Times New Roman"/>
        </w:rPr>
        <w:t xml:space="preserve">for infants’ looking behaviors during the test phase in studies like that by Skerry et al. (2013) </w:t>
      </w:r>
      <w:r w:rsidR="004E50C5">
        <w:rPr>
          <w:rFonts w:ascii="Times New Roman" w:hAnsi="Times New Roman" w:cs="Times New Roman"/>
        </w:rPr>
        <w:t xml:space="preserve">is that </w:t>
      </w:r>
      <w:r w:rsidR="0054525C">
        <w:rPr>
          <w:rFonts w:ascii="Times New Roman" w:hAnsi="Times New Roman" w:cs="Times New Roman"/>
        </w:rPr>
        <w:t xml:space="preserve">simply seeing </w:t>
      </w:r>
      <w:r w:rsidR="00D11876">
        <w:rPr>
          <w:rFonts w:ascii="Times New Roman" w:hAnsi="Times New Roman" w:cs="Times New Roman"/>
        </w:rPr>
        <w:t xml:space="preserve">similar </w:t>
      </w:r>
      <w:r w:rsidR="004E50C5">
        <w:rPr>
          <w:rFonts w:ascii="Times New Roman" w:hAnsi="Times New Roman" w:cs="Times New Roman"/>
        </w:rPr>
        <w:t>external actions</w:t>
      </w:r>
      <w:r w:rsidR="00D11876">
        <w:rPr>
          <w:rFonts w:ascii="Times New Roman" w:hAnsi="Times New Roman" w:cs="Times New Roman"/>
        </w:rPr>
        <w:t>—as</w:t>
      </w:r>
      <w:r w:rsidR="005F2777">
        <w:rPr>
          <w:rFonts w:ascii="Times New Roman" w:hAnsi="Times New Roman" w:cs="Times New Roman"/>
        </w:rPr>
        <w:t xml:space="preserve"> I argue</w:t>
      </w:r>
      <w:r w:rsidR="00F048AF">
        <w:rPr>
          <w:rFonts w:ascii="Times New Roman" w:hAnsi="Times New Roman" w:cs="Times New Roman"/>
        </w:rPr>
        <w:t xml:space="preserve"> </w:t>
      </w:r>
      <w:r w:rsidR="00DA6CD0">
        <w:rPr>
          <w:rFonts w:ascii="Times New Roman" w:hAnsi="Times New Roman" w:cs="Times New Roman"/>
        </w:rPr>
        <w:t xml:space="preserve">3-month-olds </w:t>
      </w:r>
      <w:r w:rsidR="00D11876">
        <w:rPr>
          <w:rFonts w:ascii="Times New Roman" w:hAnsi="Times New Roman" w:cs="Times New Roman"/>
        </w:rPr>
        <w:t xml:space="preserve">do when shown the efficient test event—may trigger many of the same representational “units” that </w:t>
      </w:r>
      <w:r w:rsidR="00A10820">
        <w:rPr>
          <w:rFonts w:ascii="Times New Roman" w:hAnsi="Times New Roman" w:cs="Times New Roman"/>
        </w:rPr>
        <w:t>formed to represent</w:t>
      </w:r>
      <w:r w:rsidR="006D29B4">
        <w:rPr>
          <w:rFonts w:ascii="Times New Roman" w:hAnsi="Times New Roman" w:cs="Times New Roman"/>
        </w:rPr>
        <w:t xml:space="preserve"> infants’</w:t>
      </w:r>
      <w:r w:rsidR="00D11876">
        <w:rPr>
          <w:rFonts w:ascii="Times New Roman" w:hAnsi="Times New Roman" w:cs="Times New Roman"/>
        </w:rPr>
        <w:t xml:space="preserve"> own </w:t>
      </w:r>
      <w:r w:rsidR="00F048AF">
        <w:rPr>
          <w:rFonts w:ascii="Times New Roman" w:hAnsi="Times New Roman" w:cs="Times New Roman"/>
        </w:rPr>
        <w:t xml:space="preserve">nearly </w:t>
      </w:r>
      <w:r w:rsidR="00A10820">
        <w:rPr>
          <w:rFonts w:ascii="Times New Roman" w:hAnsi="Times New Roman" w:cs="Times New Roman"/>
        </w:rPr>
        <w:t>linear</w:t>
      </w:r>
      <w:r w:rsidR="00C55E75">
        <w:rPr>
          <w:rFonts w:ascii="Times New Roman" w:hAnsi="Times New Roman" w:cs="Times New Roman"/>
        </w:rPr>
        <w:t>,</w:t>
      </w:r>
      <w:r w:rsidR="00872015">
        <w:rPr>
          <w:rFonts w:ascii="Times New Roman" w:hAnsi="Times New Roman" w:cs="Times New Roman"/>
        </w:rPr>
        <w:t xml:space="preserve"> mostly</w:t>
      </w:r>
      <w:r w:rsidR="00F048AF">
        <w:rPr>
          <w:rFonts w:ascii="Times New Roman" w:hAnsi="Times New Roman" w:cs="Times New Roman"/>
        </w:rPr>
        <w:t xml:space="preserve"> direct reaches</w:t>
      </w:r>
      <w:r w:rsidR="00372BC6">
        <w:rPr>
          <w:rFonts w:ascii="Times New Roman" w:hAnsi="Times New Roman" w:cs="Times New Roman"/>
        </w:rPr>
        <w:t>.</w:t>
      </w:r>
      <w:r w:rsidR="00E42CC8">
        <w:rPr>
          <w:rFonts w:ascii="Times New Roman" w:hAnsi="Times New Roman" w:cs="Times New Roman"/>
        </w:rPr>
        <w:t xml:space="preserve"> </w:t>
      </w:r>
      <w:r w:rsidR="002860AD">
        <w:rPr>
          <w:rFonts w:ascii="Times New Roman" w:hAnsi="Times New Roman" w:cs="Times New Roman"/>
        </w:rPr>
        <w:t>To the extent that the</w:t>
      </w:r>
      <w:r w:rsidR="00501DEA">
        <w:rPr>
          <w:rFonts w:ascii="Times New Roman" w:hAnsi="Times New Roman" w:cs="Times New Roman"/>
        </w:rPr>
        <w:t xml:space="preserve">re is a positive relation between how long infants look at a stimulus and their </w:t>
      </w:r>
      <w:r w:rsidR="002860AD">
        <w:rPr>
          <w:rFonts w:ascii="Times New Roman" w:hAnsi="Times New Roman" w:cs="Times New Roman"/>
        </w:rPr>
        <w:t>encoding of it (e.g., Sokolov, 1963</w:t>
      </w:r>
      <w:r w:rsidR="00167651">
        <w:rPr>
          <w:rFonts w:ascii="Times New Roman" w:hAnsi="Times New Roman" w:cs="Times New Roman"/>
        </w:rPr>
        <w:t>; Benton, 2025, 2026</w:t>
      </w:r>
      <w:r w:rsidR="002860AD">
        <w:rPr>
          <w:rFonts w:ascii="Times New Roman" w:hAnsi="Times New Roman" w:cs="Times New Roman"/>
        </w:rPr>
        <w:t xml:space="preserve">), </w:t>
      </w:r>
      <w:r w:rsidR="0004487E">
        <w:rPr>
          <w:rFonts w:ascii="Times New Roman" w:hAnsi="Times New Roman" w:cs="Times New Roman"/>
        </w:rPr>
        <w:t xml:space="preserve">the match between </w:t>
      </w:r>
      <w:r w:rsidR="00D573D6">
        <w:rPr>
          <w:rFonts w:ascii="Times New Roman" w:hAnsi="Times New Roman" w:cs="Times New Roman"/>
        </w:rPr>
        <w:t xml:space="preserve">the </w:t>
      </w:r>
      <w:r w:rsidR="00AF5451">
        <w:rPr>
          <w:rFonts w:ascii="Times New Roman" w:hAnsi="Times New Roman" w:cs="Times New Roman"/>
        </w:rPr>
        <w:t xml:space="preserve">actor’s </w:t>
      </w:r>
      <w:r w:rsidR="00D573D6">
        <w:rPr>
          <w:rFonts w:ascii="Times New Roman" w:hAnsi="Times New Roman" w:cs="Times New Roman"/>
        </w:rPr>
        <w:t xml:space="preserve">linear reach </w:t>
      </w:r>
      <w:r w:rsidR="00AF5451">
        <w:rPr>
          <w:rFonts w:ascii="Times New Roman" w:hAnsi="Times New Roman" w:cs="Times New Roman"/>
        </w:rPr>
        <w:t xml:space="preserve">in the efficient event </w:t>
      </w:r>
      <w:r w:rsidR="00D573D6">
        <w:rPr>
          <w:rFonts w:ascii="Times New Roman" w:hAnsi="Times New Roman" w:cs="Times New Roman"/>
        </w:rPr>
        <w:t xml:space="preserve">and </w:t>
      </w:r>
      <w:r w:rsidR="00AF5451">
        <w:rPr>
          <w:rFonts w:ascii="Times New Roman" w:hAnsi="Times New Roman" w:cs="Times New Roman"/>
        </w:rPr>
        <w:t>infants’ encoding</w:t>
      </w:r>
      <w:r w:rsidR="00D573D6">
        <w:rPr>
          <w:rFonts w:ascii="Times New Roman" w:hAnsi="Times New Roman" w:cs="Times New Roman"/>
        </w:rPr>
        <w:t xml:space="preserve"> of reaches with similar geometries and trajectories should render the efficient event less interesting</w:t>
      </w:r>
      <w:r w:rsidR="00AF5451">
        <w:rPr>
          <w:rFonts w:ascii="Times New Roman" w:hAnsi="Times New Roman" w:cs="Times New Roman"/>
        </w:rPr>
        <w:t>. This, in turn, should result in</w:t>
      </w:r>
      <w:r w:rsidR="00D573D6">
        <w:rPr>
          <w:rFonts w:ascii="Times New Roman" w:hAnsi="Times New Roman" w:cs="Times New Roman"/>
        </w:rPr>
        <w:t xml:space="preserve"> reduced looking times.  </w:t>
      </w:r>
      <w:r w:rsidR="00AF5451">
        <w:rPr>
          <w:rFonts w:ascii="Times New Roman" w:hAnsi="Times New Roman" w:cs="Times New Roman"/>
        </w:rPr>
        <w:t>In contrast, b</w:t>
      </w:r>
      <w:r w:rsidR="006D29B4">
        <w:rPr>
          <w:rFonts w:ascii="Times New Roman" w:hAnsi="Times New Roman" w:cs="Times New Roman"/>
        </w:rPr>
        <w:t>ecause a similar representation presumably does not exist for</w:t>
      </w:r>
      <w:r w:rsidR="00AF5451">
        <w:rPr>
          <w:rFonts w:ascii="Times New Roman" w:hAnsi="Times New Roman" w:cs="Times New Roman"/>
        </w:rPr>
        <w:t xml:space="preserve"> </w:t>
      </w:r>
      <w:r w:rsidR="005540D0">
        <w:rPr>
          <w:rFonts w:ascii="Times New Roman" w:hAnsi="Times New Roman" w:cs="Times New Roman"/>
        </w:rPr>
        <w:t xml:space="preserve">the </w:t>
      </w:r>
      <w:r w:rsidR="00AF5451">
        <w:rPr>
          <w:rFonts w:ascii="Times New Roman" w:hAnsi="Times New Roman" w:cs="Times New Roman"/>
        </w:rPr>
        <w:t>arced trajector</w:t>
      </w:r>
      <w:r w:rsidR="005540D0">
        <w:rPr>
          <w:rFonts w:ascii="Times New Roman" w:hAnsi="Times New Roman" w:cs="Times New Roman"/>
        </w:rPr>
        <w:t>y</w:t>
      </w:r>
      <w:r w:rsidR="00AF5451">
        <w:rPr>
          <w:rFonts w:ascii="Times New Roman" w:hAnsi="Times New Roman" w:cs="Times New Roman"/>
        </w:rPr>
        <w:t xml:space="preserve"> depicted in</w:t>
      </w:r>
      <w:r w:rsidR="006D29B4">
        <w:rPr>
          <w:rFonts w:ascii="Times New Roman" w:hAnsi="Times New Roman" w:cs="Times New Roman"/>
        </w:rPr>
        <w:t xml:space="preserve"> the inefficient </w:t>
      </w:r>
      <w:r w:rsidR="00AF5451">
        <w:rPr>
          <w:rFonts w:ascii="Times New Roman" w:hAnsi="Times New Roman" w:cs="Times New Roman"/>
        </w:rPr>
        <w:t>test event</w:t>
      </w:r>
      <w:r w:rsidR="006D29B4">
        <w:rPr>
          <w:rFonts w:ascii="Times New Roman" w:hAnsi="Times New Roman" w:cs="Times New Roman"/>
        </w:rPr>
        <w:t xml:space="preserve">, infants may </w:t>
      </w:r>
      <w:r w:rsidR="00AF5451">
        <w:rPr>
          <w:rFonts w:ascii="Times New Roman" w:hAnsi="Times New Roman" w:cs="Times New Roman"/>
        </w:rPr>
        <w:t>show heightened looking to this event</w:t>
      </w:r>
      <w:r w:rsidR="006D29B4">
        <w:rPr>
          <w:rFonts w:ascii="Times New Roman" w:hAnsi="Times New Roman" w:cs="Times New Roman"/>
        </w:rPr>
        <w:t xml:space="preserve"> because a representation of it would need to be established.</w:t>
      </w:r>
      <w:r w:rsidR="008A0F87">
        <w:rPr>
          <w:rFonts w:ascii="Times New Roman" w:hAnsi="Times New Roman" w:cs="Times New Roman"/>
        </w:rPr>
        <w:t xml:space="preserve"> </w:t>
      </w:r>
    </w:p>
    <w:p w14:paraId="2989804D" w14:textId="3B2C26DF" w:rsidR="008B095A" w:rsidRDefault="00D556B7" w:rsidP="00795BA1">
      <w:pPr>
        <w:spacing w:line="480" w:lineRule="auto"/>
        <w:ind w:firstLine="720"/>
        <w:contextualSpacing/>
        <w:rPr>
          <w:rFonts w:ascii="Times New Roman" w:hAnsi="Times New Roman" w:cs="Times New Roman"/>
        </w:rPr>
      </w:pPr>
      <w:r>
        <w:rPr>
          <w:rFonts w:ascii="Times New Roman" w:hAnsi="Times New Roman" w:cs="Times New Roman"/>
        </w:rPr>
        <w:t>In terms of the broader account of pre-reaching infants’ looking behaviors in action understanding studies, my contention</w:t>
      </w:r>
      <w:r w:rsidR="00F1637A">
        <w:rPr>
          <w:rFonts w:ascii="Times New Roman" w:hAnsi="Times New Roman" w:cs="Times New Roman"/>
        </w:rPr>
        <w:t xml:space="preserve"> is that this account can also explain infants’ looking </w:t>
      </w:r>
      <w:r w:rsidR="00F1637A">
        <w:rPr>
          <w:rFonts w:ascii="Times New Roman" w:hAnsi="Times New Roman" w:cs="Times New Roman"/>
        </w:rPr>
        <w:lastRenderedPageBreak/>
        <w:t>patterns in</w:t>
      </w:r>
      <w:r w:rsidR="00A75B41">
        <w:rPr>
          <w:rFonts w:ascii="Times New Roman" w:hAnsi="Times New Roman" w:cs="Times New Roman"/>
        </w:rPr>
        <w:t xml:space="preserve"> the study by </w:t>
      </w:r>
      <w:r w:rsidR="00D55339">
        <w:rPr>
          <w:rFonts w:ascii="Times New Roman" w:hAnsi="Times New Roman" w:cs="Times New Roman"/>
        </w:rPr>
        <w:t xml:space="preserve">Liu </w:t>
      </w:r>
      <w:r w:rsidR="00230718">
        <w:rPr>
          <w:rFonts w:ascii="Times New Roman" w:hAnsi="Times New Roman" w:cs="Times New Roman"/>
        </w:rPr>
        <w:t>et al.</w:t>
      </w:r>
      <w:r w:rsidR="00D55339">
        <w:rPr>
          <w:rFonts w:ascii="Times New Roman" w:hAnsi="Times New Roman" w:cs="Times New Roman"/>
        </w:rPr>
        <w:t xml:space="preserve"> (2019). </w:t>
      </w:r>
      <w:r w:rsidR="00F1637A">
        <w:rPr>
          <w:rFonts w:ascii="Times New Roman" w:hAnsi="Times New Roman" w:cs="Times New Roman"/>
        </w:rPr>
        <w:t>For example,</w:t>
      </w:r>
      <w:r w:rsidR="00D55339">
        <w:rPr>
          <w:rFonts w:ascii="Times New Roman" w:hAnsi="Times New Roman" w:cs="Times New Roman"/>
        </w:rPr>
        <w:t xml:space="preserve"> </w:t>
      </w:r>
      <w:r w:rsidR="00F1637A">
        <w:rPr>
          <w:rFonts w:ascii="Times New Roman" w:hAnsi="Times New Roman" w:cs="Times New Roman"/>
        </w:rPr>
        <w:t>if</w:t>
      </w:r>
      <w:r w:rsidR="00063A23">
        <w:rPr>
          <w:rFonts w:ascii="Times New Roman" w:hAnsi="Times New Roman" w:cs="Times New Roman"/>
        </w:rPr>
        <w:t xml:space="preserve"> </w:t>
      </w:r>
      <w:r w:rsidR="00F1637A">
        <w:rPr>
          <w:rFonts w:ascii="Times New Roman" w:hAnsi="Times New Roman" w:cs="Times New Roman"/>
        </w:rPr>
        <w:t>each time an actor contacts an object</w:t>
      </w:r>
      <w:r w:rsidR="00063A23">
        <w:rPr>
          <w:rFonts w:ascii="Times New Roman" w:hAnsi="Times New Roman" w:cs="Times New Roman"/>
        </w:rPr>
        <w:t xml:space="preserve"> </w:t>
      </w:r>
      <w:r w:rsidR="00D24C6D">
        <w:rPr>
          <w:rFonts w:ascii="Times New Roman" w:hAnsi="Times New Roman" w:cs="Times New Roman"/>
        </w:rPr>
        <w:t>it</w:t>
      </w:r>
      <w:r w:rsidR="00F1637A">
        <w:rPr>
          <w:rFonts w:ascii="Times New Roman" w:hAnsi="Times New Roman" w:cs="Times New Roman"/>
        </w:rPr>
        <w:t xml:space="preserve"> immediately changes state, </w:t>
      </w:r>
      <w:r w:rsidR="00906D82">
        <w:rPr>
          <w:rFonts w:ascii="Times New Roman" w:hAnsi="Times New Roman" w:cs="Times New Roman"/>
        </w:rPr>
        <w:t>the</w:t>
      </w:r>
      <w:r w:rsidR="008D714C">
        <w:rPr>
          <w:rFonts w:ascii="Times New Roman" w:hAnsi="Times New Roman" w:cs="Times New Roman"/>
        </w:rPr>
        <w:t xml:space="preserve"> presumably unexpected,</w:t>
      </w:r>
      <w:r w:rsidR="00906D82">
        <w:rPr>
          <w:rFonts w:ascii="Times New Roman" w:hAnsi="Times New Roman" w:cs="Times New Roman"/>
        </w:rPr>
        <w:t xml:space="preserve"> attention-grabbing nature of </w:t>
      </w:r>
      <w:r w:rsidR="00212270">
        <w:rPr>
          <w:rFonts w:ascii="Times New Roman" w:hAnsi="Times New Roman" w:cs="Times New Roman"/>
        </w:rPr>
        <w:t>that state change</w:t>
      </w:r>
      <w:r w:rsidR="00906D82">
        <w:rPr>
          <w:rFonts w:ascii="Times New Roman" w:hAnsi="Times New Roman" w:cs="Times New Roman"/>
        </w:rPr>
        <w:t xml:space="preserve"> may </w:t>
      </w:r>
      <w:r w:rsidR="00212270">
        <w:rPr>
          <w:rFonts w:ascii="Times New Roman" w:hAnsi="Times New Roman" w:cs="Times New Roman"/>
        </w:rPr>
        <w:t>heighten</w:t>
      </w:r>
      <w:r w:rsidR="008D714C">
        <w:rPr>
          <w:rFonts w:ascii="Times New Roman" w:hAnsi="Times New Roman" w:cs="Times New Roman"/>
        </w:rPr>
        <w:t xml:space="preserve"> infants’</w:t>
      </w:r>
      <w:r w:rsidR="00063A23">
        <w:rPr>
          <w:rFonts w:ascii="Times New Roman" w:hAnsi="Times New Roman" w:cs="Times New Roman"/>
        </w:rPr>
        <w:t xml:space="preserve"> overall</w:t>
      </w:r>
      <w:r w:rsidR="008D714C">
        <w:rPr>
          <w:rFonts w:ascii="Times New Roman" w:hAnsi="Times New Roman" w:cs="Times New Roman"/>
        </w:rPr>
        <w:t xml:space="preserve"> attention</w:t>
      </w:r>
      <w:r w:rsidR="00D24C6D">
        <w:rPr>
          <w:rFonts w:ascii="Times New Roman" w:hAnsi="Times New Roman" w:cs="Times New Roman"/>
        </w:rPr>
        <w:t xml:space="preserve"> and enhance </w:t>
      </w:r>
      <w:r w:rsidR="00063A23">
        <w:rPr>
          <w:rFonts w:ascii="Times New Roman" w:hAnsi="Times New Roman" w:cs="Times New Roman"/>
        </w:rPr>
        <w:t xml:space="preserve">any </w:t>
      </w:r>
      <w:r w:rsidR="00D24C6D">
        <w:rPr>
          <w:rFonts w:ascii="Times New Roman" w:hAnsi="Times New Roman" w:cs="Times New Roman"/>
        </w:rPr>
        <w:t>subsequent learning</w:t>
      </w:r>
      <w:r w:rsidR="002F6552">
        <w:rPr>
          <w:rFonts w:ascii="Times New Roman" w:hAnsi="Times New Roman" w:cs="Times New Roman"/>
        </w:rPr>
        <w:t>.</w:t>
      </w:r>
      <w:r w:rsidR="008D714C">
        <w:rPr>
          <w:rFonts w:ascii="Times New Roman" w:hAnsi="Times New Roman" w:cs="Times New Roman"/>
        </w:rPr>
        <w:t xml:space="preserve"> </w:t>
      </w:r>
      <w:r w:rsidR="00D24C6D">
        <w:rPr>
          <w:rFonts w:ascii="Times New Roman" w:hAnsi="Times New Roman" w:cs="Times New Roman"/>
        </w:rPr>
        <w:t xml:space="preserve">An aspect of the task that infants may encode while in this elevated attentional state is the relative configuration of the arm’s arced reaching path and the barrier over which it occurs. </w:t>
      </w:r>
      <w:r w:rsidR="00063A23">
        <w:rPr>
          <w:rFonts w:ascii="Times New Roman" w:hAnsi="Times New Roman" w:cs="Times New Roman"/>
        </w:rPr>
        <w:t xml:space="preserve">The fact that this configuration is seen in each habituation trial could result in the formation of a robust association between the arced reach trajectory and the obstacle. </w:t>
      </w:r>
      <w:r w:rsidR="00B2144E">
        <w:rPr>
          <w:rFonts w:ascii="Times New Roman" w:hAnsi="Times New Roman" w:cs="Times New Roman"/>
        </w:rPr>
        <w:t xml:space="preserve">On this view, </w:t>
      </w:r>
      <w:r w:rsidR="00EE657A">
        <w:rPr>
          <w:rFonts w:ascii="Times New Roman" w:hAnsi="Times New Roman" w:cs="Times New Roman"/>
        </w:rPr>
        <w:t>causal efficacy functions n</w:t>
      </w:r>
      <w:r w:rsidR="00B2144E">
        <w:rPr>
          <w:rFonts w:ascii="Times New Roman" w:hAnsi="Times New Roman" w:cs="Times New Roman"/>
        </w:rPr>
        <w:t>ot to cause infants to process actions in terms of their efficiency</w:t>
      </w:r>
      <w:r w:rsidR="00D33CC8">
        <w:rPr>
          <w:rFonts w:ascii="Times New Roman" w:hAnsi="Times New Roman" w:cs="Times New Roman"/>
        </w:rPr>
        <w:t>. Instead, its purpose may be to</w:t>
      </w:r>
      <w:r w:rsidR="00B2144E">
        <w:rPr>
          <w:rFonts w:ascii="Times New Roman" w:hAnsi="Times New Roman" w:cs="Times New Roman"/>
        </w:rPr>
        <w:t xml:space="preserve"> </w:t>
      </w:r>
      <w:proofErr w:type="gramStart"/>
      <w:r w:rsidR="00EE657A">
        <w:rPr>
          <w:rFonts w:ascii="Times New Roman" w:hAnsi="Times New Roman" w:cs="Times New Roman"/>
        </w:rPr>
        <w:t>increase</w:t>
      </w:r>
      <w:proofErr w:type="gramEnd"/>
      <w:r w:rsidR="00EE657A">
        <w:rPr>
          <w:rFonts w:ascii="Times New Roman" w:hAnsi="Times New Roman" w:cs="Times New Roman"/>
        </w:rPr>
        <w:t xml:space="preserve"> </w:t>
      </w:r>
      <w:r w:rsidR="0000436D">
        <w:rPr>
          <w:rFonts w:ascii="Times New Roman" w:hAnsi="Times New Roman" w:cs="Times New Roman"/>
        </w:rPr>
        <w:t>infants’</w:t>
      </w:r>
      <w:r w:rsidR="00EE657A">
        <w:rPr>
          <w:rFonts w:ascii="Times New Roman" w:hAnsi="Times New Roman" w:cs="Times New Roman"/>
        </w:rPr>
        <w:t xml:space="preserve"> attention to</w:t>
      </w:r>
      <w:r w:rsidR="00DA138D">
        <w:rPr>
          <w:rFonts w:ascii="Times New Roman" w:hAnsi="Times New Roman" w:cs="Times New Roman"/>
        </w:rPr>
        <w:t>,</w:t>
      </w:r>
      <w:r w:rsidR="00EE657A">
        <w:rPr>
          <w:rFonts w:ascii="Times New Roman" w:hAnsi="Times New Roman" w:cs="Times New Roman"/>
        </w:rPr>
        <w:t xml:space="preserve"> and encoding of</w:t>
      </w:r>
      <w:r w:rsidR="00DA138D">
        <w:rPr>
          <w:rFonts w:ascii="Times New Roman" w:hAnsi="Times New Roman" w:cs="Times New Roman"/>
        </w:rPr>
        <w:t>,</w:t>
      </w:r>
      <w:r w:rsidR="00EE657A">
        <w:rPr>
          <w:rFonts w:ascii="Times New Roman" w:hAnsi="Times New Roman" w:cs="Times New Roman"/>
        </w:rPr>
        <w:t xml:space="preserve"> the </w:t>
      </w:r>
      <w:r w:rsidR="00811E39">
        <w:rPr>
          <w:rFonts w:ascii="Times New Roman" w:hAnsi="Times New Roman" w:cs="Times New Roman"/>
        </w:rPr>
        <w:t xml:space="preserve">visible </w:t>
      </w:r>
      <w:r w:rsidR="00EE657A">
        <w:rPr>
          <w:rFonts w:ascii="Times New Roman" w:hAnsi="Times New Roman" w:cs="Times New Roman"/>
        </w:rPr>
        <w:t>surface features</w:t>
      </w:r>
      <w:r w:rsidR="00811E39">
        <w:rPr>
          <w:rFonts w:ascii="Times New Roman" w:hAnsi="Times New Roman" w:cs="Times New Roman"/>
        </w:rPr>
        <w:t>,</w:t>
      </w:r>
      <w:r w:rsidR="00EE657A">
        <w:rPr>
          <w:rFonts w:ascii="Times New Roman" w:hAnsi="Times New Roman" w:cs="Times New Roman"/>
        </w:rPr>
        <w:t xml:space="preserve"> configural relations</w:t>
      </w:r>
      <w:r w:rsidR="00811E39">
        <w:rPr>
          <w:rFonts w:ascii="Times New Roman" w:hAnsi="Times New Roman" w:cs="Times New Roman"/>
        </w:rPr>
        <w:t>, and kinematics</w:t>
      </w:r>
      <w:r w:rsidR="00EE657A">
        <w:rPr>
          <w:rFonts w:ascii="Times New Roman" w:hAnsi="Times New Roman" w:cs="Times New Roman"/>
        </w:rPr>
        <w:t xml:space="preserve"> in action events. </w:t>
      </w:r>
      <w:r w:rsidR="00AC20EE">
        <w:rPr>
          <w:rFonts w:ascii="Times New Roman" w:hAnsi="Times New Roman" w:cs="Times New Roman"/>
        </w:rPr>
        <w:t>This</w:t>
      </w:r>
      <w:r w:rsidR="00795BA1">
        <w:rPr>
          <w:rFonts w:ascii="Times New Roman" w:hAnsi="Times New Roman" w:cs="Times New Roman"/>
        </w:rPr>
        <w:t xml:space="preserve"> ability to process an event as a single, cohesive action sequence and to encode the relation between the curved motion and barrier within it may</w:t>
      </w:r>
      <w:r w:rsidR="00AC20EE">
        <w:rPr>
          <w:rFonts w:ascii="Times New Roman" w:hAnsi="Times New Roman" w:cs="Times New Roman"/>
        </w:rPr>
        <w:t>, however,</w:t>
      </w:r>
      <w:r w:rsidR="00795BA1">
        <w:rPr>
          <w:rFonts w:ascii="Times New Roman" w:hAnsi="Times New Roman" w:cs="Times New Roman"/>
        </w:rPr>
        <w:t xml:space="preserve"> be disrupted </w:t>
      </w:r>
      <w:r w:rsidR="00B2144E">
        <w:rPr>
          <w:rFonts w:ascii="Times New Roman" w:hAnsi="Times New Roman" w:cs="Times New Roman"/>
        </w:rPr>
        <w:t xml:space="preserve">if </w:t>
      </w:r>
      <w:r w:rsidR="00AC20EE">
        <w:rPr>
          <w:rFonts w:ascii="Times New Roman" w:hAnsi="Times New Roman" w:cs="Times New Roman"/>
        </w:rPr>
        <w:t>the state change is non-causal such as</w:t>
      </w:r>
      <w:r w:rsidR="00795BA1">
        <w:rPr>
          <w:rFonts w:ascii="Times New Roman" w:hAnsi="Times New Roman" w:cs="Times New Roman"/>
        </w:rPr>
        <w:t xml:space="preserve"> after</w:t>
      </w:r>
      <w:r w:rsidR="00F3370F">
        <w:rPr>
          <w:rFonts w:ascii="Times New Roman" w:hAnsi="Times New Roman" w:cs="Times New Roman"/>
        </w:rPr>
        <w:t xml:space="preserve"> a brief delay and</w:t>
      </w:r>
      <w:r w:rsidR="00AC20EE">
        <w:rPr>
          <w:rFonts w:ascii="Times New Roman" w:hAnsi="Times New Roman" w:cs="Times New Roman"/>
        </w:rPr>
        <w:t xml:space="preserve"> in the absence of physical contact from a hand.</w:t>
      </w:r>
      <w:r w:rsidR="00F3370F">
        <w:rPr>
          <w:rFonts w:ascii="Times New Roman" w:hAnsi="Times New Roman" w:cs="Times New Roman"/>
        </w:rPr>
        <w:t xml:space="preserve"> </w:t>
      </w:r>
      <w:r w:rsidR="00AC20EE">
        <w:rPr>
          <w:rFonts w:ascii="Times New Roman" w:hAnsi="Times New Roman" w:cs="Times New Roman"/>
        </w:rPr>
        <w:t xml:space="preserve">The impact of such a disruption is </w:t>
      </w:r>
      <w:r w:rsidR="00C264C0">
        <w:rPr>
          <w:rFonts w:ascii="Times New Roman" w:hAnsi="Times New Roman" w:cs="Times New Roman"/>
        </w:rPr>
        <w:t>not only that infants’ attention should be boosted less, if at all,</w:t>
      </w:r>
      <w:r w:rsidR="00DF52FA">
        <w:rPr>
          <w:rFonts w:ascii="Times New Roman" w:hAnsi="Times New Roman" w:cs="Times New Roman"/>
        </w:rPr>
        <w:t xml:space="preserve"> </w:t>
      </w:r>
      <w:r w:rsidR="00AC20EE">
        <w:rPr>
          <w:rFonts w:ascii="Times New Roman" w:hAnsi="Times New Roman" w:cs="Times New Roman"/>
        </w:rPr>
        <w:t xml:space="preserve">but that </w:t>
      </w:r>
      <w:r w:rsidR="008F5B2B">
        <w:rPr>
          <w:rFonts w:ascii="Times New Roman" w:hAnsi="Times New Roman" w:cs="Times New Roman"/>
        </w:rPr>
        <w:t>any</w:t>
      </w:r>
      <w:r w:rsidR="00D902A5">
        <w:rPr>
          <w:rFonts w:ascii="Times New Roman" w:hAnsi="Times New Roman" w:cs="Times New Roman"/>
        </w:rPr>
        <w:t xml:space="preserve"> association that is formed between </w:t>
      </w:r>
      <w:r w:rsidR="00AC20EE">
        <w:rPr>
          <w:rFonts w:ascii="Times New Roman" w:hAnsi="Times New Roman" w:cs="Times New Roman"/>
        </w:rPr>
        <w:t>an arced motion trajectory and the obstacle over which it occurs</w:t>
      </w:r>
      <w:r w:rsidR="00D902A5">
        <w:rPr>
          <w:rFonts w:ascii="Times New Roman" w:hAnsi="Times New Roman" w:cs="Times New Roman"/>
        </w:rPr>
        <w:t xml:space="preserve"> </w:t>
      </w:r>
      <w:r w:rsidR="008F5B2B">
        <w:rPr>
          <w:rFonts w:ascii="Times New Roman" w:hAnsi="Times New Roman" w:cs="Times New Roman"/>
        </w:rPr>
        <w:t xml:space="preserve">should </w:t>
      </w:r>
      <w:r w:rsidR="00D902A5">
        <w:rPr>
          <w:rFonts w:ascii="Times New Roman" w:hAnsi="Times New Roman" w:cs="Times New Roman"/>
        </w:rPr>
        <w:t>be weaker</w:t>
      </w:r>
      <w:r w:rsidR="008F5B2B">
        <w:rPr>
          <w:rFonts w:ascii="Times New Roman" w:hAnsi="Times New Roman" w:cs="Times New Roman"/>
        </w:rPr>
        <w:t xml:space="preserve"> because of it.</w:t>
      </w:r>
      <w:r w:rsidR="00B83467">
        <w:rPr>
          <w:rFonts w:ascii="Times New Roman" w:hAnsi="Times New Roman" w:cs="Times New Roman"/>
        </w:rPr>
        <w:t xml:space="preserve"> </w:t>
      </w:r>
      <w:r w:rsidR="00650F06">
        <w:rPr>
          <w:rFonts w:ascii="Times New Roman" w:hAnsi="Times New Roman" w:cs="Times New Roman"/>
        </w:rPr>
        <w:t>Likewise</w:t>
      </w:r>
      <w:r w:rsidR="00DF52FA">
        <w:rPr>
          <w:rFonts w:ascii="Times New Roman" w:hAnsi="Times New Roman" w:cs="Times New Roman"/>
        </w:rPr>
        <w:t xml:space="preserve">, even if </w:t>
      </w:r>
      <w:r w:rsidR="000E2DC0">
        <w:rPr>
          <w:rFonts w:ascii="Times New Roman" w:hAnsi="Times New Roman" w:cs="Times New Roman"/>
        </w:rPr>
        <w:t>an infant’s attention is heightened by an</w:t>
      </w:r>
      <w:r w:rsidR="00650F06">
        <w:rPr>
          <w:rFonts w:ascii="Times New Roman" w:hAnsi="Times New Roman" w:cs="Times New Roman"/>
        </w:rPr>
        <w:t xml:space="preserve"> object </w:t>
      </w:r>
      <w:r w:rsidR="000E2DC0">
        <w:rPr>
          <w:rFonts w:ascii="Times New Roman" w:hAnsi="Times New Roman" w:cs="Times New Roman"/>
        </w:rPr>
        <w:t>whose physical state changes immediately and upon contact from a hand</w:t>
      </w:r>
      <w:r w:rsidR="00DF52FA">
        <w:rPr>
          <w:rFonts w:ascii="Times New Roman" w:hAnsi="Times New Roman" w:cs="Times New Roman"/>
        </w:rPr>
        <w:t>, if the</w:t>
      </w:r>
      <w:r w:rsidR="000E2DC0">
        <w:rPr>
          <w:rFonts w:ascii="Times New Roman" w:hAnsi="Times New Roman" w:cs="Times New Roman"/>
        </w:rPr>
        <w:t xml:space="preserve"> obstacle</w:t>
      </w:r>
      <w:r w:rsidR="00DF52FA">
        <w:rPr>
          <w:rFonts w:ascii="Times New Roman" w:hAnsi="Times New Roman" w:cs="Times New Roman"/>
        </w:rPr>
        <w:t xml:space="preserve"> is </w:t>
      </w:r>
      <w:r w:rsidR="00AA1614">
        <w:rPr>
          <w:rFonts w:ascii="Times New Roman" w:hAnsi="Times New Roman" w:cs="Times New Roman"/>
        </w:rPr>
        <w:t xml:space="preserve">peripherally located rather than beneath the actor’s arced reach, </w:t>
      </w:r>
      <w:r w:rsidR="008B095A">
        <w:rPr>
          <w:rFonts w:ascii="Times New Roman" w:hAnsi="Times New Roman" w:cs="Times New Roman"/>
        </w:rPr>
        <w:t xml:space="preserve">infants should be less likely to associate it with </w:t>
      </w:r>
      <w:r w:rsidR="00A81651">
        <w:rPr>
          <w:rFonts w:ascii="Times New Roman" w:hAnsi="Times New Roman" w:cs="Times New Roman"/>
        </w:rPr>
        <w:t>the kinematics of the reach</w:t>
      </w:r>
      <w:r w:rsidR="00650F06">
        <w:rPr>
          <w:rFonts w:ascii="Times New Roman" w:hAnsi="Times New Roman" w:cs="Times New Roman"/>
        </w:rPr>
        <w:t xml:space="preserve"> </w:t>
      </w:r>
      <w:r w:rsidR="008B095A">
        <w:rPr>
          <w:rFonts w:ascii="Times New Roman" w:hAnsi="Times New Roman" w:cs="Times New Roman"/>
        </w:rPr>
        <w:t xml:space="preserve">given its reduced salience in this configuration. </w:t>
      </w:r>
    </w:p>
    <w:p w14:paraId="61A5BBF3" w14:textId="6339544A" w:rsidR="007C115F" w:rsidRDefault="008B095A" w:rsidP="00521D26">
      <w:pPr>
        <w:spacing w:line="480" w:lineRule="auto"/>
        <w:ind w:firstLine="720"/>
        <w:contextualSpacing/>
        <w:rPr>
          <w:rFonts w:ascii="Times New Roman" w:hAnsi="Times New Roman" w:cs="Times New Roman"/>
        </w:rPr>
      </w:pPr>
      <w:r>
        <w:rPr>
          <w:rFonts w:ascii="Times New Roman" w:hAnsi="Times New Roman" w:cs="Times New Roman"/>
        </w:rPr>
        <w:t xml:space="preserve">Importantly, although </w:t>
      </w:r>
      <w:r w:rsidR="008A5486">
        <w:rPr>
          <w:rFonts w:ascii="Times New Roman" w:hAnsi="Times New Roman" w:cs="Times New Roman"/>
        </w:rPr>
        <w:t>direct action</w:t>
      </w:r>
      <w:r>
        <w:rPr>
          <w:rFonts w:ascii="Times New Roman" w:hAnsi="Times New Roman" w:cs="Times New Roman"/>
        </w:rPr>
        <w:t xml:space="preserve"> experience and causal efficacy may</w:t>
      </w:r>
      <w:r w:rsidR="00D7275F">
        <w:rPr>
          <w:rFonts w:ascii="Times New Roman" w:hAnsi="Times New Roman" w:cs="Times New Roman"/>
        </w:rPr>
        <w:t xml:space="preserve"> serve similar </w:t>
      </w:r>
      <w:proofErr w:type="gramStart"/>
      <w:r w:rsidR="00D7275F">
        <w:rPr>
          <w:rFonts w:ascii="Times New Roman" w:hAnsi="Times New Roman" w:cs="Times New Roman"/>
        </w:rPr>
        <w:t>functions—</w:t>
      </w:r>
      <w:proofErr w:type="gramEnd"/>
      <w:r w:rsidR="007A723F">
        <w:rPr>
          <w:rFonts w:ascii="Times New Roman" w:hAnsi="Times New Roman" w:cs="Times New Roman"/>
        </w:rPr>
        <w:t xml:space="preserve">namely, </w:t>
      </w:r>
      <w:r w:rsidR="00D7275F">
        <w:rPr>
          <w:rFonts w:ascii="Times New Roman" w:hAnsi="Times New Roman" w:cs="Times New Roman"/>
        </w:rPr>
        <w:t xml:space="preserve">to boost </w:t>
      </w:r>
      <w:r>
        <w:rPr>
          <w:rFonts w:ascii="Times New Roman" w:hAnsi="Times New Roman" w:cs="Times New Roman"/>
        </w:rPr>
        <w:t xml:space="preserve">infants’ overall </w:t>
      </w:r>
      <w:r w:rsidR="00D7275F">
        <w:rPr>
          <w:rFonts w:ascii="Times New Roman" w:hAnsi="Times New Roman" w:cs="Times New Roman"/>
        </w:rPr>
        <w:t>attention</w:t>
      </w:r>
      <w:r w:rsidR="006B2AE1">
        <w:rPr>
          <w:rFonts w:ascii="Times New Roman" w:hAnsi="Times New Roman" w:cs="Times New Roman"/>
        </w:rPr>
        <w:t xml:space="preserve">, </w:t>
      </w:r>
      <w:r>
        <w:rPr>
          <w:rFonts w:ascii="Times New Roman" w:hAnsi="Times New Roman" w:cs="Times New Roman"/>
        </w:rPr>
        <w:t xml:space="preserve">engagement </w:t>
      </w:r>
      <w:r w:rsidR="008A5486">
        <w:rPr>
          <w:rFonts w:ascii="Times New Roman" w:hAnsi="Times New Roman" w:cs="Times New Roman"/>
        </w:rPr>
        <w:t>in a task</w:t>
      </w:r>
      <w:r w:rsidR="006B2AE1">
        <w:rPr>
          <w:rFonts w:ascii="Times New Roman" w:hAnsi="Times New Roman" w:cs="Times New Roman"/>
        </w:rPr>
        <w:t>, and learning of key aspects of it</w:t>
      </w:r>
      <w:r w:rsidR="00D7275F">
        <w:rPr>
          <w:rFonts w:ascii="Times New Roman" w:hAnsi="Times New Roman" w:cs="Times New Roman"/>
        </w:rPr>
        <w:t>—</w:t>
      </w:r>
      <w:r w:rsidR="007A723F">
        <w:rPr>
          <w:rFonts w:ascii="Times New Roman" w:hAnsi="Times New Roman" w:cs="Times New Roman"/>
        </w:rPr>
        <w:t>the effects that each has on</w:t>
      </w:r>
      <w:r w:rsidR="00D7275F">
        <w:rPr>
          <w:rFonts w:ascii="Times New Roman" w:hAnsi="Times New Roman" w:cs="Times New Roman"/>
        </w:rPr>
        <w:t xml:space="preserve"> how infants process events </w:t>
      </w:r>
      <w:r w:rsidR="009F7A89">
        <w:rPr>
          <w:rFonts w:ascii="Times New Roman" w:hAnsi="Times New Roman" w:cs="Times New Roman"/>
        </w:rPr>
        <w:t>within the task</w:t>
      </w:r>
      <w:r w:rsidR="00D7275F">
        <w:rPr>
          <w:rFonts w:ascii="Times New Roman" w:hAnsi="Times New Roman" w:cs="Times New Roman"/>
        </w:rPr>
        <w:t xml:space="preserve"> may differ</w:t>
      </w:r>
      <w:r w:rsidR="008A5486">
        <w:rPr>
          <w:rFonts w:ascii="Times New Roman" w:hAnsi="Times New Roman" w:cs="Times New Roman"/>
        </w:rPr>
        <w:t>.</w:t>
      </w:r>
      <w:r w:rsidR="00F3370F">
        <w:rPr>
          <w:rFonts w:ascii="Times New Roman" w:hAnsi="Times New Roman" w:cs="Times New Roman"/>
        </w:rPr>
        <w:t xml:space="preserve"> </w:t>
      </w:r>
      <w:r w:rsidR="00D7275F">
        <w:rPr>
          <w:rFonts w:ascii="Times New Roman" w:hAnsi="Times New Roman" w:cs="Times New Roman"/>
        </w:rPr>
        <w:t>For example, d</w:t>
      </w:r>
      <w:r w:rsidR="008A5486">
        <w:rPr>
          <w:rFonts w:ascii="Times New Roman" w:hAnsi="Times New Roman" w:cs="Times New Roman"/>
        </w:rPr>
        <w:t>irect action experience</w:t>
      </w:r>
      <w:r w:rsidR="007A723F">
        <w:rPr>
          <w:rFonts w:ascii="Times New Roman" w:hAnsi="Times New Roman" w:cs="Times New Roman"/>
        </w:rPr>
        <w:t>—such as that provided by sticky mittens—</w:t>
      </w:r>
      <w:r w:rsidR="00D7275F">
        <w:rPr>
          <w:rFonts w:ascii="Times New Roman" w:hAnsi="Times New Roman" w:cs="Times New Roman"/>
        </w:rPr>
        <w:t>may</w:t>
      </w:r>
      <w:r w:rsidR="007A723F">
        <w:rPr>
          <w:rFonts w:ascii="Times New Roman" w:hAnsi="Times New Roman" w:cs="Times New Roman"/>
        </w:rPr>
        <w:t xml:space="preserve"> strengthen </w:t>
      </w:r>
      <w:r w:rsidR="007A723F">
        <w:rPr>
          <w:rFonts w:ascii="Times New Roman" w:hAnsi="Times New Roman" w:cs="Times New Roman"/>
        </w:rPr>
        <w:lastRenderedPageBreak/>
        <w:t>infants’ encoding of their own straight reaching trajectories</w:t>
      </w:r>
      <w:r w:rsidR="001F286B">
        <w:rPr>
          <w:rFonts w:ascii="Times New Roman" w:hAnsi="Times New Roman" w:cs="Times New Roman"/>
        </w:rPr>
        <w:t xml:space="preserve">, as well as </w:t>
      </w:r>
      <w:r w:rsidR="00705050">
        <w:rPr>
          <w:rFonts w:ascii="Times New Roman" w:hAnsi="Times New Roman" w:cs="Times New Roman"/>
        </w:rPr>
        <w:t xml:space="preserve">perhaps </w:t>
      </w:r>
      <w:r w:rsidR="001F286B">
        <w:rPr>
          <w:rFonts w:ascii="Times New Roman" w:hAnsi="Times New Roman" w:cs="Times New Roman"/>
        </w:rPr>
        <w:t>their encoding of the features of the objects they are touching. In contrast, action events that are causally efficacious—</w:t>
      </w:r>
      <w:r w:rsidR="001A61AD">
        <w:rPr>
          <w:rFonts w:ascii="Times New Roman" w:hAnsi="Times New Roman" w:cs="Times New Roman"/>
        </w:rPr>
        <w:t>such that the</w:t>
      </w:r>
      <w:r w:rsidR="001F286B">
        <w:rPr>
          <w:rFonts w:ascii="Times New Roman" w:hAnsi="Times New Roman" w:cs="Times New Roman"/>
        </w:rPr>
        <w:t xml:space="preserve"> effect happens immediately and upon </w:t>
      </w:r>
      <w:r w:rsidR="002074F3">
        <w:rPr>
          <w:rFonts w:ascii="Times New Roman" w:hAnsi="Times New Roman" w:cs="Times New Roman"/>
        </w:rPr>
        <w:t xml:space="preserve">direct, physical </w:t>
      </w:r>
      <w:r w:rsidR="001F286B">
        <w:rPr>
          <w:rFonts w:ascii="Times New Roman" w:hAnsi="Times New Roman" w:cs="Times New Roman"/>
        </w:rPr>
        <w:t>contact—may enhance infants’ encoding of the relation</w:t>
      </w:r>
      <w:r w:rsidR="009D205F">
        <w:rPr>
          <w:rFonts w:ascii="Times New Roman" w:hAnsi="Times New Roman" w:cs="Times New Roman"/>
        </w:rPr>
        <w:t xml:space="preserve"> between the</w:t>
      </w:r>
      <w:r w:rsidR="001F286B">
        <w:rPr>
          <w:rFonts w:ascii="Times New Roman" w:hAnsi="Times New Roman" w:cs="Times New Roman"/>
        </w:rPr>
        <w:t xml:space="preserve"> curved motion and the barrier</w:t>
      </w:r>
      <w:r w:rsidR="006432DB">
        <w:rPr>
          <w:rFonts w:ascii="Times New Roman" w:hAnsi="Times New Roman" w:cs="Times New Roman"/>
        </w:rPr>
        <w:t>. These differences notwithstanding, both manipulations may support the same downstream outcome: They increase the likelihood that infants encode the relevant, perceptually grounded relations in an action task.</w:t>
      </w:r>
      <w:r w:rsidR="004C689B">
        <w:rPr>
          <w:rFonts w:ascii="Times New Roman" w:hAnsi="Times New Roman" w:cs="Times New Roman"/>
        </w:rPr>
        <w:t xml:space="preserve"> </w:t>
      </w:r>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r w:rsidR="00D61EC3">
        <w:rPr>
          <w:rFonts w:ascii="Times New Roman" w:hAnsi="Times New Roman" w:cs="Times New Roman"/>
        </w:rPr>
        <w:t xml:space="preserve">suggests </w:t>
      </w:r>
      <w:r w:rsidR="004C689B">
        <w:rPr>
          <w:rFonts w:ascii="Times New Roman" w:hAnsi="Times New Roman" w:cs="Times New Roman"/>
        </w:rPr>
        <w:t xml:space="preserve">that even the looking behavior of 3-month-old infants need not </w:t>
      </w:r>
      <w:r w:rsidR="00532E61">
        <w:rPr>
          <w:rFonts w:ascii="Times New Roman" w:hAnsi="Times New Roman" w:cs="Times New Roman"/>
        </w:rPr>
        <w:t xml:space="preserve">indicate </w:t>
      </w:r>
      <w:proofErr w:type="gramStart"/>
      <w:r w:rsidR="004C689B">
        <w:rPr>
          <w:rFonts w:ascii="Times New Roman" w:hAnsi="Times New Roman" w:cs="Times New Roman"/>
        </w:rPr>
        <w:t>early</w:t>
      </w:r>
      <w:r w:rsidR="00532E61">
        <w:rPr>
          <w:rFonts w:ascii="Times New Roman" w:hAnsi="Times New Roman" w:cs="Times New Roman"/>
        </w:rPr>
        <w:t>-</w:t>
      </w:r>
      <w:r w:rsidR="004C689B">
        <w:rPr>
          <w:rFonts w:ascii="Times New Roman" w:hAnsi="Times New Roman" w:cs="Times New Roman"/>
        </w:rPr>
        <w:t>emerging</w:t>
      </w:r>
      <w:proofErr w:type="gramEnd"/>
      <w:r w:rsidR="001A61AD">
        <w:rPr>
          <w:rFonts w:ascii="Times New Roman" w:hAnsi="Times New Roman" w:cs="Times New Roman"/>
        </w:rPr>
        <w:t xml:space="preserve"> or even innate</w:t>
      </w:r>
      <w:r w:rsidR="004C689B">
        <w:rPr>
          <w:rFonts w:ascii="Times New Roman" w:hAnsi="Times New Roman" w:cs="Times New Roman"/>
        </w:rPr>
        <w:t xml:space="preserve"> notion</w:t>
      </w:r>
      <w:r w:rsidR="001A61AD">
        <w:rPr>
          <w:rFonts w:ascii="Times New Roman" w:hAnsi="Times New Roman" w:cs="Times New Roman"/>
        </w:rPr>
        <w:t>s</w:t>
      </w:r>
      <w:r w:rsidR="004C689B">
        <w:rPr>
          <w:rFonts w:ascii="Times New Roman" w:hAnsi="Times New Roman" w:cs="Times New Roman"/>
        </w:rPr>
        <w:t xml:space="preserve"> of </w:t>
      </w:r>
      <w:r w:rsidR="00532E61">
        <w:rPr>
          <w:rFonts w:ascii="Times New Roman" w:hAnsi="Times New Roman" w:cs="Times New Roman"/>
        </w:rPr>
        <w:t xml:space="preserve">action </w:t>
      </w:r>
      <w:r w:rsidR="004C689B">
        <w:rPr>
          <w:rFonts w:ascii="Times New Roman" w:hAnsi="Times New Roman" w:cs="Times New Roman"/>
        </w:rPr>
        <w:t>efficiency</w:t>
      </w:r>
      <w:r w:rsidR="001A61AD">
        <w:rPr>
          <w:rFonts w:ascii="Times New Roman" w:hAnsi="Times New Roman" w:cs="Times New Roman"/>
        </w:rPr>
        <w:t xml:space="preserve"> or goal</w:t>
      </w:r>
      <w:r w:rsidR="00A145E9">
        <w:rPr>
          <w:rFonts w:ascii="Times New Roman" w:hAnsi="Times New Roman" w:cs="Times New Roman"/>
        </w:rPr>
        <w:t>s</w:t>
      </w:r>
      <w:r w:rsidR="004C689B">
        <w:rPr>
          <w:rFonts w:ascii="Times New Roman" w:hAnsi="Times New Roman" w:cs="Times New Roman"/>
        </w:rPr>
        <w:t>. Instead, young infants’ looking patterns may arise from</w:t>
      </w:r>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r w:rsidR="009D3E05">
        <w:rPr>
          <w:rFonts w:ascii="Times New Roman" w:hAnsi="Times New Roman" w:cs="Times New Roman"/>
        </w:rPr>
        <w:t>an action scene</w:t>
      </w:r>
      <w:r w:rsidR="009D3E05" w:rsidRPr="009E7771">
        <w:rPr>
          <w:rFonts w:ascii="Times New Roman" w:hAnsi="Times New Roman" w:cs="Times New Roman"/>
        </w:rPr>
        <w:t xml:space="preserve">, incidental encoding of </w:t>
      </w:r>
      <w:r w:rsidR="00521D26">
        <w:rPr>
          <w:rFonts w:ascii="Times New Roman" w:hAnsi="Times New Roman" w:cs="Times New Roman"/>
        </w:rPr>
        <w:t xml:space="preserve">their </w:t>
      </w:r>
      <w:r w:rsidR="009D3E05" w:rsidRPr="009E7771">
        <w:rPr>
          <w:rFonts w:ascii="Times New Roman" w:hAnsi="Times New Roman" w:cs="Times New Roman"/>
        </w:rPr>
        <w:t>own reaching trajectories, and</w:t>
      </w:r>
      <w:r w:rsidR="004C689B">
        <w:rPr>
          <w:rFonts w:ascii="Times New Roman" w:hAnsi="Times New Roman" w:cs="Times New Roman"/>
        </w:rPr>
        <w:t xml:space="preserve"> the same perceptually grounded associative processes </w:t>
      </w:r>
      <w:r w:rsidR="00D61EC3">
        <w:rPr>
          <w:rFonts w:ascii="Times New Roman" w:hAnsi="Times New Roman" w:cs="Times New Roman"/>
        </w:rPr>
        <w:t>that I argue</w:t>
      </w:r>
      <w:r w:rsidR="004C689B">
        <w:rPr>
          <w:rFonts w:ascii="Times New Roman" w:hAnsi="Times New Roman" w:cs="Times New Roman"/>
        </w:rPr>
        <w:t xml:space="preserve"> </w:t>
      </w:r>
      <w:r w:rsidR="00532E61">
        <w:rPr>
          <w:rFonts w:ascii="Times New Roman" w:hAnsi="Times New Roman" w:cs="Times New Roman"/>
        </w:rPr>
        <w:t>subserve</w:t>
      </w:r>
      <w:r w:rsidR="004C689B">
        <w:rPr>
          <w:rFonts w:ascii="Times New Roman" w:hAnsi="Times New Roman" w:cs="Times New Roman"/>
        </w:rPr>
        <w:t xml:space="preserve"> older infants’ performance. </w:t>
      </w:r>
    </w:p>
    <w:p w14:paraId="59A5325D" w14:textId="4D743217" w:rsidR="00524642" w:rsidRDefault="00635C87" w:rsidP="0096761D">
      <w:pPr>
        <w:spacing w:line="480" w:lineRule="auto"/>
        <w:ind w:firstLine="720"/>
        <w:contextualSpacing/>
        <w:rPr>
          <w:rFonts w:ascii="Times New Roman" w:hAnsi="Times New Roman" w:cs="Times New Roman"/>
        </w:rPr>
      </w:pPr>
      <w:r>
        <w:rPr>
          <w:rFonts w:ascii="Times New Roman" w:hAnsi="Times New Roman" w:cs="Times New Roman"/>
        </w:rPr>
        <w:t>T</w:t>
      </w:r>
      <w:r w:rsidR="00837A23">
        <w:rPr>
          <w:rFonts w:ascii="Times New Roman" w:hAnsi="Times New Roman" w:cs="Times New Roman"/>
        </w:rPr>
        <w:t>wo</w:t>
      </w:r>
      <w:r>
        <w:rPr>
          <w:rFonts w:ascii="Times New Roman" w:hAnsi="Times New Roman" w:cs="Times New Roman"/>
        </w:rPr>
        <w:t xml:space="preserve"> points are worth clarifying before </w:t>
      </w:r>
      <w:r w:rsidR="0096761D">
        <w:rPr>
          <w:rFonts w:ascii="Times New Roman" w:hAnsi="Times New Roman" w:cs="Times New Roman"/>
        </w:rPr>
        <w:t>proceeding</w:t>
      </w:r>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r w:rsidR="0096761D">
        <w:rPr>
          <w:rFonts w:ascii="Times New Roman" w:hAnsi="Times New Roman" w:cs="Times New Roman"/>
        </w:rPr>
        <w:t xml:space="preserve">is it </w:t>
      </w:r>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more</w:t>
      </w:r>
      <w:r w:rsidRPr="000B0B74">
        <w:rPr>
          <w:rFonts w:ascii="Times New Roman" w:hAnsi="Times New Roman" w:cs="Times New Roman"/>
        </w:rPr>
        <w:t xml:space="preserve"> general</w:t>
      </w:r>
      <w:r w:rsidR="009F7A89">
        <w:rPr>
          <w:rFonts w:ascii="Times New Roman" w:hAnsi="Times New Roman" w:cs="Times New Roman"/>
        </w:rPr>
        <w:t>, experience-based, associative</w:t>
      </w:r>
      <w:r w:rsidRPr="000B0B74">
        <w:rPr>
          <w:rFonts w:ascii="Times New Roman" w:hAnsi="Times New Roman" w:cs="Times New Roman"/>
        </w:rPr>
        <w:t xml:space="preserve"> processes</w:t>
      </w:r>
      <w:r w:rsidR="009F7A89">
        <w:rPr>
          <w:rFonts w:ascii="Times New Roman" w:hAnsi="Times New Roman" w:cs="Times New Roman"/>
        </w:rPr>
        <w:t xml:space="preserve">—processes </w:t>
      </w:r>
      <w:r w:rsidRPr="000B0B74">
        <w:rPr>
          <w:rFonts w:ascii="Times New Roman" w:hAnsi="Times New Roman" w:cs="Times New Roman"/>
        </w:rPr>
        <w:t>that operate over</w:t>
      </w:r>
      <w:r>
        <w:rPr>
          <w:rFonts w:ascii="Times New Roman" w:hAnsi="Times New Roman" w:cs="Times New Roman"/>
        </w:rPr>
        <w:t xml:space="preserve"> the</w:t>
      </w:r>
      <w:r w:rsidR="0096761D">
        <w:rPr>
          <w:rFonts w:ascii="Times New Roman" w:hAnsi="Times New Roman" w:cs="Times New Roman"/>
        </w:rPr>
        <w:t xml:space="preserve"> visible, low-level, and conceptually neutral</w:t>
      </w:r>
      <w:r>
        <w:rPr>
          <w:rFonts w:ascii="Times New Roman" w:hAnsi="Times New Roman" w:cs="Times New Roman"/>
        </w:rPr>
        <w:t xml:space="preserve"> </w:t>
      </w:r>
      <w:r w:rsidR="0096761D">
        <w:rPr>
          <w:rFonts w:ascii="Times New Roman" w:hAnsi="Times New Roman" w:cs="Times New Roman"/>
        </w:rPr>
        <w:t>features</w:t>
      </w:r>
      <w:r>
        <w:rPr>
          <w:rFonts w:ascii="Times New Roman" w:hAnsi="Times New Roman" w:cs="Times New Roman"/>
        </w:rPr>
        <w:t xml:space="preserve"> </w:t>
      </w:r>
      <w:r w:rsidR="00013134">
        <w:rPr>
          <w:rFonts w:ascii="Times New Roman" w:hAnsi="Times New Roman" w:cs="Times New Roman"/>
        </w:rPr>
        <w:t>of</w:t>
      </w:r>
      <w:r>
        <w:rPr>
          <w:rFonts w:ascii="Times New Roman" w:hAnsi="Times New Roman" w:cs="Times New Roman"/>
        </w:rPr>
        <w:t xml:space="preserve"> visual scenes</w:t>
      </w:r>
      <w:r w:rsidR="00013134">
        <w:rPr>
          <w:rFonts w:ascii="Times New Roman" w:hAnsi="Times New Roman" w:cs="Times New Roman"/>
        </w:rPr>
        <w:t xml:space="preserve"> and kinematics of different actions</w:t>
      </w:r>
      <w:r w:rsidR="0096761D">
        <w:rPr>
          <w:rFonts w:ascii="Times New Roman" w:hAnsi="Times New Roman" w:cs="Times New Roman"/>
        </w:rPr>
        <w:t>.</w:t>
      </w:r>
      <w:r>
        <w:rPr>
          <w:rFonts w:ascii="Times New Roman" w:hAnsi="Times New Roman" w:cs="Times New Roman"/>
        </w:rPr>
        <w:t xml:space="preserve"> </w:t>
      </w:r>
      <w:r w:rsidRPr="009A322E">
        <w:rPr>
          <w:rFonts w:ascii="Times New Roman" w:hAnsi="Times New Roman" w:cs="Times New Roman"/>
        </w:rPr>
        <w:t xml:space="preserve">Second, although </w:t>
      </w:r>
      <w:r w:rsidR="00105BB1">
        <w:rPr>
          <w:rFonts w:ascii="Times New Roman" w:hAnsi="Times New Roman" w:cs="Times New Roman"/>
        </w:rPr>
        <w:t>the overarching goal of the current paper is</w:t>
      </w:r>
      <w:r w:rsidRPr="009A322E">
        <w:rPr>
          <w:rFonts w:ascii="Times New Roman" w:hAnsi="Times New Roman" w:cs="Times New Roman"/>
        </w:rPr>
        <w:t xml:space="preserve"> to </w:t>
      </w:r>
      <w:r w:rsidR="00013134">
        <w:rPr>
          <w:rFonts w:ascii="Times New Roman" w:hAnsi="Times New Roman" w:cs="Times New Roman"/>
        </w:rPr>
        <w:t>test—through computer simulations—the sufficiency of the present account in capturing</w:t>
      </w:r>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w:t>
      </w:r>
      <w:r w:rsidR="00F77113">
        <w:rPr>
          <w:rFonts w:ascii="Times New Roman" w:hAnsi="Times New Roman" w:cs="Times New Roman"/>
        </w:rPr>
        <w:t>a much broader contention:</w:t>
      </w:r>
      <w:r w:rsidRPr="009A322E">
        <w:rPr>
          <w:rFonts w:ascii="Times New Roman" w:hAnsi="Times New Roman" w:cs="Times New Roman"/>
        </w:rPr>
        <w:t xml:space="preserve"> </w:t>
      </w:r>
      <w:r w:rsidR="00F77113">
        <w:rPr>
          <w:rFonts w:ascii="Times New Roman" w:hAnsi="Times New Roman" w:cs="Times New Roman"/>
        </w:rPr>
        <w:t>Infants’ looking</w:t>
      </w:r>
      <w:r w:rsidRPr="009A322E">
        <w:rPr>
          <w:rFonts w:ascii="Times New Roman" w:hAnsi="Times New Roman" w:cs="Times New Roman"/>
        </w:rPr>
        <w:t xml:space="preserve"> behavior in </w:t>
      </w:r>
      <w:r w:rsidR="00105BB1">
        <w:rPr>
          <w:rFonts w:ascii="Times New Roman" w:hAnsi="Times New Roman" w:cs="Times New Roman"/>
        </w:rPr>
        <w:t xml:space="preserve">studies on </w:t>
      </w:r>
      <w:r w:rsidR="00732101">
        <w:rPr>
          <w:rFonts w:ascii="Times New Roman" w:hAnsi="Times New Roman" w:cs="Times New Roman"/>
        </w:rPr>
        <w:t>action understanding</w:t>
      </w:r>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w:t>
      </w:r>
      <w:r>
        <w:rPr>
          <w:rFonts w:ascii="Times New Roman" w:hAnsi="Times New Roman" w:cs="Times New Roman"/>
        </w:rPr>
        <w:lastRenderedPageBreak/>
        <w:t>proponents of lean accounts</w:t>
      </w:r>
      <w:r w:rsidRPr="009A322E">
        <w:rPr>
          <w:rFonts w:ascii="Times New Roman" w:hAnsi="Times New Roman" w:cs="Times New Roman"/>
        </w:rPr>
        <w:t xml:space="preserve"> have argued account for infants’ behavior in </w:t>
      </w:r>
      <w:proofErr w:type="spellStart"/>
      <w:r w:rsidRPr="009A322E">
        <w:rPr>
          <w:rFonts w:ascii="Times New Roman" w:hAnsi="Times New Roman" w:cs="Times New Roman"/>
        </w:rPr>
        <w:t>VoE</w:t>
      </w:r>
      <w:proofErr w:type="spellEnd"/>
      <w:r w:rsidRPr="009A322E">
        <w:rPr>
          <w:rFonts w:ascii="Times New Roman" w:hAnsi="Times New Roman" w:cs="Times New Roman"/>
        </w:rPr>
        <w:t xml:space="preserve"> studies more broadly</w:t>
      </w:r>
      <w:r w:rsidR="00105BB1">
        <w:rPr>
          <w:rFonts w:ascii="Times New Roman" w:hAnsi="Times New Roman" w:cs="Times New Roman"/>
        </w:rPr>
        <w:t xml:space="preserve"> (e.g., </w:t>
      </w:r>
      <w:r w:rsidR="00F67E24">
        <w:rPr>
          <w:rFonts w:ascii="Times New Roman" w:hAnsi="Times New Roman" w:cs="Times New Roman"/>
        </w:rPr>
        <w:t xml:space="preserve">Altmann &amp; Dienes, 1999; </w:t>
      </w:r>
      <w:r w:rsidR="000E3F68">
        <w:rPr>
          <w:rFonts w:ascii="Times New Roman" w:hAnsi="Times New Roman" w:cs="Times New Roman"/>
        </w:rPr>
        <w:t>Benton, 2024;</w:t>
      </w:r>
      <w:r w:rsidR="00FC5CD7">
        <w:rPr>
          <w:rFonts w:ascii="Times New Roman" w:hAnsi="Times New Roman" w:cs="Times New Roman"/>
        </w:rPr>
        <w:t xml:space="preserve"> 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 xml:space="preserve">Orhan &amp; Lake, 2024;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r w:rsidR="00797E75">
        <w:rPr>
          <w:rFonts w:ascii="Times New Roman" w:hAnsi="Times New Roman" w:cs="Times New Roman"/>
        </w:rPr>
        <w:t>;</w:t>
      </w:r>
      <w:r w:rsidR="000E3F68">
        <w:rPr>
          <w:rFonts w:ascii="Times New Roman" w:hAnsi="Times New Roman" w:cs="Times New Roman"/>
        </w:rPr>
        <w:t xml:space="preserve"> </w:t>
      </w:r>
      <w:proofErr w:type="spellStart"/>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proofErr w:type="spellStart"/>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r w:rsidR="00D93369">
        <w:rPr>
          <w:rFonts w:ascii="Times New Roman" w:hAnsi="Times New Roman" w:cs="Times New Roman"/>
        </w:rPr>
        <w:t>4</w:t>
      </w:r>
      <w:r w:rsidR="000E3F68">
        <w:rPr>
          <w:rFonts w:ascii="Times New Roman" w:hAnsi="Times New Roman" w:cs="Times New Roman"/>
        </w:rPr>
        <w:t>)</w:t>
      </w:r>
      <w:r w:rsidRPr="009A322E">
        <w:rPr>
          <w:rFonts w:ascii="Times New Roman" w:hAnsi="Times New Roman" w:cs="Times New Roman"/>
        </w:rPr>
        <w:t>.</w:t>
      </w:r>
      <w:r>
        <w:rPr>
          <w:rFonts w:ascii="Times New Roman" w:hAnsi="Times New Roman" w:cs="Times New Roman"/>
        </w:rPr>
        <w:t xml:space="preserve">  </w:t>
      </w:r>
      <w:r w:rsidR="00105BB1">
        <w:rPr>
          <w:rFonts w:ascii="Times New Roman" w:hAnsi="Times New Roman" w:cs="Times New Roman"/>
        </w:rPr>
        <w:t>In this way, the current theory—and the model that implements it—builds on rather than departs from this extensive literature</w:t>
      </w:r>
      <w:r w:rsidR="00CD66A2">
        <w:rPr>
          <w:rFonts w:ascii="Times New Roman" w:hAnsi="Times New Roman" w:cs="Times New Roman"/>
        </w:rPr>
        <w:t xml:space="preserve"> and should be viewed as such</w:t>
      </w:r>
      <w:r w:rsidR="00105BB1">
        <w:rPr>
          <w:rFonts w:ascii="Times New Roman" w:hAnsi="Times New Roman" w:cs="Times New Roman"/>
        </w:rPr>
        <w:t>.</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4E3DAF5B"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The goals of the present simulations were twofold. The first goal was to</w:t>
      </w:r>
      <w:r w:rsidR="00F83FBE" w:rsidRPr="00F83FBE">
        <w:rPr>
          <w:rFonts w:ascii="Times New Roman" w:hAnsi="Times New Roman" w:cs="Times New Roman"/>
        </w:rPr>
        <w:t xml:space="preserve"> assess the viability and sufficiency of the current account</w:t>
      </w:r>
      <w:r>
        <w:rPr>
          <w:rFonts w:ascii="Times New Roman" w:hAnsi="Times New Roman" w:cs="Times New Roman"/>
        </w:rPr>
        <w:t>. To do this,</w:t>
      </w:r>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 xml:space="preserve">connectionist model called ALIAS </w:t>
      </w:r>
      <w:r w:rsidR="00F83FBE" w:rsidRPr="00F83FBE">
        <w:rPr>
          <w:rFonts w:ascii="Times New Roman" w:hAnsi="Times New Roman" w:cs="Times New Roman"/>
        </w:rPr>
        <w:t xml:space="preserve">to determine whether </w:t>
      </w:r>
      <w:r w:rsidR="00197111">
        <w:rPr>
          <w:rFonts w:ascii="Times New Roman" w:hAnsi="Times New Roman" w:cs="Times New Roman"/>
        </w:rPr>
        <w:t>the model</w:t>
      </w:r>
      <w:r w:rsidR="00F83FBE" w:rsidRPr="00F83FBE">
        <w:rPr>
          <w:rFonts w:ascii="Times New Roman" w:hAnsi="Times New Roman" w:cs="Times New Roman"/>
        </w:rPr>
        <w:t xml:space="preserve"> can qualitatively explain infants</w:t>
      </w:r>
      <w:proofErr w:type="gramStart"/>
      <w:r w:rsidR="00F83FBE" w:rsidRPr="00F83FBE">
        <w:rPr>
          <w:rFonts w:ascii="Times New Roman" w:hAnsi="Times New Roman" w:cs="Times New Roman"/>
        </w:rPr>
        <w:t>’ looking</w:t>
      </w:r>
      <w:proofErr w:type="gramEnd"/>
      <w:r w:rsidR="00F83FBE" w:rsidRPr="00F83FBE">
        <w:rPr>
          <w:rFonts w:ascii="Times New Roman" w:hAnsi="Times New Roman" w:cs="Times New Roman"/>
        </w:rPr>
        <w:t xml:space="preserve"> responses across a range of </w:t>
      </w:r>
      <w:proofErr w:type="spellStart"/>
      <w:r w:rsidR="00F83FBE">
        <w:rPr>
          <w:rFonts w:ascii="Times New Roman" w:hAnsi="Times New Roman" w:cs="Times New Roman"/>
        </w:rPr>
        <w:t>VoE</w:t>
      </w:r>
      <w:proofErr w:type="spellEnd"/>
      <w:r w:rsidR="00F83FBE" w:rsidRPr="00F83FBE">
        <w:rPr>
          <w:rFonts w:ascii="Times New Roman" w:hAnsi="Times New Roman" w:cs="Times New Roman"/>
        </w:rPr>
        <w:t xml:space="preserve"> studies </w:t>
      </w:r>
      <w:r w:rsidR="00F83FBE">
        <w:rPr>
          <w:rFonts w:ascii="Times New Roman" w:hAnsi="Times New Roman" w:cs="Times New Roman"/>
        </w:rPr>
        <w:t xml:space="preserve">assessing infant </w:t>
      </w:r>
      <w:r w:rsidR="00F83FBE" w:rsidRPr="00F83FBE">
        <w:rPr>
          <w:rFonts w:ascii="Times New Roman" w:hAnsi="Times New Roman" w:cs="Times New Roman"/>
        </w:rPr>
        <w:t>action understanding</w:t>
      </w:r>
      <w:r w:rsidR="00F83FBE">
        <w:rPr>
          <w:rFonts w:ascii="Times New Roman" w:hAnsi="Times New Roman" w:cs="Times New Roman"/>
        </w:rPr>
        <w:t>.</w:t>
      </w:r>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key findings in this literature</w:t>
      </w:r>
      <w:r>
        <w:rPr>
          <w:rFonts w:ascii="Times New Roman" w:eastAsia="Times New Roman" w:hAnsi="Times New Roman" w:cs="Times New Roman"/>
        </w:rPr>
        <w:t xml:space="preserve"> rather than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reproduce 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r w:rsidR="007B777A">
        <w:rPr>
          <w:rFonts w:ascii="Times New Roman" w:eastAsia="Times New Roman" w:hAnsi="Times New Roman" w:cs="Times New Roman"/>
        </w:rPr>
        <w:t>thought</w:t>
      </w:r>
      <w:r w:rsidR="00F90C60" w:rsidRPr="00F90C60">
        <w:rPr>
          <w:rFonts w:ascii="Times New Roman" w:eastAsia="Times New Roman" w:hAnsi="Times New Roman" w:cs="Times New Roman"/>
        </w:rPr>
        <w:t xml:space="preserve"> to drive infants’ behavior</w:t>
      </w:r>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w:t>
      </w:r>
      <w:r w:rsidR="007B777A">
        <w:rPr>
          <w:rFonts w:ascii="Times New Roman" w:hAnsi="Times New Roman" w:cs="Times New Roman"/>
        </w:rPr>
        <w:lastRenderedPageBreak/>
        <w:t xml:space="preserve">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infants look 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xml:space="preserve">; </w:t>
      </w:r>
      <w:proofErr w:type="spellStart"/>
      <w:r w:rsidR="00E03DD5">
        <w:rPr>
          <w:rFonts w:ascii="Times New Roman" w:hAnsi="Times New Roman" w:cs="Times New Roman"/>
        </w:rPr>
        <w:t>Csibra</w:t>
      </w:r>
      <w:proofErr w:type="spellEnd"/>
      <w:r w:rsidR="00E03DD5">
        <w:rPr>
          <w:rFonts w:ascii="Times New Roman" w:hAnsi="Times New Roman" w:cs="Times New Roman"/>
        </w:rPr>
        <w:t xml:space="preserve">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7ECD6DF5"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D90B52">
        <w:rPr>
          <w:rFonts w:ascii="Times New Roman" w:hAnsi="Times New Roman" w:cs="Times New Roman"/>
        </w:rPr>
        <w:t xml:space="preserve">; </w:t>
      </w:r>
      <w:r w:rsidR="006B114B">
        <w:rPr>
          <w:rFonts w:ascii="Times New Roman" w:hAnsi="Times New Roman" w:cs="Times New Roman"/>
        </w:rPr>
        <w:t>Liu et al, 2017</w:t>
      </w:r>
      <w:r w:rsidR="00524642">
        <w:rPr>
          <w:rFonts w:ascii="Times New Roman" w:hAnsi="Times New Roman" w:cs="Times New Roman"/>
        </w:rPr>
        <w:t>)</w:t>
      </w:r>
      <w:r w:rsidR="00614B6D">
        <w:rPr>
          <w:rFonts w:ascii="Times New Roman" w:hAnsi="Times New Roman" w:cs="Times New Roman"/>
        </w:rPr>
        <w:t>.</w:t>
      </w:r>
    </w:p>
    <w:p w14:paraId="2CCF1491" w14:textId="690B58FF"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B1DE0">
        <w:rPr>
          <w:rFonts w:ascii="Times New Roman" w:hAnsi="Times New Roman" w:cs="Times New Roman"/>
        </w:rPr>
        <w:t xml:space="preserve"> or an action event is given a causal interpretation (e.g., Liu et al., 2019)</w:t>
      </w:r>
      <w:r w:rsidR="00DA6161">
        <w:rPr>
          <w:rFonts w:ascii="Times New Roman" w:hAnsi="Times New Roman" w:cs="Times New Roman"/>
        </w:rPr>
        <w:t>.</w:t>
      </w:r>
    </w:p>
    <w:p w14:paraId="3611B7CC" w14:textId="5D40C106"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all the findings derive from studies that used some version of the Gergely et al.</w:t>
      </w:r>
      <w:r w:rsidR="00FE4932">
        <w:rPr>
          <w:rFonts w:ascii="Times New Roman" w:hAnsi="Times New Roman" w:cs="Times New Roman"/>
        </w:rPr>
        <w:t>’s</w:t>
      </w:r>
      <w:r w:rsidR="00524642">
        <w:rPr>
          <w:rFonts w:ascii="Times New Roman" w:hAnsi="Times New Roman" w:cs="Times New Roman"/>
        </w:rPr>
        <w:t xml:space="preserve"> (1995)</w:t>
      </w:r>
      <w:r w:rsidR="002807A7">
        <w:rPr>
          <w:rFonts w:ascii="Times New Roman" w:hAnsi="Times New Roman" w:cs="Times New Roman"/>
        </w:rPr>
        <w:t xml:space="preserve"> </w:t>
      </w:r>
      <w:proofErr w:type="spellStart"/>
      <w:r w:rsidR="002807A7">
        <w:rPr>
          <w:rFonts w:ascii="Times New Roman" w:hAnsi="Times New Roman" w:cs="Times New Roman"/>
        </w:rPr>
        <w:t>VoE</w:t>
      </w:r>
      <w:proofErr w:type="spellEnd"/>
      <w:r w:rsidR="00524642">
        <w:rPr>
          <w:rFonts w:ascii="Times New Roman" w:hAnsi="Times New Roman" w:cs="Times New Roman"/>
        </w:rPr>
        <w:t xml:space="preserve"> method</w:t>
      </w:r>
      <w:r w:rsidR="00F33569">
        <w:rPr>
          <w:rFonts w:ascii="Times New Roman" w:hAnsi="Times New Roman" w:cs="Times New Roman"/>
        </w:rPr>
        <w:t xml:space="preserve"> (hereafter the Gergely paradigm)</w:t>
      </w:r>
      <w:r w:rsidR="00524642">
        <w:rPr>
          <w:rFonts w:ascii="Times New Roman" w:hAnsi="Times New Roman" w:cs="Times New Roman"/>
        </w:rPr>
        <w:t xml:space="preserve">.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r w:rsidR="006F4E6E" w:rsidRPr="006F4E6E">
        <w:rPr>
          <w:rFonts w:ascii="Times New Roman" w:hAnsi="Times New Roman" w:cs="Times New Roman"/>
        </w:rPr>
        <w:t xml:space="preserve">Although the current model could in principle be extended to simulate infants’ </w:t>
      </w:r>
      <w:r w:rsidR="006F4E6E" w:rsidRPr="006F4E6E">
        <w:rPr>
          <w:rFonts w:ascii="Times New Roman" w:hAnsi="Times New Roman" w:cs="Times New Roman"/>
        </w:rPr>
        <w:lastRenderedPageBreak/>
        <w:t xml:space="preserve">performance in action-understanding studies that use different methods, doing so would make it difficult to determine whether any success reflects the explanatory power of the </w:t>
      </w:r>
      <w:r w:rsidR="006F4E6E">
        <w:rPr>
          <w:rFonts w:ascii="Times New Roman" w:hAnsi="Times New Roman" w:cs="Times New Roman"/>
        </w:rPr>
        <w:t xml:space="preserve">present </w:t>
      </w:r>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0F642ED6"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w:t>
      </w:r>
      <w:proofErr w:type="spellStart"/>
      <w:r w:rsidR="00514CDE">
        <w:rPr>
          <w:rFonts w:ascii="Times New Roman" w:hAnsi="Times New Roman" w:cs="Times New Roman"/>
        </w:rPr>
        <w:t>Overwalle</w:t>
      </w:r>
      <w:proofErr w:type="spellEnd"/>
      <w:r w:rsidR="00514CDE">
        <w:rPr>
          <w:rFonts w:ascii="Times New Roman" w:hAnsi="Times New Roman" w:cs="Times New Roman"/>
        </w:rPr>
        <w:t xml:space="preserv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xml:space="preserve">. One is OM10. Another is an extension of OM10, OM10-2, that more faithfully represents the task structure of the studies from which the present target behaviors were derived. </w:t>
      </w:r>
      <w:proofErr w:type="gramStart"/>
      <w:r w:rsidR="00342564">
        <w:rPr>
          <w:rFonts w:ascii="Times New Roman" w:hAnsi="Times New Roman" w:cs="Times New Roman"/>
        </w:rPr>
        <w:t>A final</w:t>
      </w:r>
      <w:proofErr w:type="gramEnd"/>
      <w:r w:rsidR="00342564">
        <w:rPr>
          <w:rFonts w:ascii="Times New Roman" w:hAnsi="Times New Roman" w:cs="Times New Roman"/>
        </w:rPr>
        <w:t xml:space="preserve"> model is an extension of ALIAS-</w:t>
      </w:r>
      <w:proofErr w:type="gramStart"/>
      <w:r w:rsidR="00342564">
        <w:rPr>
          <w:rFonts w:ascii="Times New Roman" w:hAnsi="Times New Roman" w:cs="Times New Roman"/>
        </w:rPr>
        <w:t>2.T</w:t>
      </w:r>
      <w:r w:rsidR="00650B4D">
        <w:rPr>
          <w:rFonts w:ascii="Times New Roman" w:hAnsi="Times New Roman" w:cs="Times New Roman"/>
        </w:rPr>
        <w:t>he</w:t>
      </w:r>
      <w:proofErr w:type="gramEnd"/>
      <w:r w:rsidR="00650B4D">
        <w:rPr>
          <w:rFonts w:ascii="Times New Roman" w:hAnsi="Times New Roman" w:cs="Times New Roman"/>
        </w:rPr>
        <w:t xml:space="preserve"> sole difference between this model and ALIAS is that salience information is removed from it. By removing such information, it is possible to evaluate the </w:t>
      </w:r>
      <w:r w:rsidR="00650B4D">
        <w:rPr>
          <w:rFonts w:ascii="Times New Roman" w:hAnsi="Times New Roman" w:cs="Times New Roman"/>
        </w:rPr>
        <w:lastRenderedPageBreak/>
        <w:t xml:space="preserve">theoretical claim of the present account that the strength of the association between a barrier and 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A final point that is 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r w:rsidR="00715DDD">
        <w:rPr>
          <w:rFonts w:ascii="Times New Roman" w:hAnsi="Times New Roman" w:cs="Times New Roman"/>
        </w:rPr>
        <w:t>studies that evaluate action understanding in pre-reaching infants;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7C1E0FE0" w14:textId="48D5917F"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 was the only model to capture successfully 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w:t>
      </w:r>
      <w:proofErr w:type="gramStart"/>
      <w:r w:rsidR="00C0332B">
        <w:rPr>
          <w:rFonts w:ascii="Times New Roman" w:hAnsi="Times New Roman" w:cs="Times New Roman"/>
        </w:rPr>
        <w:t>. .</w:t>
      </w:r>
      <w:proofErr w:type="gramEnd"/>
      <w:r w:rsidR="00C0332B">
        <w:rPr>
          <w:rFonts w:ascii="Times New Roman" w:hAnsi="Times New Roman" w:cs="Times New Roman"/>
        </w:rPr>
        <w:t xml:space="preserve"> In contrast, …. </w:t>
      </w:r>
      <w:r w:rsidR="009F2395">
        <w:rPr>
          <w:rFonts w:ascii="Times New Roman" w:hAnsi="Times New Roman" w:cs="Times New Roman"/>
        </w:rPr>
        <w:t xml:space="preserve">The performance of each model is shown in Table 1. </w:t>
      </w:r>
      <w:proofErr w:type="spellStart"/>
      <w:r w:rsidR="00C0332B">
        <w:rPr>
          <w:rFonts w:ascii="Times New Roman" w:hAnsi="Times New Roman" w:cs="Times New Roman"/>
        </w:rPr>
        <w:t>ALIAS’ss</w:t>
      </w:r>
      <w:proofErr w:type="spellEnd"/>
      <w:r w:rsidR="00C0332B">
        <w:rPr>
          <w:rFonts w:ascii="Times New Roman" w:hAnsi="Times New Roman" w:cs="Times New Roman"/>
        </w:rPr>
        <w:t xml:space="preserve"> </w:t>
      </w:r>
      <w:proofErr w:type="spellStart"/>
      <w:r w:rsidR="00C0332B">
        <w:rPr>
          <w:rFonts w:ascii="Times New Roman" w:hAnsi="Times New Roman" w:cs="Times New Roman"/>
        </w:rPr>
        <w:t>uccess</w:t>
      </w:r>
      <w:proofErr w:type="spellEnd"/>
      <w:r w:rsidR="00C0332B">
        <w:rPr>
          <w:rFonts w:ascii="Times New Roman" w:hAnsi="Times New Roman" w:cs="Times New Roman"/>
        </w:rPr>
        <w:t xml:space="preserve"> in accounting for all five </w:t>
      </w:r>
      <w:proofErr w:type="spellStart"/>
      <w:r w:rsidR="00C0332B">
        <w:rPr>
          <w:rFonts w:ascii="Times New Roman" w:hAnsi="Times New Roman" w:cs="Times New Roman"/>
        </w:rPr>
        <w:t>fidnings</w:t>
      </w:r>
      <w:proofErr w:type="spellEnd"/>
      <w:r w:rsidR="00C0332B">
        <w:rPr>
          <w:rFonts w:ascii="Times New Roman" w:hAnsi="Times New Roman" w:cs="Times New Roman"/>
        </w:rPr>
        <w:t xml:space="preserve"> suggests that theoretical proposal that it implements is sufficient to explain infants’ looking behaviors in action </w:t>
      </w:r>
      <w:proofErr w:type="spellStart"/>
      <w:r w:rsidR="00C0332B">
        <w:rPr>
          <w:rFonts w:ascii="Times New Roman" w:hAnsi="Times New Roman" w:cs="Times New Roman"/>
        </w:rPr>
        <w:t>undersatdning</w:t>
      </w:r>
      <w:proofErr w:type="spellEnd"/>
      <w:r w:rsidR="00C0332B">
        <w:rPr>
          <w:rFonts w:ascii="Times New Roman" w:hAnsi="Times New Roman" w:cs="Times New Roman"/>
        </w:rPr>
        <w:t xml:space="preserve"> studies. Specifically, the success of this model suggests that associative learning, combined with </w:t>
      </w:r>
      <w:r w:rsidR="00C0332B">
        <w:rPr>
          <w:rFonts w:ascii="Times New Roman" w:hAnsi="Times New Roman" w:cs="Times New Roman"/>
        </w:rPr>
        <w:lastRenderedPageBreak/>
        <w:t xml:space="preserve">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w:t>
      </w:r>
      <w:proofErr w:type="spellStart"/>
      <w:r w:rsidR="00964B0C">
        <w:rPr>
          <w:rFonts w:ascii="Times New Roman" w:hAnsi="Times New Roman" w:cs="Times New Roman"/>
        </w:rPr>
        <w:t>Overwalle</w:t>
      </w:r>
      <w:proofErr w:type="spellEnd"/>
      <w:r w:rsidR="00964B0C">
        <w:rPr>
          <w:rFonts w:ascii="Times New Roman" w:hAnsi="Times New Roman" w:cs="Times New Roman"/>
        </w:rPr>
        <w:t xml:space="preserv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w:t>
      </w:r>
      <w:proofErr w:type="gramStart"/>
      <w:r w:rsidR="0011240F">
        <w:rPr>
          <w:rFonts w:ascii="Times New Roman" w:hAnsi="Times New Roman" w:cs="Times New Roman"/>
        </w:rPr>
        <w:t>initial,</w:t>
      </w:r>
      <w:proofErr w:type="gramEnd"/>
      <w:r w:rsidR="0011240F">
        <w:rPr>
          <w:rFonts w:ascii="Times New Roman" w:hAnsi="Times New Roman" w:cs="Times New Roman"/>
        </w:rPr>
        <w:t xml:space="preserve">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w:t>
      </w:r>
      <w:r w:rsidR="00640CAC">
        <w:rPr>
          <w:rFonts w:ascii="Times New Roman" w:hAnsi="Times New Roman" w:cs="Times New Roman"/>
        </w:rPr>
        <w:lastRenderedPageBreak/>
        <w:t xml:space="preserve">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 xml:space="preserve">Once the network was provided with information that captured the visible state of the world at a particular time step, activation was allowed to propagate through the network over four internal activation cycles (see </w:t>
      </w:r>
      <w:proofErr w:type="spellStart"/>
      <w:r w:rsidR="00FF110D">
        <w:rPr>
          <w:rFonts w:ascii="Times New Roman" w:hAnsi="Times New Roman" w:cs="Times New Roman"/>
        </w:rPr>
        <w:t>Overwalle</w:t>
      </w:r>
      <w:proofErr w:type="spellEnd"/>
      <w:r w:rsidR="00FF110D">
        <w:rPr>
          <w:rFonts w:ascii="Times New Roman" w:hAnsi="Times New Roman" w:cs="Times New Roman"/>
        </w:rPr>
        <w:t>,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5DA5840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7F720E">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(i.e., to its left or right; see </w:t>
      </w:r>
      <w:proofErr w:type="spellStart"/>
      <w:r w:rsidR="00F26115" w:rsidRPr="00385ADB">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lastRenderedPageBreak/>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 xml:space="preserve">Liu &amp; </w:t>
      </w:r>
      <w:proofErr w:type="spellStart"/>
      <w:r w:rsidR="007D6A74">
        <w:rPr>
          <w:rFonts w:ascii="Times New Roman" w:hAnsi="Times New Roman" w:cs="Times New Roman"/>
        </w:rPr>
        <w:t>Spelke</w:t>
      </w:r>
      <w:proofErr w:type="spellEnd"/>
      <w:r w:rsidR="007D6A74">
        <w:rPr>
          <w:rFonts w:ascii="Times New Roman" w:hAnsi="Times New Roman" w:cs="Times New Roman"/>
        </w:rPr>
        <w:t>,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w:t>
      </w:r>
      <w:proofErr w:type="spellStart"/>
      <w:r>
        <w:rPr>
          <w:rFonts w:ascii="Times New Roman" w:hAnsi="Times New Roman" w:cs="Times New Roman"/>
        </w:rPr>
        <w:t>Overwalle’s</w:t>
      </w:r>
      <w:proofErr w:type="spellEnd"/>
      <w:r>
        <w:rPr>
          <w:rFonts w:ascii="Times New Roman" w:hAnsi="Times New Roman" w:cs="Times New Roman"/>
        </w:rPr>
        <w:t xml:space="preserve">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w:t>
      </w:r>
      <w:proofErr w:type="gramStart"/>
      <w:r w:rsidRPr="00710203">
        <w:rPr>
          <w:rFonts w:ascii="Times New Roman" w:hAnsi="Times New Roman" w:cs="Times New Roman"/>
        </w:rPr>
        <w:t>barrier</w:t>
      </w:r>
      <w:proofErr w:type="gramEnd"/>
      <w:r w:rsidRPr="00710203">
        <w:rPr>
          <w:rFonts w:ascii="Times New Roman" w:hAnsi="Times New Roman" w:cs="Times New Roman"/>
        </w:rPr>
        <w:t xml:space="preserve"> and </w:t>
      </w:r>
      <w:r w:rsidRPr="00710203">
        <w:rPr>
          <w:rFonts w:ascii="Times New Roman" w:hAnsi="Times New Roman" w:cs="Times New Roman"/>
        </w:rPr>
        <w:lastRenderedPageBreak/>
        <w:t xml:space="preserve">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xml:space="preserve">; </w:t>
      </w:r>
      <w:proofErr w:type="spellStart"/>
      <w:r w:rsidR="00D973CA">
        <w:rPr>
          <w:rFonts w:ascii="Times New Roman" w:hAnsi="Times New Roman" w:cs="Times New Roman"/>
        </w:rPr>
        <w:t>Widrow</w:t>
      </w:r>
      <w:proofErr w:type="spellEnd"/>
      <w:r w:rsidR="00D973CA">
        <w:rPr>
          <w:rFonts w:ascii="Times New Roman" w:hAnsi="Times New Roman" w:cs="Times New Roman"/>
        </w:rPr>
        <w:t xml:space="preserve">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proofErr w:type="spellStart"/>
      <w:r w:rsidR="00D13D5A">
        <w:rPr>
          <w:rFonts w:ascii="Times New Roman" w:hAnsi="Times New Roman" w:cs="Times New Roman"/>
        </w:rPr>
        <w:t>Overwalle</w:t>
      </w:r>
      <w:proofErr w:type="spellEnd"/>
      <w:r w:rsidR="00D13D5A">
        <w:rPr>
          <w:rFonts w:ascii="Times New Roman" w:hAnsi="Times New Roman" w:cs="Times New Roman"/>
        </w:rPr>
        <w:t xml:space="preserv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 xml:space="preserve">Rumelhart &amp; </w:t>
      </w:r>
      <w:proofErr w:type="spellStart"/>
      <w:r w:rsidR="00D973CA">
        <w:rPr>
          <w:rFonts w:ascii="Times New Roman" w:hAnsi="Times New Roman" w:cs="Times New Roman"/>
        </w:rPr>
        <w:t>McCllelland</w:t>
      </w:r>
      <w:proofErr w:type="spellEnd"/>
      <w:r w:rsidR="00D973CA">
        <w:rPr>
          <w:rFonts w:ascii="Times New Roman" w:hAnsi="Times New Roman" w:cs="Times New Roman"/>
        </w:rPr>
        <w:t>, 1986).</w:t>
      </w:r>
      <w:r w:rsidR="006F5DD4">
        <w:rPr>
          <w:rFonts w:ascii="Times New Roman" w:hAnsi="Times New Roman" w:cs="Times New Roman"/>
        </w:rPr>
        <w:t xml:space="preserve"> As was the case in </w:t>
      </w:r>
      <w:proofErr w:type="spellStart"/>
      <w:r w:rsidR="006F5DD4">
        <w:rPr>
          <w:rFonts w:ascii="Times New Roman" w:hAnsi="Times New Roman" w:cs="Times New Roman"/>
        </w:rPr>
        <w:t>Overwalle</w:t>
      </w:r>
      <w:proofErr w:type="spellEnd"/>
      <w:r w:rsidR="006F5DD4">
        <w:rPr>
          <w:rFonts w:ascii="Times New Roman" w:hAnsi="Times New Roman" w:cs="Times New Roman"/>
        </w:rPr>
        <w:t xml:space="preserv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xml:space="preserve">; as was the case in </w:t>
      </w:r>
      <w:proofErr w:type="spellStart"/>
      <w:r w:rsidR="00D2337C">
        <w:rPr>
          <w:rFonts w:ascii="Times New Roman" w:hAnsi="Times New Roman" w:cs="Times New Roman"/>
        </w:rPr>
        <w:t>Overwalle</w:t>
      </w:r>
      <w:proofErr w:type="spellEnd"/>
      <w:r w:rsidR="00D2337C">
        <w:rPr>
          <w:rFonts w:ascii="Times New Roman" w:hAnsi="Times New Roman" w:cs="Times New Roman"/>
        </w:rPr>
        <w:t xml:space="preserv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w:t>
      </w:r>
      <w:proofErr w:type="spellStart"/>
      <w:r w:rsidR="00AB7607">
        <w:rPr>
          <w:rFonts w:ascii="Times New Roman" w:hAnsi="Times New Roman" w:cs="Times New Roman"/>
        </w:rPr>
        <w:t>Overwalle</w:t>
      </w:r>
      <w:proofErr w:type="spellEnd"/>
      <w:r w:rsidR="00AB7607">
        <w:rPr>
          <w:rFonts w:ascii="Times New Roman" w:hAnsi="Times New Roman" w:cs="Times New Roman"/>
        </w:rPr>
        <w:t xml:space="preserv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 xml:space="preserve">the combined activation </w:t>
      </w:r>
      <w:r w:rsidR="00AB7607">
        <w:rPr>
          <w:rFonts w:ascii="Times New Roman" w:hAnsi="Times New Roman" w:cs="Times New Roman"/>
        </w:rPr>
        <w:lastRenderedPageBreak/>
        <w:t>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w:t>
      </w:r>
      <w:proofErr w:type="spellStart"/>
      <w:r w:rsidR="00AD7AE3">
        <w:rPr>
          <w:rFonts w:ascii="Times New Roman" w:hAnsi="Times New Roman" w:cs="Times New Roman"/>
        </w:rPr>
        <w:t>Overwalle</w:t>
      </w:r>
      <w:proofErr w:type="spellEnd"/>
      <w:r w:rsidR="00AD7AE3">
        <w:rPr>
          <w:rFonts w:ascii="Times New Roman" w:hAnsi="Times New Roman" w:cs="Times New Roman"/>
        </w:rPr>
        <w:t xml:space="preserv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w:t>
      </w:r>
      <w:proofErr w:type="spellStart"/>
      <w:r w:rsidR="00D80739" w:rsidRPr="00D80739">
        <w:rPr>
          <w:rFonts w:ascii="Times New Roman" w:hAnsi="Times New Roman" w:cs="Times New Roman"/>
        </w:rPr>
        <w:t>Overwalle</w:t>
      </w:r>
      <w:proofErr w:type="spellEnd"/>
      <w:r w:rsidR="00D80739" w:rsidRPr="00D80739">
        <w:rPr>
          <w:rFonts w:ascii="Times New Roman" w:hAnsi="Times New Roman" w:cs="Times New Roman"/>
        </w:rPr>
        <w:t>,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 xml:space="preserve">in </w:t>
      </w:r>
      <w:proofErr w:type="spellStart"/>
      <w:r w:rsidR="00FE7098">
        <w:rPr>
          <w:rFonts w:ascii="Times New Roman" w:hAnsi="Times New Roman" w:cs="Times New Roman"/>
        </w:rPr>
        <w:t>Overwalle</w:t>
      </w:r>
      <w:proofErr w:type="spellEnd"/>
      <w:r w:rsidR="00FE7098">
        <w:rPr>
          <w:rFonts w:ascii="Times New Roman" w:hAnsi="Times New Roman" w:cs="Times New Roman"/>
        </w:rPr>
        <w:t xml:space="preserv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w:t>
      </w:r>
      <w:r w:rsidR="006B0C8E">
        <w:rPr>
          <w:rFonts w:ascii="Times New Roman" w:hAnsi="Times New Roman" w:cs="Times New Roman"/>
        </w:rPr>
        <w:lastRenderedPageBreak/>
        <w:t>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7F9E6D6"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7F720E">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7F9E6D6"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7F720E">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w:t>
      </w:r>
      <w:proofErr w:type="gramStart"/>
      <w:r w:rsidR="0016301B">
        <w:rPr>
          <w:rFonts w:ascii="Times New Roman" w:hAnsi="Times New Roman" w:cs="Times New Roman"/>
        </w:rPr>
        <w:t xml:space="preserve">the </w:t>
      </w:r>
      <w:r w:rsidR="009B0551">
        <w:rPr>
          <w:rFonts w:ascii="Times New Roman" w:hAnsi="Times New Roman" w:cs="Times New Roman"/>
        </w:rPr>
        <w:t>all</w:t>
      </w:r>
      <w:proofErr w:type="gramEnd"/>
      <w:r w:rsidR="009B0551">
        <w:rPr>
          <w:rFonts w:ascii="Times New Roman" w:hAnsi="Times New Roman" w:cs="Times New Roman"/>
        </w:rPr>
        <w:t xml:space="preserve"> reported </w:t>
      </w:r>
      <w:proofErr w:type="gramStart"/>
      <w:r w:rsidR="0016301B">
        <w:rPr>
          <w:rFonts w:ascii="Times New Roman" w:hAnsi="Times New Roman" w:cs="Times New Roman"/>
        </w:rPr>
        <w:t>simulations;</w:t>
      </w:r>
      <w:proofErr w:type="gramEnd"/>
      <w:r w:rsidR="0016301B">
        <w:rPr>
          <w:rFonts w:ascii="Times New Roman" w:hAnsi="Times New Roman" w:cs="Times New Roman"/>
        </w:rPr>
        <w:t xml:space="preserve">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proofErr w:type="spellStart"/>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proofErr w:type="gramStart"/>
      <w:r w:rsidR="00A971DD" w:rsidRPr="00CE5A7B">
        <w:rPr>
          <w:rFonts w:ascii="Times New Roman" w:hAnsi="Times New Roman" w:cs="Times New Roman"/>
        </w:rPr>
        <w:t>w</w:t>
      </w:r>
      <w:r w:rsidR="00A971DD">
        <w:rPr>
          <w:rFonts w:ascii="Times New Roman" w:hAnsi="Times New Roman" w:cs="Times New Roman"/>
        </w:rPr>
        <w:t>as</w:t>
      </w:r>
      <w:proofErr w:type="gramEnd"/>
      <w:r w:rsidR="00A971DD">
        <w:rPr>
          <w:rFonts w:ascii="Times New Roman" w:hAnsi="Times New Roman" w:cs="Times New Roman"/>
        </w:rPr>
        <w:t xml:space="preserve"> </w:t>
      </w:r>
      <w:r w:rsidR="00524642" w:rsidRPr="00CE5A7B">
        <w:rPr>
          <w:rFonts w:ascii="Times New Roman" w:hAnsi="Times New Roman" w:cs="Times New Roman"/>
        </w:rPr>
        <w:t xml:space="preserve">implemented by </w:t>
      </w:r>
      <w:proofErr w:type="gramStart"/>
      <w:r w:rsidR="00A4433E">
        <w:rPr>
          <w:rFonts w:ascii="Times New Roman" w:hAnsi="Times New Roman" w:cs="Times New Roman"/>
        </w:rPr>
        <w:t>lower</w:t>
      </w:r>
      <w:proofErr w:type="gramEnd"/>
      <w:r w:rsidR="00A4433E">
        <w:rPr>
          <w:rFonts w:ascii="Times New Roman" w:hAnsi="Times New Roman" w:cs="Times New Roman"/>
        </w:rPr>
        <w:t xml:space="preserve">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w:t>
      </w:r>
      <w:proofErr w:type="spellStart"/>
      <w:r w:rsidR="004C2B8E">
        <w:rPr>
          <w:rFonts w:ascii="Times New Roman" w:hAnsi="Times New Roman" w:cs="Times New Roman"/>
        </w:rPr>
        <w:t>Csibra</w:t>
      </w:r>
      <w:proofErr w:type="spellEnd"/>
      <w:r w:rsidR="004C2B8E">
        <w:rPr>
          <w:rFonts w:ascii="Times New Roman" w:hAnsi="Times New Roman" w:cs="Times New Roman"/>
        </w:rPr>
        <w:t xml:space="preserve">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w:t>
      </w:r>
      <w:proofErr w:type="spellStart"/>
      <w:r w:rsidR="00EE2BEA">
        <w:rPr>
          <w:rFonts w:ascii="Times New Roman" w:hAnsi="Times New Roman" w:cs="Times New Roman"/>
        </w:rPr>
        <w:t>Csibra</w:t>
      </w:r>
      <w:proofErr w:type="spellEnd"/>
      <w:r w:rsidR="00EE2BEA">
        <w:rPr>
          <w:rFonts w:ascii="Times New Roman" w:hAnsi="Times New Roman" w:cs="Times New Roman"/>
        </w:rPr>
        <w:t xml:space="preserve">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w:t>
      </w:r>
      <w:proofErr w:type="spellStart"/>
      <w:r w:rsidR="00EE2BEA">
        <w:rPr>
          <w:rFonts w:ascii="Times New Roman" w:hAnsi="Times New Roman" w:cs="Times New Roman"/>
        </w:rPr>
        <w:t>Spelke</w:t>
      </w:r>
      <w:proofErr w:type="spellEnd"/>
      <w:r w:rsidR="00EE2BEA">
        <w:rPr>
          <w:rFonts w:ascii="Times New Roman" w:hAnsi="Times New Roman" w:cs="Times New Roman"/>
        </w:rPr>
        <w:t>,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2019; Mareschal et al., 2000; Quinn &amp; Johnson, 2000;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&amp; </w:t>
      </w:r>
      <w:proofErr w:type="spellStart"/>
      <w:r w:rsidR="00A91FBA">
        <w:rPr>
          <w:rFonts w:ascii="Times New Roman" w:hAnsi="Times New Roman" w:cs="Times New Roman"/>
        </w:rPr>
        <w:t>Lupyan</w:t>
      </w:r>
      <w:proofErr w:type="spellEnd"/>
      <w:r w:rsidR="00A91FBA">
        <w:rPr>
          <w:rFonts w:ascii="Times New Roman" w:hAnsi="Times New Roman" w:cs="Times New Roman"/>
        </w:rPr>
        <w:t xml:space="preserve">,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6B21F75C"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7F720E">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w:t>
      </w:r>
      <w:proofErr w:type="gramStart"/>
      <w:r w:rsidR="00AC1613">
        <w:rPr>
          <w:rFonts w:ascii="Times New Roman" w:hAnsi="Times New Roman" w:cs="Times New Roman"/>
        </w:rPr>
        <w:t>independently shown</w:t>
      </w:r>
      <w:proofErr w:type="gramEnd"/>
      <w:r w:rsidR="00AC1613">
        <w:rPr>
          <w:rFonts w:ascii="Times New Roman" w:hAnsi="Times New Roman" w:cs="Times New Roman"/>
        </w:rPr>
        <w:t xml:space="preserve">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36EF27CB" w14:textId="1BC2CAF4"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7F720E">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sidR="003F56CC">
        <w:rPr>
          <w:rFonts w:ascii="Times New Roman" w:hAnsi="Times New Roman" w:cs="Times New Roman"/>
          <w:i w:val="0"/>
          <w:iCs w:val="0"/>
          <w:color w:val="000000" w:themeColor="text1"/>
          <w:sz w:val="24"/>
          <w:szCs w:val="24"/>
        </w:rPr>
        <w:t>activation of the critical units</w:t>
      </w:r>
      <w:r>
        <w:rPr>
          <w:rFonts w:ascii="Times New Roman" w:hAnsi="Times New Roman" w:cs="Times New Roman"/>
          <w:i w:val="0"/>
          <w:iCs w:val="0"/>
          <w:color w:val="000000" w:themeColor="text1"/>
          <w:sz w:val="24"/>
          <w:szCs w:val="24"/>
        </w:rPr>
        <w:t xml:space="preserve">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OM10</w:t>
      </w:r>
      <w:r w:rsidR="003F56CC">
        <w:rPr>
          <w:rFonts w:ascii="Times New Roman" w:hAnsi="Times New Roman" w:cs="Times New Roman"/>
          <w:i w:val="0"/>
          <w:iCs w:val="0"/>
          <w:color w:val="000000" w:themeColor="text1"/>
          <w:sz w:val="24"/>
          <w:szCs w:val="24"/>
        </w:rPr>
        <w:t xml:space="preserve">. </w:t>
      </w:r>
      <w:r w:rsidRPr="00AC1613">
        <w:rPr>
          <w:rFonts w:ascii="Times New Roman" w:hAnsi="Times New Roman" w:cs="Times New Roman"/>
          <w:i w:val="0"/>
          <w:iCs w:val="0"/>
          <w:color w:val="000000" w:themeColor="text1"/>
          <w:sz w:val="24"/>
          <w:szCs w:val="24"/>
        </w:rPr>
        <w:t>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To assess whether OM10’s performance is an artifact of these design choices, OM10’s performance was compared to that of a modified version of this model, OM10-2. It will be recalled that in this version of the model, the agent no longer overshoots the </w:t>
      </w:r>
      <w:proofErr w:type="gramStart"/>
      <w:r>
        <w:rPr>
          <w:rFonts w:ascii="Times New Roman" w:hAnsi="Times New Roman" w:cs="Times New Roman"/>
        </w:rPr>
        <w:t>barrier</w:t>
      </w:r>
      <w:proofErr w:type="gramEnd"/>
      <w:r>
        <w:rPr>
          <w:rFonts w:ascii="Times New Roman" w:hAnsi="Times New Roman" w:cs="Times New Roman"/>
        </w:rPr>
        <w:t xml:space="preserve">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w:t>
      </w:r>
      <w:proofErr w:type="gramStart"/>
      <w:r>
        <w:rPr>
          <w:rFonts w:ascii="Times New Roman" w:hAnsi="Times New Roman" w:cs="Times New Roman"/>
        </w:rPr>
        <w:t>model—</w:t>
      </w:r>
      <w:proofErr w:type="gramEnd"/>
      <w:r>
        <w:rPr>
          <w:rFonts w:ascii="Times New Roman" w:hAnsi="Times New Roman" w:cs="Times New Roman"/>
        </w:rPr>
        <w:t xml:space="preserve">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6ECB6E38"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7F720E">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D0596C" w:rsidRPr="00AC1613">
        <w:rPr>
          <w:rFonts w:ascii="Times New Roman" w:hAnsi="Times New Roman" w:cs="Times New Roman"/>
          <w:i w:val="0"/>
          <w:iCs w:val="0"/>
          <w:color w:val="000000" w:themeColor="text1"/>
          <w:sz w:val="24"/>
          <w:szCs w:val="24"/>
        </w:rPr>
        <w:t xml:space="preserve">Mean </w:t>
      </w:r>
      <w:r w:rsidR="00D0596C">
        <w:rPr>
          <w:rFonts w:ascii="Times New Roman" w:hAnsi="Times New Roman" w:cs="Times New Roman"/>
          <w:i w:val="0"/>
          <w:iCs w:val="0"/>
          <w:color w:val="000000" w:themeColor="text1"/>
          <w:sz w:val="24"/>
          <w:szCs w:val="24"/>
        </w:rPr>
        <w:t>activation of the critical units produced</w:t>
      </w:r>
      <w:r w:rsidR="00D0596C" w:rsidRPr="00AC1613">
        <w:rPr>
          <w:rFonts w:ascii="Times New Roman" w:hAnsi="Times New Roman" w:cs="Times New Roman"/>
          <w:i w:val="0"/>
          <w:iCs w:val="0"/>
          <w:color w:val="000000" w:themeColor="text1"/>
          <w:sz w:val="24"/>
          <w:szCs w:val="24"/>
        </w:rPr>
        <w:t xml:space="preserve"> </w:t>
      </w:r>
      <w:r w:rsidR="00D0596C">
        <w:rPr>
          <w:rFonts w:ascii="Times New Roman" w:hAnsi="Times New Roman" w:cs="Times New Roman"/>
          <w:i w:val="0"/>
          <w:iCs w:val="0"/>
          <w:color w:val="000000" w:themeColor="text1"/>
          <w:sz w:val="24"/>
          <w:szCs w:val="24"/>
        </w:rPr>
        <w:t xml:space="preserve">to the </w:t>
      </w:r>
      <w:r w:rsidR="003554E4" w:rsidRPr="003554E4">
        <w:rPr>
          <w:rFonts w:ascii="Times New Roman" w:hAnsi="Times New Roman" w:cs="Times New Roman"/>
          <w:i w:val="0"/>
          <w:iCs w:val="0"/>
          <w:color w:val="000000" w:themeColor="text1"/>
          <w:sz w:val="24"/>
          <w:szCs w:val="24"/>
        </w:rPr>
        <w:t>Efficient and Inefficient test events in the Experimental and Control conditions for OM10-2.</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proofErr w:type="gramStart"/>
      <w:r w:rsidR="006278D9">
        <w:rPr>
          <w:rFonts w:ascii="Times New Roman" w:hAnsi="Times New Roman" w:cs="Times New Roman"/>
        </w:rPr>
        <w:t>Recall</w:t>
      </w:r>
      <w:proofErr w:type="gramEnd"/>
      <w:r w:rsidR="006278D9">
        <w:rPr>
          <w:rFonts w:ascii="Times New Roman" w:hAnsi="Times New Roman" w:cs="Times New Roman"/>
        </w:rPr>
        <w:t xml:space="preserve">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355812B" w14:textId="63543567"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7F720E">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4347A6" w:rsidRPr="00B64108">
        <w:rPr>
          <w:rFonts w:ascii="Times New Roman" w:hAnsi="Times New Roman" w:cs="Times New Roman"/>
          <w:i w:val="0"/>
          <w:iCs w:val="0"/>
          <w:color w:val="000000" w:themeColor="text1"/>
          <w:sz w:val="24"/>
          <w:szCs w:val="24"/>
        </w:rPr>
        <w:t>Mean network error</w:t>
      </w:r>
      <w:r w:rsidR="004347A6">
        <w:rPr>
          <w:rFonts w:ascii="Times New Roman" w:hAnsi="Times New Roman" w:cs="Times New Roman"/>
          <w:i w:val="0"/>
          <w:iCs w:val="0"/>
          <w:color w:val="000000" w:themeColor="text1"/>
          <w:sz w:val="24"/>
          <w:szCs w:val="24"/>
        </w:rPr>
        <w:t xml:space="preserve"> produced</w:t>
      </w:r>
      <w:r w:rsidR="004347A6" w:rsidRPr="00B64108">
        <w:rPr>
          <w:rFonts w:ascii="Times New Roman" w:hAnsi="Times New Roman" w:cs="Times New Roman"/>
          <w:i w:val="0"/>
          <w:iCs w:val="0"/>
          <w:color w:val="000000" w:themeColor="text1"/>
          <w:sz w:val="24"/>
          <w:szCs w:val="24"/>
        </w:rPr>
        <w:t xml:space="preserve"> to the Efficient </w:t>
      </w:r>
      <w:r w:rsidRPr="00427608">
        <w:rPr>
          <w:rFonts w:ascii="Times New Roman" w:hAnsi="Times New Roman" w:cs="Times New Roman"/>
          <w:i w:val="0"/>
          <w:iCs w:val="0"/>
          <w:color w:val="000000" w:themeColor="text1"/>
          <w:sz w:val="24"/>
          <w:szCs w:val="24"/>
        </w:rPr>
        <w:t xml:space="preserve">and Inefficient test events in the Experimental and Control conditions for </w:t>
      </w:r>
      <w:r>
        <w:rPr>
          <w:rFonts w:ascii="Times New Roman" w:hAnsi="Times New Roman" w:cs="Times New Roman"/>
          <w:i w:val="0"/>
          <w:iCs w:val="0"/>
          <w:color w:val="000000" w:themeColor="text1"/>
          <w:sz w:val="24"/>
          <w:szCs w:val="24"/>
        </w:rPr>
        <w:t>ALIAS</w:t>
      </w:r>
      <w:r w:rsidR="005E429C">
        <w:rPr>
          <w:rFonts w:ascii="Times New Roman" w:hAnsi="Times New Roman" w:cs="Times New Roman"/>
          <w:i w:val="0"/>
          <w:iCs w:val="0"/>
          <w:color w:val="000000" w:themeColor="text1"/>
          <w:sz w:val="24"/>
          <w:szCs w:val="24"/>
        </w:rPr>
        <w:t>-2</w:t>
      </w:r>
      <w:r w:rsidRPr="00427608">
        <w:rPr>
          <w:rFonts w:ascii="Times New Roman" w:hAnsi="Times New Roman" w:cs="Times New Roman"/>
          <w:i w:val="0"/>
          <w:iCs w:val="0"/>
          <w:color w:val="000000" w:themeColor="text1"/>
          <w:sz w:val="24"/>
          <w:szCs w:val="24"/>
        </w:rPr>
        <w:t>.</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 xml:space="preserve">information </w:t>
      </w:r>
      <w:r w:rsidR="004054B0">
        <w:rPr>
          <w:rFonts w:ascii="Times New Roman" w:hAnsi="Times New Roman" w:cs="Times New Roman"/>
        </w:rPr>
        <w:lastRenderedPageBreak/>
        <w:t>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w:t>
      </w:r>
      <w:proofErr w:type="gramStart"/>
      <w:r w:rsidR="00690B39">
        <w:rPr>
          <w:rFonts w:ascii="Times New Roman" w:hAnsi="Times New Roman" w:cs="Times New Roman"/>
        </w:rPr>
        <w:t>to</w:t>
      </w:r>
      <w:proofErr w:type="gramEnd"/>
      <w:r w:rsidR="00690B39">
        <w:rPr>
          <w:rFonts w:ascii="Times New Roman" w:hAnsi="Times New Roman" w:cs="Times New Roman"/>
        </w:rPr>
        <w:t xml:space="preserve"> the Inefficient and Efficient test events will be 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1847005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assessed </w:t>
      </w:r>
      <w:r w:rsidR="00E93CDA">
        <w:rPr>
          <w:rFonts w:ascii="Times New Roman" w:eastAsia="Times New Roman" w:hAnsi="Times New Roman" w:cs="Times New Roman"/>
        </w:rPr>
        <w:t>a</w:t>
      </w:r>
      <w:r w:rsidR="00CF0FB0">
        <w:rPr>
          <w:rFonts w:ascii="Times New Roman" w:eastAsia="Times New Roman" w:hAnsi="Times New Roman" w:cs="Times New Roman"/>
        </w:rPr>
        <w:t xml:space="preserve"> key </w:t>
      </w:r>
      <w:r w:rsidR="00CF0FB0">
        <w:rPr>
          <w:rFonts w:ascii="Times New Roman" w:eastAsia="Times New Roman" w:hAnsi="Times New Roman" w:cs="Times New Roman"/>
        </w:rPr>
        <w:lastRenderedPageBreak/>
        <w:t>assumption of the present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in the </w:t>
      </w:r>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4D08DD98" w14:textId="04EC5CB5" w:rsidR="003A5184" w:rsidRPr="006E1736" w:rsidRDefault="0061265A" w:rsidP="00B42423">
      <w:pPr>
        <w:spacing w:line="480" w:lineRule="auto"/>
        <w:ind w:firstLine="720"/>
        <w:contextualSpacing/>
        <w:rPr>
          <w:rFonts w:ascii="Times New Roman" w:hAnsi="Times New Roman" w:cs="Times New Roman"/>
        </w:rPr>
      </w:pPr>
      <w:r>
        <w:rPr>
          <w:rFonts w:ascii="Times New Roman" w:eastAsia="Times New Roman" w:hAnsi="Times New Roman" w:cs="Times New Roman"/>
        </w:rPr>
        <w:t>In terms of the first aim, the results revealed that</w:t>
      </w:r>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r w:rsidR="002052C3">
        <w:rPr>
          <w:rFonts w:ascii="Times New Roman" w:eastAsia="Times New Roman" w:hAnsi="Times New Roman" w:cs="Times New Roman"/>
        </w:rPr>
        <w:t>actions that putatively vary in their efficiency</w:t>
      </w:r>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r w:rsidR="0086354B">
        <w:rPr>
          <w:rFonts w:ascii="Times New Roman" w:eastAsia="Times New Roman" w:hAnsi="Times New Roman" w:cs="Times New Roman"/>
        </w:rPr>
        <w:t xml:space="preserve">The fact that two separate connectionist models (i.e., ALIAS and OM10) have now been shown successfully to reproduce infants’ looking behaviors </w:t>
      </w:r>
      <w:r w:rsidR="00BD3C6F">
        <w:rPr>
          <w:rFonts w:ascii="Times New Roman" w:hAnsi="Times New Roman" w:cs="Times New Roman"/>
        </w:rPr>
        <w:t xml:space="preserve">indicates that connectionist models are well-suited to simulate infant action understanding studies. </w:t>
      </w:r>
      <w:r w:rsidR="00773E77">
        <w:rPr>
          <w:rFonts w:ascii="Times New Roman" w:hAnsi="Times New Roman" w:cs="Times New Roman"/>
        </w:rPr>
        <w:t>ALIAS success also suggests that the mechanistic proposal that it implements may be</w:t>
      </w:r>
      <w:r w:rsidR="00BD3C6F">
        <w:rPr>
          <w:rFonts w:ascii="Times New Roman" w:hAnsi="Times New Roman" w:cs="Times New Roman"/>
        </w:rPr>
        <w:t xml:space="preserve"> sufficient to explain why </w:t>
      </w:r>
      <w:r w:rsidR="006E1736">
        <w:rPr>
          <w:rFonts w:ascii="Times New Roman" w:hAnsi="Times New Roman" w:cs="Times New Roman"/>
        </w:rPr>
        <w:t>and how</w:t>
      </w:r>
      <w:r w:rsidR="00BD3C6F">
        <w:rPr>
          <w:rFonts w:ascii="Times New Roman" w:hAnsi="Times New Roman" w:cs="Times New Roman"/>
        </w:rPr>
        <w:t xml:space="preserve"> infants come to look longer at some events than others</w:t>
      </w:r>
      <w:r w:rsidR="00773E77">
        <w:rPr>
          <w:rFonts w:ascii="Times New Roman" w:hAnsi="Times New Roman" w:cs="Times New Roman"/>
        </w:rPr>
        <w:t xml:space="preserve"> in studies that assess </w:t>
      </w:r>
      <w:r w:rsidR="00EC59B4">
        <w:rPr>
          <w:rFonts w:ascii="Times New Roman" w:hAnsi="Times New Roman" w:cs="Times New Roman"/>
        </w:rPr>
        <w:t xml:space="preserve">their </w:t>
      </w:r>
      <w:r w:rsidR="00773E77">
        <w:rPr>
          <w:rFonts w:ascii="Times New Roman" w:hAnsi="Times New Roman" w:cs="Times New Roman"/>
        </w:rPr>
        <w:t>putative action understanding</w:t>
      </w:r>
      <w:r w:rsidR="00BD3C6F">
        <w:rPr>
          <w:rFonts w:ascii="Times New Roman" w:hAnsi="Times New Roman" w:cs="Times New Roman"/>
        </w:rPr>
        <w:t xml:space="preserve">. </w:t>
      </w:r>
      <w:r w:rsidR="00B42423">
        <w:rPr>
          <w:rFonts w:ascii="Times New Roman" w:hAnsi="Times New Roman" w:cs="Times New Roman"/>
        </w:rPr>
        <w:t xml:space="preserve">Theoretically, </w:t>
      </w:r>
      <w:r w:rsidR="00B42423">
        <w:rPr>
          <w:rFonts w:ascii="Times New Roman" w:eastAsia="Times New Roman" w:hAnsi="Times New Roman" w:cs="Times New Roman"/>
        </w:rPr>
        <w:t xml:space="preserve">this finding that ALIAS could capture infants’ looking performance is important because it </w:t>
      </w:r>
      <w:r w:rsidR="00C14D65">
        <w:rPr>
          <w:rFonts w:ascii="Times New Roman" w:eastAsia="Times New Roman" w:hAnsi="Times New Roman" w:cs="Times New Roman"/>
        </w:rPr>
        <w:t>c</w:t>
      </w:r>
      <w:r w:rsidR="00642345">
        <w:rPr>
          <w:rFonts w:ascii="Times New Roman" w:eastAsia="Times New Roman" w:hAnsi="Times New Roman" w:cs="Times New Roman"/>
        </w:rPr>
        <w:t xml:space="preserve">alls into </w:t>
      </w:r>
      <w:r w:rsidR="00642345">
        <w:rPr>
          <w:rFonts w:ascii="Times New Roman" w:eastAsia="Times New Roman" w:hAnsi="Times New Roman" w:cs="Times New Roman"/>
        </w:rPr>
        <w:lastRenderedPageBreak/>
        <w:t>question</w:t>
      </w:r>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 by conceptually rich notions of action and efficiency.</w:t>
      </w:r>
      <w:r w:rsidR="00321D85">
        <w:rPr>
          <w:rFonts w:ascii="Times New Roman" w:eastAsia="Times New Roman" w:hAnsi="Times New Roman" w:cs="Times New Roman"/>
        </w:rPr>
        <w:t xml:space="preserve"> </w:t>
      </w:r>
    </w:p>
    <w:p w14:paraId="4D367139" w14:textId="774A0543" w:rsidR="001366F3" w:rsidRDefault="00FE0D17" w:rsidP="0064441E">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In terms of the second aim, </w:t>
      </w:r>
      <w:r w:rsidR="00773E77">
        <w:rPr>
          <w:rFonts w:ascii="Times New Roman" w:eastAsia="Times New Roman" w:hAnsi="Times New Roman" w:cs="Times New Roman"/>
        </w:rPr>
        <w:t xml:space="preserve">as was alluded to above, the results indicated that OM10 could capture infants’ looking behaviors in action studies that use animate entities. </w:t>
      </w:r>
      <w:r w:rsidR="00BD3C6F">
        <w:rPr>
          <w:rFonts w:ascii="Times New Roman" w:eastAsia="Times New Roman" w:hAnsi="Times New Roman" w:cs="Times New Roman"/>
        </w:rPr>
        <w:t xml:space="preserve"> </w:t>
      </w:r>
      <w:r w:rsidR="00B42423">
        <w:rPr>
          <w:rFonts w:ascii="Times New Roman" w:hAnsi="Times New Roman" w:cs="Times New Roman"/>
        </w:rPr>
        <w:t>As was mentioned above, the fact that this model could also explain infants’</w:t>
      </w:r>
      <w:r w:rsidR="002200F1">
        <w:rPr>
          <w:rFonts w:ascii="Times New Roman" w:hAnsi="Times New Roman" w:cs="Times New Roman"/>
        </w:rPr>
        <w:t xml:space="preserve"> responses in early action understanding studies is </w:t>
      </w:r>
      <w:r w:rsidR="00B42423">
        <w:rPr>
          <w:rFonts w:ascii="Times New Roman" w:hAnsi="Times New Roman" w:cs="Times New Roman"/>
        </w:rPr>
        <w:t xml:space="preserve">less surprising given that </w:t>
      </w:r>
      <w:r w:rsidR="002200F1">
        <w:rPr>
          <w:rFonts w:ascii="Times New Roman" w:hAnsi="Times New Roman" w:cs="Times New Roman"/>
        </w:rPr>
        <w:t xml:space="preserve">the same finding was demonstrated in </w:t>
      </w:r>
      <w:proofErr w:type="spellStart"/>
      <w:r w:rsidR="002200F1">
        <w:rPr>
          <w:rFonts w:ascii="Times New Roman" w:hAnsi="Times New Roman" w:cs="Times New Roman"/>
        </w:rPr>
        <w:t>Overwalle</w:t>
      </w:r>
      <w:proofErr w:type="spellEnd"/>
      <w:r w:rsidR="002200F1">
        <w:rPr>
          <w:rFonts w:ascii="Times New Roman" w:hAnsi="Times New Roman" w:cs="Times New Roman"/>
        </w:rPr>
        <w:t xml:space="preserve"> (2010). However, the fact that </w:t>
      </w:r>
      <w:r w:rsidR="001366F3">
        <w:rPr>
          <w:rFonts w:ascii="Times New Roman" w:hAnsi="Times New Roman" w:cs="Times New Roman"/>
        </w:rPr>
        <w:t xml:space="preserve">an extended version of OM10—which, in its design, is more closely aligned with the task structure of typical action understanding studies than the original </w:t>
      </w:r>
      <w:proofErr w:type="spellStart"/>
      <w:r w:rsidR="001366F3">
        <w:rPr>
          <w:rFonts w:ascii="Times New Roman" w:hAnsi="Times New Roman" w:cs="Times New Roman"/>
        </w:rPr>
        <w:t>Overwalle</w:t>
      </w:r>
      <w:proofErr w:type="spellEnd"/>
      <w:r w:rsidR="001366F3">
        <w:rPr>
          <w:rFonts w:ascii="Times New Roman" w:hAnsi="Times New Roman" w:cs="Times New Roman"/>
        </w:rPr>
        <w:t xml:space="preserve"> (2010) model—could not capture infants’ looking responses in these studies suggests that OM10’s success may have less to do with its ability to simulate the processes underlying action understanding and more to do with</w:t>
      </w:r>
      <w:r w:rsidR="00931151">
        <w:rPr>
          <w:rFonts w:ascii="Times New Roman" w:hAnsi="Times New Roman" w:cs="Times New Roman"/>
        </w:rPr>
        <w:t xml:space="preserve"> consequential</w:t>
      </w:r>
      <w:r w:rsidR="001366F3">
        <w:rPr>
          <w:rFonts w:ascii="Times New Roman" w:hAnsi="Times New Roman" w:cs="Times New Roman"/>
        </w:rPr>
        <w:t xml:space="preserve"> model-design choices.</w:t>
      </w:r>
    </w:p>
    <w:p w14:paraId="3021D096" w14:textId="20B06DD9" w:rsidR="00FE0D17" w:rsidRPr="0064441E" w:rsidRDefault="00931151" w:rsidP="006E1736">
      <w:pPr>
        <w:spacing w:line="480" w:lineRule="auto"/>
        <w:ind w:firstLine="720"/>
        <w:contextualSpacing/>
        <w:rPr>
          <w:rFonts w:ascii="Times New Roman" w:eastAsia="Times New Roman" w:hAnsi="Times New Roman" w:cs="Times New Roman"/>
        </w:rPr>
      </w:pPr>
      <w:r>
        <w:rPr>
          <w:rFonts w:ascii="Times New Roman" w:hAnsi="Times New Roman" w:cs="Times New Roman"/>
        </w:rPr>
        <w:t>In terms of the final aim, ALIAS-2</w:t>
      </w:r>
      <w:r w:rsidR="009C5538">
        <w:rPr>
          <w:rFonts w:ascii="Times New Roman" w:hAnsi="Times New Roman" w:cs="Times New Roman"/>
        </w:rPr>
        <w:t>’s failure</w:t>
      </w:r>
      <w:r>
        <w:rPr>
          <w:rFonts w:ascii="Times New Roman" w:hAnsi="Times New Roman" w:cs="Times New Roman"/>
        </w:rPr>
        <w:t xml:space="preserve"> to reproduce infants’ looking responses across the Experimental and Control conditions can be interpreted to mean that differential salience </w:t>
      </w:r>
      <w:r w:rsidRPr="001A4EF4">
        <w:rPr>
          <w:rFonts w:ascii="Times New Roman" w:hAnsi="Times New Roman" w:cs="Times New Roman"/>
          <w:i/>
          <w:iCs/>
        </w:rPr>
        <w:t>is</w:t>
      </w:r>
      <w:r>
        <w:rPr>
          <w:rFonts w:ascii="Times New Roman" w:hAnsi="Times New Roman" w:cs="Times New Roman"/>
        </w:rPr>
        <w:t xml:space="preserve"> needed to modulate the strength of the association between arced motion and the barrier. </w:t>
      </w:r>
      <w:r w:rsidR="002536DD">
        <w:rPr>
          <w:rFonts w:ascii="Times New Roman" w:hAnsi="Times New Roman" w:cs="Times New Roman"/>
        </w:rPr>
        <w:t>This model’s failure can also be</w:t>
      </w:r>
      <w:r w:rsidR="00AF3A63">
        <w:rPr>
          <w:rFonts w:ascii="Times New Roman" w:hAnsi="Times New Roman" w:cs="Times New Roman"/>
        </w:rPr>
        <w:t xml:space="preserve"> interpreted to mean that </w:t>
      </w:r>
      <w:r w:rsidR="002536DD">
        <w:rPr>
          <w:rFonts w:ascii="Times New Roman" w:hAnsi="Times New Roman" w:cs="Times New Roman"/>
        </w:rPr>
        <w:t xml:space="preserve">associative learning alone is necessary but by itself not sufficient to capture infants’ looking behaviors in studies that assess their putative action understanding; </w:t>
      </w:r>
      <w:r w:rsidR="00AF3A63">
        <w:rPr>
          <w:rFonts w:ascii="Times New Roman" w:hAnsi="Times New Roman" w:cs="Times New Roman"/>
        </w:rPr>
        <w:t>differential barrier salience</w:t>
      </w:r>
      <w:r w:rsidR="002536DD">
        <w:rPr>
          <w:rFonts w:ascii="Times New Roman" w:hAnsi="Times New Roman" w:cs="Times New Roman"/>
        </w:rPr>
        <w:t xml:space="preserve"> is needed</w:t>
      </w:r>
      <w:r>
        <w:rPr>
          <w:rFonts w:ascii="Times New Roman" w:hAnsi="Times New Roman" w:cs="Times New Roman"/>
        </w:rPr>
        <w:t xml:space="preserve">. </w:t>
      </w:r>
    </w:p>
    <w:p w14:paraId="6E5CB6A2" w14:textId="58BAE0E5"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r w:rsidR="002B0BEB">
        <w:rPr>
          <w:rFonts w:ascii="Times New Roman" w:hAnsi="Times New Roman" w:cs="Times New Roman"/>
        </w:rPr>
        <w:tab/>
        <w:t xml:space="preserve">Despite </w:t>
      </w:r>
      <w:r w:rsidR="007F7612">
        <w:rPr>
          <w:rFonts w:ascii="Times New Roman" w:hAnsi="Times New Roman" w:cs="Times New Roman"/>
        </w:rPr>
        <w:t>ALIAS’s success</w:t>
      </w:r>
      <w:r w:rsidR="002B0BEB">
        <w:rPr>
          <w:rFonts w:ascii="Times New Roman" w:hAnsi="Times New Roman" w:cs="Times New Roman"/>
        </w:rPr>
        <w:t xml:space="preserve"> i</w:t>
      </w:r>
      <w:r w:rsidR="004C38F1">
        <w:rPr>
          <w:rFonts w:ascii="Times New Roman" w:hAnsi="Times New Roman" w:cs="Times New Roman"/>
        </w:rPr>
        <w:t>n</w:t>
      </w:r>
      <w:r w:rsidR="002B0BEB">
        <w:rPr>
          <w:rFonts w:ascii="Times New Roman" w:hAnsi="Times New Roman" w:cs="Times New Roman"/>
        </w:rPr>
        <w:t xml:space="preserve"> capturing infants’ looking patterns in </w:t>
      </w:r>
      <w:r w:rsidR="002B0BEB">
        <w:rPr>
          <w:rFonts w:ascii="Times New Roman" w:eastAsia="Times New Roman" w:hAnsi="Times New Roman" w:cs="Times New Roman"/>
        </w:rPr>
        <w:t xml:space="preserve">action-understanding studies that use animate-like entities, </w:t>
      </w:r>
      <w:r w:rsidR="007F7612">
        <w:rPr>
          <w:rFonts w:ascii="Times New Roman" w:eastAsia="Times New Roman" w:hAnsi="Times New Roman" w:cs="Times New Roman"/>
        </w:rPr>
        <w:t xml:space="preserve">a number of issues remain. One </w:t>
      </w:r>
      <w:r w:rsidR="00BF6767">
        <w:rPr>
          <w:rFonts w:ascii="Times New Roman" w:eastAsia="Times New Roman" w:hAnsi="Times New Roman" w:cs="Times New Roman"/>
        </w:rPr>
        <w:t>relates to the</w:t>
      </w:r>
      <w:r w:rsidR="0086194C">
        <w:rPr>
          <w:rFonts w:ascii="Times New Roman" w:eastAsia="Times New Roman" w:hAnsi="Times New Roman" w:cs="Times New Roman"/>
        </w:rPr>
        <w:t xml:space="preserve"> fact that</w:t>
      </w:r>
      <w:r w:rsidR="006E2470">
        <w:rPr>
          <w:rFonts w:ascii="Times New Roman" w:eastAsia="Times New Roman" w:hAnsi="Times New Roman" w:cs="Times New Roman"/>
        </w:rPr>
        <w:t>, compared to infants’ real-world action-processing experience,</w:t>
      </w:r>
      <w:r w:rsidR="00CC3593">
        <w:rPr>
          <w:rFonts w:ascii="Times New Roman" w:eastAsia="Times New Roman" w:hAnsi="Times New Roman" w:cs="Times New Roman"/>
        </w:rPr>
        <w:t xml:space="preserve"> the network’s “real-world” experience was </w:t>
      </w:r>
      <w:r w:rsidR="00D93905">
        <w:rPr>
          <w:rFonts w:ascii="Times New Roman" w:eastAsia="Times New Roman" w:hAnsi="Times New Roman" w:cs="Times New Roman"/>
        </w:rPr>
        <w:t>notably</w:t>
      </w:r>
      <w:r w:rsidR="00CC3593">
        <w:rPr>
          <w:rFonts w:ascii="Times New Roman" w:eastAsia="Times New Roman" w:hAnsi="Times New Roman" w:cs="Times New Roman"/>
        </w:rPr>
        <w:t xml:space="preserve"> </w:t>
      </w:r>
      <w:r w:rsidR="006E2470">
        <w:rPr>
          <w:rFonts w:ascii="Times New Roman" w:eastAsia="Times New Roman" w:hAnsi="Times New Roman" w:cs="Times New Roman"/>
        </w:rPr>
        <w:t>“</w:t>
      </w:r>
      <w:r w:rsidR="00CC3593">
        <w:rPr>
          <w:rFonts w:ascii="Times New Roman" w:eastAsia="Times New Roman" w:hAnsi="Times New Roman" w:cs="Times New Roman"/>
        </w:rPr>
        <w:t>purer</w:t>
      </w:r>
      <w:r w:rsidR="00D93905">
        <w:rPr>
          <w:rFonts w:ascii="Times New Roman" w:eastAsia="Times New Roman" w:hAnsi="Times New Roman" w:cs="Times New Roman"/>
        </w:rPr>
        <w:t>”</w:t>
      </w:r>
      <w:r w:rsidR="00BF6767">
        <w:rPr>
          <w:rFonts w:ascii="Times New Roman" w:eastAsia="Times New Roman" w:hAnsi="Times New Roman" w:cs="Times New Roman"/>
        </w:rPr>
        <w:t>; that is,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The trouble here is that </w:t>
      </w:r>
      <w:r w:rsidR="001C40F2">
        <w:rPr>
          <w:rFonts w:ascii="Times New Roman" w:eastAsia="Times New Roman" w:hAnsi="Times New Roman" w:cs="Times New Roman"/>
        </w:rPr>
        <w:t xml:space="preserve">although arced motion in the </w:t>
      </w:r>
      <w:r w:rsidR="001C40F2">
        <w:rPr>
          <w:rFonts w:ascii="Times New Roman" w:eastAsia="Times New Roman" w:hAnsi="Times New Roman" w:cs="Times New Roman"/>
        </w:rPr>
        <w:lastRenderedPageBreak/>
        <w:t xml:space="preserve">presence of obstacles </w:t>
      </w:r>
      <w:r w:rsidR="00B36840">
        <w:rPr>
          <w:rFonts w:ascii="Times New Roman" w:eastAsia="Times New Roman" w:hAnsi="Times New Roman" w:cs="Times New Roman"/>
        </w:rPr>
        <w:t xml:space="preserve">may </w:t>
      </w:r>
      <w:r w:rsidR="00660DD3">
        <w:rPr>
          <w:rFonts w:ascii="Times New Roman" w:eastAsia="Times New Roman" w:hAnsi="Times New Roman" w:cs="Times New Roman"/>
        </w:rPr>
        <w:t xml:space="preserve">well </w:t>
      </w:r>
      <w:r w:rsidR="00B36840">
        <w:rPr>
          <w:rFonts w:ascii="Times New Roman" w:eastAsia="Times New Roman" w:hAnsi="Times New Roman" w:cs="Times New Roman"/>
        </w:rPr>
        <w:t>be the rule in infants’ everyday experience</w:t>
      </w:r>
      <w:r w:rsidR="001C40F2">
        <w:rPr>
          <w:rFonts w:ascii="Times New Roman" w:eastAsia="Times New Roman" w:hAnsi="Times New Roman" w:cs="Times New Roman"/>
        </w:rPr>
        <w:t xml:space="preserve">, </w:t>
      </w:r>
      <w:r w:rsidR="002A122C">
        <w:rPr>
          <w:rFonts w:ascii="Times New Roman" w:eastAsia="Times New Roman" w:hAnsi="Times New Roman" w:cs="Times New Roman"/>
        </w:rPr>
        <w:t>i</w:t>
      </w:r>
      <w:r w:rsidR="00660DD3">
        <w:rPr>
          <w:rFonts w:ascii="Times New Roman" w:eastAsia="Times New Roman" w:hAnsi="Times New Roman" w:cs="Times New Roman"/>
        </w:rPr>
        <w:t xml:space="preserve">nfants certainly encounter exceptions; that is, 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w:t>
      </w:r>
      <w:proofErr w:type="gramStart"/>
      <w:r w:rsidR="00426521">
        <w:rPr>
          <w:rFonts w:ascii="Times New Roman" w:eastAsia="Times New Roman" w:hAnsi="Times New Roman" w:cs="Times New Roman"/>
        </w:rPr>
        <w:t>arced</w:t>
      </w:r>
      <w:proofErr w:type="gramEnd"/>
      <w:r w:rsidR="00426521">
        <w:rPr>
          <w:rFonts w:ascii="Times New Roman" w:eastAsia="Times New Roman" w:hAnsi="Times New Roman" w:cs="Times New Roman"/>
        </w:rPr>
        <w:t xml:space="preserve">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w:t>
      </w:r>
      <w:r w:rsidR="008764BA">
        <w:rPr>
          <w:rFonts w:ascii="Times New Roman" w:eastAsia="Times New Roman" w:hAnsi="Times New Roman" w:cs="Times New Roman"/>
        </w:rPr>
        <w:lastRenderedPageBreak/>
        <w:t xml:space="preserve">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4400B1F8"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7F720E">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77777777"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lastRenderedPageBreak/>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w:t>
      </w:r>
      <w:r w:rsidR="001C642A">
        <w:rPr>
          <w:rFonts w:ascii="Times New Roman" w:hAnsi="Times New Roman" w:cs="Times New Roman"/>
        </w:rPr>
        <w:lastRenderedPageBreak/>
        <w:t xml:space="preserve">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759819D3"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r w:rsidR="00815A00">
        <w:rPr>
          <w:rFonts w:ascii="Times New Roman" w:hAnsi="Times New Roman" w:cs="Times New Roman"/>
        </w:rPr>
        <w:t xml:space="preserve"> a second issue that Simulation 1a raised concerned</w:t>
      </w:r>
      <w:r w:rsidR="009B2C55">
        <w:rPr>
          <w:rFonts w:ascii="Times New Roman" w:hAnsi="Times New Roman" w:cs="Times New Roman"/>
        </w:rPr>
        <w:t xml:space="preserve"> </w:t>
      </w:r>
      <w:r w:rsidR="002E509E">
        <w:rPr>
          <w:rFonts w:ascii="Times New Roman" w:hAnsi="Times New Roman" w:cs="Times New Roman"/>
        </w:rPr>
        <w:t xml:space="preserve">the explanatory breadth of </w:t>
      </w:r>
      <w:r w:rsidR="00815A00">
        <w:rPr>
          <w:rFonts w:ascii="Times New Roman" w:hAnsi="Times New Roman" w:cs="Times New Roman"/>
        </w:rPr>
        <w:t>this model</w:t>
      </w:r>
      <w:r w:rsidR="002E509E">
        <w:rPr>
          <w:rFonts w:ascii="Times New Roman" w:hAnsi="Times New Roman" w:cs="Times New Roman"/>
        </w:rPr>
        <w:t xml:space="preserve">. Specifically, it remains to be seen whether ALIAS </w:t>
      </w:r>
      <w:r w:rsidR="009B2C55">
        <w:rPr>
          <w:rFonts w:ascii="Times New Roman" w:hAnsi="Times New Roman" w:cs="Times New Roman"/>
        </w:rPr>
        <w:t>can account for the remaining target findings</w:t>
      </w:r>
      <w:r w:rsidR="002E509E">
        <w:rPr>
          <w:rFonts w:ascii="Times New Roman" w:hAnsi="Times New Roman" w:cs="Times New Roman"/>
        </w:rPr>
        <w:t xml:space="preserve">. </w:t>
      </w:r>
      <w:r w:rsidR="00157D08">
        <w:rPr>
          <w:rFonts w:ascii="Times New Roman" w:hAnsi="Times New Roman" w:cs="Times New Roman"/>
        </w:rPr>
        <w:t>This is one of several issues that need to be resolved</w:t>
      </w:r>
      <w:r w:rsidR="002E509E">
        <w:rPr>
          <w:rFonts w:ascii="Times New Roman" w:hAnsi="Times New Roman" w:cs="Times New Roman"/>
        </w:rPr>
        <w:t xml:space="preserve"> before it</w:t>
      </w:r>
      <w:r>
        <w:rPr>
          <w:rFonts w:ascii="Times New Roman" w:hAnsi="Times New Roman" w:cs="Times New Roman"/>
        </w:rPr>
        <w:t xml:space="preserve"> can</w:t>
      </w:r>
      <w:r w:rsidR="00666874">
        <w:rPr>
          <w:rFonts w:ascii="Times New Roman" w:hAnsi="Times New Roman" w:cs="Times New Roman"/>
        </w:rPr>
        <w:t xml:space="preserve"> be</w:t>
      </w:r>
      <w:r>
        <w:rPr>
          <w:rFonts w:ascii="Times New Roman" w:hAnsi="Times New Roman" w:cs="Times New Roman"/>
        </w:rPr>
        <w:t xml:space="preserve"> concluded that ALIAS </w:t>
      </w:r>
      <w:r w:rsidR="00666874">
        <w:rPr>
          <w:rFonts w:ascii="Times New Roman" w:hAnsi="Times New Roman" w:cs="Times New Roman"/>
        </w:rPr>
        <w:t>provides a</w:t>
      </w:r>
      <w:r>
        <w:rPr>
          <w:rFonts w:ascii="Times New Roman" w:hAnsi="Times New Roman" w:cs="Times New Roman"/>
        </w:rPr>
        <w:t xml:space="preserve"> veridical account of infants’ looking</w:t>
      </w:r>
      <w:r w:rsidR="00EF41A5">
        <w:rPr>
          <w:rFonts w:ascii="Times New Roman" w:hAnsi="Times New Roman" w:cs="Times New Roman"/>
        </w:rPr>
        <w:t xml:space="preserve"> patterns in</w:t>
      </w:r>
      <w:r w:rsidR="00666874">
        <w:rPr>
          <w:rFonts w:ascii="Times New Roman" w:hAnsi="Times New Roman" w:cs="Times New Roman"/>
        </w:rPr>
        <w:t xml:space="preserve"> action understanding</w:t>
      </w:r>
      <w:r w:rsidR="00EF41A5">
        <w:rPr>
          <w:rFonts w:ascii="Times New Roman" w:hAnsi="Times New Roman" w:cs="Times New Roman"/>
        </w:rPr>
        <w:t xml:space="preserve"> studies.</w:t>
      </w:r>
      <w:r>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r w:rsidR="004B5117">
        <w:rPr>
          <w:rFonts w:ascii="Times New Roman" w:eastAsia="Times New Roman" w:hAnsi="Times New Roman" w:cs="Times New Roman"/>
        </w:rPr>
        <w:t>a</w:t>
      </w:r>
      <w:r w:rsidR="00011353">
        <w:rPr>
          <w:rFonts w:ascii="Times New Roman" w:eastAsia="Times New Roman" w:hAnsi="Times New Roman" w:cs="Times New Roman"/>
        </w:rPr>
        <w:t xml:space="preserve"> 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 did not possess surface features typical of animate entities; instead, the objects possessed features typical of inanimate objects. Because</w:t>
      </w:r>
      <w:r w:rsidR="00677D91">
        <w:rPr>
          <w:rFonts w:ascii="Times New Roman" w:eastAsia="Times New Roman" w:hAnsi="Times New Roman" w:cs="Times New Roman"/>
        </w:rPr>
        <w:t xml:space="preserve"> the performance of OM10 in Simulation 2 would be identical to that in Simulation 1a</w:t>
      </w:r>
      <w:r w:rsidR="007B0E03">
        <w:rPr>
          <w:rFonts w:ascii="Times New Roman" w:eastAsia="Times New Roman" w:hAnsi="Times New Roman" w:cs="Times New Roman"/>
        </w:rPr>
        <w:t>,</w:t>
      </w:r>
      <w:r w:rsidR="00E2240B">
        <w:rPr>
          <w:rFonts w:ascii="Times New Roman" w:eastAsia="Times New Roman" w:hAnsi="Times New Roman" w:cs="Times New Roman"/>
        </w:rPr>
        <w:t xml:space="preserve"> </w:t>
      </w:r>
      <w:r w:rsidR="00677D91">
        <w:rPr>
          <w:rFonts w:ascii="Times New Roman" w:eastAsia="Times New Roman" w:hAnsi="Times New Roman" w:cs="Times New Roman"/>
        </w:rPr>
        <w:t>OM10’s behavior was</w:t>
      </w:r>
      <w:r w:rsidR="00E2240B">
        <w:rPr>
          <w:rFonts w:ascii="Times New Roman" w:eastAsia="Times New Roman" w:hAnsi="Times New Roman" w:cs="Times New Roman"/>
        </w:rPr>
        <w:t xml:space="preserve"> neither reported in Simulation 2 nor was it compared to</w:t>
      </w:r>
      <w:r w:rsidR="00677D91">
        <w:rPr>
          <w:rFonts w:ascii="Times New Roman" w:eastAsia="Times New Roman" w:hAnsi="Times New Roman" w:cs="Times New Roman"/>
        </w:rPr>
        <w:t xml:space="preserve"> that of</w:t>
      </w:r>
      <w:r w:rsidR="00E2240B">
        <w:rPr>
          <w:rFonts w:ascii="Times New Roman" w:eastAsia="Times New Roman" w:hAnsi="Times New Roman" w:cs="Times New Roman"/>
        </w:rPr>
        <w:t xml:space="preserve"> OM10-2, ALIAS, or ALIAS-2.</w:t>
      </w:r>
      <w:r w:rsidR="007B0E03">
        <w:rPr>
          <w:rFonts w:ascii="Times New Roman" w:eastAsia="Times New Roman" w:hAnsi="Times New Roman" w:cs="Times New Roman"/>
        </w:rPr>
        <w:t xml:space="preserve"> The reason OM10’s performance was not expected to differ between Simulations 1a and 2 is that this model did not include units for different kinds of surface features (e.g., those typical of animate entities or inanimate objects); the two models and their corresponding behaviors would therefore be identical. Crucially, o</w:t>
      </w:r>
      <w:r w:rsidR="00677D91">
        <w:rPr>
          <w:rFonts w:ascii="Times New Roman" w:eastAsia="Times New Roman" w:hAnsi="Times New Roman" w:cs="Times New Roman"/>
        </w:rPr>
        <w:t>mitting surface feature informat</w:t>
      </w:r>
      <w:r w:rsidR="007B0E03">
        <w:rPr>
          <w:rFonts w:ascii="Times New Roman" w:eastAsia="Times New Roman" w:hAnsi="Times New Roman" w:cs="Times New Roman"/>
        </w:rPr>
        <w:t>ion represents a significant limitation</w:t>
      </w:r>
      <w:r w:rsidR="00677D91">
        <w:rPr>
          <w:rFonts w:ascii="Times New Roman" w:eastAsia="Times New Roman" w:hAnsi="Times New Roman" w:cs="Times New Roman"/>
        </w:rPr>
        <w:t xml:space="preserve"> </w:t>
      </w:r>
      <w:r w:rsidR="00E2240B">
        <w:rPr>
          <w:rFonts w:ascii="Times New Roman" w:eastAsia="Times New Roman" w:hAnsi="Times New Roman" w:cs="Times New Roman"/>
        </w:rPr>
        <w:t xml:space="preserve">of OM10—the first being the fact that this model does not faithfully capture key aspects of the task structure of Gergely et </w:t>
      </w:r>
      <w:proofErr w:type="gramStart"/>
      <w:r w:rsidR="00E2240B">
        <w:rPr>
          <w:rFonts w:ascii="Times New Roman" w:eastAsia="Times New Roman" w:hAnsi="Times New Roman" w:cs="Times New Roman"/>
        </w:rPr>
        <w:t>al.-</w:t>
      </w:r>
      <w:proofErr w:type="gramEnd"/>
      <w:r w:rsidR="00E2240B">
        <w:rPr>
          <w:rFonts w:ascii="Times New Roman" w:eastAsia="Times New Roman" w:hAnsi="Times New Roman" w:cs="Times New Roman"/>
        </w:rPr>
        <w:t>style studies—</w:t>
      </w:r>
      <w:r w:rsidR="00E2240B">
        <w:rPr>
          <w:rFonts w:ascii="Times New Roman" w:eastAsia="Times New Roman" w:hAnsi="Times New Roman" w:cs="Times New Roman"/>
        </w:rPr>
        <w:lastRenderedPageBreak/>
        <w:t>because</w:t>
      </w:r>
      <w:r w:rsidR="00677D91">
        <w:rPr>
          <w:rFonts w:ascii="Times New Roman" w:eastAsia="Times New Roman" w:hAnsi="Times New Roman" w:cs="Times New Roman"/>
        </w:rPr>
        <w:t xml:space="preserve"> </w:t>
      </w:r>
      <w:r w:rsidR="007B0E03">
        <w:rPr>
          <w:rFonts w:ascii="Times New Roman" w:eastAsia="Times New Roman" w:hAnsi="Times New Roman" w:cs="Times New Roman"/>
        </w:rPr>
        <w:t>doing so effectively builds into the model an</w:t>
      </w:r>
      <w:r w:rsidR="00677D91">
        <w:rPr>
          <w:rFonts w:ascii="Times New Roman" w:eastAsia="Times New Roman" w:hAnsi="Times New Roman" w:cs="Times New Roman"/>
        </w:rPr>
        <w:t xml:space="preserve"> insensitivity to the nature of an object’s surface features.</w:t>
      </w:r>
      <w:r w:rsidR="007B0E03">
        <w:rPr>
          <w:rFonts w:ascii="Times New Roman" w:eastAsia="Times New Roman" w:hAnsi="Times New Roman" w:cs="Times New Roman"/>
        </w:rPr>
        <w:t xml:space="preserve"> This means this model is necessarily silent about</w:t>
      </w:r>
      <w:r w:rsidR="00DE2FF5">
        <w:rPr>
          <w:rFonts w:ascii="Times New Roman" w:eastAsia="Times New Roman" w:hAnsi="Times New Roman" w:cs="Times New Roman"/>
        </w:rPr>
        <w:t xml:space="preserve"> how,</w:t>
      </w:r>
      <w:r w:rsidR="007B0E03">
        <w:rPr>
          <w:rFonts w:ascii="Times New Roman" w:eastAsia="Times New Roman" w:hAnsi="Times New Roman" w:cs="Times New Roman"/>
        </w:rPr>
        <w:t xml:space="preserve"> mechanistically, such </w:t>
      </w:r>
      <w:r w:rsidR="00DE2FF5">
        <w:rPr>
          <w:rFonts w:ascii="Times New Roman" w:eastAsia="Times New Roman" w:hAnsi="Times New Roman" w:cs="Times New Roman"/>
        </w:rPr>
        <w:t>insen</w:t>
      </w:r>
      <w:r w:rsidR="00E67DBD">
        <w:rPr>
          <w:rFonts w:ascii="Times New Roman" w:eastAsia="Times New Roman" w:hAnsi="Times New Roman" w:cs="Times New Roman"/>
        </w:rPr>
        <w:t>sitivity</w:t>
      </w:r>
      <w:r w:rsidR="00DE2FF5">
        <w:rPr>
          <w:rFonts w:ascii="Times New Roman" w:eastAsia="Times New Roman" w:hAnsi="Times New Roman" w:cs="Times New Roman"/>
        </w:rPr>
        <w:t xml:space="preserve">. </w:t>
      </w:r>
      <w:r w:rsidR="00E67DBD">
        <w:rPr>
          <w:rFonts w:ascii="Times New Roman" w:eastAsia="Times New Roman" w:hAnsi="Times New Roman" w:cs="Times New Roman"/>
        </w:rPr>
        <w:t xml:space="preserve">This is itself a limitation because a complete account of infants’ looking behaviors in action understanding studies would need to explain how infants become insensitive to an objects’ surface features. </w:t>
      </w:r>
      <w:r w:rsidR="00DE2FF5">
        <w:rPr>
          <w:rFonts w:ascii="Times New Roman" w:eastAsia="Times New Roman" w:hAnsi="Times New Roman" w:cs="Times New Roman"/>
        </w:rPr>
        <w:t>As will be seen in Simulation 2, ALIAS</w:t>
      </w:r>
      <w:r w:rsidR="00E67DBD">
        <w:rPr>
          <w:rFonts w:ascii="Times New Roman" w:eastAsia="Times New Roman" w:hAnsi="Times New Roman" w:cs="Times New Roman"/>
        </w:rPr>
        <w:t xml:space="preserve"> does not suffer from this limitation. This is because, </w:t>
      </w:r>
      <w:r w:rsidR="00677D91">
        <w:rPr>
          <w:rFonts w:ascii="Times New Roman" w:eastAsia="Times New Roman" w:hAnsi="Times New Roman" w:cs="Times New Roman"/>
        </w:rPr>
        <w:t xml:space="preserve">by observing objects with features typical of animates and </w:t>
      </w:r>
      <w:proofErr w:type="spellStart"/>
      <w:r w:rsidR="00677D91">
        <w:rPr>
          <w:rFonts w:ascii="Times New Roman" w:eastAsia="Times New Roman" w:hAnsi="Times New Roman" w:cs="Times New Roman"/>
        </w:rPr>
        <w:t>inanimates</w:t>
      </w:r>
      <w:proofErr w:type="spellEnd"/>
      <w:r w:rsidR="00677D91">
        <w:rPr>
          <w:rFonts w:ascii="Times New Roman" w:eastAsia="Times New Roman" w:hAnsi="Times New Roman" w:cs="Times New Roman"/>
        </w:rPr>
        <w:t xml:space="preserve"> move along different trajectories in the presence of absence of obstacles</w:t>
      </w:r>
      <w:r w:rsidR="00513BD3">
        <w:rPr>
          <w:rFonts w:ascii="Times New Roman" w:eastAsia="Times New Roman" w:hAnsi="Times New Roman" w:cs="Times New Roman"/>
        </w:rPr>
        <w:t xml:space="preserve"> during a model analogue infants’ real-world experience</w:t>
      </w:r>
      <w:r w:rsidR="00E67DBD">
        <w:rPr>
          <w:rFonts w:ascii="Times New Roman" w:eastAsia="Times New Roman" w:hAnsi="Times New Roman" w:cs="Times New Roman"/>
        </w:rPr>
        <w:t>, the model develops an insensitivity to the nature of an object’s surface features</w:t>
      </w:r>
      <w:r w:rsidR="00677D91">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w:t>
      </w:r>
      <w:proofErr w:type="spellStart"/>
      <w:r w:rsidR="00E239DF">
        <w:rPr>
          <w:rFonts w:ascii="Times New Roman" w:eastAsia="Times New Roman" w:hAnsi="Times New Roman" w:cs="Times New Roman"/>
        </w:rPr>
        <w:t>Csibra</w:t>
      </w:r>
      <w:proofErr w:type="spellEnd"/>
      <w:r w:rsidR="00E239DF">
        <w:rPr>
          <w:rFonts w:ascii="Times New Roman" w:eastAsia="Times New Roman" w:hAnsi="Times New Roman" w:cs="Times New Roman"/>
        </w:rPr>
        <w:t xml:space="preserve">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lastRenderedPageBreak/>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2C22BE85"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7F720E">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68C1C8C6"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7F720E">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w:t>
      </w:r>
      <w:proofErr w:type="gramStart"/>
      <w:r w:rsidRPr="002402B4">
        <w:rPr>
          <w:rFonts w:ascii="Times New Roman" w:hAnsi="Times New Roman" w:cs="Times New Roman"/>
          <w:i w:val="0"/>
          <w:iCs w:val="0"/>
          <w:color w:val="000000" w:themeColor="text1"/>
          <w:sz w:val="24"/>
          <w:szCs w:val="24"/>
        </w:rPr>
        <w:t>produced to</w:t>
      </w:r>
      <w:proofErr w:type="gramEnd"/>
      <w:r w:rsidRPr="002402B4">
        <w:rPr>
          <w:rFonts w:ascii="Times New Roman" w:hAnsi="Times New Roman" w:cs="Times New Roman"/>
          <w:i w:val="0"/>
          <w:iCs w:val="0"/>
          <w:color w:val="000000" w:themeColor="text1"/>
          <w:sz w:val="24"/>
          <w:szCs w:val="24"/>
        </w:rPr>
        <w:t xml:space="preserve">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w:t>
      </w:r>
      <w:proofErr w:type="gramStart"/>
      <w:r w:rsidR="00E950D0">
        <w:rPr>
          <w:rFonts w:ascii="Times New Roman" w:eastAsia="Times New Roman" w:hAnsi="Times New Roman" w:cs="Times New Roman"/>
        </w:rPr>
        <w:t>to</w:t>
      </w:r>
      <w:proofErr w:type="gramEnd"/>
      <w:r w:rsidR="00E950D0">
        <w:rPr>
          <w:rFonts w:ascii="Times New Roman" w:eastAsia="Times New Roman" w:hAnsi="Times New Roman" w:cs="Times New Roman"/>
        </w:rPr>
        <w:t xml:space="preserve">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w:t>
      </w:r>
      <w:proofErr w:type="spellStart"/>
      <w:r w:rsidR="001E7E39">
        <w:rPr>
          <w:rFonts w:ascii="Times New Roman" w:eastAsia="Times New Roman" w:hAnsi="Times New Roman" w:cs="Times New Roman"/>
        </w:rPr>
        <w:t>Csibra</w:t>
      </w:r>
      <w:proofErr w:type="spellEnd"/>
      <w:r w:rsidR="001E7E39">
        <w:rPr>
          <w:rFonts w:ascii="Times New Roman" w:eastAsia="Times New Roman" w:hAnsi="Times New Roman" w:cs="Times New Roman"/>
        </w:rPr>
        <w:t xml:space="preserve">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 xml:space="preserve">However, and as was true in Simulation 1a, ALIAS failed to reproduce infants’ looking behaviors across conditions if the salience of obstacles located beneath arced trajectories was equivalent to that of peripherally located obstacles. This </w:t>
      </w:r>
      <w:proofErr w:type="gramStart"/>
      <w:r w:rsidR="001E7E39">
        <w:rPr>
          <w:rFonts w:ascii="Times New Roman" w:eastAsia="Times New Roman" w:hAnsi="Times New Roman" w:cs="Times New Roman"/>
        </w:rPr>
        <w:t>suggest</w:t>
      </w:r>
      <w:proofErr w:type="gramEnd"/>
      <w:r w:rsidR="001E7E39">
        <w:rPr>
          <w:rFonts w:ascii="Times New Roman" w:eastAsia="Times New Roman" w:hAnsi="Times New Roman" w:cs="Times New Roman"/>
        </w:rPr>
        <w:t xml:space="preserve">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lastRenderedPageBreak/>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w:t>
      </w:r>
      <w:proofErr w:type="spellStart"/>
      <w:r w:rsidR="006F3B58">
        <w:rPr>
          <w:rFonts w:ascii="Times New Roman" w:hAnsi="Times New Roman" w:cs="Times New Roman"/>
        </w:rPr>
        <w:t>Csibra</w:t>
      </w:r>
      <w:proofErr w:type="spellEnd"/>
      <w:r w:rsidR="006F3B58">
        <w:rPr>
          <w:rFonts w:ascii="Times New Roman" w:hAnsi="Times New Roman" w:cs="Times New Roman"/>
        </w:rPr>
        <w:t xml:space="preserve"> et al., 2003; Wagner &amp; Carey, 2005). </w:t>
      </w:r>
      <w:r w:rsidR="00657BCF">
        <w:rPr>
          <w:rFonts w:ascii="Times New Roman" w:hAnsi="Times New Roman" w:cs="Times New Roman"/>
        </w:rPr>
        <w:t xml:space="preserve">Consider the study by </w:t>
      </w:r>
      <w:proofErr w:type="spellStart"/>
      <w:r w:rsidR="00657BCF">
        <w:rPr>
          <w:rFonts w:ascii="Times New Roman" w:hAnsi="Times New Roman" w:cs="Times New Roman"/>
        </w:rPr>
        <w:t>Csibra</w:t>
      </w:r>
      <w:proofErr w:type="spellEnd"/>
      <w:r w:rsidR="00657BCF">
        <w:rPr>
          <w:rFonts w:ascii="Times New Roman" w:hAnsi="Times New Roman" w:cs="Times New Roman"/>
        </w:rPr>
        <w:t xml:space="preserve">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w:t>
      </w:r>
      <w:proofErr w:type="gramStart"/>
      <w:r w:rsidR="004B653C">
        <w:rPr>
          <w:rFonts w:ascii="Times New Roman" w:hAnsi="Times New Roman" w:cs="Times New Roman"/>
        </w:rPr>
        <w:t>this</w:t>
      </w:r>
      <w:proofErr w:type="gramEnd"/>
      <w:r w:rsidR="004B653C">
        <w:rPr>
          <w:rFonts w:ascii="Times New Roman" w:hAnsi="Times New Roman" w:cs="Times New Roman"/>
        </w:rPr>
        <w:t xml:space="preserve">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w:t>
      </w:r>
      <w:proofErr w:type="spellStart"/>
      <w:r w:rsidR="008F3FD0">
        <w:rPr>
          <w:rFonts w:ascii="Times New Roman" w:hAnsi="Times New Roman" w:cs="Times New Roman"/>
        </w:rPr>
        <w:t>Csibra</w:t>
      </w:r>
      <w:proofErr w:type="spellEnd"/>
      <w:r w:rsidR="008F3FD0">
        <w:rPr>
          <w:rFonts w:ascii="Times New Roman" w:hAnsi="Times New Roman" w:cs="Times New Roman"/>
        </w:rPr>
        <w:t xml:space="preserve"> et al. (2003) found that infants looked longer at the former event than at the latter. This was interpreted to mean that </w:t>
      </w:r>
      <w:r w:rsidR="008F3FD0">
        <w:rPr>
          <w:rFonts w:ascii="Times New Roman" w:hAnsi="Times New Roman" w:cs="Times New Roman"/>
        </w:rPr>
        <w:lastRenderedPageBreak/>
        <w:t>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w:t>
      </w:r>
      <w:proofErr w:type="spellStart"/>
      <w:r w:rsidR="00B85EAA">
        <w:rPr>
          <w:rFonts w:ascii="Times New Roman" w:hAnsi="Times New Roman" w:cs="Times New Roman"/>
        </w:rPr>
        <w:t>Csibra</w:t>
      </w:r>
      <w:proofErr w:type="spellEnd"/>
      <w:r w:rsidR="00B85EAA">
        <w:rPr>
          <w:rFonts w:ascii="Times New Roman" w:hAnsi="Times New Roman" w:cs="Times New Roman"/>
        </w:rPr>
        <w:t xml:space="preserve">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Simulation 3</w:t>
      </w:r>
    </w:p>
    <w:p w14:paraId="413E4886" w14:textId="15BB1FC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6A6408D7"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Pr="007F720E">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Pr>
          <w:rFonts w:ascii="Times New Roman" w:hAnsi="Times New Roman" w:cs="Times New Roman"/>
          <w:i w:val="0"/>
          <w:iCs w:val="0"/>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(Left) </w:t>
      </w:r>
      <w:r w:rsidRPr="00F20CB1">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Pr>
          <w:rFonts w:ascii="Times New Roman" w:hAnsi="Times New Roman" w:cs="Times New Roman"/>
          <w:i w:val="0"/>
          <w:iCs w:val="0"/>
          <w:color w:val="000000" w:themeColor="text1"/>
          <w:sz w:val="24"/>
          <w:szCs w:val="24"/>
        </w:rPr>
        <w:t xml:space="preserve"> and (Right) that produced to the Obstacle and No-Obstacle test events across epochs for networks assigned to the Inferring Constraints condition (Top) across habituation epochs (Bottom)</w:t>
      </w:r>
      <w:r w:rsidRPr="00F20CB1">
        <w:rPr>
          <w:rFonts w:ascii="Times New Roman" w:hAnsi="Times New Roman" w:cs="Times New Roman"/>
          <w:i w:val="0"/>
          <w:iCs w:val="0"/>
          <w:color w:val="000000" w:themeColor="text1"/>
          <w:sz w:val="24"/>
          <w:szCs w:val="24"/>
        </w:rPr>
        <w:t>.</w:t>
      </w: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Congruent test event—in which the first object came to rest next to the first one. </w:t>
      </w:r>
      <w:r w:rsidR="001324BD">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test events </w:t>
      </w:r>
      <w:r w:rsidR="00757C00">
        <w:rPr>
          <w:rFonts w:ascii="Times New Roman" w:hAnsi="Times New Roman" w:cs="Times New Roman"/>
        </w:rPr>
        <w:lastRenderedPageBreak/>
        <w:t xml:space="preserve">with which they were presented. </w:t>
      </w:r>
      <w:r w:rsidR="001324BD">
        <w:rPr>
          <w:rFonts w:ascii="Times New Roman" w:hAnsi="Times New Roman" w:cs="Times New Roman"/>
        </w:rPr>
        <w:t xml:space="preserve">Specifically, these networks produced greater </w:t>
      </w:r>
      <w:proofErr w:type="gramStart"/>
      <w:r w:rsidR="001324BD">
        <w:rPr>
          <w:rFonts w:ascii="Times New Roman" w:hAnsi="Times New Roman" w:cs="Times New Roman"/>
        </w:rPr>
        <w:t>error</w:t>
      </w:r>
      <w:proofErr w:type="gramEnd"/>
      <w:r w:rsidR="001324BD">
        <w:rPr>
          <w:rFonts w:ascii="Times New Roman" w:hAnsi="Times New Roman" w:cs="Times New Roman"/>
        </w:rPr>
        <w:t xml:space="preserve">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w:t>
      </w:r>
      <w:proofErr w:type="gramStart"/>
      <w:r w:rsidR="00FB1AFA">
        <w:rPr>
          <w:rFonts w:ascii="Times New Roman" w:hAnsi="Times New Roman" w:cs="Times New Roman"/>
        </w:rPr>
        <w:t>events—</w:t>
      </w:r>
      <w:proofErr w:type="gramEnd"/>
      <w:r w:rsidR="00FB1AFA">
        <w:rPr>
          <w:rFonts w:ascii="Times New Roman" w:hAnsi="Times New Roman" w:cs="Times New Roman"/>
        </w:rPr>
        <w:t>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372B4BDF"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7F720E">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A3623B">
        <w:rPr>
          <w:rFonts w:ascii="Times New Roman" w:hAnsi="Times New Roman" w:cs="Times New Roman"/>
          <w:i w:val="0"/>
          <w:iCs w:val="0"/>
          <w:color w:val="000000" w:themeColor="text1"/>
          <w:sz w:val="24"/>
          <w:szCs w:val="24"/>
        </w:rPr>
        <w:t>Performance of OM10.</w:t>
      </w:r>
      <w:r w:rsidR="00A3623B" w:rsidRPr="00F20CB1">
        <w:rPr>
          <w:rFonts w:ascii="Times New Roman" w:hAnsi="Times New Roman" w:cs="Times New Roman"/>
          <w:i w:val="0"/>
          <w:iCs w:val="0"/>
          <w:color w:val="000000" w:themeColor="text1"/>
          <w:sz w:val="24"/>
          <w:szCs w:val="24"/>
        </w:rPr>
        <w:t xml:space="preserve"> </w:t>
      </w:r>
      <w:r w:rsidR="00E50604">
        <w:rPr>
          <w:rFonts w:ascii="Times New Roman" w:hAnsi="Times New Roman" w:cs="Times New Roman"/>
          <w:i w:val="0"/>
          <w:iCs w:val="0"/>
          <w:color w:val="000000" w:themeColor="text1"/>
          <w:sz w:val="24"/>
          <w:szCs w:val="24"/>
        </w:rPr>
        <w:t xml:space="preserve">(Left) </w:t>
      </w:r>
      <w:r w:rsidR="00E50604" w:rsidRPr="00F20CB1">
        <w:rPr>
          <w:rFonts w:ascii="Times New Roman" w:hAnsi="Times New Roman" w:cs="Times New Roman"/>
          <w:i w:val="0"/>
          <w:iCs w:val="0"/>
          <w:color w:val="000000" w:themeColor="text1"/>
          <w:sz w:val="24"/>
          <w:szCs w:val="24"/>
        </w:rPr>
        <w:t xml:space="preserve">Mean </w:t>
      </w:r>
      <w:r w:rsidR="00703792">
        <w:rPr>
          <w:rFonts w:ascii="Times New Roman" w:hAnsi="Times New Roman" w:cs="Times New Roman"/>
          <w:i w:val="0"/>
          <w:iCs w:val="0"/>
          <w:color w:val="000000" w:themeColor="text1"/>
          <w:sz w:val="24"/>
          <w:szCs w:val="24"/>
        </w:rPr>
        <w:t>activation of the critical units</w:t>
      </w:r>
      <w:r w:rsidR="00E50604">
        <w:rPr>
          <w:rFonts w:ascii="Times New Roman" w:hAnsi="Times New Roman" w:cs="Times New Roman"/>
          <w:i w:val="0"/>
          <w:iCs w:val="0"/>
          <w:color w:val="000000" w:themeColor="text1"/>
          <w:sz w:val="24"/>
          <w:szCs w:val="24"/>
        </w:rPr>
        <w:t xml:space="preserve"> produced</w:t>
      </w:r>
      <w:r w:rsidR="00E50604"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sidR="00E50604">
        <w:rPr>
          <w:rFonts w:ascii="Times New Roman" w:hAnsi="Times New Roman" w:cs="Times New Roman"/>
          <w:i w:val="0"/>
          <w:iCs w:val="0"/>
          <w:color w:val="000000" w:themeColor="text1"/>
          <w:sz w:val="24"/>
          <w:szCs w:val="24"/>
        </w:rPr>
        <w:t xml:space="preserve">Goals </w:t>
      </w:r>
      <w:r w:rsidR="00E50604" w:rsidRPr="00F20CB1">
        <w:rPr>
          <w:rFonts w:ascii="Times New Roman" w:hAnsi="Times New Roman" w:cs="Times New Roman"/>
          <w:i w:val="0"/>
          <w:iCs w:val="0"/>
          <w:color w:val="000000" w:themeColor="text1"/>
          <w:sz w:val="24"/>
          <w:szCs w:val="24"/>
        </w:rPr>
        <w:t>condition</w:t>
      </w:r>
      <w:r w:rsidR="00E50604">
        <w:rPr>
          <w:rFonts w:ascii="Times New Roman" w:hAnsi="Times New Roman" w:cs="Times New Roman"/>
          <w:i w:val="0"/>
          <w:iCs w:val="0"/>
          <w:color w:val="000000" w:themeColor="text1"/>
          <w:sz w:val="24"/>
          <w:szCs w:val="24"/>
        </w:rPr>
        <w:t xml:space="preserve"> </w:t>
      </w:r>
      <w:r w:rsidR="00E50604">
        <w:rPr>
          <w:rFonts w:ascii="Times New Roman" w:hAnsi="Times New Roman" w:cs="Times New Roman"/>
          <w:i w:val="0"/>
          <w:iCs w:val="0"/>
          <w:color w:val="000000" w:themeColor="text1"/>
          <w:sz w:val="24"/>
          <w:szCs w:val="24"/>
        </w:rPr>
        <w:lastRenderedPageBreak/>
        <w:t>and (Right) that produced to the Obstacle and No-Obstacle test events across epochs for networks assigned to the Inferring Constraints condition</w:t>
      </w:r>
      <w:r w:rsidR="00133D2B">
        <w:rPr>
          <w:rFonts w:ascii="Times New Roman" w:hAnsi="Times New Roman" w:cs="Times New Roman"/>
          <w:i w:val="0"/>
          <w:iCs w:val="0"/>
          <w:color w:val="000000" w:themeColor="text1"/>
          <w:sz w:val="24"/>
          <w:szCs w:val="24"/>
        </w:rPr>
        <w: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625B2071"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7F720E">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(Left) Mean activation of the critical units produced to the Congruent and Incongruent test events for networks assigned to the Inferring Goals condition and (Right) that produced to the Obstacle and No-Obstacle test events across epochs for networks assigned to the Inferring Constraints condition.</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lastRenderedPageBreak/>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044DF1D4"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7F720E">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(Left) </w:t>
      </w:r>
      <w:r w:rsidRPr="00F20CB1">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Pr>
          <w:rFonts w:ascii="Times New Roman" w:hAnsi="Times New Roman" w:cs="Times New Roman"/>
          <w:i w:val="0"/>
          <w:iCs w:val="0"/>
          <w:color w:val="000000" w:themeColor="text1"/>
          <w:sz w:val="24"/>
          <w:szCs w:val="24"/>
        </w:rPr>
        <w:t xml:space="preserve"> and (Right) that produced to the Obstacle and No-Obstacle test events across habituation epochs (Bottom)</w:t>
      </w:r>
      <w:r w:rsidRPr="00F20CB1">
        <w:rPr>
          <w:rFonts w:ascii="Times New Roman" w:hAnsi="Times New Roman" w:cs="Times New Roman"/>
          <w:i w:val="0"/>
          <w:iCs w:val="0"/>
          <w:color w:val="000000" w:themeColor="text1"/>
          <w:sz w:val="24"/>
          <w:szCs w:val="24"/>
        </w:rPr>
        <w: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7C6D720C"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w:t>
      </w:r>
      <w:r w:rsidR="00027A15">
        <w:rPr>
          <w:rFonts w:ascii="Times New Roman" w:hAnsi="Times New Roman" w:cs="Times New Roman"/>
        </w:rPr>
        <w:t xml:space="preserve">produced greater error to </w:t>
      </w:r>
      <w:r w:rsidR="00EC79AC">
        <w:rPr>
          <w:rFonts w:ascii="Times New Roman" w:hAnsi="Times New Roman" w:cs="Times New Roman"/>
        </w:rPr>
        <w:t>the Incongruent test event than at the Congruent one</w:t>
      </w:r>
      <w:r w:rsidR="00027A15">
        <w:rPr>
          <w:rFonts w:ascii="Times New Roman" w:hAnsi="Times New Roman" w:cs="Times New Roman"/>
        </w:rPr>
        <w:t>, and</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w:t>
      </w:r>
      <w:r w:rsidR="009B5BBB">
        <w:rPr>
          <w:rFonts w:ascii="Times New Roman" w:hAnsi="Times New Roman" w:cs="Times New Roman"/>
        </w:rPr>
        <w:lastRenderedPageBreak/>
        <w:t>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w:t>
      </w:r>
      <w:proofErr w:type="gramStart"/>
      <w:r w:rsidR="00C47E82">
        <w:rPr>
          <w:rFonts w:ascii="Times New Roman" w:hAnsi="Times New Roman" w:cs="Times New Roman"/>
        </w:rPr>
        <w:t xml:space="preserve">Constraints </w:t>
      </w:r>
      <w:r w:rsidR="00D419A7">
        <w:rPr>
          <w:rFonts w:ascii="Times New Roman" w:hAnsi="Times New Roman" w:cs="Times New Roman"/>
        </w:rPr>
        <w:t>conditions</w:t>
      </w:r>
      <w:proofErr w:type="gramEnd"/>
      <w:r w:rsidR="00D419A7">
        <w:rPr>
          <w:rFonts w:ascii="Times New Roman" w:hAnsi="Times New Roman" w:cs="Times New Roman"/>
        </w:rPr>
        <w:t xml:space="preserve">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230254CE" w:rsidR="00227F52" w:rsidRDefault="00847F52" w:rsidP="005D2110">
      <w:pPr>
        <w:spacing w:line="480" w:lineRule="auto"/>
        <w:ind w:firstLine="720"/>
        <w:contextualSpacing/>
        <w:rPr>
          <w:ins w:id="1"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w:t>
      </w:r>
      <w:proofErr w:type="spellStart"/>
      <w:r w:rsidR="00922807" w:rsidRPr="00922807">
        <w:rPr>
          <w:rFonts w:ascii="Times New Roman" w:hAnsi="Times New Roman" w:cs="Times New Roman"/>
        </w:rPr>
        <w:t>Spelke</w:t>
      </w:r>
      <w:proofErr w:type="spellEnd"/>
      <w:r w:rsidR="00922807" w:rsidRPr="00922807">
        <w:rPr>
          <w:rFonts w:ascii="Times New Roman" w:hAnsi="Times New Roman" w:cs="Times New Roman"/>
        </w:rPr>
        <w:t>, 2017).</w:t>
      </w:r>
      <w:r w:rsidR="00922807">
        <w:rPr>
          <w:rFonts w:ascii="Times New Roman" w:hAnsi="Times New Roman" w:cs="Times New Roman"/>
        </w:rPr>
        <w:t xml:space="preserve"> </w:t>
      </w:r>
      <w:ins w:id="2"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3" w:author="Benton, Deon" w:date="2026-04-28T15:48:00Z" w16du:dateUtc="2026-04-28T20:48:00Z">
        <w:r w:rsidR="00747CCB">
          <w:rPr>
            <w:rFonts w:ascii="Times New Roman" w:hAnsi="Times New Roman" w:cs="Times New Roman"/>
          </w:rPr>
          <w:t xml:space="preserve"> These infants were then tested on two events</w:t>
        </w:r>
      </w:ins>
      <w:ins w:id="4" w:author="Benton, Deon" w:date="2026-04-28T15:49:00Z" w16du:dateUtc="2026-04-28T20:49:00Z">
        <w:r w:rsidR="00747CCB">
          <w:rPr>
            <w:rFonts w:ascii="Times New Roman" w:hAnsi="Times New Roman" w:cs="Times New Roman"/>
          </w:rPr>
          <w:t xml:space="preserve">—the </w:t>
        </w:r>
        <w:r w:rsidR="00747CCB">
          <w:rPr>
            <w:rFonts w:ascii="Times New Roman" w:hAnsi="Times New Roman" w:cs="Times New Roman"/>
          </w:rPr>
          <w:lastRenderedPageBreak/>
          <w:t xml:space="preserve">barrier shown in both test events was now much shorter than that shown during habituation. </w:t>
        </w:r>
        <w:r w:rsidR="00747CCB" w:rsidRPr="00A231E7">
          <w:rPr>
            <w:rFonts w:ascii="Times New Roman" w:hAnsi="Times New Roman" w:cs="Times New Roman"/>
          </w:rPr>
          <w:t xml:space="preserve">In the low, efficient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high,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5"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6"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7" w:author="Benton, Deon" w:date="2026-04-28T15:49:00Z" w16du:dateUtc="2026-04-28T20:49:00Z">
        <w:r w:rsidR="00227F52">
          <w:rPr>
            <w:rFonts w:ascii="Times New Roman" w:hAnsi="Times New Roman" w:cs="Times New Roman"/>
          </w:rPr>
          <w:t xml:space="preserve"> and tested on the same </w:t>
        </w:r>
      </w:ins>
      <w:ins w:id="8" w:author="Benton, Deon" w:date="2026-04-28T15:50:00Z" w16du:dateUtc="2026-04-28T20:50:00Z">
        <w:r w:rsidR="00227F52">
          <w:rPr>
            <w:rFonts w:ascii="Times New Roman" w:hAnsi="Times New Roman" w:cs="Times New Roman"/>
          </w:rPr>
          <w:t xml:space="preserve">events except that the barrier was located peripherally. </w:t>
        </w:r>
      </w:ins>
      <w:ins w:id="9" w:author="Benton, Deon" w:date="2026-04-28T15:52:00Z" w16du:dateUtc="2026-04-28T20:52:00Z">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only when the barrier was located beneath the curved motion did infants look longer at the high, inefficient test event than at the low, inefficient one; infants in Experiment 2 looked</w:t>
        </w:r>
      </w:ins>
      <w:ins w:id="10" w:author="Benton, Deon" w:date="2026-04-28T15:53:00Z" w16du:dateUtc="2026-04-28T20:53:00Z">
        <w:r w:rsidR="008050B6">
          <w:rPr>
            <w:rFonts w:ascii="Times New Roman" w:hAnsi="Times New Roman" w:cs="Times New Roman"/>
          </w:rPr>
          <w:t xml:space="preserve"> </w:t>
        </w:r>
      </w:ins>
      <w:ins w:id="11" w:author="Benton, Deon" w:date="2026-04-28T15:54:00Z" w16du:dateUtc="2026-04-28T20:54:00Z">
        <w:r w:rsidR="008050B6">
          <w:rPr>
            <w:rFonts w:ascii="Times New Roman" w:hAnsi="Times New Roman" w:cs="Times New Roman"/>
          </w:rPr>
          <w:t xml:space="preserve">about equally long at both test events. If anything, </w:t>
        </w:r>
      </w:ins>
      <w:ins w:id="12" w:author="Benton, Deon" w:date="2026-04-28T15:53:00Z" w16du:dateUtc="2026-04-28T20:53:00Z">
        <w:r w:rsidR="008050B6">
          <w:rPr>
            <w:rFonts w:ascii="Times New Roman" w:hAnsi="Times New Roman" w:cs="Times New Roman"/>
          </w:rPr>
          <w:t>there was a</w:t>
        </w:r>
      </w:ins>
      <w:ins w:id="13" w:author="Benton, Deon" w:date="2026-04-28T15:54:00Z" w16du:dateUtc="2026-04-28T20:54:00Z">
        <w:r w:rsidR="008050B6">
          <w:rPr>
            <w:rFonts w:ascii="Times New Roman" w:hAnsi="Times New Roman" w:cs="Times New Roman"/>
          </w:rPr>
          <w:t xml:space="preserve"> numerical, but still</w:t>
        </w:r>
      </w:ins>
      <w:ins w:id="14" w:author="Benton, Deon" w:date="2026-04-28T15:53:00Z" w16du:dateUtc="2026-04-28T20:53:00Z">
        <w:r w:rsidR="008050B6">
          <w:rPr>
            <w:rFonts w:ascii="Times New Roman" w:hAnsi="Times New Roman" w:cs="Times New Roman"/>
          </w:rPr>
          <w:t xml:space="preserve"> non</w:t>
        </w:r>
      </w:ins>
      <w:ins w:id="15" w:author="Benton, Deon" w:date="2026-04-28T15:55:00Z" w16du:dateUtc="2026-04-28T20:55:00Z">
        <w:r w:rsidR="008050B6">
          <w:rPr>
            <w:rFonts w:ascii="Times New Roman" w:hAnsi="Times New Roman" w:cs="Times New Roman"/>
          </w:rPr>
          <w:t>-significant,</w:t>
        </w:r>
      </w:ins>
      <w:ins w:id="16" w:author="Benton, Deon" w:date="2026-04-28T15:53:00Z" w16du:dateUtc="2026-04-28T20:53:00Z">
        <w:r w:rsidR="008050B6">
          <w:rPr>
            <w:rFonts w:ascii="Times New Roman" w:hAnsi="Times New Roman" w:cs="Times New Roman"/>
          </w:rPr>
          <w:t xml:space="preserve"> tendency for</w:t>
        </w:r>
      </w:ins>
      <w:ins w:id="17" w:author="Benton, Deon" w:date="2026-04-28T15:54:00Z" w16du:dateUtc="2026-04-28T20:54:00Z">
        <w:r w:rsidR="008050B6">
          <w:rPr>
            <w:rFonts w:ascii="Times New Roman" w:hAnsi="Times New Roman" w:cs="Times New Roman"/>
          </w:rPr>
          <w:t xml:space="preserve"> </w:t>
        </w:r>
      </w:ins>
      <w:ins w:id="18" w:author="Benton, Deon" w:date="2026-04-28T16:00:00Z" w16du:dateUtc="2026-04-28T21:00:00Z">
        <w:r w:rsidR="003C325C">
          <w:rPr>
            <w:rFonts w:ascii="Times New Roman" w:hAnsi="Times New Roman" w:cs="Times New Roman"/>
          </w:rPr>
          <w:t>infants in Experiment 2</w:t>
        </w:r>
      </w:ins>
      <w:ins w:id="19" w:author="Benton, Deon" w:date="2026-04-28T15:54:00Z" w16du:dateUtc="2026-04-28T20:54:00Z">
        <w:r w:rsidR="008050B6">
          <w:rPr>
            <w:rFonts w:ascii="Times New Roman" w:hAnsi="Times New Roman" w:cs="Times New Roman"/>
          </w:rPr>
          <w:t xml:space="preserve"> to look longer at the low, efficient event than at the high on</w:t>
        </w:r>
      </w:ins>
      <w:ins w:id="20" w:author="Benton, Deon" w:date="2026-04-28T15:55:00Z" w16du:dateUtc="2026-04-28T20:55:00Z">
        <w:r w:rsidR="008050B6">
          <w:rPr>
            <w:rFonts w:ascii="Times New Roman" w:hAnsi="Times New Roman" w:cs="Times New Roman"/>
          </w:rPr>
          <w:t>e</w:t>
        </w:r>
      </w:ins>
      <w:ins w:id="21" w:author="Benton, Deon" w:date="2026-04-28T15:54:00Z" w16du:dateUtc="2026-04-28T20:54:00Z">
        <w:r w:rsidR="008050B6">
          <w:rPr>
            <w:rFonts w:ascii="Times New Roman" w:hAnsi="Times New Roman" w:cs="Times New Roman"/>
          </w:rPr>
          <w:t>.</w:t>
        </w:r>
      </w:ins>
    </w:p>
    <w:p w14:paraId="199A3619" w14:textId="3A0E84F3" w:rsidR="00847F52" w:rsidRDefault="00227F52" w:rsidP="005D2110">
      <w:pPr>
        <w:spacing w:line="480" w:lineRule="auto"/>
        <w:ind w:firstLine="720"/>
        <w:contextualSpacing/>
        <w:rPr>
          <w:rFonts w:ascii="Times New Roman" w:hAnsi="Times New Roman" w:cs="Times New Roman"/>
        </w:rPr>
      </w:pPr>
      <w:ins w:id="22" w:author="Benton, Deon" w:date="2026-04-28T15:50:00Z" w16du:dateUtc="2026-04-28T20:50:00Z">
        <w:r>
          <w:rPr>
            <w:rFonts w:ascii="Times New Roman" w:hAnsi="Times New Roman" w:cs="Times New Roman"/>
          </w:rPr>
          <w:t>One question that these studies raised was whether</w:t>
        </w:r>
      </w:ins>
      <w:ins w:id="23" w:author="Benton, Deon" w:date="2026-04-28T15:55:00Z" w16du:dateUtc="2026-04-28T20:55:00Z">
        <w:r w:rsidR="00801EFC">
          <w:rPr>
            <w:rFonts w:ascii="Times New Roman" w:hAnsi="Times New Roman" w:cs="Times New Roman"/>
          </w:rPr>
          <w:t xml:space="preserve"> infants expect agents that </w:t>
        </w:r>
      </w:ins>
      <w:ins w:id="24" w:author="Benton, Deon" w:date="2026-04-28T15:56:00Z" w16du:dateUtc="2026-04-28T20:56:00Z">
        <w:r w:rsidR="00801EFC">
          <w:rPr>
            <w:rFonts w:ascii="Times New Roman" w:hAnsi="Times New Roman" w:cs="Times New Roman"/>
          </w:rPr>
          <w:t>engage</w:t>
        </w:r>
      </w:ins>
      <w:ins w:id="25" w:author="Benton, Deon" w:date="2026-04-28T16:00:00Z" w16du:dateUtc="2026-04-28T21:00:00Z">
        <w:r w:rsidR="001534A0">
          <w:rPr>
            <w:rFonts w:ascii="Times New Roman" w:hAnsi="Times New Roman" w:cs="Times New Roman"/>
          </w:rPr>
          <w:t>d</w:t>
        </w:r>
      </w:ins>
      <w:ins w:id="26" w:author="Benton, Deon" w:date="2026-04-28T15:56:00Z" w16du:dateUtc="2026-04-28T20:56:00Z">
        <w:r w:rsidR="00801EFC">
          <w:rPr>
            <w:rFonts w:ascii="Times New Roman" w:hAnsi="Times New Roman" w:cs="Times New Roman"/>
          </w:rPr>
          <w:t xml:space="preserve"> in </w:t>
        </w:r>
      </w:ins>
      <w:ins w:id="27" w:author="Benton, Deon" w:date="2026-04-28T16:00:00Z" w16du:dateUtc="2026-04-28T21:00:00Z">
        <w:r w:rsidR="001534A0">
          <w:rPr>
            <w:rFonts w:ascii="Times New Roman" w:hAnsi="Times New Roman" w:cs="Times New Roman"/>
          </w:rPr>
          <w:t>inefficient and costly</w:t>
        </w:r>
      </w:ins>
      <w:ins w:id="28" w:author="Benton, Deon" w:date="2026-04-28T15:56:00Z" w16du:dateUtc="2026-04-28T20:56:00Z">
        <w:r w:rsidR="00801EFC">
          <w:rPr>
            <w:rFonts w:ascii="Times New Roman" w:hAnsi="Times New Roman" w:cs="Times New Roman"/>
          </w:rPr>
          <w:t xml:space="preserve"> actions in the past to continue to do so in a new situation</w:t>
        </w:r>
      </w:ins>
      <w:ins w:id="29" w:author="Benton, Deon" w:date="2026-04-28T16:00:00Z" w16du:dateUtc="2026-04-28T21:00:00Z">
        <w:r w:rsidR="00E35595">
          <w:rPr>
            <w:rFonts w:ascii="Times New Roman" w:hAnsi="Times New Roman" w:cs="Times New Roman"/>
          </w:rPr>
          <w:t xml:space="preserve"> with a different set of constraints</w:t>
        </w:r>
      </w:ins>
      <w:ins w:id="30" w:author="Benton, Deon" w:date="2026-04-28T15:50:00Z" w16du:dateUtc="2026-04-28T20:50:00Z">
        <w:r>
          <w:rPr>
            <w:rFonts w:ascii="Times New Roman" w:hAnsi="Times New Roman" w:cs="Times New Roman"/>
          </w:rPr>
          <w:t xml:space="preserve">. To address this question, Liu and </w:t>
        </w:r>
        <w:proofErr w:type="spellStart"/>
        <w:r>
          <w:rPr>
            <w:rFonts w:ascii="Times New Roman" w:hAnsi="Times New Roman" w:cs="Times New Roman"/>
          </w:rPr>
          <w:t>Spelke</w:t>
        </w:r>
        <w:proofErr w:type="spellEnd"/>
        <w:r>
          <w:rPr>
            <w:rFonts w:ascii="Times New Roman" w:hAnsi="Times New Roman" w:cs="Times New Roman"/>
          </w:rPr>
          <w:t xml:space="preserve"> (2017) </w:t>
        </w:r>
      </w:ins>
      <w:ins w:id="31" w:author="Benton, Deon" w:date="2026-04-28T15:51:00Z" w16du:dateUtc="2026-04-28T20:51:00Z">
        <w:r>
          <w:rPr>
            <w:rFonts w:ascii="Times New Roman" w:hAnsi="Times New Roman" w:cs="Times New Roman"/>
          </w:rPr>
          <w:t xml:space="preserve">habituated </w:t>
        </w:r>
      </w:ins>
      <w:ins w:id="32" w:author="Benton, Deon" w:date="2026-04-28T15:57:00Z" w16du:dateUtc="2026-04-28T20:57:00Z">
        <w:r w:rsidR="00801EFC">
          <w:rPr>
            <w:rFonts w:ascii="Times New Roman" w:hAnsi="Times New Roman" w:cs="Times New Roman"/>
          </w:rPr>
          <w:t xml:space="preserve">a third set of infants to the </w:t>
        </w:r>
      </w:ins>
      <w:ins w:id="33" w:author="Benton, Deon" w:date="2026-04-28T16:01:00Z" w16du:dateUtc="2026-04-28T21:01:00Z">
        <w:r w:rsidR="007B5F29">
          <w:rPr>
            <w:rFonts w:ascii="Times New Roman" w:hAnsi="Times New Roman" w:cs="Times New Roman"/>
          </w:rPr>
          <w:t>habituation event used in Experiment 2</w:t>
        </w:r>
      </w:ins>
      <w:ins w:id="34" w:author="Benton, Deon" w:date="2026-04-28T15:57:00Z" w16du:dateUtc="2026-04-28T20:57:00Z">
        <w:r w:rsidR="00801EFC">
          <w:rPr>
            <w:rFonts w:ascii="Times New Roman" w:hAnsi="Times New Roman" w:cs="Times New Roman"/>
          </w:rPr>
          <w:t>.</w:t>
        </w:r>
      </w:ins>
      <w:ins w:id="35"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36" w:author="Benton, Deon" w:date="2026-04-28T16:02:00Z" w16du:dateUtc="2026-04-28T21:02:00Z">
        <w:r w:rsidR="007B5F29">
          <w:rPr>
            <w:rFonts w:ascii="Times New Roman" w:hAnsi="Times New Roman" w:cs="Times New Roman"/>
          </w:rPr>
          <w:t xml:space="preserve"> a barrier, however, these</w:t>
        </w:r>
      </w:ins>
      <w:ins w:id="37" w:author="Benton, Deon" w:date="2026-04-28T15:57:00Z" w16du:dateUtc="2026-04-28T20:57:00Z">
        <w:r w:rsidR="00801EFC">
          <w:rPr>
            <w:rFonts w:ascii="Times New Roman" w:hAnsi="Times New Roman" w:cs="Times New Roman"/>
          </w:rPr>
          <w:t xml:space="preserve"> </w:t>
        </w:r>
      </w:ins>
      <w:ins w:id="38" w:author="Benton, Deon" w:date="2026-04-28T16:02:00Z" w16du:dateUtc="2026-04-28T21:02:00Z">
        <w:r w:rsidR="007B5F29">
          <w:rPr>
            <w:rFonts w:ascii="Times New Roman" w:hAnsi="Times New Roman" w:cs="Times New Roman"/>
          </w:rPr>
          <w:t>infants</w:t>
        </w:r>
      </w:ins>
      <w:ins w:id="39" w:author="Benton, Deon" w:date="2026-04-28T15:57:00Z" w16du:dateUtc="2026-04-28T20:57:00Z">
        <w:r w:rsidR="00801EFC">
          <w:rPr>
            <w:rFonts w:ascii="Times New Roman" w:hAnsi="Times New Roman" w:cs="Times New Roman"/>
          </w:rPr>
          <w:t xml:space="preserve"> were </w:t>
        </w:r>
      </w:ins>
      <w:ins w:id="40" w:author="Benton, Deon" w:date="2026-04-28T16:02:00Z" w16du:dateUtc="2026-04-28T21:02:00Z">
        <w:r w:rsidR="007B5F29">
          <w:rPr>
            <w:rFonts w:ascii="Times New Roman" w:hAnsi="Times New Roman" w:cs="Times New Roman"/>
          </w:rPr>
          <w:t xml:space="preserve">tested on the test events used in Experiment 1, </w:t>
        </w:r>
      </w:ins>
      <w:ins w:id="41" w:author="Benton, Deon" w:date="2026-04-28T15:57:00Z" w16du:dateUtc="2026-04-28T20:57:00Z">
        <w:r w:rsidR="00801EFC">
          <w:rPr>
            <w:rFonts w:ascii="Times New Roman" w:hAnsi="Times New Roman" w:cs="Times New Roman"/>
          </w:rPr>
          <w:t>which the barrier was located beneath the arced motion.</w:t>
        </w:r>
      </w:ins>
      <w:ins w:id="42" w:author="Benton, Deon" w:date="2026-04-28T15:58:00Z" w16du:dateUtc="2026-04-28T20:58:00Z">
        <w:r w:rsidR="003C325C">
          <w:rPr>
            <w:rFonts w:ascii="Times New Roman" w:hAnsi="Times New Roman" w:cs="Times New Roman"/>
          </w:rPr>
          <w:t xml:space="preserve"> </w:t>
        </w:r>
      </w:ins>
      <w:ins w:id="43" w:author="Benton, Deon" w:date="2026-04-28T16:03:00Z" w16du:dateUtc="2026-04-28T21:03:00Z">
        <w:r w:rsidR="007B5F29">
          <w:rPr>
            <w:rFonts w:ascii="Times New Roman" w:hAnsi="Times New Roman" w:cs="Times New Roman"/>
          </w:rPr>
          <w:t>As was the case for infants in Experiment 1, infants looked longer at the high, inefficient test event than at the low, efficient one.</w:t>
        </w:r>
      </w:ins>
      <w:ins w:id="44" w:author="Benton, Deon" w:date="2026-04-28T16:02:00Z" w16du:dateUtc="2026-04-28T21:02:00Z">
        <w:r w:rsidR="007B5F29">
          <w:rPr>
            <w:rFonts w:ascii="Times New Roman" w:hAnsi="Times New Roman" w:cs="Times New Roman"/>
          </w:rPr>
          <w:t xml:space="preserve"> </w:t>
        </w:r>
      </w:ins>
      <w:ins w:id="45"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46"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47" w:author="Benton, Deon" w:date="2026-04-28T16:06:00Z" w16du:dateUtc="2026-04-28T21:06:00Z">
        <w:r w:rsidR="00D26DDC">
          <w:rPr>
            <w:rFonts w:ascii="Times New Roman" w:hAnsi="Times New Roman" w:cs="Times New Roman"/>
          </w:rPr>
          <w:t xml:space="preserve">Second, if the </w:t>
        </w:r>
      </w:ins>
      <w:ins w:id="48" w:author="Benton, Deon" w:date="2026-04-28T16:07:00Z" w16du:dateUtc="2026-04-28T21:07:00Z">
        <w:r w:rsidR="00D26DDC">
          <w:rPr>
            <w:rFonts w:ascii="Times New Roman" w:hAnsi="Times New Roman" w:cs="Times New Roman"/>
          </w:rPr>
          <w:t>environmental</w:t>
        </w:r>
      </w:ins>
      <w:ins w:id="49" w:author="Benton, Deon" w:date="2026-04-28T16:06:00Z" w16du:dateUtc="2026-04-28T21:06:00Z">
        <w:r w:rsidR="00D26DDC">
          <w:rPr>
            <w:rFonts w:ascii="Times New Roman" w:hAnsi="Times New Roman" w:cs="Times New Roman"/>
          </w:rPr>
          <w:t xml:space="preserve"> context does not change, infants no longer expect agents to behave </w:t>
        </w:r>
      </w:ins>
      <w:ins w:id="50"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51" w:author="Benton, Deon" w:date="2026-04-28T16:08:00Z" w16du:dateUtc="2026-04-28T21:08:00Z">
        <w:r w:rsidR="00C543EB">
          <w:rPr>
            <w:rFonts w:ascii="Times New Roman" w:hAnsi="Times New Roman" w:cs="Times New Roman"/>
          </w:rPr>
          <w:t xml:space="preserve"> a new situation that differs from the old one.</w:t>
        </w:r>
      </w:ins>
      <w:ins w:id="52" w:author="Benton, Deon" w:date="2026-04-28T16:06:00Z" w16du:dateUtc="2026-04-28T21:06:00Z">
        <w:r w:rsidR="00D26DDC">
          <w:rPr>
            <w:rFonts w:ascii="Times New Roman" w:hAnsi="Times New Roman" w:cs="Times New Roman"/>
          </w:rPr>
          <w:t xml:space="preserve"> </w:t>
        </w:r>
      </w:ins>
    </w:p>
    <w:p w14:paraId="62E4C8AD" w14:textId="2625D217" w:rsidR="00070634" w:rsidRDefault="00C543EB" w:rsidP="00853CF6">
      <w:pPr>
        <w:spacing w:line="480" w:lineRule="auto"/>
        <w:ind w:firstLine="720"/>
        <w:contextualSpacing/>
        <w:rPr>
          <w:rFonts w:ascii="Times New Roman" w:hAnsi="Times New Roman" w:cs="Times New Roman"/>
        </w:rPr>
      </w:pPr>
      <w:ins w:id="53" w:author="Benton, Deon" w:date="2026-04-28T16:09:00Z" w16du:dateUtc="2026-04-28T21:09:00Z">
        <w:r>
          <w:rPr>
            <w:rFonts w:ascii="Times New Roman" w:hAnsi="Times New Roman" w:cs="Times New Roman"/>
          </w:rPr>
          <w:lastRenderedPageBreak/>
          <w:t xml:space="preserve">On the basis of these findings, one might conclude that they </w:t>
        </w:r>
        <w:r w:rsidR="00B503E5">
          <w:rPr>
            <w:rFonts w:ascii="Times New Roman" w:hAnsi="Times New Roman" w:cs="Times New Roman"/>
          </w:rPr>
          <w:t>challenge a simple associative learn</w:t>
        </w:r>
      </w:ins>
      <w:ins w:id="54" w:author="Benton, Deon" w:date="2026-04-28T16:10:00Z" w16du:dateUtc="2026-04-28T21:10:00Z">
        <w:r w:rsidR="00B503E5">
          <w:rPr>
            <w:rFonts w:ascii="Times New Roman" w:hAnsi="Times New Roman" w:cs="Times New Roman"/>
          </w:rPr>
          <w:t xml:space="preserve">ing account of these data. This is because </w:t>
        </w:r>
      </w:ins>
      <w:ins w:id="55" w:author="Benton, Deon" w:date="2026-04-29T21:23:00Z" w16du:dateUtc="2026-04-30T02:23:00Z">
        <w:r w:rsidR="009351FD">
          <w:rPr>
            <w:rFonts w:ascii="Times New Roman" w:hAnsi="Times New Roman" w:cs="Times New Roman"/>
          </w:rPr>
          <w:t xml:space="preserve">it might be thought that </w:t>
        </w:r>
      </w:ins>
      <w:ins w:id="56"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57"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58" w:author="Benton, Deon" w:date="2026-04-29T21:23:00Z" w16du:dateUtc="2026-04-30T02:23:00Z">
        <w:r w:rsidR="009351FD">
          <w:rPr>
            <w:rFonts w:ascii="Times New Roman" w:hAnsi="Times New Roman" w:cs="Times New Roman"/>
          </w:rPr>
          <w:t>are</w:t>
        </w:r>
      </w:ins>
      <w:ins w:id="59" w:author="Benton, Deon" w:date="2026-04-28T16:10:00Z" w16du:dateUtc="2026-04-28T21:10:00Z">
        <w:r w:rsidR="00B503E5">
          <w:rPr>
            <w:rFonts w:ascii="Times New Roman" w:hAnsi="Times New Roman" w:cs="Times New Roman"/>
          </w:rPr>
          <w:t xml:space="preserve"> fundamentally at odds with how infants actually performed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60"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61" w:author="Benton, Deon" w:date="2026-04-28T16:11:00Z" w16du:dateUtc="2026-04-28T21:11:00Z">
        <w:r w:rsidR="00B503E5">
          <w:rPr>
            <w:rFonts w:ascii="Times New Roman" w:hAnsi="Times New Roman" w:cs="Times New Roman"/>
          </w:rPr>
          <w:t xml:space="preserve">infants should show an equivalent increase in looking </w:t>
        </w:r>
      </w:ins>
      <w:ins w:id="62" w:author="Benton, Deon" w:date="2026-04-28T16:12:00Z" w16du:dateUtc="2026-04-28T21:12:00Z">
        <w:r w:rsidR="00CE3B81">
          <w:rPr>
            <w:rFonts w:ascii="Times New Roman" w:hAnsi="Times New Roman" w:cs="Times New Roman"/>
          </w:rPr>
          <w:t>at</w:t>
        </w:r>
      </w:ins>
      <w:ins w:id="63"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64"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65" w:author="Benton, Deon" w:date="2026-04-28T16:13:00Z" w16du:dateUtc="2026-04-28T21:13:00Z">
        <w:r w:rsidR="00CE3B81">
          <w:rPr>
            <w:rFonts w:ascii="Times New Roman" w:hAnsi="Times New Roman" w:cs="Times New Roman"/>
          </w:rPr>
          <w:t xml:space="preserve">a barrier </w:t>
        </w:r>
      </w:ins>
      <w:ins w:id="66" w:author="Benton, Deon" w:date="2026-04-28T16:12:00Z" w16du:dateUtc="2026-04-28T21:12:00Z">
        <w:r w:rsidR="00CE3B81">
          <w:rPr>
            <w:rFonts w:ascii="Times New Roman" w:hAnsi="Times New Roman" w:cs="Times New Roman"/>
          </w:rPr>
          <w:t>and arced motio</w:t>
        </w:r>
      </w:ins>
      <w:ins w:id="67"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68"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69"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look longer at the low, efficient jump event than at the high, inefficient one</w:t>
      </w:r>
      <w:ins w:id="70" w:author="Benton, Deon" w:date="2026-04-28T16:15:00Z" w16du:dateUtc="2026-04-28T21:15:00Z">
        <w:r w:rsidR="009E16A8">
          <w:rPr>
            <w:rFonts w:ascii="Times New Roman" w:hAnsi="Times New Roman" w:cs="Times New Roman"/>
          </w:rPr>
          <w:t>; the low, efficient event involves two changes relative to that seen during habituation</w:t>
        </w:r>
      </w:ins>
      <w:ins w:id="71"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72" w:author="Benton, Deon" w:date="2026-04-28T16:15:00Z" w16du:dateUtc="2026-04-28T21:15:00Z">
        <w:r w:rsidR="009E16A8">
          <w:rPr>
            <w:rFonts w:ascii="Times New Roman" w:hAnsi="Times New Roman" w:cs="Times New Roman"/>
          </w:rPr>
          <w:t>, whereas the high, inefficient event involve</w:t>
        </w:r>
      </w:ins>
      <w:ins w:id="73" w:author="Benton, Deon" w:date="2026-04-28T16:16:00Z" w16du:dateUtc="2026-04-28T21:16:00Z">
        <w:r w:rsidR="009E16A8">
          <w:rPr>
            <w:rFonts w:ascii="Times New Roman" w:hAnsi="Times New Roman" w:cs="Times New Roman"/>
          </w:rPr>
          <w:t>s only a single change (i.e., a change to 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74"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75"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high, inefficient test event in Liu and </w:t>
      </w:r>
      <w:proofErr w:type="spellStart"/>
      <w:r w:rsidR="00ED360E">
        <w:rPr>
          <w:rFonts w:ascii="Times New Roman" w:hAnsi="Times New Roman" w:cs="Times New Roman"/>
        </w:rPr>
        <w:lastRenderedPageBreak/>
        <w:t>Spelke</w:t>
      </w:r>
      <w:proofErr w:type="spellEnd"/>
      <w:r w:rsidR="00ED360E">
        <w:rPr>
          <w:rFonts w:ascii="Times New Roman" w:hAnsi="Times New Roman" w:cs="Times New Roman"/>
        </w:rPr>
        <w:t xml:space="preserve"> (2017) in which an agent follows an unnecessarily high,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high,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 xml:space="preserve">n Liu and </w:t>
      </w:r>
      <w:proofErr w:type="spellStart"/>
      <w:r w:rsidR="004C5597">
        <w:rPr>
          <w:rFonts w:ascii="Times New Roman" w:hAnsi="Times New Roman" w:cs="Times New Roman"/>
        </w:rPr>
        <w:t>Spelke</w:t>
      </w:r>
      <w:proofErr w:type="spellEnd"/>
      <w:r w:rsidR="004C5597">
        <w:rPr>
          <w:rFonts w:ascii="Times New Roman" w:hAnsi="Times New Roman" w:cs="Times New Roman"/>
        </w:rPr>
        <w:t xml:space="preserv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w:t>
      </w:r>
      <w:proofErr w:type="spellStart"/>
      <w:r w:rsidR="00853CF6">
        <w:rPr>
          <w:rFonts w:ascii="Times New Roman" w:hAnsi="Times New Roman" w:cs="Times New Roman"/>
        </w:rPr>
        <w:t>Spelke</w:t>
      </w:r>
      <w:proofErr w:type="spellEnd"/>
      <w:r w:rsidR="00853CF6">
        <w:rPr>
          <w:rFonts w:ascii="Times New Roman" w:hAnsi="Times New Roman" w:cs="Times New Roman"/>
        </w:rPr>
        <w:t xml:space="preserv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6166DC99" w14:textId="0BF2C72A" w:rsidR="001B35E7" w:rsidRDefault="00524642" w:rsidP="00853CF6">
      <w:pPr>
        <w:spacing w:line="480" w:lineRule="auto"/>
        <w:ind w:firstLine="720"/>
        <w:contextualSpacing/>
        <w:rPr>
          <w:ins w:id="76" w:author="Benton, Deon" w:date="2026-04-27T16:16:00Z" w16du:dateUtc="2026-04-27T21:16: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77" w:author="Benton, Deon" w:date="2026-04-27T16:14:00Z" w16du:dateUtc="2026-04-27T21:14:00Z">
        <w:r w:rsidR="00184AC3">
          <w:rPr>
            <w:rFonts w:ascii="Times New Roman" w:eastAsia="Times New Roman" w:hAnsi="Times New Roman" w:cs="Times New Roman"/>
          </w:rPr>
          <w:t xml:space="preserve"> </w:t>
        </w:r>
      </w:ins>
      <w:ins w:id="78"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w:t>
      </w:r>
      <w:r>
        <w:rPr>
          <w:rFonts w:ascii="Times New Roman" w:hAnsi="Times New Roman" w:cs="Times New Roman"/>
        </w:rPr>
        <w:lastRenderedPageBreak/>
        <w:t>Jump Height 2 unit was turned on).</w:t>
      </w:r>
      <w:ins w:id="79" w:author="Benton, Deon" w:date="2026-04-27T16:13:00Z" w16du:dateUtc="2026-04-27T21:13:00Z">
        <w:r w:rsidR="00184AC3">
          <w:rPr>
            <w:rFonts w:ascii="Times New Roman" w:hAnsi="Times New Roman" w:cs="Times New Roman"/>
          </w:rPr>
          <w:t xml:space="preserve"> </w:t>
        </w:r>
      </w:ins>
      <w:ins w:id="80" w:author="Benton, Deon" w:date="2026-04-27T16:16:00Z" w16du:dateUtc="2026-04-27T21:16:00Z">
        <w:r w:rsidR="001B35E7">
          <w:rPr>
            <w:rFonts w:ascii="Times New Roman" w:hAnsi="Times New Roman" w:cs="Times New Roman"/>
          </w:rPr>
          <w:t xml:space="preserve">These events were implemented in an identical manner </w:t>
        </w:r>
      </w:ins>
      <w:ins w:id="81"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p>
    <w:p w14:paraId="6308D11D" w14:textId="4C120060" w:rsidR="00524642" w:rsidRDefault="006D5542"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w:t>
      </w:r>
      <w:r w:rsidR="00332BA6">
        <w:rPr>
          <w:rFonts w:ascii="Times New Roman" w:hAnsi="Times New Roman" w:cs="Times New Roman"/>
        </w:rPr>
        <w:t xml:space="preserve">study associated with the present target behavior tested </w:t>
      </w:r>
      <w:r>
        <w:rPr>
          <w:rFonts w:ascii="Times New Roman" w:hAnsi="Times New Roman" w:cs="Times New Roman"/>
        </w:rPr>
        <w:t>6-month-olds,</w:t>
      </w:r>
      <w:r w:rsidR="00332BA6">
        <w:rPr>
          <w:rFonts w:ascii="Times New Roman" w:hAnsi="Times New Roman" w:cs="Times New Roman"/>
        </w:rPr>
        <w:t xml:space="preserve"> for ALIAS and ALIAS-2</w:t>
      </w:r>
      <w:r>
        <w:rPr>
          <w:rFonts w:ascii="Times New Roman" w:hAnsi="Times New Roman" w:cs="Times New Roman"/>
        </w:rPr>
        <w:t xml:space="preserve"> the pretraining phase</w:t>
      </w:r>
      <w:r w:rsidR="00332BA6">
        <w:rPr>
          <w:rFonts w:ascii="Times New Roman" w:hAnsi="Times New Roman" w:cs="Times New Roman"/>
        </w:rPr>
        <w:t xml:space="preserve"> was</w:t>
      </w:r>
      <w:r w:rsidR="002C1F03">
        <w:rPr>
          <w:rFonts w:ascii="Times New Roman" w:hAnsi="Times New Roman" w:cs="Times New Roman"/>
        </w:rPr>
        <w:t xml:space="preserve"> 450 epochs</w:t>
      </w:r>
      <w:r w:rsidR="00332BA6">
        <w:rPr>
          <w:rFonts w:ascii="Times New Roman" w:hAnsi="Times New Roman" w:cs="Times New Roman"/>
        </w:rPr>
        <w:t xml:space="preserve"> long</w:t>
      </w:r>
      <w:r w:rsidR="002C1F03">
        <w:rPr>
          <w:rFonts w:ascii="Times New Roman" w:hAnsi="Times New Roman" w:cs="Times New Roman"/>
        </w:rPr>
        <w:t>. The learning rate and number of hidden units were also reduced—the learning rate was set to 0.0875</w:t>
      </w:r>
      <w:r w:rsidR="00332BA6">
        <w:rPr>
          <w:rFonts w:ascii="Times New Roman" w:hAnsi="Times New Roman" w:cs="Times New Roman"/>
        </w:rPr>
        <w:t>,</w:t>
      </w:r>
      <w:r w:rsidR="002C1F03">
        <w:rPr>
          <w:rFonts w:ascii="Times New Roman" w:hAnsi="Times New Roman" w:cs="Times New Roman"/>
        </w:rPr>
        <w:t xml:space="preserve"> and the number of hidden units that were used was 30.</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No such </w:t>
      </w:r>
      <w:ins w:id="82" w:author="Benton, Deon" w:date="2026-04-27T16:12:00Z" w16du:dateUtc="2026-04-27T21:12:00Z">
        <w:r w:rsidR="00A13863">
          <w:rPr>
            <w:rFonts w:ascii="Times New Roman" w:hAnsi="Times New Roman" w:cs="Times New Roman"/>
          </w:rPr>
          <w:t>modifications were made to</w:t>
        </w:r>
      </w:ins>
      <w:r w:rsidR="004C6C92">
        <w:rPr>
          <w:rFonts w:ascii="Times New Roman" w:hAnsi="Times New Roman" w:cs="Times New Roman"/>
        </w:rPr>
        <w:t xml:space="preserve"> OM10 (or </w:t>
      </w:r>
      <w:r w:rsidR="00B61531">
        <w:rPr>
          <w:rFonts w:ascii="Times New Roman" w:hAnsi="Times New Roman" w:cs="Times New Roman"/>
        </w:rPr>
        <w:t xml:space="preserve">its extension, </w:t>
      </w:r>
      <w:r w:rsidR="004C6C92">
        <w:rPr>
          <w:rFonts w:ascii="Times New Roman" w:hAnsi="Times New Roman" w:cs="Times New Roman"/>
        </w:rPr>
        <w:t>OM10-2). This is</w:t>
      </w:r>
      <w:ins w:id="83" w:author="Benton, Deon" w:date="2026-04-27T16:15:00Z" w16du:dateUtc="2026-04-27T21:15:00Z">
        <w:r w:rsidR="001B35E7">
          <w:rPr>
            <w:rFonts w:ascii="Times New Roman" w:hAnsi="Times New Roman" w:cs="Times New Roman"/>
          </w:rPr>
          <w:t xml:space="preserve"> because this model does not simulate </w:t>
        </w:r>
      </w:ins>
      <w:ins w:id="84" w:author="Benton, Deon" w:date="2026-04-27T16:16:00Z" w16du:dateUtc="2026-04-27T21:16:00Z">
        <w:r w:rsidR="001B35E7">
          <w:rPr>
            <w:rFonts w:ascii="Times New Roman" w:hAnsi="Times New Roman" w:cs="Times New Roman"/>
          </w:rPr>
          <w:t>age or real-world experience.</w:t>
        </w:r>
      </w:ins>
      <w:r w:rsidR="004C6C92">
        <w:rPr>
          <w:rFonts w:ascii="Times New Roman" w:hAnsi="Times New Roman" w:cs="Times New Roman"/>
        </w:rPr>
        <w:t xml:space="preserve"> </w:t>
      </w:r>
      <w:r w:rsidR="00B61531">
        <w:rPr>
          <w:rFonts w:ascii="Times New Roman" w:hAnsi="Times New Roman" w:cs="Times New Roman"/>
        </w:rPr>
        <w:t>By not manipulating this information in OM10, then, it was possible to</w:t>
      </w:r>
      <w:r w:rsidR="004C6C92">
        <w:rPr>
          <w:rFonts w:ascii="Times New Roman" w:hAnsi="Times New Roman" w:cs="Times New Roman"/>
        </w:rPr>
        <w:t xml:space="preserve"> </w:t>
      </w:r>
      <w:r w:rsidR="00B61531">
        <w:rPr>
          <w:rFonts w:ascii="Times New Roman" w:hAnsi="Times New Roman" w:cs="Times New Roman"/>
        </w:rPr>
        <w:t>evaluate the importance</w:t>
      </w:r>
      <w:r w:rsidR="000F7618">
        <w:rPr>
          <w:rFonts w:ascii="Times New Roman" w:hAnsi="Times New Roman" w:cs="Times New Roman"/>
        </w:rPr>
        <w:t xml:space="preserve"> of these factors by comparing the performance </w:t>
      </w:r>
      <w:r w:rsidR="00B61531">
        <w:rPr>
          <w:rFonts w:ascii="Times New Roman" w:hAnsi="Times New Roman" w:cs="Times New Roman"/>
        </w:rPr>
        <w:t>of OM10</w:t>
      </w:r>
      <w:r w:rsidR="000F7618" w:rsidRPr="007930E7">
        <w:rPr>
          <w:rFonts w:ascii="Times New Roman" w:hAnsi="Times New Roman" w:cs="Times New Roman"/>
        </w:rPr>
        <w:t xml:space="preserve"> as stipulated in </w:t>
      </w:r>
      <w:proofErr w:type="spellStart"/>
      <w:r w:rsidR="000F7618" w:rsidRPr="007930E7">
        <w:rPr>
          <w:rFonts w:ascii="Times New Roman" w:hAnsi="Times New Roman" w:cs="Times New Roman"/>
        </w:rPr>
        <w:t>Overwalle</w:t>
      </w:r>
      <w:proofErr w:type="spellEnd"/>
      <w:r w:rsidR="000F7618" w:rsidRPr="007930E7">
        <w:rPr>
          <w:rFonts w:ascii="Times New Roman" w:hAnsi="Times New Roman" w:cs="Times New Roman"/>
        </w:rPr>
        <w:t xml:space="preserve"> (2010)</w:t>
      </w:r>
      <w:r w:rsidR="000F7618">
        <w:rPr>
          <w:rFonts w:ascii="Times New Roman" w:hAnsi="Times New Roman" w:cs="Times New Roman"/>
        </w:rPr>
        <w:t xml:space="preserve"> to ALIAS.</w:t>
      </w:r>
      <w:ins w:id="85" w:author="Benton, Deon" w:date="2026-04-27T16:18:00Z" w16du:dateUtc="2026-04-27T21:18:00Z">
        <w:r w:rsidR="002A1166">
          <w:rPr>
            <w:rFonts w:ascii="Times New Roman" w:hAnsi="Times New Roman" w:cs="Times New Roman"/>
          </w:rPr>
          <w:t xml:space="preserve"> </w:t>
        </w:r>
      </w:ins>
    </w:p>
    <w:p w14:paraId="584C7EB1" w14:textId="1F9C28FE" w:rsidR="00CE60BA" w:rsidRDefault="002A1166" w:rsidP="00853CF6">
      <w:pPr>
        <w:spacing w:line="480" w:lineRule="auto"/>
        <w:ind w:firstLine="720"/>
        <w:contextualSpacing/>
        <w:rPr>
          <w:ins w:id="86" w:author="Benton, Deon" w:date="2026-04-24T22:25:00Z" w16du:dateUtc="2026-04-25T03:25:00Z"/>
          <w:rFonts w:ascii="Times New Roman" w:hAnsi="Times New Roman" w:cs="Times New Roman"/>
        </w:rPr>
      </w:pPr>
      <w:ins w:id="87" w:author="Benton, Deon" w:date="2026-04-27T16:18:00Z" w16du:dateUtc="2026-04-27T21:18:00Z">
        <w:r>
          <w:rPr>
            <w:rFonts w:ascii="Times New Roman" w:hAnsi="Times New Roman" w:cs="Times New Roman"/>
          </w:rPr>
          <w:t xml:space="preserve">One issue that immediately arises as it relates to OM10 concerns how to treat the configural relation between arced motion and </w:t>
        </w:r>
      </w:ins>
      <w:ins w:id="88" w:author="Benton, Deon" w:date="2026-04-27T16:19:00Z" w16du:dateUtc="2026-04-27T21:19:00Z">
        <w:r w:rsidR="00AB1C87">
          <w:rPr>
            <w:rFonts w:ascii="Times New Roman" w:hAnsi="Times New Roman" w:cs="Times New Roman"/>
          </w:rPr>
          <w:t xml:space="preserve">the obstacle. The specific issue here is that </w:t>
        </w:r>
      </w:ins>
      <w:r w:rsidR="00A37CC2">
        <w:rPr>
          <w:rFonts w:ascii="Times New Roman" w:hAnsi="Times New Roman" w:cs="Times New Roman"/>
        </w:rPr>
        <w:t xml:space="preserve">because the </w:t>
      </w:r>
      <w:r w:rsidR="00224528">
        <w:rPr>
          <w:rFonts w:ascii="Times New Roman" w:hAnsi="Times New Roman" w:cs="Times New Roman"/>
        </w:rPr>
        <w:t>agent oversho</w:t>
      </w:r>
      <w:r w:rsidR="00453C64">
        <w:rPr>
          <w:rFonts w:ascii="Times New Roman" w:hAnsi="Times New Roman" w:cs="Times New Roman"/>
        </w:rPr>
        <w:t>o</w:t>
      </w:r>
      <w:r w:rsidR="00224528">
        <w:rPr>
          <w:rFonts w:ascii="Times New Roman" w:hAnsi="Times New Roman" w:cs="Times New Roman"/>
        </w:rPr>
        <w:t>t</w:t>
      </w:r>
      <w:r w:rsidR="00453C64">
        <w:rPr>
          <w:rFonts w:ascii="Times New Roman" w:hAnsi="Times New Roman" w:cs="Times New Roman"/>
        </w:rPr>
        <w:t>s</w:t>
      </w:r>
      <w:r w:rsidR="00224528">
        <w:rPr>
          <w:rFonts w:ascii="Times New Roman" w:hAnsi="Times New Roman" w:cs="Times New Roman"/>
        </w:rPr>
        <w:t xml:space="preserve"> the barrier by</w:t>
      </w:r>
      <w:r w:rsidR="000C20B8">
        <w:rPr>
          <w:rFonts w:ascii="Times New Roman" w:hAnsi="Times New Roman" w:cs="Times New Roman"/>
        </w:rPr>
        <w:t xml:space="preserve"> two cells</w:t>
      </w:r>
      <w:r w:rsidR="00A37CC2">
        <w:rPr>
          <w:rFonts w:ascii="Times New Roman" w:hAnsi="Times New Roman" w:cs="Times New Roman"/>
        </w:rPr>
        <w:t xml:space="preserve"> during habituation in the original model,</w:t>
      </w:r>
      <w:r w:rsidR="00307604">
        <w:rPr>
          <w:rFonts w:ascii="Times New Roman" w:hAnsi="Times New Roman" w:cs="Times New Roman"/>
        </w:rPr>
        <w:t xml:space="preserve"> it was </w:t>
      </w:r>
      <w:ins w:id="89" w:author="Benton, Deon" w:date="2026-04-27T16:20:00Z" w16du:dateUtc="2026-04-27T21:20:00Z">
        <w:r w:rsidR="00AB1C87">
          <w:rPr>
            <w:rFonts w:ascii="Times New Roman" w:hAnsi="Times New Roman" w:cs="Times New Roman"/>
          </w:rPr>
          <w:t xml:space="preserve">neither clear </w:t>
        </w:r>
      </w:ins>
      <w:r w:rsidR="00307604">
        <w:rPr>
          <w:rFonts w:ascii="Times New Roman" w:hAnsi="Times New Roman" w:cs="Times New Roman"/>
        </w:rPr>
        <w:t xml:space="preserve">what constituted </w:t>
      </w:r>
      <w:r w:rsidR="00A37CC2">
        <w:rPr>
          <w:rFonts w:ascii="Times New Roman" w:hAnsi="Times New Roman" w:cs="Times New Roman"/>
        </w:rPr>
        <w:t xml:space="preserve">true </w:t>
      </w:r>
      <w:r w:rsidR="00307604">
        <w:rPr>
          <w:rFonts w:ascii="Times New Roman" w:hAnsi="Times New Roman" w:cs="Times New Roman"/>
        </w:rPr>
        <w:t>overshooting in this model</w:t>
      </w:r>
      <w:ins w:id="90" w:author="Benton, Deon" w:date="2026-04-27T16:21:00Z" w16du:dateUtc="2026-04-27T21:21:00Z">
        <w:r w:rsidR="00AB1C87">
          <w:rPr>
            <w:rFonts w:ascii="Times New Roman" w:hAnsi="Times New Roman" w:cs="Times New Roman"/>
          </w:rPr>
          <w:t xml:space="preserve"> nor was it obvious</w:t>
        </w:r>
      </w:ins>
      <w:r w:rsidR="00D03595">
        <w:rPr>
          <w:rFonts w:ascii="Times New Roman" w:hAnsi="Times New Roman" w:cs="Times New Roman"/>
        </w:rPr>
        <w:t xml:space="preserve"> how </w:t>
      </w:r>
      <w:r w:rsidR="000C20B8">
        <w:rPr>
          <w:rFonts w:ascii="Times New Roman" w:hAnsi="Times New Roman" w:cs="Times New Roman"/>
        </w:rPr>
        <w:t xml:space="preserve">to adapt this model to simulate the current target finding. </w:t>
      </w:r>
      <w:ins w:id="91" w:author="Benton, Deon" w:date="2026-04-27T16:21:00Z" w16du:dateUtc="2026-04-27T21:21:00Z">
        <w:r w:rsidR="000B332C">
          <w:rPr>
            <w:rFonts w:ascii="Times New Roman" w:hAnsi="Times New Roman" w:cs="Times New Roman"/>
          </w:rPr>
          <w:t xml:space="preserve">Although there are presumably many </w:t>
        </w:r>
      </w:ins>
      <w:ins w:id="92" w:author="Benton, Deon" w:date="2026-04-27T16:22:00Z" w16du:dateUtc="2026-04-27T21:22:00Z">
        <w:r w:rsidR="000B332C">
          <w:rPr>
            <w:rFonts w:ascii="Times New Roman" w:hAnsi="Times New Roman" w:cs="Times New Roman"/>
          </w:rPr>
          <w:t>solutions to this problem</w:t>
        </w:r>
      </w:ins>
      <w:ins w:id="93" w:author="Benton, Deon" w:date="2026-04-27T16:21:00Z" w16du:dateUtc="2026-04-27T21:21:00Z">
        <w:r w:rsidR="000B332C">
          <w:rPr>
            <w:rFonts w:ascii="Times New Roman" w:hAnsi="Times New Roman" w:cs="Times New Roman"/>
          </w:rPr>
          <w:t xml:space="preserve">, </w:t>
        </w:r>
      </w:ins>
      <w:ins w:id="94" w:author="Benton, Deon" w:date="2026-04-27T16:28:00Z" w16du:dateUtc="2026-04-27T21:28:00Z">
        <w:r w:rsidR="0001243D">
          <w:rPr>
            <w:rFonts w:ascii="Times New Roman" w:hAnsi="Times New Roman" w:cs="Times New Roman"/>
          </w:rPr>
          <w:t xml:space="preserve">at least for </w:t>
        </w:r>
        <w:proofErr w:type="gramStart"/>
        <w:r w:rsidR="0001243D">
          <w:rPr>
            <w:rFonts w:ascii="Times New Roman" w:hAnsi="Times New Roman" w:cs="Times New Roman"/>
          </w:rPr>
          <w:t>the present</w:t>
        </w:r>
        <w:proofErr w:type="gramEnd"/>
        <w:r w:rsidR="0001243D">
          <w:rPr>
            <w:rFonts w:ascii="Times New Roman" w:hAnsi="Times New Roman" w:cs="Times New Roman"/>
          </w:rPr>
          <w:t xml:space="preserve"> purposes, </w:t>
        </w:r>
      </w:ins>
      <w:ins w:id="95" w:author="Benton, Deon" w:date="2026-04-27T16:21:00Z" w16du:dateUtc="2026-04-27T21:21:00Z">
        <w:r w:rsidR="000B332C">
          <w:rPr>
            <w:rFonts w:ascii="Times New Roman" w:hAnsi="Times New Roman" w:cs="Times New Roman"/>
          </w:rPr>
          <w:t>the approach that was adopte</w:t>
        </w:r>
      </w:ins>
      <w:ins w:id="96" w:author="Benton, Deon" w:date="2026-04-27T16:22:00Z" w16du:dateUtc="2026-04-27T21:22:00Z">
        <w:r w:rsidR="000B332C">
          <w:rPr>
            <w:rFonts w:ascii="Times New Roman" w:hAnsi="Times New Roman" w:cs="Times New Roman"/>
          </w:rPr>
          <w:t xml:space="preserve">d here was </w:t>
        </w:r>
      </w:ins>
      <w:r w:rsidR="00411010">
        <w:rPr>
          <w:rFonts w:ascii="Times New Roman" w:hAnsi="Times New Roman" w:cs="Times New Roman"/>
        </w:rPr>
        <w:t xml:space="preserve">to operationalize non-overshooting as a two-cell </w:t>
      </w:r>
      <w:r w:rsidR="000601A2">
        <w:rPr>
          <w:rFonts w:ascii="Times New Roman" w:hAnsi="Times New Roman" w:cs="Times New Roman"/>
        </w:rPr>
        <w:t xml:space="preserve">vertical </w:t>
      </w:r>
      <w:r w:rsidR="00AB791A">
        <w:rPr>
          <w:rFonts w:ascii="Times New Roman" w:hAnsi="Times New Roman" w:cs="Times New Roman"/>
        </w:rPr>
        <w:t>height</w:t>
      </w:r>
      <w:r w:rsidR="000601A2">
        <w:rPr>
          <w:rFonts w:ascii="Times New Roman" w:hAnsi="Times New Roman" w:cs="Times New Roman"/>
        </w:rPr>
        <w:t xml:space="preserve"> difference </w:t>
      </w:r>
      <w:r w:rsidR="00411010">
        <w:rPr>
          <w:rFonts w:ascii="Times New Roman" w:hAnsi="Times New Roman" w:cs="Times New Roman"/>
        </w:rPr>
        <w:t>between the top of an obstacle and the apex of an arced motion.</w:t>
      </w:r>
      <w:ins w:id="97" w:author="Benton, Deon" w:date="2026-04-27T16:27:00Z" w16du:dateUtc="2026-04-27T21:27:00Z">
        <w:r w:rsidR="005F03E5">
          <w:rPr>
            <w:rFonts w:ascii="Times New Roman" w:hAnsi="Times New Roman" w:cs="Times New Roman"/>
          </w:rPr>
          <w:t xml:space="preserve"> </w:t>
        </w:r>
      </w:ins>
      <w:del w:id="98" w:author="Benton, Deon" w:date="2026-04-27T16:28:00Z" w16du:dateUtc="2026-04-27T21:28:00Z">
        <w:r w:rsidR="00D03595" w:rsidDel="0001243D">
          <w:rPr>
            <w:rFonts w:ascii="Times New Roman" w:hAnsi="Times New Roman" w:cs="Times New Roman"/>
          </w:rPr>
          <w:delText xml:space="preserve"> </w:delText>
        </w:r>
      </w:del>
      <w:r w:rsidR="00D03595">
        <w:rPr>
          <w:rFonts w:ascii="Times New Roman" w:hAnsi="Times New Roman" w:cs="Times New Roman"/>
        </w:rPr>
        <w:t>Overshooting is thus any vertical distance that is greater than two cells.</w:t>
      </w:r>
      <w:r w:rsidR="00411010">
        <w:rPr>
          <w:rFonts w:ascii="Times New Roman" w:hAnsi="Times New Roman" w:cs="Times New Roman"/>
        </w:rPr>
        <w:t xml:space="preserve"> This was the approach taken here. </w:t>
      </w:r>
      <w:r w:rsidR="0064471B">
        <w:rPr>
          <w:rFonts w:ascii="Times New Roman" w:hAnsi="Times New Roman" w:cs="Times New Roman"/>
        </w:rPr>
        <w:t xml:space="preserve">An alternative strategy </w:t>
      </w:r>
      <w:r w:rsidR="000601A2">
        <w:rPr>
          <w:rFonts w:ascii="Times New Roman" w:hAnsi="Times New Roman" w:cs="Times New Roman"/>
        </w:rPr>
        <w:t xml:space="preserve">that could have—but ultimately was not—taken here </w:t>
      </w:r>
      <w:r w:rsidR="0064471B">
        <w:rPr>
          <w:rFonts w:ascii="Times New Roman" w:hAnsi="Times New Roman" w:cs="Times New Roman"/>
        </w:rPr>
        <w:t xml:space="preserve">would be </w:t>
      </w:r>
      <w:r w:rsidR="000601A2">
        <w:rPr>
          <w:rFonts w:ascii="Times New Roman" w:hAnsi="Times New Roman" w:cs="Times New Roman"/>
        </w:rPr>
        <w:t>to decrease the vertical distance between the arced motion and obstacle</w:t>
      </w:r>
      <w:r w:rsidR="0064471B">
        <w:rPr>
          <w:rFonts w:ascii="Times New Roman" w:hAnsi="Times New Roman" w:cs="Times New Roman"/>
        </w:rPr>
        <w:t>.</w:t>
      </w:r>
      <w:r w:rsidR="00467319">
        <w:rPr>
          <w:rFonts w:ascii="Times New Roman" w:hAnsi="Times New Roman" w:cs="Times New Roman"/>
        </w:rPr>
        <w:t xml:space="preserve"> The problem here is that</w:t>
      </w:r>
      <w:r w:rsidR="0064471B">
        <w:rPr>
          <w:rFonts w:ascii="Times New Roman" w:hAnsi="Times New Roman" w:cs="Times New Roman"/>
        </w:rPr>
        <w:t xml:space="preserve"> OM10-2</w:t>
      </w:r>
      <w:ins w:id="99" w:author="Benton, Deon" w:date="2026-04-24T22:16:00Z" w16du:dateUtc="2026-04-25T03:16:00Z">
        <w:r w:rsidR="00F7410B">
          <w:rPr>
            <w:rFonts w:ascii="Times New Roman" w:hAnsi="Times New Roman" w:cs="Times New Roman"/>
          </w:rPr>
          <w:t>, by design,</w:t>
        </w:r>
      </w:ins>
      <w:r w:rsidR="00467319">
        <w:rPr>
          <w:rFonts w:ascii="Times New Roman" w:hAnsi="Times New Roman" w:cs="Times New Roman"/>
        </w:rPr>
        <w:t xml:space="preserve"> more faithfully </w:t>
      </w:r>
      <w:ins w:id="100" w:author="Benton, Deon" w:date="2026-04-24T22:17:00Z" w16du:dateUtc="2026-04-25T03:17:00Z">
        <w:r w:rsidR="00F92C03">
          <w:rPr>
            <w:rFonts w:ascii="Times New Roman" w:hAnsi="Times New Roman" w:cs="Times New Roman"/>
          </w:rPr>
          <w:t xml:space="preserve">implements </w:t>
        </w:r>
      </w:ins>
      <w:r w:rsidR="00467319">
        <w:rPr>
          <w:rFonts w:ascii="Times New Roman" w:hAnsi="Times New Roman" w:cs="Times New Roman"/>
        </w:rPr>
        <w:t xml:space="preserve">the experimental context of action-understanding studies by removing any </w:t>
      </w:r>
      <w:r w:rsidR="00467319">
        <w:rPr>
          <w:rFonts w:ascii="Times New Roman" w:hAnsi="Times New Roman" w:cs="Times New Roman"/>
        </w:rPr>
        <w:lastRenderedPageBreak/>
        <w:t>overshooting</w:t>
      </w:r>
      <w:r w:rsidR="00E040F9">
        <w:rPr>
          <w:rFonts w:ascii="Times New Roman" w:hAnsi="Times New Roman" w:cs="Times New Roman"/>
        </w:rPr>
        <w:t>. This means that</w:t>
      </w:r>
      <w:r w:rsidR="0064471B">
        <w:rPr>
          <w:rFonts w:ascii="Times New Roman" w:hAnsi="Times New Roman" w:cs="Times New Roman"/>
        </w:rPr>
        <w:t xml:space="preserve"> </w:t>
      </w:r>
      <w:r w:rsidR="00467319">
        <w:rPr>
          <w:rFonts w:ascii="Times New Roman" w:hAnsi="Times New Roman" w:cs="Times New Roman"/>
        </w:rPr>
        <w:t xml:space="preserve">reducing the </w:t>
      </w:r>
      <w:r w:rsidR="00E040F9">
        <w:rPr>
          <w:rFonts w:ascii="Times New Roman" w:hAnsi="Times New Roman" w:cs="Times New Roman"/>
        </w:rPr>
        <w:t xml:space="preserve">vertical </w:t>
      </w:r>
      <w:r w:rsidR="00467319">
        <w:rPr>
          <w:rFonts w:ascii="Times New Roman" w:hAnsi="Times New Roman" w:cs="Times New Roman"/>
        </w:rPr>
        <w:t>distance between the arced motion and obstacle in</w:t>
      </w:r>
      <w:r w:rsidR="0064471B">
        <w:rPr>
          <w:rFonts w:ascii="Times New Roman" w:hAnsi="Times New Roman" w:cs="Times New Roman"/>
        </w:rPr>
        <w:t xml:space="preserve"> OM10 would </w:t>
      </w:r>
      <w:r w:rsidR="004E661A">
        <w:rPr>
          <w:rFonts w:ascii="Times New Roman" w:hAnsi="Times New Roman" w:cs="Times New Roman"/>
        </w:rPr>
        <w:t xml:space="preserve">render OM10-2 redundant and remove one of the major limitations of the model. </w:t>
      </w:r>
      <w:r w:rsidR="006D18D4">
        <w:rPr>
          <w:rFonts w:ascii="Times New Roman" w:hAnsi="Times New Roman" w:cs="Times New Roman"/>
        </w:rPr>
        <w:t>By</w:t>
      </w:r>
      <w:r w:rsidR="004E661A">
        <w:rPr>
          <w:rFonts w:ascii="Times New Roman" w:hAnsi="Times New Roman" w:cs="Times New Roman"/>
        </w:rPr>
        <w:t xml:space="preserve"> instead</w:t>
      </w:r>
      <w:r w:rsidR="006D18D4">
        <w:rPr>
          <w:rFonts w:ascii="Times New Roman" w:hAnsi="Times New Roman" w:cs="Times New Roman"/>
        </w:rPr>
        <w:t xml:space="preserve"> defining non-overshooting </w:t>
      </w:r>
      <w:r w:rsidR="005E43E6">
        <w:rPr>
          <w:rFonts w:ascii="Times New Roman" w:hAnsi="Times New Roman" w:cs="Times New Roman"/>
        </w:rPr>
        <w:t>as a two-cell</w:t>
      </w:r>
      <w:r w:rsidR="007D37CB">
        <w:rPr>
          <w:rFonts w:ascii="Times New Roman" w:hAnsi="Times New Roman" w:cs="Times New Roman"/>
        </w:rPr>
        <w:t xml:space="preserve"> vertical</w:t>
      </w:r>
      <w:r w:rsidR="005E43E6">
        <w:rPr>
          <w:rFonts w:ascii="Times New Roman" w:hAnsi="Times New Roman" w:cs="Times New Roman"/>
        </w:rPr>
        <w:t xml:space="preserve"> height difference</w:t>
      </w:r>
      <w:r w:rsidR="006D18D4">
        <w:rPr>
          <w:rFonts w:ascii="Times New Roman" w:hAnsi="Times New Roman" w:cs="Times New Roman"/>
        </w:rPr>
        <w:t>,</w:t>
      </w:r>
      <w:r w:rsidR="005E43E6">
        <w:rPr>
          <w:rFonts w:ascii="Times New Roman" w:hAnsi="Times New Roman" w:cs="Times New Roman"/>
        </w:rPr>
        <w:t xml:space="preserve"> the </w:t>
      </w:r>
      <w:r w:rsidR="002126F7">
        <w:rPr>
          <w:rFonts w:ascii="Times New Roman" w:hAnsi="Times New Roman" w:cs="Times New Roman"/>
        </w:rPr>
        <w:t>configural relation</w:t>
      </w:r>
      <w:r w:rsidR="004E661A">
        <w:rPr>
          <w:rFonts w:ascii="Times New Roman" w:hAnsi="Times New Roman" w:cs="Times New Roman"/>
        </w:rPr>
        <w:t xml:space="preserve"> between the arced trajectory and obstacle in the original model is preserved.</w:t>
      </w:r>
    </w:p>
    <w:p w14:paraId="5C3E17E3" w14:textId="0ECFB732" w:rsidR="00307604" w:rsidRDefault="004E661A" w:rsidP="00853CF6">
      <w:pPr>
        <w:spacing w:line="480" w:lineRule="auto"/>
        <w:ind w:firstLine="720"/>
        <w:contextualSpacing/>
        <w:rPr>
          <w:ins w:id="101" w:author="Benton, Deon" w:date="2026-04-28T14:03:00Z" w16du:dateUtc="2026-04-28T19:03:00Z"/>
          <w:rFonts w:ascii="Times New Roman" w:hAnsi="Times New Roman" w:cs="Times New Roman"/>
        </w:rPr>
      </w:pPr>
      <w:del w:id="102" w:author="Benton, Deon" w:date="2026-04-24T22:25:00Z" w16du:dateUtc="2026-04-25T03:25:00Z">
        <w:r w:rsidDel="00CE60BA">
          <w:rPr>
            <w:rFonts w:ascii="Times New Roman" w:hAnsi="Times New Roman" w:cs="Times New Roman"/>
          </w:rPr>
          <w:delText xml:space="preserve"> </w:delText>
        </w:r>
      </w:del>
      <w:ins w:id="103" w:author="Benton, Deon" w:date="2026-04-24T22:19:00Z" w16du:dateUtc="2026-04-25T03:19:00Z">
        <w:r w:rsidR="009E02A6">
          <w:rPr>
            <w:rFonts w:ascii="Times New Roman" w:hAnsi="Times New Roman" w:cs="Times New Roman"/>
          </w:rPr>
          <w:t>As with ALIAS (and its extension</w:t>
        </w:r>
      </w:ins>
      <w:ins w:id="104" w:author="Benton, Deon" w:date="2026-04-24T22:23:00Z" w16du:dateUtc="2026-04-25T03:23:00Z">
        <w:r w:rsidR="00CE60BA">
          <w:rPr>
            <w:rFonts w:ascii="Times New Roman" w:hAnsi="Times New Roman" w:cs="Times New Roman"/>
          </w:rPr>
          <w:t>, ALIAS-2</w:t>
        </w:r>
      </w:ins>
      <w:ins w:id="105" w:author="Benton, Deon" w:date="2026-04-24T22:19:00Z" w16du:dateUtc="2026-04-25T03:19:00Z">
        <w:r w:rsidR="009E02A6">
          <w:rPr>
            <w:rFonts w:ascii="Times New Roman" w:hAnsi="Times New Roman" w:cs="Times New Roman"/>
          </w:rPr>
          <w:t xml:space="preserve">), </w:t>
        </w:r>
      </w:ins>
      <w:ins w:id="106" w:author="Benton, Deon" w:date="2026-04-27T15:58:00Z" w16du:dateUtc="2026-04-27T20:58:00Z">
        <w:r w:rsidR="003F1E43">
          <w:rPr>
            <w:rFonts w:ascii="Times New Roman" w:hAnsi="Times New Roman" w:cs="Times New Roman"/>
          </w:rPr>
          <w:t xml:space="preserve">OM10 and OM10-2 </w:t>
        </w:r>
      </w:ins>
      <w:ins w:id="107" w:author="Benton, Deon" w:date="2026-04-24T22:25:00Z" w16du:dateUtc="2026-04-25T03:25:00Z">
        <w:r w:rsidR="00CE60BA">
          <w:rPr>
            <w:rFonts w:ascii="Times New Roman" w:hAnsi="Times New Roman" w:cs="Times New Roman"/>
          </w:rPr>
          <w:t>networks were either assigned to the Experimental condition or to the Control condition.</w:t>
        </w:r>
      </w:ins>
      <w:ins w:id="108" w:author="Benton, Deon" w:date="2026-04-24T22:26:00Z" w16du:dateUtc="2026-04-25T03:26:00Z">
        <w:r w:rsidR="00CE60BA">
          <w:rPr>
            <w:rFonts w:ascii="Times New Roman" w:hAnsi="Times New Roman" w:cs="Times New Roman"/>
          </w:rPr>
          <w:t xml:space="preserve"> A </w:t>
        </w:r>
      </w:ins>
      <w:ins w:id="109" w:author="Benton, Deon" w:date="2026-04-24T23:06:00Z" w16du:dateUtc="2026-04-25T04:06:00Z">
        <w:r w:rsidR="00857E59">
          <w:rPr>
            <w:rFonts w:ascii="Times New Roman" w:hAnsi="Times New Roman" w:cs="Times New Roman"/>
          </w:rPr>
          <w:t>three</w:t>
        </w:r>
      </w:ins>
      <w:ins w:id="110" w:author="Benton, Deon" w:date="2026-04-24T22:26:00Z" w16du:dateUtc="2026-04-25T03:26:00Z">
        <w:r w:rsidR="00CE60BA">
          <w:rPr>
            <w:rFonts w:ascii="Times New Roman" w:hAnsi="Times New Roman" w:cs="Times New Roman"/>
          </w:rPr>
          <w:t xml:space="preserve">-cell high </w:t>
        </w:r>
      </w:ins>
      <w:ins w:id="111" w:author="Benton, Deon" w:date="2026-04-27T15:59:00Z" w16du:dateUtc="2026-04-27T20:59:00Z">
        <w:r w:rsidR="003F1E43">
          <w:rPr>
            <w:rFonts w:ascii="Times New Roman" w:hAnsi="Times New Roman" w:cs="Times New Roman"/>
          </w:rPr>
          <w:t>obstacle</w:t>
        </w:r>
      </w:ins>
      <w:ins w:id="112" w:author="Benton, Deon" w:date="2026-04-24T22:26:00Z" w16du:dateUtc="2026-04-25T03:26:00Z">
        <w:r w:rsidR="00CE60BA">
          <w:rPr>
            <w:rFonts w:ascii="Times New Roman" w:hAnsi="Times New Roman" w:cs="Times New Roman"/>
          </w:rPr>
          <w:t xml:space="preserve"> was </w:t>
        </w:r>
      </w:ins>
      <w:ins w:id="113" w:author="Benton, Deon" w:date="2026-04-24T22:27:00Z" w16du:dateUtc="2026-04-25T03:27:00Z">
        <w:r w:rsidR="00CE60BA">
          <w:rPr>
            <w:rFonts w:ascii="Times New Roman" w:hAnsi="Times New Roman" w:cs="Times New Roman"/>
          </w:rPr>
          <w:t>shown</w:t>
        </w:r>
      </w:ins>
      <w:ins w:id="114" w:author="Benton, Deon" w:date="2026-04-24T22:26:00Z" w16du:dateUtc="2026-04-25T03:26:00Z">
        <w:r w:rsidR="00CE60BA">
          <w:rPr>
            <w:rFonts w:ascii="Times New Roman" w:hAnsi="Times New Roman" w:cs="Times New Roman"/>
          </w:rPr>
          <w:t xml:space="preserve"> during the habituation phase for</w:t>
        </w:r>
      </w:ins>
      <w:ins w:id="115" w:author="Benton, Deon" w:date="2026-04-27T15:58:00Z" w16du:dateUtc="2026-04-27T20:58:00Z">
        <w:r w:rsidR="003F1E43">
          <w:rPr>
            <w:rFonts w:ascii="Times New Roman" w:hAnsi="Times New Roman" w:cs="Times New Roman"/>
          </w:rPr>
          <w:t xml:space="preserve"> OM10 and OM10-2</w:t>
        </w:r>
      </w:ins>
      <w:ins w:id="116" w:author="Benton, Deon" w:date="2026-04-24T22:26:00Z" w16du:dateUtc="2026-04-25T03:26:00Z">
        <w:r w:rsidR="00CE60BA">
          <w:rPr>
            <w:rFonts w:ascii="Times New Roman" w:hAnsi="Times New Roman" w:cs="Times New Roman"/>
          </w:rPr>
          <w:t xml:space="preserve"> networks in </w:t>
        </w:r>
        <w:proofErr w:type="gramStart"/>
        <w:r w:rsidR="00CE60BA">
          <w:rPr>
            <w:rFonts w:ascii="Times New Roman" w:hAnsi="Times New Roman" w:cs="Times New Roman"/>
          </w:rPr>
          <w:t>the Experimental</w:t>
        </w:r>
        <w:proofErr w:type="gramEnd"/>
        <w:r w:rsidR="00CE60BA">
          <w:rPr>
            <w:rFonts w:ascii="Times New Roman" w:hAnsi="Times New Roman" w:cs="Times New Roman"/>
          </w:rPr>
          <w:t xml:space="preserve"> condition. </w:t>
        </w:r>
      </w:ins>
      <w:ins w:id="117" w:author="Benton, Deon" w:date="2026-04-27T15:59:00Z" w16du:dateUtc="2026-04-27T20:59:00Z">
        <w:r w:rsidR="003F1E43">
          <w:rPr>
            <w:rFonts w:ascii="Times New Roman" w:hAnsi="Times New Roman" w:cs="Times New Roman"/>
          </w:rPr>
          <w:t>This barrier remained fully visible throughout the duration of the habituation event for OM10-2 networks</w:t>
        </w:r>
      </w:ins>
      <w:ins w:id="118" w:author="Benton, Deon" w:date="2026-04-27T16:00:00Z" w16du:dateUtc="2026-04-27T21:00:00Z">
        <w:r w:rsidR="00EB54EB">
          <w:rPr>
            <w:rFonts w:ascii="Times New Roman" w:hAnsi="Times New Roman" w:cs="Times New Roman"/>
          </w:rPr>
          <w:t>. For OM10 networks, in contrast, the obstacle was only visible when the agent was adjacent to it</w:t>
        </w:r>
      </w:ins>
      <w:ins w:id="119" w:author="Benton, Deon" w:date="2026-04-27T16:24:00Z" w16du:dateUtc="2026-04-27T21:24:00Z">
        <w:r w:rsidR="00F161EC">
          <w:rPr>
            <w:rFonts w:ascii="Times New Roman" w:hAnsi="Times New Roman" w:cs="Times New Roman"/>
          </w:rPr>
          <w:t xml:space="preserve">. Recall that </w:t>
        </w:r>
      </w:ins>
      <w:ins w:id="120" w:author="Benton, Deon" w:date="2026-04-27T16:23:00Z" w16du:dateUtc="2026-04-27T21:23:00Z">
        <w:r w:rsidR="00F161EC">
          <w:rPr>
            <w:rFonts w:ascii="Times New Roman" w:hAnsi="Times New Roman" w:cs="Times New Roman"/>
          </w:rPr>
          <w:t>t</w:t>
        </w:r>
      </w:ins>
      <w:ins w:id="121" w:author="Benton, Deon" w:date="2026-04-27T16:24:00Z" w16du:dateUtc="2026-04-27T21:24:00Z">
        <w:r w:rsidR="00F161EC">
          <w:rPr>
            <w:rFonts w:ascii="Times New Roman" w:hAnsi="Times New Roman" w:cs="Times New Roman"/>
          </w:rPr>
          <w:t xml:space="preserve">his was the approach taken in the first three simulations as well as in </w:t>
        </w:r>
        <w:proofErr w:type="spellStart"/>
        <w:r w:rsidR="00F161EC">
          <w:rPr>
            <w:rFonts w:ascii="Times New Roman" w:hAnsi="Times New Roman" w:cs="Times New Roman"/>
          </w:rPr>
          <w:t>Overwalle</w:t>
        </w:r>
        <w:proofErr w:type="spellEnd"/>
        <w:r w:rsidR="00F161EC">
          <w:rPr>
            <w:rFonts w:ascii="Times New Roman" w:hAnsi="Times New Roman" w:cs="Times New Roman"/>
          </w:rPr>
          <w:t xml:space="preserve"> (2010)</w:t>
        </w:r>
      </w:ins>
      <w:ins w:id="122" w:author="Benton, Deon" w:date="2026-04-27T16:00:00Z" w16du:dateUtc="2026-04-27T21:00:00Z">
        <w:r w:rsidR="00EB54EB">
          <w:rPr>
            <w:rFonts w:ascii="Times New Roman" w:hAnsi="Times New Roman" w:cs="Times New Roman"/>
          </w:rPr>
          <w:t xml:space="preserve">. </w:t>
        </w:r>
      </w:ins>
      <w:ins w:id="123" w:author="Benton, Deon" w:date="2026-04-27T16:01:00Z" w16du:dateUtc="2026-04-27T21:01:00Z">
        <w:r w:rsidR="00EB54EB">
          <w:rPr>
            <w:rFonts w:ascii="Times New Roman" w:hAnsi="Times New Roman" w:cs="Times New Roman"/>
          </w:rPr>
          <w:t xml:space="preserve">No such barrier existed during habituation for OM10 networks assigned to the Control condition; </w:t>
        </w:r>
      </w:ins>
      <w:ins w:id="124" w:author="Benton, Deon" w:date="2026-04-27T16:06:00Z" w16du:dateUtc="2026-04-27T21:06:00Z">
        <w:r w:rsidR="006B3E38">
          <w:rPr>
            <w:rFonts w:ascii="Times New Roman" w:hAnsi="Times New Roman" w:cs="Times New Roman"/>
          </w:rPr>
          <w:t xml:space="preserve">a peripherally located barrier—that remained fully visibly throughout the habituation phase—was shown to OM10-2 networks assigned to the Control condition. </w:t>
        </w:r>
      </w:ins>
      <w:ins w:id="125" w:author="Benton, Deon" w:date="2026-04-27T16:07:00Z" w16du:dateUtc="2026-04-27T21:07:00Z">
        <w:r w:rsidR="006B3E38">
          <w:rPr>
            <w:rFonts w:ascii="Times New Roman" w:hAnsi="Times New Roman" w:cs="Times New Roman"/>
          </w:rPr>
          <w:t xml:space="preserve">In terms of the arced motion that occurred either over or besides the obstacle, </w:t>
        </w:r>
      </w:ins>
      <w:ins w:id="126" w:author="Benton, Deon" w:date="2026-04-27T16:06:00Z" w16du:dateUtc="2026-04-27T21:06:00Z">
        <w:r w:rsidR="006B3E38">
          <w:rPr>
            <w:rFonts w:ascii="Times New Roman" w:hAnsi="Times New Roman" w:cs="Times New Roman"/>
          </w:rPr>
          <w:t>t</w:t>
        </w:r>
      </w:ins>
      <w:ins w:id="127" w:author="Benton, Deon" w:date="2026-04-24T22:28:00Z" w16du:dateUtc="2026-04-25T03:28:00Z">
        <w:r w:rsidR="00CE60BA">
          <w:rPr>
            <w:rFonts w:ascii="Times New Roman" w:hAnsi="Times New Roman" w:cs="Times New Roman"/>
          </w:rPr>
          <w:t>he apex of th</w:t>
        </w:r>
      </w:ins>
      <w:ins w:id="128" w:author="Benton, Deon" w:date="2026-04-27T16:08:00Z" w16du:dateUtc="2026-04-27T21:08:00Z">
        <w:r w:rsidR="0087493B">
          <w:rPr>
            <w:rFonts w:ascii="Times New Roman" w:hAnsi="Times New Roman" w:cs="Times New Roman"/>
          </w:rPr>
          <w:t xml:space="preserve">is motion </w:t>
        </w:r>
      </w:ins>
      <w:ins w:id="129" w:author="Benton, Deon" w:date="2026-04-24T22:28:00Z" w16du:dateUtc="2026-04-25T03:28:00Z">
        <w:r w:rsidR="00CE60BA">
          <w:rPr>
            <w:rFonts w:ascii="Times New Roman" w:hAnsi="Times New Roman" w:cs="Times New Roman"/>
          </w:rPr>
          <w:t xml:space="preserve">was </w:t>
        </w:r>
      </w:ins>
      <w:ins w:id="130" w:author="Benton, Deon" w:date="2026-04-24T23:12:00Z" w16du:dateUtc="2026-04-25T04:12:00Z">
        <w:r w:rsidR="00857E59">
          <w:rPr>
            <w:rFonts w:ascii="Times New Roman" w:hAnsi="Times New Roman" w:cs="Times New Roman"/>
          </w:rPr>
          <w:t>five</w:t>
        </w:r>
      </w:ins>
      <w:ins w:id="131" w:author="Benton, Deon" w:date="2026-04-24T22:28:00Z" w16du:dateUtc="2026-04-25T03:28:00Z">
        <w:r w:rsidR="00CE60BA">
          <w:rPr>
            <w:rFonts w:ascii="Times New Roman" w:hAnsi="Times New Roman" w:cs="Times New Roman"/>
          </w:rPr>
          <w:t xml:space="preserve"> cells high for </w:t>
        </w:r>
      </w:ins>
      <w:ins w:id="132" w:author="Benton, Deon" w:date="2026-04-24T22:29:00Z" w16du:dateUtc="2026-04-25T03:29:00Z">
        <w:r w:rsidR="00CE60BA">
          <w:rPr>
            <w:rFonts w:ascii="Times New Roman" w:hAnsi="Times New Roman" w:cs="Times New Roman"/>
          </w:rPr>
          <w:t xml:space="preserve">OM10 networks and </w:t>
        </w:r>
      </w:ins>
      <w:ins w:id="133" w:author="Benton, Deon" w:date="2026-04-27T16:08:00Z" w16du:dateUtc="2026-04-27T21:08:00Z">
        <w:r w:rsidR="0087493B">
          <w:rPr>
            <w:rFonts w:ascii="Times New Roman" w:hAnsi="Times New Roman" w:cs="Times New Roman"/>
          </w:rPr>
          <w:t>four</w:t>
        </w:r>
      </w:ins>
      <w:ins w:id="134" w:author="Benton, Deon" w:date="2026-04-24T22:29:00Z" w16du:dateUtc="2026-04-25T03:29:00Z">
        <w:r w:rsidR="00CE60BA">
          <w:rPr>
            <w:rFonts w:ascii="Times New Roman" w:hAnsi="Times New Roman" w:cs="Times New Roman"/>
          </w:rPr>
          <w:t xml:space="preserve"> cells high for OM10-2 networks.</w:t>
        </w:r>
      </w:ins>
      <w:ins w:id="135" w:author="Benton, Deon" w:date="2026-04-27T16:08:00Z" w16du:dateUtc="2026-04-27T21:08:00Z">
        <w:r w:rsidR="0087493B">
          <w:rPr>
            <w:rFonts w:ascii="Times New Roman" w:hAnsi="Times New Roman" w:cs="Times New Roman"/>
          </w:rPr>
          <w:t xml:space="preserve"> The zenith</w:t>
        </w:r>
      </w:ins>
      <w:ins w:id="136" w:author="Benton, Deon" w:date="2026-04-27T16:09:00Z" w16du:dateUtc="2026-04-27T21:09:00Z">
        <w:r w:rsidR="0087493B">
          <w:rPr>
            <w:rFonts w:ascii="Times New Roman" w:hAnsi="Times New Roman" w:cs="Times New Roman"/>
          </w:rPr>
          <w:t xml:space="preserve"> of this trajectory</w:t>
        </w:r>
      </w:ins>
      <w:ins w:id="137" w:author="Benton, Deon" w:date="2026-04-27T16:08:00Z" w16du:dateUtc="2026-04-27T21:08:00Z">
        <w:r w:rsidR="0087493B">
          <w:rPr>
            <w:rFonts w:ascii="Times New Roman" w:hAnsi="Times New Roman" w:cs="Times New Roman"/>
          </w:rPr>
          <w:t xml:space="preserve"> was </w:t>
        </w:r>
      </w:ins>
      <w:ins w:id="138" w:author="Benton, Deon" w:date="2026-04-27T16:09:00Z" w16du:dateUtc="2026-04-27T21:09:00Z">
        <w:r w:rsidR="0087493B">
          <w:rPr>
            <w:rFonts w:ascii="Times New Roman" w:hAnsi="Times New Roman" w:cs="Times New Roman"/>
          </w:rPr>
          <w:t>lower for OM10-2 networks than for OM10 to ensure that the agent did not overshoot the three-cell high obstacle.</w:t>
        </w:r>
      </w:ins>
      <w:ins w:id="139" w:author="Benton, Deon" w:date="2026-04-24T23:10:00Z" w16du:dateUtc="2026-04-25T04:10:00Z">
        <w:r w:rsidR="00857E59">
          <w:rPr>
            <w:rFonts w:ascii="Times New Roman" w:hAnsi="Times New Roman" w:cs="Times New Roman"/>
          </w:rPr>
          <w:t xml:space="preserve"> </w:t>
        </w:r>
      </w:ins>
      <w:ins w:id="140" w:author="Benton, Deon" w:date="2026-04-24T22:25:00Z" w16du:dateUtc="2026-04-25T03:25:00Z">
        <w:r w:rsidR="00CE60BA">
          <w:rPr>
            <w:rFonts w:ascii="Times New Roman" w:hAnsi="Times New Roman" w:cs="Times New Roman"/>
          </w:rPr>
          <w:t xml:space="preserve"> </w:t>
        </w:r>
      </w:ins>
      <w:ins w:id="141" w:author="Benton, Deon" w:date="2026-04-24T23:08:00Z" w16du:dateUtc="2026-04-25T04:08:00Z">
        <w:r w:rsidR="00857E59">
          <w:rPr>
            <w:rFonts w:ascii="Times New Roman" w:hAnsi="Times New Roman" w:cs="Times New Roman"/>
          </w:rPr>
          <w:t>The</w:t>
        </w:r>
      </w:ins>
      <w:ins w:id="142" w:author="Benton, Deon" w:date="2026-04-24T23:12:00Z" w16du:dateUtc="2026-04-25T04:12:00Z">
        <w:r w:rsidR="00857E59">
          <w:rPr>
            <w:rFonts w:ascii="Times New Roman" w:hAnsi="Times New Roman" w:cs="Times New Roman"/>
          </w:rPr>
          <w:t xml:space="preserve"> barrier used in both test events was </w:t>
        </w:r>
      </w:ins>
      <w:ins w:id="143" w:author="Benton, Deon" w:date="2026-04-27T16:30:00Z" w16du:dateUtc="2026-04-27T21:30:00Z">
        <w:r w:rsidR="00C222B1">
          <w:rPr>
            <w:rFonts w:ascii="Times New Roman" w:hAnsi="Times New Roman" w:cs="Times New Roman"/>
          </w:rPr>
          <w:t>one</w:t>
        </w:r>
      </w:ins>
      <w:ins w:id="144" w:author="Benton, Deon" w:date="2026-04-24T23:12:00Z" w16du:dateUtc="2026-04-25T04:12:00Z">
        <w:r w:rsidR="00857E59">
          <w:rPr>
            <w:rFonts w:ascii="Times New Roman" w:hAnsi="Times New Roman" w:cs="Times New Roman"/>
          </w:rPr>
          <w:t xml:space="preserve"> cell high</w:t>
        </w:r>
      </w:ins>
      <w:ins w:id="145" w:author="Benton, Deon" w:date="2026-04-27T16:09:00Z" w16du:dateUtc="2026-04-27T21:09:00Z">
        <w:r w:rsidR="00C16B3E">
          <w:rPr>
            <w:rFonts w:ascii="Times New Roman" w:hAnsi="Times New Roman" w:cs="Times New Roman"/>
          </w:rPr>
          <w:t>; this was true irrespective of the condition to</w:t>
        </w:r>
      </w:ins>
      <w:ins w:id="146" w:author="Benton, Deon" w:date="2026-04-27T16:10:00Z" w16du:dateUtc="2026-04-27T21:10:00Z">
        <w:r w:rsidR="00C16B3E">
          <w:rPr>
            <w:rFonts w:ascii="Times New Roman" w:hAnsi="Times New Roman" w:cs="Times New Roman"/>
          </w:rPr>
          <w:t xml:space="preserve"> which networks were assigned</w:t>
        </w:r>
      </w:ins>
      <w:ins w:id="147" w:author="Benton, Deon" w:date="2026-04-24T23:12:00Z" w16du:dateUtc="2026-04-25T04:12:00Z">
        <w:r w:rsidR="00857E59">
          <w:rPr>
            <w:rFonts w:ascii="Times New Roman" w:hAnsi="Times New Roman" w:cs="Times New Roman"/>
          </w:rPr>
          <w:t xml:space="preserve">. </w:t>
        </w:r>
      </w:ins>
      <w:ins w:id="148" w:author="Benton, Deon" w:date="2026-04-24T23:13:00Z" w16du:dateUtc="2026-04-25T04:13:00Z">
        <w:r w:rsidR="00857E59">
          <w:rPr>
            <w:rFonts w:ascii="Times New Roman" w:hAnsi="Times New Roman" w:cs="Times New Roman"/>
          </w:rPr>
          <w:t xml:space="preserve">The apex of the arced motion in the high, inefficient test event was identical to that </w:t>
        </w:r>
      </w:ins>
      <w:ins w:id="149" w:author="Benton, Deon" w:date="2026-04-24T23:14:00Z" w16du:dateUtc="2026-04-25T04:14:00Z">
        <w:r w:rsidR="00857E59">
          <w:rPr>
            <w:rFonts w:ascii="Times New Roman" w:hAnsi="Times New Roman" w:cs="Times New Roman"/>
          </w:rPr>
          <w:t>during habituation.</w:t>
        </w:r>
      </w:ins>
      <w:ins w:id="150" w:author="Benton, Deon" w:date="2026-04-27T16:25:00Z" w16du:dateUtc="2026-04-27T21:25:00Z">
        <w:r w:rsidR="00E83B51">
          <w:rPr>
            <w:rFonts w:ascii="Times New Roman" w:hAnsi="Times New Roman" w:cs="Times New Roman"/>
          </w:rPr>
          <w:t xml:space="preserve"> This meant that the agent overshot the barrier by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2</w:t>
        </w:r>
      </w:ins>
      <w:ins w:id="151" w:author="Benton, Deon" w:date="2026-04-27T16:26:00Z" w16du:dateUtc="2026-04-27T21:26:00Z">
        <w:r w:rsidR="000851C0">
          <w:rPr>
            <w:rFonts w:ascii="Times New Roman" w:hAnsi="Times New Roman" w:cs="Times New Roman"/>
          </w:rPr>
          <w:t xml:space="preserve"> and by three cells for OM10. The results reported below remain unchanged if the </w:t>
        </w:r>
      </w:ins>
      <w:ins w:id="152" w:author="Benton, Deon" w:date="2026-04-27T16:30:00Z" w16du:dateUtc="2026-04-27T21:30:00Z">
        <w:r w:rsidR="006D46B2">
          <w:rPr>
            <w:rFonts w:ascii="Times New Roman" w:hAnsi="Times New Roman" w:cs="Times New Roman"/>
          </w:rPr>
          <w:t>extent</w:t>
        </w:r>
      </w:ins>
      <w:ins w:id="153" w:author="Benton, Deon" w:date="2026-04-27T16:32:00Z" w16du:dateUtc="2026-04-27T21:32:00Z">
        <w:r w:rsidR="00EE157C">
          <w:rPr>
            <w:rFonts w:ascii="Times New Roman" w:hAnsi="Times New Roman" w:cs="Times New Roman"/>
          </w:rPr>
          <w:t xml:space="preserve"> of</w:t>
        </w:r>
      </w:ins>
      <w:ins w:id="154" w:author="Benton, Deon" w:date="2026-04-27T16:26:00Z" w16du:dateUtc="2026-04-27T21:26:00Z">
        <w:r w:rsidR="000851C0">
          <w:rPr>
            <w:rFonts w:ascii="Times New Roman" w:hAnsi="Times New Roman" w:cs="Times New Roman"/>
          </w:rPr>
          <w:t xml:space="preserve"> overshooting is </w:t>
        </w:r>
      </w:ins>
      <w:ins w:id="155" w:author="Benton, Deon" w:date="2026-04-27T16:31:00Z" w16du:dateUtc="2026-04-27T21:31:00Z">
        <w:r w:rsidR="006D46B2">
          <w:rPr>
            <w:rFonts w:ascii="Times New Roman" w:hAnsi="Times New Roman" w:cs="Times New Roman"/>
          </w:rPr>
          <w:t>controlled</w:t>
        </w:r>
      </w:ins>
      <w:ins w:id="156" w:author="Benton, Deon" w:date="2026-04-27T16:26:00Z" w16du:dateUtc="2026-04-27T21:26:00Z">
        <w:r w:rsidR="000851C0">
          <w:rPr>
            <w:rFonts w:ascii="Times New Roman" w:hAnsi="Times New Roman" w:cs="Times New Roman"/>
          </w:rPr>
          <w:t>.</w:t>
        </w:r>
      </w:ins>
      <w:ins w:id="157" w:author="Benton, Deon" w:date="2026-04-24T23:14:00Z" w16du:dateUtc="2026-04-25T04:14:00Z">
        <w:r w:rsidR="00857E59">
          <w:rPr>
            <w:rFonts w:ascii="Times New Roman" w:hAnsi="Times New Roman" w:cs="Times New Roman"/>
          </w:rPr>
          <w:t xml:space="preserve"> In contrast, the apex of the arced motion</w:t>
        </w:r>
      </w:ins>
      <w:ins w:id="158" w:author="Benton, Deon" w:date="2026-04-24T23:19:00Z" w16du:dateUtc="2026-04-25T04:19:00Z">
        <w:r w:rsidR="001739DE">
          <w:rPr>
            <w:rFonts w:ascii="Times New Roman" w:hAnsi="Times New Roman" w:cs="Times New Roman"/>
          </w:rPr>
          <w:t xml:space="preserve"> in the low, efficient </w:t>
        </w:r>
      </w:ins>
      <w:ins w:id="159" w:author="Benton, Deon" w:date="2026-04-24T23:20:00Z" w16du:dateUtc="2026-04-25T04:20:00Z">
        <w:r w:rsidR="001739DE">
          <w:rPr>
            <w:rFonts w:ascii="Times New Roman" w:hAnsi="Times New Roman" w:cs="Times New Roman"/>
          </w:rPr>
          <w:t xml:space="preserve">event was </w:t>
        </w:r>
      </w:ins>
      <w:ins w:id="160" w:author="Benton, Deon" w:date="2026-04-27T16:11:00Z" w16du:dateUtc="2026-04-27T21:11:00Z">
        <w:r w:rsidR="00A13863">
          <w:rPr>
            <w:rFonts w:ascii="Times New Roman" w:hAnsi="Times New Roman" w:cs="Times New Roman"/>
          </w:rPr>
          <w:t>three</w:t>
        </w:r>
      </w:ins>
      <w:ins w:id="161" w:author="Benton, Deon" w:date="2026-04-24T23:20:00Z" w16du:dateUtc="2026-04-25T04:20:00Z">
        <w:r w:rsidR="001739DE">
          <w:rPr>
            <w:rFonts w:ascii="Times New Roman" w:hAnsi="Times New Roman" w:cs="Times New Roman"/>
          </w:rPr>
          <w:t xml:space="preserve"> cells high for OM10 networks and </w:t>
        </w:r>
      </w:ins>
      <w:ins w:id="162" w:author="Benton, Deon" w:date="2026-04-27T16:11:00Z" w16du:dateUtc="2026-04-27T21:11:00Z">
        <w:r w:rsidR="00A13863">
          <w:rPr>
            <w:rFonts w:ascii="Times New Roman" w:hAnsi="Times New Roman" w:cs="Times New Roman"/>
          </w:rPr>
          <w:t>two</w:t>
        </w:r>
      </w:ins>
      <w:ins w:id="163" w:author="Benton, Deon" w:date="2026-04-24T23:20:00Z" w16du:dateUtc="2026-04-25T04:20:00Z">
        <w:r w:rsidR="001739DE">
          <w:rPr>
            <w:rFonts w:ascii="Times New Roman" w:hAnsi="Times New Roman" w:cs="Times New Roman"/>
          </w:rPr>
          <w:t xml:space="preserve"> cells high for OM10-2 networks</w:t>
        </w:r>
      </w:ins>
      <w:ins w:id="164" w:author="Benton, Deon" w:date="2026-04-27T16:11:00Z" w16du:dateUtc="2026-04-27T21:11:00Z">
        <w:r w:rsidR="00A13863">
          <w:rPr>
            <w:rFonts w:ascii="Times New Roman" w:hAnsi="Times New Roman" w:cs="Times New Roman"/>
          </w:rPr>
          <w:t xml:space="preserve"> (to prevent overshooting)</w:t>
        </w:r>
      </w:ins>
      <w:ins w:id="165" w:author="Benton, Deon" w:date="2026-04-24T23:20:00Z" w16du:dateUtc="2026-04-25T04:20:00Z">
        <w:r w:rsidR="001739DE">
          <w:rPr>
            <w:rFonts w:ascii="Times New Roman" w:hAnsi="Times New Roman" w:cs="Times New Roman"/>
          </w:rPr>
          <w:t xml:space="preserve">. </w:t>
        </w:r>
      </w:ins>
      <w:ins w:id="166" w:author="Benton, Deon" w:date="2026-04-24T23:08:00Z" w16du:dateUtc="2026-04-25T04:08:00Z">
        <w:r w:rsidR="00857E59">
          <w:rPr>
            <w:rFonts w:ascii="Times New Roman" w:hAnsi="Times New Roman" w:cs="Times New Roman"/>
          </w:rPr>
          <w:t xml:space="preserve"> </w:t>
        </w:r>
      </w:ins>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F4C4A44"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7F720E">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 networks. </w:t>
      </w:r>
      <w:proofErr w:type="gramStart"/>
      <w:r w:rsidRPr="00614A04">
        <w:rPr>
          <w:rFonts w:ascii="Times New Roman" w:hAnsi="Times New Roman" w:cs="Times New Roman"/>
          <w:i w:val="0"/>
          <w:iCs w:val="0"/>
          <w:color w:val="000000" w:themeColor="text1"/>
          <w:sz w:val="24"/>
          <w:szCs w:val="24"/>
        </w:rPr>
        <w:t>Networks’</w:t>
      </w:r>
      <w:proofErr w:type="gramEnd"/>
      <w:r w:rsidRPr="00614A04">
        <w:rPr>
          <w:rFonts w:ascii="Times New Roman" w:hAnsi="Times New Roman" w:cs="Times New Roman"/>
          <w:i w:val="0"/>
          <w:iCs w:val="0"/>
          <w:color w:val="000000" w:themeColor="text1"/>
          <w:sz w:val="24"/>
          <w:szCs w:val="24"/>
        </w:rPr>
        <w:t xml:space="preserve"> mean </w:t>
      </w:r>
      <w:r w:rsidR="0019193F">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A5E16">
        <w:rPr>
          <w:rFonts w:ascii="Times New Roman" w:hAnsi="Times New Roman" w:cs="Times New Roman"/>
          <w:i w:val="0"/>
          <w:iCs w:val="0"/>
          <w:color w:val="000000" w:themeColor="text1"/>
          <w:sz w:val="24"/>
          <w:szCs w:val="24"/>
        </w:rPr>
        <w:t xml:space="preserve">High (i.e., high, inefficient) and Low (i.e., low, efficient) </w:t>
      </w:r>
      <w:r w:rsidRPr="00614A04">
        <w:rPr>
          <w:rFonts w:ascii="Times New Roman" w:hAnsi="Times New Roman" w:cs="Times New Roman"/>
          <w:i w:val="0"/>
          <w:iCs w:val="0"/>
          <w:color w:val="000000" w:themeColor="text1"/>
          <w:sz w:val="24"/>
          <w:szCs w:val="24"/>
        </w:rPr>
        <w:t xml:space="preserve">test events in Simulation </w:t>
      </w:r>
      <w:r w:rsidR="00DA5E16">
        <w:rPr>
          <w:rFonts w:ascii="Times New Roman" w:hAnsi="Times New Roman" w:cs="Times New Roman"/>
          <w:i w:val="0"/>
          <w:iCs w:val="0"/>
          <w:color w:val="000000" w:themeColor="text1"/>
          <w:sz w:val="24"/>
          <w:szCs w:val="24"/>
        </w:rPr>
        <w:t>4</w:t>
      </w:r>
      <w:r w:rsidR="00DC6318">
        <w:rPr>
          <w:rFonts w:ascii="Times New Roman" w:hAnsi="Times New Roman" w:cs="Times New Roman"/>
          <w:i w:val="0"/>
          <w:iCs w:val="0"/>
          <w:color w:val="000000" w:themeColor="text1"/>
          <w:sz w:val="24"/>
          <w:szCs w:val="24"/>
        </w:rPr>
        <w:t xml:space="preserve"> across experiments both</w:t>
      </w:r>
      <w:r w:rsidR="00FB65D8">
        <w:rPr>
          <w:rFonts w:ascii="Times New Roman" w:hAnsi="Times New Roman" w:cs="Times New Roman"/>
          <w:i w:val="0"/>
          <w:iCs w:val="0"/>
          <w:color w:val="000000" w:themeColor="text1"/>
          <w:sz w:val="24"/>
          <w:szCs w:val="24"/>
        </w:rPr>
        <w:t xml:space="preserve"> overall (left</w:t>
      </w:r>
      <w:r w:rsidR="00DC6318">
        <w:rPr>
          <w:rFonts w:ascii="Times New Roman" w:hAnsi="Times New Roman" w:cs="Times New Roman"/>
          <w:i w:val="0"/>
          <w:iCs w:val="0"/>
          <w:color w:val="000000" w:themeColor="text1"/>
          <w:sz w:val="24"/>
          <w:szCs w:val="24"/>
        </w:rPr>
        <w:t>) and across different habituation epochs (right).</w:t>
      </w:r>
      <w:r w:rsidR="00DA5E16">
        <w:rPr>
          <w:rFonts w:ascii="Times New Roman" w:hAnsi="Times New Roman" w:cs="Times New Roman"/>
          <w:i w:val="0"/>
          <w:iCs w:val="0"/>
          <w:color w:val="000000" w:themeColor="text1"/>
          <w:sz w:val="24"/>
          <w:szCs w:val="24"/>
        </w:rPr>
        <w:t xml:space="preserve"> These experiments correspond to those in Liu and </w:t>
      </w:r>
      <w:proofErr w:type="spellStart"/>
      <w:r w:rsidR="00DA5E16">
        <w:rPr>
          <w:rFonts w:ascii="Times New Roman" w:hAnsi="Times New Roman" w:cs="Times New Roman"/>
          <w:i w:val="0"/>
          <w:iCs w:val="0"/>
          <w:color w:val="000000" w:themeColor="text1"/>
          <w:sz w:val="24"/>
          <w:szCs w:val="24"/>
        </w:rPr>
        <w:t>Spelke</w:t>
      </w:r>
      <w:proofErr w:type="spellEnd"/>
      <w:r w:rsidR="00DA5E16">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ins w:id="167" w:author="Benton, Deon" w:date="2026-04-28T16:18:00Z" w16du:dateUtc="2026-04-28T21:18:00Z"/>
          <w:rFonts w:ascii="Times New Roman" w:hAnsi="Times New Roman" w:cs="Times New Roman"/>
        </w:rPr>
      </w:pPr>
    </w:p>
    <w:p w14:paraId="512FBC5F" w14:textId="176EE26F" w:rsidR="009C5E1C" w:rsidRDefault="001540F3" w:rsidP="001540F3">
      <w:pPr>
        <w:spacing w:line="480" w:lineRule="auto"/>
        <w:ind w:firstLine="720"/>
        <w:contextualSpacing/>
        <w:rPr>
          <w:ins w:id="168" w:author="Benton, Deon" w:date="2026-04-28T16:29:00Z" w16du:dateUtc="2026-04-28T21:29:00Z"/>
          <w:rFonts w:ascii="Times New Roman" w:hAnsi="Times New Roman" w:cs="Times New Roman"/>
        </w:rPr>
      </w:pPr>
      <w:ins w:id="169"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170" w:author="Benton, Deon" w:date="2026-04-28T16:19:00Z" w16du:dateUtc="2026-04-28T21:19:00Z">
        <w:r w:rsidR="00156837">
          <w:rPr>
            <w:rFonts w:ascii="Times New Roman" w:hAnsi="Times New Roman" w:cs="Times New Roman"/>
          </w:rPr>
          <w:t>High (i.e., high, inefficient) test event than to the Low (i.e., low, efficient) test event in each of three experiments. These experiments correspond to t</w:t>
        </w:r>
      </w:ins>
      <w:ins w:id="171" w:author="Benton, Deon" w:date="2026-04-28T16:20:00Z" w16du:dateUtc="2026-04-28T21:20:00Z">
        <w:r w:rsidR="00156837">
          <w:rPr>
            <w:rFonts w:ascii="Times New Roman" w:hAnsi="Times New Roman" w:cs="Times New Roman"/>
          </w:rPr>
          <w:t xml:space="preserve">hose in Liu and </w:t>
        </w:r>
        <w:proofErr w:type="spellStart"/>
        <w:r w:rsidR="00156837">
          <w:rPr>
            <w:rFonts w:ascii="Times New Roman" w:hAnsi="Times New Roman" w:cs="Times New Roman"/>
          </w:rPr>
          <w:t>Spelke</w:t>
        </w:r>
        <w:proofErr w:type="spellEnd"/>
        <w:r w:rsidR="00156837">
          <w:rPr>
            <w:rFonts w:ascii="Times New Roman" w:hAnsi="Times New Roman" w:cs="Times New Roman"/>
          </w:rPr>
          <w:t xml:space="preserve"> (2017). As was true for </w:t>
        </w:r>
      </w:ins>
      <w:ins w:id="172" w:author="Benton, Deon" w:date="2026-04-28T16:22:00Z" w16du:dateUtc="2026-04-28T21:22:00Z">
        <w:r w:rsidR="00C25EF4">
          <w:rPr>
            <w:rFonts w:ascii="Times New Roman" w:hAnsi="Times New Roman" w:cs="Times New Roman"/>
          </w:rPr>
          <w:t>infants in Experiment</w:t>
        </w:r>
      </w:ins>
      <w:ins w:id="173" w:author="Benton, Deon" w:date="2026-04-28T16:24:00Z" w16du:dateUtc="2026-04-28T21:24:00Z">
        <w:r w:rsidR="004C293F">
          <w:rPr>
            <w:rFonts w:ascii="Times New Roman" w:hAnsi="Times New Roman" w:cs="Times New Roman"/>
          </w:rPr>
          <w:t>s</w:t>
        </w:r>
      </w:ins>
      <w:ins w:id="174" w:author="Benton, Deon" w:date="2026-04-28T16:22:00Z" w16du:dateUtc="2026-04-28T21:22:00Z">
        <w:r w:rsidR="00C25EF4">
          <w:rPr>
            <w:rFonts w:ascii="Times New Roman" w:hAnsi="Times New Roman" w:cs="Times New Roman"/>
          </w:rPr>
          <w:t xml:space="preserve"> 1</w:t>
        </w:r>
      </w:ins>
      <w:ins w:id="175" w:author="Benton, Deon" w:date="2026-04-28T16:24:00Z" w16du:dateUtc="2026-04-28T21:24:00Z">
        <w:r w:rsidR="004C293F">
          <w:rPr>
            <w:rFonts w:ascii="Times New Roman" w:hAnsi="Times New Roman" w:cs="Times New Roman"/>
          </w:rPr>
          <w:t xml:space="preserve"> and 3</w:t>
        </w:r>
      </w:ins>
      <w:ins w:id="176" w:author="Benton, Deon" w:date="2026-04-28T16:22:00Z" w16du:dateUtc="2026-04-28T21:22:00Z">
        <w:r w:rsidR="00C25EF4">
          <w:rPr>
            <w:rFonts w:ascii="Times New Roman" w:hAnsi="Times New Roman" w:cs="Times New Roman"/>
          </w:rPr>
          <w:t xml:space="preserve"> of</w:t>
        </w:r>
      </w:ins>
      <w:ins w:id="177" w:author="Benton, Deon" w:date="2026-04-28T16:20:00Z" w16du:dateUtc="2026-04-28T21:20:00Z">
        <w:r w:rsidR="00156837">
          <w:rPr>
            <w:rFonts w:ascii="Times New Roman" w:hAnsi="Times New Roman" w:cs="Times New Roman"/>
          </w:rPr>
          <w:t xml:space="preserve"> that study, networks in </w:t>
        </w:r>
      </w:ins>
      <w:ins w:id="178" w:author="Benton, Deon" w:date="2026-04-28T16:25:00Z" w16du:dateUtc="2026-04-28T21:25:00Z">
        <w:r w:rsidR="004C293F">
          <w:rPr>
            <w:rFonts w:ascii="Times New Roman" w:hAnsi="Times New Roman" w:cs="Times New Roman"/>
          </w:rPr>
          <w:t xml:space="preserve">the </w:t>
        </w:r>
      </w:ins>
      <w:ins w:id="179" w:author="Benton, Deon" w:date="2026-04-28T16:22:00Z" w16du:dateUtc="2026-04-28T21:22:00Z">
        <w:r w:rsidR="00C25EF4">
          <w:rPr>
            <w:rFonts w:ascii="Times New Roman" w:hAnsi="Times New Roman" w:cs="Times New Roman"/>
          </w:rPr>
          <w:t xml:space="preserve">simulation analogue of </w:t>
        </w:r>
      </w:ins>
      <w:ins w:id="180" w:author="Benton, Deon" w:date="2026-04-28T16:24:00Z" w16du:dateUtc="2026-04-28T21:24:00Z">
        <w:r w:rsidR="004C293F">
          <w:rPr>
            <w:rFonts w:ascii="Times New Roman" w:hAnsi="Times New Roman" w:cs="Times New Roman"/>
          </w:rPr>
          <w:t>these experiments</w:t>
        </w:r>
      </w:ins>
      <w:ins w:id="181" w:author="Benton, Deon" w:date="2026-04-28T16:20:00Z" w16du:dateUtc="2026-04-28T21:20:00Z">
        <w:r w:rsidR="00156837">
          <w:rPr>
            <w:rFonts w:ascii="Times New Roman" w:hAnsi="Times New Roman" w:cs="Times New Roman"/>
          </w:rPr>
          <w:t xml:space="preserve"> looked </w:t>
        </w:r>
      </w:ins>
      <w:ins w:id="182" w:author="Benton, Deon" w:date="2026-04-28T16:22:00Z" w16du:dateUtc="2026-04-28T21:22:00Z">
        <w:r w:rsidR="00C25EF4">
          <w:rPr>
            <w:rFonts w:ascii="Times New Roman" w:hAnsi="Times New Roman" w:cs="Times New Roman"/>
          </w:rPr>
          <w:t>longer at—</w:t>
        </w:r>
      </w:ins>
      <w:ins w:id="183" w:author="Benton, Deon" w:date="2026-04-28T16:20:00Z" w16du:dateUtc="2026-04-28T21:20:00Z">
        <w:r w:rsidR="00156837">
          <w:rPr>
            <w:rFonts w:ascii="Times New Roman" w:hAnsi="Times New Roman" w:cs="Times New Roman"/>
          </w:rPr>
          <w:t xml:space="preserve">that is, produced greater error to—the high, inefficient test event than to the low, efficient </w:t>
        </w:r>
      </w:ins>
      <w:ins w:id="184" w:author="Benton, Deon" w:date="2026-04-28T16:21:00Z" w16du:dateUtc="2026-04-28T21:21:00Z">
        <w:r w:rsidR="00156837">
          <w:rPr>
            <w:rFonts w:ascii="Times New Roman" w:hAnsi="Times New Roman" w:cs="Times New Roman"/>
          </w:rPr>
          <w:t>event</w:t>
        </w:r>
      </w:ins>
      <w:ins w:id="185"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186"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187" w:author="Benton, Deon" w:date="2026-04-28T16:22:00Z" w16du:dateUtc="2026-04-28T21:22:00Z">
        <w:r w:rsidR="00C25EF4">
          <w:rPr>
            <w:rFonts w:ascii="Times New Roman" w:hAnsi="Times New Roman" w:cs="Times New Roman"/>
          </w:rPr>
          <w:t xml:space="preserve"> In</w:t>
        </w:r>
      </w:ins>
      <w:ins w:id="188" w:author="Benton, Deon" w:date="2026-04-28T16:21:00Z" w16du:dateUtc="2026-04-28T21:21:00Z">
        <w:r w:rsidR="00C25EF4">
          <w:rPr>
            <w:rFonts w:ascii="Times New Roman" w:hAnsi="Times New Roman" w:cs="Times New Roman"/>
          </w:rPr>
          <w:t xml:space="preserve"> contrast, networks in Experiment 2</w:t>
        </w:r>
      </w:ins>
      <w:ins w:id="189" w:author="Benton, Deon" w:date="2026-04-28T16:22:00Z" w16du:dateUtc="2026-04-28T21:22:00Z">
        <w:r w:rsidR="00C25EF4">
          <w:rPr>
            <w:rFonts w:ascii="Times New Roman" w:hAnsi="Times New Roman" w:cs="Times New Roman"/>
          </w:rPr>
          <w:t>—like infants in</w:t>
        </w:r>
      </w:ins>
      <w:ins w:id="190" w:author="Benton, Deon" w:date="2026-04-28T16:23:00Z" w16du:dateUtc="2026-04-28T21:23:00Z">
        <w:r w:rsidR="00C25EF4">
          <w:rPr>
            <w:rFonts w:ascii="Times New Roman" w:hAnsi="Times New Roman" w:cs="Times New Roman"/>
          </w:rPr>
          <w:t xml:space="preserve"> the corresponding behavioral experiment—</w:t>
        </w:r>
      </w:ins>
      <w:ins w:id="191" w:author="Benton, Deon" w:date="2026-04-28T16:21:00Z" w16du:dateUtc="2026-04-28T21:21:00Z">
        <w:r w:rsidR="00C25EF4">
          <w:rPr>
            <w:rFonts w:ascii="Times New Roman" w:hAnsi="Times New Roman" w:cs="Times New Roman"/>
          </w:rPr>
          <w:t>looked about equally long at both test events</w:t>
        </w:r>
      </w:ins>
      <w:ins w:id="192" w:author="Benton, Deon" w:date="2026-04-28T16:23:00Z" w16du:dateUtc="2026-04-28T21:23:00Z">
        <w:r w:rsidR="004C293F">
          <w:rPr>
            <w:rFonts w:ascii="Times New Roman" w:hAnsi="Times New Roman" w:cs="Times New Roman"/>
          </w:rPr>
          <w:t xml:space="preserve">. </w:t>
        </w:r>
      </w:ins>
      <w:ins w:id="193" w:author="Benton, Deon" w:date="2026-04-28T16:26:00Z" w16du:dateUtc="2026-04-28T21:26:00Z">
        <w:r w:rsidR="004707E2">
          <w:rPr>
            <w:rFonts w:ascii="Times New Roman" w:hAnsi="Times New Roman" w:cs="Times New Roman"/>
          </w:rPr>
          <w:t>As</w:t>
        </w:r>
      </w:ins>
      <w:ins w:id="194" w:author="Benton, Deon" w:date="2026-04-28T16:23:00Z" w16du:dateUtc="2026-04-28T21:23:00Z">
        <w:r w:rsidR="004C293F">
          <w:rPr>
            <w:rFonts w:ascii="Times New Roman" w:hAnsi="Times New Roman" w:cs="Times New Roman"/>
          </w:rPr>
          <w:t xml:space="preserve"> was</w:t>
        </w:r>
      </w:ins>
      <w:ins w:id="195" w:author="Benton, Deon" w:date="2026-04-28T16:26:00Z" w16du:dateUtc="2026-04-28T21:26:00Z">
        <w:r w:rsidR="004707E2">
          <w:rPr>
            <w:rFonts w:ascii="Times New Roman" w:hAnsi="Times New Roman" w:cs="Times New Roman"/>
          </w:rPr>
          <w:t xml:space="preserve"> also</w:t>
        </w:r>
      </w:ins>
      <w:ins w:id="196" w:author="Benton, Deon" w:date="2026-04-28T16:23:00Z" w16du:dateUtc="2026-04-28T21:23:00Z">
        <w:r w:rsidR="004C293F">
          <w:rPr>
            <w:rFonts w:ascii="Times New Roman" w:hAnsi="Times New Roman" w:cs="Times New Roman"/>
          </w:rPr>
          <w:t xml:space="preserve"> true for infants</w:t>
        </w:r>
      </w:ins>
      <w:ins w:id="197" w:author="Benton, Deon" w:date="2026-04-28T16:26:00Z" w16du:dateUtc="2026-04-28T21:26:00Z">
        <w:r w:rsidR="004707E2">
          <w:rPr>
            <w:rFonts w:ascii="Times New Roman" w:hAnsi="Times New Roman" w:cs="Times New Roman"/>
          </w:rPr>
          <w:t xml:space="preserve"> in Experiment 3</w:t>
        </w:r>
      </w:ins>
      <w:ins w:id="198" w:author="Benton, Deon" w:date="2026-04-28T16:23:00Z" w16du:dateUtc="2026-04-28T21:23:00Z">
        <w:r w:rsidR="004C293F">
          <w:rPr>
            <w:rFonts w:ascii="Times New Roman" w:hAnsi="Times New Roman" w:cs="Times New Roman"/>
          </w:rPr>
          <w:t xml:space="preserve">, </w:t>
        </w:r>
      </w:ins>
      <w:ins w:id="199" w:author="Benton, Deon" w:date="2026-04-28T16:26:00Z" w16du:dateUtc="2026-04-28T21:26:00Z">
        <w:r w:rsidR="004707E2">
          <w:rPr>
            <w:rFonts w:ascii="Times New Roman" w:hAnsi="Times New Roman" w:cs="Times New Roman"/>
          </w:rPr>
          <w:t>networks in the simulation analogue of it showed a</w:t>
        </w:r>
      </w:ins>
      <w:ins w:id="200" w:author="Benton, Deon" w:date="2026-04-28T16:23:00Z" w16du:dateUtc="2026-04-28T21:23:00Z">
        <w:r w:rsidR="004C293F">
          <w:rPr>
            <w:rFonts w:ascii="Times New Roman" w:hAnsi="Times New Roman" w:cs="Times New Roman"/>
          </w:rPr>
          <w:t xml:space="preserve"> slight numerica</w:t>
        </w:r>
      </w:ins>
      <w:ins w:id="201" w:author="Benton, Deon" w:date="2026-04-28T16:24:00Z" w16du:dateUtc="2026-04-28T21:24:00Z">
        <w:r w:rsidR="004C293F">
          <w:rPr>
            <w:rFonts w:ascii="Times New Roman" w:hAnsi="Times New Roman" w:cs="Times New Roman"/>
          </w:rPr>
          <w:t>l</w:t>
        </w:r>
      </w:ins>
      <w:ins w:id="202" w:author="Benton, Deon" w:date="2026-04-28T16:23:00Z" w16du:dateUtc="2026-04-28T21:23:00Z">
        <w:r w:rsidR="004C293F">
          <w:rPr>
            <w:rFonts w:ascii="Times New Roman" w:hAnsi="Times New Roman" w:cs="Times New Roman"/>
          </w:rPr>
          <w:t xml:space="preserve"> tendency to look longer</w:t>
        </w:r>
      </w:ins>
      <w:ins w:id="203" w:author="Benton, Deon" w:date="2026-04-28T16:18:00Z" w16du:dateUtc="2026-04-28T21:18:00Z">
        <w:r>
          <w:rPr>
            <w:rFonts w:ascii="Times New Roman" w:hAnsi="Times New Roman" w:cs="Times New Roman"/>
          </w:rPr>
          <w:t xml:space="preserve"> </w:t>
        </w:r>
      </w:ins>
      <w:ins w:id="204" w:author="Benton, Deon" w:date="2026-04-28T16:24:00Z" w16du:dateUtc="2026-04-28T21:24:00Z">
        <w:r w:rsidR="004C293F">
          <w:rPr>
            <w:rFonts w:ascii="Times New Roman" w:hAnsi="Times New Roman" w:cs="Times New Roman"/>
          </w:rPr>
          <w:t xml:space="preserve">at </w:t>
        </w:r>
        <w:r w:rsidR="004C293F">
          <w:rPr>
            <w:rFonts w:ascii="Times New Roman" w:hAnsi="Times New Roman" w:cs="Times New Roman"/>
          </w:rPr>
          <w:lastRenderedPageBreak/>
          <w:t xml:space="preserve">the low, efficient test event than at the high, inefficient one. </w:t>
        </w:r>
      </w:ins>
      <w:ins w:id="205" w:author="Benton, Deon" w:date="2026-04-28T16:27:00Z" w16du:dateUtc="2026-04-28T21:27:00Z">
        <w:r w:rsidR="00676E55">
          <w:rPr>
            <w:rFonts w:ascii="Times New Roman" w:hAnsi="Times New Roman" w:cs="Times New Roman"/>
          </w:rPr>
          <w:t xml:space="preserve">The fact that a model </w:t>
        </w:r>
      </w:ins>
      <w:r w:rsidR="000E7BEC">
        <w:rPr>
          <w:rFonts w:ascii="Times New Roman" w:hAnsi="Times New Roman" w:cs="Times New Roman"/>
        </w:rPr>
        <w:t>lacking</w:t>
      </w:r>
      <w:r w:rsidR="00630B2A">
        <w:rPr>
          <w:rFonts w:ascii="Times New Roman" w:hAnsi="Times New Roman" w:cs="Times New Roman"/>
        </w:rPr>
        <w:t xml:space="preserve"> </w:t>
      </w:r>
      <w:r w:rsidR="00F55546">
        <w:rPr>
          <w:rFonts w:ascii="Times New Roman" w:hAnsi="Times New Roman" w:cs="Times New Roman"/>
        </w:rPr>
        <w:t>continuous</w:t>
      </w:r>
      <w:ins w:id="206" w:author="Benton, Deon" w:date="2026-04-28T16:27:00Z" w16du:dateUtc="2026-04-28T21:27:00Z">
        <w:r w:rsidR="00676E55">
          <w:rPr>
            <w:rFonts w:ascii="Times New Roman" w:hAnsi="Times New Roman" w:cs="Times New Roman"/>
          </w:rPr>
          <w:t xml:space="preserve"> notions of efficiency, cost, </w:t>
        </w:r>
      </w:ins>
      <w:r w:rsidR="00630B2A">
        <w:rPr>
          <w:rFonts w:ascii="Times New Roman" w:hAnsi="Times New Roman" w:cs="Times New Roman"/>
        </w:rPr>
        <w:t xml:space="preserve">or </w:t>
      </w:r>
      <w:ins w:id="207" w:author="Benton, Deon" w:date="2026-04-28T16:27:00Z" w16du:dateUtc="2026-04-28T21:27:00Z">
        <w:r w:rsidR="00676E55">
          <w:rPr>
            <w:rFonts w:ascii="Times New Roman" w:hAnsi="Times New Roman" w:cs="Times New Roman"/>
          </w:rPr>
          <w:t xml:space="preserve">utility can </w:t>
        </w:r>
      </w:ins>
      <w:ins w:id="208" w:author="Benton, Deon" w:date="2026-04-28T16:30:00Z" w16du:dateUtc="2026-04-28T21:30:00Z">
        <w:r w:rsidR="00A8046D">
          <w:rPr>
            <w:rFonts w:ascii="Times New Roman" w:hAnsi="Times New Roman" w:cs="Times New Roman"/>
          </w:rPr>
          <w:t xml:space="preserve">nonetheless </w:t>
        </w:r>
      </w:ins>
      <w:ins w:id="209" w:author="Benton, Deon" w:date="2026-04-28T16:27:00Z" w16du:dateUtc="2026-04-28T21:27:00Z">
        <w:r w:rsidR="00676E55">
          <w:rPr>
            <w:rFonts w:ascii="Times New Roman" w:hAnsi="Times New Roman" w:cs="Times New Roman"/>
          </w:rPr>
          <w:t>qualitatively reproduce infants’ looking behaviors</w:t>
        </w:r>
      </w:ins>
      <w:ins w:id="210" w:author="Benton, Deon" w:date="2026-04-28T16:28:00Z" w16du:dateUtc="2026-04-28T21:28:00Z">
        <w:r w:rsidR="009C5E1C">
          <w:rPr>
            <w:rFonts w:ascii="Times New Roman" w:hAnsi="Times New Roman" w:cs="Times New Roman"/>
          </w:rPr>
          <w:t xml:space="preserve"> lends additional support to the contention that these concepts are not necessary to explain</w:t>
        </w:r>
      </w:ins>
      <w:ins w:id="211" w:author="Benton, Deon" w:date="2026-04-28T16:30:00Z" w16du:dateUtc="2026-04-28T21:30:00Z">
        <w:r w:rsidR="00A8046D">
          <w:rPr>
            <w:rFonts w:ascii="Times New Roman" w:hAnsi="Times New Roman" w:cs="Times New Roman"/>
          </w:rPr>
          <w:t xml:space="preserve"> such patterns of looking; associative learning might be sufficient.</w:t>
        </w:r>
      </w:ins>
      <w:ins w:id="212" w:author="Benton, Deon" w:date="2026-04-28T16:28:00Z" w16du:dateUtc="2026-04-28T21:28:00Z">
        <w:r w:rsidR="009C5E1C">
          <w:rPr>
            <w:rFonts w:ascii="Times New Roman" w:hAnsi="Times New Roman" w:cs="Times New Roman"/>
          </w:rPr>
          <w:t xml:space="preserve"> </w:t>
        </w:r>
      </w:ins>
    </w:p>
    <w:p w14:paraId="1B185F1E" w14:textId="77777777" w:rsidR="009C5E1C" w:rsidRDefault="009C5E1C" w:rsidP="0042308C">
      <w:pPr>
        <w:spacing w:line="480" w:lineRule="auto"/>
        <w:contextualSpacing/>
        <w:rPr>
          <w:rFonts w:ascii="Times New Roman" w:hAnsi="Times New Roman" w:cs="Times New Roman"/>
        </w:rPr>
      </w:pPr>
    </w:p>
    <w:tbl>
      <w:tblPr>
        <w:tblStyle w:val="TableGrid"/>
        <w:tblW w:w="7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0"/>
      </w:tblGrid>
      <w:tr w:rsidR="00134062" w14:paraId="018139DC" w14:textId="77777777" w:rsidTr="00D65DC2">
        <w:trPr>
          <w:trHeight w:val="5347"/>
        </w:trPr>
        <w:tc>
          <w:tcPr>
            <w:tcW w:w="7760" w:type="dxa"/>
          </w:tcPr>
          <w:p w14:paraId="5538DCF3" w14:textId="0AB6AEF7" w:rsidR="00134062" w:rsidRDefault="009438D0" w:rsidP="009438D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D630316" wp14:editId="40A654FE">
                  <wp:extent cx="4143375" cy="3314700"/>
                  <wp:effectExtent l="0" t="0" r="9525" b="0"/>
                  <wp:docPr id="11961118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11837" name="Picture 119611183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144909" cy="3315927"/>
                          </a:xfrm>
                          <a:prstGeom prst="rect">
                            <a:avLst/>
                          </a:prstGeom>
                        </pic:spPr>
                      </pic:pic>
                    </a:graphicData>
                  </a:graphic>
                </wp:inline>
              </w:drawing>
            </w:r>
          </w:p>
        </w:tc>
      </w:tr>
    </w:tbl>
    <w:p w14:paraId="7AC25963" w14:textId="47B6018D" w:rsidR="0042308C" w:rsidRDefault="009438D0" w:rsidP="009438D0">
      <w:pPr>
        <w:pStyle w:val="Caption"/>
        <w:rPr>
          <w:rFonts w:ascii="Times New Roman" w:hAnsi="Times New Roman" w:cs="Times New Roman"/>
        </w:rPr>
      </w:pPr>
      <w:r w:rsidRPr="009438D0">
        <w:rPr>
          <w:rFonts w:ascii="Times New Roman" w:hAnsi="Times New Roman" w:cs="Times New Roman"/>
          <w:b/>
          <w:bCs/>
          <w:i w:val="0"/>
          <w:iCs w:val="0"/>
          <w:color w:val="000000" w:themeColor="text1"/>
          <w:sz w:val="24"/>
          <w:szCs w:val="24"/>
        </w:rPr>
        <w:t xml:space="preserve">Figure </w:t>
      </w:r>
      <w:r w:rsidRPr="009438D0">
        <w:rPr>
          <w:rFonts w:ascii="Times New Roman" w:hAnsi="Times New Roman" w:cs="Times New Roman"/>
          <w:b/>
          <w:bCs/>
          <w:i w:val="0"/>
          <w:iCs w:val="0"/>
          <w:color w:val="000000" w:themeColor="text1"/>
          <w:sz w:val="24"/>
          <w:szCs w:val="24"/>
        </w:rPr>
        <w:fldChar w:fldCharType="begin"/>
      </w:r>
      <w:r w:rsidRPr="009438D0">
        <w:rPr>
          <w:rFonts w:ascii="Times New Roman" w:hAnsi="Times New Roman" w:cs="Times New Roman"/>
          <w:b/>
          <w:bCs/>
          <w:i w:val="0"/>
          <w:iCs w:val="0"/>
          <w:color w:val="000000" w:themeColor="text1"/>
          <w:sz w:val="24"/>
          <w:szCs w:val="24"/>
        </w:rPr>
        <w:instrText xml:space="preserve"> SEQ Figure \* ARABIC </w:instrText>
      </w:r>
      <w:r w:rsidRPr="009438D0">
        <w:rPr>
          <w:rFonts w:ascii="Times New Roman" w:hAnsi="Times New Roman" w:cs="Times New Roman"/>
          <w:b/>
          <w:bCs/>
          <w:i w:val="0"/>
          <w:iCs w:val="0"/>
          <w:color w:val="000000" w:themeColor="text1"/>
          <w:sz w:val="24"/>
          <w:szCs w:val="24"/>
        </w:rPr>
        <w:fldChar w:fldCharType="separate"/>
      </w:r>
      <w:r w:rsidR="007F720E">
        <w:rPr>
          <w:rFonts w:ascii="Times New Roman" w:hAnsi="Times New Roman" w:cs="Times New Roman"/>
          <w:b/>
          <w:bCs/>
          <w:i w:val="0"/>
          <w:iCs w:val="0"/>
          <w:noProof/>
          <w:color w:val="000000" w:themeColor="text1"/>
          <w:sz w:val="24"/>
          <w:szCs w:val="24"/>
        </w:rPr>
        <w:t>15</w:t>
      </w:r>
      <w:r w:rsidRPr="009438D0">
        <w:rPr>
          <w:rFonts w:ascii="Times New Roman" w:hAnsi="Times New Roman" w:cs="Times New Roman"/>
          <w:b/>
          <w:bCs/>
          <w:i w:val="0"/>
          <w:iCs w:val="0"/>
          <w:color w:val="000000" w:themeColor="text1"/>
          <w:sz w:val="24"/>
          <w:szCs w:val="24"/>
        </w:rPr>
        <w:fldChar w:fldCharType="end"/>
      </w:r>
      <w:r w:rsidRPr="009438D0">
        <w:rPr>
          <w:rFonts w:ascii="Times New Roman" w:hAnsi="Times New Roman" w:cs="Times New Roman"/>
          <w:b/>
          <w:bCs/>
          <w:i w:val="0"/>
          <w:iCs w:val="0"/>
          <w:color w:val="000000" w:themeColor="text1"/>
          <w:sz w:val="24"/>
          <w:szCs w:val="24"/>
        </w:rPr>
        <w:t>.</w:t>
      </w:r>
      <w:r w:rsidRPr="009438D0">
        <w:rPr>
          <w:color w:val="000000" w:themeColor="text1"/>
        </w:rPr>
        <w:t xml:space="preserve"> </w:t>
      </w:r>
      <w:r>
        <w:rPr>
          <w:rFonts w:ascii="Times New Roman" w:hAnsi="Times New Roman" w:cs="Times New Roman"/>
          <w:i w:val="0"/>
          <w:iCs w:val="0"/>
          <w:color w:val="000000" w:themeColor="text1"/>
          <w:sz w:val="24"/>
          <w:szCs w:val="24"/>
        </w:rPr>
        <w:t>Performance of OM10.</w:t>
      </w:r>
      <w:r w:rsidRPr="00F20CB1">
        <w:rPr>
          <w:rFonts w:ascii="Times New Roman" w:hAnsi="Times New Roman" w:cs="Times New Roman"/>
          <w:i w:val="0"/>
          <w:iCs w:val="0"/>
          <w:color w:val="000000" w:themeColor="text1"/>
          <w:sz w:val="24"/>
          <w:szCs w:val="24"/>
        </w:rPr>
        <w:t xml:space="preserve"> Mean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sidR="00AE6CAE">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sidR="00AE6CAE">
        <w:rPr>
          <w:rFonts w:ascii="Times New Roman" w:hAnsi="Times New Roman" w:cs="Times New Roman"/>
          <w:i w:val="0"/>
          <w:iCs w:val="0"/>
          <w:color w:val="000000" w:themeColor="text1"/>
          <w:sz w:val="24"/>
          <w:szCs w:val="24"/>
        </w:rPr>
        <w:t xml:space="preserve">in Experiment 1 and those in Experiments 2 and 3. These experiments correspond to those in Liu and </w:t>
      </w:r>
      <w:proofErr w:type="spellStart"/>
      <w:r w:rsidR="00AE6CAE">
        <w:rPr>
          <w:rFonts w:ascii="Times New Roman" w:hAnsi="Times New Roman" w:cs="Times New Roman"/>
          <w:i w:val="0"/>
          <w:iCs w:val="0"/>
          <w:color w:val="000000" w:themeColor="text1"/>
          <w:sz w:val="24"/>
          <w:szCs w:val="24"/>
        </w:rPr>
        <w:t>Spelke</w:t>
      </w:r>
      <w:proofErr w:type="spellEnd"/>
      <w:r w:rsidR="00AE6CAE">
        <w:rPr>
          <w:rFonts w:ascii="Times New Roman" w:hAnsi="Times New Roman" w:cs="Times New Roman"/>
          <w:i w:val="0"/>
          <w:iCs w:val="0"/>
          <w:color w:val="000000" w:themeColor="text1"/>
          <w:sz w:val="24"/>
          <w:szCs w:val="24"/>
        </w:rPr>
        <w:t xml:space="preserve"> (2017).</w:t>
      </w:r>
    </w:p>
    <w:p w14:paraId="0EA0D3BC" w14:textId="77777777" w:rsidR="000027B6" w:rsidRPr="000027B6" w:rsidRDefault="000027B6" w:rsidP="000027B6">
      <w:pPr>
        <w:rPr>
          <w:ins w:id="213" w:author="Benton, Deon" w:date="2026-04-28T16:29:00Z" w16du:dateUtc="2026-04-28T21:29:00Z"/>
        </w:rPr>
      </w:pPr>
    </w:p>
    <w:p w14:paraId="7E2C574B" w14:textId="7BA6A46C" w:rsidR="00524642" w:rsidRDefault="00A8046D" w:rsidP="00EF724B">
      <w:pPr>
        <w:spacing w:line="480" w:lineRule="auto"/>
        <w:ind w:firstLine="720"/>
        <w:contextualSpacing/>
        <w:rPr>
          <w:ins w:id="214" w:author="Benton, Deon" w:date="2026-04-28T16:18:00Z" w16du:dateUtc="2026-04-28T21:18:00Z"/>
          <w:rFonts w:ascii="Times New Roman" w:hAnsi="Times New Roman" w:cs="Times New Roman"/>
        </w:rPr>
      </w:pPr>
      <w:ins w:id="215" w:author="Benton, Deon" w:date="2026-04-28T16:31:00Z" w16du:dateUtc="2026-04-28T21:31:00Z">
        <w:r>
          <w:rPr>
            <w:rFonts w:ascii="Times New Roman" w:hAnsi="Times New Roman" w:cs="Times New Roman"/>
          </w:rPr>
          <w:t xml:space="preserve">As with the previous simulations, a different pattern of performance </w:t>
        </w:r>
      </w:ins>
      <w:ins w:id="216" w:author="Benton, Deon" w:date="2026-04-28T16:32:00Z" w16du:dateUtc="2026-04-28T21:32:00Z">
        <w:r w:rsidR="00D30BC2">
          <w:rPr>
            <w:rFonts w:ascii="Times New Roman" w:hAnsi="Times New Roman" w:cs="Times New Roman"/>
          </w:rPr>
          <w:t>emerged for OM10.</w:t>
        </w:r>
        <w:r w:rsidR="00EE2928">
          <w:rPr>
            <w:rFonts w:ascii="Times New Roman" w:hAnsi="Times New Roman" w:cs="Times New Roman"/>
          </w:rPr>
          <w:t xml:space="preserve"> </w:t>
        </w:r>
      </w:ins>
      <w:ins w:id="217" w:author="Benton, Deon" w:date="2026-04-29T10:38:00Z" w16du:dateUtc="2026-04-29T15:38:00Z">
        <w:r w:rsidR="005839CC">
          <w:rPr>
            <w:rFonts w:ascii="Times New Roman" w:hAnsi="Times New Roman" w:cs="Times New Roman"/>
          </w:rPr>
          <w:t xml:space="preserve">This pattern is shown in Figure 15. </w:t>
        </w:r>
      </w:ins>
      <w:ins w:id="218" w:author="Benton, Deon" w:date="2026-04-29T10:43:00Z" w16du:dateUtc="2026-04-29T15:43:00Z">
        <w:r w:rsidR="000E0FAD">
          <w:rPr>
            <w:rFonts w:ascii="Times New Roman" w:hAnsi="Times New Roman" w:cs="Times New Roman"/>
          </w:rPr>
          <w:t xml:space="preserve">The figure shows that for networks in Experiment </w:t>
        </w:r>
        <w:proofErr w:type="gramStart"/>
        <w:r w:rsidR="000E0FAD">
          <w:rPr>
            <w:rFonts w:ascii="Times New Roman" w:hAnsi="Times New Roman" w:cs="Times New Roman"/>
          </w:rPr>
          <w:t>1,</w:t>
        </w:r>
      </w:ins>
      <w:proofErr w:type="gramEnd"/>
      <w:ins w:id="219" w:author="Benton, Deon" w:date="2026-04-29T10:37:00Z" w16du:dateUtc="2026-04-29T15:37:00Z">
        <w:r w:rsidR="005839CC">
          <w:rPr>
            <w:rFonts w:ascii="Times New Roman" w:hAnsi="Times New Roman" w:cs="Times New Roman"/>
          </w:rPr>
          <w:t xml:space="preserve"> </w:t>
        </w:r>
      </w:ins>
      <w:ins w:id="220" w:author="Benton, Deon" w:date="2026-04-29T10:39:00Z" w16du:dateUtc="2026-04-29T15:39:00Z">
        <w:r w:rsidR="005839CC">
          <w:rPr>
            <w:rFonts w:ascii="Times New Roman" w:hAnsi="Times New Roman" w:cs="Times New Roman"/>
          </w:rPr>
          <w:t xml:space="preserve">the critical units were activated to a greater extent during the </w:t>
        </w:r>
        <w:proofErr w:type="gramStart"/>
        <w:r w:rsidR="005839CC">
          <w:rPr>
            <w:rFonts w:ascii="Times New Roman" w:hAnsi="Times New Roman" w:cs="Times New Roman"/>
          </w:rPr>
          <w:t>Low test</w:t>
        </w:r>
        <w:proofErr w:type="gramEnd"/>
        <w:r w:rsidR="005839CC">
          <w:rPr>
            <w:rFonts w:ascii="Times New Roman" w:hAnsi="Times New Roman" w:cs="Times New Roman"/>
          </w:rPr>
          <w:t xml:space="preserve"> event than during the High one.</w:t>
        </w:r>
        <w:r w:rsidR="004F77B5">
          <w:rPr>
            <w:rFonts w:ascii="Times New Roman" w:hAnsi="Times New Roman" w:cs="Times New Roman"/>
          </w:rPr>
          <w:t xml:space="preserve"> </w:t>
        </w:r>
      </w:ins>
      <w:ins w:id="221" w:author="Benton, Deon" w:date="2026-04-29T10:46:00Z" w16du:dateUtc="2026-04-29T15:46:00Z">
        <w:r w:rsidR="00CA285F">
          <w:rPr>
            <w:rFonts w:ascii="Times New Roman" w:hAnsi="Times New Roman" w:cs="Times New Roman"/>
          </w:rPr>
          <w:t>In contrast,</w:t>
        </w:r>
      </w:ins>
      <w:ins w:id="222" w:author="Benton, Deon" w:date="2026-04-29T10:44:00Z" w16du:dateUtc="2026-04-29T15:44:00Z">
        <w:r w:rsidR="00CA285F">
          <w:rPr>
            <w:rFonts w:ascii="Times New Roman" w:hAnsi="Times New Roman" w:cs="Times New Roman"/>
          </w:rPr>
          <w:t xml:space="preserve"> these units </w:t>
        </w:r>
        <w:proofErr w:type="spellStart"/>
        <w:r w:rsidR="00CA285F">
          <w:rPr>
            <w:rFonts w:ascii="Times New Roman" w:hAnsi="Times New Roman" w:cs="Times New Roman"/>
          </w:rPr>
          <w:t>wre</w:t>
        </w:r>
        <w:proofErr w:type="spellEnd"/>
        <w:r w:rsidR="00CA285F">
          <w:rPr>
            <w:rFonts w:ascii="Times New Roman" w:hAnsi="Times New Roman" w:cs="Times New Roman"/>
          </w:rPr>
          <w:t xml:space="preserve"> activated to the same degree during both test events</w:t>
        </w:r>
      </w:ins>
      <w:ins w:id="223" w:author="Benton, Deon" w:date="2026-04-29T10:46:00Z" w16du:dateUtc="2026-04-29T15:46:00Z">
        <w:r w:rsidR="00CA285F">
          <w:rPr>
            <w:rFonts w:ascii="Times New Roman" w:hAnsi="Times New Roman" w:cs="Times New Roman"/>
          </w:rPr>
          <w:t xml:space="preserve"> for networks in Experiments 2 and 3</w:t>
        </w:r>
      </w:ins>
      <w:ins w:id="224" w:author="Benton, Deon" w:date="2026-04-29T10:44:00Z" w16du:dateUtc="2026-04-29T15:44:00Z">
        <w:r w:rsidR="00CA285F">
          <w:rPr>
            <w:rFonts w:ascii="Times New Roman" w:hAnsi="Times New Roman" w:cs="Times New Roman"/>
          </w:rPr>
          <w:t xml:space="preserve">. </w:t>
        </w:r>
      </w:ins>
      <w:ins w:id="225" w:author="Benton, Deon" w:date="2026-04-29T10:50:00Z" w16du:dateUtc="2026-04-29T15:50:00Z">
        <w:r w:rsidR="003C5985">
          <w:rPr>
            <w:rFonts w:ascii="Times New Roman" w:hAnsi="Times New Roman" w:cs="Times New Roman"/>
          </w:rPr>
          <w:t xml:space="preserve">Note that </w:t>
        </w:r>
      </w:ins>
      <w:r w:rsidR="00E2070D" w:rsidRPr="00E2070D">
        <w:rPr>
          <w:rFonts w:ascii="Times New Roman" w:hAnsi="Times New Roman" w:cs="Times New Roman"/>
        </w:rPr>
        <w:t xml:space="preserve">OM10’s performance was not </w:t>
      </w:r>
      <w:ins w:id="226" w:author="Benton, Deon" w:date="2026-04-29T11:02:00Z" w16du:dateUtc="2026-04-29T16:02:00Z">
        <w:r w:rsidR="000E2038">
          <w:rPr>
            <w:rFonts w:ascii="Times New Roman" w:hAnsi="Times New Roman" w:cs="Times New Roman"/>
          </w:rPr>
          <w:t xml:space="preserve">plotted </w:t>
        </w:r>
      </w:ins>
      <w:r w:rsidR="00E2070D" w:rsidRPr="00E2070D">
        <w:rPr>
          <w:rFonts w:ascii="Times New Roman" w:hAnsi="Times New Roman" w:cs="Times New Roman"/>
        </w:rPr>
        <w:t>separately for Experiments 1 and 2</w:t>
      </w:r>
      <w:ins w:id="227" w:author="Benton, Deon" w:date="2026-04-29T10:57:00Z" w16du:dateUtc="2026-04-29T15:57:00Z">
        <w:r w:rsidR="001001BD">
          <w:rPr>
            <w:rFonts w:ascii="Times New Roman" w:hAnsi="Times New Roman" w:cs="Times New Roman"/>
          </w:rPr>
          <w:t xml:space="preserve"> because simulati</w:t>
        </w:r>
      </w:ins>
      <w:ins w:id="228" w:author="Benton, Deon" w:date="2026-04-29T11:02:00Z" w16du:dateUtc="2026-04-29T16:02:00Z">
        <w:r w:rsidR="0065326F">
          <w:rPr>
            <w:rFonts w:ascii="Times New Roman" w:hAnsi="Times New Roman" w:cs="Times New Roman"/>
          </w:rPr>
          <w:t>ng</w:t>
        </w:r>
      </w:ins>
      <w:ins w:id="229" w:author="Benton, Deon" w:date="2026-04-29T10:57:00Z" w16du:dateUtc="2026-04-29T15:57:00Z">
        <w:r w:rsidR="001001BD">
          <w:rPr>
            <w:rFonts w:ascii="Times New Roman" w:hAnsi="Times New Roman" w:cs="Times New Roman"/>
          </w:rPr>
          <w:t xml:space="preserve"> control conditions</w:t>
        </w:r>
      </w:ins>
      <w:ins w:id="230" w:author="Benton, Deon" w:date="2026-04-29T10:58:00Z" w16du:dateUtc="2026-04-29T15:58:00Z">
        <w:r w:rsidR="001001BD">
          <w:rPr>
            <w:rFonts w:ascii="Times New Roman" w:hAnsi="Times New Roman" w:cs="Times New Roman"/>
          </w:rPr>
          <w:t xml:space="preserve"> with this model</w:t>
        </w:r>
      </w:ins>
      <w:ins w:id="231" w:author="Benton, Deon" w:date="2026-04-29T10:57:00Z" w16du:dateUtc="2026-04-29T15:57:00Z">
        <w:r w:rsidR="001001BD">
          <w:rPr>
            <w:rFonts w:ascii="Times New Roman" w:hAnsi="Times New Roman" w:cs="Times New Roman"/>
          </w:rPr>
          <w:t xml:space="preserve">—which </w:t>
        </w:r>
      </w:ins>
      <w:ins w:id="232" w:author="Benton, Deon" w:date="2026-04-29T12:28:00Z" w16du:dateUtc="2026-04-29T17:28:00Z">
        <w:r w:rsidR="00E94431">
          <w:rPr>
            <w:rFonts w:ascii="Times New Roman" w:hAnsi="Times New Roman" w:cs="Times New Roman"/>
          </w:rPr>
          <w:t xml:space="preserve">the </w:t>
        </w:r>
        <w:r w:rsidR="00E94431">
          <w:rPr>
            <w:rFonts w:ascii="Times New Roman" w:hAnsi="Times New Roman" w:cs="Times New Roman"/>
          </w:rPr>
          <w:lastRenderedPageBreak/>
          <w:t>corresponding behavioral experiments</w:t>
        </w:r>
      </w:ins>
      <w:ins w:id="233" w:author="Benton, Deon" w:date="2026-04-29T12:29:00Z" w16du:dateUtc="2026-04-29T17:29:00Z">
        <w:r w:rsidR="00E94431">
          <w:rPr>
            <w:rFonts w:ascii="Times New Roman" w:hAnsi="Times New Roman" w:cs="Times New Roman"/>
          </w:rPr>
          <w:t xml:space="preserve"> served as i</w:t>
        </w:r>
      </w:ins>
      <w:ins w:id="234" w:author="Benton, Deon" w:date="2026-04-29T10:57:00Z" w16du:dateUtc="2026-04-29T15:57:00Z">
        <w:r w:rsidR="001001BD">
          <w:rPr>
            <w:rFonts w:ascii="Times New Roman" w:hAnsi="Times New Roman" w:cs="Times New Roman"/>
          </w:rPr>
          <w:t xml:space="preserve">n Liu and </w:t>
        </w:r>
        <w:proofErr w:type="spellStart"/>
        <w:r w:rsidR="001001BD">
          <w:rPr>
            <w:rFonts w:ascii="Times New Roman" w:hAnsi="Times New Roman" w:cs="Times New Roman"/>
          </w:rPr>
          <w:t>Spelke</w:t>
        </w:r>
        <w:proofErr w:type="spellEnd"/>
        <w:r w:rsidR="001001BD">
          <w:rPr>
            <w:rFonts w:ascii="Times New Roman" w:hAnsi="Times New Roman" w:cs="Times New Roman"/>
          </w:rPr>
          <w:t xml:space="preserve"> (201</w:t>
        </w:r>
      </w:ins>
      <w:ins w:id="235" w:author="Benton, Deon" w:date="2026-04-29T10:58:00Z" w16du:dateUtc="2026-04-29T15:58:00Z">
        <w:r w:rsidR="001001BD">
          <w:rPr>
            <w:rFonts w:ascii="Times New Roman" w:hAnsi="Times New Roman" w:cs="Times New Roman"/>
          </w:rPr>
          <w:t>7)—</w:t>
        </w:r>
        <w:r w:rsidR="00784567">
          <w:rPr>
            <w:rFonts w:ascii="Times New Roman" w:hAnsi="Times New Roman" w:cs="Times New Roman"/>
          </w:rPr>
          <w:t>entails removing obstacles</w:t>
        </w:r>
      </w:ins>
      <w:ins w:id="236" w:author="Benton, Deon" w:date="2026-04-29T10:50:00Z" w16du:dateUtc="2026-04-29T15:50:00Z">
        <w:r w:rsidR="003C5985">
          <w:rPr>
            <w:rFonts w:ascii="Times New Roman" w:hAnsi="Times New Roman" w:cs="Times New Roman"/>
          </w:rPr>
          <w:t>.</w:t>
        </w:r>
      </w:ins>
      <w:ins w:id="237" w:author="Benton, Deon" w:date="2026-04-29T10:59:00Z" w16du:dateUtc="2026-04-29T15:59:00Z">
        <w:r w:rsidR="00784567">
          <w:rPr>
            <w:rFonts w:ascii="Times New Roman" w:hAnsi="Times New Roman" w:cs="Times New Roman"/>
          </w:rPr>
          <w:t xml:space="preserve"> </w:t>
        </w:r>
      </w:ins>
      <w:ins w:id="238" w:author="Benton, Deon" w:date="2026-04-29T11:10:00Z" w16du:dateUtc="2026-04-29T16:10:00Z">
        <w:r w:rsidR="00B7179B">
          <w:rPr>
            <w:rFonts w:ascii="Times New Roman" w:hAnsi="Times New Roman" w:cs="Times New Roman"/>
          </w:rPr>
          <w:t xml:space="preserve">Including </w:t>
        </w:r>
      </w:ins>
      <w:ins w:id="239" w:author="Benton, Deon" w:date="2026-04-29T11:03:00Z" w16du:dateUtc="2026-04-29T16:03:00Z">
        <w:r w:rsidR="0065326F">
          <w:rPr>
            <w:rFonts w:ascii="Times New Roman" w:hAnsi="Times New Roman" w:cs="Times New Roman"/>
          </w:rPr>
          <w:t xml:space="preserve">obstacles in the simulation of Experiments 1 and 2 </w:t>
        </w:r>
      </w:ins>
      <w:ins w:id="240" w:author="Benton, Deon" w:date="2026-04-29T11:05:00Z" w16du:dateUtc="2026-04-29T16:05:00Z">
        <w:r w:rsidR="007909D0">
          <w:rPr>
            <w:rFonts w:ascii="Times New Roman" w:hAnsi="Times New Roman" w:cs="Times New Roman"/>
          </w:rPr>
          <w:t>would</w:t>
        </w:r>
      </w:ins>
      <w:ins w:id="241" w:author="Benton, Deon" w:date="2026-04-29T11:10:00Z" w16du:dateUtc="2026-04-29T16:10:00Z">
        <w:r w:rsidR="00B7179B">
          <w:rPr>
            <w:rFonts w:ascii="Times New Roman" w:hAnsi="Times New Roman" w:cs="Times New Roman"/>
          </w:rPr>
          <w:t xml:space="preserve"> thus</w:t>
        </w:r>
      </w:ins>
      <w:ins w:id="242" w:author="Benton, Deon" w:date="2026-04-29T11:00:00Z" w16du:dateUtc="2026-04-29T16:00:00Z">
        <w:r w:rsidR="00784567">
          <w:rPr>
            <w:rFonts w:ascii="Times New Roman" w:hAnsi="Times New Roman" w:cs="Times New Roman"/>
          </w:rPr>
          <w:t xml:space="preserve"> </w:t>
        </w:r>
      </w:ins>
      <w:ins w:id="243" w:author="Benton, Deon" w:date="2026-04-29T11:11:00Z" w16du:dateUtc="2026-04-29T16:11:00Z">
        <w:r w:rsidR="003836F7">
          <w:rPr>
            <w:rFonts w:ascii="Times New Roman" w:hAnsi="Times New Roman" w:cs="Times New Roman"/>
          </w:rPr>
          <w:t xml:space="preserve">constitute a </w:t>
        </w:r>
      </w:ins>
      <w:ins w:id="244" w:author="Benton, Deon" w:date="2026-04-29T11:18:00Z" w16du:dateUtc="2026-04-29T16:18:00Z">
        <w:r w:rsidR="00EF724B">
          <w:rPr>
            <w:rFonts w:ascii="Times New Roman" w:hAnsi="Times New Roman" w:cs="Times New Roman"/>
          </w:rPr>
          <w:t>significant</w:t>
        </w:r>
      </w:ins>
      <w:ins w:id="245" w:author="Benton, Deon" w:date="2026-04-29T11:11:00Z" w16du:dateUtc="2026-04-29T16:11:00Z">
        <w:r w:rsidR="003836F7">
          <w:rPr>
            <w:rFonts w:ascii="Times New Roman" w:hAnsi="Times New Roman" w:cs="Times New Roman"/>
          </w:rPr>
          <w:t xml:space="preserve"> departure from</w:t>
        </w:r>
      </w:ins>
      <w:ins w:id="246" w:author="Benton, Deon" w:date="2026-04-29T11:01:00Z" w16du:dateUtc="2026-04-29T16:01:00Z">
        <w:r w:rsidR="000E2038">
          <w:rPr>
            <w:rFonts w:ascii="Times New Roman" w:hAnsi="Times New Roman" w:cs="Times New Roman"/>
          </w:rPr>
          <w:t xml:space="preserve"> </w:t>
        </w:r>
      </w:ins>
      <w:ins w:id="247" w:author="Benton, Deon" w:date="2026-04-29T11:04:00Z" w16du:dateUtc="2026-04-29T16:04:00Z">
        <w:r w:rsidR="0065326F">
          <w:rPr>
            <w:rFonts w:ascii="Times New Roman" w:hAnsi="Times New Roman" w:cs="Times New Roman"/>
          </w:rPr>
          <w:t xml:space="preserve">how </w:t>
        </w:r>
      </w:ins>
      <w:proofErr w:type="spellStart"/>
      <w:ins w:id="248" w:author="Benton, Deon" w:date="2026-04-29T11:05:00Z" w16du:dateUtc="2026-04-29T16:05:00Z">
        <w:r w:rsidR="007909D0">
          <w:rPr>
            <w:rFonts w:ascii="Times New Roman" w:hAnsi="Times New Roman" w:cs="Times New Roman"/>
          </w:rPr>
          <w:t>Overwalle</w:t>
        </w:r>
        <w:proofErr w:type="spellEnd"/>
        <w:r w:rsidR="007909D0">
          <w:rPr>
            <w:rFonts w:ascii="Times New Roman" w:hAnsi="Times New Roman" w:cs="Times New Roman"/>
          </w:rPr>
          <w:t xml:space="preserve"> (2010) used this model to simulate the control condition in Gergely et al. (1995)</w:t>
        </w:r>
      </w:ins>
      <w:ins w:id="249" w:author="Benton, Deon" w:date="2026-04-29T11:14:00Z" w16du:dateUtc="2026-04-29T16:14:00Z">
        <w:r w:rsidR="005D6354">
          <w:rPr>
            <w:rFonts w:ascii="Times New Roman" w:hAnsi="Times New Roman" w:cs="Times New Roman"/>
          </w:rPr>
          <w:t xml:space="preserve"> and how these conditions were </w:t>
        </w:r>
      </w:ins>
      <w:ins w:id="250" w:author="Benton, Deon" w:date="2026-04-29T11:17:00Z" w16du:dateUtc="2026-04-29T16:17:00Z">
        <w:r w:rsidR="00525C2F">
          <w:rPr>
            <w:rFonts w:ascii="Times New Roman" w:hAnsi="Times New Roman" w:cs="Times New Roman"/>
          </w:rPr>
          <w:t>implemented in</w:t>
        </w:r>
      </w:ins>
      <w:ins w:id="251" w:author="Benton, Deon" w:date="2026-04-29T11:14:00Z" w16du:dateUtc="2026-04-29T16:14:00Z">
        <w:r w:rsidR="005D6354">
          <w:rPr>
            <w:rFonts w:ascii="Times New Roman" w:hAnsi="Times New Roman" w:cs="Times New Roman"/>
          </w:rPr>
          <w:t xml:space="preserve"> the previous simulations</w:t>
        </w:r>
      </w:ins>
      <w:ins w:id="252" w:author="Benton, Deon" w:date="2026-04-29T11:05:00Z" w16du:dateUtc="2026-04-29T16:05:00Z">
        <w:r w:rsidR="007909D0">
          <w:rPr>
            <w:rFonts w:ascii="Times New Roman" w:hAnsi="Times New Roman" w:cs="Times New Roman"/>
          </w:rPr>
          <w:t xml:space="preserve">. </w:t>
        </w:r>
      </w:ins>
      <w:ins w:id="253" w:author="Benton, Deon" w:date="2026-04-29T11:12:00Z" w16du:dateUtc="2026-04-29T16:12:00Z">
        <w:r w:rsidR="003836F7">
          <w:rPr>
            <w:rFonts w:ascii="Times New Roman" w:hAnsi="Times New Roman" w:cs="Times New Roman"/>
          </w:rPr>
          <w:t xml:space="preserve">In those simulations, </w:t>
        </w:r>
      </w:ins>
      <w:ins w:id="254" w:author="Benton, Deon" w:date="2026-04-29T11:14:00Z" w16du:dateUtc="2026-04-29T16:14:00Z">
        <w:r w:rsidR="005D6354">
          <w:rPr>
            <w:rFonts w:ascii="Times New Roman" w:hAnsi="Times New Roman" w:cs="Times New Roman"/>
          </w:rPr>
          <w:t>barrier</w:t>
        </w:r>
      </w:ins>
      <w:ins w:id="255" w:author="Benton, Deon" w:date="2026-04-29T11:15:00Z" w16du:dateUtc="2026-04-29T16:15:00Z">
        <w:r w:rsidR="005D6354">
          <w:rPr>
            <w:rFonts w:ascii="Times New Roman" w:hAnsi="Times New Roman" w:cs="Times New Roman"/>
          </w:rPr>
          <w:t xml:space="preserve">-less control conditions were </w:t>
        </w:r>
      </w:ins>
      <w:ins w:id="256" w:author="Benton, Deon" w:date="2026-04-29T11:08:00Z" w16du:dateUtc="2026-04-29T16:08:00Z">
        <w:r w:rsidR="00E21F53">
          <w:rPr>
            <w:rFonts w:ascii="Times New Roman" w:hAnsi="Times New Roman" w:cs="Times New Roman"/>
          </w:rPr>
          <w:t>treated</w:t>
        </w:r>
      </w:ins>
      <w:ins w:id="257" w:author="Benton, Deon" w:date="2026-04-29T11:07:00Z" w16du:dateUtc="2026-04-29T16:07:00Z">
        <w:r w:rsidR="00E21F53">
          <w:rPr>
            <w:rFonts w:ascii="Times New Roman" w:hAnsi="Times New Roman" w:cs="Times New Roman"/>
          </w:rPr>
          <w:t xml:space="preserve"> </w:t>
        </w:r>
      </w:ins>
      <w:r w:rsidR="000A5F46" w:rsidRPr="000A5F46">
        <w:rPr>
          <w:rFonts w:ascii="Times New Roman" w:hAnsi="Times New Roman" w:cs="Times New Roman"/>
        </w:rPr>
        <w:t>as a theoretical commitment</w:t>
      </w:r>
      <w:ins w:id="258" w:author="Benton, Deon" w:date="2026-04-29T11:15:00Z" w16du:dateUtc="2026-04-29T16:15:00Z">
        <w:r w:rsidR="00525C2F">
          <w:rPr>
            <w:rFonts w:ascii="Times New Roman" w:hAnsi="Times New Roman" w:cs="Times New Roman"/>
          </w:rPr>
          <w:t>—and limitation—</w:t>
        </w:r>
      </w:ins>
      <w:r w:rsidR="000A5F46" w:rsidRPr="000A5F46">
        <w:rPr>
          <w:rFonts w:ascii="Times New Roman" w:hAnsi="Times New Roman" w:cs="Times New Roman"/>
        </w:rPr>
        <w:t xml:space="preserve">about which task-relevant features </w:t>
      </w:r>
      <w:ins w:id="259" w:author="Benton, Deon" w:date="2026-04-29T11:08:00Z" w16du:dateUtc="2026-04-29T16:08:00Z">
        <w:r w:rsidR="00E21F53">
          <w:rPr>
            <w:rFonts w:ascii="Times New Roman" w:hAnsi="Times New Roman" w:cs="Times New Roman"/>
          </w:rPr>
          <w:t>are relevant when modeling these conditions</w:t>
        </w:r>
      </w:ins>
      <w:r w:rsidR="000A5F46" w:rsidRPr="000A5F46">
        <w:rPr>
          <w:rFonts w:ascii="Times New Roman" w:hAnsi="Times New Roman" w:cs="Times New Roman"/>
        </w:rPr>
        <w:t xml:space="preserve"> in action-understanding studies</w:t>
      </w:r>
      <w:ins w:id="260" w:author="Benton, Deon" w:date="2026-04-29T11:17:00Z" w16du:dateUtc="2026-04-29T16:17:00Z">
        <w:r w:rsidR="00525C2F">
          <w:rPr>
            <w:rFonts w:ascii="Times New Roman" w:hAnsi="Times New Roman" w:cs="Times New Roman"/>
          </w:rPr>
          <w:t>; relaxing this constraint here would effectivel</w:t>
        </w:r>
      </w:ins>
      <w:ins w:id="261" w:author="Benton, Deon" w:date="2026-04-29T11:18:00Z" w16du:dateUtc="2026-04-29T16:18:00Z">
        <w:r w:rsidR="00525C2F">
          <w:rPr>
            <w:rFonts w:ascii="Times New Roman" w:hAnsi="Times New Roman" w:cs="Times New Roman"/>
          </w:rPr>
          <w:t>y transform OM10 into a fundamentally different model</w:t>
        </w:r>
      </w:ins>
      <w:ins w:id="262" w:author="Benton, Deon" w:date="2026-04-29T10:45:00Z" w16du:dateUtc="2026-04-29T15:45:00Z">
        <w:r w:rsidR="00CA285F">
          <w:rPr>
            <w:rFonts w:ascii="Times New Roman" w:hAnsi="Times New Roman" w:cs="Times New Roman"/>
          </w:rPr>
          <w:t xml:space="preserve">. </w:t>
        </w:r>
      </w:ins>
    </w:p>
    <w:p w14:paraId="4F93FC9C" w14:textId="77777777" w:rsidR="001540F3" w:rsidRDefault="001540F3" w:rsidP="00524642">
      <w:pPr>
        <w:spacing w:line="480" w:lineRule="auto"/>
        <w:contextualSpacing/>
        <w:rPr>
          <w:ins w:id="263" w:author="Benton, Deon" w:date="2026-04-28T16:18:00Z" w16du:dateUtc="2026-04-28T21:18:00Z"/>
          <w:rFonts w:ascii="Times New Roman" w:hAnsi="Times New Roman" w:cs="Times New Roman"/>
        </w:rPr>
      </w:pPr>
    </w:p>
    <w:p w14:paraId="19D3874F" w14:textId="77777777" w:rsidR="001540F3" w:rsidRDefault="001540F3"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w:t>
      </w:r>
      <w:proofErr w:type="gramStart"/>
      <w:r w:rsidR="00B2442C">
        <w:rPr>
          <w:rFonts w:ascii="Times New Roman" w:hAnsi="Times New Roman" w:cs="Times New Roman"/>
        </w:rPr>
        <w:t>efficiency, or</w:t>
      </w:r>
      <w:proofErr w:type="gramEnd"/>
      <w:r w:rsidR="00B2442C">
        <w:rPr>
          <w:rFonts w:ascii="Times New Roman" w:hAnsi="Times New Roman" w:cs="Times New Roman"/>
        </w:rPr>
        <w:t xml:space="preserve"> action or domain-specific mechanisms such as </w:t>
      </w:r>
      <w:proofErr w:type="gramStart"/>
      <w:r>
        <w:rPr>
          <w:rFonts w:ascii="Times New Roman" w:hAnsi="Times New Roman" w:cs="Times New Roman"/>
        </w:rPr>
        <w:t>a NUC</w:t>
      </w:r>
      <w:proofErr w:type="gramEnd"/>
      <w:r>
        <w:rPr>
          <w:rFonts w:ascii="Times New Roman" w:hAnsi="Times New Roman" w:cs="Times New Roman"/>
        </w:rPr>
        <w:t xml:space="preserve">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w:t>
      </w:r>
      <w:proofErr w:type="gramStart"/>
      <w:r w:rsidR="000651A7">
        <w:rPr>
          <w:rFonts w:ascii="Times New Roman" w:eastAsia="Times New Roman" w:hAnsi="Times New Roman" w:cs="Times New Roman"/>
        </w:rPr>
        <w:t xml:space="preserve">a </w:t>
      </w:r>
      <w:r w:rsidR="0018749A">
        <w:rPr>
          <w:rFonts w:ascii="Times New Roman" w:eastAsia="Times New Roman" w:hAnsi="Times New Roman" w:cs="Times New Roman"/>
        </w:rPr>
        <w:t>proof</w:t>
      </w:r>
      <w:proofErr w:type="gramEnd"/>
      <w:r w:rsidR="0018749A">
        <w:rPr>
          <w:rFonts w:ascii="Times New Roman" w:eastAsia="Times New Roman" w:hAnsi="Times New Roman" w:cs="Times New Roman"/>
        </w:rPr>
        <w:t xml:space="preserve">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 xml:space="preserve">processed </w:t>
      </w:r>
      <w:r w:rsidR="00C4444B">
        <w:rPr>
          <w:rFonts w:ascii="Times New Roman" w:hAnsi="Times New Roman" w:cs="Times New Roman"/>
        </w:rPr>
        <w:lastRenderedPageBreak/>
        <w:t>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 xml:space="preserve">the network will develop a representation at the hidden layer </w:t>
      </w:r>
      <w:r>
        <w:rPr>
          <w:rFonts w:ascii="Times New Roman" w:hAnsi="Times New Roman" w:cs="Times New Roman"/>
        </w:rPr>
        <w:lastRenderedPageBreak/>
        <w:t>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 xml:space="preserve">it </w:t>
      </w:r>
      <w:r w:rsidR="002969FD">
        <w:rPr>
          <w:rFonts w:ascii="Times New Roman" w:hAnsi="Times New Roman" w:cs="Times New Roman"/>
        </w:rPr>
        <w:lastRenderedPageBreak/>
        <w:t>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21053DAB"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7F720E">
                              <w:rPr>
                                <w:rFonts w:ascii="Times New Roman" w:hAnsi="Times New Roman" w:cs="Times New Roman"/>
                                <w:i w:val="0"/>
                                <w:iCs w:val="0"/>
                                <w:noProof/>
                                <w:color w:val="000000" w:themeColor="text1"/>
                                <w:sz w:val="24"/>
                                <w:szCs w:val="24"/>
                              </w:rPr>
                              <w:t>16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21053DAB"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7F720E">
                        <w:rPr>
                          <w:rFonts w:ascii="Times New Roman" w:hAnsi="Times New Roman" w:cs="Times New Roman"/>
                          <w:i w:val="0"/>
                          <w:iCs w:val="0"/>
                          <w:noProof/>
                          <w:color w:val="000000" w:themeColor="text1"/>
                          <w:sz w:val="24"/>
                          <w:szCs w:val="24"/>
                        </w:rPr>
                        <w:t>16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 xml:space="preserve">f </w:t>
      </w:r>
      <w:r w:rsidR="00A71523">
        <w:rPr>
          <w:rFonts w:ascii="Times New Roman" w:hAnsi="Times New Roman" w:cs="Times New Roman"/>
        </w:rPr>
        <w:lastRenderedPageBreak/>
        <w:t>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6B95703A"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7F720E">
                              <w:rPr>
                                <w:rFonts w:ascii="Times New Roman" w:hAnsi="Times New Roman" w:cs="Times New Roman"/>
                                <w:i w:val="0"/>
                                <w:iCs w:val="0"/>
                                <w:noProof/>
                                <w:color w:val="000000" w:themeColor="text1"/>
                                <w:sz w:val="24"/>
                                <w:szCs w:val="24"/>
                              </w:rPr>
                              <w:t>17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6B95703A"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7F720E">
                        <w:rPr>
                          <w:rFonts w:ascii="Times New Roman" w:hAnsi="Times New Roman" w:cs="Times New Roman"/>
                          <w:i w:val="0"/>
                          <w:iCs w:val="0"/>
                          <w:noProof/>
                          <w:color w:val="000000" w:themeColor="text1"/>
                          <w:sz w:val="24"/>
                          <w:szCs w:val="24"/>
                        </w:rPr>
                        <w:t>17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lastRenderedPageBreak/>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w:t>
      </w:r>
      <w:r w:rsidR="00136774" w:rsidRPr="00136774">
        <w:rPr>
          <w:rFonts w:ascii="Times New Roman" w:hAnsi="Times New Roman" w:cs="Times New Roman"/>
        </w:rPr>
        <w:lastRenderedPageBreak/>
        <w:t xml:space="preserve">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events. As a result, the network can adjust its </w:t>
      </w:r>
      <w:proofErr w:type="gramStart"/>
      <w:r w:rsidRPr="00610A6A">
        <w:rPr>
          <w:rFonts w:ascii="Times New Roman" w:hAnsi="Times New Roman" w:cs="Times New Roman"/>
        </w:rPr>
        <w:t>weights</w:t>
      </w:r>
      <w:proofErr w:type="gramEnd"/>
      <w:r w:rsidRPr="00610A6A">
        <w:rPr>
          <w:rFonts w:ascii="Times New Roman" w:hAnsi="Times New Roman" w:cs="Times New Roman"/>
        </w:rPr>
        <w:t xml:space="preserve"> sufficiently during the habituation phase to activate the Jump Height 4 output unit in response to any of the input features it was associated with during pretraining</w:t>
      </w:r>
      <w:r w:rsidR="00EB0AC1">
        <w:rPr>
          <w:rFonts w:ascii="Times New Roman" w:hAnsi="Times New Roman" w:cs="Times New Roman"/>
        </w:rPr>
        <w:t xml:space="preserve">, </w:t>
      </w:r>
      <w:proofErr w:type="gramStart"/>
      <w:r w:rsidR="00EB0AC1">
        <w:rPr>
          <w:rFonts w:ascii="Times New Roman" w:hAnsi="Times New Roman" w:cs="Times New Roman"/>
        </w:rPr>
        <w:t>including itself</w:t>
      </w:r>
      <w:r w:rsidRPr="00610A6A">
        <w:rPr>
          <w:rFonts w:ascii="Times New Roman" w:hAnsi="Times New Roman" w:cs="Times New Roman"/>
        </w:rPr>
        <w:t>—</w:t>
      </w:r>
      <w:proofErr w:type="gramEnd"/>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w:t>
      </w:r>
      <w:r w:rsidRPr="00610A6A">
        <w:rPr>
          <w:rFonts w:ascii="Times New Roman" w:hAnsi="Times New Roman" w:cs="Times New Roman"/>
        </w:rPr>
        <w:lastRenderedPageBreak/>
        <w:t>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proofErr w:type="gramStart"/>
      <w:r w:rsidR="002614CF">
        <w:rPr>
          <w:rFonts w:ascii="Times New Roman" w:hAnsi="Times New Roman" w:cs="Times New Roman"/>
        </w:rPr>
        <w:t>was itself</w:t>
      </w:r>
      <w:proofErr w:type="gramEnd"/>
      <w:r w:rsidR="002614CF">
        <w:rPr>
          <w:rFonts w:ascii="Times New Roman" w:hAnsi="Times New Roman" w:cs="Times New Roman"/>
        </w:rPr>
        <w:t xml:space="preserve">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w:t>
      </w:r>
      <w:proofErr w:type="gramStart"/>
      <w:r w:rsidRPr="00F70315">
        <w:rPr>
          <w:rFonts w:ascii="Times New Roman" w:hAnsi="Times New Roman" w:cs="Times New Roman"/>
        </w:rPr>
        <w:t>Taken</w:t>
      </w:r>
      <w:proofErr w:type="gramEnd"/>
      <w:r w:rsidRPr="00F70315">
        <w:rPr>
          <w:rFonts w:ascii="Times New Roman" w:hAnsi="Times New Roman" w:cs="Times New Roman"/>
        </w:rPr>
        <w:t xml:space="preserve">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w:t>
      </w:r>
      <w:proofErr w:type="gramStart"/>
      <w:r w:rsidR="00BC3C3D">
        <w:rPr>
          <w:rFonts w:ascii="Times New Roman" w:hAnsi="Times New Roman" w:cs="Times New Roman"/>
        </w:rPr>
        <w:t>a</w:t>
      </w:r>
      <w:r w:rsidRPr="00F70315">
        <w:rPr>
          <w:rFonts w:ascii="Times New Roman" w:hAnsi="Times New Roman" w:cs="Times New Roman"/>
        </w:rPr>
        <w:t xml:space="preserve"> domain</w:t>
      </w:r>
      <w:proofErr w:type="gramEnd"/>
      <w:r w:rsidRPr="00F70315">
        <w:rPr>
          <w:rFonts w:ascii="Times New Roman" w:hAnsi="Times New Roman" w:cs="Times New Roman"/>
        </w:rPr>
        <w:t xml:space="preserve">-general associative mechanisms </w:t>
      </w:r>
      <w:r w:rsidR="00BC3C3D">
        <w:rPr>
          <w:rFonts w:ascii="Times New Roman" w:hAnsi="Times New Roman" w:cs="Times New Roman"/>
        </w:rPr>
        <w:t xml:space="preserve">that </w:t>
      </w:r>
      <w:proofErr w:type="gramStart"/>
      <w:r w:rsidR="00BC3C3D">
        <w:rPr>
          <w:rFonts w:ascii="Times New Roman" w:hAnsi="Times New Roman" w:cs="Times New Roman"/>
        </w:rPr>
        <w:t>operates</w:t>
      </w:r>
      <w:proofErr w:type="gramEnd"/>
      <w:r w:rsidR="00BC3C3D">
        <w:rPr>
          <w:rFonts w:ascii="Times New Roman" w:hAnsi="Times New Roman" w:cs="Times New Roman"/>
        </w:rPr>
        <w:t xml:space="preserve">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xml:space="preserve">, the reason networks in the Inferring Constraints condition in Simulation 3 looked longer at the No-Obstacle test event than at the Obstacle test event was because the former violated an association that was established during the pretraining phase </w:t>
      </w:r>
      <w:r w:rsidR="001D6D65" w:rsidRPr="001D6D65">
        <w:rPr>
          <w:rFonts w:ascii="Times New Roman" w:hAnsi="Times New Roman" w:cs="Times New Roman"/>
        </w:rPr>
        <w:lastRenderedPageBreak/>
        <w:t>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lastRenderedPageBreak/>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w:t>
      </w:r>
      <w:r>
        <w:rPr>
          <w:rFonts w:ascii="Times New Roman" w:eastAsia="Times New Roman" w:hAnsi="Times New Roman" w:cs="Times New Roman"/>
        </w:rPr>
        <w:lastRenderedPageBreak/>
        <w:t xml:space="preserve">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w:t>
      </w:r>
      <w:proofErr w:type="gramStart"/>
      <w:r w:rsidR="00DC5011">
        <w:rPr>
          <w:rFonts w:ascii="Times New Roman" w:eastAsia="Times New Roman" w:hAnsi="Times New Roman" w:cs="Times New Roman"/>
        </w:rPr>
        <w:t>’ looking</w:t>
      </w:r>
      <w:proofErr w:type="gramEnd"/>
      <w:r w:rsidR="00DC5011">
        <w:rPr>
          <w:rFonts w:ascii="Times New Roman" w:eastAsia="Times New Roman" w:hAnsi="Times New Roman" w:cs="Times New Roman"/>
        </w:rPr>
        <w:t xml:space="preserve">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w:t>
      </w:r>
      <w:r w:rsidR="007C394B">
        <w:rPr>
          <w:rFonts w:ascii="Times New Roman" w:eastAsia="Times New Roman" w:hAnsi="Times New Roman" w:cs="Times New Roman"/>
        </w:rPr>
        <w:lastRenderedPageBreak/>
        <w:t>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w:t>
      </w:r>
      <w:proofErr w:type="gramStart"/>
      <w:r w:rsidR="00C64BA7">
        <w:rPr>
          <w:rFonts w:ascii="Times New Roman" w:eastAsia="Times New Roman" w:hAnsi="Times New Roman" w:cs="Times New Roman"/>
        </w:rPr>
        <w:t>trends</w:t>
      </w:r>
      <w:proofErr w:type="gramEnd"/>
      <w:r w:rsidR="00C64BA7">
        <w:rPr>
          <w:rFonts w:ascii="Times New Roman" w:eastAsia="Times New Roman" w:hAnsi="Times New Roman" w:cs="Times New Roman"/>
        </w:rPr>
        <w:t xml:space="preserve">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other studies on infant 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w:t>
      </w:r>
      <w:r w:rsidR="00D41B3E">
        <w:rPr>
          <w:rFonts w:ascii="Times New Roman" w:eastAsia="Times New Roman" w:hAnsi="Times New Roman" w:cs="Times New Roman"/>
        </w:rPr>
        <w:lastRenderedPageBreak/>
        <w:t>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proofErr w:type="gramStart"/>
      <w:r w:rsidRPr="000E08AF">
        <w:rPr>
          <w:rFonts w:ascii="Times New Roman" w:eastAsia="Times New Roman" w:hAnsi="Times New Roman" w:cs="Times New Roman"/>
          <w:b/>
          <w:bCs/>
        </w:rPr>
        <w:lastRenderedPageBreak/>
        <w:t>although</w:t>
      </w:r>
      <w:proofErr w:type="gramEnd"/>
      <w:r w:rsidRPr="000E08AF">
        <w:rPr>
          <w:rFonts w:ascii="Times New Roman" w:eastAsia="Times New Roman" w:hAnsi="Times New Roman" w:cs="Times New Roman"/>
          <w:b/>
          <w:bCs/>
        </w:rPr>
        <w:t xml:space="preserve"> OM10-2 failed to capture the target </w:t>
      </w:r>
      <w:proofErr w:type="gramStart"/>
      <w:r w:rsidRPr="000E08AF">
        <w:rPr>
          <w:rFonts w:ascii="Times New Roman" w:eastAsia="Times New Roman" w:hAnsi="Times New Roman" w:cs="Times New Roman"/>
          <w:b/>
          <w:bCs/>
        </w:rPr>
        <w:t>findings</w:t>
      </w:r>
      <w:proofErr w:type="gramEnd"/>
      <w:r w:rsidRPr="000E08AF">
        <w:rPr>
          <w:rFonts w:ascii="Times New Roman" w:eastAsia="Times New Roman" w:hAnsi="Times New Roman" w:cs="Times New Roman"/>
          <w:b/>
          <w:bCs/>
        </w:rPr>
        <w:t xml:space="preserve">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35"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36"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38"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39"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40"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42"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45"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48"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51"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53"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56"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58"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64"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66"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69"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70"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74"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79"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83"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85"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87"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88"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89"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90"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92"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94"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95"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96"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97"/>
      <w:headerReference w:type="first" r:id="rId9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3DE05" w14:textId="77777777" w:rsidR="0021275F" w:rsidRDefault="0021275F" w:rsidP="00391C7E">
      <w:pPr>
        <w:spacing w:after="0" w:line="240" w:lineRule="auto"/>
      </w:pPr>
      <w:r>
        <w:separator/>
      </w:r>
    </w:p>
  </w:endnote>
  <w:endnote w:type="continuationSeparator" w:id="0">
    <w:p w14:paraId="55D5F673" w14:textId="77777777" w:rsidR="0021275F" w:rsidRDefault="0021275F"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323D4" w14:textId="77777777" w:rsidR="0021275F" w:rsidRDefault="0021275F" w:rsidP="00391C7E">
      <w:pPr>
        <w:spacing w:after="0" w:line="240" w:lineRule="auto"/>
      </w:pPr>
      <w:r>
        <w:separator/>
      </w:r>
    </w:p>
  </w:footnote>
  <w:footnote w:type="continuationSeparator" w:id="0">
    <w:p w14:paraId="55293042" w14:textId="77777777" w:rsidR="0021275F" w:rsidRDefault="0021275F"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36D"/>
    <w:rsid w:val="00004788"/>
    <w:rsid w:val="0000482E"/>
    <w:rsid w:val="0000495B"/>
    <w:rsid w:val="00004EE8"/>
    <w:rsid w:val="00005701"/>
    <w:rsid w:val="00005907"/>
    <w:rsid w:val="0000707B"/>
    <w:rsid w:val="00007559"/>
    <w:rsid w:val="000079D0"/>
    <w:rsid w:val="00007D2D"/>
    <w:rsid w:val="00007F8F"/>
    <w:rsid w:val="00010A55"/>
    <w:rsid w:val="00011353"/>
    <w:rsid w:val="0001141F"/>
    <w:rsid w:val="00011DAB"/>
    <w:rsid w:val="0001243D"/>
    <w:rsid w:val="0001298D"/>
    <w:rsid w:val="00012AA5"/>
    <w:rsid w:val="00012E70"/>
    <w:rsid w:val="00013134"/>
    <w:rsid w:val="0001385A"/>
    <w:rsid w:val="00014150"/>
    <w:rsid w:val="00014B0E"/>
    <w:rsid w:val="00015DDE"/>
    <w:rsid w:val="000163C0"/>
    <w:rsid w:val="00016768"/>
    <w:rsid w:val="00016D6C"/>
    <w:rsid w:val="00017757"/>
    <w:rsid w:val="00017D72"/>
    <w:rsid w:val="00017DBA"/>
    <w:rsid w:val="00020260"/>
    <w:rsid w:val="000206B5"/>
    <w:rsid w:val="00020BD2"/>
    <w:rsid w:val="00020CAF"/>
    <w:rsid w:val="0002114F"/>
    <w:rsid w:val="000213EE"/>
    <w:rsid w:val="00021531"/>
    <w:rsid w:val="00022327"/>
    <w:rsid w:val="00022546"/>
    <w:rsid w:val="00022801"/>
    <w:rsid w:val="00022C46"/>
    <w:rsid w:val="00023046"/>
    <w:rsid w:val="00023256"/>
    <w:rsid w:val="0002365D"/>
    <w:rsid w:val="00023A54"/>
    <w:rsid w:val="00023B5C"/>
    <w:rsid w:val="00023DB7"/>
    <w:rsid w:val="00023E47"/>
    <w:rsid w:val="000241BE"/>
    <w:rsid w:val="0002439A"/>
    <w:rsid w:val="000245B8"/>
    <w:rsid w:val="0002497E"/>
    <w:rsid w:val="00024F3E"/>
    <w:rsid w:val="00025D02"/>
    <w:rsid w:val="00025ED5"/>
    <w:rsid w:val="00026194"/>
    <w:rsid w:val="000263C1"/>
    <w:rsid w:val="00026822"/>
    <w:rsid w:val="00026A2F"/>
    <w:rsid w:val="00026A36"/>
    <w:rsid w:val="00026BFA"/>
    <w:rsid w:val="000271FF"/>
    <w:rsid w:val="00027A15"/>
    <w:rsid w:val="00027DDD"/>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5C38"/>
    <w:rsid w:val="000362C5"/>
    <w:rsid w:val="000363E9"/>
    <w:rsid w:val="00036806"/>
    <w:rsid w:val="000371F1"/>
    <w:rsid w:val="000375C0"/>
    <w:rsid w:val="00037ADB"/>
    <w:rsid w:val="00037BD3"/>
    <w:rsid w:val="00037D11"/>
    <w:rsid w:val="00037EA9"/>
    <w:rsid w:val="00037ED7"/>
    <w:rsid w:val="00040656"/>
    <w:rsid w:val="0004069B"/>
    <w:rsid w:val="000412D9"/>
    <w:rsid w:val="0004140C"/>
    <w:rsid w:val="000420E6"/>
    <w:rsid w:val="000420ED"/>
    <w:rsid w:val="0004222F"/>
    <w:rsid w:val="000428C9"/>
    <w:rsid w:val="0004301F"/>
    <w:rsid w:val="00044011"/>
    <w:rsid w:val="0004411F"/>
    <w:rsid w:val="00044152"/>
    <w:rsid w:val="00044173"/>
    <w:rsid w:val="0004487E"/>
    <w:rsid w:val="00045DDA"/>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CAF"/>
    <w:rsid w:val="0005658D"/>
    <w:rsid w:val="000601A2"/>
    <w:rsid w:val="00060551"/>
    <w:rsid w:val="0006086D"/>
    <w:rsid w:val="00061107"/>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78D"/>
    <w:rsid w:val="000678F1"/>
    <w:rsid w:val="0007013C"/>
    <w:rsid w:val="000702EB"/>
    <w:rsid w:val="000705E6"/>
    <w:rsid w:val="00070634"/>
    <w:rsid w:val="00070F13"/>
    <w:rsid w:val="00070F6C"/>
    <w:rsid w:val="00071370"/>
    <w:rsid w:val="00071A55"/>
    <w:rsid w:val="00071F26"/>
    <w:rsid w:val="0007371A"/>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C8"/>
    <w:rsid w:val="00084962"/>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71E"/>
    <w:rsid w:val="00094806"/>
    <w:rsid w:val="0009483E"/>
    <w:rsid w:val="00094B4D"/>
    <w:rsid w:val="00095066"/>
    <w:rsid w:val="00095B88"/>
    <w:rsid w:val="00095FBB"/>
    <w:rsid w:val="00095FF6"/>
    <w:rsid w:val="00096D37"/>
    <w:rsid w:val="00097097"/>
    <w:rsid w:val="0009709A"/>
    <w:rsid w:val="0009722A"/>
    <w:rsid w:val="00097C1B"/>
    <w:rsid w:val="000A0BB0"/>
    <w:rsid w:val="000A0BE5"/>
    <w:rsid w:val="000A0E69"/>
    <w:rsid w:val="000A1184"/>
    <w:rsid w:val="000A11D4"/>
    <w:rsid w:val="000A170D"/>
    <w:rsid w:val="000A1B95"/>
    <w:rsid w:val="000A276E"/>
    <w:rsid w:val="000A29F2"/>
    <w:rsid w:val="000A317D"/>
    <w:rsid w:val="000A346C"/>
    <w:rsid w:val="000A3648"/>
    <w:rsid w:val="000A37B5"/>
    <w:rsid w:val="000A3A74"/>
    <w:rsid w:val="000A4963"/>
    <w:rsid w:val="000A51FC"/>
    <w:rsid w:val="000A555F"/>
    <w:rsid w:val="000A58E8"/>
    <w:rsid w:val="000A599D"/>
    <w:rsid w:val="000A5F46"/>
    <w:rsid w:val="000A6762"/>
    <w:rsid w:val="000A7004"/>
    <w:rsid w:val="000A7017"/>
    <w:rsid w:val="000A715B"/>
    <w:rsid w:val="000A78E6"/>
    <w:rsid w:val="000A7DBF"/>
    <w:rsid w:val="000B0656"/>
    <w:rsid w:val="000B074D"/>
    <w:rsid w:val="000B08D2"/>
    <w:rsid w:val="000B09DB"/>
    <w:rsid w:val="000B0B74"/>
    <w:rsid w:val="000B1763"/>
    <w:rsid w:val="000B1C1A"/>
    <w:rsid w:val="000B1F17"/>
    <w:rsid w:val="000B2757"/>
    <w:rsid w:val="000B279A"/>
    <w:rsid w:val="000B286C"/>
    <w:rsid w:val="000B332C"/>
    <w:rsid w:val="000B35C1"/>
    <w:rsid w:val="000B3C24"/>
    <w:rsid w:val="000B3D55"/>
    <w:rsid w:val="000B3F0A"/>
    <w:rsid w:val="000B4399"/>
    <w:rsid w:val="000B4DD6"/>
    <w:rsid w:val="000B4ECF"/>
    <w:rsid w:val="000B60E2"/>
    <w:rsid w:val="000B6458"/>
    <w:rsid w:val="000B67D6"/>
    <w:rsid w:val="000B7017"/>
    <w:rsid w:val="000B75DA"/>
    <w:rsid w:val="000B7DDA"/>
    <w:rsid w:val="000B7E28"/>
    <w:rsid w:val="000C0869"/>
    <w:rsid w:val="000C1789"/>
    <w:rsid w:val="000C18C9"/>
    <w:rsid w:val="000C20B8"/>
    <w:rsid w:val="000C307E"/>
    <w:rsid w:val="000C31FB"/>
    <w:rsid w:val="000C3BCB"/>
    <w:rsid w:val="000C5A1C"/>
    <w:rsid w:val="000C649B"/>
    <w:rsid w:val="000C66BC"/>
    <w:rsid w:val="000C6870"/>
    <w:rsid w:val="000C6B58"/>
    <w:rsid w:val="000D00F9"/>
    <w:rsid w:val="000D05F9"/>
    <w:rsid w:val="000D1213"/>
    <w:rsid w:val="000D148B"/>
    <w:rsid w:val="000D1EAC"/>
    <w:rsid w:val="000D22BE"/>
    <w:rsid w:val="000D323A"/>
    <w:rsid w:val="000D3AB6"/>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8BD"/>
    <w:rsid w:val="000E08AF"/>
    <w:rsid w:val="000E090D"/>
    <w:rsid w:val="000E0A20"/>
    <w:rsid w:val="000E0E36"/>
    <w:rsid w:val="000E0FAD"/>
    <w:rsid w:val="000E2038"/>
    <w:rsid w:val="000E2DC0"/>
    <w:rsid w:val="000E337A"/>
    <w:rsid w:val="000E3F68"/>
    <w:rsid w:val="000E4248"/>
    <w:rsid w:val="000E43E7"/>
    <w:rsid w:val="000E440C"/>
    <w:rsid w:val="000E4F2E"/>
    <w:rsid w:val="000E4FA5"/>
    <w:rsid w:val="000E6636"/>
    <w:rsid w:val="000E700A"/>
    <w:rsid w:val="000E7279"/>
    <w:rsid w:val="000E7561"/>
    <w:rsid w:val="000E775A"/>
    <w:rsid w:val="000E7BCF"/>
    <w:rsid w:val="000E7BEC"/>
    <w:rsid w:val="000E7F18"/>
    <w:rsid w:val="000F0989"/>
    <w:rsid w:val="000F0F58"/>
    <w:rsid w:val="000F158C"/>
    <w:rsid w:val="000F1A90"/>
    <w:rsid w:val="000F1DD4"/>
    <w:rsid w:val="000F2337"/>
    <w:rsid w:val="000F3686"/>
    <w:rsid w:val="000F390C"/>
    <w:rsid w:val="000F3AF0"/>
    <w:rsid w:val="000F3DC9"/>
    <w:rsid w:val="000F3DEE"/>
    <w:rsid w:val="000F3F9C"/>
    <w:rsid w:val="000F43CD"/>
    <w:rsid w:val="000F4505"/>
    <w:rsid w:val="000F4507"/>
    <w:rsid w:val="000F4814"/>
    <w:rsid w:val="000F491E"/>
    <w:rsid w:val="000F4A8C"/>
    <w:rsid w:val="000F566F"/>
    <w:rsid w:val="000F5BC5"/>
    <w:rsid w:val="000F65EB"/>
    <w:rsid w:val="000F68C8"/>
    <w:rsid w:val="000F68EC"/>
    <w:rsid w:val="000F6EAD"/>
    <w:rsid w:val="000F726E"/>
    <w:rsid w:val="000F7511"/>
    <w:rsid w:val="000F7618"/>
    <w:rsid w:val="000F7626"/>
    <w:rsid w:val="000F7CAC"/>
    <w:rsid w:val="001001BD"/>
    <w:rsid w:val="001002AB"/>
    <w:rsid w:val="0010035E"/>
    <w:rsid w:val="00100DFB"/>
    <w:rsid w:val="00100FC9"/>
    <w:rsid w:val="00101446"/>
    <w:rsid w:val="00101D73"/>
    <w:rsid w:val="00101D77"/>
    <w:rsid w:val="00102C53"/>
    <w:rsid w:val="00102DDA"/>
    <w:rsid w:val="00103DE0"/>
    <w:rsid w:val="00104354"/>
    <w:rsid w:val="00104484"/>
    <w:rsid w:val="00104696"/>
    <w:rsid w:val="00105BB1"/>
    <w:rsid w:val="00105D7B"/>
    <w:rsid w:val="00106046"/>
    <w:rsid w:val="00106100"/>
    <w:rsid w:val="00106257"/>
    <w:rsid w:val="00106471"/>
    <w:rsid w:val="00106C81"/>
    <w:rsid w:val="00106D77"/>
    <w:rsid w:val="0010728E"/>
    <w:rsid w:val="0010787E"/>
    <w:rsid w:val="0011041C"/>
    <w:rsid w:val="00110DF9"/>
    <w:rsid w:val="00111142"/>
    <w:rsid w:val="00111B8C"/>
    <w:rsid w:val="0011240F"/>
    <w:rsid w:val="00112880"/>
    <w:rsid w:val="00112ABC"/>
    <w:rsid w:val="00114F18"/>
    <w:rsid w:val="00115051"/>
    <w:rsid w:val="00115675"/>
    <w:rsid w:val="001157F1"/>
    <w:rsid w:val="00115972"/>
    <w:rsid w:val="00115B8A"/>
    <w:rsid w:val="00116CFE"/>
    <w:rsid w:val="00117198"/>
    <w:rsid w:val="001178B1"/>
    <w:rsid w:val="00117A1A"/>
    <w:rsid w:val="00117AE9"/>
    <w:rsid w:val="001202EE"/>
    <w:rsid w:val="0012060D"/>
    <w:rsid w:val="00120625"/>
    <w:rsid w:val="001208F8"/>
    <w:rsid w:val="00120B8F"/>
    <w:rsid w:val="00120F6F"/>
    <w:rsid w:val="0012108C"/>
    <w:rsid w:val="001216D8"/>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D2B"/>
    <w:rsid w:val="00134062"/>
    <w:rsid w:val="0013438E"/>
    <w:rsid w:val="0013468D"/>
    <w:rsid w:val="001349B0"/>
    <w:rsid w:val="00134B55"/>
    <w:rsid w:val="00134CB3"/>
    <w:rsid w:val="00136065"/>
    <w:rsid w:val="001366F3"/>
    <w:rsid w:val="00136774"/>
    <w:rsid w:val="00137227"/>
    <w:rsid w:val="00137CA9"/>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1CC3"/>
    <w:rsid w:val="0015277B"/>
    <w:rsid w:val="00152D65"/>
    <w:rsid w:val="00152F19"/>
    <w:rsid w:val="001534A0"/>
    <w:rsid w:val="0015353E"/>
    <w:rsid w:val="00153600"/>
    <w:rsid w:val="0015363E"/>
    <w:rsid w:val="001537B7"/>
    <w:rsid w:val="00153BF3"/>
    <w:rsid w:val="001540F3"/>
    <w:rsid w:val="001547A5"/>
    <w:rsid w:val="0015486A"/>
    <w:rsid w:val="00155437"/>
    <w:rsid w:val="0015555E"/>
    <w:rsid w:val="00155706"/>
    <w:rsid w:val="001558F7"/>
    <w:rsid w:val="00155A19"/>
    <w:rsid w:val="00156205"/>
    <w:rsid w:val="001563E6"/>
    <w:rsid w:val="00156837"/>
    <w:rsid w:val="00156A94"/>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799"/>
    <w:rsid w:val="00163E2B"/>
    <w:rsid w:val="00164313"/>
    <w:rsid w:val="001645F2"/>
    <w:rsid w:val="0016470F"/>
    <w:rsid w:val="001647C9"/>
    <w:rsid w:val="00164941"/>
    <w:rsid w:val="00165398"/>
    <w:rsid w:val="00165454"/>
    <w:rsid w:val="001654E4"/>
    <w:rsid w:val="0016695E"/>
    <w:rsid w:val="00166A93"/>
    <w:rsid w:val="00166E78"/>
    <w:rsid w:val="001673BB"/>
    <w:rsid w:val="00167651"/>
    <w:rsid w:val="0016771A"/>
    <w:rsid w:val="0016781E"/>
    <w:rsid w:val="00167C72"/>
    <w:rsid w:val="0017005B"/>
    <w:rsid w:val="00170603"/>
    <w:rsid w:val="001716AD"/>
    <w:rsid w:val="001719A1"/>
    <w:rsid w:val="00172718"/>
    <w:rsid w:val="00172FAE"/>
    <w:rsid w:val="0017340E"/>
    <w:rsid w:val="00173688"/>
    <w:rsid w:val="001736EE"/>
    <w:rsid w:val="001739DE"/>
    <w:rsid w:val="00173D94"/>
    <w:rsid w:val="0017525B"/>
    <w:rsid w:val="001753BC"/>
    <w:rsid w:val="00175501"/>
    <w:rsid w:val="00175628"/>
    <w:rsid w:val="00175A63"/>
    <w:rsid w:val="0017668E"/>
    <w:rsid w:val="00176FA7"/>
    <w:rsid w:val="00177C21"/>
    <w:rsid w:val="001804B0"/>
    <w:rsid w:val="001807FC"/>
    <w:rsid w:val="00181380"/>
    <w:rsid w:val="00181458"/>
    <w:rsid w:val="00181761"/>
    <w:rsid w:val="0018182D"/>
    <w:rsid w:val="00181ADB"/>
    <w:rsid w:val="001823A3"/>
    <w:rsid w:val="00182A6D"/>
    <w:rsid w:val="00183524"/>
    <w:rsid w:val="00183560"/>
    <w:rsid w:val="00183E63"/>
    <w:rsid w:val="00183E98"/>
    <w:rsid w:val="00184AC3"/>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A7"/>
    <w:rsid w:val="00197111"/>
    <w:rsid w:val="001971A6"/>
    <w:rsid w:val="001976DC"/>
    <w:rsid w:val="00197D22"/>
    <w:rsid w:val="001A00F6"/>
    <w:rsid w:val="001A0520"/>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264"/>
    <w:rsid w:val="001A7B4F"/>
    <w:rsid w:val="001A7F1C"/>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D81"/>
    <w:rsid w:val="001B7D9D"/>
    <w:rsid w:val="001C01D1"/>
    <w:rsid w:val="001C0D7C"/>
    <w:rsid w:val="001C1F09"/>
    <w:rsid w:val="001C23ED"/>
    <w:rsid w:val="001C249A"/>
    <w:rsid w:val="001C27AA"/>
    <w:rsid w:val="001C32DA"/>
    <w:rsid w:val="001C35AE"/>
    <w:rsid w:val="001C3772"/>
    <w:rsid w:val="001C3859"/>
    <w:rsid w:val="001C3B16"/>
    <w:rsid w:val="001C3E68"/>
    <w:rsid w:val="001C3FAA"/>
    <w:rsid w:val="001C40F2"/>
    <w:rsid w:val="001C584A"/>
    <w:rsid w:val="001C58CB"/>
    <w:rsid w:val="001C6311"/>
    <w:rsid w:val="001C642A"/>
    <w:rsid w:val="001C64B7"/>
    <w:rsid w:val="001C69DD"/>
    <w:rsid w:val="001C7484"/>
    <w:rsid w:val="001C7D07"/>
    <w:rsid w:val="001D02BD"/>
    <w:rsid w:val="001D034B"/>
    <w:rsid w:val="001D058A"/>
    <w:rsid w:val="001D05DF"/>
    <w:rsid w:val="001D087E"/>
    <w:rsid w:val="001D0C1B"/>
    <w:rsid w:val="001D10B1"/>
    <w:rsid w:val="001D1299"/>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8DD"/>
    <w:rsid w:val="001E4FD6"/>
    <w:rsid w:val="001E5197"/>
    <w:rsid w:val="001E5726"/>
    <w:rsid w:val="001E5742"/>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434E"/>
    <w:rsid w:val="001F4C8B"/>
    <w:rsid w:val="001F4D04"/>
    <w:rsid w:val="001F4EC9"/>
    <w:rsid w:val="001F5299"/>
    <w:rsid w:val="001F5919"/>
    <w:rsid w:val="001F5B9A"/>
    <w:rsid w:val="001F5CD5"/>
    <w:rsid w:val="001F5E44"/>
    <w:rsid w:val="001F5E86"/>
    <w:rsid w:val="001F61B4"/>
    <w:rsid w:val="001F6794"/>
    <w:rsid w:val="001F6D33"/>
    <w:rsid w:val="001F704D"/>
    <w:rsid w:val="001F7398"/>
    <w:rsid w:val="001F754E"/>
    <w:rsid w:val="001F76E9"/>
    <w:rsid w:val="0020030E"/>
    <w:rsid w:val="00200CDA"/>
    <w:rsid w:val="00200D50"/>
    <w:rsid w:val="0020131C"/>
    <w:rsid w:val="00201990"/>
    <w:rsid w:val="00201A31"/>
    <w:rsid w:val="002027D9"/>
    <w:rsid w:val="00202880"/>
    <w:rsid w:val="0020291A"/>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BB0"/>
    <w:rsid w:val="002118CF"/>
    <w:rsid w:val="00211ACD"/>
    <w:rsid w:val="00211AF2"/>
    <w:rsid w:val="00211EAC"/>
    <w:rsid w:val="00212133"/>
    <w:rsid w:val="0021225C"/>
    <w:rsid w:val="00212270"/>
    <w:rsid w:val="002126F7"/>
    <w:rsid w:val="0021275F"/>
    <w:rsid w:val="0021280E"/>
    <w:rsid w:val="00212940"/>
    <w:rsid w:val="002136CF"/>
    <w:rsid w:val="00214332"/>
    <w:rsid w:val="00214AD6"/>
    <w:rsid w:val="00214FCB"/>
    <w:rsid w:val="00214FE8"/>
    <w:rsid w:val="002151DB"/>
    <w:rsid w:val="0021523A"/>
    <w:rsid w:val="00215900"/>
    <w:rsid w:val="00216020"/>
    <w:rsid w:val="00216CFD"/>
    <w:rsid w:val="0021738E"/>
    <w:rsid w:val="00217500"/>
    <w:rsid w:val="00217A83"/>
    <w:rsid w:val="002200F1"/>
    <w:rsid w:val="002204AE"/>
    <w:rsid w:val="002205EA"/>
    <w:rsid w:val="0022061A"/>
    <w:rsid w:val="00220755"/>
    <w:rsid w:val="00221A05"/>
    <w:rsid w:val="00221A84"/>
    <w:rsid w:val="0022220E"/>
    <w:rsid w:val="00222DF4"/>
    <w:rsid w:val="0022328E"/>
    <w:rsid w:val="002235F4"/>
    <w:rsid w:val="00223D51"/>
    <w:rsid w:val="00224073"/>
    <w:rsid w:val="002240E0"/>
    <w:rsid w:val="0022410E"/>
    <w:rsid w:val="002241DE"/>
    <w:rsid w:val="00224528"/>
    <w:rsid w:val="002246F3"/>
    <w:rsid w:val="00225EAA"/>
    <w:rsid w:val="002265B0"/>
    <w:rsid w:val="00226665"/>
    <w:rsid w:val="002267AD"/>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D9"/>
    <w:rsid w:val="00233897"/>
    <w:rsid w:val="00233AAE"/>
    <w:rsid w:val="00233BDD"/>
    <w:rsid w:val="00233DE0"/>
    <w:rsid w:val="0023417E"/>
    <w:rsid w:val="002341FE"/>
    <w:rsid w:val="00234A10"/>
    <w:rsid w:val="00235E21"/>
    <w:rsid w:val="00235E44"/>
    <w:rsid w:val="0023612F"/>
    <w:rsid w:val="002361BE"/>
    <w:rsid w:val="00236819"/>
    <w:rsid w:val="00237147"/>
    <w:rsid w:val="002373B3"/>
    <w:rsid w:val="002373D8"/>
    <w:rsid w:val="002375BF"/>
    <w:rsid w:val="00237719"/>
    <w:rsid w:val="0023774E"/>
    <w:rsid w:val="0023784B"/>
    <w:rsid w:val="00237A1E"/>
    <w:rsid w:val="002402B4"/>
    <w:rsid w:val="00241352"/>
    <w:rsid w:val="00241462"/>
    <w:rsid w:val="00241852"/>
    <w:rsid w:val="00241CF4"/>
    <w:rsid w:val="00241F2A"/>
    <w:rsid w:val="00241F9B"/>
    <w:rsid w:val="0024216C"/>
    <w:rsid w:val="0024232B"/>
    <w:rsid w:val="00242464"/>
    <w:rsid w:val="0024260C"/>
    <w:rsid w:val="002428A9"/>
    <w:rsid w:val="002428C0"/>
    <w:rsid w:val="00242B8C"/>
    <w:rsid w:val="00242C4E"/>
    <w:rsid w:val="0024322C"/>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D78"/>
    <w:rsid w:val="002500F0"/>
    <w:rsid w:val="002518A6"/>
    <w:rsid w:val="00251B62"/>
    <w:rsid w:val="00251BE8"/>
    <w:rsid w:val="00251F38"/>
    <w:rsid w:val="00252054"/>
    <w:rsid w:val="0025217C"/>
    <w:rsid w:val="002531AE"/>
    <w:rsid w:val="002536DD"/>
    <w:rsid w:val="00254EDB"/>
    <w:rsid w:val="00255261"/>
    <w:rsid w:val="00255559"/>
    <w:rsid w:val="0025617C"/>
    <w:rsid w:val="002575FD"/>
    <w:rsid w:val="0025765E"/>
    <w:rsid w:val="002576EE"/>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359"/>
    <w:rsid w:val="00276569"/>
    <w:rsid w:val="0027661B"/>
    <w:rsid w:val="0028026B"/>
    <w:rsid w:val="00280367"/>
    <w:rsid w:val="002807A7"/>
    <w:rsid w:val="00281DD5"/>
    <w:rsid w:val="00282505"/>
    <w:rsid w:val="00282527"/>
    <w:rsid w:val="00282727"/>
    <w:rsid w:val="002827E0"/>
    <w:rsid w:val="00282C4E"/>
    <w:rsid w:val="00282D77"/>
    <w:rsid w:val="00285325"/>
    <w:rsid w:val="00285F58"/>
    <w:rsid w:val="002860AD"/>
    <w:rsid w:val="0028632B"/>
    <w:rsid w:val="00286C99"/>
    <w:rsid w:val="00286DB1"/>
    <w:rsid w:val="00286E20"/>
    <w:rsid w:val="00286F3B"/>
    <w:rsid w:val="002875F4"/>
    <w:rsid w:val="0029016F"/>
    <w:rsid w:val="002907E3"/>
    <w:rsid w:val="00290A11"/>
    <w:rsid w:val="00290B5C"/>
    <w:rsid w:val="002911E8"/>
    <w:rsid w:val="002916CF"/>
    <w:rsid w:val="00291A4B"/>
    <w:rsid w:val="002921E1"/>
    <w:rsid w:val="0029249D"/>
    <w:rsid w:val="0029288D"/>
    <w:rsid w:val="00292D0E"/>
    <w:rsid w:val="002936C1"/>
    <w:rsid w:val="00294E89"/>
    <w:rsid w:val="00295316"/>
    <w:rsid w:val="00295C36"/>
    <w:rsid w:val="00296023"/>
    <w:rsid w:val="00296148"/>
    <w:rsid w:val="00296228"/>
    <w:rsid w:val="00296443"/>
    <w:rsid w:val="00296919"/>
    <w:rsid w:val="002969FD"/>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57A"/>
    <w:rsid w:val="002A5A9C"/>
    <w:rsid w:val="002A693A"/>
    <w:rsid w:val="002A69C6"/>
    <w:rsid w:val="002A6E3D"/>
    <w:rsid w:val="002A6F3D"/>
    <w:rsid w:val="002A72AC"/>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A31"/>
    <w:rsid w:val="002B3C35"/>
    <w:rsid w:val="002B3E4E"/>
    <w:rsid w:val="002B4582"/>
    <w:rsid w:val="002B47A7"/>
    <w:rsid w:val="002B4D83"/>
    <w:rsid w:val="002B52DA"/>
    <w:rsid w:val="002B5449"/>
    <w:rsid w:val="002B58E1"/>
    <w:rsid w:val="002B5D0B"/>
    <w:rsid w:val="002B6640"/>
    <w:rsid w:val="002B6B8D"/>
    <w:rsid w:val="002B6D19"/>
    <w:rsid w:val="002B7209"/>
    <w:rsid w:val="002B739D"/>
    <w:rsid w:val="002B752F"/>
    <w:rsid w:val="002B7929"/>
    <w:rsid w:val="002B7E6E"/>
    <w:rsid w:val="002B7F6C"/>
    <w:rsid w:val="002C001C"/>
    <w:rsid w:val="002C05D5"/>
    <w:rsid w:val="002C068B"/>
    <w:rsid w:val="002C108B"/>
    <w:rsid w:val="002C109E"/>
    <w:rsid w:val="002C1978"/>
    <w:rsid w:val="002C1EA7"/>
    <w:rsid w:val="002C1F03"/>
    <w:rsid w:val="002C2BDF"/>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A1B"/>
    <w:rsid w:val="002D3EB7"/>
    <w:rsid w:val="002D3F04"/>
    <w:rsid w:val="002D40D4"/>
    <w:rsid w:val="002D4413"/>
    <w:rsid w:val="002D468C"/>
    <w:rsid w:val="002D4786"/>
    <w:rsid w:val="002D5326"/>
    <w:rsid w:val="002D53A5"/>
    <w:rsid w:val="002D55C6"/>
    <w:rsid w:val="002D6288"/>
    <w:rsid w:val="002D6839"/>
    <w:rsid w:val="002D687C"/>
    <w:rsid w:val="002D745F"/>
    <w:rsid w:val="002D7684"/>
    <w:rsid w:val="002D7708"/>
    <w:rsid w:val="002E0363"/>
    <w:rsid w:val="002E0FE1"/>
    <w:rsid w:val="002E13C5"/>
    <w:rsid w:val="002E142A"/>
    <w:rsid w:val="002E183C"/>
    <w:rsid w:val="002E1B07"/>
    <w:rsid w:val="002E1B46"/>
    <w:rsid w:val="002E1DAB"/>
    <w:rsid w:val="002E23C4"/>
    <w:rsid w:val="002E2BA7"/>
    <w:rsid w:val="002E379E"/>
    <w:rsid w:val="002E3A21"/>
    <w:rsid w:val="002E3F09"/>
    <w:rsid w:val="002E478B"/>
    <w:rsid w:val="002E509E"/>
    <w:rsid w:val="002E6504"/>
    <w:rsid w:val="002E6730"/>
    <w:rsid w:val="002E6DC4"/>
    <w:rsid w:val="002E75D6"/>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17D"/>
    <w:rsid w:val="002F4940"/>
    <w:rsid w:val="002F6238"/>
    <w:rsid w:val="002F6423"/>
    <w:rsid w:val="002F6552"/>
    <w:rsid w:val="002F6716"/>
    <w:rsid w:val="002F6A30"/>
    <w:rsid w:val="002F7452"/>
    <w:rsid w:val="003000D0"/>
    <w:rsid w:val="00300FD4"/>
    <w:rsid w:val="003012FF"/>
    <w:rsid w:val="0030159F"/>
    <w:rsid w:val="003020DD"/>
    <w:rsid w:val="003027F0"/>
    <w:rsid w:val="003037C2"/>
    <w:rsid w:val="003058A8"/>
    <w:rsid w:val="00305A74"/>
    <w:rsid w:val="00305B4B"/>
    <w:rsid w:val="0030629D"/>
    <w:rsid w:val="003065B8"/>
    <w:rsid w:val="003065D0"/>
    <w:rsid w:val="00306C1A"/>
    <w:rsid w:val="00307604"/>
    <w:rsid w:val="00307939"/>
    <w:rsid w:val="00307A1C"/>
    <w:rsid w:val="00307F45"/>
    <w:rsid w:val="0031008B"/>
    <w:rsid w:val="00310140"/>
    <w:rsid w:val="003102E1"/>
    <w:rsid w:val="00310B37"/>
    <w:rsid w:val="00311162"/>
    <w:rsid w:val="00311337"/>
    <w:rsid w:val="00311D0F"/>
    <w:rsid w:val="003128F0"/>
    <w:rsid w:val="00313295"/>
    <w:rsid w:val="0031334A"/>
    <w:rsid w:val="0031496D"/>
    <w:rsid w:val="003153B3"/>
    <w:rsid w:val="003154EC"/>
    <w:rsid w:val="00315AA6"/>
    <w:rsid w:val="00315BAF"/>
    <w:rsid w:val="00316871"/>
    <w:rsid w:val="003168A7"/>
    <w:rsid w:val="00316A4A"/>
    <w:rsid w:val="00316FCF"/>
    <w:rsid w:val="0031793A"/>
    <w:rsid w:val="00320796"/>
    <w:rsid w:val="00320BF1"/>
    <w:rsid w:val="00320E67"/>
    <w:rsid w:val="003218F1"/>
    <w:rsid w:val="00321D85"/>
    <w:rsid w:val="0032241B"/>
    <w:rsid w:val="00322AB3"/>
    <w:rsid w:val="00322DE6"/>
    <w:rsid w:val="00322E22"/>
    <w:rsid w:val="0032327D"/>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ACF"/>
    <w:rsid w:val="00333DF3"/>
    <w:rsid w:val="00334952"/>
    <w:rsid w:val="00334A80"/>
    <w:rsid w:val="00334B9E"/>
    <w:rsid w:val="00334F3E"/>
    <w:rsid w:val="003350D3"/>
    <w:rsid w:val="0033579E"/>
    <w:rsid w:val="00335A86"/>
    <w:rsid w:val="00335D3C"/>
    <w:rsid w:val="00335DE1"/>
    <w:rsid w:val="00335F59"/>
    <w:rsid w:val="00337846"/>
    <w:rsid w:val="003400D2"/>
    <w:rsid w:val="00340295"/>
    <w:rsid w:val="00340595"/>
    <w:rsid w:val="00341C38"/>
    <w:rsid w:val="00341D26"/>
    <w:rsid w:val="00342333"/>
    <w:rsid w:val="00342564"/>
    <w:rsid w:val="0034287D"/>
    <w:rsid w:val="00342B65"/>
    <w:rsid w:val="00342C1C"/>
    <w:rsid w:val="00342F82"/>
    <w:rsid w:val="0034456C"/>
    <w:rsid w:val="00344626"/>
    <w:rsid w:val="0034465C"/>
    <w:rsid w:val="0034473E"/>
    <w:rsid w:val="00344886"/>
    <w:rsid w:val="00345274"/>
    <w:rsid w:val="003455EB"/>
    <w:rsid w:val="0034590D"/>
    <w:rsid w:val="00345A2E"/>
    <w:rsid w:val="00345D18"/>
    <w:rsid w:val="00345E3E"/>
    <w:rsid w:val="00346A02"/>
    <w:rsid w:val="00346B8D"/>
    <w:rsid w:val="00346D92"/>
    <w:rsid w:val="003471D4"/>
    <w:rsid w:val="00347B0E"/>
    <w:rsid w:val="00350670"/>
    <w:rsid w:val="00350C5C"/>
    <w:rsid w:val="00350FFB"/>
    <w:rsid w:val="0035106A"/>
    <w:rsid w:val="0035138D"/>
    <w:rsid w:val="00351EF3"/>
    <w:rsid w:val="003528D6"/>
    <w:rsid w:val="00352C0F"/>
    <w:rsid w:val="003535ED"/>
    <w:rsid w:val="00353A69"/>
    <w:rsid w:val="00354104"/>
    <w:rsid w:val="0035462D"/>
    <w:rsid w:val="00354B64"/>
    <w:rsid w:val="003554CF"/>
    <w:rsid w:val="003554E4"/>
    <w:rsid w:val="00355614"/>
    <w:rsid w:val="00355D43"/>
    <w:rsid w:val="003579F0"/>
    <w:rsid w:val="00357D82"/>
    <w:rsid w:val="00357EBC"/>
    <w:rsid w:val="00360DC5"/>
    <w:rsid w:val="00361251"/>
    <w:rsid w:val="00362066"/>
    <w:rsid w:val="00362392"/>
    <w:rsid w:val="003629A1"/>
    <w:rsid w:val="003633B5"/>
    <w:rsid w:val="00363803"/>
    <w:rsid w:val="00364034"/>
    <w:rsid w:val="00364714"/>
    <w:rsid w:val="00364857"/>
    <w:rsid w:val="00364A1A"/>
    <w:rsid w:val="00364CAF"/>
    <w:rsid w:val="00364F6F"/>
    <w:rsid w:val="003654F0"/>
    <w:rsid w:val="00365724"/>
    <w:rsid w:val="0036596B"/>
    <w:rsid w:val="00365D77"/>
    <w:rsid w:val="0036601C"/>
    <w:rsid w:val="00366532"/>
    <w:rsid w:val="00366CD3"/>
    <w:rsid w:val="003673D6"/>
    <w:rsid w:val="00367775"/>
    <w:rsid w:val="00367E30"/>
    <w:rsid w:val="00367F9C"/>
    <w:rsid w:val="00370A4B"/>
    <w:rsid w:val="00371051"/>
    <w:rsid w:val="0037167D"/>
    <w:rsid w:val="00371F66"/>
    <w:rsid w:val="00372084"/>
    <w:rsid w:val="0037276C"/>
    <w:rsid w:val="00372BC6"/>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9FF"/>
    <w:rsid w:val="00377F56"/>
    <w:rsid w:val="00380551"/>
    <w:rsid w:val="003805C0"/>
    <w:rsid w:val="00380A25"/>
    <w:rsid w:val="00380F5B"/>
    <w:rsid w:val="003810AD"/>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A62"/>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3BB"/>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20F"/>
    <w:rsid w:val="003A3A76"/>
    <w:rsid w:val="003A3BF0"/>
    <w:rsid w:val="003A4D94"/>
    <w:rsid w:val="003A5184"/>
    <w:rsid w:val="003A5B59"/>
    <w:rsid w:val="003A5E67"/>
    <w:rsid w:val="003A613D"/>
    <w:rsid w:val="003A731B"/>
    <w:rsid w:val="003A78A1"/>
    <w:rsid w:val="003A7CC6"/>
    <w:rsid w:val="003B154E"/>
    <w:rsid w:val="003B27D8"/>
    <w:rsid w:val="003B2898"/>
    <w:rsid w:val="003B343A"/>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350A"/>
    <w:rsid w:val="003D4119"/>
    <w:rsid w:val="003D465B"/>
    <w:rsid w:val="003D48D0"/>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1F01"/>
    <w:rsid w:val="003E2B47"/>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FD0"/>
    <w:rsid w:val="003F3318"/>
    <w:rsid w:val="003F4043"/>
    <w:rsid w:val="003F443C"/>
    <w:rsid w:val="003F4AAC"/>
    <w:rsid w:val="003F4BFA"/>
    <w:rsid w:val="003F56CC"/>
    <w:rsid w:val="003F6D4C"/>
    <w:rsid w:val="003F712B"/>
    <w:rsid w:val="003F7FD9"/>
    <w:rsid w:val="004008F3"/>
    <w:rsid w:val="00400A8A"/>
    <w:rsid w:val="0040165B"/>
    <w:rsid w:val="00401890"/>
    <w:rsid w:val="00402F99"/>
    <w:rsid w:val="00403BB8"/>
    <w:rsid w:val="00404147"/>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010"/>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17B"/>
    <w:rsid w:val="004172D3"/>
    <w:rsid w:val="0041758A"/>
    <w:rsid w:val="00417B76"/>
    <w:rsid w:val="004201EB"/>
    <w:rsid w:val="00420AB2"/>
    <w:rsid w:val="00420E5D"/>
    <w:rsid w:val="0042242E"/>
    <w:rsid w:val="004227CF"/>
    <w:rsid w:val="004229A7"/>
    <w:rsid w:val="00422A3C"/>
    <w:rsid w:val="0042308C"/>
    <w:rsid w:val="004230CA"/>
    <w:rsid w:val="004230F5"/>
    <w:rsid w:val="00423577"/>
    <w:rsid w:val="004235AE"/>
    <w:rsid w:val="004235B8"/>
    <w:rsid w:val="00423BAA"/>
    <w:rsid w:val="004248E9"/>
    <w:rsid w:val="00424FED"/>
    <w:rsid w:val="00425A80"/>
    <w:rsid w:val="00425AC5"/>
    <w:rsid w:val="00426521"/>
    <w:rsid w:val="0042659C"/>
    <w:rsid w:val="00426CE7"/>
    <w:rsid w:val="004270B1"/>
    <w:rsid w:val="004271E8"/>
    <w:rsid w:val="00427608"/>
    <w:rsid w:val="004277B0"/>
    <w:rsid w:val="00427ADE"/>
    <w:rsid w:val="00427E98"/>
    <w:rsid w:val="00430623"/>
    <w:rsid w:val="00430703"/>
    <w:rsid w:val="00431948"/>
    <w:rsid w:val="004319CE"/>
    <w:rsid w:val="00431A61"/>
    <w:rsid w:val="00432298"/>
    <w:rsid w:val="004323AB"/>
    <w:rsid w:val="00432733"/>
    <w:rsid w:val="00432BEB"/>
    <w:rsid w:val="00432D34"/>
    <w:rsid w:val="00433EEF"/>
    <w:rsid w:val="00433FAF"/>
    <w:rsid w:val="004347A6"/>
    <w:rsid w:val="00434A02"/>
    <w:rsid w:val="0043548D"/>
    <w:rsid w:val="00435AFB"/>
    <w:rsid w:val="00435E2A"/>
    <w:rsid w:val="004369C7"/>
    <w:rsid w:val="004373BA"/>
    <w:rsid w:val="004376DC"/>
    <w:rsid w:val="004378E5"/>
    <w:rsid w:val="00437BF2"/>
    <w:rsid w:val="00437E08"/>
    <w:rsid w:val="0044000D"/>
    <w:rsid w:val="0044005B"/>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B2A"/>
    <w:rsid w:val="00444DAC"/>
    <w:rsid w:val="00444FD4"/>
    <w:rsid w:val="00445048"/>
    <w:rsid w:val="00445430"/>
    <w:rsid w:val="00445460"/>
    <w:rsid w:val="004454B4"/>
    <w:rsid w:val="00445BF3"/>
    <w:rsid w:val="00446614"/>
    <w:rsid w:val="00446A20"/>
    <w:rsid w:val="0045041D"/>
    <w:rsid w:val="004507C2"/>
    <w:rsid w:val="00450CC0"/>
    <w:rsid w:val="00451AFF"/>
    <w:rsid w:val="00451C83"/>
    <w:rsid w:val="00452025"/>
    <w:rsid w:val="0045203F"/>
    <w:rsid w:val="00452801"/>
    <w:rsid w:val="00452848"/>
    <w:rsid w:val="00452B7E"/>
    <w:rsid w:val="004537FC"/>
    <w:rsid w:val="00453C64"/>
    <w:rsid w:val="00454112"/>
    <w:rsid w:val="00455692"/>
    <w:rsid w:val="00455A5B"/>
    <w:rsid w:val="00455D04"/>
    <w:rsid w:val="00456258"/>
    <w:rsid w:val="0045639D"/>
    <w:rsid w:val="004565E7"/>
    <w:rsid w:val="00456B28"/>
    <w:rsid w:val="00456E1C"/>
    <w:rsid w:val="00457BC7"/>
    <w:rsid w:val="00457D05"/>
    <w:rsid w:val="00457D74"/>
    <w:rsid w:val="0046026A"/>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319"/>
    <w:rsid w:val="00467912"/>
    <w:rsid w:val="00467B27"/>
    <w:rsid w:val="00470240"/>
    <w:rsid w:val="0047043E"/>
    <w:rsid w:val="00470612"/>
    <w:rsid w:val="004707E2"/>
    <w:rsid w:val="00470D5C"/>
    <w:rsid w:val="0047178C"/>
    <w:rsid w:val="004717DE"/>
    <w:rsid w:val="004720BB"/>
    <w:rsid w:val="004726B4"/>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DF0"/>
    <w:rsid w:val="00483E82"/>
    <w:rsid w:val="0048430D"/>
    <w:rsid w:val="004846D9"/>
    <w:rsid w:val="00484994"/>
    <w:rsid w:val="004849A1"/>
    <w:rsid w:val="00485058"/>
    <w:rsid w:val="004856B9"/>
    <w:rsid w:val="004864A3"/>
    <w:rsid w:val="0048659B"/>
    <w:rsid w:val="00486861"/>
    <w:rsid w:val="00486EC4"/>
    <w:rsid w:val="0048749D"/>
    <w:rsid w:val="00487662"/>
    <w:rsid w:val="00487841"/>
    <w:rsid w:val="004878F3"/>
    <w:rsid w:val="00490314"/>
    <w:rsid w:val="004903C3"/>
    <w:rsid w:val="004906F2"/>
    <w:rsid w:val="0049073F"/>
    <w:rsid w:val="004910CA"/>
    <w:rsid w:val="004910E6"/>
    <w:rsid w:val="004916FE"/>
    <w:rsid w:val="004919FE"/>
    <w:rsid w:val="00491A58"/>
    <w:rsid w:val="00491E6D"/>
    <w:rsid w:val="00491F3E"/>
    <w:rsid w:val="00492711"/>
    <w:rsid w:val="00492CB7"/>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A045E"/>
    <w:rsid w:val="004A06DB"/>
    <w:rsid w:val="004A07A5"/>
    <w:rsid w:val="004A0BA0"/>
    <w:rsid w:val="004A11A4"/>
    <w:rsid w:val="004A1C93"/>
    <w:rsid w:val="004A274B"/>
    <w:rsid w:val="004A2FD3"/>
    <w:rsid w:val="004A302F"/>
    <w:rsid w:val="004A34CE"/>
    <w:rsid w:val="004A3C37"/>
    <w:rsid w:val="004A3CC9"/>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EE4"/>
    <w:rsid w:val="004C5031"/>
    <w:rsid w:val="004C5597"/>
    <w:rsid w:val="004C5792"/>
    <w:rsid w:val="004C5CBD"/>
    <w:rsid w:val="004C6440"/>
    <w:rsid w:val="004C689B"/>
    <w:rsid w:val="004C6B43"/>
    <w:rsid w:val="004C6C92"/>
    <w:rsid w:val="004C7140"/>
    <w:rsid w:val="004C795D"/>
    <w:rsid w:val="004C7C59"/>
    <w:rsid w:val="004C7F46"/>
    <w:rsid w:val="004D009C"/>
    <w:rsid w:val="004D0C42"/>
    <w:rsid w:val="004D151D"/>
    <w:rsid w:val="004D271B"/>
    <w:rsid w:val="004D27DA"/>
    <w:rsid w:val="004D2C27"/>
    <w:rsid w:val="004D32F5"/>
    <w:rsid w:val="004D4762"/>
    <w:rsid w:val="004D4AA5"/>
    <w:rsid w:val="004D527A"/>
    <w:rsid w:val="004D53BE"/>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2C0A"/>
    <w:rsid w:val="004E3677"/>
    <w:rsid w:val="004E3CE1"/>
    <w:rsid w:val="004E413A"/>
    <w:rsid w:val="004E438D"/>
    <w:rsid w:val="004E50C5"/>
    <w:rsid w:val="004E5234"/>
    <w:rsid w:val="004E5383"/>
    <w:rsid w:val="004E5457"/>
    <w:rsid w:val="004E5558"/>
    <w:rsid w:val="004E5A80"/>
    <w:rsid w:val="004E5DB2"/>
    <w:rsid w:val="004E60B7"/>
    <w:rsid w:val="004E661A"/>
    <w:rsid w:val="004E6BFF"/>
    <w:rsid w:val="004E6DB2"/>
    <w:rsid w:val="004E785B"/>
    <w:rsid w:val="004F014B"/>
    <w:rsid w:val="004F044E"/>
    <w:rsid w:val="004F15D3"/>
    <w:rsid w:val="004F2B4A"/>
    <w:rsid w:val="004F3228"/>
    <w:rsid w:val="004F32E8"/>
    <w:rsid w:val="004F4FC0"/>
    <w:rsid w:val="004F5A03"/>
    <w:rsid w:val="004F629A"/>
    <w:rsid w:val="004F6391"/>
    <w:rsid w:val="004F6440"/>
    <w:rsid w:val="004F6BF0"/>
    <w:rsid w:val="004F77B5"/>
    <w:rsid w:val="004F7ADE"/>
    <w:rsid w:val="00500409"/>
    <w:rsid w:val="00501680"/>
    <w:rsid w:val="00501DEA"/>
    <w:rsid w:val="00502FFA"/>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641"/>
    <w:rsid w:val="0051293E"/>
    <w:rsid w:val="00512C62"/>
    <w:rsid w:val="00512CFD"/>
    <w:rsid w:val="00513734"/>
    <w:rsid w:val="00513BD3"/>
    <w:rsid w:val="00513C0A"/>
    <w:rsid w:val="00513C73"/>
    <w:rsid w:val="00514921"/>
    <w:rsid w:val="00514A46"/>
    <w:rsid w:val="00514CDE"/>
    <w:rsid w:val="005158B9"/>
    <w:rsid w:val="00516AC4"/>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5C2F"/>
    <w:rsid w:val="005272E0"/>
    <w:rsid w:val="0052771D"/>
    <w:rsid w:val="00527B4D"/>
    <w:rsid w:val="005302CB"/>
    <w:rsid w:val="00530632"/>
    <w:rsid w:val="00530B88"/>
    <w:rsid w:val="00530DF1"/>
    <w:rsid w:val="00530FCA"/>
    <w:rsid w:val="0053120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25C"/>
    <w:rsid w:val="00545875"/>
    <w:rsid w:val="00545E1D"/>
    <w:rsid w:val="0054686B"/>
    <w:rsid w:val="00546966"/>
    <w:rsid w:val="00546C3B"/>
    <w:rsid w:val="00547101"/>
    <w:rsid w:val="0054716B"/>
    <w:rsid w:val="00547B25"/>
    <w:rsid w:val="00547B6D"/>
    <w:rsid w:val="0055007A"/>
    <w:rsid w:val="005509E0"/>
    <w:rsid w:val="00550F57"/>
    <w:rsid w:val="005510C2"/>
    <w:rsid w:val="00551B6D"/>
    <w:rsid w:val="00552237"/>
    <w:rsid w:val="00552D36"/>
    <w:rsid w:val="00553AD7"/>
    <w:rsid w:val="005540D0"/>
    <w:rsid w:val="005541AB"/>
    <w:rsid w:val="00554B63"/>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A21"/>
    <w:rsid w:val="00563C1A"/>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519"/>
    <w:rsid w:val="00570714"/>
    <w:rsid w:val="00570BB5"/>
    <w:rsid w:val="00570DF2"/>
    <w:rsid w:val="00571081"/>
    <w:rsid w:val="00571546"/>
    <w:rsid w:val="005715BA"/>
    <w:rsid w:val="0057194A"/>
    <w:rsid w:val="0057217D"/>
    <w:rsid w:val="00572B16"/>
    <w:rsid w:val="00572C6C"/>
    <w:rsid w:val="00572D50"/>
    <w:rsid w:val="00572DFC"/>
    <w:rsid w:val="00573571"/>
    <w:rsid w:val="005735F8"/>
    <w:rsid w:val="00573FA5"/>
    <w:rsid w:val="00574297"/>
    <w:rsid w:val="00574CDA"/>
    <w:rsid w:val="00575813"/>
    <w:rsid w:val="00575943"/>
    <w:rsid w:val="00575EF0"/>
    <w:rsid w:val="00576594"/>
    <w:rsid w:val="00576E17"/>
    <w:rsid w:val="00577459"/>
    <w:rsid w:val="00577556"/>
    <w:rsid w:val="00580981"/>
    <w:rsid w:val="00580C32"/>
    <w:rsid w:val="00580F17"/>
    <w:rsid w:val="00582C9C"/>
    <w:rsid w:val="0058342C"/>
    <w:rsid w:val="005839CC"/>
    <w:rsid w:val="00583CB6"/>
    <w:rsid w:val="005843E9"/>
    <w:rsid w:val="005843FA"/>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2AF0"/>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E37"/>
    <w:rsid w:val="005A1E71"/>
    <w:rsid w:val="005A22DD"/>
    <w:rsid w:val="005A26E5"/>
    <w:rsid w:val="005A2B3D"/>
    <w:rsid w:val="005A2FE6"/>
    <w:rsid w:val="005A421A"/>
    <w:rsid w:val="005A426B"/>
    <w:rsid w:val="005A446F"/>
    <w:rsid w:val="005A4668"/>
    <w:rsid w:val="005A4760"/>
    <w:rsid w:val="005A4C6A"/>
    <w:rsid w:val="005A660C"/>
    <w:rsid w:val="005A6D57"/>
    <w:rsid w:val="005A703B"/>
    <w:rsid w:val="005A72CB"/>
    <w:rsid w:val="005A7473"/>
    <w:rsid w:val="005A7984"/>
    <w:rsid w:val="005A7C4E"/>
    <w:rsid w:val="005A7F7F"/>
    <w:rsid w:val="005B26B8"/>
    <w:rsid w:val="005B2900"/>
    <w:rsid w:val="005B2DE0"/>
    <w:rsid w:val="005B3ABC"/>
    <w:rsid w:val="005B40D5"/>
    <w:rsid w:val="005B4DA8"/>
    <w:rsid w:val="005B4EEF"/>
    <w:rsid w:val="005B4FE9"/>
    <w:rsid w:val="005B571A"/>
    <w:rsid w:val="005B614B"/>
    <w:rsid w:val="005B624E"/>
    <w:rsid w:val="005B66DB"/>
    <w:rsid w:val="005B670E"/>
    <w:rsid w:val="005B6758"/>
    <w:rsid w:val="005B79AB"/>
    <w:rsid w:val="005C0644"/>
    <w:rsid w:val="005C0C57"/>
    <w:rsid w:val="005C12FA"/>
    <w:rsid w:val="005C1411"/>
    <w:rsid w:val="005C14CF"/>
    <w:rsid w:val="005C1ABE"/>
    <w:rsid w:val="005C1DE1"/>
    <w:rsid w:val="005C21A3"/>
    <w:rsid w:val="005C3341"/>
    <w:rsid w:val="005C4922"/>
    <w:rsid w:val="005C5186"/>
    <w:rsid w:val="005C5320"/>
    <w:rsid w:val="005C5375"/>
    <w:rsid w:val="005C650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354"/>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29C"/>
    <w:rsid w:val="005E43E6"/>
    <w:rsid w:val="005E4A7C"/>
    <w:rsid w:val="005E4F02"/>
    <w:rsid w:val="005E59C7"/>
    <w:rsid w:val="005E6ED1"/>
    <w:rsid w:val="005E73B5"/>
    <w:rsid w:val="005E73C1"/>
    <w:rsid w:val="005F03E5"/>
    <w:rsid w:val="005F04C2"/>
    <w:rsid w:val="005F1961"/>
    <w:rsid w:val="005F1C3C"/>
    <w:rsid w:val="005F223F"/>
    <w:rsid w:val="005F2703"/>
    <w:rsid w:val="005F2777"/>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949"/>
    <w:rsid w:val="00603B06"/>
    <w:rsid w:val="0060428E"/>
    <w:rsid w:val="0060473C"/>
    <w:rsid w:val="00604875"/>
    <w:rsid w:val="00604960"/>
    <w:rsid w:val="00604A05"/>
    <w:rsid w:val="00604DD2"/>
    <w:rsid w:val="00605525"/>
    <w:rsid w:val="00605D33"/>
    <w:rsid w:val="00606406"/>
    <w:rsid w:val="00607174"/>
    <w:rsid w:val="00607E4D"/>
    <w:rsid w:val="00607FF6"/>
    <w:rsid w:val="006109DF"/>
    <w:rsid w:val="00610A20"/>
    <w:rsid w:val="00610A6A"/>
    <w:rsid w:val="00611CCC"/>
    <w:rsid w:val="00612353"/>
    <w:rsid w:val="0061265A"/>
    <w:rsid w:val="00613257"/>
    <w:rsid w:val="0061426F"/>
    <w:rsid w:val="00614A04"/>
    <w:rsid w:val="00614B6D"/>
    <w:rsid w:val="006150A4"/>
    <w:rsid w:val="006151A4"/>
    <w:rsid w:val="00615345"/>
    <w:rsid w:val="006159FC"/>
    <w:rsid w:val="006160C1"/>
    <w:rsid w:val="00616350"/>
    <w:rsid w:val="006166F1"/>
    <w:rsid w:val="00616A6A"/>
    <w:rsid w:val="00616B52"/>
    <w:rsid w:val="00617087"/>
    <w:rsid w:val="006173BD"/>
    <w:rsid w:val="00617409"/>
    <w:rsid w:val="006179C7"/>
    <w:rsid w:val="00620593"/>
    <w:rsid w:val="00620A87"/>
    <w:rsid w:val="00620AAD"/>
    <w:rsid w:val="00621102"/>
    <w:rsid w:val="00621F7C"/>
    <w:rsid w:val="00622034"/>
    <w:rsid w:val="006223B9"/>
    <w:rsid w:val="006228B0"/>
    <w:rsid w:val="00622B22"/>
    <w:rsid w:val="0062328E"/>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D05"/>
    <w:rsid w:val="0064675D"/>
    <w:rsid w:val="00646CBB"/>
    <w:rsid w:val="00647003"/>
    <w:rsid w:val="00647041"/>
    <w:rsid w:val="00647216"/>
    <w:rsid w:val="00647888"/>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AD4"/>
    <w:rsid w:val="00652E3F"/>
    <w:rsid w:val="00652EF0"/>
    <w:rsid w:val="0065326F"/>
    <w:rsid w:val="00653789"/>
    <w:rsid w:val="006537E7"/>
    <w:rsid w:val="00653917"/>
    <w:rsid w:val="006542C9"/>
    <w:rsid w:val="00654585"/>
    <w:rsid w:val="00654A0D"/>
    <w:rsid w:val="00654B76"/>
    <w:rsid w:val="0065508E"/>
    <w:rsid w:val="00655804"/>
    <w:rsid w:val="0065588C"/>
    <w:rsid w:val="00655B06"/>
    <w:rsid w:val="00655DFA"/>
    <w:rsid w:val="00655F46"/>
    <w:rsid w:val="0065679D"/>
    <w:rsid w:val="00656F43"/>
    <w:rsid w:val="006571BC"/>
    <w:rsid w:val="006578DB"/>
    <w:rsid w:val="00657BCF"/>
    <w:rsid w:val="00657E09"/>
    <w:rsid w:val="00660231"/>
    <w:rsid w:val="00660433"/>
    <w:rsid w:val="00660DD3"/>
    <w:rsid w:val="00661234"/>
    <w:rsid w:val="00661DFC"/>
    <w:rsid w:val="0066206F"/>
    <w:rsid w:val="006624D1"/>
    <w:rsid w:val="00662A1E"/>
    <w:rsid w:val="0066373B"/>
    <w:rsid w:val="00663890"/>
    <w:rsid w:val="00663F95"/>
    <w:rsid w:val="00664EBA"/>
    <w:rsid w:val="00664F8B"/>
    <w:rsid w:val="00665834"/>
    <w:rsid w:val="00665BA2"/>
    <w:rsid w:val="006663DD"/>
    <w:rsid w:val="0066656B"/>
    <w:rsid w:val="00666874"/>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A99"/>
    <w:rsid w:val="00677AA8"/>
    <w:rsid w:val="00677D91"/>
    <w:rsid w:val="006805C3"/>
    <w:rsid w:val="00680E02"/>
    <w:rsid w:val="00680EB7"/>
    <w:rsid w:val="0068133A"/>
    <w:rsid w:val="00681944"/>
    <w:rsid w:val="006823B0"/>
    <w:rsid w:val="00682824"/>
    <w:rsid w:val="0068299E"/>
    <w:rsid w:val="0068337B"/>
    <w:rsid w:val="0068428D"/>
    <w:rsid w:val="006842DF"/>
    <w:rsid w:val="00684751"/>
    <w:rsid w:val="006849FB"/>
    <w:rsid w:val="00684B6C"/>
    <w:rsid w:val="0068586F"/>
    <w:rsid w:val="006866B6"/>
    <w:rsid w:val="006866F8"/>
    <w:rsid w:val="00686A3F"/>
    <w:rsid w:val="00687073"/>
    <w:rsid w:val="006873F6"/>
    <w:rsid w:val="006874DB"/>
    <w:rsid w:val="00687FF6"/>
    <w:rsid w:val="00690892"/>
    <w:rsid w:val="00690B39"/>
    <w:rsid w:val="0069126B"/>
    <w:rsid w:val="006912FB"/>
    <w:rsid w:val="00691467"/>
    <w:rsid w:val="00691D93"/>
    <w:rsid w:val="006920E0"/>
    <w:rsid w:val="00692E63"/>
    <w:rsid w:val="00693870"/>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8D1"/>
    <w:rsid w:val="006A1D61"/>
    <w:rsid w:val="006A1D8C"/>
    <w:rsid w:val="006A2238"/>
    <w:rsid w:val="006A2F94"/>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114B"/>
    <w:rsid w:val="006B18F7"/>
    <w:rsid w:val="006B225F"/>
    <w:rsid w:val="006B2AE1"/>
    <w:rsid w:val="006B2F6E"/>
    <w:rsid w:val="006B3776"/>
    <w:rsid w:val="006B3E38"/>
    <w:rsid w:val="006B4F0B"/>
    <w:rsid w:val="006B5231"/>
    <w:rsid w:val="006B5248"/>
    <w:rsid w:val="006B5510"/>
    <w:rsid w:val="006B585C"/>
    <w:rsid w:val="006B599B"/>
    <w:rsid w:val="006B5ACD"/>
    <w:rsid w:val="006B6209"/>
    <w:rsid w:val="006B65F3"/>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5494"/>
    <w:rsid w:val="006C6ADB"/>
    <w:rsid w:val="006C6E3E"/>
    <w:rsid w:val="006C7667"/>
    <w:rsid w:val="006C7DCD"/>
    <w:rsid w:val="006D000D"/>
    <w:rsid w:val="006D007E"/>
    <w:rsid w:val="006D0E50"/>
    <w:rsid w:val="006D17D2"/>
    <w:rsid w:val="006D18D4"/>
    <w:rsid w:val="006D29B4"/>
    <w:rsid w:val="006D2AED"/>
    <w:rsid w:val="006D339D"/>
    <w:rsid w:val="006D356F"/>
    <w:rsid w:val="006D3768"/>
    <w:rsid w:val="006D46B2"/>
    <w:rsid w:val="006D4AF4"/>
    <w:rsid w:val="006D4C64"/>
    <w:rsid w:val="006D50F8"/>
    <w:rsid w:val="006D51A8"/>
    <w:rsid w:val="006D54BC"/>
    <w:rsid w:val="006D5542"/>
    <w:rsid w:val="006D5A6E"/>
    <w:rsid w:val="006D6448"/>
    <w:rsid w:val="006D7406"/>
    <w:rsid w:val="006D7DD0"/>
    <w:rsid w:val="006E0465"/>
    <w:rsid w:val="006E0957"/>
    <w:rsid w:val="006E0B30"/>
    <w:rsid w:val="006E1736"/>
    <w:rsid w:val="006E1791"/>
    <w:rsid w:val="006E1BBA"/>
    <w:rsid w:val="006E1BC4"/>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798"/>
    <w:rsid w:val="006F0CAC"/>
    <w:rsid w:val="006F0EFB"/>
    <w:rsid w:val="006F1777"/>
    <w:rsid w:val="006F1D6A"/>
    <w:rsid w:val="006F1EAF"/>
    <w:rsid w:val="006F25E6"/>
    <w:rsid w:val="006F2773"/>
    <w:rsid w:val="006F2853"/>
    <w:rsid w:val="006F2FB7"/>
    <w:rsid w:val="006F30B6"/>
    <w:rsid w:val="006F31B8"/>
    <w:rsid w:val="006F3300"/>
    <w:rsid w:val="006F345C"/>
    <w:rsid w:val="006F3B58"/>
    <w:rsid w:val="006F4E6E"/>
    <w:rsid w:val="006F5084"/>
    <w:rsid w:val="006F58C2"/>
    <w:rsid w:val="006F5BF5"/>
    <w:rsid w:val="006F5DD4"/>
    <w:rsid w:val="006F60CB"/>
    <w:rsid w:val="006F67D4"/>
    <w:rsid w:val="006F710B"/>
    <w:rsid w:val="006F77E7"/>
    <w:rsid w:val="006F7A51"/>
    <w:rsid w:val="00700E15"/>
    <w:rsid w:val="007010E0"/>
    <w:rsid w:val="007010FA"/>
    <w:rsid w:val="00701F66"/>
    <w:rsid w:val="00702669"/>
    <w:rsid w:val="0070301A"/>
    <w:rsid w:val="00703391"/>
    <w:rsid w:val="0070374F"/>
    <w:rsid w:val="00703792"/>
    <w:rsid w:val="00704050"/>
    <w:rsid w:val="0070428C"/>
    <w:rsid w:val="00704837"/>
    <w:rsid w:val="00705050"/>
    <w:rsid w:val="007058DE"/>
    <w:rsid w:val="007059C9"/>
    <w:rsid w:val="007064D7"/>
    <w:rsid w:val="00707240"/>
    <w:rsid w:val="00707469"/>
    <w:rsid w:val="0070789A"/>
    <w:rsid w:val="007079FE"/>
    <w:rsid w:val="00707D57"/>
    <w:rsid w:val="00710203"/>
    <w:rsid w:val="007109FF"/>
    <w:rsid w:val="00710E81"/>
    <w:rsid w:val="00711837"/>
    <w:rsid w:val="00713513"/>
    <w:rsid w:val="00714074"/>
    <w:rsid w:val="00714257"/>
    <w:rsid w:val="007142FC"/>
    <w:rsid w:val="00714977"/>
    <w:rsid w:val="00715713"/>
    <w:rsid w:val="00715AB2"/>
    <w:rsid w:val="00715DDD"/>
    <w:rsid w:val="00716327"/>
    <w:rsid w:val="0071635A"/>
    <w:rsid w:val="007166EB"/>
    <w:rsid w:val="00716B1F"/>
    <w:rsid w:val="00716C50"/>
    <w:rsid w:val="00717CF4"/>
    <w:rsid w:val="007205A0"/>
    <w:rsid w:val="00720720"/>
    <w:rsid w:val="00720784"/>
    <w:rsid w:val="007208DB"/>
    <w:rsid w:val="00720A1B"/>
    <w:rsid w:val="00721075"/>
    <w:rsid w:val="00721F5F"/>
    <w:rsid w:val="00722439"/>
    <w:rsid w:val="0072275E"/>
    <w:rsid w:val="00722EFF"/>
    <w:rsid w:val="0072329E"/>
    <w:rsid w:val="00723920"/>
    <w:rsid w:val="00723A8E"/>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45A"/>
    <w:rsid w:val="0074478E"/>
    <w:rsid w:val="007448A5"/>
    <w:rsid w:val="00744F21"/>
    <w:rsid w:val="00744FEF"/>
    <w:rsid w:val="0074588B"/>
    <w:rsid w:val="00745C47"/>
    <w:rsid w:val="0074612B"/>
    <w:rsid w:val="007467A7"/>
    <w:rsid w:val="00746A55"/>
    <w:rsid w:val="00746F30"/>
    <w:rsid w:val="00746FB7"/>
    <w:rsid w:val="00746FC8"/>
    <w:rsid w:val="0074758C"/>
    <w:rsid w:val="0074774D"/>
    <w:rsid w:val="00747C36"/>
    <w:rsid w:val="00747CCB"/>
    <w:rsid w:val="00747F36"/>
    <w:rsid w:val="00751298"/>
    <w:rsid w:val="00751B32"/>
    <w:rsid w:val="00751CE3"/>
    <w:rsid w:val="00751DFD"/>
    <w:rsid w:val="007525AB"/>
    <w:rsid w:val="00752CFE"/>
    <w:rsid w:val="0075366D"/>
    <w:rsid w:val="00753AB2"/>
    <w:rsid w:val="00754205"/>
    <w:rsid w:val="00754213"/>
    <w:rsid w:val="00754FDB"/>
    <w:rsid w:val="00755587"/>
    <w:rsid w:val="007567EE"/>
    <w:rsid w:val="00756B1E"/>
    <w:rsid w:val="007574C9"/>
    <w:rsid w:val="00757781"/>
    <w:rsid w:val="0075794E"/>
    <w:rsid w:val="00757AF6"/>
    <w:rsid w:val="00757C00"/>
    <w:rsid w:val="00757D6A"/>
    <w:rsid w:val="00760389"/>
    <w:rsid w:val="0076092B"/>
    <w:rsid w:val="00762AB4"/>
    <w:rsid w:val="00762F90"/>
    <w:rsid w:val="007636E8"/>
    <w:rsid w:val="007649FC"/>
    <w:rsid w:val="00764DEC"/>
    <w:rsid w:val="0076508A"/>
    <w:rsid w:val="00765A23"/>
    <w:rsid w:val="00765EE3"/>
    <w:rsid w:val="0076652A"/>
    <w:rsid w:val="0076716D"/>
    <w:rsid w:val="00767BD5"/>
    <w:rsid w:val="00767C35"/>
    <w:rsid w:val="007701A3"/>
    <w:rsid w:val="007702D7"/>
    <w:rsid w:val="00770678"/>
    <w:rsid w:val="00770984"/>
    <w:rsid w:val="00770DE0"/>
    <w:rsid w:val="0077113B"/>
    <w:rsid w:val="007712E0"/>
    <w:rsid w:val="0077169C"/>
    <w:rsid w:val="007718CB"/>
    <w:rsid w:val="00771E48"/>
    <w:rsid w:val="0077236B"/>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E51"/>
    <w:rsid w:val="00780197"/>
    <w:rsid w:val="007806FD"/>
    <w:rsid w:val="00780735"/>
    <w:rsid w:val="0078079B"/>
    <w:rsid w:val="00780892"/>
    <w:rsid w:val="00780B0E"/>
    <w:rsid w:val="00780B62"/>
    <w:rsid w:val="007811D2"/>
    <w:rsid w:val="00781413"/>
    <w:rsid w:val="00781EF5"/>
    <w:rsid w:val="00783F1E"/>
    <w:rsid w:val="00784196"/>
    <w:rsid w:val="0078424D"/>
    <w:rsid w:val="00784567"/>
    <w:rsid w:val="007847D6"/>
    <w:rsid w:val="00784BEC"/>
    <w:rsid w:val="00784ED7"/>
    <w:rsid w:val="0078570D"/>
    <w:rsid w:val="00785E5D"/>
    <w:rsid w:val="00785EE2"/>
    <w:rsid w:val="007909D0"/>
    <w:rsid w:val="00790E1C"/>
    <w:rsid w:val="007916EF"/>
    <w:rsid w:val="00791C06"/>
    <w:rsid w:val="00791DBB"/>
    <w:rsid w:val="007930E7"/>
    <w:rsid w:val="0079351C"/>
    <w:rsid w:val="00793864"/>
    <w:rsid w:val="00793930"/>
    <w:rsid w:val="00793BEE"/>
    <w:rsid w:val="00793E6A"/>
    <w:rsid w:val="00793FC0"/>
    <w:rsid w:val="00793FEB"/>
    <w:rsid w:val="00794632"/>
    <w:rsid w:val="0079501A"/>
    <w:rsid w:val="00795359"/>
    <w:rsid w:val="00795BA1"/>
    <w:rsid w:val="00796A92"/>
    <w:rsid w:val="007978A2"/>
    <w:rsid w:val="00797B56"/>
    <w:rsid w:val="00797E75"/>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23F"/>
    <w:rsid w:val="007A7B41"/>
    <w:rsid w:val="007A7E19"/>
    <w:rsid w:val="007B0E03"/>
    <w:rsid w:val="007B0ECD"/>
    <w:rsid w:val="007B1477"/>
    <w:rsid w:val="007B1572"/>
    <w:rsid w:val="007B18A4"/>
    <w:rsid w:val="007B2167"/>
    <w:rsid w:val="007B256C"/>
    <w:rsid w:val="007B3347"/>
    <w:rsid w:val="007B43AC"/>
    <w:rsid w:val="007B44B6"/>
    <w:rsid w:val="007B4BB9"/>
    <w:rsid w:val="007B5240"/>
    <w:rsid w:val="007B5F29"/>
    <w:rsid w:val="007B5FC1"/>
    <w:rsid w:val="007B60E9"/>
    <w:rsid w:val="007B6696"/>
    <w:rsid w:val="007B697A"/>
    <w:rsid w:val="007B6A4E"/>
    <w:rsid w:val="007B6AA5"/>
    <w:rsid w:val="007B71CE"/>
    <w:rsid w:val="007B777A"/>
    <w:rsid w:val="007B795A"/>
    <w:rsid w:val="007B79E3"/>
    <w:rsid w:val="007C01C2"/>
    <w:rsid w:val="007C05B2"/>
    <w:rsid w:val="007C077F"/>
    <w:rsid w:val="007C07E0"/>
    <w:rsid w:val="007C0C38"/>
    <w:rsid w:val="007C0C5A"/>
    <w:rsid w:val="007C115F"/>
    <w:rsid w:val="007C1598"/>
    <w:rsid w:val="007C1AA1"/>
    <w:rsid w:val="007C2988"/>
    <w:rsid w:val="007C313A"/>
    <w:rsid w:val="007C344B"/>
    <w:rsid w:val="007C3635"/>
    <w:rsid w:val="007C36AD"/>
    <w:rsid w:val="007C37A3"/>
    <w:rsid w:val="007C37CB"/>
    <w:rsid w:val="007C3851"/>
    <w:rsid w:val="007C394B"/>
    <w:rsid w:val="007C3AEF"/>
    <w:rsid w:val="007C42A4"/>
    <w:rsid w:val="007C43AC"/>
    <w:rsid w:val="007C4465"/>
    <w:rsid w:val="007C483F"/>
    <w:rsid w:val="007C5E07"/>
    <w:rsid w:val="007C5EFB"/>
    <w:rsid w:val="007C689F"/>
    <w:rsid w:val="007C6F73"/>
    <w:rsid w:val="007C71AF"/>
    <w:rsid w:val="007C7310"/>
    <w:rsid w:val="007C744E"/>
    <w:rsid w:val="007C7EAC"/>
    <w:rsid w:val="007D03E5"/>
    <w:rsid w:val="007D0542"/>
    <w:rsid w:val="007D1241"/>
    <w:rsid w:val="007D16EA"/>
    <w:rsid w:val="007D1E9D"/>
    <w:rsid w:val="007D285B"/>
    <w:rsid w:val="007D3709"/>
    <w:rsid w:val="007D37C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06F"/>
    <w:rsid w:val="007E06B9"/>
    <w:rsid w:val="007E0846"/>
    <w:rsid w:val="007E0E64"/>
    <w:rsid w:val="007E1283"/>
    <w:rsid w:val="007E1A4C"/>
    <w:rsid w:val="007E3120"/>
    <w:rsid w:val="007E3290"/>
    <w:rsid w:val="007E43F8"/>
    <w:rsid w:val="007E4D4C"/>
    <w:rsid w:val="007E503C"/>
    <w:rsid w:val="007E599D"/>
    <w:rsid w:val="007E5E6D"/>
    <w:rsid w:val="007E62C2"/>
    <w:rsid w:val="007E6784"/>
    <w:rsid w:val="007E68F5"/>
    <w:rsid w:val="007E6B7B"/>
    <w:rsid w:val="007E6C2C"/>
    <w:rsid w:val="007E6F85"/>
    <w:rsid w:val="007E7BF4"/>
    <w:rsid w:val="007F0053"/>
    <w:rsid w:val="007F05E0"/>
    <w:rsid w:val="007F07B1"/>
    <w:rsid w:val="007F0A46"/>
    <w:rsid w:val="007F20F3"/>
    <w:rsid w:val="007F27FF"/>
    <w:rsid w:val="007F2D36"/>
    <w:rsid w:val="007F309C"/>
    <w:rsid w:val="007F35EA"/>
    <w:rsid w:val="007F4585"/>
    <w:rsid w:val="007F617E"/>
    <w:rsid w:val="007F66CE"/>
    <w:rsid w:val="007F6D04"/>
    <w:rsid w:val="007F720E"/>
    <w:rsid w:val="007F7477"/>
    <w:rsid w:val="007F7612"/>
    <w:rsid w:val="007F7CDF"/>
    <w:rsid w:val="007F7EE0"/>
    <w:rsid w:val="0080004F"/>
    <w:rsid w:val="0080058A"/>
    <w:rsid w:val="00800993"/>
    <w:rsid w:val="00800ABE"/>
    <w:rsid w:val="00801363"/>
    <w:rsid w:val="00801E2F"/>
    <w:rsid w:val="00801EFC"/>
    <w:rsid w:val="008021BD"/>
    <w:rsid w:val="00803276"/>
    <w:rsid w:val="00803555"/>
    <w:rsid w:val="00803AC9"/>
    <w:rsid w:val="008045EF"/>
    <w:rsid w:val="00804C29"/>
    <w:rsid w:val="008050B6"/>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E39"/>
    <w:rsid w:val="00811FFC"/>
    <w:rsid w:val="00812234"/>
    <w:rsid w:val="0081223A"/>
    <w:rsid w:val="008123BA"/>
    <w:rsid w:val="0081258F"/>
    <w:rsid w:val="00813661"/>
    <w:rsid w:val="00813B8A"/>
    <w:rsid w:val="00814524"/>
    <w:rsid w:val="008145F7"/>
    <w:rsid w:val="0081476D"/>
    <w:rsid w:val="008149A6"/>
    <w:rsid w:val="008157D0"/>
    <w:rsid w:val="00815808"/>
    <w:rsid w:val="00815A00"/>
    <w:rsid w:val="00815E16"/>
    <w:rsid w:val="0081607E"/>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4236"/>
    <w:rsid w:val="00824650"/>
    <w:rsid w:val="00824A70"/>
    <w:rsid w:val="0082609A"/>
    <w:rsid w:val="00826106"/>
    <w:rsid w:val="0082670C"/>
    <w:rsid w:val="00826D1B"/>
    <w:rsid w:val="00827993"/>
    <w:rsid w:val="0083058F"/>
    <w:rsid w:val="008308C9"/>
    <w:rsid w:val="008317A2"/>
    <w:rsid w:val="00831E0C"/>
    <w:rsid w:val="008324D1"/>
    <w:rsid w:val="008327D6"/>
    <w:rsid w:val="00832ECA"/>
    <w:rsid w:val="00832F06"/>
    <w:rsid w:val="008331D8"/>
    <w:rsid w:val="00833705"/>
    <w:rsid w:val="0083379E"/>
    <w:rsid w:val="00833D38"/>
    <w:rsid w:val="008343F0"/>
    <w:rsid w:val="00834486"/>
    <w:rsid w:val="0083496E"/>
    <w:rsid w:val="008351BD"/>
    <w:rsid w:val="008353F2"/>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B40"/>
    <w:rsid w:val="00851BB4"/>
    <w:rsid w:val="00851D10"/>
    <w:rsid w:val="008523EA"/>
    <w:rsid w:val="008525EB"/>
    <w:rsid w:val="008529C3"/>
    <w:rsid w:val="00852A56"/>
    <w:rsid w:val="00853343"/>
    <w:rsid w:val="0085367D"/>
    <w:rsid w:val="00853CF6"/>
    <w:rsid w:val="00854B95"/>
    <w:rsid w:val="00854D8D"/>
    <w:rsid w:val="008557E5"/>
    <w:rsid w:val="00855D4E"/>
    <w:rsid w:val="00856DF2"/>
    <w:rsid w:val="00856EC5"/>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6C5E"/>
    <w:rsid w:val="0086760B"/>
    <w:rsid w:val="00867CF7"/>
    <w:rsid w:val="00870188"/>
    <w:rsid w:val="008708A3"/>
    <w:rsid w:val="00870B40"/>
    <w:rsid w:val="00870D84"/>
    <w:rsid w:val="00871FE7"/>
    <w:rsid w:val="00872015"/>
    <w:rsid w:val="00872238"/>
    <w:rsid w:val="00872693"/>
    <w:rsid w:val="0087325A"/>
    <w:rsid w:val="0087493B"/>
    <w:rsid w:val="0087497E"/>
    <w:rsid w:val="0087499F"/>
    <w:rsid w:val="008749E2"/>
    <w:rsid w:val="00874A5C"/>
    <w:rsid w:val="00874FA2"/>
    <w:rsid w:val="00875523"/>
    <w:rsid w:val="0087567A"/>
    <w:rsid w:val="0087577B"/>
    <w:rsid w:val="00875EE0"/>
    <w:rsid w:val="00876044"/>
    <w:rsid w:val="008764BA"/>
    <w:rsid w:val="00877394"/>
    <w:rsid w:val="00877A67"/>
    <w:rsid w:val="00877AEA"/>
    <w:rsid w:val="00880903"/>
    <w:rsid w:val="00880AC5"/>
    <w:rsid w:val="0088152C"/>
    <w:rsid w:val="008816BC"/>
    <w:rsid w:val="00882489"/>
    <w:rsid w:val="008827A7"/>
    <w:rsid w:val="00882A0A"/>
    <w:rsid w:val="00883325"/>
    <w:rsid w:val="0088394A"/>
    <w:rsid w:val="00883F04"/>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BEB"/>
    <w:rsid w:val="00893DFA"/>
    <w:rsid w:val="00894104"/>
    <w:rsid w:val="00894149"/>
    <w:rsid w:val="0089435D"/>
    <w:rsid w:val="008948F0"/>
    <w:rsid w:val="00895308"/>
    <w:rsid w:val="0089552C"/>
    <w:rsid w:val="008958E9"/>
    <w:rsid w:val="00896326"/>
    <w:rsid w:val="00896D74"/>
    <w:rsid w:val="00896FCF"/>
    <w:rsid w:val="008979EA"/>
    <w:rsid w:val="008A014D"/>
    <w:rsid w:val="008A0F0D"/>
    <w:rsid w:val="008A0F87"/>
    <w:rsid w:val="008A1C8D"/>
    <w:rsid w:val="008A1EC2"/>
    <w:rsid w:val="008A22C6"/>
    <w:rsid w:val="008A2609"/>
    <w:rsid w:val="008A27B0"/>
    <w:rsid w:val="008A28D4"/>
    <w:rsid w:val="008A2FA2"/>
    <w:rsid w:val="008A2FA7"/>
    <w:rsid w:val="008A348B"/>
    <w:rsid w:val="008A35FC"/>
    <w:rsid w:val="008A3C32"/>
    <w:rsid w:val="008A3E9D"/>
    <w:rsid w:val="008A446F"/>
    <w:rsid w:val="008A493D"/>
    <w:rsid w:val="008A4AA4"/>
    <w:rsid w:val="008A4E7A"/>
    <w:rsid w:val="008A5458"/>
    <w:rsid w:val="008A5486"/>
    <w:rsid w:val="008A5F06"/>
    <w:rsid w:val="008A641D"/>
    <w:rsid w:val="008A690B"/>
    <w:rsid w:val="008A734F"/>
    <w:rsid w:val="008A7E25"/>
    <w:rsid w:val="008B095A"/>
    <w:rsid w:val="008B0DC3"/>
    <w:rsid w:val="008B158C"/>
    <w:rsid w:val="008B1779"/>
    <w:rsid w:val="008B17C6"/>
    <w:rsid w:val="008B1C5C"/>
    <w:rsid w:val="008B24E1"/>
    <w:rsid w:val="008B2A1D"/>
    <w:rsid w:val="008B2BDD"/>
    <w:rsid w:val="008B33D2"/>
    <w:rsid w:val="008B3CB2"/>
    <w:rsid w:val="008B3E78"/>
    <w:rsid w:val="008B3EE5"/>
    <w:rsid w:val="008B46E7"/>
    <w:rsid w:val="008B49B8"/>
    <w:rsid w:val="008B4CFF"/>
    <w:rsid w:val="008B5493"/>
    <w:rsid w:val="008B5C7C"/>
    <w:rsid w:val="008B6581"/>
    <w:rsid w:val="008C02C7"/>
    <w:rsid w:val="008C06C1"/>
    <w:rsid w:val="008C15D0"/>
    <w:rsid w:val="008C205A"/>
    <w:rsid w:val="008C27AE"/>
    <w:rsid w:val="008C2D7B"/>
    <w:rsid w:val="008C3083"/>
    <w:rsid w:val="008C38EB"/>
    <w:rsid w:val="008C4764"/>
    <w:rsid w:val="008C4E3A"/>
    <w:rsid w:val="008C55D6"/>
    <w:rsid w:val="008C5847"/>
    <w:rsid w:val="008C5D38"/>
    <w:rsid w:val="008C5DB0"/>
    <w:rsid w:val="008C67D6"/>
    <w:rsid w:val="008C6C4F"/>
    <w:rsid w:val="008C75A3"/>
    <w:rsid w:val="008C7D82"/>
    <w:rsid w:val="008D008B"/>
    <w:rsid w:val="008D0170"/>
    <w:rsid w:val="008D01DF"/>
    <w:rsid w:val="008D040E"/>
    <w:rsid w:val="008D0B80"/>
    <w:rsid w:val="008D14E2"/>
    <w:rsid w:val="008D17DA"/>
    <w:rsid w:val="008D19B2"/>
    <w:rsid w:val="008D22A1"/>
    <w:rsid w:val="008D2955"/>
    <w:rsid w:val="008D351D"/>
    <w:rsid w:val="008D3D0D"/>
    <w:rsid w:val="008D46EC"/>
    <w:rsid w:val="008D61A0"/>
    <w:rsid w:val="008D6A75"/>
    <w:rsid w:val="008D714C"/>
    <w:rsid w:val="008D72C9"/>
    <w:rsid w:val="008E0039"/>
    <w:rsid w:val="008E037F"/>
    <w:rsid w:val="008E0634"/>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1B0"/>
    <w:rsid w:val="008E6334"/>
    <w:rsid w:val="008E6FE0"/>
    <w:rsid w:val="008E70B3"/>
    <w:rsid w:val="008E75C1"/>
    <w:rsid w:val="008E7614"/>
    <w:rsid w:val="008E78C5"/>
    <w:rsid w:val="008F011B"/>
    <w:rsid w:val="008F038F"/>
    <w:rsid w:val="008F0625"/>
    <w:rsid w:val="008F0951"/>
    <w:rsid w:val="008F1789"/>
    <w:rsid w:val="008F19CE"/>
    <w:rsid w:val="008F2162"/>
    <w:rsid w:val="008F2452"/>
    <w:rsid w:val="008F2A19"/>
    <w:rsid w:val="008F3092"/>
    <w:rsid w:val="008F3601"/>
    <w:rsid w:val="008F37AD"/>
    <w:rsid w:val="008F3FD0"/>
    <w:rsid w:val="008F453A"/>
    <w:rsid w:val="008F4E2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CFC"/>
    <w:rsid w:val="00907D4F"/>
    <w:rsid w:val="00907DE9"/>
    <w:rsid w:val="00907FC4"/>
    <w:rsid w:val="009100A7"/>
    <w:rsid w:val="009102AD"/>
    <w:rsid w:val="00910803"/>
    <w:rsid w:val="0091174F"/>
    <w:rsid w:val="0091196C"/>
    <w:rsid w:val="009125B3"/>
    <w:rsid w:val="009127FD"/>
    <w:rsid w:val="009130D6"/>
    <w:rsid w:val="00913512"/>
    <w:rsid w:val="009135CF"/>
    <w:rsid w:val="009135E1"/>
    <w:rsid w:val="009136A9"/>
    <w:rsid w:val="009139C0"/>
    <w:rsid w:val="00913D5E"/>
    <w:rsid w:val="00914763"/>
    <w:rsid w:val="00914A32"/>
    <w:rsid w:val="00914A3A"/>
    <w:rsid w:val="00914D5A"/>
    <w:rsid w:val="0091568C"/>
    <w:rsid w:val="00915F3D"/>
    <w:rsid w:val="009163C4"/>
    <w:rsid w:val="009165B4"/>
    <w:rsid w:val="0091671E"/>
    <w:rsid w:val="009170D2"/>
    <w:rsid w:val="009172E6"/>
    <w:rsid w:val="009202A3"/>
    <w:rsid w:val="009208EF"/>
    <w:rsid w:val="00920922"/>
    <w:rsid w:val="00920B59"/>
    <w:rsid w:val="00920D2C"/>
    <w:rsid w:val="0092101F"/>
    <w:rsid w:val="00922807"/>
    <w:rsid w:val="00922D45"/>
    <w:rsid w:val="0092396B"/>
    <w:rsid w:val="009242D3"/>
    <w:rsid w:val="009248A1"/>
    <w:rsid w:val="00924A39"/>
    <w:rsid w:val="00925285"/>
    <w:rsid w:val="00926560"/>
    <w:rsid w:val="0092661E"/>
    <w:rsid w:val="00926A43"/>
    <w:rsid w:val="00926B08"/>
    <w:rsid w:val="00926D5F"/>
    <w:rsid w:val="00927EE5"/>
    <w:rsid w:val="009309A1"/>
    <w:rsid w:val="00930D6E"/>
    <w:rsid w:val="0093112D"/>
    <w:rsid w:val="00931151"/>
    <w:rsid w:val="009313B8"/>
    <w:rsid w:val="00931489"/>
    <w:rsid w:val="009316B0"/>
    <w:rsid w:val="00931876"/>
    <w:rsid w:val="00931D53"/>
    <w:rsid w:val="00932620"/>
    <w:rsid w:val="00932664"/>
    <w:rsid w:val="009338D6"/>
    <w:rsid w:val="00934A10"/>
    <w:rsid w:val="009351F3"/>
    <w:rsid w:val="009351FD"/>
    <w:rsid w:val="009352CD"/>
    <w:rsid w:val="0093541E"/>
    <w:rsid w:val="00935537"/>
    <w:rsid w:val="009355E0"/>
    <w:rsid w:val="00935891"/>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38D0"/>
    <w:rsid w:val="00943E74"/>
    <w:rsid w:val="00944070"/>
    <w:rsid w:val="00944188"/>
    <w:rsid w:val="00944226"/>
    <w:rsid w:val="009442FC"/>
    <w:rsid w:val="00944389"/>
    <w:rsid w:val="0094482C"/>
    <w:rsid w:val="00944950"/>
    <w:rsid w:val="00945423"/>
    <w:rsid w:val="009455FE"/>
    <w:rsid w:val="00945CE8"/>
    <w:rsid w:val="0094618E"/>
    <w:rsid w:val="00946DF5"/>
    <w:rsid w:val="00946FC1"/>
    <w:rsid w:val="00947FC3"/>
    <w:rsid w:val="009500BF"/>
    <w:rsid w:val="009507E8"/>
    <w:rsid w:val="00950D30"/>
    <w:rsid w:val="00950F4C"/>
    <w:rsid w:val="0095104D"/>
    <w:rsid w:val="009513D6"/>
    <w:rsid w:val="00951796"/>
    <w:rsid w:val="00951952"/>
    <w:rsid w:val="00951BCB"/>
    <w:rsid w:val="00951C55"/>
    <w:rsid w:val="0095228B"/>
    <w:rsid w:val="009524B2"/>
    <w:rsid w:val="009525E6"/>
    <w:rsid w:val="009526B1"/>
    <w:rsid w:val="009526C3"/>
    <w:rsid w:val="00952CBA"/>
    <w:rsid w:val="009532A1"/>
    <w:rsid w:val="009539FA"/>
    <w:rsid w:val="00953A8D"/>
    <w:rsid w:val="00953B34"/>
    <w:rsid w:val="00953FA9"/>
    <w:rsid w:val="00954129"/>
    <w:rsid w:val="0095540A"/>
    <w:rsid w:val="009557D6"/>
    <w:rsid w:val="00955AA2"/>
    <w:rsid w:val="00955F89"/>
    <w:rsid w:val="00956483"/>
    <w:rsid w:val="00956913"/>
    <w:rsid w:val="00956C2E"/>
    <w:rsid w:val="00957DFC"/>
    <w:rsid w:val="0096055E"/>
    <w:rsid w:val="009606A5"/>
    <w:rsid w:val="009608CD"/>
    <w:rsid w:val="00960944"/>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87D"/>
    <w:rsid w:val="0097290B"/>
    <w:rsid w:val="00972BA3"/>
    <w:rsid w:val="00972D7B"/>
    <w:rsid w:val="00973154"/>
    <w:rsid w:val="00973274"/>
    <w:rsid w:val="00974615"/>
    <w:rsid w:val="0097588A"/>
    <w:rsid w:val="00975F5D"/>
    <w:rsid w:val="009761A8"/>
    <w:rsid w:val="00976811"/>
    <w:rsid w:val="00976AEB"/>
    <w:rsid w:val="00976E80"/>
    <w:rsid w:val="00977120"/>
    <w:rsid w:val="00977197"/>
    <w:rsid w:val="00977D06"/>
    <w:rsid w:val="00977EAF"/>
    <w:rsid w:val="00977EC4"/>
    <w:rsid w:val="00982472"/>
    <w:rsid w:val="00982B50"/>
    <w:rsid w:val="00983580"/>
    <w:rsid w:val="00983A23"/>
    <w:rsid w:val="00983F96"/>
    <w:rsid w:val="009841DE"/>
    <w:rsid w:val="00984BDE"/>
    <w:rsid w:val="00985654"/>
    <w:rsid w:val="009856BE"/>
    <w:rsid w:val="00985758"/>
    <w:rsid w:val="00985A75"/>
    <w:rsid w:val="00986B93"/>
    <w:rsid w:val="009870E3"/>
    <w:rsid w:val="00987489"/>
    <w:rsid w:val="00987A3A"/>
    <w:rsid w:val="00987D54"/>
    <w:rsid w:val="00990294"/>
    <w:rsid w:val="00990452"/>
    <w:rsid w:val="0099050D"/>
    <w:rsid w:val="009907B4"/>
    <w:rsid w:val="00990CEF"/>
    <w:rsid w:val="00990DDD"/>
    <w:rsid w:val="009915E8"/>
    <w:rsid w:val="00992848"/>
    <w:rsid w:val="00993375"/>
    <w:rsid w:val="009934C6"/>
    <w:rsid w:val="00993CE7"/>
    <w:rsid w:val="009943CD"/>
    <w:rsid w:val="009952B7"/>
    <w:rsid w:val="00995683"/>
    <w:rsid w:val="00996380"/>
    <w:rsid w:val="009967C3"/>
    <w:rsid w:val="00997087"/>
    <w:rsid w:val="009975B0"/>
    <w:rsid w:val="00997C20"/>
    <w:rsid w:val="009A00F6"/>
    <w:rsid w:val="009A0315"/>
    <w:rsid w:val="009A0566"/>
    <w:rsid w:val="009A08C7"/>
    <w:rsid w:val="009A0926"/>
    <w:rsid w:val="009A12E4"/>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2C55"/>
    <w:rsid w:val="009B3D3F"/>
    <w:rsid w:val="009B48E5"/>
    <w:rsid w:val="009B49B7"/>
    <w:rsid w:val="009B505A"/>
    <w:rsid w:val="009B50DC"/>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4FD"/>
    <w:rsid w:val="009D1C06"/>
    <w:rsid w:val="009D1D2E"/>
    <w:rsid w:val="009D1FA7"/>
    <w:rsid w:val="009D205F"/>
    <w:rsid w:val="009D21A1"/>
    <w:rsid w:val="009D31C5"/>
    <w:rsid w:val="009D31F3"/>
    <w:rsid w:val="009D339E"/>
    <w:rsid w:val="009D3C89"/>
    <w:rsid w:val="009D3E05"/>
    <w:rsid w:val="009D3ED5"/>
    <w:rsid w:val="009D49F1"/>
    <w:rsid w:val="009D4EC0"/>
    <w:rsid w:val="009D6884"/>
    <w:rsid w:val="009D70F9"/>
    <w:rsid w:val="009D7639"/>
    <w:rsid w:val="009D7E96"/>
    <w:rsid w:val="009E02A6"/>
    <w:rsid w:val="009E099A"/>
    <w:rsid w:val="009E09CA"/>
    <w:rsid w:val="009E0AE8"/>
    <w:rsid w:val="009E0D45"/>
    <w:rsid w:val="009E16A8"/>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66E"/>
    <w:rsid w:val="009F0A97"/>
    <w:rsid w:val="009F0C35"/>
    <w:rsid w:val="009F102B"/>
    <w:rsid w:val="009F10D4"/>
    <w:rsid w:val="009F1297"/>
    <w:rsid w:val="009F17EA"/>
    <w:rsid w:val="009F1B36"/>
    <w:rsid w:val="009F1E54"/>
    <w:rsid w:val="009F1E9A"/>
    <w:rsid w:val="009F2395"/>
    <w:rsid w:val="009F2530"/>
    <w:rsid w:val="009F2657"/>
    <w:rsid w:val="009F2733"/>
    <w:rsid w:val="009F27E9"/>
    <w:rsid w:val="009F2F7F"/>
    <w:rsid w:val="009F3444"/>
    <w:rsid w:val="009F3527"/>
    <w:rsid w:val="009F3BBA"/>
    <w:rsid w:val="009F3D8E"/>
    <w:rsid w:val="009F3DCF"/>
    <w:rsid w:val="009F41EB"/>
    <w:rsid w:val="009F4ECB"/>
    <w:rsid w:val="009F59B7"/>
    <w:rsid w:val="009F5F7A"/>
    <w:rsid w:val="009F7697"/>
    <w:rsid w:val="009F774E"/>
    <w:rsid w:val="009F7A89"/>
    <w:rsid w:val="009F7F31"/>
    <w:rsid w:val="00A00104"/>
    <w:rsid w:val="00A00226"/>
    <w:rsid w:val="00A00271"/>
    <w:rsid w:val="00A00325"/>
    <w:rsid w:val="00A00BDA"/>
    <w:rsid w:val="00A0169D"/>
    <w:rsid w:val="00A02315"/>
    <w:rsid w:val="00A02377"/>
    <w:rsid w:val="00A03432"/>
    <w:rsid w:val="00A037F0"/>
    <w:rsid w:val="00A03801"/>
    <w:rsid w:val="00A03867"/>
    <w:rsid w:val="00A041EB"/>
    <w:rsid w:val="00A04A7D"/>
    <w:rsid w:val="00A060CD"/>
    <w:rsid w:val="00A06DD6"/>
    <w:rsid w:val="00A073F1"/>
    <w:rsid w:val="00A076A4"/>
    <w:rsid w:val="00A07AC9"/>
    <w:rsid w:val="00A07C5F"/>
    <w:rsid w:val="00A07E4E"/>
    <w:rsid w:val="00A07FB7"/>
    <w:rsid w:val="00A10820"/>
    <w:rsid w:val="00A108E3"/>
    <w:rsid w:val="00A1134F"/>
    <w:rsid w:val="00A113DB"/>
    <w:rsid w:val="00A119B5"/>
    <w:rsid w:val="00A11D7E"/>
    <w:rsid w:val="00A13194"/>
    <w:rsid w:val="00A131A1"/>
    <w:rsid w:val="00A131E8"/>
    <w:rsid w:val="00A13863"/>
    <w:rsid w:val="00A13E84"/>
    <w:rsid w:val="00A145E9"/>
    <w:rsid w:val="00A145F9"/>
    <w:rsid w:val="00A154A1"/>
    <w:rsid w:val="00A15CEA"/>
    <w:rsid w:val="00A168A9"/>
    <w:rsid w:val="00A178AE"/>
    <w:rsid w:val="00A20504"/>
    <w:rsid w:val="00A20AA8"/>
    <w:rsid w:val="00A20DC8"/>
    <w:rsid w:val="00A22499"/>
    <w:rsid w:val="00A22998"/>
    <w:rsid w:val="00A231E7"/>
    <w:rsid w:val="00A2336B"/>
    <w:rsid w:val="00A23A9C"/>
    <w:rsid w:val="00A23D9B"/>
    <w:rsid w:val="00A23E8A"/>
    <w:rsid w:val="00A244C1"/>
    <w:rsid w:val="00A24716"/>
    <w:rsid w:val="00A24724"/>
    <w:rsid w:val="00A24C05"/>
    <w:rsid w:val="00A251F2"/>
    <w:rsid w:val="00A25948"/>
    <w:rsid w:val="00A26747"/>
    <w:rsid w:val="00A271FD"/>
    <w:rsid w:val="00A273F5"/>
    <w:rsid w:val="00A2767C"/>
    <w:rsid w:val="00A27B5E"/>
    <w:rsid w:val="00A27D94"/>
    <w:rsid w:val="00A300DC"/>
    <w:rsid w:val="00A30563"/>
    <w:rsid w:val="00A30FB2"/>
    <w:rsid w:val="00A31190"/>
    <w:rsid w:val="00A318A3"/>
    <w:rsid w:val="00A31C2C"/>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69B"/>
    <w:rsid w:val="00A420B2"/>
    <w:rsid w:val="00A426A5"/>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3F8"/>
    <w:rsid w:val="00A529D2"/>
    <w:rsid w:val="00A53913"/>
    <w:rsid w:val="00A53C70"/>
    <w:rsid w:val="00A5450C"/>
    <w:rsid w:val="00A54F8B"/>
    <w:rsid w:val="00A552F9"/>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61E"/>
    <w:rsid w:val="00A67926"/>
    <w:rsid w:val="00A67D28"/>
    <w:rsid w:val="00A67E7E"/>
    <w:rsid w:val="00A703F3"/>
    <w:rsid w:val="00A709D1"/>
    <w:rsid w:val="00A70A72"/>
    <w:rsid w:val="00A70D5E"/>
    <w:rsid w:val="00A70F21"/>
    <w:rsid w:val="00A71523"/>
    <w:rsid w:val="00A71A33"/>
    <w:rsid w:val="00A71CE7"/>
    <w:rsid w:val="00A71DFF"/>
    <w:rsid w:val="00A7232E"/>
    <w:rsid w:val="00A72621"/>
    <w:rsid w:val="00A72F19"/>
    <w:rsid w:val="00A73232"/>
    <w:rsid w:val="00A735E9"/>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7063"/>
    <w:rsid w:val="00A87BB6"/>
    <w:rsid w:val="00A87E09"/>
    <w:rsid w:val="00A90082"/>
    <w:rsid w:val="00A9049C"/>
    <w:rsid w:val="00A9104D"/>
    <w:rsid w:val="00A9112B"/>
    <w:rsid w:val="00A9137D"/>
    <w:rsid w:val="00A9183C"/>
    <w:rsid w:val="00A91FBA"/>
    <w:rsid w:val="00A921C7"/>
    <w:rsid w:val="00A92C29"/>
    <w:rsid w:val="00A92E9D"/>
    <w:rsid w:val="00A9344A"/>
    <w:rsid w:val="00A94823"/>
    <w:rsid w:val="00A94B96"/>
    <w:rsid w:val="00A94D82"/>
    <w:rsid w:val="00A94DF8"/>
    <w:rsid w:val="00A9514B"/>
    <w:rsid w:val="00A9551C"/>
    <w:rsid w:val="00A955F5"/>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391"/>
    <w:rsid w:val="00AA239A"/>
    <w:rsid w:val="00AA2479"/>
    <w:rsid w:val="00AA4760"/>
    <w:rsid w:val="00AA4767"/>
    <w:rsid w:val="00AA4801"/>
    <w:rsid w:val="00AA4A19"/>
    <w:rsid w:val="00AA4E3E"/>
    <w:rsid w:val="00AA5009"/>
    <w:rsid w:val="00AA6282"/>
    <w:rsid w:val="00AA7078"/>
    <w:rsid w:val="00AA7184"/>
    <w:rsid w:val="00AB00F5"/>
    <w:rsid w:val="00AB0386"/>
    <w:rsid w:val="00AB0709"/>
    <w:rsid w:val="00AB0818"/>
    <w:rsid w:val="00AB0E9B"/>
    <w:rsid w:val="00AB1C87"/>
    <w:rsid w:val="00AB2187"/>
    <w:rsid w:val="00AB2AC1"/>
    <w:rsid w:val="00AB3878"/>
    <w:rsid w:val="00AB3BD9"/>
    <w:rsid w:val="00AB3FE4"/>
    <w:rsid w:val="00AB4808"/>
    <w:rsid w:val="00AB528D"/>
    <w:rsid w:val="00AB5296"/>
    <w:rsid w:val="00AB63C6"/>
    <w:rsid w:val="00AB6869"/>
    <w:rsid w:val="00AB7607"/>
    <w:rsid w:val="00AB78AE"/>
    <w:rsid w:val="00AB791A"/>
    <w:rsid w:val="00AC07BC"/>
    <w:rsid w:val="00AC07E5"/>
    <w:rsid w:val="00AC095B"/>
    <w:rsid w:val="00AC0A7F"/>
    <w:rsid w:val="00AC0BCA"/>
    <w:rsid w:val="00AC0C13"/>
    <w:rsid w:val="00AC1279"/>
    <w:rsid w:val="00AC14F2"/>
    <w:rsid w:val="00AC1613"/>
    <w:rsid w:val="00AC16B1"/>
    <w:rsid w:val="00AC20EE"/>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C5C"/>
    <w:rsid w:val="00AD4C74"/>
    <w:rsid w:val="00AD5570"/>
    <w:rsid w:val="00AD56A0"/>
    <w:rsid w:val="00AD6584"/>
    <w:rsid w:val="00AD6765"/>
    <w:rsid w:val="00AD68D7"/>
    <w:rsid w:val="00AD6A30"/>
    <w:rsid w:val="00AD6BA9"/>
    <w:rsid w:val="00AD6E44"/>
    <w:rsid w:val="00AD7425"/>
    <w:rsid w:val="00AD7AE3"/>
    <w:rsid w:val="00AD7E2A"/>
    <w:rsid w:val="00AE029E"/>
    <w:rsid w:val="00AE090A"/>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CAE"/>
    <w:rsid w:val="00AE6D1E"/>
    <w:rsid w:val="00AE7AB9"/>
    <w:rsid w:val="00AF0534"/>
    <w:rsid w:val="00AF0571"/>
    <w:rsid w:val="00AF1530"/>
    <w:rsid w:val="00AF15E4"/>
    <w:rsid w:val="00AF1B3D"/>
    <w:rsid w:val="00AF2379"/>
    <w:rsid w:val="00AF3245"/>
    <w:rsid w:val="00AF3633"/>
    <w:rsid w:val="00AF3A63"/>
    <w:rsid w:val="00AF3BF6"/>
    <w:rsid w:val="00AF3CD1"/>
    <w:rsid w:val="00AF4AD0"/>
    <w:rsid w:val="00AF4B3A"/>
    <w:rsid w:val="00AF4D09"/>
    <w:rsid w:val="00AF5451"/>
    <w:rsid w:val="00AF554A"/>
    <w:rsid w:val="00AF57C4"/>
    <w:rsid w:val="00AF6150"/>
    <w:rsid w:val="00AF6FD2"/>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4EF2"/>
    <w:rsid w:val="00B05A5B"/>
    <w:rsid w:val="00B05B2B"/>
    <w:rsid w:val="00B06DF2"/>
    <w:rsid w:val="00B070EB"/>
    <w:rsid w:val="00B07690"/>
    <w:rsid w:val="00B07A0C"/>
    <w:rsid w:val="00B105E4"/>
    <w:rsid w:val="00B10715"/>
    <w:rsid w:val="00B110C8"/>
    <w:rsid w:val="00B112D0"/>
    <w:rsid w:val="00B12272"/>
    <w:rsid w:val="00B12474"/>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2AC3"/>
    <w:rsid w:val="00B3374C"/>
    <w:rsid w:val="00B3469F"/>
    <w:rsid w:val="00B3601A"/>
    <w:rsid w:val="00B3622E"/>
    <w:rsid w:val="00B36546"/>
    <w:rsid w:val="00B36840"/>
    <w:rsid w:val="00B37BBF"/>
    <w:rsid w:val="00B37EAA"/>
    <w:rsid w:val="00B37F93"/>
    <w:rsid w:val="00B37F94"/>
    <w:rsid w:val="00B40634"/>
    <w:rsid w:val="00B40710"/>
    <w:rsid w:val="00B40E70"/>
    <w:rsid w:val="00B4104B"/>
    <w:rsid w:val="00B41E23"/>
    <w:rsid w:val="00B420B8"/>
    <w:rsid w:val="00B42423"/>
    <w:rsid w:val="00B42B37"/>
    <w:rsid w:val="00B4339F"/>
    <w:rsid w:val="00B43BF1"/>
    <w:rsid w:val="00B46EF7"/>
    <w:rsid w:val="00B474F5"/>
    <w:rsid w:val="00B47965"/>
    <w:rsid w:val="00B503E5"/>
    <w:rsid w:val="00B506DB"/>
    <w:rsid w:val="00B50ED9"/>
    <w:rsid w:val="00B5101D"/>
    <w:rsid w:val="00B51764"/>
    <w:rsid w:val="00B51A35"/>
    <w:rsid w:val="00B51F12"/>
    <w:rsid w:val="00B52E48"/>
    <w:rsid w:val="00B531EF"/>
    <w:rsid w:val="00B534B0"/>
    <w:rsid w:val="00B535D1"/>
    <w:rsid w:val="00B535E1"/>
    <w:rsid w:val="00B53B3F"/>
    <w:rsid w:val="00B53B42"/>
    <w:rsid w:val="00B54340"/>
    <w:rsid w:val="00B545F1"/>
    <w:rsid w:val="00B54850"/>
    <w:rsid w:val="00B54EFC"/>
    <w:rsid w:val="00B5666A"/>
    <w:rsid w:val="00B5681A"/>
    <w:rsid w:val="00B56A1A"/>
    <w:rsid w:val="00B57207"/>
    <w:rsid w:val="00B572F3"/>
    <w:rsid w:val="00B604CF"/>
    <w:rsid w:val="00B604E0"/>
    <w:rsid w:val="00B611BA"/>
    <w:rsid w:val="00B614B9"/>
    <w:rsid w:val="00B61531"/>
    <w:rsid w:val="00B61B53"/>
    <w:rsid w:val="00B627C2"/>
    <w:rsid w:val="00B6282E"/>
    <w:rsid w:val="00B62DA8"/>
    <w:rsid w:val="00B62F20"/>
    <w:rsid w:val="00B63A5C"/>
    <w:rsid w:val="00B64108"/>
    <w:rsid w:val="00B64262"/>
    <w:rsid w:val="00B6525C"/>
    <w:rsid w:val="00B6529F"/>
    <w:rsid w:val="00B6552F"/>
    <w:rsid w:val="00B659E3"/>
    <w:rsid w:val="00B659F1"/>
    <w:rsid w:val="00B66B6C"/>
    <w:rsid w:val="00B66DC6"/>
    <w:rsid w:val="00B66F2A"/>
    <w:rsid w:val="00B66F44"/>
    <w:rsid w:val="00B67082"/>
    <w:rsid w:val="00B67083"/>
    <w:rsid w:val="00B6743A"/>
    <w:rsid w:val="00B67580"/>
    <w:rsid w:val="00B6764A"/>
    <w:rsid w:val="00B7144B"/>
    <w:rsid w:val="00B716BE"/>
    <w:rsid w:val="00B7179B"/>
    <w:rsid w:val="00B72E2D"/>
    <w:rsid w:val="00B73E84"/>
    <w:rsid w:val="00B73E8F"/>
    <w:rsid w:val="00B74FB8"/>
    <w:rsid w:val="00B758D5"/>
    <w:rsid w:val="00B75B27"/>
    <w:rsid w:val="00B760E3"/>
    <w:rsid w:val="00B768A2"/>
    <w:rsid w:val="00B76E9F"/>
    <w:rsid w:val="00B77102"/>
    <w:rsid w:val="00B775B0"/>
    <w:rsid w:val="00B778CC"/>
    <w:rsid w:val="00B77B44"/>
    <w:rsid w:val="00B80004"/>
    <w:rsid w:val="00B8047D"/>
    <w:rsid w:val="00B80628"/>
    <w:rsid w:val="00B80B47"/>
    <w:rsid w:val="00B80D24"/>
    <w:rsid w:val="00B80D3D"/>
    <w:rsid w:val="00B81018"/>
    <w:rsid w:val="00B81767"/>
    <w:rsid w:val="00B81769"/>
    <w:rsid w:val="00B832CB"/>
    <w:rsid w:val="00B83467"/>
    <w:rsid w:val="00B837C9"/>
    <w:rsid w:val="00B83C7E"/>
    <w:rsid w:val="00B8453C"/>
    <w:rsid w:val="00B845C6"/>
    <w:rsid w:val="00B84810"/>
    <w:rsid w:val="00B84842"/>
    <w:rsid w:val="00B84C3F"/>
    <w:rsid w:val="00B84C9E"/>
    <w:rsid w:val="00B85B22"/>
    <w:rsid w:val="00B85EAA"/>
    <w:rsid w:val="00B86741"/>
    <w:rsid w:val="00B867E0"/>
    <w:rsid w:val="00B86AE9"/>
    <w:rsid w:val="00B87F57"/>
    <w:rsid w:val="00B9047B"/>
    <w:rsid w:val="00B90810"/>
    <w:rsid w:val="00B9118A"/>
    <w:rsid w:val="00B91DBE"/>
    <w:rsid w:val="00B91F1D"/>
    <w:rsid w:val="00B9402D"/>
    <w:rsid w:val="00B9424D"/>
    <w:rsid w:val="00B94A3A"/>
    <w:rsid w:val="00B94FBB"/>
    <w:rsid w:val="00B954B2"/>
    <w:rsid w:val="00B95538"/>
    <w:rsid w:val="00B95923"/>
    <w:rsid w:val="00B96261"/>
    <w:rsid w:val="00B964FC"/>
    <w:rsid w:val="00B9768C"/>
    <w:rsid w:val="00B976AB"/>
    <w:rsid w:val="00B97859"/>
    <w:rsid w:val="00BA006E"/>
    <w:rsid w:val="00BA00C2"/>
    <w:rsid w:val="00BA027D"/>
    <w:rsid w:val="00BA0306"/>
    <w:rsid w:val="00BA0E3A"/>
    <w:rsid w:val="00BA0E9D"/>
    <w:rsid w:val="00BA0F18"/>
    <w:rsid w:val="00BA1455"/>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6736"/>
    <w:rsid w:val="00BA7139"/>
    <w:rsid w:val="00BA759D"/>
    <w:rsid w:val="00BB07E6"/>
    <w:rsid w:val="00BB0BAF"/>
    <w:rsid w:val="00BB0FD1"/>
    <w:rsid w:val="00BB13DF"/>
    <w:rsid w:val="00BB19CE"/>
    <w:rsid w:val="00BB1A5B"/>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3402"/>
    <w:rsid w:val="00BC3C3D"/>
    <w:rsid w:val="00BC4572"/>
    <w:rsid w:val="00BC4BB8"/>
    <w:rsid w:val="00BC4D95"/>
    <w:rsid w:val="00BC5A2D"/>
    <w:rsid w:val="00BC654B"/>
    <w:rsid w:val="00BC65BD"/>
    <w:rsid w:val="00BC6629"/>
    <w:rsid w:val="00BC6780"/>
    <w:rsid w:val="00BC6C12"/>
    <w:rsid w:val="00BC7B45"/>
    <w:rsid w:val="00BC7DA6"/>
    <w:rsid w:val="00BD030F"/>
    <w:rsid w:val="00BD0EFA"/>
    <w:rsid w:val="00BD1815"/>
    <w:rsid w:val="00BD25CB"/>
    <w:rsid w:val="00BD2798"/>
    <w:rsid w:val="00BD28B3"/>
    <w:rsid w:val="00BD2E2A"/>
    <w:rsid w:val="00BD3308"/>
    <w:rsid w:val="00BD34DC"/>
    <w:rsid w:val="00BD39EE"/>
    <w:rsid w:val="00BD3BA5"/>
    <w:rsid w:val="00BD3C6F"/>
    <w:rsid w:val="00BD3C97"/>
    <w:rsid w:val="00BD48F4"/>
    <w:rsid w:val="00BD4D7E"/>
    <w:rsid w:val="00BD5834"/>
    <w:rsid w:val="00BD6120"/>
    <w:rsid w:val="00BD6656"/>
    <w:rsid w:val="00BD6A9D"/>
    <w:rsid w:val="00BD6CB2"/>
    <w:rsid w:val="00BD7846"/>
    <w:rsid w:val="00BD7B8E"/>
    <w:rsid w:val="00BE0536"/>
    <w:rsid w:val="00BE0C77"/>
    <w:rsid w:val="00BE1F57"/>
    <w:rsid w:val="00BE2144"/>
    <w:rsid w:val="00BE2E9B"/>
    <w:rsid w:val="00BE33F8"/>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E79F0"/>
    <w:rsid w:val="00BF0538"/>
    <w:rsid w:val="00BF09D2"/>
    <w:rsid w:val="00BF0B6A"/>
    <w:rsid w:val="00BF0B81"/>
    <w:rsid w:val="00BF0CC1"/>
    <w:rsid w:val="00BF0D23"/>
    <w:rsid w:val="00BF11CF"/>
    <w:rsid w:val="00BF17B0"/>
    <w:rsid w:val="00BF231D"/>
    <w:rsid w:val="00BF23E2"/>
    <w:rsid w:val="00BF2454"/>
    <w:rsid w:val="00BF289A"/>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B39"/>
    <w:rsid w:val="00C10F72"/>
    <w:rsid w:val="00C1152B"/>
    <w:rsid w:val="00C11584"/>
    <w:rsid w:val="00C11B44"/>
    <w:rsid w:val="00C11F4C"/>
    <w:rsid w:val="00C12084"/>
    <w:rsid w:val="00C12B8E"/>
    <w:rsid w:val="00C12E2C"/>
    <w:rsid w:val="00C13A31"/>
    <w:rsid w:val="00C13B9B"/>
    <w:rsid w:val="00C13DD4"/>
    <w:rsid w:val="00C14D65"/>
    <w:rsid w:val="00C1546E"/>
    <w:rsid w:val="00C1548D"/>
    <w:rsid w:val="00C15A86"/>
    <w:rsid w:val="00C16B3E"/>
    <w:rsid w:val="00C1774E"/>
    <w:rsid w:val="00C200EC"/>
    <w:rsid w:val="00C20523"/>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51E"/>
    <w:rsid w:val="00C2566D"/>
    <w:rsid w:val="00C25EF4"/>
    <w:rsid w:val="00C264C0"/>
    <w:rsid w:val="00C26EA0"/>
    <w:rsid w:val="00C2785F"/>
    <w:rsid w:val="00C27F62"/>
    <w:rsid w:val="00C307E8"/>
    <w:rsid w:val="00C30B04"/>
    <w:rsid w:val="00C30D64"/>
    <w:rsid w:val="00C30EDE"/>
    <w:rsid w:val="00C31D52"/>
    <w:rsid w:val="00C31FD3"/>
    <w:rsid w:val="00C32CC5"/>
    <w:rsid w:val="00C32D6D"/>
    <w:rsid w:val="00C3314B"/>
    <w:rsid w:val="00C337E7"/>
    <w:rsid w:val="00C3386F"/>
    <w:rsid w:val="00C339B9"/>
    <w:rsid w:val="00C33B89"/>
    <w:rsid w:val="00C33C0A"/>
    <w:rsid w:val="00C33EA5"/>
    <w:rsid w:val="00C33F7B"/>
    <w:rsid w:val="00C340B6"/>
    <w:rsid w:val="00C34543"/>
    <w:rsid w:val="00C34E71"/>
    <w:rsid w:val="00C35BBA"/>
    <w:rsid w:val="00C365BB"/>
    <w:rsid w:val="00C37281"/>
    <w:rsid w:val="00C37792"/>
    <w:rsid w:val="00C4025F"/>
    <w:rsid w:val="00C40504"/>
    <w:rsid w:val="00C41654"/>
    <w:rsid w:val="00C4182E"/>
    <w:rsid w:val="00C41A5A"/>
    <w:rsid w:val="00C41F7A"/>
    <w:rsid w:val="00C42363"/>
    <w:rsid w:val="00C4274D"/>
    <w:rsid w:val="00C43758"/>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255"/>
    <w:rsid w:val="00C518AD"/>
    <w:rsid w:val="00C51CAF"/>
    <w:rsid w:val="00C51F90"/>
    <w:rsid w:val="00C521F0"/>
    <w:rsid w:val="00C52DD9"/>
    <w:rsid w:val="00C530DC"/>
    <w:rsid w:val="00C5342D"/>
    <w:rsid w:val="00C5351D"/>
    <w:rsid w:val="00C5385B"/>
    <w:rsid w:val="00C543EB"/>
    <w:rsid w:val="00C5443B"/>
    <w:rsid w:val="00C545A0"/>
    <w:rsid w:val="00C5465D"/>
    <w:rsid w:val="00C546B9"/>
    <w:rsid w:val="00C54E36"/>
    <w:rsid w:val="00C54E7C"/>
    <w:rsid w:val="00C55E75"/>
    <w:rsid w:val="00C566C7"/>
    <w:rsid w:val="00C56B2F"/>
    <w:rsid w:val="00C56DCB"/>
    <w:rsid w:val="00C56F1B"/>
    <w:rsid w:val="00C56F38"/>
    <w:rsid w:val="00C570FC"/>
    <w:rsid w:val="00C57CAD"/>
    <w:rsid w:val="00C60228"/>
    <w:rsid w:val="00C61018"/>
    <w:rsid w:val="00C616A2"/>
    <w:rsid w:val="00C62822"/>
    <w:rsid w:val="00C63083"/>
    <w:rsid w:val="00C63381"/>
    <w:rsid w:val="00C63969"/>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67CF5"/>
    <w:rsid w:val="00C70432"/>
    <w:rsid w:val="00C70736"/>
    <w:rsid w:val="00C72207"/>
    <w:rsid w:val="00C72415"/>
    <w:rsid w:val="00C72C3C"/>
    <w:rsid w:val="00C72C6C"/>
    <w:rsid w:val="00C734A3"/>
    <w:rsid w:val="00C7381B"/>
    <w:rsid w:val="00C73E82"/>
    <w:rsid w:val="00C7438A"/>
    <w:rsid w:val="00C749FF"/>
    <w:rsid w:val="00C7507C"/>
    <w:rsid w:val="00C75B7F"/>
    <w:rsid w:val="00C76199"/>
    <w:rsid w:val="00C772A6"/>
    <w:rsid w:val="00C7789A"/>
    <w:rsid w:val="00C77DB5"/>
    <w:rsid w:val="00C809C4"/>
    <w:rsid w:val="00C80AC6"/>
    <w:rsid w:val="00C81348"/>
    <w:rsid w:val="00C81587"/>
    <w:rsid w:val="00C81684"/>
    <w:rsid w:val="00C8172F"/>
    <w:rsid w:val="00C82716"/>
    <w:rsid w:val="00C82BE6"/>
    <w:rsid w:val="00C82F77"/>
    <w:rsid w:val="00C839AB"/>
    <w:rsid w:val="00C84DB7"/>
    <w:rsid w:val="00C84E5C"/>
    <w:rsid w:val="00C84FA5"/>
    <w:rsid w:val="00C870C2"/>
    <w:rsid w:val="00C873C2"/>
    <w:rsid w:val="00C875E3"/>
    <w:rsid w:val="00C87A6B"/>
    <w:rsid w:val="00C90067"/>
    <w:rsid w:val="00C90914"/>
    <w:rsid w:val="00C91E55"/>
    <w:rsid w:val="00C91F29"/>
    <w:rsid w:val="00C92879"/>
    <w:rsid w:val="00C929D0"/>
    <w:rsid w:val="00C92A33"/>
    <w:rsid w:val="00C92AA9"/>
    <w:rsid w:val="00C92ABD"/>
    <w:rsid w:val="00C9336C"/>
    <w:rsid w:val="00C93749"/>
    <w:rsid w:val="00C94277"/>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85F"/>
    <w:rsid w:val="00CA2FFA"/>
    <w:rsid w:val="00CA3F31"/>
    <w:rsid w:val="00CA43AF"/>
    <w:rsid w:val="00CA5297"/>
    <w:rsid w:val="00CA5B4A"/>
    <w:rsid w:val="00CA5BBF"/>
    <w:rsid w:val="00CA684E"/>
    <w:rsid w:val="00CA6A68"/>
    <w:rsid w:val="00CA711C"/>
    <w:rsid w:val="00CA737A"/>
    <w:rsid w:val="00CA7522"/>
    <w:rsid w:val="00CA7723"/>
    <w:rsid w:val="00CA7750"/>
    <w:rsid w:val="00CA7B39"/>
    <w:rsid w:val="00CB049D"/>
    <w:rsid w:val="00CB14FD"/>
    <w:rsid w:val="00CB18B4"/>
    <w:rsid w:val="00CB1A2D"/>
    <w:rsid w:val="00CB1F41"/>
    <w:rsid w:val="00CB22E3"/>
    <w:rsid w:val="00CB2377"/>
    <w:rsid w:val="00CB29AC"/>
    <w:rsid w:val="00CB4189"/>
    <w:rsid w:val="00CB4683"/>
    <w:rsid w:val="00CB4940"/>
    <w:rsid w:val="00CB4B79"/>
    <w:rsid w:val="00CB4E79"/>
    <w:rsid w:val="00CB51A3"/>
    <w:rsid w:val="00CB5688"/>
    <w:rsid w:val="00CB58C8"/>
    <w:rsid w:val="00CB5E7A"/>
    <w:rsid w:val="00CB6142"/>
    <w:rsid w:val="00CB745E"/>
    <w:rsid w:val="00CB7504"/>
    <w:rsid w:val="00CB7F61"/>
    <w:rsid w:val="00CC0006"/>
    <w:rsid w:val="00CC1146"/>
    <w:rsid w:val="00CC17E5"/>
    <w:rsid w:val="00CC1A56"/>
    <w:rsid w:val="00CC21A3"/>
    <w:rsid w:val="00CC231A"/>
    <w:rsid w:val="00CC2F41"/>
    <w:rsid w:val="00CC3420"/>
    <w:rsid w:val="00CC3593"/>
    <w:rsid w:val="00CC3F4F"/>
    <w:rsid w:val="00CC3F59"/>
    <w:rsid w:val="00CC51FA"/>
    <w:rsid w:val="00CC53AD"/>
    <w:rsid w:val="00CC57B8"/>
    <w:rsid w:val="00CC5E9D"/>
    <w:rsid w:val="00CC62A2"/>
    <w:rsid w:val="00CC665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5C5B"/>
    <w:rsid w:val="00CD66A2"/>
    <w:rsid w:val="00CD6FC4"/>
    <w:rsid w:val="00CD7918"/>
    <w:rsid w:val="00CD7BD3"/>
    <w:rsid w:val="00CE09FB"/>
    <w:rsid w:val="00CE14CD"/>
    <w:rsid w:val="00CE1571"/>
    <w:rsid w:val="00CE165F"/>
    <w:rsid w:val="00CE1FE3"/>
    <w:rsid w:val="00CE33E0"/>
    <w:rsid w:val="00CE3B81"/>
    <w:rsid w:val="00CE3D02"/>
    <w:rsid w:val="00CE47FC"/>
    <w:rsid w:val="00CE5085"/>
    <w:rsid w:val="00CE59AD"/>
    <w:rsid w:val="00CE5A7B"/>
    <w:rsid w:val="00CE5D3E"/>
    <w:rsid w:val="00CE5DD4"/>
    <w:rsid w:val="00CE60BA"/>
    <w:rsid w:val="00CE7486"/>
    <w:rsid w:val="00CE74CA"/>
    <w:rsid w:val="00CE74E8"/>
    <w:rsid w:val="00CE7773"/>
    <w:rsid w:val="00CE7981"/>
    <w:rsid w:val="00CE7E5C"/>
    <w:rsid w:val="00CF0533"/>
    <w:rsid w:val="00CF07AA"/>
    <w:rsid w:val="00CF07BC"/>
    <w:rsid w:val="00CF0FB0"/>
    <w:rsid w:val="00CF0FCD"/>
    <w:rsid w:val="00CF150C"/>
    <w:rsid w:val="00CF1586"/>
    <w:rsid w:val="00CF1DBF"/>
    <w:rsid w:val="00CF1F7C"/>
    <w:rsid w:val="00CF2128"/>
    <w:rsid w:val="00CF2AA6"/>
    <w:rsid w:val="00CF3B36"/>
    <w:rsid w:val="00CF3F59"/>
    <w:rsid w:val="00CF453E"/>
    <w:rsid w:val="00CF4781"/>
    <w:rsid w:val="00CF4E22"/>
    <w:rsid w:val="00CF4F01"/>
    <w:rsid w:val="00CF5340"/>
    <w:rsid w:val="00CF59D4"/>
    <w:rsid w:val="00CF6D13"/>
    <w:rsid w:val="00CF6F6A"/>
    <w:rsid w:val="00CF7353"/>
    <w:rsid w:val="00CF7576"/>
    <w:rsid w:val="00CF769D"/>
    <w:rsid w:val="00CF7892"/>
    <w:rsid w:val="00D0124B"/>
    <w:rsid w:val="00D0227A"/>
    <w:rsid w:val="00D027B5"/>
    <w:rsid w:val="00D02CB7"/>
    <w:rsid w:val="00D02F1A"/>
    <w:rsid w:val="00D031BC"/>
    <w:rsid w:val="00D03381"/>
    <w:rsid w:val="00D03595"/>
    <w:rsid w:val="00D0574D"/>
    <w:rsid w:val="00D0596C"/>
    <w:rsid w:val="00D05B9F"/>
    <w:rsid w:val="00D05D3F"/>
    <w:rsid w:val="00D05D7B"/>
    <w:rsid w:val="00D0709C"/>
    <w:rsid w:val="00D07834"/>
    <w:rsid w:val="00D108B4"/>
    <w:rsid w:val="00D10F0D"/>
    <w:rsid w:val="00D11646"/>
    <w:rsid w:val="00D11876"/>
    <w:rsid w:val="00D123BB"/>
    <w:rsid w:val="00D1264D"/>
    <w:rsid w:val="00D126E5"/>
    <w:rsid w:val="00D12D42"/>
    <w:rsid w:val="00D135D3"/>
    <w:rsid w:val="00D13D5A"/>
    <w:rsid w:val="00D1447B"/>
    <w:rsid w:val="00D1467C"/>
    <w:rsid w:val="00D14B96"/>
    <w:rsid w:val="00D15380"/>
    <w:rsid w:val="00D1592D"/>
    <w:rsid w:val="00D1615E"/>
    <w:rsid w:val="00D16229"/>
    <w:rsid w:val="00D1642B"/>
    <w:rsid w:val="00D168E6"/>
    <w:rsid w:val="00D16A84"/>
    <w:rsid w:val="00D16B47"/>
    <w:rsid w:val="00D16BF5"/>
    <w:rsid w:val="00D1738D"/>
    <w:rsid w:val="00D17834"/>
    <w:rsid w:val="00D17A95"/>
    <w:rsid w:val="00D17B7D"/>
    <w:rsid w:val="00D17F2C"/>
    <w:rsid w:val="00D204CB"/>
    <w:rsid w:val="00D205A4"/>
    <w:rsid w:val="00D20604"/>
    <w:rsid w:val="00D20AEB"/>
    <w:rsid w:val="00D213F8"/>
    <w:rsid w:val="00D21862"/>
    <w:rsid w:val="00D225EE"/>
    <w:rsid w:val="00D226EB"/>
    <w:rsid w:val="00D2333D"/>
    <w:rsid w:val="00D2337C"/>
    <w:rsid w:val="00D23766"/>
    <w:rsid w:val="00D23F8D"/>
    <w:rsid w:val="00D24830"/>
    <w:rsid w:val="00D24C6D"/>
    <w:rsid w:val="00D25482"/>
    <w:rsid w:val="00D25B4C"/>
    <w:rsid w:val="00D25C7E"/>
    <w:rsid w:val="00D25DBF"/>
    <w:rsid w:val="00D26206"/>
    <w:rsid w:val="00D26B7E"/>
    <w:rsid w:val="00D26DDC"/>
    <w:rsid w:val="00D26E56"/>
    <w:rsid w:val="00D271B7"/>
    <w:rsid w:val="00D27560"/>
    <w:rsid w:val="00D27BF8"/>
    <w:rsid w:val="00D306E8"/>
    <w:rsid w:val="00D30BC2"/>
    <w:rsid w:val="00D30D47"/>
    <w:rsid w:val="00D30F4B"/>
    <w:rsid w:val="00D315F6"/>
    <w:rsid w:val="00D31768"/>
    <w:rsid w:val="00D327B5"/>
    <w:rsid w:val="00D339D0"/>
    <w:rsid w:val="00D33CC8"/>
    <w:rsid w:val="00D34A44"/>
    <w:rsid w:val="00D35C7A"/>
    <w:rsid w:val="00D35C83"/>
    <w:rsid w:val="00D37BBE"/>
    <w:rsid w:val="00D37BE2"/>
    <w:rsid w:val="00D37E49"/>
    <w:rsid w:val="00D37FC8"/>
    <w:rsid w:val="00D401E8"/>
    <w:rsid w:val="00D4032F"/>
    <w:rsid w:val="00D4098D"/>
    <w:rsid w:val="00D409AB"/>
    <w:rsid w:val="00D4143A"/>
    <w:rsid w:val="00D4193A"/>
    <w:rsid w:val="00D419A7"/>
    <w:rsid w:val="00D41B3E"/>
    <w:rsid w:val="00D41EF2"/>
    <w:rsid w:val="00D42F21"/>
    <w:rsid w:val="00D441B3"/>
    <w:rsid w:val="00D447B4"/>
    <w:rsid w:val="00D45295"/>
    <w:rsid w:val="00D45C7C"/>
    <w:rsid w:val="00D45F4C"/>
    <w:rsid w:val="00D470F2"/>
    <w:rsid w:val="00D4764C"/>
    <w:rsid w:val="00D47D06"/>
    <w:rsid w:val="00D47E63"/>
    <w:rsid w:val="00D506E5"/>
    <w:rsid w:val="00D50803"/>
    <w:rsid w:val="00D51CDA"/>
    <w:rsid w:val="00D529F4"/>
    <w:rsid w:val="00D532E5"/>
    <w:rsid w:val="00D5365A"/>
    <w:rsid w:val="00D53934"/>
    <w:rsid w:val="00D539D9"/>
    <w:rsid w:val="00D541C6"/>
    <w:rsid w:val="00D5421A"/>
    <w:rsid w:val="00D55339"/>
    <w:rsid w:val="00D556B7"/>
    <w:rsid w:val="00D55FBF"/>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5DC2"/>
    <w:rsid w:val="00D664FA"/>
    <w:rsid w:val="00D66C70"/>
    <w:rsid w:val="00D66F22"/>
    <w:rsid w:val="00D67101"/>
    <w:rsid w:val="00D6723B"/>
    <w:rsid w:val="00D701F5"/>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217"/>
    <w:rsid w:val="00D80739"/>
    <w:rsid w:val="00D80943"/>
    <w:rsid w:val="00D80BEC"/>
    <w:rsid w:val="00D81444"/>
    <w:rsid w:val="00D838CA"/>
    <w:rsid w:val="00D83D5A"/>
    <w:rsid w:val="00D84475"/>
    <w:rsid w:val="00D84499"/>
    <w:rsid w:val="00D85002"/>
    <w:rsid w:val="00D85633"/>
    <w:rsid w:val="00D866F7"/>
    <w:rsid w:val="00D8709E"/>
    <w:rsid w:val="00D87370"/>
    <w:rsid w:val="00D876C9"/>
    <w:rsid w:val="00D87717"/>
    <w:rsid w:val="00D878C5"/>
    <w:rsid w:val="00D87A4B"/>
    <w:rsid w:val="00D87EE9"/>
    <w:rsid w:val="00D902A5"/>
    <w:rsid w:val="00D90A05"/>
    <w:rsid w:val="00D90B52"/>
    <w:rsid w:val="00D90E96"/>
    <w:rsid w:val="00D910E2"/>
    <w:rsid w:val="00D91346"/>
    <w:rsid w:val="00D914C7"/>
    <w:rsid w:val="00D915C7"/>
    <w:rsid w:val="00D92B12"/>
    <w:rsid w:val="00D93369"/>
    <w:rsid w:val="00D93905"/>
    <w:rsid w:val="00D93E13"/>
    <w:rsid w:val="00D940E8"/>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268"/>
    <w:rsid w:val="00DA232F"/>
    <w:rsid w:val="00DA26A5"/>
    <w:rsid w:val="00DA286F"/>
    <w:rsid w:val="00DA3695"/>
    <w:rsid w:val="00DA4520"/>
    <w:rsid w:val="00DA47D1"/>
    <w:rsid w:val="00DA4EA7"/>
    <w:rsid w:val="00DA5522"/>
    <w:rsid w:val="00DA5568"/>
    <w:rsid w:val="00DA57F6"/>
    <w:rsid w:val="00DA5E16"/>
    <w:rsid w:val="00DA5E62"/>
    <w:rsid w:val="00DA5E88"/>
    <w:rsid w:val="00DA6161"/>
    <w:rsid w:val="00DA6CD0"/>
    <w:rsid w:val="00DA7257"/>
    <w:rsid w:val="00DA7336"/>
    <w:rsid w:val="00DA73F5"/>
    <w:rsid w:val="00DA7FA8"/>
    <w:rsid w:val="00DB020F"/>
    <w:rsid w:val="00DB0878"/>
    <w:rsid w:val="00DB0B34"/>
    <w:rsid w:val="00DB0CFE"/>
    <w:rsid w:val="00DB0E07"/>
    <w:rsid w:val="00DB0EB2"/>
    <w:rsid w:val="00DB1DE0"/>
    <w:rsid w:val="00DB1E68"/>
    <w:rsid w:val="00DB2407"/>
    <w:rsid w:val="00DB3408"/>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BD9"/>
    <w:rsid w:val="00DC3C33"/>
    <w:rsid w:val="00DC44EA"/>
    <w:rsid w:val="00DC5011"/>
    <w:rsid w:val="00DC50DC"/>
    <w:rsid w:val="00DC58E4"/>
    <w:rsid w:val="00DC5A18"/>
    <w:rsid w:val="00DC604A"/>
    <w:rsid w:val="00DC61F9"/>
    <w:rsid w:val="00DC6318"/>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688"/>
    <w:rsid w:val="00DD3FDE"/>
    <w:rsid w:val="00DD4429"/>
    <w:rsid w:val="00DD4A33"/>
    <w:rsid w:val="00DD510D"/>
    <w:rsid w:val="00DD5CA9"/>
    <w:rsid w:val="00DD6731"/>
    <w:rsid w:val="00DD75E0"/>
    <w:rsid w:val="00DD7685"/>
    <w:rsid w:val="00DD7C73"/>
    <w:rsid w:val="00DE04F1"/>
    <w:rsid w:val="00DE0CC6"/>
    <w:rsid w:val="00DE1779"/>
    <w:rsid w:val="00DE18F0"/>
    <w:rsid w:val="00DE1A35"/>
    <w:rsid w:val="00DE202A"/>
    <w:rsid w:val="00DE2096"/>
    <w:rsid w:val="00DE21B3"/>
    <w:rsid w:val="00DE2443"/>
    <w:rsid w:val="00DE24A3"/>
    <w:rsid w:val="00DE2FF0"/>
    <w:rsid w:val="00DE2FF5"/>
    <w:rsid w:val="00DE359F"/>
    <w:rsid w:val="00DE35F3"/>
    <w:rsid w:val="00DE38E7"/>
    <w:rsid w:val="00DE3EEF"/>
    <w:rsid w:val="00DE4309"/>
    <w:rsid w:val="00DE481C"/>
    <w:rsid w:val="00DE4ED0"/>
    <w:rsid w:val="00DE5238"/>
    <w:rsid w:val="00DE5412"/>
    <w:rsid w:val="00DE5587"/>
    <w:rsid w:val="00DE5B14"/>
    <w:rsid w:val="00DE5FE7"/>
    <w:rsid w:val="00DE6A2C"/>
    <w:rsid w:val="00DF0672"/>
    <w:rsid w:val="00DF095F"/>
    <w:rsid w:val="00DF0EC3"/>
    <w:rsid w:val="00DF0EE5"/>
    <w:rsid w:val="00DF11A6"/>
    <w:rsid w:val="00DF18B8"/>
    <w:rsid w:val="00DF2286"/>
    <w:rsid w:val="00DF2580"/>
    <w:rsid w:val="00DF3239"/>
    <w:rsid w:val="00DF36A8"/>
    <w:rsid w:val="00DF3D6A"/>
    <w:rsid w:val="00DF3E23"/>
    <w:rsid w:val="00DF3E6A"/>
    <w:rsid w:val="00DF4952"/>
    <w:rsid w:val="00DF4BEE"/>
    <w:rsid w:val="00DF4ED3"/>
    <w:rsid w:val="00DF52FA"/>
    <w:rsid w:val="00DF5335"/>
    <w:rsid w:val="00DF5681"/>
    <w:rsid w:val="00DF58F0"/>
    <w:rsid w:val="00DF590B"/>
    <w:rsid w:val="00DF62EE"/>
    <w:rsid w:val="00DF6D9E"/>
    <w:rsid w:val="00E00C7A"/>
    <w:rsid w:val="00E00D62"/>
    <w:rsid w:val="00E016FD"/>
    <w:rsid w:val="00E024EB"/>
    <w:rsid w:val="00E030EC"/>
    <w:rsid w:val="00E03CC8"/>
    <w:rsid w:val="00E03DD5"/>
    <w:rsid w:val="00E040F9"/>
    <w:rsid w:val="00E0430E"/>
    <w:rsid w:val="00E04DFE"/>
    <w:rsid w:val="00E06D25"/>
    <w:rsid w:val="00E073A5"/>
    <w:rsid w:val="00E073F9"/>
    <w:rsid w:val="00E078AC"/>
    <w:rsid w:val="00E10101"/>
    <w:rsid w:val="00E10136"/>
    <w:rsid w:val="00E1109A"/>
    <w:rsid w:val="00E11144"/>
    <w:rsid w:val="00E129B7"/>
    <w:rsid w:val="00E1396C"/>
    <w:rsid w:val="00E13DD2"/>
    <w:rsid w:val="00E1427C"/>
    <w:rsid w:val="00E148E1"/>
    <w:rsid w:val="00E14B3B"/>
    <w:rsid w:val="00E14D7A"/>
    <w:rsid w:val="00E14E86"/>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E5"/>
    <w:rsid w:val="00E21E77"/>
    <w:rsid w:val="00E21F53"/>
    <w:rsid w:val="00E21FFA"/>
    <w:rsid w:val="00E2240B"/>
    <w:rsid w:val="00E22C4C"/>
    <w:rsid w:val="00E22F89"/>
    <w:rsid w:val="00E23089"/>
    <w:rsid w:val="00E239DF"/>
    <w:rsid w:val="00E240D0"/>
    <w:rsid w:val="00E25014"/>
    <w:rsid w:val="00E26167"/>
    <w:rsid w:val="00E26300"/>
    <w:rsid w:val="00E26CCC"/>
    <w:rsid w:val="00E276BA"/>
    <w:rsid w:val="00E27715"/>
    <w:rsid w:val="00E2792D"/>
    <w:rsid w:val="00E27F47"/>
    <w:rsid w:val="00E27F9E"/>
    <w:rsid w:val="00E30261"/>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595"/>
    <w:rsid w:val="00E35E64"/>
    <w:rsid w:val="00E36030"/>
    <w:rsid w:val="00E3656B"/>
    <w:rsid w:val="00E371DA"/>
    <w:rsid w:val="00E376E6"/>
    <w:rsid w:val="00E37790"/>
    <w:rsid w:val="00E37F87"/>
    <w:rsid w:val="00E40300"/>
    <w:rsid w:val="00E405E3"/>
    <w:rsid w:val="00E409AC"/>
    <w:rsid w:val="00E41327"/>
    <w:rsid w:val="00E41FF4"/>
    <w:rsid w:val="00E424AA"/>
    <w:rsid w:val="00E42CC8"/>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A71"/>
    <w:rsid w:val="00E52B24"/>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1B8B"/>
    <w:rsid w:val="00E63115"/>
    <w:rsid w:val="00E632B3"/>
    <w:rsid w:val="00E63793"/>
    <w:rsid w:val="00E63BF1"/>
    <w:rsid w:val="00E63F31"/>
    <w:rsid w:val="00E63FA9"/>
    <w:rsid w:val="00E6500A"/>
    <w:rsid w:val="00E657C1"/>
    <w:rsid w:val="00E66072"/>
    <w:rsid w:val="00E66F57"/>
    <w:rsid w:val="00E67560"/>
    <w:rsid w:val="00E678BA"/>
    <w:rsid w:val="00E67BCC"/>
    <w:rsid w:val="00E67C60"/>
    <w:rsid w:val="00E67D87"/>
    <w:rsid w:val="00E67DBD"/>
    <w:rsid w:val="00E67ED9"/>
    <w:rsid w:val="00E70A52"/>
    <w:rsid w:val="00E70DB2"/>
    <w:rsid w:val="00E718C8"/>
    <w:rsid w:val="00E71E95"/>
    <w:rsid w:val="00E721C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E9"/>
    <w:rsid w:val="00E83B51"/>
    <w:rsid w:val="00E83F16"/>
    <w:rsid w:val="00E8413C"/>
    <w:rsid w:val="00E84C42"/>
    <w:rsid w:val="00E84D6E"/>
    <w:rsid w:val="00E863FA"/>
    <w:rsid w:val="00E86C0A"/>
    <w:rsid w:val="00E908AA"/>
    <w:rsid w:val="00E90F00"/>
    <w:rsid w:val="00E9139F"/>
    <w:rsid w:val="00E91CF8"/>
    <w:rsid w:val="00E920F1"/>
    <w:rsid w:val="00E92E75"/>
    <w:rsid w:val="00E93A9B"/>
    <w:rsid w:val="00E93CDA"/>
    <w:rsid w:val="00E9412F"/>
    <w:rsid w:val="00E94431"/>
    <w:rsid w:val="00E948A6"/>
    <w:rsid w:val="00E950D0"/>
    <w:rsid w:val="00E9583B"/>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C6F"/>
    <w:rsid w:val="00EA4E6A"/>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54EB"/>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59B4"/>
    <w:rsid w:val="00EC61AC"/>
    <w:rsid w:val="00EC6297"/>
    <w:rsid w:val="00EC6A4A"/>
    <w:rsid w:val="00EC6A71"/>
    <w:rsid w:val="00EC6AB6"/>
    <w:rsid w:val="00EC6B36"/>
    <w:rsid w:val="00EC6F53"/>
    <w:rsid w:val="00EC725F"/>
    <w:rsid w:val="00EC75F1"/>
    <w:rsid w:val="00EC7604"/>
    <w:rsid w:val="00EC79AC"/>
    <w:rsid w:val="00EC7BB8"/>
    <w:rsid w:val="00ED015A"/>
    <w:rsid w:val="00ED04C6"/>
    <w:rsid w:val="00ED0548"/>
    <w:rsid w:val="00ED183C"/>
    <w:rsid w:val="00ED1C88"/>
    <w:rsid w:val="00ED2432"/>
    <w:rsid w:val="00ED2947"/>
    <w:rsid w:val="00ED2E5A"/>
    <w:rsid w:val="00ED3290"/>
    <w:rsid w:val="00ED360E"/>
    <w:rsid w:val="00ED3E36"/>
    <w:rsid w:val="00ED4AB7"/>
    <w:rsid w:val="00ED5EFE"/>
    <w:rsid w:val="00ED6246"/>
    <w:rsid w:val="00ED65B9"/>
    <w:rsid w:val="00ED6C4D"/>
    <w:rsid w:val="00ED70CB"/>
    <w:rsid w:val="00ED78AD"/>
    <w:rsid w:val="00EE004C"/>
    <w:rsid w:val="00EE0F9F"/>
    <w:rsid w:val="00EE145C"/>
    <w:rsid w:val="00EE157C"/>
    <w:rsid w:val="00EE1B56"/>
    <w:rsid w:val="00EE2414"/>
    <w:rsid w:val="00EE2928"/>
    <w:rsid w:val="00EE29D6"/>
    <w:rsid w:val="00EE2BEA"/>
    <w:rsid w:val="00EE2C2A"/>
    <w:rsid w:val="00EE2F59"/>
    <w:rsid w:val="00EE32F4"/>
    <w:rsid w:val="00EE368D"/>
    <w:rsid w:val="00EE38BF"/>
    <w:rsid w:val="00EE46D0"/>
    <w:rsid w:val="00EE4C86"/>
    <w:rsid w:val="00EE51FC"/>
    <w:rsid w:val="00EE5434"/>
    <w:rsid w:val="00EE5680"/>
    <w:rsid w:val="00EE5EBC"/>
    <w:rsid w:val="00EE6228"/>
    <w:rsid w:val="00EE631C"/>
    <w:rsid w:val="00EE6483"/>
    <w:rsid w:val="00EE657A"/>
    <w:rsid w:val="00EE6FBF"/>
    <w:rsid w:val="00EE7480"/>
    <w:rsid w:val="00EE74A8"/>
    <w:rsid w:val="00EF0A10"/>
    <w:rsid w:val="00EF0A9F"/>
    <w:rsid w:val="00EF0DB5"/>
    <w:rsid w:val="00EF10E4"/>
    <w:rsid w:val="00EF17A4"/>
    <w:rsid w:val="00EF188C"/>
    <w:rsid w:val="00EF1920"/>
    <w:rsid w:val="00EF1DF9"/>
    <w:rsid w:val="00EF2209"/>
    <w:rsid w:val="00EF252C"/>
    <w:rsid w:val="00EF2B5E"/>
    <w:rsid w:val="00EF41A5"/>
    <w:rsid w:val="00EF4342"/>
    <w:rsid w:val="00EF4AD6"/>
    <w:rsid w:val="00EF4B25"/>
    <w:rsid w:val="00EF4CD4"/>
    <w:rsid w:val="00EF5636"/>
    <w:rsid w:val="00EF571D"/>
    <w:rsid w:val="00EF6113"/>
    <w:rsid w:val="00EF6131"/>
    <w:rsid w:val="00EF65DE"/>
    <w:rsid w:val="00EF724B"/>
    <w:rsid w:val="00EF78CB"/>
    <w:rsid w:val="00F00019"/>
    <w:rsid w:val="00F0039B"/>
    <w:rsid w:val="00F00DBF"/>
    <w:rsid w:val="00F00F20"/>
    <w:rsid w:val="00F014E5"/>
    <w:rsid w:val="00F01DCF"/>
    <w:rsid w:val="00F020B6"/>
    <w:rsid w:val="00F02B1D"/>
    <w:rsid w:val="00F02B58"/>
    <w:rsid w:val="00F03116"/>
    <w:rsid w:val="00F03A2B"/>
    <w:rsid w:val="00F047E0"/>
    <w:rsid w:val="00F048AF"/>
    <w:rsid w:val="00F04FA5"/>
    <w:rsid w:val="00F05034"/>
    <w:rsid w:val="00F05981"/>
    <w:rsid w:val="00F05DE8"/>
    <w:rsid w:val="00F0619D"/>
    <w:rsid w:val="00F06E39"/>
    <w:rsid w:val="00F06E48"/>
    <w:rsid w:val="00F06FB8"/>
    <w:rsid w:val="00F10356"/>
    <w:rsid w:val="00F10AA5"/>
    <w:rsid w:val="00F10AA6"/>
    <w:rsid w:val="00F10BF9"/>
    <w:rsid w:val="00F121C3"/>
    <w:rsid w:val="00F12397"/>
    <w:rsid w:val="00F12553"/>
    <w:rsid w:val="00F13157"/>
    <w:rsid w:val="00F142C5"/>
    <w:rsid w:val="00F14D46"/>
    <w:rsid w:val="00F15087"/>
    <w:rsid w:val="00F155D1"/>
    <w:rsid w:val="00F15849"/>
    <w:rsid w:val="00F15A81"/>
    <w:rsid w:val="00F15BC5"/>
    <w:rsid w:val="00F15BF6"/>
    <w:rsid w:val="00F161EC"/>
    <w:rsid w:val="00F1637A"/>
    <w:rsid w:val="00F17246"/>
    <w:rsid w:val="00F178F2"/>
    <w:rsid w:val="00F17913"/>
    <w:rsid w:val="00F2038F"/>
    <w:rsid w:val="00F204C6"/>
    <w:rsid w:val="00F20CB1"/>
    <w:rsid w:val="00F20DF3"/>
    <w:rsid w:val="00F21664"/>
    <w:rsid w:val="00F21E22"/>
    <w:rsid w:val="00F2233A"/>
    <w:rsid w:val="00F228E6"/>
    <w:rsid w:val="00F229BE"/>
    <w:rsid w:val="00F2356C"/>
    <w:rsid w:val="00F23EE3"/>
    <w:rsid w:val="00F2446B"/>
    <w:rsid w:val="00F246A7"/>
    <w:rsid w:val="00F25674"/>
    <w:rsid w:val="00F25B4E"/>
    <w:rsid w:val="00F25C80"/>
    <w:rsid w:val="00F25DC3"/>
    <w:rsid w:val="00F26115"/>
    <w:rsid w:val="00F268BB"/>
    <w:rsid w:val="00F26DCE"/>
    <w:rsid w:val="00F2763C"/>
    <w:rsid w:val="00F2764F"/>
    <w:rsid w:val="00F2783C"/>
    <w:rsid w:val="00F27A77"/>
    <w:rsid w:val="00F27C99"/>
    <w:rsid w:val="00F27E3C"/>
    <w:rsid w:val="00F303B9"/>
    <w:rsid w:val="00F30D3F"/>
    <w:rsid w:val="00F3141E"/>
    <w:rsid w:val="00F3194E"/>
    <w:rsid w:val="00F31A93"/>
    <w:rsid w:val="00F32D9F"/>
    <w:rsid w:val="00F33569"/>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241F"/>
    <w:rsid w:val="00F435C9"/>
    <w:rsid w:val="00F43B2A"/>
    <w:rsid w:val="00F44462"/>
    <w:rsid w:val="00F44557"/>
    <w:rsid w:val="00F445AA"/>
    <w:rsid w:val="00F44A9B"/>
    <w:rsid w:val="00F44AD4"/>
    <w:rsid w:val="00F44E67"/>
    <w:rsid w:val="00F45622"/>
    <w:rsid w:val="00F45785"/>
    <w:rsid w:val="00F45A64"/>
    <w:rsid w:val="00F46D12"/>
    <w:rsid w:val="00F46E2D"/>
    <w:rsid w:val="00F4718D"/>
    <w:rsid w:val="00F478A3"/>
    <w:rsid w:val="00F478FB"/>
    <w:rsid w:val="00F47A07"/>
    <w:rsid w:val="00F47D68"/>
    <w:rsid w:val="00F50885"/>
    <w:rsid w:val="00F50D46"/>
    <w:rsid w:val="00F51002"/>
    <w:rsid w:val="00F51750"/>
    <w:rsid w:val="00F52B7C"/>
    <w:rsid w:val="00F52CFE"/>
    <w:rsid w:val="00F53D85"/>
    <w:rsid w:val="00F542C3"/>
    <w:rsid w:val="00F54712"/>
    <w:rsid w:val="00F547AB"/>
    <w:rsid w:val="00F54AB6"/>
    <w:rsid w:val="00F54E74"/>
    <w:rsid w:val="00F550C8"/>
    <w:rsid w:val="00F553A0"/>
    <w:rsid w:val="00F55546"/>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D6F"/>
    <w:rsid w:val="00F61DB4"/>
    <w:rsid w:val="00F621EA"/>
    <w:rsid w:val="00F62820"/>
    <w:rsid w:val="00F62E1D"/>
    <w:rsid w:val="00F6320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F26"/>
    <w:rsid w:val="00F7410B"/>
    <w:rsid w:val="00F749B5"/>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90C60"/>
    <w:rsid w:val="00F911F3"/>
    <w:rsid w:val="00F9148C"/>
    <w:rsid w:val="00F92C03"/>
    <w:rsid w:val="00F92D7F"/>
    <w:rsid w:val="00F936AC"/>
    <w:rsid w:val="00F93971"/>
    <w:rsid w:val="00F94C55"/>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2A15"/>
    <w:rsid w:val="00FA37B3"/>
    <w:rsid w:val="00FA41A8"/>
    <w:rsid w:val="00FA4415"/>
    <w:rsid w:val="00FA4CDC"/>
    <w:rsid w:val="00FA55F6"/>
    <w:rsid w:val="00FA59D7"/>
    <w:rsid w:val="00FA5D6C"/>
    <w:rsid w:val="00FA6246"/>
    <w:rsid w:val="00FA6560"/>
    <w:rsid w:val="00FA6AE5"/>
    <w:rsid w:val="00FA723F"/>
    <w:rsid w:val="00FA782C"/>
    <w:rsid w:val="00FA78E9"/>
    <w:rsid w:val="00FA7D63"/>
    <w:rsid w:val="00FB07D4"/>
    <w:rsid w:val="00FB08B2"/>
    <w:rsid w:val="00FB0BCB"/>
    <w:rsid w:val="00FB11D8"/>
    <w:rsid w:val="00FB1AFA"/>
    <w:rsid w:val="00FB1CF6"/>
    <w:rsid w:val="00FB3362"/>
    <w:rsid w:val="00FB3565"/>
    <w:rsid w:val="00FB406F"/>
    <w:rsid w:val="00FB5018"/>
    <w:rsid w:val="00FB65D8"/>
    <w:rsid w:val="00FC031C"/>
    <w:rsid w:val="00FC192C"/>
    <w:rsid w:val="00FC1A1E"/>
    <w:rsid w:val="00FC1B2A"/>
    <w:rsid w:val="00FC1B56"/>
    <w:rsid w:val="00FC216C"/>
    <w:rsid w:val="00FC274F"/>
    <w:rsid w:val="00FC2F2A"/>
    <w:rsid w:val="00FC3B3E"/>
    <w:rsid w:val="00FC438F"/>
    <w:rsid w:val="00FC4725"/>
    <w:rsid w:val="00FC4ACD"/>
    <w:rsid w:val="00FC5BDD"/>
    <w:rsid w:val="00FC5CD7"/>
    <w:rsid w:val="00FC5D4F"/>
    <w:rsid w:val="00FC659B"/>
    <w:rsid w:val="00FC7624"/>
    <w:rsid w:val="00FC7A58"/>
    <w:rsid w:val="00FC7A59"/>
    <w:rsid w:val="00FD0140"/>
    <w:rsid w:val="00FD0559"/>
    <w:rsid w:val="00FD0D90"/>
    <w:rsid w:val="00FD0E0C"/>
    <w:rsid w:val="00FD110A"/>
    <w:rsid w:val="00FD197B"/>
    <w:rsid w:val="00FD1C40"/>
    <w:rsid w:val="00FD20BE"/>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2CDB"/>
    <w:rsid w:val="00FE3282"/>
    <w:rsid w:val="00FE354E"/>
    <w:rsid w:val="00FE3987"/>
    <w:rsid w:val="00FE450C"/>
    <w:rsid w:val="00FE4588"/>
    <w:rsid w:val="00FE481E"/>
    <w:rsid w:val="00FE4932"/>
    <w:rsid w:val="00FE4DA2"/>
    <w:rsid w:val="00FE55EE"/>
    <w:rsid w:val="00FE5F90"/>
    <w:rsid w:val="00FE6071"/>
    <w:rsid w:val="00FE6A40"/>
    <w:rsid w:val="00FE6C2C"/>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4E79"/>
    <w:rsid w:val="00FF4FC8"/>
    <w:rsid w:val="00FF543A"/>
    <w:rsid w:val="00FF585D"/>
    <w:rsid w:val="00FF5F71"/>
    <w:rsid w:val="00FF6ED3"/>
    <w:rsid w:val="00FF6FD5"/>
    <w:rsid w:val="00FF7075"/>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psycnet.apa.org/doi/10.1016/S1364-6613(99)01356-X" TargetMode="External"/><Relationship Id="rId47" Type="http://schemas.openxmlformats.org/officeDocument/2006/relationships/hyperlink" Target="https://doi.org/10.1016/S0010-0277(99)00039-6" TargetMode="External"/><Relationship Id="rId63" Type="http://schemas.openxmlformats.org/officeDocument/2006/relationships/hyperlink" Target="https://doi.org/10.1016/S0010-0277(87)80006-9" TargetMode="External"/><Relationship Id="rId68" Type="http://schemas.openxmlformats.org/officeDocument/2006/relationships/hyperlink" Target="https://doi.org/10.1111/j.0956-7976.2004.00755.x" TargetMode="External"/><Relationship Id="rId84" Type="http://schemas.openxmlformats.org/officeDocument/2006/relationships/hyperlink" Target="https://doi.org/10.1016/S1364-6613(02)01926-5" TargetMode="External"/><Relationship Id="rId89" Type="http://schemas.openxmlformats.org/officeDocument/2006/relationships/hyperlink" Target="https://doi.org/10.1371/journal.pbio.0030208"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hyperlink" Target="https://doi.org/10.1111/j.1467-8624.1991.tb01602.x" TargetMode="External"/><Relationship Id="rId53" Type="http://schemas.openxmlformats.org/officeDocument/2006/relationships/hyperlink" Target="https://doi.org/10.1016/0010-0277(95)00661-H" TargetMode="External"/><Relationship Id="rId58" Type="http://schemas.openxmlformats.org/officeDocument/2006/relationships/hyperlink" Target="https://psycnet.apa.org/doi/10.1037/0012-1649.19.3.338" TargetMode="External"/><Relationship Id="rId74" Type="http://schemas.openxmlformats.org/officeDocument/2006/relationships/hyperlink" Target="https://doi.org/10.1016/j.cognition.2017.09.007" TargetMode="External"/><Relationship Id="rId79" Type="http://schemas.openxmlformats.org/officeDocument/2006/relationships/hyperlink" Target="https://doi.org/10.1080/09540090310001655093" TargetMode="External"/><Relationship Id="rId5" Type="http://schemas.openxmlformats.org/officeDocument/2006/relationships/webSettings" Target="webSettings.xml"/><Relationship Id="rId90" Type="http://schemas.openxmlformats.org/officeDocument/2006/relationships/hyperlink" Target="https://doi.org/10.1016/j.neuroimage.2010.05.028" TargetMode="External"/><Relationship Id="rId95" Type="http://schemas.openxmlformats.org/officeDocument/2006/relationships/hyperlink" Target="https://doi.org/10.1111/1467-8721.ep10772615"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hyperlink" Target="https://doi.org/10.1016/S0885-2014(02)00124-7" TargetMode="External"/><Relationship Id="rId48" Type="http://schemas.openxmlformats.org/officeDocument/2006/relationships/hyperlink" Target="https://doi.org/10.1207/s15516709cog2701_4" TargetMode="External"/><Relationship Id="rId64" Type="http://schemas.openxmlformats.org/officeDocument/2006/relationships/hyperlink" Target="https://doi.org/10.1111/desc.13581" TargetMode="External"/><Relationship Id="rId69" Type="http://schemas.openxmlformats.org/officeDocument/2006/relationships/hyperlink" Target="https://doi.org/10.1016/j.cogpsych.2010.02.001" TargetMode="External"/><Relationship Id="rId80" Type="http://schemas.openxmlformats.org/officeDocument/2006/relationships/hyperlink" Target="https://doi.org/10.1098/rsos.191795" TargetMode="External"/><Relationship Id="rId85" Type="http://schemas.openxmlformats.org/officeDocument/2006/relationships/hyperlink" Target="https://doi.org/10.1111/j.1551-6709.2010.01129.x"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doi.org/10.1016/0010-0277(85)90008-3" TargetMode="External"/><Relationship Id="rId46" Type="http://schemas.openxmlformats.org/officeDocument/2006/relationships/hyperlink" Target="https://doi.org/10.1111/1467-7687.00039" TargetMode="External"/><Relationship Id="rId59" Type="http://schemas.openxmlformats.org/officeDocument/2006/relationships/hyperlink" Target="https://doi.org/10.1016/0885-2014(93)90008-S" TargetMode="External"/><Relationship Id="rId67" Type="http://schemas.openxmlformats.org/officeDocument/2006/relationships/hyperlink" Target="https://doi.org/10.1080/095400999116322" TargetMode="External"/><Relationship Id="rId20" Type="http://schemas.openxmlformats.org/officeDocument/2006/relationships/image" Target="media/image12.png"/><Relationship Id="rId41" Type="http://schemas.openxmlformats.org/officeDocument/2006/relationships/hyperlink" Target="https://doi.org/10.1207/S15327078IN0104_3" TargetMode="External"/><Relationship Id="rId54" Type="http://schemas.openxmlformats.org/officeDocument/2006/relationships/hyperlink" Target="https://doi.org/10.1177/0963721412470687" TargetMode="External"/><Relationship Id="rId62" Type="http://schemas.openxmlformats.org/officeDocument/2006/relationships/hyperlink" Target="https://doi.org/10.1016/S0010-0277(98)00036-5" TargetMode="External"/><Relationship Id="rId70" Type="http://schemas.openxmlformats.org/officeDocument/2006/relationships/hyperlink" Target="https://doi.org/10.1016/S0010-0277(96)00727-5" TargetMode="External"/><Relationship Id="rId75" Type="http://schemas.openxmlformats.org/officeDocument/2006/relationships/hyperlink" Target="https://doi.org/10.1037/1089-2680.1.3.271" TargetMode="External"/><Relationship Id="rId83" Type="http://schemas.openxmlformats.org/officeDocument/2006/relationships/hyperlink" Target="https://doi.org/10.1521/soco.2025.43.3.152" TargetMode="External"/><Relationship Id="rId88" Type="http://schemas.openxmlformats.org/officeDocument/2006/relationships/hyperlink" Target="https://doi.org/10.1002/icd.2359" TargetMode="External"/><Relationship Id="rId91" Type="http://schemas.openxmlformats.org/officeDocument/2006/relationships/hyperlink" Target="https://doi.org/10.1016/j.cogdev.2012.08.004" TargetMode="External"/><Relationship Id="rId96" Type="http://schemas.openxmlformats.org/officeDocument/2006/relationships/hyperlink" Target="https://psycnet.apa.org/doi/10.1037/a003215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psycnet.apa.org/doi/10.1037/0012-1649.23.5.655" TargetMode="External"/><Relationship Id="rId49" Type="http://schemas.openxmlformats.org/officeDocument/2006/relationships/hyperlink" Target="https://doi.org/10.1207/s15516709cog1401_5" TargetMode="External"/><Relationship Id="rId57" Type="http://schemas.openxmlformats.org/officeDocument/2006/relationships/hyperlink" Target="https://doi.org/10.1162/neco.1989.1.1.143" TargetMode="Externa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png"/><Relationship Id="rId44" Type="http://schemas.openxmlformats.org/officeDocument/2006/relationships/hyperlink" Target="https://doi.org/10.1111/1467-7687.00220" TargetMode="External"/><Relationship Id="rId52" Type="http://schemas.openxmlformats.org/officeDocument/2006/relationships/hyperlink" Target="https://doi.org/10.1016/S1364-6613(03)00128-1" TargetMode="External"/><Relationship Id="rId60" Type="http://schemas.openxmlformats.org/officeDocument/2006/relationships/hyperlink" Target="https://doi.org/10.1016/j.cogdev.2005.04.004" TargetMode="External"/><Relationship Id="rId65" Type="http://schemas.openxmlformats.org/officeDocument/2006/relationships/hyperlink" Target="https://doi.org/10.1016/j.cognition.2016.12.007" TargetMode="External"/><Relationship Id="rId73" Type="http://schemas.openxmlformats.org/officeDocument/2006/relationships/hyperlink" Target="https://doi.org/10.1016/j.cognition.2004.11.005" TargetMode="External"/><Relationship Id="rId78" Type="http://schemas.openxmlformats.org/officeDocument/2006/relationships/hyperlink" Target="https://doi.org/10.1371/journal.pone.0042698" TargetMode="External"/><Relationship Id="rId81" Type="http://schemas.openxmlformats.org/officeDocument/2006/relationships/hyperlink" Target="https://doi.org/10.1371/journal.pone.0023223" TargetMode="External"/><Relationship Id="rId86" Type="http://schemas.openxmlformats.org/officeDocument/2006/relationships/hyperlink" Target="https://doi.org/10.1146/annurev.ph.25.030163.002553" TargetMode="External"/><Relationship Id="rId94" Type="http://schemas.openxmlformats.org/officeDocument/2006/relationships/hyperlink" Target="https://doi.org/10.1038/358749a0" TargetMode="External"/><Relationship Id="rId99" Type="http://schemas.openxmlformats.org/officeDocument/2006/relationships/fontTable" Target="fontTable.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37/xge0001656" TargetMode="External"/><Relationship Id="rId34" Type="http://schemas.openxmlformats.org/officeDocument/2006/relationships/image" Target="media/image26.png"/><Relationship Id="rId50" Type="http://schemas.openxmlformats.org/officeDocument/2006/relationships/hyperlink" Target="https://doi.org/10.1111/j.1467-7687.2011.01048.x" TargetMode="External"/><Relationship Id="rId55" Type="http://schemas.openxmlformats.org/officeDocument/2006/relationships/hyperlink" Target="https://doi.org/10.1016/j.cogdev.2010.09.001" TargetMode="External"/><Relationship Id="rId76" Type="http://schemas.openxmlformats.org/officeDocument/2006/relationships/hyperlink" Target="http://www.jstor.org/stable/30162860" TargetMode="External"/><Relationship Id="rId97"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s://doi.org/10.1126/science.1107621" TargetMode="External"/><Relationship Id="rId92" Type="http://schemas.openxmlformats.org/officeDocument/2006/relationships/hyperlink" Target="https://doi.org/10.1016/j.cognition.2017.06.029"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hyperlink" Target="https://doi.org/10.1016/j.cogdev.2022.101164" TargetMode="External"/><Relationship Id="rId45" Type="http://schemas.openxmlformats.org/officeDocument/2006/relationships/hyperlink" Target="https://psycnet.apa.org/doi/10.1037/0033-295X.112.2.347" TargetMode="External"/><Relationship Id="rId66" Type="http://schemas.openxmlformats.org/officeDocument/2006/relationships/hyperlink" Target="https://doi.org/10.1037/0012-1649.36.5.635" TargetMode="External"/><Relationship Id="rId87" Type="http://schemas.openxmlformats.org/officeDocument/2006/relationships/hyperlink" Target="https://psycnet.apa.org/doi/10.1037/0033-295X.99.4.605" TargetMode="External"/><Relationship Id="rId61" Type="http://schemas.openxmlformats.org/officeDocument/2006/relationships/hyperlink" Target="https://doi.org/10.1016/0010-0285(83)90017-8" TargetMode="External"/><Relationship Id="rId82" Type="http://schemas.openxmlformats.org/officeDocument/2006/relationships/hyperlink" Target="https://doi.org/10.1207/s15327078in1003_6"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hyperlink" Target="https://doi.org/10.1016/0010-0277(86)90052-1" TargetMode="External"/><Relationship Id="rId56" Type="http://schemas.openxmlformats.org/officeDocument/2006/relationships/hyperlink" Target="https://doi.org/10.1038/nature06288" TargetMode="External"/><Relationship Id="rId77" Type="http://schemas.openxmlformats.org/officeDocument/2006/relationships/hyperlink" Target="https://doi.org/10.1038/323533a0" TargetMode="External"/><Relationship Id="rId100" Type="http://schemas.microsoft.com/office/2011/relationships/people" Target="people.xml"/><Relationship Id="rId8" Type="http://schemas.openxmlformats.org/officeDocument/2006/relationships/image" Target="media/image1.jpg"/><Relationship Id="rId51" Type="http://schemas.openxmlformats.org/officeDocument/2006/relationships/hyperlink" Target="https://doi.org/10.1038/s41467-025-61517-3" TargetMode="External"/><Relationship Id="rId72" Type="http://schemas.openxmlformats.org/officeDocument/2006/relationships/hyperlink" Target="https://doi.org/10.1126/science.1111656" TargetMode="External"/><Relationship Id="rId93" Type="http://schemas.openxmlformats.org/officeDocument/2006/relationships/hyperlink" Target="https://doi.org/10.1111/1467-9280.00218" TargetMode="External"/><Relationship Id="rId98" Type="http://schemas.openxmlformats.org/officeDocument/2006/relationships/header" Target="header2.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109</Pages>
  <Words>30126</Words>
  <Characters>171723</Characters>
  <Application>Microsoft Office Word</Application>
  <DocSecurity>0</DocSecurity>
  <Lines>1431</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6</cp:revision>
  <dcterms:created xsi:type="dcterms:W3CDTF">2026-04-30T15:16:00Z</dcterms:created>
  <dcterms:modified xsi:type="dcterms:W3CDTF">2026-04-30T16:29:00Z</dcterms:modified>
</cp:coreProperties>
</file>