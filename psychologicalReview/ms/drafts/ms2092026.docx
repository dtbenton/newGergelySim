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w:t>
        </w:r>
        <w:r w:rsidR="00E27715">
          <w:rPr>
            <w:rFonts w:ascii="Times New Roman" w:hAnsi="Times New Roman" w:cs="Times New Roman"/>
          </w:rPr>
          <w:t xml:space="preserve">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20CF34CA"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del w:id="38" w:author="Benton, Deon" w:date="2026-02-09T13:24:00Z" w16du:dateUtc="2026-02-09T19:24:00Z">
        <w:r w:rsidR="0058342C" w:rsidDel="006C0A30">
          <w:rPr>
            <w:rFonts w:ascii="Times New Roman" w:hAnsi="Times New Roman" w:cs="Times New Roman"/>
          </w:rPr>
          <w:delText>set up</w:delText>
        </w:r>
      </w:del>
      <w:ins w:id="39"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w:t>
      </w:r>
      <w:proofErr w:type="spellStart"/>
      <w:r w:rsidR="00C54E7C">
        <w:rPr>
          <w:rFonts w:ascii="Times New Roman" w:hAnsi="Times New Roman" w:cs="Times New Roman"/>
        </w:rPr>
        <w:t>Spelke</w:t>
      </w:r>
      <w:proofErr w:type="spellEnd"/>
      <w:r w:rsidR="00C54E7C">
        <w:rPr>
          <w:rFonts w:ascii="Times New Roman" w:hAnsi="Times New Roman" w:cs="Times New Roman"/>
        </w:rPr>
        <w:t>,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 xml:space="preserve">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1FF59FE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w:t>
      </w:r>
      <w:r>
        <w:rPr>
          <w:rFonts w:ascii="Times New Roman" w:hAnsi="Times New Roman" w:cs="Times New Roman"/>
        </w:rPr>
        <w:lastRenderedPageBreak/>
        <w:t xml:space="preserve">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understanding can be elicited in infants as young as 3 months of age</w:t>
        </w:r>
        <w:r w:rsidR="00F478FB">
          <w:rPr>
            <w:rFonts w:ascii="Times New Roman" w:hAnsi="Times New Roman" w:cs="Times New Roman"/>
          </w:rPr>
          <w:t xml:space="preserv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del w:id="47" w:author="Benton, Deon" w:date="2026-02-09T13:33:00Z" w16du:dateUtc="2026-02-09T19:33:00Z">
        <w:r w:rsidDel="00F478FB">
          <w:rPr>
            <w:rFonts w:ascii="Times New Roman" w:hAnsi="Times New Roman" w:cs="Times New Roman"/>
          </w:rPr>
          <w:delText xml:space="preserve"> </w:delText>
        </w:r>
      </w:del>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8" w:author="Benton, Deon" w:date="2026-02-09T13:33:00Z" w16du:dateUtc="2026-02-09T19:33:00Z">
        <w:r w:rsidR="00D74336">
          <w:rPr>
            <w:rFonts w:ascii="Times New Roman" w:hAnsi="Times New Roman" w:cs="Times New Roman"/>
          </w:rPr>
          <w:t xml:space="preserve">Taken </w:t>
        </w:r>
      </w:ins>
      <w:ins w:id="49" w:author="Benton, Deon" w:date="2026-02-09T13:34:00Z" w16du:dateUtc="2026-02-09T19:34:00Z">
        <w:r w:rsidR="00D74336">
          <w:rPr>
            <w:rFonts w:ascii="Times New Roman" w:hAnsi="Times New Roman" w:cs="Times New Roman"/>
          </w:rPr>
          <w:t xml:space="preserve">together, this research suggests that </w:t>
        </w:r>
      </w:ins>
      <w:ins w:id="50" w:author="Benton, Deon" w:date="2026-02-09T14:27:00Z" w16du:dateUtc="2026-02-09T20:27:00Z">
        <w:r w:rsidR="009A343E">
          <w:rPr>
            <w:rFonts w:ascii="Times New Roman" w:hAnsi="Times New Roman" w:cs="Times New Roman"/>
          </w:rPr>
          <w:t>action understanding</w:t>
        </w:r>
      </w:ins>
      <w:ins w:id="51" w:author="Benton, Deon" w:date="2026-02-09T13:35:00Z" w16du:dateUtc="2026-02-09T19:35:00Z">
        <w:r w:rsidR="00D74336">
          <w:rPr>
            <w:rFonts w:ascii="Times New Roman" w:hAnsi="Times New Roman" w:cs="Times New Roman"/>
          </w:rPr>
          <w:t xml:space="preserve"> </w:t>
        </w:r>
      </w:ins>
      <w:ins w:id="52" w:author="Benton, Deon" w:date="2026-02-09T13:36:00Z" w16du:dateUtc="2026-02-09T19:36:00Z">
        <w:r w:rsidR="00972D7B">
          <w:rPr>
            <w:rFonts w:ascii="Times New Roman" w:hAnsi="Times New Roman" w:cs="Times New Roman"/>
          </w:rPr>
          <w:t>may be in place sometime in the</w:t>
        </w:r>
        <w:r w:rsidR="00972D7B">
          <w:rPr>
            <w:rFonts w:ascii="Times New Roman" w:hAnsi="Times New Roman" w:cs="Times New Roman"/>
          </w:rPr>
          <w:t xml:space="preserve"> second half of the first year of life</w:t>
        </w:r>
        <w:r w:rsidR="00972D7B">
          <w:rPr>
            <w:rFonts w:ascii="Times New Roman" w:hAnsi="Times New Roman" w:cs="Times New Roman"/>
          </w:rPr>
          <w:t>.</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3"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4" w:author="Benton, Deon" w:date="2026-02-09T14:28:00Z" w16du:dateUtc="2026-02-09T20:28:00Z">
        <w:r w:rsidR="009A343E">
          <w:rPr>
            <w:rFonts w:ascii="Times New Roman" w:hAnsi="Times New Roman" w:cs="Times New Roman"/>
          </w:rPr>
          <w:t xml:space="preserve">—that is, </w:t>
        </w:r>
      </w:ins>
      <w:ins w:id="55" w:author="Benton, Deon" w:date="2026-02-09T14:31:00Z" w16du:dateUtc="2026-02-09T20:31:00Z">
        <w:r w:rsidR="000B08D2">
          <w:rPr>
            <w:rFonts w:ascii="Times New Roman" w:hAnsi="Times New Roman" w:cs="Times New Roman"/>
          </w:rPr>
          <w:t>special</w:t>
        </w:r>
      </w:ins>
      <w:ins w:id="56" w:author="Benton, Deon" w:date="2026-02-09T14:32:00Z" w16du:dateUtc="2026-02-09T20:32:00Z">
        <w:r w:rsidR="000B08D2">
          <w:rPr>
            <w:rFonts w:ascii="Times New Roman" w:hAnsi="Times New Roman" w:cs="Times New Roman"/>
          </w:rPr>
          <w:t>ized processes</w:t>
        </w:r>
      </w:ins>
      <w:ins w:id="57"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8"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w:t>
      </w:r>
      <w:r w:rsidR="00342333">
        <w:rPr>
          <w:rFonts w:ascii="Times New Roman" w:eastAsia="Times New Roman" w:hAnsi="Times New Roman" w:cs="Times New Roman"/>
        </w:rPr>
        <w:lastRenderedPageBreak/>
        <w:t xml:space="preserve">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w:t>
      </w:r>
      <w:ins w:id="59"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w:t>
      </w:r>
      <w:r>
        <w:rPr>
          <w:rFonts w:ascii="Times New Roman" w:hAnsi="Times New Roman" w:cs="Times New Roman"/>
        </w:rPr>
        <w:lastRenderedPageBreak/>
        <w:t>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lastRenderedPageBreak/>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55E7BFBA" w:rsidR="00A06DD6" w:rsidRDefault="00A06DD6" w:rsidP="006D5A6E">
      <w:pPr>
        <w:spacing w:line="480" w:lineRule="auto"/>
        <w:ind w:firstLine="720"/>
        <w:contextualSpacing/>
        <w:rPr>
          <w:ins w:id="60" w:author="Benton, Deon" w:date="2026-02-09T14:44:00Z" w16du:dateUtc="2026-02-09T20:44:00Z"/>
          <w:rFonts w:ascii="Times New Roman" w:hAnsi="Times New Roman" w:cs="Times New Roman"/>
        </w:rPr>
      </w:pPr>
      <w:ins w:id="61" w:author="Benton, Deon" w:date="2026-02-09T14:44:00Z" w16du:dateUtc="2026-02-09T20:44:00Z">
        <w:r w:rsidRPr="00A06DD6">
          <w:rPr>
            <w:rFonts w:ascii="Times New Roman" w:hAnsi="Times New Roman" w:cs="Times New Roman"/>
          </w:rPr>
          <w:t>A final account maintains that</w:t>
        </w:r>
      </w:ins>
      <w:ins w:id="62" w:author="Benton, Deon" w:date="2026-02-09T15:04:00Z" w16du:dateUtc="2026-02-09T21:04:00Z">
        <w:r w:rsidR="00D94C08">
          <w:rPr>
            <w:rFonts w:ascii="Times New Roman" w:hAnsi="Times New Roman" w:cs="Times New Roman"/>
          </w:rPr>
          <w:t xml:space="preserve"> infant</w:t>
        </w:r>
      </w:ins>
      <w:ins w:id="63" w:author="Benton, Deon" w:date="2026-02-09T14:44:00Z" w16du:dateUtc="2026-02-09T20:44:00Z">
        <w:r w:rsidRPr="00A06DD6">
          <w:rPr>
            <w:rFonts w:ascii="Times New Roman" w:hAnsi="Times New Roman" w:cs="Times New Roman"/>
          </w:rPr>
          <w:t xml:space="preserve"> </w:t>
        </w:r>
      </w:ins>
      <w:ins w:id="64" w:author="Benton, Deon" w:date="2026-02-09T15:04:00Z" w16du:dateUtc="2026-02-09T21:04:00Z">
        <w:r w:rsidR="00D94C08">
          <w:rPr>
            <w:rFonts w:ascii="Times New Roman" w:hAnsi="Times New Roman" w:cs="Times New Roman"/>
          </w:rPr>
          <w:t>action understanding</w:t>
        </w:r>
      </w:ins>
      <w:ins w:id="65" w:author="Benton, Deon" w:date="2026-02-09T14:44:00Z" w16du:dateUtc="2026-02-09T20:44:00Z">
        <w:r w:rsidRPr="00A06DD6">
          <w:rPr>
            <w:rFonts w:ascii="Times New Roman" w:hAnsi="Times New Roman" w:cs="Times New Roman"/>
          </w:rPr>
          <w:t xml:space="preserve"> specifically and </w:t>
        </w:r>
      </w:ins>
      <w:ins w:id="66" w:author="Benton, Deon" w:date="2026-02-09T15:02:00Z" w16du:dateUtc="2026-02-09T21:02:00Z">
        <w:r w:rsidR="00D94C08">
          <w:rPr>
            <w:rFonts w:ascii="Times New Roman" w:hAnsi="Times New Roman" w:cs="Times New Roman"/>
          </w:rPr>
          <w:t xml:space="preserve">their </w:t>
        </w:r>
      </w:ins>
      <w:ins w:id="67" w:author="Benton, Deon" w:date="2026-02-09T14:44:00Z" w16du:dateUtc="2026-02-09T20:44:00Z">
        <w:r w:rsidRPr="00A06DD6">
          <w:rPr>
            <w:rFonts w:ascii="Times New Roman" w:hAnsi="Times New Roman" w:cs="Times New Roman"/>
          </w:rPr>
          <w:t>reasoning about objects and entities generally can be explained by</w:t>
        </w:r>
      </w:ins>
      <w:ins w:id="68" w:author="Benton, Deon" w:date="2026-02-09T14:45:00Z" w16du:dateUtc="2026-02-09T20:45:00Z">
        <w:r>
          <w:rPr>
            <w:rFonts w:ascii="Times New Roman" w:hAnsi="Times New Roman" w:cs="Times New Roman"/>
          </w:rPr>
          <w:t xml:space="preserve"> two</w:t>
        </w:r>
      </w:ins>
      <w:ins w:id="69" w:author="Benton, Deon" w:date="2026-02-09T14:52:00Z" w16du:dateUtc="2026-02-09T20:52:00Z">
        <w:r w:rsidR="007C744E">
          <w:rPr>
            <w:rFonts w:ascii="Times New Roman" w:hAnsi="Times New Roman" w:cs="Times New Roman"/>
          </w:rPr>
          <w:t xml:space="preserve"> distinct</w:t>
        </w:r>
      </w:ins>
      <w:ins w:id="70" w:author="Benton, Deon" w:date="2026-02-09T14:49:00Z" w16du:dateUtc="2026-02-09T20:49:00Z">
        <w:r w:rsidR="00932620">
          <w:rPr>
            <w:rFonts w:ascii="Times New Roman" w:hAnsi="Times New Roman" w:cs="Times New Roman"/>
          </w:rPr>
          <w:t xml:space="preserve"> domain-specific</w:t>
        </w:r>
      </w:ins>
      <w:ins w:id="71" w:author="Benton, Deon" w:date="2026-02-09T14:45:00Z" w16du:dateUtc="2026-02-09T20:45:00Z">
        <w:r>
          <w:rPr>
            <w:rFonts w:ascii="Times New Roman" w:hAnsi="Times New Roman" w:cs="Times New Roman"/>
          </w:rPr>
          <w:t xml:space="preserve"> systems tha</w:t>
        </w:r>
      </w:ins>
      <w:ins w:id="72" w:author="Benton, Deon" w:date="2026-02-09T14:49:00Z" w16du:dateUtc="2026-02-09T20:49:00Z">
        <w:r w:rsidR="00932620">
          <w:rPr>
            <w:rFonts w:ascii="Times New Roman" w:hAnsi="Times New Roman" w:cs="Times New Roman"/>
          </w:rPr>
          <w:t>t</w:t>
        </w:r>
      </w:ins>
      <w:ins w:id="73" w:author="Benton, Deon" w:date="2026-02-09T14:44:00Z" w16du:dateUtc="2026-02-09T20:44:00Z">
        <w:r w:rsidRPr="00A06DD6">
          <w:rPr>
            <w:rFonts w:ascii="Times New Roman" w:hAnsi="Times New Roman" w:cs="Times New Roman"/>
          </w:rPr>
          <w:t xml:space="preserve"> </w:t>
        </w:r>
      </w:ins>
      <w:ins w:id="74" w:author="Benton, Deon" w:date="2026-02-09T14:50:00Z" w16du:dateUtc="2026-02-09T20:50:00Z">
        <w:r w:rsidR="00932620">
          <w:rPr>
            <w:rFonts w:ascii="Times New Roman" w:hAnsi="Times New Roman" w:cs="Times New Roman"/>
          </w:rPr>
          <w:t>interact directly with one another</w:t>
        </w:r>
      </w:ins>
      <w:ins w:id="75" w:author="Benton, Deon" w:date="2026-02-09T14:52:00Z" w16du:dateUtc="2026-02-09T20:52:00Z">
        <w:r w:rsidR="007C744E">
          <w:rPr>
            <w:rFonts w:ascii="Times New Roman" w:hAnsi="Times New Roman" w:cs="Times New Roman"/>
          </w:rPr>
          <w:t xml:space="preserve"> (</w:t>
        </w:r>
      </w:ins>
      <w:ins w:id="76" w:author="Benton, Deon" w:date="2026-02-09T14:55:00Z" w16du:dateUtc="2026-02-09T20:55:00Z">
        <w:r w:rsidR="00B31C98">
          <w:rPr>
            <w:rFonts w:ascii="Times New Roman" w:hAnsi="Times New Roman" w:cs="Times New Roman"/>
          </w:rPr>
          <w:t xml:space="preserve">e.g., </w:t>
        </w:r>
      </w:ins>
      <w:ins w:id="77" w:author="Benton, Deon" w:date="2026-02-09T14:52:00Z" w16du:dateUtc="2026-02-09T20:52:00Z">
        <w:r w:rsidR="00442495">
          <w:rPr>
            <w:rFonts w:ascii="Times New Roman" w:hAnsi="Times New Roman" w:cs="Times New Roman"/>
          </w:rPr>
          <w:t>Liu et al.,</w:t>
        </w:r>
      </w:ins>
      <w:ins w:id="78" w:author="Benton, Deon" w:date="2026-02-09T14:53:00Z" w16du:dateUtc="2026-02-09T20:53:00Z">
        <w:r w:rsidR="00442495">
          <w:rPr>
            <w:rFonts w:ascii="Times New Roman" w:hAnsi="Times New Roman" w:cs="Times New Roman"/>
          </w:rPr>
          <w:t xml:space="preserve"> 2025)</w:t>
        </w:r>
      </w:ins>
      <w:ins w:id="79" w:author="Benton, Deon" w:date="2026-02-09T14:50:00Z" w16du:dateUtc="2026-02-09T20:50:00Z">
        <w:r w:rsidR="00932620">
          <w:rPr>
            <w:rFonts w:ascii="Times New Roman" w:hAnsi="Times New Roman" w:cs="Times New Roman"/>
          </w:rPr>
          <w:t>.</w:t>
        </w:r>
      </w:ins>
      <w:ins w:id="80" w:author="Benton, Deon" w:date="2026-02-09T15:06:00Z" w16du:dateUtc="2026-02-09T21:06:00Z">
        <w:r w:rsidR="00574297">
          <w:rPr>
            <w:rFonts w:ascii="Times New Roman" w:hAnsi="Times New Roman" w:cs="Times New Roman"/>
          </w:rPr>
          <w:t xml:space="preserve"> The </w:t>
        </w:r>
      </w:ins>
      <w:ins w:id="81"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2" w:author="Benton, Deon" w:date="2026-02-09T15:12:00Z" w16du:dateUtc="2026-02-09T21:12:00Z">
        <w:r w:rsidR="00AE5E1F">
          <w:rPr>
            <w:rFonts w:ascii="Times New Roman" w:hAnsi="Times New Roman" w:cs="Times New Roman"/>
          </w:rPr>
          <w:t>causes infants to represent</w:t>
        </w:r>
      </w:ins>
      <w:ins w:id="83" w:author="Benton, Deon" w:date="2026-02-09T15:07:00Z" w16du:dateUtc="2026-02-09T21:07:00Z">
        <w:r w:rsidR="00574297">
          <w:rPr>
            <w:rFonts w:ascii="Times New Roman" w:hAnsi="Times New Roman" w:cs="Times New Roman"/>
          </w:rPr>
          <w:t xml:space="preserve"> agents a</w:t>
        </w:r>
      </w:ins>
      <w:ins w:id="84" w:author="Benton, Deon" w:date="2026-02-09T15:16:00Z" w16du:dateUtc="2026-02-09T21:16:00Z">
        <w:r w:rsidR="001716AD">
          <w:rPr>
            <w:rFonts w:ascii="Times New Roman" w:hAnsi="Times New Roman" w:cs="Times New Roman"/>
          </w:rPr>
          <w:t>s</w:t>
        </w:r>
      </w:ins>
      <w:ins w:id="85" w:author="Benton, Deon" w:date="2026-02-09T15:07:00Z" w16du:dateUtc="2026-02-09T21:07:00Z">
        <w:r w:rsidR="00574297">
          <w:rPr>
            <w:rFonts w:ascii="Times New Roman" w:hAnsi="Times New Roman" w:cs="Times New Roman"/>
          </w:rPr>
          <w:t xml:space="preserve"> self-propelled</w:t>
        </w:r>
      </w:ins>
      <w:ins w:id="86" w:author="Benton, Deon" w:date="2026-02-09T15:10:00Z" w16du:dateUtc="2026-02-09T21:10:00Z">
        <w:r w:rsidR="001B5BC6">
          <w:rPr>
            <w:rFonts w:ascii="Times New Roman" w:hAnsi="Times New Roman" w:cs="Times New Roman"/>
          </w:rPr>
          <w:t>,</w:t>
        </w:r>
      </w:ins>
      <w:ins w:id="87" w:author="Benton, Deon" w:date="2026-02-09T15:07:00Z" w16du:dateUtc="2026-02-09T21:07:00Z">
        <w:r w:rsidR="00574297">
          <w:rPr>
            <w:rFonts w:ascii="Times New Roman" w:hAnsi="Times New Roman" w:cs="Times New Roman"/>
          </w:rPr>
          <w:t xml:space="preserve"> </w:t>
        </w:r>
      </w:ins>
      <w:ins w:id="88" w:author="Benton, Deon" w:date="2026-02-09T15:12:00Z" w16du:dateUtc="2026-02-09T21:12:00Z">
        <w:r w:rsidR="00AE5E1F">
          <w:rPr>
            <w:rFonts w:ascii="Times New Roman" w:hAnsi="Times New Roman" w:cs="Times New Roman"/>
          </w:rPr>
          <w:t xml:space="preserve">as </w:t>
        </w:r>
      </w:ins>
      <w:ins w:id="89" w:author="Benton, Deon" w:date="2026-02-09T15:10:00Z" w16du:dateUtc="2026-02-09T21:10:00Z">
        <w:r w:rsidR="001B5BC6">
          <w:rPr>
            <w:rFonts w:ascii="Times New Roman" w:hAnsi="Times New Roman" w:cs="Times New Roman"/>
          </w:rPr>
          <w:t>possess</w:t>
        </w:r>
      </w:ins>
      <w:ins w:id="90" w:author="Benton, Deon" w:date="2026-02-09T15:12:00Z" w16du:dateUtc="2026-02-09T21:12:00Z">
        <w:r w:rsidR="00AE5E1F">
          <w:rPr>
            <w:rFonts w:ascii="Times New Roman" w:hAnsi="Times New Roman" w:cs="Times New Roman"/>
          </w:rPr>
          <w:t>ing</w:t>
        </w:r>
      </w:ins>
      <w:ins w:id="91" w:author="Benton, Deon" w:date="2026-02-09T15:07:00Z" w16du:dateUtc="2026-02-09T21:07:00Z">
        <w:r w:rsidR="00574297">
          <w:rPr>
            <w:rFonts w:ascii="Times New Roman" w:hAnsi="Times New Roman" w:cs="Times New Roman"/>
          </w:rPr>
          <w:t xml:space="preserve"> beliefs, desires, and goals</w:t>
        </w:r>
      </w:ins>
      <w:ins w:id="92" w:author="Benton, Deon" w:date="2026-02-09T15:10:00Z" w16du:dateUtc="2026-02-09T21:10:00Z">
        <w:r w:rsidR="001B5BC6">
          <w:rPr>
            <w:rFonts w:ascii="Times New Roman" w:hAnsi="Times New Roman" w:cs="Times New Roman"/>
          </w:rPr>
          <w:t xml:space="preserve">, and </w:t>
        </w:r>
      </w:ins>
      <w:ins w:id="93" w:author="Benton, Deon" w:date="2026-02-09T15:12:00Z" w16du:dateUtc="2026-02-09T21:12:00Z">
        <w:r w:rsidR="00AE5E1F">
          <w:rPr>
            <w:rFonts w:ascii="Times New Roman" w:hAnsi="Times New Roman" w:cs="Times New Roman"/>
          </w:rPr>
          <w:t xml:space="preserve">as behaving </w:t>
        </w:r>
      </w:ins>
      <w:ins w:id="94" w:author="Benton, Deon" w:date="2026-02-09T15:10:00Z" w16du:dateUtc="2026-02-09T21:10:00Z">
        <w:r w:rsidR="001B5BC6">
          <w:rPr>
            <w:rFonts w:ascii="Times New Roman" w:hAnsi="Times New Roman" w:cs="Times New Roman"/>
          </w:rPr>
          <w:t xml:space="preserve">in ways that maximize rewards and minimize costs. </w:t>
        </w:r>
      </w:ins>
      <w:ins w:id="95"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6" w:author="Benton, Deon" w:date="2026-02-09T15:13:00Z" w16du:dateUtc="2026-02-09T21:13:00Z">
        <w:r w:rsidR="004376DC">
          <w:rPr>
            <w:rFonts w:ascii="Times New Roman" w:hAnsi="Times New Roman" w:cs="Times New Roman"/>
          </w:rPr>
          <w:t xml:space="preserve"> </w:t>
        </w:r>
      </w:ins>
      <w:ins w:id="97" w:author="Benton, Deon" w:date="2026-02-09T15:14:00Z" w16du:dateUtc="2026-02-09T21:14:00Z">
        <w:r w:rsidR="004376DC">
          <w:rPr>
            <w:rFonts w:ascii="Times New Roman" w:hAnsi="Times New Roman" w:cs="Times New Roman"/>
          </w:rPr>
          <w:t>enables</w:t>
        </w:r>
      </w:ins>
      <w:ins w:id="98" w:author="Benton, Deon" w:date="2026-02-09T15:13:00Z" w16du:dateUtc="2026-02-09T21:13:00Z">
        <w:r w:rsidR="004376DC">
          <w:rPr>
            <w:rFonts w:ascii="Times New Roman" w:hAnsi="Times New Roman" w:cs="Times New Roman"/>
          </w:rPr>
          <w:t xml:space="preserve"> infants to represent objects as </w:t>
        </w:r>
      </w:ins>
      <w:ins w:id="99" w:author="Benton, Deon" w:date="2026-02-09T15:15:00Z" w16du:dateUtc="2026-02-09T21:15:00Z">
        <w:r w:rsidR="001716AD">
          <w:rPr>
            <w:rFonts w:ascii="Times New Roman" w:hAnsi="Times New Roman" w:cs="Times New Roman"/>
          </w:rPr>
          <w:t>being solid, bounded, coherent, and permanent</w:t>
        </w:r>
      </w:ins>
      <w:ins w:id="100" w:author="Benton, Deon" w:date="2026-02-09T15:13:00Z" w16du:dateUtc="2026-02-09T21:13:00Z">
        <w:r w:rsidR="004376DC">
          <w:rPr>
            <w:rFonts w:ascii="Times New Roman" w:hAnsi="Times New Roman" w:cs="Times New Roman"/>
          </w:rPr>
          <w:t xml:space="preserve">. </w:t>
        </w:r>
      </w:ins>
      <w:ins w:id="101" w:author="Benton, Deon" w:date="2026-02-09T15:16:00Z" w16du:dateUtc="2026-02-09T21:16:00Z">
        <w:r w:rsidR="001716AD">
          <w:rPr>
            <w:rFonts w:ascii="Times New Roman" w:hAnsi="Times New Roman" w:cs="Times New Roman"/>
          </w:rPr>
          <w:t xml:space="preserve">Although </w:t>
        </w:r>
      </w:ins>
      <w:ins w:id="102" w:author="Benton, Deon" w:date="2026-02-09T14:46:00Z" w16du:dateUtc="2026-02-09T20:46:00Z">
        <w:r>
          <w:rPr>
            <w:rFonts w:ascii="Times New Roman" w:hAnsi="Times New Roman" w:cs="Times New Roman"/>
          </w:rPr>
          <w:t xml:space="preserve">this perspective </w:t>
        </w:r>
      </w:ins>
      <w:ins w:id="103" w:author="Benton, Deon" w:date="2026-02-09T15:16:00Z" w16du:dateUtc="2026-02-09T21:16:00Z">
        <w:r w:rsidR="001716AD">
          <w:rPr>
            <w:rFonts w:ascii="Times New Roman" w:hAnsi="Times New Roman" w:cs="Times New Roman"/>
          </w:rPr>
          <w:t>has much in common with the core knowledge account</w:t>
        </w:r>
      </w:ins>
      <w:ins w:id="104" w:author="Benton, Deon" w:date="2026-02-09T14:46:00Z" w16du:dateUtc="2026-02-09T20:46:00Z">
        <w:r>
          <w:rPr>
            <w:rFonts w:ascii="Times New Roman" w:hAnsi="Times New Roman" w:cs="Times New Roman"/>
          </w:rPr>
          <w:t xml:space="preserve">, </w:t>
        </w:r>
      </w:ins>
      <w:ins w:id="105" w:author="Benton, Deon" w:date="2026-02-09T15:17:00Z" w16du:dateUtc="2026-02-09T21:17:00Z">
        <w:r w:rsidR="001716AD">
          <w:rPr>
            <w:rFonts w:ascii="Times New Roman" w:hAnsi="Times New Roman" w:cs="Times New Roman"/>
          </w:rPr>
          <w:t xml:space="preserve">there are important differences. </w:t>
        </w:r>
      </w:ins>
      <w:ins w:id="106" w:author="Benton, Deon" w:date="2026-02-09T15:30:00Z" w16du:dateUtc="2026-02-09T21:30:00Z">
        <w:r w:rsidR="00C04915" w:rsidRPr="00C04915">
          <w:rPr>
            <w:rFonts w:ascii="Times New Roman" w:hAnsi="Times New Roman" w:cs="Times New Roman"/>
          </w:rPr>
          <w:t xml:space="preserve">One is that </w:t>
        </w:r>
      </w:ins>
      <w:ins w:id="107" w:author="Benton, Deon" w:date="2026-02-09T15:36:00Z" w16du:dateUtc="2026-02-09T21:36:00Z">
        <w:r w:rsidR="009D21A1">
          <w:rPr>
            <w:rFonts w:ascii="Times New Roman" w:hAnsi="Times New Roman" w:cs="Times New Roman"/>
          </w:rPr>
          <w:t xml:space="preserve">Liu et al. (2015) </w:t>
        </w:r>
        <w:proofErr w:type="gramStart"/>
        <w:r w:rsidR="009D21A1">
          <w:rPr>
            <w:rFonts w:ascii="Times New Roman" w:hAnsi="Times New Roman" w:cs="Times New Roman"/>
          </w:rPr>
          <w:t>argue</w:t>
        </w:r>
        <w:proofErr w:type="gramEnd"/>
        <w:r w:rsidR="009D21A1">
          <w:rPr>
            <w:rFonts w:ascii="Times New Roman" w:hAnsi="Times New Roman" w:cs="Times New Roman"/>
          </w:rPr>
          <w:t xml:space="preserve"> that </w:t>
        </w:r>
        <w:proofErr w:type="gramStart"/>
        <w:r w:rsidR="009D21A1">
          <w:rPr>
            <w:rFonts w:ascii="Times New Roman" w:hAnsi="Times New Roman" w:cs="Times New Roman"/>
          </w:rPr>
          <w:t>infants</w:t>
        </w:r>
      </w:ins>
      <w:proofErr w:type="gramEnd"/>
      <w:ins w:id="108"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9" w:author="Benton, Deon" w:date="2026-02-09T15:37:00Z" w16du:dateUtc="2026-02-09T21:37:00Z">
        <w:r w:rsidR="009D21A1">
          <w:rPr>
            <w:rFonts w:ascii="Times New Roman" w:hAnsi="Times New Roman" w:cs="Times New Roman"/>
          </w:rPr>
          <w:t>though</w:t>
        </w:r>
      </w:ins>
      <w:ins w:id="110"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1" w:author="Benton, Deon" w:date="2026-02-09T15:33:00Z" w16du:dateUtc="2026-02-09T21:33:00Z">
        <w:r w:rsidR="002D1978">
          <w:rPr>
            <w:rFonts w:ascii="Times New Roman" w:hAnsi="Times New Roman" w:cs="Times New Roman"/>
          </w:rPr>
          <w:t xml:space="preserve"> the</w:t>
        </w:r>
      </w:ins>
      <w:ins w:id="112" w:author="Benton, Deon" w:date="2026-02-09T15:31:00Z" w16du:dateUtc="2026-02-09T21:31:00Z">
        <w:r w:rsidR="00C04915">
          <w:rPr>
            <w:rFonts w:ascii="Times New Roman" w:hAnsi="Times New Roman" w:cs="Times New Roman"/>
          </w:rPr>
          <w:t xml:space="preserve"> naïve psychology </w:t>
        </w:r>
      </w:ins>
      <w:ins w:id="113" w:author="Benton, Deon" w:date="2026-02-09T15:38:00Z" w16du:dateUtc="2026-02-09T21:38:00Z">
        <w:r w:rsidR="002C108B">
          <w:rPr>
            <w:rFonts w:ascii="Times New Roman" w:hAnsi="Times New Roman" w:cs="Times New Roman"/>
          </w:rPr>
          <w:t>is thought to depend on the naïve physics systems.</w:t>
        </w:r>
      </w:ins>
      <w:ins w:id="114"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5" w:author="Benton, Deon" w:date="2026-02-09T15:40:00Z" w16du:dateUtc="2026-02-09T21:40:00Z">
        <w:r w:rsidR="002C108B">
          <w:rPr>
            <w:rFonts w:ascii="Times New Roman" w:hAnsi="Times New Roman" w:cs="Times New Roman"/>
          </w:rPr>
          <w:t>wer”.</w:t>
        </w:r>
      </w:ins>
      <w:ins w:id="116" w:author="Benton, Deon" w:date="2026-02-09T15:38:00Z" w16du:dateUtc="2026-02-09T21:38:00Z">
        <w:r w:rsidR="002C108B">
          <w:rPr>
            <w:rFonts w:ascii="Times New Roman" w:hAnsi="Times New Roman" w:cs="Times New Roman"/>
          </w:rPr>
          <w:t xml:space="preserve"> </w:t>
        </w:r>
      </w:ins>
      <w:ins w:id="117"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8"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w:t>
        </w:r>
        <w:r w:rsidR="00576594">
          <w:rPr>
            <w:rFonts w:ascii="Times New Roman" w:hAnsi="Times New Roman" w:cs="Times New Roman"/>
          </w:rPr>
          <w:lastRenderedPageBreak/>
          <w:t xml:space="preserve">representation of </w:t>
        </w:r>
        <w:r w:rsidR="00576594" w:rsidRPr="00576594">
          <w:rPr>
            <w:rFonts w:ascii="Times New Roman" w:hAnsi="Times New Roman" w:cs="Times New Roman"/>
          </w:rPr>
          <w:t xml:space="preserve">agents </w:t>
        </w:r>
      </w:ins>
      <w:ins w:id="119" w:author="Benton, Deon" w:date="2026-02-09T16:37:00Z" w16du:dateUtc="2026-02-09T22:37:00Z">
        <w:r w:rsidR="00576594">
          <w:rPr>
            <w:rFonts w:ascii="Times New Roman" w:hAnsi="Times New Roman" w:cs="Times New Roman"/>
          </w:rPr>
          <w:t>not only includes the fact that they are</w:t>
        </w:r>
      </w:ins>
      <w:ins w:id="120" w:author="Benton, Deon" w:date="2026-02-09T16:36:00Z" w16du:dateUtc="2026-02-09T22:36:00Z">
        <w:r w:rsidR="00576594" w:rsidRPr="00576594">
          <w:rPr>
            <w:rFonts w:ascii="Times New Roman" w:hAnsi="Times New Roman" w:cs="Times New Roman"/>
          </w:rPr>
          <w:t xml:space="preserve"> intentional and self-propelled entities but </w:t>
        </w:r>
      </w:ins>
      <w:ins w:id="121" w:author="Benton, Deon" w:date="2026-02-09T16:37:00Z" w16du:dateUtc="2026-02-09T22:37:00Z">
        <w:r w:rsidR="00576594">
          <w:rPr>
            <w:rFonts w:ascii="Times New Roman" w:hAnsi="Times New Roman" w:cs="Times New Roman"/>
          </w:rPr>
          <w:t>that fundamentally agents are</w:t>
        </w:r>
      </w:ins>
      <w:ins w:id="122" w:author="Benton, Deon" w:date="2026-02-09T16:36:00Z" w16du:dateUtc="2026-02-09T22:36:00Z">
        <w:r w:rsidR="00576594" w:rsidRPr="00576594">
          <w:rPr>
            <w:rFonts w:ascii="Times New Roman" w:hAnsi="Times New Roman" w:cs="Times New Roman"/>
          </w:rPr>
          <w:t xml:space="preserve"> physical objects that move through </w:t>
        </w:r>
      </w:ins>
      <w:ins w:id="123" w:author="Benton, Deon" w:date="2026-02-09T16:37:00Z" w16du:dateUtc="2026-02-09T22:37:00Z">
        <w:r w:rsidR="00576594">
          <w:rPr>
            <w:rFonts w:ascii="Times New Roman" w:hAnsi="Times New Roman" w:cs="Times New Roman"/>
          </w:rPr>
          <w:t>physical space</w:t>
        </w:r>
      </w:ins>
      <w:ins w:id="124" w:author="Benton, Deon" w:date="2026-02-09T16:38:00Z" w16du:dateUtc="2026-02-09T22:38:00Z">
        <w:r w:rsidR="0050410C">
          <w:rPr>
            <w:rFonts w:ascii="Times New Roman" w:hAnsi="Times New Roman" w:cs="Times New Roman"/>
          </w:rPr>
          <w:t>—the n</w:t>
        </w:r>
      </w:ins>
      <w:ins w:id="125" w:author="Benton, Deon" w:date="2026-02-09T16:39:00Z" w16du:dateUtc="2026-02-09T22:39:00Z">
        <w:r w:rsidR="0050410C">
          <w:rPr>
            <w:rFonts w:ascii="Times New Roman" w:hAnsi="Times New Roman" w:cs="Times New Roman"/>
          </w:rPr>
          <w:t>otion</w:t>
        </w:r>
      </w:ins>
      <w:ins w:id="126"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7" w:author="Benton, Deon" w:date="2026-02-09T16:36:00Z" w16du:dateUtc="2026-02-09T22:36:00Z">
        <w:r w:rsidR="00576594" w:rsidRPr="00576594">
          <w:rPr>
            <w:rFonts w:ascii="Times New Roman" w:hAnsi="Times New Roman" w:cs="Times New Roman"/>
          </w:rPr>
          <w:t>.</w:t>
        </w:r>
      </w:ins>
      <w:ins w:id="128" w:author="Benton, Deon" w:date="2026-02-09T16:38:00Z" w16du:dateUtc="2026-02-09T22:38:00Z">
        <w:r w:rsidR="0050410C">
          <w:rPr>
            <w:rFonts w:ascii="Times New Roman" w:hAnsi="Times New Roman" w:cs="Times New Roman"/>
          </w:rPr>
          <w:t xml:space="preserve"> </w:t>
        </w:r>
      </w:ins>
      <w:ins w:id="129"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30" w:author="Benton, Deon" w:date="2026-02-09T15:50:00Z" w16du:dateUtc="2026-02-09T21:50:00Z">
        <w:r w:rsidR="00FB5018">
          <w:rPr>
            <w:rFonts w:ascii="Times New Roman" w:hAnsi="Times New Roman" w:cs="Times New Roman"/>
          </w:rPr>
          <w:t xml:space="preserve">ossess abstract, conceptually rich, and possibly early emerging concepts of agents and objects. </w:t>
        </w:r>
      </w:ins>
      <w:ins w:id="131" w:author="Benton, Deon" w:date="2026-02-09T16:01:00Z" w16du:dateUtc="2026-02-09T22:01:00Z">
        <w:r w:rsidR="00F03A2B" w:rsidRPr="00F03A2B">
          <w:rPr>
            <w:rFonts w:ascii="Times New Roman" w:hAnsi="Times New Roman" w:cs="Times New Roman"/>
          </w:rPr>
          <w:t>Crucially, this account, much like the previous ones, can explain infants’ behavior in studies that assess their action understanding. For example,</w:t>
        </w:r>
      </w:ins>
      <w:ins w:id="132" w:author="Benton, Deon" w:date="2026-02-09T16:55:00Z" w16du:dateUtc="2026-02-09T22:55:00Z">
        <w:r w:rsidR="00CE74E8">
          <w:rPr>
            <w:rFonts w:ascii="Times New Roman" w:hAnsi="Times New Roman" w:cs="Times New Roman"/>
          </w:rPr>
          <w:t xml:space="preserve"> in these studies</w:t>
        </w:r>
      </w:ins>
      <w:ins w:id="133" w:author="Benton, Deon" w:date="2026-02-09T16:01:00Z" w16du:dateUtc="2026-02-09T22:01:00Z">
        <w:r w:rsidR="00F03A2B" w:rsidRPr="00F03A2B">
          <w:rPr>
            <w:rFonts w:ascii="Times New Roman" w:hAnsi="Times New Roman" w:cs="Times New Roman"/>
          </w:rPr>
          <w:t xml:space="preserve"> </w:t>
        </w:r>
      </w:ins>
      <w:ins w:id="134" w:author="Benton, Deon" w:date="2026-02-09T16:52:00Z" w16du:dateUtc="2026-02-09T22:52:00Z">
        <w:r w:rsidR="005F6235">
          <w:rPr>
            <w:rFonts w:ascii="Times New Roman" w:hAnsi="Times New Roman" w:cs="Times New Roman"/>
          </w:rPr>
          <w:t>infants</w:t>
        </w:r>
      </w:ins>
      <w:ins w:id="135" w:author="Benton, Deon" w:date="2026-02-09T16:58:00Z" w16du:dateUtc="2026-02-09T22:58:00Z">
        <w:r w:rsidR="00D80BEC">
          <w:rPr>
            <w:rFonts w:ascii="Times New Roman" w:hAnsi="Times New Roman" w:cs="Times New Roman"/>
          </w:rPr>
          <w:t xml:space="preserve"> </w:t>
        </w:r>
      </w:ins>
      <w:ins w:id="136" w:author="Benton, Deon" w:date="2026-02-09T16:01:00Z" w16du:dateUtc="2026-02-09T22:01:00Z">
        <w:r w:rsidR="00F03A2B" w:rsidRPr="00F03A2B">
          <w:rPr>
            <w:rFonts w:ascii="Times New Roman" w:hAnsi="Times New Roman" w:cs="Times New Roman"/>
          </w:rPr>
          <w:t xml:space="preserve">may mentally </w:t>
        </w:r>
      </w:ins>
      <w:ins w:id="137" w:author="Benton, Deon" w:date="2026-02-09T16:59:00Z" w16du:dateUtc="2026-02-09T22:59:00Z">
        <w:r w:rsidR="00D80BEC" w:rsidRPr="00F03A2B">
          <w:rPr>
            <w:rFonts w:ascii="Times New Roman" w:hAnsi="Times New Roman" w:cs="Times New Roman"/>
          </w:rPr>
          <w:t>simulate</w:t>
        </w:r>
      </w:ins>
      <w:ins w:id="138" w:author="Benton, Deon" w:date="2026-02-09T16:01:00Z" w16du:dateUtc="2026-02-09T22:01:00Z">
        <w:r w:rsidR="00F03A2B" w:rsidRPr="00F03A2B">
          <w:rPr>
            <w:rFonts w:ascii="Times New Roman" w:hAnsi="Times New Roman" w:cs="Times New Roman"/>
          </w:rPr>
          <w:t xml:space="preserve"> different trajectories</w:t>
        </w:r>
      </w:ins>
      <w:ins w:id="139" w:author="Benton, Deon" w:date="2026-02-09T17:01:00Z" w16du:dateUtc="2026-02-09T23:01:00Z">
        <w:r w:rsidR="009A4EC3">
          <w:rPr>
            <w:rFonts w:ascii="Times New Roman" w:hAnsi="Times New Roman" w:cs="Times New Roman"/>
          </w:rPr>
          <w:t xml:space="preserve"> in the physical scene along with </w:t>
        </w:r>
      </w:ins>
      <w:ins w:id="140" w:author="Benton, Deon" w:date="2026-02-09T16:02:00Z" w16du:dateUtc="2026-02-09T22:02:00Z">
        <w:r w:rsidR="00F03A2B">
          <w:rPr>
            <w:rFonts w:ascii="Times New Roman" w:hAnsi="Times New Roman" w:cs="Times New Roman"/>
          </w:rPr>
          <w:t>their associated costs</w:t>
        </w:r>
      </w:ins>
      <w:ins w:id="141" w:author="Benton, Deon" w:date="2026-02-09T16:53:00Z" w16du:dateUtc="2026-02-09T22:53:00Z">
        <w:r w:rsidR="009700FD">
          <w:rPr>
            <w:rFonts w:ascii="Times New Roman" w:hAnsi="Times New Roman" w:cs="Times New Roman"/>
          </w:rPr>
          <w:t xml:space="preserve">. </w:t>
        </w:r>
      </w:ins>
      <w:ins w:id="142" w:author="Benton, Deon" w:date="2026-02-09T16:57:00Z" w16du:dateUtc="2026-02-09T22:57:00Z">
        <w:r w:rsidR="00D80BEC">
          <w:rPr>
            <w:rFonts w:ascii="Times New Roman" w:hAnsi="Times New Roman" w:cs="Times New Roman"/>
          </w:rPr>
          <w:t>If</w:t>
        </w:r>
      </w:ins>
      <w:ins w:id="143" w:author="Benton, Deon" w:date="2026-02-09T17:02:00Z" w16du:dateUtc="2026-02-09T23:02:00Z">
        <w:r w:rsidR="00511B5E">
          <w:rPr>
            <w:rFonts w:ascii="Times New Roman" w:hAnsi="Times New Roman" w:cs="Times New Roman"/>
          </w:rPr>
          <w:t xml:space="preserve"> the barrier is removed and</w:t>
        </w:r>
      </w:ins>
      <w:ins w:id="144" w:author="Benton, Deon" w:date="2026-02-09T16:57:00Z" w16du:dateUtc="2026-02-09T22:57:00Z">
        <w:r w:rsidR="00D80BEC">
          <w:rPr>
            <w:rFonts w:ascii="Times New Roman" w:hAnsi="Times New Roman" w:cs="Times New Roman"/>
          </w:rPr>
          <w:t xml:space="preserve"> infants</w:t>
        </w:r>
      </w:ins>
      <w:ins w:id="145" w:author="Benton, Deon" w:date="2026-02-09T17:02:00Z" w16du:dateUtc="2026-02-09T23:02:00Z">
        <w:r w:rsidR="00511B5E">
          <w:rPr>
            <w:rFonts w:ascii="Times New Roman" w:hAnsi="Times New Roman" w:cs="Times New Roman"/>
          </w:rPr>
          <w:t xml:space="preserve"> </w:t>
        </w:r>
      </w:ins>
      <w:ins w:id="146" w:author="Benton, Deon" w:date="2026-02-09T16:58:00Z" w16du:dateUtc="2026-02-09T22:58:00Z">
        <w:r w:rsidR="00D80BEC">
          <w:rPr>
            <w:rFonts w:ascii="Times New Roman" w:hAnsi="Times New Roman" w:cs="Times New Roman"/>
          </w:rPr>
          <w:t xml:space="preserve">subsequently </w:t>
        </w:r>
      </w:ins>
      <w:ins w:id="147" w:author="Benton, Deon" w:date="2026-02-09T16:59:00Z" w16du:dateUtc="2026-02-09T22:59:00Z">
        <w:r w:rsidR="009A4EC3">
          <w:rPr>
            <w:rFonts w:ascii="Times New Roman" w:hAnsi="Times New Roman" w:cs="Times New Roman"/>
          </w:rPr>
          <w:t xml:space="preserve">see an actor choose </w:t>
        </w:r>
      </w:ins>
      <w:ins w:id="148" w:author="Benton, Deon" w:date="2026-02-09T17:01:00Z" w16du:dateUtc="2026-02-09T23:01:00Z">
        <w:r w:rsidR="00511B5E">
          <w:rPr>
            <w:rFonts w:ascii="Times New Roman" w:hAnsi="Times New Roman" w:cs="Times New Roman"/>
          </w:rPr>
          <w:t xml:space="preserve">the </w:t>
        </w:r>
      </w:ins>
      <w:ins w:id="149" w:author="Benton, Deon" w:date="2026-02-09T17:02:00Z" w16du:dateUtc="2026-02-09T23:02:00Z">
        <w:r w:rsidR="00511B5E">
          <w:rPr>
            <w:rFonts w:ascii="Times New Roman" w:hAnsi="Times New Roman" w:cs="Times New Roman"/>
          </w:rPr>
          <w:t>now more</w:t>
        </w:r>
      </w:ins>
      <w:ins w:id="150" w:author="Benton, Deon" w:date="2026-02-09T17:01:00Z" w16du:dateUtc="2026-02-09T23:01:00Z">
        <w:r w:rsidR="00511B5E">
          <w:rPr>
            <w:rFonts w:ascii="Times New Roman" w:hAnsi="Times New Roman" w:cs="Times New Roman"/>
          </w:rPr>
          <w:t xml:space="preserve"> costly</w:t>
        </w:r>
      </w:ins>
      <w:ins w:id="151" w:author="Benton, Deon" w:date="2026-02-09T16:59:00Z" w16du:dateUtc="2026-02-09T22:59:00Z">
        <w:r w:rsidR="009A4EC3">
          <w:rPr>
            <w:rFonts w:ascii="Times New Roman" w:hAnsi="Times New Roman" w:cs="Times New Roman"/>
          </w:rPr>
          <w:t xml:space="preserve"> curved path </w:t>
        </w:r>
      </w:ins>
      <w:ins w:id="152" w:author="Benton, Deon" w:date="2026-02-09T17:02:00Z" w16du:dateUtc="2026-02-09T23:02:00Z">
        <w:r w:rsidR="00511B5E">
          <w:rPr>
            <w:rFonts w:ascii="Times New Roman" w:hAnsi="Times New Roman" w:cs="Times New Roman"/>
          </w:rPr>
          <w:t>over</w:t>
        </w:r>
      </w:ins>
      <w:ins w:id="153" w:author="Benton, Deon" w:date="2026-02-09T16:59:00Z" w16du:dateUtc="2026-02-09T22:59:00Z">
        <w:r w:rsidR="009A4EC3">
          <w:rPr>
            <w:rFonts w:ascii="Times New Roman" w:hAnsi="Times New Roman" w:cs="Times New Roman"/>
          </w:rPr>
          <w:t xml:space="preserve"> the </w:t>
        </w:r>
      </w:ins>
      <w:ins w:id="154" w:author="Benton, Deon" w:date="2026-02-09T17:02:00Z" w16du:dateUtc="2026-02-09T23:02:00Z">
        <w:r w:rsidR="00511B5E">
          <w:rPr>
            <w:rFonts w:ascii="Times New Roman" w:hAnsi="Times New Roman" w:cs="Times New Roman"/>
          </w:rPr>
          <w:t xml:space="preserve">less-costly </w:t>
        </w:r>
      </w:ins>
      <w:ins w:id="155" w:author="Benton, Deon" w:date="2026-02-09T16:59:00Z" w16du:dateUtc="2026-02-09T22:59:00Z">
        <w:r w:rsidR="009A4EC3">
          <w:rPr>
            <w:rFonts w:ascii="Times New Roman" w:hAnsi="Times New Roman" w:cs="Times New Roman"/>
          </w:rPr>
          <w:t>straight one</w:t>
        </w:r>
      </w:ins>
      <w:ins w:id="156" w:author="Benton, Deon" w:date="2026-02-09T17:02:00Z" w16du:dateUtc="2026-02-09T23:02:00Z">
        <w:r w:rsidR="00511B5E">
          <w:rPr>
            <w:rFonts w:ascii="Times New Roman" w:hAnsi="Times New Roman" w:cs="Times New Roman"/>
          </w:rPr>
          <w:t>, they should attend longer to the old action test eve</w:t>
        </w:r>
      </w:ins>
      <w:ins w:id="157" w:author="Benton, Deon" w:date="2026-02-09T17:03:00Z" w16du:dateUtc="2026-02-09T23:03:00Z">
        <w:r w:rsidR="00511B5E">
          <w:rPr>
            <w:rFonts w:ascii="Times New Roman" w:hAnsi="Times New Roman" w:cs="Times New Roman"/>
          </w:rPr>
          <w:t xml:space="preserve">nt than the new action one. This pattern of looking should especially </w:t>
        </w:r>
      </w:ins>
      <w:ins w:id="158" w:author="Benton, Deon" w:date="2026-02-09T17:04:00Z" w16du:dateUtc="2026-02-09T23:04:00Z">
        <w:r w:rsidR="00D327B5">
          <w:rPr>
            <w:rFonts w:ascii="Times New Roman" w:hAnsi="Times New Roman" w:cs="Times New Roman"/>
          </w:rPr>
          <w:t>likely</w:t>
        </w:r>
      </w:ins>
      <w:ins w:id="159"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 xml:space="preserve">Jara-Ettinger et al. </w:t>
        </w:r>
        <w:r w:rsidR="00D327B5">
          <w:rPr>
            <w:rFonts w:ascii="Times New Roman" w:hAnsi="Times New Roman" w:cs="Times New Roman"/>
          </w:rPr>
          <w:t>(</w:t>
        </w:r>
        <w:r w:rsidR="00D327B5">
          <w:rPr>
            <w:rFonts w:ascii="Times New Roman" w:hAnsi="Times New Roman" w:cs="Times New Roman"/>
          </w:rPr>
          <w:t>2020</w:t>
        </w:r>
        <w:r w:rsidR="00D327B5">
          <w:rPr>
            <w:rFonts w:ascii="Times New Roman" w:hAnsi="Times New Roman" w:cs="Times New Roman"/>
          </w:rPr>
          <w:t>)</w:t>
        </w:r>
      </w:ins>
      <w:ins w:id="160" w:author="Benton, Deon" w:date="2026-02-09T17:04:00Z" w16du:dateUtc="2026-02-09T23:04:00Z">
        <w:r w:rsidR="00D327B5">
          <w:rPr>
            <w:rFonts w:ascii="Times New Roman" w:hAnsi="Times New Roman" w:cs="Times New Roman"/>
          </w:rPr>
          <w:t xml:space="preserve"> propose</w:t>
        </w:r>
      </w:ins>
      <w:ins w:id="161" w:author="Benton, Deon" w:date="2026-02-09T17:03:00Z" w16du:dateUtc="2026-02-09T23:03:00Z">
        <w:r w:rsidR="00D327B5">
          <w:rPr>
            <w:rFonts w:ascii="Times New Roman" w:hAnsi="Times New Roman" w:cs="Times New Roman"/>
          </w:rPr>
          <w:t>,</w:t>
        </w:r>
      </w:ins>
      <w:ins w:id="162" w:author="Benton, Deon" w:date="2026-02-09T16:04:00Z" w16du:dateUtc="2026-02-09T22:04:00Z">
        <w:r w:rsidR="006D5A6E">
          <w:rPr>
            <w:rFonts w:ascii="Times New Roman" w:hAnsi="Times New Roman" w:cs="Times New Roman"/>
          </w:rPr>
          <w:t xml:space="preserve"> </w:t>
        </w:r>
      </w:ins>
      <w:ins w:id="163" w:author="Benton, Deon" w:date="2026-02-09T17:03:00Z" w16du:dateUtc="2026-02-09T23:03:00Z">
        <w:r w:rsidR="00D327B5">
          <w:rPr>
            <w:rFonts w:ascii="Times New Roman" w:hAnsi="Times New Roman" w:cs="Times New Roman"/>
          </w:rPr>
          <w:t xml:space="preserve">infants expect </w:t>
        </w:r>
      </w:ins>
      <w:ins w:id="164" w:author="Benton, Deon" w:date="2026-02-09T16:56:00Z" w16du:dateUtc="2026-02-09T22:56:00Z">
        <w:r w:rsidR="00CE74E8">
          <w:rPr>
            <w:rFonts w:ascii="Times New Roman" w:hAnsi="Times New Roman" w:cs="Times New Roman"/>
          </w:rPr>
          <w:t>agents</w:t>
        </w:r>
      </w:ins>
      <w:ins w:id="165" w:author="Benton, Deon" w:date="2026-02-09T17:04:00Z" w16du:dateUtc="2026-02-09T23:04:00Z">
        <w:r w:rsidR="00D327B5">
          <w:rPr>
            <w:rFonts w:ascii="Times New Roman" w:hAnsi="Times New Roman" w:cs="Times New Roman"/>
          </w:rPr>
          <w:t xml:space="preserve"> to</w:t>
        </w:r>
      </w:ins>
      <w:ins w:id="166" w:author="Benton, Deon" w:date="2026-02-09T16:56:00Z" w16du:dateUtc="2026-02-09T22:56:00Z">
        <w:r w:rsidR="00CE74E8">
          <w:rPr>
            <w:rFonts w:ascii="Times New Roman" w:hAnsi="Times New Roman" w:cs="Times New Roman"/>
          </w:rPr>
          <w:t xml:space="preserve"> choose actions that are maximally rewarding</w:t>
        </w:r>
      </w:ins>
      <w:ins w:id="167" w:author="Benton, Deon" w:date="2026-02-09T17:05:00Z" w16du:dateUtc="2026-02-09T23:05:00Z">
        <w:r w:rsidR="00D327B5">
          <w:rPr>
            <w:rFonts w:ascii="Times New Roman" w:hAnsi="Times New Roman" w:cs="Times New Roman"/>
          </w:rPr>
          <w:t xml:space="preserve"> and minimally costly</w:t>
        </w:r>
      </w:ins>
      <w:ins w:id="168"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69"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70" w:author="Benton, Deon" w:date="2026-02-09T17:05:00Z" w16du:dateUtc="2026-02-09T23:05:00Z">
        <w:r w:rsidR="00D327B5">
          <w:rPr>
            <w:rFonts w:ascii="Times New Roman" w:hAnsi="Times New Roman" w:cs="Times New Roman"/>
            <w:b/>
            <w:bCs/>
          </w:rPr>
          <w:t xml:space="preserve">explanations for infants’ </w:t>
        </w:r>
      </w:ins>
      <w:ins w:id="171" w:author="Benton, Deon" w:date="2026-02-09T17:19:00Z" w16du:dateUtc="2026-02-09T23:19:00Z">
        <w:r w:rsidR="00CF4F01">
          <w:rPr>
            <w:rFonts w:ascii="Times New Roman" w:hAnsi="Times New Roman" w:cs="Times New Roman"/>
            <w:b/>
            <w:bCs/>
          </w:rPr>
          <w:t xml:space="preserve">looking </w:t>
        </w:r>
      </w:ins>
      <w:ins w:id="172" w:author="Benton, Deon" w:date="2026-02-09T17:05:00Z" w16du:dateUtc="2026-02-09T23:05:00Z">
        <w:r w:rsidR="00D327B5">
          <w:rPr>
            <w:rFonts w:ascii="Times New Roman" w:hAnsi="Times New Roman" w:cs="Times New Roman"/>
            <w:b/>
            <w:bCs/>
          </w:rPr>
          <w:t xml:space="preserve">behavior in </w:t>
        </w:r>
      </w:ins>
      <w:ins w:id="173"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lastRenderedPageBreak/>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74" w:author="Benton, Deon" w:date="2026-02-09T17:11:00Z" w16du:dateUtc="2026-02-09T23:11:00Z">
        <w:r w:rsidR="008948F0">
          <w:rPr>
            <w:rFonts w:ascii="Times New Roman" w:hAnsi="Times New Roman" w:cs="Times New Roman"/>
          </w:rPr>
          <w:t xml:space="preserve">agents, objects, </w:t>
        </w:r>
      </w:ins>
      <w:ins w:id="175" w:author="Benton, Deon" w:date="2026-02-09T17:10:00Z" w16du:dateUtc="2026-02-09T23:10:00Z">
        <w:r w:rsidR="00740587">
          <w:rPr>
            <w:rFonts w:ascii="Times New Roman" w:hAnsi="Times New Roman" w:cs="Times New Roman"/>
          </w:rPr>
          <w:t>number, p</w:t>
        </w:r>
      </w:ins>
      <w:ins w:id="176"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among many other </w:t>
        </w:r>
      </w:ins>
      <w:ins w:id="177"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78" w:author="Benton, Deon" w:date="2026-02-09T17:12:00Z" w16du:dateUtc="2026-02-09T23:12:00Z">
        <w:r w:rsidR="008948F0">
          <w:rPr>
            <w:rFonts w:ascii="Times New Roman" w:hAnsi="Times New Roman" w:cs="Times New Roman"/>
          </w:rPr>
          <w:t xml:space="preserve"> and that extract</w:t>
        </w:r>
      </w:ins>
      <w:ins w:id="179" w:author="Benton, Deon" w:date="2026-02-09T17:13:00Z" w16du:dateUtc="2026-02-09T23:13:00Z">
        <w:r w:rsidR="008948F0">
          <w:rPr>
            <w:rFonts w:ascii="Times New Roman" w:hAnsi="Times New Roman" w:cs="Times New Roman"/>
          </w:rPr>
          <w:t xml:space="preserve"> statistical</w:t>
        </w:r>
      </w:ins>
      <w:ins w:id="180" w:author="Benton, Deon" w:date="2026-02-09T17:12:00Z" w16du:dateUtc="2026-02-09T23:12:00Z">
        <w:r w:rsidR="008948F0">
          <w:rPr>
            <w:rFonts w:ascii="Times New Roman" w:hAnsi="Times New Roman" w:cs="Times New Roman"/>
          </w:rPr>
          <w:t xml:space="preserve"> regularities </w:t>
        </w:r>
      </w:ins>
      <w:ins w:id="181"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82"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83"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84"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185" w:author="Benton, Deon" w:date="2026-02-09T17:09:00Z" w16du:dateUtc="2026-02-09T23:09:00Z">
        <w:r w:rsidR="00740587">
          <w:rPr>
            <w:rFonts w:ascii="Times New Roman" w:hAnsi="Times New Roman" w:cs="Times New Roman"/>
          </w:rPr>
          <w:t>notion</w:t>
        </w:r>
        <w:r w:rsidR="00740587">
          <w:rPr>
            <w:rFonts w:ascii="Times New Roman" w:hAnsi="Times New Roman" w:cs="Times New Roman"/>
          </w:rPr>
          <w:t xml:space="preserve">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186" w:author="Benton, Deon" w:date="2026-02-09T17:16:00Z" w16du:dateUtc="2026-02-09T23:16:00Z">
        <w:r w:rsidR="00E754EE">
          <w:rPr>
            <w:rFonts w:ascii="Times New Roman" w:hAnsi="Times New Roman" w:cs="Times New Roman"/>
          </w:rPr>
          <w:t xml:space="preserve"> The</w:t>
        </w:r>
      </w:ins>
      <w:ins w:id="187" w:author="Benton, Deon" w:date="2026-02-09T17:17:00Z" w16du:dateUtc="2026-02-09T23:17:00Z">
        <w:r w:rsidR="00E754EE">
          <w:rPr>
            <w:rFonts w:ascii="Times New Roman" w:hAnsi="Times New Roman" w:cs="Times New Roman"/>
          </w:rPr>
          <w:t>se perspectives are also united in the idea</w:t>
        </w:r>
      </w:ins>
      <w:ins w:id="188"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189"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190"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191"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192"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193"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194"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ins w:id="195" w:author="Benton, Deon" w:date="2026-02-09T17:20:00Z" w16du:dateUtc="2026-02-09T23:20:00Z">
        <w:r w:rsidR="003B35C4">
          <w:rPr>
            <w:rFonts w:ascii="Times New Roman" w:hAnsi="Times New Roman" w:cs="Times New Roman"/>
          </w:rPr>
          <w:t xml:space="preserve"> </w:t>
        </w:r>
      </w:ins>
      <w:del w:id="196"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197"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54B18C23"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198"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 </w:t>
      </w:r>
      <w:r w:rsidR="00A80248">
        <w:rPr>
          <w:rFonts w:ascii="Times New Roman" w:hAnsi="Times New Roman" w:cs="Times New Roman"/>
        </w:rPr>
        <w:t xml:space="preserve">without </w:t>
      </w:r>
      <w:r w:rsidR="00450CC0">
        <w:rPr>
          <w:rFonts w:ascii="Times New Roman" w:hAnsi="Times New Roman" w:cs="Times New Roman"/>
        </w:rPr>
        <w:t>recourse to an early emerging</w:t>
      </w:r>
      <w:r w:rsidR="00A80248">
        <w:rPr>
          <w:rFonts w:ascii="Times New Roman" w:hAnsi="Times New Roman" w:cs="Times New Roman"/>
        </w:rPr>
        <w:t xml:space="preserve"> understanding of others’ mental states.</w:t>
      </w:r>
    </w:p>
    <w:p w14:paraId="07B396C0" w14:textId="7AB6B898"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 xml:space="preserve">objects continue </w:t>
      </w:r>
      <w:r w:rsidR="00C10B39">
        <w:rPr>
          <w:rFonts w:ascii="Times New Roman" w:hAnsi="Times New Roman" w:cs="Times New Roman"/>
        </w:rPr>
        <w:lastRenderedPageBreak/>
        <w:t>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its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22DFADEE"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share a</w:t>
      </w:r>
      <w:r w:rsidR="004B631E">
        <w:rPr>
          <w:rFonts w:ascii="Times New Roman" w:hAnsi="Times New Roman" w:cs="Times New Roman"/>
        </w:rPr>
        <w:t xml:space="preserve"> 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innate knowledge and theory-like inferences based on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as how strongly a stimulus was encoding and 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215900">
        <w:rPr>
          <w:rFonts w:ascii="Times New Roman" w:hAnsi="Times New Roman" w:cs="Times New Roman"/>
        </w:rPr>
        <w:t>applied to</w:t>
      </w:r>
      <w:r w:rsidR="00B164E9">
        <w:rPr>
          <w:rFonts w:ascii="Times New Roman" w:hAnsi="Times New Roman" w:cs="Times New Roman"/>
        </w:rPr>
        <w:t xml:space="preserve"> low-level, </w:t>
      </w:r>
      <w:r w:rsidR="00245D6C">
        <w:rPr>
          <w:rFonts w:ascii="Times New Roman" w:hAnsi="Times New Roman" w:cs="Times New Roman"/>
        </w:rPr>
        <w:t>semantically neutral</w:t>
      </w:r>
      <w:r w:rsidR="00B164E9">
        <w:rPr>
          <w:rFonts w:ascii="Times New Roman" w:hAnsi="Times New Roman" w:cs="Times New Roman"/>
        </w:rPr>
        <w:t xml:space="preserve"> features</w:t>
      </w:r>
      <w:r w:rsidR="00AA239A">
        <w:rPr>
          <w:rFonts w:ascii="Times New Roman" w:hAnsi="Times New Roman" w:cs="Times New Roman"/>
        </w:rPr>
        <w:t xml:space="preserve"> (i.e., arbitrary perceptual inputs with no inherent meaning or conceptual significance)</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3170A9D" w:rsidR="001A2641" w:rsidRPr="00445430"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00DE202A">
        <w:rPr>
          <w:rFonts w:ascii="Times New Roman" w:hAnsi="Times New Roman" w:cs="Times New Roman"/>
          <w:b/>
          <w:bCs/>
          <w:i/>
          <w:iCs/>
        </w:rPr>
        <w:t xml:space="preserve">new </w:t>
      </w:r>
      <w:r>
        <w:rPr>
          <w:rFonts w:ascii="Times New Roman" w:hAnsi="Times New Roman" w:cs="Times New Roman"/>
          <w:b/>
          <w:bCs/>
        </w:rPr>
        <w:t xml:space="preserve">lean proposal for the origins of infant action understanding </w:t>
      </w:r>
    </w:p>
    <w:p w14:paraId="69D56AA6" w14:textId="6EF7A2D9"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proofErr w:type="gramStart"/>
      <w:r>
        <w:rPr>
          <w:rFonts w:ascii="Times New Roman" w:hAnsi="Times New Roman" w:cs="Times New Roman"/>
        </w:rPr>
        <w:t>to</w:t>
      </w:r>
      <w:proofErr w:type="gramEnd"/>
      <w:r>
        <w:rPr>
          <w:rFonts w:ascii="Times New Roman" w:hAnsi="Times New Roman" w:cs="Times New Roman"/>
        </w:rPr>
        <w:t xml:space="preserve"> this point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infants’ action understanding</w:t>
      </w:r>
      <w:r w:rsidR="00E7463E">
        <w:rPr>
          <w:rFonts w:ascii="Times New Roman" w:hAnsi="Times New Roman" w:cs="Times New Roman"/>
        </w:rPr>
        <w:t xml:space="preserve"> and processing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 xml:space="preserve">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 xml:space="preserve">One of the goals of this study was to explain infants’ looking behaviors in Gergely et al. (1995).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 a priori notions of efficiency or domain-specific mechanisms</w:t>
      </w:r>
      <w:r w:rsidR="00245D6C">
        <w:rPr>
          <w:rFonts w:ascii="Times New Roman" w:hAnsi="Times New Roman" w:cs="Times New Roman"/>
        </w:rPr>
        <w:t xml:space="preserve">. </w:t>
      </w:r>
      <w:r w:rsidR="00861E76">
        <w:rPr>
          <w:rFonts w:ascii="Times New Roman" w:hAnsi="Times New Roman" w:cs="Times New Roman"/>
        </w:rPr>
        <w:t xml:space="preserve">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w:t>
      </w:r>
      <w:proofErr w:type="spellStart"/>
      <w:r w:rsidR="00D027B5">
        <w:rPr>
          <w:rFonts w:ascii="Times New Roman" w:hAnsi="Times New Roman" w:cs="Times New Roman"/>
        </w:rPr>
        <w:t>Overwalle</w:t>
      </w:r>
      <w:proofErr w:type="spellEnd"/>
      <w:r w:rsidR="00D027B5">
        <w:rPr>
          <w:rFonts w:ascii="Times New Roman" w:hAnsi="Times New Roman" w:cs="Times New Roman"/>
        </w:rPr>
        <w:t xml:space="preserv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2536664" w14:textId="26195BA7"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proofErr w:type="spellStart"/>
      <w:r>
        <w:rPr>
          <w:rFonts w:ascii="Times New Roman" w:hAnsi="Times New Roman" w:cs="Times New Roman"/>
        </w:rPr>
        <w:t>Overwalle’s</w:t>
      </w:r>
      <w:proofErr w:type="spellEnd"/>
      <w:r>
        <w:rPr>
          <w:rFonts w:ascii="Times New Roman" w:hAnsi="Times New Roman" w:cs="Times New Roman"/>
        </w:rPr>
        <w:t xml:space="preserve">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r w:rsidR="00DC3C33">
        <w:rPr>
          <w:rFonts w:ascii="Times New Roman" w:hAnsi="Times New Roman" w:cs="Times New Roman"/>
        </w:rPr>
        <w:t>.</w:t>
      </w:r>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 xml:space="preserve">interact with </w:t>
      </w:r>
      <w:r w:rsidR="000615F6">
        <w:rPr>
          <w:rFonts w:ascii="Times New Roman" w:eastAsia="Times New Roman" w:hAnsi="Times New Roman" w:cs="Times New Roman"/>
        </w:rPr>
        <w:t xml:space="preserve">more </w:t>
      </w:r>
      <w:r w:rsidR="0037528A">
        <w:rPr>
          <w:rFonts w:ascii="Times New Roman" w:eastAsia="Times New Roman" w:hAnsi="Times New Roman" w:cs="Times New Roman"/>
        </w:rPr>
        <w:t>general processes</w:t>
      </w:r>
      <w:r w:rsidR="000615F6">
        <w:rPr>
          <w:rFonts w:ascii="Times New Roman" w:eastAsia="Times New Roman" w:hAnsi="Times New Roman" w:cs="Times New Roman"/>
        </w:rPr>
        <w:t xml:space="preserve"> during the experiment</w:t>
      </w:r>
      <w:r w:rsidR="0037528A">
        <w:rPr>
          <w:rFonts w:ascii="Times New Roman" w:eastAsia="Times New Roman" w:hAnsi="Times New Roman" w:cs="Times New Roman"/>
        </w:rPr>
        <w:t xml:space="preserve">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0615F6">
        <w:rPr>
          <w:rFonts w:ascii="Times New Roman" w:eastAsia="Times New Roman" w:hAnsi="Times New Roman" w:cs="Times New Roman"/>
        </w:rPr>
        <w:t>the various action events shown to them</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w:t>
      </w:r>
      <w:r w:rsidR="008F7668" w:rsidRPr="008F7668">
        <w:rPr>
          <w:rFonts w:ascii="Times New Roman" w:eastAsia="Times New Roman" w:hAnsi="Times New Roman" w:cs="Times New Roman"/>
        </w:rPr>
        <w:t xml:space="preserve">Thus, </w:t>
      </w:r>
      <w:r w:rsidR="008F7668" w:rsidRPr="008F7668">
        <w:rPr>
          <w:rFonts w:ascii="Times New Roman" w:eastAsia="Times New Roman" w:hAnsi="Times New Roman" w:cs="Times New Roman"/>
        </w:rPr>
        <w:lastRenderedPageBreak/>
        <w:t xml:space="preserve">if </w:t>
      </w:r>
      <w:proofErr w:type="spellStart"/>
      <w:r w:rsidR="008F7668" w:rsidRPr="008F7668">
        <w:rPr>
          <w:rFonts w:ascii="Times New Roman" w:eastAsia="Times New Roman" w:hAnsi="Times New Roman" w:cs="Times New Roman"/>
        </w:rPr>
        <w:t>Overwalle</w:t>
      </w:r>
      <w:proofErr w:type="spellEnd"/>
      <w:r w:rsidR="008F7668" w:rsidRPr="008F7668">
        <w:rPr>
          <w:rFonts w:ascii="Times New Roman" w:eastAsia="Times New Roman" w:hAnsi="Times New Roman" w:cs="Times New Roman"/>
        </w:rPr>
        <w:t xml:space="preserve"> (2010) is correct that infants learn what makes an action efficient by observing actions in the real world,</w:t>
      </w:r>
      <w:r w:rsidR="008F7668">
        <w:rPr>
          <w:rFonts w:ascii="Times New Roman" w:eastAsia="Times New Roman" w:hAnsi="Times New Roman" w:cs="Times New Roman"/>
        </w:rPr>
        <w:t xml:space="preserve"> then</w:t>
      </w:r>
      <w:r w:rsidR="008F7668" w:rsidRPr="008F7668">
        <w:rPr>
          <w:rFonts w:ascii="Times New Roman" w:eastAsia="Times New Roman" w:hAnsi="Times New Roman" w:cs="Times New Roman"/>
        </w:rPr>
        <w:t xml:space="preserve"> it </w:t>
      </w:r>
      <w:r w:rsidR="008F7668">
        <w:rPr>
          <w:rFonts w:ascii="Times New Roman" w:eastAsia="Times New Roman" w:hAnsi="Times New Roman" w:cs="Times New Roman"/>
        </w:rPr>
        <w:t xml:space="preserve">is </w:t>
      </w:r>
      <w:r w:rsidR="008F7668" w:rsidRPr="008F7668">
        <w:rPr>
          <w:rFonts w:ascii="Times New Roman" w:eastAsia="Times New Roman" w:hAnsi="Times New Roman" w:cs="Times New Roman"/>
        </w:rPr>
        <w:t>crucial to demonstrate that such experience</w:t>
      </w:r>
      <w:r w:rsidR="00147C99">
        <w:rPr>
          <w:rFonts w:ascii="Times New Roman" w:eastAsia="Times New Roman" w:hAnsi="Times New Roman" w:cs="Times New Roman"/>
        </w:rPr>
        <w:t xml:space="preserve"> is carried over to influence </w:t>
      </w:r>
      <w:r w:rsidR="008F7668" w:rsidRPr="008F7668">
        <w:rPr>
          <w:rFonts w:ascii="Times New Roman" w:eastAsia="Times New Roman" w:hAnsi="Times New Roman" w:cs="Times New Roman"/>
        </w:rPr>
        <w:t>infants’ looking behaviors in Gergely et al. (1995)</w:t>
      </w:r>
      <w:r w:rsidR="008F7668">
        <w:rPr>
          <w:rFonts w:ascii="Times New Roman" w:eastAsia="Times New Roman" w:hAnsi="Times New Roman" w:cs="Times New Roman"/>
        </w:rPr>
        <w:t>.</w:t>
      </w:r>
    </w:p>
    <w:p w14:paraId="66061142" w14:textId="59CCA95E" w:rsidR="00A73232" w:rsidRDefault="00052DF8" w:rsidP="009E771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w:t>
      </w:r>
      <w:proofErr w:type="spellStart"/>
      <w:r w:rsidR="00862286">
        <w:rPr>
          <w:rFonts w:ascii="Times New Roman" w:eastAsia="Times New Roman" w:hAnsi="Times New Roman" w:cs="Times New Roman"/>
        </w:rPr>
        <w:t>Overwalle</w:t>
      </w:r>
      <w:proofErr w:type="spellEnd"/>
      <w:r w:rsidR="00862286">
        <w:rPr>
          <w:rFonts w:ascii="Times New Roman" w:eastAsia="Times New Roman" w:hAnsi="Times New Roman" w:cs="Times New Roman"/>
        </w:rPr>
        <w:t xml:space="preserv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w:t>
      </w:r>
      <w:r w:rsidR="00417B76">
        <w:rPr>
          <w:rFonts w:ascii="Times New Roman" w:eastAsia="Times New Roman" w:hAnsi="Times New Roman" w:cs="Times New Roman"/>
        </w:rPr>
        <w:t xml:space="preserve"> infants in both conditions saw a short wall</w:t>
      </w:r>
      <w:r w:rsidR="00710E81">
        <w:rPr>
          <w:rFonts w:ascii="Times New Roman" w:eastAsia="Times New Roman" w:hAnsi="Times New Roman" w:cs="Times New Roman"/>
        </w:rPr>
        <w:t xml:space="preserve"> </w:t>
      </w:r>
      <w:r w:rsidR="00417B76">
        <w:rPr>
          <w:rFonts w:ascii="Times New Roman" w:eastAsia="Times New Roman" w:hAnsi="Times New Roman" w:cs="Times New Roman"/>
        </w:rPr>
        <w:t>during habituation</w:t>
      </w:r>
      <w:r w:rsidR="00FC5D4F">
        <w:rPr>
          <w:rFonts w:ascii="Times New Roman" w:eastAsia="Times New Roman" w:hAnsi="Times New Roman" w:cs="Times New Roman"/>
        </w:rPr>
        <w:t xml:space="preserve">; </w:t>
      </w:r>
      <w:r w:rsidR="00417B76">
        <w:rPr>
          <w:rFonts w:ascii="Times New Roman" w:eastAsia="Times New Roman" w:hAnsi="Times New Roman" w:cs="Times New Roman"/>
        </w:rPr>
        <w:t xml:space="preserve">what distinguished the conditions was </w:t>
      </w:r>
      <w:r w:rsidR="00FC5D4F">
        <w:rPr>
          <w:rFonts w:ascii="Times New Roman" w:eastAsia="Times New Roman" w:hAnsi="Times New Roman" w:cs="Times New Roman"/>
        </w:rPr>
        <w:t>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w:t>
      </w:r>
      <w:proofErr w:type="spellStart"/>
      <w:r w:rsidR="00562E90">
        <w:rPr>
          <w:rFonts w:ascii="Times New Roman" w:eastAsia="Times New Roman" w:hAnsi="Times New Roman" w:cs="Times New Roman"/>
        </w:rPr>
        <w:t>Overwalle</w:t>
      </w:r>
      <w:r w:rsidR="00417B76">
        <w:rPr>
          <w:rFonts w:ascii="Times New Roman" w:eastAsia="Times New Roman" w:hAnsi="Times New Roman" w:cs="Times New Roman"/>
        </w:rPr>
        <w:t>’s</w:t>
      </w:r>
      <w:proofErr w:type="spellEnd"/>
      <w:r w:rsidR="00417B76">
        <w:rPr>
          <w:rFonts w:ascii="Times New Roman" w:eastAsia="Times New Roman" w:hAnsi="Times New Roman" w:cs="Times New Roman"/>
        </w:rPr>
        <w:t xml:space="preserve"> (2010)</w:t>
      </w:r>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r w:rsidR="00417B76">
        <w:rPr>
          <w:rFonts w:ascii="Times New Roman" w:eastAsia="Times New Roman" w:hAnsi="Times New Roman" w:cs="Times New Roman"/>
        </w:rPr>
        <w:t xml:space="preserve"> condition</w:t>
      </w:r>
      <w:r w:rsidR="007749D6">
        <w:rPr>
          <w:rFonts w:ascii="Times New Roman" w:eastAsia="Times New Roman" w:hAnsi="Times New Roman" w:cs="Times New Roman"/>
        </w:rPr>
        <w:t>.</w:t>
      </w:r>
      <w:r w:rsidR="009E7710">
        <w:rPr>
          <w:rFonts w:ascii="Times New Roman" w:eastAsia="Times New Roman" w:hAnsi="Times New Roman" w:cs="Times New Roman"/>
        </w:rPr>
        <w:t xml:space="preserve"> </w:t>
      </w:r>
      <w:r w:rsidR="00A73232">
        <w:rPr>
          <w:rFonts w:ascii="Times New Roman" w:eastAsia="Times New Roman" w:hAnsi="Times New Roman" w:cs="Times New Roman"/>
        </w:rPr>
        <w:t>A final limitation</w:t>
      </w:r>
      <w:r w:rsidR="009E7710">
        <w:rPr>
          <w:rFonts w:ascii="Times New Roman" w:eastAsia="Times New Roman" w:hAnsi="Times New Roman" w:cs="Times New Roman"/>
        </w:rPr>
        <w:t xml:space="preserve"> is that the only action understanding study that</w:t>
      </w:r>
      <w:r w:rsidR="00A73232">
        <w:rPr>
          <w:rFonts w:ascii="Times New Roman" w:eastAsia="Times New Roman" w:hAnsi="Times New Roman" w:cs="Times New Roman"/>
        </w:rPr>
        <w:t xml:space="preserve"> </w:t>
      </w:r>
      <w:proofErr w:type="spellStart"/>
      <w:r w:rsidR="00A73232">
        <w:rPr>
          <w:rFonts w:ascii="Times New Roman" w:eastAsia="Times New Roman" w:hAnsi="Times New Roman" w:cs="Times New Roman"/>
        </w:rPr>
        <w:t>Overwalle</w:t>
      </w:r>
      <w:proofErr w:type="spellEnd"/>
      <w:r w:rsidR="00A73232">
        <w:rPr>
          <w:rFonts w:ascii="Times New Roman" w:eastAsia="Times New Roman" w:hAnsi="Times New Roman" w:cs="Times New Roman"/>
        </w:rPr>
        <w:t xml:space="preserve"> (2010)</w:t>
      </w:r>
      <w:r w:rsidR="009E7710">
        <w:rPr>
          <w:rFonts w:ascii="Times New Roman" w:eastAsia="Times New Roman" w:hAnsi="Times New Roman" w:cs="Times New Roman"/>
        </w:rPr>
        <w:t xml:space="preserve"> focused on was that by</w:t>
      </w:r>
      <w:r w:rsidR="00A73232">
        <w:rPr>
          <w:rFonts w:ascii="Times New Roman" w:eastAsia="Times New Roman" w:hAnsi="Times New Roman" w:cs="Times New Roman"/>
        </w:rPr>
        <w:t xml:space="preserve"> </w:t>
      </w:r>
      <w:r w:rsidR="009E7710">
        <w:rPr>
          <w:rFonts w:ascii="Times New Roman" w:eastAsia="Times New Roman" w:hAnsi="Times New Roman" w:cs="Times New Roman"/>
        </w:rPr>
        <w:t>Gergely et al. (1995)</w:t>
      </w:r>
      <w:r w:rsidR="00E606FC">
        <w:rPr>
          <w:rFonts w:ascii="Times New Roman" w:eastAsia="Times New Roman" w:hAnsi="Times New Roman" w:cs="Times New Roman"/>
        </w:rPr>
        <w:t xml:space="preserve">. </w:t>
      </w:r>
      <w:r w:rsidR="00147C99">
        <w:rPr>
          <w:rFonts w:ascii="Times New Roman" w:eastAsia="Times New Roman" w:hAnsi="Times New Roman" w:cs="Times New Roman"/>
        </w:rPr>
        <w:t>It thus</w:t>
      </w:r>
      <w:r w:rsidR="00E606FC">
        <w:rPr>
          <w:rFonts w:ascii="Times New Roman" w:eastAsia="Times New Roman" w:hAnsi="Times New Roman" w:cs="Times New Roman"/>
        </w:rPr>
        <w:t xml:space="preserve"> remains </w:t>
      </w:r>
      <w:r w:rsidR="00147C99">
        <w:rPr>
          <w:rFonts w:ascii="Times New Roman" w:eastAsia="Times New Roman" w:hAnsi="Times New Roman" w:cs="Times New Roman"/>
        </w:rPr>
        <w:t>an open question</w:t>
      </w:r>
      <w:r w:rsidR="00E606FC">
        <w:rPr>
          <w:rFonts w:ascii="Times New Roman" w:eastAsia="Times New Roman" w:hAnsi="Times New Roman" w:cs="Times New Roman"/>
        </w:rPr>
        <w:t xml:space="preserve"> </w:t>
      </w:r>
      <w:r w:rsidR="00147C99">
        <w:rPr>
          <w:rFonts w:ascii="Times New Roman" w:eastAsia="Times New Roman" w:hAnsi="Times New Roman" w:cs="Times New Roman"/>
        </w:rPr>
        <w:t xml:space="preserve">whether </w:t>
      </w:r>
      <w:r w:rsidR="00E606FC">
        <w:rPr>
          <w:rFonts w:ascii="Times New Roman" w:eastAsia="Times New Roman" w:hAnsi="Times New Roman" w:cs="Times New Roman"/>
        </w:rPr>
        <w:t>the same model can account for</w:t>
      </w:r>
      <w:r w:rsidR="00147C99">
        <w:rPr>
          <w:rFonts w:ascii="Times New Roman" w:eastAsia="Times New Roman" w:hAnsi="Times New Roman" w:cs="Times New Roman"/>
        </w:rPr>
        <w:t xml:space="preserve"> findings beyond this one.</w:t>
      </w:r>
      <w:r w:rsidR="00E606FC">
        <w:rPr>
          <w:rFonts w:ascii="Times New Roman" w:eastAsia="Times New Roman" w:hAnsi="Times New Roman" w:cs="Times New Roman"/>
        </w:rPr>
        <w:t xml:space="preserve"> </w:t>
      </w:r>
    </w:p>
    <w:p w14:paraId="59A5325D" w14:textId="47C2C42D" w:rsidR="00524642" w:rsidRDefault="00942CF0" w:rsidP="007E1A4C">
      <w:pPr>
        <w:spacing w:line="480" w:lineRule="auto"/>
        <w:ind w:firstLine="720"/>
        <w:contextualSpacing/>
        <w:rPr>
          <w:rFonts w:ascii="Times New Roman" w:hAnsi="Times New Roman" w:cs="Times New Roman"/>
        </w:rPr>
      </w:pPr>
      <w:r>
        <w:rPr>
          <w:rFonts w:ascii="Times New Roman" w:eastAsia="Times New Roman" w:hAnsi="Times New Roman" w:cs="Times New Roman"/>
        </w:rPr>
        <w:t>With these limitations in mind</w:t>
      </w:r>
      <w:r w:rsidR="00524642">
        <w:rPr>
          <w:rFonts w:ascii="Times New Roman" w:hAnsi="Times New Roman" w:cs="Times New Roman"/>
        </w:rPr>
        <w:t xml:space="preserve">, the goals of this paper were twofold. The first was to present an alternative </w:t>
      </w:r>
      <w:r w:rsidR="00CE165F">
        <w:rPr>
          <w:rFonts w:ascii="Times New Roman" w:hAnsi="Times New Roman" w:cs="Times New Roman"/>
        </w:rPr>
        <w:t xml:space="preserve">lean </w:t>
      </w:r>
      <w:r w:rsidR="00524642">
        <w:rPr>
          <w:rFonts w:ascii="Times New Roman" w:hAnsi="Times New Roman" w:cs="Times New Roman"/>
        </w:rPr>
        <w:t>account of infant action understanding</w:t>
      </w:r>
      <w:r w:rsidR="00CE165F">
        <w:rPr>
          <w:rFonts w:ascii="Times New Roman" w:hAnsi="Times New Roman" w:cs="Times New Roman"/>
        </w:rPr>
        <w:t xml:space="preserve"> that can explain several key findings in the literature.  </w:t>
      </w:r>
      <w:r w:rsidR="00910803">
        <w:rPr>
          <w:rFonts w:ascii="Times New Roman" w:hAnsi="Times New Roman" w:cs="Times New Roman"/>
        </w:rPr>
        <w:t>Although</w:t>
      </w:r>
      <w:r w:rsidR="00CE165F">
        <w:rPr>
          <w:rFonts w:ascii="Times New Roman" w:hAnsi="Times New Roman" w:cs="Times New Roman"/>
        </w:rPr>
        <w:t xml:space="preserve"> the focus here is on </w:t>
      </w:r>
      <w:proofErr w:type="gramStart"/>
      <w:r w:rsidR="00CE165F">
        <w:rPr>
          <w:rFonts w:ascii="Times New Roman" w:hAnsi="Times New Roman" w:cs="Times New Roman"/>
        </w:rPr>
        <w:t>infant action understanding</w:t>
      </w:r>
      <w:proofErr w:type="gramEnd"/>
      <w:r w:rsidR="00CE165F">
        <w:rPr>
          <w:rFonts w:ascii="Times New Roman" w:hAnsi="Times New Roman" w:cs="Times New Roman"/>
        </w:rPr>
        <w:t xml:space="preserve">, </w:t>
      </w:r>
      <w:r w:rsidR="00910803">
        <w:rPr>
          <w:rFonts w:ascii="Times New Roman" w:hAnsi="Times New Roman" w:cs="Times New Roman"/>
        </w:rPr>
        <w:t>it is my contention that the proposed</w:t>
      </w:r>
      <w:r w:rsidR="00CE165F">
        <w:rPr>
          <w:rFonts w:ascii="Times New Roman" w:hAnsi="Times New Roman" w:cs="Times New Roman"/>
        </w:rPr>
        <w:t xml:space="preserve"> account and the findings from the simulations reported below</w:t>
      </w:r>
      <w:r w:rsidR="00D35C83">
        <w:rPr>
          <w:rFonts w:ascii="Times New Roman" w:hAnsi="Times New Roman" w:cs="Times New Roman"/>
        </w:rPr>
        <w:t xml:space="preserve"> speak to a much broader point</w:t>
      </w:r>
      <w:r w:rsidR="00EE2C2A">
        <w:rPr>
          <w:rFonts w:ascii="Times New Roman" w:hAnsi="Times New Roman" w:cs="Times New Roman"/>
        </w:rPr>
        <w:t>:</w:t>
      </w:r>
      <w:r w:rsidR="00CE165F">
        <w:rPr>
          <w:rFonts w:ascii="Times New Roman" w:hAnsi="Times New Roman" w:cs="Times New Roman"/>
        </w:rPr>
        <w:t xml:space="preserve"> domain-general learning mechanisms </w:t>
      </w:r>
      <w:r w:rsidR="00D35C83">
        <w:rPr>
          <w:rFonts w:ascii="Times New Roman" w:hAnsi="Times New Roman" w:cs="Times New Roman"/>
        </w:rPr>
        <w:t xml:space="preserve">can </w:t>
      </w:r>
      <w:r w:rsidR="00CE165F">
        <w:rPr>
          <w:rFonts w:ascii="Times New Roman" w:hAnsi="Times New Roman" w:cs="Times New Roman"/>
        </w:rPr>
        <w:t xml:space="preserve">account for infants’ behavior in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studies</w:t>
      </w:r>
      <w:r w:rsidR="00914763">
        <w:rPr>
          <w:rFonts w:ascii="Times New Roman" w:hAnsi="Times New Roman" w:cs="Times New Roman"/>
        </w:rPr>
        <w:t xml:space="preserve"> in general and their developing action </w:t>
      </w:r>
      <w:r w:rsidR="00EE2C2A">
        <w:rPr>
          <w:rFonts w:ascii="Times New Roman" w:hAnsi="Times New Roman" w:cs="Times New Roman"/>
        </w:rPr>
        <w:t xml:space="preserve">knowledge </w:t>
      </w:r>
      <w:r w:rsidR="00914763">
        <w:rPr>
          <w:rFonts w:ascii="Times New Roman" w:hAnsi="Times New Roman" w:cs="Times New Roman"/>
        </w:rPr>
        <w:t>in particular</w:t>
      </w:r>
      <w:r w:rsidR="00B72E2D">
        <w:rPr>
          <w:rFonts w:ascii="Times New Roman" w:hAnsi="Times New Roman" w:cs="Times New Roman"/>
        </w:rPr>
        <w:t xml:space="preserve">. My central argument is that infants’ performance in action understanding </w:t>
      </w:r>
      <w:proofErr w:type="spellStart"/>
      <w:r w:rsidR="00EE2C2A">
        <w:rPr>
          <w:rFonts w:ascii="Times New Roman" w:hAnsi="Times New Roman" w:cs="Times New Roman"/>
        </w:rPr>
        <w:t>VoE</w:t>
      </w:r>
      <w:proofErr w:type="spellEnd"/>
      <w:r w:rsidR="00EE2C2A">
        <w:rPr>
          <w:rFonts w:ascii="Times New Roman" w:hAnsi="Times New Roman" w:cs="Times New Roman"/>
        </w:rPr>
        <w:t xml:space="preserve"> </w:t>
      </w:r>
      <w:r w:rsidR="00B72E2D">
        <w:rPr>
          <w:rFonts w:ascii="Times New Roman" w:hAnsi="Times New Roman" w:cs="Times New Roman"/>
        </w:rPr>
        <w:t xml:space="preserve">studies </w:t>
      </w:r>
      <w:r w:rsidR="00841801">
        <w:rPr>
          <w:rFonts w:ascii="Times New Roman" w:hAnsi="Times New Roman" w:cs="Times New Roman"/>
        </w:rPr>
        <w:t>can be explained by</w:t>
      </w:r>
      <w:r w:rsidR="00EE2C2A">
        <w:rPr>
          <w:rFonts w:ascii="Times New Roman" w:hAnsi="Times New Roman" w:cs="Times New Roman"/>
        </w:rPr>
        <w:t xml:space="preserve"> the</w:t>
      </w:r>
      <w:r w:rsidR="00841801">
        <w:rPr>
          <w:rFonts w:ascii="Times New Roman" w:hAnsi="Times New Roman" w:cs="Times New Roman"/>
        </w:rPr>
        <w:t xml:space="preserve"> real-world, </w:t>
      </w:r>
      <w:r w:rsidR="00914763">
        <w:rPr>
          <w:rFonts w:ascii="Times New Roman" w:hAnsi="Times New Roman" w:cs="Times New Roman"/>
        </w:rPr>
        <w:t>third-person</w:t>
      </w:r>
      <w:r w:rsidR="00841801">
        <w:rPr>
          <w:rFonts w:ascii="Times New Roman" w:hAnsi="Times New Roman" w:cs="Times New Roman"/>
        </w:rPr>
        <w:t xml:space="preserve"> experience </w:t>
      </w:r>
      <w:r w:rsidR="00EE2C2A">
        <w:rPr>
          <w:rFonts w:ascii="Times New Roman" w:hAnsi="Times New Roman" w:cs="Times New Roman"/>
        </w:rPr>
        <w:t xml:space="preserve">of observing and </w:t>
      </w:r>
      <w:r w:rsidR="00841801">
        <w:rPr>
          <w:rFonts w:ascii="Times New Roman" w:hAnsi="Times New Roman" w:cs="Times New Roman"/>
        </w:rPr>
        <w:t>processing others’ action as well as by</w:t>
      </w:r>
      <w:r w:rsidR="00DF58F0">
        <w:rPr>
          <w:rFonts w:ascii="Times New Roman" w:hAnsi="Times New Roman" w:cs="Times New Roman"/>
        </w:rPr>
        <w:t xml:space="preserve"> online</w:t>
      </w:r>
      <w:r w:rsidR="00834486">
        <w:rPr>
          <w:rFonts w:ascii="Times New Roman" w:hAnsi="Times New Roman" w:cs="Times New Roman"/>
        </w:rPr>
        <w:t xml:space="preserve"> associative learning</w:t>
      </w:r>
      <w:r w:rsidR="00DF58F0">
        <w:rPr>
          <w:rFonts w:ascii="Times New Roman" w:hAnsi="Times New Roman" w:cs="Times New Roman"/>
        </w:rPr>
        <w:t>.</w:t>
      </w:r>
      <w:r w:rsidR="00841801">
        <w:rPr>
          <w:rFonts w:ascii="Times New Roman" w:hAnsi="Times New Roman" w:cs="Times New Roman"/>
        </w:rPr>
        <w:t xml:space="preserve">  </w:t>
      </w:r>
      <w:r w:rsidR="003C6AC9">
        <w:rPr>
          <w:rFonts w:ascii="Times New Roman" w:hAnsi="Times New Roman" w:cs="Times New Roman"/>
        </w:rPr>
        <w:t>Specifically, infants</w:t>
      </w:r>
      <w:r w:rsidR="00524642" w:rsidRPr="007D7F06">
        <w:rPr>
          <w:rFonts w:ascii="Times New Roman" w:hAnsi="Times New Roman" w:cs="Times New Roman"/>
        </w:rPr>
        <w:t xml:space="preserve">’ online behavior </w:t>
      </w:r>
      <w:r w:rsidR="00A31C2C">
        <w:rPr>
          <w:rFonts w:ascii="Times New Roman" w:hAnsi="Times New Roman" w:cs="Times New Roman"/>
        </w:rPr>
        <w:t xml:space="preserve">in </w:t>
      </w:r>
      <w:r w:rsidR="00383E4B">
        <w:rPr>
          <w:rFonts w:ascii="Times New Roman" w:hAnsi="Times New Roman" w:cs="Times New Roman"/>
        </w:rPr>
        <w:t>these studies</w:t>
      </w:r>
      <w:r w:rsidR="00A31C2C">
        <w:rPr>
          <w:rFonts w:ascii="Times New Roman" w:hAnsi="Times New Roman" w:cs="Times New Roman"/>
        </w:rPr>
        <w:t xml:space="preserve"> </w:t>
      </w:r>
      <w:r w:rsidR="006E4D46">
        <w:rPr>
          <w:rFonts w:ascii="Times New Roman" w:hAnsi="Times New Roman" w:cs="Times New Roman"/>
        </w:rPr>
        <w:t xml:space="preserve">reflects </w:t>
      </w:r>
      <w:r w:rsidR="00383E4B">
        <w:rPr>
          <w:rFonts w:ascii="Times New Roman" w:hAnsi="Times New Roman" w:cs="Times New Roman"/>
        </w:rPr>
        <w:t xml:space="preserve">and is </w:t>
      </w:r>
      <w:r w:rsidR="00CA6A68">
        <w:rPr>
          <w:rFonts w:ascii="Times New Roman" w:hAnsi="Times New Roman" w:cs="Times New Roman"/>
        </w:rPr>
        <w:t>shaped by extensive experience observing movement in the real world together with an associative learning mechanism that operates over surface-based</w:t>
      </w:r>
      <w:r w:rsidR="00383E4B">
        <w:rPr>
          <w:rFonts w:ascii="Times New Roman" w:hAnsi="Times New Roman" w:cs="Times New Roman"/>
        </w:rPr>
        <w:t xml:space="preserve"> and semantically neutral</w:t>
      </w:r>
      <w:r w:rsidR="00CA6A68">
        <w:rPr>
          <w:rFonts w:ascii="Times New Roman" w:hAnsi="Times New Roman" w:cs="Times New Roman"/>
        </w:rPr>
        <w:t xml:space="preserve"> </w:t>
      </w:r>
      <w:r w:rsidR="00CA6A68">
        <w:rPr>
          <w:rFonts w:ascii="Times New Roman" w:hAnsi="Times New Roman" w:cs="Times New Roman"/>
        </w:rPr>
        <w:lastRenderedPageBreak/>
        <w:t>kinematic features</w:t>
      </w:r>
      <w:r w:rsidR="00AF0571">
        <w:rPr>
          <w:rFonts w:ascii="Times New Roman" w:hAnsi="Times New Roman" w:cs="Times New Roman"/>
        </w:rPr>
        <w:t xml:space="preserve"> of movement</w:t>
      </w:r>
      <w:r w:rsidR="00CA6A68">
        <w:rPr>
          <w:rFonts w:ascii="Times New Roman" w:hAnsi="Times New Roman" w:cs="Times New Roman"/>
        </w:rPr>
        <w:t xml:space="preserve">. </w:t>
      </w:r>
      <w:r w:rsidR="00524642">
        <w:rPr>
          <w:rFonts w:ascii="Times New Roman" w:hAnsi="Times New Roman" w:cs="Times New Roman"/>
        </w:rPr>
        <w:t xml:space="preserve">In the classic study by Gergely et al. (1995), for instance, infants may have formed an association between the arced motion path and the barrier based on repeated pairings of the two over the course of the habituation phase. Crucially, </w:t>
      </w:r>
      <w:r w:rsidR="00037ED7">
        <w:rPr>
          <w:rFonts w:ascii="Times New Roman" w:hAnsi="Times New Roman" w:cs="Times New Roman"/>
        </w:rPr>
        <w:t>this link</w:t>
      </w:r>
      <w:r w:rsidR="00524642">
        <w:rPr>
          <w:rFonts w:ascii="Times New Roman" w:hAnsi="Times New Roman" w:cs="Times New Roman"/>
        </w:rPr>
        <w:t xml:space="preserve">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 xml:space="preserve">This </w:t>
      </w:r>
      <w:r w:rsidR="00037ED7">
        <w:rPr>
          <w:rFonts w:ascii="Times New Roman" w:hAnsi="Times New Roman" w:cs="Times New Roman"/>
        </w:rPr>
        <w:t>is because</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curved motion and the barrier occupy the same region of the screen</w:t>
      </w:r>
      <w:r w:rsidR="00037ED7">
        <w:rPr>
          <w:rFonts w:ascii="Times New Roman" w:hAnsi="Times New Roman" w:cs="Times New Roman"/>
        </w:rPr>
        <w:t xml:space="preserve"> and thus can be simultaneously </w:t>
      </w:r>
      <w:r w:rsidR="00282527">
        <w:rPr>
          <w:rFonts w:ascii="Times New Roman" w:hAnsi="Times New Roman" w:cs="Times New Roman"/>
        </w:rPr>
        <w:t>fixated</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w:t>
      </w:r>
      <w:r w:rsidR="00D37E49">
        <w:rPr>
          <w:rFonts w:ascii="Times New Roman" w:hAnsi="Times New Roman" w:cs="Times New Roman"/>
        </w:rPr>
        <w:t xml:space="preserve">commonly the case </w:t>
      </w:r>
      <w:r w:rsidR="00CD32BB">
        <w:rPr>
          <w:rFonts w:ascii="Times New Roman" w:hAnsi="Times New Roman" w:cs="Times New Roman"/>
        </w:rPr>
        <w:t>in these studies</w:t>
      </w:r>
      <w:r w:rsidR="00524642">
        <w:rPr>
          <w:rFonts w:ascii="Times New Roman" w:hAnsi="Times New Roman" w:cs="Times New Roman"/>
        </w:rPr>
        <w:t xml:space="preserve">, </w:t>
      </w:r>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r w:rsidR="00CD32BB">
        <w:rPr>
          <w:rFonts w:ascii="Times New Roman" w:hAnsi="Times New Roman" w:cs="Times New Roman"/>
        </w:rPr>
        <w:t xml:space="preserve">Consequently, </w:t>
      </w:r>
      <w:r w:rsidR="00105D7B">
        <w:rPr>
          <w:rFonts w:ascii="Times New Roman" w:hAnsi="Times New Roman" w:cs="Times New Roman"/>
        </w:rPr>
        <w:t>for infants to form an</w:t>
      </w:r>
      <w:r w:rsidR="00CD32BB">
        <w:rPr>
          <w:rFonts w:ascii="Times New Roman" w:hAnsi="Times New Roman" w:cs="Times New Roman"/>
        </w:rPr>
        <w:t xml:space="preserve"> association between the barrier and the curved motion in this configuration, </w:t>
      </w:r>
      <w:r w:rsidR="00105D7B">
        <w:rPr>
          <w:rFonts w:ascii="Times New Roman" w:hAnsi="Times New Roman" w:cs="Times New Roman"/>
        </w:rPr>
        <w:t>they must repeatedly shift their attention from the jumping action at the center of the screen to the barrier positioned off to the side. This</w:t>
      </w:r>
      <w:r w:rsidR="00F66778">
        <w:rPr>
          <w:rFonts w:ascii="Times New Roman" w:hAnsi="Times New Roman" w:cs="Times New Roman"/>
        </w:rPr>
        <w:t xml:space="preserve"> constant</w:t>
      </w:r>
      <w:r w:rsidR="00105D7B">
        <w:rPr>
          <w:rFonts w:ascii="Times New Roman" w:hAnsi="Times New Roman" w:cs="Times New Roman"/>
        </w:rPr>
        <w:t xml:space="preserve"> need </w:t>
      </w:r>
      <w:r w:rsidR="000420E6">
        <w:rPr>
          <w:rFonts w:ascii="Times New Roman" w:hAnsi="Times New Roman" w:cs="Times New Roman"/>
        </w:rPr>
        <w:t xml:space="preserve">to shift </w:t>
      </w:r>
      <w:r w:rsidR="00282527">
        <w:rPr>
          <w:rFonts w:ascii="Times New Roman" w:hAnsi="Times New Roman" w:cs="Times New Roman"/>
        </w:rPr>
        <w:t xml:space="preserve">their </w:t>
      </w:r>
      <w:r w:rsidR="000420E6">
        <w:rPr>
          <w:rFonts w:ascii="Times New Roman" w:hAnsi="Times New Roman" w:cs="Times New Roman"/>
        </w:rPr>
        <w:t>attention</w:t>
      </w:r>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 between the curved motion and barrier</w:t>
      </w:r>
      <w:r w:rsidR="000420E6">
        <w:rPr>
          <w:rFonts w:ascii="Times New Roman" w:hAnsi="Times New Roman" w:cs="Times New Roman"/>
        </w:rPr>
        <w:t>, particularly</w:t>
      </w:r>
      <w:r w:rsidR="00146CEE">
        <w:rPr>
          <w:rFonts w:ascii="Times New Roman" w:hAnsi="Times New Roman" w:cs="Times New Roman"/>
        </w:rPr>
        <w:t xml:space="preserve"> because the barrier receives less of a salience boost in this configuration than when it shares the same region of the screen with the curved motion</w:t>
      </w:r>
      <w:r w:rsidR="00524642">
        <w:rPr>
          <w:rFonts w:ascii="Times New Roman" w:hAnsi="Times New Roman" w:cs="Times New Roman"/>
        </w:rPr>
        <w:t xml:space="preserve">. </w:t>
      </w:r>
      <w:r w:rsidR="0057217D" w:rsidRPr="0057217D">
        <w:rPr>
          <w:rFonts w:ascii="Times New Roman" w:hAnsi="Times New Roman" w:cs="Times New Roman"/>
        </w:rPr>
        <w:t xml:space="preserve">This mechanistic account helps </w:t>
      </w:r>
      <w:r w:rsidR="00282527">
        <w:rPr>
          <w:rFonts w:ascii="Times New Roman" w:hAnsi="Times New Roman" w:cs="Times New Roman"/>
        </w:rPr>
        <w:t xml:space="preserve">to </w:t>
      </w:r>
      <w:r w:rsidR="0057217D" w:rsidRPr="0057217D">
        <w:rPr>
          <w:rFonts w:ascii="Times New Roman" w:hAnsi="Times New Roman" w:cs="Times New Roman"/>
        </w:rPr>
        <w:t xml:space="preserve">explain why infants in Gergely et al.'s (1995) Experimental condition—but not the Control condition—looked longer at the barrierless curved motion event than at the barrierless straight motion event: </w:t>
      </w:r>
      <w:r w:rsidR="00F66778">
        <w:rPr>
          <w:rFonts w:ascii="Times New Roman" w:hAnsi="Times New Roman" w:cs="Times New Roman"/>
        </w:rPr>
        <w:t>B</w:t>
      </w:r>
      <w:r w:rsidR="00F66778" w:rsidRPr="0057217D">
        <w:rPr>
          <w:rFonts w:ascii="Times New Roman" w:hAnsi="Times New Roman" w:cs="Times New Roman"/>
        </w:rPr>
        <w:t xml:space="preserve">ecause </w:t>
      </w:r>
      <w:r w:rsidR="0057217D" w:rsidRPr="0057217D">
        <w:rPr>
          <w:rFonts w:ascii="Times New Roman" w:hAnsi="Times New Roman" w:cs="Times New Roman"/>
        </w:rPr>
        <w:t>it is the case that the curved trajectory becomes strongly associated with a previously seen barrier only in the Experimental condition, the barrier’s absence at test violates infants’ learned expectations and thereby elicits increased looking to the curved motion event</w:t>
      </w:r>
      <w:r w:rsidR="00F66778">
        <w:rPr>
          <w:rFonts w:ascii="Times New Roman" w:hAnsi="Times New Roman" w:cs="Times New Roman"/>
        </w:rPr>
        <w:t xml:space="preserve"> relative to the straight motion event</w:t>
      </w:r>
      <w:r w:rsidR="006358B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lastRenderedPageBreak/>
        <w:t>The present simulation studies</w:t>
      </w:r>
    </w:p>
    <w:p w14:paraId="71F29AAA" w14:textId="059A4B9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model (</w:t>
      </w:r>
      <w:r>
        <w:rPr>
          <w:rFonts w:ascii="Times New Roman" w:eastAsia="Times New Roman" w:hAnsi="Times New Roman" w:cs="Times New Roman"/>
        </w:rPr>
        <w:t>see Singh et al., 2025 for a gentle introduction).</w:t>
      </w:r>
      <w:r w:rsidR="007E43F8">
        <w:rPr>
          <w:rFonts w:ascii="Times New Roman" w:eastAsia="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t</w:t>
      </w:r>
      <w:r>
        <w:rPr>
          <w:rFonts w:ascii="Times New Roman" w:eastAsia="Times New Roman" w:hAnsi="Times New Roman" w:cs="Times New Roman"/>
        </w:rPr>
        <w:t>he model was not developed to simulate any one</w:t>
      </w:r>
      <w:r w:rsidR="007E43F8">
        <w:rPr>
          <w:rFonts w:ascii="Times New Roman" w:eastAsia="Times New Roman" w:hAnsi="Times New Roman" w:cs="Times New Roman"/>
        </w:rPr>
        <w:t xml:space="preserve"> </w:t>
      </w:r>
      <w:proofErr w:type="spellStart"/>
      <w:r w:rsidR="007E43F8">
        <w:rPr>
          <w:rFonts w:ascii="Times New Roman" w:eastAsia="Times New Roman" w:hAnsi="Times New Roman" w:cs="Times New Roman"/>
        </w:rPr>
        <w:t>VoE</w:t>
      </w:r>
      <w:proofErr w:type="spellEnd"/>
      <w:r>
        <w:rPr>
          <w:rFonts w:ascii="Times New Roman" w:eastAsia="Times New Roman" w:hAnsi="Times New Roman" w:cs="Times New Roman"/>
        </w:rPr>
        <w:t xml:space="preserve"> study</w:t>
      </w:r>
      <w:r w:rsidR="007E43F8">
        <w:rPr>
          <w:rFonts w:ascii="Times New Roman" w:eastAsia="Times New Roman" w:hAnsi="Times New Roman" w:cs="Times New Roman"/>
        </w:rPr>
        <w:t xml:space="preserve"> on infants’ action understanding. Instead, the goal was</w:t>
      </w:r>
      <w:r>
        <w:rPr>
          <w:rFonts w:ascii="Times New Roman" w:eastAsia="Times New Roman" w:hAnsi="Times New Roman" w:cs="Times New Roman"/>
        </w:rPr>
        <w:t xml:space="preserve"> </w:t>
      </w:r>
      <w:r w:rsidR="009406C0">
        <w:rPr>
          <w:rFonts w:ascii="Times New Roman" w:eastAsia="Times New Roman" w:hAnsi="Times New Roman" w:cs="Times New Roman"/>
        </w:rPr>
        <w:t xml:space="preserve">to </w:t>
      </w:r>
      <w:r w:rsidR="007E43F8">
        <w:rPr>
          <w:rFonts w:ascii="Times New Roman" w:eastAsia="Times New Roman" w:hAnsi="Times New Roman" w:cs="Times New Roman"/>
        </w:rPr>
        <w:t>capture a</w:t>
      </w:r>
      <w:r w:rsidR="001C6311">
        <w:rPr>
          <w:rFonts w:ascii="Times New Roman" w:eastAsia="Times New Roman" w:hAnsi="Times New Roman" w:cs="Times New Roman"/>
        </w:rPr>
        <w:t xml:space="preserve"> broad</w:t>
      </w:r>
      <w:r w:rsidR="007E43F8">
        <w:rPr>
          <w:rFonts w:ascii="Times New Roman" w:eastAsia="Times New Roman" w:hAnsi="Times New Roman" w:cs="Times New Roman"/>
        </w:rPr>
        <w:t xml:space="preserve"> set of</w:t>
      </w:r>
      <w:r>
        <w:rPr>
          <w:rFonts w:ascii="Times New Roman" w:eastAsia="Times New Roman" w:hAnsi="Times New Roman" w:cs="Times New Roman"/>
        </w:rPr>
        <w:t xml:space="preserve"> findings that</w:t>
      </w:r>
      <w:r w:rsidR="007D403D">
        <w:rPr>
          <w:rFonts w:ascii="Times New Roman" w:eastAsia="Times New Roman" w:hAnsi="Times New Roman" w:cs="Times New Roman"/>
        </w:rPr>
        <w:t>,</w:t>
      </w:r>
      <w:r w:rsidR="007E43F8">
        <w:rPr>
          <w:rFonts w:ascii="Times New Roman" w:eastAsia="Times New Roman" w:hAnsi="Times New Roman" w:cs="Times New Roman"/>
        </w:rPr>
        <w:t xml:space="preserve"> </w:t>
      </w:r>
      <w:r w:rsidR="009406C0">
        <w:rPr>
          <w:rFonts w:ascii="Times New Roman" w:eastAsia="Times New Roman" w:hAnsi="Times New Roman" w:cs="Times New Roman"/>
        </w:rPr>
        <w:t>to this point</w:t>
      </w:r>
      <w:r w:rsidR="007D403D">
        <w:rPr>
          <w:rFonts w:ascii="Times New Roman" w:eastAsia="Times New Roman" w:hAnsi="Times New Roman" w:cs="Times New Roman"/>
        </w:rPr>
        <w:t>,</w:t>
      </w:r>
      <w:r>
        <w:rPr>
          <w:rFonts w:ascii="Times New Roman" w:eastAsia="Times New Roman" w:hAnsi="Times New Roman" w:cs="Times New Roman"/>
        </w:rPr>
        <w:t xml:space="preserve"> have been taken as evidence of </w:t>
      </w:r>
      <w:r w:rsidR="00A53913">
        <w:rPr>
          <w:rFonts w:ascii="Times New Roman" w:eastAsia="Times New Roman" w:hAnsi="Times New Roman" w:cs="Times New Roman"/>
        </w:rPr>
        <w:t>conceptually rich knowledge</w:t>
      </w:r>
      <w:r w:rsidR="00F97D08">
        <w:rPr>
          <w:rFonts w:ascii="Times New Roman" w:eastAsia="Times New Roman" w:hAnsi="Times New Roman" w:cs="Times New Roman"/>
        </w:rPr>
        <w:t xml:space="preserve"> about action</w:t>
      </w:r>
      <w:r w:rsidR="00A53913">
        <w:rPr>
          <w:rFonts w:ascii="Times New Roman" w:eastAsia="Times New Roman" w:hAnsi="Times New Roman" w:cs="Times New Roman"/>
        </w:rPr>
        <w:t xml:space="preserve"> and specialized processes</w:t>
      </w:r>
      <w:r w:rsidR="00F97D08">
        <w:rPr>
          <w:rFonts w:ascii="Times New Roman" w:eastAsia="Times New Roman" w:hAnsi="Times New Roman" w:cs="Times New Roman"/>
        </w:rPr>
        <w:t xml:space="preserve"> that subserve that knowledge</w:t>
      </w:r>
      <w:r w:rsidR="001C6311">
        <w:rPr>
          <w:rFonts w:ascii="Times New Roman" w:eastAsia="Times New Roman" w:hAnsi="Times New Roman" w:cs="Times New Roman"/>
        </w:rPr>
        <w:t xml:space="preserve">. By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The </w:t>
      </w:r>
      <w:r w:rsidR="007D03E5">
        <w:rPr>
          <w:rFonts w:ascii="Times New Roman" w:eastAsia="Times New Roman" w:hAnsi="Times New Roman" w:cs="Times New Roman"/>
        </w:rPr>
        <w:t>following findings were the focus of the present simulations</w:t>
      </w:r>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3611B7CC" w14:textId="5BCE747C" w:rsidR="00807B0F" w:rsidRDefault="00524642" w:rsidP="00807B0F">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w:t>
      </w:r>
      <w:r>
        <w:rPr>
          <w:rFonts w:ascii="Times New Roman" w:hAnsi="Times New Roman" w:cs="Times New Roman"/>
        </w:rPr>
        <w:lastRenderedPageBreak/>
        <w:t xml:space="preserve">possible to test the explanatory scope of the current account with the same basic architecture. </w:t>
      </w:r>
      <w:r w:rsidR="00807B0F">
        <w:rPr>
          <w:rFonts w:ascii="Times New Roman" w:eastAsia="Times New Roman" w:hAnsi="Times New Roman" w:cs="Times New Roman"/>
        </w:rPr>
        <w:t>Although the present simulations focus</w:t>
      </w:r>
      <w:r w:rsidR="00F6662D">
        <w:rPr>
          <w:rFonts w:ascii="Times New Roman" w:eastAsia="Times New Roman" w:hAnsi="Times New Roman" w:cs="Times New Roman"/>
        </w:rPr>
        <w:t>ed</w:t>
      </w:r>
      <w:r w:rsidR="00807B0F">
        <w:rPr>
          <w:rFonts w:ascii="Times New Roman" w:eastAsia="Times New Roman" w:hAnsi="Times New Roman" w:cs="Times New Roman"/>
        </w:rPr>
        <w:t xml:space="preserve"> on findings from studies </w:t>
      </w:r>
      <w:r w:rsidR="00F6662D">
        <w:rPr>
          <w:rFonts w:ascii="Times New Roman" w:eastAsia="Times New Roman" w:hAnsi="Times New Roman" w:cs="Times New Roman"/>
        </w:rPr>
        <w:t>based on the</w:t>
      </w:r>
      <w:r w:rsidR="00807B0F">
        <w:rPr>
          <w:rFonts w:ascii="Times New Roman" w:eastAsia="Times New Roman" w:hAnsi="Times New Roman" w:cs="Times New Roman"/>
        </w:rPr>
        <w:t xml:space="preserve"> Gergely paradigm, I see </w:t>
      </w:r>
      <w:r w:rsidR="00F6662D">
        <w:rPr>
          <w:rFonts w:ascii="Times New Roman" w:eastAsia="Times New Roman" w:hAnsi="Times New Roman" w:cs="Times New Roman"/>
        </w:rPr>
        <w:t>them</w:t>
      </w:r>
      <w:r w:rsidR="00807B0F">
        <w:rPr>
          <w:rFonts w:ascii="Times New Roman" w:eastAsia="Times New Roman" w:hAnsi="Times New Roman" w:cs="Times New Roman"/>
        </w:rPr>
        <w:t xml:space="preserve">—and the theoretical proposal they implement—as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 xml:space="preserve">mechanisms may suffice to explain infants’ behaviors in </w:t>
      </w:r>
      <w:proofErr w:type="spellStart"/>
      <w:r w:rsidR="00807B0F">
        <w:rPr>
          <w:rFonts w:ascii="Times New Roman" w:eastAsia="Times New Roman" w:hAnsi="Times New Roman" w:cs="Times New Roman"/>
        </w:rPr>
        <w:t>VoE</w:t>
      </w:r>
      <w:proofErr w:type="spellEnd"/>
      <w:r w:rsidR="00807B0F">
        <w:rPr>
          <w:rFonts w:ascii="Times New Roman" w:eastAsia="Times New Roman" w:hAnsi="Times New Roman" w:cs="Times New Roman"/>
        </w:rPr>
        <w:t xml:space="preserve"> tasks</w:t>
      </w:r>
      <w:r w:rsidR="00B535D1">
        <w:rPr>
          <w:rFonts w:ascii="Times New Roman" w:eastAsia="Times New Roman" w:hAnsi="Times New Roman" w:cs="Times New Roman"/>
        </w:rPr>
        <w:t xml:space="preserve">, on the one hand. and the development of their action understanding, on the other. </w:t>
      </w:r>
    </w:p>
    <w:p w14:paraId="3003D899" w14:textId="07CF3BF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Given that the focus here was to show that a model that implements the current perspective can capture 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 xml:space="preserve"> the exact lighting conditions of a study,</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20F74D75"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r w:rsidR="006805C3">
        <w:rPr>
          <w:rFonts w:ascii="Times New Roman" w:hAnsi="Times New Roman" w:cs="Times New Roman"/>
        </w:rPr>
        <w:t xml:space="preserve"> current series of simulations used</w:t>
      </w:r>
      <w:r>
        <w:rPr>
          <w:rFonts w:ascii="Times New Roman" w:hAnsi="Times New Roman" w:cs="Times New Roman"/>
        </w:rPr>
        <w:t xml:space="preserve"> a three-layer, feedforward </w:t>
      </w:r>
      <w:proofErr w:type="spellStart"/>
      <w:r w:rsidR="00672000">
        <w:rPr>
          <w:rFonts w:ascii="Times New Roman" w:hAnsi="Times New Roman" w:cs="Times New Roman"/>
        </w:rPr>
        <w:t>autoassociative</w:t>
      </w:r>
      <w:proofErr w:type="spellEnd"/>
      <w:r w:rsidR="00D1447B">
        <w:rPr>
          <w:rFonts w:ascii="Times New Roman" w:hAnsi="Times New Roman" w:cs="Times New Roman"/>
        </w:rPr>
        <w:t xml:space="preserve"> and</w:t>
      </w:r>
      <w:r w:rsidR="00672000">
        <w:rPr>
          <w:rFonts w:ascii="Times New Roman" w:hAnsi="Times New Roman" w:cs="Times New Roman"/>
        </w:rPr>
        <w:t xml:space="preserve"> autoregressive artificial neural network model</w:t>
      </w:r>
      <w:r>
        <w:rPr>
          <w:rFonts w:ascii="Times New Roman" w:hAnsi="Times New Roman" w:cs="Times New Roman"/>
        </w:rPr>
        <w:t xml:space="preserve"> (e.g., Mareschal et al., 2000). Networks were trained with backpropagation in cross-entropy error (e.g., Rumelhart et al., 1986). The hidden units used a RELU activation function</w:t>
      </w:r>
      <w:r w:rsidR="00672000">
        <w:rPr>
          <w:rFonts w:ascii="Times New Roman" w:hAnsi="Times New Roman" w:cs="Times New Roman"/>
        </w:rPr>
        <w:t xml:space="preserve"> to prevent </w:t>
      </w:r>
      <w:r w:rsidR="0073183C">
        <w:rPr>
          <w:rFonts w:ascii="Times New Roman" w:hAnsi="Times New Roman" w:cs="Times New Roman"/>
        </w:rPr>
        <w:t>the computed gradients from vanishing across time steps</w:t>
      </w:r>
      <w:r>
        <w:rPr>
          <w:rFonts w:ascii="Times New Roman" w:hAnsi="Times New Roman" w:cs="Times New Roman"/>
        </w:rPr>
        <w:t xml:space="preserve">; the output units used a sigmoid activation function. </w:t>
      </w:r>
      <w:r w:rsidR="001547A5" w:rsidRPr="001547A5">
        <w:rPr>
          <w:rFonts w:ascii="Times New Roman" w:hAnsi="Times New Roman" w:cs="Times New Roman"/>
        </w:rPr>
        <w:t xml:space="preserve">Gaussian noise was added to the </w:t>
      </w:r>
      <w:r w:rsidR="003C038A">
        <w:rPr>
          <w:rFonts w:ascii="Times New Roman" w:hAnsi="Times New Roman" w:cs="Times New Roman"/>
        </w:rPr>
        <w:lastRenderedPageBreak/>
        <w:t xml:space="preserve">input </w:t>
      </w:r>
      <w:r w:rsidR="001547A5" w:rsidRPr="001547A5">
        <w:rPr>
          <w:rFonts w:ascii="Times New Roman" w:hAnsi="Times New Roman" w:cs="Times New Roman"/>
        </w:rPr>
        <w:t>to reflect the</w:t>
      </w:r>
      <w:r w:rsidR="00D1447B">
        <w:rPr>
          <w:rFonts w:ascii="Times New Roman" w:hAnsi="Times New Roman" w:cs="Times New Roman"/>
        </w:rPr>
        <w:t xml:space="preserve"> assumption</w:t>
      </w:r>
      <w:r w:rsidR="001547A5" w:rsidRPr="001547A5">
        <w:rPr>
          <w:rFonts w:ascii="Times New Roman" w:hAnsi="Times New Roman" w:cs="Times New Roman"/>
        </w:rPr>
        <w:t xml:space="preserve"> that </w:t>
      </w:r>
      <w:r w:rsidR="00D1447B">
        <w:rPr>
          <w:rFonts w:ascii="Times New Roman" w:hAnsi="Times New Roman" w:cs="Times New Roman"/>
        </w:rPr>
        <w:t>infants process incoming sensory signals nois</w:t>
      </w:r>
      <w:r w:rsidR="006E5A5E">
        <w:rPr>
          <w:rFonts w:ascii="Times New Roman" w:hAnsi="Times New Roman" w:cs="Times New Roman"/>
        </w:rPr>
        <w:t>i</w:t>
      </w:r>
      <w:r w:rsidR="00D1447B">
        <w:rPr>
          <w:rFonts w:ascii="Times New Roman" w:hAnsi="Times New Roman" w:cs="Times New Roman"/>
        </w:rPr>
        <w:t>ly</w:t>
      </w:r>
      <w:r w:rsidR="001547A5" w:rsidRPr="001547A5">
        <w:rPr>
          <w:rFonts w:ascii="Times New Roman" w:hAnsi="Times New Roman" w:cs="Times New Roman"/>
        </w:rPr>
        <w:t xml:space="preserve">. The </w:t>
      </w:r>
      <w:r w:rsidR="003C038A">
        <w:rPr>
          <w:rFonts w:ascii="Times New Roman" w:hAnsi="Times New Roman" w:cs="Times New Roman"/>
        </w:rPr>
        <w:t xml:space="preserve">value of this parameter was set to 0.375 </w:t>
      </w:r>
      <w:r w:rsidR="001547A5" w:rsidRPr="001547A5">
        <w:rPr>
          <w:rFonts w:ascii="Times New Roman" w:hAnsi="Times New Roman" w:cs="Times New Roman"/>
        </w:rPr>
        <w:t>(M = 0, SD = 0.</w:t>
      </w:r>
      <w:r w:rsidR="003C038A">
        <w:rPr>
          <w:rFonts w:ascii="Times New Roman" w:hAnsi="Times New Roman" w:cs="Times New Roman"/>
        </w:rPr>
        <w:t>375</w:t>
      </w:r>
      <w:r w:rsidR="001547A5" w:rsidRPr="001547A5">
        <w:rPr>
          <w:rFonts w:ascii="Times New Roman" w:hAnsi="Times New Roman" w:cs="Times New Roman"/>
        </w:rPr>
        <w:t>)</w:t>
      </w:r>
      <w:r w:rsidR="003C038A">
        <w:rPr>
          <w:rFonts w:ascii="Times New Roman" w:hAnsi="Times New Roman" w:cs="Times New Roman"/>
        </w:rPr>
        <w:t>. In terms of the architecture itself,</w:t>
      </w:r>
      <w:r w:rsidR="001547A5">
        <w:rPr>
          <w:rFonts w:ascii="Times New Roman" w:hAnsi="Times New Roman" w:cs="Times New Roman"/>
        </w:rPr>
        <w:t xml:space="preserve"> </w:t>
      </w:r>
      <w:r w:rsidR="003C038A">
        <w:rPr>
          <w:rFonts w:ascii="Times New Roman" w:hAnsi="Times New Roman" w:cs="Times New Roman"/>
        </w:rPr>
        <w:t>the</w:t>
      </w:r>
      <w:r w:rsidR="0073183C">
        <w:rPr>
          <w:rFonts w:ascii="Times New Roman" w:hAnsi="Times New Roman" w:cs="Times New Roman"/>
        </w:rPr>
        <w:t xml:space="preserve"> goal of the </w:t>
      </w:r>
      <w:proofErr w:type="spellStart"/>
      <w:r w:rsidR="0073183C">
        <w:rPr>
          <w:rFonts w:ascii="Times New Roman" w:hAnsi="Times New Roman" w:cs="Times New Roman"/>
        </w:rPr>
        <w:t>autoassociative</w:t>
      </w:r>
      <w:proofErr w:type="spellEnd"/>
      <w:r w:rsidR="0073183C">
        <w:rPr>
          <w:rFonts w:ascii="Times New Roman" w:hAnsi="Times New Roman" w:cs="Times New Roman"/>
        </w:rPr>
        <w:t xml:space="preserve"> part of the network was </w:t>
      </w:r>
      <w:r>
        <w:rPr>
          <w:rFonts w:ascii="Times New Roman" w:hAnsi="Times New Roman" w:cs="Times New Roman"/>
        </w:rPr>
        <w:t>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r w:rsidR="006805C3">
        <w:rPr>
          <w:rFonts w:ascii="Times New Roman" w:hAnsi="Times New Roman" w:cs="Times New Roman"/>
        </w:rPr>
        <w:t xml:space="preserve"> then</w:t>
      </w:r>
      <w:r w:rsidRPr="006E3582">
        <w:rPr>
          <w:rFonts w:ascii="Times New Roman" w:hAnsi="Times New Roman" w:cs="Times New Roman"/>
        </w:rPr>
        <w:t xml:space="preserve"> reconstruct it at the output layer</w:t>
      </w:r>
      <w:r>
        <w:rPr>
          <w:rFonts w:ascii="Times New Roman" w:hAnsi="Times New Roman" w:cs="Times New Roman"/>
        </w:rPr>
        <w:t>.</w:t>
      </w:r>
      <w:r w:rsidR="0073183C">
        <w:rPr>
          <w:rFonts w:ascii="Times New Roman" w:hAnsi="Times New Roman" w:cs="Times New Roman"/>
        </w:rPr>
        <w:t xml:space="preserve"> The goal of the autoregressive part of the network (described in more detail below) was to predict a given object’s position at the </w:t>
      </w:r>
      <w:proofErr w:type="gramStart"/>
      <w:r w:rsidR="0073183C">
        <w:rPr>
          <w:rFonts w:ascii="Times New Roman" w:hAnsi="Times New Roman" w:cs="Times New Roman"/>
        </w:rPr>
        <w:t>next time</w:t>
      </w:r>
      <w:proofErr w:type="gramEnd"/>
      <w:r w:rsidR="0073183C">
        <w:rPr>
          <w:rFonts w:ascii="Times New Roman" w:hAnsi="Times New Roman" w:cs="Times New Roman"/>
        </w:rPr>
        <w:t xml:space="preserve"> step.</w:t>
      </w:r>
    </w:p>
    <w:p w14:paraId="3DFA6843" w14:textId="54C75A5F"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w:t>
      </w:r>
      <w:r w:rsidR="00DE5FE7">
        <w:rPr>
          <w:rFonts w:ascii="Times New Roman" w:hAnsi="Times New Roman" w:cs="Times New Roman"/>
        </w:rPr>
        <w:t xml:space="preserve"> </w:t>
      </w:r>
      <w:r w:rsidR="009F7697">
        <w:rPr>
          <w:rFonts w:ascii="Times New Roman" w:hAnsi="Times New Roman" w:cs="Times New Roman"/>
        </w:rPr>
        <w:t xml:space="preserve">11 </w:t>
      </w:r>
      <w:proofErr w:type="gramStart"/>
      <w:r>
        <w:rPr>
          <w:rFonts w:ascii="Times New Roman" w:hAnsi="Times New Roman" w:cs="Times New Roman"/>
        </w:rPr>
        <w:t>groups of units</w:t>
      </w:r>
      <w:proofErr w:type="gramEnd"/>
      <w:r>
        <w:rPr>
          <w:rFonts w:ascii="Times New Roman" w:hAnsi="Times New Roman" w:cs="Times New Roman"/>
        </w:rPr>
        <w:t>.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w:t>
      </w:r>
      <w:r w:rsidR="00603B06">
        <w:rPr>
          <w:rFonts w:ascii="Times New Roman" w:hAnsi="Times New Roman" w:cs="Times New Roman"/>
        </w:rPr>
        <w:t>It is worth noting that the</w:t>
      </w:r>
      <w:r>
        <w:rPr>
          <w:rFonts w:ascii="Times New Roman" w:hAnsi="Times New Roman" w:cs="Times New Roman"/>
        </w:rPr>
        <w:t xml:space="preserve"> values of </w:t>
      </w:r>
      <w:r w:rsidR="00C80AC6">
        <w:rPr>
          <w:rFonts w:ascii="Times New Roman" w:hAnsi="Times New Roman" w:cs="Times New Roman"/>
        </w:rPr>
        <w:t>units that are unspecified in the text</w:t>
      </w:r>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 xml:space="preserve">Hinton, 1984). The hidden layer consisted of 50 units.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66C5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 Eighty objects were used for training; the remaining two were used for testing. Units that coded for objects present in a scene were turned “on”; that is, their values were set to 1. </w:t>
      </w:r>
    </w:p>
    <w:p w14:paraId="52D95AED" w14:textId="723FD50B" w:rsidR="006969E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w:t>
      </w:r>
      <w:r>
        <w:rPr>
          <w:rFonts w:ascii="Times New Roman" w:hAnsi="Times New Roman" w:cs="Times New Roman"/>
        </w:rPr>
        <w:lastRenderedPageBreak/>
        <w:t xml:space="preserve">network the group appeared. </w:t>
      </w:r>
      <w:r w:rsidR="00CD46DD">
        <w:rPr>
          <w:rFonts w:ascii="Times New Roman" w:hAnsi="Times New Roman" w:cs="Times New Roman"/>
        </w:rPr>
        <w:t>The</w:t>
      </w:r>
      <w:r>
        <w:rPr>
          <w:rFonts w:ascii="Times New Roman" w:hAnsi="Times New Roman" w:cs="Times New Roman"/>
        </w:rPr>
        <w:t xml:space="preserv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w:t>
      </w:r>
      <w:r w:rsidR="002D6288">
        <w:rPr>
          <w:rFonts w:ascii="Times New Roman" w:hAnsi="Times New Roman" w:cs="Times New Roman"/>
        </w:rPr>
        <w:t>1</w:t>
      </w:r>
      <w:r>
        <w:rPr>
          <w:rFonts w:ascii="Times New Roman" w:hAnsi="Times New Roman" w:cs="Times New Roman"/>
        </w:rPr>
        <w:t xml:space="preserve">. </w:t>
      </w:r>
    </w:p>
    <w:p w14:paraId="7BCA20BA" w14:textId="04F2CE1C"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t xml:space="preserve">The next group of input and output units was a </w:t>
      </w:r>
      <w:r w:rsidR="006969EB">
        <w:rPr>
          <w:rFonts w:ascii="Times New Roman" w:hAnsi="Times New Roman" w:cs="Times New Roman"/>
        </w:rPr>
        <w:t>six-unit Motion</w:t>
      </w:r>
      <w:r>
        <w:rPr>
          <w:rFonts w:ascii="Times New Roman" w:hAnsi="Times New Roman" w:cs="Times New Roman"/>
        </w:rPr>
        <w:t xml:space="preserve"> group. </w:t>
      </w:r>
      <w:r w:rsidR="006A1861">
        <w:rPr>
          <w:rFonts w:ascii="Times New Roman" w:eastAsia="Times New Roman" w:hAnsi="Times New Roman" w:cs="Times New Roman"/>
        </w:rPr>
        <w:t>Although the network could “see” at any point in time two agents or objects</w:t>
      </w:r>
      <w:r w:rsidR="006A1861" w:rsidRPr="007208F2">
        <w:rPr>
          <w:rFonts w:ascii="Times New Roman" w:eastAsia="Times New Roman" w:hAnsi="Times New Roman" w:cs="Times New Roman"/>
        </w:rPr>
        <w:t xml:space="preserve">, a single motion </w:t>
      </w:r>
      <w:r w:rsidR="00A70A72">
        <w:rPr>
          <w:rFonts w:ascii="Times New Roman" w:eastAsia="Times New Roman" w:hAnsi="Times New Roman" w:cs="Times New Roman"/>
        </w:rPr>
        <w:t>group</w:t>
      </w:r>
      <w:r w:rsidR="006A1861">
        <w:rPr>
          <w:rFonts w:ascii="Times New Roman" w:eastAsia="Times New Roman" w:hAnsi="Times New Roman" w:cs="Times New Roman"/>
        </w:rPr>
        <w:t xml:space="preserve"> was used</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 xml:space="preserve">first </w:t>
      </w:r>
      <w:proofErr w:type="gramStart"/>
      <w:r w:rsidR="00C77DB5">
        <w:rPr>
          <w:rFonts w:ascii="Times New Roman" w:eastAsia="Times New Roman" w:hAnsi="Times New Roman" w:cs="Times New Roman"/>
        </w:rPr>
        <w:t>object’s</w:t>
      </w:r>
      <w:proofErr w:type="gramEnd"/>
      <w:r w:rsidR="00C77DB5">
        <w:rPr>
          <w:rFonts w:ascii="Times New Roman" w:eastAsia="Times New Roman" w:hAnsi="Times New Roman" w:cs="Times New Roman"/>
        </w:rPr>
        <w:t xml:space="preserve"> or entity’s 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motion group in the input layer was set to 1 (the activation values of the remaining units were set to 0), and the network’s task was to activate the second unit (from the left) in the corresponding motion group in the output layer.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2, the activation value of the second input unit in the motion group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Movement 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It should be noted that a</w:t>
      </w:r>
      <w:r w:rsidR="00AF1530">
        <w:rPr>
          <w:rFonts w:ascii="Times New Roman" w:eastAsia="Times New Roman" w:hAnsi="Times New Roman" w:cs="Times New Roman"/>
        </w:rPr>
        <w:t>lthough</w:t>
      </w:r>
      <w:r w:rsidR="00521380">
        <w:rPr>
          <w:rFonts w:ascii="Times New Roman" w:eastAsia="Times New Roman" w:hAnsi="Times New Roman" w:cs="Times New Roman"/>
        </w:rPr>
        <w:t xml:space="preserve"> the described motion resembled that of a straight line</w:t>
      </w:r>
      <w:r w:rsidR="00C4526A">
        <w:rPr>
          <w:rFonts w:ascii="Times New Roman" w:eastAsia="Times New Roman" w:hAnsi="Times New Roman" w:cs="Times New Roman"/>
        </w:rPr>
        <w: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 xml:space="preserve">it is better to think of </w:t>
      </w:r>
      <w:r w:rsidR="00E32409">
        <w:rPr>
          <w:rFonts w:ascii="Times New Roman" w:eastAsia="Times New Roman" w:hAnsi="Times New Roman" w:cs="Times New Roman"/>
        </w:rPr>
        <w:t>this group</w:t>
      </w:r>
      <w:r w:rsidR="00521380">
        <w:rPr>
          <w:rFonts w:ascii="Times New Roman" w:eastAsia="Times New Roman" w:hAnsi="Times New Roman" w:cs="Times New Roman"/>
        </w:rPr>
        <w:t xml:space="preserve"> </w:t>
      </w:r>
      <w:r w:rsidR="00FD78C4">
        <w:rPr>
          <w:rFonts w:ascii="Times New Roman" w:eastAsia="Times New Roman" w:hAnsi="Times New Roman" w:cs="Times New Roman"/>
        </w:rPr>
        <w:t xml:space="preserve">as </w:t>
      </w:r>
      <w:r w:rsidR="00777E51">
        <w:rPr>
          <w:rFonts w:ascii="Times New Roman" w:eastAsia="Times New Roman" w:hAnsi="Times New Roman" w:cs="Times New Roman"/>
        </w:rPr>
        <w:t>capturing whether</w:t>
      </w:r>
      <w:r w:rsidR="00E32409">
        <w:rPr>
          <w:rFonts w:ascii="Times New Roman" w:eastAsia="Times New Roman" w:hAnsi="Times New Roman" w:cs="Times New Roman"/>
        </w:rPr>
        <w:t xml:space="preserve"> the left entity or object moved as well as its location in network space relative to the second object or entity (e.g., closer or further </w:t>
      </w:r>
      <w:r w:rsidR="00BC196F">
        <w:rPr>
          <w:rFonts w:ascii="Times New Roman" w:eastAsia="Times New Roman" w:hAnsi="Times New Roman" w:cs="Times New Roman"/>
        </w:rPr>
        <w:t>a</w:t>
      </w:r>
      <w:r w:rsidR="00E32409">
        <w:rPr>
          <w:rFonts w:ascii="Times New Roman" w:eastAsia="Times New Roman" w:hAnsi="Times New Roman" w:cs="Times New Roman"/>
        </w:rPr>
        <w:t>way from it)</w:t>
      </w:r>
      <w:r w:rsidR="002D6288">
        <w:rPr>
          <w:rFonts w:ascii="Times New Roman" w:eastAsia="Times New Roman" w:hAnsi="Times New Roman" w:cs="Times New Roman"/>
        </w:rPr>
        <w:t xml:space="preserve">; that is, this group represented simply </w:t>
      </w:r>
      <w:r w:rsidR="002D6288">
        <w:rPr>
          <w:rFonts w:ascii="Times New Roman" w:eastAsia="Times New Roman" w:hAnsi="Times New Roman" w:cs="Times New Roman"/>
          <w:i/>
          <w:iCs/>
        </w:rPr>
        <w:t xml:space="preserve">that </w:t>
      </w:r>
      <w:r w:rsidR="002D6288">
        <w:rPr>
          <w:rFonts w:ascii="Times New Roman" w:eastAsia="Times New Roman" w:hAnsi="Times New Roman" w:cs="Times New Roman"/>
        </w:rPr>
        <w:t>an object was moving</w:t>
      </w:r>
      <w:r w:rsidR="00FF0861">
        <w:rPr>
          <w:rFonts w:ascii="Times New Roman" w:eastAsia="Times New Roman" w:hAnsi="Times New Roman" w:cs="Times New Roman"/>
        </w:rPr>
        <w:t xml:space="preserve"> but not the nature of that movement</w:t>
      </w:r>
      <w:r w:rsidR="00E32409">
        <w:rPr>
          <w:rFonts w:ascii="Times New Roman" w:eastAsia="Times New Roman" w:hAnsi="Times New Roman" w:cs="Times New Roman"/>
        </w:rPr>
        <w:t xml:space="preserve">. </w:t>
      </w:r>
      <w:r w:rsidR="00FD78C4">
        <w:rPr>
          <w:rFonts w:ascii="Times New Roman" w:eastAsia="Times New Roman" w:hAnsi="Times New Roman" w:cs="Times New Roman"/>
        </w:rPr>
        <w:t>The</w:t>
      </w:r>
      <w:r w:rsidR="003128F0">
        <w:rPr>
          <w:rFonts w:ascii="Times New Roman" w:eastAsia="Times New Roman" w:hAnsi="Times New Roman" w:cs="Times New Roman"/>
        </w:rPr>
        <w:t xml:space="preserve"> type or nature of the left object’s movement 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Motion Type group</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Straight Motion unit; the second unit was the Curved Motion unit. This group </w:t>
      </w:r>
      <w:r w:rsidR="00B659E3">
        <w:rPr>
          <w:rFonts w:ascii="Times New Roman" w:hAnsi="Times New Roman" w:cs="Times New Roman"/>
        </w:rPr>
        <w:t xml:space="preserve">specified the type of movement represented in the </w:t>
      </w:r>
      <w:r w:rsidR="00B659E3">
        <w:rPr>
          <w:rFonts w:ascii="Times New Roman" w:hAnsi="Times New Roman" w:cs="Times New Roman"/>
        </w:rPr>
        <w:lastRenderedPageBreak/>
        <w:t>Motion group.</w:t>
      </w:r>
      <w:r w:rsidR="0074774D">
        <w:rPr>
          <w:rFonts w:ascii="Times New Roman" w:hAnsi="Times New Roman" w:cs="Times New Roman"/>
        </w:rPr>
        <w:t xml:space="preserve"> </w:t>
      </w:r>
      <w:r w:rsidR="00DE481C">
        <w:rPr>
          <w:rFonts w:ascii="Times New Roman" w:hAnsi="Times New Roman" w:cs="Times New Roman"/>
        </w:rPr>
        <w:t>Movement and its type were separated in this way</w:t>
      </w:r>
      <w:r w:rsidR="005070EF">
        <w:rPr>
          <w:rFonts w:ascii="Times New Roman" w:hAnsi="Times New Roman" w:cs="Times New Roman"/>
        </w:rPr>
        <w:t xml:space="preserve"> to</w:t>
      </w:r>
      <w:r w:rsidR="0074774D">
        <w:rPr>
          <w:rFonts w:ascii="Times New Roman" w:hAnsi="Times New Roman" w:cs="Times New Roman"/>
        </w:rPr>
        <w:t xml:space="preserve"> </w:t>
      </w:r>
      <w:r w:rsidR="001B597B">
        <w:rPr>
          <w:rFonts w:ascii="Times New Roman" w:hAnsi="Times New Roman" w:cs="Times New Roman"/>
        </w:rPr>
        <w:t>simplify</w:t>
      </w:r>
      <w:r w:rsidR="00B659E3">
        <w:rPr>
          <w:rFonts w:ascii="Times New Roman" w:hAnsi="Times New Roman" w:cs="Times New Roman"/>
        </w:rPr>
        <w:t xml:space="preserve">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it is acknowledged</w:t>
      </w:r>
      <w:r w:rsidR="001B597B">
        <w:rPr>
          <w:rFonts w:ascii="Times New Roman" w:hAnsi="Times New Roman" w:cs="Times New Roman"/>
        </w:rPr>
        <w:t xml:space="preserve"> that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unlikely to be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curved and straight motion</w:t>
      </w:r>
      <w:r w:rsidR="006842DF">
        <w:rPr>
          <w:rFonts w:ascii="Times New Roman" w:hAnsi="Times New Roman" w:cs="Times New Roman"/>
        </w:rPr>
        <w:t xml:space="preserve"> as single, dynamic activity patterns</w:t>
      </w:r>
      <w:r w:rsidR="001B597B">
        <w:rPr>
          <w:rFonts w:ascii="Times New Roman" w:hAnsi="Times New Roman" w:cs="Times New Roman"/>
        </w:rPr>
        <w:t>.</w:t>
      </w:r>
      <w:r w:rsidR="00920922">
        <w:rPr>
          <w:rFonts w:ascii="Times New Roman" w:hAnsi="Times New Roman" w:cs="Times New Roman"/>
        </w:rPr>
        <w:t xml:space="preserve"> </w:t>
      </w:r>
      <w:r w:rsidR="002B4582">
        <w:rPr>
          <w:rFonts w:ascii="Times New Roman" w:hAnsi="Times New Roman" w:cs="Times New Roman"/>
        </w:rPr>
        <w:t xml:space="preserve">In general, it was critical to </w:t>
      </w:r>
      <w:r w:rsidR="00652EF0">
        <w:rPr>
          <w:rFonts w:ascii="Times New Roman" w:eastAsia="Times New Roman" w:hAnsi="Times New Roman" w:cs="Times New Roman"/>
        </w:rPr>
        <w:t xml:space="preserve">simulate </w:t>
      </w:r>
      <w:r w:rsidR="00C502AB">
        <w:rPr>
          <w:rFonts w:ascii="Times New Roman" w:eastAsia="Times New Roman" w:hAnsi="Times New Roman" w:cs="Times New Roman"/>
        </w:rPr>
        <w:t xml:space="preserve">actual </w:t>
      </w:r>
      <w:r w:rsidR="00652EF0">
        <w:rPr>
          <w:rFonts w:ascii="Times New Roman" w:eastAsia="Times New Roman" w:hAnsi="Times New Roman" w:cs="Times New Roman"/>
        </w:rPr>
        <w:t xml:space="preserve">movement </w:t>
      </w:r>
      <w:r w:rsidR="00243F95">
        <w:rPr>
          <w:rFonts w:ascii="Times New Roman" w:eastAsia="Times New Roman" w:hAnsi="Times New Roman" w:cs="Times New Roman"/>
        </w:rPr>
        <w:t>because</w:t>
      </w:r>
      <w:r w:rsidR="000A78E6">
        <w:rPr>
          <w:rFonts w:ascii="Times New Roman" w:eastAsia="Times New Roman" w:hAnsi="Times New Roman" w:cs="Times New Roman"/>
        </w:rPr>
        <w:t xml:space="preserve"> the findings </w:t>
      </w:r>
      <w:r w:rsidR="008403E8">
        <w:rPr>
          <w:rFonts w:ascii="Times New Roman" w:eastAsia="Times New Roman" w:hAnsi="Times New Roman" w:cs="Times New Roman"/>
        </w:rPr>
        <w:t>on which the</w:t>
      </w:r>
      <w:r w:rsidR="000A78E6">
        <w:rPr>
          <w:rFonts w:ascii="Times New Roman" w:eastAsia="Times New Roman" w:hAnsi="Times New Roman" w:cs="Times New Roman"/>
        </w:rPr>
        <w:t xml:space="preserve"> present simulations</w:t>
      </w:r>
      <w:r w:rsidR="008403E8">
        <w:rPr>
          <w:rFonts w:ascii="Times New Roman" w:eastAsia="Times New Roman" w:hAnsi="Times New Roman" w:cs="Times New Roman"/>
        </w:rPr>
        <w:t xml:space="preserve"> were based</w:t>
      </w:r>
      <w:r w:rsidR="00142ED1">
        <w:rPr>
          <w:rFonts w:ascii="Times New Roman" w:eastAsia="Times New Roman" w:hAnsi="Times New Roman" w:cs="Times New Roman"/>
        </w:rPr>
        <w:t xml:space="preserve"> derived from studies </w:t>
      </w:r>
      <w:r w:rsidR="00652EF0">
        <w:rPr>
          <w:rFonts w:ascii="Times New Roman" w:eastAsia="Times New Roman" w:hAnsi="Times New Roman" w:cs="Times New Roman"/>
        </w:rPr>
        <w:t xml:space="preserve">that </w:t>
      </w:r>
      <w:r w:rsidR="008403E8">
        <w:rPr>
          <w:rFonts w:ascii="Times New Roman" w:eastAsia="Times New Roman" w:hAnsi="Times New Roman" w:cs="Times New Roman"/>
        </w:rPr>
        <w:t>habituated</w:t>
      </w:r>
      <w:r w:rsidR="00652EF0">
        <w:rPr>
          <w:rFonts w:ascii="Times New Roman" w:eastAsia="Times New Roman" w:hAnsi="Times New Roman" w:cs="Times New Roman"/>
        </w:rPr>
        <w:t xml:space="preserve"> infants to events in which objects move.</w:t>
      </w:r>
      <w:r w:rsidR="00837F81">
        <w:rPr>
          <w:rFonts w:ascii="Times New Roman" w:eastAsia="Times New Roman" w:hAnsi="Times New Roman" w:cs="Times New Roman"/>
        </w:rPr>
        <w:t xml:space="preserve"> </w:t>
      </w:r>
      <w:r w:rsidR="00142ED1">
        <w:rPr>
          <w:rFonts w:ascii="Times New Roman" w:eastAsia="Times New Roman" w:hAnsi="Times New Roman" w:cs="Times New Roman"/>
        </w:rPr>
        <w:t>A second reason it was important to simulate motion was that</w:t>
      </w:r>
      <w:r w:rsidR="00A5708B">
        <w:rPr>
          <w:rFonts w:ascii="Times New Roman" w:eastAsia="Times New Roman" w:hAnsi="Times New Roman" w:cs="Times New Roman"/>
        </w:rPr>
        <w:t xml:space="preserve"> infants’ emerging action understanding </w:t>
      </w:r>
      <w:r w:rsidR="00142ED1">
        <w:rPr>
          <w:rFonts w:ascii="Times New Roman" w:eastAsia="Times New Roman" w:hAnsi="Times New Roman" w:cs="Times New Roman"/>
        </w:rPr>
        <w:t>stems</w:t>
      </w:r>
      <w:r w:rsidR="00627D86">
        <w:rPr>
          <w:rFonts w:ascii="Times New Roman" w:eastAsia="Times New Roman" w:hAnsi="Times New Roman" w:cs="Times New Roman"/>
        </w:rPr>
        <w:t>,</w:t>
      </w:r>
      <w:r w:rsidR="00142ED1">
        <w:rPr>
          <w:rFonts w:ascii="Times New Roman" w:eastAsia="Times New Roman" w:hAnsi="Times New Roman" w:cs="Times New Roman"/>
        </w:rPr>
        <w:t xml:space="preserve"> at least in part</w:t>
      </w:r>
      <w:r w:rsidR="00627D86">
        <w:rPr>
          <w:rFonts w:ascii="Times New Roman" w:eastAsia="Times New Roman" w:hAnsi="Times New Roman" w:cs="Times New Roman"/>
        </w:rPr>
        <w:t>,</w:t>
      </w:r>
      <w:r w:rsidR="00A5708B">
        <w:rPr>
          <w:rFonts w:ascii="Times New Roman" w:eastAsia="Times New Roman" w:hAnsi="Times New Roman" w:cs="Times New Roman"/>
        </w:rPr>
        <w:t xml:space="preserve"> from processing dynamic actions as they unfold</w:t>
      </w:r>
      <w:r w:rsidR="00142ED1">
        <w:rPr>
          <w:rFonts w:ascii="Times New Roman" w:eastAsia="Times New Roman" w:hAnsi="Times New Roman" w:cs="Times New Roman"/>
        </w:rPr>
        <w:t xml:space="preserve"> </w:t>
      </w:r>
      <w:r w:rsidR="00A5708B">
        <w:rPr>
          <w:rFonts w:ascii="Times New Roman" w:eastAsia="Times New Roman" w:hAnsi="Times New Roman" w:cs="Times New Roman"/>
        </w:rPr>
        <w:t>in the real world</w:t>
      </w:r>
      <w:r w:rsidR="0026223F">
        <w:rPr>
          <w:rFonts w:ascii="Times New Roman" w:eastAsia="Times New Roman" w:hAnsi="Times New Roman" w:cs="Times New Roman"/>
        </w:rPr>
        <w:t>.</w:t>
      </w:r>
      <w:r w:rsidR="00AF1530">
        <w:rPr>
          <w:rFonts w:ascii="Times New Roman" w:eastAsia="Times New Roman" w:hAnsi="Times New Roman" w:cs="Times New Roman"/>
        </w:rPr>
        <w:t xml:space="preserve"> </w:t>
      </w:r>
    </w:p>
    <w:p w14:paraId="14567CA1" w14:textId="71D9C9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input and output groups were a five-unit Barrier Height group, a five-unit Jump Height group, a three-unit Barrier Location group,</w:t>
      </w:r>
      <w:r w:rsidR="00A00226">
        <w:rPr>
          <w:rFonts w:ascii="Times New Roman" w:hAnsi="Times New Roman" w:cs="Times New Roman"/>
        </w:rPr>
        <w:t xml:space="preserve"> a third-unit Clearance group,</w:t>
      </w:r>
      <w:r>
        <w:rPr>
          <w:rFonts w:ascii="Times New Roman" w:hAnsi="Times New Roman" w:cs="Times New Roman"/>
        </w:rPr>
        <w:t xml:space="preserve">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w:t>
      </w:r>
      <w:r w:rsidR="00A00226">
        <w:rPr>
          <w:rFonts w:ascii="Times New Roman" w:hAnsi="Times New Roman" w:cs="Times New Roman"/>
        </w:rPr>
        <w:t xml:space="preserve">; that is, Jump Height 0 corresponds to </w:t>
      </w:r>
      <w:r w:rsidR="00F3194E">
        <w:rPr>
          <w:rFonts w:ascii="Times New Roman" w:hAnsi="Times New Roman" w:cs="Times New Roman"/>
        </w:rPr>
        <w:t>the lack of a jump</w:t>
      </w:r>
      <w:r>
        <w:rPr>
          <w:rFonts w:ascii="Times New Roman" w:hAnsi="Times New Roman" w:cs="Times New Roman"/>
        </w:rPr>
        <w:t xml:space="preserve">. In the simulations reported below, jump heights mostly aligned with barrier heights (though see Simulation 3). </w:t>
      </w:r>
      <w:r w:rsidR="00A00226">
        <w:rPr>
          <w:rFonts w:ascii="Times New Roman" w:hAnsi="Times New Roman" w:cs="Times New Roman"/>
        </w:rPr>
        <w:t>The first unit in the Barrier Location group</w:t>
      </w:r>
      <w:r>
        <w:rPr>
          <w:rFonts w:ascii="Times New Roman" w:hAnsi="Times New Roman" w:cs="Times New Roman"/>
        </w:rPr>
        <w:t xml:space="preserve"> corresponded to the Barrier Missing unit, whereas the remaining two units corresponded, respectively, to Barrier Middle and Barrier Side units</w:t>
      </w:r>
      <w:r w:rsidR="00A00226">
        <w:rPr>
          <w:rFonts w:ascii="Times New Roman" w:hAnsi="Times New Roman" w:cs="Times New Roman"/>
        </w:rPr>
        <w:t>.</w:t>
      </w:r>
      <w:r w:rsidR="000B7017">
        <w:rPr>
          <w:rFonts w:ascii="Times New Roman" w:hAnsi="Times New Roman" w:cs="Times New Roman"/>
        </w:rPr>
        <w:t xml:space="preserve"> As the name of the group implies, this group encoded the location of the barrier.</w:t>
      </w:r>
      <w:r w:rsidR="00A00226">
        <w:rPr>
          <w:rFonts w:ascii="Times New Roman" w:hAnsi="Times New Roman" w:cs="Times New Roman"/>
        </w:rPr>
        <w:t xml:space="preserve"> </w:t>
      </w:r>
      <w:r w:rsidR="00126BA4">
        <w:rPr>
          <w:rFonts w:ascii="Times New Roman" w:hAnsi="Times New Roman" w:cs="Times New Roman"/>
        </w:rPr>
        <w:t xml:space="preserve">In terms of the three-unit Clearance group, the first unit corresponded to no clearance (which occurred when the agent did not jump), the second to minimal clearance (which occurred when an agent jumped just high enough to clear the barrier), and the third to large clearance (which occurred when an agent jumped much higher than needed to clear the barrier). This group encoded the vertical distance </w:t>
      </w:r>
      <w:r w:rsidR="00126BA4">
        <w:rPr>
          <w:rFonts w:ascii="Times New Roman" w:hAnsi="Times New Roman" w:cs="Times New Roman"/>
        </w:rPr>
        <w:lastRenderedPageBreak/>
        <w:t xml:space="preserve">between </w:t>
      </w:r>
      <w:r w:rsidR="00FE70C7">
        <w:rPr>
          <w:rFonts w:ascii="Times New Roman" w:hAnsi="Times New Roman" w:cs="Times New Roman"/>
        </w:rPr>
        <w:t>a jumping agent and the barrier it jumped over.</w:t>
      </w:r>
      <w:r w:rsidR="00126BA4">
        <w:rPr>
          <w:rFonts w:ascii="Times New Roman" w:hAnsi="Times New Roman" w:cs="Times New Roman"/>
        </w:rPr>
        <w:t xml:space="preserve"> </w:t>
      </w:r>
      <w:r>
        <w:rPr>
          <w:rFonts w:ascii="Times New Roman" w:hAnsi="Times New Roman" w:cs="Times New Roman"/>
        </w:rPr>
        <w:t xml:space="preserve">Finally, the single unit in the Contiguous group </w:t>
      </w:r>
      <w:r w:rsidR="00FE70C7">
        <w:rPr>
          <w:rFonts w:ascii="Times New Roman" w:hAnsi="Times New Roman" w:cs="Times New Roman"/>
        </w:rPr>
        <w:t>en</w:t>
      </w:r>
      <w:r>
        <w:rPr>
          <w:rFonts w:ascii="Times New Roman" w:hAnsi="Times New Roman" w:cs="Times New Roman"/>
        </w:rPr>
        <w:t>coded whether two objects came to rest next to one another following a reaching or jumping event.</w:t>
      </w:r>
      <w:r w:rsidR="00FE70C7">
        <w:rPr>
          <w:rFonts w:ascii="Times New Roman" w:hAnsi="Times New Roman" w:cs="Times New Roman"/>
        </w:rPr>
        <w:t xml:space="preserve"> This unit was turned on (i.e., its value set to 1) </w:t>
      </w:r>
      <w:r w:rsidR="00432D34">
        <w:rPr>
          <w:rFonts w:ascii="Times New Roman" w:hAnsi="Times New Roman" w:cs="Times New Roman"/>
        </w:rPr>
        <w:t>only</w:t>
      </w:r>
      <w:r w:rsidR="00FE70C7">
        <w:rPr>
          <w:rFonts w:ascii="Times New Roman" w:hAnsi="Times New Roman" w:cs="Times New Roman"/>
        </w:rPr>
        <w:t xml:space="preserve"> if the first object came to rest </w:t>
      </w:r>
      <w:r w:rsidR="0028632B">
        <w:rPr>
          <w:rFonts w:ascii="Times New Roman" w:hAnsi="Times New Roman" w:cs="Times New Roman"/>
        </w:rPr>
        <w:t>next to</w:t>
      </w:r>
      <w:r w:rsidR="00F830A4">
        <w:rPr>
          <w:rFonts w:ascii="Times New Roman" w:hAnsi="Times New Roman" w:cs="Times New Roman"/>
        </w:rPr>
        <w:t xml:space="preserve"> the</w:t>
      </w:r>
      <w:r w:rsidR="00FE70C7">
        <w:rPr>
          <w:rFonts w:ascii="Times New Roman" w:hAnsi="Times New Roman" w:cs="Times New Roman"/>
        </w:rPr>
        <w:t xml:space="preserve"> second object.</w:t>
      </w:r>
    </w:p>
    <w:p w14:paraId="545FE4B1" w14:textId="33AFB2BF" w:rsidR="00C80AC6" w:rsidRDefault="00C80AC6"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Although I use semantically rich terms to describe the features in the model, </w:t>
      </w:r>
      <w:r w:rsidR="001A55CE">
        <w:rPr>
          <w:rFonts w:ascii="Times New Roman" w:hAnsi="Times New Roman" w:cs="Times New Roman"/>
        </w:rPr>
        <w:t>this is not meant to suggest that</w:t>
      </w:r>
      <w:r>
        <w:rPr>
          <w:rFonts w:ascii="Times New Roman" w:hAnsi="Times New Roman" w:cs="Times New Roman"/>
        </w:rPr>
        <w:t xml:space="preserve"> </w:t>
      </w:r>
      <w:r w:rsidR="001A55CE">
        <w:rPr>
          <w:rFonts w:ascii="Times New Roman" w:hAnsi="Times New Roman" w:cs="Times New Roman"/>
        </w:rPr>
        <w:t xml:space="preserve">infants </w:t>
      </w:r>
      <w:r>
        <w:rPr>
          <w:rFonts w:ascii="Times New Roman" w:hAnsi="Times New Roman" w:cs="Times New Roman"/>
        </w:rPr>
        <w:t xml:space="preserve">represent these features in a conceptually or semantically </w:t>
      </w:r>
      <w:r w:rsidR="006A1D61">
        <w:rPr>
          <w:rFonts w:ascii="Times New Roman" w:hAnsi="Times New Roman" w:cs="Times New Roman"/>
        </w:rPr>
        <w:t>meaningful</w:t>
      </w:r>
      <w:r w:rsidR="001A55CE">
        <w:rPr>
          <w:rFonts w:ascii="Times New Roman" w:hAnsi="Times New Roman" w:cs="Times New Roman"/>
        </w:rPr>
        <w:t xml:space="preserve"> way</w:t>
      </w:r>
      <w:r>
        <w:rPr>
          <w:rFonts w:ascii="Times New Roman" w:hAnsi="Times New Roman" w:cs="Times New Roman"/>
        </w:rPr>
        <w:t>.</w:t>
      </w:r>
      <w:r w:rsidR="006A1D61">
        <w:rPr>
          <w:rFonts w:ascii="Times New Roman" w:hAnsi="Times New Roman" w:cs="Times New Roman"/>
        </w:rPr>
        <w:t xml:space="preserve"> </w:t>
      </w:r>
      <w:r w:rsidR="001A55CE">
        <w:rPr>
          <w:rFonts w:ascii="Times New Roman" w:hAnsi="Times New Roman" w:cs="Times New Roman"/>
        </w:rPr>
        <w:t>These terms are used solely to help</w:t>
      </w:r>
      <w:r w:rsidR="006A1D61">
        <w:rPr>
          <w:rFonts w:ascii="Times New Roman" w:hAnsi="Times New Roman" w:cs="Times New Roman"/>
        </w:rPr>
        <w:t xml:space="preserve"> </w:t>
      </w:r>
      <w:r w:rsidR="001A55CE">
        <w:rPr>
          <w:rFonts w:ascii="Times New Roman" w:hAnsi="Times New Roman" w:cs="Times New Roman"/>
        </w:rPr>
        <w:t>readers understand the model’s structure</w:t>
      </w:r>
      <w:r w:rsidR="00DD3FDE">
        <w:rPr>
          <w:rFonts w:ascii="Times New Roman" w:hAnsi="Times New Roman" w:cs="Times New Roman"/>
        </w:rPr>
        <w:t xml:space="preserve">. As </w:t>
      </w:r>
      <w:r w:rsidR="00DD6731">
        <w:rPr>
          <w:rFonts w:ascii="Times New Roman" w:hAnsi="Times New Roman" w:cs="Times New Roman"/>
        </w:rPr>
        <w:t>is assumed to be true of infants</w:t>
      </w:r>
      <w:r w:rsidR="00DD3FDE">
        <w:rPr>
          <w:rFonts w:ascii="Times New Roman" w:hAnsi="Times New Roman" w:cs="Times New Roman"/>
        </w:rPr>
        <w:t xml:space="preserve">, the </w:t>
      </w:r>
      <w:r w:rsidR="00CE7E5C">
        <w:rPr>
          <w:rFonts w:ascii="Times New Roman" w:hAnsi="Times New Roman" w:cs="Times New Roman"/>
        </w:rPr>
        <w:t>present models</w:t>
      </w:r>
      <w:r w:rsidR="00DB578D">
        <w:rPr>
          <w:rFonts w:ascii="Times New Roman" w:hAnsi="Times New Roman" w:cs="Times New Roman"/>
        </w:rPr>
        <w:t xml:space="preserve"> similarly</w:t>
      </w:r>
      <w:r w:rsidR="00DD3FDE">
        <w:rPr>
          <w:rFonts w:ascii="Times New Roman" w:hAnsi="Times New Roman" w:cs="Times New Roman"/>
        </w:rPr>
        <w:t xml:space="preserve"> </w:t>
      </w:r>
      <w:r w:rsidR="00765A23">
        <w:rPr>
          <w:rFonts w:ascii="Times New Roman" w:hAnsi="Times New Roman" w:cs="Times New Roman"/>
        </w:rPr>
        <w:t>process</w:t>
      </w:r>
      <w:r w:rsidR="00DD3FDE">
        <w:rPr>
          <w:rFonts w:ascii="Times New Roman" w:hAnsi="Times New Roman" w:cs="Times New Roman"/>
        </w:rPr>
        <w:t xml:space="preserve"> these features as low-level perceptual properties </w:t>
      </w:r>
      <w:r w:rsidR="00226AC2">
        <w:rPr>
          <w:rFonts w:ascii="Times New Roman" w:hAnsi="Times New Roman" w:cs="Times New Roman"/>
        </w:rPr>
        <w:t>rather than in terms of their</w:t>
      </w:r>
      <w:r w:rsidR="00DD3FDE">
        <w:rPr>
          <w:rFonts w:ascii="Times New Roman" w:hAnsi="Times New Roman" w:cs="Times New Roman"/>
        </w:rPr>
        <w:t xml:space="preserve"> conceptual meaning</w:t>
      </w:r>
      <w:r w:rsidR="00765A23">
        <w:rPr>
          <w:rFonts w:ascii="Times New Roman" w:hAnsi="Times New Roman" w:cs="Times New Roman"/>
        </w:rPr>
        <w:t xml:space="preserve">. </w:t>
      </w:r>
      <w:r w:rsidR="007C07E0">
        <w:rPr>
          <w:rFonts w:ascii="Times New Roman" w:hAnsi="Times New Roman" w:cs="Times New Roman"/>
        </w:rPr>
        <w:t xml:space="preserve">Nonetheless, a potential objection is that because the features that the model </w:t>
      </w:r>
      <w:r w:rsidR="001A55CE">
        <w:rPr>
          <w:rFonts w:ascii="Times New Roman" w:hAnsi="Times New Roman" w:cs="Times New Roman"/>
        </w:rPr>
        <w:t>processes</w:t>
      </w:r>
      <w:r w:rsidR="007C07E0">
        <w:rPr>
          <w:rFonts w:ascii="Times New Roman" w:hAnsi="Times New Roman" w:cs="Times New Roman"/>
        </w:rPr>
        <w:t xml:space="preserve"> </w:t>
      </w:r>
      <w:r w:rsidR="00CE5DD4">
        <w:rPr>
          <w:rFonts w:ascii="Times New Roman" w:hAnsi="Times New Roman" w:cs="Times New Roman"/>
        </w:rPr>
        <w:t>are</w:t>
      </w:r>
      <w:r w:rsidR="007C07E0">
        <w:rPr>
          <w:rFonts w:ascii="Times New Roman" w:hAnsi="Times New Roman" w:cs="Times New Roman"/>
        </w:rPr>
        <w:t xml:space="preserve"> stipulated in the input</w:t>
      </w:r>
      <w:r w:rsidR="00362392">
        <w:rPr>
          <w:rFonts w:ascii="Times New Roman" w:hAnsi="Times New Roman" w:cs="Times New Roman"/>
        </w:rPr>
        <w:t xml:space="preserve"> rather than discovered as an infant might</w:t>
      </w:r>
      <w:r w:rsidR="00765A23">
        <w:rPr>
          <w:rFonts w:ascii="Times New Roman" w:hAnsi="Times New Roman" w:cs="Times New Roman"/>
        </w:rPr>
        <w:t xml:space="preserve"> in the real world</w:t>
      </w:r>
      <w:r w:rsidR="007C07E0">
        <w:rPr>
          <w:rFonts w:ascii="Times New Roman" w:hAnsi="Times New Roman" w:cs="Times New Roman"/>
        </w:rPr>
        <w:t xml:space="preserve">, the learning task </w:t>
      </w:r>
      <w:r w:rsidR="001A55CE">
        <w:rPr>
          <w:rFonts w:ascii="Times New Roman" w:hAnsi="Times New Roman" w:cs="Times New Roman"/>
        </w:rPr>
        <w:t xml:space="preserve">differs in important ways from the one that infants face in </w:t>
      </w:r>
      <w:r w:rsidR="00D70438">
        <w:rPr>
          <w:rFonts w:ascii="Times New Roman" w:hAnsi="Times New Roman" w:cs="Times New Roman"/>
        </w:rPr>
        <w:t>that</w:t>
      </w:r>
      <w:r w:rsidR="001A55CE">
        <w:rPr>
          <w:rFonts w:ascii="Times New Roman" w:hAnsi="Times New Roman" w:cs="Times New Roman"/>
        </w:rPr>
        <w:t xml:space="preserve"> world</w:t>
      </w:r>
      <w:r w:rsidR="007C07E0">
        <w:rPr>
          <w:rFonts w:ascii="Times New Roman" w:hAnsi="Times New Roman" w:cs="Times New Roman"/>
        </w:rPr>
        <w:t xml:space="preserve">. </w:t>
      </w:r>
      <w:r w:rsidR="00716327">
        <w:rPr>
          <w:rFonts w:ascii="Times New Roman" w:hAnsi="Times New Roman" w:cs="Times New Roman"/>
        </w:rPr>
        <w:t>Specifically</w:t>
      </w:r>
      <w:r w:rsidR="007C07E0">
        <w:rPr>
          <w:rFonts w:ascii="Times New Roman" w:hAnsi="Times New Roman" w:cs="Times New Roman"/>
        </w:rPr>
        <w:t>, by</w:t>
      </w:r>
      <w:r w:rsidR="00954129">
        <w:rPr>
          <w:rFonts w:ascii="Times New Roman" w:hAnsi="Times New Roman" w:cs="Times New Roman"/>
        </w:rPr>
        <w:t xml:space="preserve"> </w:t>
      </w:r>
      <w:r w:rsidR="00716327">
        <w:rPr>
          <w:rFonts w:ascii="Times New Roman" w:hAnsi="Times New Roman" w:cs="Times New Roman"/>
        </w:rPr>
        <w:t>deciding</w:t>
      </w:r>
      <w:r w:rsidR="00954129">
        <w:rPr>
          <w:rFonts w:ascii="Times New Roman" w:hAnsi="Times New Roman" w:cs="Times New Roman"/>
        </w:rPr>
        <w:t xml:space="preserve"> which features to implement, </w:t>
      </w:r>
      <w:r w:rsidR="00716327">
        <w:rPr>
          <w:rFonts w:ascii="Times New Roman" w:hAnsi="Times New Roman" w:cs="Times New Roman"/>
        </w:rPr>
        <w:t xml:space="preserve">the aspects of the input that the model attends to </w:t>
      </w:r>
      <w:r w:rsidR="00DE5412">
        <w:rPr>
          <w:rFonts w:ascii="Times New Roman" w:hAnsi="Times New Roman" w:cs="Times New Roman"/>
        </w:rPr>
        <w:t>have</w:t>
      </w:r>
      <w:r w:rsidR="00716327">
        <w:rPr>
          <w:rFonts w:ascii="Times New Roman" w:hAnsi="Times New Roman" w:cs="Times New Roman"/>
        </w:rPr>
        <w:t xml:space="preserve"> been prespecified</w:t>
      </w:r>
      <w:r w:rsidR="00954129">
        <w:rPr>
          <w:rFonts w:ascii="Times New Roman" w:hAnsi="Times New Roman" w:cs="Times New Roman"/>
        </w:rPr>
        <w:t xml:space="preserve">. There are two responses to this potential criticism. First, it has been shown </w:t>
      </w:r>
      <w:r w:rsidR="00716327">
        <w:rPr>
          <w:rFonts w:ascii="Times New Roman" w:hAnsi="Times New Roman" w:cs="Times New Roman"/>
        </w:rPr>
        <w:t>that when some</w:t>
      </w:r>
      <w:r w:rsidR="00954129">
        <w:rPr>
          <w:rFonts w:ascii="Times New Roman" w:hAnsi="Times New Roman" w:cs="Times New Roman"/>
        </w:rPr>
        <w:t xml:space="preserve"> features are made more salient than others</w:t>
      </w:r>
      <w:r w:rsidR="00716327">
        <w:rPr>
          <w:rFonts w:ascii="Times New Roman" w:hAnsi="Times New Roman" w:cs="Times New Roman"/>
        </w:rPr>
        <w:t>—a</w:t>
      </w:r>
      <w:r w:rsidR="00954129">
        <w:rPr>
          <w:rFonts w:ascii="Times New Roman" w:hAnsi="Times New Roman" w:cs="Times New Roman"/>
        </w:rPr>
        <w:t>s is the case here</w:t>
      </w:r>
      <w:r w:rsidR="00716327">
        <w:rPr>
          <w:rFonts w:ascii="Times New Roman" w:hAnsi="Times New Roman" w:cs="Times New Roman"/>
        </w:rPr>
        <w:t>—</w:t>
      </w:r>
      <w:r w:rsidR="00954129">
        <w:rPr>
          <w:rFonts w:ascii="Times New Roman" w:hAnsi="Times New Roman" w:cs="Times New Roman"/>
        </w:rPr>
        <w:t xml:space="preserve">models </w:t>
      </w:r>
      <w:r w:rsidR="00716327">
        <w:rPr>
          <w:rFonts w:ascii="Times New Roman" w:hAnsi="Times New Roman" w:cs="Times New Roman"/>
        </w:rPr>
        <w:t xml:space="preserve">like that used here </w:t>
      </w:r>
      <w:r w:rsidR="00954129">
        <w:rPr>
          <w:rFonts w:ascii="Times New Roman" w:hAnsi="Times New Roman" w:cs="Times New Roman"/>
        </w:rPr>
        <w:t>can discover autonomously which features to focus on, and this is true even if the</w:t>
      </w:r>
      <w:r w:rsidR="00F777EF">
        <w:rPr>
          <w:rFonts w:ascii="Times New Roman" w:hAnsi="Times New Roman" w:cs="Times New Roman"/>
        </w:rPr>
        <w:t xml:space="preserve"> salient and less salient</w:t>
      </w:r>
      <w:r w:rsidR="00954129">
        <w:rPr>
          <w:rFonts w:ascii="Times New Roman" w:hAnsi="Times New Roman" w:cs="Times New Roman"/>
        </w:rPr>
        <w:t xml:space="preserve"> features are perfectly correlated</w:t>
      </w:r>
      <w:r w:rsidR="00183524">
        <w:rPr>
          <w:rFonts w:ascii="Times New Roman" w:hAnsi="Times New Roman" w:cs="Times New Roman"/>
        </w:rPr>
        <w:t xml:space="preserve"> (e.g., Benton, 2024; </w:t>
      </w:r>
      <w:proofErr w:type="spellStart"/>
      <w:r w:rsidR="00183524">
        <w:rPr>
          <w:rFonts w:ascii="Times New Roman" w:hAnsi="Times New Roman" w:cs="Times New Roman"/>
        </w:rPr>
        <w:t>Rakison</w:t>
      </w:r>
      <w:proofErr w:type="spellEnd"/>
      <w:r w:rsidR="00183524">
        <w:rPr>
          <w:rFonts w:ascii="Times New Roman" w:hAnsi="Times New Roman" w:cs="Times New Roman"/>
        </w:rPr>
        <w:t xml:space="preserve"> &amp; </w:t>
      </w:r>
      <w:proofErr w:type="spellStart"/>
      <w:r w:rsidR="00183524">
        <w:rPr>
          <w:rFonts w:ascii="Times New Roman" w:hAnsi="Times New Roman" w:cs="Times New Roman"/>
        </w:rPr>
        <w:t>Lupyan</w:t>
      </w:r>
      <w:proofErr w:type="spellEnd"/>
      <w:r w:rsidR="00183524">
        <w:rPr>
          <w:rFonts w:ascii="Times New Roman" w:hAnsi="Times New Roman" w:cs="Times New Roman"/>
        </w:rPr>
        <w:t>, 2008; Singh et al., 2025)</w:t>
      </w:r>
      <w:r w:rsidR="00954129">
        <w:rPr>
          <w:rFonts w:ascii="Times New Roman" w:hAnsi="Times New Roman" w:cs="Times New Roman"/>
        </w:rPr>
        <w:t xml:space="preserve">. </w:t>
      </w:r>
      <w:r w:rsidR="002428C0">
        <w:rPr>
          <w:rFonts w:ascii="Times New Roman" w:hAnsi="Times New Roman" w:cs="Times New Roman"/>
        </w:rPr>
        <w:t xml:space="preserve">Second, </w:t>
      </w:r>
      <w:r w:rsidR="0046083C">
        <w:rPr>
          <w:rFonts w:ascii="Times New Roman" w:hAnsi="Times New Roman" w:cs="Times New Roman"/>
        </w:rPr>
        <w:t xml:space="preserve">it is assumed here that </w:t>
      </w:r>
      <w:r w:rsidR="009B718F">
        <w:rPr>
          <w:rFonts w:ascii="Times New Roman" w:hAnsi="Times New Roman" w:cs="Times New Roman"/>
        </w:rPr>
        <w:t xml:space="preserve">attention to these low-level </w:t>
      </w:r>
      <w:r w:rsidR="0046083C">
        <w:rPr>
          <w:rFonts w:ascii="Times New Roman" w:hAnsi="Times New Roman" w:cs="Times New Roman"/>
        </w:rPr>
        <w:t xml:space="preserve">features </w:t>
      </w:r>
      <w:r w:rsidR="009B718F">
        <w:rPr>
          <w:rFonts w:ascii="Times New Roman" w:hAnsi="Times New Roman" w:cs="Times New Roman"/>
        </w:rPr>
        <w:t xml:space="preserve">as well as sensitivity to the associative relation among them is sufficient to explain infants’ looking behaviors in </w:t>
      </w:r>
      <w:r w:rsidR="00F435C9">
        <w:rPr>
          <w:rFonts w:ascii="Times New Roman" w:hAnsi="Times New Roman" w:cs="Times New Roman"/>
        </w:rPr>
        <w:t xml:space="preserve">Gergely-style </w:t>
      </w:r>
      <w:proofErr w:type="spellStart"/>
      <w:r w:rsidR="009B718F">
        <w:rPr>
          <w:rFonts w:ascii="Times New Roman" w:hAnsi="Times New Roman" w:cs="Times New Roman"/>
        </w:rPr>
        <w:t>VoE</w:t>
      </w:r>
      <w:proofErr w:type="spellEnd"/>
      <w:r w:rsidR="009B718F">
        <w:rPr>
          <w:rFonts w:ascii="Times New Roman" w:hAnsi="Times New Roman" w:cs="Times New Roman"/>
        </w:rPr>
        <w:t xml:space="preserve"> studie</w:t>
      </w:r>
      <w:r w:rsidR="00F435C9">
        <w:rPr>
          <w:rFonts w:ascii="Times New Roman" w:hAnsi="Times New Roman" w:cs="Times New Roman"/>
        </w:rPr>
        <w:t>s</w:t>
      </w:r>
      <w:r w:rsidR="009B718F">
        <w:rPr>
          <w:rFonts w:ascii="Times New Roman" w:hAnsi="Times New Roman" w:cs="Times New Roman"/>
        </w:rPr>
        <w:t xml:space="preserve">. </w:t>
      </w:r>
      <w:r w:rsidR="00F777EF">
        <w:rPr>
          <w:rFonts w:ascii="Times New Roman" w:hAnsi="Times New Roman" w:cs="Times New Roman"/>
        </w:rPr>
        <w:t xml:space="preserve">If </w:t>
      </w:r>
      <w:r w:rsidR="003065B8">
        <w:rPr>
          <w:rFonts w:ascii="Times New Roman" w:hAnsi="Times New Roman" w:cs="Times New Roman"/>
        </w:rPr>
        <w:t xml:space="preserve">a model </w:t>
      </w:r>
      <w:r w:rsidR="00F777EF">
        <w:rPr>
          <w:rFonts w:ascii="Times New Roman" w:hAnsi="Times New Roman" w:cs="Times New Roman"/>
        </w:rPr>
        <w:t>exposed to these features can capture infants’ responses in studies on infant action understanding, this would suggest that infants’ performance in these studies</w:t>
      </w:r>
      <w:r w:rsidR="003065B8">
        <w:rPr>
          <w:rFonts w:ascii="Times New Roman" w:hAnsi="Times New Roman" w:cs="Times New Roman"/>
        </w:rPr>
        <w:t xml:space="preserve"> may</w:t>
      </w:r>
      <w:r w:rsidR="00F777EF">
        <w:rPr>
          <w:rFonts w:ascii="Times New Roman" w:hAnsi="Times New Roman" w:cs="Times New Roman"/>
        </w:rPr>
        <w:t xml:space="preserve"> reflect sensitivity to similar features.</w:t>
      </w:r>
      <w:r w:rsidR="0083379E">
        <w:rPr>
          <w:rFonts w:ascii="Times New Roman" w:hAnsi="Times New Roman" w:cs="Times New Roman"/>
        </w:rPr>
        <w:t xml:space="preserve"> At the very least, such a demonstration would suggest that sensitivity to these</w:t>
      </w:r>
      <w:r w:rsidR="00772DBF">
        <w:rPr>
          <w:rFonts w:ascii="Times New Roman" w:hAnsi="Times New Roman" w:cs="Times New Roman"/>
        </w:rPr>
        <w:t xml:space="preserve"> surface-level</w:t>
      </w:r>
      <w:r w:rsidR="0083379E">
        <w:rPr>
          <w:rFonts w:ascii="Times New Roman" w:hAnsi="Times New Roman" w:cs="Times New Roman"/>
        </w:rPr>
        <w:t xml:space="preserve"> features and the relations among them is sufficient </w:t>
      </w:r>
      <w:r w:rsidR="0083379E">
        <w:rPr>
          <w:rFonts w:ascii="Times New Roman" w:hAnsi="Times New Roman" w:cs="Times New Roman"/>
        </w:rPr>
        <w:lastRenderedPageBreak/>
        <w:t>to explain infants’ looking behaviors in infant action understanding studies</w:t>
      </w:r>
      <w:r w:rsidR="00772DBF">
        <w:rPr>
          <w:rFonts w:ascii="Times New Roman" w:hAnsi="Times New Roman" w:cs="Times New Roman"/>
        </w:rPr>
        <w:t xml:space="preserve"> and that abstract knowledge that is underpinned by specialized processes might not be necessary</w:t>
      </w:r>
      <w:r w:rsidR="0083379E">
        <w:rPr>
          <w:rFonts w:ascii="Times New Roman" w:hAnsi="Times New Roman" w:cs="Times New Roman"/>
        </w:rPr>
        <w:t>.</w:t>
      </w:r>
      <w:r w:rsidR="00772DBF">
        <w:rPr>
          <w:rFonts w:ascii="Times New Roman" w:hAnsi="Times New Roman" w:cs="Times New Roman"/>
        </w:rPr>
        <w:t xml:space="preserve"> </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A6934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w:t>
      </w:r>
      <w:r w:rsidR="006C2C60">
        <w:rPr>
          <w:rFonts w:ascii="Times New Roman" w:hAnsi="Times New Roman" w:cs="Times New Roman"/>
        </w:rPr>
        <w:t>pretraining</w:t>
      </w:r>
      <w:r>
        <w:rPr>
          <w:rFonts w:ascii="Times New Roman" w:hAnsi="Times New Roman" w:cs="Times New Roman"/>
        </w:rPr>
        <w:t xml:space="preserve">.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w:t>
      </w:r>
      <w:r w:rsidR="00AE029E">
        <w:rPr>
          <w:rFonts w:ascii="Times New Roman" w:hAnsi="Times New Roman" w:cs="Times New Roman"/>
        </w:rPr>
        <w:t xml:space="preserve">the No Clearance unit in the Clearance group, </w:t>
      </w:r>
      <w:r>
        <w:rPr>
          <w:rFonts w:ascii="Times New Roman" w:hAnsi="Times New Roman" w:cs="Times New Roman"/>
        </w:rPr>
        <w:t xml:space="preserve">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D811A6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or without animate features can follow curved or linear motion paths, half of the objects within each type of event possessed animate features (i.e., the Animate Feature unit in the Animate Feature groups was activated) and half possessed inanimate features (i.e., the Inanimate Feature unit in the Animate Feature groups was </w:t>
      </w:r>
      <w:r>
        <w:rPr>
          <w:rFonts w:ascii="Times New Roman" w:hAnsi="Times New Roman" w:cs="Times New Roman"/>
        </w:rPr>
        <w:lastRenderedPageBreak/>
        <w:t>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w:t>
      </w:r>
      <w:r w:rsidR="00A00325">
        <w:rPr>
          <w:rFonts w:ascii="Times New Roman" w:hAnsi="Times New Roman" w:cs="Times New Roman"/>
        </w:rPr>
        <w:t xml:space="preserve">, </w:t>
      </w:r>
      <w:r w:rsidR="00C963EC">
        <w:rPr>
          <w:rFonts w:ascii="Times New Roman" w:hAnsi="Times New Roman" w:cs="Times New Roman"/>
        </w:rPr>
        <w:t>barriers are more visually salient when motion occurs over them than beside them, and agents jump just high enough to clear barriers</w:t>
      </w:r>
      <w:r w:rsidRPr="005917AA">
        <w:rPr>
          <w:rFonts w:ascii="Times New Roman" w:hAnsi="Times New Roman" w:cs="Times New Roman"/>
        </w:rPr>
        <w:t xml:space="preserve">.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 was instantiated by turning on the Small Clearance unit in the Clearance group</w:t>
      </w:r>
      <w:r w:rsidR="000B7E28">
        <w:rPr>
          <w:rFonts w:ascii="Times New Roman" w:hAnsi="Times New Roman" w:cs="Times New Roman"/>
        </w:rPr>
        <w:t xml:space="preserve"> when agents jumped over barriers</w:t>
      </w:r>
      <w:r w:rsidR="00C963EC">
        <w:rPr>
          <w:rFonts w:ascii="Times New Roman" w:hAnsi="Times New Roman" w:cs="Times New Roman"/>
        </w:rPr>
        <w:t>.</w:t>
      </w:r>
    </w:p>
    <w:p w14:paraId="194948BC" w14:textId="5CDE10B8" w:rsidR="00076BA6"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Across all four simulations, the pretraining phase lasted </w:t>
      </w:r>
      <w:r w:rsidR="00C963EC">
        <w:rPr>
          <w:rFonts w:ascii="Times New Roman" w:hAnsi="Times New Roman" w:cs="Times New Roman"/>
        </w:rPr>
        <w:t xml:space="preserve">800 </w:t>
      </w:r>
      <w:r>
        <w:rPr>
          <w:rFonts w:ascii="Times New Roman" w:hAnsi="Times New Roman" w:cs="Times New Roman"/>
        </w:rPr>
        <w:t>epochs. The learning rate for the non-Jump Height and non-Barrier Height connections was 0.1. Crucially, the nature of this pretraining experience was identical for all networks, regardless of simulation.</w:t>
      </w:r>
      <w:r w:rsidR="00EA7F5F">
        <w:rPr>
          <w:rFonts w:ascii="Times New Roman" w:hAnsi="Times New Roman" w:cs="Times New Roman"/>
        </w:rPr>
        <w:t xml:space="preserve"> The habituation phase always followed the pretraining phase and</w:t>
      </w:r>
      <w:r>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Pr>
          <w:rFonts w:ascii="Times New Roman" w:hAnsi="Times New Roman" w:cs="Times New Roman"/>
        </w:rPr>
        <w:t>epochs</w:t>
      </w:r>
      <w:r w:rsidR="008021BD">
        <w:rPr>
          <w:rFonts w:ascii="Times New Roman" w:hAnsi="Times New Roman" w:cs="Times New Roman"/>
        </w:rPr>
        <w:t xml:space="preserve"> in step sizes of 2.</w:t>
      </w:r>
      <w:r>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5875BD7B"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r w:rsidR="00E71E95">
        <w:rPr>
          <w:rFonts w:ascii="Times New Roman" w:hAnsi="Times New Roman" w:cs="Times New Roman"/>
        </w:rPr>
        <w:t xml:space="preserve">To understand why this is the </w:t>
      </w:r>
      <w:proofErr w:type="gramStart"/>
      <w:r w:rsidR="00E71E95">
        <w:rPr>
          <w:rFonts w:ascii="Times New Roman" w:hAnsi="Times New Roman" w:cs="Times New Roman"/>
        </w:rPr>
        <w:t>case—that is</w:t>
      </w:r>
      <w:proofErr w:type="gramEnd"/>
      <w:r w:rsidR="00E71E95">
        <w:rPr>
          <w:rFonts w:ascii="Times New Roman" w:hAnsi="Times New Roman" w:cs="Times New Roman"/>
        </w:rPr>
        <w:t xml:space="preserve">,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w:t>
      </w:r>
      <w:proofErr w:type="gramStart"/>
      <w:r w:rsidR="002531AE">
        <w:rPr>
          <w:rFonts w:ascii="Times New Roman" w:hAnsi="Times New Roman" w:cs="Times New Roman"/>
        </w:rPr>
        <w:t>error</w:t>
      </w:r>
      <w:proofErr w:type="gramEnd"/>
      <w:r w:rsidR="002531AE">
        <w:rPr>
          <w:rFonts w:ascii="Times New Roman" w:hAnsi="Times New Roman" w:cs="Times New Roman"/>
        </w:rPr>
        <w:t xml:space="preserve"> as being positively related to infant loo</w:t>
      </w:r>
      <w:r w:rsidR="00E71E95">
        <w:rPr>
          <w:rFonts w:ascii="Times New Roman" w:hAnsi="Times New Roman" w:cs="Times New Roman"/>
        </w:rPr>
        <w:t xml:space="preserve">king </w:t>
      </w:r>
      <w:proofErr w:type="gramStart"/>
      <w:r w:rsidR="00E71E95">
        <w:rPr>
          <w:rFonts w:ascii="Times New Roman" w:hAnsi="Times New Roman" w:cs="Times New Roman"/>
        </w:rPr>
        <w:t>time—</w:t>
      </w:r>
      <w:proofErr w:type="gramEnd"/>
      <w:r w:rsidR="00E71E95">
        <w:rPr>
          <w:rFonts w:ascii="Times New Roman" w:hAnsi="Times New Roman" w:cs="Times New Roman"/>
        </w:rPr>
        <w:t xml:space="preserv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w:t>
      </w:r>
      <w:proofErr w:type="spellStart"/>
      <w:r w:rsidR="009E2952">
        <w:rPr>
          <w:rFonts w:ascii="Times New Roman" w:hAnsi="Times New Roman" w:cs="Times New Roman"/>
        </w:rPr>
        <w:t>autoassociative</w:t>
      </w:r>
      <w:proofErr w:type="spellEnd"/>
      <w:r w:rsidR="009E2952">
        <w:rPr>
          <w:rFonts w:ascii="Times New Roman" w:hAnsi="Times New Roman" w:cs="Times New Roman"/>
        </w:rPr>
        <w:t xml:space="preserve"> models like that used here.</w:t>
      </w:r>
      <w:r w:rsidR="00E71E95">
        <w:rPr>
          <w:rFonts w:ascii="Times New Roman" w:hAnsi="Times New Roman" w:cs="Times New Roman"/>
        </w:rPr>
        <w:t xml:space="preserve">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 xml:space="preserve">matches the external stimulus in some way. </w:t>
      </w:r>
      <w:r w:rsidR="00271F24">
        <w:rPr>
          <w:rFonts w:ascii="Times New Roman" w:hAnsi="Times New Roman" w:cs="Times New Roman"/>
        </w:rPr>
        <w:t>While</w:t>
      </w:r>
      <w:r w:rsidR="009D0459">
        <w:rPr>
          <w:rFonts w:ascii="Times New Roman" w:hAnsi="Times New Roman" w:cs="Times New Roman"/>
        </w:rPr>
        <w:t xml:space="preserv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w:t>
      </w:r>
      <w:proofErr w:type="spellStart"/>
      <w:r w:rsidR="00853343">
        <w:rPr>
          <w:rFonts w:ascii="Times New Roman" w:hAnsi="Times New Roman" w:cs="Times New Roman"/>
        </w:rPr>
        <w:t>autoassociative</w:t>
      </w:r>
      <w:proofErr w:type="spellEnd"/>
      <w:r w:rsidR="00853343">
        <w:rPr>
          <w:rFonts w:ascii="Times New Roman" w:hAnsi="Times New Roman" w:cs="Times New Roman"/>
        </w:rPr>
        <w:t xml:space="preserve"> models</w:t>
      </w:r>
      <w:r w:rsidR="00863608">
        <w:rPr>
          <w:rFonts w:ascii="Times New Roman" w:hAnsi="Times New Roman" w:cs="Times New Roman"/>
        </w:rPr>
        <w:t xml:space="preserve"> learn to reproduce</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lastRenderedPageBreak/>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p>
    <w:p w14:paraId="7BB3849B" w14:textId="7B148503" w:rsidR="00524642" w:rsidRPr="00AE207C" w:rsidRDefault="001547A5" w:rsidP="007F7477">
      <w:pPr>
        <w:spacing w:line="480" w:lineRule="auto"/>
        <w:ind w:firstLine="720"/>
        <w:contextualSpacing/>
        <w:rPr>
          <w:rFonts w:ascii="Times New Roman" w:hAnsi="Times New Roman" w:cs="Times New Roman"/>
        </w:rPr>
      </w:pPr>
      <w:r>
        <w:rPr>
          <w:rFonts w:ascii="Times New Roman" w:hAnsi="Times New Roman" w:cs="Times New Roman"/>
        </w:rPr>
        <w:t>A</w:t>
      </w:r>
      <w:r w:rsidR="006C05D7">
        <w:rPr>
          <w:rFonts w:ascii="Times New Roman" w:hAnsi="Times New Roman" w:cs="Times New Roman"/>
        </w:rPr>
        <w:t>ll</w:t>
      </w:r>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2711836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after habituating to an event where an animate-like object either jumped or reached over a barrier to </w:t>
      </w:r>
      <w:r w:rsidR="00617409">
        <w:rPr>
          <w:rFonts w:ascii="Times New Roman" w:hAnsi="Times New Roman" w:cs="Times New Roman"/>
        </w:rPr>
        <w:t>reach</w:t>
      </w:r>
      <w:r w:rsidR="00617409" w:rsidRPr="004A274B">
        <w:rPr>
          <w:rFonts w:ascii="Times New Roman" w:hAnsi="Times New Roman" w:cs="Times New Roman"/>
        </w:rPr>
        <w:t xml:space="preserve"> </w:t>
      </w:r>
      <w:r w:rsidRPr="004A274B">
        <w:rPr>
          <w:rFonts w:ascii="Times New Roman" w:hAnsi="Times New Roman" w:cs="Times New Roman"/>
        </w:rPr>
        <w:t>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494BF0F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r w:rsidR="00D17A95">
        <w:rPr>
          <w:rFonts w:ascii="Times New Roman" w:hAnsi="Times New Roman" w:cs="Times New Roman"/>
        </w:rPr>
        <w:t>A total of 240 networks were tested—20 networks for each training epoch</w:t>
      </w:r>
      <w:r w:rsidR="00DB355C">
        <w:rPr>
          <w:rFonts w:ascii="Times New Roman" w:hAnsi="Times New Roman" w:cs="Times New Roman"/>
        </w:rPr>
        <w:t xml:space="preserve"> and condition</w:t>
      </w:r>
      <w:r w:rsidR="00D17A95">
        <w:rPr>
          <w:rFonts w:ascii="Times New Roman" w:hAnsi="Times New Roman" w:cs="Times New Roman"/>
        </w:rPr>
        <w:t xml:space="preserve">. </w:t>
      </w:r>
      <w:r>
        <w:rPr>
          <w:rFonts w:ascii="Times New Roman" w:hAnsi="Times New Roman" w:cs="Times New Roman"/>
        </w:rPr>
        <w:t xml:space="preserve">The habituation event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xml:space="preserve">. Networks were then shown a straight path event (Efficient test event) and </w:t>
      </w:r>
      <w:r>
        <w:rPr>
          <w:rFonts w:ascii="Times New Roman" w:hAnsi="Times New Roman" w:cs="Times New Roman"/>
        </w:rPr>
        <w:lastRenderedPageBreak/>
        <w:t>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21D1F4BC"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in</w:t>
      </w:r>
      <w:r w:rsidR="00605525">
        <w:rPr>
          <w:rFonts w:ascii="Times New Roman" w:hAnsi="Times New Roman" w:cs="Times New Roman"/>
        </w:rPr>
        <w:t xml:space="preserve"> </w:t>
      </w:r>
      <w:proofErr w:type="gramStart"/>
      <w:r w:rsidR="00605525">
        <w:rPr>
          <w:rFonts w:ascii="Times New Roman" w:hAnsi="Times New Roman" w:cs="Times New Roman"/>
        </w:rPr>
        <w:t>the Experimental</w:t>
      </w:r>
      <w:proofErr w:type="gramEnd"/>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2E7DA6">
        <w:rPr>
          <w:rFonts w:ascii="Times New Roman" w:hAnsi="Times New Roman" w:cs="Times New Roman"/>
        </w:rPr>
        <w:t>it was the case that networks</w:t>
      </w:r>
      <w:r w:rsidR="00271F24">
        <w:rPr>
          <w:rFonts w:ascii="Times New Roman" w:hAnsi="Times New Roman" w:cs="Times New Roman"/>
        </w:rPr>
        <w:t>’ pattern</w:t>
      </w:r>
      <w:r w:rsidR="0016781E">
        <w:rPr>
          <w:rFonts w:ascii="Times New Roman" w:hAnsi="Times New Roman" w:cs="Times New Roman"/>
        </w:rPr>
        <w:t xml:space="preserve"> of looking across the different training epochs and test events was </w:t>
      </w:r>
      <w:r w:rsidR="002E7DA6">
        <w:rPr>
          <w:rFonts w:ascii="Times New Roman" w:hAnsi="Times New Roman" w:cs="Times New Roman"/>
        </w:rPr>
        <w:t>variable</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w:t>
      </w:r>
      <w:r w:rsidR="008C2D7B">
        <w:rPr>
          <w:rFonts w:ascii="Times New Roman" w:hAnsi="Times New Roman" w:cs="Times New Roman"/>
        </w:rPr>
        <w:t>Overall, then, networks in the Control condition looked about equally at both test events.</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7B255E1"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w:t>
      </w:r>
      <w:r w:rsidR="002E7DA6">
        <w:rPr>
          <w:rFonts w:ascii="Times New Roman" w:eastAsia="Times New Roman" w:hAnsi="Times New Roman" w:cs="Times New Roman"/>
        </w:rPr>
        <w:t xml:space="preserve">that support </w:t>
      </w:r>
      <w:r w:rsidR="00B3622E">
        <w:rPr>
          <w:rFonts w:ascii="Times New Roman" w:eastAsia="Times New Roman" w:hAnsi="Times New Roman" w:cs="Times New Roman"/>
        </w:rPr>
        <w:t>conceptually rich knowledge</w:t>
      </w:r>
      <w:r w:rsidR="002E7DA6">
        <w:rPr>
          <w:rFonts w:ascii="Times New Roman" w:eastAsia="Times New Roman" w:hAnsi="Times New Roman" w:cs="Times New Roman"/>
        </w:rPr>
        <w:t xml:space="preserve"> and theory-like inferences</w:t>
      </w:r>
      <w:r w:rsidR="00D271B7">
        <w:rPr>
          <w:rFonts w:ascii="Times New Roman" w:eastAsia="Times New Roman" w:hAnsi="Times New Roman" w:cs="Times New Roman"/>
        </w:rPr>
        <w:t xml:space="preserve"> about action, utility, cost, and efficiency</w:t>
      </w:r>
      <w:r w:rsidR="00B3622E">
        <w:rPr>
          <w:rFonts w:ascii="Times New Roman" w:eastAsia="Times New Roman" w:hAnsi="Times New Roman" w:cs="Times New Roman"/>
        </w:rPr>
        <w:t xml:space="preserve">. </w:t>
      </w:r>
      <w:r w:rsidR="00D271B7">
        <w:rPr>
          <w:rFonts w:ascii="Times New Roman" w:eastAsia="Times New Roman" w:hAnsi="Times New Roman" w:cs="Times New Roman"/>
        </w:rPr>
        <w:t xml:space="preserve">This </w:t>
      </w:r>
      <w:r w:rsidR="00B3622E">
        <w:rPr>
          <w:rFonts w:ascii="Times New Roman" w:eastAsia="Times New Roman" w:hAnsi="Times New Roman" w:cs="Times New Roman"/>
        </w:rPr>
        <w:t>simulation tested whether this conclusion was warranted</w:t>
      </w:r>
      <w:r w:rsidR="00A51B3E">
        <w:rPr>
          <w:rFonts w:ascii="Times New Roman" w:eastAsia="Times New Roman" w:hAnsi="Times New Roman" w:cs="Times New Roman"/>
        </w:rPr>
        <w:t>; that is, it assessed</w:t>
      </w:r>
      <w:r w:rsidR="00B3622E">
        <w:rPr>
          <w:rFonts w:ascii="Times New Roman" w:eastAsia="Times New Roman" w:hAnsi="Times New Roman" w:cs="Times New Roman"/>
        </w:rPr>
        <w:t xml:space="preserve"> whether </w:t>
      </w:r>
      <w:r w:rsidR="002B13EE">
        <w:rPr>
          <w:rFonts w:ascii="Times New Roman" w:eastAsia="Times New Roman" w:hAnsi="Times New Roman" w:cs="Times New Roman"/>
        </w:rPr>
        <w:t xml:space="preserve">a system that sees an equal amount of straight and curved motion during a pretraining or “real </w:t>
      </w:r>
      <w:r w:rsidR="002B13EE">
        <w:rPr>
          <w:rFonts w:ascii="Times New Roman" w:eastAsia="Times New Roman" w:hAnsi="Times New Roman" w:cs="Times New Roman"/>
        </w:rPr>
        <w:lastRenderedPageBreak/>
        <w:t xml:space="preserve">world” phase and that learned </w:t>
      </w:r>
      <w:r w:rsidR="00A51B3E">
        <w:rPr>
          <w:rFonts w:ascii="Times New Roman" w:eastAsia="Times New Roman" w:hAnsi="Times New Roman" w:cs="Times New Roman"/>
        </w:rPr>
        <w:t>more strongly to</w:t>
      </w:r>
      <w:r w:rsidR="002B13EE">
        <w:rPr>
          <w:rFonts w:ascii="Times New Roman" w:eastAsia="Times New Roman" w:hAnsi="Times New Roman" w:cs="Times New Roman"/>
        </w:rPr>
        <w:t xml:space="preserve"> associate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w:t>
      </w:r>
      <w:r w:rsidR="00F416D3">
        <w:rPr>
          <w:rFonts w:ascii="Times New Roman" w:eastAsia="Times New Roman" w:hAnsi="Times New Roman" w:cs="Times New Roman"/>
        </w:rPr>
        <w:t xml:space="preserve"> infants’ looking behaviors in </w:t>
      </w:r>
      <w:proofErr w:type="spellStart"/>
      <w:r w:rsidR="00F416D3">
        <w:rPr>
          <w:rFonts w:ascii="Times New Roman" w:eastAsia="Times New Roman" w:hAnsi="Times New Roman" w:cs="Times New Roman"/>
        </w:rPr>
        <w:t>VoE</w:t>
      </w:r>
      <w:proofErr w:type="spellEnd"/>
      <w:r w:rsidR="00F416D3">
        <w:rPr>
          <w:rFonts w:ascii="Times New Roman" w:eastAsia="Times New Roman" w:hAnsi="Times New Roman" w:cs="Times New Roman"/>
        </w:rPr>
        <w:t xml:space="preserve"> studies like that by Gergely et al. (1995) may result from seeing curved and linear action in the real and an associative learning mechanism</w:t>
      </w:r>
      <w:r w:rsidR="00A51B3E">
        <w:rPr>
          <w:rFonts w:ascii="Times New Roman" w:eastAsia="Times New Roman" w:hAnsi="Times New Roman" w:cs="Times New Roman"/>
        </w:rPr>
        <w:t xml:space="preserve"> that operates online during an experimental session to</w:t>
      </w:r>
      <w:r w:rsidR="0030159F">
        <w:rPr>
          <w:rFonts w:ascii="Times New Roman" w:eastAsia="Times New Roman" w:hAnsi="Times New Roman" w:cs="Times New Roman"/>
        </w:rPr>
        <w:t xml:space="preserve"> form links among perceptual features that vary in strength based on their perceptual saliency</w:t>
      </w:r>
      <w:r w:rsidR="00F416D3">
        <w:rPr>
          <w:rFonts w:ascii="Times New Roman" w:eastAsia="Times New Roman" w:hAnsi="Times New Roman" w:cs="Times New Roman"/>
        </w:rPr>
        <w:t xml:space="preserve">. </w:t>
      </w:r>
      <w:r>
        <w:rPr>
          <w:rFonts w:ascii="Times New Roman" w:eastAsia="Times New Roman" w:hAnsi="Times New Roman" w:cs="Times New Roman"/>
        </w:rPr>
        <w:t xml:space="preserve">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4F62970A"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 xml:space="preserve">that </w:t>
      </w:r>
      <w:r w:rsidR="007142FC">
        <w:rPr>
          <w:rFonts w:ascii="Times New Roman" w:hAnsi="Times New Roman" w:cs="Times New Roman"/>
        </w:rPr>
        <w:lastRenderedPageBreak/>
        <w:t>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lastRenderedPageBreak/>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 xml:space="preserve">domain-specific mechanisms like a </w:t>
      </w:r>
      <w:r w:rsidR="00C72207">
        <w:rPr>
          <w:rFonts w:ascii="Times New Roman" w:hAnsi="Times New Roman" w:cs="Times New Roman"/>
        </w:rPr>
        <w:lastRenderedPageBreak/>
        <w:t>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proofErr w:type="gramStart"/>
      <w:r w:rsidR="00524642">
        <w:rPr>
          <w:rFonts w:ascii="Times New Roman" w:eastAsia="Times New Roman" w:hAnsi="Times New Roman" w:cs="Times New Roman"/>
        </w:rPr>
        <w:t>Taken</w:t>
      </w:r>
      <w:proofErr w:type="gramEnd"/>
      <w:r w:rsidR="00524642">
        <w:rPr>
          <w:rFonts w:ascii="Times New Roman" w:eastAsia="Times New Roman" w:hAnsi="Times New Roman" w:cs="Times New Roman"/>
        </w:rPr>
        <w:t xml:space="preserve">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3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9"/>
      <w:headerReference w:type="first" r:id="rId8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D8AC" w14:textId="77777777" w:rsidR="00B00D3E" w:rsidRDefault="00B00D3E" w:rsidP="00391C7E">
      <w:pPr>
        <w:spacing w:after="0" w:line="240" w:lineRule="auto"/>
      </w:pPr>
      <w:r>
        <w:separator/>
      </w:r>
    </w:p>
  </w:endnote>
  <w:endnote w:type="continuationSeparator" w:id="0">
    <w:p w14:paraId="76B486B2" w14:textId="77777777" w:rsidR="00B00D3E" w:rsidRDefault="00B00D3E"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624F9" w14:textId="77777777" w:rsidR="00B00D3E" w:rsidRDefault="00B00D3E" w:rsidP="00391C7E">
      <w:pPr>
        <w:spacing w:after="0" w:line="240" w:lineRule="auto"/>
      </w:pPr>
      <w:r>
        <w:separator/>
      </w:r>
    </w:p>
  </w:footnote>
  <w:footnote w:type="continuationSeparator" w:id="0">
    <w:p w14:paraId="42C4CABE" w14:textId="77777777" w:rsidR="00B00D3E" w:rsidRDefault="00B00D3E" w:rsidP="00391C7E">
      <w:pPr>
        <w:spacing w:after="0" w:line="240" w:lineRule="auto"/>
      </w:pPr>
      <w:r>
        <w:continuationSeparator/>
      </w:r>
    </w:p>
  </w:footnote>
  <w:footnote w:id="1">
    <w:p w14:paraId="5EAB8A6C" w14:textId="76B5E2AB"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developmental science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5907"/>
    <w:rsid w:val="0000707B"/>
    <w:rsid w:val="00007559"/>
    <w:rsid w:val="00007F8F"/>
    <w:rsid w:val="00010A55"/>
    <w:rsid w:val="0001298D"/>
    <w:rsid w:val="00012AA5"/>
    <w:rsid w:val="00012E70"/>
    <w:rsid w:val="0001385A"/>
    <w:rsid w:val="00014150"/>
    <w:rsid w:val="00015DDE"/>
    <w:rsid w:val="00017D72"/>
    <w:rsid w:val="00017DBA"/>
    <w:rsid w:val="00020BD2"/>
    <w:rsid w:val="00020CAF"/>
    <w:rsid w:val="0002114F"/>
    <w:rsid w:val="000213EE"/>
    <w:rsid w:val="00021531"/>
    <w:rsid w:val="00022327"/>
    <w:rsid w:val="00022546"/>
    <w:rsid w:val="0002365D"/>
    <w:rsid w:val="00023A54"/>
    <w:rsid w:val="00023DB7"/>
    <w:rsid w:val="00023E47"/>
    <w:rsid w:val="000241BE"/>
    <w:rsid w:val="000245B8"/>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A25"/>
    <w:rsid w:val="00032E80"/>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FA1"/>
    <w:rsid w:val="00062194"/>
    <w:rsid w:val="00062B4C"/>
    <w:rsid w:val="0006396F"/>
    <w:rsid w:val="00063A7C"/>
    <w:rsid w:val="00063FD5"/>
    <w:rsid w:val="0006493F"/>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87C36"/>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70D"/>
    <w:rsid w:val="000A1B95"/>
    <w:rsid w:val="000A3A74"/>
    <w:rsid w:val="000A51FC"/>
    <w:rsid w:val="000A555F"/>
    <w:rsid w:val="000A58E8"/>
    <w:rsid w:val="000A6762"/>
    <w:rsid w:val="000A7004"/>
    <w:rsid w:val="000A7017"/>
    <w:rsid w:val="000A715B"/>
    <w:rsid w:val="000A78E6"/>
    <w:rsid w:val="000A7DBF"/>
    <w:rsid w:val="000B0656"/>
    <w:rsid w:val="000B08D2"/>
    <w:rsid w:val="000B09DB"/>
    <w:rsid w:val="000B1763"/>
    <w:rsid w:val="000B1C1A"/>
    <w:rsid w:val="000B2757"/>
    <w:rsid w:val="000B279A"/>
    <w:rsid w:val="000B3D55"/>
    <w:rsid w:val="000B4399"/>
    <w:rsid w:val="000B4ECF"/>
    <w:rsid w:val="000B60E2"/>
    <w:rsid w:val="000B6458"/>
    <w:rsid w:val="000B7017"/>
    <w:rsid w:val="000B75DA"/>
    <w:rsid w:val="000B7DDA"/>
    <w:rsid w:val="000B7E28"/>
    <w:rsid w:val="000C0869"/>
    <w:rsid w:val="000C18C9"/>
    <w:rsid w:val="000C307E"/>
    <w:rsid w:val="000C3BCB"/>
    <w:rsid w:val="000C5A1C"/>
    <w:rsid w:val="000C66B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75A"/>
    <w:rsid w:val="000E7BCF"/>
    <w:rsid w:val="000E7F18"/>
    <w:rsid w:val="000F158C"/>
    <w:rsid w:val="000F1A90"/>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D7B"/>
    <w:rsid w:val="00106100"/>
    <w:rsid w:val="00106257"/>
    <w:rsid w:val="00106D77"/>
    <w:rsid w:val="0010728E"/>
    <w:rsid w:val="0011041C"/>
    <w:rsid w:val="00111B8C"/>
    <w:rsid w:val="00112ABC"/>
    <w:rsid w:val="00114F18"/>
    <w:rsid w:val="00115051"/>
    <w:rsid w:val="00115675"/>
    <w:rsid w:val="001157F1"/>
    <w:rsid w:val="00115972"/>
    <w:rsid w:val="00116CFE"/>
    <w:rsid w:val="00117198"/>
    <w:rsid w:val="001178B1"/>
    <w:rsid w:val="00117AE9"/>
    <w:rsid w:val="001202EE"/>
    <w:rsid w:val="00120625"/>
    <w:rsid w:val="00120B8F"/>
    <w:rsid w:val="00120F6F"/>
    <w:rsid w:val="0012108C"/>
    <w:rsid w:val="00121E0F"/>
    <w:rsid w:val="00122750"/>
    <w:rsid w:val="001240EE"/>
    <w:rsid w:val="00124633"/>
    <w:rsid w:val="0012541B"/>
    <w:rsid w:val="00125E54"/>
    <w:rsid w:val="00126879"/>
    <w:rsid w:val="001269C7"/>
    <w:rsid w:val="00126A22"/>
    <w:rsid w:val="00126B81"/>
    <w:rsid w:val="00126BA4"/>
    <w:rsid w:val="00126FCB"/>
    <w:rsid w:val="001276E5"/>
    <w:rsid w:val="00127B08"/>
    <w:rsid w:val="00127C68"/>
    <w:rsid w:val="0013112B"/>
    <w:rsid w:val="00131EFD"/>
    <w:rsid w:val="0013468D"/>
    <w:rsid w:val="001349B0"/>
    <w:rsid w:val="00134CB3"/>
    <w:rsid w:val="00136065"/>
    <w:rsid w:val="00136774"/>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277B"/>
    <w:rsid w:val="0015363E"/>
    <w:rsid w:val="001537B7"/>
    <w:rsid w:val="00153BF3"/>
    <w:rsid w:val="001547A5"/>
    <w:rsid w:val="001558F7"/>
    <w:rsid w:val="00155A19"/>
    <w:rsid w:val="00156A94"/>
    <w:rsid w:val="00157975"/>
    <w:rsid w:val="001614AB"/>
    <w:rsid w:val="0016283A"/>
    <w:rsid w:val="00163799"/>
    <w:rsid w:val="0016470F"/>
    <w:rsid w:val="001647C9"/>
    <w:rsid w:val="00164941"/>
    <w:rsid w:val="001654E4"/>
    <w:rsid w:val="00166A93"/>
    <w:rsid w:val="00166E78"/>
    <w:rsid w:val="001673BB"/>
    <w:rsid w:val="0016771A"/>
    <w:rsid w:val="0016781E"/>
    <w:rsid w:val="00167C72"/>
    <w:rsid w:val="001716AD"/>
    <w:rsid w:val="001719A1"/>
    <w:rsid w:val="00172FAE"/>
    <w:rsid w:val="001736EE"/>
    <w:rsid w:val="00173D94"/>
    <w:rsid w:val="00175501"/>
    <w:rsid w:val="0017668E"/>
    <w:rsid w:val="001807FC"/>
    <w:rsid w:val="00181761"/>
    <w:rsid w:val="0018182D"/>
    <w:rsid w:val="001823A3"/>
    <w:rsid w:val="00183524"/>
    <w:rsid w:val="00183E63"/>
    <w:rsid w:val="00185AE3"/>
    <w:rsid w:val="00186357"/>
    <w:rsid w:val="001863D5"/>
    <w:rsid w:val="001864B7"/>
    <w:rsid w:val="0018749A"/>
    <w:rsid w:val="00190AA0"/>
    <w:rsid w:val="00192937"/>
    <w:rsid w:val="001938E6"/>
    <w:rsid w:val="0019465C"/>
    <w:rsid w:val="001950BB"/>
    <w:rsid w:val="0019511C"/>
    <w:rsid w:val="00195B5F"/>
    <w:rsid w:val="00196664"/>
    <w:rsid w:val="00196750"/>
    <w:rsid w:val="001968A7"/>
    <w:rsid w:val="001971A6"/>
    <w:rsid w:val="001A00F6"/>
    <w:rsid w:val="001A0B2E"/>
    <w:rsid w:val="001A0FC2"/>
    <w:rsid w:val="001A16E9"/>
    <w:rsid w:val="001A2641"/>
    <w:rsid w:val="001A319B"/>
    <w:rsid w:val="001A365D"/>
    <w:rsid w:val="001A36CD"/>
    <w:rsid w:val="001A4239"/>
    <w:rsid w:val="001A49A7"/>
    <w:rsid w:val="001A55CE"/>
    <w:rsid w:val="001A7B4F"/>
    <w:rsid w:val="001A7F1C"/>
    <w:rsid w:val="001B02D5"/>
    <w:rsid w:val="001B034E"/>
    <w:rsid w:val="001B0A01"/>
    <w:rsid w:val="001B1023"/>
    <w:rsid w:val="001B1FAF"/>
    <w:rsid w:val="001B26F5"/>
    <w:rsid w:val="001B3C78"/>
    <w:rsid w:val="001B3CF6"/>
    <w:rsid w:val="001B597B"/>
    <w:rsid w:val="001B5A5F"/>
    <w:rsid w:val="001B5BC6"/>
    <w:rsid w:val="001B6D86"/>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D65"/>
    <w:rsid w:val="001D6FD0"/>
    <w:rsid w:val="001D7AB5"/>
    <w:rsid w:val="001D7DAF"/>
    <w:rsid w:val="001E02B6"/>
    <w:rsid w:val="001E15BC"/>
    <w:rsid w:val="001E2FFC"/>
    <w:rsid w:val="001E3EFD"/>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61A"/>
    <w:rsid w:val="00221A05"/>
    <w:rsid w:val="00221A84"/>
    <w:rsid w:val="0022328E"/>
    <w:rsid w:val="002235F4"/>
    <w:rsid w:val="00223D51"/>
    <w:rsid w:val="002240E0"/>
    <w:rsid w:val="0022410E"/>
    <w:rsid w:val="002241DE"/>
    <w:rsid w:val="00225EAA"/>
    <w:rsid w:val="002267AD"/>
    <w:rsid w:val="002268D7"/>
    <w:rsid w:val="00226AC2"/>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41852"/>
    <w:rsid w:val="00241F9B"/>
    <w:rsid w:val="0024216C"/>
    <w:rsid w:val="0024260C"/>
    <w:rsid w:val="002428C0"/>
    <w:rsid w:val="00242C4E"/>
    <w:rsid w:val="0024322C"/>
    <w:rsid w:val="00243D6F"/>
    <w:rsid w:val="00243F2E"/>
    <w:rsid w:val="00243F44"/>
    <w:rsid w:val="00243F95"/>
    <w:rsid w:val="00244733"/>
    <w:rsid w:val="002447BC"/>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FBB"/>
    <w:rsid w:val="0026781C"/>
    <w:rsid w:val="0027190A"/>
    <w:rsid w:val="0027198F"/>
    <w:rsid w:val="00271F24"/>
    <w:rsid w:val="0027220C"/>
    <w:rsid w:val="00273FB5"/>
    <w:rsid w:val="00280367"/>
    <w:rsid w:val="002807A7"/>
    <w:rsid w:val="00281DD5"/>
    <w:rsid w:val="00282505"/>
    <w:rsid w:val="00282527"/>
    <w:rsid w:val="00282D77"/>
    <w:rsid w:val="00285F58"/>
    <w:rsid w:val="0028632B"/>
    <w:rsid w:val="00286C99"/>
    <w:rsid w:val="00286E20"/>
    <w:rsid w:val="002875F4"/>
    <w:rsid w:val="0029016F"/>
    <w:rsid w:val="002907E3"/>
    <w:rsid w:val="00290A11"/>
    <w:rsid w:val="00290B5C"/>
    <w:rsid w:val="002911E8"/>
    <w:rsid w:val="002916CF"/>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538"/>
    <w:rsid w:val="002A3067"/>
    <w:rsid w:val="002A339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978"/>
    <w:rsid w:val="002C2FA4"/>
    <w:rsid w:val="002C2FEA"/>
    <w:rsid w:val="002C3076"/>
    <w:rsid w:val="002C38E4"/>
    <w:rsid w:val="002C3A0E"/>
    <w:rsid w:val="002C3D2A"/>
    <w:rsid w:val="002C3FF9"/>
    <w:rsid w:val="002C4837"/>
    <w:rsid w:val="002C50CE"/>
    <w:rsid w:val="002C6957"/>
    <w:rsid w:val="002C6A24"/>
    <w:rsid w:val="002C73D9"/>
    <w:rsid w:val="002C7767"/>
    <w:rsid w:val="002D0BEE"/>
    <w:rsid w:val="002D0F50"/>
    <w:rsid w:val="002D1978"/>
    <w:rsid w:val="002D1BE0"/>
    <w:rsid w:val="002D2BA1"/>
    <w:rsid w:val="002D3A1B"/>
    <w:rsid w:val="002D4413"/>
    <w:rsid w:val="002D5326"/>
    <w:rsid w:val="002D55C6"/>
    <w:rsid w:val="002D6288"/>
    <w:rsid w:val="002D687C"/>
    <w:rsid w:val="002D7708"/>
    <w:rsid w:val="002E0363"/>
    <w:rsid w:val="002E0FE1"/>
    <w:rsid w:val="002E13C5"/>
    <w:rsid w:val="002E1DAB"/>
    <w:rsid w:val="002E23C4"/>
    <w:rsid w:val="002E3A21"/>
    <w:rsid w:val="002E3F09"/>
    <w:rsid w:val="002E6504"/>
    <w:rsid w:val="002E6730"/>
    <w:rsid w:val="002E6DC4"/>
    <w:rsid w:val="002E776B"/>
    <w:rsid w:val="002E7906"/>
    <w:rsid w:val="002E7B21"/>
    <w:rsid w:val="002E7DA6"/>
    <w:rsid w:val="002F0131"/>
    <w:rsid w:val="002F0216"/>
    <w:rsid w:val="002F0729"/>
    <w:rsid w:val="002F0C25"/>
    <w:rsid w:val="002F12FF"/>
    <w:rsid w:val="002F136A"/>
    <w:rsid w:val="002F3FF3"/>
    <w:rsid w:val="002F4940"/>
    <w:rsid w:val="002F6238"/>
    <w:rsid w:val="00300FD4"/>
    <w:rsid w:val="0030159F"/>
    <w:rsid w:val="003020DD"/>
    <w:rsid w:val="003037C2"/>
    <w:rsid w:val="003058A8"/>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C6A"/>
    <w:rsid w:val="00326DF7"/>
    <w:rsid w:val="00327070"/>
    <w:rsid w:val="00327258"/>
    <w:rsid w:val="00327476"/>
    <w:rsid w:val="003314EC"/>
    <w:rsid w:val="0033184B"/>
    <w:rsid w:val="00331AF7"/>
    <w:rsid w:val="00332406"/>
    <w:rsid w:val="00332621"/>
    <w:rsid w:val="00333DF3"/>
    <w:rsid w:val="00334952"/>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62392"/>
    <w:rsid w:val="00363803"/>
    <w:rsid w:val="00364A1A"/>
    <w:rsid w:val="00364CAF"/>
    <w:rsid w:val="003654F0"/>
    <w:rsid w:val="0036596B"/>
    <w:rsid w:val="00365D77"/>
    <w:rsid w:val="0036601C"/>
    <w:rsid w:val="00366532"/>
    <w:rsid w:val="00367F9C"/>
    <w:rsid w:val="00370A4B"/>
    <w:rsid w:val="00371051"/>
    <w:rsid w:val="0037167D"/>
    <w:rsid w:val="00372084"/>
    <w:rsid w:val="0037276C"/>
    <w:rsid w:val="0037334F"/>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6400"/>
    <w:rsid w:val="003B6799"/>
    <w:rsid w:val="003B6AAD"/>
    <w:rsid w:val="003B7BD9"/>
    <w:rsid w:val="003C038A"/>
    <w:rsid w:val="003C0D57"/>
    <w:rsid w:val="003C1C65"/>
    <w:rsid w:val="003C215A"/>
    <w:rsid w:val="003C2930"/>
    <w:rsid w:val="003C36B5"/>
    <w:rsid w:val="003C3F81"/>
    <w:rsid w:val="003C4483"/>
    <w:rsid w:val="003C6AC9"/>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09D2"/>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3F712B"/>
    <w:rsid w:val="003F7FD9"/>
    <w:rsid w:val="004008F3"/>
    <w:rsid w:val="00400A8A"/>
    <w:rsid w:val="0040165B"/>
    <w:rsid w:val="00403BB8"/>
    <w:rsid w:val="00404147"/>
    <w:rsid w:val="00404AC4"/>
    <w:rsid w:val="00404B49"/>
    <w:rsid w:val="00405547"/>
    <w:rsid w:val="00405C88"/>
    <w:rsid w:val="00406364"/>
    <w:rsid w:val="00406F1E"/>
    <w:rsid w:val="0040758C"/>
    <w:rsid w:val="004107DA"/>
    <w:rsid w:val="004119A0"/>
    <w:rsid w:val="00411C2E"/>
    <w:rsid w:val="004126A0"/>
    <w:rsid w:val="004129D6"/>
    <w:rsid w:val="00413032"/>
    <w:rsid w:val="004130B2"/>
    <w:rsid w:val="00413766"/>
    <w:rsid w:val="00413C32"/>
    <w:rsid w:val="004149D1"/>
    <w:rsid w:val="00414B9A"/>
    <w:rsid w:val="00415AB9"/>
    <w:rsid w:val="004166FC"/>
    <w:rsid w:val="00416748"/>
    <w:rsid w:val="0041758A"/>
    <w:rsid w:val="00417B76"/>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2D34"/>
    <w:rsid w:val="00433EEF"/>
    <w:rsid w:val="00433FAF"/>
    <w:rsid w:val="00435E2A"/>
    <w:rsid w:val="004369C7"/>
    <w:rsid w:val="004373BA"/>
    <w:rsid w:val="004376DC"/>
    <w:rsid w:val="004378E5"/>
    <w:rsid w:val="00437BF2"/>
    <w:rsid w:val="00437E08"/>
    <w:rsid w:val="0044000D"/>
    <w:rsid w:val="00440D59"/>
    <w:rsid w:val="00440E1A"/>
    <w:rsid w:val="00441421"/>
    <w:rsid w:val="004416FA"/>
    <w:rsid w:val="004419FC"/>
    <w:rsid w:val="00442495"/>
    <w:rsid w:val="00442667"/>
    <w:rsid w:val="00442816"/>
    <w:rsid w:val="00442EA0"/>
    <w:rsid w:val="004433D4"/>
    <w:rsid w:val="00444DAC"/>
    <w:rsid w:val="00444FD4"/>
    <w:rsid w:val="00445430"/>
    <w:rsid w:val="00445460"/>
    <w:rsid w:val="004454B4"/>
    <w:rsid w:val="00446614"/>
    <w:rsid w:val="00446A20"/>
    <w:rsid w:val="004507C2"/>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8F3"/>
    <w:rsid w:val="004906F2"/>
    <w:rsid w:val="0049073F"/>
    <w:rsid w:val="004910CA"/>
    <w:rsid w:val="00491E6D"/>
    <w:rsid w:val="00491F3E"/>
    <w:rsid w:val="00492711"/>
    <w:rsid w:val="0049319B"/>
    <w:rsid w:val="00493A31"/>
    <w:rsid w:val="00493D23"/>
    <w:rsid w:val="00494550"/>
    <w:rsid w:val="00494DAB"/>
    <w:rsid w:val="00496A43"/>
    <w:rsid w:val="00497398"/>
    <w:rsid w:val="004979E4"/>
    <w:rsid w:val="00497C46"/>
    <w:rsid w:val="00497F11"/>
    <w:rsid w:val="004A045E"/>
    <w:rsid w:val="004A07A5"/>
    <w:rsid w:val="004A0BA0"/>
    <w:rsid w:val="004A1C93"/>
    <w:rsid w:val="004A274B"/>
    <w:rsid w:val="004A302F"/>
    <w:rsid w:val="004A34CE"/>
    <w:rsid w:val="004A3C37"/>
    <w:rsid w:val="004A55FC"/>
    <w:rsid w:val="004A587D"/>
    <w:rsid w:val="004A5D51"/>
    <w:rsid w:val="004A5E3E"/>
    <w:rsid w:val="004A5EA5"/>
    <w:rsid w:val="004A6E29"/>
    <w:rsid w:val="004A7C3D"/>
    <w:rsid w:val="004A7EA9"/>
    <w:rsid w:val="004B03EF"/>
    <w:rsid w:val="004B0766"/>
    <w:rsid w:val="004B16EB"/>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B00"/>
    <w:rsid w:val="004C4B98"/>
    <w:rsid w:val="004C4EE4"/>
    <w:rsid w:val="004C5792"/>
    <w:rsid w:val="004C6440"/>
    <w:rsid w:val="004C6B43"/>
    <w:rsid w:val="004C7140"/>
    <w:rsid w:val="004C795D"/>
    <w:rsid w:val="004C7C59"/>
    <w:rsid w:val="004C7F46"/>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569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624"/>
    <w:rsid w:val="00523C7B"/>
    <w:rsid w:val="00524642"/>
    <w:rsid w:val="0052470C"/>
    <w:rsid w:val="00524DCD"/>
    <w:rsid w:val="0052528F"/>
    <w:rsid w:val="00525589"/>
    <w:rsid w:val="00527B4D"/>
    <w:rsid w:val="00530632"/>
    <w:rsid w:val="00530FCA"/>
    <w:rsid w:val="00531204"/>
    <w:rsid w:val="00532A6B"/>
    <w:rsid w:val="00532C80"/>
    <w:rsid w:val="0053378E"/>
    <w:rsid w:val="00533863"/>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6548"/>
    <w:rsid w:val="005565CD"/>
    <w:rsid w:val="00556BD0"/>
    <w:rsid w:val="00557181"/>
    <w:rsid w:val="0055722D"/>
    <w:rsid w:val="00560C8D"/>
    <w:rsid w:val="00560F91"/>
    <w:rsid w:val="0056133C"/>
    <w:rsid w:val="005617FB"/>
    <w:rsid w:val="00561F64"/>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BB5"/>
    <w:rsid w:val="00571081"/>
    <w:rsid w:val="005715BA"/>
    <w:rsid w:val="0057194A"/>
    <w:rsid w:val="0057217D"/>
    <w:rsid w:val="00572D50"/>
    <w:rsid w:val="00572DFC"/>
    <w:rsid w:val="00573571"/>
    <w:rsid w:val="00574297"/>
    <w:rsid w:val="00575813"/>
    <w:rsid w:val="00575943"/>
    <w:rsid w:val="00576594"/>
    <w:rsid w:val="00577556"/>
    <w:rsid w:val="00580F17"/>
    <w:rsid w:val="00582C9C"/>
    <w:rsid w:val="0058342C"/>
    <w:rsid w:val="005843E9"/>
    <w:rsid w:val="00584DD2"/>
    <w:rsid w:val="005853DF"/>
    <w:rsid w:val="00586047"/>
    <w:rsid w:val="00586957"/>
    <w:rsid w:val="0058743A"/>
    <w:rsid w:val="005879DA"/>
    <w:rsid w:val="00590B37"/>
    <w:rsid w:val="00591021"/>
    <w:rsid w:val="005916D7"/>
    <w:rsid w:val="005917AA"/>
    <w:rsid w:val="005917B9"/>
    <w:rsid w:val="005948EA"/>
    <w:rsid w:val="005963CC"/>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78E"/>
    <w:rsid w:val="005D4897"/>
    <w:rsid w:val="005D5170"/>
    <w:rsid w:val="005D5244"/>
    <w:rsid w:val="005D5E1D"/>
    <w:rsid w:val="005D616C"/>
    <w:rsid w:val="005D674D"/>
    <w:rsid w:val="005D6F99"/>
    <w:rsid w:val="005D7161"/>
    <w:rsid w:val="005D770B"/>
    <w:rsid w:val="005D7B83"/>
    <w:rsid w:val="005E03D9"/>
    <w:rsid w:val="005E0B56"/>
    <w:rsid w:val="005E1A3E"/>
    <w:rsid w:val="005E1B9A"/>
    <w:rsid w:val="005E1E69"/>
    <w:rsid w:val="005E28F2"/>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8B2"/>
    <w:rsid w:val="005F51C0"/>
    <w:rsid w:val="005F6235"/>
    <w:rsid w:val="005F6689"/>
    <w:rsid w:val="005F673E"/>
    <w:rsid w:val="005F76C3"/>
    <w:rsid w:val="005F79DF"/>
    <w:rsid w:val="006008A7"/>
    <w:rsid w:val="00600BB7"/>
    <w:rsid w:val="006019F3"/>
    <w:rsid w:val="00601A7D"/>
    <w:rsid w:val="00601EDE"/>
    <w:rsid w:val="00602BA1"/>
    <w:rsid w:val="00602CDD"/>
    <w:rsid w:val="0060305E"/>
    <w:rsid w:val="00603B06"/>
    <w:rsid w:val="0060428E"/>
    <w:rsid w:val="00604DD2"/>
    <w:rsid w:val="00605525"/>
    <w:rsid w:val="00605D33"/>
    <w:rsid w:val="00606406"/>
    <w:rsid w:val="00607FF6"/>
    <w:rsid w:val="006109DF"/>
    <w:rsid w:val="00610A20"/>
    <w:rsid w:val="00610A6A"/>
    <w:rsid w:val="00611CCC"/>
    <w:rsid w:val="00612353"/>
    <w:rsid w:val="00613257"/>
    <w:rsid w:val="0061426F"/>
    <w:rsid w:val="006150A4"/>
    <w:rsid w:val="006151A4"/>
    <w:rsid w:val="00615345"/>
    <w:rsid w:val="006159FC"/>
    <w:rsid w:val="00616350"/>
    <w:rsid w:val="006173BD"/>
    <w:rsid w:val="00617409"/>
    <w:rsid w:val="00620593"/>
    <w:rsid w:val="00620A87"/>
    <w:rsid w:val="00620AAD"/>
    <w:rsid w:val="00621102"/>
    <w:rsid w:val="00621F7C"/>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6098"/>
    <w:rsid w:val="00636DAC"/>
    <w:rsid w:val="006373DC"/>
    <w:rsid w:val="006377CD"/>
    <w:rsid w:val="006401FB"/>
    <w:rsid w:val="0064223D"/>
    <w:rsid w:val="00642A68"/>
    <w:rsid w:val="00642D50"/>
    <w:rsid w:val="00643439"/>
    <w:rsid w:val="006438E6"/>
    <w:rsid w:val="00643A05"/>
    <w:rsid w:val="00645281"/>
    <w:rsid w:val="0064675D"/>
    <w:rsid w:val="00646CBB"/>
    <w:rsid w:val="00647041"/>
    <w:rsid w:val="00647216"/>
    <w:rsid w:val="00647888"/>
    <w:rsid w:val="00650786"/>
    <w:rsid w:val="00651513"/>
    <w:rsid w:val="00652135"/>
    <w:rsid w:val="0065220D"/>
    <w:rsid w:val="00652419"/>
    <w:rsid w:val="006524E0"/>
    <w:rsid w:val="00652AD4"/>
    <w:rsid w:val="00652E3F"/>
    <w:rsid w:val="00652EF0"/>
    <w:rsid w:val="006537E7"/>
    <w:rsid w:val="006542C9"/>
    <w:rsid w:val="00654585"/>
    <w:rsid w:val="00654A0D"/>
    <w:rsid w:val="0065508E"/>
    <w:rsid w:val="0065588C"/>
    <w:rsid w:val="00655B06"/>
    <w:rsid w:val="00655DFA"/>
    <w:rsid w:val="00655F46"/>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9CD"/>
    <w:rsid w:val="00672C8A"/>
    <w:rsid w:val="00672F7D"/>
    <w:rsid w:val="00673D12"/>
    <w:rsid w:val="0067470E"/>
    <w:rsid w:val="0067525E"/>
    <w:rsid w:val="00675616"/>
    <w:rsid w:val="006760AF"/>
    <w:rsid w:val="0067647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9126B"/>
    <w:rsid w:val="006912FB"/>
    <w:rsid w:val="00691467"/>
    <w:rsid w:val="00691D93"/>
    <w:rsid w:val="00692E63"/>
    <w:rsid w:val="00693870"/>
    <w:rsid w:val="0069554C"/>
    <w:rsid w:val="006959B0"/>
    <w:rsid w:val="006969EB"/>
    <w:rsid w:val="00696C04"/>
    <w:rsid w:val="006A0061"/>
    <w:rsid w:val="006A02DB"/>
    <w:rsid w:val="006A10F7"/>
    <w:rsid w:val="006A14C5"/>
    <w:rsid w:val="006A15E1"/>
    <w:rsid w:val="006A1861"/>
    <w:rsid w:val="006A1D61"/>
    <w:rsid w:val="006A1D8C"/>
    <w:rsid w:val="006A2238"/>
    <w:rsid w:val="006A3BB6"/>
    <w:rsid w:val="006A419C"/>
    <w:rsid w:val="006A4E8A"/>
    <w:rsid w:val="006A5B68"/>
    <w:rsid w:val="006A6F1E"/>
    <w:rsid w:val="006A72E8"/>
    <w:rsid w:val="006A789A"/>
    <w:rsid w:val="006A7FEB"/>
    <w:rsid w:val="006B0561"/>
    <w:rsid w:val="006B0C96"/>
    <w:rsid w:val="006B18F7"/>
    <w:rsid w:val="006B3776"/>
    <w:rsid w:val="006B4F0B"/>
    <w:rsid w:val="006B599B"/>
    <w:rsid w:val="006B6209"/>
    <w:rsid w:val="006B666F"/>
    <w:rsid w:val="006B7002"/>
    <w:rsid w:val="006B78F3"/>
    <w:rsid w:val="006C012B"/>
    <w:rsid w:val="006C0589"/>
    <w:rsid w:val="006C05D7"/>
    <w:rsid w:val="006C0A30"/>
    <w:rsid w:val="006C277B"/>
    <w:rsid w:val="006C2C60"/>
    <w:rsid w:val="006C3037"/>
    <w:rsid w:val="006C3F33"/>
    <w:rsid w:val="006C4A07"/>
    <w:rsid w:val="006C4E68"/>
    <w:rsid w:val="006C4F53"/>
    <w:rsid w:val="006C6ADB"/>
    <w:rsid w:val="006C7667"/>
    <w:rsid w:val="006D000D"/>
    <w:rsid w:val="006D007E"/>
    <w:rsid w:val="006D17D2"/>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5BF5"/>
    <w:rsid w:val="006F67D4"/>
    <w:rsid w:val="006F710B"/>
    <w:rsid w:val="006F77E7"/>
    <w:rsid w:val="006F7A51"/>
    <w:rsid w:val="007010FA"/>
    <w:rsid w:val="00702669"/>
    <w:rsid w:val="00704050"/>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75E"/>
    <w:rsid w:val="0072329E"/>
    <w:rsid w:val="00725B8D"/>
    <w:rsid w:val="0072658E"/>
    <w:rsid w:val="00726B6A"/>
    <w:rsid w:val="00727508"/>
    <w:rsid w:val="0073183C"/>
    <w:rsid w:val="00731ADA"/>
    <w:rsid w:val="00733452"/>
    <w:rsid w:val="0073348D"/>
    <w:rsid w:val="007334BE"/>
    <w:rsid w:val="0073360D"/>
    <w:rsid w:val="0073366E"/>
    <w:rsid w:val="007336E4"/>
    <w:rsid w:val="00734053"/>
    <w:rsid w:val="007346F5"/>
    <w:rsid w:val="007350B5"/>
    <w:rsid w:val="00736B53"/>
    <w:rsid w:val="00737142"/>
    <w:rsid w:val="00740587"/>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C8"/>
    <w:rsid w:val="0074758C"/>
    <w:rsid w:val="0074774D"/>
    <w:rsid w:val="00747F36"/>
    <w:rsid w:val="00751B32"/>
    <w:rsid w:val="00751CE3"/>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716D"/>
    <w:rsid w:val="00770678"/>
    <w:rsid w:val="00770984"/>
    <w:rsid w:val="00770DE0"/>
    <w:rsid w:val="0077113B"/>
    <w:rsid w:val="0077236B"/>
    <w:rsid w:val="00772B3F"/>
    <w:rsid w:val="00772C1D"/>
    <w:rsid w:val="00772DBF"/>
    <w:rsid w:val="007738D4"/>
    <w:rsid w:val="00773A8C"/>
    <w:rsid w:val="00774252"/>
    <w:rsid w:val="007749D6"/>
    <w:rsid w:val="00775603"/>
    <w:rsid w:val="0077624C"/>
    <w:rsid w:val="00776861"/>
    <w:rsid w:val="00777E51"/>
    <w:rsid w:val="00780197"/>
    <w:rsid w:val="007806FD"/>
    <w:rsid w:val="0078079B"/>
    <w:rsid w:val="00780B0E"/>
    <w:rsid w:val="00780B62"/>
    <w:rsid w:val="007811D2"/>
    <w:rsid w:val="00781413"/>
    <w:rsid w:val="00784196"/>
    <w:rsid w:val="0078424D"/>
    <w:rsid w:val="007847D6"/>
    <w:rsid w:val="00784BEC"/>
    <w:rsid w:val="0078570D"/>
    <w:rsid w:val="00790E1C"/>
    <w:rsid w:val="00791C06"/>
    <w:rsid w:val="00791DBB"/>
    <w:rsid w:val="00793930"/>
    <w:rsid w:val="00793BEE"/>
    <w:rsid w:val="00793E6A"/>
    <w:rsid w:val="00793FC0"/>
    <w:rsid w:val="00793FEB"/>
    <w:rsid w:val="00794632"/>
    <w:rsid w:val="00795359"/>
    <w:rsid w:val="007978A2"/>
    <w:rsid w:val="007A07DB"/>
    <w:rsid w:val="007A11F9"/>
    <w:rsid w:val="007A157E"/>
    <w:rsid w:val="007A23AB"/>
    <w:rsid w:val="007A28C6"/>
    <w:rsid w:val="007A4606"/>
    <w:rsid w:val="007A46E1"/>
    <w:rsid w:val="007A4942"/>
    <w:rsid w:val="007A4C33"/>
    <w:rsid w:val="007A5C67"/>
    <w:rsid w:val="007A629C"/>
    <w:rsid w:val="007A636E"/>
    <w:rsid w:val="007A7037"/>
    <w:rsid w:val="007B1477"/>
    <w:rsid w:val="007B2167"/>
    <w:rsid w:val="007B3347"/>
    <w:rsid w:val="007B43AC"/>
    <w:rsid w:val="007B5240"/>
    <w:rsid w:val="007B5FC1"/>
    <w:rsid w:val="007B697A"/>
    <w:rsid w:val="007B795A"/>
    <w:rsid w:val="007B79E3"/>
    <w:rsid w:val="007C01C2"/>
    <w:rsid w:val="007C077F"/>
    <w:rsid w:val="007C07E0"/>
    <w:rsid w:val="007C0C38"/>
    <w:rsid w:val="007C2988"/>
    <w:rsid w:val="007C313A"/>
    <w:rsid w:val="007C344B"/>
    <w:rsid w:val="007C3635"/>
    <w:rsid w:val="007C36AD"/>
    <w:rsid w:val="007C37A3"/>
    <w:rsid w:val="007C394B"/>
    <w:rsid w:val="007C3AEF"/>
    <w:rsid w:val="007C42A4"/>
    <w:rsid w:val="007C43AC"/>
    <w:rsid w:val="007C4465"/>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20F3"/>
    <w:rsid w:val="007F27FF"/>
    <w:rsid w:val="007F2D36"/>
    <w:rsid w:val="007F309C"/>
    <w:rsid w:val="007F35EA"/>
    <w:rsid w:val="007F4585"/>
    <w:rsid w:val="007F66CE"/>
    <w:rsid w:val="007F6D04"/>
    <w:rsid w:val="007F7477"/>
    <w:rsid w:val="007F7CDF"/>
    <w:rsid w:val="00801363"/>
    <w:rsid w:val="00801E2F"/>
    <w:rsid w:val="008021BD"/>
    <w:rsid w:val="00803276"/>
    <w:rsid w:val="00803555"/>
    <w:rsid w:val="00803AC9"/>
    <w:rsid w:val="00804C29"/>
    <w:rsid w:val="008055AC"/>
    <w:rsid w:val="0080566C"/>
    <w:rsid w:val="00807108"/>
    <w:rsid w:val="0080748F"/>
    <w:rsid w:val="00807B0F"/>
    <w:rsid w:val="00810B00"/>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BE0"/>
    <w:rsid w:val="00816E14"/>
    <w:rsid w:val="0081725A"/>
    <w:rsid w:val="00817291"/>
    <w:rsid w:val="00817C59"/>
    <w:rsid w:val="00820218"/>
    <w:rsid w:val="00821320"/>
    <w:rsid w:val="00824650"/>
    <w:rsid w:val="0082609A"/>
    <w:rsid w:val="00826106"/>
    <w:rsid w:val="00826D1B"/>
    <w:rsid w:val="008308C9"/>
    <w:rsid w:val="008317A2"/>
    <w:rsid w:val="008324D1"/>
    <w:rsid w:val="008331D8"/>
    <w:rsid w:val="0083379E"/>
    <w:rsid w:val="008343F0"/>
    <w:rsid w:val="00834486"/>
    <w:rsid w:val="0083496E"/>
    <w:rsid w:val="008353F2"/>
    <w:rsid w:val="00837114"/>
    <w:rsid w:val="00837F81"/>
    <w:rsid w:val="008403E8"/>
    <w:rsid w:val="0084040E"/>
    <w:rsid w:val="00840FE5"/>
    <w:rsid w:val="008414EA"/>
    <w:rsid w:val="00841801"/>
    <w:rsid w:val="008418FE"/>
    <w:rsid w:val="00842450"/>
    <w:rsid w:val="00842627"/>
    <w:rsid w:val="00843D21"/>
    <w:rsid w:val="008446E8"/>
    <w:rsid w:val="0084584F"/>
    <w:rsid w:val="00845DA8"/>
    <w:rsid w:val="00846A79"/>
    <w:rsid w:val="00846E02"/>
    <w:rsid w:val="00846F99"/>
    <w:rsid w:val="008472E4"/>
    <w:rsid w:val="00847C7B"/>
    <w:rsid w:val="008505CC"/>
    <w:rsid w:val="008512A3"/>
    <w:rsid w:val="00851B40"/>
    <w:rsid w:val="008523EA"/>
    <w:rsid w:val="00853343"/>
    <w:rsid w:val="0085367D"/>
    <w:rsid w:val="008557E5"/>
    <w:rsid w:val="00855D4E"/>
    <w:rsid w:val="00856DF2"/>
    <w:rsid w:val="00856EC5"/>
    <w:rsid w:val="00857369"/>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6985"/>
    <w:rsid w:val="00887045"/>
    <w:rsid w:val="0089176F"/>
    <w:rsid w:val="0089177D"/>
    <w:rsid w:val="0089178E"/>
    <w:rsid w:val="00892559"/>
    <w:rsid w:val="00892940"/>
    <w:rsid w:val="00892DA6"/>
    <w:rsid w:val="00894104"/>
    <w:rsid w:val="00894149"/>
    <w:rsid w:val="008948F0"/>
    <w:rsid w:val="00895308"/>
    <w:rsid w:val="008958E9"/>
    <w:rsid w:val="00896D74"/>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4E1"/>
    <w:rsid w:val="008B2BDD"/>
    <w:rsid w:val="008B33D2"/>
    <w:rsid w:val="008B3CB2"/>
    <w:rsid w:val="008B4CFF"/>
    <w:rsid w:val="008B5493"/>
    <w:rsid w:val="008B5C7C"/>
    <w:rsid w:val="008B6581"/>
    <w:rsid w:val="008C27AE"/>
    <w:rsid w:val="008C2D7B"/>
    <w:rsid w:val="008C3083"/>
    <w:rsid w:val="008C38EB"/>
    <w:rsid w:val="008C4764"/>
    <w:rsid w:val="008C55D6"/>
    <w:rsid w:val="008C5DB0"/>
    <w:rsid w:val="008C67D6"/>
    <w:rsid w:val="008C75A3"/>
    <w:rsid w:val="008C7D82"/>
    <w:rsid w:val="008D0170"/>
    <w:rsid w:val="008D040E"/>
    <w:rsid w:val="008D14E2"/>
    <w:rsid w:val="008D17DA"/>
    <w:rsid w:val="008D22A1"/>
    <w:rsid w:val="008D2955"/>
    <w:rsid w:val="008D351D"/>
    <w:rsid w:val="008D46EC"/>
    <w:rsid w:val="008D61A0"/>
    <w:rsid w:val="008D72C9"/>
    <w:rsid w:val="008E0039"/>
    <w:rsid w:val="008E037F"/>
    <w:rsid w:val="008E0F75"/>
    <w:rsid w:val="008E36C2"/>
    <w:rsid w:val="008E3D5D"/>
    <w:rsid w:val="008E542C"/>
    <w:rsid w:val="008E5DB6"/>
    <w:rsid w:val="008E6FE0"/>
    <w:rsid w:val="008E75C1"/>
    <w:rsid w:val="008F011B"/>
    <w:rsid w:val="008F0951"/>
    <w:rsid w:val="008F1789"/>
    <w:rsid w:val="008F19CE"/>
    <w:rsid w:val="008F2162"/>
    <w:rsid w:val="008F3601"/>
    <w:rsid w:val="008F453A"/>
    <w:rsid w:val="008F4E2B"/>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512"/>
    <w:rsid w:val="009135CF"/>
    <w:rsid w:val="009139C0"/>
    <w:rsid w:val="00913D5E"/>
    <w:rsid w:val="00914763"/>
    <w:rsid w:val="00914A32"/>
    <w:rsid w:val="00914A3A"/>
    <w:rsid w:val="0091568C"/>
    <w:rsid w:val="009163C4"/>
    <w:rsid w:val="0091671E"/>
    <w:rsid w:val="009170D2"/>
    <w:rsid w:val="00920922"/>
    <w:rsid w:val="00920D2C"/>
    <w:rsid w:val="0092101F"/>
    <w:rsid w:val="009242D3"/>
    <w:rsid w:val="0092661E"/>
    <w:rsid w:val="00926A43"/>
    <w:rsid w:val="00926B08"/>
    <w:rsid w:val="00926D5F"/>
    <w:rsid w:val="009309A1"/>
    <w:rsid w:val="00930D6E"/>
    <w:rsid w:val="0093112D"/>
    <w:rsid w:val="009313B8"/>
    <w:rsid w:val="00931D53"/>
    <w:rsid w:val="00932620"/>
    <w:rsid w:val="009338D6"/>
    <w:rsid w:val="0093541E"/>
    <w:rsid w:val="00935537"/>
    <w:rsid w:val="00935891"/>
    <w:rsid w:val="009359CC"/>
    <w:rsid w:val="00935D3A"/>
    <w:rsid w:val="00935DE9"/>
    <w:rsid w:val="00936A30"/>
    <w:rsid w:val="00936B29"/>
    <w:rsid w:val="009372D8"/>
    <w:rsid w:val="0093767D"/>
    <w:rsid w:val="00940028"/>
    <w:rsid w:val="009406C0"/>
    <w:rsid w:val="0094211D"/>
    <w:rsid w:val="00942861"/>
    <w:rsid w:val="00942CF0"/>
    <w:rsid w:val="00944070"/>
    <w:rsid w:val="00944188"/>
    <w:rsid w:val="00944226"/>
    <w:rsid w:val="009442FC"/>
    <w:rsid w:val="0094482C"/>
    <w:rsid w:val="00944950"/>
    <w:rsid w:val="00945423"/>
    <w:rsid w:val="00945CE8"/>
    <w:rsid w:val="0094618E"/>
    <w:rsid w:val="00946FC1"/>
    <w:rsid w:val="00950D30"/>
    <w:rsid w:val="00951796"/>
    <w:rsid w:val="00951952"/>
    <w:rsid w:val="00951BCB"/>
    <w:rsid w:val="00951C55"/>
    <w:rsid w:val="009526B1"/>
    <w:rsid w:val="009526C3"/>
    <w:rsid w:val="009532A1"/>
    <w:rsid w:val="009539FA"/>
    <w:rsid w:val="00953A8D"/>
    <w:rsid w:val="00953B34"/>
    <w:rsid w:val="00954129"/>
    <w:rsid w:val="0095540A"/>
    <w:rsid w:val="009557D6"/>
    <w:rsid w:val="00955AA2"/>
    <w:rsid w:val="00955F89"/>
    <w:rsid w:val="00956913"/>
    <w:rsid w:val="0096055E"/>
    <w:rsid w:val="009608CD"/>
    <w:rsid w:val="0096134E"/>
    <w:rsid w:val="009613B3"/>
    <w:rsid w:val="00961B2B"/>
    <w:rsid w:val="00962119"/>
    <w:rsid w:val="00962626"/>
    <w:rsid w:val="00963623"/>
    <w:rsid w:val="00963ACE"/>
    <w:rsid w:val="00963AF0"/>
    <w:rsid w:val="00963F99"/>
    <w:rsid w:val="00964347"/>
    <w:rsid w:val="00964D23"/>
    <w:rsid w:val="009650C0"/>
    <w:rsid w:val="00965615"/>
    <w:rsid w:val="00966715"/>
    <w:rsid w:val="00967403"/>
    <w:rsid w:val="00967683"/>
    <w:rsid w:val="009700FD"/>
    <w:rsid w:val="00970257"/>
    <w:rsid w:val="00970973"/>
    <w:rsid w:val="00970A55"/>
    <w:rsid w:val="0097127C"/>
    <w:rsid w:val="00971A00"/>
    <w:rsid w:val="00971C57"/>
    <w:rsid w:val="00971E16"/>
    <w:rsid w:val="0097290B"/>
    <w:rsid w:val="00972D7B"/>
    <w:rsid w:val="00973274"/>
    <w:rsid w:val="0097588A"/>
    <w:rsid w:val="009761A8"/>
    <w:rsid w:val="00976811"/>
    <w:rsid w:val="00976AEB"/>
    <w:rsid w:val="00976E80"/>
    <w:rsid w:val="00977197"/>
    <w:rsid w:val="00977D06"/>
    <w:rsid w:val="00977EC4"/>
    <w:rsid w:val="00982472"/>
    <w:rsid w:val="00982B50"/>
    <w:rsid w:val="00983580"/>
    <w:rsid w:val="009841DE"/>
    <w:rsid w:val="00984BDE"/>
    <w:rsid w:val="00985654"/>
    <w:rsid w:val="009856BE"/>
    <w:rsid w:val="00985A75"/>
    <w:rsid w:val="00986B93"/>
    <w:rsid w:val="00987489"/>
    <w:rsid w:val="00987A3A"/>
    <w:rsid w:val="00987D54"/>
    <w:rsid w:val="009907B4"/>
    <w:rsid w:val="00992848"/>
    <w:rsid w:val="00993375"/>
    <w:rsid w:val="00993CE7"/>
    <w:rsid w:val="009943CD"/>
    <w:rsid w:val="009952B7"/>
    <w:rsid w:val="00995683"/>
    <w:rsid w:val="00996380"/>
    <w:rsid w:val="009967C3"/>
    <w:rsid w:val="009975B0"/>
    <w:rsid w:val="009A00F6"/>
    <w:rsid w:val="009A0315"/>
    <w:rsid w:val="009A1510"/>
    <w:rsid w:val="009A1C9A"/>
    <w:rsid w:val="009A1FFA"/>
    <w:rsid w:val="009A3008"/>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21A1"/>
    <w:rsid w:val="009D31C5"/>
    <w:rsid w:val="009D4EC0"/>
    <w:rsid w:val="009D70F9"/>
    <w:rsid w:val="009D7E96"/>
    <w:rsid w:val="009E09CA"/>
    <w:rsid w:val="009E0AE8"/>
    <w:rsid w:val="009E1837"/>
    <w:rsid w:val="009E193F"/>
    <w:rsid w:val="009E2952"/>
    <w:rsid w:val="009E30A3"/>
    <w:rsid w:val="009E3705"/>
    <w:rsid w:val="009E3864"/>
    <w:rsid w:val="009E3BB5"/>
    <w:rsid w:val="009E3F46"/>
    <w:rsid w:val="009E471B"/>
    <w:rsid w:val="009E4B8A"/>
    <w:rsid w:val="009E613A"/>
    <w:rsid w:val="009E666D"/>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2377"/>
    <w:rsid w:val="00A03432"/>
    <w:rsid w:val="00A037F0"/>
    <w:rsid w:val="00A06DD6"/>
    <w:rsid w:val="00A073F1"/>
    <w:rsid w:val="00A076A4"/>
    <w:rsid w:val="00A07C5F"/>
    <w:rsid w:val="00A07E4E"/>
    <w:rsid w:val="00A07FB7"/>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4716"/>
    <w:rsid w:val="00A24724"/>
    <w:rsid w:val="00A25948"/>
    <w:rsid w:val="00A27B5E"/>
    <w:rsid w:val="00A30FB2"/>
    <w:rsid w:val="00A31C2C"/>
    <w:rsid w:val="00A34693"/>
    <w:rsid w:val="00A35226"/>
    <w:rsid w:val="00A3639E"/>
    <w:rsid w:val="00A3716A"/>
    <w:rsid w:val="00A4013A"/>
    <w:rsid w:val="00A404F2"/>
    <w:rsid w:val="00A4169B"/>
    <w:rsid w:val="00A42E15"/>
    <w:rsid w:val="00A44142"/>
    <w:rsid w:val="00A44FE1"/>
    <w:rsid w:val="00A46D12"/>
    <w:rsid w:val="00A4710E"/>
    <w:rsid w:val="00A474B0"/>
    <w:rsid w:val="00A47BB0"/>
    <w:rsid w:val="00A5158F"/>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3232"/>
    <w:rsid w:val="00A74BC2"/>
    <w:rsid w:val="00A753F4"/>
    <w:rsid w:val="00A776DA"/>
    <w:rsid w:val="00A80248"/>
    <w:rsid w:val="00A80C79"/>
    <w:rsid w:val="00A81342"/>
    <w:rsid w:val="00A81A34"/>
    <w:rsid w:val="00A81B31"/>
    <w:rsid w:val="00A81FE5"/>
    <w:rsid w:val="00A8238A"/>
    <w:rsid w:val="00A82422"/>
    <w:rsid w:val="00A85BF1"/>
    <w:rsid w:val="00A861E6"/>
    <w:rsid w:val="00A86B1C"/>
    <w:rsid w:val="00A87063"/>
    <w:rsid w:val="00A87BB6"/>
    <w:rsid w:val="00A87E09"/>
    <w:rsid w:val="00A90082"/>
    <w:rsid w:val="00A9049C"/>
    <w:rsid w:val="00A9112B"/>
    <w:rsid w:val="00A9183C"/>
    <w:rsid w:val="00A94823"/>
    <w:rsid w:val="00A94B96"/>
    <w:rsid w:val="00A9514B"/>
    <w:rsid w:val="00A955F5"/>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2AC1"/>
    <w:rsid w:val="00AB3878"/>
    <w:rsid w:val="00AB3BD9"/>
    <w:rsid w:val="00AB4808"/>
    <w:rsid w:val="00AB528D"/>
    <w:rsid w:val="00AB5296"/>
    <w:rsid w:val="00AB6869"/>
    <w:rsid w:val="00AC07BC"/>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29E"/>
    <w:rsid w:val="00AE090A"/>
    <w:rsid w:val="00AE15EC"/>
    <w:rsid w:val="00AE18BB"/>
    <w:rsid w:val="00AE207C"/>
    <w:rsid w:val="00AE350A"/>
    <w:rsid w:val="00AE3882"/>
    <w:rsid w:val="00AE5308"/>
    <w:rsid w:val="00AE5ADC"/>
    <w:rsid w:val="00AE5C3C"/>
    <w:rsid w:val="00AE5E1F"/>
    <w:rsid w:val="00AE5E69"/>
    <w:rsid w:val="00AE61FE"/>
    <w:rsid w:val="00AE6298"/>
    <w:rsid w:val="00AE6D1E"/>
    <w:rsid w:val="00AF0534"/>
    <w:rsid w:val="00AF0571"/>
    <w:rsid w:val="00AF1530"/>
    <w:rsid w:val="00AF15E4"/>
    <w:rsid w:val="00AF3245"/>
    <w:rsid w:val="00AF3BF6"/>
    <w:rsid w:val="00AF3CD1"/>
    <w:rsid w:val="00AF4B3A"/>
    <w:rsid w:val="00AF554A"/>
    <w:rsid w:val="00AF57C4"/>
    <w:rsid w:val="00AF6150"/>
    <w:rsid w:val="00AF7951"/>
    <w:rsid w:val="00B00645"/>
    <w:rsid w:val="00B00D3E"/>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03EF"/>
    <w:rsid w:val="00B2202E"/>
    <w:rsid w:val="00B229F8"/>
    <w:rsid w:val="00B23EFA"/>
    <w:rsid w:val="00B2442C"/>
    <w:rsid w:val="00B24437"/>
    <w:rsid w:val="00B245D1"/>
    <w:rsid w:val="00B250A5"/>
    <w:rsid w:val="00B263B6"/>
    <w:rsid w:val="00B264F3"/>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BF1"/>
    <w:rsid w:val="00B46EF7"/>
    <w:rsid w:val="00B474F5"/>
    <w:rsid w:val="00B47965"/>
    <w:rsid w:val="00B506DB"/>
    <w:rsid w:val="00B51764"/>
    <w:rsid w:val="00B51F12"/>
    <w:rsid w:val="00B531EF"/>
    <w:rsid w:val="00B534B0"/>
    <w:rsid w:val="00B535D1"/>
    <w:rsid w:val="00B535E1"/>
    <w:rsid w:val="00B53B3F"/>
    <w:rsid w:val="00B53B42"/>
    <w:rsid w:val="00B54340"/>
    <w:rsid w:val="00B54EFC"/>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58D5"/>
    <w:rsid w:val="00B75B27"/>
    <w:rsid w:val="00B768A2"/>
    <w:rsid w:val="00B76E9F"/>
    <w:rsid w:val="00B77102"/>
    <w:rsid w:val="00B778CC"/>
    <w:rsid w:val="00B77B44"/>
    <w:rsid w:val="00B80004"/>
    <w:rsid w:val="00B8047D"/>
    <w:rsid w:val="00B80D24"/>
    <w:rsid w:val="00B81767"/>
    <w:rsid w:val="00B832CB"/>
    <w:rsid w:val="00B83C7E"/>
    <w:rsid w:val="00B8453C"/>
    <w:rsid w:val="00B845C6"/>
    <w:rsid w:val="00B84810"/>
    <w:rsid w:val="00B84C3F"/>
    <w:rsid w:val="00B84C9E"/>
    <w:rsid w:val="00B85B22"/>
    <w:rsid w:val="00B86741"/>
    <w:rsid w:val="00B87F57"/>
    <w:rsid w:val="00B90810"/>
    <w:rsid w:val="00B9118A"/>
    <w:rsid w:val="00B94A3A"/>
    <w:rsid w:val="00B95538"/>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502B"/>
    <w:rsid w:val="00BA5989"/>
    <w:rsid w:val="00BA6275"/>
    <w:rsid w:val="00BA759D"/>
    <w:rsid w:val="00BB0BAF"/>
    <w:rsid w:val="00BB13DF"/>
    <w:rsid w:val="00BB21C8"/>
    <w:rsid w:val="00BB2FBE"/>
    <w:rsid w:val="00BB324C"/>
    <w:rsid w:val="00BB3E3C"/>
    <w:rsid w:val="00BB41F9"/>
    <w:rsid w:val="00BB4BAA"/>
    <w:rsid w:val="00BB5957"/>
    <w:rsid w:val="00BB607E"/>
    <w:rsid w:val="00BB684F"/>
    <w:rsid w:val="00BB7735"/>
    <w:rsid w:val="00BB7CF2"/>
    <w:rsid w:val="00BC14D4"/>
    <w:rsid w:val="00BC196F"/>
    <w:rsid w:val="00BC21FE"/>
    <w:rsid w:val="00BC3402"/>
    <w:rsid w:val="00BC3C3D"/>
    <w:rsid w:val="00BC65BD"/>
    <w:rsid w:val="00BC6C12"/>
    <w:rsid w:val="00BC7B45"/>
    <w:rsid w:val="00BD030F"/>
    <w:rsid w:val="00BD0EFA"/>
    <w:rsid w:val="00BD25CB"/>
    <w:rsid w:val="00BD28B3"/>
    <w:rsid w:val="00BD2E2A"/>
    <w:rsid w:val="00BD3308"/>
    <w:rsid w:val="00BD39EE"/>
    <w:rsid w:val="00BD3C97"/>
    <w:rsid w:val="00BD48F4"/>
    <w:rsid w:val="00BD5834"/>
    <w:rsid w:val="00BD6120"/>
    <w:rsid w:val="00BD6CB2"/>
    <w:rsid w:val="00BD7B8E"/>
    <w:rsid w:val="00BE0536"/>
    <w:rsid w:val="00BE0C77"/>
    <w:rsid w:val="00BE33F8"/>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009"/>
    <w:rsid w:val="00C018DB"/>
    <w:rsid w:val="00C035F6"/>
    <w:rsid w:val="00C03637"/>
    <w:rsid w:val="00C03B2C"/>
    <w:rsid w:val="00C04915"/>
    <w:rsid w:val="00C04B8E"/>
    <w:rsid w:val="00C050FD"/>
    <w:rsid w:val="00C05467"/>
    <w:rsid w:val="00C0571E"/>
    <w:rsid w:val="00C06055"/>
    <w:rsid w:val="00C073D6"/>
    <w:rsid w:val="00C10B39"/>
    <w:rsid w:val="00C10F72"/>
    <w:rsid w:val="00C11584"/>
    <w:rsid w:val="00C11B44"/>
    <w:rsid w:val="00C11F4C"/>
    <w:rsid w:val="00C12B8E"/>
    <w:rsid w:val="00C12E2C"/>
    <w:rsid w:val="00C13A31"/>
    <w:rsid w:val="00C13DD4"/>
    <w:rsid w:val="00C1548D"/>
    <w:rsid w:val="00C200EC"/>
    <w:rsid w:val="00C20523"/>
    <w:rsid w:val="00C21033"/>
    <w:rsid w:val="00C22466"/>
    <w:rsid w:val="00C23172"/>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616F"/>
    <w:rsid w:val="00C4667A"/>
    <w:rsid w:val="00C46B1C"/>
    <w:rsid w:val="00C46CF6"/>
    <w:rsid w:val="00C472CB"/>
    <w:rsid w:val="00C502AB"/>
    <w:rsid w:val="00C50832"/>
    <w:rsid w:val="00C51255"/>
    <w:rsid w:val="00C518AD"/>
    <w:rsid w:val="00C51F90"/>
    <w:rsid w:val="00C521F0"/>
    <w:rsid w:val="00C52DD9"/>
    <w:rsid w:val="00C530DC"/>
    <w:rsid w:val="00C5385B"/>
    <w:rsid w:val="00C5443B"/>
    <w:rsid w:val="00C54E7C"/>
    <w:rsid w:val="00C56B2F"/>
    <w:rsid w:val="00C56F1B"/>
    <w:rsid w:val="00C57CAD"/>
    <w:rsid w:val="00C61018"/>
    <w:rsid w:val="00C63A84"/>
    <w:rsid w:val="00C64721"/>
    <w:rsid w:val="00C64BA7"/>
    <w:rsid w:val="00C64FB6"/>
    <w:rsid w:val="00C65284"/>
    <w:rsid w:val="00C65941"/>
    <w:rsid w:val="00C65B37"/>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5E3"/>
    <w:rsid w:val="00C87A6B"/>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C1146"/>
    <w:rsid w:val="00CC17E5"/>
    <w:rsid w:val="00CC1A56"/>
    <w:rsid w:val="00CC231A"/>
    <w:rsid w:val="00CC2F41"/>
    <w:rsid w:val="00CC3F4F"/>
    <w:rsid w:val="00CC3F59"/>
    <w:rsid w:val="00CC53AD"/>
    <w:rsid w:val="00CC62A2"/>
    <w:rsid w:val="00CC7164"/>
    <w:rsid w:val="00CC7469"/>
    <w:rsid w:val="00CD0161"/>
    <w:rsid w:val="00CD062E"/>
    <w:rsid w:val="00CD1446"/>
    <w:rsid w:val="00CD2FA0"/>
    <w:rsid w:val="00CD32BB"/>
    <w:rsid w:val="00CD3619"/>
    <w:rsid w:val="00CD40A3"/>
    <w:rsid w:val="00CD46DD"/>
    <w:rsid w:val="00CD4829"/>
    <w:rsid w:val="00CD51FC"/>
    <w:rsid w:val="00CD7918"/>
    <w:rsid w:val="00CD7BD3"/>
    <w:rsid w:val="00CE09FB"/>
    <w:rsid w:val="00CE14CD"/>
    <w:rsid w:val="00CE165F"/>
    <w:rsid w:val="00CE1FE3"/>
    <w:rsid w:val="00CE33E0"/>
    <w:rsid w:val="00CE3D02"/>
    <w:rsid w:val="00CE47FC"/>
    <w:rsid w:val="00CE5A7B"/>
    <w:rsid w:val="00CE5D3E"/>
    <w:rsid w:val="00CE5DD4"/>
    <w:rsid w:val="00CE74E8"/>
    <w:rsid w:val="00CE7773"/>
    <w:rsid w:val="00CE7981"/>
    <w:rsid w:val="00CE7E5C"/>
    <w:rsid w:val="00CF07AA"/>
    <w:rsid w:val="00CF07BC"/>
    <w:rsid w:val="00CF150C"/>
    <w:rsid w:val="00CF1DBF"/>
    <w:rsid w:val="00CF2128"/>
    <w:rsid w:val="00CF453E"/>
    <w:rsid w:val="00CF4E22"/>
    <w:rsid w:val="00CF4F01"/>
    <w:rsid w:val="00CF6D13"/>
    <w:rsid w:val="00CF6F6A"/>
    <w:rsid w:val="00CF7576"/>
    <w:rsid w:val="00CF769D"/>
    <w:rsid w:val="00CF7892"/>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615E"/>
    <w:rsid w:val="00D16229"/>
    <w:rsid w:val="00D168E6"/>
    <w:rsid w:val="00D16A84"/>
    <w:rsid w:val="00D16BF5"/>
    <w:rsid w:val="00D17A95"/>
    <w:rsid w:val="00D17B7D"/>
    <w:rsid w:val="00D17F2C"/>
    <w:rsid w:val="00D204CB"/>
    <w:rsid w:val="00D20604"/>
    <w:rsid w:val="00D20AEB"/>
    <w:rsid w:val="00D226EB"/>
    <w:rsid w:val="00D24830"/>
    <w:rsid w:val="00D25482"/>
    <w:rsid w:val="00D25B4C"/>
    <w:rsid w:val="00D25C7E"/>
    <w:rsid w:val="00D25DBF"/>
    <w:rsid w:val="00D26B7E"/>
    <w:rsid w:val="00D26E56"/>
    <w:rsid w:val="00D271B7"/>
    <w:rsid w:val="00D27560"/>
    <w:rsid w:val="00D27BF8"/>
    <w:rsid w:val="00D306E8"/>
    <w:rsid w:val="00D30D47"/>
    <w:rsid w:val="00D327B5"/>
    <w:rsid w:val="00D339D0"/>
    <w:rsid w:val="00D34A44"/>
    <w:rsid w:val="00D35C7A"/>
    <w:rsid w:val="00D35C83"/>
    <w:rsid w:val="00D37BBE"/>
    <w:rsid w:val="00D37BE2"/>
    <w:rsid w:val="00D37E49"/>
    <w:rsid w:val="00D401E8"/>
    <w:rsid w:val="00D4032F"/>
    <w:rsid w:val="00D4098D"/>
    <w:rsid w:val="00D409AB"/>
    <w:rsid w:val="00D41B3E"/>
    <w:rsid w:val="00D41EF2"/>
    <w:rsid w:val="00D42F21"/>
    <w:rsid w:val="00D447B4"/>
    <w:rsid w:val="00D45F4C"/>
    <w:rsid w:val="00D470F2"/>
    <w:rsid w:val="00D4764C"/>
    <w:rsid w:val="00D47E63"/>
    <w:rsid w:val="00D506E5"/>
    <w:rsid w:val="00D532E5"/>
    <w:rsid w:val="00D5365A"/>
    <w:rsid w:val="00D539D9"/>
    <w:rsid w:val="00D541C6"/>
    <w:rsid w:val="00D5421A"/>
    <w:rsid w:val="00D55FBF"/>
    <w:rsid w:val="00D56C35"/>
    <w:rsid w:val="00D56FB0"/>
    <w:rsid w:val="00D5751A"/>
    <w:rsid w:val="00D57F90"/>
    <w:rsid w:val="00D60589"/>
    <w:rsid w:val="00D606CC"/>
    <w:rsid w:val="00D608E0"/>
    <w:rsid w:val="00D61F14"/>
    <w:rsid w:val="00D6243B"/>
    <w:rsid w:val="00D6273A"/>
    <w:rsid w:val="00D636C9"/>
    <w:rsid w:val="00D637D4"/>
    <w:rsid w:val="00D64235"/>
    <w:rsid w:val="00D65145"/>
    <w:rsid w:val="00D664FA"/>
    <w:rsid w:val="00D66F22"/>
    <w:rsid w:val="00D67101"/>
    <w:rsid w:val="00D6723B"/>
    <w:rsid w:val="00D70438"/>
    <w:rsid w:val="00D707A6"/>
    <w:rsid w:val="00D72584"/>
    <w:rsid w:val="00D72664"/>
    <w:rsid w:val="00D72751"/>
    <w:rsid w:val="00D73348"/>
    <w:rsid w:val="00D73477"/>
    <w:rsid w:val="00D74336"/>
    <w:rsid w:val="00D749BD"/>
    <w:rsid w:val="00D74BE6"/>
    <w:rsid w:val="00D7656F"/>
    <w:rsid w:val="00D76C7B"/>
    <w:rsid w:val="00D772CF"/>
    <w:rsid w:val="00D80943"/>
    <w:rsid w:val="00D80BEC"/>
    <w:rsid w:val="00D81444"/>
    <w:rsid w:val="00D84475"/>
    <w:rsid w:val="00D85002"/>
    <w:rsid w:val="00D85633"/>
    <w:rsid w:val="00D866F7"/>
    <w:rsid w:val="00D8709E"/>
    <w:rsid w:val="00D87370"/>
    <w:rsid w:val="00D90E96"/>
    <w:rsid w:val="00D91346"/>
    <w:rsid w:val="00D914C7"/>
    <w:rsid w:val="00D92B12"/>
    <w:rsid w:val="00D940E8"/>
    <w:rsid w:val="00D94C0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FA8"/>
    <w:rsid w:val="00DB020F"/>
    <w:rsid w:val="00DB0878"/>
    <w:rsid w:val="00DB0B34"/>
    <w:rsid w:val="00DB0E07"/>
    <w:rsid w:val="00DB0EB2"/>
    <w:rsid w:val="00DB2407"/>
    <w:rsid w:val="00DB355C"/>
    <w:rsid w:val="00DB3A30"/>
    <w:rsid w:val="00DB3EC1"/>
    <w:rsid w:val="00DB578D"/>
    <w:rsid w:val="00DB5FFD"/>
    <w:rsid w:val="00DB7A24"/>
    <w:rsid w:val="00DC2394"/>
    <w:rsid w:val="00DC2CEA"/>
    <w:rsid w:val="00DC3C33"/>
    <w:rsid w:val="00DC5011"/>
    <w:rsid w:val="00DC50DC"/>
    <w:rsid w:val="00DC5A18"/>
    <w:rsid w:val="00DC604A"/>
    <w:rsid w:val="00DC7210"/>
    <w:rsid w:val="00DC7422"/>
    <w:rsid w:val="00DC74C8"/>
    <w:rsid w:val="00DC7515"/>
    <w:rsid w:val="00DD0491"/>
    <w:rsid w:val="00DD04E1"/>
    <w:rsid w:val="00DD0C8C"/>
    <w:rsid w:val="00DD1BAF"/>
    <w:rsid w:val="00DD213A"/>
    <w:rsid w:val="00DD3FDE"/>
    <w:rsid w:val="00DD4A33"/>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5412"/>
    <w:rsid w:val="00DE5FE7"/>
    <w:rsid w:val="00DE6A2C"/>
    <w:rsid w:val="00DF095F"/>
    <w:rsid w:val="00DF0EC3"/>
    <w:rsid w:val="00DF0EE5"/>
    <w:rsid w:val="00DF18B8"/>
    <w:rsid w:val="00DF2286"/>
    <w:rsid w:val="00DF3239"/>
    <w:rsid w:val="00DF4952"/>
    <w:rsid w:val="00DF4BEE"/>
    <w:rsid w:val="00DF58F0"/>
    <w:rsid w:val="00DF590B"/>
    <w:rsid w:val="00DF6D9E"/>
    <w:rsid w:val="00E016FD"/>
    <w:rsid w:val="00E024EB"/>
    <w:rsid w:val="00E030EC"/>
    <w:rsid w:val="00E03CC8"/>
    <w:rsid w:val="00E0430E"/>
    <w:rsid w:val="00E06D25"/>
    <w:rsid w:val="00E073A5"/>
    <w:rsid w:val="00E073F9"/>
    <w:rsid w:val="00E10101"/>
    <w:rsid w:val="00E10136"/>
    <w:rsid w:val="00E11144"/>
    <w:rsid w:val="00E1396C"/>
    <w:rsid w:val="00E14B3B"/>
    <w:rsid w:val="00E14E86"/>
    <w:rsid w:val="00E164AF"/>
    <w:rsid w:val="00E1679A"/>
    <w:rsid w:val="00E1685A"/>
    <w:rsid w:val="00E17676"/>
    <w:rsid w:val="00E20BAF"/>
    <w:rsid w:val="00E20D06"/>
    <w:rsid w:val="00E214C8"/>
    <w:rsid w:val="00E21AE5"/>
    <w:rsid w:val="00E21E77"/>
    <w:rsid w:val="00E21FFA"/>
    <w:rsid w:val="00E22C4C"/>
    <w:rsid w:val="00E22F89"/>
    <w:rsid w:val="00E240D0"/>
    <w:rsid w:val="00E25014"/>
    <w:rsid w:val="00E26167"/>
    <w:rsid w:val="00E26300"/>
    <w:rsid w:val="00E27715"/>
    <w:rsid w:val="00E27F9E"/>
    <w:rsid w:val="00E30261"/>
    <w:rsid w:val="00E3097B"/>
    <w:rsid w:val="00E316C0"/>
    <w:rsid w:val="00E32409"/>
    <w:rsid w:val="00E326A7"/>
    <w:rsid w:val="00E32921"/>
    <w:rsid w:val="00E32B52"/>
    <w:rsid w:val="00E339D7"/>
    <w:rsid w:val="00E343BF"/>
    <w:rsid w:val="00E34EED"/>
    <w:rsid w:val="00E350B1"/>
    <w:rsid w:val="00E36030"/>
    <w:rsid w:val="00E37F87"/>
    <w:rsid w:val="00E40300"/>
    <w:rsid w:val="00E409AC"/>
    <w:rsid w:val="00E41327"/>
    <w:rsid w:val="00E43D65"/>
    <w:rsid w:val="00E43F96"/>
    <w:rsid w:val="00E4402B"/>
    <w:rsid w:val="00E4463E"/>
    <w:rsid w:val="00E44B06"/>
    <w:rsid w:val="00E45204"/>
    <w:rsid w:val="00E45C60"/>
    <w:rsid w:val="00E47072"/>
    <w:rsid w:val="00E47ED1"/>
    <w:rsid w:val="00E50066"/>
    <w:rsid w:val="00E51229"/>
    <w:rsid w:val="00E52B9F"/>
    <w:rsid w:val="00E537A4"/>
    <w:rsid w:val="00E53D02"/>
    <w:rsid w:val="00E543BC"/>
    <w:rsid w:val="00E54B91"/>
    <w:rsid w:val="00E54CCA"/>
    <w:rsid w:val="00E554DB"/>
    <w:rsid w:val="00E5730A"/>
    <w:rsid w:val="00E576CA"/>
    <w:rsid w:val="00E60464"/>
    <w:rsid w:val="00E606FC"/>
    <w:rsid w:val="00E63115"/>
    <w:rsid w:val="00E632B3"/>
    <w:rsid w:val="00E63BF1"/>
    <w:rsid w:val="00E63F31"/>
    <w:rsid w:val="00E6500A"/>
    <w:rsid w:val="00E66F57"/>
    <w:rsid w:val="00E67560"/>
    <w:rsid w:val="00E678BA"/>
    <w:rsid w:val="00E67BCC"/>
    <w:rsid w:val="00E67C60"/>
    <w:rsid w:val="00E70DB2"/>
    <w:rsid w:val="00E718C8"/>
    <w:rsid w:val="00E71E95"/>
    <w:rsid w:val="00E72417"/>
    <w:rsid w:val="00E72866"/>
    <w:rsid w:val="00E72ACE"/>
    <w:rsid w:val="00E732BC"/>
    <w:rsid w:val="00E73884"/>
    <w:rsid w:val="00E73E92"/>
    <w:rsid w:val="00E740ED"/>
    <w:rsid w:val="00E744E6"/>
    <w:rsid w:val="00E7463E"/>
    <w:rsid w:val="00E74726"/>
    <w:rsid w:val="00E754EE"/>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5C0"/>
    <w:rsid w:val="00E97BFE"/>
    <w:rsid w:val="00E97F98"/>
    <w:rsid w:val="00EA0325"/>
    <w:rsid w:val="00EA2657"/>
    <w:rsid w:val="00EA4335"/>
    <w:rsid w:val="00EA4C6F"/>
    <w:rsid w:val="00EA7838"/>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C20D0"/>
    <w:rsid w:val="00EC2DE1"/>
    <w:rsid w:val="00EC33BD"/>
    <w:rsid w:val="00EC36C8"/>
    <w:rsid w:val="00EC3A67"/>
    <w:rsid w:val="00EC44E7"/>
    <w:rsid w:val="00EC46FB"/>
    <w:rsid w:val="00EC4799"/>
    <w:rsid w:val="00EC6297"/>
    <w:rsid w:val="00EC6A4A"/>
    <w:rsid w:val="00EC6A71"/>
    <w:rsid w:val="00EC6B36"/>
    <w:rsid w:val="00EC6F53"/>
    <w:rsid w:val="00EC75F1"/>
    <w:rsid w:val="00EC7604"/>
    <w:rsid w:val="00EC7BB8"/>
    <w:rsid w:val="00ED015A"/>
    <w:rsid w:val="00ED0548"/>
    <w:rsid w:val="00ED183C"/>
    <w:rsid w:val="00ED2432"/>
    <w:rsid w:val="00ED2947"/>
    <w:rsid w:val="00ED3290"/>
    <w:rsid w:val="00ED3E36"/>
    <w:rsid w:val="00ED5EFE"/>
    <w:rsid w:val="00ED6246"/>
    <w:rsid w:val="00ED65B9"/>
    <w:rsid w:val="00ED6C4D"/>
    <w:rsid w:val="00ED70CB"/>
    <w:rsid w:val="00ED78AD"/>
    <w:rsid w:val="00EE0F9F"/>
    <w:rsid w:val="00EE1B56"/>
    <w:rsid w:val="00EE2414"/>
    <w:rsid w:val="00EE29D6"/>
    <w:rsid w:val="00EE2C2A"/>
    <w:rsid w:val="00EE32F4"/>
    <w:rsid w:val="00EE46D0"/>
    <w:rsid w:val="00EE51FC"/>
    <w:rsid w:val="00EE5434"/>
    <w:rsid w:val="00EE5680"/>
    <w:rsid w:val="00EE5EBC"/>
    <w:rsid w:val="00EE6228"/>
    <w:rsid w:val="00EE631C"/>
    <w:rsid w:val="00EE6FBF"/>
    <w:rsid w:val="00EF10E4"/>
    <w:rsid w:val="00EF188C"/>
    <w:rsid w:val="00EF1920"/>
    <w:rsid w:val="00EF1DF9"/>
    <w:rsid w:val="00EF252C"/>
    <w:rsid w:val="00EF4342"/>
    <w:rsid w:val="00EF4B25"/>
    <w:rsid w:val="00EF5636"/>
    <w:rsid w:val="00EF571D"/>
    <w:rsid w:val="00EF78CB"/>
    <w:rsid w:val="00F00019"/>
    <w:rsid w:val="00F0039B"/>
    <w:rsid w:val="00F00DBF"/>
    <w:rsid w:val="00F00F20"/>
    <w:rsid w:val="00F014E5"/>
    <w:rsid w:val="00F01DCF"/>
    <w:rsid w:val="00F02B1D"/>
    <w:rsid w:val="00F03116"/>
    <w:rsid w:val="00F03A2B"/>
    <w:rsid w:val="00F047E0"/>
    <w:rsid w:val="00F0619D"/>
    <w:rsid w:val="00F06E39"/>
    <w:rsid w:val="00F06FB8"/>
    <w:rsid w:val="00F10AA6"/>
    <w:rsid w:val="00F14D46"/>
    <w:rsid w:val="00F15087"/>
    <w:rsid w:val="00F15A81"/>
    <w:rsid w:val="00F15BC5"/>
    <w:rsid w:val="00F17246"/>
    <w:rsid w:val="00F178F2"/>
    <w:rsid w:val="00F204C6"/>
    <w:rsid w:val="00F20CB1"/>
    <w:rsid w:val="00F21664"/>
    <w:rsid w:val="00F21E22"/>
    <w:rsid w:val="00F2233A"/>
    <w:rsid w:val="00F228E6"/>
    <w:rsid w:val="00F229BE"/>
    <w:rsid w:val="00F2356C"/>
    <w:rsid w:val="00F23EE3"/>
    <w:rsid w:val="00F25B4E"/>
    <w:rsid w:val="00F268BB"/>
    <w:rsid w:val="00F26DCE"/>
    <w:rsid w:val="00F2763C"/>
    <w:rsid w:val="00F2783C"/>
    <w:rsid w:val="00F27A77"/>
    <w:rsid w:val="00F27C99"/>
    <w:rsid w:val="00F27E3C"/>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6E2D"/>
    <w:rsid w:val="00F478FB"/>
    <w:rsid w:val="00F50885"/>
    <w:rsid w:val="00F50D46"/>
    <w:rsid w:val="00F51002"/>
    <w:rsid w:val="00F542C3"/>
    <w:rsid w:val="00F54712"/>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662D"/>
    <w:rsid w:val="00F66778"/>
    <w:rsid w:val="00F67055"/>
    <w:rsid w:val="00F70315"/>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5290"/>
    <w:rsid w:val="00F85CD0"/>
    <w:rsid w:val="00F85D14"/>
    <w:rsid w:val="00F85E06"/>
    <w:rsid w:val="00F861A3"/>
    <w:rsid w:val="00F87159"/>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64D"/>
    <w:rsid w:val="00FA4415"/>
    <w:rsid w:val="00FA4CDC"/>
    <w:rsid w:val="00FA5D6C"/>
    <w:rsid w:val="00FA6246"/>
    <w:rsid w:val="00FA6560"/>
    <w:rsid w:val="00FA782C"/>
    <w:rsid w:val="00FA78E9"/>
    <w:rsid w:val="00FA7D63"/>
    <w:rsid w:val="00FB07D4"/>
    <w:rsid w:val="00FB08B2"/>
    <w:rsid w:val="00FB3565"/>
    <w:rsid w:val="00FB5018"/>
    <w:rsid w:val="00FC031C"/>
    <w:rsid w:val="00FC1A1E"/>
    <w:rsid w:val="00FC1B2A"/>
    <w:rsid w:val="00FC1B56"/>
    <w:rsid w:val="00FC3B3E"/>
    <w:rsid w:val="00FC4ACD"/>
    <w:rsid w:val="00FC5BDD"/>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55EE"/>
    <w:rsid w:val="00FE6071"/>
    <w:rsid w:val="00FE70C7"/>
    <w:rsid w:val="00FE7133"/>
    <w:rsid w:val="00FE7308"/>
    <w:rsid w:val="00FE739E"/>
    <w:rsid w:val="00FF0405"/>
    <w:rsid w:val="00FF041C"/>
    <w:rsid w:val="00FF0861"/>
    <w:rsid w:val="00FF0A6F"/>
    <w:rsid w:val="00FF0E4F"/>
    <w:rsid w:val="00FF28B1"/>
    <w:rsid w:val="00FF4FC8"/>
    <w:rsid w:val="00FF543A"/>
    <w:rsid w:val="00FF585D"/>
    <w:rsid w:val="00FF5F71"/>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7-7687.00220" TargetMode="External"/><Relationship Id="rId21" Type="http://schemas.openxmlformats.org/officeDocument/2006/relationships/hyperlink" Target="https://doi.org/10.1037/xge0001656" TargetMode="External"/><Relationship Id="rId42" Type="http://schemas.openxmlformats.org/officeDocument/2006/relationships/hyperlink" Target="https://doi.org/10.1016/j.cogdev.2005.04.004" TargetMode="External"/><Relationship Id="rId47" Type="http://schemas.openxmlformats.org/officeDocument/2006/relationships/hyperlink" Target="https://doi.org/10.1016/j.cognition.2016.12.007" TargetMode="External"/><Relationship Id="rId63" Type="http://schemas.openxmlformats.org/officeDocument/2006/relationships/hyperlink" Target="https://doi.org/10.1371/journal.pone.0023223" TargetMode="External"/><Relationship Id="rId68" Type="http://schemas.openxmlformats.org/officeDocument/2006/relationships/hyperlink" Target="https://doi.org/10.1146/annurev.ph.25.030163.002553"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j.1467-7687.2011.01048.x" TargetMode="External"/><Relationship Id="rId37" Type="http://schemas.openxmlformats.org/officeDocument/2006/relationships/hyperlink" Target="https://doi.org/10.1016/j.cogdev.2010.09.001" TargetMode="External"/><Relationship Id="rId53" Type="http://schemas.openxmlformats.org/officeDocument/2006/relationships/hyperlink" Target="https://doi.org/10.1126/science.1107621" TargetMode="External"/><Relationship Id="rId58" Type="http://schemas.openxmlformats.org/officeDocument/2006/relationships/hyperlink" Target="http://www.jstor.org/stable/30162860" TargetMode="External"/><Relationship Id="rId74" Type="http://schemas.openxmlformats.org/officeDocument/2006/relationships/hyperlink" Target="https://doi.org/10.1016/j.cognition.2017.06.029"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1080/09540090310001655093" TargetMode="External"/><Relationship Id="rId82" Type="http://schemas.microsoft.com/office/2011/relationships/people" Target="people.xm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016/j.cogdev.2022.101164" TargetMode="External"/><Relationship Id="rId27" Type="http://schemas.openxmlformats.org/officeDocument/2006/relationships/hyperlink" Target="https://psycnet.apa.org/doi/10.1037/0033-295X.112.2.347" TargetMode="External"/><Relationship Id="rId30" Type="http://schemas.openxmlformats.org/officeDocument/2006/relationships/hyperlink" Target="https://doi.org/10.1207/s15516709cog2701_4" TargetMode="External"/><Relationship Id="rId35" Type="http://schemas.openxmlformats.org/officeDocument/2006/relationships/hyperlink" Target="https://doi.org/10.1016/0010-0277(95)00661-H" TargetMode="External"/><Relationship Id="rId43" Type="http://schemas.openxmlformats.org/officeDocument/2006/relationships/hyperlink" Target="https://doi.org/10.1016/0010-0285(83)90017-8" TargetMode="External"/><Relationship Id="rId48" Type="http://schemas.openxmlformats.org/officeDocument/2006/relationships/hyperlink" Target="https://doi.org/10.1037/0012-1649.36.5.635" TargetMode="External"/><Relationship Id="rId56" Type="http://schemas.openxmlformats.org/officeDocument/2006/relationships/hyperlink" Target="https://doi.org/10.1016/j.cognition.2017.09.007" TargetMode="External"/><Relationship Id="rId64" Type="http://schemas.openxmlformats.org/officeDocument/2006/relationships/hyperlink" Target="https://doi.org/10.1207/s15327078in1003_6" TargetMode="External"/><Relationship Id="rId69" Type="http://schemas.openxmlformats.org/officeDocument/2006/relationships/hyperlink" Target="https://psycnet.apa.org/doi/10.1037/0033-295X.99.4.605" TargetMode="External"/><Relationship Id="rId77" Type="http://schemas.openxmlformats.org/officeDocument/2006/relationships/hyperlink" Target="https://doi.org/10.1111/1467-8721.ep10772615" TargetMode="External"/><Relationship Id="rId8" Type="http://schemas.openxmlformats.org/officeDocument/2006/relationships/image" Target="media/image1.jpg"/><Relationship Id="rId51" Type="http://schemas.openxmlformats.org/officeDocument/2006/relationships/hyperlink" Target="https://doi.org/10.1016/j.cogpsych.2010.02.001" TargetMode="External"/><Relationship Id="rId72" Type="http://schemas.openxmlformats.org/officeDocument/2006/relationships/hyperlink" Target="https://doi.org/10.1016/j.neuroimage.2010.05.02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38/s41467-025-61517-3" TargetMode="External"/><Relationship Id="rId38" Type="http://schemas.openxmlformats.org/officeDocument/2006/relationships/hyperlink" Target="https://doi.org/10.1038/nature06288" TargetMode="External"/><Relationship Id="rId46" Type="http://schemas.openxmlformats.org/officeDocument/2006/relationships/hyperlink" Target="https://doi.org/10.1111/desc.13581" TargetMode="External"/><Relationship Id="rId59" Type="http://schemas.openxmlformats.org/officeDocument/2006/relationships/hyperlink" Target="https://doi.org/10.1038/323533a0" TargetMode="External"/><Relationship Id="rId67" Type="http://schemas.openxmlformats.org/officeDocument/2006/relationships/hyperlink" Target="https://doi.org/10.1111/j.1551-6709.2010.01129.x"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885-2014(93)90008-S" TargetMode="External"/><Relationship Id="rId54" Type="http://schemas.openxmlformats.org/officeDocument/2006/relationships/hyperlink" Target="https://doi.org/10.1126/science.1111656" TargetMode="External"/><Relationship Id="rId62" Type="http://schemas.openxmlformats.org/officeDocument/2006/relationships/hyperlink" Target="https://doi.org/10.1098/rsos.191795" TargetMode="External"/><Relationship Id="rId70" Type="http://schemas.openxmlformats.org/officeDocument/2006/relationships/hyperlink" Target="https://doi.org/10.1002/icd.2359" TargetMode="External"/><Relationship Id="rId75" Type="http://schemas.openxmlformats.org/officeDocument/2006/relationships/hyperlink" Target="https://doi.org/10.1111/1467-9280.00218"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07/S15327078IN0104_3" TargetMode="External"/><Relationship Id="rId28" Type="http://schemas.openxmlformats.org/officeDocument/2006/relationships/hyperlink" Target="https://doi.org/10.1111/1467-7687.00039" TargetMode="External"/><Relationship Id="rId36" Type="http://schemas.openxmlformats.org/officeDocument/2006/relationships/hyperlink" Target="https://doi.org/10.1177/0963721412470687" TargetMode="External"/><Relationship Id="rId49" Type="http://schemas.openxmlformats.org/officeDocument/2006/relationships/hyperlink" Target="https://doi.org/10.1080/095400999116322" TargetMode="External"/><Relationship Id="rId57" Type="http://schemas.openxmlformats.org/officeDocument/2006/relationships/hyperlink" Target="https://doi.org/10.1037/1089-2680.1.3.271" TargetMode="External"/><Relationship Id="rId10" Type="http://schemas.openxmlformats.org/officeDocument/2006/relationships/image" Target="media/image2.png"/><Relationship Id="rId31" Type="http://schemas.openxmlformats.org/officeDocument/2006/relationships/hyperlink" Target="https://doi.org/10.1207/s15516709cog1401_5" TargetMode="External"/><Relationship Id="rId44" Type="http://schemas.openxmlformats.org/officeDocument/2006/relationships/hyperlink" Target="https://doi.org/10.1016/S0010-0277(98)00036-5" TargetMode="External"/><Relationship Id="rId52" Type="http://schemas.openxmlformats.org/officeDocument/2006/relationships/hyperlink" Target="https://doi.org/10.1016/S0010-0277(96)00727-5" TargetMode="External"/><Relationship Id="rId60" Type="http://schemas.openxmlformats.org/officeDocument/2006/relationships/hyperlink" Target="https://doi.org/10.1371/journal.pone.0042698" TargetMode="External"/><Relationship Id="rId65" Type="http://schemas.openxmlformats.org/officeDocument/2006/relationships/hyperlink" Target="https://doi.org/10.1521/soco.2025.43.3.152" TargetMode="External"/><Relationship Id="rId73" Type="http://schemas.openxmlformats.org/officeDocument/2006/relationships/hyperlink" Target="https://doi.org/10.1016/j.cogdev.2012.08.004" TargetMode="External"/><Relationship Id="rId78" Type="http://schemas.openxmlformats.org/officeDocument/2006/relationships/hyperlink" Target="https://psycnet.apa.org/doi/10.1037/a0032150"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162/neco.1989.1.1.143" TargetMode="External"/><Relationship Id="rId34" Type="http://schemas.openxmlformats.org/officeDocument/2006/relationships/hyperlink" Target="https://doi.org/10.1016/S1364-6613(03)00128-1" TargetMode="External"/><Relationship Id="rId50" Type="http://schemas.openxmlformats.org/officeDocument/2006/relationships/hyperlink" Target="https://doi.org/10.1111/j.0956-7976.2004.00755.x" TargetMode="External"/><Relationship Id="rId55" Type="http://schemas.openxmlformats.org/officeDocument/2006/relationships/hyperlink" Target="https://doi.org/10.1016/j.cognition.2004.11.005" TargetMode="External"/><Relationship Id="rId76" Type="http://schemas.openxmlformats.org/officeDocument/2006/relationships/hyperlink" Target="https://doi.org/10.1038/358749a0" TargetMode="External"/><Relationship Id="rId7" Type="http://schemas.openxmlformats.org/officeDocument/2006/relationships/endnotes" Target="endnotes.xml"/><Relationship Id="rId71"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hyperlink" Target="https://doi.org/10.1016/S0010-0277(99)00039-6" TargetMode="External"/><Relationship Id="rId24" Type="http://schemas.openxmlformats.org/officeDocument/2006/relationships/hyperlink" Target="https://psycnet.apa.org/doi/10.1016/S1364-6613(99)01356-X" TargetMode="External"/><Relationship Id="rId40" Type="http://schemas.openxmlformats.org/officeDocument/2006/relationships/hyperlink" Target="https://psycnet.apa.org/doi/10.1037/0012-1649.19.3.338" TargetMode="External"/><Relationship Id="rId45" Type="http://schemas.openxmlformats.org/officeDocument/2006/relationships/hyperlink" Target="https://doi.org/10.1016/S0010-0277(87)80006-9" TargetMode="External"/><Relationship Id="rId66" Type="http://schemas.openxmlformats.org/officeDocument/2006/relationships/hyperlink" Target="https://doi.org/10.1016/S1364-6613(02)019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63</Pages>
  <Words>17108</Words>
  <Characters>97521</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20</cp:revision>
  <dcterms:created xsi:type="dcterms:W3CDTF">2025-07-18T22:25:00Z</dcterms:created>
  <dcterms:modified xsi:type="dcterms:W3CDTF">2026-02-09T23:22:00Z</dcterms:modified>
</cp:coreProperties>
</file>