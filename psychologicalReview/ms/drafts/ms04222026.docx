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4D522817"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they may have looked longer at</w:t>
      </w:r>
      <w:r w:rsidR="003D4119">
        <w:rPr>
          <w:rFonts w:ascii="Times New Roman" w:hAnsi="Times New Roman" w:cs="Times New Roman"/>
        </w:rPr>
        <w:t xml:space="preserve"> the test event in which the first character followed along a curved path to reach the second character in the absence of a barrier than in the presence of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otherwise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w:t>
      </w:r>
      <w:r w:rsidR="00FF6ED3">
        <w:rPr>
          <w:rFonts w:ascii="Times New Roman" w:hAnsi="Times New Roman" w:cs="Times New Roman"/>
        </w:rPr>
        <w:lastRenderedPageBreak/>
        <w:t xml:space="preserve">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w:t>
      </w:r>
      <w:r w:rsidR="00A50C75">
        <w:rPr>
          <w:rFonts w:ascii="Times New Roman" w:hAnsi="Times New Roman" w:cs="Times New Roman"/>
        </w:rPr>
        <w:lastRenderedPageBreak/>
        <w:t xml:space="preserve">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62F09688"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 xml:space="preserve">conflicted both with this recently </w:t>
      </w:r>
      <w:r w:rsidR="000E700A" w:rsidRPr="000E700A">
        <w:rPr>
          <w:rFonts w:ascii="Times New Roman" w:hAnsi="Times New Roman" w:cs="Times New Roman"/>
        </w:rPr>
        <w:lastRenderedPageBreak/>
        <w:t>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 could have caused</w:t>
      </w:r>
      <w:r w:rsidR="004D009C">
        <w:rPr>
          <w:rFonts w:ascii="Times New Roman" w:hAnsi="Times New Roman" w:cs="Times New Roman"/>
        </w:rPr>
        <w:t xml:space="preserve"> infants in the Experimental condition </w:t>
      </w:r>
      <w:r w:rsidR="0045639D">
        <w:rPr>
          <w:rFonts w:ascii="Times New Roman" w:hAnsi="Times New Roman" w:cs="Times New Roman"/>
        </w:rPr>
        <w:t xml:space="preserve">to </w:t>
      </w:r>
      <w:r w:rsidR="004D009C">
        <w:rPr>
          <w:rFonts w:ascii="Times New Roman" w:hAnsi="Times New Roman" w:cs="Times New Roman"/>
        </w:rPr>
        <w:t>look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the literature on this topic.</w:t>
      </w:r>
      <w:r w:rsidR="007B6A4E">
        <w:rPr>
          <w:rFonts w:ascii="Times New Roman" w:hAnsi="Times New Roman" w:cs="Times New Roman"/>
        </w:rPr>
        <w:t xml:space="preserve"> </w:t>
      </w:r>
    </w:p>
    <w:p w14:paraId="5183A749" w14:textId="2036BE3E"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the current accounts emphasis on experience as an important factor that governs infants’ performance in action understanding studies, a question that one may have is how</w:t>
      </w:r>
      <w:r w:rsidR="00901013">
        <w:rPr>
          <w:rFonts w:ascii="Times New Roman" w:hAnsi="Times New Roman" w:cs="Times New Roman"/>
        </w:rPr>
        <w:t xml:space="preserve"> it </w:t>
      </w:r>
      <w:r w:rsidR="00596951">
        <w:rPr>
          <w:rFonts w:ascii="Times New Roman" w:hAnsi="Times New Roman" w:cs="Times New Roman"/>
        </w:rPr>
        <w:t>explains the</w:t>
      </w:r>
      <w:r w:rsidR="008B49B8">
        <w:rPr>
          <w:rFonts w:ascii="Times New Roman" w:hAnsi="Times New Roman" w:cs="Times New Roman"/>
        </w:rPr>
        <w:t xml:space="preserve"> finding that</w:t>
      </w:r>
      <w:r w:rsidR="00C47526">
        <w:rPr>
          <w:rFonts w:ascii="Times New Roman" w:hAnsi="Times New Roman" w:cs="Times New Roman"/>
        </w:rPr>
        <w:t xml:space="preserve"> pre-reaching</w:t>
      </w:r>
      <w:r w:rsidR="0013438E">
        <w:rPr>
          <w:rFonts w:ascii="Times New Roman" w:hAnsi="Times New Roman" w:cs="Times New Roman"/>
        </w:rPr>
        <w:t xml:space="preserve"> 3-month-olds’</w:t>
      </w:r>
      <w:r w:rsidR="00C47526">
        <w:rPr>
          <w:rFonts w:ascii="Times New Roman" w:hAnsi="Times New Roman" w:cs="Times New Roman"/>
        </w:rPr>
        <w:t xml:space="preserve"> </w:t>
      </w:r>
      <w:r>
        <w:rPr>
          <w:rFonts w:ascii="Times New Roman" w:hAnsi="Times New Roman" w:cs="Times New Roman"/>
        </w:rPr>
        <w:t>show similar looking patterns as older infants in</w:t>
      </w:r>
      <w:r w:rsidR="00901013">
        <w:rPr>
          <w:rFonts w:ascii="Times New Roman" w:hAnsi="Times New Roman" w:cs="Times New Roman"/>
        </w:rPr>
        <w:t xml:space="preserve"> </w:t>
      </w:r>
      <w:r>
        <w:rPr>
          <w:rFonts w:ascii="Times New Roman" w:hAnsi="Times New Roman" w:cs="Times New Roman"/>
        </w:rPr>
        <w:t>studies in which</w:t>
      </w:r>
      <w:r w:rsidR="008B49B8" w:rsidRPr="009E7771">
        <w:rPr>
          <w:rFonts w:ascii="Times New Roman" w:hAnsi="Times New Roman" w:cs="Times New Roman"/>
        </w:rPr>
        <w:t xml:space="preserve"> </w:t>
      </w:r>
      <w:r w:rsidR="009E5538">
        <w:rPr>
          <w:rFonts w:ascii="Times New Roman" w:hAnsi="Times New Roman" w:cs="Times New Roman"/>
        </w:rPr>
        <w:t xml:space="preserve">either they are </w:t>
      </w:r>
      <w:r w:rsidR="0013438E">
        <w:rPr>
          <w:rFonts w:ascii="Times New Roman" w:hAnsi="Times New Roman" w:cs="Times New Roman"/>
        </w:rPr>
        <w:t>given</w:t>
      </w:r>
      <w:r w:rsidR="008B49B8" w:rsidRPr="009E7771">
        <w:rPr>
          <w:rFonts w:ascii="Times New Roman" w:hAnsi="Times New Roman" w:cs="Times New Roman"/>
        </w:rPr>
        <w:t xml:space="preserve"> first-person action experience </w:t>
      </w:r>
      <w:r w:rsidR="00345274">
        <w:rPr>
          <w:rFonts w:ascii="Times New Roman" w:hAnsi="Times New Roman" w:cs="Times New Roman"/>
        </w:rPr>
        <w:t xml:space="preserve">(Skerry et al., 2013) or the actions </w:t>
      </w:r>
      <w:r w:rsidR="005843FA">
        <w:rPr>
          <w:rFonts w:ascii="Times New Roman" w:hAnsi="Times New Roman" w:cs="Times New Roman"/>
        </w:rPr>
        <w:t>are causal and thus produce effects</w:t>
      </w:r>
      <w:r w:rsidR="00345274">
        <w:rPr>
          <w:rFonts w:ascii="Times New Roman" w:hAnsi="Times New Roman" w:cs="Times New Roman"/>
        </w:rPr>
        <w:t xml:space="preserve"> (e.g., Liu &amp; Spelke, 2019).</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with mittens </w:t>
      </w:r>
      <w:r w:rsidR="00345274">
        <w:rPr>
          <w:rFonts w:ascii="Times New Roman" w:hAnsi="Times New Roman" w:cs="Times New Roman"/>
        </w:rPr>
        <w:t xml:space="preserve">that either </w:t>
      </w:r>
      <w:r w:rsidR="007C5EFB">
        <w:rPr>
          <w:rFonts w:ascii="Times New Roman" w:hAnsi="Times New Roman" w:cs="Times New Roman"/>
        </w:rPr>
        <w:t xml:space="preserve">contained Velcro on the palm-sides or </w:t>
      </w:r>
      <w:r w:rsidR="00A3511B">
        <w:rPr>
          <w:rFonts w:ascii="Times New Roman" w:hAnsi="Times New Roman" w:cs="Times New Roman"/>
        </w:rPr>
        <w:t>with Velcro-less mittens</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 to </w:t>
      </w:r>
      <w:r w:rsidR="00A3511B">
        <w:rPr>
          <w:rFonts w:ascii="Times New Roman" w:hAnsi="Times New Roman" w:cs="Times New Roman"/>
        </w:rPr>
        <w:t xml:space="preserve">attempt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 xml:space="preserve">like event in which an </w:t>
      </w:r>
      <w:r w:rsidR="00DE1779">
        <w:rPr>
          <w:rFonts w:ascii="Times New Roman" w:hAnsi="Times New Roman" w:cs="Times New Roman"/>
        </w:rPr>
        <w:lastRenderedPageBreak/>
        <w:t>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the object.</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r w:rsidR="003D5E26">
        <w:rPr>
          <w:rFonts w:ascii="Times New Roman" w:hAnsi="Times New Roman" w:cs="Times New Roman"/>
        </w:rPr>
        <w:t>, and Skerry et al. (2012) argue,</w:t>
      </w:r>
      <w:r w:rsidR="00AC2BE6">
        <w:rPr>
          <w:rFonts w:ascii="Times New Roman" w:hAnsi="Times New Roman" w:cs="Times New Roman"/>
        </w:rPr>
        <w:t xml:space="preserve"> that extensive </w:t>
      </w:r>
      <w:r w:rsidR="005158B9">
        <w:rPr>
          <w:rFonts w:ascii="Times New Roman" w:hAnsi="Times New Roman" w:cs="Times New Roman"/>
        </w:rPr>
        <w:t>direct-action</w:t>
      </w:r>
      <w:r w:rsidR="00AC2BE6">
        <w:rPr>
          <w:rFonts w:ascii="Times New Roman" w:hAnsi="Times New Roman" w:cs="Times New Roman"/>
        </w:rPr>
        <w:t xml:space="preserve"> experience is not necessary for infants to </w:t>
      </w:r>
      <w:r w:rsidR="003D5E26">
        <w:rPr>
          <w:rFonts w:ascii="Times New Roman" w:hAnsi="Times New Roman" w:cs="Times New Roman"/>
        </w:rPr>
        <w:t>learn what a goal is or what makes an action efficient. Instead, these authors contend that</w:t>
      </w:r>
      <w:r w:rsidR="00B4104B">
        <w:rPr>
          <w:rFonts w:ascii="Times New Roman" w:hAnsi="Times New Roman" w:cs="Times New Roman"/>
        </w:rPr>
        <w:t xml:space="preserve"> the function of </w:t>
      </w:r>
      <w:r w:rsidR="005158B9">
        <w:rPr>
          <w:rFonts w:ascii="Times New Roman" w:hAnsi="Times New Roman" w:cs="Times New Roman"/>
        </w:rPr>
        <w:t>direct-action experience</w:t>
      </w:r>
      <w:r w:rsidR="003D5E26">
        <w:rPr>
          <w:rFonts w:ascii="Times New Roman" w:hAnsi="Times New Roman" w:cs="Times New Roman"/>
        </w:rPr>
        <w:t xml:space="preserve"> via sticky mittens</w:t>
      </w:r>
      <w:r w:rsidR="005158B9">
        <w:rPr>
          <w:rFonts w:ascii="Times New Roman" w:hAnsi="Times New Roman" w:cs="Times New Roman"/>
        </w:rPr>
        <w:t xml:space="preserve"> </w:t>
      </w:r>
      <w:r w:rsidR="00B4104B">
        <w:rPr>
          <w:rFonts w:ascii="Times New Roman" w:hAnsi="Times New Roman" w:cs="Times New Roman"/>
        </w:rPr>
        <w:t>is to enable</w:t>
      </w:r>
      <w:r w:rsidR="005158B9">
        <w:rPr>
          <w:rFonts w:ascii="Times New Roman" w:hAnsi="Times New Roman" w:cs="Times New Roman"/>
        </w:rPr>
        <w:t xml:space="preserve"> infants to identify an agent’s goal and to determine which its actions are efficient</w:t>
      </w:r>
      <w:r w:rsidR="00B4104B">
        <w:rPr>
          <w:rFonts w:ascii="Times New Roman" w:hAnsi="Times New Roman" w:cs="Times New Roman"/>
        </w:rPr>
        <w:t xml:space="preserv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3F43DA49" w14:textId="2E27A228" w:rsidR="00B3601A"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 xml:space="preserve">may not only increase their overall engagement in the task but it </w:t>
      </w:r>
      <w:r w:rsidR="00D84499">
        <w:rPr>
          <w:rFonts w:ascii="Times New Roman" w:hAnsi="Times New Roman" w:cs="Times New Roman"/>
        </w:rPr>
        <w:t xml:space="preserve">may </w:t>
      </w:r>
      <w:r w:rsidR="00510876">
        <w:rPr>
          <w:rFonts w:ascii="Times New Roman" w:hAnsi="Times New Roman" w:cs="Times New Roman"/>
        </w:rPr>
        <w:t xml:space="preserve">facilitate successful encoding of the visual features of the objects involved. </w:t>
      </w:r>
      <w:r w:rsidR="00FF1636">
        <w:rPr>
          <w:rFonts w:ascii="Times New Roman" w:hAnsi="Times New Roman" w:cs="Times New Roman"/>
        </w:rPr>
        <w:t>Critically, even if that boost is ephemeral as is assumed here, infants may have sufficient time while in this heightened attentional state to</w:t>
      </w:r>
      <w:r w:rsidR="00ED2E5A">
        <w:rPr>
          <w:rFonts w:ascii="Times New Roman" w:hAnsi="Times New Roman" w:cs="Times New Roman"/>
        </w:rPr>
        <w:t xml:space="preserve"> encode key aspects of the task that bear directly on their subsequent looking behavior. </w:t>
      </w:r>
      <w:r w:rsidR="00510876">
        <w:rPr>
          <w:rFonts w:ascii="Times New Roman" w:hAnsi="Times New Roman" w:cs="Times New Roman"/>
        </w:rPr>
        <w:t xml:space="preserve">Support for this 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w:t>
      </w:r>
      <w:r w:rsidR="00594362">
        <w:rPr>
          <w:rFonts w:ascii="Times New Roman" w:hAnsi="Times New Roman" w:cs="Times New Roman"/>
        </w:rPr>
        <w:lastRenderedPageBreak/>
        <w:t>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3F08C4">
        <w:rPr>
          <w:rFonts w:ascii="Times New Roman" w:hAnsi="Times New Roman" w:cs="Times New Roman"/>
        </w:rPr>
        <w:t>One aspect of the task that infants may incidentally encode while in a heightened attention state is the trajectory of their own reaches</w:t>
      </w:r>
      <w:r w:rsidR="00352C0F">
        <w:rPr>
          <w:rFonts w:ascii="Times New Roman" w:hAnsi="Times New Roman" w:cs="Times New Roman"/>
        </w:rPr>
        <w:t xml:space="preserve">. </w:t>
      </w:r>
      <w:r w:rsidR="0068428D">
        <w:rPr>
          <w:rFonts w:ascii="Times New Roman" w:hAnsi="Times New Roman" w:cs="Times New Roman"/>
        </w:rPr>
        <w:t>In particular, infants may learn that</w:t>
      </w:r>
      <w:r w:rsidR="00352C0F">
        <w:rPr>
          <w:rFonts w:ascii="Times New Roman" w:hAnsi="Times New Roman" w:cs="Times New Roman"/>
        </w:rPr>
        <w:t xml:space="preserve"> fact that </w:t>
      </w:r>
      <w:r w:rsidR="0068428D">
        <w:rPr>
          <w:rFonts w:ascii="Times New Roman" w:hAnsi="Times New Roman" w:cs="Times New Roman"/>
        </w:rPr>
        <w:t xml:space="preserve">their own </w:t>
      </w:r>
      <w:r w:rsidR="00352C0F">
        <w:rPr>
          <w:rFonts w:ascii="Times New Roman" w:hAnsi="Times New Roman" w:cs="Times New Roman"/>
        </w:rPr>
        <w:t>successful reaches tend to follow relatively straight trajectories.</w:t>
      </w:r>
      <w:r w:rsidR="00D315F6">
        <w:rPr>
          <w:rFonts w:ascii="Times New Roman" w:hAnsi="Times New Roman" w:cs="Times New Roman"/>
        </w:rPr>
        <w:t xml:space="preserve"> </w:t>
      </w:r>
      <w:r w:rsidR="006873F6">
        <w:rPr>
          <w:rFonts w:ascii="Times New Roman" w:hAnsi="Times New Roman" w:cs="Times New Roman"/>
        </w:rPr>
        <w:t>An implication of this view for interpreting infants’ looking behaviors in Skerry et al. (2013) is that</w:t>
      </w:r>
      <w:r w:rsidR="00352C0F">
        <w:rPr>
          <w:rFonts w:ascii="Times New Roman" w:hAnsi="Times New Roman" w:cs="Times New Roman"/>
        </w:rPr>
        <w:t xml:space="preserve"> </w:t>
      </w:r>
      <w:r w:rsidR="006873F6">
        <w:rPr>
          <w:rFonts w:ascii="Times New Roman" w:hAnsi="Times New Roman" w:cs="Times New Roman"/>
        </w:rPr>
        <w:t xml:space="preserve">if </w:t>
      </w:r>
      <w:r w:rsidR="004D271B">
        <w:rPr>
          <w:rFonts w:ascii="Times New Roman" w:hAnsi="Times New Roman" w:cs="Times New Roman"/>
        </w:rPr>
        <w:t xml:space="preserve">infants perceived the </w:t>
      </w:r>
      <w:r w:rsidR="00D315F6">
        <w:rPr>
          <w:rFonts w:ascii="Times New Roman" w:hAnsi="Times New Roman" w:cs="Times New Roman"/>
        </w:rPr>
        <w:t>straight trajector</w:t>
      </w:r>
      <w:r w:rsidR="004D271B">
        <w:rPr>
          <w:rFonts w:ascii="Times New Roman" w:hAnsi="Times New Roman" w:cs="Times New Roman"/>
        </w:rPr>
        <w:t>y to be more familiar than the curved one</w:t>
      </w:r>
      <w:r w:rsidR="006873F6">
        <w:rPr>
          <w:rFonts w:ascii="Times New Roman" w:hAnsi="Times New Roman" w:cs="Times New Roman"/>
        </w:rPr>
        <w:t xml:space="preserve">—due to their own experience </w:t>
      </w:r>
      <w:r w:rsidR="005C0C57">
        <w:rPr>
          <w:rFonts w:ascii="Times New Roman" w:hAnsi="Times New Roman" w:cs="Times New Roman"/>
        </w:rPr>
        <w:t>producing such paths</w:t>
      </w:r>
      <w:r w:rsidR="0068428D">
        <w:rPr>
          <w:rFonts w:ascii="Times New Roman" w:hAnsi="Times New Roman" w:cs="Times New Roman"/>
        </w:rPr>
        <w:t xml:space="preserve"> during the sticky-mittens phase</w:t>
      </w:r>
      <w:r w:rsidR="006873F6">
        <w:rPr>
          <w:rFonts w:ascii="Times New Roman" w:hAnsi="Times New Roman" w:cs="Times New Roman"/>
        </w:rPr>
        <w:t>—</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the inefficient test events than the efficient ones.</w:t>
      </w:r>
      <w:r w:rsidR="00EC2EE5">
        <w:rPr>
          <w:rFonts w:ascii="Times New Roman" w:hAnsi="Times New Roman" w:cs="Times New Roman"/>
        </w:rPr>
        <w:t xml:space="preserve"> Crucially, this pattern of looking would</w:t>
      </w:r>
      <w:r w:rsidR="005C0C57">
        <w:rPr>
          <w:rFonts w:ascii="Times New Roman" w:hAnsi="Times New Roman" w:cs="Times New Roman"/>
        </w:rPr>
        <w:t xml:space="preserve"> </w:t>
      </w:r>
      <w:r w:rsidR="004645FE">
        <w:rPr>
          <w:rFonts w:ascii="Times New Roman" w:hAnsi="Times New Roman" w:cs="Times New Roman"/>
        </w:rPr>
        <w:t>suggest that infants’ responses in this study h</w:t>
      </w:r>
      <w:r w:rsidR="00BB407A">
        <w:rPr>
          <w:rFonts w:ascii="Times New Roman" w:hAnsi="Times New Roman" w:cs="Times New Roman"/>
        </w:rPr>
        <w:t>ad 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A75B41">
        <w:rPr>
          <w:rFonts w:ascii="Times New Roman" w:hAnsi="Times New Roman" w:cs="Times New Roman"/>
        </w:rPr>
        <w:t>, thereby leading to a robust, yet incidental encoding of their own successful reaches.</w:t>
      </w:r>
    </w:p>
    <w:p w14:paraId="2989804D" w14:textId="66C0E563" w:rsidR="008B095A" w:rsidRDefault="00A75B41" w:rsidP="00795BA1">
      <w:pPr>
        <w:spacing w:line="480" w:lineRule="auto"/>
        <w:ind w:firstLine="720"/>
        <w:contextualSpacing/>
        <w:rPr>
          <w:rFonts w:ascii="Times New Roman" w:hAnsi="Times New Roman" w:cs="Times New Roman"/>
        </w:rPr>
      </w:pPr>
      <w:r>
        <w:rPr>
          <w:rFonts w:ascii="Times New Roman" w:hAnsi="Times New Roman" w:cs="Times New Roman"/>
        </w:rPr>
        <w:t xml:space="preserve">I contend that the same explanation applies to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8D714C">
        <w:rPr>
          <w:rFonts w:ascii="Times New Roman" w:hAnsi="Times New Roman" w:cs="Times New Roman"/>
        </w:rPr>
        <w:t>In particular,</w:t>
      </w:r>
      <w:r w:rsidR="00D55339">
        <w:rPr>
          <w:rFonts w:ascii="Times New Roman" w:hAnsi="Times New Roman" w:cs="Times New Roman"/>
        </w:rPr>
        <w:t xml:space="preserve"> </w:t>
      </w:r>
      <w:r w:rsidR="00906D82">
        <w:rPr>
          <w:rFonts w:ascii="Times New Roman" w:hAnsi="Times New Roman" w:cs="Times New Roman"/>
        </w:rPr>
        <w:t xml:space="preserve">when </w:t>
      </w:r>
      <w:r w:rsidR="00212270">
        <w:rPr>
          <w:rFonts w:ascii="Times New Roman" w:hAnsi="Times New Roman" w:cs="Times New Roman"/>
        </w:rPr>
        <w:t xml:space="preserve">an infant </w:t>
      </w:r>
      <w:r w:rsidR="00906D82">
        <w:rPr>
          <w:rFonts w:ascii="Times New Roman" w:hAnsi="Times New Roman" w:cs="Times New Roman"/>
        </w:rPr>
        <w:t>repeatedly observe</w:t>
      </w:r>
      <w:r w:rsidR="00212270">
        <w:rPr>
          <w:rFonts w:ascii="Times New Roman" w:hAnsi="Times New Roman" w:cs="Times New Roman"/>
        </w:rPr>
        <w:t>s</w:t>
      </w:r>
      <w:r w:rsidR="003977BC">
        <w:rPr>
          <w:rFonts w:ascii="Times New Roman" w:hAnsi="Times New Roman" w:cs="Times New Roman"/>
        </w:rPr>
        <w:t xml:space="preserve"> that an</w:t>
      </w:r>
      <w:r w:rsidR="00212270">
        <w:rPr>
          <w:rFonts w:ascii="Times New Roman" w:hAnsi="Times New Roman" w:cs="Times New Roman"/>
        </w:rPr>
        <w:t xml:space="preserve"> object immediately change</w:t>
      </w:r>
      <w:r w:rsidR="003977BC">
        <w:rPr>
          <w:rFonts w:ascii="Times New Roman" w:hAnsi="Times New Roman" w:cs="Times New Roman"/>
        </w:rPr>
        <w:t>s</w:t>
      </w:r>
      <w:r w:rsidR="00212270">
        <w:rPr>
          <w:rFonts w:ascii="Times New Roman" w:hAnsi="Times New Roman" w:cs="Times New Roman"/>
        </w:rPr>
        <w:t xml:space="preserve"> state</w:t>
      </w:r>
      <w:r w:rsidR="00906D82">
        <w:rPr>
          <w:rFonts w:ascii="Times New Roman" w:hAnsi="Times New Roman" w:cs="Times New Roman"/>
        </w:rPr>
        <w:t xml:space="preserve"> when an actor contacts it, 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 attention</w:t>
      </w:r>
      <w:r w:rsidR="002F6552">
        <w:rPr>
          <w:rFonts w:ascii="Times New Roman" w:hAnsi="Times New Roman" w:cs="Times New Roman"/>
        </w:rPr>
        <w:t>.</w:t>
      </w:r>
      <w:r w:rsidR="008D714C">
        <w:rPr>
          <w:rFonts w:ascii="Times New Roman" w:hAnsi="Times New Roman" w:cs="Times New Roman"/>
        </w:rPr>
        <w:t xml:space="preserve"> </w:t>
      </w:r>
      <w:r w:rsidR="003977BC">
        <w:rPr>
          <w:rFonts w:ascii="Times New Roman" w:hAnsi="Times New Roman" w:cs="Times New Roman"/>
        </w:rPr>
        <w:t>Th</w:t>
      </w:r>
      <w:r w:rsidR="00B2144E">
        <w:rPr>
          <w:rFonts w:ascii="Times New Roman" w:hAnsi="Times New Roman" w:cs="Times New Roman"/>
        </w:rPr>
        <w:t>is</w:t>
      </w:r>
      <w:r w:rsidR="003977BC">
        <w:rPr>
          <w:rFonts w:ascii="Times New Roman" w:hAnsi="Times New Roman" w:cs="Times New Roman"/>
        </w:rPr>
        <w:t xml:space="preserve"> may in turn cause infants to </w:t>
      </w:r>
      <w:r w:rsidR="002F6552">
        <w:rPr>
          <w:rFonts w:ascii="Times New Roman" w:hAnsi="Times New Roman" w:cs="Times New Roman"/>
        </w:rPr>
        <w:t>associated</w:t>
      </w:r>
      <w:r w:rsidR="003977BC">
        <w:rPr>
          <w:rFonts w:ascii="Times New Roman" w:hAnsi="Times New Roman" w:cs="Times New Roman"/>
        </w:rPr>
        <w:t xml:space="preserve"> the reach’s arced motion path and the barrier over which th</w:t>
      </w:r>
      <w:r w:rsidR="002F6552">
        <w:rPr>
          <w:rFonts w:ascii="Times New Roman" w:hAnsi="Times New Roman" w:cs="Times New Roman"/>
        </w:rPr>
        <w:t>at</w:t>
      </w:r>
      <w:r w:rsidR="003977BC">
        <w:rPr>
          <w:rFonts w:ascii="Times New Roman" w:hAnsi="Times New Roman" w:cs="Times New Roman"/>
        </w:rPr>
        <w:t xml:space="preserve"> path occurs.</w:t>
      </w:r>
      <w:r w:rsidR="00906D82">
        <w:rPr>
          <w:rFonts w:ascii="Times New Roman" w:hAnsi="Times New Roman" w:cs="Times New Roman"/>
        </w:rPr>
        <w:t xml:space="preserve"> </w:t>
      </w:r>
      <w:r w:rsidR="00B2144E">
        <w:rPr>
          <w:rFonts w:ascii="Times New Roman" w:hAnsi="Times New Roman" w:cs="Times New Roman"/>
        </w:rPr>
        <w:t xml:space="preserve">On this view, the role of causal efficacy is not to cause infants to process actions in terms of their efficiency but to make the visible structure of the event itself easier to encode. Crucially, </w:t>
      </w:r>
      <w:r w:rsidR="00795BA1">
        <w:rPr>
          <w:rFonts w:ascii="Times New Roman" w:hAnsi="Times New Roman" w:cs="Times New Roman"/>
        </w:rPr>
        <w:t xml:space="preserve">infants’ ability to process an event as a single, cohesive action sequence and to encode the relation between the curved motion and barrier </w:t>
      </w:r>
      <w:r w:rsidR="00795BA1">
        <w:rPr>
          <w:rFonts w:ascii="Times New Roman" w:hAnsi="Times New Roman" w:cs="Times New Roman"/>
        </w:rPr>
        <w:lastRenderedPageBreak/>
        <w:t xml:space="preserve">within it may be disrupted </w:t>
      </w:r>
      <w:r w:rsidR="00B2144E">
        <w:rPr>
          <w:rFonts w:ascii="Times New Roman" w:hAnsi="Times New Roman" w:cs="Times New Roman"/>
        </w:rPr>
        <w:t xml:space="preserve">if </w:t>
      </w:r>
      <w:r w:rsidR="00795BA1">
        <w:rPr>
          <w:rFonts w:ascii="Times New Roman" w:hAnsi="Times New Roman" w:cs="Times New Roman"/>
        </w:rPr>
        <w:t>an object changes state after</w:t>
      </w:r>
      <w:r w:rsidR="00F3370F">
        <w:rPr>
          <w:rFonts w:ascii="Times New Roman" w:hAnsi="Times New Roman" w:cs="Times New Roman"/>
        </w:rPr>
        <w:t xml:space="preserve"> a brief delay and at some spatial distance from </w:t>
      </w:r>
      <w:r w:rsidR="00795BA1">
        <w:rPr>
          <w:rFonts w:ascii="Times New Roman" w:hAnsi="Times New Roman" w:cs="Times New Roman"/>
        </w:rPr>
        <w:t>a</w:t>
      </w:r>
      <w:r w:rsidR="00F3370F">
        <w:rPr>
          <w:rFonts w:ascii="Times New Roman" w:hAnsi="Times New Roman" w:cs="Times New Roman"/>
        </w:rPr>
        <w:t xml:space="preserve"> hand</w:t>
      </w:r>
      <w:r w:rsidR="00DF52FA">
        <w:rPr>
          <w:rFonts w:ascii="Times New Roman" w:hAnsi="Times New Roman" w:cs="Times New Roman"/>
        </w:rPr>
        <w:t xml:space="preserve">. A corollary of this </w:t>
      </w:r>
      <w:r w:rsidR="008F5B2B">
        <w:rPr>
          <w:rFonts w:ascii="Times New Roman" w:hAnsi="Times New Roman" w:cs="Times New Roman"/>
        </w:rPr>
        <w:t xml:space="preserve">disruption </w:t>
      </w:r>
      <w:r w:rsidR="00DF52FA">
        <w:rPr>
          <w:rFonts w:ascii="Times New Roman" w:hAnsi="Times New Roman" w:cs="Times New Roman"/>
        </w:rPr>
        <w:t>is that</w:t>
      </w:r>
      <w:r w:rsidR="008F5B2B">
        <w:rPr>
          <w:rFonts w:ascii="Times New Roman" w:hAnsi="Times New Roman" w:cs="Times New Roman"/>
        </w:rPr>
        <w:t xml:space="preserve"> not only that infants’ attention should undergo less of a boost but that any</w:t>
      </w:r>
      <w:r w:rsidR="00D902A5">
        <w:rPr>
          <w:rFonts w:ascii="Times New Roman" w:hAnsi="Times New Roman" w:cs="Times New Roman"/>
        </w:rPr>
        <w:t xml:space="preserve"> association that is formed between the arced motion</w:t>
      </w:r>
      <w:r w:rsidR="008F5B2B">
        <w:rPr>
          <w:rFonts w:ascii="Times New Roman" w:hAnsi="Times New Roman" w:cs="Times New Roman"/>
        </w:rPr>
        <w:t xml:space="preserve"> trajectory</w:t>
      </w:r>
      <w:r w:rsidR="00D902A5">
        <w:rPr>
          <w:rFonts w:ascii="Times New Roman" w:hAnsi="Times New Roman" w:cs="Times New Roman"/>
        </w:rPr>
        <w:t xml:space="preserve"> and the barrier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650F06">
        <w:rPr>
          <w:rFonts w:ascii="Times New Roman" w:hAnsi="Times New Roman" w:cs="Times New Roman"/>
        </w:rPr>
        <w:t>an object changes physical state immediately</w:t>
      </w:r>
      <w:r w:rsidR="008F5B2B">
        <w:rPr>
          <w:rFonts w:ascii="Times New Roman" w:hAnsi="Times New Roman" w:cs="Times New Roman"/>
        </w:rPr>
        <w:t xml:space="preserve"> and infants’ attention is heightened</w:t>
      </w:r>
      <w:r w:rsidR="00DF52FA">
        <w:rPr>
          <w:rFonts w:ascii="Times New Roman" w:hAnsi="Times New Roman" w:cs="Times New Roman"/>
        </w:rPr>
        <w:t xml:space="preserve">, if the barrier is positioned </w:t>
      </w:r>
      <w:r w:rsidR="002074F3">
        <w:rPr>
          <w:rFonts w:ascii="Times New Roman" w:hAnsi="Times New Roman" w:cs="Times New Roman"/>
        </w:rPr>
        <w:t>off</w:t>
      </w:r>
      <w:r w:rsidR="00DF52FA">
        <w:rPr>
          <w:rFonts w:ascii="Times New Roman" w:hAnsi="Times New Roman" w:cs="Times New Roman"/>
        </w:rPr>
        <w:t xml:space="preserve"> to the side of the arced motion, </w:t>
      </w:r>
      <w:r w:rsidR="008B095A">
        <w:rPr>
          <w:rFonts w:ascii="Times New Roman" w:hAnsi="Times New Roman" w:cs="Times New Roman"/>
        </w:rPr>
        <w:t xml:space="preserve">infants should be less likely to associate it with </w:t>
      </w:r>
      <w:r w:rsidR="00650F06">
        <w:rPr>
          <w:rFonts w:ascii="Times New Roman" w:hAnsi="Times New Roman" w:cs="Times New Roman"/>
        </w:rPr>
        <w:t xml:space="preserve">such motion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functions—</w:t>
      </w:r>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r w:rsidR="00F83FBE">
        <w:rPr>
          <w:rFonts w:ascii="Times New Roman" w:hAnsi="Times New Roman" w:cs="Times New Roman"/>
        </w:rPr>
        <w:t>VoE</w:t>
      </w:r>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7B01CA43"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w:t>
      </w:r>
      <w:ins w:id="1" w:author="Benton, Deon" w:date="2026-04-22T15:43:00Z" w16du:dateUtc="2026-04-22T20:43:00Z">
        <w:r w:rsidR="00342564">
          <w:rPr>
            <w:rFonts w:ascii="Times New Roman" w:hAnsi="Times New Roman" w:cs="Times New Roman"/>
          </w:rPr>
          <w:t>separate models</w:t>
        </w:r>
      </w:ins>
      <w:ins w:id="2" w:author="Benton, Deon" w:date="2026-04-22T15:46:00Z" w16du:dateUtc="2026-04-22T20:46:00Z">
        <w:r w:rsidR="00650B4D">
          <w:rPr>
            <w:rFonts w:ascii="Times New Roman" w:hAnsi="Times New Roman" w:cs="Times New Roman"/>
          </w:rPr>
          <w:t xml:space="preserve"> to determine which one </w:t>
        </w:r>
      </w:ins>
      <w:ins w:id="3" w:author="Benton, Deon" w:date="2026-04-22T15:47:00Z" w16du:dateUtc="2026-04-22T20:47:00Z">
        <w:r w:rsidR="00650B4D">
          <w:rPr>
            <w:rFonts w:ascii="Times New Roman" w:hAnsi="Times New Roman" w:cs="Times New Roman"/>
          </w:rPr>
          <w:t>best captures the target finding of that simulation</w:t>
        </w:r>
      </w:ins>
      <w:ins w:id="4" w:author="Benton, Deon" w:date="2026-04-22T15:43:00Z" w16du:dateUtc="2026-04-22T20:43:00Z">
        <w:r w:rsidR="00342564">
          <w:rPr>
            <w:rFonts w:ascii="Times New Roman" w:hAnsi="Times New Roman" w:cs="Times New Roman"/>
          </w:rPr>
          <w:t>. One is OM10. Another is an extension of OM10</w:t>
        </w:r>
      </w:ins>
      <w:ins w:id="5" w:author="Benton, Deon" w:date="2026-04-22T15:44:00Z" w16du:dateUtc="2026-04-22T20:44:00Z">
        <w:r w:rsidR="00342564">
          <w:rPr>
            <w:rFonts w:ascii="Times New Roman" w:hAnsi="Times New Roman" w:cs="Times New Roman"/>
          </w:rPr>
          <w:t>, OM10-2,</w:t>
        </w:r>
      </w:ins>
      <w:ins w:id="6" w:author="Benton, Deon" w:date="2026-04-22T15:43:00Z" w16du:dateUtc="2026-04-22T20:43:00Z">
        <w:r w:rsidR="00342564">
          <w:rPr>
            <w:rFonts w:ascii="Times New Roman" w:hAnsi="Times New Roman" w:cs="Times New Roman"/>
          </w:rPr>
          <w:t xml:space="preserve"> that more faithfully represents the task structure of the studies from which the present targ</w:t>
        </w:r>
      </w:ins>
      <w:ins w:id="7" w:author="Benton, Deon" w:date="2026-04-22T15:44:00Z" w16du:dateUtc="2026-04-22T20:44:00Z">
        <w:r w:rsidR="00342564">
          <w:rPr>
            <w:rFonts w:ascii="Times New Roman" w:hAnsi="Times New Roman" w:cs="Times New Roman"/>
          </w:rPr>
          <w:t>et behaviors were derived. A final model is an extension of ALIAS-2.T</w:t>
        </w:r>
      </w:ins>
      <w:ins w:id="8" w:author="Benton, Deon" w:date="2026-04-22T15:45:00Z" w16du:dateUtc="2026-04-22T20:45:00Z">
        <w:r w:rsidR="00650B4D">
          <w:rPr>
            <w:rFonts w:ascii="Times New Roman" w:hAnsi="Times New Roman" w:cs="Times New Roman"/>
          </w:rPr>
          <w:t>he sole difference between this model and ALIAS is that salience information is removed from it. By rem</w:t>
        </w:r>
      </w:ins>
      <w:ins w:id="9" w:author="Benton, Deon" w:date="2026-04-22T15:46:00Z" w16du:dateUtc="2026-04-22T20:46:00Z">
        <w:r w:rsidR="00650B4D">
          <w:rPr>
            <w:rFonts w:ascii="Times New Roman" w:hAnsi="Times New Roman" w:cs="Times New Roman"/>
          </w:rPr>
          <w:t xml:space="preserve">oving such information, it is possible to evaluate the </w:t>
        </w:r>
        <w:r w:rsidR="00650B4D">
          <w:rPr>
            <w:rFonts w:ascii="Times New Roman" w:hAnsi="Times New Roman" w:cs="Times New Roman"/>
          </w:rPr>
          <w:t xml:space="preserve">theoretical claim of the present account that the strength of the association between a barrier and arced motion depends on their </w:t>
        </w:r>
        <w:r w:rsidR="00650B4D">
          <w:rPr>
            <w:rFonts w:ascii="Times New Roman" w:hAnsi="Times New Roman" w:cs="Times New Roman"/>
          </w:rPr>
          <w:t xml:space="preserve">relative </w:t>
        </w:r>
        <w:r w:rsidR="00650B4D">
          <w:rPr>
            <w:rFonts w:ascii="Times New Roman" w:hAnsi="Times New Roman" w:cs="Times New Roman"/>
          </w:rPr>
          <w:t>configuration</w:t>
        </w:r>
        <w:r w:rsidR="00650B4D">
          <w:rPr>
            <w:rFonts w:ascii="Times New Roman" w:hAnsi="Times New Roman" w:cs="Times New Roman"/>
          </w:rPr>
          <w:t xml:space="preserve">. </w:t>
        </w:r>
      </w:ins>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ins w:id="10" w:author="Benton, Deon" w:date="2026-04-22T15:47:00Z" w16du:dateUtc="2026-04-22T20:47:00Z">
        <w:r w:rsidR="00715DDD">
          <w:rPr>
            <w:rFonts w:ascii="Times New Roman" w:hAnsi="Times New Roman" w:cs="Times New Roman"/>
          </w:rPr>
          <w:t>A final point that is worth noting is that</w:t>
        </w:r>
      </w:ins>
      <w:ins w:id="11" w:author="Benton, Deon" w:date="2026-04-22T15:49:00Z" w16du:dateUtc="2026-04-22T20:49:00Z">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w:t>
        </w:r>
        <w:r w:rsidR="00D21862">
          <w:rPr>
            <w:rFonts w:ascii="Times New Roman" w:hAnsi="Times New Roman" w:cs="Times New Roman"/>
          </w:rPr>
          <w:t xml:space="preserve"> wa</w:t>
        </w:r>
      </w:ins>
      <w:ins w:id="12" w:author="Benton, Deon" w:date="2026-04-22T15:50:00Z" w16du:dateUtc="2026-04-22T20:50:00Z">
        <w:r w:rsidR="00D21862">
          <w:rPr>
            <w:rFonts w:ascii="Times New Roman" w:hAnsi="Times New Roman" w:cs="Times New Roman"/>
          </w:rPr>
          <w:t>s</w:t>
        </w:r>
      </w:ins>
      <w:ins w:id="13" w:author="Benton, Deon" w:date="2026-04-22T15:49:00Z" w16du:dateUtc="2026-04-22T20:49:00Z">
        <w:r w:rsidR="00D21862">
          <w:rPr>
            <w:rFonts w:ascii="Times New Roman" w:hAnsi="Times New Roman" w:cs="Times New Roman"/>
          </w:rPr>
          <w:t xml:space="preserve"> to demonstrate </w:t>
        </w:r>
      </w:ins>
      <w:ins w:id="14" w:author="Benton, Deon" w:date="2026-04-22T15:50:00Z" w16du:dateUtc="2026-04-22T20:50:00Z">
        <w:r w:rsidR="00D21862">
          <w:rPr>
            <w:rFonts w:ascii="Times New Roman" w:hAnsi="Times New Roman" w:cs="Times New Roman"/>
          </w:rPr>
          <w:t>the sufficiency of ALIAS in capturing</w:t>
        </w:r>
      </w:ins>
      <w:ins w:id="15" w:author="Benton, Deon" w:date="2026-04-22T15:49:00Z" w16du:dateUtc="2026-04-22T20:49:00Z">
        <w:r w:rsidR="00D21862">
          <w:rPr>
            <w:rFonts w:ascii="Times New Roman" w:hAnsi="Times New Roman" w:cs="Times New Roman"/>
          </w:rPr>
          <w:t xml:space="preserve"> the five target findings</w:t>
        </w:r>
      </w:ins>
      <w:ins w:id="16" w:author="Benton, Deon" w:date="2026-04-22T15:50:00Z" w16du:dateUtc="2026-04-22T20:50:00Z">
        <w:r w:rsidR="00D21862">
          <w:rPr>
            <w:rFonts w:ascii="Times New Roman" w:hAnsi="Times New Roman" w:cs="Times New Roman"/>
          </w:rPr>
          <w:t>—</w:t>
        </w:r>
      </w:ins>
      <w:r>
        <w:rPr>
          <w:rFonts w:ascii="Times New Roman" w:hAnsi="Times New Roman" w:cs="Times New Roman"/>
        </w:rPr>
        <w:t xml:space="preserve">each of the studies </w:t>
      </w:r>
      <w:ins w:id="17" w:author="Benton, Deon" w:date="2026-04-22T15:48:00Z" w16du:dateUtc="2026-04-22T20:48:00Z">
        <w:r w:rsidR="00715DDD">
          <w:rPr>
            <w:rFonts w:ascii="Times New Roman" w:hAnsi="Times New Roman" w:cs="Times New Roman"/>
          </w:rPr>
          <w:t xml:space="preserve">from which a given target </w:t>
        </w:r>
      </w:ins>
      <w:ins w:id="18" w:author="Benton, Deon" w:date="2026-04-22T15:50:00Z" w16du:dateUtc="2026-04-22T20:50:00Z">
        <w:r w:rsidR="00D21862">
          <w:rPr>
            <w:rFonts w:ascii="Times New Roman" w:hAnsi="Times New Roman" w:cs="Times New Roman"/>
          </w:rPr>
          <w:t xml:space="preserve">finding or </w:t>
        </w:r>
      </w:ins>
      <w:ins w:id="19" w:author="Benton, Deon" w:date="2026-04-22T15:48:00Z" w16du:dateUtc="2026-04-22T20:48:00Z">
        <w:r w:rsidR="00715DDD">
          <w:rPr>
            <w:rFonts w:ascii="Times New Roman" w:hAnsi="Times New Roman" w:cs="Times New Roman"/>
          </w:rPr>
          <w:t>behavior was derived</w:t>
        </w:r>
      </w:ins>
      <w:ins w:id="20" w:author="Benton, Deon" w:date="2026-04-22T15:50:00Z" w16du:dateUtc="2026-04-22T20:50:00Z">
        <w:r w:rsidR="00D21862">
          <w:rPr>
            <w:rFonts w:ascii="Times New Roman" w:hAnsi="Times New Roman" w:cs="Times New Roman"/>
          </w:rPr>
          <w:t xml:space="preserve"> was modeled at only the most general level</w:t>
        </w:r>
      </w:ins>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w:t>
      </w:r>
      <w:r w:rsidR="00905E6E">
        <w:rPr>
          <w:rFonts w:ascii="Times New Roman" w:hAnsi="Times New Roman" w:cs="Times New Roman"/>
        </w:rPr>
        <w:lastRenderedPageBreak/>
        <w:t xml:space="preserve">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del w:id="21" w:author="Benton, Deon" w:date="2026-04-22T15:49:00Z" w16du:dateUtc="2026-04-22T20:49:00Z">
        <w:r w:rsidR="00C90067" w:rsidDel="00715DDD">
          <w:rPr>
            <w:rFonts w:ascii="Times New Roman" w:hAnsi="Times New Roman" w:cs="Times New Roman"/>
          </w:rPr>
          <w:delText>Skerry et al., 2013</w:delText>
        </w:r>
      </w:del>
      <w:ins w:id="22" w:author="Benton, Deon" w:date="2026-04-22T15:49:00Z" w16du:dateUtc="2026-04-22T20:49:00Z">
        <w:r w:rsidR="00715DDD">
          <w:rPr>
            <w:rFonts w:ascii="Times New Roman" w:hAnsi="Times New Roman" w:cs="Times New Roman"/>
          </w:rPr>
          <w:t>studies that evaluate action understanding in pre-reaching infants; e.g., Skerry et al., 2013</w:t>
        </w:r>
      </w:ins>
      <w:r w:rsidR="00C90067">
        <w:rPr>
          <w:rFonts w:ascii="Times New Roman" w:hAnsi="Times New Roman" w:cs="Times New Roman"/>
        </w:rPr>
        <w:t>)</w:t>
      </w:r>
      <w:r w:rsidR="004B22DC">
        <w:rPr>
          <w:rFonts w:ascii="Times New Roman" w:hAnsi="Times New Roman" w:cs="Times New Roman"/>
        </w:rPr>
        <w:t>, reasonable assumptions were made to implement those elements in the present simulations.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lastRenderedPageBreak/>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A693E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5F83793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w:t>
      </w:r>
      <w:r>
        <w:rPr>
          <w:rFonts w:ascii="Times New Roman" w:hAnsi="Times New Roman" w:cs="Times New Roman"/>
        </w:rPr>
        <w:t xml:space="preserve">networks assigned to this condition overall </w:t>
      </w:r>
      <w:r>
        <w:rPr>
          <w:rFonts w:ascii="Times New Roman" w:hAnsi="Times New Roman" w:cs="Times New Roman"/>
        </w:rPr>
        <w:t>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w:t>
      </w:r>
      <w:r>
        <w:rPr>
          <w:rFonts w:ascii="Times New Roman" w:hAnsi="Times New Roman" w:cs="Times New Roman"/>
        </w:rPr>
        <w:t>s</w:t>
      </w:r>
      <w:r>
        <w:rPr>
          <w:rFonts w:ascii="Times New Roman" w:hAnsi="Times New Roman" w:cs="Times New Roman"/>
        </w:rPr>
        <w:t xml:space="preserve">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7D986B9"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3DABC9FE">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3606CB23">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2C4DA4E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2B6873B4"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EE108F7"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6A82C685">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1373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Figure</w:t>
      </w:r>
      <w:r>
        <w:rPr>
          <w:rFonts w:ascii="Times New Roman" w:hAnsi="Times New Roman" w:cs="Times New Roman"/>
        </w:rPr>
        <w:t xml:space="preserve"> 7 depicts</w:t>
      </w:r>
      <w:r>
        <w:rPr>
          <w:rFonts w:ascii="Times New Roman" w:hAnsi="Times New Roman" w:cs="Times New Roman"/>
        </w:rPr>
        <w:t xml:space="preserve"> the looking time data</w:t>
      </w:r>
      <w:r>
        <w:rPr>
          <w:rFonts w:ascii="Times New Roman" w:hAnsi="Times New Roman" w:cs="Times New Roman"/>
        </w:rPr>
        <w:t xml:space="preserve"> (i.e., error) </w:t>
      </w:r>
      <w:r>
        <w:rPr>
          <w:rFonts w:ascii="Times New Roman" w:hAnsi="Times New Roman" w:cs="Times New Roman"/>
        </w:rPr>
        <w:t>for</w:t>
      </w:r>
      <w:r>
        <w:rPr>
          <w:rFonts w:ascii="Times New Roman" w:hAnsi="Times New Roman" w:cs="Times New Roman"/>
        </w:rPr>
        <w:t xml:space="preserve"> networks in</w:t>
      </w:r>
      <w:r>
        <w:rPr>
          <w:rFonts w:ascii="Times New Roman" w:hAnsi="Times New Roman" w:cs="Times New Roman"/>
        </w:rPr>
        <w:t xml:space="preserve"> ALIAS</w:t>
      </w:r>
      <w:r>
        <w:rPr>
          <w:rFonts w:ascii="Times New Roman" w:hAnsi="Times New Roman" w:cs="Times New Roman"/>
        </w:rPr>
        <w:t xml:space="preserve">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w:t>
      </w:r>
      <w:r w:rsidR="001216D8">
        <w:rPr>
          <w:rFonts w:ascii="Times New Roman" w:eastAsia="Times New Roman" w:hAnsi="Times New Roman" w:cs="Times New Roman"/>
        </w:rPr>
        <w:t xml:space="preserve"> depended on objects possessing features typical of </w:t>
      </w:r>
      <w:r w:rsidR="001216D8">
        <w:rPr>
          <w:rFonts w:ascii="Times New Roman" w:eastAsia="Times New Roman" w:hAnsi="Times New Roman" w:cs="Times New Roman"/>
        </w:rPr>
        <w:lastRenderedPageBreak/>
        <w:t>inanimate objects during habituation and test.</w:t>
      </w:r>
      <w:r w:rsidR="001216D8">
        <w:rPr>
          <w:rFonts w:ascii="Times New Roman" w:eastAsia="Times New Roman" w:hAnsi="Times New Roman" w:cs="Times New Roman"/>
        </w:rPr>
        <w:t xml:space="preserve">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4ED6FFB4">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67721A8C"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28630CA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w:t>
      </w:r>
      <w:r w:rsidR="008A7E25">
        <w:rPr>
          <w:rFonts w:ascii="Times New Roman" w:hAnsi="Times New Roman" w:cs="Times New Roman"/>
        </w:rPr>
        <w:t xml:space="preserve">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65CC7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shown to networks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r w:rsidR="004C5031">
        <w:rPr>
          <w:rFonts w:ascii="Times New Roman" w:hAnsi="Times New Roman" w:cs="Times New Roman"/>
        </w:rPr>
        <w:t xml:space="preserve">Lastly, because studies associated with the </w:t>
      </w:r>
      <w:r w:rsidR="004C5031">
        <w:rPr>
          <w:rFonts w:ascii="Times New Roman" w:hAnsi="Times New Roman" w:cs="Times New Roman"/>
        </w:rPr>
        <w:lastRenderedPageBreak/>
        <w:t xml:space="preserve">behaviors that were the targets of this simulation tested </w:t>
      </w:r>
      <w:r w:rsidR="0081223A">
        <w:rPr>
          <w:rFonts w:ascii="Times New Roman" w:hAnsi="Times New Roman" w:cs="Times New Roman"/>
        </w:rPr>
        <w:t>infants as young as 9 months of age, the pretraining phase in this simulation lasted 675 epochs.</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5FF9132"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513734" w:rsidRPr="00513734">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w:t>
      </w:r>
      <w:r w:rsidR="00EC3B66">
        <w:rPr>
          <w:rFonts w:ascii="Times New Roman" w:hAnsi="Times New Roman" w:cs="Times New Roman"/>
        </w:rPr>
        <w:lastRenderedPageBreak/>
        <w:t xml:space="preserve">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062F81C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 xml:space="preserve">Performance of </w:t>
      </w:r>
      <w:r w:rsidR="00A3623B">
        <w:rPr>
          <w:rFonts w:ascii="Times New Roman" w:hAnsi="Times New Roman" w:cs="Times New Roman"/>
          <w:i w:val="0"/>
          <w:iCs w:val="0"/>
          <w:color w:val="000000" w:themeColor="text1"/>
          <w:sz w:val="24"/>
          <w:szCs w:val="24"/>
        </w:rPr>
        <w:t>OM10</w:t>
      </w:r>
      <w:r w:rsidR="00A3623B">
        <w:rPr>
          <w:rFonts w:ascii="Times New Roman" w:hAnsi="Times New Roman" w:cs="Times New Roman"/>
          <w:i w:val="0"/>
          <w:iCs w:val="0"/>
          <w:color w:val="000000" w:themeColor="text1"/>
          <w:sz w:val="24"/>
          <w:szCs w:val="24"/>
        </w:rPr>
        <w:t>.</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F69641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w:t>
      </w:r>
      <w:r>
        <w:rPr>
          <w:rFonts w:ascii="Times New Roman" w:hAnsi="Times New Roman" w:cs="Times New Roman"/>
          <w:i w:val="0"/>
          <w:iCs w:val="0"/>
          <w:color w:val="000000" w:themeColor="text1"/>
          <w:sz w:val="24"/>
          <w:szCs w:val="24"/>
        </w:rPr>
        <w:t>OM10-2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w:t>
      </w:r>
      <w:r w:rsidR="00773551">
        <w:rPr>
          <w:rFonts w:ascii="Times New Roman" w:hAnsi="Times New Roman" w:cs="Times New Roman"/>
        </w:rPr>
        <w:lastRenderedPageBreak/>
        <w:t xml:space="preserve">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6F00E9B3"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Pr="0044005B">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Pr>
          <w:rFonts w:ascii="Times New Roman" w:hAnsi="Times New Roman" w:cs="Times New Roman"/>
          <w:i w:val="0"/>
          <w:iCs w:val="0"/>
          <w:color w:val="000000" w:themeColor="text1"/>
          <w:sz w:val="24"/>
          <w:szCs w:val="24"/>
        </w:rPr>
        <w:t>-</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591399AD"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is indeed the case. In other words,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 differential salience is implemented in the former but not in the latter model,</w:t>
      </w:r>
      <w:r w:rsidR="00EC79AC">
        <w:rPr>
          <w:rFonts w:ascii="Times New Roman" w:hAnsi="Times New Roman" w:cs="Times New Roman"/>
        </w:rPr>
        <w:t xml:space="preserve"> </w:t>
      </w:r>
      <w:r w:rsidR="00252054">
        <w:rPr>
          <w:rFonts w:ascii="Times New Roman" w:hAnsi="Times New Roman" w:cs="Times New Roman"/>
        </w:rPr>
        <w:t xml:space="preserve"> </w:t>
      </w:r>
      <w:r w:rsidR="00DC61F9">
        <w:rPr>
          <w:rFonts w:ascii="Times New Roman" w:hAnsi="Times New Roman" w:cs="Times New Roman"/>
        </w:rPr>
        <w:lastRenderedPageBreak/>
        <w:t>Such suggests that</w:t>
      </w:r>
      <w:r>
        <w:rPr>
          <w:rFonts w:ascii="Times New Roman" w:hAnsi="Times New Roman" w:cs="Times New Roman"/>
        </w:rPr>
        <w:t xml:space="preserve"> that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 to this point, 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This </w:t>
      </w:r>
      <w:r w:rsidR="00A07AC9">
        <w:rPr>
          <w:rFonts w:ascii="Times New Roman" w:hAnsi="Times New Roman" w:cs="Times New Roman"/>
        </w:rPr>
        <w:t>conclusion is</w:t>
      </w:r>
      <w:r w:rsidR="000E090D">
        <w:rPr>
          <w:rFonts w:ascii="Times New Roman" w:hAnsi="Times New Roman" w:cs="Times New Roman"/>
        </w:rPr>
        <w:t xml:space="preserve"> justified given that the only </w:t>
      </w:r>
      <w:r w:rsidR="00A07AC9">
        <w:rPr>
          <w:rFonts w:ascii="Times New Roman" w:hAnsi="Times New Roman" w:cs="Times New Roman"/>
        </w:rPr>
        <w:t xml:space="preserve">thing that distinguishes the models is the presence of differential barrier salience; such salience is present in ALIAS but absent in ALIAS-2. 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xml:space="preserve">, it fails to capture the first two target findings. Any </w:t>
      </w:r>
      <w:r w:rsidR="00004EE8">
        <w:rPr>
          <w:rFonts w:ascii="Times New Roman" w:hAnsi="Times New Roman" w:cs="Times New Roman"/>
        </w:rPr>
        <w:t>worthy model implementing a process-level account of</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would need to capture the </w:t>
      </w:r>
      <w:r w:rsidR="003F443C">
        <w:rPr>
          <w:rFonts w:ascii="Times New Roman" w:hAnsi="Times New Roman" w:cs="Times New Roman"/>
        </w:rPr>
        <w:t>complete range of target findings.</w:t>
      </w:r>
    </w:p>
    <w:p w14:paraId="6D912F94" w14:textId="0D565C8A"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 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 and arise from a domain-general associative learning mechanism that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199A3619" w14:textId="097D857E" w:rsidR="00847F52" w:rsidRDefault="00847F52" w:rsidP="005D2110">
      <w:pPr>
        <w:spacing w:line="480" w:lineRule="auto"/>
        <w:ind w:firstLine="720"/>
        <w:contextualSpacing/>
        <w:rPr>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Pr>
          <w:rFonts w:ascii="Times New Roman" w:hAnsi="Times New Roman" w:cs="Times New Roman"/>
        </w:rPr>
        <w:lastRenderedPageBreak/>
        <w:t>be pushed further.</w:t>
      </w:r>
      <w:r w:rsidR="00561F79">
        <w:rPr>
          <w:rFonts w:ascii="Times New Roman" w:hAnsi="Times New Roman" w:cs="Times New Roman"/>
        </w:rPr>
        <w:t xml:space="preserve"> One way to test the limits of ALIAS is to assess whether it can …something about Liu and Spelke (2017) here.</w:t>
      </w:r>
    </w:p>
    <w:p w14:paraId="00F8A514" w14:textId="6B94754E" w:rsidR="00561F79" w:rsidRDefault="00561F79" w:rsidP="005D2110">
      <w:pPr>
        <w:spacing w:line="480" w:lineRule="auto"/>
        <w:ind w:firstLine="720"/>
        <w:contextualSpacing/>
        <w:rPr>
          <w:rFonts w:ascii="Times New Roman" w:hAnsi="Times New Roman" w:cs="Times New Roman"/>
        </w:rPr>
      </w:pPr>
      <w:r>
        <w:rPr>
          <w:rFonts w:ascii="Times New Roman" w:hAnsi="Times New Roman" w:cs="Times New Roman"/>
        </w:rPr>
        <w:t>A final test of the scope of ALIAS is to examine whether it can capture developmental data</w:t>
      </w:r>
      <w:r w:rsidR="002E2BA7">
        <w:rPr>
          <w:rFonts w:ascii="Times New Roman" w:hAnsi="Times New Roman" w:cs="Times New Roman"/>
        </w:rPr>
        <w:t xml:space="preserve"> (that is, the sticky mittens stuff—this should be in the discussion of simulation 4).</w:t>
      </w:r>
    </w:p>
    <w:p w14:paraId="54188BDB" w14:textId="77777777" w:rsidR="00004EE8" w:rsidRDefault="00004EE8" w:rsidP="005D2110">
      <w:pPr>
        <w:spacing w:line="480" w:lineRule="auto"/>
        <w:ind w:firstLine="720"/>
        <w:contextualSpacing/>
        <w:rPr>
          <w:rFonts w:ascii="Times New Roman" w:hAnsi="Times New Roman" w:cs="Times New Roman"/>
        </w:rPr>
      </w:pPr>
    </w:p>
    <w:p w14:paraId="1EB408D0" w14:textId="77777777" w:rsidR="00004EE8" w:rsidRDefault="00004EE8" w:rsidP="005D2110">
      <w:pPr>
        <w:spacing w:line="480" w:lineRule="auto"/>
        <w:ind w:firstLine="720"/>
        <w:contextualSpacing/>
        <w:rPr>
          <w:rFonts w:ascii="Times New Roman" w:hAnsi="Times New Roman" w:cs="Times New Roman"/>
        </w:rPr>
      </w:pPr>
    </w:p>
    <w:p w14:paraId="643825DF" w14:textId="61B9B2DB" w:rsidR="005735F8" w:rsidRDefault="00F97C90"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 However, as shown in Figure 12</w:t>
      </w:r>
      <w:r w:rsidR="00566F5A">
        <w:rPr>
          <w:rFonts w:ascii="Times New Roman" w:hAnsi="Times New Roman" w:cs="Times New Roman"/>
        </w:rPr>
        <w:t xml:space="preserve">, networks in the Inferring Constraints condition continued to look longer at the </w:t>
      </w:r>
      <w:r w:rsidR="008C6C4F">
        <w:rPr>
          <w:rFonts w:ascii="Times New Roman" w:hAnsi="Times New Roman" w:cs="Times New Roman"/>
        </w:rPr>
        <w:t>Obstacle test</w:t>
      </w:r>
      <w:r w:rsidR="00A2767C">
        <w:rPr>
          <w:rFonts w:ascii="Times New Roman" w:hAnsi="Times New Roman" w:cs="Times New Roman"/>
        </w:rPr>
        <w:t xml:space="preserve"> event than at the No-Obstacle test event.</w:t>
      </w:r>
      <w:r w:rsidR="008C6C4F">
        <w:rPr>
          <w:rFonts w:ascii="Times New Roman" w:hAnsi="Times New Roman" w:cs="Times New Roman"/>
        </w:rPr>
        <w:t xml:space="preserve"> </w:t>
      </w:r>
      <w:r w:rsidR="00B80628">
        <w:rPr>
          <w:rFonts w:ascii="Times New Roman" w:hAnsi="Times New Roman" w:cs="Times New Roman"/>
        </w:rPr>
        <w:t>… This figure also shows the performance of this model in the Inferring Goals condition.</w:t>
      </w:r>
    </w:p>
    <w:p w14:paraId="34AF00C4" w14:textId="77777777" w:rsidR="00B9402D" w:rsidRDefault="00B9402D" w:rsidP="00B9402D">
      <w:pPr>
        <w:spacing w:line="480" w:lineRule="auto"/>
        <w:contextualSpacing/>
        <w:rPr>
          <w:rFonts w:ascii="Times New Roman" w:hAnsi="Times New Roman" w:cs="Times New Roman"/>
        </w:rPr>
      </w:pPr>
    </w:p>
    <w:p w14:paraId="4A45BA94" w14:textId="77777777" w:rsidR="00B9402D" w:rsidRDefault="00B9402D" w:rsidP="00B9402D">
      <w:pPr>
        <w:spacing w:line="480" w:lineRule="auto"/>
        <w:contextualSpacing/>
        <w:rPr>
          <w:rFonts w:ascii="Times New Roman" w:hAnsi="Times New Roman" w:cs="Times New Roman"/>
        </w:rPr>
      </w:pP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0E2D8F25"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14</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5889FD7"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15</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6"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9"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0"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2"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5"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8"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1"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3"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6"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8"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4"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6"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9"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0"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4"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9"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3"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7"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9"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90"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5"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6"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7"/>
      <w:headerReference w:type="first" r:id="rId9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75F81" w14:textId="77777777" w:rsidR="00F05DE8" w:rsidRDefault="00F05DE8" w:rsidP="00391C7E">
      <w:pPr>
        <w:spacing w:after="0" w:line="240" w:lineRule="auto"/>
      </w:pPr>
      <w:r>
        <w:separator/>
      </w:r>
    </w:p>
  </w:endnote>
  <w:endnote w:type="continuationSeparator" w:id="0">
    <w:p w14:paraId="6B91B7AC" w14:textId="77777777" w:rsidR="00F05DE8" w:rsidRDefault="00F05DE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9D3E" w14:textId="77777777" w:rsidR="00F05DE8" w:rsidRDefault="00F05DE8" w:rsidP="00391C7E">
      <w:pPr>
        <w:spacing w:after="0" w:line="240" w:lineRule="auto"/>
      </w:pPr>
      <w:r>
        <w:separator/>
      </w:r>
    </w:p>
  </w:footnote>
  <w:footnote w:type="continuationSeparator" w:id="0">
    <w:p w14:paraId="78ED4911" w14:textId="77777777" w:rsidR="00F05DE8" w:rsidRDefault="00F05DE8"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r w:rsidRPr="005C21A3">
        <w:rPr>
          <w:rFonts w:ascii="Times New Roman" w:eastAsia="Times New Roman" w:hAnsi="Times New Roman" w:cs="Times New Roman"/>
          <w:sz w:val="24"/>
          <w:szCs w:val="24"/>
        </w:rPr>
        <w:t xml:space="preserve">the </w:t>
      </w:r>
      <w:r w:rsidRPr="005C21A3">
        <w:rPr>
          <w:rFonts w:ascii="Times New Roman" w:eastAsia="Times New Roman" w:hAnsi="Times New Roman" w:cs="Times New Roman"/>
          <w:sz w:val="24"/>
          <w:szCs w:val="24"/>
        </w:rPr>
        <w:t xml:space="preserve">developmental </w:t>
      </w:r>
      <w:r w:rsidRPr="005C21A3">
        <w:rPr>
          <w:rFonts w:ascii="Times New Roman" w:eastAsia="Times New Roman" w:hAnsi="Times New Roman" w:cs="Times New Roman"/>
          <w:sz w:val="24"/>
          <w:szCs w:val="24"/>
        </w:rPr>
        <w:t xml:space="preserve">cognitive </w:t>
      </w:r>
      <w:r w:rsidRPr="005C21A3">
        <w:rPr>
          <w:rFonts w:ascii="Times New Roman" w:eastAsia="Times New Roman" w:hAnsi="Times New Roman" w:cs="Times New Roman"/>
          <w:sz w:val="24"/>
          <w:szCs w:val="24"/>
        </w:rPr>
        <w:t>science</w:t>
      </w:r>
      <w:r w:rsidRPr="005C21A3">
        <w:rPr>
          <w:rFonts w:ascii="Times New Roman" w:eastAsia="Times New Roman" w:hAnsi="Times New Roman" w:cs="Times New Roman"/>
          <w:sz w:val="24"/>
          <w:szCs w:val="24"/>
        </w:rPr>
        <w:t>s</w:t>
      </w:r>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3E90"/>
    <w:rsid w:val="000742D7"/>
    <w:rsid w:val="00075C51"/>
    <w:rsid w:val="000767FC"/>
    <w:rsid w:val="00076BA6"/>
    <w:rsid w:val="000771B9"/>
    <w:rsid w:val="0007750A"/>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123"/>
    <w:rsid w:val="000D78BD"/>
    <w:rsid w:val="000E08AF"/>
    <w:rsid w:val="000E090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EAD"/>
    <w:rsid w:val="000F726E"/>
    <w:rsid w:val="000F7511"/>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F19"/>
    <w:rsid w:val="0015353E"/>
    <w:rsid w:val="00153600"/>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D94"/>
    <w:rsid w:val="0017525B"/>
    <w:rsid w:val="001753BC"/>
    <w:rsid w:val="00175501"/>
    <w:rsid w:val="00175628"/>
    <w:rsid w:val="00175A63"/>
    <w:rsid w:val="0017668E"/>
    <w:rsid w:val="00176FA7"/>
    <w:rsid w:val="00177C21"/>
    <w:rsid w:val="001804B0"/>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80E"/>
    <w:rsid w:val="00212940"/>
    <w:rsid w:val="002136CF"/>
    <w:rsid w:val="00214332"/>
    <w:rsid w:val="00214AD6"/>
    <w:rsid w:val="00214FCB"/>
    <w:rsid w:val="00214FE8"/>
    <w:rsid w:val="002151DB"/>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B65"/>
    <w:rsid w:val="00342C1C"/>
    <w:rsid w:val="0034456C"/>
    <w:rsid w:val="00344626"/>
    <w:rsid w:val="0034465C"/>
    <w:rsid w:val="0034473E"/>
    <w:rsid w:val="00344886"/>
    <w:rsid w:val="00345274"/>
    <w:rsid w:val="003455EB"/>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C5"/>
    <w:rsid w:val="00426521"/>
    <w:rsid w:val="0042659C"/>
    <w:rsid w:val="00426CE7"/>
    <w:rsid w:val="004270B1"/>
    <w:rsid w:val="004271E8"/>
    <w:rsid w:val="00427608"/>
    <w:rsid w:val="004277B0"/>
    <w:rsid w:val="00427ADE"/>
    <w:rsid w:val="00427E98"/>
    <w:rsid w:val="00430623"/>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912"/>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59B"/>
    <w:rsid w:val="00486861"/>
    <w:rsid w:val="00486EC4"/>
    <w:rsid w:val="0048749D"/>
    <w:rsid w:val="00487841"/>
    <w:rsid w:val="004878F3"/>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E785B"/>
    <w:rsid w:val="004F014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5813"/>
    <w:rsid w:val="00575943"/>
    <w:rsid w:val="00575EF0"/>
    <w:rsid w:val="00576594"/>
    <w:rsid w:val="00576E17"/>
    <w:rsid w:val="00577459"/>
    <w:rsid w:val="00577556"/>
    <w:rsid w:val="00580981"/>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6D57"/>
    <w:rsid w:val="005A703B"/>
    <w:rsid w:val="005A72CB"/>
    <w:rsid w:val="005A7473"/>
    <w:rsid w:val="005A7984"/>
    <w:rsid w:val="005A7C4E"/>
    <w:rsid w:val="005A7F7F"/>
    <w:rsid w:val="005B26B8"/>
    <w:rsid w:val="005B2900"/>
    <w:rsid w:val="005B2DE0"/>
    <w:rsid w:val="005B3ABC"/>
    <w:rsid w:val="005B40D5"/>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BCF"/>
    <w:rsid w:val="00657E09"/>
    <w:rsid w:val="00660231"/>
    <w:rsid w:val="00660433"/>
    <w:rsid w:val="00660DD3"/>
    <w:rsid w:val="00661234"/>
    <w:rsid w:val="00661DFC"/>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0CA6"/>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9C3"/>
    <w:rsid w:val="00852A56"/>
    <w:rsid w:val="00853343"/>
    <w:rsid w:val="0085367D"/>
    <w:rsid w:val="00854B95"/>
    <w:rsid w:val="00854D8D"/>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D38"/>
    <w:rsid w:val="008C5DB0"/>
    <w:rsid w:val="008C67D6"/>
    <w:rsid w:val="008C6C4F"/>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D23"/>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30563"/>
    <w:rsid w:val="00A30FB2"/>
    <w:rsid w:val="00A31190"/>
    <w:rsid w:val="00A318A3"/>
    <w:rsid w:val="00A31C2C"/>
    <w:rsid w:val="00A34693"/>
    <w:rsid w:val="00A3511B"/>
    <w:rsid w:val="00A35226"/>
    <w:rsid w:val="00A3623B"/>
    <w:rsid w:val="00A3639E"/>
    <w:rsid w:val="00A3716A"/>
    <w:rsid w:val="00A376CF"/>
    <w:rsid w:val="00A379CA"/>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2AC1"/>
    <w:rsid w:val="00AB3878"/>
    <w:rsid w:val="00AB3BD9"/>
    <w:rsid w:val="00AB3FE4"/>
    <w:rsid w:val="00AB4808"/>
    <w:rsid w:val="00AB528D"/>
    <w:rsid w:val="00AB5296"/>
    <w:rsid w:val="00AB63C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7B"/>
    <w:rsid w:val="00B17BB5"/>
    <w:rsid w:val="00B17C73"/>
    <w:rsid w:val="00B17C95"/>
    <w:rsid w:val="00B17F20"/>
    <w:rsid w:val="00B203EF"/>
    <w:rsid w:val="00B208F8"/>
    <w:rsid w:val="00B20D90"/>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572"/>
    <w:rsid w:val="00BC4BB8"/>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586"/>
    <w:rsid w:val="00CF1DBF"/>
    <w:rsid w:val="00CF1F7C"/>
    <w:rsid w:val="00CF2128"/>
    <w:rsid w:val="00CF2AA6"/>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0F0D"/>
    <w:rsid w:val="00D11646"/>
    <w:rsid w:val="00D123BB"/>
    <w:rsid w:val="00D1264D"/>
    <w:rsid w:val="00D126E5"/>
    <w:rsid w:val="00D12D42"/>
    <w:rsid w:val="00D135D3"/>
    <w:rsid w:val="00D13D5A"/>
    <w:rsid w:val="00D1447B"/>
    <w:rsid w:val="00D1467C"/>
    <w:rsid w:val="00D14B96"/>
    <w:rsid w:val="00D15380"/>
    <w:rsid w:val="00D1592D"/>
    <w:rsid w:val="00D1615E"/>
    <w:rsid w:val="00D16229"/>
    <w:rsid w:val="00D168E6"/>
    <w:rsid w:val="00D16A84"/>
    <w:rsid w:val="00D16BF5"/>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9A7"/>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61F9"/>
    <w:rsid w:val="00DC7210"/>
    <w:rsid w:val="00DC7422"/>
    <w:rsid w:val="00DC74C8"/>
    <w:rsid w:val="00DC7515"/>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2038F"/>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D7F"/>
    <w:rsid w:val="00F936AC"/>
    <w:rsid w:val="00F93971"/>
    <w:rsid w:val="00F95D68"/>
    <w:rsid w:val="00F95E83"/>
    <w:rsid w:val="00F961C4"/>
    <w:rsid w:val="00F9799A"/>
    <w:rsid w:val="00F97C90"/>
    <w:rsid w:val="00F97CDD"/>
    <w:rsid w:val="00F97D08"/>
    <w:rsid w:val="00FA08CD"/>
    <w:rsid w:val="00FA0AFC"/>
    <w:rsid w:val="00FA0DA0"/>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psycnet.apa.org/doi/10.1016/S1364-6613(99)01356-X" TargetMode="External"/><Relationship Id="rId47" Type="http://schemas.openxmlformats.org/officeDocument/2006/relationships/hyperlink" Target="https://doi.org/10.1016/S0010-0277(99)00039-6" TargetMode="External"/><Relationship Id="rId63" Type="http://schemas.openxmlformats.org/officeDocument/2006/relationships/hyperlink" Target="https://doi.org/10.1016/S0010-0277(87)80006-9" TargetMode="External"/><Relationship Id="rId68" Type="http://schemas.openxmlformats.org/officeDocument/2006/relationships/hyperlink" Target="https://doi.org/10.1111/j.0956-7976.2004.00755.x" TargetMode="External"/><Relationship Id="rId84" Type="http://schemas.openxmlformats.org/officeDocument/2006/relationships/hyperlink" Target="https://doi.org/10.1016/S1364-6613(02)01926-5" TargetMode="External"/><Relationship Id="rId89" Type="http://schemas.openxmlformats.org/officeDocument/2006/relationships/hyperlink" Target="https://doi.org/10.1371/journal.pbio.003020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hyperlink" Target="https://doi.org/10.1111/j.1467-8624.1991.tb01602.x" TargetMode="External"/><Relationship Id="rId53" Type="http://schemas.openxmlformats.org/officeDocument/2006/relationships/hyperlink" Target="https://doi.org/10.1016/0010-0277(95)00661-H" TargetMode="External"/><Relationship Id="rId58" Type="http://schemas.openxmlformats.org/officeDocument/2006/relationships/hyperlink" Target="https://psycnet.apa.org/doi/10.1037/0012-1649.19.3.338" TargetMode="External"/><Relationship Id="rId74" Type="http://schemas.openxmlformats.org/officeDocument/2006/relationships/hyperlink" Target="https://doi.org/10.1016/j.cognition.2017.09.007" TargetMode="External"/><Relationship Id="rId79" Type="http://schemas.openxmlformats.org/officeDocument/2006/relationships/hyperlink" Target="https://doi.org/10.1080/09540090310001655093" TargetMode="External"/><Relationship Id="rId5" Type="http://schemas.openxmlformats.org/officeDocument/2006/relationships/webSettings" Target="webSettings.xml"/><Relationship Id="rId90" Type="http://schemas.openxmlformats.org/officeDocument/2006/relationships/hyperlink" Target="https://doi.org/10.1016/j.neuroimage.2010.05.028" TargetMode="External"/><Relationship Id="rId95" Type="http://schemas.openxmlformats.org/officeDocument/2006/relationships/hyperlink" Target="https://doi.org/10.1111/1467-8721.ep1077261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016/S0885-2014(02)00124-7" TargetMode="External"/><Relationship Id="rId48" Type="http://schemas.openxmlformats.org/officeDocument/2006/relationships/hyperlink" Target="https://doi.org/10.1207/s15516709cog2701_4" TargetMode="External"/><Relationship Id="rId64" Type="http://schemas.openxmlformats.org/officeDocument/2006/relationships/hyperlink" Target="https://doi.org/10.1111/desc.13581" TargetMode="External"/><Relationship Id="rId69" Type="http://schemas.openxmlformats.org/officeDocument/2006/relationships/hyperlink" Target="https://doi.org/10.1016/j.cogpsych.2010.02.001" TargetMode="External"/><Relationship Id="rId80" Type="http://schemas.openxmlformats.org/officeDocument/2006/relationships/hyperlink" Target="https://doi.org/10.1098/rsos.191795" TargetMode="External"/><Relationship Id="rId85" Type="http://schemas.openxmlformats.org/officeDocument/2006/relationships/hyperlink" Target="https://doi.org/10.1111/j.1551-6709.2010.01129.x"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16/0010-0277(85)90008-3" TargetMode="External"/><Relationship Id="rId46" Type="http://schemas.openxmlformats.org/officeDocument/2006/relationships/hyperlink" Target="https://doi.org/10.1111/1467-7687.00039" TargetMode="External"/><Relationship Id="rId59" Type="http://schemas.openxmlformats.org/officeDocument/2006/relationships/hyperlink" Target="https://doi.org/10.1016/0885-2014(93)90008-S" TargetMode="External"/><Relationship Id="rId67" Type="http://schemas.openxmlformats.org/officeDocument/2006/relationships/hyperlink" Target="https://doi.org/10.1080/095400999116322" TargetMode="External"/><Relationship Id="rId20" Type="http://schemas.openxmlformats.org/officeDocument/2006/relationships/image" Target="media/image12.png"/><Relationship Id="rId41" Type="http://schemas.openxmlformats.org/officeDocument/2006/relationships/hyperlink" Target="https://doi.org/10.1207/S15327078IN0104_3" TargetMode="External"/><Relationship Id="rId54" Type="http://schemas.openxmlformats.org/officeDocument/2006/relationships/hyperlink" Target="https://doi.org/10.1177/0963721412470687" TargetMode="External"/><Relationship Id="rId62" Type="http://schemas.openxmlformats.org/officeDocument/2006/relationships/hyperlink" Target="https://doi.org/10.1016/S0010-0277(98)00036-5" TargetMode="External"/><Relationship Id="rId70" Type="http://schemas.openxmlformats.org/officeDocument/2006/relationships/hyperlink" Target="https://doi.org/10.1016/S0010-0277(96)00727-5" TargetMode="External"/><Relationship Id="rId75" Type="http://schemas.openxmlformats.org/officeDocument/2006/relationships/hyperlink" Target="https://doi.org/10.1037/1089-2680.1.3.271" TargetMode="External"/><Relationship Id="rId83" Type="http://schemas.openxmlformats.org/officeDocument/2006/relationships/hyperlink" Target="https://doi.org/10.1521/soco.2025.43.3.152" TargetMode="External"/><Relationship Id="rId88" Type="http://schemas.openxmlformats.org/officeDocument/2006/relationships/hyperlink" Target="https://doi.org/10.1002/icd.2359" TargetMode="External"/><Relationship Id="rId91" Type="http://schemas.openxmlformats.org/officeDocument/2006/relationships/hyperlink" Target="https://doi.org/10.1016/j.cogdev.2012.08.004" TargetMode="External"/><Relationship Id="rId96" Type="http://schemas.openxmlformats.org/officeDocument/2006/relationships/hyperlink" Target="https://psycnet.apa.org/doi/10.1037/a0032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psycnet.apa.org/doi/10.1037/0012-1649.23.5.655" TargetMode="External"/><Relationship Id="rId49" Type="http://schemas.openxmlformats.org/officeDocument/2006/relationships/hyperlink" Target="https://doi.org/10.1207/s15516709cog1401_5" TargetMode="External"/><Relationship Id="rId57" Type="http://schemas.openxmlformats.org/officeDocument/2006/relationships/hyperlink" Target="https://doi.org/10.1162/neco.1989.1.1.143"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hyperlink" Target="https://doi.org/10.1111/1467-7687.00220" TargetMode="External"/><Relationship Id="rId52" Type="http://schemas.openxmlformats.org/officeDocument/2006/relationships/hyperlink" Target="https://doi.org/10.1016/S1364-6613(03)00128-1" TargetMode="External"/><Relationship Id="rId60" Type="http://schemas.openxmlformats.org/officeDocument/2006/relationships/hyperlink" Target="https://doi.org/10.1016/j.cogdev.2005.04.004" TargetMode="External"/><Relationship Id="rId65" Type="http://schemas.openxmlformats.org/officeDocument/2006/relationships/hyperlink" Target="https://doi.org/10.1016/j.cognition.2016.12.007" TargetMode="External"/><Relationship Id="rId73" Type="http://schemas.openxmlformats.org/officeDocument/2006/relationships/hyperlink" Target="https://doi.org/10.1016/j.cognition.2004.11.005" TargetMode="External"/><Relationship Id="rId78" Type="http://schemas.openxmlformats.org/officeDocument/2006/relationships/hyperlink" Target="https://doi.org/10.1371/journal.pone.0042698" TargetMode="External"/><Relationship Id="rId81" Type="http://schemas.openxmlformats.org/officeDocument/2006/relationships/hyperlink" Target="https://doi.org/10.1371/journal.pone.0023223" TargetMode="External"/><Relationship Id="rId86" Type="http://schemas.openxmlformats.org/officeDocument/2006/relationships/hyperlink" Target="https://doi.org/10.1146/annurev.ph.25.030163.002553" TargetMode="External"/><Relationship Id="rId94" Type="http://schemas.openxmlformats.org/officeDocument/2006/relationships/hyperlink" Target="https://doi.org/10.1038/358749a0"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7/xge0001656" TargetMode="External"/><Relationship Id="rId34" Type="http://schemas.openxmlformats.org/officeDocument/2006/relationships/image" Target="media/image26.png"/><Relationship Id="rId50" Type="http://schemas.openxmlformats.org/officeDocument/2006/relationships/hyperlink" Target="https://doi.org/10.1111/j.1467-7687.2011.01048.x" TargetMode="External"/><Relationship Id="rId55" Type="http://schemas.openxmlformats.org/officeDocument/2006/relationships/hyperlink" Target="https://doi.org/10.1016/j.cogdev.2010.09.001" TargetMode="External"/><Relationship Id="rId76" Type="http://schemas.openxmlformats.org/officeDocument/2006/relationships/hyperlink" Target="http://www.jstor.org/stable/30162860" TargetMode="External"/><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126/science.1107621" TargetMode="External"/><Relationship Id="rId92" Type="http://schemas.openxmlformats.org/officeDocument/2006/relationships/hyperlink" Target="https://doi.org/10.1016/j.cognition.2017.06.029"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016/j.cogdev.2022.101164" TargetMode="External"/><Relationship Id="rId45" Type="http://schemas.openxmlformats.org/officeDocument/2006/relationships/hyperlink" Target="https://psycnet.apa.org/doi/10.1037/0033-295X.112.2.347" TargetMode="External"/><Relationship Id="rId66" Type="http://schemas.openxmlformats.org/officeDocument/2006/relationships/hyperlink" Target="https://doi.org/10.1037/0012-1649.36.5.635" TargetMode="External"/><Relationship Id="rId87" Type="http://schemas.openxmlformats.org/officeDocument/2006/relationships/hyperlink" Target="https://psycnet.apa.org/doi/10.1037/0033-295X.99.4.605" TargetMode="External"/><Relationship Id="rId61" Type="http://schemas.openxmlformats.org/officeDocument/2006/relationships/hyperlink" Target="https://doi.org/10.1016/0010-0285(83)90017-8" TargetMode="External"/><Relationship Id="rId82" Type="http://schemas.openxmlformats.org/officeDocument/2006/relationships/hyperlink" Target="https://doi.org/10.1207/s15327078in1003_6"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doi.org/10.1016/0010-0277(86)90052-1" TargetMode="External"/><Relationship Id="rId56" Type="http://schemas.openxmlformats.org/officeDocument/2006/relationships/hyperlink" Target="https://doi.org/10.1038/nature06288" TargetMode="External"/><Relationship Id="rId77" Type="http://schemas.openxmlformats.org/officeDocument/2006/relationships/hyperlink" Target="https://doi.org/10.1038/323533a0" TargetMode="External"/><Relationship Id="rId100" Type="http://schemas.microsoft.com/office/2011/relationships/people" Target="people.xml"/><Relationship Id="rId8" Type="http://schemas.openxmlformats.org/officeDocument/2006/relationships/image" Target="media/image1.jpg"/><Relationship Id="rId51" Type="http://schemas.openxmlformats.org/officeDocument/2006/relationships/hyperlink" Target="https://doi.org/10.1038/s41467-025-61517-3" TargetMode="External"/><Relationship Id="rId72" Type="http://schemas.openxmlformats.org/officeDocument/2006/relationships/hyperlink" Target="https://doi.org/10.1126/science.1111656" TargetMode="External"/><Relationship Id="rId93" Type="http://schemas.openxmlformats.org/officeDocument/2006/relationships/hyperlink" Target="https://doi.org/10.1111/1467-9280.00218" TargetMode="External"/><Relationship Id="rId98"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102</Pages>
  <Words>28214</Words>
  <Characters>160824</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73</cp:revision>
  <dcterms:created xsi:type="dcterms:W3CDTF">2026-04-22T16:17:00Z</dcterms:created>
  <dcterms:modified xsi:type="dcterms:W3CDTF">2026-04-22T22:23:00Z</dcterms:modified>
</cp:coreProperties>
</file>