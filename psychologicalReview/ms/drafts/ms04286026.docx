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4DCBDEDA" w:rsidR="00311162"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may not only</w:t>
      </w:r>
      <w:r w:rsidR="00D84499">
        <w:rPr>
          <w:rFonts w:ascii="Times New Roman" w:hAnsi="Times New Roman" w:cs="Times New Roman"/>
        </w:rPr>
        <w:t xml:space="preserve"> </w:t>
      </w:r>
      <w:r w:rsidR="00510876">
        <w:rPr>
          <w:rFonts w:ascii="Times New Roman" w:hAnsi="Times New Roman" w:cs="Times New Roman"/>
        </w:rPr>
        <w:t>facilitate successful encoding of the visual features of the objects involved</w:t>
      </w:r>
      <w:r w:rsidR="00CF5340">
        <w:rPr>
          <w:rFonts w:ascii="Times New Roman" w:hAnsi="Times New Roman" w:cs="Times New Roman"/>
        </w:rPr>
        <w:t xml:space="preserve"> but it may </w:t>
      </w:r>
      <w:r w:rsidR="00956483">
        <w:rPr>
          <w:rFonts w:ascii="Times New Roman" w:hAnsi="Times New Roman" w:cs="Times New Roman"/>
        </w:rPr>
        <w:t xml:space="preserve">boost </w:t>
      </w:r>
      <w:r w:rsidR="00CF5340">
        <w:rPr>
          <w:rFonts w:ascii="Times New Roman" w:hAnsi="Times New Roman" w:cs="Times New Roman"/>
        </w:rPr>
        <w:t xml:space="preserve">infants’ overall attention.  </w:t>
      </w:r>
      <w:r w:rsidR="00FF1636">
        <w:rPr>
          <w:rFonts w:ascii="Times New Roman" w:hAnsi="Times New Roman" w:cs="Times New Roman"/>
        </w:rPr>
        <w:t xml:space="preserve">Critically, even if </w:t>
      </w:r>
      <w:r w:rsidR="00956483">
        <w:rPr>
          <w:rFonts w:ascii="Times New Roman" w:hAnsi="Times New Roman" w:cs="Times New Roman"/>
        </w:rPr>
        <w:t>this boost is</w:t>
      </w:r>
      <w:r w:rsidR="00FF1636">
        <w:rPr>
          <w:rFonts w:ascii="Times New Roman" w:hAnsi="Times New Roman" w:cs="Times New Roman"/>
        </w:rPr>
        <w:t xml:space="preserve"> ephemeral</w:t>
      </w:r>
      <w:r w:rsidR="00EC4A81">
        <w:rPr>
          <w:rFonts w:ascii="Times New Roman" w:hAnsi="Times New Roman" w:cs="Times New Roman"/>
        </w:rPr>
        <w:t>,</w:t>
      </w:r>
      <w:r w:rsidR="00FF1636">
        <w:rPr>
          <w:rFonts w:ascii="Times New Roman" w:hAnsi="Times New Roman" w:cs="Times New Roman"/>
        </w:rPr>
        <w:t xml:space="preserve"> as is assumed here, infants may</w:t>
      </w:r>
      <w:r w:rsidR="00DB3408">
        <w:rPr>
          <w:rFonts w:ascii="Times New Roman" w:hAnsi="Times New Roman" w:cs="Times New Roman"/>
        </w:rPr>
        <w:t xml:space="preserve"> nonetheless</w:t>
      </w:r>
      <w:r w:rsidR="00FF1636">
        <w:rPr>
          <w:rFonts w:ascii="Times New Roman" w:hAnsi="Times New Roman" w:cs="Times New Roman"/>
        </w:rPr>
        <w:t xml:space="preserve"> have sufficient time while in this heightened </w:t>
      </w:r>
      <w:proofErr w:type="gramStart"/>
      <w:r w:rsidR="00FF1636">
        <w:rPr>
          <w:rFonts w:ascii="Times New Roman" w:hAnsi="Times New Roman" w:cs="Times New Roman"/>
        </w:rPr>
        <w:t>attentional</w:t>
      </w:r>
      <w:proofErr w:type="gramEnd"/>
      <w:r w:rsidR="00FF1636">
        <w:rPr>
          <w:rFonts w:ascii="Times New Roman" w:hAnsi="Times New Roman" w:cs="Times New Roman"/>
        </w:rPr>
        <w:t xml:space="preserve"> state to</w:t>
      </w:r>
      <w:r w:rsidR="00ED2E5A">
        <w:rPr>
          <w:rFonts w:ascii="Times New Roman" w:hAnsi="Times New Roman" w:cs="Times New Roman"/>
        </w:rPr>
        <w:t xml:space="preserve"> encode key aspects of the task that bear directly on their subsequent looking behavior.</w:t>
      </w:r>
      <w:r w:rsidR="00E20DB4">
        <w:rPr>
          <w:rFonts w:ascii="Times New Roman" w:hAnsi="Times New Roman" w:cs="Times New Roman"/>
        </w:rPr>
        <w:t xml:space="preserve"> </w:t>
      </w:r>
      <w:r w:rsidR="007A352C">
        <w:rPr>
          <w:rFonts w:ascii="Times New Roman" w:hAnsi="Times New Roman" w:cs="Times New Roman"/>
        </w:rPr>
        <w:t>Of course, t</w:t>
      </w:r>
      <w:r w:rsidR="00E20DB4">
        <w:rPr>
          <w:rFonts w:ascii="Times New Roman" w:hAnsi="Times New Roman" w:cs="Times New Roman"/>
        </w:rPr>
        <w:t xml:space="preserve">his </w:t>
      </w:r>
      <w:r w:rsidR="007A352C">
        <w:rPr>
          <w:rFonts w:ascii="Times New Roman" w:hAnsi="Times New Roman" w:cs="Times New Roman"/>
        </w:rPr>
        <w:t>supposition</w:t>
      </w:r>
      <w:r w:rsidR="00E20DB4">
        <w:rPr>
          <w:rFonts w:ascii="Times New Roman" w:hAnsi="Times New Roman" w:cs="Times New Roman"/>
        </w:rPr>
        <w:t xml:space="preserve"> </w:t>
      </w:r>
      <w:r w:rsidR="007A352C">
        <w:rPr>
          <w:rFonts w:ascii="Times New Roman" w:hAnsi="Times New Roman" w:cs="Times New Roman"/>
        </w:rPr>
        <w:t>assumes</w:t>
      </w:r>
      <w:r w:rsidR="00E20DB4">
        <w:rPr>
          <w:rFonts w:ascii="Times New Roman" w:hAnsi="Times New Roman" w:cs="Times New Roman"/>
        </w:rPr>
        <w:t xml:space="preserve"> that increased attention in a task leads to better learning and encoding of its features.</w:t>
      </w:r>
      <w:r w:rsidR="00ED2E5A">
        <w:rPr>
          <w:rFonts w:ascii="Times New Roman" w:hAnsi="Times New Roman" w:cs="Times New Roman"/>
        </w:rPr>
        <w:t xml:space="preserve"> </w:t>
      </w:r>
      <w:r w:rsidR="00510876">
        <w:rPr>
          <w:rFonts w:ascii="Times New Roman" w:hAnsi="Times New Roman" w:cs="Times New Roman"/>
        </w:rPr>
        <w:t xml:space="preserve">Support for this </w:t>
      </w:r>
      <w:r w:rsidR="00510876">
        <w:rPr>
          <w:rFonts w:ascii="Times New Roman" w:hAnsi="Times New Roman" w:cs="Times New Roman"/>
        </w:rPr>
        <w:lastRenderedPageBreak/>
        <w:t xml:space="preserve">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r w:rsidR="00311162">
        <w:rPr>
          <w:rFonts w:ascii="Times New Roman" w:hAnsi="Times New Roman" w:cs="Times New Roman"/>
        </w:rPr>
        <w:t>igh</w:t>
      </w:r>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r w:rsidR="00BE2E9B" w:rsidRPr="00BE2E9B">
        <w:rPr>
          <w:rFonts w:ascii="Times New Roman" w:hAnsi="Times New Roman" w:cs="Times New Roman"/>
        </w:rPr>
        <w:t xml:space="preserve">A critical regularity is the configuration of their arms during such successful reaches. Specifically, infants may encode that their arm is extended </w:t>
      </w:r>
      <w:r w:rsidR="003E1F01">
        <w:rPr>
          <w:rFonts w:ascii="Times New Roman" w:hAnsi="Times New Roman" w:cs="Times New Roman"/>
        </w:rPr>
        <w:t xml:space="preserve">when their hand contacts the object </w:t>
      </w:r>
      <w:r w:rsidR="00BE2E9B" w:rsidRPr="00BE2E9B">
        <w:rPr>
          <w:rFonts w:ascii="Times New Roman" w:hAnsi="Times New Roman" w:cs="Times New Roman"/>
        </w:rPr>
        <w:t xml:space="preserve">and that these reaches tend to be relatively </w:t>
      </w:r>
      <w:r w:rsidR="00BE2E9B">
        <w:rPr>
          <w:rFonts w:ascii="Times New Roman" w:hAnsi="Times New Roman" w:cs="Times New Roman"/>
        </w:rPr>
        <w:t>direct. Crucially, e</w:t>
      </w:r>
      <w:r w:rsidR="00D47D06" w:rsidRPr="00D47D06">
        <w:rPr>
          <w:rFonts w:ascii="Times New Roman" w:hAnsi="Times New Roman" w:cs="Times New Roman"/>
        </w:rPr>
        <w:t xml:space="preserve">ven if </w:t>
      </w:r>
      <w:r w:rsidR="00BE2E9B">
        <w:rPr>
          <w:rFonts w:ascii="Times New Roman" w:hAnsi="Times New Roman" w:cs="Times New Roman"/>
        </w:rPr>
        <w:t xml:space="preserve">the geometry of their direct reaches </w:t>
      </w:r>
      <w:r w:rsidR="00181380">
        <w:rPr>
          <w:rFonts w:ascii="Times New Roman" w:hAnsi="Times New Roman" w:cs="Times New Roman"/>
        </w:rPr>
        <w:t xml:space="preserve">does not perfectly </w:t>
      </w:r>
      <w:r w:rsidR="003E1F01">
        <w:rPr>
          <w:rFonts w:ascii="Times New Roman" w:hAnsi="Times New Roman" w:cs="Times New Roman"/>
        </w:rPr>
        <w:t>reflect a</w:t>
      </w:r>
      <w:r w:rsidR="00BE2E9B">
        <w:rPr>
          <w:rFonts w:ascii="Times New Roman" w:hAnsi="Times New Roman" w:cs="Times New Roman"/>
        </w:rPr>
        <w:t xml:space="preserve"> 180</w:t>
      </w:r>
      <w:r w:rsidR="00842C58">
        <w:rPr>
          <w:rFonts w:ascii="Times New Roman" w:hAnsi="Times New Roman" w:cs="Times New Roman"/>
        </w:rPr>
        <w:t>-</w:t>
      </w:r>
      <w:r w:rsidR="00BE2E9B">
        <w:rPr>
          <w:rFonts w:ascii="Times New Roman" w:hAnsi="Times New Roman" w:cs="Times New Roman"/>
        </w:rPr>
        <w:t>degree angle</w:t>
      </w:r>
      <w:r w:rsidR="00D47D06" w:rsidRPr="00D47D06">
        <w:rPr>
          <w:rFonts w:ascii="Times New Roman" w:hAnsi="Times New Roman" w:cs="Times New Roman"/>
        </w:rPr>
        <w:t xml:space="preserve">, they may nonetheless approximate </w:t>
      </w:r>
      <w:r w:rsidR="003E1F01">
        <w:rPr>
          <w:rFonts w:ascii="Times New Roman" w:hAnsi="Times New Roman" w:cs="Times New Roman"/>
        </w:rPr>
        <w:t>(</w:t>
      </w:r>
      <w:r w:rsidR="00D47D06" w:rsidRPr="00D47D06">
        <w:rPr>
          <w:rFonts w:ascii="Times New Roman" w:hAnsi="Times New Roman" w:cs="Times New Roman"/>
        </w:rPr>
        <w:t>and be perceived as</w:t>
      </w:r>
      <w:r w:rsidR="003E1F01">
        <w:rPr>
          <w:rFonts w:ascii="Times New Roman" w:hAnsi="Times New Roman" w:cs="Times New Roman"/>
        </w:rPr>
        <w:t>)</w:t>
      </w:r>
      <w:r w:rsidR="00D47D06" w:rsidRPr="00D47D06">
        <w:rPr>
          <w:rFonts w:ascii="Times New Roman" w:hAnsi="Times New Roman" w:cs="Times New Roman"/>
        </w:rPr>
        <w:t xml:space="preserve"> linear trajectories.</w:t>
      </w:r>
      <w:r w:rsidR="00842C58">
        <w:rPr>
          <w:rFonts w:ascii="Times New Roman" w:hAnsi="Times New Roman" w:cs="Times New Roman"/>
        </w:rPr>
        <w:t xml:space="preserve"> Coupled with the fact that it is unlikely that </w:t>
      </w:r>
      <w:r w:rsidR="00D47D06" w:rsidRPr="00D47D06">
        <w:rPr>
          <w:rFonts w:ascii="Times New Roman" w:hAnsi="Times New Roman" w:cs="Times New Roman"/>
        </w:rPr>
        <w:t>infants</w:t>
      </w:r>
      <w:r w:rsidR="00842C58">
        <w:rPr>
          <w:rFonts w:ascii="Times New Roman" w:hAnsi="Times New Roman" w:cs="Times New Roman"/>
        </w:rPr>
        <w:t xml:space="preserve"> spontaneously produce arced reaches (as one might when reaching over obstacles)</w:t>
      </w:r>
      <w:r w:rsidR="00DC3BD9">
        <w:rPr>
          <w:rFonts w:ascii="Times New Roman" w:hAnsi="Times New Roman" w:cs="Times New Roman"/>
        </w:rPr>
        <w:t>, and with th</w:t>
      </w:r>
      <w:r w:rsidR="00842C58">
        <w:rPr>
          <w:rFonts w:ascii="Times New Roman" w:hAnsi="Times New Roman" w:cs="Times New Roman"/>
        </w:rPr>
        <w:t>e assumption that successful reaches heighten infants’ attention</w:t>
      </w:r>
      <w:r w:rsidR="00D47D06" w:rsidRPr="00D47D06">
        <w:rPr>
          <w:rFonts w:ascii="Times New Roman" w:hAnsi="Times New Roman" w:cs="Times New Roman"/>
        </w:rPr>
        <w:t xml:space="preserve">, </w:t>
      </w:r>
      <w:r w:rsidR="00842C58">
        <w:rPr>
          <w:rFonts w:ascii="Times New Roman" w:hAnsi="Times New Roman" w:cs="Times New Roman"/>
        </w:rPr>
        <w:t>s</w:t>
      </w:r>
      <w:r w:rsidR="00DC3BD9">
        <w:rPr>
          <w:rFonts w:ascii="Times New Roman" w:hAnsi="Times New Roman" w:cs="Times New Roman"/>
        </w:rPr>
        <w:t>uch</w:t>
      </w:r>
      <w:r w:rsidR="00842C58">
        <w:rPr>
          <w:rFonts w:ascii="Times New Roman" w:hAnsi="Times New Roman" w:cs="Times New Roman"/>
        </w:rPr>
        <w:t xml:space="preserve"> </w:t>
      </w:r>
      <w:r w:rsidR="00D47D06" w:rsidRPr="00D47D06">
        <w:rPr>
          <w:rFonts w:ascii="Times New Roman" w:hAnsi="Times New Roman" w:cs="Times New Roman"/>
        </w:rPr>
        <w:t xml:space="preserve">action experience may </w:t>
      </w:r>
      <w:r w:rsidR="00842C58">
        <w:rPr>
          <w:rFonts w:ascii="Times New Roman" w:hAnsi="Times New Roman" w:cs="Times New Roman"/>
        </w:rPr>
        <w:t>lead to more robust encoding o</w:t>
      </w:r>
      <w:r w:rsidR="00DC3BD9">
        <w:rPr>
          <w:rFonts w:ascii="Times New Roman" w:hAnsi="Times New Roman" w:cs="Times New Roman"/>
        </w:rPr>
        <w:t>f</w:t>
      </w:r>
      <w:r w:rsidR="00842C58">
        <w:rPr>
          <w:rFonts w:ascii="Times New Roman" w:hAnsi="Times New Roman" w:cs="Times New Roman"/>
        </w:rPr>
        <w:t xml:space="preserve"> direct, nearly linear paths than</w:t>
      </w:r>
      <w:r w:rsidR="00DC3BD9">
        <w:rPr>
          <w:rFonts w:ascii="Times New Roman" w:hAnsi="Times New Roman" w:cs="Times New Roman"/>
        </w:rPr>
        <w:t xml:space="preserve"> of</w:t>
      </w:r>
      <w:r w:rsidR="00842C58">
        <w:rPr>
          <w:rFonts w:ascii="Times New Roman" w:hAnsi="Times New Roman" w:cs="Times New Roman"/>
        </w:rPr>
        <w:t xml:space="preserve"> more circuitous, arced ones. </w:t>
      </w:r>
      <w:r w:rsidR="00842C58" w:rsidRPr="00842C58">
        <w:rPr>
          <w:rFonts w:ascii="Times New Roman" w:hAnsi="Times New Roman" w:cs="Times New Roman"/>
        </w:rPr>
        <w:t>A corollary of this is that, over repeated experience, such regularities could render straight (or nearly straight) paths more familiar than curved ones.</w:t>
      </w:r>
      <w:r w:rsidR="00842C58">
        <w:rPr>
          <w:rFonts w:ascii="Times New Roman" w:hAnsi="Times New Roman" w:cs="Times New Roman"/>
        </w:rPr>
        <w:t xml:space="preserve">  </w:t>
      </w:r>
    </w:p>
    <w:p w14:paraId="3F43DA49" w14:textId="22BCF9B0"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This 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For instance,</w:t>
      </w:r>
      <w:r w:rsidR="006873F6">
        <w:rPr>
          <w:rFonts w:ascii="Times New Roman" w:hAnsi="Times New Roman" w:cs="Times New Roman"/>
        </w:rPr>
        <w:t xml:space="preserve"> if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w:t>
      </w:r>
      <w:r w:rsidR="00DC3BD9">
        <w:rPr>
          <w:rFonts w:ascii="Times New Roman" w:hAnsi="Times New Roman" w:cs="Times New Roman"/>
        </w:rPr>
        <w:lastRenderedPageBreak/>
        <w:t xml:space="preserve">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r w:rsidR="004D271B">
        <w:rPr>
          <w:rFonts w:ascii="Times New Roman" w:hAnsi="Times New Roman" w:cs="Times New Roman"/>
        </w:rPr>
        <w:t xml:space="preserve">perceived the </w:t>
      </w:r>
      <w:r w:rsidR="00D315F6">
        <w:rPr>
          <w:rFonts w:ascii="Times New Roman" w:hAnsi="Times New Roman" w:cs="Times New Roman"/>
        </w:rPr>
        <w:t>straight trajector</w:t>
      </w:r>
      <w:r w:rsidR="004D271B">
        <w:rPr>
          <w:rFonts w:ascii="Times New Roman" w:hAnsi="Times New Roman" w:cs="Times New Roman"/>
        </w:rPr>
        <w:t xml:space="preserve">y </w:t>
      </w:r>
      <w:r w:rsidR="00DC3BD9">
        <w:rPr>
          <w:rFonts w:ascii="Times New Roman" w:hAnsi="Times New Roman" w:cs="Times New Roman"/>
        </w:rPr>
        <w:t>as more</w:t>
      </w:r>
      <w:r w:rsidR="004D271B">
        <w:rPr>
          <w:rFonts w:ascii="Times New Roman" w:hAnsi="Times New Roman" w:cs="Times New Roman"/>
        </w:rPr>
        <w:t xml:space="preserve"> familiar than the curved one</w:t>
      </w:r>
      <w:r w:rsidR="00DC3BD9">
        <w:rPr>
          <w:rFonts w:ascii="Times New Roman" w:hAnsi="Times New Roman" w:cs="Times New Roman"/>
        </w:rPr>
        <w:t xml:space="preserve">, </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ones</w:t>
      </w:r>
      <w:r w:rsidR="006B5510">
        <w:rPr>
          <w:rFonts w:ascii="Times New Roman" w:hAnsi="Times New Roman" w:cs="Times New Roman"/>
        </w:rPr>
        <w:t xml:space="preserve"> depicting linear motion</w:t>
      </w:r>
      <w:r w:rsidR="004D271B">
        <w:rPr>
          <w:rFonts w:ascii="Times New Roman" w:hAnsi="Times New Roman" w:cs="Times New Roman"/>
        </w:rPr>
        <w:t>.</w:t>
      </w:r>
      <w:r w:rsidR="00EC2EE5">
        <w:rPr>
          <w:rFonts w:ascii="Times New Roman" w:hAnsi="Times New Roman" w:cs="Times New Roman"/>
        </w:rPr>
        <w:t xml:space="preserve"> </w:t>
      </w:r>
      <w:r w:rsidR="00DC3BD9">
        <w:rPr>
          <w:rFonts w:ascii="Times New Roman" w:hAnsi="Times New Roman" w:cs="Times New Roman"/>
        </w:rPr>
        <w:t>The significance of such a pattern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this study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21738E">
        <w:rPr>
          <w:rFonts w:ascii="Times New Roman" w:hAnsi="Times New Roman" w:cs="Times New Roman"/>
        </w:rPr>
        <w:t xml:space="preserve"> to and encoding of the geometry of their own successful reaches and the features of the contacted object, perhaps among other things. </w:t>
      </w:r>
    </w:p>
    <w:p w14:paraId="45016E43" w14:textId="445B1EED" w:rsidR="00D4143A" w:rsidRPr="006E6AE9" w:rsidRDefault="00D16B47"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One </w:t>
      </w:r>
      <w:r w:rsidR="002A69C6">
        <w:rPr>
          <w:rFonts w:ascii="Times New Roman" w:hAnsi="Times New Roman" w:cs="Times New Roman"/>
        </w:rPr>
        <w:t>question</w:t>
      </w:r>
      <w:r w:rsidR="00F04FA5">
        <w:rPr>
          <w:rFonts w:ascii="Times New Roman" w:hAnsi="Times New Roman" w:cs="Times New Roman"/>
        </w:rPr>
        <w:t xml:space="preserve"> </w:t>
      </w:r>
      <w:proofErr w:type="gramStart"/>
      <w:r w:rsidR="00F04FA5">
        <w:rPr>
          <w:rFonts w:ascii="Times New Roman" w:hAnsi="Times New Roman" w:cs="Times New Roman"/>
        </w:rPr>
        <w:t>that</w:t>
      </w:r>
      <w:proofErr w:type="gramEnd"/>
      <w:r w:rsidR="00F04FA5">
        <w:rPr>
          <w:rFonts w:ascii="Times New Roman" w:hAnsi="Times New Roman" w:cs="Times New Roman"/>
        </w:rPr>
        <w:t xml:space="preserve"> this</w:t>
      </w:r>
      <w:r>
        <w:rPr>
          <w:rFonts w:ascii="Times New Roman" w:hAnsi="Times New Roman" w:cs="Times New Roman"/>
        </w:rPr>
        <w:t xml:space="preserve"> account of</w:t>
      </w:r>
      <w:r w:rsidR="00F04FA5">
        <w:rPr>
          <w:rFonts w:ascii="Times New Roman" w:hAnsi="Times New Roman" w:cs="Times New Roman"/>
        </w:rPr>
        <w:t xml:space="preserve"> </w:t>
      </w:r>
      <w:r w:rsidR="00AB2187">
        <w:rPr>
          <w:rFonts w:ascii="Times New Roman" w:hAnsi="Times New Roman" w:cs="Times New Roman"/>
        </w:rPr>
        <w:t>the looking behavior of</w:t>
      </w:r>
      <w:r>
        <w:rPr>
          <w:rFonts w:ascii="Times New Roman" w:hAnsi="Times New Roman" w:cs="Times New Roman"/>
        </w:rPr>
        <w:t xml:space="preserve"> </w:t>
      </w:r>
      <w:r w:rsidR="00CA7723">
        <w:rPr>
          <w:rFonts w:ascii="Times New Roman" w:hAnsi="Times New Roman" w:cs="Times New Roman"/>
        </w:rPr>
        <w:t>pre</w:t>
      </w:r>
      <w:r w:rsidR="008E61B0">
        <w:rPr>
          <w:rFonts w:ascii="Times New Roman" w:hAnsi="Times New Roman" w:cs="Times New Roman"/>
        </w:rPr>
        <w:t>-reaching infants</w:t>
      </w:r>
      <w:r w:rsidR="00CA7723">
        <w:rPr>
          <w:rFonts w:ascii="Times New Roman" w:hAnsi="Times New Roman" w:cs="Times New Roman"/>
        </w:rPr>
        <w:t xml:space="preserve"> </w:t>
      </w:r>
      <w:r w:rsidR="00D4143A">
        <w:rPr>
          <w:rFonts w:ascii="Times New Roman" w:hAnsi="Times New Roman" w:cs="Times New Roman"/>
        </w:rPr>
        <w:t xml:space="preserve">may </w:t>
      </w:r>
      <w:r w:rsidR="002A69C6">
        <w:rPr>
          <w:rFonts w:ascii="Times New Roman" w:hAnsi="Times New Roman" w:cs="Times New Roman"/>
        </w:rPr>
        <w:t>raise</w:t>
      </w:r>
      <w:r w:rsidR="008E61B0">
        <w:rPr>
          <w:rFonts w:ascii="Times New Roman" w:hAnsi="Times New Roman" w:cs="Times New Roman"/>
        </w:rPr>
        <w:t xml:space="preserve"> </w:t>
      </w:r>
      <w:proofErr w:type="gramStart"/>
      <w:r w:rsidR="008A0F87">
        <w:rPr>
          <w:rFonts w:ascii="Times New Roman" w:hAnsi="Times New Roman" w:cs="Times New Roman"/>
        </w:rPr>
        <w:t>concerns</w:t>
      </w:r>
      <w:proofErr w:type="gramEnd"/>
      <w:r w:rsidR="008A0F87">
        <w:rPr>
          <w:rFonts w:ascii="Times New Roman" w:hAnsi="Times New Roman" w:cs="Times New Roman"/>
        </w:rPr>
        <w:t xml:space="preserve"> </w:t>
      </w:r>
      <w:r w:rsidR="008E61B0">
        <w:rPr>
          <w:rFonts w:ascii="Times New Roman" w:hAnsi="Times New Roman" w:cs="Times New Roman"/>
        </w:rPr>
        <w:t xml:space="preserve">how </w:t>
      </w:r>
      <w:r w:rsidR="00F04FA5">
        <w:rPr>
          <w:rFonts w:ascii="Times New Roman" w:hAnsi="Times New Roman" w:cs="Times New Roman"/>
        </w:rPr>
        <w:t xml:space="preserve">they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r w:rsidR="00372BC6">
        <w:rPr>
          <w:rFonts w:ascii="Times New Roman" w:hAnsi="Times New Roman" w:cs="Times New Roman"/>
        </w:rPr>
        <w:t xml:space="preserve"> It is one thing to encode one’s own actions; it is a different thing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r w:rsidR="00372BC6">
        <w:rPr>
          <w:rFonts w:ascii="Times New Roman" w:hAnsi="Times New Roman" w:cs="Times New Roman"/>
        </w:rPr>
        <w:t>. Yet,</w:t>
      </w:r>
      <w:r w:rsidR="0016695E">
        <w:rPr>
          <w:rFonts w:ascii="Times New Roman" w:hAnsi="Times New Roman" w:cs="Times New Roman"/>
        </w:rPr>
        <w:t xml:space="preserve"> </w:t>
      </w:r>
      <w:r w:rsidR="00372BC6">
        <w:rPr>
          <w:rFonts w:ascii="Times New Roman" w:hAnsi="Times New Roman" w:cs="Times New Roman"/>
        </w:rPr>
        <w:t>such detection abilities are likely</w:t>
      </w:r>
      <w:r w:rsidR="0016695E">
        <w:rPr>
          <w:rFonts w:ascii="Times New Roman" w:hAnsi="Times New Roman" w:cs="Times New Roman"/>
        </w:rPr>
        <w:t xml:space="preserve"> </w:t>
      </w:r>
      <w:r w:rsidR="00326503">
        <w:rPr>
          <w:rFonts w:ascii="Times New Roman" w:hAnsi="Times New Roman" w:cs="Times New Roman"/>
        </w:rPr>
        <w:t>needed</w:t>
      </w:r>
      <w:r w:rsidR="0016695E">
        <w:rPr>
          <w:rFonts w:ascii="Times New Roman" w:hAnsi="Times New Roman" w:cs="Times New Roman"/>
        </w:rPr>
        <w:t xml:space="preserve"> before</w:t>
      </w:r>
      <w:r w:rsidR="00B245D2">
        <w:rPr>
          <w:rFonts w:ascii="Times New Roman" w:hAnsi="Times New Roman" w:cs="Times New Roman"/>
        </w:rPr>
        <w:t xml:space="preserve"> the</w:t>
      </w:r>
      <w:r w:rsidR="0016695E">
        <w:rPr>
          <w:rFonts w:ascii="Times New Roman" w:hAnsi="Times New Roman" w:cs="Times New Roman"/>
        </w:rPr>
        <w:t xml:space="preserve"> efficient test event </w:t>
      </w:r>
      <w:r w:rsidR="0034287D">
        <w:rPr>
          <w:rFonts w:ascii="Times New Roman" w:hAnsi="Times New Roman" w:cs="Times New Roman"/>
        </w:rPr>
        <w:t xml:space="preserve">is treated </w:t>
      </w:r>
      <w:r w:rsidR="0016695E">
        <w:rPr>
          <w:rFonts w:ascii="Times New Roman" w:hAnsi="Times New Roman" w:cs="Times New Roman"/>
        </w:rPr>
        <w:t>as familiar. One</w:t>
      </w:r>
      <w:r w:rsidR="00D1738D">
        <w:rPr>
          <w:rFonts w:ascii="Times New Roman" w:hAnsi="Times New Roman" w:cs="Times New Roman"/>
        </w:rPr>
        <w:t xml:space="preserve"> potential solution to this problem is</w:t>
      </w:r>
      <w:r w:rsidR="00D4143A">
        <w:rPr>
          <w:rFonts w:ascii="Times New Roman" w:hAnsi="Times New Roman" w:cs="Times New Roman"/>
        </w:rPr>
        <w:t xml:space="preserve"> first</w:t>
      </w:r>
      <w:r w:rsidR="00D1738D">
        <w:rPr>
          <w:rFonts w:ascii="Times New Roman" w:hAnsi="Times New Roman" w:cs="Times New Roman"/>
        </w:rPr>
        <w:t xml:space="preserve"> to note that</w:t>
      </w:r>
      <w:r w:rsidR="006A2F94">
        <w:rPr>
          <w:rFonts w:ascii="Times New Roman" w:hAnsi="Times New Roman" w:cs="Times New Roman"/>
        </w:rPr>
        <w:t xml:space="preserve"> self-recognition</w:t>
      </w:r>
      <w:r w:rsidR="00BC19E0">
        <w:rPr>
          <w:rFonts w:ascii="Times New Roman" w:hAnsi="Times New Roman" w:cs="Times New Roman"/>
        </w:rPr>
        <w:t>,</w:t>
      </w:r>
      <w:r w:rsidR="006A2F94">
        <w:rPr>
          <w:rFonts w:ascii="Times New Roman" w:hAnsi="Times New Roman" w:cs="Times New Roman"/>
        </w:rPr>
        <w:t xml:space="preserve"> 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r w:rsidR="00BC19E0">
        <w:rPr>
          <w:rFonts w:ascii="Times New Roman" w:hAnsi="Times New Roman" w:cs="Times New Roman"/>
        </w:rPr>
        <w:t>,</w:t>
      </w:r>
      <w:r w:rsidR="006A2F94">
        <w:rPr>
          <w:rFonts w:ascii="Times New Roman" w:hAnsi="Times New Roman" w:cs="Times New Roman"/>
        </w:rPr>
        <w:t xml:space="preserve"> 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are well below this age</w:t>
      </w:r>
      <w:r w:rsidR="00D1738D">
        <w:rPr>
          <w:rFonts w:ascii="Times New Roman" w:hAnsi="Times New Roman" w:cs="Times New Roman"/>
        </w:rPr>
        <w:t>.</w:t>
      </w:r>
      <w:r w:rsidR="00D56C4D">
        <w:rPr>
          <w:rFonts w:ascii="Times New Roman" w:hAnsi="Times New Roman" w:cs="Times New Roman"/>
        </w:rPr>
        <w:t xml:space="preserve"> Th</w:t>
      </w:r>
      <w:r w:rsidR="00AF5451">
        <w:rPr>
          <w:rFonts w:ascii="Times New Roman" w:hAnsi="Times New Roman" w:cs="Times New Roman"/>
        </w:rPr>
        <w:t xml:space="preserve">is has implications for </w:t>
      </w:r>
      <w:r w:rsidR="00D56C4D">
        <w:rPr>
          <w:rFonts w:ascii="Times New Roman" w:hAnsi="Times New Roman" w:cs="Times New Roman"/>
        </w:rPr>
        <w:t>the reaching behavior of 3-month-olds</w:t>
      </w:r>
      <w:r w:rsidR="00726E12">
        <w:rPr>
          <w:rFonts w:ascii="Times New Roman" w:hAnsi="Times New Roman" w:cs="Times New Roman"/>
        </w:rPr>
        <w:t>. The idea</w:t>
      </w:r>
      <w:r w:rsidR="00D56C4D">
        <w:rPr>
          <w:rFonts w:ascii="Times New Roman" w:hAnsi="Times New Roman" w:cs="Times New Roman"/>
        </w:rPr>
        <w:t xml:space="preserve"> is that</w:t>
      </w:r>
      <w:r w:rsidR="00726E12">
        <w:rPr>
          <w:rFonts w:ascii="Times New Roman" w:hAnsi="Times New Roman" w:cs="Times New Roman"/>
        </w:rPr>
        <w:t xml:space="preserve"> at this age</w:t>
      </w:r>
      <w:r w:rsidR="00D56C4D">
        <w:rPr>
          <w:rFonts w:ascii="Times New Roman" w:hAnsi="Times New Roman" w:cs="Times New Roman"/>
        </w:rPr>
        <w:t xml:space="preserve"> infants </w:t>
      </w:r>
      <w:r w:rsidR="00563C1A">
        <w:rPr>
          <w:rFonts w:ascii="Times New Roman" w:hAnsi="Times New Roman" w:cs="Times New Roman"/>
        </w:rPr>
        <w:t>might not</w:t>
      </w:r>
      <w:r w:rsidR="003C618C">
        <w:rPr>
          <w:rFonts w:ascii="Times New Roman" w:hAnsi="Times New Roman" w:cs="Times New Roman"/>
        </w:rPr>
        <w:t xml:space="preserve"> understand that they are the producers of their own </w:t>
      </w:r>
      <w:proofErr w:type="gramStart"/>
      <w:r w:rsidR="00983F96">
        <w:rPr>
          <w:rFonts w:ascii="Times New Roman" w:hAnsi="Times New Roman" w:cs="Times New Roman"/>
        </w:rPr>
        <w:t>reaches</w:t>
      </w:r>
      <w:proofErr w:type="gramEnd"/>
      <w:r w:rsidR="002F6716">
        <w:rPr>
          <w:rFonts w:ascii="Times New Roman" w:hAnsi="Times New Roman" w:cs="Times New Roman"/>
        </w:rPr>
        <w:t xml:space="preserve"> and actions</w:t>
      </w:r>
      <w:r w:rsidR="00983F96">
        <w:rPr>
          <w:rFonts w:ascii="Times New Roman" w:hAnsi="Times New Roman" w:cs="Times New Roman"/>
        </w:rPr>
        <w:t xml:space="preserve">. </w:t>
      </w:r>
      <w:r w:rsidR="00D4143A">
        <w:rPr>
          <w:rFonts w:ascii="Times New Roman" w:hAnsi="Times New Roman" w:cs="Times New Roman"/>
        </w:rPr>
        <w:t>Yet</w:t>
      </w:r>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infants can see their own reaches</w:t>
      </w:r>
      <w:r w:rsidR="002C398B">
        <w:rPr>
          <w:rFonts w:ascii="Times New Roman" w:hAnsi="Times New Roman" w:cs="Times New Roman"/>
        </w:rPr>
        <w:t xml:space="preserve"> given that they occur largely in full view</w:t>
      </w:r>
      <w:r w:rsidR="004E50C5">
        <w:rPr>
          <w:rFonts w:ascii="Times New Roman" w:hAnsi="Times New Roman" w:cs="Times New Roman"/>
        </w:rPr>
        <w:t xml:space="preserve">, they may build a representation of those reaches that </w:t>
      </w:r>
      <w:proofErr w:type="gramStart"/>
      <w:r w:rsidR="004E50C5">
        <w:rPr>
          <w:rFonts w:ascii="Times New Roman" w:hAnsi="Times New Roman" w:cs="Times New Roman"/>
        </w:rPr>
        <w:t>captures</w:t>
      </w:r>
      <w:proofErr w:type="gramEnd"/>
      <w:r w:rsidR="004E50C5">
        <w:rPr>
          <w:rFonts w:ascii="Times New Roman" w:hAnsi="Times New Roman" w:cs="Times New Roman"/>
        </w:rPr>
        <w:t xml:space="preserve"> their geometry and trajectory</w:t>
      </w:r>
      <w:r w:rsidR="002C398B">
        <w:rPr>
          <w:rFonts w:ascii="Times New Roman" w:hAnsi="Times New Roman" w:cs="Times New Roman"/>
        </w:rPr>
        <w:t xml:space="preserve">. </w:t>
      </w:r>
      <w:r w:rsidR="001F5E86">
        <w:rPr>
          <w:rFonts w:ascii="Times New Roman" w:hAnsi="Times New Roman" w:cs="Times New Roman"/>
        </w:rPr>
        <w:t xml:space="preserve">This picture does present one complication. This relates to the fact that the exact geometry and trajectory of an </w:t>
      </w:r>
      <w:proofErr w:type="gramStart"/>
      <w:r w:rsidR="001F5E86">
        <w:rPr>
          <w:rFonts w:ascii="Times New Roman" w:hAnsi="Times New Roman" w:cs="Times New Roman"/>
        </w:rPr>
        <w:t>infants’</w:t>
      </w:r>
      <w:proofErr w:type="gramEnd"/>
      <w:r w:rsidR="001F5E86">
        <w:rPr>
          <w:rFonts w:ascii="Times New Roman" w:hAnsi="Times New Roman" w:cs="Times New Roman"/>
        </w:rPr>
        <w:t xml:space="preserve"> reach may vary from one retrieval attempt to the next. Although it is true that infants may reach for the same Velcro-covered ball is slightly </w:t>
      </w:r>
      <w:r w:rsidR="001F5E86">
        <w:rPr>
          <w:rFonts w:ascii="Times New Roman" w:hAnsi="Times New Roman" w:cs="Times New Roman"/>
        </w:rPr>
        <w:lastRenderedPageBreak/>
        <w:t xml:space="preserve">different ways each time they attempt retrieve it, this fact alone is not problematic for the current proposal. </w:t>
      </w:r>
      <w:r w:rsidR="00943E74">
        <w:rPr>
          <w:rFonts w:ascii="Times New Roman" w:hAnsi="Times New Roman" w:cs="Times New Roman"/>
        </w:rPr>
        <w:t>The reason has to do with the fact that even if</w:t>
      </w:r>
      <w:r w:rsidR="006E6AE9">
        <w:rPr>
          <w:rFonts w:ascii="Times New Roman" w:hAnsi="Times New Roman" w:cs="Times New Roman"/>
        </w:rPr>
        <w:t xml:space="preserve"> </w:t>
      </w:r>
      <w:r w:rsidR="00943E74">
        <w:rPr>
          <w:rFonts w:ascii="Times New Roman" w:hAnsi="Times New Roman" w:cs="Times New Roman"/>
        </w:rPr>
        <w:t xml:space="preserve">the trajectory of particular reach </w:t>
      </w:r>
      <w:r w:rsidR="006E6AE9">
        <w:rPr>
          <w:rFonts w:ascii="Times New Roman" w:hAnsi="Times New Roman" w:cs="Times New Roman"/>
        </w:rPr>
        <w:t xml:space="preserve">attempt deviates from </w:t>
      </w:r>
      <w:r w:rsidR="00943E74">
        <w:rPr>
          <w:rFonts w:ascii="Times New Roman" w:hAnsi="Times New Roman" w:cs="Times New Roman"/>
        </w:rPr>
        <w:t xml:space="preserve">that of </w:t>
      </w:r>
      <w:r w:rsidR="006E6AE9">
        <w:rPr>
          <w:rFonts w:ascii="Times New Roman" w:hAnsi="Times New Roman" w:cs="Times New Roman"/>
        </w:rPr>
        <w:t xml:space="preserve">a canonical </w:t>
      </w:r>
      <w:r w:rsidR="00943E74">
        <w:rPr>
          <w:rFonts w:ascii="Times New Roman" w:hAnsi="Times New Roman" w:cs="Times New Roman"/>
        </w:rPr>
        <w:t xml:space="preserve">direct or </w:t>
      </w:r>
      <w:r w:rsidR="006E6AE9">
        <w:rPr>
          <w:rFonts w:ascii="Times New Roman" w:hAnsi="Times New Roman" w:cs="Times New Roman"/>
        </w:rPr>
        <w:t xml:space="preserve">straight reach,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 xml:space="preserve">of these reaches, or the prototype, </w:t>
      </w:r>
      <w:r w:rsidR="00E276BA">
        <w:rPr>
          <w:rFonts w:ascii="Times New Roman" w:hAnsi="Times New Roman" w:cs="Times New Roman"/>
        </w:rPr>
        <w:t xml:space="preserve">may resemble a linear trajectory. Of course, this account has explanatory force only if infants possess some capacity to form prototypical representations. </w:t>
      </w:r>
      <w:r w:rsidR="00D1642B">
        <w:rPr>
          <w:rFonts w:ascii="Times New Roman" w:hAnsi="Times New Roman" w:cs="Times New Roman"/>
        </w:rPr>
        <w:t xml:space="preserve">As it turns out, </w:t>
      </w:r>
      <w:r w:rsidR="007E006F">
        <w:rPr>
          <w:rFonts w:ascii="Times New Roman" w:hAnsi="Times New Roman" w:cs="Times New Roman"/>
        </w:rPr>
        <w:t>infants gain access to just such an ability sometime 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 for later evidence see,</w:t>
      </w:r>
      <w:r w:rsidR="00D1642B">
        <w:rPr>
          <w:rFonts w:ascii="Times New Roman" w:hAnsi="Times New Roman" w:cs="Times New Roman"/>
        </w:rPr>
        <w:t xml:space="preserve"> </w:t>
      </w:r>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p>
    <w:p w14:paraId="2852AB09" w14:textId="1BB48300" w:rsidR="00D16B47" w:rsidRDefault="007E006F"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The critical point here is that </w:t>
      </w:r>
      <w:r w:rsidR="00FE4DA2">
        <w:rPr>
          <w:rFonts w:ascii="Times New Roman" w:hAnsi="Times New Roman" w:cs="Times New Roman"/>
        </w:rPr>
        <w:t xml:space="preserve">once such </w:t>
      </w:r>
      <w:r w:rsidR="00D4143A">
        <w:rPr>
          <w:rFonts w:ascii="Times New Roman" w:hAnsi="Times New Roman" w:cs="Times New Roman"/>
        </w:rPr>
        <w:t xml:space="preserve">an average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to that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nature or “look” of </w:t>
      </w:r>
      <w:r w:rsidR="005F2777">
        <w:rPr>
          <w:rFonts w:ascii="Times New Roman" w:hAnsi="Times New Roman" w:cs="Times New Roman"/>
        </w:rPr>
        <w:t>those</w:t>
      </w:r>
      <w:r w:rsidR="00F048AF">
        <w:rPr>
          <w:rFonts w:ascii="Times New Roman" w:hAnsi="Times New Roman" w:cs="Times New Roman"/>
        </w:rPr>
        <w:t xml:space="preserve"> reaches</w:t>
      </w:r>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like that by Skerry et al. (2013) </w:t>
      </w:r>
      <w:r w:rsidR="004E50C5">
        <w:rPr>
          <w:rFonts w:ascii="Times New Roman" w:hAnsi="Times New Roman" w:cs="Times New Roman"/>
        </w:rPr>
        <w:t xml:space="preserve">is that </w:t>
      </w:r>
      <w:r w:rsidR="0054525C">
        <w:rPr>
          <w:rFonts w:ascii="Times New Roman" w:hAnsi="Times New Roman" w:cs="Times New Roman"/>
        </w:rPr>
        <w:t xml:space="preserve">simply seeing </w:t>
      </w:r>
      <w:r w:rsidR="00D11876">
        <w:rPr>
          <w:rFonts w:ascii="Times New Roman" w:hAnsi="Times New Roman" w:cs="Times New Roman"/>
        </w:rPr>
        <w:t xml:space="preserve">similar </w:t>
      </w:r>
      <w:r w:rsidR="004E50C5">
        <w:rPr>
          <w:rFonts w:ascii="Times New Roman" w:hAnsi="Times New Roman" w:cs="Times New Roman"/>
        </w:rPr>
        <w:t>external actions</w:t>
      </w:r>
      <w:r w:rsidR="00D11876">
        <w:rPr>
          <w:rFonts w:ascii="Times New Roman" w:hAnsi="Times New Roman" w:cs="Times New Roman"/>
        </w:rPr>
        <w:t>—as</w:t>
      </w:r>
      <w:r w:rsidR="005F2777">
        <w:rPr>
          <w:rFonts w:ascii="Times New Roman" w:hAnsi="Times New Roman" w:cs="Times New Roman"/>
        </w:rPr>
        <w:t xml:space="preserve"> I argue</w:t>
      </w:r>
      <w:r w:rsidR="00F048AF">
        <w:rPr>
          <w:rFonts w:ascii="Times New Roman" w:hAnsi="Times New Roman" w:cs="Times New Roman"/>
        </w:rPr>
        <w:t xml:space="preserve"> </w:t>
      </w:r>
      <w:r w:rsidR="00DA6CD0">
        <w:rPr>
          <w:rFonts w:ascii="Times New Roman" w:hAnsi="Times New Roman" w:cs="Times New Roman"/>
        </w:rPr>
        <w:t xml:space="preserve">3-month-olds </w:t>
      </w:r>
      <w:r w:rsidR="00D11876">
        <w:rPr>
          <w:rFonts w:ascii="Times New Roman" w:hAnsi="Times New Roman" w:cs="Times New Roman"/>
        </w:rPr>
        <w:t xml:space="preserve">do when shown the efficient test event—may trigger many of the same representational “units” that </w:t>
      </w:r>
      <w:r w:rsidR="00A10820">
        <w:rPr>
          <w:rFonts w:ascii="Times New Roman" w:hAnsi="Times New Roman" w:cs="Times New Roman"/>
        </w:rPr>
        <w:t>formed to represent</w:t>
      </w:r>
      <w:r w:rsidR="006D29B4">
        <w:rPr>
          <w:rFonts w:ascii="Times New Roman" w:hAnsi="Times New Roman" w:cs="Times New Roman"/>
        </w:rPr>
        <w:t xml:space="preserve"> infants’</w:t>
      </w:r>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r w:rsidR="00C55E75">
        <w:rPr>
          <w:rFonts w:ascii="Times New Roman" w:hAnsi="Times New Roman" w:cs="Times New Roman"/>
        </w:rPr>
        <w:t>,</w:t>
      </w:r>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r w:rsidR="002860AD">
        <w:rPr>
          <w:rFonts w:ascii="Times New Roman" w:hAnsi="Times New Roman" w:cs="Times New Roman"/>
        </w:rPr>
        <w:t>To the extent that the</w:t>
      </w:r>
      <w:r w:rsidR="00501DEA">
        <w:rPr>
          <w:rFonts w:ascii="Times New Roman" w:hAnsi="Times New Roman" w:cs="Times New Roman"/>
        </w:rPr>
        <w:t xml:space="preserve">re is a positive relation between how long infants look at a stimulus and their </w:t>
      </w:r>
      <w:r w:rsidR="002860AD">
        <w:rPr>
          <w:rFonts w:ascii="Times New Roman" w:hAnsi="Times New Roman" w:cs="Times New Roman"/>
        </w:rPr>
        <w:t>encoding of it (e.g., Sokolov, 1963</w:t>
      </w:r>
      <w:r w:rsidR="00167651">
        <w:rPr>
          <w:rFonts w:ascii="Times New Roman" w:hAnsi="Times New Roman" w:cs="Times New Roman"/>
        </w:rPr>
        <w:t>; Benton, 2025, 2026</w:t>
      </w:r>
      <w:r w:rsidR="002860AD">
        <w:rPr>
          <w:rFonts w:ascii="Times New Roman" w:hAnsi="Times New Roman" w:cs="Times New Roman"/>
        </w:rPr>
        <w:t xml:space="preserve">), </w:t>
      </w:r>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infants’ encoding</w:t>
      </w:r>
      <w:r w:rsidR="00D573D6">
        <w:rPr>
          <w:rFonts w:ascii="Times New Roman" w:hAnsi="Times New Roman" w:cs="Times New Roman"/>
        </w:rPr>
        <w:t xml:space="preserve"> of reaches with similar geometries and trajectories should render the efficient event less interesting</w:t>
      </w:r>
      <w:r w:rsidR="00AF5451">
        <w:rPr>
          <w:rFonts w:ascii="Times New Roman" w:hAnsi="Times New Roman" w:cs="Times New Roman"/>
        </w:rPr>
        <w:t>. This, in turn, should result in</w:t>
      </w:r>
      <w:r w:rsidR="00D573D6">
        <w:rPr>
          <w:rFonts w:ascii="Times New Roman" w:hAnsi="Times New Roman" w:cs="Times New Roman"/>
        </w:rPr>
        <w:t xml:space="preserve"> reduced looking times.  </w:t>
      </w:r>
      <w:r w:rsidR="00AF5451">
        <w:rPr>
          <w:rFonts w:ascii="Times New Roman" w:hAnsi="Times New Roman" w:cs="Times New Roman"/>
        </w:rPr>
        <w:t>In contrast, b</w:t>
      </w:r>
      <w:r w:rsidR="006D29B4">
        <w:rPr>
          <w:rFonts w:ascii="Times New Roman" w:hAnsi="Times New Roman" w:cs="Times New Roman"/>
        </w:rPr>
        <w:t>ecause a similar representation presumably does not exist for</w:t>
      </w:r>
      <w:r w:rsidR="00AF5451">
        <w:rPr>
          <w:rFonts w:ascii="Times New Roman" w:hAnsi="Times New Roman" w:cs="Times New Roman"/>
        </w:rPr>
        <w:t xml:space="preserve"> </w:t>
      </w:r>
      <w:r w:rsidR="005540D0">
        <w:rPr>
          <w:rFonts w:ascii="Times New Roman" w:hAnsi="Times New Roman" w:cs="Times New Roman"/>
        </w:rPr>
        <w:t xml:space="preserve">the </w:t>
      </w:r>
      <w:r w:rsidR="00AF5451">
        <w:rPr>
          <w:rFonts w:ascii="Times New Roman" w:hAnsi="Times New Roman" w:cs="Times New Roman"/>
        </w:rPr>
        <w:t>arced trajector</w:t>
      </w:r>
      <w:r w:rsidR="005540D0">
        <w:rPr>
          <w:rFonts w:ascii="Times New Roman" w:hAnsi="Times New Roman" w:cs="Times New Roman"/>
        </w:rPr>
        <w:t>y</w:t>
      </w:r>
      <w:r w:rsidR="00AF5451">
        <w:rPr>
          <w:rFonts w:ascii="Times New Roman" w:hAnsi="Times New Roman" w:cs="Times New Roman"/>
        </w:rPr>
        <w:t xml:space="preserve"> depicted in</w:t>
      </w:r>
      <w:r w:rsidR="006D29B4">
        <w:rPr>
          <w:rFonts w:ascii="Times New Roman" w:hAnsi="Times New Roman" w:cs="Times New Roman"/>
        </w:rPr>
        <w:t xml:space="preserve"> the inefficient </w:t>
      </w:r>
      <w:r w:rsidR="00AF5451">
        <w:rPr>
          <w:rFonts w:ascii="Times New Roman" w:hAnsi="Times New Roman" w:cs="Times New Roman"/>
        </w:rPr>
        <w:t>test event</w:t>
      </w:r>
      <w:r w:rsidR="006D29B4">
        <w:rPr>
          <w:rFonts w:ascii="Times New Roman" w:hAnsi="Times New Roman" w:cs="Times New Roman"/>
        </w:rPr>
        <w:t xml:space="preserve">, infants may </w:t>
      </w:r>
      <w:r w:rsidR="00AF5451">
        <w:rPr>
          <w:rFonts w:ascii="Times New Roman" w:hAnsi="Times New Roman" w:cs="Times New Roman"/>
        </w:rPr>
        <w:t>show heightened looking to this event</w:t>
      </w:r>
      <w:r w:rsidR="006D29B4">
        <w:rPr>
          <w:rFonts w:ascii="Times New Roman" w:hAnsi="Times New Roman" w:cs="Times New Roman"/>
        </w:rPr>
        <w:t xml:space="preserve"> because a representation of it would need to be established.</w:t>
      </w:r>
      <w:r w:rsidR="008A0F87">
        <w:rPr>
          <w:rFonts w:ascii="Times New Roman" w:hAnsi="Times New Roman" w:cs="Times New Roman"/>
        </w:rPr>
        <w:t xml:space="preserve"> </w:t>
      </w:r>
    </w:p>
    <w:p w14:paraId="2989804D" w14:textId="3B2C26DF" w:rsidR="008B095A" w:rsidRDefault="00D556B7" w:rsidP="00795BA1">
      <w:pPr>
        <w:spacing w:line="480" w:lineRule="auto"/>
        <w:ind w:firstLine="720"/>
        <w:contextualSpacing/>
        <w:rPr>
          <w:rFonts w:ascii="Times New Roman" w:hAnsi="Times New Roman" w:cs="Times New Roman"/>
        </w:rPr>
      </w:pPr>
      <w:r>
        <w:rPr>
          <w:rFonts w:ascii="Times New Roman" w:hAnsi="Times New Roman" w:cs="Times New Roman"/>
        </w:rPr>
        <w:t>In terms of the broader account of pre-reaching infants’ looking behaviors in action understanding studies, my contention</w:t>
      </w:r>
      <w:r w:rsidR="00F1637A">
        <w:rPr>
          <w:rFonts w:ascii="Times New Roman" w:hAnsi="Times New Roman" w:cs="Times New Roman"/>
        </w:rPr>
        <w:t xml:space="preserve"> is that this account can also explain infants’ looking </w:t>
      </w:r>
      <w:r w:rsidR="00F1637A">
        <w:rPr>
          <w:rFonts w:ascii="Times New Roman" w:hAnsi="Times New Roman" w:cs="Times New Roman"/>
        </w:rPr>
        <w:lastRenderedPageBreak/>
        <w:t>patterns in</w:t>
      </w:r>
      <w:r w:rsidR="00A75B41">
        <w:rPr>
          <w:rFonts w:ascii="Times New Roman" w:hAnsi="Times New Roman" w:cs="Times New Roman"/>
        </w:rPr>
        <w:t xml:space="preserve">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F1637A">
        <w:rPr>
          <w:rFonts w:ascii="Times New Roman" w:hAnsi="Times New Roman" w:cs="Times New Roman"/>
        </w:rPr>
        <w:t>For example,</w:t>
      </w:r>
      <w:r w:rsidR="00D55339">
        <w:rPr>
          <w:rFonts w:ascii="Times New Roman" w:hAnsi="Times New Roman" w:cs="Times New Roman"/>
        </w:rPr>
        <w:t xml:space="preserve"> </w:t>
      </w:r>
      <w:r w:rsidR="00F1637A">
        <w:rPr>
          <w:rFonts w:ascii="Times New Roman" w:hAnsi="Times New Roman" w:cs="Times New Roman"/>
        </w:rPr>
        <w:t>if</w:t>
      </w:r>
      <w:r w:rsidR="00063A23">
        <w:rPr>
          <w:rFonts w:ascii="Times New Roman" w:hAnsi="Times New Roman" w:cs="Times New Roman"/>
        </w:rPr>
        <w:t xml:space="preserve"> </w:t>
      </w:r>
      <w:r w:rsidR="00F1637A">
        <w:rPr>
          <w:rFonts w:ascii="Times New Roman" w:hAnsi="Times New Roman" w:cs="Times New Roman"/>
        </w:rPr>
        <w:t>each time an actor contacts an object</w:t>
      </w:r>
      <w:r w:rsidR="00063A23">
        <w:rPr>
          <w:rFonts w:ascii="Times New Roman" w:hAnsi="Times New Roman" w:cs="Times New Roman"/>
        </w:rPr>
        <w:t xml:space="preserve"> </w:t>
      </w:r>
      <w:r w:rsidR="00D24C6D">
        <w:rPr>
          <w:rFonts w:ascii="Times New Roman" w:hAnsi="Times New Roman" w:cs="Times New Roman"/>
        </w:rPr>
        <w:t>it</w:t>
      </w:r>
      <w:r w:rsidR="00F1637A">
        <w:rPr>
          <w:rFonts w:ascii="Times New Roman" w:hAnsi="Times New Roman" w:cs="Times New Roman"/>
        </w:rPr>
        <w:t xml:space="preserve"> immediately changes state, </w:t>
      </w:r>
      <w:r w:rsidR="00906D82">
        <w:rPr>
          <w:rFonts w:ascii="Times New Roman" w:hAnsi="Times New Roman" w:cs="Times New Roman"/>
        </w:rPr>
        <w:t>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w:t>
      </w:r>
      <w:r w:rsidR="00063A23">
        <w:rPr>
          <w:rFonts w:ascii="Times New Roman" w:hAnsi="Times New Roman" w:cs="Times New Roman"/>
        </w:rPr>
        <w:t xml:space="preserve"> overall</w:t>
      </w:r>
      <w:r w:rsidR="008D714C">
        <w:rPr>
          <w:rFonts w:ascii="Times New Roman" w:hAnsi="Times New Roman" w:cs="Times New Roman"/>
        </w:rPr>
        <w:t xml:space="preserve"> attention</w:t>
      </w:r>
      <w:r w:rsidR="00D24C6D">
        <w:rPr>
          <w:rFonts w:ascii="Times New Roman" w:hAnsi="Times New Roman" w:cs="Times New Roman"/>
        </w:rPr>
        <w:t xml:space="preserve"> and enhance </w:t>
      </w:r>
      <w:r w:rsidR="00063A23">
        <w:rPr>
          <w:rFonts w:ascii="Times New Roman" w:hAnsi="Times New Roman" w:cs="Times New Roman"/>
        </w:rPr>
        <w:t xml:space="preserve">any </w:t>
      </w:r>
      <w:r w:rsidR="00D24C6D">
        <w:rPr>
          <w:rFonts w:ascii="Times New Roman" w:hAnsi="Times New Roman" w:cs="Times New Roman"/>
        </w:rPr>
        <w:t>subsequent learning</w:t>
      </w:r>
      <w:r w:rsidR="002F6552">
        <w:rPr>
          <w:rFonts w:ascii="Times New Roman" w:hAnsi="Times New Roman" w:cs="Times New Roman"/>
        </w:rPr>
        <w:t>.</w:t>
      </w:r>
      <w:r w:rsidR="008D714C">
        <w:rPr>
          <w:rFonts w:ascii="Times New Roman" w:hAnsi="Times New Roman" w:cs="Times New Roman"/>
        </w:rPr>
        <w:t xml:space="preserve"> </w:t>
      </w:r>
      <w:r w:rsidR="00D24C6D">
        <w:rPr>
          <w:rFonts w:ascii="Times New Roman" w:hAnsi="Times New Roman" w:cs="Times New Roman"/>
        </w:rPr>
        <w:t xml:space="preserve">An aspect of the task that infants may encode while in this elevated attentional state is the relative configuration of the arm’s arced reaching path and the barrier over which it occurs. </w:t>
      </w:r>
      <w:r w:rsidR="00063A23">
        <w:rPr>
          <w:rFonts w:ascii="Times New Roman" w:hAnsi="Times New Roman" w:cs="Times New Roman"/>
        </w:rPr>
        <w:t xml:space="preserve">The fact that this configuration is seen in each habituation trial could result in the formation of a robust association between the arced reach trajectory and the obstacle. </w:t>
      </w:r>
      <w:r w:rsidR="00B2144E">
        <w:rPr>
          <w:rFonts w:ascii="Times New Roman" w:hAnsi="Times New Roman" w:cs="Times New Roman"/>
        </w:rPr>
        <w:t xml:space="preserve">On this view, </w:t>
      </w:r>
      <w:r w:rsidR="00EE657A">
        <w:rPr>
          <w:rFonts w:ascii="Times New Roman" w:hAnsi="Times New Roman" w:cs="Times New Roman"/>
        </w:rPr>
        <w:t>causal efficacy functions n</w:t>
      </w:r>
      <w:r w:rsidR="00B2144E">
        <w:rPr>
          <w:rFonts w:ascii="Times New Roman" w:hAnsi="Times New Roman" w:cs="Times New Roman"/>
        </w:rPr>
        <w:t>ot to cause infants to process actions in terms of their efficiency</w:t>
      </w:r>
      <w:r w:rsidR="00D33CC8">
        <w:rPr>
          <w:rFonts w:ascii="Times New Roman" w:hAnsi="Times New Roman" w:cs="Times New Roman"/>
        </w:rPr>
        <w:t>. Instead, its purpose may be to</w:t>
      </w:r>
      <w:r w:rsidR="00B2144E">
        <w:rPr>
          <w:rFonts w:ascii="Times New Roman" w:hAnsi="Times New Roman" w:cs="Times New Roman"/>
        </w:rPr>
        <w:t xml:space="preserve"> </w:t>
      </w:r>
      <w:proofErr w:type="gramStart"/>
      <w:r w:rsidR="00EE657A">
        <w:rPr>
          <w:rFonts w:ascii="Times New Roman" w:hAnsi="Times New Roman" w:cs="Times New Roman"/>
        </w:rPr>
        <w:t>increase</w:t>
      </w:r>
      <w:proofErr w:type="gramEnd"/>
      <w:r w:rsidR="00EE657A">
        <w:rPr>
          <w:rFonts w:ascii="Times New Roman" w:hAnsi="Times New Roman" w:cs="Times New Roman"/>
        </w:rPr>
        <w:t xml:space="preserve"> </w:t>
      </w:r>
      <w:r w:rsidR="0000436D">
        <w:rPr>
          <w:rFonts w:ascii="Times New Roman" w:hAnsi="Times New Roman" w:cs="Times New Roman"/>
        </w:rPr>
        <w:t>infants’</w:t>
      </w:r>
      <w:r w:rsidR="00EE657A">
        <w:rPr>
          <w:rFonts w:ascii="Times New Roman" w:hAnsi="Times New Roman" w:cs="Times New Roman"/>
        </w:rPr>
        <w:t xml:space="preserve"> attention to</w:t>
      </w:r>
      <w:r w:rsidR="00DA138D">
        <w:rPr>
          <w:rFonts w:ascii="Times New Roman" w:hAnsi="Times New Roman" w:cs="Times New Roman"/>
        </w:rPr>
        <w:t>,</w:t>
      </w:r>
      <w:r w:rsidR="00EE657A">
        <w:rPr>
          <w:rFonts w:ascii="Times New Roman" w:hAnsi="Times New Roman" w:cs="Times New Roman"/>
        </w:rPr>
        <w:t xml:space="preserve"> and encoding of</w:t>
      </w:r>
      <w:r w:rsidR="00DA138D">
        <w:rPr>
          <w:rFonts w:ascii="Times New Roman" w:hAnsi="Times New Roman" w:cs="Times New Roman"/>
        </w:rPr>
        <w:t>,</w:t>
      </w:r>
      <w:r w:rsidR="00EE657A">
        <w:rPr>
          <w:rFonts w:ascii="Times New Roman" w:hAnsi="Times New Roman" w:cs="Times New Roman"/>
        </w:rPr>
        <w:t xml:space="preserve"> the </w:t>
      </w:r>
      <w:r w:rsidR="00811E39">
        <w:rPr>
          <w:rFonts w:ascii="Times New Roman" w:hAnsi="Times New Roman" w:cs="Times New Roman"/>
        </w:rPr>
        <w:t xml:space="preserve">visible </w:t>
      </w:r>
      <w:r w:rsidR="00EE657A">
        <w:rPr>
          <w:rFonts w:ascii="Times New Roman" w:hAnsi="Times New Roman" w:cs="Times New Roman"/>
        </w:rPr>
        <w:t>surface features</w:t>
      </w:r>
      <w:r w:rsidR="00811E39">
        <w:rPr>
          <w:rFonts w:ascii="Times New Roman" w:hAnsi="Times New Roman" w:cs="Times New Roman"/>
        </w:rPr>
        <w:t>,</w:t>
      </w:r>
      <w:r w:rsidR="00EE657A">
        <w:rPr>
          <w:rFonts w:ascii="Times New Roman" w:hAnsi="Times New Roman" w:cs="Times New Roman"/>
        </w:rPr>
        <w:t xml:space="preserve"> configural relations</w:t>
      </w:r>
      <w:r w:rsidR="00811E39">
        <w:rPr>
          <w:rFonts w:ascii="Times New Roman" w:hAnsi="Times New Roman" w:cs="Times New Roman"/>
        </w:rPr>
        <w:t>, and kinematics</w:t>
      </w:r>
      <w:r w:rsidR="00EE657A">
        <w:rPr>
          <w:rFonts w:ascii="Times New Roman" w:hAnsi="Times New Roman" w:cs="Times New Roman"/>
        </w:rPr>
        <w:t xml:space="preserve"> in action events. </w:t>
      </w:r>
      <w:r w:rsidR="00AC20EE">
        <w:rPr>
          <w:rFonts w:ascii="Times New Roman" w:hAnsi="Times New Roman" w:cs="Times New Roman"/>
        </w:rPr>
        <w:t>This</w:t>
      </w:r>
      <w:r w:rsidR="00795BA1">
        <w:rPr>
          <w:rFonts w:ascii="Times New Roman" w:hAnsi="Times New Roman" w:cs="Times New Roman"/>
        </w:rPr>
        <w:t xml:space="preserve"> ability to process an event as a single, cohesive action sequence and to encode the relation between the curved motion and barrier within it may</w:t>
      </w:r>
      <w:r w:rsidR="00AC20EE">
        <w:rPr>
          <w:rFonts w:ascii="Times New Roman" w:hAnsi="Times New Roman" w:cs="Times New Roman"/>
        </w:rPr>
        <w:t>, however,</w:t>
      </w:r>
      <w:r w:rsidR="00795BA1">
        <w:rPr>
          <w:rFonts w:ascii="Times New Roman" w:hAnsi="Times New Roman" w:cs="Times New Roman"/>
        </w:rPr>
        <w:t xml:space="preserve"> be disrupted </w:t>
      </w:r>
      <w:r w:rsidR="00B2144E">
        <w:rPr>
          <w:rFonts w:ascii="Times New Roman" w:hAnsi="Times New Roman" w:cs="Times New Roman"/>
        </w:rPr>
        <w:t xml:space="preserve">if </w:t>
      </w:r>
      <w:r w:rsidR="00AC20EE">
        <w:rPr>
          <w:rFonts w:ascii="Times New Roman" w:hAnsi="Times New Roman" w:cs="Times New Roman"/>
        </w:rPr>
        <w:t>the state change is non-causal such as</w:t>
      </w:r>
      <w:r w:rsidR="00795BA1">
        <w:rPr>
          <w:rFonts w:ascii="Times New Roman" w:hAnsi="Times New Roman" w:cs="Times New Roman"/>
        </w:rPr>
        <w:t xml:space="preserve"> after</w:t>
      </w:r>
      <w:r w:rsidR="00F3370F">
        <w:rPr>
          <w:rFonts w:ascii="Times New Roman" w:hAnsi="Times New Roman" w:cs="Times New Roman"/>
        </w:rPr>
        <w:t xml:space="preserve"> a brief delay and</w:t>
      </w:r>
      <w:r w:rsidR="00AC20EE">
        <w:rPr>
          <w:rFonts w:ascii="Times New Roman" w:hAnsi="Times New Roman" w:cs="Times New Roman"/>
        </w:rPr>
        <w:t xml:space="preserve"> in the absence of physical contact from a hand.</w:t>
      </w:r>
      <w:r w:rsidR="00F3370F">
        <w:rPr>
          <w:rFonts w:ascii="Times New Roman" w:hAnsi="Times New Roman" w:cs="Times New Roman"/>
        </w:rPr>
        <w:t xml:space="preserve"> </w:t>
      </w:r>
      <w:r w:rsidR="00AC20EE">
        <w:rPr>
          <w:rFonts w:ascii="Times New Roman" w:hAnsi="Times New Roman" w:cs="Times New Roman"/>
        </w:rPr>
        <w:t xml:space="preserve">The impact of such a disruption is </w:t>
      </w:r>
      <w:r w:rsidR="00C264C0">
        <w:rPr>
          <w:rFonts w:ascii="Times New Roman" w:hAnsi="Times New Roman" w:cs="Times New Roman"/>
        </w:rPr>
        <w:t>not only that infants’ attention should be boosted less, if at all,</w:t>
      </w:r>
      <w:r w:rsidR="00DF52FA">
        <w:rPr>
          <w:rFonts w:ascii="Times New Roman" w:hAnsi="Times New Roman" w:cs="Times New Roman"/>
        </w:rPr>
        <w:t xml:space="preserve"> </w:t>
      </w:r>
      <w:r w:rsidR="00AC20EE">
        <w:rPr>
          <w:rFonts w:ascii="Times New Roman" w:hAnsi="Times New Roman" w:cs="Times New Roman"/>
        </w:rPr>
        <w:t xml:space="preserve">but that </w:t>
      </w:r>
      <w:r w:rsidR="008F5B2B">
        <w:rPr>
          <w:rFonts w:ascii="Times New Roman" w:hAnsi="Times New Roman" w:cs="Times New Roman"/>
        </w:rPr>
        <w:t>any</w:t>
      </w:r>
      <w:r w:rsidR="00D902A5">
        <w:rPr>
          <w:rFonts w:ascii="Times New Roman" w:hAnsi="Times New Roman" w:cs="Times New Roman"/>
        </w:rPr>
        <w:t xml:space="preserve"> association that is formed between </w:t>
      </w:r>
      <w:r w:rsidR="00AC20EE">
        <w:rPr>
          <w:rFonts w:ascii="Times New Roman" w:hAnsi="Times New Roman" w:cs="Times New Roman"/>
        </w:rPr>
        <w:t>an arced motion trajectory and the obstacle over which it occurs</w:t>
      </w:r>
      <w:r w:rsidR="00D902A5">
        <w:rPr>
          <w:rFonts w:ascii="Times New Roman" w:hAnsi="Times New Roman" w:cs="Times New Roman"/>
        </w:rPr>
        <w:t xml:space="preserve">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0E2DC0">
        <w:rPr>
          <w:rFonts w:ascii="Times New Roman" w:hAnsi="Times New Roman" w:cs="Times New Roman"/>
        </w:rPr>
        <w:t>an infant’s attention is heightened by an</w:t>
      </w:r>
      <w:r w:rsidR="00650F06">
        <w:rPr>
          <w:rFonts w:ascii="Times New Roman" w:hAnsi="Times New Roman" w:cs="Times New Roman"/>
        </w:rPr>
        <w:t xml:space="preserve"> object </w:t>
      </w:r>
      <w:r w:rsidR="000E2DC0">
        <w:rPr>
          <w:rFonts w:ascii="Times New Roman" w:hAnsi="Times New Roman" w:cs="Times New Roman"/>
        </w:rPr>
        <w:t>whose physical state changes immediately and upon contact from a hand</w:t>
      </w:r>
      <w:r w:rsidR="00DF52FA">
        <w:rPr>
          <w:rFonts w:ascii="Times New Roman" w:hAnsi="Times New Roman" w:cs="Times New Roman"/>
        </w:rPr>
        <w:t>, if the</w:t>
      </w:r>
      <w:r w:rsidR="000E2DC0">
        <w:rPr>
          <w:rFonts w:ascii="Times New Roman" w:hAnsi="Times New Roman" w:cs="Times New Roman"/>
        </w:rPr>
        <w:t xml:space="preserve"> obstacle</w:t>
      </w:r>
      <w:r w:rsidR="00DF52FA">
        <w:rPr>
          <w:rFonts w:ascii="Times New Roman" w:hAnsi="Times New Roman" w:cs="Times New Roman"/>
        </w:rPr>
        <w:t xml:space="preserve"> is </w:t>
      </w:r>
      <w:r w:rsidR="00AA1614">
        <w:rPr>
          <w:rFonts w:ascii="Times New Roman" w:hAnsi="Times New Roman" w:cs="Times New Roman"/>
        </w:rPr>
        <w:t xml:space="preserve">peripherally located rather than beneath the actor’s arced reach, </w:t>
      </w:r>
      <w:r w:rsidR="008B095A">
        <w:rPr>
          <w:rFonts w:ascii="Times New Roman" w:hAnsi="Times New Roman" w:cs="Times New Roman"/>
        </w:rPr>
        <w:t xml:space="preserve">infants should be less likely to associate it with </w:t>
      </w:r>
      <w:r w:rsidR="00A81651">
        <w:rPr>
          <w:rFonts w:ascii="Times New Roman" w:hAnsi="Times New Roman" w:cs="Times New Roman"/>
        </w:rPr>
        <w:t>the kinematics of the reach</w:t>
      </w:r>
      <w:r w:rsidR="00650F06">
        <w:rPr>
          <w:rFonts w:ascii="Times New Roman" w:hAnsi="Times New Roman" w:cs="Times New Roman"/>
        </w:rPr>
        <w:t xml:space="preserve">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proofErr w:type="gramEnd"/>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w:t>
      </w:r>
      <w:r w:rsidR="007A723F">
        <w:rPr>
          <w:rFonts w:ascii="Times New Roman" w:hAnsi="Times New Roman" w:cs="Times New Roman"/>
        </w:rPr>
        <w:lastRenderedPageBreak/>
        <w:t>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proofErr w:type="gramStart"/>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proofErr w:type="gramEnd"/>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w:t>
      </w:r>
      <w:r>
        <w:rPr>
          <w:rFonts w:ascii="Times New Roman" w:hAnsi="Times New Roman" w:cs="Times New Roman"/>
        </w:rPr>
        <w:lastRenderedPageBreak/>
        <w:t>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w:t>
      </w:r>
      <w:r w:rsidR="007B777A">
        <w:rPr>
          <w:rFonts w:ascii="Times New Roman" w:hAnsi="Times New Roman" w:cs="Times New Roman"/>
        </w:rPr>
        <w:lastRenderedPageBreak/>
        <w:t xml:space="preserve">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w:t>
      </w:r>
      <w:r w:rsidR="006F4E6E" w:rsidRPr="006F4E6E">
        <w:rPr>
          <w:rFonts w:ascii="Times New Roman" w:hAnsi="Times New Roman" w:cs="Times New Roman"/>
        </w:rPr>
        <w:lastRenderedPageBreak/>
        <w:t xml:space="preserve">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proofErr w:type="gramStart"/>
      <w:r w:rsidR="008E78C5">
        <w:rPr>
          <w:rFonts w:ascii="Times New Roman" w:hAnsi="Times New Roman" w:cs="Times New Roman"/>
        </w:rPr>
        <w:t>ALIAS—</w:t>
      </w:r>
      <w:proofErr w:type="gramEnd"/>
      <w:r w:rsidR="008E78C5">
        <w:rPr>
          <w:rFonts w:ascii="Times New Roman" w:hAnsi="Times New Roman" w:cs="Times New Roman"/>
        </w:rPr>
        <w:t>which</w:t>
      </w:r>
      <w:r w:rsidR="000D6324">
        <w:rPr>
          <w:rFonts w:ascii="Times New Roman" w:hAnsi="Times New Roman" w:cs="Times New Roman"/>
        </w:rPr>
        <w:t xml:space="preserve"> incorporates prior experience, richer internal structure, and a more faithful representation of key task features in action-understanding </w:t>
      </w:r>
      <w:proofErr w:type="gramStart"/>
      <w:r w:rsidR="000D6324">
        <w:rPr>
          <w:rFonts w:ascii="Times New Roman" w:hAnsi="Times New Roman" w:cs="Times New Roman"/>
        </w:rPr>
        <w:t>studies</w:t>
      </w:r>
      <w:r w:rsidR="008E78C5">
        <w:rPr>
          <w:rFonts w:ascii="Times New Roman" w:hAnsi="Times New Roman" w:cs="Times New Roman"/>
        </w:rPr>
        <w:t>—</w:t>
      </w:r>
      <w:proofErr w:type="gramEnd"/>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w:t>
      </w:r>
      <w:r w:rsidR="00650B4D">
        <w:rPr>
          <w:rFonts w:ascii="Times New Roman" w:hAnsi="Times New Roman" w:cs="Times New Roman"/>
        </w:rPr>
        <w:lastRenderedPageBreak/>
        <w:t xml:space="preserve">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 xml:space="preserve">studies that evaluate action understanding in pre-reaching </w:t>
      </w:r>
      <w:proofErr w:type="gramStart"/>
      <w:r w:rsidR="00715DDD">
        <w:rPr>
          <w:rFonts w:ascii="Times New Roman" w:hAnsi="Times New Roman" w:cs="Times New Roman"/>
        </w:rPr>
        <w:t>infants;</w:t>
      </w:r>
      <w:proofErr w:type="gramEnd"/>
      <w:r w:rsidR="00715DDD">
        <w:rPr>
          <w:rFonts w:ascii="Times New Roman" w:hAnsi="Times New Roman" w:cs="Times New Roman"/>
        </w:rPr>
        <w:t xml:space="preserve">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w:t>
      </w:r>
      <w:r w:rsidR="00C0332B">
        <w:rPr>
          <w:rFonts w:ascii="Times New Roman" w:hAnsi="Times New Roman" w:cs="Times New Roman"/>
        </w:rPr>
        <w:lastRenderedPageBreak/>
        <w:t xml:space="preserve">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w:t>
      </w:r>
      <w:r w:rsidR="00640CAC">
        <w:rPr>
          <w:rFonts w:ascii="Times New Roman" w:hAnsi="Times New Roman" w:cs="Times New Roman"/>
        </w:rPr>
        <w:lastRenderedPageBreak/>
        <w:t xml:space="preserve">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8D1B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w:t>
      </w:r>
      <w:proofErr w:type="gramStart"/>
      <w:r w:rsidR="00BC1E32">
        <w:rPr>
          <w:rFonts w:ascii="Times New Roman" w:hAnsi="Times New Roman" w:cs="Times New Roman"/>
        </w:rPr>
        <w:t>as to</w:t>
      </w:r>
      <w:proofErr w:type="gramEnd"/>
      <w:r w:rsidR="00BC1E32">
        <w:rPr>
          <w:rFonts w:ascii="Times New Roman" w:hAnsi="Times New Roman" w:cs="Times New Roman"/>
        </w:rPr>
        <w:t xml:space="preserve">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proofErr w:type="gramStart"/>
      <w:r w:rsidR="00181ADB">
        <w:rPr>
          <w:rFonts w:ascii="Times New Roman" w:hAnsi="Times New Roman" w:cs="Times New Roman"/>
        </w:rPr>
        <w:t>SRN;</w:t>
      </w:r>
      <w:proofErr w:type="gramEnd"/>
      <w:r w:rsidR="00181ADB">
        <w:rPr>
          <w:rFonts w:ascii="Times New Roman" w:hAnsi="Times New Roman" w:cs="Times New Roman"/>
        </w:rPr>
        <w:t xml:space="preserve">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0471E1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0471E1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30EC1AF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38BF3B68"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w:t>
      </w:r>
      <w:proofErr w:type="gramStart"/>
      <w:r w:rsidRPr="00AC1613">
        <w:rPr>
          <w:rFonts w:ascii="Times New Roman" w:hAnsi="Times New Roman" w:cs="Times New Roman"/>
          <w:i w:val="0"/>
          <w:iCs w:val="0"/>
          <w:color w:val="000000" w:themeColor="text1"/>
          <w:sz w:val="24"/>
          <w:szCs w:val="24"/>
        </w:rPr>
        <w:t>are collapsed</w:t>
      </w:r>
      <w:proofErr w:type="gramEnd"/>
      <w:r w:rsidRPr="00AC1613">
        <w:rPr>
          <w:rFonts w:ascii="Times New Roman" w:hAnsi="Times New Roman" w:cs="Times New Roman"/>
          <w:i w:val="0"/>
          <w:iCs w:val="0"/>
          <w:color w:val="000000" w:themeColor="text1"/>
          <w:sz w:val="24"/>
          <w:szCs w:val="24"/>
        </w:rPr>
        <w:t xml:space="preserve">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33FABD7A">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5F900AC9">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3CA0EEB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7B27A658"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1044E3D4"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3C0D26A3">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438D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OM10—the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w:t>
      </w:r>
      <w:r w:rsidR="001216D8">
        <w:rPr>
          <w:rFonts w:ascii="Times New Roman" w:eastAsia="Times New Roman" w:hAnsi="Times New Roman" w:cs="Times New Roman"/>
        </w:rPr>
        <w:lastRenderedPageBreak/>
        <w:t xml:space="preserve">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224B4119">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0336DD2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5ECEC646"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w:t>
      </w:r>
      <w:proofErr w:type="gramStart"/>
      <w:r w:rsidR="001E7E39">
        <w:rPr>
          <w:rFonts w:ascii="Times New Roman" w:eastAsia="Times New Roman" w:hAnsi="Times New Roman" w:cs="Times New Roman"/>
        </w:rPr>
        <w:t>’ looking</w:t>
      </w:r>
      <w:proofErr w:type="gramEnd"/>
      <w:r w:rsidR="001E7E39">
        <w:rPr>
          <w:rFonts w:ascii="Times New Roman" w:eastAsia="Times New Roman" w:hAnsi="Times New Roman" w:cs="Times New Roman"/>
        </w:rPr>
        <w:t xml:space="preserve">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lastRenderedPageBreak/>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670D0960"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w:t>
      </w:r>
      <w:r w:rsidR="001324BD">
        <w:rPr>
          <w:rFonts w:ascii="Times New Roman" w:hAnsi="Times New Roman" w:cs="Times New Roman"/>
        </w:rPr>
        <w:lastRenderedPageBreak/>
        <w:t xml:space="preserve">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76302E3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lastRenderedPageBreak/>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4B75BF0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0545B77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 w:author="Benton, Deon" w:date="2026-04-28T15:48:00Z" w16du:dateUtc="2026-04-28T20:48:00Z">
        <w:r w:rsidR="00747CCB">
          <w:rPr>
            <w:rFonts w:ascii="Times New Roman" w:hAnsi="Times New Roman" w:cs="Times New Roman"/>
          </w:rPr>
          <w:t xml:space="preserve"> These infants were then tested on two events</w:t>
        </w:r>
      </w:ins>
      <w:ins w:id="4"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7" w:author="Benton, Deon" w:date="2026-04-28T15:49:00Z" w16du:dateUtc="2026-04-28T20:49:00Z">
        <w:r w:rsidR="00227F52">
          <w:rPr>
            <w:rFonts w:ascii="Times New Roman" w:hAnsi="Times New Roman" w:cs="Times New Roman"/>
          </w:rPr>
          <w:t xml:space="preserve"> and tested on the same </w:t>
        </w:r>
      </w:ins>
      <w:ins w:id="8" w:author="Benton, Deon" w:date="2026-04-28T15:50:00Z" w16du:dateUtc="2026-04-28T20:50:00Z">
        <w:r w:rsidR="00227F52">
          <w:rPr>
            <w:rFonts w:ascii="Times New Roman" w:hAnsi="Times New Roman" w:cs="Times New Roman"/>
          </w:rPr>
          <w:t xml:space="preserve">events except that the barrier was located peripherally. </w:t>
        </w:r>
      </w:ins>
      <w:ins w:id="9"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w:t>
        </w:r>
        <w:r w:rsidR="008050B6">
          <w:rPr>
            <w:rFonts w:ascii="Times New Roman" w:hAnsi="Times New Roman" w:cs="Times New Roman"/>
          </w:rPr>
          <w:t xml:space="preserve"> longer at the high, inefficient test event than at the low, inefficient one; infants in </w:t>
        </w:r>
        <w:r w:rsidR="008050B6">
          <w:rPr>
            <w:rFonts w:ascii="Times New Roman" w:hAnsi="Times New Roman" w:cs="Times New Roman"/>
          </w:rPr>
          <w:t xml:space="preserve">Experiment 2 </w:t>
        </w:r>
        <w:r w:rsidR="008050B6">
          <w:rPr>
            <w:rFonts w:ascii="Times New Roman" w:hAnsi="Times New Roman" w:cs="Times New Roman"/>
          </w:rPr>
          <w:t>looked</w:t>
        </w:r>
      </w:ins>
      <w:ins w:id="10" w:author="Benton, Deon" w:date="2026-04-28T15:53:00Z" w16du:dateUtc="2026-04-28T20:53:00Z">
        <w:r w:rsidR="008050B6">
          <w:rPr>
            <w:rFonts w:ascii="Times New Roman" w:hAnsi="Times New Roman" w:cs="Times New Roman"/>
          </w:rPr>
          <w:t xml:space="preserve"> </w:t>
        </w:r>
      </w:ins>
      <w:ins w:id="11" w:author="Benton, Deon" w:date="2026-04-28T15:54:00Z" w16du:dateUtc="2026-04-28T20:54:00Z">
        <w:r w:rsidR="008050B6">
          <w:rPr>
            <w:rFonts w:ascii="Times New Roman" w:hAnsi="Times New Roman" w:cs="Times New Roman"/>
          </w:rPr>
          <w:t xml:space="preserve">about equally long at both test events. If anything, </w:t>
        </w:r>
      </w:ins>
      <w:ins w:id="12" w:author="Benton, Deon" w:date="2026-04-28T15:53:00Z" w16du:dateUtc="2026-04-28T20:53:00Z">
        <w:r w:rsidR="008050B6">
          <w:rPr>
            <w:rFonts w:ascii="Times New Roman" w:hAnsi="Times New Roman" w:cs="Times New Roman"/>
          </w:rPr>
          <w:t>there was a</w:t>
        </w:r>
      </w:ins>
      <w:ins w:id="13" w:author="Benton, Deon" w:date="2026-04-28T15:54:00Z" w16du:dateUtc="2026-04-28T20:54:00Z">
        <w:r w:rsidR="008050B6">
          <w:rPr>
            <w:rFonts w:ascii="Times New Roman" w:hAnsi="Times New Roman" w:cs="Times New Roman"/>
          </w:rPr>
          <w:t xml:space="preserve"> numerical, but still</w:t>
        </w:r>
      </w:ins>
      <w:ins w:id="14" w:author="Benton, Deon" w:date="2026-04-28T15:53:00Z" w16du:dateUtc="2026-04-28T20:53:00Z">
        <w:r w:rsidR="008050B6">
          <w:rPr>
            <w:rFonts w:ascii="Times New Roman" w:hAnsi="Times New Roman" w:cs="Times New Roman"/>
          </w:rPr>
          <w:t xml:space="preserve"> non</w:t>
        </w:r>
      </w:ins>
      <w:ins w:id="15" w:author="Benton, Deon" w:date="2026-04-28T15:55:00Z" w16du:dateUtc="2026-04-28T20:55:00Z">
        <w:r w:rsidR="008050B6">
          <w:rPr>
            <w:rFonts w:ascii="Times New Roman" w:hAnsi="Times New Roman" w:cs="Times New Roman"/>
          </w:rPr>
          <w:t>-significant,</w:t>
        </w:r>
      </w:ins>
      <w:ins w:id="16" w:author="Benton, Deon" w:date="2026-04-28T15:53:00Z" w16du:dateUtc="2026-04-28T20:53:00Z">
        <w:r w:rsidR="008050B6">
          <w:rPr>
            <w:rFonts w:ascii="Times New Roman" w:hAnsi="Times New Roman" w:cs="Times New Roman"/>
          </w:rPr>
          <w:t xml:space="preserve"> tendency for</w:t>
        </w:r>
      </w:ins>
      <w:ins w:id="17" w:author="Benton, Deon" w:date="2026-04-28T15:54:00Z" w16du:dateUtc="2026-04-28T20:54:00Z">
        <w:r w:rsidR="008050B6">
          <w:rPr>
            <w:rFonts w:ascii="Times New Roman" w:hAnsi="Times New Roman" w:cs="Times New Roman"/>
          </w:rPr>
          <w:t xml:space="preserve"> </w:t>
        </w:r>
      </w:ins>
      <w:ins w:id="18" w:author="Benton, Deon" w:date="2026-04-28T16:00:00Z" w16du:dateUtc="2026-04-28T21:00:00Z">
        <w:r w:rsidR="003C325C">
          <w:rPr>
            <w:rFonts w:ascii="Times New Roman" w:hAnsi="Times New Roman" w:cs="Times New Roman"/>
          </w:rPr>
          <w:t>infants in Experiment 2</w:t>
        </w:r>
      </w:ins>
      <w:ins w:id="19" w:author="Benton, Deon" w:date="2026-04-28T15:54:00Z" w16du:dateUtc="2026-04-28T20:54:00Z">
        <w:r w:rsidR="008050B6">
          <w:rPr>
            <w:rFonts w:ascii="Times New Roman" w:hAnsi="Times New Roman" w:cs="Times New Roman"/>
          </w:rPr>
          <w:t xml:space="preserve"> to look longer at the low, efficient event than at the high on</w:t>
        </w:r>
      </w:ins>
      <w:ins w:id="20" w:author="Benton, Deon" w:date="2026-04-28T15:55:00Z" w16du:dateUtc="2026-04-28T20:55:00Z">
        <w:r w:rsidR="008050B6">
          <w:rPr>
            <w:rFonts w:ascii="Times New Roman" w:hAnsi="Times New Roman" w:cs="Times New Roman"/>
          </w:rPr>
          <w:t>e</w:t>
        </w:r>
      </w:ins>
      <w:ins w:id="2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22" w:author="Benton, Deon" w:date="2026-04-28T15:50:00Z" w16du:dateUtc="2026-04-28T20:50:00Z">
        <w:r>
          <w:rPr>
            <w:rFonts w:ascii="Times New Roman" w:hAnsi="Times New Roman" w:cs="Times New Roman"/>
          </w:rPr>
          <w:t>One question that these studies raised was whether</w:t>
        </w:r>
      </w:ins>
      <w:ins w:id="23" w:author="Benton, Deon" w:date="2026-04-28T15:55:00Z" w16du:dateUtc="2026-04-28T20:55:00Z">
        <w:r w:rsidR="00801EFC">
          <w:rPr>
            <w:rFonts w:ascii="Times New Roman" w:hAnsi="Times New Roman" w:cs="Times New Roman"/>
          </w:rPr>
          <w:t xml:space="preserve"> infants expect agents that </w:t>
        </w:r>
      </w:ins>
      <w:ins w:id="24" w:author="Benton, Deon" w:date="2026-04-28T15:56:00Z" w16du:dateUtc="2026-04-28T20:56:00Z">
        <w:r w:rsidR="00801EFC">
          <w:rPr>
            <w:rFonts w:ascii="Times New Roman" w:hAnsi="Times New Roman" w:cs="Times New Roman"/>
          </w:rPr>
          <w:t>engage</w:t>
        </w:r>
      </w:ins>
      <w:ins w:id="25" w:author="Benton, Deon" w:date="2026-04-28T16:00:00Z" w16du:dateUtc="2026-04-28T21:00:00Z">
        <w:r w:rsidR="001534A0">
          <w:rPr>
            <w:rFonts w:ascii="Times New Roman" w:hAnsi="Times New Roman" w:cs="Times New Roman"/>
          </w:rPr>
          <w:t>d</w:t>
        </w:r>
      </w:ins>
      <w:ins w:id="26" w:author="Benton, Deon" w:date="2026-04-28T15:56:00Z" w16du:dateUtc="2026-04-28T20:56:00Z">
        <w:r w:rsidR="00801EFC">
          <w:rPr>
            <w:rFonts w:ascii="Times New Roman" w:hAnsi="Times New Roman" w:cs="Times New Roman"/>
          </w:rPr>
          <w:t xml:space="preserve"> in </w:t>
        </w:r>
      </w:ins>
      <w:ins w:id="27" w:author="Benton, Deon" w:date="2026-04-28T16:00:00Z" w16du:dateUtc="2026-04-28T21:00:00Z">
        <w:r w:rsidR="001534A0">
          <w:rPr>
            <w:rFonts w:ascii="Times New Roman" w:hAnsi="Times New Roman" w:cs="Times New Roman"/>
          </w:rPr>
          <w:t>inefficient and costly</w:t>
        </w:r>
      </w:ins>
      <w:ins w:id="28" w:author="Benton, Deon" w:date="2026-04-28T15:56:00Z" w16du:dateUtc="2026-04-28T20:56:00Z">
        <w:r w:rsidR="00801EFC">
          <w:rPr>
            <w:rFonts w:ascii="Times New Roman" w:hAnsi="Times New Roman" w:cs="Times New Roman"/>
          </w:rPr>
          <w:t xml:space="preserve"> actions in the past to continue to do so in a new situation</w:t>
        </w:r>
      </w:ins>
      <w:ins w:id="29" w:author="Benton, Deon" w:date="2026-04-28T16:00:00Z" w16du:dateUtc="2026-04-28T21:00:00Z">
        <w:r w:rsidR="00E35595">
          <w:rPr>
            <w:rFonts w:ascii="Times New Roman" w:hAnsi="Times New Roman" w:cs="Times New Roman"/>
          </w:rPr>
          <w:t xml:space="preserve"> with a different set of constraints</w:t>
        </w:r>
      </w:ins>
      <w:ins w:id="30"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31" w:author="Benton, Deon" w:date="2026-04-28T15:51:00Z" w16du:dateUtc="2026-04-28T20:51:00Z">
        <w:r>
          <w:rPr>
            <w:rFonts w:ascii="Times New Roman" w:hAnsi="Times New Roman" w:cs="Times New Roman"/>
          </w:rPr>
          <w:t xml:space="preserve">habituated </w:t>
        </w:r>
      </w:ins>
      <w:ins w:id="32" w:author="Benton, Deon" w:date="2026-04-28T15:57:00Z" w16du:dateUtc="2026-04-28T20:57:00Z">
        <w:r w:rsidR="00801EFC">
          <w:rPr>
            <w:rFonts w:ascii="Times New Roman" w:hAnsi="Times New Roman" w:cs="Times New Roman"/>
          </w:rPr>
          <w:t xml:space="preserve">a third set of infants to the </w:t>
        </w:r>
      </w:ins>
      <w:ins w:id="33" w:author="Benton, Deon" w:date="2026-04-28T16:01:00Z" w16du:dateUtc="2026-04-28T21:01:00Z">
        <w:r w:rsidR="007B5F29">
          <w:rPr>
            <w:rFonts w:ascii="Times New Roman" w:hAnsi="Times New Roman" w:cs="Times New Roman"/>
          </w:rPr>
          <w:t>habituation event used in Experiment 2</w:t>
        </w:r>
      </w:ins>
      <w:ins w:id="34" w:author="Benton, Deon" w:date="2026-04-28T15:57:00Z" w16du:dateUtc="2026-04-28T20:57:00Z">
        <w:r w:rsidR="00801EFC">
          <w:rPr>
            <w:rFonts w:ascii="Times New Roman" w:hAnsi="Times New Roman" w:cs="Times New Roman"/>
          </w:rPr>
          <w:t>.</w:t>
        </w:r>
      </w:ins>
      <w:ins w:id="3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6" w:author="Benton, Deon" w:date="2026-04-28T16:02:00Z" w16du:dateUtc="2026-04-28T21:02:00Z">
        <w:r w:rsidR="007B5F29">
          <w:rPr>
            <w:rFonts w:ascii="Times New Roman" w:hAnsi="Times New Roman" w:cs="Times New Roman"/>
          </w:rPr>
          <w:t xml:space="preserve"> a barrier, however, these</w:t>
        </w:r>
      </w:ins>
      <w:ins w:id="37" w:author="Benton, Deon" w:date="2026-04-28T15:57:00Z" w16du:dateUtc="2026-04-28T20:57:00Z">
        <w:r w:rsidR="00801EFC">
          <w:rPr>
            <w:rFonts w:ascii="Times New Roman" w:hAnsi="Times New Roman" w:cs="Times New Roman"/>
          </w:rPr>
          <w:t xml:space="preserve"> </w:t>
        </w:r>
      </w:ins>
      <w:ins w:id="38" w:author="Benton, Deon" w:date="2026-04-28T16:02:00Z" w16du:dateUtc="2026-04-28T21:02:00Z">
        <w:r w:rsidR="007B5F29">
          <w:rPr>
            <w:rFonts w:ascii="Times New Roman" w:hAnsi="Times New Roman" w:cs="Times New Roman"/>
          </w:rPr>
          <w:t>infants</w:t>
        </w:r>
      </w:ins>
      <w:ins w:id="39" w:author="Benton, Deon" w:date="2026-04-28T15:57:00Z" w16du:dateUtc="2026-04-28T20:57:00Z">
        <w:r w:rsidR="00801EFC">
          <w:rPr>
            <w:rFonts w:ascii="Times New Roman" w:hAnsi="Times New Roman" w:cs="Times New Roman"/>
          </w:rPr>
          <w:t xml:space="preserve"> were </w:t>
        </w:r>
      </w:ins>
      <w:ins w:id="40" w:author="Benton, Deon" w:date="2026-04-28T16:02:00Z" w16du:dateUtc="2026-04-28T21:02:00Z">
        <w:r w:rsidR="007B5F29">
          <w:rPr>
            <w:rFonts w:ascii="Times New Roman" w:hAnsi="Times New Roman" w:cs="Times New Roman"/>
          </w:rPr>
          <w:t xml:space="preserve">tested on the test events used in Experiment 1, </w:t>
        </w:r>
      </w:ins>
      <w:ins w:id="41" w:author="Benton, Deon" w:date="2026-04-28T15:57:00Z" w16du:dateUtc="2026-04-28T20:57:00Z">
        <w:r w:rsidR="00801EFC">
          <w:rPr>
            <w:rFonts w:ascii="Times New Roman" w:hAnsi="Times New Roman" w:cs="Times New Roman"/>
          </w:rPr>
          <w:t>which the barrier was located beneath the arced motion.</w:t>
        </w:r>
      </w:ins>
      <w:ins w:id="42" w:author="Benton, Deon" w:date="2026-04-28T15:58:00Z" w16du:dateUtc="2026-04-28T20:58:00Z">
        <w:r w:rsidR="003C325C">
          <w:rPr>
            <w:rFonts w:ascii="Times New Roman" w:hAnsi="Times New Roman" w:cs="Times New Roman"/>
          </w:rPr>
          <w:t xml:space="preserve"> </w:t>
        </w:r>
      </w:ins>
      <w:ins w:id="4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44" w:author="Benton, Deon" w:date="2026-04-28T16:02:00Z" w16du:dateUtc="2026-04-28T21:02:00Z">
        <w:r w:rsidR="007B5F29">
          <w:rPr>
            <w:rFonts w:ascii="Times New Roman" w:hAnsi="Times New Roman" w:cs="Times New Roman"/>
          </w:rPr>
          <w:t xml:space="preserve"> </w:t>
        </w:r>
      </w:ins>
      <w:ins w:id="4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4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47" w:author="Benton, Deon" w:date="2026-04-28T16:06:00Z" w16du:dateUtc="2026-04-28T21:06:00Z">
        <w:r w:rsidR="00D26DDC">
          <w:rPr>
            <w:rFonts w:ascii="Times New Roman" w:hAnsi="Times New Roman" w:cs="Times New Roman"/>
          </w:rPr>
          <w:t xml:space="preserve">Second, if the </w:t>
        </w:r>
      </w:ins>
      <w:ins w:id="48" w:author="Benton, Deon" w:date="2026-04-28T16:07:00Z" w16du:dateUtc="2026-04-28T21:07:00Z">
        <w:r w:rsidR="00D26DDC">
          <w:rPr>
            <w:rFonts w:ascii="Times New Roman" w:hAnsi="Times New Roman" w:cs="Times New Roman"/>
          </w:rPr>
          <w:t>environmental</w:t>
        </w:r>
      </w:ins>
      <w:ins w:id="49" w:author="Benton, Deon" w:date="2026-04-28T16:06:00Z" w16du:dateUtc="2026-04-28T21:06:00Z">
        <w:r w:rsidR="00D26DDC">
          <w:rPr>
            <w:rFonts w:ascii="Times New Roman" w:hAnsi="Times New Roman" w:cs="Times New Roman"/>
          </w:rPr>
          <w:t xml:space="preserve"> context does not change, infants no longer expect agents to behave </w:t>
        </w:r>
      </w:ins>
      <w:ins w:id="5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51" w:author="Benton, Deon" w:date="2026-04-28T16:08:00Z" w16du:dateUtc="2026-04-28T21:08:00Z">
        <w:r w:rsidR="00C543EB">
          <w:rPr>
            <w:rFonts w:ascii="Times New Roman" w:hAnsi="Times New Roman" w:cs="Times New Roman"/>
          </w:rPr>
          <w:t xml:space="preserve"> a new situation that differs from the old one.</w:t>
        </w:r>
      </w:ins>
      <w:ins w:id="52" w:author="Benton, Deon" w:date="2026-04-28T16:06:00Z" w16du:dateUtc="2026-04-28T21:06:00Z">
        <w:r w:rsidR="00D26DDC">
          <w:rPr>
            <w:rFonts w:ascii="Times New Roman" w:hAnsi="Times New Roman" w:cs="Times New Roman"/>
          </w:rPr>
          <w:t xml:space="preserve"> </w:t>
        </w:r>
      </w:ins>
    </w:p>
    <w:p w14:paraId="62E4C8AD" w14:textId="526EF02F" w:rsidR="00070634" w:rsidRDefault="00C543EB" w:rsidP="00853CF6">
      <w:pPr>
        <w:spacing w:line="480" w:lineRule="auto"/>
        <w:ind w:firstLine="720"/>
        <w:contextualSpacing/>
        <w:rPr>
          <w:rFonts w:ascii="Times New Roman" w:hAnsi="Times New Roman" w:cs="Times New Roman"/>
        </w:rPr>
      </w:pPr>
      <w:ins w:id="53"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54" w:author="Benton, Deon" w:date="2026-04-28T16:10:00Z" w16du:dateUtc="2026-04-28T21:10:00Z">
        <w:r w:rsidR="00B503E5">
          <w:rPr>
            <w:rFonts w:ascii="Times New Roman" w:hAnsi="Times New Roman" w:cs="Times New Roman"/>
          </w:rPr>
          <w:t>ing account of these data. This is because the</w:t>
        </w:r>
      </w:ins>
      <w:r w:rsidR="00002DBA">
        <w:rPr>
          <w:rFonts w:ascii="Times New Roman" w:hAnsi="Times New Roman" w:cs="Times New Roman"/>
        </w:rPr>
        <w:t xml:space="preserve"> predictions that</w:t>
      </w:r>
      <w:ins w:id="55"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56" w:author="Benton, Deon" w:date="2026-04-28T16:10:00Z" w16du:dateUtc="2026-04-28T21:10:00Z">
        <w:r w:rsidR="00B503E5">
          <w:rPr>
            <w:rFonts w:ascii="Times New Roman" w:hAnsi="Times New Roman" w:cs="Times New Roman"/>
          </w:rPr>
          <w:t>might be thought to be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57"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58" w:author="Benton, Deon" w:date="2026-04-28T16:11:00Z" w16du:dateUtc="2026-04-28T21:11:00Z">
        <w:r w:rsidR="00B503E5">
          <w:rPr>
            <w:rFonts w:ascii="Times New Roman" w:hAnsi="Times New Roman" w:cs="Times New Roman"/>
          </w:rPr>
          <w:t xml:space="preserve">infants should show an equivalent increase in looking </w:t>
        </w:r>
      </w:ins>
      <w:ins w:id="59" w:author="Benton, Deon" w:date="2026-04-28T16:12:00Z" w16du:dateUtc="2026-04-28T21:12:00Z">
        <w:r w:rsidR="00CE3B81">
          <w:rPr>
            <w:rFonts w:ascii="Times New Roman" w:hAnsi="Times New Roman" w:cs="Times New Roman"/>
          </w:rPr>
          <w:t>at</w:t>
        </w:r>
      </w:ins>
      <w:ins w:id="60"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61"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62" w:author="Benton, Deon" w:date="2026-04-28T16:13:00Z" w16du:dateUtc="2026-04-28T21:13:00Z">
        <w:r w:rsidR="00CE3B81">
          <w:rPr>
            <w:rFonts w:ascii="Times New Roman" w:hAnsi="Times New Roman" w:cs="Times New Roman"/>
          </w:rPr>
          <w:t xml:space="preserve">a barrier </w:t>
        </w:r>
      </w:ins>
      <w:ins w:id="63" w:author="Benton, Deon" w:date="2026-04-28T16:12:00Z" w16du:dateUtc="2026-04-28T21:12:00Z">
        <w:r w:rsidR="00CE3B81">
          <w:rPr>
            <w:rFonts w:ascii="Times New Roman" w:hAnsi="Times New Roman" w:cs="Times New Roman"/>
          </w:rPr>
          <w:t>and arced motio</w:t>
        </w:r>
      </w:ins>
      <w:ins w:id="64"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65"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66"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67" w:author="Benton, Deon" w:date="2026-04-28T16:15:00Z" w16du:dateUtc="2026-04-28T21:15:00Z">
        <w:r w:rsidR="009E16A8">
          <w:rPr>
            <w:rFonts w:ascii="Times New Roman" w:hAnsi="Times New Roman" w:cs="Times New Roman"/>
          </w:rPr>
          <w:t>; the low, efficient event involves two changes relative to that seen during habituation</w:t>
        </w:r>
      </w:ins>
      <w:ins w:id="68"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69" w:author="Benton, Deon" w:date="2026-04-28T16:15:00Z" w16du:dateUtc="2026-04-28T21:15:00Z">
        <w:r w:rsidR="009E16A8">
          <w:rPr>
            <w:rFonts w:ascii="Times New Roman" w:hAnsi="Times New Roman" w:cs="Times New Roman"/>
          </w:rPr>
          <w:t>, whereas the high, inefficient event involve</w:t>
        </w:r>
      </w:ins>
      <w:ins w:id="70"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1"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2"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3"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4" w:author="Benton, Deon" w:date="2026-04-27T16:14:00Z" w16du:dateUtc="2026-04-27T21:14:00Z">
        <w:r w:rsidR="00184AC3">
          <w:rPr>
            <w:rFonts w:ascii="Times New Roman" w:eastAsia="Times New Roman" w:hAnsi="Times New Roman" w:cs="Times New Roman"/>
          </w:rPr>
          <w:t xml:space="preserve"> </w:t>
        </w:r>
      </w:ins>
      <w:ins w:id="75"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76" w:author="Benton, Deon" w:date="2026-04-27T16:13:00Z" w16du:dateUtc="2026-04-27T21:13:00Z">
        <w:r w:rsidR="00184AC3">
          <w:rPr>
            <w:rFonts w:ascii="Times New Roman" w:hAnsi="Times New Roman" w:cs="Times New Roman"/>
          </w:rPr>
          <w:t xml:space="preserve"> </w:t>
        </w:r>
      </w:ins>
      <w:ins w:id="77" w:author="Benton, Deon" w:date="2026-04-27T16:16:00Z" w16du:dateUtc="2026-04-27T21:16:00Z">
        <w:r w:rsidR="001B35E7">
          <w:rPr>
            <w:rFonts w:ascii="Times New Roman" w:hAnsi="Times New Roman" w:cs="Times New Roman"/>
          </w:rPr>
          <w:t xml:space="preserve">These events were implemented in an identical manner </w:t>
        </w:r>
      </w:ins>
      <w:ins w:id="78"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79"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80" w:author="Benton, Deon" w:date="2026-04-27T16:15:00Z" w16du:dateUtc="2026-04-27T21:15:00Z">
        <w:r w:rsidR="001B35E7">
          <w:rPr>
            <w:rFonts w:ascii="Times New Roman" w:hAnsi="Times New Roman" w:cs="Times New Roman"/>
          </w:rPr>
          <w:t xml:space="preserve"> because this model does not simulate </w:t>
        </w:r>
      </w:ins>
      <w:ins w:id="81"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82"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ins w:id="83" w:author="Benton, Deon" w:date="2026-04-24T22:25:00Z" w16du:dateUtc="2026-04-25T03:25:00Z"/>
          <w:rFonts w:ascii="Times New Roman" w:hAnsi="Times New Roman" w:cs="Times New Roman"/>
        </w:rPr>
      </w:pPr>
      <w:ins w:id="84"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85"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86"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87"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88" w:author="Benton, Deon" w:date="2026-04-27T16:21:00Z" w16du:dateUtc="2026-04-27T21:21:00Z">
        <w:r w:rsidR="000B332C">
          <w:rPr>
            <w:rFonts w:ascii="Times New Roman" w:hAnsi="Times New Roman" w:cs="Times New Roman"/>
          </w:rPr>
          <w:t xml:space="preserve">Although there are presumably many </w:t>
        </w:r>
      </w:ins>
      <w:ins w:id="89" w:author="Benton, Deon" w:date="2026-04-27T16:22:00Z" w16du:dateUtc="2026-04-27T21:22:00Z">
        <w:r w:rsidR="000B332C">
          <w:rPr>
            <w:rFonts w:ascii="Times New Roman" w:hAnsi="Times New Roman" w:cs="Times New Roman"/>
          </w:rPr>
          <w:t>solutions to this problem</w:t>
        </w:r>
      </w:ins>
      <w:ins w:id="90" w:author="Benton, Deon" w:date="2026-04-27T16:21:00Z" w16du:dateUtc="2026-04-27T21:21:00Z">
        <w:r w:rsidR="000B332C">
          <w:rPr>
            <w:rFonts w:ascii="Times New Roman" w:hAnsi="Times New Roman" w:cs="Times New Roman"/>
          </w:rPr>
          <w:t xml:space="preserve">, </w:t>
        </w:r>
      </w:ins>
      <w:ins w:id="91" w:author="Benton, Deon" w:date="2026-04-27T16:28:00Z" w16du:dateUtc="2026-04-27T21:28:00Z">
        <w:r w:rsidR="0001243D">
          <w:rPr>
            <w:rFonts w:ascii="Times New Roman" w:hAnsi="Times New Roman" w:cs="Times New Roman"/>
          </w:rPr>
          <w:t xml:space="preserve">at least for </w:t>
        </w:r>
        <w:proofErr w:type="gramStart"/>
        <w:r w:rsidR="0001243D">
          <w:rPr>
            <w:rFonts w:ascii="Times New Roman" w:hAnsi="Times New Roman" w:cs="Times New Roman"/>
          </w:rPr>
          <w:t>the present</w:t>
        </w:r>
        <w:proofErr w:type="gramEnd"/>
        <w:r w:rsidR="0001243D">
          <w:rPr>
            <w:rFonts w:ascii="Times New Roman" w:hAnsi="Times New Roman" w:cs="Times New Roman"/>
          </w:rPr>
          <w:t xml:space="preserve"> purposes, </w:t>
        </w:r>
      </w:ins>
      <w:ins w:id="92" w:author="Benton, Deon" w:date="2026-04-27T16:21:00Z" w16du:dateUtc="2026-04-27T21:21:00Z">
        <w:r w:rsidR="000B332C">
          <w:rPr>
            <w:rFonts w:ascii="Times New Roman" w:hAnsi="Times New Roman" w:cs="Times New Roman"/>
          </w:rPr>
          <w:t>the approach that was adopte</w:t>
        </w:r>
      </w:ins>
      <w:ins w:id="93"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94" w:author="Benton, Deon" w:date="2026-04-27T16:27:00Z" w16du:dateUtc="2026-04-27T21:27:00Z">
        <w:r w:rsidR="005F03E5">
          <w:rPr>
            <w:rFonts w:ascii="Times New Roman" w:hAnsi="Times New Roman" w:cs="Times New Roman"/>
          </w:rPr>
          <w:t xml:space="preserve"> </w:t>
        </w:r>
      </w:ins>
      <w:del w:id="95"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6"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7"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0ECFB732" w:rsidR="00307604" w:rsidRDefault="004E661A" w:rsidP="00853CF6">
      <w:pPr>
        <w:spacing w:line="480" w:lineRule="auto"/>
        <w:ind w:firstLine="720"/>
        <w:contextualSpacing/>
        <w:rPr>
          <w:ins w:id="98" w:author="Benton, Deon" w:date="2026-04-28T14:03:00Z" w16du:dateUtc="2026-04-28T19:03:00Z"/>
          <w:rFonts w:ascii="Times New Roman" w:hAnsi="Times New Roman" w:cs="Times New Roman"/>
        </w:rPr>
      </w:pPr>
      <w:del w:id="99" w:author="Benton, Deon" w:date="2026-04-24T22:25:00Z" w16du:dateUtc="2026-04-25T03:25:00Z">
        <w:r w:rsidDel="00CE60BA">
          <w:rPr>
            <w:rFonts w:ascii="Times New Roman" w:hAnsi="Times New Roman" w:cs="Times New Roman"/>
          </w:rPr>
          <w:delText xml:space="preserve"> </w:delText>
        </w:r>
      </w:del>
      <w:ins w:id="100" w:author="Benton, Deon" w:date="2026-04-24T22:19:00Z" w16du:dateUtc="2026-04-25T03:19:00Z">
        <w:r w:rsidR="009E02A6">
          <w:rPr>
            <w:rFonts w:ascii="Times New Roman" w:hAnsi="Times New Roman" w:cs="Times New Roman"/>
          </w:rPr>
          <w:t>As with ALIAS (and its extension</w:t>
        </w:r>
      </w:ins>
      <w:ins w:id="101" w:author="Benton, Deon" w:date="2026-04-24T22:23:00Z" w16du:dateUtc="2026-04-25T03:23:00Z">
        <w:r w:rsidR="00CE60BA">
          <w:rPr>
            <w:rFonts w:ascii="Times New Roman" w:hAnsi="Times New Roman" w:cs="Times New Roman"/>
          </w:rPr>
          <w:t>, ALIAS-2</w:t>
        </w:r>
      </w:ins>
      <w:ins w:id="102" w:author="Benton, Deon" w:date="2026-04-24T22:19:00Z" w16du:dateUtc="2026-04-25T03:19:00Z">
        <w:r w:rsidR="009E02A6">
          <w:rPr>
            <w:rFonts w:ascii="Times New Roman" w:hAnsi="Times New Roman" w:cs="Times New Roman"/>
          </w:rPr>
          <w:t xml:space="preserve">), </w:t>
        </w:r>
      </w:ins>
      <w:ins w:id="103" w:author="Benton, Deon" w:date="2026-04-27T15:58:00Z" w16du:dateUtc="2026-04-27T20:58:00Z">
        <w:r w:rsidR="003F1E43">
          <w:rPr>
            <w:rFonts w:ascii="Times New Roman" w:hAnsi="Times New Roman" w:cs="Times New Roman"/>
          </w:rPr>
          <w:t xml:space="preserve">OM10 and OM10-2 </w:t>
        </w:r>
      </w:ins>
      <w:ins w:id="104" w:author="Benton, Deon" w:date="2026-04-24T22:25:00Z" w16du:dateUtc="2026-04-25T03:25:00Z">
        <w:r w:rsidR="00CE60BA">
          <w:rPr>
            <w:rFonts w:ascii="Times New Roman" w:hAnsi="Times New Roman" w:cs="Times New Roman"/>
          </w:rPr>
          <w:t>networks were either assigned to the Experimental condition or to the Control condition.</w:t>
        </w:r>
      </w:ins>
      <w:ins w:id="105" w:author="Benton, Deon" w:date="2026-04-24T22:26:00Z" w16du:dateUtc="2026-04-25T03:26:00Z">
        <w:r w:rsidR="00CE60BA">
          <w:rPr>
            <w:rFonts w:ascii="Times New Roman" w:hAnsi="Times New Roman" w:cs="Times New Roman"/>
          </w:rPr>
          <w:t xml:space="preserve"> A </w:t>
        </w:r>
      </w:ins>
      <w:ins w:id="106" w:author="Benton, Deon" w:date="2026-04-24T23:06:00Z" w16du:dateUtc="2026-04-25T04:06:00Z">
        <w:r w:rsidR="00857E59">
          <w:rPr>
            <w:rFonts w:ascii="Times New Roman" w:hAnsi="Times New Roman" w:cs="Times New Roman"/>
          </w:rPr>
          <w:t>three</w:t>
        </w:r>
      </w:ins>
      <w:ins w:id="107" w:author="Benton, Deon" w:date="2026-04-24T22:26:00Z" w16du:dateUtc="2026-04-25T03:26:00Z">
        <w:r w:rsidR="00CE60BA">
          <w:rPr>
            <w:rFonts w:ascii="Times New Roman" w:hAnsi="Times New Roman" w:cs="Times New Roman"/>
          </w:rPr>
          <w:t xml:space="preserve">-cell high </w:t>
        </w:r>
      </w:ins>
      <w:ins w:id="108" w:author="Benton, Deon" w:date="2026-04-27T15:59:00Z" w16du:dateUtc="2026-04-27T20:59:00Z">
        <w:r w:rsidR="003F1E43">
          <w:rPr>
            <w:rFonts w:ascii="Times New Roman" w:hAnsi="Times New Roman" w:cs="Times New Roman"/>
          </w:rPr>
          <w:t>obstacle</w:t>
        </w:r>
      </w:ins>
      <w:ins w:id="109" w:author="Benton, Deon" w:date="2026-04-24T22:26:00Z" w16du:dateUtc="2026-04-25T03:26:00Z">
        <w:r w:rsidR="00CE60BA">
          <w:rPr>
            <w:rFonts w:ascii="Times New Roman" w:hAnsi="Times New Roman" w:cs="Times New Roman"/>
          </w:rPr>
          <w:t xml:space="preserve"> was </w:t>
        </w:r>
      </w:ins>
      <w:ins w:id="110" w:author="Benton, Deon" w:date="2026-04-24T22:27:00Z" w16du:dateUtc="2026-04-25T03:27:00Z">
        <w:r w:rsidR="00CE60BA">
          <w:rPr>
            <w:rFonts w:ascii="Times New Roman" w:hAnsi="Times New Roman" w:cs="Times New Roman"/>
          </w:rPr>
          <w:t>shown</w:t>
        </w:r>
      </w:ins>
      <w:ins w:id="111" w:author="Benton, Deon" w:date="2026-04-24T22:26:00Z" w16du:dateUtc="2026-04-25T03:26:00Z">
        <w:r w:rsidR="00CE60BA">
          <w:rPr>
            <w:rFonts w:ascii="Times New Roman" w:hAnsi="Times New Roman" w:cs="Times New Roman"/>
          </w:rPr>
          <w:t xml:space="preserve"> during the habituation phase for</w:t>
        </w:r>
      </w:ins>
      <w:ins w:id="112" w:author="Benton, Deon" w:date="2026-04-27T15:58:00Z" w16du:dateUtc="2026-04-27T20:58:00Z">
        <w:r w:rsidR="003F1E43">
          <w:rPr>
            <w:rFonts w:ascii="Times New Roman" w:hAnsi="Times New Roman" w:cs="Times New Roman"/>
          </w:rPr>
          <w:t xml:space="preserve"> OM10 and OM10-2</w:t>
        </w:r>
      </w:ins>
      <w:ins w:id="113" w:author="Benton, Deon" w:date="2026-04-24T22:26:00Z" w16du:dateUtc="2026-04-25T03:26:00Z">
        <w:r w:rsidR="00CE60BA">
          <w:rPr>
            <w:rFonts w:ascii="Times New Roman" w:hAnsi="Times New Roman" w:cs="Times New Roman"/>
          </w:rPr>
          <w:t xml:space="preserve"> networks in </w:t>
        </w:r>
        <w:proofErr w:type="gramStart"/>
        <w:r w:rsidR="00CE60BA">
          <w:rPr>
            <w:rFonts w:ascii="Times New Roman" w:hAnsi="Times New Roman" w:cs="Times New Roman"/>
          </w:rPr>
          <w:t>the Experimental</w:t>
        </w:r>
        <w:proofErr w:type="gramEnd"/>
        <w:r w:rsidR="00CE60BA">
          <w:rPr>
            <w:rFonts w:ascii="Times New Roman" w:hAnsi="Times New Roman" w:cs="Times New Roman"/>
          </w:rPr>
          <w:t xml:space="preserve"> condition. </w:t>
        </w:r>
      </w:ins>
      <w:ins w:id="114" w:author="Benton, Deon" w:date="2026-04-27T15:59:00Z" w16du:dateUtc="2026-04-27T20:59:00Z">
        <w:r w:rsidR="003F1E43">
          <w:rPr>
            <w:rFonts w:ascii="Times New Roman" w:hAnsi="Times New Roman" w:cs="Times New Roman"/>
          </w:rPr>
          <w:t>This barrier remained fully visible throughout the duration of the habituation event for OM10-2 networks</w:t>
        </w:r>
      </w:ins>
      <w:ins w:id="115" w:author="Benton, Deon" w:date="2026-04-27T16:00:00Z" w16du:dateUtc="2026-04-27T21:00:00Z">
        <w:r w:rsidR="00EB54EB">
          <w:rPr>
            <w:rFonts w:ascii="Times New Roman" w:hAnsi="Times New Roman" w:cs="Times New Roman"/>
          </w:rPr>
          <w:t>. For OM10 networks, in contrast, the obstacle was only visible when the agent was adjacent to it</w:t>
        </w:r>
      </w:ins>
      <w:ins w:id="116" w:author="Benton, Deon" w:date="2026-04-27T16:24:00Z" w16du:dateUtc="2026-04-27T21:24:00Z">
        <w:r w:rsidR="00F161EC">
          <w:rPr>
            <w:rFonts w:ascii="Times New Roman" w:hAnsi="Times New Roman" w:cs="Times New Roman"/>
          </w:rPr>
          <w:t xml:space="preserve">. Recall that </w:t>
        </w:r>
      </w:ins>
      <w:ins w:id="117" w:author="Benton, Deon" w:date="2026-04-27T16:23:00Z" w16du:dateUtc="2026-04-27T21:23:00Z">
        <w:r w:rsidR="00F161EC">
          <w:rPr>
            <w:rFonts w:ascii="Times New Roman" w:hAnsi="Times New Roman" w:cs="Times New Roman"/>
          </w:rPr>
          <w:t>t</w:t>
        </w:r>
      </w:ins>
      <w:ins w:id="118" w:author="Benton, Deon" w:date="2026-04-27T16:24:00Z" w16du:dateUtc="2026-04-27T21:24:00Z">
        <w:r w:rsidR="00F161EC">
          <w:rPr>
            <w:rFonts w:ascii="Times New Roman" w:hAnsi="Times New Roman" w:cs="Times New Roman"/>
          </w:rPr>
          <w:t xml:space="preserve">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ins>
      <w:ins w:id="119" w:author="Benton, Deon" w:date="2026-04-27T16:00:00Z" w16du:dateUtc="2026-04-27T21:00:00Z">
        <w:r w:rsidR="00EB54EB">
          <w:rPr>
            <w:rFonts w:ascii="Times New Roman" w:hAnsi="Times New Roman" w:cs="Times New Roman"/>
          </w:rPr>
          <w:t xml:space="preserve">. </w:t>
        </w:r>
      </w:ins>
      <w:ins w:id="120" w:author="Benton, Deon" w:date="2026-04-27T16:01:00Z" w16du:dateUtc="2026-04-27T21:01:00Z">
        <w:r w:rsidR="00EB54EB">
          <w:rPr>
            <w:rFonts w:ascii="Times New Roman" w:hAnsi="Times New Roman" w:cs="Times New Roman"/>
          </w:rPr>
          <w:t xml:space="preserve">No such barrier existed during habituation for OM10 networks assigned to the Control condition; </w:t>
        </w:r>
      </w:ins>
      <w:ins w:id="121" w:author="Benton, Deon" w:date="2026-04-27T16:06:00Z" w16du:dateUtc="2026-04-27T21:06:00Z">
        <w:r w:rsidR="006B3E38">
          <w:rPr>
            <w:rFonts w:ascii="Times New Roman" w:hAnsi="Times New Roman" w:cs="Times New Roman"/>
          </w:rPr>
          <w:t xml:space="preserve">a peripherally located barrier—that remained fully visibly throughout the habituation phase—was shown to OM10-2 networks assigned to the Control condition. </w:t>
        </w:r>
      </w:ins>
      <w:ins w:id="122" w:author="Benton, Deon" w:date="2026-04-27T16:07:00Z" w16du:dateUtc="2026-04-27T21:07:00Z">
        <w:r w:rsidR="006B3E38">
          <w:rPr>
            <w:rFonts w:ascii="Times New Roman" w:hAnsi="Times New Roman" w:cs="Times New Roman"/>
          </w:rPr>
          <w:t xml:space="preserve">In terms of the arced motion that occurred either over or besides the obstacle, </w:t>
        </w:r>
      </w:ins>
      <w:ins w:id="123" w:author="Benton, Deon" w:date="2026-04-27T16:06:00Z" w16du:dateUtc="2026-04-27T21:06:00Z">
        <w:r w:rsidR="006B3E38">
          <w:rPr>
            <w:rFonts w:ascii="Times New Roman" w:hAnsi="Times New Roman" w:cs="Times New Roman"/>
          </w:rPr>
          <w:t>t</w:t>
        </w:r>
      </w:ins>
      <w:ins w:id="124" w:author="Benton, Deon" w:date="2026-04-24T22:28:00Z" w16du:dateUtc="2026-04-25T03:28:00Z">
        <w:r w:rsidR="00CE60BA">
          <w:rPr>
            <w:rFonts w:ascii="Times New Roman" w:hAnsi="Times New Roman" w:cs="Times New Roman"/>
          </w:rPr>
          <w:t>he apex of th</w:t>
        </w:r>
      </w:ins>
      <w:ins w:id="125" w:author="Benton, Deon" w:date="2026-04-27T16:08:00Z" w16du:dateUtc="2026-04-27T21:08:00Z">
        <w:r w:rsidR="0087493B">
          <w:rPr>
            <w:rFonts w:ascii="Times New Roman" w:hAnsi="Times New Roman" w:cs="Times New Roman"/>
          </w:rPr>
          <w:t xml:space="preserve">is motion </w:t>
        </w:r>
      </w:ins>
      <w:ins w:id="126" w:author="Benton, Deon" w:date="2026-04-24T22:28:00Z" w16du:dateUtc="2026-04-25T03:28:00Z">
        <w:r w:rsidR="00CE60BA">
          <w:rPr>
            <w:rFonts w:ascii="Times New Roman" w:hAnsi="Times New Roman" w:cs="Times New Roman"/>
          </w:rPr>
          <w:t xml:space="preserve">was </w:t>
        </w:r>
      </w:ins>
      <w:ins w:id="127" w:author="Benton, Deon" w:date="2026-04-24T23:12:00Z" w16du:dateUtc="2026-04-25T04:12:00Z">
        <w:r w:rsidR="00857E59">
          <w:rPr>
            <w:rFonts w:ascii="Times New Roman" w:hAnsi="Times New Roman" w:cs="Times New Roman"/>
          </w:rPr>
          <w:t>five</w:t>
        </w:r>
      </w:ins>
      <w:ins w:id="128" w:author="Benton, Deon" w:date="2026-04-24T22:28:00Z" w16du:dateUtc="2026-04-25T03:28:00Z">
        <w:r w:rsidR="00CE60BA">
          <w:rPr>
            <w:rFonts w:ascii="Times New Roman" w:hAnsi="Times New Roman" w:cs="Times New Roman"/>
          </w:rPr>
          <w:t xml:space="preserve"> cells high for </w:t>
        </w:r>
      </w:ins>
      <w:ins w:id="129" w:author="Benton, Deon" w:date="2026-04-24T22:29:00Z" w16du:dateUtc="2026-04-25T03:29:00Z">
        <w:r w:rsidR="00CE60BA">
          <w:rPr>
            <w:rFonts w:ascii="Times New Roman" w:hAnsi="Times New Roman" w:cs="Times New Roman"/>
          </w:rPr>
          <w:t xml:space="preserve">OM10 networks and </w:t>
        </w:r>
      </w:ins>
      <w:ins w:id="130" w:author="Benton, Deon" w:date="2026-04-27T16:08:00Z" w16du:dateUtc="2026-04-27T21:08:00Z">
        <w:r w:rsidR="0087493B">
          <w:rPr>
            <w:rFonts w:ascii="Times New Roman" w:hAnsi="Times New Roman" w:cs="Times New Roman"/>
          </w:rPr>
          <w:t>four</w:t>
        </w:r>
      </w:ins>
      <w:ins w:id="131" w:author="Benton, Deon" w:date="2026-04-24T22:29:00Z" w16du:dateUtc="2026-04-25T03:29:00Z">
        <w:r w:rsidR="00CE60BA">
          <w:rPr>
            <w:rFonts w:ascii="Times New Roman" w:hAnsi="Times New Roman" w:cs="Times New Roman"/>
          </w:rPr>
          <w:t xml:space="preserve"> cells high for OM10-2 networks.</w:t>
        </w:r>
      </w:ins>
      <w:ins w:id="132" w:author="Benton, Deon" w:date="2026-04-27T16:08:00Z" w16du:dateUtc="2026-04-27T21:08:00Z">
        <w:r w:rsidR="0087493B">
          <w:rPr>
            <w:rFonts w:ascii="Times New Roman" w:hAnsi="Times New Roman" w:cs="Times New Roman"/>
          </w:rPr>
          <w:t xml:space="preserve"> The zenith</w:t>
        </w:r>
      </w:ins>
      <w:ins w:id="133" w:author="Benton, Deon" w:date="2026-04-27T16:09:00Z" w16du:dateUtc="2026-04-27T21:09:00Z">
        <w:r w:rsidR="0087493B">
          <w:rPr>
            <w:rFonts w:ascii="Times New Roman" w:hAnsi="Times New Roman" w:cs="Times New Roman"/>
          </w:rPr>
          <w:t xml:space="preserve"> of this trajectory</w:t>
        </w:r>
      </w:ins>
      <w:ins w:id="134" w:author="Benton, Deon" w:date="2026-04-27T16:08:00Z" w16du:dateUtc="2026-04-27T21:08:00Z">
        <w:r w:rsidR="0087493B">
          <w:rPr>
            <w:rFonts w:ascii="Times New Roman" w:hAnsi="Times New Roman" w:cs="Times New Roman"/>
          </w:rPr>
          <w:t xml:space="preserve"> was </w:t>
        </w:r>
      </w:ins>
      <w:ins w:id="135" w:author="Benton, Deon" w:date="2026-04-27T16:09:00Z" w16du:dateUtc="2026-04-27T21:09:00Z">
        <w:r w:rsidR="0087493B">
          <w:rPr>
            <w:rFonts w:ascii="Times New Roman" w:hAnsi="Times New Roman" w:cs="Times New Roman"/>
          </w:rPr>
          <w:t>lower for OM10-2 networks than for OM10 to ensure that the agent did not overshoot the three-cell high obstacle.</w:t>
        </w:r>
      </w:ins>
      <w:ins w:id="136" w:author="Benton, Deon" w:date="2026-04-24T23:10:00Z" w16du:dateUtc="2026-04-25T04:10:00Z">
        <w:r w:rsidR="00857E59">
          <w:rPr>
            <w:rFonts w:ascii="Times New Roman" w:hAnsi="Times New Roman" w:cs="Times New Roman"/>
          </w:rPr>
          <w:t xml:space="preserve"> </w:t>
        </w:r>
      </w:ins>
      <w:ins w:id="137" w:author="Benton, Deon" w:date="2026-04-24T22:25:00Z" w16du:dateUtc="2026-04-25T03:25:00Z">
        <w:r w:rsidR="00CE60BA">
          <w:rPr>
            <w:rFonts w:ascii="Times New Roman" w:hAnsi="Times New Roman" w:cs="Times New Roman"/>
          </w:rPr>
          <w:t xml:space="preserve"> </w:t>
        </w:r>
      </w:ins>
      <w:ins w:id="138" w:author="Benton, Deon" w:date="2026-04-24T23:08:00Z" w16du:dateUtc="2026-04-25T04:08:00Z">
        <w:r w:rsidR="00857E59">
          <w:rPr>
            <w:rFonts w:ascii="Times New Roman" w:hAnsi="Times New Roman" w:cs="Times New Roman"/>
          </w:rPr>
          <w:t>The</w:t>
        </w:r>
      </w:ins>
      <w:ins w:id="139" w:author="Benton, Deon" w:date="2026-04-24T23:12:00Z" w16du:dateUtc="2026-04-25T04:12:00Z">
        <w:r w:rsidR="00857E59">
          <w:rPr>
            <w:rFonts w:ascii="Times New Roman" w:hAnsi="Times New Roman" w:cs="Times New Roman"/>
          </w:rPr>
          <w:t xml:space="preserve"> barrier used in both test events was </w:t>
        </w:r>
      </w:ins>
      <w:ins w:id="140" w:author="Benton, Deon" w:date="2026-04-27T16:30:00Z" w16du:dateUtc="2026-04-27T21:30:00Z">
        <w:r w:rsidR="00C222B1">
          <w:rPr>
            <w:rFonts w:ascii="Times New Roman" w:hAnsi="Times New Roman" w:cs="Times New Roman"/>
          </w:rPr>
          <w:t>one</w:t>
        </w:r>
      </w:ins>
      <w:ins w:id="141" w:author="Benton, Deon" w:date="2026-04-24T23:12:00Z" w16du:dateUtc="2026-04-25T04:12:00Z">
        <w:r w:rsidR="00857E59">
          <w:rPr>
            <w:rFonts w:ascii="Times New Roman" w:hAnsi="Times New Roman" w:cs="Times New Roman"/>
          </w:rPr>
          <w:t xml:space="preserve"> cell high</w:t>
        </w:r>
      </w:ins>
      <w:ins w:id="142" w:author="Benton, Deon" w:date="2026-04-27T16:09:00Z" w16du:dateUtc="2026-04-27T21:09:00Z">
        <w:r w:rsidR="00C16B3E">
          <w:rPr>
            <w:rFonts w:ascii="Times New Roman" w:hAnsi="Times New Roman" w:cs="Times New Roman"/>
          </w:rPr>
          <w:t>; this was true irrespective of the condition to</w:t>
        </w:r>
      </w:ins>
      <w:ins w:id="143" w:author="Benton, Deon" w:date="2026-04-27T16:10:00Z" w16du:dateUtc="2026-04-27T21:10:00Z">
        <w:r w:rsidR="00C16B3E">
          <w:rPr>
            <w:rFonts w:ascii="Times New Roman" w:hAnsi="Times New Roman" w:cs="Times New Roman"/>
          </w:rPr>
          <w:t xml:space="preserve"> which networks were assigned</w:t>
        </w:r>
      </w:ins>
      <w:ins w:id="144" w:author="Benton, Deon" w:date="2026-04-24T23:12:00Z" w16du:dateUtc="2026-04-25T04:12:00Z">
        <w:r w:rsidR="00857E59">
          <w:rPr>
            <w:rFonts w:ascii="Times New Roman" w:hAnsi="Times New Roman" w:cs="Times New Roman"/>
          </w:rPr>
          <w:t xml:space="preserve">. </w:t>
        </w:r>
      </w:ins>
      <w:ins w:id="145"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146" w:author="Benton, Deon" w:date="2026-04-24T23:14:00Z" w16du:dateUtc="2026-04-25T04:14:00Z">
        <w:r w:rsidR="00857E59">
          <w:rPr>
            <w:rFonts w:ascii="Times New Roman" w:hAnsi="Times New Roman" w:cs="Times New Roman"/>
          </w:rPr>
          <w:t>during habituation.</w:t>
        </w:r>
      </w:ins>
      <w:ins w:id="147" w:author="Benton, Deon" w:date="2026-04-27T16:25:00Z" w16du:dateUtc="2026-04-27T21:25:00Z">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2</w:t>
        </w:r>
      </w:ins>
      <w:ins w:id="148" w:author="Benton, Deon" w:date="2026-04-27T16:26:00Z" w16du:dateUtc="2026-04-27T21:26:00Z">
        <w:r w:rsidR="000851C0">
          <w:rPr>
            <w:rFonts w:ascii="Times New Roman" w:hAnsi="Times New Roman" w:cs="Times New Roman"/>
          </w:rPr>
          <w:t xml:space="preserve"> and by three cells for OM10. The results reported below remain unchanged if the </w:t>
        </w:r>
      </w:ins>
      <w:ins w:id="149" w:author="Benton, Deon" w:date="2026-04-27T16:30:00Z" w16du:dateUtc="2026-04-27T21:30:00Z">
        <w:r w:rsidR="006D46B2">
          <w:rPr>
            <w:rFonts w:ascii="Times New Roman" w:hAnsi="Times New Roman" w:cs="Times New Roman"/>
          </w:rPr>
          <w:t>extent</w:t>
        </w:r>
      </w:ins>
      <w:ins w:id="150" w:author="Benton, Deon" w:date="2026-04-27T16:32:00Z" w16du:dateUtc="2026-04-27T21:32:00Z">
        <w:r w:rsidR="00EE157C">
          <w:rPr>
            <w:rFonts w:ascii="Times New Roman" w:hAnsi="Times New Roman" w:cs="Times New Roman"/>
          </w:rPr>
          <w:t xml:space="preserve"> of</w:t>
        </w:r>
      </w:ins>
      <w:ins w:id="151" w:author="Benton, Deon" w:date="2026-04-27T16:26:00Z" w16du:dateUtc="2026-04-27T21:26:00Z">
        <w:r w:rsidR="000851C0">
          <w:rPr>
            <w:rFonts w:ascii="Times New Roman" w:hAnsi="Times New Roman" w:cs="Times New Roman"/>
          </w:rPr>
          <w:t xml:space="preserve"> overshooting is </w:t>
        </w:r>
      </w:ins>
      <w:ins w:id="152" w:author="Benton, Deon" w:date="2026-04-27T16:31:00Z" w16du:dateUtc="2026-04-27T21:31:00Z">
        <w:r w:rsidR="006D46B2">
          <w:rPr>
            <w:rFonts w:ascii="Times New Roman" w:hAnsi="Times New Roman" w:cs="Times New Roman"/>
          </w:rPr>
          <w:t>controlled</w:t>
        </w:r>
      </w:ins>
      <w:ins w:id="153" w:author="Benton, Deon" w:date="2026-04-27T16:26:00Z" w16du:dateUtc="2026-04-27T21:26:00Z">
        <w:r w:rsidR="000851C0">
          <w:rPr>
            <w:rFonts w:ascii="Times New Roman" w:hAnsi="Times New Roman" w:cs="Times New Roman"/>
          </w:rPr>
          <w:t>.</w:t>
        </w:r>
      </w:ins>
      <w:ins w:id="154" w:author="Benton, Deon" w:date="2026-04-24T23:14:00Z" w16du:dateUtc="2026-04-25T04:14:00Z">
        <w:r w:rsidR="00857E59">
          <w:rPr>
            <w:rFonts w:ascii="Times New Roman" w:hAnsi="Times New Roman" w:cs="Times New Roman"/>
          </w:rPr>
          <w:t xml:space="preserve"> In contrast, the apex of the arced motion</w:t>
        </w:r>
      </w:ins>
      <w:ins w:id="155" w:author="Benton, Deon" w:date="2026-04-24T23:19:00Z" w16du:dateUtc="2026-04-25T04:19:00Z">
        <w:r w:rsidR="001739DE">
          <w:rPr>
            <w:rFonts w:ascii="Times New Roman" w:hAnsi="Times New Roman" w:cs="Times New Roman"/>
          </w:rPr>
          <w:t xml:space="preserve"> in the low, efficient </w:t>
        </w:r>
      </w:ins>
      <w:ins w:id="156" w:author="Benton, Deon" w:date="2026-04-24T23:20:00Z" w16du:dateUtc="2026-04-25T04:20:00Z">
        <w:r w:rsidR="001739DE">
          <w:rPr>
            <w:rFonts w:ascii="Times New Roman" w:hAnsi="Times New Roman" w:cs="Times New Roman"/>
          </w:rPr>
          <w:t xml:space="preserve">event was </w:t>
        </w:r>
      </w:ins>
      <w:ins w:id="157" w:author="Benton, Deon" w:date="2026-04-27T16:11:00Z" w16du:dateUtc="2026-04-27T21:11:00Z">
        <w:r w:rsidR="00A13863">
          <w:rPr>
            <w:rFonts w:ascii="Times New Roman" w:hAnsi="Times New Roman" w:cs="Times New Roman"/>
          </w:rPr>
          <w:t>three</w:t>
        </w:r>
      </w:ins>
      <w:ins w:id="158" w:author="Benton, Deon" w:date="2026-04-24T23:20:00Z" w16du:dateUtc="2026-04-25T04:20:00Z">
        <w:r w:rsidR="001739DE">
          <w:rPr>
            <w:rFonts w:ascii="Times New Roman" w:hAnsi="Times New Roman" w:cs="Times New Roman"/>
          </w:rPr>
          <w:t xml:space="preserve"> cells high for OM10 networks and </w:t>
        </w:r>
      </w:ins>
      <w:ins w:id="159" w:author="Benton, Deon" w:date="2026-04-27T16:11:00Z" w16du:dateUtc="2026-04-27T21:11:00Z">
        <w:r w:rsidR="00A13863">
          <w:rPr>
            <w:rFonts w:ascii="Times New Roman" w:hAnsi="Times New Roman" w:cs="Times New Roman"/>
          </w:rPr>
          <w:t>two</w:t>
        </w:r>
      </w:ins>
      <w:ins w:id="160" w:author="Benton, Deon" w:date="2026-04-24T23:20:00Z" w16du:dateUtc="2026-04-25T04:20:00Z">
        <w:r w:rsidR="001739DE">
          <w:rPr>
            <w:rFonts w:ascii="Times New Roman" w:hAnsi="Times New Roman" w:cs="Times New Roman"/>
          </w:rPr>
          <w:t xml:space="preserve"> cells high for OM10-2 networks</w:t>
        </w:r>
      </w:ins>
      <w:ins w:id="161" w:author="Benton, Deon" w:date="2026-04-27T16:11:00Z" w16du:dateUtc="2026-04-27T21:11:00Z">
        <w:r w:rsidR="00A13863">
          <w:rPr>
            <w:rFonts w:ascii="Times New Roman" w:hAnsi="Times New Roman" w:cs="Times New Roman"/>
          </w:rPr>
          <w:t xml:space="preserve"> (to prevent overshooting)</w:t>
        </w:r>
      </w:ins>
      <w:ins w:id="162" w:author="Benton, Deon" w:date="2026-04-24T23:20:00Z" w16du:dateUtc="2026-04-25T04:20:00Z">
        <w:r w:rsidR="001739DE">
          <w:rPr>
            <w:rFonts w:ascii="Times New Roman" w:hAnsi="Times New Roman" w:cs="Times New Roman"/>
          </w:rPr>
          <w:t xml:space="preserve">. </w:t>
        </w:r>
      </w:ins>
      <w:ins w:id="163" w:author="Benton, Deon" w:date="2026-04-24T23:08:00Z" w16du:dateUtc="2026-04-25T04:08:00Z">
        <w:r w:rsidR="00857E59">
          <w:rPr>
            <w:rFonts w:ascii="Times New Roman" w:hAnsi="Times New Roman" w:cs="Times New Roman"/>
          </w:rPr>
          <w:t xml:space="preserve"> </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A1CBE74"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 networks. </w:t>
      </w:r>
      <w:proofErr w:type="gramStart"/>
      <w:r w:rsidRPr="00614A04">
        <w:rPr>
          <w:rFonts w:ascii="Times New Roman" w:hAnsi="Times New Roman" w:cs="Times New Roman"/>
          <w:i w:val="0"/>
          <w:iCs w:val="0"/>
          <w:color w:val="000000" w:themeColor="text1"/>
          <w:sz w:val="24"/>
          <w:szCs w:val="24"/>
        </w:rPr>
        <w:t>Networks’</w:t>
      </w:r>
      <w:proofErr w:type="gramEnd"/>
      <w:r w:rsidRPr="00614A04">
        <w:rPr>
          <w:rFonts w:ascii="Times New Roman" w:hAnsi="Times New Roman" w:cs="Times New Roman"/>
          <w:i w:val="0"/>
          <w:iCs w:val="0"/>
          <w:color w:val="000000" w:themeColor="text1"/>
          <w:sz w:val="24"/>
          <w:szCs w:val="24"/>
        </w:rPr>
        <w:t xml:space="preserve"> mean </w:t>
      </w:r>
      <w:r w:rsidR="0019193F">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A5E16">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 xml:space="preserve">test events in Simulation </w:t>
      </w:r>
      <w:r w:rsidR="00DA5E16">
        <w:rPr>
          <w:rFonts w:ascii="Times New Roman" w:hAnsi="Times New Roman" w:cs="Times New Roman"/>
          <w:i w:val="0"/>
          <w:iCs w:val="0"/>
          <w:color w:val="000000" w:themeColor="text1"/>
          <w:sz w:val="24"/>
          <w:szCs w:val="24"/>
        </w:rPr>
        <w:t>4</w:t>
      </w:r>
      <w:r w:rsidR="00DC6318">
        <w:rPr>
          <w:rFonts w:ascii="Times New Roman" w:hAnsi="Times New Roman" w:cs="Times New Roman"/>
          <w:i w:val="0"/>
          <w:iCs w:val="0"/>
          <w:color w:val="000000" w:themeColor="text1"/>
          <w:sz w:val="24"/>
          <w:szCs w:val="24"/>
        </w:rPr>
        <w:t xml:space="preserve"> across experiments both</w:t>
      </w:r>
      <w:r w:rsidR="00FB65D8">
        <w:rPr>
          <w:rFonts w:ascii="Times New Roman" w:hAnsi="Times New Roman" w:cs="Times New Roman"/>
          <w:i w:val="0"/>
          <w:iCs w:val="0"/>
          <w:color w:val="000000" w:themeColor="text1"/>
          <w:sz w:val="24"/>
          <w:szCs w:val="24"/>
        </w:rPr>
        <w:t xml:space="preserve"> overall (left</w:t>
      </w:r>
      <w:r w:rsidR="00DC6318">
        <w:rPr>
          <w:rFonts w:ascii="Times New Roman" w:hAnsi="Times New Roman" w:cs="Times New Roman"/>
          <w:i w:val="0"/>
          <w:iCs w:val="0"/>
          <w:color w:val="000000" w:themeColor="text1"/>
          <w:sz w:val="24"/>
          <w:szCs w:val="24"/>
        </w:rPr>
        <w:t>) and across different habituation epochs (right).</w:t>
      </w:r>
      <w:r w:rsidR="00DA5E16">
        <w:rPr>
          <w:rFonts w:ascii="Times New Roman" w:hAnsi="Times New Roman" w:cs="Times New Roman"/>
          <w:i w:val="0"/>
          <w:iCs w:val="0"/>
          <w:color w:val="000000" w:themeColor="text1"/>
          <w:sz w:val="24"/>
          <w:szCs w:val="24"/>
        </w:rPr>
        <w:t xml:space="preserve"> These experiments correspond to those in Liu and </w:t>
      </w:r>
      <w:proofErr w:type="spellStart"/>
      <w:r w:rsidR="00DA5E16">
        <w:rPr>
          <w:rFonts w:ascii="Times New Roman" w:hAnsi="Times New Roman" w:cs="Times New Roman"/>
          <w:i w:val="0"/>
          <w:iCs w:val="0"/>
          <w:color w:val="000000" w:themeColor="text1"/>
          <w:sz w:val="24"/>
          <w:szCs w:val="24"/>
        </w:rPr>
        <w:t>Spelke</w:t>
      </w:r>
      <w:proofErr w:type="spellEnd"/>
      <w:r w:rsidR="00DA5E16">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64" w:author="Benton, Deon" w:date="2026-04-28T16:18:00Z" w16du:dateUtc="2026-04-28T21:18:00Z"/>
          <w:rFonts w:ascii="Times New Roman" w:hAnsi="Times New Roman" w:cs="Times New Roman"/>
        </w:rPr>
      </w:pPr>
    </w:p>
    <w:p w14:paraId="512FBC5F" w14:textId="6413986E" w:rsidR="009C5E1C" w:rsidRDefault="001540F3" w:rsidP="001540F3">
      <w:pPr>
        <w:spacing w:line="480" w:lineRule="auto"/>
        <w:ind w:firstLine="720"/>
        <w:contextualSpacing/>
        <w:rPr>
          <w:ins w:id="165" w:author="Benton, Deon" w:date="2026-04-28T16:29:00Z" w16du:dateUtc="2026-04-28T21:29:00Z"/>
          <w:rFonts w:ascii="Times New Roman" w:hAnsi="Times New Roman" w:cs="Times New Roman"/>
        </w:rPr>
      </w:pPr>
      <w:ins w:id="166" w:author="Benton, Deon" w:date="2026-04-28T16:18:00Z" w16du:dateUtc="2026-04-28T21:18:00Z">
        <w:r>
          <w:rPr>
            <w:rFonts w:ascii="Times New Roman" w:hAnsi="Times New Roman" w:cs="Times New Roman"/>
          </w:rPr>
          <w:t>Figure 1</w:t>
        </w:r>
        <w:r>
          <w:rPr>
            <w:rFonts w:ascii="Times New Roman" w:hAnsi="Times New Roman" w:cs="Times New Roman"/>
          </w:rPr>
          <w:t xml:space="preserve">4 </w:t>
        </w:r>
        <w:r>
          <w:rPr>
            <w:rFonts w:ascii="Times New Roman" w:hAnsi="Times New Roman" w:cs="Times New Roman"/>
          </w:rPr>
          <w:t xml:space="preserve">shows </w:t>
        </w:r>
        <w:r>
          <w:rPr>
            <w:rFonts w:ascii="Times New Roman" w:hAnsi="Times New Roman" w:cs="Times New Roman"/>
          </w:rPr>
          <w:t>the looking (i.e., error) behavior of networks</w:t>
        </w:r>
        <w:r w:rsidR="00156837">
          <w:rPr>
            <w:rFonts w:ascii="Times New Roman" w:hAnsi="Times New Roman" w:cs="Times New Roman"/>
          </w:rPr>
          <w:t xml:space="preserve"> to the </w:t>
        </w:r>
      </w:ins>
      <w:ins w:id="167"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168"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69" w:author="Benton, Deon" w:date="2026-04-28T16:22:00Z" w16du:dateUtc="2026-04-28T21:22:00Z">
        <w:r w:rsidR="00C25EF4">
          <w:rPr>
            <w:rFonts w:ascii="Times New Roman" w:hAnsi="Times New Roman" w:cs="Times New Roman"/>
          </w:rPr>
          <w:t>infants in Experiment</w:t>
        </w:r>
      </w:ins>
      <w:ins w:id="170" w:author="Benton, Deon" w:date="2026-04-28T16:24:00Z" w16du:dateUtc="2026-04-28T21:24:00Z">
        <w:r w:rsidR="004C293F">
          <w:rPr>
            <w:rFonts w:ascii="Times New Roman" w:hAnsi="Times New Roman" w:cs="Times New Roman"/>
          </w:rPr>
          <w:t>s</w:t>
        </w:r>
      </w:ins>
      <w:ins w:id="171" w:author="Benton, Deon" w:date="2026-04-28T16:22:00Z" w16du:dateUtc="2026-04-28T21:22:00Z">
        <w:r w:rsidR="00C25EF4">
          <w:rPr>
            <w:rFonts w:ascii="Times New Roman" w:hAnsi="Times New Roman" w:cs="Times New Roman"/>
          </w:rPr>
          <w:t xml:space="preserve"> 1</w:t>
        </w:r>
      </w:ins>
      <w:ins w:id="172" w:author="Benton, Deon" w:date="2026-04-28T16:24:00Z" w16du:dateUtc="2026-04-28T21:24:00Z">
        <w:r w:rsidR="004C293F">
          <w:rPr>
            <w:rFonts w:ascii="Times New Roman" w:hAnsi="Times New Roman" w:cs="Times New Roman"/>
          </w:rPr>
          <w:t xml:space="preserve"> and 3</w:t>
        </w:r>
      </w:ins>
      <w:ins w:id="173" w:author="Benton, Deon" w:date="2026-04-28T16:22:00Z" w16du:dateUtc="2026-04-28T21:22:00Z">
        <w:r w:rsidR="00C25EF4">
          <w:rPr>
            <w:rFonts w:ascii="Times New Roman" w:hAnsi="Times New Roman" w:cs="Times New Roman"/>
          </w:rPr>
          <w:t xml:space="preserve"> of</w:t>
        </w:r>
      </w:ins>
      <w:ins w:id="174" w:author="Benton, Deon" w:date="2026-04-28T16:20:00Z" w16du:dateUtc="2026-04-28T21:20:00Z">
        <w:r w:rsidR="00156837">
          <w:rPr>
            <w:rFonts w:ascii="Times New Roman" w:hAnsi="Times New Roman" w:cs="Times New Roman"/>
          </w:rPr>
          <w:t xml:space="preserve"> that study, networks in </w:t>
        </w:r>
      </w:ins>
      <w:ins w:id="175" w:author="Benton, Deon" w:date="2026-04-28T16:25:00Z" w16du:dateUtc="2026-04-28T21:25:00Z">
        <w:r w:rsidR="004C293F">
          <w:rPr>
            <w:rFonts w:ascii="Times New Roman" w:hAnsi="Times New Roman" w:cs="Times New Roman"/>
          </w:rPr>
          <w:t xml:space="preserve">the </w:t>
        </w:r>
      </w:ins>
      <w:ins w:id="176" w:author="Benton, Deon" w:date="2026-04-28T16:22:00Z" w16du:dateUtc="2026-04-28T21:22:00Z">
        <w:r w:rsidR="00C25EF4">
          <w:rPr>
            <w:rFonts w:ascii="Times New Roman" w:hAnsi="Times New Roman" w:cs="Times New Roman"/>
          </w:rPr>
          <w:t xml:space="preserve">simulation analogue of </w:t>
        </w:r>
      </w:ins>
      <w:ins w:id="177" w:author="Benton, Deon" w:date="2026-04-28T16:24:00Z" w16du:dateUtc="2026-04-28T21:24:00Z">
        <w:r w:rsidR="004C293F">
          <w:rPr>
            <w:rFonts w:ascii="Times New Roman" w:hAnsi="Times New Roman" w:cs="Times New Roman"/>
          </w:rPr>
          <w:t>these experiments</w:t>
        </w:r>
      </w:ins>
      <w:ins w:id="178" w:author="Benton, Deon" w:date="2026-04-28T16:20:00Z" w16du:dateUtc="2026-04-28T21:20:00Z">
        <w:r w:rsidR="00156837">
          <w:rPr>
            <w:rFonts w:ascii="Times New Roman" w:hAnsi="Times New Roman" w:cs="Times New Roman"/>
          </w:rPr>
          <w:t xml:space="preserve"> looked </w:t>
        </w:r>
      </w:ins>
      <w:ins w:id="179" w:author="Benton, Deon" w:date="2026-04-28T16:22:00Z" w16du:dateUtc="2026-04-28T21:22:00Z">
        <w:r w:rsidR="00C25EF4">
          <w:rPr>
            <w:rFonts w:ascii="Times New Roman" w:hAnsi="Times New Roman" w:cs="Times New Roman"/>
          </w:rPr>
          <w:t>longer at—</w:t>
        </w:r>
      </w:ins>
      <w:ins w:id="180"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181" w:author="Benton, Deon" w:date="2026-04-28T16:21:00Z" w16du:dateUtc="2026-04-28T21:21:00Z">
        <w:r w:rsidR="00156837">
          <w:rPr>
            <w:rFonts w:ascii="Times New Roman" w:hAnsi="Times New Roman" w:cs="Times New Roman"/>
          </w:rPr>
          <w:t>event</w:t>
        </w:r>
      </w:ins>
      <w:ins w:id="182"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proofErr w:type="gramStart"/>
      <w:r w:rsidR="00FB65D8">
        <w:rPr>
          <w:rFonts w:ascii="Times New Roman" w:hAnsi="Times New Roman" w:cs="Times New Roman"/>
        </w:rPr>
        <w:t>amount</w:t>
      </w:r>
      <w:proofErr w:type="gramEnd"/>
      <w:r w:rsidR="00FB65D8">
        <w:rPr>
          <w:rFonts w:ascii="Times New Roman" w:hAnsi="Times New Roman" w:cs="Times New Roman"/>
        </w:rPr>
        <w:t xml:space="preserve"> of habituation.</w:t>
      </w:r>
      <w:ins w:id="183" w:author="Benton, Deon" w:date="2026-04-28T16:22:00Z" w16du:dateUtc="2026-04-28T21:22:00Z">
        <w:r w:rsidR="00C25EF4">
          <w:rPr>
            <w:rFonts w:ascii="Times New Roman" w:hAnsi="Times New Roman" w:cs="Times New Roman"/>
          </w:rPr>
          <w:t xml:space="preserve"> In</w:t>
        </w:r>
      </w:ins>
      <w:ins w:id="184" w:author="Benton, Deon" w:date="2026-04-28T16:21:00Z" w16du:dateUtc="2026-04-28T21:21:00Z">
        <w:r w:rsidR="00C25EF4">
          <w:rPr>
            <w:rFonts w:ascii="Times New Roman" w:hAnsi="Times New Roman" w:cs="Times New Roman"/>
          </w:rPr>
          <w:t xml:space="preserve"> contrast, networks in Experiment 2</w:t>
        </w:r>
      </w:ins>
      <w:ins w:id="185" w:author="Benton, Deon" w:date="2026-04-28T16:22:00Z" w16du:dateUtc="2026-04-28T21:22:00Z">
        <w:r w:rsidR="00C25EF4">
          <w:rPr>
            <w:rFonts w:ascii="Times New Roman" w:hAnsi="Times New Roman" w:cs="Times New Roman"/>
          </w:rPr>
          <w:t>—like infants in</w:t>
        </w:r>
      </w:ins>
      <w:ins w:id="186" w:author="Benton, Deon" w:date="2026-04-28T16:23:00Z" w16du:dateUtc="2026-04-28T21:23:00Z">
        <w:r w:rsidR="00C25EF4">
          <w:rPr>
            <w:rFonts w:ascii="Times New Roman" w:hAnsi="Times New Roman" w:cs="Times New Roman"/>
          </w:rPr>
          <w:t xml:space="preserve"> the corresponding behavioral experiment—</w:t>
        </w:r>
      </w:ins>
      <w:ins w:id="187" w:author="Benton, Deon" w:date="2026-04-28T16:21:00Z" w16du:dateUtc="2026-04-28T21:21:00Z">
        <w:r w:rsidR="00C25EF4">
          <w:rPr>
            <w:rFonts w:ascii="Times New Roman" w:hAnsi="Times New Roman" w:cs="Times New Roman"/>
          </w:rPr>
          <w:t>looked about equally long at both test events</w:t>
        </w:r>
      </w:ins>
      <w:ins w:id="188" w:author="Benton, Deon" w:date="2026-04-28T16:23:00Z" w16du:dateUtc="2026-04-28T21:23:00Z">
        <w:r w:rsidR="004C293F">
          <w:rPr>
            <w:rFonts w:ascii="Times New Roman" w:hAnsi="Times New Roman" w:cs="Times New Roman"/>
          </w:rPr>
          <w:t xml:space="preserve">. </w:t>
        </w:r>
      </w:ins>
      <w:ins w:id="189" w:author="Benton, Deon" w:date="2026-04-28T16:26:00Z" w16du:dateUtc="2026-04-28T21:26:00Z">
        <w:r w:rsidR="004707E2">
          <w:rPr>
            <w:rFonts w:ascii="Times New Roman" w:hAnsi="Times New Roman" w:cs="Times New Roman"/>
          </w:rPr>
          <w:t>As</w:t>
        </w:r>
      </w:ins>
      <w:ins w:id="190" w:author="Benton, Deon" w:date="2026-04-28T16:23:00Z" w16du:dateUtc="2026-04-28T21:23:00Z">
        <w:r w:rsidR="004C293F">
          <w:rPr>
            <w:rFonts w:ascii="Times New Roman" w:hAnsi="Times New Roman" w:cs="Times New Roman"/>
          </w:rPr>
          <w:t xml:space="preserve"> was</w:t>
        </w:r>
      </w:ins>
      <w:ins w:id="191" w:author="Benton, Deon" w:date="2026-04-28T16:26:00Z" w16du:dateUtc="2026-04-28T21:26:00Z">
        <w:r w:rsidR="004707E2">
          <w:rPr>
            <w:rFonts w:ascii="Times New Roman" w:hAnsi="Times New Roman" w:cs="Times New Roman"/>
          </w:rPr>
          <w:t xml:space="preserve"> also</w:t>
        </w:r>
      </w:ins>
      <w:ins w:id="192" w:author="Benton, Deon" w:date="2026-04-28T16:23:00Z" w16du:dateUtc="2026-04-28T21:23:00Z">
        <w:r w:rsidR="004C293F">
          <w:rPr>
            <w:rFonts w:ascii="Times New Roman" w:hAnsi="Times New Roman" w:cs="Times New Roman"/>
          </w:rPr>
          <w:t xml:space="preserve"> true for infants</w:t>
        </w:r>
      </w:ins>
      <w:ins w:id="193" w:author="Benton, Deon" w:date="2026-04-28T16:26:00Z" w16du:dateUtc="2026-04-28T21:26:00Z">
        <w:r w:rsidR="004707E2">
          <w:rPr>
            <w:rFonts w:ascii="Times New Roman" w:hAnsi="Times New Roman" w:cs="Times New Roman"/>
          </w:rPr>
          <w:t xml:space="preserve"> in Experiment 3</w:t>
        </w:r>
      </w:ins>
      <w:ins w:id="194" w:author="Benton, Deon" w:date="2026-04-28T16:23:00Z" w16du:dateUtc="2026-04-28T21:23:00Z">
        <w:r w:rsidR="004C293F">
          <w:rPr>
            <w:rFonts w:ascii="Times New Roman" w:hAnsi="Times New Roman" w:cs="Times New Roman"/>
          </w:rPr>
          <w:t xml:space="preserve">, </w:t>
        </w:r>
      </w:ins>
      <w:ins w:id="195" w:author="Benton, Deon" w:date="2026-04-28T16:26:00Z" w16du:dateUtc="2026-04-28T21:26:00Z">
        <w:r w:rsidR="004707E2">
          <w:rPr>
            <w:rFonts w:ascii="Times New Roman" w:hAnsi="Times New Roman" w:cs="Times New Roman"/>
          </w:rPr>
          <w:t>networks in the simulation analogue of it showed a</w:t>
        </w:r>
      </w:ins>
      <w:ins w:id="196" w:author="Benton, Deon" w:date="2026-04-28T16:23:00Z" w16du:dateUtc="2026-04-28T21:23:00Z">
        <w:r w:rsidR="004C293F">
          <w:rPr>
            <w:rFonts w:ascii="Times New Roman" w:hAnsi="Times New Roman" w:cs="Times New Roman"/>
          </w:rPr>
          <w:t xml:space="preserve"> slight numerica</w:t>
        </w:r>
      </w:ins>
      <w:ins w:id="197" w:author="Benton, Deon" w:date="2026-04-28T16:24:00Z" w16du:dateUtc="2026-04-28T21:24:00Z">
        <w:r w:rsidR="004C293F">
          <w:rPr>
            <w:rFonts w:ascii="Times New Roman" w:hAnsi="Times New Roman" w:cs="Times New Roman"/>
          </w:rPr>
          <w:t>l</w:t>
        </w:r>
      </w:ins>
      <w:ins w:id="198" w:author="Benton, Deon" w:date="2026-04-28T16:23:00Z" w16du:dateUtc="2026-04-28T21:23:00Z">
        <w:r w:rsidR="004C293F">
          <w:rPr>
            <w:rFonts w:ascii="Times New Roman" w:hAnsi="Times New Roman" w:cs="Times New Roman"/>
          </w:rPr>
          <w:t xml:space="preserve"> tendency to look longer</w:t>
        </w:r>
      </w:ins>
      <w:ins w:id="199" w:author="Benton, Deon" w:date="2026-04-28T16:18:00Z" w16du:dateUtc="2026-04-28T21:18:00Z">
        <w:r>
          <w:rPr>
            <w:rFonts w:ascii="Times New Roman" w:hAnsi="Times New Roman" w:cs="Times New Roman"/>
          </w:rPr>
          <w:t xml:space="preserve"> </w:t>
        </w:r>
      </w:ins>
      <w:ins w:id="200" w:author="Benton, Deon" w:date="2026-04-28T16:24:00Z" w16du:dateUtc="2026-04-28T21:24:00Z">
        <w:r w:rsidR="004C293F">
          <w:rPr>
            <w:rFonts w:ascii="Times New Roman" w:hAnsi="Times New Roman" w:cs="Times New Roman"/>
          </w:rPr>
          <w:t xml:space="preserve">at </w:t>
        </w:r>
        <w:r w:rsidR="004C293F">
          <w:rPr>
            <w:rFonts w:ascii="Times New Roman" w:hAnsi="Times New Roman" w:cs="Times New Roman"/>
          </w:rPr>
          <w:lastRenderedPageBreak/>
          <w:t xml:space="preserve">the low, efficient test event than at the high, inefficient one. </w:t>
        </w:r>
      </w:ins>
      <w:ins w:id="201" w:author="Benton, Deon" w:date="2026-04-28T16:27:00Z" w16du:dateUtc="2026-04-28T21:27:00Z">
        <w:r w:rsidR="00676E55">
          <w:rPr>
            <w:rFonts w:ascii="Times New Roman" w:hAnsi="Times New Roman" w:cs="Times New Roman"/>
          </w:rPr>
          <w:t xml:space="preserve">The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202"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203" w:author="Benton, Deon" w:date="2026-04-28T16:27:00Z" w16du:dateUtc="2026-04-28T21:27:00Z">
        <w:r w:rsidR="00676E55">
          <w:rPr>
            <w:rFonts w:ascii="Times New Roman" w:hAnsi="Times New Roman" w:cs="Times New Roman"/>
          </w:rPr>
          <w:t xml:space="preserve">utility can </w:t>
        </w:r>
      </w:ins>
      <w:ins w:id="204" w:author="Benton, Deon" w:date="2026-04-28T16:30:00Z" w16du:dateUtc="2026-04-28T21:30:00Z">
        <w:r w:rsidR="00A8046D">
          <w:rPr>
            <w:rFonts w:ascii="Times New Roman" w:hAnsi="Times New Roman" w:cs="Times New Roman"/>
          </w:rPr>
          <w:t xml:space="preserve">nonetheless </w:t>
        </w:r>
      </w:ins>
      <w:ins w:id="205" w:author="Benton, Deon" w:date="2026-04-28T16:27:00Z" w16du:dateUtc="2026-04-28T21:27:00Z">
        <w:r w:rsidR="00676E55">
          <w:rPr>
            <w:rFonts w:ascii="Times New Roman" w:hAnsi="Times New Roman" w:cs="Times New Roman"/>
          </w:rPr>
          <w:t>qualitatively reproduce infants’ looking behaviors</w:t>
        </w:r>
      </w:ins>
      <w:ins w:id="206"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207" w:author="Benton, Deon" w:date="2026-04-28T16:30:00Z" w16du:dateUtc="2026-04-28T21:30:00Z">
        <w:r w:rsidR="00A8046D">
          <w:rPr>
            <w:rFonts w:ascii="Times New Roman" w:hAnsi="Times New Roman" w:cs="Times New Roman"/>
          </w:rPr>
          <w:t xml:space="preserve"> such patterns of looking; associative learning might be sufficient.</w:t>
        </w:r>
      </w:ins>
      <w:ins w:id="208"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7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0"/>
      </w:tblGrid>
      <w:tr w:rsidR="00134062" w14:paraId="018139DC" w14:textId="77777777" w:rsidTr="00B12474">
        <w:trPr>
          <w:trHeight w:val="6008"/>
        </w:trPr>
        <w:tc>
          <w:tcPr>
            <w:tcW w:w="7730" w:type="dxa"/>
          </w:tcPr>
          <w:p w14:paraId="5538DCF3" w14:textId="0AB6AEF7" w:rsidR="00134062" w:rsidRDefault="009438D0"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D630316" wp14:editId="4A588E01">
                  <wp:extent cx="4676775" cy="3741420"/>
                  <wp:effectExtent l="0" t="0" r="9525" b="0"/>
                  <wp:docPr id="1196111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1837" name="Picture 11961118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77799" cy="3742239"/>
                          </a:xfrm>
                          <a:prstGeom prst="rect">
                            <a:avLst/>
                          </a:prstGeom>
                        </pic:spPr>
                      </pic:pic>
                    </a:graphicData>
                  </a:graphic>
                </wp:inline>
              </w:drawing>
            </w:r>
          </w:p>
        </w:tc>
      </w:tr>
    </w:tbl>
    <w:p w14:paraId="7AC25963" w14:textId="18777A32"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Pr="009438D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w:t>
      </w:r>
      <w:r w:rsidR="00AE6CAE">
        <w:rPr>
          <w:rFonts w:ascii="Times New Roman" w:hAnsi="Times New Roman" w:cs="Times New Roman"/>
          <w:i w:val="0"/>
          <w:iCs w:val="0"/>
          <w:color w:val="000000" w:themeColor="text1"/>
          <w:sz w:val="24"/>
          <w:szCs w:val="24"/>
        </w:rPr>
        <w:t xml:space="preserve">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209" w:author="Benton, Deon" w:date="2026-04-28T16:29:00Z" w16du:dateUtc="2026-04-28T21:29:00Z"/>
        </w:rPr>
      </w:pPr>
    </w:p>
    <w:p w14:paraId="24AFCF70" w14:textId="5B3189BC" w:rsidR="00027DDD" w:rsidRDefault="00A8046D" w:rsidP="000A5F46">
      <w:pPr>
        <w:spacing w:line="480" w:lineRule="auto"/>
        <w:ind w:firstLine="720"/>
        <w:contextualSpacing/>
        <w:rPr>
          <w:rFonts w:ascii="Times New Roman" w:hAnsi="Times New Roman" w:cs="Times New Roman"/>
        </w:rPr>
      </w:pPr>
      <w:ins w:id="210" w:author="Benton, Deon" w:date="2026-04-28T16:31:00Z" w16du:dateUtc="2026-04-28T21:31:00Z">
        <w:r>
          <w:rPr>
            <w:rFonts w:ascii="Times New Roman" w:hAnsi="Times New Roman" w:cs="Times New Roman"/>
          </w:rPr>
          <w:t xml:space="preserve">As with the previous simulations, a different pattern of performance </w:t>
        </w:r>
      </w:ins>
      <w:ins w:id="211"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A00104">
        <w:rPr>
          <w:rFonts w:ascii="Times New Roman" w:hAnsi="Times New Roman" w:cs="Times New Roman"/>
        </w:rPr>
        <w:t>Specifically, as shown in Figure 15, networks in Experiment 1.</w:t>
      </w:r>
      <w:r w:rsidR="00014B0E">
        <w:rPr>
          <w:rFonts w:ascii="Times New Roman" w:hAnsi="Times New Roman" w:cs="Times New Roman"/>
        </w:rPr>
        <w:t xml:space="preserve"> </w:t>
      </w:r>
      <w:r w:rsidR="00E2070D" w:rsidRPr="00E2070D">
        <w:rPr>
          <w:rFonts w:ascii="Times New Roman" w:hAnsi="Times New Roman" w:cs="Times New Roman"/>
        </w:rPr>
        <w:t>OM10’s performance was not plotted separately for Experiments 1 and 2</w:t>
      </w:r>
      <w:r w:rsidR="007010E0">
        <w:rPr>
          <w:rFonts w:ascii="Times New Roman" w:hAnsi="Times New Roman" w:cs="Times New Roman"/>
        </w:rPr>
        <w:t xml:space="preserve"> because, as control conditions in Liu and </w:t>
      </w:r>
      <w:proofErr w:type="spellStart"/>
      <w:r w:rsidR="007010E0">
        <w:rPr>
          <w:rFonts w:ascii="Times New Roman" w:hAnsi="Times New Roman" w:cs="Times New Roman"/>
        </w:rPr>
        <w:t>Spelke</w:t>
      </w:r>
      <w:proofErr w:type="spellEnd"/>
      <w:r w:rsidR="007010E0">
        <w:rPr>
          <w:rFonts w:ascii="Times New Roman" w:hAnsi="Times New Roman" w:cs="Times New Roman"/>
        </w:rPr>
        <w:t xml:space="preserve"> (2010), barriers were omitted from the simulation of these experiments. </w:t>
      </w:r>
      <w:r w:rsidR="000A5F46" w:rsidRPr="000A5F46">
        <w:rPr>
          <w:rFonts w:ascii="Times New Roman" w:hAnsi="Times New Roman" w:cs="Times New Roman"/>
        </w:rPr>
        <w:t>As in the previous simulations, this modeling choice is treated here as a theoretical commitment</w:t>
      </w:r>
      <w:r w:rsidR="005344BF">
        <w:rPr>
          <w:rFonts w:ascii="Times New Roman" w:hAnsi="Times New Roman" w:cs="Times New Roman"/>
        </w:rPr>
        <w:t xml:space="preserve"> (and limitation)</w:t>
      </w:r>
      <w:r w:rsidR="000A5F46" w:rsidRPr="000A5F46">
        <w:rPr>
          <w:rFonts w:ascii="Times New Roman" w:hAnsi="Times New Roman" w:cs="Times New Roman"/>
        </w:rPr>
        <w:t xml:space="preserve"> </w:t>
      </w:r>
      <w:r w:rsidR="000A5F46" w:rsidRPr="000A5F46">
        <w:rPr>
          <w:rFonts w:ascii="Times New Roman" w:hAnsi="Times New Roman" w:cs="Times New Roman"/>
        </w:rPr>
        <w:lastRenderedPageBreak/>
        <w:t>about which task-relevant features to include when using OM10 to model control conditions in action-understanding studies</w:t>
      </w:r>
    </w:p>
    <w:p w14:paraId="2C62A4B8" w14:textId="77777777" w:rsidR="00027DDD" w:rsidRDefault="00027DDD" w:rsidP="001540F3">
      <w:pPr>
        <w:spacing w:line="480" w:lineRule="auto"/>
        <w:ind w:firstLine="720"/>
        <w:contextualSpacing/>
        <w:rPr>
          <w:rFonts w:ascii="Times New Roman" w:hAnsi="Times New Roman" w:cs="Times New Roman"/>
        </w:rPr>
      </w:pPr>
    </w:p>
    <w:p w14:paraId="7E2C574B" w14:textId="064BFE2C" w:rsidR="00524642" w:rsidRDefault="00B3374C" w:rsidP="001540F3">
      <w:pPr>
        <w:spacing w:line="480" w:lineRule="auto"/>
        <w:ind w:firstLine="720"/>
        <w:contextualSpacing/>
        <w:rPr>
          <w:ins w:id="212" w:author="Benton, Deon" w:date="2026-04-28T16:18:00Z" w16du:dateUtc="2026-04-28T21:18:00Z"/>
          <w:rFonts w:ascii="Times New Roman" w:hAnsi="Times New Roman" w:cs="Times New Roman"/>
        </w:rPr>
      </w:pPr>
      <w:r>
        <w:rPr>
          <w:rFonts w:ascii="Times New Roman" w:hAnsi="Times New Roman" w:cs="Times New Roman"/>
        </w:rPr>
        <w:t xml:space="preserve"> </w:t>
      </w:r>
      <w:r w:rsidR="00924A39">
        <w:rPr>
          <w:rFonts w:ascii="Times New Roman" w:hAnsi="Times New Roman" w:cs="Times New Roman"/>
        </w:rPr>
        <w:t xml:space="preserve">—is that </w:t>
      </w:r>
      <w:r w:rsidR="004D0C42">
        <w:rPr>
          <w:rFonts w:ascii="Times New Roman" w:hAnsi="Times New Roman" w:cs="Times New Roman"/>
        </w:rPr>
        <w:t>the</w:t>
      </w:r>
      <w:r w:rsidR="00014B0E">
        <w:rPr>
          <w:rFonts w:ascii="Times New Roman" w:hAnsi="Times New Roman" w:cs="Times New Roman"/>
        </w:rPr>
        <w:t xml:space="preserve"> habituation</w:t>
      </w:r>
      <w:r w:rsidR="004D0C42">
        <w:rPr>
          <w:rFonts w:ascii="Times New Roman" w:hAnsi="Times New Roman" w:cs="Times New Roman"/>
        </w:rPr>
        <w:t xml:space="preserve"> environment did not include barriers. If barriers were</w:t>
      </w:r>
      <w:r w:rsidR="00014B0E">
        <w:rPr>
          <w:rFonts w:ascii="Times New Roman" w:hAnsi="Times New Roman" w:cs="Times New Roman"/>
        </w:rPr>
        <w:t xml:space="preserve"> </w:t>
      </w:r>
      <w:proofErr w:type="gramStart"/>
      <w:r w:rsidR="00014B0E">
        <w:rPr>
          <w:rFonts w:ascii="Times New Roman" w:hAnsi="Times New Roman" w:cs="Times New Roman"/>
        </w:rPr>
        <w:t>included modeled</w:t>
      </w:r>
      <w:proofErr w:type="gramEnd"/>
      <w:r w:rsidR="00014B0E">
        <w:rPr>
          <w:rFonts w:ascii="Times New Roman" w:hAnsi="Times New Roman" w:cs="Times New Roman"/>
        </w:rPr>
        <w:t xml:space="preserve"> in OM10</w:t>
      </w:r>
      <w:r w:rsidR="004D0C42">
        <w:rPr>
          <w:rFonts w:ascii="Times New Roman" w:hAnsi="Times New Roman" w:cs="Times New Roman"/>
        </w:rPr>
        <w:t xml:space="preserve">, then it would </w:t>
      </w:r>
      <w:proofErr w:type="gramStart"/>
      <w:r w:rsidR="00014B0E">
        <w:rPr>
          <w:rFonts w:ascii="Times New Roman" w:hAnsi="Times New Roman" w:cs="Times New Roman"/>
        </w:rPr>
        <w:t xml:space="preserve">have been </w:t>
      </w:r>
      <w:r w:rsidR="004D0C42">
        <w:rPr>
          <w:rFonts w:ascii="Times New Roman" w:hAnsi="Times New Roman" w:cs="Times New Roman"/>
        </w:rPr>
        <w:t>be</w:t>
      </w:r>
      <w:proofErr w:type="gramEnd"/>
      <w:r w:rsidR="004D0C42">
        <w:rPr>
          <w:rFonts w:ascii="Times New Roman" w:hAnsi="Times New Roman" w:cs="Times New Roman"/>
        </w:rPr>
        <w:t xml:space="preserve"> possible to model Experiments 1 and 2 separately by manipulating the location of the barrier (as was done in the original experiments). This means that it was not possible to </w:t>
      </w:r>
      <w:r w:rsidR="00924A39">
        <w:rPr>
          <w:rFonts w:ascii="Times New Roman" w:hAnsi="Times New Roman" w:cs="Times New Roman"/>
        </w:rPr>
        <w:t xml:space="preserve">barriers </w:t>
      </w:r>
      <w:proofErr w:type="gramStart"/>
      <w:r w:rsidR="00924A39">
        <w:rPr>
          <w:rFonts w:ascii="Times New Roman" w:hAnsi="Times New Roman" w:cs="Times New Roman"/>
        </w:rPr>
        <w:t xml:space="preserve">were not </w:t>
      </w:r>
      <w:r w:rsidR="000E7561">
        <w:rPr>
          <w:rFonts w:ascii="Times New Roman" w:hAnsi="Times New Roman" w:cs="Times New Roman"/>
        </w:rPr>
        <w:t>is</w:t>
      </w:r>
      <w:proofErr w:type="gramEnd"/>
      <w:r w:rsidR="000E7561">
        <w:rPr>
          <w:rFonts w:ascii="Times New Roman" w:hAnsi="Times New Roman" w:cs="Times New Roman"/>
        </w:rPr>
        <w:t xml:space="preserve"> that, unlike ALIAS, ALIAS-2, or OM10-2, this </w:t>
      </w:r>
      <w:proofErr w:type="gramStart"/>
      <w:r w:rsidR="000E7561">
        <w:rPr>
          <w:rFonts w:ascii="Times New Roman" w:hAnsi="Times New Roman" w:cs="Times New Roman"/>
        </w:rPr>
        <w:t>model .</w:t>
      </w:r>
      <w:proofErr w:type="gramEnd"/>
      <w:r w:rsidR="000E7561">
        <w:rPr>
          <w:rFonts w:ascii="Times New Roman" w:hAnsi="Times New Roman" w:cs="Times New Roman"/>
        </w:rPr>
        <w:t xml:space="preserve"> The problem </w:t>
      </w:r>
      <w:ins w:id="213" w:author="Benton, Deon" w:date="2026-04-28T16:32:00Z" w16du:dateUtc="2026-04-28T21:32:00Z">
        <w:r w:rsidR="00EE2928">
          <w:rPr>
            <w:rFonts w:ascii="Times New Roman" w:hAnsi="Times New Roman" w:cs="Times New Roman"/>
          </w:rPr>
          <w:t>The behavior of this model is shown in Figure 15.</w:t>
        </w:r>
      </w:ins>
      <w:r w:rsidR="00E1427C">
        <w:rPr>
          <w:rFonts w:ascii="Times New Roman" w:hAnsi="Times New Roman" w:cs="Times New Roman"/>
        </w:rPr>
        <w:t xml:space="preserve"> Note</w:t>
      </w:r>
      <w:r w:rsidR="00A00104">
        <w:rPr>
          <w:rFonts w:ascii="Times New Roman" w:hAnsi="Times New Roman" w:cs="Times New Roman"/>
        </w:rPr>
        <w:t xml:space="preserve"> that by not simulating barriers, it was not possible to plot OM10’s performance separately for Experiments 2 and 3.</w:t>
      </w:r>
      <w:r w:rsidR="00E1427C">
        <w:rPr>
          <w:rFonts w:ascii="Times New Roman" w:hAnsi="Times New Roman" w:cs="Times New Roman"/>
        </w:rPr>
        <w:t xml:space="preserve"> that </w:t>
      </w:r>
      <w:r w:rsidR="00A00104">
        <w:rPr>
          <w:rFonts w:ascii="Times New Roman" w:hAnsi="Times New Roman" w:cs="Times New Roman"/>
        </w:rPr>
        <w:t xml:space="preserve">results were not plotted separately for Experiments 2 and 3. This is </w:t>
      </w:r>
      <w:r w:rsidR="00E1427C">
        <w:rPr>
          <w:rFonts w:ascii="Times New Roman" w:hAnsi="Times New Roman" w:cs="Times New Roman"/>
        </w:rPr>
        <w:t>because OM10 does not simulate barriers, the performance on OM10 in</w:t>
      </w:r>
    </w:p>
    <w:p w14:paraId="4F93FC9C" w14:textId="77777777" w:rsidR="001540F3" w:rsidRDefault="001540F3" w:rsidP="00524642">
      <w:pPr>
        <w:spacing w:line="480" w:lineRule="auto"/>
        <w:contextualSpacing/>
        <w:rPr>
          <w:ins w:id="214" w:author="Benton, Deon" w:date="2026-04-28T16:18:00Z" w16du:dateUtc="2026-04-28T21:18:00Z"/>
          <w:rFonts w:ascii="Times New Roman" w:hAnsi="Times New Roman" w:cs="Times New Roman"/>
        </w:rPr>
      </w:pPr>
    </w:p>
    <w:p w14:paraId="19D3874F" w14:textId="77777777" w:rsidR="001540F3" w:rsidRDefault="001540F3"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w:t>
      </w:r>
      <w:r w:rsidR="00B02D04">
        <w:rPr>
          <w:rFonts w:ascii="Times New Roman" w:hAnsi="Times New Roman" w:cs="Times New Roman"/>
        </w:rPr>
        <w:lastRenderedPageBreak/>
        <w:t xml:space="preserve">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proofErr w:type="gramStart"/>
      <w:r w:rsidR="003E09D2">
        <w:rPr>
          <w:rFonts w:ascii="Times New Roman" w:eastAsia="Times New Roman" w:hAnsi="Times New Roman" w:cs="Times New Roman"/>
        </w:rPr>
        <w:t>the</w:t>
      </w:r>
      <w:proofErr w:type="gramEnd"/>
      <w:r w:rsidR="003E09D2">
        <w:rPr>
          <w:rFonts w:ascii="Times New Roman" w:eastAsia="Times New Roman" w:hAnsi="Times New Roman" w:cs="Times New Roman"/>
        </w:rPr>
        <w:t xml:space="preserv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w:t>
      </w:r>
      <w:r w:rsidR="007109FF">
        <w:rPr>
          <w:rFonts w:ascii="Times New Roman" w:hAnsi="Times New Roman" w:cs="Times New Roman"/>
        </w:rPr>
        <w:lastRenderedPageBreak/>
        <w:t>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xml:space="preserve">; that is, the distinct error </w:t>
      </w:r>
      <w:r w:rsidR="00CF453E">
        <w:rPr>
          <w:rFonts w:ascii="Times New Roman" w:hAnsi="Times New Roman" w:cs="Times New Roman"/>
        </w:rPr>
        <w:lastRenderedPageBreak/>
        <w:t>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lastRenderedPageBreak/>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294062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294062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008CAE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008CAE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7"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0"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1"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3"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6"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9"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52"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4"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7"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9"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5"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7"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0"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1"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5"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0"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4"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6"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8"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90"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91"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6"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7"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8"/>
      <w:headerReference w:type="first" r:id="rId9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F394" w14:textId="77777777" w:rsidR="00536F88" w:rsidRDefault="00536F88" w:rsidP="00391C7E">
      <w:pPr>
        <w:spacing w:after="0" w:line="240" w:lineRule="auto"/>
      </w:pPr>
      <w:r>
        <w:separator/>
      </w:r>
    </w:p>
  </w:endnote>
  <w:endnote w:type="continuationSeparator" w:id="0">
    <w:p w14:paraId="03129BFB" w14:textId="77777777" w:rsidR="00536F88" w:rsidRDefault="00536F8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E00BE" w14:textId="77777777" w:rsidR="00536F88" w:rsidRDefault="00536F88" w:rsidP="00391C7E">
      <w:pPr>
        <w:spacing w:after="0" w:line="240" w:lineRule="auto"/>
      </w:pPr>
      <w:r>
        <w:separator/>
      </w:r>
    </w:p>
  </w:footnote>
  <w:footnote w:type="continuationSeparator" w:id="0">
    <w:p w14:paraId="14A60FD6" w14:textId="77777777" w:rsidR="00536F88" w:rsidRDefault="00536F88"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97C1B"/>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989"/>
    <w:rsid w:val="000F0F58"/>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062"/>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38E"/>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716"/>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2E1"/>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2D3"/>
    <w:rsid w:val="0041758A"/>
    <w:rsid w:val="00417B76"/>
    <w:rsid w:val="004201EB"/>
    <w:rsid w:val="00420AB2"/>
    <w:rsid w:val="00420E5D"/>
    <w:rsid w:val="0042242E"/>
    <w:rsid w:val="004227CF"/>
    <w:rsid w:val="004229A7"/>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ADE"/>
    <w:rsid w:val="00500409"/>
    <w:rsid w:val="00501680"/>
    <w:rsid w:val="00501DE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0A"/>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B25"/>
    <w:rsid w:val="00547B6D"/>
    <w:rsid w:val="0055007A"/>
    <w:rsid w:val="005509E0"/>
    <w:rsid w:val="00550F57"/>
    <w:rsid w:val="005510C2"/>
    <w:rsid w:val="00551B6D"/>
    <w:rsid w:val="00552237"/>
    <w:rsid w:val="00552D36"/>
    <w:rsid w:val="00553AD7"/>
    <w:rsid w:val="005540D0"/>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E0"/>
    <w:rsid w:val="005B3ABC"/>
    <w:rsid w:val="005B40D5"/>
    <w:rsid w:val="005B4DA8"/>
    <w:rsid w:val="005B4EEF"/>
    <w:rsid w:val="005B4FE9"/>
    <w:rsid w:val="005B571A"/>
    <w:rsid w:val="005B614B"/>
    <w:rsid w:val="005B624E"/>
    <w:rsid w:val="005B66DB"/>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3E6"/>
    <w:rsid w:val="005E4A7C"/>
    <w:rsid w:val="005E4F02"/>
    <w:rsid w:val="005E59C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D05"/>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3E38"/>
    <w:rsid w:val="006B4F0B"/>
    <w:rsid w:val="006B5231"/>
    <w:rsid w:val="006B5248"/>
    <w:rsid w:val="006B5510"/>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1EFC"/>
    <w:rsid w:val="008021BD"/>
    <w:rsid w:val="00803276"/>
    <w:rsid w:val="00803555"/>
    <w:rsid w:val="00803AC9"/>
    <w:rsid w:val="008045EF"/>
    <w:rsid w:val="00804C29"/>
    <w:rsid w:val="008050B6"/>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3058F"/>
    <w:rsid w:val="008308C9"/>
    <w:rsid w:val="008317A2"/>
    <w:rsid w:val="00831E0C"/>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015"/>
    <w:rsid w:val="00872238"/>
    <w:rsid w:val="00872693"/>
    <w:rsid w:val="0087325A"/>
    <w:rsid w:val="0087493B"/>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F0D"/>
    <w:rsid w:val="008A0F87"/>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8D0"/>
    <w:rsid w:val="00943E74"/>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1C87"/>
    <w:rsid w:val="00AB2187"/>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451"/>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9CE"/>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3EB"/>
    <w:rsid w:val="00C5443B"/>
    <w:rsid w:val="00C545A0"/>
    <w:rsid w:val="00C5465D"/>
    <w:rsid w:val="00C546B9"/>
    <w:rsid w:val="00C54E36"/>
    <w:rsid w:val="00C54E7C"/>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665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6FC4"/>
    <w:rsid w:val="00CD7918"/>
    <w:rsid w:val="00CD7BD3"/>
    <w:rsid w:val="00CE09FB"/>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B9F"/>
    <w:rsid w:val="00D05D3F"/>
    <w:rsid w:val="00D05D7B"/>
    <w:rsid w:val="00D0709C"/>
    <w:rsid w:val="00D07834"/>
    <w:rsid w:val="00D108B4"/>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9D0"/>
    <w:rsid w:val="00D33CC8"/>
    <w:rsid w:val="00D34A44"/>
    <w:rsid w:val="00D35C7A"/>
    <w:rsid w:val="00D35C83"/>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268"/>
    <w:rsid w:val="00DA232F"/>
    <w:rsid w:val="00DA26A5"/>
    <w:rsid w:val="00DA286F"/>
    <w:rsid w:val="00DA3695"/>
    <w:rsid w:val="00DA4520"/>
    <w:rsid w:val="00DA47D1"/>
    <w:rsid w:val="00DA4EA7"/>
    <w:rsid w:val="00DA5522"/>
    <w:rsid w:val="00DA5568"/>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9AC"/>
    <w:rsid w:val="00E41327"/>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B51"/>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81E"/>
    <w:rsid w:val="00FE4932"/>
    <w:rsid w:val="00FE4DA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207/S15327078IN0104_3" TargetMode="External"/><Relationship Id="rId47" Type="http://schemas.openxmlformats.org/officeDocument/2006/relationships/hyperlink" Target="https://doi.org/10.1111/1467-7687.00039" TargetMode="External"/><Relationship Id="rId63" Type="http://schemas.openxmlformats.org/officeDocument/2006/relationships/hyperlink" Target="https://doi.org/10.1016/S0010-0277(98)00036-5" TargetMode="External"/><Relationship Id="rId68" Type="http://schemas.openxmlformats.org/officeDocument/2006/relationships/hyperlink" Target="https://doi.org/10.1080/095400999116322" TargetMode="External"/><Relationship Id="rId84" Type="http://schemas.openxmlformats.org/officeDocument/2006/relationships/hyperlink" Target="https://doi.org/10.1521/soco.2025.43.3.152" TargetMode="External"/><Relationship Id="rId89" Type="http://schemas.openxmlformats.org/officeDocument/2006/relationships/hyperlink" Target="https://doi.org/10.1002/icd.2359"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psycnet.apa.org/doi/10.1037/0012-1649.23.5.655" TargetMode="External"/><Relationship Id="rId53" Type="http://schemas.openxmlformats.org/officeDocument/2006/relationships/hyperlink" Target="https://doi.org/10.1016/S1364-6613(03)00128-1" TargetMode="External"/><Relationship Id="rId58" Type="http://schemas.openxmlformats.org/officeDocument/2006/relationships/hyperlink" Target="https://doi.org/10.1162/neco.1989.1.1.143" TargetMode="External"/><Relationship Id="rId74" Type="http://schemas.openxmlformats.org/officeDocument/2006/relationships/hyperlink" Target="https://doi.org/10.1016/j.cognition.2004.11.005" TargetMode="External"/><Relationship Id="rId79" Type="http://schemas.openxmlformats.org/officeDocument/2006/relationships/hyperlink" Target="https://doi.org/10.1371/journal.pone.0042698"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371/journal.pbio.0030208" TargetMode="External"/><Relationship Id="rId95" Type="http://schemas.openxmlformats.org/officeDocument/2006/relationships/hyperlink" Target="https://doi.org/10.1038/358749a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psycnet.apa.org/doi/10.1016/S1364-6613(99)01356-X" TargetMode="External"/><Relationship Id="rId48" Type="http://schemas.openxmlformats.org/officeDocument/2006/relationships/hyperlink" Target="https://doi.org/10.1016/S0010-0277(99)00039-6" TargetMode="External"/><Relationship Id="rId64" Type="http://schemas.openxmlformats.org/officeDocument/2006/relationships/hyperlink" Target="https://doi.org/10.1016/S0010-0277(87)80006-9" TargetMode="External"/><Relationship Id="rId69" Type="http://schemas.openxmlformats.org/officeDocument/2006/relationships/hyperlink" Target="https://doi.org/10.1111/j.0956-7976.2004.00755.x" TargetMode="External"/><Relationship Id="rId80" Type="http://schemas.openxmlformats.org/officeDocument/2006/relationships/hyperlink" Target="https://doi.org/10.1080/09540090310001655093" TargetMode="External"/><Relationship Id="rId85" Type="http://schemas.openxmlformats.org/officeDocument/2006/relationships/hyperlink" Target="https://doi.org/10.1016/S1364-6613(02)01926-5"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111/j.1467-8624.1991.tb01602.x" TargetMode="External"/><Relationship Id="rId46" Type="http://schemas.openxmlformats.org/officeDocument/2006/relationships/hyperlink" Target="https://psycnet.apa.org/doi/10.1037/0033-295X.112.2.347" TargetMode="External"/><Relationship Id="rId59" Type="http://schemas.openxmlformats.org/officeDocument/2006/relationships/hyperlink" Target="https://psycnet.apa.org/doi/10.1037/0012-1649.19.3.338" TargetMode="External"/><Relationship Id="rId67" Type="http://schemas.openxmlformats.org/officeDocument/2006/relationships/hyperlink" Target="https://doi.org/10.1037/0012-1649.36.5.635" TargetMode="External"/><Relationship Id="rId20" Type="http://schemas.openxmlformats.org/officeDocument/2006/relationships/image" Target="media/image12.png"/><Relationship Id="rId41" Type="http://schemas.openxmlformats.org/officeDocument/2006/relationships/hyperlink" Target="https://doi.org/10.1016/j.cogdev.2022.101164" TargetMode="External"/><Relationship Id="rId54" Type="http://schemas.openxmlformats.org/officeDocument/2006/relationships/hyperlink" Target="https://doi.org/10.1016/0010-0277(95)00661-H" TargetMode="External"/><Relationship Id="rId62" Type="http://schemas.openxmlformats.org/officeDocument/2006/relationships/hyperlink" Target="https://doi.org/10.1016/0010-0285(83)90017-8" TargetMode="External"/><Relationship Id="rId70" Type="http://schemas.openxmlformats.org/officeDocument/2006/relationships/hyperlink" Target="https://doi.org/10.1016/j.cogpsych.2010.02.001" TargetMode="External"/><Relationship Id="rId75" Type="http://schemas.openxmlformats.org/officeDocument/2006/relationships/hyperlink" Target="https://doi.org/10.1016/j.cognition.2017.09.007" TargetMode="External"/><Relationship Id="rId83" Type="http://schemas.openxmlformats.org/officeDocument/2006/relationships/hyperlink" Target="https://doi.org/10.1207/s15327078in1003_6" TargetMode="External"/><Relationship Id="rId88" Type="http://schemas.openxmlformats.org/officeDocument/2006/relationships/hyperlink" Target="https://psycnet.apa.org/doi/10.1037/0033-295X.99.4.605" TargetMode="External"/><Relationship Id="rId91" Type="http://schemas.openxmlformats.org/officeDocument/2006/relationships/hyperlink" Target="https://doi.org/10.1016/j.neuroimage.2010.05.028" TargetMode="External"/><Relationship Id="rId96" Type="http://schemas.openxmlformats.org/officeDocument/2006/relationships/hyperlink" Target="https://doi.org/10.1111/1467-8721.ep1077261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016/0010-0277(86)90052-1" TargetMode="External"/><Relationship Id="rId49" Type="http://schemas.openxmlformats.org/officeDocument/2006/relationships/hyperlink" Target="https://doi.org/10.1207/s15516709cog2701_4" TargetMode="External"/><Relationship Id="rId57" Type="http://schemas.openxmlformats.org/officeDocument/2006/relationships/hyperlink" Target="https://doi.org/10.1038/nature06288"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hyperlink" Target="https://doi.org/10.1016/S0885-2014(02)00124-7" TargetMode="External"/><Relationship Id="rId52" Type="http://schemas.openxmlformats.org/officeDocument/2006/relationships/hyperlink" Target="https://doi.org/10.1038/s41467-025-61517-3" TargetMode="External"/><Relationship Id="rId60" Type="http://schemas.openxmlformats.org/officeDocument/2006/relationships/hyperlink" Target="https://doi.org/10.1016/0885-2014(93)90008-S" TargetMode="External"/><Relationship Id="rId65" Type="http://schemas.openxmlformats.org/officeDocument/2006/relationships/hyperlink" Target="https://doi.org/10.1111/desc.13581" TargetMode="External"/><Relationship Id="rId73" Type="http://schemas.openxmlformats.org/officeDocument/2006/relationships/hyperlink" Target="https://doi.org/10.1126/science.1111656" TargetMode="External"/><Relationship Id="rId78" Type="http://schemas.openxmlformats.org/officeDocument/2006/relationships/hyperlink" Target="https://doi.org/10.1038/323533a0" TargetMode="External"/><Relationship Id="rId81" Type="http://schemas.openxmlformats.org/officeDocument/2006/relationships/hyperlink" Target="https://doi.org/10.1098/rsos.191795" TargetMode="External"/><Relationship Id="rId86" Type="http://schemas.openxmlformats.org/officeDocument/2006/relationships/hyperlink" Target="https://doi.org/10.1111/j.1551-6709.2010.01129.x" TargetMode="External"/><Relationship Id="rId94" Type="http://schemas.openxmlformats.org/officeDocument/2006/relationships/hyperlink" Target="https://doi.org/10.1111/1467-9280.00218" TargetMode="External"/><Relationship Id="rId99" Type="http://schemas.openxmlformats.org/officeDocument/2006/relationships/header" Target="header2.xml"/><Relationship Id="rId10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0010-0277(85)90008-3" TargetMode="External"/><Relationship Id="rId34" Type="http://schemas.openxmlformats.org/officeDocument/2006/relationships/image" Target="media/image26.png"/><Relationship Id="rId50" Type="http://schemas.openxmlformats.org/officeDocument/2006/relationships/hyperlink" Target="https://doi.org/10.1207/s15516709cog1401_5" TargetMode="External"/><Relationship Id="rId55" Type="http://schemas.openxmlformats.org/officeDocument/2006/relationships/hyperlink" Target="https://doi.org/10.1177/0963721412470687" TargetMode="External"/><Relationship Id="rId76" Type="http://schemas.openxmlformats.org/officeDocument/2006/relationships/hyperlink" Target="https://doi.org/10.1037/1089-2680.1.3.271" TargetMode="External"/><Relationship Id="rId97" Type="http://schemas.openxmlformats.org/officeDocument/2006/relationships/hyperlink" Target="https://psycnet.apa.org/doi/10.1037/a0032150" TargetMode="External"/><Relationship Id="rId7" Type="http://schemas.openxmlformats.org/officeDocument/2006/relationships/endnotes" Target="endnotes.xml"/><Relationship Id="rId71" Type="http://schemas.openxmlformats.org/officeDocument/2006/relationships/hyperlink" Target="https://doi.org/10.1016/S0010-0277(96)00727-5" TargetMode="External"/><Relationship Id="rId92" Type="http://schemas.openxmlformats.org/officeDocument/2006/relationships/hyperlink" Target="https://doi.org/10.1016/j.cogdev.2012.08.004"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037/xge0001656" TargetMode="External"/><Relationship Id="rId45" Type="http://schemas.openxmlformats.org/officeDocument/2006/relationships/hyperlink" Target="https://doi.org/10.1111/1467-7687.00220" TargetMode="External"/><Relationship Id="rId66" Type="http://schemas.openxmlformats.org/officeDocument/2006/relationships/hyperlink" Target="https://doi.org/10.1016/j.cognition.2016.12.007" TargetMode="External"/><Relationship Id="rId87" Type="http://schemas.openxmlformats.org/officeDocument/2006/relationships/hyperlink" Target="https://doi.org/10.1146/annurev.ph.25.030163.002553" TargetMode="External"/><Relationship Id="rId61" Type="http://schemas.openxmlformats.org/officeDocument/2006/relationships/hyperlink" Target="https://doi.org/10.1016/j.cogdev.2005.04.004" TargetMode="External"/><Relationship Id="rId82" Type="http://schemas.openxmlformats.org/officeDocument/2006/relationships/hyperlink" Target="https://doi.org/10.1371/journal.pone.0023223"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016/j.cogdev.2010.09.001" TargetMode="External"/><Relationship Id="rId77" Type="http://schemas.openxmlformats.org/officeDocument/2006/relationships/hyperlink" Target="http://www.jstor.org/stable/30162860" TargetMode="External"/><Relationship Id="rId100"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doi.org/10.1111/j.1467-7687.2011.01048.x" TargetMode="External"/><Relationship Id="rId72" Type="http://schemas.openxmlformats.org/officeDocument/2006/relationships/hyperlink" Target="https://doi.org/10.1126/science.1107621" TargetMode="External"/><Relationship Id="rId93" Type="http://schemas.openxmlformats.org/officeDocument/2006/relationships/hyperlink" Target="https://doi.org/10.1016/j.cognition.2017.06.029" TargetMode="External"/><Relationship Id="rId9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108</Pages>
  <Words>30173</Words>
  <Characters>171990</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51</cp:revision>
  <dcterms:created xsi:type="dcterms:W3CDTF">2026-04-28T14:27:00Z</dcterms:created>
  <dcterms:modified xsi:type="dcterms:W3CDTF">2026-04-28T22:41:00Z</dcterms:modified>
</cp:coreProperties>
</file>