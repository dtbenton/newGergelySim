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6813E" w14:textId="77777777" w:rsidR="00C015A0" w:rsidRDefault="00C015A0" w:rsidP="00524642">
      <w:pPr>
        <w:spacing w:line="480" w:lineRule="auto"/>
        <w:contextualSpacing/>
        <w:jc w:val="center"/>
        <w:rPr>
          <w:rFonts w:ascii="Times New Roman" w:hAnsi="Times New Roman" w:cs="Times New Roman"/>
        </w:rPr>
      </w:pPr>
      <w:bookmarkStart w:id="0" w:name="_Hlk194438015"/>
    </w:p>
    <w:p w14:paraId="2C3C763C" w14:textId="40C59679"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w:t>
      </w:r>
      <w:ins w:id="1" w:author="Benton, Deon" w:date="2026-05-16T15:40:00Z" w16du:dateUtc="2026-05-16T20:40:00Z">
        <w:r w:rsidR="00DB0881">
          <w:rPr>
            <w:rFonts w:ascii="Times New Roman" w:hAnsi="Times New Roman" w:cs="Times New Roman"/>
          </w:rPr>
          <w:t>Associative learning over differentially salient surface features is</w:t>
        </w:r>
      </w:ins>
      <w:r>
        <w:rPr>
          <w:rFonts w:ascii="Times New Roman" w:hAnsi="Times New Roman" w:cs="Times New Roman"/>
        </w:rPr>
        <w:t xml:space="preserve"> sufficient to explain infants’ </w:t>
      </w:r>
      <w:ins w:id="2" w:author="Benton, Deon" w:date="2026-05-16T15:39:00Z" w16du:dateUtc="2026-05-16T20:39:00Z">
        <w:r w:rsidR="00DB0881">
          <w:rPr>
            <w:rFonts w:ascii="Times New Roman" w:hAnsi="Times New Roman" w:cs="Times New Roman"/>
          </w:rPr>
          <w:t>action efficiency understanding</w:t>
        </w:r>
      </w:ins>
      <w:r>
        <w:rPr>
          <w:rFonts w:ascii="Times New Roman" w:hAnsi="Times New Roman" w:cs="Times New Roman"/>
        </w:rPr>
        <w:t>”</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090E36AE" w:rsidR="00524642" w:rsidRDefault="00524642" w:rsidP="00524642">
      <w:pPr>
        <w:spacing w:line="480" w:lineRule="auto"/>
        <w:contextualSpacing/>
        <w:rPr>
          <w:rFonts w:ascii="Times New Roman" w:hAnsi="Times New Roman" w:cs="Times New Roman"/>
        </w:rPr>
      </w:pPr>
      <w:r w:rsidRPr="00FE7133">
        <w:rPr>
          <w:rFonts w:ascii="Times New Roman" w:hAnsi="Times New Roman" w:cs="Times New Roman"/>
        </w:rPr>
        <w:t xml:space="preserve">One of the many challenges that young learners face is learning how to navigate the world. A key prerequisite for such navigation is distinguishing between efficient and inefficient actions. Several domain-specific proposals have been offered to explain how infants achieve this. The current paper departs from these proposals by arguing that infants' behaviors in studies that evaluate their </w:t>
      </w:r>
      <w:ins w:id="3" w:author="Benton, Deon" w:date="2026-05-16T15:39:00Z" w16du:dateUtc="2026-05-16T20:39:00Z">
        <w:r w:rsidR="00DB0881">
          <w:rPr>
            <w:rFonts w:ascii="Times New Roman" w:hAnsi="Times New Roman" w:cs="Times New Roman"/>
          </w:rPr>
          <w:t>action efficiency understanding</w:t>
        </w:r>
      </w:ins>
      <w:r w:rsidRPr="00FE7133">
        <w:rPr>
          <w:rFonts w:ascii="Times New Roman" w:hAnsi="Times New Roman" w:cs="Times New Roman"/>
        </w:rPr>
        <w:t xml:space="preserve"> can be explained by a combination of real-world experience with different kinds of actions and real-time, online domain-general associative learning. I demonstrate that when this proposal is implemented in a connectionist artificial neural network model, the model (and by extension, the proposal that it implements) can account for a range of findings from studies that use some version of the original Gergely et al. (1995) paradigm. The results of four simulation studies indicate that associative learning alone can explain several aspects of infants’ looking behavior in these experiments. Specifically, the model successfully captures the findings that infants look longer at inefficient actions than efficient ones, respond similarly to animate and inanimate agents, infer goals from observed constraints, and represent efficiency continuously. These results challenge the necessity of domain-specific accounts </w:t>
      </w:r>
      <w:r w:rsidR="009A1FFA">
        <w:rPr>
          <w:rFonts w:ascii="Times New Roman" w:hAnsi="Times New Roman" w:cs="Times New Roman"/>
        </w:rPr>
        <w:t xml:space="preserve">for </w:t>
      </w:r>
      <w:ins w:id="4" w:author="Benton, Deon" w:date="2026-05-16T15:39:00Z" w16du:dateUtc="2026-05-16T20:39:00Z">
        <w:r w:rsidR="00DB0881">
          <w:rPr>
            <w:rFonts w:ascii="Times New Roman" w:hAnsi="Times New Roman" w:cs="Times New Roman"/>
          </w:rPr>
          <w:t>action efficiency understanding</w:t>
        </w:r>
      </w:ins>
      <w:r>
        <w:rPr>
          <w:rFonts w:ascii="Times New Roman" w:hAnsi="Times New Roman" w:cs="Times New Roman"/>
        </w:rPr>
        <w:t>. Instead, they suggest</w:t>
      </w:r>
      <w:r w:rsidRPr="00FE7133">
        <w:rPr>
          <w:rFonts w:ascii="Times New Roman" w:hAnsi="Times New Roman" w:cs="Times New Roman"/>
        </w:rPr>
        <w:t xml:space="preserve"> </w:t>
      </w:r>
      <w:r>
        <w:rPr>
          <w:rFonts w:ascii="Times New Roman" w:hAnsi="Times New Roman" w:cs="Times New Roman"/>
        </w:rPr>
        <w:t>associative learning</w:t>
      </w:r>
      <w:r w:rsidR="009A1FFA">
        <w:rPr>
          <w:rFonts w:ascii="Times New Roman" w:hAnsi="Times New Roman" w:cs="Times New Roman"/>
        </w:rPr>
        <w:t xml:space="preserve"> and real-world, third-person action experience</w:t>
      </w:r>
      <w:r>
        <w:rPr>
          <w:rFonts w:ascii="Times New Roman" w:hAnsi="Times New Roman" w:cs="Times New Roman"/>
        </w:rPr>
        <w:t xml:space="preserve"> </w:t>
      </w:r>
      <w:r w:rsidR="009A1FFA">
        <w:rPr>
          <w:rFonts w:ascii="Times New Roman" w:hAnsi="Times New Roman" w:cs="Times New Roman"/>
        </w:rPr>
        <w:t>provides</w:t>
      </w:r>
      <w:r w:rsidRPr="00FE7133">
        <w:rPr>
          <w:rFonts w:ascii="Times New Roman" w:hAnsi="Times New Roman" w:cs="Times New Roman"/>
        </w:rPr>
        <w:t xml:space="preserve"> a more parsimonious explanation of infants’ </w:t>
      </w:r>
      <w:ins w:id="5" w:author="Benton, Deon" w:date="2026-05-16T15:39:00Z" w16du:dateUtc="2026-05-16T20:39:00Z">
        <w:r w:rsidR="00DB0881">
          <w:rPr>
            <w:rFonts w:ascii="Times New Roman" w:hAnsi="Times New Roman" w:cs="Times New Roman"/>
          </w:rPr>
          <w:t>action efficiency understanding</w:t>
        </w:r>
      </w:ins>
      <w:r w:rsidRPr="00FE7133">
        <w:rPr>
          <w:rFonts w:ascii="Times New Roman" w:hAnsi="Times New Roman" w:cs="Times New Roman"/>
        </w:rPr>
        <w:t>.</w:t>
      </w:r>
      <w:r>
        <w:rPr>
          <w:rFonts w:ascii="Times New Roman" w:hAnsi="Times New Roman" w:cs="Times New Roman"/>
        </w:rPr>
        <w:br w:type="page"/>
      </w:r>
    </w:p>
    <w:p w14:paraId="026B021C" w14:textId="526F6CA8"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 xml:space="preserve">“Associative learning is sufficient to explain infants’ </w:t>
      </w:r>
      <w:ins w:id="6" w:author="Benton, Deon" w:date="2026-05-16T15:39:00Z" w16du:dateUtc="2026-05-16T20:39:00Z">
        <w:r w:rsidR="00DB0881">
          <w:rPr>
            <w:rFonts w:ascii="Times New Roman" w:hAnsi="Times New Roman" w:cs="Times New Roman"/>
          </w:rPr>
          <w:t>action efficiency understanding</w:t>
        </w:r>
      </w:ins>
      <w:r>
        <w:rPr>
          <w:rFonts w:ascii="Times New Roman" w:hAnsi="Times New Roman" w:cs="Times New Roman"/>
        </w:rPr>
        <w:t>”</w:t>
      </w:r>
    </w:p>
    <w:p w14:paraId="5E3CA6FD" w14:textId="3AB1923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w:t>
      </w:r>
      <w:ins w:id="7" w:author="Benton, Deon" w:date="2026-05-18T11:47:00Z" w16du:dateUtc="2026-05-18T16:47:00Z">
        <w:r w:rsidR="00E47A78">
          <w:rPr>
            <w:rFonts w:ascii="Times New Roman" w:hAnsi="Times New Roman" w:cs="Times New Roman"/>
          </w:rPr>
          <w:t>challenge for young learners is</w:t>
        </w:r>
      </w:ins>
      <w:r>
        <w:rPr>
          <w:rFonts w:ascii="Times New Roman" w:hAnsi="Times New Roman" w:cs="Times New Roman"/>
        </w:rPr>
        <w:t xml:space="preserve">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w:t>
      </w:r>
      <w:r w:rsidR="00AA0C2B" w:rsidRPr="00223D51">
        <w:rPr>
          <w:rFonts w:ascii="Times New Roman" w:hAnsi="Times New Roman" w:cs="Times New Roman"/>
        </w:rPr>
        <w:t xml:space="preserve">a child </w:t>
      </w:r>
      <w:r w:rsidR="000C18C9">
        <w:rPr>
          <w:rFonts w:ascii="Times New Roman" w:hAnsi="Times New Roman" w:cs="Times New Roman"/>
        </w:rPr>
        <w:t xml:space="preserve">may learn that it is safer and more efficient to use stairs to reach the top of a slide </w:t>
      </w:r>
      <w:r w:rsidR="00FD55BE">
        <w:rPr>
          <w:rFonts w:ascii="Times New Roman" w:hAnsi="Times New Roman" w:cs="Times New Roman"/>
        </w:rPr>
        <w:t xml:space="preserve">upon observing another child tumble down the slide after attempting </w:t>
      </w:r>
      <w:r w:rsidR="00AA0C2B">
        <w:rPr>
          <w:rFonts w:ascii="Times New Roman" w:hAnsi="Times New Roman" w:cs="Times New Roman"/>
        </w:rPr>
        <w:t xml:space="preserve">clumsily to climb </w:t>
      </w:r>
      <w:r w:rsidR="000C18C9">
        <w:rPr>
          <w:rFonts w:ascii="Times New Roman" w:hAnsi="Times New Roman" w:cs="Times New Roman"/>
        </w:rPr>
        <w:t>the slide</w:t>
      </w:r>
      <w:r w:rsidR="00AA0C2B">
        <w:rPr>
          <w:rFonts w:ascii="Times New Roman" w:hAnsi="Times New Roman" w:cs="Times New Roman"/>
        </w:rPr>
        <w:t xml:space="preserve"> from the bottom. </w:t>
      </w:r>
      <w:r w:rsidR="00087C36">
        <w:rPr>
          <w:rFonts w:ascii="Times New Roman" w:hAnsi="Times New Roman" w:cs="Times New Roman"/>
        </w:rPr>
        <w:t>An open question in the developmental cognitive sciences</w:t>
      </w:r>
      <w:ins w:id="8" w:author="Benton, Deon" w:date="2026-05-18T11:52:00Z" w16du:dateUtc="2026-05-18T16:52:00Z">
        <w:r w:rsidR="00E05A21">
          <w:rPr>
            <w:rFonts w:ascii="Times New Roman" w:hAnsi="Times New Roman" w:cs="Times New Roman"/>
          </w:rPr>
          <w:t xml:space="preserve"> </w:t>
        </w:r>
      </w:ins>
      <w:r w:rsidR="00087C36">
        <w:rPr>
          <w:rFonts w:ascii="Times New Roman" w:hAnsi="Times New Roman" w:cs="Times New Roman"/>
        </w:rPr>
        <w:t xml:space="preserve">concerns when and how </w:t>
      </w:r>
      <w:ins w:id="9" w:author="Benton, Deon" w:date="2026-05-16T15:39:00Z" w16du:dateUtc="2026-05-16T20:39:00Z">
        <w:r w:rsidR="00DB0881">
          <w:rPr>
            <w:rFonts w:ascii="Times New Roman" w:hAnsi="Times New Roman" w:cs="Times New Roman"/>
          </w:rPr>
          <w:t>action efficiency understanding</w:t>
        </w:r>
      </w:ins>
      <w:r w:rsidR="008B24E1">
        <w:rPr>
          <w:rFonts w:ascii="Times New Roman" w:hAnsi="Times New Roman" w:cs="Times New Roman"/>
        </w:rPr>
        <w:t>—that is, the capacity to</w:t>
      </w:r>
      <w:r w:rsidR="00087C36">
        <w:rPr>
          <w:rFonts w:ascii="Times New Roman" w:hAnsi="Times New Roman" w:cs="Times New Roman"/>
        </w:rPr>
        <w:t xml:space="preserve"> detect and distinguish between efficient and inefficient actions</w:t>
      </w:r>
      <w:r w:rsidR="00A5158F">
        <w:rPr>
          <w:rFonts w:ascii="Times New Roman" w:hAnsi="Times New Roman" w:cs="Times New Roman"/>
        </w:rPr>
        <w:t>—</w:t>
      </w:r>
      <w:r w:rsidR="008B24E1">
        <w:rPr>
          <w:rFonts w:ascii="Times New Roman" w:hAnsi="Times New Roman" w:cs="Times New Roman"/>
        </w:rPr>
        <w:t>develops</w:t>
      </w:r>
      <w:r w:rsidR="00087C36">
        <w:rPr>
          <w:rFonts w:ascii="Times New Roman" w:hAnsi="Times New Roman" w:cs="Times New Roman"/>
        </w:rPr>
        <w:t xml:space="preserve">. </w:t>
      </w:r>
    </w:p>
    <w:p w14:paraId="57DF284E" w14:textId="38C4E971" w:rsidR="00524642" w:rsidRDefault="008B24E1" w:rsidP="00E05A21">
      <w:pPr>
        <w:spacing w:line="480" w:lineRule="auto"/>
        <w:ind w:firstLine="720"/>
        <w:contextualSpacing/>
        <w:rPr>
          <w:rFonts w:ascii="Times New Roman" w:hAnsi="Times New Roman" w:cs="Times New Roman"/>
        </w:rPr>
      </w:pPr>
      <w:r>
        <w:rPr>
          <w:rFonts w:ascii="Times New Roman" w:hAnsi="Times New Roman" w:cs="Times New Roman"/>
        </w:rPr>
        <w:t>A considerable body of evidence now attests t</w:t>
      </w:r>
      <w:r w:rsidR="0066745C">
        <w:rPr>
          <w:rFonts w:ascii="Times New Roman" w:hAnsi="Times New Roman" w:cs="Times New Roman"/>
        </w:rPr>
        <w:t>hat</w:t>
      </w:r>
      <w:r>
        <w:rPr>
          <w:rFonts w:ascii="Times New Roman" w:hAnsi="Times New Roman" w:cs="Times New Roman"/>
        </w:rPr>
        <w:t xml:space="preserve"> the </w:t>
      </w:r>
      <w:r w:rsidR="001B1084">
        <w:rPr>
          <w:rFonts w:ascii="Times New Roman" w:hAnsi="Times New Roman" w:cs="Times New Roman"/>
        </w:rPr>
        <w:t xml:space="preserve">capacity to process actions in terms of their efficiency </w:t>
      </w:r>
      <w:r w:rsidR="0066745C">
        <w:rPr>
          <w:rFonts w:ascii="Times New Roman" w:hAnsi="Times New Roman" w:cs="Times New Roman"/>
        </w:rPr>
        <w:t>may</w:t>
      </w:r>
      <w:r w:rsidR="00DE4ED0">
        <w:rPr>
          <w:rFonts w:ascii="Times New Roman" w:hAnsi="Times New Roman" w:cs="Times New Roman"/>
        </w:rPr>
        <w:t xml:space="preserve"> be</w:t>
      </w:r>
      <w:r w:rsidR="00A5158F">
        <w:rPr>
          <w:rFonts w:ascii="Times New Roman" w:hAnsi="Times New Roman" w:cs="Times New Roman"/>
        </w:rPr>
        <w:t xml:space="preserve"> in place </w:t>
      </w:r>
      <w:r w:rsidR="00972D7B">
        <w:rPr>
          <w:rFonts w:ascii="Times New Roman" w:hAnsi="Times New Roman" w:cs="Times New Roman"/>
        </w:rPr>
        <w:t xml:space="preserve">in infancy </w:t>
      </w:r>
      <w:r w:rsidR="00524642">
        <w:rPr>
          <w:rFonts w:ascii="Times New Roman" w:hAnsi="Times New Roman" w:cs="Times New Roman"/>
        </w:rPr>
        <w:t>(Csibra et al., 1999; Gergely et al., 1995).</w:t>
      </w:r>
      <w:r w:rsidR="00D5365A">
        <w:rPr>
          <w:rFonts w:ascii="Times New Roman" w:hAnsi="Times New Roman" w:cs="Times New Roman"/>
        </w:rPr>
        <w:t xml:space="preserve"> Evidence </w:t>
      </w:r>
      <w:r w:rsidR="00C94277">
        <w:rPr>
          <w:rFonts w:ascii="Times New Roman" w:hAnsi="Times New Roman" w:cs="Times New Roman"/>
        </w:rPr>
        <w:t>for this comes</w:t>
      </w:r>
      <w:r w:rsidR="00D5365A">
        <w:rPr>
          <w:rFonts w:ascii="Times New Roman" w:hAnsi="Times New Roman" w:cs="Times New Roman"/>
        </w:rPr>
        <w:t xml:space="preserve"> </w:t>
      </w:r>
      <w:r w:rsidR="007F20F3">
        <w:rPr>
          <w:rFonts w:ascii="Times New Roman" w:hAnsi="Times New Roman" w:cs="Times New Roman"/>
        </w:rPr>
        <w:t>from studies that have</w:t>
      </w:r>
      <w:r w:rsidR="00961B2B">
        <w:rPr>
          <w:rFonts w:ascii="Times New Roman" w:hAnsi="Times New Roman" w:cs="Times New Roman"/>
        </w:rPr>
        <w:t xml:space="preserve"> used the </w:t>
      </w:r>
      <w:r w:rsidR="00642D50">
        <w:rPr>
          <w:rFonts w:ascii="Times New Roman" w:hAnsi="Times New Roman" w:cs="Times New Roman"/>
        </w:rPr>
        <w:t>violation-of-expectation</w:t>
      </w:r>
      <w:r w:rsidR="00737142">
        <w:rPr>
          <w:rFonts w:ascii="Times New Roman" w:hAnsi="Times New Roman" w:cs="Times New Roman"/>
        </w:rPr>
        <w:t xml:space="preserve"> </w:t>
      </w:r>
      <w:del w:id="10" w:author="Benton, Deon" w:date="2026-05-18T16:03:00Z" w16du:dateUtc="2026-05-18T21:03:00Z">
        <w:r w:rsidR="00737142" w:rsidDel="00FE16F1">
          <w:rPr>
            <w:rFonts w:ascii="Times New Roman" w:hAnsi="Times New Roman" w:cs="Times New Roman"/>
          </w:rPr>
          <w:delText>(VoE)</w:delText>
        </w:r>
        <w:r w:rsidR="00642D50" w:rsidDel="00FE16F1">
          <w:rPr>
            <w:rFonts w:ascii="Times New Roman" w:hAnsi="Times New Roman" w:cs="Times New Roman"/>
          </w:rPr>
          <w:delText xml:space="preserve"> </w:delText>
        </w:r>
      </w:del>
      <w:r w:rsidR="00642D50">
        <w:rPr>
          <w:rFonts w:ascii="Times New Roman" w:hAnsi="Times New Roman" w:cs="Times New Roman"/>
        </w:rPr>
        <w:t>paradigm</w:t>
      </w:r>
      <w:r w:rsidR="00243F44">
        <w:rPr>
          <w:rFonts w:ascii="Times New Roman" w:hAnsi="Times New Roman" w:cs="Times New Roman"/>
        </w:rPr>
        <w:t xml:space="preserve"> (e.g., Baillargeon et al., 1995).</w:t>
      </w:r>
      <w:r w:rsidR="007424A2">
        <w:rPr>
          <w:rFonts w:ascii="Times New Roman" w:hAnsi="Times New Roman" w:cs="Times New Roman"/>
        </w:rPr>
        <w:t xml:space="preserve"> In </w:t>
      </w:r>
      <w:r w:rsidR="00C94277">
        <w:rPr>
          <w:rFonts w:ascii="Times New Roman" w:hAnsi="Times New Roman" w:cs="Times New Roman"/>
        </w:rPr>
        <w:t>this</w:t>
      </w:r>
      <w:r w:rsidR="007424A2">
        <w:rPr>
          <w:rFonts w:ascii="Times New Roman" w:hAnsi="Times New Roman" w:cs="Times New Roman"/>
        </w:rPr>
        <w:t xml:space="preserve"> method, infants are habituated or familiarized </w:t>
      </w:r>
      <w:r w:rsidR="0058342C">
        <w:rPr>
          <w:rFonts w:ascii="Times New Roman" w:hAnsi="Times New Roman" w:cs="Times New Roman"/>
        </w:rPr>
        <w:t xml:space="preserve">either </w:t>
      </w:r>
      <w:proofErr w:type="gramStart"/>
      <w:r w:rsidR="007424A2">
        <w:rPr>
          <w:rFonts w:ascii="Times New Roman" w:hAnsi="Times New Roman" w:cs="Times New Roman"/>
        </w:rPr>
        <w:t>to</w:t>
      </w:r>
      <w:proofErr w:type="gramEnd"/>
      <w:r w:rsidR="007424A2">
        <w:rPr>
          <w:rFonts w:ascii="Times New Roman" w:hAnsi="Times New Roman" w:cs="Times New Roman"/>
        </w:rPr>
        <w:t xml:space="preserve"> events </w:t>
      </w:r>
      <w:r w:rsidR="001863D5">
        <w:rPr>
          <w:rFonts w:ascii="Times New Roman" w:hAnsi="Times New Roman" w:cs="Times New Roman"/>
        </w:rPr>
        <w:t>designed</w:t>
      </w:r>
      <w:r w:rsidR="007424A2">
        <w:rPr>
          <w:rFonts w:ascii="Times New Roman" w:hAnsi="Times New Roman" w:cs="Times New Roman"/>
        </w:rPr>
        <w:t xml:space="preserve"> to </w:t>
      </w:r>
      <w:r w:rsidR="0058342C">
        <w:rPr>
          <w:rFonts w:ascii="Times New Roman" w:hAnsi="Times New Roman" w:cs="Times New Roman"/>
        </w:rPr>
        <w:t xml:space="preserve">establish an expectation of some kind or to acquaint them with the </w:t>
      </w:r>
      <w:r w:rsidR="006C0A30">
        <w:rPr>
          <w:rFonts w:ascii="Times New Roman" w:hAnsi="Times New Roman" w:cs="Times New Roman"/>
        </w:rPr>
        <w:t>set-up</w:t>
      </w:r>
      <w:r w:rsidR="0058342C">
        <w:rPr>
          <w:rFonts w:ascii="Times New Roman" w:hAnsi="Times New Roman" w:cs="Times New Roman"/>
        </w:rPr>
        <w:t xml:space="preserve"> of the experiment</w:t>
      </w:r>
      <w:r w:rsidR="007424A2">
        <w:rPr>
          <w:rFonts w:ascii="Times New Roman" w:hAnsi="Times New Roman" w:cs="Times New Roman"/>
        </w:rPr>
        <w:t>.</w:t>
      </w:r>
      <w:r w:rsidR="001863D5">
        <w:rPr>
          <w:rFonts w:ascii="Times New Roman" w:hAnsi="Times New Roman" w:cs="Times New Roman"/>
        </w:rPr>
        <w:t xml:space="preserve"> In a subsequent test phase</w:t>
      </w:r>
      <w:r w:rsidR="001863D5" w:rsidRPr="001863D5">
        <w:rPr>
          <w:rFonts w:ascii="Times New Roman" w:hAnsi="Times New Roman" w:cs="Times New Roman"/>
        </w:rPr>
        <w:t xml:space="preserve">, infants are shown events that either conform to or violate the expectations that an adult observer might </w:t>
      </w:r>
      <w:r w:rsidR="001863D5">
        <w:rPr>
          <w:rFonts w:ascii="Times New Roman" w:hAnsi="Times New Roman" w:cs="Times New Roman"/>
        </w:rPr>
        <w:t>have formed during the initial phase</w:t>
      </w:r>
      <w:r w:rsidR="00950D30">
        <w:rPr>
          <w:rFonts w:ascii="Times New Roman" w:hAnsi="Times New Roman" w:cs="Times New Roman"/>
        </w:rPr>
        <w:t xml:space="preserve"> (e.g., Stahl &amp; Kibbe, 2022)</w:t>
      </w:r>
      <w:r w:rsidR="001863D5" w:rsidRPr="001863D5">
        <w:rPr>
          <w:rFonts w:ascii="Times New Roman" w:hAnsi="Times New Roman" w:cs="Times New Roman"/>
        </w:rPr>
        <w:t>.</w:t>
      </w:r>
      <w:r w:rsidR="004F6BF0">
        <w:rPr>
          <w:rFonts w:ascii="Times New Roman" w:hAnsi="Times New Roman" w:cs="Times New Roman"/>
        </w:rPr>
        <w:t xml:space="preserve"> </w:t>
      </w:r>
      <w:r w:rsidR="00FF127E">
        <w:rPr>
          <w:rFonts w:ascii="Times New Roman" w:hAnsi="Times New Roman" w:cs="Times New Roman"/>
        </w:rPr>
        <w:t>One of the first studies</w:t>
      </w:r>
      <w:r w:rsidR="007F20F3">
        <w:rPr>
          <w:rFonts w:ascii="Times New Roman" w:hAnsi="Times New Roman" w:cs="Times New Roman"/>
        </w:rPr>
        <w:t xml:space="preserve"> to use </w:t>
      </w:r>
      <w:r w:rsidR="00E05A21">
        <w:rPr>
          <w:rFonts w:ascii="Times New Roman" w:hAnsi="Times New Roman" w:cs="Times New Roman"/>
        </w:rPr>
        <w:t>this method</w:t>
      </w:r>
      <w:r w:rsidR="007F20F3">
        <w:rPr>
          <w:rFonts w:ascii="Times New Roman" w:hAnsi="Times New Roman" w:cs="Times New Roman"/>
        </w:rPr>
        <w:t xml:space="preserve"> to </w:t>
      </w:r>
      <w:r w:rsidR="00134CB3">
        <w:rPr>
          <w:rFonts w:ascii="Times New Roman" w:hAnsi="Times New Roman" w:cs="Times New Roman"/>
        </w:rPr>
        <w:t>assess</w:t>
      </w:r>
      <w:r w:rsidR="007F20F3">
        <w:rPr>
          <w:rFonts w:ascii="Times New Roman" w:hAnsi="Times New Roman" w:cs="Times New Roman"/>
        </w:rPr>
        <w:t xml:space="preserve"> infant </w:t>
      </w:r>
      <w:ins w:id="11" w:author="Benton, Deon" w:date="2026-05-16T15:39:00Z" w16du:dateUtc="2026-05-16T20:39:00Z">
        <w:r w:rsidR="00DB0881">
          <w:rPr>
            <w:rFonts w:ascii="Times New Roman" w:hAnsi="Times New Roman" w:cs="Times New Roman"/>
          </w:rPr>
          <w:t>action efficiency understanding</w:t>
        </w:r>
      </w:ins>
      <w:r w:rsidR="007F20F3">
        <w:rPr>
          <w:rFonts w:ascii="Times New Roman" w:hAnsi="Times New Roman" w:cs="Times New Roman"/>
        </w:rPr>
        <w:t xml:space="preserve"> </w:t>
      </w:r>
      <w:ins w:id="12" w:author="Benton, Deon" w:date="2026-05-18T11:55:00Z" w16du:dateUtc="2026-05-18T16:55:00Z">
        <w:r w:rsidR="00FF127E">
          <w:rPr>
            <w:rFonts w:ascii="Times New Roman" w:hAnsi="Times New Roman" w:cs="Times New Roman"/>
          </w:rPr>
          <w:t>was that</w:t>
        </w:r>
      </w:ins>
      <w:r w:rsidR="007F20F3">
        <w:rPr>
          <w:rFonts w:ascii="Times New Roman" w:hAnsi="Times New Roman" w:cs="Times New Roman"/>
        </w:rPr>
        <w:t xml:space="preserve"> by Gergely et al. (1995)</w:t>
      </w:r>
      <w:ins w:id="13" w:author="Benton, Deon" w:date="2026-05-18T11:55:00Z" w16du:dateUtc="2026-05-18T16:55:00Z">
        <w:r w:rsidR="00FF127E">
          <w:rPr>
            <w:rFonts w:ascii="Times New Roman" w:hAnsi="Times New Roman" w:cs="Times New Roman"/>
          </w:rPr>
          <w:t>.</w:t>
        </w:r>
      </w:ins>
      <w:r w:rsidR="00524642">
        <w:rPr>
          <w:rFonts w:ascii="Times New Roman" w:hAnsi="Times New Roman" w:cs="Times New Roman"/>
        </w:rPr>
        <w:t xml:space="preserve"> </w:t>
      </w:r>
      <w:ins w:id="14" w:author="Benton, Deon" w:date="2026-05-18T11:56:00Z" w16du:dateUtc="2026-05-18T16:56:00Z">
        <w:r w:rsidR="00FF127E">
          <w:rPr>
            <w:rFonts w:ascii="Times New Roman" w:hAnsi="Times New Roman" w:cs="Times New Roman"/>
          </w:rPr>
          <w:t xml:space="preserve">Twelve-month-old infants were </w:t>
        </w:r>
        <w:proofErr w:type="gramStart"/>
        <w:r w:rsidR="00FF127E">
          <w:rPr>
            <w:rFonts w:ascii="Times New Roman" w:hAnsi="Times New Roman" w:cs="Times New Roman"/>
          </w:rPr>
          <w:t>habituated</w:t>
        </w:r>
      </w:ins>
      <w:proofErr w:type="gramEnd"/>
      <w:r w:rsidR="00524642">
        <w:rPr>
          <w:rFonts w:ascii="Times New Roman" w:hAnsi="Times New Roman" w:cs="Times New Roman"/>
        </w:rPr>
        <w:t xml:space="preserve"> to an event in </w:t>
      </w:r>
      <w:r w:rsidR="00524642" w:rsidRPr="004C0C81">
        <w:rPr>
          <w:rFonts w:ascii="Times New Roman" w:hAnsi="Times New Roman" w:cs="Times New Roman"/>
        </w:rPr>
        <w:t>which a</w:t>
      </w:r>
      <w:r w:rsidR="00524642">
        <w:rPr>
          <w:rFonts w:ascii="Times New Roman" w:hAnsi="Times New Roman" w:cs="Times New Roman"/>
        </w:rPr>
        <w:t>n animated ball jumped over a barrier to reach another</w:t>
      </w:r>
      <w:r w:rsidR="00532C80">
        <w:rPr>
          <w:rFonts w:ascii="Times New Roman" w:hAnsi="Times New Roman" w:cs="Times New Roman"/>
        </w:rPr>
        <w:t xml:space="preserve"> animate</w:t>
      </w:r>
      <w:r w:rsidR="0058342C">
        <w:rPr>
          <w:rFonts w:ascii="Times New Roman" w:hAnsi="Times New Roman" w:cs="Times New Roman"/>
        </w:rPr>
        <w:t>d</w:t>
      </w:r>
      <w:r w:rsidR="00524642">
        <w:rPr>
          <w:rFonts w:ascii="Times New Roman" w:hAnsi="Times New Roman" w:cs="Times New Roman"/>
        </w:rPr>
        <w:t xml:space="preserve"> ball. </w:t>
      </w:r>
      <w:r w:rsidR="00524642" w:rsidRPr="004C0C81">
        <w:rPr>
          <w:rFonts w:ascii="Times New Roman" w:hAnsi="Times New Roman" w:cs="Times New Roman"/>
        </w:rPr>
        <w:t xml:space="preserve">Infants were then shown </w:t>
      </w:r>
      <w:ins w:id="15" w:author="Benton, Deon" w:date="2026-05-18T12:55:00Z" w16du:dateUtc="2026-05-18T17:55:00Z">
        <w:r w:rsidR="00AE5E71">
          <w:rPr>
            <w:rFonts w:ascii="Times New Roman" w:hAnsi="Times New Roman" w:cs="Times New Roman"/>
          </w:rPr>
          <w:t>an</w:t>
        </w:r>
      </w:ins>
      <w:r w:rsidR="00524642">
        <w:rPr>
          <w:rFonts w:ascii="Times New Roman" w:hAnsi="Times New Roman" w:cs="Times New Roman"/>
        </w:rPr>
        <w:t xml:space="preserve"> </w:t>
      </w:r>
      <w:r w:rsidR="00524642" w:rsidRPr="006710F2">
        <w:rPr>
          <w:rFonts w:ascii="Times New Roman" w:hAnsi="Times New Roman" w:cs="Times New Roman"/>
          <w:i/>
          <w:iCs/>
        </w:rPr>
        <w:t>old action</w:t>
      </w:r>
      <w:r w:rsidR="00524642">
        <w:rPr>
          <w:rFonts w:ascii="Times New Roman" w:hAnsi="Times New Roman" w:cs="Times New Roman"/>
        </w:rPr>
        <w:t xml:space="preserve"> test event</w:t>
      </w:r>
      <w:ins w:id="16" w:author="Benton, Deon" w:date="2026-05-18T12:55:00Z" w16du:dateUtc="2026-05-18T17:55:00Z">
        <w:r w:rsidR="00AE5E71">
          <w:rPr>
            <w:rFonts w:ascii="Times New Roman" w:hAnsi="Times New Roman" w:cs="Times New Roman"/>
          </w:rPr>
          <w:t>—in which the first</w:t>
        </w:r>
      </w:ins>
      <w:r w:rsidR="00524642" w:rsidRPr="004C0C81">
        <w:rPr>
          <w:rFonts w:ascii="Times New Roman" w:hAnsi="Times New Roman" w:cs="Times New Roman"/>
        </w:rPr>
        <w:t xml:space="preserve"> circle </w:t>
      </w:r>
      <w:r w:rsidR="00524642">
        <w:rPr>
          <w:rFonts w:ascii="Times New Roman" w:hAnsi="Times New Roman" w:cs="Times New Roman"/>
        </w:rPr>
        <w:t>followed the familiar curved</w:t>
      </w:r>
      <w:r w:rsidR="00524642" w:rsidRPr="004C0C81">
        <w:rPr>
          <w:rFonts w:ascii="Times New Roman" w:hAnsi="Times New Roman" w:cs="Times New Roman"/>
        </w:rPr>
        <w:t xml:space="preserve"> </w:t>
      </w:r>
      <w:r w:rsidR="00524642">
        <w:rPr>
          <w:rFonts w:ascii="Times New Roman" w:hAnsi="Times New Roman" w:cs="Times New Roman"/>
        </w:rPr>
        <w:t>motion path to reach the large circle</w:t>
      </w:r>
      <w:ins w:id="17" w:author="Benton, Deon" w:date="2026-05-18T12:56:00Z" w16du:dateUtc="2026-05-18T17:56:00Z">
        <w:r w:rsidR="009742E6">
          <w:rPr>
            <w:rFonts w:ascii="Times New Roman" w:hAnsi="Times New Roman" w:cs="Times New Roman"/>
          </w:rPr>
          <w:t>—and a</w:t>
        </w:r>
      </w:ins>
      <w:r w:rsidR="00524642" w:rsidRPr="004C0C81">
        <w:rPr>
          <w:rFonts w:ascii="Times New Roman" w:hAnsi="Times New Roman" w:cs="Times New Roman"/>
        </w:rPr>
        <w:t xml:space="preserve"> </w:t>
      </w:r>
      <w:r w:rsidR="00524642">
        <w:rPr>
          <w:rFonts w:ascii="Times New Roman" w:hAnsi="Times New Roman" w:cs="Times New Roman"/>
          <w:i/>
          <w:iCs/>
        </w:rPr>
        <w:t xml:space="preserve">new action </w:t>
      </w:r>
      <w:r w:rsidR="00524642">
        <w:rPr>
          <w:rFonts w:ascii="Times New Roman" w:hAnsi="Times New Roman" w:cs="Times New Roman"/>
        </w:rPr>
        <w:t>test</w:t>
      </w:r>
      <w:r w:rsidR="00524642" w:rsidRPr="004C0C81">
        <w:rPr>
          <w:rFonts w:ascii="Times New Roman" w:hAnsi="Times New Roman" w:cs="Times New Roman"/>
        </w:rPr>
        <w:t xml:space="preserve"> event</w:t>
      </w:r>
      <w:ins w:id="18" w:author="Benton, Deon" w:date="2026-05-18T12:56:00Z" w16du:dateUtc="2026-05-18T17:56:00Z">
        <w:r w:rsidR="009742E6">
          <w:rPr>
            <w:rFonts w:ascii="Times New Roman" w:hAnsi="Times New Roman" w:cs="Times New Roman"/>
          </w:rPr>
          <w:t xml:space="preserve">—in which </w:t>
        </w:r>
      </w:ins>
      <w:r w:rsidR="00524642" w:rsidRPr="004C0C81">
        <w:rPr>
          <w:rFonts w:ascii="Times New Roman" w:hAnsi="Times New Roman" w:cs="Times New Roman"/>
        </w:rPr>
        <w:t xml:space="preserve">the small circle </w:t>
      </w:r>
      <w:r w:rsidR="00524642">
        <w:rPr>
          <w:rFonts w:ascii="Times New Roman" w:hAnsi="Times New Roman" w:cs="Times New Roman"/>
        </w:rPr>
        <w:t>moved along a</w:t>
      </w:r>
      <w:r w:rsidR="00524642" w:rsidRPr="004C0C81">
        <w:rPr>
          <w:rFonts w:ascii="Times New Roman" w:hAnsi="Times New Roman" w:cs="Times New Roman"/>
        </w:rPr>
        <w:t xml:space="preserve"> </w:t>
      </w:r>
      <w:r w:rsidR="00524642">
        <w:rPr>
          <w:rFonts w:ascii="Times New Roman" w:hAnsi="Times New Roman" w:cs="Times New Roman"/>
        </w:rPr>
        <w:t>straight path</w:t>
      </w:r>
      <w:r w:rsidR="00524642" w:rsidRPr="004C0C81">
        <w:rPr>
          <w:rFonts w:ascii="Times New Roman" w:hAnsi="Times New Roman" w:cs="Times New Roman"/>
        </w:rPr>
        <w:t xml:space="preserve"> to reach the large circle.</w:t>
      </w:r>
      <w:r w:rsidR="00524642">
        <w:rPr>
          <w:rFonts w:ascii="Times New Roman" w:hAnsi="Times New Roman" w:cs="Times New Roman"/>
        </w:rPr>
        <w:t xml:space="preserve"> The results </w:t>
      </w:r>
      <w:ins w:id="19" w:author="Benton, Deon" w:date="2026-05-18T11:57:00Z" w16du:dateUtc="2026-05-18T16:57:00Z">
        <w:r w:rsidR="009E38CD">
          <w:rPr>
            <w:rFonts w:ascii="Times New Roman" w:hAnsi="Times New Roman" w:cs="Times New Roman"/>
          </w:rPr>
          <w:t>revealed that infants</w:t>
        </w:r>
      </w:ins>
      <w:r w:rsidR="00524642">
        <w:rPr>
          <w:rFonts w:ascii="Times New Roman" w:hAnsi="Times New Roman" w:cs="Times New Roman"/>
        </w:rPr>
        <w:t xml:space="preserve"> looked longer at the old action event than at the new </w:t>
      </w:r>
      <w:ins w:id="20" w:author="Benton, Deon" w:date="2026-05-18T12:57:00Z" w16du:dateUtc="2026-05-18T17:57:00Z">
        <w:r w:rsidR="009742E6">
          <w:rPr>
            <w:rFonts w:ascii="Times New Roman" w:hAnsi="Times New Roman" w:cs="Times New Roman"/>
          </w:rPr>
          <w:t>event</w:t>
        </w:r>
      </w:ins>
      <w:r w:rsidR="00524642">
        <w:rPr>
          <w:rFonts w:ascii="Times New Roman" w:hAnsi="Times New Roman" w:cs="Times New Roman"/>
        </w:rPr>
        <w:t xml:space="preserve">. </w:t>
      </w:r>
      <w:ins w:id="21" w:author="Benton, Deon" w:date="2026-05-18T12:54:00Z" w16du:dateUtc="2026-05-18T17:54:00Z">
        <w:r w:rsidR="00AE5E71">
          <w:rPr>
            <w:rFonts w:ascii="Times New Roman" w:hAnsi="Times New Roman" w:cs="Times New Roman"/>
          </w:rPr>
          <w:t xml:space="preserve">Data from infants in </w:t>
        </w:r>
        <w:proofErr w:type="gramStart"/>
        <w:r w:rsidR="00AE5E71">
          <w:rPr>
            <w:rFonts w:ascii="Times New Roman" w:hAnsi="Times New Roman" w:cs="Times New Roman"/>
          </w:rPr>
          <w:t>a control</w:t>
        </w:r>
        <w:proofErr w:type="gramEnd"/>
        <w:r w:rsidR="00AE5E71">
          <w:rPr>
            <w:rFonts w:ascii="Times New Roman" w:hAnsi="Times New Roman" w:cs="Times New Roman"/>
          </w:rPr>
          <w:t xml:space="preserve"> condition</w:t>
        </w:r>
      </w:ins>
      <w:r w:rsidR="00524642">
        <w:rPr>
          <w:rFonts w:ascii="Times New Roman" w:hAnsi="Times New Roman" w:cs="Times New Roman"/>
        </w:rPr>
        <w:t xml:space="preserve"> </w:t>
      </w:r>
      <w:ins w:id="22" w:author="Benton, Deon" w:date="2026-05-18T12:41:00Z" w16du:dateUtc="2026-05-18T17:41:00Z">
        <w:r w:rsidR="008720DA">
          <w:rPr>
            <w:rFonts w:ascii="Times New Roman" w:hAnsi="Times New Roman" w:cs="Times New Roman"/>
          </w:rPr>
          <w:t xml:space="preserve">showed that </w:t>
        </w:r>
      </w:ins>
      <w:ins w:id="23" w:author="Benton, Deon" w:date="2026-05-18T12:54:00Z" w16du:dateUtc="2026-05-18T17:54:00Z">
        <w:r w:rsidR="00AE5E71">
          <w:rPr>
            <w:rFonts w:ascii="Times New Roman" w:hAnsi="Times New Roman" w:cs="Times New Roman"/>
          </w:rPr>
          <w:t>they</w:t>
        </w:r>
      </w:ins>
      <w:ins w:id="24" w:author="Benton, Deon" w:date="2026-05-18T12:42:00Z" w16du:dateUtc="2026-05-18T17:42:00Z">
        <w:r w:rsidR="008720DA">
          <w:rPr>
            <w:rFonts w:ascii="Times New Roman" w:hAnsi="Times New Roman" w:cs="Times New Roman"/>
          </w:rPr>
          <w:t xml:space="preserve"> looked equally long at both events</w:t>
        </w:r>
      </w:ins>
      <w:r w:rsidR="00524642">
        <w:rPr>
          <w:rFonts w:ascii="Times New Roman" w:hAnsi="Times New Roman" w:cs="Times New Roman"/>
        </w:rPr>
        <w:t xml:space="preserve"> </w:t>
      </w:r>
      <w:r w:rsidR="00371051">
        <w:rPr>
          <w:rFonts w:ascii="Times New Roman" w:hAnsi="Times New Roman" w:cs="Times New Roman"/>
        </w:rPr>
        <w:t>when the circle jumped beside the barrier</w:t>
      </w:r>
      <w:r w:rsidR="00524642">
        <w:rPr>
          <w:rFonts w:ascii="Times New Roman" w:hAnsi="Times New Roman" w:cs="Times New Roman"/>
        </w:rPr>
        <w:t xml:space="preserve">. </w:t>
      </w:r>
    </w:p>
    <w:p w14:paraId="271A1480" w14:textId="116B1C1D" w:rsidR="00524642" w:rsidRDefault="00524642" w:rsidP="00F478FB">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This finding has since been extended in important ways. For example, </w:t>
      </w:r>
      <w:ins w:id="25" w:author="Benton, Deon" w:date="2026-05-18T12:44:00Z" w16du:dateUtc="2026-05-18T17:44:00Z">
        <w:r w:rsidR="005212F4">
          <w:rPr>
            <w:rFonts w:ascii="Times New Roman" w:hAnsi="Times New Roman" w:cs="Times New Roman"/>
          </w:rPr>
          <w:t>efficiency-based expectations have been shown to apply</w:t>
        </w:r>
      </w:ins>
      <w:r>
        <w:rPr>
          <w:rFonts w:ascii="Times New Roman" w:hAnsi="Times New Roman" w:cs="Times New Roman"/>
        </w:rPr>
        <w:t xml:space="preserve"> not only to people (e.g., Phillips &amp; Wellman, 2005; Sodian et al., 2004; Woodward &amp; Sommerville, 2000</w:t>
      </w:r>
      <w:ins w:id="26" w:author="Benton, Deon" w:date="2026-05-18T12:47:00Z" w16du:dateUtc="2026-05-18T17:47:00Z">
        <w:r w:rsidR="002B3DC8">
          <w:rPr>
            <w:rFonts w:ascii="Times New Roman" w:hAnsi="Times New Roman" w:cs="Times New Roman"/>
          </w:rPr>
          <w:t>; cf., Phillips &amp; Wellman, 2005</w:t>
        </w:r>
      </w:ins>
      <w:r>
        <w:rPr>
          <w:rFonts w:ascii="Times New Roman" w:hAnsi="Times New Roman" w:cs="Times New Roman"/>
        </w:rPr>
        <w:t>) and animals (e.g., Schwier et al., 2006) but also to geometric shapes (Csibra et al., 2003; Gergely et al., 1995) and inanimate</w:t>
      </w:r>
      <w:ins w:id="27" w:author="Benton, Deon" w:date="2026-05-18T12:45:00Z" w16du:dateUtc="2026-05-18T17:45:00Z">
        <w:r w:rsidR="005212F4">
          <w:rPr>
            <w:rFonts w:ascii="Times New Roman" w:hAnsi="Times New Roman" w:cs="Times New Roman"/>
          </w:rPr>
          <w:t xml:space="preserve"> or inert</w:t>
        </w:r>
      </w:ins>
      <w:r>
        <w:rPr>
          <w:rFonts w:ascii="Times New Roman" w:hAnsi="Times New Roman" w:cs="Times New Roman"/>
        </w:rPr>
        <w:t xml:space="preserve"> objects (</w:t>
      </w:r>
      <w:ins w:id="28" w:author="Benton, Deon" w:date="2026-05-18T12:45:00Z" w16du:dateUtc="2026-05-18T17:45:00Z">
        <w:r w:rsidR="005212F4">
          <w:rPr>
            <w:rFonts w:ascii="Times New Roman" w:hAnsi="Times New Roman" w:cs="Times New Roman"/>
          </w:rPr>
          <w:t xml:space="preserve">Csibra et al., 1999; </w:t>
        </w:r>
      </w:ins>
      <w:r>
        <w:rPr>
          <w:rFonts w:ascii="Times New Roman" w:hAnsi="Times New Roman" w:cs="Times New Roman"/>
        </w:rPr>
        <w:t xml:space="preserve">Kamewari et al., 2005). Additionally, </w:t>
      </w:r>
      <w:ins w:id="29" w:author="Benton, Deon" w:date="2026-05-18T12:50:00Z" w16du:dateUtc="2026-05-18T17:50:00Z">
        <w:r w:rsidR="004F1972">
          <w:rPr>
            <w:rFonts w:ascii="Times New Roman" w:hAnsi="Times New Roman" w:cs="Times New Roman"/>
          </w:rPr>
          <w:t>recent evidence suggests that infants</w:t>
        </w:r>
      </w:ins>
      <w:r>
        <w:rPr>
          <w:rFonts w:ascii="Times New Roman" w:hAnsi="Times New Roman" w:cs="Times New Roman"/>
        </w:rPr>
        <w:t xml:space="preserve"> </w:t>
      </w:r>
      <w:ins w:id="30" w:author="Benton, Deon" w:date="2026-05-18T12:49:00Z" w16du:dateUtc="2026-05-18T17:49:00Z">
        <w:r w:rsidR="006B7D30">
          <w:rPr>
            <w:rFonts w:ascii="Times New Roman" w:hAnsi="Times New Roman" w:cs="Times New Roman"/>
          </w:rPr>
          <w:t>represent</w:t>
        </w:r>
      </w:ins>
      <w:ins w:id="31" w:author="Benton, Deon" w:date="2026-05-18T12:50:00Z" w16du:dateUtc="2026-05-18T17:50:00Z">
        <w:r w:rsidR="004F1972">
          <w:rPr>
            <w:rFonts w:ascii="Times New Roman" w:hAnsi="Times New Roman" w:cs="Times New Roman"/>
          </w:rPr>
          <w:t xml:space="preserve"> action</w:t>
        </w:r>
      </w:ins>
      <w:ins w:id="32" w:author="Benton, Deon" w:date="2026-05-18T12:49:00Z" w16du:dateUtc="2026-05-18T17:49:00Z">
        <w:r w:rsidR="006B7D30">
          <w:rPr>
            <w:rFonts w:ascii="Times New Roman" w:hAnsi="Times New Roman" w:cs="Times New Roman"/>
          </w:rPr>
          <w:t xml:space="preserve"> efficiency </w:t>
        </w:r>
      </w:ins>
      <w:ins w:id="33" w:author="Benton, Deon" w:date="2026-05-18T12:50:00Z" w16du:dateUtc="2026-05-18T17:50:00Z">
        <w:r w:rsidR="004F1972">
          <w:rPr>
            <w:rFonts w:ascii="Times New Roman" w:hAnsi="Times New Roman" w:cs="Times New Roman"/>
          </w:rPr>
          <w:t>in a more graded, continuous fashion</w:t>
        </w:r>
      </w:ins>
      <w:ins w:id="34" w:author="Benton, Deon" w:date="2026-05-18T12:49:00Z" w16du:dateUtc="2026-05-18T17:49:00Z">
        <w:r w:rsidR="006B7D30">
          <w:rPr>
            <w:rFonts w:ascii="Times New Roman" w:hAnsi="Times New Roman" w:cs="Times New Roman"/>
          </w:rPr>
          <w:t xml:space="preserve"> rather than in an all-or-none</w:t>
        </w:r>
      </w:ins>
      <w:ins w:id="35" w:author="Benton, Deon" w:date="2026-05-18T12:50:00Z" w16du:dateUtc="2026-05-18T17:50:00Z">
        <w:r w:rsidR="004F1972">
          <w:rPr>
            <w:rFonts w:ascii="Times New Roman" w:hAnsi="Times New Roman" w:cs="Times New Roman"/>
          </w:rPr>
          <w:t xml:space="preserve"> manner</w:t>
        </w:r>
      </w:ins>
      <w:r>
        <w:rPr>
          <w:rFonts w:ascii="Times New Roman" w:hAnsi="Times New Roman" w:cs="Times New Roman"/>
        </w:rPr>
        <w:t xml:space="preserve"> (Liu &amp; Spelke, 2017).</w:t>
      </w:r>
      <w:r w:rsidR="00F478FB">
        <w:rPr>
          <w:rFonts w:ascii="Times New Roman" w:hAnsi="Times New Roman" w:cs="Times New Roman"/>
        </w:rPr>
        <w:t xml:space="preserve"> Still other research has shown that </w:t>
      </w:r>
      <w:ins w:id="36" w:author="Benton, Deon" w:date="2026-05-16T15:39:00Z" w16du:dateUtc="2026-05-16T20:39:00Z">
        <w:r w:rsidR="00DB0881">
          <w:rPr>
            <w:rFonts w:ascii="Times New Roman" w:hAnsi="Times New Roman" w:cs="Times New Roman"/>
          </w:rPr>
          <w:t>action efficiency understanding</w:t>
        </w:r>
      </w:ins>
      <w:r w:rsidR="00F478FB">
        <w:rPr>
          <w:rFonts w:ascii="Times New Roman" w:hAnsi="Times New Roman" w:cs="Times New Roman"/>
        </w:rPr>
        <w:t xml:space="preserve"> can be elicited in infants as young as 3 months of age if they are given direct action experience (e.g., Skerry et al., 2013) or the action events </w:t>
      </w:r>
      <w:ins w:id="37" w:author="Benton, Deon" w:date="2026-05-18T12:51:00Z" w16du:dateUtc="2026-05-18T17:51:00Z">
        <w:r w:rsidR="004F1972">
          <w:rPr>
            <w:rFonts w:ascii="Times New Roman" w:hAnsi="Times New Roman" w:cs="Times New Roman"/>
          </w:rPr>
          <w:t>are causally efficacious</w:t>
        </w:r>
      </w:ins>
      <w:r w:rsidR="00F478FB">
        <w:rPr>
          <w:rFonts w:ascii="Times New Roman" w:hAnsi="Times New Roman" w:cs="Times New Roman"/>
        </w:rPr>
        <w:t xml:space="preserve"> (e.g., Liu et al., 2019). </w:t>
      </w:r>
      <w:ins w:id="38" w:author="Benton, Deon" w:date="2026-05-18T12:51:00Z" w16du:dateUtc="2026-05-18T17:51:00Z">
        <w:r w:rsidR="004F1972">
          <w:rPr>
            <w:rFonts w:ascii="Times New Roman" w:hAnsi="Times New Roman" w:cs="Times New Roman"/>
          </w:rPr>
          <w:t>Together,</w:t>
        </w:r>
      </w:ins>
      <w:r w:rsidR="00D74336">
        <w:rPr>
          <w:rFonts w:ascii="Times New Roman" w:hAnsi="Times New Roman" w:cs="Times New Roman"/>
        </w:rPr>
        <w:t xml:space="preserve"> this research suggests that </w:t>
      </w:r>
      <w:ins w:id="39" w:author="Benton, Deon" w:date="2026-05-16T15:39:00Z" w16du:dateUtc="2026-05-16T20:39:00Z">
        <w:r w:rsidR="00DB0881">
          <w:rPr>
            <w:rFonts w:ascii="Times New Roman" w:hAnsi="Times New Roman" w:cs="Times New Roman"/>
          </w:rPr>
          <w:t>action efficiency understanding</w:t>
        </w:r>
      </w:ins>
      <w:r w:rsidR="00D74336">
        <w:rPr>
          <w:rFonts w:ascii="Times New Roman" w:hAnsi="Times New Roman" w:cs="Times New Roman"/>
        </w:rPr>
        <w:t xml:space="preserve"> </w:t>
      </w:r>
      <w:r w:rsidR="00972D7B">
        <w:rPr>
          <w:rFonts w:ascii="Times New Roman" w:hAnsi="Times New Roman" w:cs="Times New Roman"/>
        </w:rPr>
        <w:t>may be in place sometime in the second half of the first year of life.</w:t>
      </w:r>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5DE60677"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ins w:id="40" w:author="Benton, Deon" w:date="2026-05-16T15:39:00Z" w16du:dateUtc="2026-05-16T20:39:00Z">
        <w:r w:rsidR="00DB0881">
          <w:rPr>
            <w:rFonts w:ascii="Times New Roman" w:hAnsi="Times New Roman" w:cs="Times New Roman"/>
            <w:b/>
            <w:bCs/>
          </w:rPr>
          <w:t>action efficiency understanding</w:t>
        </w:r>
      </w:ins>
    </w:p>
    <w:p w14:paraId="68C4497A" w14:textId="11EB8B85" w:rsidR="005917B9" w:rsidRDefault="00524642" w:rsidP="00715F13">
      <w:pPr>
        <w:spacing w:line="480" w:lineRule="auto"/>
        <w:contextualSpacing/>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Several proposals have been put forward to explain the mechanistic basis of </w:t>
      </w:r>
      <w:r w:rsidR="009A343E">
        <w:rPr>
          <w:rFonts w:ascii="Times New Roman" w:hAnsi="Times New Roman" w:cs="Times New Roman"/>
        </w:rPr>
        <w:t>such</w:t>
      </w:r>
      <w:r>
        <w:rPr>
          <w:rFonts w:ascii="Times New Roman" w:hAnsi="Times New Roman" w:cs="Times New Roman"/>
        </w:rPr>
        <w:t xml:space="preserve"> understanding</w:t>
      </w:r>
      <w:r w:rsidR="002103B3">
        <w:rPr>
          <w:rFonts w:ascii="Times New Roman" w:hAnsi="Times New Roman" w:cs="Times New Roman"/>
        </w:rPr>
        <w:t xml:space="preserve">. </w:t>
      </w:r>
      <w:r w:rsidR="00E326A7">
        <w:rPr>
          <w:rFonts w:ascii="Times New Roman" w:hAnsi="Times New Roman" w:cs="Times New Roman"/>
        </w:rPr>
        <w:t xml:space="preserve">These proposals </w:t>
      </w:r>
      <w:r w:rsidR="00C2785F">
        <w:rPr>
          <w:rFonts w:ascii="Times New Roman" w:hAnsi="Times New Roman" w:cs="Times New Roman"/>
        </w:rPr>
        <w:t>fall roughly</w:t>
      </w:r>
      <w:r w:rsidR="00E326A7">
        <w:rPr>
          <w:rFonts w:ascii="Times New Roman" w:hAnsi="Times New Roman" w:cs="Times New Roman"/>
        </w:rPr>
        <w:t xml:space="preserve"> into </w:t>
      </w:r>
      <w:r w:rsidR="00CF07BC">
        <w:rPr>
          <w:rFonts w:ascii="Times New Roman" w:hAnsi="Times New Roman" w:cs="Times New Roman"/>
        </w:rPr>
        <w:t>two classes.</w:t>
      </w:r>
      <w:r w:rsidR="00926D5F">
        <w:rPr>
          <w:rFonts w:ascii="Times New Roman" w:hAnsi="Times New Roman" w:cs="Times New Roman"/>
        </w:rPr>
        <w:t xml:space="preserve"> </w:t>
      </w:r>
      <w:r w:rsidR="00071A55">
        <w:rPr>
          <w:rFonts w:ascii="Times New Roman" w:hAnsi="Times New Roman" w:cs="Times New Roman"/>
        </w:rPr>
        <w:t xml:space="preserve">The first </w:t>
      </w:r>
      <w:r w:rsidR="00F57151">
        <w:rPr>
          <w:rFonts w:ascii="Times New Roman" w:hAnsi="Times New Roman" w:cs="Times New Roman"/>
        </w:rPr>
        <w:t>is</w:t>
      </w:r>
      <w:r w:rsidR="00E326A7">
        <w:rPr>
          <w:rFonts w:ascii="Times New Roman" w:hAnsi="Times New Roman" w:cs="Times New Roman"/>
        </w:rPr>
        <w:t xml:space="preserve"> “rich” proposals for the origins of infant </w:t>
      </w:r>
      <w:ins w:id="41" w:author="Benton, Deon" w:date="2026-05-16T15:39:00Z" w16du:dateUtc="2026-05-16T20:39:00Z">
        <w:r w:rsidR="00DB0881">
          <w:rPr>
            <w:rFonts w:ascii="Times New Roman" w:hAnsi="Times New Roman" w:cs="Times New Roman"/>
          </w:rPr>
          <w:t>action efficiency understanding</w:t>
        </w:r>
      </w:ins>
      <w:r w:rsidR="00E326A7">
        <w:rPr>
          <w:rFonts w:ascii="Times New Roman" w:hAnsi="Times New Roman" w:cs="Times New Roman"/>
        </w:rPr>
        <w:t xml:space="preserve">. </w:t>
      </w:r>
      <w:r w:rsidR="00B778CC">
        <w:rPr>
          <w:rFonts w:ascii="Times New Roman" w:hAnsi="Times New Roman" w:cs="Times New Roman"/>
        </w:rPr>
        <w:t>According to these accounts, infants</w:t>
      </w:r>
      <w:r w:rsidR="005E4A7C">
        <w:rPr>
          <w:rFonts w:ascii="Times New Roman" w:hAnsi="Times New Roman" w:cs="Times New Roman"/>
        </w:rPr>
        <w:t xml:space="preserve"> possess from birth or shortly</w:t>
      </w:r>
      <w:r w:rsidR="00D64235">
        <w:rPr>
          <w:rFonts w:ascii="Times New Roman" w:hAnsi="Times New Roman" w:cs="Times New Roman"/>
        </w:rPr>
        <w:t xml:space="preserve"> thereafter</w:t>
      </w:r>
      <w:r w:rsidR="00F57151">
        <w:rPr>
          <w:rFonts w:ascii="Times New Roman" w:hAnsi="Times New Roman" w:cs="Times New Roman"/>
        </w:rPr>
        <w:t xml:space="preserve"> domain-specific mechanisms</w:t>
      </w:r>
      <w:r w:rsidR="009A343E">
        <w:rPr>
          <w:rFonts w:ascii="Times New Roman" w:hAnsi="Times New Roman" w:cs="Times New Roman"/>
        </w:rPr>
        <w:t xml:space="preserve">—that is, </w:t>
      </w:r>
      <w:r w:rsidR="000B08D2">
        <w:rPr>
          <w:rFonts w:ascii="Times New Roman" w:hAnsi="Times New Roman" w:cs="Times New Roman"/>
        </w:rPr>
        <w:t xml:space="preserve">specialized processes </w:t>
      </w:r>
      <w:r w:rsidR="00F57151">
        <w:rPr>
          <w:rFonts w:ascii="Times New Roman" w:hAnsi="Times New Roman" w:cs="Times New Roman"/>
        </w:rPr>
        <w:t>that are triggered by a single input type and operate in a single domain</w:t>
      </w:r>
      <w:r w:rsidR="009A343E">
        <w:rPr>
          <w:rFonts w:ascii="Times New Roman" w:hAnsi="Times New Roman" w:cs="Times New Roman"/>
        </w:rPr>
        <w:t>—</w:t>
      </w:r>
      <w:r w:rsidR="00F57151">
        <w:rPr>
          <w:rFonts w:ascii="Times New Roman" w:hAnsi="Times New Roman" w:cs="Times New Roman"/>
        </w:rPr>
        <w:t>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the world behave and act. </w:t>
      </w:r>
      <w:ins w:id="42" w:author="Benton, Deon" w:date="2026-05-11T12:45:00Z" w16du:dateUtc="2026-05-11T17:45:00Z">
        <w:r w:rsidR="009F48D5">
          <w:rPr>
            <w:rFonts w:ascii="Times New Roman" w:eastAsia="Times New Roman" w:hAnsi="Times New Roman" w:cs="Times New Roman"/>
          </w:rPr>
          <w:t>An extremely prominent</w:t>
        </w:r>
      </w:ins>
      <w:ins w:id="43" w:author="Benton, Deon" w:date="2026-05-18T12:53:00Z" w16du:dateUtc="2026-05-18T17:53:00Z">
        <w:r w:rsidR="00715F13">
          <w:rPr>
            <w:rFonts w:ascii="Times New Roman" w:eastAsia="Times New Roman" w:hAnsi="Times New Roman" w:cs="Times New Roman"/>
          </w:rPr>
          <w:t xml:space="preserve"> example of </w:t>
        </w:r>
      </w:ins>
      <w:ins w:id="44" w:author="Benton, Deon" w:date="2026-05-18T13:37:00Z" w16du:dateUtc="2026-05-18T18:37:00Z">
        <w:r w:rsidR="00FA188E">
          <w:rPr>
            <w:rFonts w:ascii="Times New Roman" w:eastAsia="Times New Roman" w:hAnsi="Times New Roman" w:cs="Times New Roman"/>
          </w:rPr>
          <w:t>this kind of account</w:t>
        </w:r>
      </w:ins>
      <w:r w:rsidR="002C2FA4">
        <w:rPr>
          <w:rFonts w:ascii="Times New Roman" w:hAnsi="Times New Roman" w:cs="Times New Roman"/>
        </w:rPr>
        <w:t xml:space="preserve"> is the </w:t>
      </w:r>
      <w:r w:rsidR="002C2FA4">
        <w:rPr>
          <w:rFonts w:ascii="Times New Roman" w:hAnsi="Times New Roman" w:cs="Times New Roman"/>
          <w:i/>
          <w:iCs/>
        </w:rPr>
        <w:t xml:space="preserve">teleological stance </w:t>
      </w:r>
      <w:r w:rsidR="002C2FA4">
        <w:rPr>
          <w:rFonts w:ascii="Times New Roman" w:hAnsi="Times New Roman" w:cs="Times New Roman"/>
        </w:rPr>
        <w:t xml:space="preserve">(Csibra &amp; Gergely, 1998; </w:t>
      </w:r>
      <w:r w:rsidR="002C2FA4" w:rsidRPr="004E68A3">
        <w:rPr>
          <w:rFonts w:ascii="Times New Roman" w:hAnsi="Times New Roman" w:cs="Times New Roman"/>
        </w:rPr>
        <w:t>Gergely &amp; Csibra, 2003</w:t>
      </w:r>
      <w:r w:rsidR="002C2FA4">
        <w:rPr>
          <w:rFonts w:ascii="Times New Roman" w:hAnsi="Times New Roman" w:cs="Times New Roman"/>
        </w:rPr>
        <w:t>).</w:t>
      </w:r>
      <w:r w:rsidR="002C2FA4">
        <w:rPr>
          <w:rFonts w:ascii="Times New Roman" w:hAnsi="Times New Roman" w:cs="Times New Roman"/>
          <w:i/>
          <w:iCs/>
        </w:rPr>
        <w:t xml:space="preserve"> </w:t>
      </w:r>
      <w:r w:rsidR="002C2FA4">
        <w:rPr>
          <w:rFonts w:ascii="Times New Roman" w:hAnsi="Times New Roman" w:cs="Times New Roman"/>
        </w:rPr>
        <w:t>Proponents of this account maintain</w:t>
      </w:r>
      <w:r w:rsidR="002C2FA4" w:rsidRPr="00996380">
        <w:rPr>
          <w:rFonts w:ascii="Times New Roman" w:hAnsi="Times New Roman" w:cs="Times New Roman"/>
        </w:rPr>
        <w:t xml:space="preserve"> that if a</w:t>
      </w:r>
      <w:r w:rsidR="002C2FA4">
        <w:rPr>
          <w:rFonts w:ascii="Times New Roman" w:hAnsi="Times New Roman" w:cs="Times New Roman"/>
        </w:rPr>
        <w:t>n agent</w:t>
      </w:r>
      <w:ins w:id="45" w:author="Benton, Deon" w:date="2026-05-18T16:06:00Z" w16du:dateUtc="2026-05-18T21:06:00Z">
        <w:r w:rsidR="003D3C80">
          <w:rPr>
            <w:rFonts w:ascii="Times New Roman" w:hAnsi="Times New Roman" w:cs="Times New Roman"/>
          </w:rPr>
          <w:t xml:space="preserve"> pursues some end state efficiently given the </w:t>
        </w:r>
      </w:ins>
      <w:ins w:id="46" w:author="Benton, Deon" w:date="2026-05-18T16:07:00Z" w16du:dateUtc="2026-05-18T21:07:00Z">
        <w:r w:rsidR="000D7247">
          <w:rPr>
            <w:rFonts w:ascii="Times New Roman" w:hAnsi="Times New Roman" w:cs="Times New Roman"/>
          </w:rPr>
          <w:t xml:space="preserve">physical </w:t>
        </w:r>
      </w:ins>
      <w:ins w:id="47" w:author="Benton, Deon" w:date="2026-05-18T16:06:00Z" w16du:dateUtc="2026-05-18T21:06:00Z">
        <w:r w:rsidR="003D3C80">
          <w:rPr>
            <w:rFonts w:ascii="Times New Roman" w:hAnsi="Times New Roman" w:cs="Times New Roman"/>
          </w:rPr>
          <w:t>context</w:t>
        </w:r>
      </w:ins>
      <w:ins w:id="48" w:author="Benton, Deon" w:date="2026-05-18T16:05:00Z" w16du:dateUtc="2026-05-18T21:05:00Z">
        <w:r w:rsidR="003D3C80">
          <w:rPr>
            <w:rFonts w:ascii="Times New Roman" w:hAnsi="Times New Roman" w:cs="Times New Roman"/>
          </w:rPr>
          <w:t>—and thereby satisfies the “rationality principle”—</w:t>
        </w:r>
      </w:ins>
      <w:r w:rsidR="002C2FA4" w:rsidRPr="00996380">
        <w:rPr>
          <w:rFonts w:ascii="Times New Roman" w:hAnsi="Times New Roman" w:cs="Times New Roman"/>
        </w:rPr>
        <w:t xml:space="preserve">then </w:t>
      </w:r>
      <w:ins w:id="49" w:author="Benton, Deon" w:date="2026-05-18T16:07:00Z" w16du:dateUtc="2026-05-18T21:07:00Z">
        <w:r w:rsidR="003D3C80">
          <w:rPr>
            <w:rFonts w:ascii="Times New Roman" w:hAnsi="Times New Roman" w:cs="Times New Roman"/>
          </w:rPr>
          <w:t xml:space="preserve">that end state will come to be seen as the agent’s goal, </w:t>
        </w:r>
      </w:ins>
      <w:r w:rsidR="002C2FA4" w:rsidRPr="00996380">
        <w:rPr>
          <w:rFonts w:ascii="Times New Roman" w:hAnsi="Times New Roman" w:cs="Times New Roman"/>
        </w:rPr>
        <w:t xml:space="preserve">the agent's </w:t>
      </w:r>
      <w:r w:rsidR="002C2FA4" w:rsidRPr="00996380">
        <w:rPr>
          <w:rFonts w:ascii="Times New Roman" w:hAnsi="Times New Roman" w:cs="Times New Roman"/>
        </w:rPr>
        <w:lastRenderedPageBreak/>
        <w:t>behavior as a</w:t>
      </w:r>
      <w:ins w:id="50" w:author="Benton, Deon" w:date="2026-05-18T17:08:00Z" w16du:dateUtc="2026-05-18T22:08:00Z">
        <w:r w:rsidR="005B1315">
          <w:rPr>
            <w:rFonts w:ascii="Times New Roman" w:hAnsi="Times New Roman" w:cs="Times New Roman"/>
          </w:rPr>
          <w:t xml:space="preserve"> goal-directed</w:t>
        </w:r>
      </w:ins>
      <w:r w:rsidR="002C2FA4" w:rsidRPr="00996380">
        <w:rPr>
          <w:rFonts w:ascii="Times New Roman" w:hAnsi="Times New Roman" w:cs="Times New Roman"/>
        </w:rPr>
        <w:t xml:space="preserve"> "means" to </w:t>
      </w:r>
      <w:ins w:id="51" w:author="Benton, Deon" w:date="2026-05-18T17:08:00Z" w16du:dateUtc="2026-05-18T22:08:00Z">
        <w:r w:rsidR="005B1315">
          <w:rPr>
            <w:rFonts w:ascii="Times New Roman" w:hAnsi="Times New Roman" w:cs="Times New Roman"/>
          </w:rPr>
          <w:t>it</w:t>
        </w:r>
      </w:ins>
      <w:del w:id="52" w:author="Benton, Deon" w:date="2026-05-18T17:08:00Z" w16du:dateUtc="2026-05-18T22:08:00Z">
        <w:r w:rsidR="002C2FA4" w:rsidRPr="00996380" w:rsidDel="005B1315">
          <w:rPr>
            <w:rFonts w:ascii="Times New Roman" w:hAnsi="Times New Roman" w:cs="Times New Roman"/>
          </w:rPr>
          <w:delText>goal</w:delText>
        </w:r>
      </w:del>
      <w:r w:rsidR="002C2FA4" w:rsidRPr="00996380">
        <w:rPr>
          <w:rFonts w:ascii="Times New Roman" w:hAnsi="Times New Roman" w:cs="Times New Roman"/>
        </w:rPr>
        <w:t xml:space="preserve">, and the physical context as </w:t>
      </w:r>
      <w:r w:rsidR="002C2FA4">
        <w:rPr>
          <w:rFonts w:ascii="Times New Roman" w:hAnsi="Times New Roman" w:cs="Times New Roman"/>
        </w:rPr>
        <w:t xml:space="preserve">a set of </w:t>
      </w:r>
      <w:r w:rsidR="002C2FA4" w:rsidRPr="00996380">
        <w:rPr>
          <w:rFonts w:ascii="Times New Roman" w:hAnsi="Times New Roman" w:cs="Times New Roman"/>
        </w:rPr>
        <w:t>"constraints</w:t>
      </w:r>
      <w:r w:rsidR="002C2FA4">
        <w:rPr>
          <w:rFonts w:ascii="Times New Roman" w:hAnsi="Times New Roman" w:cs="Times New Roman"/>
        </w:rPr>
        <w:t>”</w:t>
      </w:r>
      <w:r w:rsidR="002C2FA4" w:rsidRPr="00996380">
        <w:rPr>
          <w:rFonts w:ascii="Times New Roman" w:hAnsi="Times New Roman" w:cs="Times New Roman"/>
        </w:rPr>
        <w:t xml:space="preserve">. </w:t>
      </w:r>
      <w:r w:rsidR="002C2FA4">
        <w:rPr>
          <w:rFonts w:ascii="Times New Roman" w:hAnsi="Times New Roman" w:cs="Times New Roman"/>
        </w:rPr>
        <w:t>In other words</w:t>
      </w:r>
      <w:r w:rsidR="002C2FA4" w:rsidRPr="00996380">
        <w:rPr>
          <w:rFonts w:ascii="Times New Roman" w:hAnsi="Times New Roman" w:cs="Times New Roman"/>
        </w:rPr>
        <w:t xml:space="preserve">, </w:t>
      </w:r>
      <w:ins w:id="53" w:author="Benton, Deon" w:date="2026-05-18T16:08:00Z" w16du:dateUtc="2026-05-18T21:08:00Z">
        <w:r w:rsidR="000D7247">
          <w:rPr>
            <w:rFonts w:ascii="Times New Roman" w:hAnsi="Times New Roman" w:cs="Times New Roman"/>
          </w:rPr>
          <w:t>an action is goal</w:t>
        </w:r>
      </w:ins>
      <w:r w:rsidR="002C2FA4">
        <w:rPr>
          <w:rFonts w:ascii="Times New Roman" w:hAnsi="Times New Roman" w:cs="Times New Roman"/>
        </w:rPr>
        <w:t>-directed</w:t>
      </w:r>
      <w:ins w:id="54" w:author="Benton, Deon" w:date="2026-05-18T16:09:00Z" w16du:dateUtc="2026-05-18T21:09:00Z">
        <w:r w:rsidR="000D7247">
          <w:rPr>
            <w:rFonts w:ascii="Times New Roman" w:hAnsi="Times New Roman" w:cs="Times New Roman"/>
          </w:rPr>
          <w:t xml:space="preserve"> to the extent that it is rational and efficient.</w:t>
        </w:r>
      </w:ins>
      <w:r w:rsidR="006A02DB">
        <w:rPr>
          <w:rFonts w:ascii="Times New Roman" w:hAnsi="Times New Roman" w:cs="Times New Roman"/>
        </w:rPr>
        <w:t xml:space="preserve"> </w:t>
      </w:r>
      <w:r w:rsidR="005917B9" w:rsidRPr="00080943">
        <w:rPr>
          <w:rFonts w:ascii="Times New Roman" w:hAnsi="Times New Roman" w:cs="Times New Roman"/>
        </w:rPr>
        <w:t xml:space="preserve">Crucially, this account </w:t>
      </w:r>
      <w:r w:rsidR="005917B9">
        <w:rPr>
          <w:rFonts w:ascii="Times New Roman" w:hAnsi="Times New Roman" w:cs="Times New Roman"/>
        </w:rPr>
        <w:t xml:space="preserve">is “non-mentalistic” in that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w:t>
      </w:r>
      <w:r w:rsidR="005917B9">
        <w:rPr>
          <w:rFonts w:ascii="Times New Roman" w:hAnsi="Times New Roman" w:cs="Times New Roman"/>
        </w:rPr>
        <w:t xml:space="preserve">. </w:t>
      </w:r>
    </w:p>
    <w:p w14:paraId="0D27293B" w14:textId="504BBD66" w:rsidR="00A44FE1" w:rsidRDefault="00221A84" w:rsidP="00B878DE">
      <w:pPr>
        <w:spacing w:line="480" w:lineRule="auto"/>
        <w:contextualSpacing/>
        <w:rPr>
          <w:rFonts w:ascii="Times New Roman" w:hAnsi="Times New Roman" w:cs="Times New Roman"/>
        </w:rPr>
      </w:pPr>
      <w:r>
        <w:rPr>
          <w:rFonts w:ascii="Times New Roman" w:hAnsi="Times New Roman" w:cs="Times New Roman"/>
        </w:rPr>
        <w:tab/>
      </w:r>
      <w:r w:rsidR="004C152B">
        <w:rPr>
          <w:rFonts w:ascii="Times New Roman" w:hAnsi="Times New Roman" w:cs="Times New Roman"/>
        </w:rPr>
        <w:t>A conceptually related account</w:t>
      </w:r>
      <w:r w:rsidR="004878F3">
        <w:rPr>
          <w:rFonts w:ascii="Times New Roman" w:hAnsi="Times New Roman" w:cs="Times New Roman"/>
        </w:rPr>
        <w:t xml:space="preserve"> is the </w:t>
      </w:r>
      <w:r w:rsidR="004878F3">
        <w:rPr>
          <w:rFonts w:ascii="Times New Roman" w:hAnsi="Times New Roman" w:cs="Times New Roman"/>
          <w:i/>
          <w:iCs/>
        </w:rPr>
        <w:t xml:space="preserve">naïve utility calculus </w:t>
      </w:r>
      <w:r w:rsidR="004878F3">
        <w:rPr>
          <w:rFonts w:ascii="Times New Roman" w:hAnsi="Times New Roman" w:cs="Times New Roman"/>
        </w:rPr>
        <w:t>(</w:t>
      </w:r>
      <w:r w:rsidR="006849FB">
        <w:rPr>
          <w:rFonts w:ascii="Times New Roman" w:hAnsi="Times New Roman" w:cs="Times New Roman"/>
        </w:rPr>
        <w:t xml:space="preserve">e.g., </w:t>
      </w:r>
      <w:r w:rsidR="004878F3">
        <w:rPr>
          <w:rFonts w:ascii="Times New Roman" w:hAnsi="Times New Roman" w:cs="Times New Roman"/>
        </w:rPr>
        <w:t>Jara-Ettinger et al., 2016; Jara-Ettinger et al., 2020)</w:t>
      </w:r>
      <w:r w:rsidR="004878F3">
        <w:rPr>
          <w:rFonts w:ascii="Times New Roman" w:hAnsi="Times New Roman" w:cs="Times New Roman"/>
          <w:i/>
          <w:iCs/>
        </w:rPr>
        <w:t xml:space="preserve">. </w:t>
      </w:r>
      <w:r w:rsidR="004878F3">
        <w:rPr>
          <w:rFonts w:ascii="Times New Roman" w:hAnsi="Times New Roman" w:cs="Times New Roman"/>
        </w:rPr>
        <w:t xml:space="preserve">This </w:t>
      </w:r>
      <w:r w:rsidR="0050384B">
        <w:rPr>
          <w:rFonts w:ascii="Times New Roman" w:hAnsi="Times New Roman" w:cs="Times New Roman"/>
        </w:rPr>
        <w:t>proposal concerns</w:t>
      </w:r>
      <w:r>
        <w:rPr>
          <w:rFonts w:ascii="Times New Roman" w:hAnsi="Times New Roman" w:cs="Times New Roman"/>
        </w:rPr>
        <w:t xml:space="preserve"> how agents choose actions and how observers process</w:t>
      </w:r>
      <w:r w:rsidR="003962FC">
        <w:rPr>
          <w:rFonts w:ascii="Times New Roman" w:hAnsi="Times New Roman" w:cs="Times New Roman"/>
        </w:rPr>
        <w:t xml:space="preserve"> those</w:t>
      </w:r>
      <w:r>
        <w:rPr>
          <w:rFonts w:ascii="Times New Roman" w:hAnsi="Times New Roman" w:cs="Times New Roman"/>
        </w:rPr>
        <w:t xml:space="preserve"> actions</w:t>
      </w:r>
      <w:r w:rsidR="004878F3">
        <w:rPr>
          <w:rFonts w:ascii="Times New Roman" w:hAnsi="Times New Roman" w:cs="Times New Roman"/>
        </w:rPr>
        <w:t>.</w:t>
      </w:r>
      <w:r w:rsidR="00A579AD">
        <w:rPr>
          <w:rFonts w:ascii="Times New Roman" w:hAnsi="Times New Roman" w:cs="Times New Roman"/>
        </w:rPr>
        <w:t xml:space="preserve"> </w:t>
      </w:r>
      <w:r>
        <w:rPr>
          <w:rFonts w:ascii="Times New Roman" w:hAnsi="Times New Roman" w:cs="Times New Roman"/>
        </w:rPr>
        <w:t xml:space="preserve">On the agent side, </w:t>
      </w:r>
      <w:r w:rsidR="00C90914">
        <w:rPr>
          <w:rFonts w:ascii="Times New Roman" w:hAnsi="Times New Roman" w:cs="Times New Roman"/>
        </w:rPr>
        <w:t xml:space="preserve">actors </w:t>
      </w:r>
      <w:r w:rsidR="00FD6C4C">
        <w:rPr>
          <w:rFonts w:ascii="Times New Roman" w:hAnsi="Times New Roman" w:cs="Times New Roman"/>
        </w:rPr>
        <w:t xml:space="preserve">evaluate possible </w:t>
      </w:r>
      <w:proofErr w:type="gramStart"/>
      <w:r w:rsidR="00FD6C4C">
        <w:rPr>
          <w:rFonts w:ascii="Times New Roman" w:hAnsi="Times New Roman" w:cs="Times New Roman"/>
        </w:rPr>
        <w:t>plans—</w:t>
      </w:r>
      <w:proofErr w:type="gramEnd"/>
      <w:r w:rsidR="00FD6C4C">
        <w:rPr>
          <w:rFonts w:ascii="Times New Roman" w:hAnsi="Times New Roman" w:cs="Times New Roman"/>
        </w:rPr>
        <w:t>that is, sequences of actions that lead to a goal—and select the plan that maximizes expected subjective utilities. A subjective utility is the difference between the rewards that result from an outcome and the cost of executing the plan.</w:t>
      </w:r>
      <w:r w:rsidR="0036596B">
        <w:rPr>
          <w:rFonts w:ascii="Times New Roman" w:hAnsi="Times New Roman" w:cs="Times New Roman"/>
        </w:rPr>
        <w:t xml:space="preserve"> </w:t>
      </w:r>
      <w:r w:rsidR="008F4E2B">
        <w:rPr>
          <w:rFonts w:ascii="Times New Roman" w:hAnsi="Times New Roman" w:cs="Times New Roman"/>
        </w:rPr>
        <w:t>Because</w:t>
      </w:r>
      <w:r w:rsidR="0036596B" w:rsidRPr="0036596B">
        <w:rPr>
          <w:rFonts w:ascii="Times New Roman" w:hAnsi="Times New Roman" w:cs="Times New Roman"/>
        </w:rPr>
        <w:t xml:space="preserve"> making this difference as large as possible depends on minimizing unnecessary costs, agents are expected to carry out plans that are as efficient as possible, given the constraints of the environment.</w:t>
      </w:r>
      <w:r w:rsidR="00FD6C4C">
        <w:rPr>
          <w:rFonts w:ascii="Times New Roman" w:hAnsi="Times New Roman" w:cs="Times New Roman"/>
        </w:rPr>
        <w:t xml:space="preserve"> </w:t>
      </w:r>
      <w:r w:rsidR="0036596B">
        <w:rPr>
          <w:rFonts w:ascii="Times New Roman" w:hAnsi="Times New Roman" w:cs="Times New Roman"/>
        </w:rPr>
        <w:t>These utilities are considered</w:t>
      </w:r>
      <w:r w:rsidR="00F81813">
        <w:rPr>
          <w:rFonts w:ascii="Times New Roman" w:hAnsi="Times New Roman" w:cs="Times New Roman"/>
        </w:rPr>
        <w:t xml:space="preserve"> “subjective”</w:t>
      </w:r>
      <w:r w:rsidR="00930D6E">
        <w:rPr>
          <w:rFonts w:ascii="Times New Roman" w:hAnsi="Times New Roman" w:cs="Times New Roman"/>
        </w:rPr>
        <w:t xml:space="preserve"> because the perceived rewards of an outcome and the perceived costs of a plan may differ across agents. </w:t>
      </w:r>
      <w:r w:rsidR="001F4EC9">
        <w:rPr>
          <w:rFonts w:ascii="Times New Roman" w:hAnsi="Times New Roman" w:cs="Times New Roman"/>
        </w:rPr>
        <w:t xml:space="preserve">On the observer side, </w:t>
      </w:r>
      <w:r w:rsidR="00930D6E">
        <w:rPr>
          <w:rFonts w:ascii="Times New Roman" w:hAnsi="Times New Roman" w:cs="Times New Roman"/>
        </w:rPr>
        <w:t>observers</w:t>
      </w:r>
      <w:r>
        <w:rPr>
          <w:rFonts w:ascii="Times New Roman" w:hAnsi="Times New Roman" w:cs="Times New Roman"/>
        </w:rPr>
        <w:t xml:space="preserve"> must infer</w:t>
      </w:r>
      <w:r w:rsidR="00020BD2">
        <w:rPr>
          <w:rFonts w:ascii="Times New Roman" w:hAnsi="Times New Roman" w:cs="Times New Roman"/>
        </w:rPr>
        <w:t xml:space="preserve"> the</w:t>
      </w:r>
      <w:r w:rsidR="00FD6C4C">
        <w:rPr>
          <w:rFonts w:ascii="Times New Roman" w:hAnsi="Times New Roman" w:cs="Times New Roman"/>
        </w:rPr>
        <w:t xml:space="preserve"> </w:t>
      </w:r>
      <w:r w:rsidR="00930D6E">
        <w:rPr>
          <w:rFonts w:ascii="Times New Roman" w:hAnsi="Times New Roman" w:cs="Times New Roman"/>
        </w:rPr>
        <w:t>rewards and costs that drove an agent’s behavior</w:t>
      </w:r>
      <w:r w:rsidR="001F4EC9">
        <w:rPr>
          <w:rFonts w:ascii="Times New Roman" w:hAnsi="Times New Roman" w:cs="Times New Roman"/>
        </w:rPr>
        <w:t xml:space="preserve"> from </w:t>
      </w:r>
      <w:r w:rsidR="00930D6E">
        <w:rPr>
          <w:rFonts w:ascii="Times New Roman" w:hAnsi="Times New Roman" w:cs="Times New Roman"/>
        </w:rPr>
        <w:t>the behavior itself</w:t>
      </w:r>
      <w:r>
        <w:rPr>
          <w:rFonts w:ascii="Times New Roman" w:hAnsi="Times New Roman" w:cs="Times New Roman"/>
        </w:rPr>
        <w:t>.</w:t>
      </w:r>
      <w:ins w:id="55" w:author="Benton, Deon" w:date="2026-05-18T17:10:00Z" w16du:dateUtc="2026-05-18T22:10:00Z">
        <w:r w:rsidR="005B1315">
          <w:rPr>
            <w:rFonts w:ascii="Times New Roman" w:hAnsi="Times New Roman" w:cs="Times New Roman"/>
          </w:rPr>
          <w:t xml:space="preserve"> Bayesian inference has been used to describe how, at a comp</w:t>
        </w:r>
      </w:ins>
      <w:ins w:id="56" w:author="Benton, Deon" w:date="2026-05-18T17:11:00Z" w16du:dateUtc="2026-05-18T22:11:00Z">
        <w:r w:rsidR="005B1315">
          <w:rPr>
            <w:rFonts w:ascii="Times New Roman" w:hAnsi="Times New Roman" w:cs="Times New Roman"/>
          </w:rPr>
          <w:t>utational level, learners solve this problem.</w:t>
        </w:r>
      </w:ins>
      <w:r w:rsidR="00930D6E">
        <w:rPr>
          <w:rFonts w:ascii="Times New Roman" w:hAnsi="Times New Roman" w:cs="Times New Roman"/>
        </w:rPr>
        <w:t xml:space="preserve"> The way observers</w:t>
      </w:r>
      <w:r>
        <w:rPr>
          <w:rFonts w:ascii="Times New Roman" w:hAnsi="Times New Roman" w:cs="Times New Roman"/>
        </w:rPr>
        <w:t xml:space="preserve"> solve this computational problem </w:t>
      </w:r>
      <w:r w:rsidR="00930D6E">
        <w:rPr>
          <w:rFonts w:ascii="Times New Roman" w:hAnsi="Times New Roman" w:cs="Times New Roman"/>
        </w:rPr>
        <w:t xml:space="preserve">is </w:t>
      </w:r>
      <w:r>
        <w:rPr>
          <w:rFonts w:ascii="Times New Roman" w:hAnsi="Times New Roman" w:cs="Times New Roman"/>
        </w:rPr>
        <w:t xml:space="preserve">via Bayesian inference. </w:t>
      </w:r>
    </w:p>
    <w:p w14:paraId="753B37F9" w14:textId="7ACF467E" w:rsidR="00A06DD6" w:rsidRDefault="00A06DD6" w:rsidP="006D5A6E">
      <w:pPr>
        <w:spacing w:line="480" w:lineRule="auto"/>
        <w:ind w:firstLine="720"/>
        <w:contextualSpacing/>
        <w:rPr>
          <w:rFonts w:ascii="Times New Roman" w:hAnsi="Times New Roman" w:cs="Times New Roman"/>
        </w:rPr>
      </w:pPr>
      <w:r w:rsidRPr="00A06DD6">
        <w:rPr>
          <w:rFonts w:ascii="Times New Roman" w:hAnsi="Times New Roman" w:cs="Times New Roman"/>
        </w:rPr>
        <w:t>A final account maintains that</w:t>
      </w:r>
      <w:r w:rsidR="00D94C08">
        <w:rPr>
          <w:rFonts w:ascii="Times New Roman" w:hAnsi="Times New Roman" w:cs="Times New Roman"/>
        </w:rPr>
        <w:t xml:space="preserve"> infant</w:t>
      </w:r>
      <w:r w:rsidRPr="00A06DD6">
        <w:rPr>
          <w:rFonts w:ascii="Times New Roman" w:hAnsi="Times New Roman" w:cs="Times New Roman"/>
        </w:rPr>
        <w:t xml:space="preserve"> </w:t>
      </w:r>
      <w:ins w:id="57" w:author="Benton, Deon" w:date="2026-05-16T15:39:00Z" w16du:dateUtc="2026-05-16T20:39:00Z">
        <w:r w:rsidR="00DB0881">
          <w:rPr>
            <w:rFonts w:ascii="Times New Roman" w:hAnsi="Times New Roman" w:cs="Times New Roman"/>
          </w:rPr>
          <w:t>action efficiency understanding</w:t>
        </w:r>
      </w:ins>
      <w:r w:rsidRPr="00A06DD6">
        <w:rPr>
          <w:rFonts w:ascii="Times New Roman" w:hAnsi="Times New Roman" w:cs="Times New Roman"/>
        </w:rPr>
        <w:t xml:space="preserve"> </w:t>
      </w:r>
      <w:ins w:id="58" w:author="Benton, Deon" w:date="2026-05-18T17:11:00Z" w16du:dateUtc="2026-05-18T22:11:00Z">
        <w:r w:rsidR="005B1315">
          <w:rPr>
            <w:rFonts w:ascii="Times New Roman" w:hAnsi="Times New Roman" w:cs="Times New Roman"/>
          </w:rPr>
          <w:t>on the one hand</w:t>
        </w:r>
        <w:r w:rsidR="005B1315" w:rsidRPr="00A06DD6">
          <w:rPr>
            <w:rFonts w:ascii="Times New Roman" w:hAnsi="Times New Roman" w:cs="Times New Roman"/>
          </w:rPr>
          <w:t xml:space="preserve"> </w:t>
        </w:r>
      </w:ins>
      <w:r w:rsidRPr="00A06DD6">
        <w:rPr>
          <w:rFonts w:ascii="Times New Roman" w:hAnsi="Times New Roman" w:cs="Times New Roman"/>
        </w:rPr>
        <w:t xml:space="preserve">and </w:t>
      </w:r>
      <w:r w:rsidR="00D94C08">
        <w:rPr>
          <w:rFonts w:ascii="Times New Roman" w:hAnsi="Times New Roman" w:cs="Times New Roman"/>
        </w:rPr>
        <w:t xml:space="preserve">their </w:t>
      </w:r>
      <w:r w:rsidRPr="00A06DD6">
        <w:rPr>
          <w:rFonts w:ascii="Times New Roman" w:hAnsi="Times New Roman" w:cs="Times New Roman"/>
        </w:rPr>
        <w:t xml:space="preserve">reasoning about objects and entities </w:t>
      </w:r>
      <w:ins w:id="59" w:author="Benton, Deon" w:date="2026-05-18T17:12:00Z" w16du:dateUtc="2026-05-18T22:12:00Z">
        <w:r w:rsidR="005B1315">
          <w:rPr>
            <w:rFonts w:ascii="Times New Roman" w:hAnsi="Times New Roman" w:cs="Times New Roman"/>
          </w:rPr>
          <w:t>on the other</w:t>
        </w:r>
        <w:r w:rsidR="005B1315" w:rsidRPr="00A06DD6">
          <w:rPr>
            <w:rFonts w:ascii="Times New Roman" w:hAnsi="Times New Roman" w:cs="Times New Roman"/>
          </w:rPr>
          <w:t xml:space="preserve"> </w:t>
        </w:r>
      </w:ins>
      <w:r w:rsidRPr="00A06DD6">
        <w:rPr>
          <w:rFonts w:ascii="Times New Roman" w:hAnsi="Times New Roman" w:cs="Times New Roman"/>
        </w:rPr>
        <w:t>can be explained by</w:t>
      </w:r>
      <w:r>
        <w:rPr>
          <w:rFonts w:ascii="Times New Roman" w:hAnsi="Times New Roman" w:cs="Times New Roman"/>
        </w:rPr>
        <w:t xml:space="preserve"> two</w:t>
      </w:r>
      <w:r w:rsidR="007C744E">
        <w:rPr>
          <w:rFonts w:ascii="Times New Roman" w:hAnsi="Times New Roman" w:cs="Times New Roman"/>
        </w:rPr>
        <w:t xml:space="preserve"> distinct</w:t>
      </w:r>
      <w:ins w:id="60" w:author="Benton, Deon" w:date="2026-05-18T17:12:00Z" w16du:dateUtc="2026-05-18T22:12:00Z">
        <w:r w:rsidR="005B1315">
          <w:rPr>
            <w:rFonts w:ascii="Times New Roman" w:hAnsi="Times New Roman" w:cs="Times New Roman"/>
          </w:rPr>
          <w:t xml:space="preserve"> yet interactive</w:t>
        </w:r>
      </w:ins>
      <w:r w:rsidR="00932620">
        <w:rPr>
          <w:rFonts w:ascii="Times New Roman" w:hAnsi="Times New Roman" w:cs="Times New Roman"/>
        </w:rPr>
        <w:t xml:space="preserve"> domain-specific</w:t>
      </w:r>
      <w:r>
        <w:rPr>
          <w:rFonts w:ascii="Times New Roman" w:hAnsi="Times New Roman" w:cs="Times New Roman"/>
        </w:rPr>
        <w:t xml:space="preserve"> systems </w:t>
      </w:r>
      <w:r w:rsidR="007C744E">
        <w:rPr>
          <w:rFonts w:ascii="Times New Roman" w:hAnsi="Times New Roman" w:cs="Times New Roman"/>
        </w:rPr>
        <w:t>(</w:t>
      </w:r>
      <w:r w:rsidR="00B31C98">
        <w:rPr>
          <w:rFonts w:ascii="Times New Roman" w:hAnsi="Times New Roman" w:cs="Times New Roman"/>
        </w:rPr>
        <w:t xml:space="preserve">e.g., </w:t>
      </w:r>
      <w:r w:rsidR="00442495">
        <w:rPr>
          <w:rFonts w:ascii="Times New Roman" w:hAnsi="Times New Roman" w:cs="Times New Roman"/>
        </w:rPr>
        <w:t>Liu et al., 2025)</w:t>
      </w:r>
      <w:r w:rsidR="00932620">
        <w:rPr>
          <w:rFonts w:ascii="Times New Roman" w:hAnsi="Times New Roman" w:cs="Times New Roman"/>
        </w:rPr>
        <w:t>.</w:t>
      </w:r>
      <w:r w:rsidR="00574297">
        <w:rPr>
          <w:rFonts w:ascii="Times New Roman" w:hAnsi="Times New Roman" w:cs="Times New Roman"/>
        </w:rPr>
        <w:t xml:space="preserve"> The </w:t>
      </w:r>
      <w:r w:rsidR="00574297" w:rsidRPr="00574297">
        <w:rPr>
          <w:rFonts w:ascii="Times New Roman" w:hAnsi="Times New Roman" w:cs="Times New Roman"/>
          <w:i/>
          <w:iCs/>
        </w:rPr>
        <w:t>naïve psychology</w:t>
      </w:r>
      <w:r w:rsidR="00574297">
        <w:rPr>
          <w:rFonts w:ascii="Times New Roman" w:hAnsi="Times New Roman" w:cs="Times New Roman"/>
        </w:rPr>
        <w:t xml:space="preserve"> system </w:t>
      </w:r>
      <w:r w:rsidR="00AE5E1F">
        <w:rPr>
          <w:rFonts w:ascii="Times New Roman" w:hAnsi="Times New Roman" w:cs="Times New Roman"/>
        </w:rPr>
        <w:t>causes infants to represent</w:t>
      </w:r>
      <w:r w:rsidR="00574297">
        <w:rPr>
          <w:rFonts w:ascii="Times New Roman" w:hAnsi="Times New Roman" w:cs="Times New Roman"/>
        </w:rPr>
        <w:t xml:space="preserve"> agents a</w:t>
      </w:r>
      <w:r w:rsidR="001716AD">
        <w:rPr>
          <w:rFonts w:ascii="Times New Roman" w:hAnsi="Times New Roman" w:cs="Times New Roman"/>
        </w:rPr>
        <w:t>s</w:t>
      </w:r>
      <w:r w:rsidR="00574297">
        <w:rPr>
          <w:rFonts w:ascii="Times New Roman" w:hAnsi="Times New Roman" w:cs="Times New Roman"/>
        </w:rPr>
        <w:t xml:space="preserve"> self-propelled</w:t>
      </w:r>
      <w:r w:rsidR="001B5BC6">
        <w:rPr>
          <w:rFonts w:ascii="Times New Roman" w:hAnsi="Times New Roman" w:cs="Times New Roman"/>
        </w:rPr>
        <w:t>,</w:t>
      </w:r>
      <w:r w:rsidR="00574297">
        <w:rPr>
          <w:rFonts w:ascii="Times New Roman" w:hAnsi="Times New Roman" w:cs="Times New Roman"/>
        </w:rPr>
        <w:t xml:space="preserve"> </w:t>
      </w:r>
      <w:r w:rsidR="00AE5E1F">
        <w:rPr>
          <w:rFonts w:ascii="Times New Roman" w:hAnsi="Times New Roman" w:cs="Times New Roman"/>
        </w:rPr>
        <w:t xml:space="preserve">as </w:t>
      </w:r>
      <w:r w:rsidR="001B5BC6">
        <w:rPr>
          <w:rFonts w:ascii="Times New Roman" w:hAnsi="Times New Roman" w:cs="Times New Roman"/>
        </w:rPr>
        <w:t>possess</w:t>
      </w:r>
      <w:r w:rsidR="00AE5E1F">
        <w:rPr>
          <w:rFonts w:ascii="Times New Roman" w:hAnsi="Times New Roman" w:cs="Times New Roman"/>
        </w:rPr>
        <w:t>ing</w:t>
      </w:r>
      <w:r w:rsidR="00574297">
        <w:rPr>
          <w:rFonts w:ascii="Times New Roman" w:hAnsi="Times New Roman" w:cs="Times New Roman"/>
        </w:rPr>
        <w:t xml:space="preserve"> beliefs, desires, and goals</w:t>
      </w:r>
      <w:r w:rsidR="001B5BC6">
        <w:rPr>
          <w:rFonts w:ascii="Times New Roman" w:hAnsi="Times New Roman" w:cs="Times New Roman"/>
        </w:rPr>
        <w:t xml:space="preserve">, and </w:t>
      </w:r>
      <w:r w:rsidR="00AE5E1F">
        <w:rPr>
          <w:rFonts w:ascii="Times New Roman" w:hAnsi="Times New Roman" w:cs="Times New Roman"/>
        </w:rPr>
        <w:t xml:space="preserve">as behaving </w:t>
      </w:r>
      <w:r w:rsidR="001B5BC6">
        <w:rPr>
          <w:rFonts w:ascii="Times New Roman" w:hAnsi="Times New Roman" w:cs="Times New Roman"/>
        </w:rPr>
        <w:t xml:space="preserve">in ways that maximize rewards and minimize costs. </w:t>
      </w:r>
      <w:r w:rsidR="00AE5E1F">
        <w:rPr>
          <w:rFonts w:ascii="Times New Roman" w:hAnsi="Times New Roman" w:cs="Times New Roman"/>
        </w:rPr>
        <w:t xml:space="preserve">In contrast, the </w:t>
      </w:r>
      <w:r w:rsidR="00AE5E1F">
        <w:rPr>
          <w:rFonts w:ascii="Times New Roman" w:hAnsi="Times New Roman" w:cs="Times New Roman"/>
          <w:i/>
          <w:iCs/>
        </w:rPr>
        <w:t xml:space="preserve">naïve physics </w:t>
      </w:r>
      <w:r w:rsidR="00AE5E1F">
        <w:rPr>
          <w:rFonts w:ascii="Times New Roman" w:hAnsi="Times New Roman" w:cs="Times New Roman"/>
        </w:rPr>
        <w:t>system</w:t>
      </w:r>
      <w:r w:rsidR="004376DC">
        <w:rPr>
          <w:rFonts w:ascii="Times New Roman" w:hAnsi="Times New Roman" w:cs="Times New Roman"/>
        </w:rPr>
        <w:t xml:space="preserve"> enables infants to represent objects as </w:t>
      </w:r>
      <w:r w:rsidR="001716AD">
        <w:rPr>
          <w:rFonts w:ascii="Times New Roman" w:hAnsi="Times New Roman" w:cs="Times New Roman"/>
        </w:rPr>
        <w:t>being solid, bounded, coherent, and permanent</w:t>
      </w:r>
      <w:r w:rsidR="004376DC">
        <w:rPr>
          <w:rFonts w:ascii="Times New Roman" w:hAnsi="Times New Roman" w:cs="Times New Roman"/>
        </w:rPr>
        <w:t xml:space="preserve">. </w:t>
      </w:r>
      <w:ins w:id="61" w:author="Benton, Deon" w:date="2026-05-18T17:13:00Z" w16du:dateUtc="2026-05-18T22:13:00Z">
        <w:r w:rsidR="005B1315">
          <w:rPr>
            <w:rFonts w:ascii="Times New Roman" w:hAnsi="Times New Roman" w:cs="Times New Roman"/>
          </w:rPr>
          <w:t xml:space="preserve">A </w:t>
        </w:r>
        <w:r w:rsidR="005B1315">
          <w:rPr>
            <w:rFonts w:ascii="Times New Roman" w:hAnsi="Times New Roman" w:cs="Times New Roman"/>
          </w:rPr>
          <w:lastRenderedPageBreak/>
          <w:t>key assumption of this account</w:t>
        </w:r>
      </w:ins>
      <w:r w:rsidR="00C04915">
        <w:rPr>
          <w:rFonts w:ascii="Times New Roman" w:hAnsi="Times New Roman" w:cs="Times New Roman"/>
        </w:rPr>
        <w:t xml:space="preserve"> is that</w:t>
      </w:r>
      <w:r w:rsidR="002D1978">
        <w:rPr>
          <w:rFonts w:ascii="Times New Roman" w:hAnsi="Times New Roman" w:cs="Times New Roman"/>
        </w:rPr>
        <w:t xml:space="preserve"> the</w:t>
      </w:r>
      <w:r w:rsidR="00C04915">
        <w:rPr>
          <w:rFonts w:ascii="Times New Roman" w:hAnsi="Times New Roman" w:cs="Times New Roman"/>
        </w:rPr>
        <w:t xml:space="preserve"> naïve psychology</w:t>
      </w:r>
      <w:ins w:id="62" w:author="Benton, Deon" w:date="2026-05-18T17:13:00Z" w16du:dateUtc="2026-05-18T22:13:00Z">
        <w:r w:rsidR="005B1315">
          <w:rPr>
            <w:rFonts w:ascii="Times New Roman" w:hAnsi="Times New Roman" w:cs="Times New Roman"/>
          </w:rPr>
          <w:t xml:space="preserve"> system</w:t>
        </w:r>
      </w:ins>
      <w:r w:rsidR="00C04915">
        <w:rPr>
          <w:rFonts w:ascii="Times New Roman" w:hAnsi="Times New Roman" w:cs="Times New Roman"/>
        </w:rPr>
        <w:t xml:space="preserve"> </w:t>
      </w:r>
      <w:ins w:id="63" w:author="Benton, Deon" w:date="2026-05-18T17:13:00Z" w16du:dateUtc="2026-05-18T22:13:00Z">
        <w:r w:rsidR="005B1315">
          <w:rPr>
            <w:rFonts w:ascii="Times New Roman" w:hAnsi="Times New Roman" w:cs="Times New Roman"/>
          </w:rPr>
          <w:t>depends on input from the</w:t>
        </w:r>
      </w:ins>
      <w:r w:rsidR="002C108B">
        <w:rPr>
          <w:rFonts w:ascii="Times New Roman" w:hAnsi="Times New Roman" w:cs="Times New Roman"/>
        </w:rPr>
        <w:t xml:space="preserve"> naïve physics system</w:t>
      </w:r>
      <w:del w:id="64" w:author="Benton, Deon" w:date="2026-05-18T17:13:00Z" w16du:dateUtc="2026-05-18T22:13:00Z">
        <w:r w:rsidR="002C108B" w:rsidDel="005B1315">
          <w:rPr>
            <w:rFonts w:ascii="Times New Roman" w:hAnsi="Times New Roman" w:cs="Times New Roman"/>
          </w:rPr>
          <w:delText>s</w:delText>
        </w:r>
      </w:del>
      <w:r w:rsidR="002C108B">
        <w:rPr>
          <w:rFonts w:ascii="Times New Roman" w:hAnsi="Times New Roman" w:cs="Times New Roman"/>
        </w:rPr>
        <w:t>. As Liu et al. (</w:t>
      </w:r>
      <w:del w:id="65" w:author="Benton, Deon" w:date="2026-05-18T17:21:00Z" w16du:dateUtc="2026-05-18T22:21:00Z">
        <w:r w:rsidR="002C108B" w:rsidDel="000C32F7">
          <w:rPr>
            <w:rFonts w:ascii="Times New Roman" w:hAnsi="Times New Roman" w:cs="Times New Roman"/>
          </w:rPr>
          <w:delText>2022</w:delText>
        </w:r>
      </w:del>
      <w:ins w:id="66" w:author="Benton, Deon" w:date="2026-05-18T17:21:00Z" w16du:dateUtc="2026-05-18T22:21:00Z">
        <w:r w:rsidR="000C32F7">
          <w:rPr>
            <w:rFonts w:ascii="Times New Roman" w:hAnsi="Times New Roman" w:cs="Times New Roman"/>
          </w:rPr>
          <w:t>2026</w:t>
        </w:r>
      </w:ins>
      <w:r w:rsidR="002C108B">
        <w:rPr>
          <w:rFonts w:ascii="Times New Roman" w:hAnsi="Times New Roman" w:cs="Times New Roman"/>
        </w:rPr>
        <w:t xml:space="preserve">) state, “computations about the mind require input from naïve physics to return an answer”. </w:t>
      </w:r>
      <w:r w:rsidR="00F03A2B" w:rsidRPr="00F03A2B">
        <w:rPr>
          <w:rFonts w:ascii="Times New Roman" w:hAnsi="Times New Roman" w:cs="Times New Roman"/>
        </w:rPr>
        <w:t>Crucially,</w:t>
      </w:r>
      <w:ins w:id="67" w:author="Benton, Deon" w:date="2026-05-18T17:15:00Z" w16du:dateUtc="2026-05-18T22:15:00Z">
        <w:r w:rsidR="005B1315">
          <w:rPr>
            <w:rFonts w:ascii="Times New Roman" w:hAnsi="Times New Roman" w:cs="Times New Roman"/>
          </w:rPr>
          <w:t xml:space="preserve"> each of these accounts explain infants’ looking behaviors in action efficiency understanding studies in a similar way</w:t>
        </w:r>
      </w:ins>
      <w:ins w:id="68" w:author="Benton, Deon" w:date="2026-05-19T18:29:00Z" w16du:dateUtc="2026-05-19T23:29:00Z">
        <w:r w:rsidR="00807615">
          <w:rPr>
            <w:rFonts w:ascii="Times New Roman" w:hAnsi="Times New Roman" w:cs="Times New Roman"/>
          </w:rPr>
          <w:t>: Infants</w:t>
        </w:r>
      </w:ins>
      <w:r w:rsidR="00D80BEC">
        <w:rPr>
          <w:rFonts w:ascii="Times New Roman" w:hAnsi="Times New Roman" w:cs="Times New Roman"/>
        </w:rPr>
        <w:t xml:space="preserve"> </w:t>
      </w:r>
      <w:r w:rsidR="005F741F">
        <w:rPr>
          <w:rFonts w:ascii="Times New Roman" w:hAnsi="Times New Roman" w:cs="Times New Roman"/>
        </w:rPr>
        <w:t xml:space="preserve">may </w:t>
      </w:r>
      <w:r w:rsidR="00F03A2B" w:rsidRPr="00F03A2B">
        <w:rPr>
          <w:rFonts w:ascii="Times New Roman" w:hAnsi="Times New Roman" w:cs="Times New Roman"/>
        </w:rPr>
        <w:t xml:space="preserve">mentally </w:t>
      </w:r>
      <w:r w:rsidR="00D80BEC" w:rsidRPr="00F03A2B">
        <w:rPr>
          <w:rFonts w:ascii="Times New Roman" w:hAnsi="Times New Roman" w:cs="Times New Roman"/>
        </w:rPr>
        <w:t>simulate</w:t>
      </w:r>
      <w:r w:rsidR="00F03A2B" w:rsidRPr="00F03A2B">
        <w:rPr>
          <w:rFonts w:ascii="Times New Roman" w:hAnsi="Times New Roman" w:cs="Times New Roman"/>
        </w:rPr>
        <w:t xml:space="preserve"> different trajectories</w:t>
      </w:r>
      <w:r w:rsidR="009A4EC3">
        <w:rPr>
          <w:rFonts w:ascii="Times New Roman" w:hAnsi="Times New Roman" w:cs="Times New Roman"/>
        </w:rPr>
        <w:t xml:space="preserve"> in the physical scene</w:t>
      </w:r>
      <w:ins w:id="69" w:author="Benton, Deon" w:date="2026-05-18T17:20:00Z" w16du:dateUtc="2026-05-18T22:20:00Z">
        <w:r w:rsidR="000C32F7">
          <w:rPr>
            <w:rFonts w:ascii="Times New Roman" w:hAnsi="Times New Roman" w:cs="Times New Roman"/>
          </w:rPr>
          <w:t xml:space="preserve"> </w:t>
        </w:r>
      </w:ins>
      <w:ins w:id="70" w:author="Benton, Deon" w:date="2026-05-18T17:21:00Z" w16du:dateUtc="2026-05-18T22:21:00Z">
        <w:r w:rsidR="000C32F7">
          <w:rPr>
            <w:rFonts w:ascii="Times New Roman" w:hAnsi="Times New Roman" w:cs="Times New Roman"/>
          </w:rPr>
          <w:t>via Liu et al.’s (2026)</w:t>
        </w:r>
      </w:ins>
      <w:r w:rsidR="009A4EC3">
        <w:rPr>
          <w:rFonts w:ascii="Times New Roman" w:hAnsi="Times New Roman" w:cs="Times New Roman"/>
        </w:rPr>
        <w:t xml:space="preserve"> </w:t>
      </w:r>
      <w:ins w:id="71" w:author="Benton, Deon" w:date="2026-05-18T17:21:00Z" w16du:dateUtc="2026-05-18T22:21:00Z">
        <w:r w:rsidR="000C32F7">
          <w:rPr>
            <w:rFonts w:ascii="Times New Roman" w:hAnsi="Times New Roman" w:cs="Times New Roman"/>
          </w:rPr>
          <w:t xml:space="preserve">naïve physics system </w:t>
        </w:r>
      </w:ins>
      <w:r w:rsidR="009A4EC3">
        <w:rPr>
          <w:rFonts w:ascii="Times New Roman" w:hAnsi="Times New Roman" w:cs="Times New Roman"/>
        </w:rPr>
        <w:t xml:space="preserve">along </w:t>
      </w:r>
      <w:del w:id="72" w:author="Benton, Deon" w:date="2026-05-18T17:22:00Z" w16du:dateUtc="2026-05-18T22:22:00Z">
        <w:r w:rsidR="009A4EC3" w:rsidDel="000C32F7">
          <w:rPr>
            <w:rFonts w:ascii="Times New Roman" w:hAnsi="Times New Roman" w:cs="Times New Roman"/>
          </w:rPr>
          <w:delText xml:space="preserve">with </w:delText>
        </w:r>
        <w:r w:rsidR="00F03A2B" w:rsidDel="000C32F7">
          <w:rPr>
            <w:rFonts w:ascii="Times New Roman" w:hAnsi="Times New Roman" w:cs="Times New Roman"/>
          </w:rPr>
          <w:delText>their</w:delText>
        </w:r>
      </w:del>
      <w:ins w:id="73" w:author="Benton, Deon" w:date="2026-05-18T17:22:00Z" w16du:dateUtc="2026-05-18T22:22:00Z">
        <w:r w:rsidR="000C32F7">
          <w:rPr>
            <w:rFonts w:ascii="Times New Roman" w:hAnsi="Times New Roman" w:cs="Times New Roman"/>
          </w:rPr>
          <w:t>with computing their</w:t>
        </w:r>
      </w:ins>
      <w:r w:rsidR="00F03A2B">
        <w:rPr>
          <w:rFonts w:ascii="Times New Roman" w:hAnsi="Times New Roman" w:cs="Times New Roman"/>
        </w:rPr>
        <w:t xml:space="preserve"> associated costs</w:t>
      </w:r>
      <w:ins w:id="74" w:author="Benton, Deon" w:date="2026-05-18T17:22:00Z" w16du:dateUtc="2026-05-18T22:22:00Z">
        <w:r w:rsidR="000C32F7">
          <w:rPr>
            <w:rFonts w:ascii="Times New Roman" w:hAnsi="Times New Roman" w:cs="Times New Roman"/>
          </w:rPr>
          <w:t xml:space="preserve"> perhaps via the naïve utility calculus</w:t>
        </w:r>
      </w:ins>
      <w:r w:rsidR="009700FD">
        <w:rPr>
          <w:rFonts w:ascii="Times New Roman" w:hAnsi="Times New Roman" w:cs="Times New Roman"/>
        </w:rPr>
        <w:t xml:space="preserve">. </w:t>
      </w:r>
      <w:r w:rsidR="00D80BEC">
        <w:rPr>
          <w:rFonts w:ascii="Times New Roman" w:hAnsi="Times New Roman" w:cs="Times New Roman"/>
        </w:rPr>
        <w:t>If</w:t>
      </w:r>
      <w:r w:rsidR="00511B5E">
        <w:rPr>
          <w:rFonts w:ascii="Times New Roman" w:hAnsi="Times New Roman" w:cs="Times New Roman"/>
        </w:rPr>
        <w:t xml:space="preserve"> the barrier is removed and</w:t>
      </w:r>
      <w:r w:rsidR="00D80BEC">
        <w:rPr>
          <w:rFonts w:ascii="Times New Roman" w:hAnsi="Times New Roman" w:cs="Times New Roman"/>
        </w:rPr>
        <w:t xml:space="preserve"> infants</w:t>
      </w:r>
      <w:r w:rsidR="00511B5E">
        <w:rPr>
          <w:rFonts w:ascii="Times New Roman" w:hAnsi="Times New Roman" w:cs="Times New Roman"/>
        </w:rPr>
        <w:t xml:space="preserve"> </w:t>
      </w:r>
      <w:r w:rsidR="00D80BEC">
        <w:rPr>
          <w:rFonts w:ascii="Times New Roman" w:hAnsi="Times New Roman" w:cs="Times New Roman"/>
        </w:rPr>
        <w:t xml:space="preserve">subsequently </w:t>
      </w:r>
      <w:r w:rsidR="009A4EC3">
        <w:rPr>
          <w:rFonts w:ascii="Times New Roman" w:hAnsi="Times New Roman" w:cs="Times New Roman"/>
        </w:rPr>
        <w:t xml:space="preserve">see an actor choose </w:t>
      </w:r>
      <w:r w:rsidR="002E478B">
        <w:rPr>
          <w:rFonts w:ascii="Times New Roman" w:hAnsi="Times New Roman" w:cs="Times New Roman"/>
        </w:rPr>
        <w:t>a</w:t>
      </w:r>
      <w:r w:rsidR="00511B5E">
        <w:rPr>
          <w:rFonts w:ascii="Times New Roman" w:hAnsi="Times New Roman" w:cs="Times New Roman"/>
        </w:rPr>
        <w:t xml:space="preserve"> now more costly</w:t>
      </w:r>
      <w:r w:rsidR="009A4EC3">
        <w:rPr>
          <w:rFonts w:ascii="Times New Roman" w:hAnsi="Times New Roman" w:cs="Times New Roman"/>
        </w:rPr>
        <w:t xml:space="preserve"> curved path </w:t>
      </w:r>
      <w:r w:rsidR="00511B5E">
        <w:rPr>
          <w:rFonts w:ascii="Times New Roman" w:hAnsi="Times New Roman" w:cs="Times New Roman"/>
        </w:rPr>
        <w:t>over</w:t>
      </w:r>
      <w:r w:rsidR="009A4EC3">
        <w:rPr>
          <w:rFonts w:ascii="Times New Roman" w:hAnsi="Times New Roman" w:cs="Times New Roman"/>
        </w:rPr>
        <w:t xml:space="preserve"> </w:t>
      </w:r>
      <w:r w:rsidR="002E478B">
        <w:rPr>
          <w:rFonts w:ascii="Times New Roman" w:hAnsi="Times New Roman" w:cs="Times New Roman"/>
        </w:rPr>
        <w:t>a</w:t>
      </w:r>
      <w:r w:rsidR="009A4EC3">
        <w:rPr>
          <w:rFonts w:ascii="Times New Roman" w:hAnsi="Times New Roman" w:cs="Times New Roman"/>
        </w:rPr>
        <w:t xml:space="preserve"> </w:t>
      </w:r>
      <w:r w:rsidR="00511B5E">
        <w:rPr>
          <w:rFonts w:ascii="Times New Roman" w:hAnsi="Times New Roman" w:cs="Times New Roman"/>
        </w:rPr>
        <w:t xml:space="preserve">less-costly </w:t>
      </w:r>
      <w:r w:rsidR="009A4EC3">
        <w:rPr>
          <w:rFonts w:ascii="Times New Roman" w:hAnsi="Times New Roman" w:cs="Times New Roman"/>
        </w:rPr>
        <w:t>straight one</w:t>
      </w:r>
      <w:r w:rsidR="00511B5E">
        <w:rPr>
          <w:rFonts w:ascii="Times New Roman" w:hAnsi="Times New Roman" w:cs="Times New Roman"/>
        </w:rPr>
        <w:t xml:space="preserve">, they should </w:t>
      </w:r>
      <w:r w:rsidR="002E478B">
        <w:rPr>
          <w:rFonts w:ascii="Times New Roman" w:hAnsi="Times New Roman" w:cs="Times New Roman"/>
        </w:rPr>
        <w:t>look</w:t>
      </w:r>
      <w:r w:rsidR="00511B5E">
        <w:rPr>
          <w:rFonts w:ascii="Times New Roman" w:hAnsi="Times New Roman" w:cs="Times New Roman"/>
        </w:rPr>
        <w:t xml:space="preserve"> longer </w:t>
      </w:r>
      <w:r w:rsidR="002E478B">
        <w:rPr>
          <w:rFonts w:ascii="Times New Roman" w:hAnsi="Times New Roman" w:cs="Times New Roman"/>
        </w:rPr>
        <w:t>at</w:t>
      </w:r>
      <w:r w:rsidR="00511B5E">
        <w:rPr>
          <w:rFonts w:ascii="Times New Roman" w:hAnsi="Times New Roman" w:cs="Times New Roman"/>
        </w:rPr>
        <w:t xml:space="preserve"> the old </w:t>
      </w:r>
      <w:r w:rsidR="002E478B">
        <w:rPr>
          <w:rFonts w:ascii="Times New Roman" w:hAnsi="Times New Roman" w:cs="Times New Roman"/>
        </w:rPr>
        <w:t>than at the new action</w:t>
      </w:r>
      <w:r w:rsidR="00511B5E">
        <w:rPr>
          <w:rFonts w:ascii="Times New Roman" w:hAnsi="Times New Roman" w:cs="Times New Roman"/>
        </w:rPr>
        <w:t xml:space="preserve">. This pattern of looking should </w:t>
      </w:r>
      <w:r w:rsidR="003F4AAC">
        <w:rPr>
          <w:rFonts w:ascii="Times New Roman" w:hAnsi="Times New Roman" w:cs="Times New Roman"/>
        </w:rPr>
        <w:t xml:space="preserve">be </w:t>
      </w:r>
      <w:r w:rsidR="00511B5E">
        <w:rPr>
          <w:rFonts w:ascii="Times New Roman" w:hAnsi="Times New Roman" w:cs="Times New Roman"/>
        </w:rPr>
        <w:t xml:space="preserve">especially </w:t>
      </w:r>
      <w:r w:rsidR="00D327B5">
        <w:rPr>
          <w:rFonts w:ascii="Times New Roman" w:hAnsi="Times New Roman" w:cs="Times New Roman"/>
        </w:rPr>
        <w:t>likely</w:t>
      </w:r>
      <w:r w:rsidR="00511B5E">
        <w:rPr>
          <w:rFonts w:ascii="Times New Roman" w:hAnsi="Times New Roman" w:cs="Times New Roman"/>
        </w:rPr>
        <w:t xml:space="preserve"> if, as </w:t>
      </w:r>
      <w:ins w:id="75" w:author="Benton, Deon" w:date="2026-05-18T17:22:00Z" w16du:dateUtc="2026-05-18T22:22:00Z">
        <w:r w:rsidR="000C32F7">
          <w:rPr>
            <w:rFonts w:ascii="Times New Roman" w:hAnsi="Times New Roman" w:cs="Times New Roman"/>
          </w:rPr>
          <w:t>is stipulated by the teleological stance</w:t>
        </w:r>
      </w:ins>
      <w:r w:rsidR="00D327B5">
        <w:rPr>
          <w:rFonts w:ascii="Times New Roman" w:hAnsi="Times New Roman" w:cs="Times New Roman"/>
        </w:rPr>
        <w:t>,</w:t>
      </w:r>
      <w:r w:rsidR="006D5A6E">
        <w:rPr>
          <w:rFonts w:ascii="Times New Roman" w:hAnsi="Times New Roman" w:cs="Times New Roman"/>
        </w:rPr>
        <w:t xml:space="preserve"> </w:t>
      </w:r>
      <w:r w:rsidR="00D327B5">
        <w:rPr>
          <w:rFonts w:ascii="Times New Roman" w:hAnsi="Times New Roman" w:cs="Times New Roman"/>
        </w:rPr>
        <w:t xml:space="preserve">infants expect </w:t>
      </w:r>
      <w:r w:rsidR="00CE74E8">
        <w:rPr>
          <w:rFonts w:ascii="Times New Roman" w:hAnsi="Times New Roman" w:cs="Times New Roman"/>
        </w:rPr>
        <w:t>agents</w:t>
      </w:r>
      <w:r w:rsidR="00D327B5">
        <w:rPr>
          <w:rFonts w:ascii="Times New Roman" w:hAnsi="Times New Roman" w:cs="Times New Roman"/>
        </w:rPr>
        <w:t xml:space="preserve"> to</w:t>
      </w:r>
      <w:r w:rsidR="00CE74E8">
        <w:rPr>
          <w:rFonts w:ascii="Times New Roman" w:hAnsi="Times New Roman" w:cs="Times New Roman"/>
        </w:rPr>
        <w:t xml:space="preserve"> choose </w:t>
      </w:r>
      <w:ins w:id="76" w:author="Benton, Deon" w:date="2026-05-18T17:22:00Z" w16du:dateUtc="2026-05-18T22:22:00Z">
        <w:r w:rsidR="000C32F7">
          <w:rPr>
            <w:rFonts w:ascii="Times New Roman" w:hAnsi="Times New Roman" w:cs="Times New Roman"/>
          </w:rPr>
          <w:t>rational and efficient actions</w:t>
        </w:r>
      </w:ins>
      <w:r w:rsidR="00D327B5">
        <w:rPr>
          <w:rFonts w:ascii="Times New Roman" w:hAnsi="Times New Roman" w:cs="Times New Roman"/>
        </w:rPr>
        <w:t xml:space="preserve"> </w:t>
      </w:r>
    </w:p>
    <w:p w14:paraId="7C9D2B33" w14:textId="0750B650" w:rsidR="000F3F41" w:rsidRDefault="00C62E91" w:rsidP="00F06FB8">
      <w:pPr>
        <w:spacing w:line="480" w:lineRule="auto"/>
        <w:ind w:firstLine="720"/>
        <w:contextualSpacing/>
        <w:rPr>
          <w:ins w:id="77" w:author="Benton, Deon" w:date="2026-05-11T10:08:00Z" w16du:dateUtc="2026-05-11T15:08:00Z"/>
          <w:rFonts w:ascii="Times New Roman" w:hAnsi="Times New Roman" w:cs="Times New Roman"/>
        </w:rPr>
      </w:pPr>
      <w:ins w:id="78" w:author="Benton, Deon" w:date="2026-05-10T21:12:00Z" w16du:dateUtc="2026-05-11T02:12:00Z">
        <w:r w:rsidRPr="00C62E91">
          <w:rPr>
            <w:rFonts w:ascii="Times New Roman" w:hAnsi="Times New Roman" w:cs="Times New Roman"/>
          </w:rPr>
          <w:t xml:space="preserve">Although </w:t>
        </w:r>
      </w:ins>
      <w:ins w:id="79" w:author="Benton, Deon" w:date="2026-05-18T17:25:00Z" w16du:dateUtc="2026-05-18T22:25:00Z">
        <w:r w:rsidR="00052CF0">
          <w:rPr>
            <w:rFonts w:ascii="Times New Roman" w:hAnsi="Times New Roman" w:cs="Times New Roman"/>
          </w:rPr>
          <w:t>each of these theories differ somewhat in their specifics</w:t>
        </w:r>
      </w:ins>
      <w:ins w:id="80" w:author="Benton, Deon" w:date="2026-05-10T21:12:00Z" w16du:dateUtc="2026-05-11T02:12:00Z">
        <w:r w:rsidRPr="00C62E91">
          <w:rPr>
            <w:rFonts w:ascii="Times New Roman" w:hAnsi="Times New Roman" w:cs="Times New Roman"/>
          </w:rPr>
          <w:t xml:space="preserve">, they share the notion that infants process others' </w:t>
        </w:r>
        <w:proofErr w:type="gramStart"/>
        <w:r w:rsidRPr="00C62E91">
          <w:rPr>
            <w:rFonts w:ascii="Times New Roman" w:hAnsi="Times New Roman" w:cs="Times New Roman"/>
          </w:rPr>
          <w:t>actions</w:t>
        </w:r>
      </w:ins>
      <w:proofErr w:type="gramEnd"/>
      <w:ins w:id="81" w:author="Benton, Deon" w:date="2026-05-11T11:55:00Z" w16du:dateUtc="2026-05-11T16:55:00Z">
        <w:r w:rsidR="00270E73">
          <w:rPr>
            <w:rFonts w:ascii="Times New Roman" w:hAnsi="Times New Roman" w:cs="Times New Roman"/>
          </w:rPr>
          <w:t xml:space="preserve"> terms of</w:t>
        </w:r>
      </w:ins>
      <w:ins w:id="82" w:author="Benton, Deon" w:date="2026-05-10T21:12:00Z" w16du:dateUtc="2026-05-11T02:12:00Z">
        <w:r w:rsidRPr="00C62E91">
          <w:rPr>
            <w:rFonts w:ascii="Times New Roman" w:hAnsi="Times New Roman" w:cs="Times New Roman"/>
          </w:rPr>
          <w:t xml:space="preserve"> </w:t>
        </w:r>
      </w:ins>
      <w:ins w:id="83" w:author="Benton, Deon" w:date="2026-05-10T21:13:00Z" w16du:dateUtc="2026-05-11T02:13:00Z">
        <w:r>
          <w:rPr>
            <w:rFonts w:ascii="Times New Roman" w:hAnsi="Times New Roman" w:cs="Times New Roman"/>
          </w:rPr>
          <w:t>their efficiency</w:t>
        </w:r>
      </w:ins>
      <w:ins w:id="84" w:author="Benton, Deon" w:date="2026-05-11T11:58:00Z" w16du:dateUtc="2026-05-11T16:58:00Z">
        <w:r w:rsidR="00CD2C97">
          <w:rPr>
            <w:rFonts w:ascii="Times New Roman" w:hAnsi="Times New Roman" w:cs="Times New Roman"/>
          </w:rPr>
          <w:t>,</w:t>
        </w:r>
      </w:ins>
      <w:ins w:id="85" w:author="Benton, Deon" w:date="2026-05-10T21:13:00Z" w16du:dateUtc="2026-05-11T02:13:00Z">
        <w:r>
          <w:rPr>
            <w:rFonts w:ascii="Times New Roman" w:hAnsi="Times New Roman" w:cs="Times New Roman"/>
          </w:rPr>
          <w:t xml:space="preserve"> </w:t>
        </w:r>
      </w:ins>
      <w:ins w:id="86" w:author="Benton, Deon" w:date="2026-05-11T11:55:00Z" w16du:dateUtc="2026-05-11T16:55:00Z">
        <w:r w:rsidR="001166DF">
          <w:rPr>
            <w:rFonts w:ascii="Times New Roman" w:hAnsi="Times New Roman" w:cs="Times New Roman"/>
          </w:rPr>
          <w:t xml:space="preserve">rationality, </w:t>
        </w:r>
      </w:ins>
      <w:ins w:id="87" w:author="Benton, Deon" w:date="2026-05-18T17:31:00Z" w16du:dateUtc="2026-05-18T22:31:00Z">
        <w:r w:rsidR="000C5ABC">
          <w:rPr>
            <w:rFonts w:ascii="Times New Roman" w:hAnsi="Times New Roman" w:cs="Times New Roman"/>
          </w:rPr>
          <w:t xml:space="preserve">cost, </w:t>
        </w:r>
        <w:r w:rsidR="007B68D3">
          <w:rPr>
            <w:rFonts w:ascii="Times New Roman" w:hAnsi="Times New Roman" w:cs="Times New Roman"/>
          </w:rPr>
          <w:t>and rewards,</w:t>
        </w:r>
      </w:ins>
      <w:ins w:id="88" w:author="Benton, Deon" w:date="2026-05-11T11:58:00Z" w16du:dateUtc="2026-05-11T16:58:00Z">
        <w:r w:rsidR="00CD2C97">
          <w:rPr>
            <w:rFonts w:ascii="Times New Roman" w:hAnsi="Times New Roman" w:cs="Times New Roman"/>
          </w:rPr>
          <w:t xml:space="preserve"> a</w:t>
        </w:r>
      </w:ins>
      <w:ins w:id="89" w:author="Benton, Deon" w:date="2026-05-11T11:59:00Z" w16du:dateUtc="2026-05-11T16:59:00Z">
        <w:r w:rsidR="00CD2C97">
          <w:rPr>
            <w:rFonts w:ascii="Times New Roman" w:hAnsi="Times New Roman" w:cs="Times New Roman"/>
          </w:rPr>
          <w:t>mong other things</w:t>
        </w:r>
      </w:ins>
      <w:ins w:id="90" w:author="Benton, Deon" w:date="2026-05-10T21:12:00Z" w16du:dateUtc="2026-05-11T02:12:00Z">
        <w:r w:rsidRPr="00C62E91">
          <w:rPr>
            <w:rFonts w:ascii="Times New Roman" w:hAnsi="Times New Roman" w:cs="Times New Roman"/>
          </w:rPr>
          <w:t xml:space="preserve">. </w:t>
        </w:r>
      </w:ins>
      <w:ins w:id="91" w:author="Benton, Deon" w:date="2026-05-18T17:33:00Z" w16du:dateUtc="2026-05-18T22:33:00Z">
        <w:r w:rsidR="00712CF8">
          <w:rPr>
            <w:rFonts w:ascii="Times New Roman" w:hAnsi="Times New Roman" w:cs="Times New Roman"/>
          </w:rPr>
          <w:t xml:space="preserve">The notion that infants possess </w:t>
        </w:r>
      </w:ins>
      <w:ins w:id="92" w:author="Benton, Deon" w:date="2026-05-18T17:34:00Z" w16du:dateUtc="2026-05-18T22:34:00Z">
        <w:r w:rsidR="00712CF8">
          <w:rPr>
            <w:rFonts w:ascii="Times New Roman" w:hAnsi="Times New Roman" w:cs="Times New Roman"/>
          </w:rPr>
          <w:t>these concepts has some intuitive appeal</w:t>
        </w:r>
      </w:ins>
      <w:ins w:id="93" w:author="Benton, Deon" w:date="2026-05-10T21:12:00Z" w16du:dateUtc="2026-05-11T02:12:00Z">
        <w:r w:rsidRPr="00C62E91">
          <w:rPr>
            <w:rFonts w:ascii="Times New Roman" w:hAnsi="Times New Roman" w:cs="Times New Roman"/>
          </w:rPr>
          <w:t xml:space="preserve">, </w:t>
        </w:r>
      </w:ins>
      <w:ins w:id="94" w:author="Benton, Deon" w:date="2026-05-18T17:34:00Z" w16du:dateUtc="2026-05-18T22:34:00Z">
        <w:r w:rsidR="00712CF8">
          <w:rPr>
            <w:rFonts w:ascii="Times New Roman" w:hAnsi="Times New Roman" w:cs="Times New Roman"/>
          </w:rPr>
          <w:t>particularly adults likely use similar</w:t>
        </w:r>
      </w:ins>
      <w:ins w:id="95" w:author="Benton, Deon" w:date="2026-05-10T21:12:00Z" w16du:dateUtc="2026-05-11T02:12:00Z">
        <w:r w:rsidRPr="00C62E91">
          <w:rPr>
            <w:rFonts w:ascii="Times New Roman" w:hAnsi="Times New Roman" w:cs="Times New Roman"/>
          </w:rPr>
          <w:t xml:space="preserve"> principles to process and interpret others' actions. Other a</w:t>
        </w:r>
      </w:ins>
      <w:ins w:id="96" w:author="Benton, Deon" w:date="2026-05-11T11:59:00Z" w16du:dateUtc="2026-05-11T16:59:00Z">
        <w:r w:rsidR="00CC4C6E">
          <w:rPr>
            <w:rFonts w:ascii="Times New Roman" w:hAnsi="Times New Roman" w:cs="Times New Roman"/>
          </w:rPr>
          <w:t>ttractive</w:t>
        </w:r>
      </w:ins>
      <w:ins w:id="97" w:author="Benton, Deon" w:date="2026-05-10T21:12:00Z" w16du:dateUtc="2026-05-11T02:12:00Z">
        <w:r w:rsidRPr="00C62E91">
          <w:rPr>
            <w:rFonts w:ascii="Times New Roman" w:hAnsi="Times New Roman" w:cs="Times New Roman"/>
          </w:rPr>
          <w:t xml:space="preserve"> aspects of these accounts are that they address foundational questions</w:t>
        </w:r>
      </w:ins>
      <w:ins w:id="98" w:author="Benton, Deon" w:date="2026-05-11T11:13:00Z" w16du:dateUtc="2026-05-11T16:13:00Z">
        <w:r w:rsidR="00AC6FC0">
          <w:rPr>
            <w:rFonts w:ascii="Times New Roman" w:hAnsi="Times New Roman" w:cs="Times New Roman"/>
          </w:rPr>
          <w:t xml:space="preserve"> at the heart of the developmental cognitive sciences</w:t>
        </w:r>
      </w:ins>
      <w:ins w:id="99" w:author="Benton, Deon" w:date="2026-05-11T11:57:00Z" w16du:dateUtc="2026-05-11T16:57:00Z">
        <w:r w:rsidR="00CD2C97">
          <w:rPr>
            <w:rFonts w:ascii="Times New Roman" w:hAnsi="Times New Roman" w:cs="Times New Roman"/>
          </w:rPr>
          <w:t>,</w:t>
        </w:r>
      </w:ins>
      <w:ins w:id="100" w:author="Benton, Deon" w:date="2026-05-10T21:12:00Z" w16du:dateUtc="2026-05-11T02:12:00Z">
        <w:r w:rsidRPr="00C62E91">
          <w:rPr>
            <w:rFonts w:ascii="Times New Roman" w:hAnsi="Times New Roman" w:cs="Times New Roman"/>
          </w:rPr>
          <w:t xml:space="preserve"> have generated a</w:t>
        </w:r>
      </w:ins>
      <w:ins w:id="101" w:author="Benton, Deon" w:date="2026-05-11T11:56:00Z" w16du:dateUtc="2026-05-11T16:56:00Z">
        <w:r w:rsidR="002F05F8">
          <w:rPr>
            <w:rFonts w:ascii="Times New Roman" w:hAnsi="Times New Roman" w:cs="Times New Roman"/>
          </w:rPr>
          <w:t xml:space="preserve"> substantial body of research,</w:t>
        </w:r>
      </w:ins>
      <w:ins w:id="102" w:author="Benton, Deon" w:date="2026-05-10T21:15:00Z" w16du:dateUtc="2026-05-11T02:15:00Z">
        <w:r>
          <w:rPr>
            <w:rFonts w:ascii="Times New Roman" w:hAnsi="Times New Roman" w:cs="Times New Roman"/>
          </w:rPr>
          <w:t xml:space="preserve"> </w:t>
        </w:r>
      </w:ins>
      <w:ins w:id="103" w:author="Benton, Deon" w:date="2026-05-10T21:12:00Z" w16du:dateUtc="2026-05-11T02:12:00Z">
        <w:r w:rsidRPr="00C62E91">
          <w:rPr>
            <w:rFonts w:ascii="Times New Roman" w:hAnsi="Times New Roman" w:cs="Times New Roman"/>
          </w:rPr>
          <w:t>and</w:t>
        </w:r>
      </w:ins>
      <w:ins w:id="104" w:author="Benton, Deon" w:date="2026-05-10T21:16:00Z" w16du:dateUtc="2026-05-11T02:16:00Z">
        <w:r>
          <w:rPr>
            <w:rFonts w:ascii="Times New Roman" w:hAnsi="Times New Roman" w:cs="Times New Roman"/>
          </w:rPr>
          <w:t xml:space="preserve"> </w:t>
        </w:r>
      </w:ins>
      <w:ins w:id="105" w:author="Benton, Deon" w:date="2026-05-11T12:00:00Z" w16du:dateUtc="2026-05-11T17:00:00Z">
        <w:r w:rsidR="006C5AAB">
          <w:rPr>
            <w:rFonts w:ascii="Times New Roman" w:hAnsi="Times New Roman" w:cs="Times New Roman"/>
          </w:rPr>
          <w:t>enjoy some degree of</w:t>
        </w:r>
      </w:ins>
      <w:ins w:id="106" w:author="Benton, Deon" w:date="2026-05-10T21:12:00Z" w16du:dateUtc="2026-05-11T02:12:00Z">
        <w:r w:rsidRPr="00C62E91">
          <w:rPr>
            <w:rFonts w:ascii="Times New Roman" w:hAnsi="Times New Roman" w:cs="Times New Roman"/>
          </w:rPr>
          <w:t xml:space="preserve"> empirical support. </w:t>
        </w:r>
      </w:ins>
      <w:ins w:id="107" w:author="Benton, Deon" w:date="2026-05-11T12:01:00Z" w16du:dateUtc="2026-05-11T17:01:00Z">
        <w:r w:rsidR="008A4FA6">
          <w:rPr>
            <w:rFonts w:ascii="Times New Roman" w:hAnsi="Times New Roman" w:cs="Times New Roman"/>
          </w:rPr>
          <w:t>Yet</w:t>
        </w:r>
      </w:ins>
      <w:ins w:id="108" w:author="Benton, Deon" w:date="2026-05-18T17:34:00Z" w16du:dateUtc="2026-05-18T22:34:00Z">
        <w:r w:rsidR="00214F56">
          <w:rPr>
            <w:rFonts w:ascii="Times New Roman" w:hAnsi="Times New Roman" w:cs="Times New Roman"/>
          </w:rPr>
          <w:t>,</w:t>
        </w:r>
      </w:ins>
      <w:ins w:id="109" w:author="Benton, Deon" w:date="2026-05-11T12:01:00Z" w16du:dateUtc="2026-05-11T17:01:00Z">
        <w:r w:rsidR="008A4FA6">
          <w:rPr>
            <w:rFonts w:ascii="Times New Roman" w:hAnsi="Times New Roman" w:cs="Times New Roman"/>
          </w:rPr>
          <w:t xml:space="preserve"> i</w:t>
        </w:r>
      </w:ins>
      <w:ins w:id="110" w:author="Benton, Deon" w:date="2026-05-11T09:53:00Z" w16du:dateUtc="2026-05-11T14:53:00Z">
        <w:r w:rsidR="00F42F5B">
          <w:rPr>
            <w:rFonts w:ascii="Times New Roman" w:hAnsi="Times New Roman" w:cs="Times New Roman"/>
          </w:rPr>
          <w:t xml:space="preserve">mportant questions </w:t>
        </w:r>
      </w:ins>
      <w:ins w:id="111" w:author="Benton, Deon" w:date="2026-05-10T21:23:00Z" w16du:dateUtc="2026-05-11T02:23:00Z">
        <w:r w:rsidR="00956572">
          <w:rPr>
            <w:rFonts w:ascii="Times New Roman" w:hAnsi="Times New Roman" w:cs="Times New Roman"/>
          </w:rPr>
          <w:t>remain</w:t>
        </w:r>
      </w:ins>
      <w:ins w:id="112" w:author="Benton, Deon" w:date="2026-05-10T21:19:00Z" w16du:dateUtc="2026-05-11T02:19:00Z">
        <w:r>
          <w:rPr>
            <w:rFonts w:ascii="Times New Roman" w:hAnsi="Times New Roman" w:cs="Times New Roman"/>
          </w:rPr>
          <w:t xml:space="preserve"> about key aspects of each proposal.</w:t>
        </w:r>
      </w:ins>
      <w:ins w:id="113" w:author="Benton, Deon" w:date="2026-05-10T21:12:00Z" w16du:dateUtc="2026-05-11T02:12:00Z">
        <w:r w:rsidRPr="00C62E91">
          <w:rPr>
            <w:rFonts w:ascii="Times New Roman" w:hAnsi="Times New Roman" w:cs="Times New Roman"/>
          </w:rPr>
          <w:t xml:space="preserve"> For example,</w:t>
        </w:r>
      </w:ins>
      <w:ins w:id="114" w:author="Benton, Deon" w:date="2026-05-10T21:26:00Z" w16du:dateUtc="2026-05-11T02:26:00Z">
        <w:r w:rsidR="00952AE6">
          <w:rPr>
            <w:rFonts w:ascii="Times New Roman" w:hAnsi="Times New Roman" w:cs="Times New Roman"/>
          </w:rPr>
          <w:t xml:space="preserve"> although</w:t>
        </w:r>
      </w:ins>
      <w:ins w:id="115" w:author="Benton, Deon" w:date="2026-05-10T21:12:00Z" w16du:dateUtc="2026-05-11T02:12:00Z">
        <w:r w:rsidRPr="00C62E91">
          <w:rPr>
            <w:rFonts w:ascii="Times New Roman" w:hAnsi="Times New Roman" w:cs="Times New Roman"/>
          </w:rPr>
          <w:t xml:space="preserve"> </w:t>
        </w:r>
      </w:ins>
      <w:ins w:id="116" w:author="Benton, Deon" w:date="2026-05-10T21:26:00Z" w16du:dateUtc="2026-05-11T02:26:00Z">
        <w:r w:rsidR="00952AE6">
          <w:rPr>
            <w:rFonts w:ascii="Times New Roman" w:hAnsi="Times New Roman" w:cs="Times New Roman"/>
          </w:rPr>
          <w:t>proponents of the</w:t>
        </w:r>
      </w:ins>
      <w:ins w:id="117" w:author="Benton, Deon" w:date="2026-05-10T21:12:00Z" w16du:dateUtc="2026-05-11T02:12:00Z">
        <w:r w:rsidRPr="00C62E91">
          <w:rPr>
            <w:rFonts w:ascii="Times New Roman" w:hAnsi="Times New Roman" w:cs="Times New Roman"/>
          </w:rPr>
          <w:t xml:space="preserve"> teleological stance </w:t>
        </w:r>
      </w:ins>
      <w:ins w:id="118" w:author="Benton, Deon" w:date="2026-05-10T21:26:00Z" w16du:dateUtc="2026-05-11T02:26:00Z">
        <w:r w:rsidR="00952AE6">
          <w:rPr>
            <w:rFonts w:ascii="Times New Roman" w:hAnsi="Times New Roman" w:cs="Times New Roman"/>
          </w:rPr>
          <w:t>maintain that</w:t>
        </w:r>
      </w:ins>
      <w:ins w:id="119" w:author="Benton, Deon" w:date="2026-05-10T21:12:00Z" w16du:dateUtc="2026-05-11T02:12:00Z">
        <w:r w:rsidRPr="00C62E91">
          <w:rPr>
            <w:rFonts w:ascii="Times New Roman" w:hAnsi="Times New Roman" w:cs="Times New Roman"/>
          </w:rPr>
          <w:t xml:space="preserve"> infants interpret actions in terms of</w:t>
        </w:r>
      </w:ins>
      <w:ins w:id="120" w:author="Benton, Deon" w:date="2026-05-10T21:22:00Z" w16du:dateUtc="2026-05-11T02:22:00Z">
        <w:r>
          <w:rPr>
            <w:rFonts w:ascii="Times New Roman" w:hAnsi="Times New Roman" w:cs="Times New Roman"/>
          </w:rPr>
          <w:t xml:space="preserve"> </w:t>
        </w:r>
      </w:ins>
      <w:ins w:id="121" w:author="Benton, Deon" w:date="2026-05-11T09:53:00Z" w16du:dateUtc="2026-05-11T14:53:00Z">
        <w:r w:rsidR="000651E9">
          <w:rPr>
            <w:rFonts w:ascii="Times New Roman" w:hAnsi="Times New Roman" w:cs="Times New Roman"/>
          </w:rPr>
          <w:t>goals, constraints, efficiency, and rationality,</w:t>
        </w:r>
      </w:ins>
      <w:ins w:id="122" w:author="Benton, Deon" w:date="2026-05-10T21:22:00Z" w16du:dateUtc="2026-05-11T02:22:00Z">
        <w:r>
          <w:rPr>
            <w:rFonts w:ascii="Times New Roman" w:hAnsi="Times New Roman" w:cs="Times New Roman"/>
          </w:rPr>
          <w:t xml:space="preserve"> </w:t>
        </w:r>
      </w:ins>
      <w:ins w:id="123" w:author="Benton, Deon" w:date="2026-05-11T09:53:00Z" w16du:dateUtc="2026-05-11T14:53:00Z">
        <w:r w:rsidR="000651E9">
          <w:rPr>
            <w:rFonts w:ascii="Times New Roman" w:hAnsi="Times New Roman" w:cs="Times New Roman"/>
          </w:rPr>
          <w:t>the theor</w:t>
        </w:r>
      </w:ins>
      <w:ins w:id="124" w:author="Benton, Deon" w:date="2026-05-11T09:54:00Z" w16du:dateUtc="2026-05-11T14:54:00Z">
        <w:r w:rsidR="000651E9">
          <w:rPr>
            <w:rFonts w:ascii="Times New Roman" w:hAnsi="Times New Roman" w:cs="Times New Roman"/>
          </w:rPr>
          <w:t>y is notably silent about the</w:t>
        </w:r>
      </w:ins>
      <w:ins w:id="125" w:author="Benton, Deon" w:date="2026-05-10T21:23:00Z" w16du:dateUtc="2026-05-11T02:23:00Z">
        <w:r w:rsidR="00956572">
          <w:rPr>
            <w:rFonts w:ascii="Times New Roman" w:hAnsi="Times New Roman" w:cs="Times New Roman"/>
          </w:rPr>
          <w:t xml:space="preserve"> </w:t>
        </w:r>
      </w:ins>
      <w:ins w:id="126" w:author="Benton, Deon" w:date="2026-05-10T21:12:00Z" w16du:dateUtc="2026-05-11T02:12:00Z">
        <w:r w:rsidRPr="00C62E91">
          <w:rPr>
            <w:rFonts w:ascii="Times New Roman" w:hAnsi="Times New Roman" w:cs="Times New Roman"/>
          </w:rPr>
          <w:t>origins of these notions.</w:t>
        </w:r>
      </w:ins>
      <w:ins w:id="127" w:author="Benton, Deon" w:date="2026-05-10T21:17:00Z" w16du:dateUtc="2026-05-11T02:17:00Z">
        <w:r>
          <w:rPr>
            <w:rFonts w:ascii="Times New Roman" w:hAnsi="Times New Roman" w:cs="Times New Roman"/>
          </w:rPr>
          <w:t xml:space="preserve"> </w:t>
        </w:r>
      </w:ins>
      <w:ins w:id="128" w:author="Benton, Deon" w:date="2026-05-11T09:54:00Z" w16du:dateUtc="2026-05-11T14:54:00Z">
        <w:r w:rsidR="005E54A6">
          <w:rPr>
            <w:rFonts w:ascii="Times New Roman" w:hAnsi="Times New Roman" w:cs="Times New Roman"/>
          </w:rPr>
          <w:t>This is a</w:t>
        </w:r>
      </w:ins>
      <w:ins w:id="129" w:author="Benton, Deon" w:date="2026-05-18T17:35:00Z" w16du:dateUtc="2026-05-18T22:35:00Z">
        <w:r w:rsidR="00D34DDA">
          <w:rPr>
            <w:rFonts w:ascii="Times New Roman" w:hAnsi="Times New Roman" w:cs="Times New Roman"/>
          </w:rPr>
          <w:t>n important</w:t>
        </w:r>
      </w:ins>
      <w:ins w:id="130" w:author="Benton, Deon" w:date="2026-05-11T09:54:00Z" w16du:dateUtc="2026-05-11T14:54:00Z">
        <w:r w:rsidR="005E54A6">
          <w:rPr>
            <w:rFonts w:ascii="Times New Roman" w:hAnsi="Times New Roman" w:cs="Times New Roman"/>
          </w:rPr>
          <w:t xml:space="preserve"> shortcoming given that possessing some idea of what makes an action rational or efficient is a prerequisite </w:t>
        </w:r>
      </w:ins>
      <w:ins w:id="131" w:author="Benton, Deon" w:date="2026-05-11T09:55:00Z" w16du:dateUtc="2026-05-11T14:55:00Z">
        <w:r w:rsidR="005E54A6">
          <w:rPr>
            <w:rFonts w:ascii="Times New Roman" w:hAnsi="Times New Roman" w:cs="Times New Roman"/>
          </w:rPr>
          <w:t>for judging whether an action is or is not efficient or rational.</w:t>
        </w:r>
      </w:ins>
      <w:ins w:id="132" w:author="Benton, Deon" w:date="2026-05-10T21:30:00Z" w16du:dateUtc="2026-05-11T02:30:00Z">
        <w:r w:rsidR="00952AE6">
          <w:rPr>
            <w:rFonts w:ascii="Times New Roman" w:hAnsi="Times New Roman" w:cs="Times New Roman"/>
          </w:rPr>
          <w:t xml:space="preserve"> </w:t>
        </w:r>
      </w:ins>
      <w:ins w:id="133" w:author="Benton, Deon" w:date="2026-05-10T21:32:00Z" w16du:dateUtc="2026-05-11T02:32:00Z">
        <w:r w:rsidR="004277B3">
          <w:rPr>
            <w:rFonts w:ascii="Times New Roman" w:hAnsi="Times New Roman" w:cs="Times New Roman"/>
          </w:rPr>
          <w:t xml:space="preserve">Another </w:t>
        </w:r>
      </w:ins>
      <w:ins w:id="134" w:author="Benton, Deon" w:date="2026-05-11T10:01:00Z" w16du:dateUtc="2026-05-11T15:01:00Z">
        <w:r w:rsidR="005A6517">
          <w:rPr>
            <w:rFonts w:ascii="Times New Roman" w:hAnsi="Times New Roman" w:cs="Times New Roman"/>
          </w:rPr>
          <w:t>critique of this proposal is that it remains to be seen how</w:t>
        </w:r>
      </w:ins>
      <w:ins w:id="135" w:author="Benton, Deon" w:date="2026-05-11T10:02:00Z" w16du:dateUtc="2026-05-11T15:02:00Z">
        <w:r w:rsidR="005A6517">
          <w:rPr>
            <w:rFonts w:ascii="Times New Roman" w:hAnsi="Times New Roman" w:cs="Times New Roman"/>
          </w:rPr>
          <w:t>,</w:t>
        </w:r>
      </w:ins>
      <w:ins w:id="136" w:author="Benton, Deon" w:date="2026-05-11T10:01:00Z" w16du:dateUtc="2026-05-11T15:01:00Z">
        <w:r w:rsidR="005A6517">
          <w:rPr>
            <w:rFonts w:ascii="Times New Roman" w:hAnsi="Times New Roman" w:cs="Times New Roman"/>
          </w:rPr>
          <w:t xml:space="preserve"> </w:t>
        </w:r>
      </w:ins>
      <w:ins w:id="137" w:author="Benton, Deon" w:date="2026-05-11T10:02:00Z" w16du:dateUtc="2026-05-11T15:02:00Z">
        <w:r w:rsidR="005A6517">
          <w:rPr>
            <w:rFonts w:ascii="Times New Roman" w:hAnsi="Times New Roman" w:cs="Times New Roman"/>
          </w:rPr>
          <w:t xml:space="preserve">in precise mechanistic terms, </w:t>
        </w:r>
      </w:ins>
      <w:ins w:id="138" w:author="Benton, Deon" w:date="2026-05-10T21:33:00Z" w16du:dateUtc="2026-05-11T02:33:00Z">
        <w:r w:rsidR="004277B3">
          <w:rPr>
            <w:rFonts w:ascii="Times New Roman" w:hAnsi="Times New Roman" w:cs="Times New Roman"/>
          </w:rPr>
          <w:t>an</w:t>
        </w:r>
      </w:ins>
      <w:ins w:id="139" w:author="Benton, Deon" w:date="2026-05-10T21:12:00Z" w16du:dateUtc="2026-05-11T02:12:00Z">
        <w:r w:rsidRPr="00C62E91">
          <w:rPr>
            <w:rFonts w:ascii="Times New Roman" w:hAnsi="Times New Roman" w:cs="Times New Roman"/>
          </w:rPr>
          <w:t xml:space="preserve"> observed action </w:t>
        </w:r>
      </w:ins>
      <w:ins w:id="140" w:author="Benton, Deon" w:date="2026-05-11T10:02:00Z" w16du:dateUtc="2026-05-11T15:02:00Z">
        <w:r w:rsidR="005A6517">
          <w:rPr>
            <w:rFonts w:ascii="Times New Roman" w:hAnsi="Times New Roman" w:cs="Times New Roman"/>
          </w:rPr>
          <w:t>consisting of</w:t>
        </w:r>
      </w:ins>
      <w:ins w:id="141" w:author="Benton, Deon" w:date="2026-05-10T21:12:00Z" w16du:dateUtc="2026-05-11T02:12:00Z">
        <w:r w:rsidRPr="00C62E91">
          <w:rPr>
            <w:rFonts w:ascii="Times New Roman" w:hAnsi="Times New Roman" w:cs="Times New Roman"/>
          </w:rPr>
          <w:t xml:space="preserve"> </w:t>
        </w:r>
      </w:ins>
      <w:ins w:id="142" w:author="Benton, Deon" w:date="2026-05-11T10:03:00Z" w16du:dateUtc="2026-05-11T15:03:00Z">
        <w:r w:rsidR="005A6517">
          <w:rPr>
            <w:rFonts w:ascii="Times New Roman" w:hAnsi="Times New Roman" w:cs="Times New Roman"/>
          </w:rPr>
          <w:t xml:space="preserve">an end state, a physical </w:t>
        </w:r>
        <w:r w:rsidR="005A6517">
          <w:rPr>
            <w:rFonts w:ascii="Times New Roman" w:hAnsi="Times New Roman" w:cs="Times New Roman"/>
          </w:rPr>
          <w:lastRenderedPageBreak/>
          <w:t>context, and observed behavior</w:t>
        </w:r>
      </w:ins>
      <w:ins w:id="143" w:author="Benton, Deon" w:date="2026-05-10T21:12:00Z" w16du:dateUtc="2026-05-11T02:12:00Z">
        <w:r w:rsidRPr="00C62E91">
          <w:rPr>
            <w:rFonts w:ascii="Times New Roman" w:hAnsi="Times New Roman" w:cs="Times New Roman"/>
          </w:rPr>
          <w:t xml:space="preserve"> is transformed into </w:t>
        </w:r>
      </w:ins>
      <w:ins w:id="144" w:author="Benton, Deon" w:date="2026-05-10T21:33:00Z" w16du:dateUtc="2026-05-11T02:33:00Z">
        <w:r w:rsidR="004277B3">
          <w:rPr>
            <w:rFonts w:ascii="Times New Roman" w:hAnsi="Times New Roman" w:cs="Times New Roman"/>
          </w:rPr>
          <w:t>an</w:t>
        </w:r>
      </w:ins>
      <w:ins w:id="145" w:author="Benton, Deon" w:date="2026-05-10T21:12:00Z" w16du:dateUtc="2026-05-11T02:12:00Z">
        <w:r w:rsidRPr="00C62E91">
          <w:rPr>
            <w:rFonts w:ascii="Times New Roman" w:hAnsi="Times New Roman" w:cs="Times New Roman"/>
          </w:rPr>
          <w:t xml:space="preserve"> interpreted action representation consisting of goals, behaviors, and constraints</w:t>
        </w:r>
      </w:ins>
      <w:ins w:id="146" w:author="Benton, Deon" w:date="2026-05-11T10:08:00Z" w16du:dateUtc="2026-05-11T15:08:00Z">
        <w:r w:rsidR="000F3F41">
          <w:rPr>
            <w:rFonts w:ascii="Times New Roman" w:hAnsi="Times New Roman" w:cs="Times New Roman"/>
          </w:rPr>
          <w:t xml:space="preserve"> (</w:t>
        </w:r>
      </w:ins>
      <w:ins w:id="147" w:author="Benton, Deon" w:date="2026-05-11T12:24:00Z" w16du:dateUtc="2026-05-11T17:24:00Z">
        <w:r w:rsidR="0029581D">
          <w:rPr>
            <w:rFonts w:ascii="Times New Roman" w:hAnsi="Times New Roman" w:cs="Times New Roman"/>
          </w:rPr>
          <w:t xml:space="preserve">Csibra et al., 2003; </w:t>
        </w:r>
      </w:ins>
      <w:ins w:id="148" w:author="Benton, Deon" w:date="2026-05-11T10:12:00Z" w16du:dateUtc="2026-05-11T15:12:00Z">
        <w:r w:rsidR="00D749CF">
          <w:rPr>
            <w:rFonts w:ascii="Times New Roman" w:hAnsi="Times New Roman" w:cs="Times New Roman"/>
          </w:rPr>
          <w:t>Gergely &amp; Csibra, 1997</w:t>
        </w:r>
      </w:ins>
      <w:ins w:id="149" w:author="Benton, Deon" w:date="2026-05-11T10:09:00Z" w16du:dateUtc="2026-05-11T15:09:00Z">
        <w:r w:rsidR="000F3F41">
          <w:rPr>
            <w:rFonts w:ascii="Times New Roman" w:hAnsi="Times New Roman" w:cs="Times New Roman"/>
          </w:rPr>
          <w:t>)</w:t>
        </w:r>
      </w:ins>
      <w:ins w:id="150" w:author="Benton, Deon" w:date="2026-05-10T21:12:00Z" w16du:dateUtc="2026-05-11T02:12:00Z">
        <w:r w:rsidRPr="00C62E91">
          <w:rPr>
            <w:rFonts w:ascii="Times New Roman" w:hAnsi="Times New Roman" w:cs="Times New Roman"/>
          </w:rPr>
          <w:t xml:space="preserve">. </w:t>
        </w:r>
      </w:ins>
    </w:p>
    <w:p w14:paraId="0D732D48" w14:textId="316CE78B" w:rsidR="00201A31" w:rsidRDefault="00C62E91" w:rsidP="00337B96">
      <w:pPr>
        <w:spacing w:line="480" w:lineRule="auto"/>
        <w:ind w:firstLine="720"/>
        <w:contextualSpacing/>
        <w:rPr>
          <w:ins w:id="151" w:author="Benton, Deon" w:date="2026-05-11T11:20:00Z" w16du:dateUtc="2026-05-11T16:20:00Z"/>
          <w:rFonts w:ascii="Times New Roman" w:hAnsi="Times New Roman" w:cs="Times New Roman"/>
        </w:rPr>
      </w:pPr>
      <w:ins w:id="152" w:author="Benton, Deon" w:date="2026-05-10T21:12:00Z" w16du:dateUtc="2026-05-11T02:12:00Z">
        <w:r w:rsidRPr="00C62E91">
          <w:rPr>
            <w:rFonts w:ascii="Times New Roman" w:hAnsi="Times New Roman" w:cs="Times New Roman"/>
          </w:rPr>
          <w:t>Similar concerns apply to the naive utility calculus account.</w:t>
        </w:r>
      </w:ins>
      <w:ins w:id="153" w:author="Benton, Deon" w:date="2026-05-11T10:39:00Z" w16du:dateUtc="2026-05-11T15:39:00Z">
        <w:r w:rsidR="00B83F51">
          <w:rPr>
            <w:rFonts w:ascii="Times New Roman" w:hAnsi="Times New Roman" w:cs="Times New Roman"/>
          </w:rPr>
          <w:t xml:space="preserve"> </w:t>
        </w:r>
      </w:ins>
      <w:ins w:id="154" w:author="Benton, Deon" w:date="2026-05-11T10:24:00Z" w16du:dateUtc="2026-05-11T15:24:00Z">
        <w:r w:rsidR="00B967F8">
          <w:rPr>
            <w:rFonts w:ascii="Times New Roman" w:hAnsi="Times New Roman" w:cs="Times New Roman"/>
          </w:rPr>
          <w:t>Two concerns are particularly worth noting.</w:t>
        </w:r>
      </w:ins>
      <w:ins w:id="155" w:author="Benton, Deon" w:date="2026-05-11T10:29:00Z" w16du:dateUtc="2026-05-11T15:29:00Z">
        <w:r w:rsidR="00CE6C6A">
          <w:rPr>
            <w:rFonts w:ascii="Times New Roman" w:hAnsi="Times New Roman" w:cs="Times New Roman"/>
          </w:rPr>
          <w:t xml:space="preserve"> The first is that </w:t>
        </w:r>
        <w:r w:rsidR="005639C4">
          <w:rPr>
            <w:rFonts w:ascii="Times New Roman" w:hAnsi="Times New Roman" w:cs="Times New Roman"/>
          </w:rPr>
          <w:t>this theory leaves unspecified the deve</w:t>
        </w:r>
      </w:ins>
      <w:ins w:id="156" w:author="Benton, Deon" w:date="2026-05-11T10:30:00Z" w16du:dateUtc="2026-05-11T15:30:00Z">
        <w:r w:rsidR="005639C4">
          <w:rPr>
            <w:rFonts w:ascii="Times New Roman" w:hAnsi="Times New Roman" w:cs="Times New Roman"/>
          </w:rPr>
          <w:t>lopmental origins of notions such as reward, cost, and subjective utility</w:t>
        </w:r>
      </w:ins>
      <w:ins w:id="157" w:author="Benton, Deon" w:date="2026-05-11T10:41:00Z" w16du:dateUtc="2026-05-11T15:41:00Z">
        <w:r w:rsidR="00AA6E3C">
          <w:rPr>
            <w:rFonts w:ascii="Times New Roman" w:hAnsi="Times New Roman" w:cs="Times New Roman"/>
          </w:rPr>
          <w:t xml:space="preserve">. The second </w:t>
        </w:r>
      </w:ins>
      <w:ins w:id="158" w:author="Benton, Deon" w:date="2026-05-11T10:42:00Z" w16du:dateUtc="2026-05-11T15:42:00Z">
        <w:r w:rsidR="00AA6E3C">
          <w:rPr>
            <w:rFonts w:ascii="Times New Roman" w:hAnsi="Times New Roman" w:cs="Times New Roman"/>
          </w:rPr>
          <w:t xml:space="preserve">is that because this perspective is cast at Marr’s (1982) computational level, </w:t>
        </w:r>
      </w:ins>
      <w:ins w:id="159" w:author="Benton, Deon" w:date="2026-05-11T12:28:00Z" w16du:dateUtc="2026-05-11T17:28:00Z">
        <w:r w:rsidR="00972FDA">
          <w:rPr>
            <w:rFonts w:ascii="Times New Roman" w:hAnsi="Times New Roman" w:cs="Times New Roman"/>
          </w:rPr>
          <w:t xml:space="preserve">it has yet to be determined </w:t>
        </w:r>
      </w:ins>
      <w:ins w:id="160" w:author="Benton, Deon" w:date="2026-05-11T10:44:00Z" w16du:dateUtc="2026-05-11T15:44:00Z">
        <w:r w:rsidR="00041BC9">
          <w:rPr>
            <w:rFonts w:ascii="Times New Roman" w:hAnsi="Times New Roman" w:cs="Times New Roman"/>
          </w:rPr>
          <w:t>how</w:t>
        </w:r>
      </w:ins>
      <w:ins w:id="161" w:author="Benton, Deon" w:date="2026-05-11T10:46:00Z" w16du:dateUtc="2026-05-11T15:46:00Z">
        <w:r w:rsidR="00041BC9">
          <w:rPr>
            <w:rFonts w:ascii="Times New Roman" w:hAnsi="Times New Roman" w:cs="Times New Roman"/>
          </w:rPr>
          <w:t xml:space="preserve"> </w:t>
        </w:r>
      </w:ins>
      <w:ins w:id="162" w:author="Benton, Deon" w:date="2026-05-11T10:42:00Z" w16du:dateUtc="2026-05-11T15:42:00Z">
        <w:r w:rsidR="00AA6E3C">
          <w:rPr>
            <w:rFonts w:ascii="Times New Roman" w:hAnsi="Times New Roman" w:cs="Times New Roman"/>
          </w:rPr>
          <w:t>the co</w:t>
        </w:r>
      </w:ins>
      <w:ins w:id="163" w:author="Benton, Deon" w:date="2026-05-11T10:43:00Z" w16du:dateUtc="2026-05-11T15:43:00Z">
        <w:r w:rsidR="00AA6E3C">
          <w:rPr>
            <w:rFonts w:ascii="Times New Roman" w:hAnsi="Times New Roman" w:cs="Times New Roman"/>
          </w:rPr>
          <w:t xml:space="preserve">mputations </w:t>
        </w:r>
      </w:ins>
      <w:ins w:id="164" w:author="Benton, Deon" w:date="2026-05-11T10:45:00Z" w16du:dateUtc="2026-05-11T15:45:00Z">
        <w:r w:rsidR="00041BC9">
          <w:rPr>
            <w:rFonts w:ascii="Times New Roman" w:hAnsi="Times New Roman" w:cs="Times New Roman"/>
          </w:rPr>
          <w:t>specified</w:t>
        </w:r>
      </w:ins>
      <w:ins w:id="165" w:author="Benton, Deon" w:date="2026-05-11T10:51:00Z" w16du:dateUtc="2026-05-11T15:51:00Z">
        <w:r w:rsidR="008541BE">
          <w:rPr>
            <w:rFonts w:ascii="Times New Roman" w:hAnsi="Times New Roman" w:cs="Times New Roman"/>
          </w:rPr>
          <w:t xml:space="preserve"> by the</w:t>
        </w:r>
      </w:ins>
      <w:ins w:id="166" w:author="Benton, Deon" w:date="2026-05-11T10:45:00Z" w16du:dateUtc="2026-05-11T15:45:00Z">
        <w:r w:rsidR="00041BC9">
          <w:rPr>
            <w:rFonts w:ascii="Times New Roman" w:hAnsi="Times New Roman" w:cs="Times New Roman"/>
          </w:rPr>
          <w:t xml:space="preserve"> theory are physically realized</w:t>
        </w:r>
      </w:ins>
      <w:ins w:id="167" w:author="Benton, Deon" w:date="2026-05-11T10:46:00Z" w16du:dateUtc="2026-05-11T15:46:00Z">
        <w:r w:rsidR="00BC3476">
          <w:rPr>
            <w:rFonts w:ascii="Times New Roman" w:hAnsi="Times New Roman" w:cs="Times New Roman"/>
          </w:rPr>
          <w:t xml:space="preserve"> in the mind</w:t>
        </w:r>
      </w:ins>
      <w:ins w:id="168" w:author="Benton, Deon" w:date="2026-05-11T10:45:00Z" w16du:dateUtc="2026-05-11T15:45:00Z">
        <w:r w:rsidR="00041BC9">
          <w:rPr>
            <w:rFonts w:ascii="Times New Roman" w:hAnsi="Times New Roman" w:cs="Times New Roman"/>
          </w:rPr>
          <w:t xml:space="preserve"> </w:t>
        </w:r>
      </w:ins>
      <w:ins w:id="169" w:author="Benton, Deon" w:date="2026-05-18T17:36:00Z" w16du:dateUtc="2026-05-18T22:36:00Z">
        <w:r w:rsidR="005515E3">
          <w:rPr>
            <w:rFonts w:ascii="Times New Roman" w:hAnsi="Times New Roman" w:cs="Times New Roman"/>
          </w:rPr>
          <w:t xml:space="preserve">or what </w:t>
        </w:r>
      </w:ins>
      <w:ins w:id="170" w:author="Benton, Deon" w:date="2026-05-11T10:47:00Z" w16du:dateUtc="2026-05-11T15:47:00Z">
        <w:r w:rsidR="00BC3476">
          <w:rPr>
            <w:rFonts w:ascii="Times New Roman" w:hAnsi="Times New Roman" w:cs="Times New Roman"/>
          </w:rPr>
          <w:t>operations</w:t>
        </w:r>
      </w:ins>
      <w:ins w:id="171" w:author="Benton, Deon" w:date="2026-05-11T10:51:00Z" w16du:dateUtc="2026-05-11T15:51:00Z">
        <w:r w:rsidR="008541BE">
          <w:rPr>
            <w:rFonts w:ascii="Times New Roman" w:hAnsi="Times New Roman" w:cs="Times New Roman"/>
          </w:rPr>
          <w:t xml:space="preserve"> give rise to these computations</w:t>
        </w:r>
      </w:ins>
      <w:ins w:id="172" w:author="Benton, Deon" w:date="2026-05-11T10:49:00Z" w16du:dateUtc="2026-05-11T15:49:00Z">
        <w:r w:rsidR="002913D3">
          <w:rPr>
            <w:rFonts w:ascii="Times New Roman" w:hAnsi="Times New Roman" w:cs="Times New Roman"/>
          </w:rPr>
          <w:t>.</w:t>
        </w:r>
      </w:ins>
      <w:ins w:id="173" w:author="Benton, Deon" w:date="2026-05-11T10:53:00Z" w16du:dateUtc="2026-05-11T15:53:00Z">
        <w:r w:rsidR="00337B96">
          <w:rPr>
            <w:rFonts w:ascii="Times New Roman" w:hAnsi="Times New Roman" w:cs="Times New Roman"/>
          </w:rPr>
          <w:t xml:space="preserve"> </w:t>
        </w:r>
      </w:ins>
      <w:ins w:id="174" w:author="Benton, Deon" w:date="2026-05-11T11:01:00Z" w16du:dateUtc="2026-05-11T16:01:00Z">
        <w:r w:rsidR="00F47C53" w:rsidRPr="00F47C53">
          <w:rPr>
            <w:rFonts w:ascii="Times New Roman" w:hAnsi="Times New Roman" w:cs="Times New Roman"/>
          </w:rPr>
          <w:t xml:space="preserve">In terms of Liu et al.’s </w:t>
        </w:r>
      </w:ins>
      <w:ins w:id="175" w:author="Benton, Deon" w:date="2026-05-11T11:19:00Z" w16du:dateUtc="2026-05-11T16:19:00Z">
        <w:r w:rsidR="008F21E5">
          <w:rPr>
            <w:rFonts w:ascii="Times New Roman" w:hAnsi="Times New Roman" w:cs="Times New Roman"/>
          </w:rPr>
          <w:t xml:space="preserve">(2025) </w:t>
        </w:r>
      </w:ins>
      <w:ins w:id="176" w:author="Benton, Deon" w:date="2026-05-11T11:01:00Z" w16du:dateUtc="2026-05-11T16:01:00Z">
        <w:r w:rsidR="00F47C53" w:rsidRPr="00F47C53">
          <w:rPr>
            <w:rFonts w:ascii="Times New Roman" w:hAnsi="Times New Roman" w:cs="Times New Roman"/>
          </w:rPr>
          <w:t xml:space="preserve">proposal, the primary concern </w:t>
        </w:r>
      </w:ins>
      <w:ins w:id="177" w:author="Benton, Deon" w:date="2026-05-11T11:07:00Z" w16du:dateUtc="2026-05-11T16:07:00Z">
        <w:r w:rsidR="00F91F47">
          <w:rPr>
            <w:rFonts w:ascii="Times New Roman" w:hAnsi="Times New Roman" w:cs="Times New Roman"/>
          </w:rPr>
          <w:t xml:space="preserve">is that </w:t>
        </w:r>
      </w:ins>
      <w:ins w:id="178" w:author="Benton, Deon" w:date="2026-05-18T17:37:00Z" w16du:dateUtc="2026-05-18T22:37:00Z">
        <w:r w:rsidR="005515E3">
          <w:rPr>
            <w:rFonts w:ascii="Times New Roman" w:hAnsi="Times New Roman" w:cs="Times New Roman"/>
          </w:rPr>
          <w:t xml:space="preserve">the naïve psychology system </w:t>
        </w:r>
      </w:ins>
      <w:ins w:id="179" w:author="Benton, Deon" w:date="2026-05-18T17:38:00Z" w16du:dateUtc="2026-05-18T22:38:00Z">
        <w:r w:rsidR="005515E3">
          <w:rPr>
            <w:rFonts w:ascii="Times New Roman" w:hAnsi="Times New Roman" w:cs="Times New Roman"/>
          </w:rPr>
          <w:t>presupposes concepts</w:t>
        </w:r>
      </w:ins>
      <w:ins w:id="180" w:author="Benton, Deon" w:date="2026-05-11T11:07:00Z" w16du:dateUtc="2026-05-11T16:07:00Z">
        <w:r w:rsidR="00B7730C">
          <w:rPr>
            <w:rFonts w:ascii="Times New Roman" w:hAnsi="Times New Roman" w:cs="Times New Roman"/>
          </w:rPr>
          <w:t xml:space="preserve"> for agent</w:t>
        </w:r>
      </w:ins>
      <w:ins w:id="181" w:author="Benton, Deon" w:date="2026-05-11T11:08:00Z" w16du:dateUtc="2026-05-11T16:08:00Z">
        <w:r w:rsidR="00B7730C">
          <w:rPr>
            <w:rFonts w:ascii="Times New Roman" w:hAnsi="Times New Roman" w:cs="Times New Roman"/>
          </w:rPr>
          <w:t>s and objects.</w:t>
        </w:r>
      </w:ins>
      <w:ins w:id="182" w:author="Benton, Deon" w:date="2026-05-11T11:04:00Z" w16du:dateUtc="2026-05-11T16:04:00Z">
        <w:r w:rsidR="00FC0858">
          <w:rPr>
            <w:rFonts w:ascii="Times New Roman" w:hAnsi="Times New Roman" w:cs="Times New Roman"/>
          </w:rPr>
          <w:t xml:space="preserve"> </w:t>
        </w:r>
      </w:ins>
      <w:ins w:id="183" w:author="Benton, Deon" w:date="2026-05-18T17:38:00Z" w16du:dateUtc="2026-05-18T22:38:00Z">
        <w:r w:rsidR="005515E3">
          <w:rPr>
            <w:rFonts w:ascii="Times New Roman" w:hAnsi="Times New Roman" w:cs="Times New Roman"/>
          </w:rPr>
          <w:t>However, a</w:t>
        </w:r>
      </w:ins>
      <w:ins w:id="184" w:author="Benton, Deon" w:date="2026-05-11T11:08:00Z" w16du:dateUtc="2026-05-11T16:08:00Z">
        <w:r w:rsidR="00B7730C">
          <w:rPr>
            <w:rFonts w:ascii="Times New Roman" w:hAnsi="Times New Roman" w:cs="Times New Roman"/>
          </w:rPr>
          <w:t xml:space="preserve">s has been discussed extensively elsewhere, the </w:t>
        </w:r>
      </w:ins>
      <w:ins w:id="185" w:author="Benton, Deon" w:date="2026-05-11T11:01:00Z" w16du:dateUtc="2026-05-11T16:01:00Z">
        <w:r w:rsidR="00F47C53" w:rsidRPr="00F47C53">
          <w:rPr>
            <w:rFonts w:ascii="Times New Roman" w:hAnsi="Times New Roman" w:cs="Times New Roman"/>
          </w:rPr>
          <w:t>difficulty with this</w:t>
        </w:r>
      </w:ins>
      <w:ins w:id="186" w:author="Benton, Deon" w:date="2026-05-11T11:08:00Z" w16du:dateUtc="2026-05-11T16:08:00Z">
        <w:r w:rsidR="00B7730C">
          <w:rPr>
            <w:rFonts w:ascii="Times New Roman" w:hAnsi="Times New Roman" w:cs="Times New Roman"/>
          </w:rPr>
          <w:t xml:space="preserve"> position</w:t>
        </w:r>
      </w:ins>
      <w:ins w:id="187" w:author="Benton, Deon" w:date="2026-05-11T11:01:00Z" w16du:dateUtc="2026-05-11T16:01:00Z">
        <w:r w:rsidR="00F47C53">
          <w:rPr>
            <w:rFonts w:ascii="Times New Roman" w:hAnsi="Times New Roman" w:cs="Times New Roman"/>
          </w:rPr>
          <w:t xml:space="preserve"> </w:t>
        </w:r>
        <w:r w:rsidR="00F47C53" w:rsidRPr="00F47C53">
          <w:rPr>
            <w:rFonts w:ascii="Times New Roman" w:hAnsi="Times New Roman" w:cs="Times New Roman"/>
          </w:rPr>
          <w:t xml:space="preserve">is that the evidence on which </w:t>
        </w:r>
      </w:ins>
      <w:ins w:id="188" w:author="Benton, Deon" w:date="2026-05-18T17:38:00Z" w16du:dateUtc="2026-05-18T22:38:00Z">
        <w:r w:rsidR="005515E3">
          <w:rPr>
            <w:rFonts w:ascii="Times New Roman" w:hAnsi="Times New Roman" w:cs="Times New Roman"/>
          </w:rPr>
          <w:t>it is</w:t>
        </w:r>
      </w:ins>
      <w:ins w:id="189" w:author="Benton, Deon" w:date="2026-05-11T11:01:00Z" w16du:dateUtc="2026-05-11T16:01:00Z">
        <w:r w:rsidR="00F47C53" w:rsidRPr="00F47C53">
          <w:rPr>
            <w:rFonts w:ascii="Times New Roman" w:hAnsi="Times New Roman" w:cs="Times New Roman"/>
          </w:rPr>
          <w:t xml:space="preserve"> based comes</w:t>
        </w:r>
      </w:ins>
      <w:ins w:id="190" w:author="Benton, Deon" w:date="2026-05-11T12:30:00Z" w16du:dateUtc="2026-05-11T17:30:00Z">
        <w:r w:rsidR="008526EC">
          <w:rPr>
            <w:rFonts w:ascii="Times New Roman" w:hAnsi="Times New Roman" w:cs="Times New Roman"/>
          </w:rPr>
          <w:t xml:space="preserve"> largely</w:t>
        </w:r>
      </w:ins>
      <w:ins w:id="191" w:author="Benton, Deon" w:date="2026-05-11T11:01:00Z" w16du:dateUtc="2026-05-11T16:01:00Z">
        <w:r w:rsidR="00F47C53" w:rsidRPr="00F47C53">
          <w:rPr>
            <w:rFonts w:ascii="Times New Roman" w:hAnsi="Times New Roman" w:cs="Times New Roman"/>
          </w:rPr>
          <w:t xml:space="preserve"> from infants who</w:t>
        </w:r>
      </w:ins>
      <w:ins w:id="192" w:author="Benton, Deon" w:date="2026-05-11T12:30:00Z" w16du:dateUtc="2026-05-11T17:30:00Z">
        <w:r w:rsidR="008526EC">
          <w:rPr>
            <w:rFonts w:ascii="Times New Roman" w:hAnsi="Times New Roman" w:cs="Times New Roman"/>
          </w:rPr>
          <w:t xml:space="preserve"> </w:t>
        </w:r>
      </w:ins>
      <w:ins w:id="193" w:author="Benton, Deon" w:date="2026-05-11T11:01:00Z" w16du:dateUtc="2026-05-11T16:01:00Z">
        <w:r w:rsidR="00F47C53" w:rsidRPr="00F47C53">
          <w:rPr>
            <w:rFonts w:ascii="Times New Roman" w:hAnsi="Times New Roman" w:cs="Times New Roman"/>
          </w:rPr>
          <w:t xml:space="preserve">have had months of </w:t>
        </w:r>
      </w:ins>
      <w:ins w:id="194" w:author="Benton, Deon" w:date="2026-05-18T17:38:00Z" w16du:dateUtc="2026-05-18T22:38:00Z">
        <w:r w:rsidR="005515E3">
          <w:rPr>
            <w:rFonts w:ascii="Times New Roman" w:hAnsi="Times New Roman" w:cs="Times New Roman"/>
          </w:rPr>
          <w:t xml:space="preserve">potentially pertinent real-world </w:t>
        </w:r>
      </w:ins>
      <w:ins w:id="195" w:author="Benton, Deon" w:date="2026-05-11T11:01:00Z" w16du:dateUtc="2026-05-11T16:01:00Z">
        <w:r w:rsidR="00F47C53" w:rsidRPr="00F47C53">
          <w:rPr>
            <w:rFonts w:ascii="Times New Roman" w:hAnsi="Times New Roman" w:cs="Times New Roman"/>
          </w:rPr>
          <w:t xml:space="preserve">experience </w:t>
        </w:r>
      </w:ins>
      <w:ins w:id="196" w:author="Benton, Deon" w:date="2026-05-11T11:02:00Z" w16du:dateUtc="2026-05-11T16:02:00Z">
        <w:r w:rsidR="00F47C53">
          <w:rPr>
            <w:rFonts w:ascii="Times New Roman" w:hAnsi="Times New Roman" w:cs="Times New Roman"/>
          </w:rPr>
          <w:t>(e.g., Benton, 2025</w:t>
        </w:r>
      </w:ins>
      <w:ins w:id="197" w:author="Benton, Deon" w:date="2026-05-11T11:08:00Z" w16du:dateUtc="2026-05-11T16:08:00Z">
        <w:r w:rsidR="00B7730C">
          <w:rPr>
            <w:rFonts w:ascii="Times New Roman" w:hAnsi="Times New Roman" w:cs="Times New Roman"/>
          </w:rPr>
          <w:t>;</w:t>
        </w:r>
      </w:ins>
      <w:ins w:id="198" w:author="Benton, Deon" w:date="2026-05-11T11:09:00Z" w16du:dateUtc="2026-05-11T16:09:00Z">
        <w:r w:rsidR="00B7730C">
          <w:rPr>
            <w:rFonts w:ascii="Times New Roman" w:hAnsi="Times New Roman" w:cs="Times New Roman"/>
          </w:rPr>
          <w:t xml:space="preserve"> Haith, 1998;</w:t>
        </w:r>
      </w:ins>
      <w:ins w:id="199" w:author="Benton, Deon" w:date="2026-05-11T11:08:00Z" w16du:dateUtc="2026-05-11T16:08:00Z">
        <w:r w:rsidR="00B7730C">
          <w:rPr>
            <w:rFonts w:ascii="Times New Roman" w:hAnsi="Times New Roman" w:cs="Times New Roman"/>
          </w:rPr>
          <w:t xml:space="preserve"> Rakison &amp; Lupyan, 2008</w:t>
        </w:r>
      </w:ins>
      <w:ins w:id="200" w:author="Benton, Deon" w:date="2026-05-11T11:16:00Z" w16du:dateUtc="2026-05-11T16:16:00Z">
        <w:r w:rsidR="00C61DE3">
          <w:rPr>
            <w:rFonts w:ascii="Times New Roman" w:hAnsi="Times New Roman" w:cs="Times New Roman"/>
          </w:rPr>
          <w:t>; Scott &amp; Arcaro, 2023</w:t>
        </w:r>
      </w:ins>
      <w:ins w:id="201" w:author="Benton, Deon" w:date="2026-05-11T11:02:00Z" w16du:dateUtc="2026-05-11T16:02:00Z">
        <w:r w:rsidR="00F47C53">
          <w:rPr>
            <w:rFonts w:ascii="Times New Roman" w:hAnsi="Times New Roman" w:cs="Times New Roman"/>
          </w:rPr>
          <w:t>)</w:t>
        </w:r>
      </w:ins>
      <w:ins w:id="202" w:author="Benton, Deon" w:date="2026-05-11T11:01:00Z" w16du:dateUtc="2026-05-11T16:01:00Z">
        <w:r w:rsidR="00F47C53" w:rsidRPr="00F47C53">
          <w:rPr>
            <w:rFonts w:ascii="Times New Roman" w:hAnsi="Times New Roman" w:cs="Times New Roman"/>
          </w:rPr>
          <w:t xml:space="preserve">. </w:t>
        </w:r>
      </w:ins>
      <w:ins w:id="203" w:author="Benton, Deon" w:date="2026-05-11T11:20:00Z" w16du:dateUtc="2026-05-11T16:20:00Z">
        <w:r w:rsidR="008F21E5">
          <w:rPr>
            <w:rFonts w:ascii="Times New Roman" w:hAnsi="Times New Roman" w:cs="Times New Roman"/>
          </w:rPr>
          <w:t xml:space="preserve"> </w:t>
        </w:r>
      </w:ins>
    </w:p>
    <w:p w14:paraId="119BC41C" w14:textId="390DD244" w:rsidR="008F21E5" w:rsidDel="00FC1CA5" w:rsidRDefault="00B878DE" w:rsidP="00FD2210">
      <w:pPr>
        <w:spacing w:line="480" w:lineRule="auto"/>
        <w:ind w:firstLine="720"/>
        <w:contextualSpacing/>
        <w:rPr>
          <w:del w:id="204" w:author="Benton, Deon" w:date="2026-05-11T11:26:00Z" w16du:dateUtc="2026-05-11T16:26:00Z"/>
          <w:rFonts w:ascii="Times New Roman" w:hAnsi="Times New Roman" w:cs="Times New Roman"/>
        </w:rPr>
      </w:pPr>
      <w:ins w:id="205" w:author="Benton, Deon" w:date="2026-05-18T20:52:00Z" w16du:dateUtc="2026-05-19T01:52:00Z">
        <w:r>
          <w:rPr>
            <w:rFonts w:ascii="Times New Roman" w:hAnsi="Times New Roman" w:cs="Times New Roman"/>
          </w:rPr>
          <w:t>Given these</w:t>
        </w:r>
      </w:ins>
      <w:ins w:id="206" w:author="Benton, Deon" w:date="2026-05-18T17:39:00Z" w16du:dateUtc="2026-05-18T22:39:00Z">
        <w:r w:rsidR="00340C63">
          <w:rPr>
            <w:rFonts w:ascii="Times New Roman" w:hAnsi="Times New Roman" w:cs="Times New Roman"/>
          </w:rPr>
          <w:t xml:space="preserve"> criticisms</w:t>
        </w:r>
      </w:ins>
      <w:ins w:id="207" w:author="Benton, Deon" w:date="2026-05-11T11:26:00Z" w16du:dateUtc="2026-05-11T16:26:00Z">
        <w:r w:rsidR="00FC1CA5" w:rsidRPr="00FC1CA5">
          <w:rPr>
            <w:rFonts w:ascii="Times New Roman" w:hAnsi="Times New Roman" w:cs="Times New Roman"/>
          </w:rPr>
          <w:t xml:space="preserve">, </w:t>
        </w:r>
      </w:ins>
      <w:ins w:id="208" w:author="Benton, Deon" w:date="2026-05-18T20:53:00Z" w16du:dateUtc="2026-05-19T01:53:00Z">
        <w:r>
          <w:rPr>
            <w:rFonts w:ascii="Times New Roman" w:hAnsi="Times New Roman" w:cs="Times New Roman"/>
          </w:rPr>
          <w:t>there are at least two</w:t>
        </w:r>
      </w:ins>
      <w:ins w:id="209" w:author="Benton, Deon" w:date="2026-05-18T17:39:00Z" w16du:dateUtc="2026-05-18T22:39:00Z">
        <w:r w:rsidR="00340C63">
          <w:rPr>
            <w:rFonts w:ascii="Times New Roman" w:hAnsi="Times New Roman" w:cs="Times New Roman"/>
          </w:rPr>
          <w:t xml:space="preserve"> viable paths forward. </w:t>
        </w:r>
      </w:ins>
      <w:ins w:id="210" w:author="Benton, Deon" w:date="2026-05-11T11:26:00Z" w16du:dateUtc="2026-05-11T16:26:00Z">
        <w:r w:rsidR="00FC1CA5" w:rsidRPr="00FC1CA5">
          <w:rPr>
            <w:rFonts w:ascii="Times New Roman" w:hAnsi="Times New Roman" w:cs="Times New Roman"/>
          </w:rPr>
          <w:t>One is</w:t>
        </w:r>
      </w:ins>
      <w:ins w:id="211" w:author="Benton, Deon" w:date="2026-05-11T11:27:00Z" w16du:dateUtc="2026-05-11T16:27:00Z">
        <w:r w:rsidR="00FC1CA5">
          <w:rPr>
            <w:rFonts w:ascii="Times New Roman" w:hAnsi="Times New Roman" w:cs="Times New Roman"/>
          </w:rPr>
          <w:t xml:space="preserve"> simply</w:t>
        </w:r>
      </w:ins>
      <w:ins w:id="212" w:author="Benton, Deon" w:date="2026-05-11T11:26:00Z" w16du:dateUtc="2026-05-11T16:26:00Z">
        <w:r w:rsidR="00FC1CA5" w:rsidRPr="00FC1CA5">
          <w:rPr>
            <w:rFonts w:ascii="Times New Roman" w:hAnsi="Times New Roman" w:cs="Times New Roman"/>
          </w:rPr>
          <w:t xml:space="preserve"> to address these criticisms</w:t>
        </w:r>
      </w:ins>
      <w:ins w:id="213" w:author="Benton, Deon" w:date="2026-05-11T11:27:00Z" w16du:dateUtc="2026-05-11T16:27:00Z">
        <w:r w:rsidR="00FC1CA5">
          <w:rPr>
            <w:rFonts w:ascii="Times New Roman" w:hAnsi="Times New Roman" w:cs="Times New Roman"/>
          </w:rPr>
          <w:t xml:space="preserve"> </w:t>
        </w:r>
      </w:ins>
      <w:ins w:id="214" w:author="Benton, Deon" w:date="2026-05-18T20:53:00Z" w16du:dateUtc="2026-05-19T01:53:00Z">
        <w:r w:rsidR="00BC4C2E">
          <w:rPr>
            <w:rFonts w:ascii="Times New Roman" w:hAnsi="Times New Roman" w:cs="Times New Roman"/>
          </w:rPr>
          <w:t>through elaborations and refinements of the theories themselves</w:t>
        </w:r>
      </w:ins>
      <w:ins w:id="215" w:author="Benton, Deon" w:date="2026-05-11T11:27:00Z" w16du:dateUtc="2026-05-11T16:27:00Z">
        <w:r w:rsidR="00FC1CA5">
          <w:rPr>
            <w:rFonts w:ascii="Times New Roman" w:hAnsi="Times New Roman" w:cs="Times New Roman"/>
          </w:rPr>
          <w:t xml:space="preserve">. </w:t>
        </w:r>
      </w:ins>
      <w:ins w:id="216" w:author="Benton, Deon" w:date="2026-05-11T11:26:00Z" w16du:dateUtc="2026-05-11T16:26:00Z">
        <w:r w:rsidR="00FC1CA5" w:rsidRPr="00FC1CA5">
          <w:rPr>
            <w:rFonts w:ascii="Times New Roman" w:hAnsi="Times New Roman" w:cs="Times New Roman"/>
          </w:rPr>
          <w:t>Another is t</w:t>
        </w:r>
      </w:ins>
      <w:ins w:id="217" w:author="Benton, Deon" w:date="2026-05-11T12:38:00Z" w16du:dateUtc="2026-05-11T17:38:00Z">
        <w:r w:rsidR="00930298">
          <w:rPr>
            <w:rFonts w:ascii="Times New Roman" w:hAnsi="Times New Roman" w:cs="Times New Roman"/>
          </w:rPr>
          <w:t xml:space="preserve">o </w:t>
        </w:r>
      </w:ins>
      <w:ins w:id="218" w:author="Benton, Deon" w:date="2026-05-11T12:40:00Z" w16du:dateUtc="2026-05-11T17:40:00Z">
        <w:r w:rsidR="00FF22B9">
          <w:rPr>
            <w:rFonts w:ascii="Times New Roman" w:hAnsi="Times New Roman" w:cs="Times New Roman"/>
          </w:rPr>
          <w:t>develop a</w:t>
        </w:r>
      </w:ins>
      <w:ins w:id="219" w:author="Benton, Deon" w:date="2026-05-11T12:38:00Z" w16du:dateUtc="2026-05-11T17:38:00Z">
        <w:r w:rsidR="00930298">
          <w:rPr>
            <w:rFonts w:ascii="Times New Roman" w:hAnsi="Times New Roman" w:cs="Times New Roman"/>
          </w:rPr>
          <w:t xml:space="preserve"> fundamentally different </w:t>
        </w:r>
      </w:ins>
      <w:ins w:id="220" w:author="Benton, Deon" w:date="2026-05-11T12:40:00Z" w16du:dateUtc="2026-05-11T17:40:00Z">
        <w:r w:rsidR="00FF22B9">
          <w:rPr>
            <w:rFonts w:ascii="Times New Roman" w:hAnsi="Times New Roman" w:cs="Times New Roman"/>
          </w:rPr>
          <w:t>account</w:t>
        </w:r>
      </w:ins>
      <w:ins w:id="221" w:author="Benton, Deon" w:date="2026-05-11T11:47:00Z" w16du:dateUtc="2026-05-11T16:47:00Z">
        <w:r w:rsidR="00DF5FE5">
          <w:rPr>
            <w:rFonts w:ascii="Times New Roman" w:hAnsi="Times New Roman" w:cs="Times New Roman"/>
          </w:rPr>
          <w:t xml:space="preserve">. This is the approach </w:t>
        </w:r>
      </w:ins>
      <w:ins w:id="222" w:author="Benton, Deon" w:date="2026-05-18T20:53:00Z" w16du:dateUtc="2026-05-19T01:53:00Z">
        <w:r w:rsidR="00BC4C2E">
          <w:rPr>
            <w:rFonts w:ascii="Times New Roman" w:hAnsi="Times New Roman" w:cs="Times New Roman"/>
          </w:rPr>
          <w:t>adopted here</w:t>
        </w:r>
      </w:ins>
      <w:ins w:id="223" w:author="Benton, Deon" w:date="2026-05-11T11:47:00Z" w16du:dateUtc="2026-05-11T16:47:00Z">
        <w:r w:rsidR="00DF5FE5">
          <w:rPr>
            <w:rFonts w:ascii="Times New Roman" w:hAnsi="Times New Roman" w:cs="Times New Roman"/>
          </w:rPr>
          <w:t>. I will argue that</w:t>
        </w:r>
      </w:ins>
      <w:ins w:id="224" w:author="Benton, Deon" w:date="2026-05-11T11:26:00Z" w16du:dateUtc="2026-05-11T16:26:00Z">
        <w:r w:rsidR="00FC1CA5" w:rsidRPr="00FC1CA5">
          <w:rPr>
            <w:rFonts w:ascii="Times New Roman" w:hAnsi="Times New Roman" w:cs="Times New Roman"/>
          </w:rPr>
          <w:t xml:space="preserve"> infants’ looking behavior in </w:t>
        </w:r>
      </w:ins>
      <w:ins w:id="225" w:author="Benton, Deon" w:date="2026-05-16T15:39:00Z" w16du:dateUtc="2026-05-16T20:39:00Z">
        <w:r w:rsidR="00DB0881">
          <w:rPr>
            <w:rFonts w:ascii="Times New Roman" w:hAnsi="Times New Roman" w:cs="Times New Roman"/>
          </w:rPr>
          <w:t>action efficiency understanding</w:t>
        </w:r>
      </w:ins>
      <w:ins w:id="226" w:author="Benton, Deon" w:date="2026-05-11T11:26:00Z" w16du:dateUtc="2026-05-11T16:26:00Z">
        <w:r w:rsidR="00FC1CA5" w:rsidRPr="00FC1CA5">
          <w:rPr>
            <w:rFonts w:ascii="Times New Roman" w:hAnsi="Times New Roman" w:cs="Times New Roman"/>
          </w:rPr>
          <w:t xml:space="preserve"> studies</w:t>
        </w:r>
      </w:ins>
      <w:ins w:id="227" w:author="Benton, Deon" w:date="2026-05-11T12:35:00Z" w16du:dateUtc="2026-05-11T17:35:00Z">
        <w:r w:rsidR="00324065">
          <w:rPr>
            <w:rFonts w:ascii="Times New Roman" w:hAnsi="Times New Roman" w:cs="Times New Roman"/>
          </w:rPr>
          <w:t xml:space="preserve"> can be explained without </w:t>
        </w:r>
      </w:ins>
      <w:ins w:id="228" w:author="Benton, Deon" w:date="2026-05-11T12:43:00Z" w16du:dateUtc="2026-05-11T17:43:00Z">
        <w:r w:rsidR="00317C0B">
          <w:rPr>
            <w:rFonts w:ascii="Times New Roman" w:hAnsi="Times New Roman" w:cs="Times New Roman"/>
          </w:rPr>
          <w:t>recourse</w:t>
        </w:r>
      </w:ins>
      <w:ins w:id="229" w:author="Benton, Deon" w:date="2026-05-11T11:26:00Z" w16du:dateUtc="2026-05-11T16:26:00Z">
        <w:r w:rsidR="00FC1CA5" w:rsidRPr="00FC1CA5">
          <w:rPr>
            <w:rFonts w:ascii="Times New Roman" w:hAnsi="Times New Roman" w:cs="Times New Roman"/>
          </w:rPr>
          <w:t xml:space="preserve"> </w:t>
        </w:r>
      </w:ins>
      <w:ins w:id="230" w:author="Benton, Deon" w:date="2026-05-11T12:35:00Z" w16du:dateUtc="2026-05-11T17:35:00Z">
        <w:r w:rsidR="00324065">
          <w:rPr>
            <w:rFonts w:ascii="Times New Roman" w:hAnsi="Times New Roman" w:cs="Times New Roman"/>
          </w:rPr>
          <w:t>to</w:t>
        </w:r>
      </w:ins>
      <w:ins w:id="231" w:author="Benton, Deon" w:date="2026-05-11T11:48:00Z" w16du:dateUtc="2026-05-11T16:48:00Z">
        <w:r w:rsidR="00515639">
          <w:rPr>
            <w:rFonts w:ascii="Times New Roman" w:hAnsi="Times New Roman" w:cs="Times New Roman"/>
          </w:rPr>
          <w:t xml:space="preserve"> domain-specific mechanisms </w:t>
        </w:r>
      </w:ins>
      <w:ins w:id="232" w:author="Benton, Deon" w:date="2026-05-18T20:53:00Z" w16du:dateUtc="2026-05-19T01:53:00Z">
        <w:r w:rsidR="00BC4C2E">
          <w:rPr>
            <w:rFonts w:ascii="Times New Roman" w:hAnsi="Times New Roman" w:cs="Times New Roman"/>
          </w:rPr>
          <w:t xml:space="preserve">or </w:t>
        </w:r>
      </w:ins>
      <w:ins w:id="233" w:author="Benton, Deon" w:date="2026-05-11T11:49:00Z" w16du:dateUtc="2026-05-11T16:49:00Z">
        <w:r w:rsidR="00515639">
          <w:rPr>
            <w:rFonts w:ascii="Times New Roman" w:hAnsi="Times New Roman" w:cs="Times New Roman"/>
          </w:rPr>
          <w:t xml:space="preserve">conceptually </w:t>
        </w:r>
      </w:ins>
      <w:ins w:id="234" w:author="Benton, Deon" w:date="2026-05-11T11:48:00Z" w16du:dateUtc="2026-05-11T16:48:00Z">
        <w:r w:rsidR="00515639">
          <w:rPr>
            <w:rFonts w:ascii="Times New Roman" w:hAnsi="Times New Roman" w:cs="Times New Roman"/>
          </w:rPr>
          <w:t xml:space="preserve">rich notions of agents, objects, goals, cost, subjective utility, efficiency or </w:t>
        </w:r>
      </w:ins>
      <w:ins w:id="235" w:author="Benton, Deon" w:date="2026-05-18T20:53:00Z" w16du:dateUtc="2026-05-19T01:53:00Z">
        <w:r w:rsidR="00BC4C2E">
          <w:rPr>
            <w:rFonts w:ascii="Times New Roman" w:hAnsi="Times New Roman" w:cs="Times New Roman"/>
          </w:rPr>
          <w:t>rationality.</w:t>
        </w:r>
      </w:ins>
      <w:ins w:id="236" w:author="Benton, Deon" w:date="2026-05-11T11:49:00Z" w16du:dateUtc="2026-05-11T16:49:00Z">
        <w:r w:rsidR="00515639">
          <w:rPr>
            <w:rFonts w:ascii="Times New Roman" w:hAnsi="Times New Roman" w:cs="Times New Roman"/>
          </w:rPr>
          <w:t xml:space="preserve"> </w:t>
        </w:r>
      </w:ins>
      <w:ins w:id="237" w:author="Benton, Deon" w:date="2026-05-19T17:45:00Z" w16du:dateUtc="2026-05-19T22:45:00Z">
        <w:r w:rsidR="00131F9A" w:rsidRPr="00131F9A">
          <w:rPr>
            <w:rFonts w:ascii="Times New Roman" w:hAnsi="Times New Roman" w:cs="Times New Roman"/>
          </w:rPr>
          <w:t>Instead, I will argue that such behavior emerges from domain-general learning mechanisms that operate over the perceptual regularities present in infants’ everyday experience.</w:t>
        </w:r>
        <w:r w:rsidR="00131F9A">
          <w:rPr>
            <w:rFonts w:ascii="Times New Roman" w:hAnsi="Times New Roman" w:cs="Times New Roman"/>
          </w:rPr>
          <w:t xml:space="preserve"> </w:t>
        </w:r>
      </w:ins>
      <w:ins w:id="238" w:author="Benton, Deon" w:date="2026-05-18T20:55:00Z" w16du:dateUtc="2026-05-19T01:55:00Z">
        <w:r w:rsidR="00BC4C2E">
          <w:rPr>
            <w:rFonts w:ascii="Times New Roman" w:hAnsi="Times New Roman" w:cs="Times New Roman"/>
          </w:rPr>
          <w:t>However, it is worth being clear from the outset that</w:t>
        </w:r>
      </w:ins>
      <w:ins w:id="239" w:author="Benton, Deon" w:date="2026-05-11T13:16:00Z" w16du:dateUtc="2026-05-11T18:16:00Z">
        <w:r w:rsidR="00DE5917" w:rsidRPr="00DE5917">
          <w:rPr>
            <w:rFonts w:ascii="Times New Roman" w:hAnsi="Times New Roman" w:cs="Times New Roman"/>
          </w:rPr>
          <w:t xml:space="preserve"> demonstrating that an alternative account can capture the very same data as domain-specific proposals does not disprove them any more than it proves that the alternative proposal is the one that underpins infants’ behavior. </w:t>
        </w:r>
      </w:ins>
      <w:ins w:id="240" w:author="Benton, Deon" w:date="2026-05-18T20:55:00Z" w16du:dateUtc="2026-05-19T01:55:00Z">
        <w:r w:rsidR="00BC4C2E">
          <w:rPr>
            <w:rFonts w:ascii="Times New Roman" w:hAnsi="Times New Roman" w:cs="Times New Roman"/>
          </w:rPr>
          <w:t>Nevertheless, s</w:t>
        </w:r>
      </w:ins>
      <w:ins w:id="241" w:author="Benton, Deon" w:date="2026-05-11T13:16:00Z" w16du:dateUtc="2026-05-11T18:16:00Z">
        <w:r w:rsidR="00DE5917" w:rsidRPr="00DE5917">
          <w:rPr>
            <w:rFonts w:ascii="Times New Roman" w:hAnsi="Times New Roman" w:cs="Times New Roman"/>
          </w:rPr>
          <w:t>uch a demonstration does</w:t>
        </w:r>
      </w:ins>
      <w:ins w:id="242" w:author="Benton, Deon" w:date="2026-05-18T20:55:00Z" w16du:dateUtc="2026-05-19T01:55:00Z">
        <w:r w:rsidR="00BC4C2E">
          <w:rPr>
            <w:rFonts w:ascii="Times New Roman" w:hAnsi="Times New Roman" w:cs="Times New Roman"/>
          </w:rPr>
          <w:t xml:space="preserve"> accompl</w:t>
        </w:r>
      </w:ins>
      <w:ins w:id="243" w:author="Benton, Deon" w:date="2026-05-18T20:56:00Z" w16du:dateUtc="2026-05-19T01:56:00Z">
        <w:r w:rsidR="00BC4C2E">
          <w:rPr>
            <w:rFonts w:ascii="Times New Roman" w:hAnsi="Times New Roman" w:cs="Times New Roman"/>
          </w:rPr>
          <w:t xml:space="preserve">ish two things. </w:t>
        </w:r>
      </w:ins>
      <w:ins w:id="244" w:author="Benton, Deon" w:date="2026-05-16T01:18:00Z" w16du:dateUtc="2026-05-16T06:18:00Z">
        <w:r w:rsidR="000B5F63" w:rsidRPr="000B5F63">
          <w:rPr>
            <w:rFonts w:ascii="Times New Roman" w:hAnsi="Times New Roman" w:cs="Times New Roman"/>
          </w:rPr>
          <w:t xml:space="preserve">First, it serves </w:t>
        </w:r>
        <w:r w:rsidR="000B5F63" w:rsidRPr="000B5F63">
          <w:rPr>
            <w:rFonts w:ascii="Times New Roman" w:hAnsi="Times New Roman" w:cs="Times New Roman"/>
          </w:rPr>
          <w:lastRenderedPageBreak/>
          <w:t xml:space="preserve">as proof of concept that infants’ behavior in studies purported to assess their </w:t>
        </w:r>
      </w:ins>
      <w:ins w:id="245" w:author="Benton, Deon" w:date="2026-05-16T15:39:00Z" w16du:dateUtc="2026-05-16T20:39:00Z">
        <w:r w:rsidR="00DB0881">
          <w:rPr>
            <w:rFonts w:ascii="Times New Roman" w:hAnsi="Times New Roman" w:cs="Times New Roman"/>
          </w:rPr>
          <w:t>action efficiency understanding</w:t>
        </w:r>
      </w:ins>
      <w:ins w:id="246" w:author="Benton, Deon" w:date="2026-05-16T01:18:00Z" w16du:dateUtc="2026-05-16T06:18:00Z">
        <w:r w:rsidR="000B5F63" w:rsidRPr="000B5F63">
          <w:rPr>
            <w:rFonts w:ascii="Times New Roman" w:hAnsi="Times New Roman" w:cs="Times New Roman"/>
          </w:rPr>
          <w:t xml:space="preserve"> can emerge from simpler and more general processes.</w:t>
        </w:r>
        <w:r w:rsidR="002D38A9">
          <w:rPr>
            <w:rFonts w:ascii="Times New Roman" w:hAnsi="Times New Roman" w:cs="Times New Roman"/>
          </w:rPr>
          <w:t xml:space="preserve"> </w:t>
        </w:r>
      </w:ins>
      <w:ins w:id="247" w:author="Benton, Deon" w:date="2026-05-11T13:16:00Z" w16du:dateUtc="2026-05-11T18:16:00Z">
        <w:r w:rsidR="00DE5917" w:rsidRPr="00DE5917">
          <w:rPr>
            <w:rFonts w:ascii="Times New Roman" w:hAnsi="Times New Roman" w:cs="Times New Roman"/>
          </w:rPr>
          <w:t>Second, it calls into question whether the findings from these studies uniquely support richer, domain-specific interpretations.</w:t>
        </w:r>
      </w:ins>
      <w:r w:rsidR="00FD2210">
        <w:rPr>
          <w:rFonts w:ascii="Times New Roman" w:hAnsi="Times New Roman" w:cs="Times New Roman"/>
        </w:rPr>
        <w:t xml:space="preserve"> </w:t>
      </w:r>
      <w:ins w:id="248" w:author="Benton, Deon" w:date="2026-05-16T01:19:00Z" w16du:dateUtc="2026-05-16T06:19:00Z">
        <w:r w:rsidR="002D38A9" w:rsidRPr="002D38A9">
          <w:rPr>
            <w:rFonts w:ascii="Times New Roman" w:hAnsi="Times New Roman" w:cs="Times New Roman"/>
          </w:rPr>
          <w:t>In what follows, I describe this alternative account. However, because it</w:t>
        </w:r>
      </w:ins>
      <w:r w:rsidR="00FD2210">
        <w:rPr>
          <w:rFonts w:ascii="Times New Roman" w:hAnsi="Times New Roman" w:cs="Times New Roman"/>
        </w:rPr>
        <w:t xml:space="preserve"> builds on</w:t>
      </w:r>
      <w:ins w:id="249" w:author="Benton, Deon" w:date="2026-05-16T01:19:00Z" w16du:dateUtc="2026-05-16T06:19:00Z">
        <w:r w:rsidR="002D38A9" w:rsidRPr="002D38A9">
          <w:rPr>
            <w:rFonts w:ascii="Times New Roman" w:hAnsi="Times New Roman" w:cs="Times New Roman"/>
          </w:rPr>
          <w:t xml:space="preserve"> existing lean explanations of infants’ performance in </w:t>
        </w:r>
      </w:ins>
      <w:r w:rsidR="00FD2210">
        <w:rPr>
          <w:rFonts w:ascii="Times New Roman" w:hAnsi="Times New Roman" w:cs="Times New Roman"/>
        </w:rPr>
        <w:t>violation-of-expectation studies</w:t>
      </w:r>
      <w:ins w:id="250" w:author="Benton, Deon" w:date="2026-05-16T01:19:00Z" w16du:dateUtc="2026-05-16T06:19:00Z">
        <w:r w:rsidR="002D38A9" w:rsidRPr="002D38A9">
          <w:rPr>
            <w:rFonts w:ascii="Times New Roman" w:hAnsi="Times New Roman" w:cs="Times New Roman"/>
          </w:rPr>
          <w:t>, I first</w:t>
        </w:r>
      </w:ins>
      <w:ins w:id="251" w:author="Benton, Deon" w:date="2026-05-18T20:56:00Z" w16du:dateUtc="2026-05-19T01:56:00Z">
        <w:r w:rsidR="00BC4C2E">
          <w:rPr>
            <w:rFonts w:ascii="Times New Roman" w:hAnsi="Times New Roman" w:cs="Times New Roman"/>
          </w:rPr>
          <w:t xml:space="preserve"> briefly</w:t>
        </w:r>
      </w:ins>
      <w:ins w:id="252" w:author="Benton, Deon" w:date="2026-05-16T01:19:00Z" w16du:dateUtc="2026-05-16T06:19:00Z">
        <w:r w:rsidR="002D38A9" w:rsidRPr="002D38A9">
          <w:rPr>
            <w:rFonts w:ascii="Times New Roman" w:hAnsi="Times New Roman" w:cs="Times New Roman"/>
          </w:rPr>
          <w:t xml:space="preserve"> </w:t>
        </w:r>
      </w:ins>
      <w:r w:rsidR="00FD2210">
        <w:rPr>
          <w:rFonts w:ascii="Times New Roman" w:hAnsi="Times New Roman" w:cs="Times New Roman"/>
        </w:rPr>
        <w:t xml:space="preserve">describe the core tenet of lean proposals. </w:t>
      </w:r>
      <w:r w:rsidR="002D38A9" w:rsidRPr="002D38A9">
        <w:rPr>
          <w:rFonts w:ascii="Times New Roman" w:hAnsi="Times New Roman" w:cs="Times New Roman"/>
        </w:rPr>
        <w:t>.</w:t>
      </w:r>
    </w:p>
    <w:p w14:paraId="7CF77D4B" w14:textId="77777777" w:rsidR="00445430" w:rsidRDefault="00445430" w:rsidP="00524642">
      <w:pPr>
        <w:spacing w:line="480" w:lineRule="auto"/>
        <w:contextualSpacing/>
        <w:rPr>
          <w:rFonts w:ascii="Times New Roman" w:hAnsi="Times New Roman" w:cs="Times New Roman"/>
        </w:rPr>
      </w:pPr>
    </w:p>
    <w:p w14:paraId="67C0CD6E" w14:textId="1E9CF480" w:rsidR="000A329B" w:rsidRPr="00445430" w:rsidRDefault="000A329B" w:rsidP="000A329B">
      <w:pPr>
        <w:spacing w:line="480" w:lineRule="auto"/>
        <w:contextualSpacing/>
        <w:rPr>
          <w:ins w:id="253" w:author="Benton, Deon" w:date="2026-05-18T21:05:00Z" w16du:dateUtc="2026-05-19T02:05:00Z"/>
          <w:rFonts w:ascii="Times New Roman" w:hAnsi="Times New Roman" w:cs="Times New Roman"/>
          <w:b/>
          <w:bCs/>
        </w:rPr>
      </w:pPr>
      <w:ins w:id="254" w:author="Benton, Deon" w:date="2026-05-18T21:05:00Z" w16du:dateUtc="2026-05-19T02:05:00Z">
        <w:r>
          <w:rPr>
            <w:rFonts w:ascii="Times New Roman" w:hAnsi="Times New Roman" w:cs="Times New Roman"/>
            <w:b/>
            <w:bCs/>
          </w:rPr>
          <w:t>A</w:t>
        </w:r>
        <w:r w:rsidRPr="009A2E64">
          <w:rPr>
            <w:rFonts w:ascii="Times New Roman" w:hAnsi="Times New Roman" w:cs="Times New Roman"/>
            <w:b/>
            <w:bCs/>
          </w:rPr>
          <w:t xml:space="preserve"> </w:t>
        </w:r>
        <w:r>
          <w:rPr>
            <w:rFonts w:ascii="Times New Roman" w:hAnsi="Times New Roman" w:cs="Times New Roman"/>
            <w:b/>
            <w:bCs/>
          </w:rPr>
          <w:t>lean account that can explain</w:t>
        </w:r>
        <w:r w:rsidRPr="00B12893">
          <w:rPr>
            <w:rFonts w:ascii="Times New Roman" w:hAnsi="Times New Roman" w:cs="Times New Roman"/>
            <w:b/>
            <w:bCs/>
          </w:rPr>
          <w:t xml:space="preserve"> infants’ </w:t>
        </w:r>
        <w:r>
          <w:rPr>
            <w:rFonts w:ascii="Times New Roman" w:hAnsi="Times New Roman" w:cs="Times New Roman"/>
            <w:b/>
            <w:bCs/>
          </w:rPr>
          <w:t>behavior</w:t>
        </w:r>
        <w:r w:rsidRPr="00B12893">
          <w:rPr>
            <w:rFonts w:ascii="Times New Roman" w:hAnsi="Times New Roman" w:cs="Times New Roman"/>
            <w:b/>
            <w:bCs/>
          </w:rPr>
          <w:t xml:space="preserve"> </w:t>
        </w:r>
        <w:r>
          <w:rPr>
            <w:rFonts w:ascii="Times New Roman" w:hAnsi="Times New Roman" w:cs="Times New Roman"/>
            <w:b/>
            <w:bCs/>
          </w:rPr>
          <w:t>in action efficiency understanding studies</w:t>
        </w:r>
        <w:r w:rsidRPr="00B12893">
          <w:rPr>
            <w:rFonts w:ascii="Times New Roman" w:hAnsi="Times New Roman" w:cs="Times New Roman"/>
            <w:b/>
            <w:bCs/>
          </w:rPr>
          <w:t xml:space="preserve"> </w:t>
        </w:r>
      </w:ins>
    </w:p>
    <w:p w14:paraId="41CFEEEA" w14:textId="47D69FCD" w:rsidR="00524642" w:rsidRPr="000A329B" w:rsidRDefault="00EA5505" w:rsidP="000A329B">
      <w:pPr>
        <w:spacing w:line="480" w:lineRule="auto"/>
        <w:ind w:firstLine="720"/>
        <w:contextualSpacing/>
        <w:rPr>
          <w:rFonts w:ascii="Times New Roman" w:hAnsi="Times New Roman" w:cs="Times New Roman"/>
        </w:rPr>
      </w:pPr>
      <w:ins w:id="255" w:author="Benton, Deon" w:date="2026-05-11T11:37:00Z" w16du:dateUtc="2026-05-11T16:37:00Z">
        <w:r>
          <w:rPr>
            <w:rFonts w:ascii="Times New Roman" w:hAnsi="Times New Roman" w:cs="Times New Roman"/>
          </w:rPr>
          <w:t xml:space="preserve">In contrast to the rich proposals </w:t>
        </w:r>
      </w:ins>
      <w:ins w:id="256" w:author="Benton, Deon" w:date="2026-05-11T11:39:00Z" w16du:dateUtc="2026-05-11T16:39:00Z">
        <w:r>
          <w:rPr>
            <w:rFonts w:ascii="Times New Roman" w:hAnsi="Times New Roman" w:cs="Times New Roman"/>
          </w:rPr>
          <w:t>d</w:t>
        </w:r>
      </w:ins>
      <w:ins w:id="257" w:author="Benton, Deon" w:date="2026-05-11T11:40:00Z" w16du:dateUtc="2026-05-11T16:40:00Z">
        <w:r w:rsidR="00570CED">
          <w:rPr>
            <w:rFonts w:ascii="Times New Roman" w:hAnsi="Times New Roman" w:cs="Times New Roman"/>
          </w:rPr>
          <w:t>escribed</w:t>
        </w:r>
      </w:ins>
      <w:ins w:id="258" w:author="Benton, Deon" w:date="2026-05-11T11:39:00Z" w16du:dateUtc="2026-05-11T16:39:00Z">
        <w:r>
          <w:rPr>
            <w:rFonts w:ascii="Times New Roman" w:hAnsi="Times New Roman" w:cs="Times New Roman"/>
          </w:rPr>
          <w:t xml:space="preserve"> above</w:t>
        </w:r>
      </w:ins>
      <w:ins w:id="259" w:author="Benton, Deon" w:date="2026-05-11T11:38:00Z" w16du:dateUtc="2026-05-11T16:38:00Z">
        <w:r>
          <w:rPr>
            <w:rFonts w:ascii="Times New Roman" w:hAnsi="Times New Roman" w:cs="Times New Roman"/>
          </w:rPr>
          <w:t>, a second class of</w:t>
        </w:r>
      </w:ins>
      <w:r w:rsidR="00C70432">
        <w:rPr>
          <w:rFonts w:ascii="Times New Roman" w:hAnsi="Times New Roman" w:cs="Times New Roman"/>
        </w:rPr>
        <w:t xml:space="preserve"> “lean” proposals</w:t>
      </w:r>
      <w:ins w:id="260" w:author="Benton, Deon" w:date="2026-05-11T11:40:00Z" w16du:dateUtc="2026-05-11T16:40:00Z">
        <w:r w:rsidR="007C734F">
          <w:rPr>
            <w:rFonts w:ascii="Times New Roman" w:hAnsi="Times New Roman" w:cs="Times New Roman"/>
          </w:rPr>
          <w:t xml:space="preserve"> adopts a radically different viewpoint.</w:t>
        </w:r>
      </w:ins>
      <w:r w:rsidR="007D5B8A">
        <w:rPr>
          <w:rFonts w:ascii="Times New Roman" w:hAnsi="Times New Roman" w:cs="Times New Roman"/>
        </w:rPr>
        <w:t xml:space="preserve"> </w:t>
      </w:r>
      <w:ins w:id="261" w:author="Benton, Deon" w:date="2026-05-11T11:40:00Z" w16du:dateUtc="2026-05-11T16:40:00Z">
        <w:r w:rsidR="007C734F">
          <w:rPr>
            <w:rFonts w:ascii="Times New Roman" w:hAnsi="Times New Roman" w:cs="Times New Roman"/>
          </w:rPr>
          <w:t>The crux of these proposals</w:t>
        </w:r>
      </w:ins>
      <w:ins w:id="262" w:author="Benton, Deon" w:date="2026-05-11T11:41:00Z" w16du:dateUtc="2026-05-11T16:41:00Z">
        <w:r w:rsidR="007C734F">
          <w:rPr>
            <w:rFonts w:ascii="Times New Roman" w:hAnsi="Times New Roman" w:cs="Times New Roman"/>
          </w:rPr>
          <w:t xml:space="preserve"> is that</w:t>
        </w:r>
      </w:ins>
      <w:del w:id="263" w:author="Benton, Deon" w:date="2026-05-11T11:40:00Z" w16du:dateUtc="2026-05-11T16:40:00Z">
        <w:r w:rsidR="00E326A7" w:rsidDel="007C734F">
          <w:rPr>
            <w:rFonts w:ascii="Times New Roman" w:hAnsi="Times New Roman" w:cs="Times New Roman"/>
          </w:rPr>
          <w:delText>.</w:delText>
        </w:r>
      </w:del>
      <w:r w:rsidR="00E326A7">
        <w:rPr>
          <w:rFonts w:ascii="Times New Roman" w:hAnsi="Times New Roman" w:cs="Times New Roman"/>
        </w:rPr>
        <w:t xml:space="preserve"> </w:t>
      </w:r>
      <w:r w:rsidR="00E718C8">
        <w:rPr>
          <w:rFonts w:ascii="Times New Roman" w:hAnsi="Times New Roman" w:cs="Times New Roman"/>
        </w:rPr>
        <w:t xml:space="preserve">infants’ behavior </w:t>
      </w:r>
      <w:r w:rsidR="00FF7075">
        <w:rPr>
          <w:rFonts w:ascii="Times New Roman" w:hAnsi="Times New Roman" w:cs="Times New Roman"/>
        </w:rPr>
        <w:t xml:space="preserve">in </w:t>
      </w:r>
      <w:del w:id="264" w:author="Benton, Deon" w:date="2026-05-18T20:57:00Z" w16du:dateUtc="2026-05-19T01:57:00Z">
        <w:r w:rsidR="00FF7075" w:rsidDel="00BC4C2E">
          <w:rPr>
            <w:rFonts w:ascii="Times New Roman" w:hAnsi="Times New Roman" w:cs="Times New Roman"/>
          </w:rPr>
          <w:delText xml:space="preserve">VoE </w:delText>
        </w:r>
      </w:del>
      <w:ins w:id="265" w:author="Benton, Deon" w:date="2026-05-18T20:57:00Z" w16du:dateUtc="2026-05-19T01:57:00Z">
        <w:r w:rsidR="00BC4C2E">
          <w:rPr>
            <w:rFonts w:ascii="Times New Roman" w:hAnsi="Times New Roman" w:cs="Times New Roman"/>
          </w:rPr>
          <w:t xml:space="preserve">violation-of-expectation </w:t>
        </w:r>
      </w:ins>
      <w:r w:rsidR="00FF7075">
        <w:rPr>
          <w:rFonts w:ascii="Times New Roman" w:hAnsi="Times New Roman" w:cs="Times New Roman"/>
        </w:rPr>
        <w:t>studies</w:t>
      </w:r>
      <w:r w:rsidR="00E718C8">
        <w:rPr>
          <w:rFonts w:ascii="Times New Roman" w:hAnsi="Times New Roman" w:cs="Times New Roman"/>
        </w:rPr>
        <w:t>—of which the study by Gergely et al. (1995)</w:t>
      </w:r>
      <w:ins w:id="266" w:author="Benton, Deon" w:date="2026-05-18T20:57:00Z" w16du:dateUtc="2026-05-19T01:57:00Z">
        <w:r w:rsidR="00BC4C2E">
          <w:rPr>
            <w:rFonts w:ascii="Times New Roman" w:hAnsi="Times New Roman" w:cs="Times New Roman"/>
          </w:rPr>
          <w:t xml:space="preserve"> and others</w:t>
        </w:r>
      </w:ins>
      <w:r w:rsidR="00E718C8">
        <w:rPr>
          <w:rFonts w:ascii="Times New Roman" w:hAnsi="Times New Roman" w:cs="Times New Roman"/>
        </w:rPr>
        <w:t xml:space="preserve"> </w:t>
      </w:r>
      <w:ins w:id="267" w:author="Benton, Deon" w:date="2026-05-18T20:57:00Z" w16du:dateUtc="2026-05-19T01:57:00Z">
        <w:r w:rsidR="00BC4C2E">
          <w:rPr>
            <w:rFonts w:ascii="Times New Roman" w:hAnsi="Times New Roman" w:cs="Times New Roman"/>
          </w:rPr>
          <w:t>are special cases</w:t>
        </w:r>
      </w:ins>
      <w:r w:rsidR="008D2955">
        <w:rPr>
          <w:rFonts w:ascii="Times New Roman" w:hAnsi="Times New Roman" w:cs="Times New Roman"/>
        </w:rPr>
        <w:t xml:space="preserve">—do not reflect specialized processes </w:t>
      </w:r>
      <w:r w:rsidR="00F8321F">
        <w:rPr>
          <w:rFonts w:ascii="Times New Roman" w:hAnsi="Times New Roman" w:cs="Times New Roman"/>
        </w:rPr>
        <w:t xml:space="preserve">for reasoning about </w:t>
      </w:r>
      <w:r w:rsidR="008948F0">
        <w:rPr>
          <w:rFonts w:ascii="Times New Roman" w:hAnsi="Times New Roman" w:cs="Times New Roman"/>
        </w:rPr>
        <w:t xml:space="preserve">agents, objects, </w:t>
      </w:r>
      <w:r w:rsidR="00740587">
        <w:rPr>
          <w:rFonts w:ascii="Times New Roman" w:hAnsi="Times New Roman" w:cs="Times New Roman"/>
        </w:rPr>
        <w:t>number, p</w:t>
      </w:r>
      <w:r w:rsidR="008948F0">
        <w:rPr>
          <w:rFonts w:ascii="Times New Roman" w:hAnsi="Times New Roman" w:cs="Times New Roman"/>
        </w:rPr>
        <w:t>hysics</w:t>
      </w:r>
      <w:r w:rsidR="00740587">
        <w:rPr>
          <w:rFonts w:ascii="Times New Roman" w:hAnsi="Times New Roman" w:cs="Times New Roman"/>
        </w:rPr>
        <w:t xml:space="preserve">, morality, </w:t>
      </w:r>
      <w:r w:rsidR="008948F0">
        <w:rPr>
          <w:rFonts w:ascii="Times New Roman" w:hAnsi="Times New Roman" w:cs="Times New Roman"/>
        </w:rPr>
        <w:t>or causality, among many other domains of knowledge</w:t>
      </w:r>
      <w:r w:rsidR="00B30C25">
        <w:rPr>
          <w:rFonts w:ascii="Times New Roman" w:hAnsi="Times New Roman" w:cs="Times New Roman"/>
        </w:rPr>
        <w:t>. Instead,</w:t>
      </w:r>
      <w:ins w:id="268" w:author="Benton, Deon" w:date="2026-05-11T11:41:00Z" w16du:dateUtc="2026-05-11T16:41:00Z">
        <w:r w:rsidR="00AB6E4C">
          <w:rPr>
            <w:rFonts w:ascii="Times New Roman" w:hAnsi="Times New Roman" w:cs="Times New Roman"/>
          </w:rPr>
          <w:t xml:space="preserve"> </w:t>
        </w:r>
      </w:ins>
      <w:ins w:id="269" w:author="Benton, Deon" w:date="2026-05-18T20:58:00Z" w16du:dateUtc="2026-05-19T01:58:00Z">
        <w:r w:rsidR="00BC4C2E">
          <w:rPr>
            <w:rFonts w:ascii="Times New Roman" w:hAnsi="Times New Roman" w:cs="Times New Roman"/>
          </w:rPr>
          <w:t>these proposals maintain</w:t>
        </w:r>
      </w:ins>
      <w:ins w:id="270" w:author="Benton, Deon" w:date="2026-05-11T11:41:00Z" w16du:dateUtc="2026-05-11T16:41:00Z">
        <w:r w:rsidR="00AB6E4C">
          <w:rPr>
            <w:rFonts w:ascii="Times New Roman" w:hAnsi="Times New Roman" w:cs="Times New Roman"/>
          </w:rPr>
          <w:t xml:space="preserve"> that</w:t>
        </w:r>
      </w:ins>
      <w:r w:rsidR="00B30C25">
        <w:rPr>
          <w:rFonts w:ascii="Times New Roman" w:hAnsi="Times New Roman" w:cs="Times New Roman"/>
        </w:rPr>
        <w:t xml:space="preserve"> infants’ behavior in these studies</w:t>
      </w:r>
      <w:r w:rsidR="00951796">
        <w:rPr>
          <w:rFonts w:ascii="Times New Roman" w:hAnsi="Times New Roman" w:cs="Times New Roman"/>
        </w:rPr>
        <w:t xml:space="preserve"> can</w:t>
      </w:r>
      <w:r w:rsidR="00F8321F">
        <w:rPr>
          <w:rFonts w:ascii="Times New Roman" w:hAnsi="Times New Roman" w:cs="Times New Roman"/>
        </w:rPr>
        <w:t xml:space="preserve"> </w:t>
      </w:r>
      <w:r w:rsidR="00647216">
        <w:rPr>
          <w:rFonts w:ascii="Times New Roman" w:hAnsi="Times New Roman" w:cs="Times New Roman"/>
        </w:rPr>
        <w:t>be explained by the</w:t>
      </w:r>
      <w:r w:rsidR="008D2955">
        <w:rPr>
          <w:rFonts w:ascii="Times New Roman" w:hAnsi="Times New Roman" w:cs="Times New Roman"/>
        </w:rPr>
        <w:t xml:space="preserve"> operation of </w:t>
      </w:r>
      <w:ins w:id="271" w:author="Benton, Deon" w:date="2026-05-11T11:42:00Z" w16du:dateUtc="2026-05-11T16:42:00Z">
        <w:r w:rsidR="007C4D65">
          <w:rPr>
            <w:rFonts w:ascii="Times New Roman" w:hAnsi="Times New Roman" w:cs="Times New Roman"/>
          </w:rPr>
          <w:t xml:space="preserve">simple, albeit extremely powerful, </w:t>
        </w:r>
      </w:ins>
      <w:r w:rsidR="008D2955">
        <w:rPr>
          <w:rFonts w:ascii="Times New Roman" w:hAnsi="Times New Roman" w:cs="Times New Roman"/>
        </w:rPr>
        <w:t>domain-general learning mechanisms</w:t>
      </w:r>
      <w:r w:rsidR="000F7626">
        <w:rPr>
          <w:rFonts w:ascii="Times New Roman" w:hAnsi="Times New Roman" w:cs="Times New Roman"/>
        </w:rPr>
        <w:t xml:space="preserve"> </w:t>
      </w:r>
      <w:r w:rsidR="00FC7624">
        <w:rPr>
          <w:rFonts w:ascii="Times New Roman" w:hAnsi="Times New Roman" w:cs="Times New Roman"/>
        </w:rPr>
        <w:t xml:space="preserve">(e.g., associative learning, habituation, conditioning, pattern learning, statistical learning, </w:t>
      </w:r>
      <w:ins w:id="272" w:author="Benton, Deon" w:date="2026-05-11T11:42:00Z" w16du:dateUtc="2026-05-11T16:42:00Z">
        <w:r w:rsidR="00927A1E">
          <w:rPr>
            <w:rFonts w:ascii="Times New Roman" w:hAnsi="Times New Roman" w:cs="Times New Roman"/>
          </w:rPr>
          <w:t xml:space="preserve">prototype formation, </w:t>
        </w:r>
      </w:ins>
      <w:r w:rsidR="00FC7624">
        <w:rPr>
          <w:rFonts w:ascii="Times New Roman" w:hAnsi="Times New Roman" w:cs="Times New Roman"/>
        </w:rPr>
        <w:t xml:space="preserve">etc.) </w:t>
      </w:r>
      <w:r w:rsidR="008D2955">
        <w:rPr>
          <w:rFonts w:ascii="Times New Roman" w:hAnsi="Times New Roman" w:cs="Times New Roman"/>
        </w:rPr>
        <w:t>that operate over low-level, surface-based perceptual features and information</w:t>
      </w:r>
      <w:r w:rsidR="008948F0">
        <w:rPr>
          <w:rFonts w:ascii="Times New Roman" w:hAnsi="Times New Roman" w:cs="Times New Roman"/>
        </w:rPr>
        <w:t xml:space="preserve"> and that extract statistical regularities in visual scenes</w:t>
      </w:r>
      <w:ins w:id="273" w:author="Benton, Deon" w:date="2026-05-11T11:39:00Z" w16du:dateUtc="2026-05-11T16:39:00Z">
        <w:r>
          <w:rPr>
            <w:rFonts w:ascii="Times New Roman" w:hAnsi="Times New Roman" w:cs="Times New Roman"/>
          </w:rPr>
          <w:t xml:space="preserve"> </w:t>
        </w:r>
      </w:ins>
      <w:r>
        <w:rPr>
          <w:rFonts w:ascii="Times New Roman" w:hAnsi="Times New Roman" w:cs="Times New Roman"/>
        </w:rPr>
        <w:t>(e.g., Cohen et al., 2002; Colunga &amp; Smith, 2005; Cohen &amp; Oakes, 2003; Jones &amp; Smith, 1993; Quinn &amp; Eimas, 1997; Rakison &amp; Lupyan, 2008; Sloutsky, 2010)</w:t>
      </w:r>
      <w:r w:rsidR="008D2955">
        <w:rPr>
          <w:rFonts w:ascii="Times New Roman" w:hAnsi="Times New Roman" w:cs="Times New Roman"/>
        </w:rPr>
        <w:t>.</w:t>
      </w:r>
      <w:r w:rsidR="004D4762">
        <w:rPr>
          <w:rFonts w:ascii="Times New Roman" w:hAnsi="Times New Roman" w:cs="Times New Roman"/>
        </w:rPr>
        <w:t xml:space="preserve"> Domain-general mechanisms are </w:t>
      </w:r>
      <w:r w:rsidR="008505CC">
        <w:rPr>
          <w:rFonts w:ascii="Times New Roman" w:hAnsi="Times New Roman" w:cs="Times New Roman"/>
        </w:rPr>
        <w:t>sometimes considered “all purpose” because they</w:t>
      </w:r>
      <w:r w:rsidR="004D4762">
        <w:rPr>
          <w:rFonts w:ascii="Times New Roman" w:hAnsi="Times New Roman" w:cs="Times New Roman"/>
        </w:rPr>
        <w:t xml:space="preserve"> </w:t>
      </w:r>
      <w:r w:rsidR="008505CC">
        <w:rPr>
          <w:rFonts w:ascii="Times New Roman" w:hAnsi="Times New Roman" w:cs="Times New Roman"/>
        </w:rPr>
        <w:t xml:space="preserve">operate on </w:t>
      </w:r>
      <w:r w:rsidR="00F63756">
        <w:rPr>
          <w:rFonts w:ascii="Times New Roman" w:hAnsi="Times New Roman" w:cs="Times New Roman"/>
        </w:rPr>
        <w:t>many kinds of</w:t>
      </w:r>
      <w:r w:rsidR="00000FDA">
        <w:rPr>
          <w:rFonts w:ascii="Times New Roman" w:hAnsi="Times New Roman" w:cs="Times New Roman"/>
        </w:rPr>
        <w:t xml:space="preserve"> input and support learning across a wide range of domains.</w:t>
      </w:r>
      <w:r w:rsidR="008D2955">
        <w:rPr>
          <w:rFonts w:ascii="Times New Roman" w:hAnsi="Times New Roman" w:cs="Times New Roman"/>
        </w:rPr>
        <w:t xml:space="preserve"> </w:t>
      </w:r>
      <w:r w:rsidR="00091784">
        <w:rPr>
          <w:rFonts w:ascii="Times New Roman" w:hAnsi="Times New Roman" w:cs="Times New Roman"/>
        </w:rPr>
        <w:t>Although</w:t>
      </w:r>
      <w:r w:rsidR="00883325">
        <w:rPr>
          <w:rFonts w:ascii="Times New Roman" w:hAnsi="Times New Roman" w:cs="Times New Roman"/>
        </w:rPr>
        <w:t xml:space="preserve"> the</w:t>
      </w:r>
      <w:r w:rsidR="00B86741">
        <w:rPr>
          <w:rFonts w:ascii="Times New Roman" w:hAnsi="Times New Roman" w:cs="Times New Roman"/>
        </w:rPr>
        <w:t xml:space="preserve"> specific details of the</w:t>
      </w:r>
      <w:r w:rsidR="00883325">
        <w:rPr>
          <w:rFonts w:ascii="Times New Roman" w:hAnsi="Times New Roman" w:cs="Times New Roman"/>
        </w:rPr>
        <w:t xml:space="preserve"> theories that constitute this class of perspectives differ </w:t>
      </w:r>
      <w:r w:rsidR="00E754EE">
        <w:rPr>
          <w:rFonts w:ascii="Times New Roman" w:hAnsi="Times New Roman" w:cs="Times New Roman"/>
        </w:rPr>
        <w:t>widely</w:t>
      </w:r>
      <w:r w:rsidR="00883325">
        <w:rPr>
          <w:rFonts w:ascii="Times New Roman" w:hAnsi="Times New Roman" w:cs="Times New Roman"/>
        </w:rPr>
        <w:t xml:space="preserve">, each places considerable importance on the </w:t>
      </w:r>
      <w:r w:rsidR="00740587">
        <w:rPr>
          <w:rFonts w:ascii="Times New Roman" w:hAnsi="Times New Roman" w:cs="Times New Roman"/>
        </w:rPr>
        <w:t xml:space="preserve">visible, </w:t>
      </w:r>
      <w:r w:rsidR="00883325">
        <w:rPr>
          <w:rFonts w:ascii="Times New Roman" w:hAnsi="Times New Roman" w:cs="Times New Roman"/>
        </w:rPr>
        <w:t xml:space="preserve">surface properties of objects and </w:t>
      </w:r>
      <w:r w:rsidR="00883325">
        <w:rPr>
          <w:rFonts w:ascii="Times New Roman" w:hAnsi="Times New Roman" w:cs="Times New Roman"/>
        </w:rPr>
        <w:lastRenderedPageBreak/>
        <w:t xml:space="preserve">each emphasizes the </w:t>
      </w:r>
      <w:r w:rsidR="00740587">
        <w:rPr>
          <w:rFonts w:ascii="Times New Roman" w:hAnsi="Times New Roman" w:cs="Times New Roman"/>
        </w:rPr>
        <w:t xml:space="preserve">notion </w:t>
      </w:r>
      <w:r w:rsidR="00883325">
        <w:rPr>
          <w:rFonts w:ascii="Times New Roman" w:hAnsi="Times New Roman" w:cs="Times New Roman"/>
        </w:rPr>
        <w:t xml:space="preserve">that </w:t>
      </w:r>
      <w:r w:rsidR="007346F5">
        <w:rPr>
          <w:rFonts w:ascii="Times New Roman" w:hAnsi="Times New Roman" w:cs="Times New Roman"/>
        </w:rPr>
        <w:t>infants’</w:t>
      </w:r>
      <w:r w:rsidR="00883325">
        <w:rPr>
          <w:rFonts w:ascii="Times New Roman" w:hAnsi="Times New Roman" w:cs="Times New Roman"/>
        </w:rPr>
        <w:t xml:space="preserve"> concepts for animates and inanimates are formed much more slowly than the available data may suggest.</w:t>
      </w:r>
      <w:r w:rsidR="00E754EE">
        <w:rPr>
          <w:rFonts w:ascii="Times New Roman" w:hAnsi="Times New Roman" w:cs="Times New Roman"/>
        </w:rPr>
        <w:t xml:space="preserve"> These perspectives are also united in the idea that the input that is available to infants is much more richly structured than </w:t>
      </w:r>
      <w:r w:rsidR="0096134E">
        <w:rPr>
          <w:rFonts w:ascii="Times New Roman" w:hAnsi="Times New Roman" w:cs="Times New Roman"/>
        </w:rPr>
        <w:t xml:space="preserve">had been </w:t>
      </w:r>
      <w:r w:rsidR="00E754EE">
        <w:rPr>
          <w:rFonts w:ascii="Times New Roman" w:hAnsi="Times New Roman" w:cs="Times New Roman"/>
        </w:rPr>
        <w:t xml:space="preserve">previously thought. </w:t>
      </w:r>
      <w:r w:rsidR="003065D0">
        <w:rPr>
          <w:rFonts w:ascii="Times New Roman" w:hAnsi="Times New Roman" w:cs="Times New Roman"/>
        </w:rPr>
        <w:t xml:space="preserve"> </w:t>
      </w:r>
      <w:ins w:id="274" w:author="Benton, Deon" w:date="2026-05-19T18:30:00Z" w16du:dateUtc="2026-05-19T23:30:00Z">
        <w:r w:rsidR="00807615">
          <w:rPr>
            <w:rFonts w:ascii="Times New Roman" w:hAnsi="Times New Roman" w:cs="Times New Roman"/>
          </w:rPr>
          <w:t>On this account,</w:t>
        </w:r>
      </w:ins>
      <w:r w:rsidR="00243F2E">
        <w:rPr>
          <w:rFonts w:ascii="Times New Roman" w:hAnsi="Times New Roman" w:cs="Times New Roman"/>
        </w:rPr>
        <w:t xml:space="preserve"> infants’ behaviors in </w:t>
      </w:r>
      <w:ins w:id="275" w:author="Benton, Deon" w:date="2026-05-18T20:58:00Z" w16du:dateUtc="2026-05-19T01:58:00Z">
        <w:r w:rsidR="00BC4C2E">
          <w:rPr>
            <w:rFonts w:ascii="Times New Roman" w:hAnsi="Times New Roman" w:cs="Times New Roman"/>
          </w:rPr>
          <w:t xml:space="preserve">violation-of-expectation </w:t>
        </w:r>
      </w:ins>
      <w:r w:rsidR="00243F2E">
        <w:rPr>
          <w:rFonts w:ascii="Times New Roman" w:hAnsi="Times New Roman" w:cs="Times New Roman"/>
        </w:rPr>
        <w:t>studies do not reflect sophisticated adult-like abilities</w:t>
      </w:r>
      <w:r w:rsidR="007A636E">
        <w:rPr>
          <w:rFonts w:ascii="Times New Roman" w:hAnsi="Times New Roman" w:cs="Times New Roman"/>
        </w:rPr>
        <w:t>,</w:t>
      </w:r>
      <w:r w:rsidR="00243F2E">
        <w:rPr>
          <w:rFonts w:ascii="Times New Roman" w:hAnsi="Times New Roman" w:cs="Times New Roman"/>
        </w:rPr>
        <w:t xml:space="preserve"> </w:t>
      </w:r>
      <w:r w:rsidR="00300FD4">
        <w:rPr>
          <w:rFonts w:ascii="Times New Roman" w:hAnsi="Times New Roman" w:cs="Times New Roman"/>
        </w:rPr>
        <w:t>conceptually rich knowledge</w:t>
      </w:r>
      <w:r w:rsidR="007A636E">
        <w:rPr>
          <w:rFonts w:ascii="Times New Roman" w:hAnsi="Times New Roman" w:cs="Times New Roman"/>
        </w:rPr>
        <w:t>, or abstract, theory-like inferences</w:t>
      </w:r>
      <w:r w:rsidR="00243F2E">
        <w:rPr>
          <w:rFonts w:ascii="Times New Roman" w:hAnsi="Times New Roman" w:cs="Times New Roman"/>
        </w:rPr>
        <w:t xml:space="preserve">; </w:t>
      </w:r>
      <w:r w:rsidR="007A636E">
        <w:rPr>
          <w:rFonts w:ascii="Times New Roman" w:hAnsi="Times New Roman" w:cs="Times New Roman"/>
        </w:rPr>
        <w:t>rather</w:t>
      </w:r>
      <w:r w:rsidR="00243F2E">
        <w:rPr>
          <w:rFonts w:ascii="Times New Roman" w:hAnsi="Times New Roman" w:cs="Times New Roman"/>
        </w:rPr>
        <w:t>, such</w:t>
      </w:r>
      <w:r w:rsidR="003065D0">
        <w:rPr>
          <w:rFonts w:ascii="Times New Roman" w:hAnsi="Times New Roman" w:cs="Times New Roman"/>
        </w:rPr>
        <w:t xml:space="preserve"> </w:t>
      </w:r>
      <w:r w:rsidR="00243F2E">
        <w:rPr>
          <w:rFonts w:ascii="Times New Roman" w:hAnsi="Times New Roman" w:cs="Times New Roman"/>
        </w:rPr>
        <w:t>abilities and knowledge</w:t>
      </w:r>
      <w:r w:rsidR="003065D0">
        <w:rPr>
          <w:rFonts w:ascii="Times New Roman" w:hAnsi="Times New Roman" w:cs="Times New Roman"/>
        </w:rPr>
        <w:t xml:space="preserve"> </w:t>
      </w:r>
      <w:r w:rsidR="00740587">
        <w:rPr>
          <w:rFonts w:ascii="Times New Roman" w:hAnsi="Times New Roman" w:cs="Times New Roman"/>
        </w:rPr>
        <w:t xml:space="preserve">may </w:t>
      </w:r>
      <w:r w:rsidR="003065D0">
        <w:rPr>
          <w:rFonts w:ascii="Times New Roman" w:hAnsi="Times New Roman" w:cs="Times New Roman"/>
        </w:rPr>
        <w:t>emerge</w:t>
      </w:r>
      <w:r w:rsidR="002D687C">
        <w:rPr>
          <w:rFonts w:ascii="Times New Roman" w:hAnsi="Times New Roman" w:cs="Times New Roman"/>
        </w:rPr>
        <w:t xml:space="preserve"> </w:t>
      </w:r>
      <w:r w:rsidR="00300FD4">
        <w:rPr>
          <w:rFonts w:ascii="Times New Roman" w:hAnsi="Times New Roman" w:cs="Times New Roman"/>
        </w:rPr>
        <w:t xml:space="preserve">gradually </w:t>
      </w:r>
      <w:r w:rsidR="002D687C">
        <w:rPr>
          <w:rFonts w:ascii="Times New Roman" w:hAnsi="Times New Roman" w:cs="Times New Roman"/>
        </w:rPr>
        <w:t>through</w:t>
      </w:r>
      <w:r w:rsidR="006304C3">
        <w:rPr>
          <w:rFonts w:ascii="Times New Roman" w:hAnsi="Times New Roman" w:cs="Times New Roman"/>
        </w:rPr>
        <w:t xml:space="preserve"> </w:t>
      </w:r>
      <w:r w:rsidR="002D687C">
        <w:rPr>
          <w:rFonts w:ascii="Times New Roman" w:hAnsi="Times New Roman" w:cs="Times New Roman"/>
        </w:rPr>
        <w:t>a</w:t>
      </w:r>
      <w:r w:rsidR="00014150">
        <w:rPr>
          <w:rFonts w:ascii="Times New Roman" w:hAnsi="Times New Roman" w:cs="Times New Roman"/>
        </w:rPr>
        <w:t xml:space="preserve"> slow, </w:t>
      </w:r>
      <w:r w:rsidR="002D687C">
        <w:rPr>
          <w:rFonts w:ascii="Times New Roman" w:hAnsi="Times New Roman" w:cs="Times New Roman"/>
        </w:rPr>
        <w:t>effortful</w:t>
      </w:r>
      <w:r w:rsidR="00014150">
        <w:rPr>
          <w:rFonts w:ascii="Times New Roman" w:hAnsi="Times New Roman" w:cs="Times New Roman"/>
        </w:rPr>
        <w:t xml:space="preserve">, </w:t>
      </w:r>
      <w:r w:rsidR="002D687C">
        <w:rPr>
          <w:rFonts w:ascii="Times New Roman" w:hAnsi="Times New Roman" w:cs="Times New Roman"/>
        </w:rPr>
        <w:t>and</w:t>
      </w:r>
      <w:r w:rsidR="00B12CDF">
        <w:rPr>
          <w:rFonts w:ascii="Times New Roman" w:hAnsi="Times New Roman" w:cs="Times New Roman"/>
        </w:rPr>
        <w:t xml:space="preserve"> piecemeal</w:t>
      </w:r>
      <w:r w:rsidR="00B12CDF" w:rsidRPr="009E19A2">
        <w:rPr>
          <w:rFonts w:ascii="Times New Roman" w:hAnsi="Times New Roman" w:cs="Times New Roman"/>
        </w:rPr>
        <w:t xml:space="preserve"> process that begins </w:t>
      </w:r>
      <w:r w:rsidR="00B12CDF">
        <w:rPr>
          <w:rFonts w:ascii="Times New Roman" w:hAnsi="Times New Roman" w:cs="Times New Roman"/>
        </w:rPr>
        <w:t>in early infancy</w:t>
      </w:r>
      <w:r w:rsidR="00B12CDF" w:rsidRPr="009E19A2">
        <w:rPr>
          <w:rFonts w:ascii="Times New Roman" w:hAnsi="Times New Roman" w:cs="Times New Roman"/>
        </w:rPr>
        <w:t xml:space="preserve"> and continues </w:t>
      </w:r>
      <w:r w:rsidR="00740587">
        <w:rPr>
          <w:rFonts w:ascii="Times New Roman" w:hAnsi="Times New Roman" w:cs="Times New Roman"/>
        </w:rPr>
        <w:t>in</w:t>
      </w:r>
      <w:r w:rsidR="00091784">
        <w:rPr>
          <w:rFonts w:ascii="Times New Roman" w:hAnsi="Times New Roman" w:cs="Times New Roman"/>
        </w:rPr>
        <w:t>to adulthood</w:t>
      </w:r>
      <w:r w:rsidR="00B12CDF">
        <w:rPr>
          <w:rFonts w:ascii="Times New Roman" w:hAnsi="Times New Roman" w:cs="Times New Roman"/>
        </w:rPr>
        <w:t xml:space="preserve">. </w:t>
      </w:r>
      <w:r w:rsidR="00B85B22">
        <w:rPr>
          <w:rFonts w:ascii="Times New Roman" w:hAnsi="Times New Roman" w:cs="Times New Roman"/>
        </w:rPr>
        <w:t xml:space="preserve"> </w:t>
      </w:r>
    </w:p>
    <w:p w14:paraId="429FDEBE" w14:textId="22E9037F" w:rsidR="003B5A45" w:rsidRDefault="00DE18F0" w:rsidP="003B5A45">
      <w:pPr>
        <w:spacing w:line="480" w:lineRule="auto"/>
        <w:contextualSpacing/>
        <w:rPr>
          <w:rFonts w:ascii="Times New Roman" w:hAnsi="Times New Roman" w:cs="Times New Roman"/>
        </w:rPr>
      </w:pPr>
      <w:r>
        <w:rPr>
          <w:rFonts w:ascii="Times New Roman" w:hAnsi="Times New Roman" w:cs="Times New Roman"/>
        </w:rPr>
        <w:tab/>
      </w:r>
      <w:ins w:id="276" w:author="Benton, Deon" w:date="2026-05-18T20:59:00Z" w16du:dateUtc="2026-05-19T01:59:00Z">
        <w:r w:rsidR="00BC4C2E">
          <w:rPr>
            <w:rFonts w:ascii="Times New Roman" w:hAnsi="Times New Roman" w:cs="Times New Roman"/>
          </w:rPr>
          <w:t xml:space="preserve">Although learn proposals </w:t>
        </w:r>
      </w:ins>
      <w:r w:rsidR="00FD2210">
        <w:rPr>
          <w:rFonts w:ascii="Times New Roman" w:hAnsi="Times New Roman" w:cs="Times New Roman"/>
        </w:rPr>
        <w:t>abound for capacities</w:t>
      </w:r>
      <w:ins w:id="277" w:author="Benton, Deon" w:date="2026-05-18T21:01:00Z" w16du:dateUtc="2026-05-19T02:01:00Z">
        <w:r w:rsidR="00BC4C2E">
          <w:rPr>
            <w:rFonts w:ascii="Times New Roman" w:hAnsi="Times New Roman" w:cs="Times New Roman"/>
          </w:rPr>
          <w:t xml:space="preserve"> such as</w:t>
        </w:r>
      </w:ins>
      <w:ins w:id="278" w:author="Benton, Deon" w:date="2026-05-18T21:00:00Z" w16du:dateUtc="2026-05-19T02:00:00Z">
        <w:r w:rsidR="00BC4C2E">
          <w:rPr>
            <w:rFonts w:ascii="Times New Roman" w:hAnsi="Times New Roman" w:cs="Times New Roman"/>
          </w:rPr>
          <w:t xml:space="preserve"> theory of mind (e.g., </w:t>
        </w:r>
      </w:ins>
      <w:ins w:id="279" w:author="Benton, Deon" w:date="2026-05-18T21:04:00Z" w16du:dateUtc="2026-05-19T02:04:00Z">
        <w:r w:rsidR="000A329B" w:rsidRPr="000A329B">
          <w:rPr>
            <w:rFonts w:ascii="Times New Roman" w:hAnsi="Times New Roman" w:cs="Times New Roman"/>
          </w:rPr>
          <w:t>Berthiaume</w:t>
        </w:r>
        <w:r w:rsidR="000A329B">
          <w:rPr>
            <w:rFonts w:ascii="Times New Roman" w:hAnsi="Times New Roman" w:cs="Times New Roman"/>
          </w:rPr>
          <w:t xml:space="preserve"> et al., 2013; </w:t>
        </w:r>
      </w:ins>
      <w:ins w:id="280" w:author="Benton, Deon" w:date="2026-05-18T21:00:00Z" w16du:dateUtc="2026-05-19T02:00:00Z">
        <w:r w:rsidR="00BC4C2E">
          <w:rPr>
            <w:rFonts w:ascii="Times New Roman" w:hAnsi="Times New Roman" w:cs="Times New Roman"/>
          </w:rPr>
          <w:t>Perner &amp; Ruffman, 2005), causal perception and reasoning (e.g., Cohen et al., 2002</w:t>
        </w:r>
      </w:ins>
      <w:ins w:id="281" w:author="Benton, Deon" w:date="2026-05-18T21:01:00Z" w16du:dateUtc="2026-05-19T02:01:00Z">
        <w:r w:rsidR="00BC4C2E">
          <w:rPr>
            <w:rFonts w:ascii="Times New Roman" w:hAnsi="Times New Roman" w:cs="Times New Roman"/>
          </w:rPr>
          <w:t>; McClelland &amp; Thompson, 2007</w:t>
        </w:r>
      </w:ins>
      <w:ins w:id="282" w:author="Benton, Deon" w:date="2026-05-18T21:00:00Z" w16du:dateUtc="2026-05-19T02:00:00Z">
        <w:r w:rsidR="00BC4C2E">
          <w:rPr>
            <w:rFonts w:ascii="Times New Roman" w:hAnsi="Times New Roman" w:cs="Times New Roman"/>
          </w:rPr>
          <w:t>)</w:t>
        </w:r>
      </w:ins>
      <w:ins w:id="283" w:author="Benton, Deon" w:date="2026-05-18T21:01:00Z" w16du:dateUtc="2026-05-19T02:01:00Z">
        <w:r w:rsidR="00BC4C2E">
          <w:rPr>
            <w:rFonts w:ascii="Times New Roman" w:hAnsi="Times New Roman" w:cs="Times New Roman"/>
          </w:rPr>
          <w:t xml:space="preserve">, sociomoral reasoning (e.g., Benton &amp; Lapan, 2021), object permanence (e.g., </w:t>
        </w:r>
      </w:ins>
      <w:ins w:id="284" w:author="Benton, Deon" w:date="2026-05-18T21:02:00Z" w16du:dateUtc="2026-05-19T02:02:00Z">
        <w:r w:rsidR="000A329B">
          <w:rPr>
            <w:rFonts w:ascii="Times New Roman" w:hAnsi="Times New Roman" w:cs="Times New Roman"/>
          </w:rPr>
          <w:t xml:space="preserve">Bogartz et al., 2000; </w:t>
        </w:r>
      </w:ins>
      <w:ins w:id="285" w:author="Benton, Deon" w:date="2026-05-18T21:01:00Z" w16du:dateUtc="2026-05-19T02:01:00Z">
        <w:r w:rsidR="00BC4C2E">
          <w:rPr>
            <w:rFonts w:ascii="Times New Roman" w:hAnsi="Times New Roman" w:cs="Times New Roman"/>
          </w:rPr>
          <w:t>Munakata et al., 19</w:t>
        </w:r>
      </w:ins>
      <w:ins w:id="286" w:author="Benton, Deon" w:date="2026-05-18T21:02:00Z" w16du:dateUtc="2026-05-19T02:02:00Z">
        <w:r w:rsidR="00BC4C2E">
          <w:rPr>
            <w:rFonts w:ascii="Times New Roman" w:hAnsi="Times New Roman" w:cs="Times New Roman"/>
          </w:rPr>
          <w:t>97), numerical cognition (e.g., Cohen &amp; Marks, 2002)</w:t>
        </w:r>
        <w:r w:rsidR="000A329B">
          <w:rPr>
            <w:rFonts w:ascii="Times New Roman" w:hAnsi="Times New Roman" w:cs="Times New Roman"/>
          </w:rPr>
          <w:t xml:space="preserve">, among others (e.g., </w:t>
        </w:r>
      </w:ins>
      <w:ins w:id="287" w:author="Benton, Deon" w:date="2026-05-18T21:03:00Z" w16du:dateUtc="2026-05-19T02:03:00Z">
        <w:r w:rsidR="000A329B">
          <w:rPr>
            <w:rFonts w:ascii="Times New Roman" w:hAnsi="Times New Roman" w:cs="Times New Roman"/>
          </w:rPr>
          <w:t>Benton, 2025; Rakison &amp; Lupyan, 2008)</w:t>
        </w:r>
      </w:ins>
      <w:ins w:id="288" w:author="Benton, Deon" w:date="2026-05-18T21:04:00Z" w16du:dateUtc="2026-05-19T02:04:00Z">
        <w:r w:rsidR="000A329B">
          <w:rPr>
            <w:rFonts w:ascii="Times New Roman" w:hAnsi="Times New Roman" w:cs="Times New Roman"/>
          </w:rPr>
          <w:t xml:space="preserve">, </w:t>
        </w:r>
      </w:ins>
      <w:r>
        <w:rPr>
          <w:rFonts w:ascii="Times New Roman" w:hAnsi="Times New Roman" w:cs="Times New Roman"/>
        </w:rPr>
        <w:t xml:space="preserve">efforts to explain </w:t>
      </w:r>
      <w:r w:rsidR="006A456E">
        <w:rPr>
          <w:rFonts w:ascii="Times New Roman" w:hAnsi="Times New Roman" w:cs="Times New Roman"/>
        </w:rPr>
        <w:t xml:space="preserve">infants’ looking behavior in studies that </w:t>
      </w:r>
      <w:r w:rsidR="00FD2210">
        <w:rPr>
          <w:rFonts w:ascii="Times New Roman" w:hAnsi="Times New Roman" w:cs="Times New Roman"/>
        </w:rPr>
        <w:t>assess their putative</w:t>
      </w:r>
      <w:r w:rsidR="00CE74CA">
        <w:rPr>
          <w:rFonts w:ascii="Times New Roman" w:hAnsi="Times New Roman" w:cs="Times New Roman"/>
        </w:rPr>
        <w:t xml:space="preserve"> </w:t>
      </w:r>
      <w:ins w:id="289" w:author="Benton, Deon" w:date="2026-05-16T15:39:00Z" w16du:dateUtc="2026-05-16T20:39:00Z">
        <w:r w:rsidR="00DB0881">
          <w:rPr>
            <w:rFonts w:ascii="Times New Roman" w:hAnsi="Times New Roman" w:cs="Times New Roman"/>
          </w:rPr>
          <w:t>action efficiency understanding</w:t>
        </w:r>
      </w:ins>
      <w:ins w:id="290" w:author="Benton, Deon" w:date="2026-05-18T21:05:00Z" w16du:dateUtc="2026-05-19T02:05:00Z">
        <w:r w:rsidR="000A329B">
          <w:rPr>
            <w:rFonts w:ascii="Times New Roman" w:hAnsi="Times New Roman" w:cs="Times New Roman"/>
          </w:rPr>
          <w:t xml:space="preserve"> </w:t>
        </w:r>
      </w:ins>
      <w:r>
        <w:rPr>
          <w:rFonts w:ascii="Times New Roman" w:hAnsi="Times New Roman" w:cs="Times New Roman"/>
        </w:rPr>
        <w:t>from the same perspective remain relatively scarce</w:t>
      </w:r>
      <w:r w:rsidR="000C6B58">
        <w:rPr>
          <w:rFonts w:ascii="Times New Roman" w:hAnsi="Times New Roman" w:cs="Times New Roman"/>
        </w:rPr>
        <w:t>.</w:t>
      </w:r>
      <w:r w:rsidR="00C03B2C">
        <w:rPr>
          <w:rFonts w:ascii="Times New Roman" w:hAnsi="Times New Roman" w:cs="Times New Roman"/>
        </w:rPr>
        <w:t xml:space="preserve"> </w:t>
      </w:r>
      <w:r w:rsidR="00673D12">
        <w:rPr>
          <w:rFonts w:ascii="Times New Roman" w:hAnsi="Times New Roman" w:cs="Times New Roman"/>
        </w:rPr>
        <w:t>A</w:t>
      </w:r>
      <w:r w:rsidR="000329CC">
        <w:rPr>
          <w:rFonts w:ascii="Times New Roman" w:hAnsi="Times New Roman" w:cs="Times New Roman"/>
        </w:rPr>
        <w:t xml:space="preserve"> </w:t>
      </w:r>
      <w:r w:rsidR="000C6B58">
        <w:rPr>
          <w:rFonts w:ascii="Times New Roman" w:hAnsi="Times New Roman" w:cs="Times New Roman"/>
        </w:rPr>
        <w:t>notable exception to this is a</w:t>
      </w:r>
      <w:r w:rsidR="00E7463E">
        <w:rPr>
          <w:rFonts w:ascii="Times New Roman" w:hAnsi="Times New Roman" w:cs="Times New Roman"/>
        </w:rPr>
        <w:t xml:space="preserve"> </w:t>
      </w:r>
      <w:r w:rsidR="00A521F1">
        <w:rPr>
          <w:rFonts w:ascii="Times New Roman" w:hAnsi="Times New Roman" w:cs="Times New Roman"/>
        </w:rPr>
        <w:t xml:space="preserve">proposal by </w:t>
      </w:r>
      <w:r w:rsidR="00EC7604">
        <w:rPr>
          <w:rFonts w:ascii="Times New Roman" w:hAnsi="Times New Roman" w:cs="Times New Roman"/>
        </w:rPr>
        <w:t>Overwalle (2010)</w:t>
      </w:r>
      <w:r w:rsidR="00B81767">
        <w:rPr>
          <w:rFonts w:ascii="Times New Roman" w:hAnsi="Times New Roman" w:cs="Times New Roman"/>
        </w:rPr>
        <w:t>.</w:t>
      </w:r>
      <w:r w:rsidR="00B12D4A">
        <w:rPr>
          <w:rFonts w:ascii="Times New Roman" w:hAnsi="Times New Roman" w:cs="Times New Roman"/>
        </w:rPr>
        <w:t xml:space="preserve"> In contrast to the teleological stance—</w:t>
      </w:r>
      <w:r w:rsidR="00764DEC">
        <w:rPr>
          <w:rFonts w:ascii="Times New Roman" w:hAnsi="Times New Roman" w:cs="Times New Roman"/>
        </w:rPr>
        <w:t>which</w:t>
      </w:r>
      <w:r w:rsidR="00B12D4A">
        <w:rPr>
          <w:rFonts w:ascii="Times New Roman" w:hAnsi="Times New Roman" w:cs="Times New Roman"/>
        </w:rPr>
        <w:t xml:space="preserve"> presupposes </w:t>
      </w:r>
      <w:r w:rsidR="00A9104D">
        <w:rPr>
          <w:rFonts w:ascii="Times New Roman" w:hAnsi="Times New Roman" w:cs="Times New Roman"/>
        </w:rPr>
        <w:t xml:space="preserve">that infants possess </w:t>
      </w:r>
      <w:r w:rsidR="00B12D4A">
        <w:rPr>
          <w:rFonts w:ascii="Times New Roman" w:hAnsi="Times New Roman" w:cs="Times New Roman"/>
        </w:rPr>
        <w:t>a priori notion</w:t>
      </w:r>
      <w:r w:rsidR="00A9104D">
        <w:rPr>
          <w:rFonts w:ascii="Times New Roman" w:hAnsi="Times New Roman" w:cs="Times New Roman"/>
        </w:rPr>
        <w:t>s</w:t>
      </w:r>
      <w:r w:rsidR="00B12D4A">
        <w:rPr>
          <w:rFonts w:ascii="Times New Roman" w:hAnsi="Times New Roman" w:cs="Times New Roman"/>
        </w:rPr>
        <w:t xml:space="preserve"> of efficiency—</w:t>
      </w:r>
      <w:r w:rsidR="0056623D">
        <w:rPr>
          <w:rFonts w:ascii="Times New Roman" w:hAnsi="Times New Roman" w:cs="Times New Roman"/>
        </w:rPr>
        <w:t>Overwalle’s (2010) position</w:t>
      </w:r>
      <w:r w:rsidR="00C96CA7">
        <w:rPr>
          <w:rFonts w:ascii="Times New Roman" w:hAnsi="Times New Roman" w:cs="Times New Roman"/>
        </w:rPr>
        <w:t xml:space="preserve"> is that</w:t>
      </w:r>
      <w:r w:rsidR="0056623D">
        <w:rPr>
          <w:rFonts w:ascii="Times New Roman" w:hAnsi="Times New Roman" w:cs="Times New Roman"/>
        </w:rPr>
        <w:t xml:space="preserve"> </w:t>
      </w:r>
      <w:r w:rsidR="009934C6">
        <w:rPr>
          <w:rFonts w:ascii="Times New Roman" w:hAnsi="Times New Roman" w:cs="Times New Roman"/>
        </w:rPr>
        <w:t>infants learn through experience that</w:t>
      </w:r>
      <w:r w:rsidR="00A9104D">
        <w:rPr>
          <w:rFonts w:ascii="Times New Roman" w:hAnsi="Times New Roman" w:cs="Times New Roman"/>
        </w:rPr>
        <w:t xml:space="preserve"> agents</w:t>
      </w:r>
      <w:r w:rsidR="00B12D4A">
        <w:rPr>
          <w:rFonts w:ascii="Times New Roman" w:hAnsi="Times New Roman" w:cs="Times New Roman"/>
        </w:rPr>
        <w:t xml:space="preserve"> follow some but not other trajectories to reach </w:t>
      </w:r>
      <w:r w:rsidR="00A119B5">
        <w:rPr>
          <w:rFonts w:ascii="Times New Roman" w:hAnsi="Times New Roman" w:cs="Times New Roman"/>
        </w:rPr>
        <w:t>a goal</w:t>
      </w:r>
      <w:r w:rsidR="00B12D4A">
        <w:rPr>
          <w:rFonts w:ascii="Times New Roman" w:hAnsi="Times New Roman" w:cs="Times New Roman"/>
        </w:rPr>
        <w:t>.</w:t>
      </w:r>
      <w:r w:rsidR="00C96CA7">
        <w:rPr>
          <w:rFonts w:ascii="Times New Roman" w:hAnsi="Times New Roman" w:cs="Times New Roman"/>
        </w:rPr>
        <w:t xml:space="preserve"> An action is thus seen as efficient if aligns with the typical trajectory that an agent takes to obtain a goal; </w:t>
      </w:r>
      <w:r w:rsidR="00932664">
        <w:rPr>
          <w:rFonts w:ascii="Times New Roman" w:hAnsi="Times New Roman" w:cs="Times New Roman"/>
        </w:rPr>
        <w:t xml:space="preserve">an </w:t>
      </w:r>
      <w:r w:rsidR="00BA00C2">
        <w:rPr>
          <w:rFonts w:ascii="Times New Roman" w:hAnsi="Times New Roman" w:cs="Times New Roman"/>
        </w:rPr>
        <w:t>action that deviate</w:t>
      </w:r>
      <w:r w:rsidR="00932664">
        <w:rPr>
          <w:rFonts w:ascii="Times New Roman" w:hAnsi="Times New Roman" w:cs="Times New Roman"/>
        </w:rPr>
        <w:t>s</w:t>
      </w:r>
      <w:r w:rsidR="00BA00C2">
        <w:rPr>
          <w:rFonts w:ascii="Times New Roman" w:hAnsi="Times New Roman" w:cs="Times New Roman"/>
        </w:rPr>
        <w:t xml:space="preserve"> from </w:t>
      </w:r>
      <w:r w:rsidR="00932664">
        <w:rPr>
          <w:rFonts w:ascii="Times New Roman" w:hAnsi="Times New Roman" w:cs="Times New Roman"/>
        </w:rPr>
        <w:t xml:space="preserve">this trajectory is </w:t>
      </w:r>
      <w:r w:rsidR="00BA00C2">
        <w:rPr>
          <w:rFonts w:ascii="Times New Roman" w:hAnsi="Times New Roman" w:cs="Times New Roman"/>
        </w:rPr>
        <w:t>seen as inefficient</w:t>
      </w:r>
      <w:r w:rsidR="00C96CA7">
        <w:rPr>
          <w:rFonts w:ascii="Times New Roman" w:hAnsi="Times New Roman" w:cs="Times New Roman"/>
        </w:rPr>
        <w:t xml:space="preserve">. Overwalle (2010) argued that </w:t>
      </w:r>
      <w:r w:rsidR="00BA00C2">
        <w:rPr>
          <w:rFonts w:ascii="Times New Roman" w:hAnsi="Times New Roman" w:cs="Times New Roman"/>
        </w:rPr>
        <w:t>such learning is achieved</w:t>
      </w:r>
      <w:r w:rsidR="00C96CA7">
        <w:rPr>
          <w:rFonts w:ascii="Times New Roman" w:hAnsi="Times New Roman" w:cs="Times New Roman"/>
        </w:rPr>
        <w:t xml:space="preserve"> mechanistically via a forward model. </w:t>
      </w:r>
      <w:r w:rsidR="0056623D">
        <w:rPr>
          <w:rFonts w:ascii="Times New Roman" w:hAnsi="Times New Roman" w:cs="Times New Roman"/>
        </w:rPr>
        <w:t xml:space="preserve">The idea </w:t>
      </w:r>
      <w:r w:rsidR="00964B4C">
        <w:rPr>
          <w:rFonts w:ascii="Times New Roman" w:hAnsi="Times New Roman" w:cs="Times New Roman"/>
        </w:rPr>
        <w:t>is</w:t>
      </w:r>
      <w:r w:rsidR="0056623D">
        <w:rPr>
          <w:rFonts w:ascii="Times New Roman" w:hAnsi="Times New Roman" w:cs="Times New Roman"/>
        </w:rPr>
        <w:t xml:space="preserve"> that</w:t>
      </w:r>
      <w:r w:rsidR="00BA00C2">
        <w:rPr>
          <w:rFonts w:ascii="Times New Roman" w:hAnsi="Times New Roman" w:cs="Times New Roman"/>
        </w:rPr>
        <w:t xml:space="preserve"> </w:t>
      </w:r>
      <w:r w:rsidR="00186981">
        <w:rPr>
          <w:rFonts w:ascii="Times New Roman" w:hAnsi="Times New Roman" w:cs="Times New Roman"/>
        </w:rPr>
        <w:t xml:space="preserve">as </w:t>
      </w:r>
      <w:r w:rsidR="00BA00C2">
        <w:rPr>
          <w:rFonts w:ascii="Times New Roman" w:hAnsi="Times New Roman" w:cs="Times New Roman"/>
        </w:rPr>
        <w:t xml:space="preserve">infants watch agents follow </w:t>
      </w:r>
      <w:proofErr w:type="gramStart"/>
      <w:r w:rsidR="00BA00C2">
        <w:rPr>
          <w:rFonts w:ascii="Times New Roman" w:hAnsi="Times New Roman" w:cs="Times New Roman"/>
        </w:rPr>
        <w:t>particular paths</w:t>
      </w:r>
      <w:proofErr w:type="gramEnd"/>
      <w:r w:rsidR="00BA00C2">
        <w:rPr>
          <w:rFonts w:ascii="Times New Roman" w:hAnsi="Times New Roman" w:cs="Times New Roman"/>
        </w:rPr>
        <w:t xml:space="preserve"> to obtain a goal</w:t>
      </w:r>
      <w:r w:rsidR="0056623D">
        <w:rPr>
          <w:rFonts w:ascii="Times New Roman" w:hAnsi="Times New Roman" w:cs="Times New Roman"/>
        </w:rPr>
        <w:t xml:space="preserve">, </w:t>
      </w:r>
      <w:r w:rsidR="003C6979">
        <w:rPr>
          <w:rFonts w:ascii="Times New Roman" w:hAnsi="Times New Roman" w:cs="Times New Roman"/>
        </w:rPr>
        <w:t>corresponding internal representations are established that</w:t>
      </w:r>
      <w:r w:rsidR="00FD2210">
        <w:rPr>
          <w:rFonts w:ascii="Times New Roman" w:hAnsi="Times New Roman" w:cs="Times New Roman"/>
        </w:rPr>
        <w:t xml:space="preserve">, with time, resemble the </w:t>
      </w:r>
      <w:r w:rsidR="003C6979">
        <w:rPr>
          <w:rFonts w:ascii="Times New Roman" w:hAnsi="Times New Roman" w:cs="Times New Roman"/>
        </w:rPr>
        <w:t xml:space="preserve">visible state of the world at each point along </w:t>
      </w:r>
      <w:r w:rsidR="00FD2210">
        <w:rPr>
          <w:rFonts w:ascii="Times New Roman" w:hAnsi="Times New Roman" w:cs="Times New Roman"/>
        </w:rPr>
        <w:t>an agent’s</w:t>
      </w:r>
      <w:r w:rsidR="003C6979">
        <w:rPr>
          <w:rFonts w:ascii="Times New Roman" w:hAnsi="Times New Roman" w:cs="Times New Roman"/>
        </w:rPr>
        <w:t xml:space="preserve"> action trajector</w:t>
      </w:r>
      <w:r w:rsidR="00E837A3">
        <w:rPr>
          <w:rFonts w:ascii="Times New Roman" w:hAnsi="Times New Roman" w:cs="Times New Roman"/>
        </w:rPr>
        <w:t>y</w:t>
      </w:r>
      <w:r w:rsidR="003C6979">
        <w:rPr>
          <w:rFonts w:ascii="Times New Roman" w:hAnsi="Times New Roman" w:cs="Times New Roman"/>
        </w:rPr>
        <w:t xml:space="preserve">. </w:t>
      </w:r>
      <w:r w:rsidR="002C4C55">
        <w:rPr>
          <w:rFonts w:ascii="Times New Roman" w:hAnsi="Times New Roman" w:cs="Times New Roman"/>
        </w:rPr>
        <w:t xml:space="preserve">On this view, then, </w:t>
      </w:r>
      <w:r w:rsidR="003C6979">
        <w:rPr>
          <w:rFonts w:ascii="Times New Roman" w:hAnsi="Times New Roman" w:cs="Times New Roman"/>
        </w:rPr>
        <w:t xml:space="preserve">infants </w:t>
      </w:r>
      <w:r w:rsidR="000A37B5">
        <w:rPr>
          <w:rFonts w:ascii="Times New Roman" w:hAnsi="Times New Roman" w:cs="Times New Roman"/>
        </w:rPr>
        <w:t xml:space="preserve">are not actually predicting the agent’s position on the </w:t>
      </w:r>
      <w:r w:rsidR="000A37B5">
        <w:rPr>
          <w:rFonts w:ascii="Times New Roman" w:hAnsi="Times New Roman" w:cs="Times New Roman"/>
        </w:rPr>
        <w:lastRenderedPageBreak/>
        <w:t>trajectory at the next point in time given its current position in time; instead,</w:t>
      </w:r>
      <w:r w:rsidR="00D031BC">
        <w:rPr>
          <w:rFonts w:ascii="Times New Roman" w:hAnsi="Times New Roman" w:cs="Times New Roman"/>
        </w:rPr>
        <w:t xml:space="preserve"> </w:t>
      </w:r>
      <w:r w:rsidR="003C6979">
        <w:rPr>
          <w:rFonts w:ascii="Times New Roman" w:hAnsi="Times New Roman" w:cs="Times New Roman"/>
        </w:rPr>
        <w:t>infants are learning internal representations that faithfully capture the</w:t>
      </w:r>
      <w:r w:rsidR="002C4C55">
        <w:rPr>
          <w:rFonts w:ascii="Times New Roman" w:hAnsi="Times New Roman" w:cs="Times New Roman"/>
        </w:rPr>
        <w:t xml:space="preserve"> visible state of the</w:t>
      </w:r>
      <w:r w:rsidR="003C6979">
        <w:rPr>
          <w:rFonts w:ascii="Times New Roman" w:hAnsi="Times New Roman" w:cs="Times New Roman"/>
        </w:rPr>
        <w:t xml:space="preserve"> world a</w:t>
      </w:r>
      <w:r w:rsidR="002C4C55">
        <w:rPr>
          <w:rFonts w:ascii="Times New Roman" w:hAnsi="Times New Roman" w:cs="Times New Roman"/>
        </w:rPr>
        <w:t>s</w:t>
      </w:r>
      <w:r w:rsidR="003C6979">
        <w:rPr>
          <w:rFonts w:ascii="Times New Roman" w:hAnsi="Times New Roman" w:cs="Times New Roman"/>
        </w:rPr>
        <w:t xml:space="preserve"> an action </w:t>
      </w:r>
      <w:r w:rsidR="002C4C55">
        <w:rPr>
          <w:rFonts w:ascii="Times New Roman" w:hAnsi="Times New Roman" w:cs="Times New Roman"/>
        </w:rPr>
        <w:t xml:space="preserve">unfolds. </w:t>
      </w:r>
    </w:p>
    <w:p w14:paraId="0CC76AEF" w14:textId="1A4FF7D0" w:rsidR="00B95495" w:rsidRDefault="00861E76" w:rsidP="00780892">
      <w:pPr>
        <w:spacing w:line="480" w:lineRule="auto"/>
        <w:ind w:firstLine="720"/>
        <w:contextualSpacing/>
        <w:rPr>
          <w:ins w:id="291" w:author="Benton, Deon" w:date="2026-05-19T17:48:00Z" w16du:dateUtc="2026-05-19T22:48:00Z"/>
          <w:rFonts w:ascii="Times New Roman" w:hAnsi="Times New Roman" w:cs="Times New Roman"/>
        </w:rPr>
      </w:pPr>
      <w:r>
        <w:rPr>
          <w:rFonts w:ascii="Times New Roman" w:hAnsi="Times New Roman" w:cs="Times New Roman"/>
        </w:rPr>
        <w:t xml:space="preserve"> </w:t>
      </w:r>
      <w:ins w:id="292" w:author="Benton, Deon" w:date="2026-05-19T17:48:00Z" w16du:dateUtc="2026-05-19T22:48:00Z">
        <w:r w:rsidR="00B95495" w:rsidRPr="00B95495">
          <w:rPr>
            <w:rFonts w:ascii="Times New Roman" w:hAnsi="Times New Roman" w:cs="Times New Roman"/>
          </w:rPr>
          <w:t xml:space="preserve">Overwalle (2010) showed that a connectionist implementation of this proposal could reproduce infants’ looking behavior in Gergely et al. (1995). </w:t>
        </w:r>
        <w:r w:rsidR="006E183D">
          <w:rPr>
            <w:rFonts w:ascii="Times New Roman" w:hAnsi="Times New Roman" w:cs="Times New Roman"/>
          </w:rPr>
          <w:t>Networks were</w:t>
        </w:r>
        <w:r w:rsidR="00B95495" w:rsidRPr="00B95495">
          <w:rPr>
            <w:rFonts w:ascii="Times New Roman" w:hAnsi="Times New Roman" w:cs="Times New Roman"/>
          </w:rPr>
          <w:t xml:space="preserve"> </w:t>
        </w:r>
      </w:ins>
      <w:ins w:id="293" w:author="Benton, Deon" w:date="2026-05-19T17:49:00Z" w16du:dateUtc="2026-05-19T22:49:00Z">
        <w:r w:rsidR="006E183D">
          <w:rPr>
            <w:rFonts w:ascii="Times New Roman" w:hAnsi="Times New Roman" w:cs="Times New Roman"/>
          </w:rPr>
          <w:t>“</w:t>
        </w:r>
      </w:ins>
      <w:ins w:id="294" w:author="Benton, Deon" w:date="2026-05-19T17:48:00Z" w16du:dateUtc="2026-05-19T22:48:00Z">
        <w:r w:rsidR="00B95495" w:rsidRPr="00B95495">
          <w:rPr>
            <w:rFonts w:ascii="Times New Roman" w:hAnsi="Times New Roman" w:cs="Times New Roman"/>
          </w:rPr>
          <w:t>habituated</w:t>
        </w:r>
      </w:ins>
      <w:ins w:id="295" w:author="Benton, Deon" w:date="2026-05-19T17:49:00Z" w16du:dateUtc="2026-05-19T22:49:00Z">
        <w:r w:rsidR="006E183D">
          <w:rPr>
            <w:rFonts w:ascii="Times New Roman" w:hAnsi="Times New Roman" w:cs="Times New Roman"/>
          </w:rPr>
          <w:t>”</w:t>
        </w:r>
      </w:ins>
      <w:ins w:id="296" w:author="Benton, Deon" w:date="2026-05-19T17:48:00Z" w16du:dateUtc="2026-05-19T22:48:00Z">
        <w:r w:rsidR="00B95495" w:rsidRPr="00B95495">
          <w:rPr>
            <w:rFonts w:ascii="Times New Roman" w:hAnsi="Times New Roman" w:cs="Times New Roman"/>
          </w:rPr>
          <w:t xml:space="preserve"> to an event in which an agent followed an arced trajectory to reach a goal</w:t>
        </w:r>
      </w:ins>
      <w:ins w:id="297" w:author="Benton, Deon" w:date="2026-05-19T17:49:00Z" w16du:dateUtc="2026-05-19T22:49:00Z">
        <w:r w:rsidR="006E183D">
          <w:rPr>
            <w:rFonts w:ascii="Times New Roman" w:hAnsi="Times New Roman" w:cs="Times New Roman"/>
          </w:rPr>
          <w:t>; this was done</w:t>
        </w:r>
      </w:ins>
      <w:ins w:id="298" w:author="Benton, Deon" w:date="2026-05-19T17:48:00Z" w16du:dateUtc="2026-05-19T22:48:00Z">
        <w:r w:rsidR="00B95495" w:rsidRPr="00B95495">
          <w:rPr>
            <w:rFonts w:ascii="Times New Roman" w:hAnsi="Times New Roman" w:cs="Times New Roman"/>
          </w:rPr>
          <w:t xml:space="preserve"> either in the presence or absence of a barrier. </w:t>
        </w:r>
      </w:ins>
      <w:ins w:id="299" w:author="Benton, Deon" w:date="2026-05-19T17:49:00Z" w16du:dateUtc="2026-05-19T22:49:00Z">
        <w:r w:rsidR="006E183D">
          <w:rPr>
            <w:rFonts w:ascii="Times New Roman" w:hAnsi="Times New Roman" w:cs="Times New Roman"/>
          </w:rPr>
          <w:t>Networks—like infants—were then</w:t>
        </w:r>
      </w:ins>
      <w:ins w:id="300" w:author="Benton, Deon" w:date="2026-05-19T17:48:00Z" w16du:dateUtc="2026-05-19T22:48:00Z">
        <w:r w:rsidR="00B95495" w:rsidRPr="00B95495">
          <w:rPr>
            <w:rFonts w:ascii="Times New Roman" w:hAnsi="Times New Roman" w:cs="Times New Roman"/>
          </w:rPr>
          <w:t xml:space="preserve"> shown barrierless straight and curved test events. The model reproduced infants’ tendency to show greater looking to the inefficient test event following habituation to the constrained</w:t>
        </w:r>
      </w:ins>
      <w:ins w:id="301" w:author="Benton, Deon" w:date="2026-05-20T20:18:00Z" w16du:dateUtc="2026-05-21T01:18:00Z">
        <w:r w:rsidR="0078769E">
          <w:rPr>
            <w:rFonts w:ascii="Times New Roman" w:hAnsi="Times New Roman" w:cs="Times New Roman"/>
          </w:rPr>
          <w:t xml:space="preserve"> </w:t>
        </w:r>
        <w:r w:rsidR="0078769E" w:rsidRPr="00B63244">
          <w:rPr>
            <w:rFonts w:ascii="Times New Roman" w:hAnsi="Times New Roman" w:cs="Times New Roman"/>
          </w:rPr>
          <w:t xml:space="preserve">(i.e., with a barrier) </w:t>
        </w:r>
      </w:ins>
      <w:ins w:id="302" w:author="Benton, Deon" w:date="2026-05-19T17:48:00Z" w16du:dateUtc="2026-05-19T22:48:00Z">
        <w:r w:rsidR="00B95495" w:rsidRPr="00B95495">
          <w:rPr>
            <w:rFonts w:ascii="Times New Roman" w:hAnsi="Times New Roman" w:cs="Times New Roman"/>
          </w:rPr>
          <w:t>action event.</w:t>
        </w:r>
        <w:r w:rsidR="00B95495">
          <w:rPr>
            <w:rFonts w:ascii="Times New Roman" w:hAnsi="Times New Roman" w:cs="Times New Roman"/>
          </w:rPr>
          <w:t xml:space="preserve"> </w:t>
        </w:r>
      </w:ins>
    </w:p>
    <w:p w14:paraId="1C0B2AC2" w14:textId="4F72A149" w:rsidR="004D54DA" w:rsidRDefault="00DA57F6" w:rsidP="0078089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Although </w:t>
      </w:r>
      <w:r w:rsidR="005416F9">
        <w:rPr>
          <w:rFonts w:ascii="Times New Roman" w:hAnsi="Times New Roman" w:cs="Times New Roman"/>
        </w:rPr>
        <w:t>these</w:t>
      </w:r>
      <w:r>
        <w:rPr>
          <w:rFonts w:ascii="Times New Roman" w:hAnsi="Times New Roman" w:cs="Times New Roman"/>
        </w:rPr>
        <w:t xml:space="preserve"> </w:t>
      </w:r>
      <w:r w:rsidR="000B60E2">
        <w:rPr>
          <w:rFonts w:ascii="Times New Roman" w:hAnsi="Times New Roman" w:cs="Times New Roman"/>
        </w:rPr>
        <w:t>results suggest</w:t>
      </w:r>
      <w:r w:rsidR="00CA7B39">
        <w:rPr>
          <w:rFonts w:ascii="Times New Roman" w:hAnsi="Times New Roman" w:cs="Times New Roman"/>
        </w:rPr>
        <w:t xml:space="preserve"> that</w:t>
      </w:r>
      <w:r w:rsidR="000B60E2">
        <w:rPr>
          <w:rFonts w:ascii="Times New Roman" w:hAnsi="Times New Roman" w:cs="Times New Roman"/>
        </w:rPr>
        <w:t xml:space="preserve"> </w:t>
      </w:r>
      <w:r w:rsidR="005416F9">
        <w:rPr>
          <w:rFonts w:ascii="Times New Roman" w:hAnsi="Times New Roman" w:cs="Times New Roman"/>
        </w:rPr>
        <w:t xml:space="preserve">Overwalle’s (2010) account is sufficient to explain </w:t>
      </w:r>
      <w:r w:rsidR="005E149F">
        <w:rPr>
          <w:rFonts w:ascii="Times New Roman" w:hAnsi="Times New Roman" w:cs="Times New Roman"/>
        </w:rPr>
        <w:t>infants’ looking responses in Gergely et al. (1995)</w:t>
      </w:r>
      <w:r w:rsidR="005416F9">
        <w:rPr>
          <w:rFonts w:ascii="Times New Roman" w:hAnsi="Times New Roman" w:cs="Times New Roman"/>
        </w:rPr>
        <w:t xml:space="preserve">, </w:t>
      </w:r>
      <w:ins w:id="303" w:author="Benton, Deon" w:date="2026-05-19T17:56:00Z" w16du:dateUtc="2026-05-19T22:56:00Z">
        <w:r w:rsidR="00B07D54">
          <w:rPr>
            <w:rFonts w:ascii="Times New Roman" w:hAnsi="Times New Roman" w:cs="Times New Roman"/>
          </w:rPr>
          <w:t>there are several reasons to exercise caution before accepting his proposal</w:t>
        </w:r>
      </w:ins>
      <w:r w:rsidR="005F2CF5">
        <w:rPr>
          <w:rFonts w:ascii="Times New Roman" w:hAnsi="Times New Roman" w:cs="Times New Roman"/>
        </w:rPr>
        <w:t>.</w:t>
      </w:r>
      <w:r w:rsidR="008E542C">
        <w:rPr>
          <w:rFonts w:ascii="Times New Roman" w:hAnsi="Times New Roman" w:cs="Times New Roman"/>
        </w:rPr>
        <w:t xml:space="preserve"> </w:t>
      </w:r>
      <w:ins w:id="304" w:author="Benton, Deon" w:date="2026-05-19T18:03:00Z" w16du:dateUtc="2026-05-19T23:03:00Z">
        <w:r w:rsidR="00D36BBD">
          <w:rPr>
            <w:rFonts w:ascii="Times New Roman" w:hAnsi="Times New Roman" w:cs="Times New Roman"/>
          </w:rPr>
          <w:t>The first concern is that the</w:t>
        </w:r>
      </w:ins>
      <w:r w:rsidR="005F2CF5">
        <w:rPr>
          <w:rFonts w:ascii="Times New Roman" w:hAnsi="Times New Roman" w:cs="Times New Roman"/>
        </w:rPr>
        <w:t xml:space="preserve"> model</w:t>
      </w:r>
      <w:r w:rsidR="005E149F">
        <w:rPr>
          <w:rFonts w:ascii="Times New Roman" w:hAnsi="Times New Roman" w:cs="Times New Roman"/>
        </w:rPr>
        <w:t xml:space="preserve"> lacked</w:t>
      </w:r>
      <w:r w:rsidR="009202A3">
        <w:rPr>
          <w:rFonts w:ascii="Times New Roman" w:hAnsi="Times New Roman" w:cs="Times New Roman"/>
        </w:rPr>
        <w:t xml:space="preserve"> any action experience prior to </w:t>
      </w:r>
      <w:r w:rsidR="005E149F">
        <w:rPr>
          <w:rFonts w:ascii="Times New Roman" w:hAnsi="Times New Roman" w:cs="Times New Roman"/>
        </w:rPr>
        <w:t>participation</w:t>
      </w:r>
      <w:r w:rsidR="005F2CF5">
        <w:rPr>
          <w:rFonts w:ascii="Times New Roman" w:hAnsi="Times New Roman" w:cs="Times New Roman"/>
        </w:rPr>
        <w:t xml:space="preserve"> in a</w:t>
      </w:r>
      <w:r w:rsidR="009202A3">
        <w:rPr>
          <w:rFonts w:ascii="Times New Roman" w:hAnsi="Times New Roman" w:cs="Times New Roman"/>
        </w:rPr>
        <w:t xml:space="preserve"> simulation analogue of Gergely et al. (1995</w:t>
      </w:r>
      <w:r w:rsidR="007A106B">
        <w:rPr>
          <w:rFonts w:ascii="Times New Roman" w:hAnsi="Times New Roman" w:cs="Times New Roman"/>
        </w:rPr>
        <w:t>)</w:t>
      </w:r>
      <w:r w:rsidR="005F2CF5">
        <w:rPr>
          <w:rFonts w:ascii="Times New Roman" w:hAnsi="Times New Roman" w:cs="Times New Roman"/>
        </w:rPr>
        <w:t xml:space="preserve">. </w:t>
      </w:r>
      <w:ins w:id="305" w:author="Benton, Deon" w:date="2026-05-19T17:58:00Z" w16du:dateUtc="2026-05-19T22:58:00Z">
        <w:r w:rsidR="00200667">
          <w:rPr>
            <w:rFonts w:ascii="Times New Roman" w:hAnsi="Times New Roman" w:cs="Times New Roman"/>
          </w:rPr>
          <w:t>A consequence of this is that the model could not draw on prior action observation experience when processing habituation and test events. Yet such experience may be precisely what is needed to account for</w:t>
        </w:r>
      </w:ins>
      <w:ins w:id="306" w:author="Benton, Deon" w:date="2026-05-19T17:57:00Z" w16du:dateUtc="2026-05-19T22:57:00Z">
        <w:r w:rsidR="00200667">
          <w:rPr>
            <w:rFonts w:ascii="Times New Roman" w:hAnsi="Times New Roman" w:cs="Times New Roman"/>
          </w:rPr>
          <w:t xml:space="preserve"> findings like that by</w:t>
        </w:r>
      </w:ins>
      <w:r w:rsidR="005541AB" w:rsidRPr="005541AB">
        <w:rPr>
          <w:rFonts w:ascii="Times New Roman" w:eastAsia="Times New Roman" w:hAnsi="Times New Roman" w:cs="Times New Roman"/>
        </w:rPr>
        <w:t xml:space="preserve"> </w:t>
      </w:r>
      <w:r w:rsidR="005541AB">
        <w:rPr>
          <w:rFonts w:ascii="Times New Roman" w:hAnsi="Times New Roman" w:cs="Times New Roman"/>
        </w:rPr>
        <w:t xml:space="preserve">Csibra et al. (2003). </w:t>
      </w:r>
      <w:r w:rsidR="0095228B">
        <w:rPr>
          <w:rFonts w:ascii="Times New Roman" w:hAnsi="Times New Roman" w:cs="Times New Roman"/>
        </w:rPr>
        <w:t xml:space="preserve">In one of their experiments, </w:t>
      </w:r>
      <w:r w:rsidR="00DE5587">
        <w:rPr>
          <w:rFonts w:ascii="Times New Roman" w:hAnsi="Times New Roman" w:cs="Times New Roman"/>
        </w:rPr>
        <w:t>12-month-olds</w:t>
      </w:r>
      <w:r w:rsidR="0095228B">
        <w:rPr>
          <w:rFonts w:ascii="Times New Roman" w:hAnsi="Times New Roman" w:cs="Times New Roman"/>
        </w:rPr>
        <w:t xml:space="preserve"> were habituated to an event like that shown in the Experimental condition in Gergely et al. (1995) except that the barrier was hidden behind an opaque screen. </w:t>
      </w:r>
      <w:r w:rsidR="005E149F">
        <w:rPr>
          <w:rFonts w:ascii="Times New Roman" w:hAnsi="Times New Roman" w:cs="Times New Roman"/>
        </w:rPr>
        <w:t>Infants could nonetheless</w:t>
      </w:r>
      <w:r w:rsidR="0095228B">
        <w:rPr>
          <w:rFonts w:ascii="Times New Roman" w:hAnsi="Times New Roman" w:cs="Times New Roman"/>
        </w:rPr>
        <w:t xml:space="preserve"> still see the second object and </w:t>
      </w:r>
      <w:r w:rsidR="009F17EA">
        <w:rPr>
          <w:rFonts w:ascii="Times New Roman" w:hAnsi="Times New Roman" w:cs="Times New Roman"/>
        </w:rPr>
        <w:t xml:space="preserve">the apex of the arced motion </w:t>
      </w:r>
      <w:r w:rsidR="005E149F">
        <w:rPr>
          <w:rFonts w:ascii="Times New Roman" w:hAnsi="Times New Roman" w:cs="Times New Roman"/>
        </w:rPr>
        <w:t>path</w:t>
      </w:r>
      <w:r w:rsidR="0095228B">
        <w:rPr>
          <w:rFonts w:ascii="Times New Roman" w:hAnsi="Times New Roman" w:cs="Times New Roman"/>
        </w:rPr>
        <w:t xml:space="preserve"> as it moved to reach the second object. Infants were</w:t>
      </w:r>
      <w:ins w:id="307" w:author="Benton, Deon" w:date="2026-05-19T18:00:00Z" w16du:dateUtc="2026-05-19T23:00:00Z">
        <w:r w:rsidR="00E37C6E">
          <w:rPr>
            <w:rFonts w:ascii="Times New Roman" w:hAnsi="Times New Roman" w:cs="Times New Roman"/>
          </w:rPr>
          <w:t xml:space="preserve"> found to look longer when the first object followed the same path in the absence of an obstacle th</w:t>
        </w:r>
      </w:ins>
      <w:ins w:id="308" w:author="Benton, Deon" w:date="2026-05-19T18:01:00Z" w16du:dateUtc="2026-05-19T23:01:00Z">
        <w:r w:rsidR="00E37C6E">
          <w:rPr>
            <w:rFonts w:ascii="Times New Roman" w:hAnsi="Times New Roman" w:cs="Times New Roman"/>
          </w:rPr>
          <w:t xml:space="preserve">an when it did so in </w:t>
        </w:r>
        <w:r w:rsidR="00D36BBD">
          <w:rPr>
            <w:rFonts w:ascii="Times New Roman" w:hAnsi="Times New Roman" w:cs="Times New Roman"/>
          </w:rPr>
          <w:t>the presence of one.</w:t>
        </w:r>
      </w:ins>
      <w:ins w:id="309" w:author="Benton, Deon" w:date="2026-05-19T18:02:00Z" w16du:dateUtc="2026-05-19T23:02:00Z">
        <w:r w:rsidR="00D36BBD">
          <w:rPr>
            <w:rFonts w:ascii="Times New Roman" w:hAnsi="Times New Roman" w:cs="Times New Roman"/>
          </w:rPr>
          <w:t xml:space="preserve"> </w:t>
        </w:r>
      </w:ins>
      <w:r w:rsidR="005E149F">
        <w:rPr>
          <w:rFonts w:ascii="Times New Roman" w:hAnsi="Times New Roman" w:cs="Times New Roman"/>
        </w:rPr>
        <w:t>Overwalle’s (2010)</w:t>
      </w:r>
      <w:ins w:id="310" w:author="Benton, Deon" w:date="2026-05-19T18:02:00Z" w16du:dateUtc="2026-05-19T23:02:00Z">
        <w:r w:rsidR="00D36BBD">
          <w:rPr>
            <w:rFonts w:ascii="Times New Roman" w:hAnsi="Times New Roman" w:cs="Times New Roman"/>
          </w:rPr>
          <w:t xml:space="preserve"> model</w:t>
        </w:r>
      </w:ins>
      <w:r w:rsidR="005E149F">
        <w:rPr>
          <w:rFonts w:ascii="Times New Roman" w:hAnsi="Times New Roman" w:cs="Times New Roman"/>
        </w:rPr>
        <w:t xml:space="preserve"> might be expected to struggle to account for this </w:t>
      </w:r>
      <w:ins w:id="311" w:author="Benton, Deon" w:date="2026-05-19T18:02:00Z" w16du:dateUtc="2026-05-19T23:02:00Z">
        <w:r w:rsidR="00D36BBD">
          <w:rPr>
            <w:rFonts w:ascii="Times New Roman" w:hAnsi="Times New Roman" w:cs="Times New Roman"/>
          </w:rPr>
          <w:t>finding</w:t>
        </w:r>
      </w:ins>
      <w:r w:rsidR="005E149F">
        <w:rPr>
          <w:rFonts w:ascii="Times New Roman" w:hAnsi="Times New Roman" w:cs="Times New Roman"/>
        </w:rPr>
        <w:t xml:space="preserve"> because doing so would entail</w:t>
      </w:r>
      <w:r w:rsidR="00EE368D">
        <w:rPr>
          <w:rFonts w:ascii="Times New Roman" w:hAnsi="Times New Roman" w:cs="Times New Roman"/>
        </w:rPr>
        <w:t xml:space="preserve"> </w:t>
      </w:r>
      <w:r w:rsidR="00B00200" w:rsidRPr="00B00200">
        <w:rPr>
          <w:rFonts w:ascii="Times New Roman" w:eastAsia="Times New Roman" w:hAnsi="Times New Roman" w:cs="Times New Roman"/>
        </w:rPr>
        <w:t>spontaneously</w:t>
      </w:r>
      <w:r w:rsidR="005E149F">
        <w:rPr>
          <w:rFonts w:ascii="Times New Roman" w:eastAsia="Times New Roman" w:hAnsi="Times New Roman" w:cs="Times New Roman"/>
        </w:rPr>
        <w:t xml:space="preserve"> inferring</w:t>
      </w:r>
      <w:r w:rsidR="00173688">
        <w:rPr>
          <w:rFonts w:ascii="Times New Roman" w:eastAsia="Times New Roman" w:hAnsi="Times New Roman" w:cs="Times New Roman"/>
        </w:rPr>
        <w:t xml:space="preserve"> aspects</w:t>
      </w:r>
      <w:r w:rsidR="00B00200" w:rsidRPr="00B00200">
        <w:rPr>
          <w:rFonts w:ascii="Times New Roman" w:eastAsia="Times New Roman" w:hAnsi="Times New Roman" w:cs="Times New Roman"/>
        </w:rPr>
        <w:t xml:space="preserve"> of the visual array that were </w:t>
      </w:r>
      <w:r w:rsidR="00EE368D">
        <w:rPr>
          <w:rFonts w:ascii="Times New Roman" w:eastAsia="Times New Roman" w:hAnsi="Times New Roman" w:cs="Times New Roman"/>
        </w:rPr>
        <w:t>notably absent during the habituation phase</w:t>
      </w:r>
      <w:r w:rsidR="00DC0A12">
        <w:rPr>
          <w:rFonts w:ascii="Times New Roman" w:eastAsia="Times New Roman" w:hAnsi="Times New Roman" w:cs="Times New Roman"/>
        </w:rPr>
        <w:t xml:space="preserve">. </w:t>
      </w:r>
    </w:p>
    <w:p w14:paraId="4E21B9CB" w14:textId="07998C58" w:rsidR="005A1669" w:rsidRDefault="004D54DA" w:rsidP="0078089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The second concern relates to the role that agents and goals play in Overwalle’s (2010) account. Although t</w:t>
      </w:r>
      <w:ins w:id="312" w:author="Benton, Deon" w:date="2026-05-19T18:03:00Z" w16du:dateUtc="2026-05-19T23:03:00Z">
        <w:r w:rsidR="001E7EFE">
          <w:rPr>
            <w:rFonts w:ascii="Times New Roman" w:eastAsia="Times New Roman" w:hAnsi="Times New Roman" w:cs="Times New Roman"/>
          </w:rPr>
          <w:t xml:space="preserve">his account maintains that </w:t>
        </w:r>
      </w:ins>
      <w:r>
        <w:rPr>
          <w:rFonts w:ascii="Times New Roman" w:eastAsia="Times New Roman" w:hAnsi="Times New Roman" w:cs="Times New Roman"/>
        </w:rPr>
        <w:t>infants</w:t>
      </w:r>
      <w:r w:rsidR="00BC285A">
        <w:rPr>
          <w:rFonts w:ascii="Times New Roman" w:eastAsia="Times New Roman" w:hAnsi="Times New Roman" w:cs="Times New Roman"/>
        </w:rPr>
        <w:t xml:space="preserve"> learn through experience that some actions are more efficient ways </w:t>
      </w:r>
      <w:ins w:id="313" w:author="Benton, Deon" w:date="2026-05-19T18:04:00Z" w16du:dateUtc="2026-05-19T23:04:00Z">
        <w:r w:rsidR="001E7EFE">
          <w:rPr>
            <w:rFonts w:ascii="Times New Roman" w:eastAsia="Times New Roman" w:hAnsi="Times New Roman" w:cs="Times New Roman"/>
          </w:rPr>
          <w:t>of achieving</w:t>
        </w:r>
      </w:ins>
      <w:r w:rsidR="00BC285A">
        <w:rPr>
          <w:rFonts w:ascii="Times New Roman" w:eastAsia="Times New Roman" w:hAnsi="Times New Roman" w:cs="Times New Roman"/>
        </w:rPr>
        <w:t xml:space="preserve"> goals than others, </w:t>
      </w:r>
      <w:ins w:id="314" w:author="Benton, Deon" w:date="2026-05-19T18:04:00Z" w16du:dateUtc="2026-05-19T23:04:00Z">
        <w:r w:rsidR="001E7EFE">
          <w:rPr>
            <w:rFonts w:ascii="Times New Roman" w:eastAsia="Times New Roman" w:hAnsi="Times New Roman" w:cs="Times New Roman"/>
          </w:rPr>
          <w:t xml:space="preserve">the model itself </w:t>
        </w:r>
      </w:ins>
      <w:r w:rsidR="00470240">
        <w:rPr>
          <w:rFonts w:ascii="Times New Roman" w:eastAsia="Times New Roman" w:hAnsi="Times New Roman" w:cs="Times New Roman"/>
        </w:rPr>
        <w:t>presupposes a preexisting notion of agent and goal</w:t>
      </w:r>
      <w:ins w:id="315" w:author="Benton, Deon" w:date="2026-05-19T18:04:00Z" w16du:dateUtc="2026-05-19T23:04:00Z">
        <w:r w:rsidR="001E7EFE">
          <w:rPr>
            <w:rFonts w:ascii="Times New Roman" w:eastAsia="Times New Roman" w:hAnsi="Times New Roman" w:cs="Times New Roman"/>
          </w:rPr>
          <w:t xml:space="preserve"> by stipulating units for each of these concepts</w:t>
        </w:r>
      </w:ins>
      <w:r w:rsidR="00D30F4B">
        <w:rPr>
          <w:rFonts w:ascii="Times New Roman" w:eastAsia="Times New Roman" w:hAnsi="Times New Roman" w:cs="Times New Roman"/>
        </w:rPr>
        <w:t>.</w:t>
      </w:r>
      <w:r w:rsidR="005E149F">
        <w:rPr>
          <w:rFonts w:ascii="Times New Roman" w:eastAsia="Times New Roman" w:hAnsi="Times New Roman" w:cs="Times New Roman"/>
        </w:rPr>
        <w:t xml:space="preserve"> </w:t>
      </w:r>
      <w:ins w:id="316" w:author="Benton, Deon" w:date="2026-05-19T18:04:00Z" w16du:dateUtc="2026-05-19T23:04:00Z">
        <w:r w:rsidR="001E7EFE">
          <w:rPr>
            <w:rFonts w:ascii="Times New Roman" w:eastAsia="Times New Roman" w:hAnsi="Times New Roman" w:cs="Times New Roman"/>
          </w:rPr>
          <w:t>As such, this model</w:t>
        </w:r>
      </w:ins>
      <w:r w:rsidR="005E149F">
        <w:rPr>
          <w:rFonts w:ascii="Times New Roman" w:eastAsia="Times New Roman" w:hAnsi="Times New Roman" w:cs="Times New Roman"/>
        </w:rPr>
        <w:t xml:space="preserve"> leaves unresolved how such concepts develop </w:t>
      </w:r>
      <w:ins w:id="317" w:author="Benton, Deon" w:date="2026-05-19T18:05:00Z" w16du:dateUtc="2026-05-19T23:05:00Z">
        <w:r w:rsidR="001E7EFE">
          <w:rPr>
            <w:rFonts w:ascii="Times New Roman" w:eastAsia="Times New Roman" w:hAnsi="Times New Roman" w:cs="Times New Roman"/>
          </w:rPr>
          <w:t>in the first place</w:t>
        </w:r>
      </w:ins>
      <w:r w:rsidR="005E149F">
        <w:rPr>
          <w:rFonts w:ascii="Times New Roman" w:eastAsia="Times New Roman" w:hAnsi="Times New Roman" w:cs="Times New Roman"/>
        </w:rPr>
        <w:t xml:space="preserve">. </w:t>
      </w:r>
    </w:p>
    <w:p w14:paraId="685FC961" w14:textId="3C0D0478" w:rsidR="00AD1A72" w:rsidRDefault="00AD1A72" w:rsidP="00037EA9">
      <w:pPr>
        <w:spacing w:line="480" w:lineRule="auto"/>
        <w:ind w:firstLine="720"/>
        <w:contextualSpacing/>
        <w:rPr>
          <w:ins w:id="318" w:author="Benton, Deon" w:date="2026-05-19T18:06:00Z" w16du:dateUtc="2026-05-19T23:06:00Z"/>
          <w:rFonts w:ascii="Times New Roman" w:eastAsia="Times New Roman" w:hAnsi="Times New Roman" w:cs="Times New Roman"/>
        </w:rPr>
      </w:pPr>
      <w:ins w:id="319" w:author="Benton, Deon" w:date="2026-05-19T18:06:00Z" w16du:dateUtc="2026-05-19T23:06:00Z">
        <w:r w:rsidRPr="00AD1A72">
          <w:rPr>
            <w:rFonts w:ascii="Times New Roman" w:eastAsia="Times New Roman" w:hAnsi="Times New Roman" w:cs="Times New Roman"/>
          </w:rPr>
          <w:t>A third limitation is that the model did not faithfully capture several key aspects of Gergely et al.’s (1995) study. Most notably, the Control condition differed between the behavioral and computational investigations</w:t>
        </w:r>
        <w:r>
          <w:rPr>
            <w:rFonts w:ascii="Times New Roman" w:eastAsia="Times New Roman" w:hAnsi="Times New Roman" w:cs="Times New Roman"/>
          </w:rPr>
          <w:t>.</w:t>
        </w:r>
        <w:r w:rsidRPr="00AD1A72">
          <w:rPr>
            <w:rFonts w:ascii="Times New Roman" w:eastAsia="Times New Roman" w:hAnsi="Times New Roman" w:cs="Times New Roman"/>
          </w:rPr>
          <w:t xml:space="preserve"> </w:t>
        </w:r>
        <w:r>
          <w:rPr>
            <w:rFonts w:ascii="Times New Roman" w:eastAsia="Times New Roman" w:hAnsi="Times New Roman" w:cs="Times New Roman"/>
          </w:rPr>
          <w:t xml:space="preserve">In Gergely et al.’s (1995) study, </w:t>
        </w:r>
      </w:ins>
      <w:ins w:id="320" w:author="Benton, Deon" w:date="2026-05-19T18:23:00Z" w16du:dateUtc="2026-05-19T23:23:00Z">
        <w:r w:rsidR="001371E0">
          <w:rPr>
            <w:rFonts w:ascii="Times New Roman" w:eastAsia="Times New Roman" w:hAnsi="Times New Roman" w:cs="Times New Roman"/>
          </w:rPr>
          <w:t>an</w:t>
        </w:r>
      </w:ins>
      <w:ins w:id="321" w:author="Benton, Deon" w:date="2026-05-19T18:06:00Z" w16du:dateUtc="2026-05-19T23:06:00Z">
        <w:r w:rsidRPr="00AD1A72">
          <w:rPr>
            <w:rFonts w:ascii="Times New Roman" w:eastAsia="Times New Roman" w:hAnsi="Times New Roman" w:cs="Times New Roman"/>
          </w:rPr>
          <w:t xml:space="preserve"> obstacle appeared off to one side of the stage</w:t>
        </w:r>
      </w:ins>
      <w:ins w:id="322" w:author="Benton, Deon" w:date="2026-05-19T18:23:00Z" w16du:dateUtc="2026-05-19T23:23:00Z">
        <w:r w:rsidR="001371E0">
          <w:rPr>
            <w:rFonts w:ascii="Times New Roman" w:eastAsia="Times New Roman" w:hAnsi="Times New Roman" w:cs="Times New Roman"/>
          </w:rPr>
          <w:t xml:space="preserve"> during habituation for infants in this condition</w:t>
        </w:r>
      </w:ins>
      <w:ins w:id="323" w:author="Benton, Deon" w:date="2026-05-19T18:21:00Z" w16du:dateUtc="2026-05-19T23:21:00Z">
        <w:r w:rsidR="008721B2">
          <w:rPr>
            <w:rFonts w:ascii="Times New Roman" w:eastAsia="Times New Roman" w:hAnsi="Times New Roman" w:cs="Times New Roman"/>
          </w:rPr>
          <w:t>. However, in Overwalle’s (2010) simulation,</w:t>
        </w:r>
      </w:ins>
      <w:ins w:id="324" w:author="Benton, Deon" w:date="2026-05-19T18:20:00Z" w16du:dateUtc="2026-05-19T23:20:00Z">
        <w:r w:rsidR="008721B2">
          <w:rPr>
            <w:rFonts w:ascii="Times New Roman" w:eastAsia="Times New Roman" w:hAnsi="Times New Roman" w:cs="Times New Roman"/>
          </w:rPr>
          <w:t xml:space="preserve"> no such </w:t>
        </w:r>
      </w:ins>
      <w:ins w:id="325" w:author="Benton, Deon" w:date="2026-05-19T18:21:00Z" w16du:dateUtc="2026-05-19T23:21:00Z">
        <w:r w:rsidR="008721B2">
          <w:rPr>
            <w:rFonts w:ascii="Times New Roman" w:eastAsia="Times New Roman" w:hAnsi="Times New Roman" w:cs="Times New Roman"/>
          </w:rPr>
          <w:t>obstacle</w:t>
        </w:r>
      </w:ins>
      <w:ins w:id="326" w:author="Benton, Deon" w:date="2026-05-19T18:20:00Z" w16du:dateUtc="2026-05-19T23:20:00Z">
        <w:r w:rsidR="008721B2">
          <w:rPr>
            <w:rFonts w:ascii="Times New Roman" w:eastAsia="Times New Roman" w:hAnsi="Times New Roman" w:cs="Times New Roman"/>
          </w:rPr>
          <w:t xml:space="preserve"> </w:t>
        </w:r>
      </w:ins>
      <w:ins w:id="327" w:author="Benton, Deon" w:date="2026-05-19T18:21:00Z" w16du:dateUtc="2026-05-19T23:21:00Z">
        <w:r w:rsidR="008721B2">
          <w:rPr>
            <w:rFonts w:ascii="Times New Roman" w:eastAsia="Times New Roman" w:hAnsi="Times New Roman" w:cs="Times New Roman"/>
          </w:rPr>
          <w:t>appeared during habituation</w:t>
        </w:r>
      </w:ins>
      <w:ins w:id="328" w:author="Benton, Deon" w:date="2026-05-19T18:07:00Z" w16du:dateUtc="2026-05-19T23:07:00Z">
        <w:r w:rsidR="00EE5C57">
          <w:rPr>
            <w:rFonts w:ascii="Times New Roman" w:eastAsia="Times New Roman" w:hAnsi="Times New Roman" w:cs="Times New Roman"/>
          </w:rPr>
          <w:t>. In Overwalle’s (2010) model, in contrast</w:t>
        </w:r>
      </w:ins>
      <w:ins w:id="329" w:author="Benton, Deon" w:date="2026-05-19T18:06:00Z" w16du:dateUtc="2026-05-19T23:06:00Z">
        <w:r w:rsidRPr="00AD1A72">
          <w:rPr>
            <w:rFonts w:ascii="Times New Roman" w:eastAsia="Times New Roman" w:hAnsi="Times New Roman" w:cs="Times New Roman"/>
          </w:rPr>
          <w:t xml:space="preserve">, no such obstacle was present during habituation. </w:t>
        </w:r>
      </w:ins>
      <w:ins w:id="330" w:author="Benton, Deon" w:date="2026-05-19T18:24:00Z" w16du:dateUtc="2026-05-19T23:24:00Z">
        <w:r w:rsidR="004A5CEE">
          <w:rPr>
            <w:rFonts w:ascii="Times New Roman" w:eastAsia="Times New Roman" w:hAnsi="Times New Roman" w:cs="Times New Roman"/>
          </w:rPr>
          <w:t>In addition to this discrepancy, the</w:t>
        </w:r>
      </w:ins>
      <w:ins w:id="331" w:author="Benton, Deon" w:date="2026-05-19T18:06:00Z" w16du:dateUtc="2026-05-19T23:06:00Z">
        <w:r w:rsidRPr="00AD1A72">
          <w:rPr>
            <w:rFonts w:ascii="Times New Roman" w:eastAsia="Times New Roman" w:hAnsi="Times New Roman" w:cs="Times New Roman"/>
          </w:rPr>
          <w:t xml:space="preserve"> </w:t>
        </w:r>
      </w:ins>
      <w:ins w:id="332" w:author="Benton, Deon" w:date="2026-05-19T18:07:00Z" w16du:dateUtc="2026-05-19T23:07:00Z">
        <w:r w:rsidR="001110CA">
          <w:rPr>
            <w:rFonts w:ascii="Times New Roman" w:eastAsia="Times New Roman" w:hAnsi="Times New Roman" w:cs="Times New Roman"/>
          </w:rPr>
          <w:t>agent’</w:t>
        </w:r>
      </w:ins>
      <w:ins w:id="333" w:author="Benton, Deon" w:date="2026-05-19T18:20:00Z" w16du:dateUtc="2026-05-19T23:20:00Z">
        <w:r w:rsidR="008721B2">
          <w:rPr>
            <w:rFonts w:ascii="Times New Roman" w:eastAsia="Times New Roman" w:hAnsi="Times New Roman" w:cs="Times New Roman"/>
          </w:rPr>
          <w:t xml:space="preserve">s </w:t>
        </w:r>
      </w:ins>
      <w:ins w:id="334" w:author="Benton, Deon" w:date="2026-05-19T18:06:00Z" w16du:dateUtc="2026-05-19T23:06:00Z">
        <w:r w:rsidRPr="00AD1A72">
          <w:rPr>
            <w:rFonts w:ascii="Times New Roman" w:eastAsia="Times New Roman" w:hAnsi="Times New Roman" w:cs="Times New Roman"/>
          </w:rPr>
          <w:t>simulated curved trajectory overshot the barrier</w:t>
        </w:r>
      </w:ins>
      <w:ins w:id="335" w:author="Benton, Deon" w:date="2026-05-19T18:25:00Z" w16du:dateUtc="2026-05-19T23:25:00Z">
        <w:r w:rsidR="004A5CEE">
          <w:rPr>
            <w:rFonts w:ascii="Times New Roman" w:eastAsia="Times New Roman" w:hAnsi="Times New Roman" w:cs="Times New Roman"/>
          </w:rPr>
          <w:t>; no such overshooting occurs in typical</w:t>
        </w:r>
      </w:ins>
      <w:ins w:id="336" w:author="Benton, Deon" w:date="2026-05-19T18:06:00Z" w16du:dateUtc="2026-05-19T23:06:00Z">
        <w:r w:rsidRPr="00AD1A72">
          <w:rPr>
            <w:rFonts w:ascii="Times New Roman" w:eastAsia="Times New Roman" w:hAnsi="Times New Roman" w:cs="Times New Roman"/>
          </w:rPr>
          <w:t xml:space="preserve"> infant action-efficiency </w:t>
        </w:r>
      </w:ins>
      <w:ins w:id="337" w:author="Benton, Deon" w:date="2026-05-19T18:25:00Z" w16du:dateUtc="2026-05-19T23:25:00Z">
        <w:r w:rsidR="006B1E42">
          <w:rPr>
            <w:rFonts w:ascii="Times New Roman" w:eastAsia="Times New Roman" w:hAnsi="Times New Roman" w:cs="Times New Roman"/>
          </w:rPr>
          <w:t>studies</w:t>
        </w:r>
        <w:r w:rsidR="00E07017">
          <w:rPr>
            <w:rFonts w:ascii="Times New Roman" w:eastAsia="Times New Roman" w:hAnsi="Times New Roman" w:cs="Times New Roman"/>
          </w:rPr>
          <w:t xml:space="preserve"> (though see </w:t>
        </w:r>
      </w:ins>
      <w:ins w:id="338" w:author="Benton, Deon" w:date="2026-05-19T18:26:00Z" w16du:dateUtc="2026-05-19T23:26:00Z">
        <w:r w:rsidR="005812F4">
          <w:rPr>
            <w:rFonts w:ascii="Times New Roman" w:eastAsia="Times New Roman" w:hAnsi="Times New Roman" w:cs="Times New Roman"/>
          </w:rPr>
          <w:t>Liu &amp; Spelke, 2017 and Simulation 4, which models it)</w:t>
        </w:r>
      </w:ins>
      <w:ins w:id="339" w:author="Benton, Deon" w:date="2026-05-19T18:06:00Z" w16du:dateUtc="2026-05-19T23:06:00Z">
        <w:r w:rsidRPr="00AD1A72">
          <w:rPr>
            <w:rFonts w:ascii="Times New Roman" w:eastAsia="Times New Roman" w:hAnsi="Times New Roman" w:cs="Times New Roman"/>
          </w:rPr>
          <w:t>. Considered together, these issues limit what can be concluded about the sufficiency of Overwalle’s (2010) proposal for explaining infant action efficiency understanding.</w:t>
        </w:r>
        <w:r>
          <w:rPr>
            <w:rFonts w:ascii="Times New Roman" w:eastAsia="Times New Roman" w:hAnsi="Times New Roman" w:cs="Times New Roman"/>
          </w:rPr>
          <w:t xml:space="preserve"> </w:t>
        </w:r>
      </w:ins>
    </w:p>
    <w:p w14:paraId="6BEE43CD" w14:textId="6651BA2A" w:rsidR="002450CA" w:rsidRPr="00037EA9" w:rsidRDefault="00930DFC" w:rsidP="00037EA9">
      <w:pPr>
        <w:spacing w:line="480" w:lineRule="auto"/>
        <w:ind w:firstLine="720"/>
        <w:contextualSpacing/>
        <w:rPr>
          <w:rFonts w:ascii="Times New Roman" w:eastAsia="Times New Roman" w:hAnsi="Times New Roman" w:cs="Times New Roman"/>
        </w:rPr>
      </w:pPr>
      <w:ins w:id="340" w:author="Benton, Deon" w:date="2026-05-18T21:47:00Z" w16du:dateUtc="2026-05-19T02:47:00Z">
        <w:r>
          <w:rPr>
            <w:rFonts w:ascii="Times New Roman" w:eastAsia="Times New Roman" w:hAnsi="Times New Roman" w:cs="Times New Roman"/>
          </w:rPr>
          <w:t xml:space="preserve">Due in part to these limitations and </w:t>
        </w:r>
      </w:ins>
      <w:ins w:id="341" w:author="Benton, Deon" w:date="2026-05-18T21:49:00Z" w16du:dateUtc="2026-05-19T02:49:00Z">
        <w:r>
          <w:rPr>
            <w:rFonts w:ascii="Times New Roman" w:eastAsia="Times New Roman" w:hAnsi="Times New Roman" w:cs="Times New Roman"/>
          </w:rPr>
          <w:t>given</w:t>
        </w:r>
      </w:ins>
      <w:ins w:id="342" w:author="Benton, Deon" w:date="2026-05-18T21:47:00Z" w16du:dateUtc="2026-05-19T02:47:00Z">
        <w:r>
          <w:rPr>
            <w:rFonts w:ascii="Times New Roman" w:eastAsia="Times New Roman" w:hAnsi="Times New Roman" w:cs="Times New Roman"/>
          </w:rPr>
          <w:t xml:space="preserve"> that Overwalle’s (2010) model is the only </w:t>
        </w:r>
      </w:ins>
      <w:ins w:id="343" w:author="Benton, Deon" w:date="2026-05-18T21:48:00Z" w16du:dateUtc="2026-05-19T02:48:00Z">
        <w:r>
          <w:rPr>
            <w:rFonts w:ascii="Times New Roman" w:eastAsia="Times New Roman" w:hAnsi="Times New Roman" w:cs="Times New Roman"/>
          </w:rPr>
          <w:t>lean account of infant action efficiency understanding</w:t>
        </w:r>
      </w:ins>
      <w:r w:rsidR="00524642">
        <w:rPr>
          <w:rFonts w:ascii="Times New Roman" w:hAnsi="Times New Roman" w:cs="Times New Roman"/>
        </w:rPr>
        <w:t>, the</w:t>
      </w:r>
      <w:ins w:id="344" w:author="Benton, Deon" w:date="2026-05-18T21:50:00Z" w16du:dateUtc="2026-05-19T02:50:00Z">
        <w:r>
          <w:rPr>
            <w:rFonts w:ascii="Times New Roman" w:hAnsi="Times New Roman" w:cs="Times New Roman"/>
          </w:rPr>
          <w:t xml:space="preserve"> </w:t>
        </w:r>
      </w:ins>
      <w:ins w:id="345" w:author="Benton, Deon" w:date="2026-05-18T21:53:00Z" w16du:dateUtc="2026-05-19T02:53:00Z">
        <w:r>
          <w:rPr>
            <w:rFonts w:ascii="Times New Roman" w:hAnsi="Times New Roman" w:cs="Times New Roman"/>
          </w:rPr>
          <w:t>goals of the</w:t>
        </w:r>
      </w:ins>
      <w:r w:rsidR="002265B0">
        <w:rPr>
          <w:rFonts w:ascii="Times New Roman" w:hAnsi="Times New Roman" w:cs="Times New Roman"/>
        </w:rPr>
        <w:t xml:space="preserve"> </w:t>
      </w:r>
      <w:r w:rsidR="00BC654B">
        <w:rPr>
          <w:rFonts w:ascii="Times New Roman" w:hAnsi="Times New Roman" w:cs="Times New Roman"/>
        </w:rPr>
        <w:t>present paper</w:t>
      </w:r>
      <w:r w:rsidR="002265B0">
        <w:rPr>
          <w:rFonts w:ascii="Times New Roman" w:hAnsi="Times New Roman" w:cs="Times New Roman"/>
        </w:rPr>
        <w:t xml:space="preserve"> </w:t>
      </w:r>
      <w:del w:id="346" w:author="Benton, Deon" w:date="2026-05-18T21:54:00Z" w16du:dateUtc="2026-05-19T02:54:00Z">
        <w:r w:rsidR="00431A61" w:rsidDel="00930DFC">
          <w:rPr>
            <w:rFonts w:ascii="Times New Roman" w:hAnsi="Times New Roman" w:cs="Times New Roman"/>
          </w:rPr>
          <w:delText xml:space="preserve">was </w:delText>
        </w:r>
      </w:del>
      <w:ins w:id="347" w:author="Benton, Deon" w:date="2026-05-18T21:54:00Z" w16du:dateUtc="2026-05-19T02:54:00Z">
        <w:r>
          <w:rPr>
            <w:rFonts w:ascii="Times New Roman" w:hAnsi="Times New Roman" w:cs="Times New Roman"/>
          </w:rPr>
          <w:t xml:space="preserve">were twofold. The first was </w:t>
        </w:r>
      </w:ins>
      <w:r w:rsidR="00431A61">
        <w:rPr>
          <w:rFonts w:ascii="Times New Roman" w:hAnsi="Times New Roman" w:cs="Times New Roman"/>
        </w:rPr>
        <w:t>to</w:t>
      </w:r>
      <w:r w:rsidR="002265B0">
        <w:rPr>
          <w:rFonts w:ascii="Times New Roman" w:hAnsi="Times New Roman" w:cs="Times New Roman"/>
        </w:rPr>
        <w:t xml:space="preserve"> develop</w:t>
      </w:r>
      <w:ins w:id="348" w:author="Benton, Deon" w:date="2026-05-18T21:54:00Z" w16du:dateUtc="2026-05-19T02:54:00Z">
        <w:r>
          <w:rPr>
            <w:rFonts w:ascii="Times New Roman" w:hAnsi="Times New Roman" w:cs="Times New Roman"/>
          </w:rPr>
          <w:t xml:space="preserve"> </w:t>
        </w:r>
      </w:ins>
      <w:r w:rsidR="002265B0">
        <w:rPr>
          <w:rFonts w:ascii="Times New Roman" w:hAnsi="Times New Roman" w:cs="Times New Roman"/>
        </w:rPr>
        <w:t>an</w:t>
      </w:r>
      <w:ins w:id="349" w:author="Benton, Deon" w:date="2026-05-18T21:51:00Z" w16du:dateUtc="2026-05-19T02:51:00Z">
        <w:r>
          <w:rPr>
            <w:rFonts w:ascii="Times New Roman" w:hAnsi="Times New Roman" w:cs="Times New Roman"/>
          </w:rPr>
          <w:t xml:space="preserve"> </w:t>
        </w:r>
      </w:ins>
      <w:r w:rsidR="002265B0">
        <w:rPr>
          <w:rFonts w:ascii="Times New Roman" w:hAnsi="Times New Roman" w:cs="Times New Roman"/>
        </w:rPr>
        <w:t xml:space="preserve">alternative lean account </w:t>
      </w:r>
      <w:r w:rsidR="00B03DF4">
        <w:rPr>
          <w:rFonts w:ascii="Times New Roman" w:hAnsi="Times New Roman" w:cs="Times New Roman"/>
        </w:rPr>
        <w:t xml:space="preserve">that </w:t>
      </w:r>
      <w:ins w:id="350" w:author="Benton, Deon" w:date="2026-05-18T21:51:00Z" w16du:dateUtc="2026-05-19T02:51:00Z">
        <w:r>
          <w:rPr>
            <w:rFonts w:ascii="Times New Roman" w:hAnsi="Times New Roman" w:cs="Times New Roman"/>
          </w:rPr>
          <w:t>can both</w:t>
        </w:r>
      </w:ins>
      <w:r w:rsidR="00A66FFF">
        <w:rPr>
          <w:rFonts w:ascii="Times New Roman" w:hAnsi="Times New Roman" w:cs="Times New Roman"/>
        </w:rPr>
        <w:t xml:space="preserve"> explain infants’ looking behaviors in Gergely et al. (1995) </w:t>
      </w:r>
      <w:ins w:id="351" w:author="Benton, Deon" w:date="2026-05-18T21:51:00Z" w16du:dateUtc="2026-05-19T02:51:00Z">
        <w:r>
          <w:rPr>
            <w:rFonts w:ascii="Times New Roman" w:hAnsi="Times New Roman" w:cs="Times New Roman"/>
          </w:rPr>
          <w:t xml:space="preserve">and can </w:t>
        </w:r>
      </w:ins>
      <w:r w:rsidR="00A66FFF">
        <w:rPr>
          <w:rFonts w:ascii="Times New Roman" w:hAnsi="Times New Roman" w:cs="Times New Roman"/>
        </w:rPr>
        <w:t>but</w:t>
      </w:r>
      <w:ins w:id="352" w:author="Benton, Deon" w:date="2026-05-18T21:51:00Z" w16du:dateUtc="2026-05-19T02:51:00Z">
        <w:r>
          <w:rPr>
            <w:rFonts w:ascii="Times New Roman" w:hAnsi="Times New Roman" w:cs="Times New Roman"/>
          </w:rPr>
          <w:t xml:space="preserve"> capture a range of other key findings in</w:t>
        </w:r>
      </w:ins>
      <w:r w:rsidR="00B03DF4">
        <w:rPr>
          <w:rFonts w:ascii="Times New Roman" w:hAnsi="Times New Roman" w:cs="Times New Roman"/>
        </w:rPr>
        <w:t xml:space="preserve"> th</w:t>
      </w:r>
      <w:ins w:id="353" w:author="Benton, Deon" w:date="2026-05-18T21:49:00Z" w16du:dateUtc="2026-05-19T02:49:00Z">
        <w:r>
          <w:rPr>
            <w:rFonts w:ascii="Times New Roman" w:hAnsi="Times New Roman" w:cs="Times New Roman"/>
          </w:rPr>
          <w:t>is literature</w:t>
        </w:r>
      </w:ins>
      <w:r w:rsidR="00D23F8D">
        <w:rPr>
          <w:rFonts w:ascii="Times New Roman" w:hAnsi="Times New Roman" w:cs="Times New Roman"/>
        </w:rPr>
        <w:t xml:space="preserve">. </w:t>
      </w:r>
      <w:r w:rsidR="00811479">
        <w:rPr>
          <w:rFonts w:ascii="Times New Roman" w:hAnsi="Times New Roman" w:cs="Times New Roman"/>
        </w:rPr>
        <w:t xml:space="preserve">I </w:t>
      </w:r>
      <w:ins w:id="354" w:author="Benton, Deon" w:date="2026-05-18T21:52:00Z" w16du:dateUtc="2026-05-19T02:52:00Z">
        <w:r>
          <w:rPr>
            <w:rFonts w:ascii="Times New Roman" w:hAnsi="Times New Roman" w:cs="Times New Roman"/>
          </w:rPr>
          <w:t>will demonstrate that when this alternative account is i</w:t>
        </w:r>
      </w:ins>
      <w:ins w:id="355" w:author="Benton, Deon" w:date="2026-05-18T21:56:00Z" w16du:dateUtc="2026-05-19T02:56:00Z">
        <w:r>
          <w:rPr>
            <w:rFonts w:ascii="Times New Roman" w:hAnsi="Times New Roman" w:cs="Times New Roman"/>
          </w:rPr>
          <w:t xml:space="preserve">mplemented </w:t>
        </w:r>
      </w:ins>
      <w:ins w:id="356" w:author="Benton, Deon" w:date="2026-05-18T21:52:00Z" w16du:dateUtc="2026-05-19T02:52:00Z">
        <w:r>
          <w:rPr>
            <w:rFonts w:ascii="Times New Roman" w:hAnsi="Times New Roman" w:cs="Times New Roman"/>
          </w:rPr>
          <w:t>in a new</w:t>
        </w:r>
      </w:ins>
      <w:r w:rsidR="00811479">
        <w:rPr>
          <w:rFonts w:ascii="Times New Roman" w:hAnsi="Times New Roman" w:cs="Times New Roman"/>
        </w:rPr>
        <w:t xml:space="preserve"> connectionist </w:t>
      </w:r>
      <w:ins w:id="357" w:author="Benton, Deon" w:date="2026-05-18T21:53:00Z" w16du:dateUtc="2026-05-19T02:53:00Z">
        <w:r>
          <w:rPr>
            <w:rFonts w:ascii="Times New Roman" w:hAnsi="Times New Roman" w:cs="Times New Roman"/>
          </w:rPr>
          <w:t>model</w:t>
        </w:r>
      </w:ins>
      <w:r w:rsidR="00811479">
        <w:rPr>
          <w:rFonts w:ascii="Times New Roman" w:hAnsi="Times New Roman" w:cs="Times New Roman"/>
        </w:rPr>
        <w:t xml:space="preserve"> called ALIAS (for </w:t>
      </w:r>
      <w:r w:rsidR="00811479" w:rsidRPr="00C749FF">
        <w:rPr>
          <w:rFonts w:ascii="Times New Roman" w:hAnsi="Times New Roman" w:cs="Times New Roman"/>
          <w:u w:val="single"/>
        </w:rPr>
        <w:t>A</w:t>
      </w:r>
      <w:r w:rsidR="00811479">
        <w:rPr>
          <w:rFonts w:ascii="Times New Roman" w:hAnsi="Times New Roman" w:cs="Times New Roman"/>
        </w:rPr>
        <w:t xml:space="preserve">ssociative </w:t>
      </w:r>
      <w:r w:rsidR="00811479" w:rsidRPr="00C749FF">
        <w:rPr>
          <w:rFonts w:ascii="Times New Roman" w:hAnsi="Times New Roman" w:cs="Times New Roman"/>
          <w:u w:val="single"/>
        </w:rPr>
        <w:t>L</w:t>
      </w:r>
      <w:r w:rsidR="00811479">
        <w:rPr>
          <w:rFonts w:ascii="Times New Roman" w:hAnsi="Times New Roman" w:cs="Times New Roman"/>
        </w:rPr>
        <w:t xml:space="preserve">earning for </w:t>
      </w:r>
      <w:r w:rsidR="00811479" w:rsidRPr="00C749FF">
        <w:rPr>
          <w:rFonts w:ascii="Times New Roman" w:hAnsi="Times New Roman" w:cs="Times New Roman"/>
          <w:u w:val="single"/>
        </w:rPr>
        <w:t>I</w:t>
      </w:r>
      <w:r w:rsidR="00811479">
        <w:rPr>
          <w:rFonts w:ascii="Times New Roman" w:hAnsi="Times New Roman" w:cs="Times New Roman"/>
        </w:rPr>
        <w:t xml:space="preserve">nfant </w:t>
      </w:r>
      <w:r w:rsidR="00811479" w:rsidRPr="00C749FF">
        <w:rPr>
          <w:rFonts w:ascii="Times New Roman" w:hAnsi="Times New Roman" w:cs="Times New Roman"/>
          <w:u w:val="single"/>
        </w:rPr>
        <w:t>A</w:t>
      </w:r>
      <w:r w:rsidR="00811479">
        <w:rPr>
          <w:rFonts w:ascii="Times New Roman" w:hAnsi="Times New Roman" w:cs="Times New Roman"/>
        </w:rPr>
        <w:t xml:space="preserve">ction </w:t>
      </w:r>
      <w:r w:rsidR="00811479">
        <w:rPr>
          <w:rFonts w:ascii="Times New Roman" w:hAnsi="Times New Roman" w:cs="Times New Roman"/>
          <w:b/>
          <w:bCs/>
        </w:rPr>
        <w:t>S</w:t>
      </w:r>
      <w:r w:rsidR="00811479">
        <w:rPr>
          <w:rFonts w:ascii="Times New Roman" w:hAnsi="Times New Roman" w:cs="Times New Roman"/>
        </w:rPr>
        <w:t>equences)</w:t>
      </w:r>
      <w:ins w:id="358" w:author="Benton, Deon" w:date="2026-05-18T21:53:00Z" w16du:dateUtc="2026-05-19T02:53:00Z">
        <w:r>
          <w:rPr>
            <w:rFonts w:ascii="Times New Roman" w:hAnsi="Times New Roman" w:cs="Times New Roman"/>
          </w:rPr>
          <w:t>, the model</w:t>
        </w:r>
      </w:ins>
      <w:r w:rsidR="00811479">
        <w:rPr>
          <w:rFonts w:ascii="Times New Roman" w:hAnsi="Times New Roman" w:cs="Times New Roman"/>
        </w:rPr>
        <w:t xml:space="preserve"> can readily reproduce</w:t>
      </w:r>
      <w:ins w:id="359" w:author="Benton, Deon" w:date="2026-05-18T21:53:00Z" w16du:dateUtc="2026-05-19T02:53:00Z">
        <w:r>
          <w:rPr>
            <w:rFonts w:ascii="Times New Roman" w:hAnsi="Times New Roman" w:cs="Times New Roman"/>
          </w:rPr>
          <w:t xml:space="preserve"> </w:t>
        </w:r>
      </w:ins>
      <w:ins w:id="360" w:author="Benton, Deon" w:date="2026-05-18T21:54:00Z" w16du:dateUtc="2026-05-19T02:54:00Z">
        <w:r>
          <w:rPr>
            <w:rFonts w:ascii="Times New Roman" w:hAnsi="Times New Roman" w:cs="Times New Roman"/>
          </w:rPr>
          <w:t>such key findings</w:t>
        </w:r>
      </w:ins>
      <w:r w:rsidR="00811479">
        <w:rPr>
          <w:rFonts w:ascii="Times New Roman" w:hAnsi="Times New Roman" w:cs="Times New Roman"/>
        </w:rPr>
        <w:t xml:space="preserve">. </w:t>
      </w:r>
      <w:r w:rsidR="00D23F8D">
        <w:rPr>
          <w:rFonts w:ascii="Times New Roman" w:hAnsi="Times New Roman" w:cs="Times New Roman"/>
        </w:rPr>
        <w:t xml:space="preserve">The second </w:t>
      </w:r>
      <w:ins w:id="361" w:author="Benton, Deon" w:date="2026-05-18T21:54:00Z" w16du:dateUtc="2026-05-19T02:54:00Z">
        <w:r>
          <w:rPr>
            <w:rFonts w:ascii="Times New Roman" w:hAnsi="Times New Roman" w:cs="Times New Roman"/>
          </w:rPr>
          <w:t>was</w:t>
        </w:r>
      </w:ins>
      <w:r w:rsidR="00D23F8D">
        <w:rPr>
          <w:rFonts w:ascii="Times New Roman" w:hAnsi="Times New Roman" w:cs="Times New Roman"/>
        </w:rPr>
        <w:t xml:space="preserve"> to demonstrate that</w:t>
      </w:r>
      <w:r w:rsidR="00037EA9">
        <w:rPr>
          <w:rFonts w:ascii="Times New Roman" w:hAnsi="Times New Roman" w:cs="Times New Roman"/>
        </w:rPr>
        <w:t xml:space="preserve"> </w:t>
      </w:r>
      <w:ins w:id="362" w:author="Benton, Deon" w:date="2026-05-18T21:54:00Z" w16du:dateUtc="2026-05-19T02:54:00Z">
        <w:r>
          <w:rPr>
            <w:rFonts w:ascii="Times New Roman" w:hAnsi="Times New Roman" w:cs="Times New Roman"/>
          </w:rPr>
          <w:t>ALIAS</w:t>
        </w:r>
      </w:ins>
      <w:ins w:id="363" w:author="Benton, Deon" w:date="2026-05-18T21:55:00Z" w16du:dateUtc="2026-05-19T02:55:00Z">
        <w:r>
          <w:rPr>
            <w:rFonts w:ascii="Times New Roman" w:hAnsi="Times New Roman" w:cs="Times New Roman"/>
          </w:rPr>
          <w:t xml:space="preserve"> </w:t>
        </w:r>
        <w:r>
          <w:rPr>
            <w:rFonts w:ascii="Times New Roman" w:hAnsi="Times New Roman" w:cs="Times New Roman"/>
          </w:rPr>
          <w:lastRenderedPageBreak/>
          <w:t xml:space="preserve">provides a more </w:t>
        </w:r>
      </w:ins>
      <w:r w:rsidR="00037EA9">
        <w:rPr>
          <w:rFonts w:ascii="Times New Roman" w:hAnsi="Times New Roman" w:cs="Times New Roman"/>
        </w:rPr>
        <w:t>complete</w:t>
      </w:r>
      <w:r w:rsidR="0012624E">
        <w:rPr>
          <w:rFonts w:ascii="Times New Roman" w:hAnsi="Times New Roman" w:cs="Times New Roman"/>
        </w:rPr>
        <w:t xml:space="preserve"> account of infants’ looking behavior than Overwalle</w:t>
      </w:r>
      <w:ins w:id="364" w:author="Benton, Deon" w:date="2026-05-18T21:55:00Z" w16du:dateUtc="2026-05-19T02:55:00Z">
        <w:r>
          <w:rPr>
            <w:rFonts w:ascii="Times New Roman" w:hAnsi="Times New Roman" w:cs="Times New Roman"/>
          </w:rPr>
          <w:t>’s</w:t>
        </w:r>
      </w:ins>
      <w:r w:rsidR="0012624E">
        <w:rPr>
          <w:rFonts w:ascii="Times New Roman" w:hAnsi="Times New Roman" w:cs="Times New Roman"/>
        </w:rPr>
        <w:t xml:space="preserve"> (2010)</w:t>
      </w:r>
      <w:r w:rsidR="00037EA9">
        <w:rPr>
          <w:rFonts w:ascii="Times New Roman" w:hAnsi="Times New Roman" w:cs="Times New Roman"/>
        </w:rPr>
        <w:t xml:space="preserve"> </w:t>
      </w:r>
      <w:ins w:id="365" w:author="Benton, Deon" w:date="2026-05-18T21:55:00Z" w16du:dateUtc="2026-05-19T02:55:00Z">
        <w:r>
          <w:rPr>
            <w:rFonts w:ascii="Times New Roman" w:hAnsi="Times New Roman" w:cs="Times New Roman"/>
          </w:rPr>
          <w:t xml:space="preserve">original model and an extension of it. </w:t>
        </w:r>
      </w:ins>
    </w:p>
    <w:p w14:paraId="6498E897" w14:textId="144F12E7" w:rsidR="001129C8" w:rsidRDefault="00930DFC" w:rsidP="00EF283F">
      <w:pPr>
        <w:spacing w:line="480" w:lineRule="auto"/>
        <w:ind w:firstLine="720"/>
        <w:contextualSpacing/>
        <w:rPr>
          <w:ins w:id="366" w:author="Benton, Deon" w:date="2026-05-19T17:43:00Z" w16du:dateUtc="2026-05-19T22:43:00Z"/>
          <w:rFonts w:ascii="Times New Roman" w:hAnsi="Times New Roman" w:cs="Times New Roman"/>
        </w:rPr>
      </w:pPr>
      <w:ins w:id="367" w:author="Benton, Deon" w:date="2026-05-18T21:56:00Z" w16du:dateUtc="2026-05-19T02:56:00Z">
        <w:r>
          <w:rPr>
            <w:rFonts w:ascii="Times New Roman" w:hAnsi="Times New Roman" w:cs="Times New Roman"/>
          </w:rPr>
          <w:t>The crux of my proposal is that</w:t>
        </w:r>
      </w:ins>
      <w:r w:rsidR="00B80D3D">
        <w:rPr>
          <w:rFonts w:ascii="Times New Roman" w:hAnsi="Times New Roman" w:cs="Times New Roman"/>
        </w:rPr>
        <w:t xml:space="preserve"> </w:t>
      </w:r>
      <w:r w:rsidR="00B80D3D" w:rsidRPr="00B80D3D">
        <w:rPr>
          <w:rFonts w:ascii="Times New Roman" w:hAnsi="Times New Roman" w:cs="Times New Roman"/>
        </w:rPr>
        <w:t xml:space="preserve">infants’ looking behaviors in </w:t>
      </w:r>
      <w:ins w:id="368" w:author="Benton, Deon" w:date="2026-05-16T15:39:00Z" w16du:dateUtc="2026-05-16T20:39:00Z">
        <w:r w:rsidR="00DB0881">
          <w:rPr>
            <w:rFonts w:ascii="Times New Roman" w:hAnsi="Times New Roman" w:cs="Times New Roman"/>
          </w:rPr>
          <w:t>action efficiency understanding</w:t>
        </w:r>
      </w:ins>
      <w:r w:rsidR="00B80D3D">
        <w:rPr>
          <w:rFonts w:ascii="Times New Roman" w:hAnsi="Times New Roman" w:cs="Times New Roman"/>
        </w:rPr>
        <w:t xml:space="preserve"> studies</w:t>
      </w:r>
      <w:r w:rsidR="00B80D3D" w:rsidRPr="00B80D3D">
        <w:rPr>
          <w:rFonts w:ascii="Times New Roman" w:hAnsi="Times New Roman" w:cs="Times New Roman"/>
        </w:rPr>
        <w:t xml:space="preserve"> </w:t>
      </w:r>
      <w:r w:rsidR="00B80B47">
        <w:rPr>
          <w:rFonts w:ascii="Times New Roman" w:hAnsi="Times New Roman" w:cs="Times New Roman"/>
        </w:rPr>
        <w:t xml:space="preserve">reflects </w:t>
      </w:r>
      <w:r w:rsidR="00B80D3D" w:rsidRPr="00B80D3D">
        <w:rPr>
          <w:rFonts w:ascii="Times New Roman" w:hAnsi="Times New Roman" w:cs="Times New Roman"/>
        </w:rPr>
        <w:t>th</w:t>
      </w:r>
      <w:r w:rsidR="001976DC">
        <w:rPr>
          <w:rFonts w:ascii="Times New Roman" w:hAnsi="Times New Roman" w:cs="Times New Roman"/>
        </w:rPr>
        <w:t xml:space="preserve">eir </w:t>
      </w:r>
      <w:ins w:id="369" w:author="Benton, Deon" w:date="2026-05-19T17:36:00Z" w16du:dateUtc="2026-05-19T22:36:00Z">
        <w:r w:rsidR="00880890">
          <w:rPr>
            <w:rFonts w:ascii="Times New Roman" w:hAnsi="Times New Roman" w:cs="Times New Roman"/>
          </w:rPr>
          <w:t>extensive real-world</w:t>
        </w:r>
      </w:ins>
      <w:r w:rsidR="00B80D3D" w:rsidRPr="00B80D3D">
        <w:rPr>
          <w:rFonts w:ascii="Times New Roman" w:hAnsi="Times New Roman" w:cs="Times New Roman"/>
        </w:rPr>
        <w:t xml:space="preserve"> experience</w:t>
      </w:r>
      <w:r w:rsidR="00F6074B">
        <w:rPr>
          <w:rFonts w:ascii="Times New Roman" w:hAnsi="Times New Roman" w:cs="Times New Roman"/>
        </w:rPr>
        <w:t xml:space="preserve"> observing</w:t>
      </w:r>
      <w:ins w:id="370" w:author="Benton, Deon" w:date="2026-05-19T17:37:00Z" w16du:dateUtc="2026-05-19T22:37:00Z">
        <w:r w:rsidR="00880890">
          <w:rPr>
            <w:rFonts w:ascii="Times New Roman" w:hAnsi="Times New Roman" w:cs="Times New Roman"/>
          </w:rPr>
          <w:t xml:space="preserve"> agents move along straight and curved trajectories in the presence or absence of physical barriers.</w:t>
        </w:r>
      </w:ins>
      <w:r w:rsidR="00F6074B">
        <w:rPr>
          <w:rFonts w:ascii="Times New Roman" w:hAnsi="Times New Roman" w:cs="Times New Roman"/>
        </w:rPr>
        <w:t xml:space="preserve"> </w:t>
      </w:r>
      <w:ins w:id="371" w:author="Benton, Deon" w:date="2026-05-19T17:38:00Z" w16du:dateUtc="2026-05-19T22:38:00Z">
        <w:r w:rsidR="00880890" w:rsidRPr="00880890">
          <w:rPr>
            <w:rFonts w:ascii="Times New Roman" w:hAnsi="Times New Roman" w:cs="Times New Roman"/>
          </w:rPr>
          <w:t>Over time, infants may learn that curved motion tends to co-occur with obstacles, whereas straight motion tends to occur in unobstructed contexts.</w:t>
        </w:r>
        <w:r w:rsidR="00880890">
          <w:rPr>
            <w:rFonts w:ascii="Times New Roman" w:hAnsi="Times New Roman" w:cs="Times New Roman"/>
          </w:rPr>
          <w:t xml:space="preserve"> </w:t>
        </w:r>
      </w:ins>
      <w:ins w:id="372" w:author="Benton, Deon" w:date="2026-05-18T22:16:00Z" w16du:dateUtc="2026-05-19T03:16:00Z">
        <w:r w:rsidR="00DF4C56" w:rsidRPr="00DF4C56">
          <w:rPr>
            <w:rFonts w:ascii="Times New Roman" w:hAnsi="Times New Roman" w:cs="Times New Roman"/>
          </w:rPr>
          <w:t>A critical assumption of the current proposal</w:t>
        </w:r>
      </w:ins>
      <w:ins w:id="373" w:author="Benton, Deon" w:date="2026-05-19T17:39:00Z" w16du:dateUtc="2026-05-19T22:39:00Z">
        <w:r w:rsidR="006C2B39">
          <w:rPr>
            <w:rFonts w:ascii="Times New Roman" w:hAnsi="Times New Roman" w:cs="Times New Roman"/>
          </w:rPr>
          <w:t xml:space="preserve"> </w:t>
        </w:r>
      </w:ins>
      <w:ins w:id="374" w:author="Benton, Deon" w:date="2026-05-18T22:16:00Z" w16du:dateUtc="2026-05-19T03:16:00Z">
        <w:r w:rsidR="00DF4C56" w:rsidRPr="00DF4C56">
          <w:rPr>
            <w:rFonts w:ascii="Times New Roman" w:hAnsi="Times New Roman" w:cs="Times New Roman"/>
          </w:rPr>
          <w:t>is</w:t>
        </w:r>
        <w:r w:rsidR="00DF4C56">
          <w:rPr>
            <w:rFonts w:ascii="Times New Roman" w:hAnsi="Times New Roman" w:cs="Times New Roman"/>
          </w:rPr>
          <w:t xml:space="preserve"> </w:t>
        </w:r>
        <w:r w:rsidR="00DF4C56" w:rsidRPr="00DF4C56">
          <w:rPr>
            <w:rFonts w:ascii="Times New Roman" w:hAnsi="Times New Roman" w:cs="Times New Roman"/>
          </w:rPr>
          <w:t xml:space="preserve">that infants process and represent actions in terms of their semantically neutral kinematics and represent obstacles and the agents that avoid them in terms of </w:t>
        </w:r>
      </w:ins>
      <w:ins w:id="375" w:author="Benton, Deon" w:date="2026-05-19T17:39:00Z" w16du:dateUtc="2026-05-19T22:39:00Z">
        <w:r w:rsidR="006C2B39">
          <w:rPr>
            <w:rFonts w:ascii="Times New Roman" w:hAnsi="Times New Roman" w:cs="Times New Roman"/>
          </w:rPr>
          <w:t>similarly neutral</w:t>
        </w:r>
      </w:ins>
      <w:ins w:id="376" w:author="Benton, Deon" w:date="2026-05-18T22:16:00Z" w16du:dateUtc="2026-05-19T03:16:00Z">
        <w:r w:rsidR="00DF4C56" w:rsidRPr="00DF4C56">
          <w:rPr>
            <w:rFonts w:ascii="Times New Roman" w:hAnsi="Times New Roman" w:cs="Times New Roman"/>
          </w:rPr>
          <w:t xml:space="preserve"> surface features.</w:t>
        </w:r>
      </w:ins>
      <w:del w:id="377" w:author="Benton, Deon" w:date="2026-05-18T22:16:00Z" w16du:dateUtc="2026-05-19T03:16:00Z">
        <w:r w:rsidR="00044173" w:rsidDel="00DF4C56">
          <w:rPr>
            <w:rFonts w:ascii="Times New Roman" w:hAnsi="Times New Roman" w:cs="Times New Roman"/>
          </w:rPr>
          <w:delText xml:space="preserve"> </w:delText>
        </w:r>
      </w:del>
      <w:ins w:id="378" w:author="Benton, Deon" w:date="2026-05-18T22:17:00Z" w16du:dateUtc="2026-05-19T03:17:00Z">
        <w:r w:rsidR="00DF4C56">
          <w:rPr>
            <w:rFonts w:ascii="Times New Roman" w:hAnsi="Times New Roman" w:cs="Times New Roman"/>
          </w:rPr>
          <w:t xml:space="preserve"> </w:t>
        </w:r>
      </w:ins>
      <w:ins w:id="379" w:author="Benton, Deon" w:date="2026-05-19T17:43:00Z" w16du:dateUtc="2026-05-19T22:43:00Z">
        <w:r w:rsidR="001129C8" w:rsidRPr="001129C8">
          <w:rPr>
            <w:rFonts w:ascii="Times New Roman" w:hAnsi="Times New Roman" w:cs="Times New Roman"/>
          </w:rPr>
          <w:t xml:space="preserve">Importantly, </w:t>
        </w:r>
        <w:r w:rsidR="001129C8">
          <w:rPr>
            <w:rFonts w:ascii="Times New Roman" w:hAnsi="Times New Roman" w:cs="Times New Roman"/>
          </w:rPr>
          <w:t>associations formed by infants</w:t>
        </w:r>
        <w:r w:rsidR="001129C8" w:rsidRPr="001129C8">
          <w:rPr>
            <w:rFonts w:ascii="Times New Roman" w:hAnsi="Times New Roman" w:cs="Times New Roman"/>
          </w:rPr>
          <w:t xml:space="preserve"> between curved trajectories and barriers in the real world may be reinforced during the habituation phase of studies such as Gergely et al. (1995)</w:t>
        </w:r>
      </w:ins>
      <w:ins w:id="380" w:author="Benton, Deon" w:date="2026-05-19T17:44:00Z" w16du:dateUtc="2026-05-19T22:44:00Z">
        <w:r w:rsidR="001129C8">
          <w:rPr>
            <w:rFonts w:ascii="Times New Roman" w:hAnsi="Times New Roman" w:cs="Times New Roman"/>
          </w:rPr>
          <w:t>. A corollary of such associations is that, if it is sufficiently strong,</w:t>
        </w:r>
      </w:ins>
      <w:ins w:id="381" w:author="Benton, Deon" w:date="2026-05-19T17:43:00Z" w16du:dateUtc="2026-05-19T22:43:00Z">
        <w:r w:rsidR="001129C8" w:rsidRPr="001129C8">
          <w:rPr>
            <w:rFonts w:ascii="Times New Roman" w:hAnsi="Times New Roman" w:cs="Times New Roman"/>
          </w:rPr>
          <w:t xml:space="preserve"> the presence of one component</w:t>
        </w:r>
      </w:ins>
      <w:ins w:id="382" w:author="Benton, Deon" w:date="2026-05-19T17:44:00Z" w16du:dateUtc="2026-05-19T22:44:00Z">
        <w:r w:rsidR="002225C4">
          <w:rPr>
            <w:rFonts w:ascii="Times New Roman" w:hAnsi="Times New Roman" w:cs="Times New Roman"/>
          </w:rPr>
          <w:t xml:space="preserve"> of the relation will</w:t>
        </w:r>
      </w:ins>
      <w:ins w:id="383" w:author="Benton, Deon" w:date="2026-05-19T17:43:00Z" w16du:dateUtc="2026-05-19T22:43:00Z">
        <w:r w:rsidR="001129C8" w:rsidRPr="001129C8">
          <w:rPr>
            <w:rFonts w:ascii="Times New Roman" w:hAnsi="Times New Roman" w:cs="Times New Roman"/>
          </w:rPr>
          <w:t xml:space="preserve"> </w:t>
        </w:r>
      </w:ins>
      <w:ins w:id="384" w:author="Benton, Deon" w:date="2026-05-19T17:44:00Z" w16du:dateUtc="2026-05-19T22:44:00Z">
        <w:r w:rsidR="002225C4">
          <w:rPr>
            <w:rFonts w:ascii="Times New Roman" w:hAnsi="Times New Roman" w:cs="Times New Roman"/>
          </w:rPr>
          <w:t>trigger</w:t>
        </w:r>
      </w:ins>
      <w:ins w:id="385" w:author="Benton, Deon" w:date="2026-05-19T17:43:00Z" w16du:dateUtc="2026-05-19T22:43:00Z">
        <w:r w:rsidR="001129C8" w:rsidRPr="001129C8">
          <w:rPr>
            <w:rFonts w:ascii="Times New Roman" w:hAnsi="Times New Roman" w:cs="Times New Roman"/>
          </w:rPr>
          <w:t xml:space="preserve"> expectations about the other. Test events that</w:t>
        </w:r>
      </w:ins>
      <w:ins w:id="386" w:author="Benton, Deon" w:date="2026-05-19T17:44:00Z" w16du:dateUtc="2026-05-19T22:44:00Z">
        <w:r w:rsidR="002225C4">
          <w:rPr>
            <w:rFonts w:ascii="Times New Roman" w:hAnsi="Times New Roman" w:cs="Times New Roman"/>
          </w:rPr>
          <w:t xml:space="preserve"> then</w:t>
        </w:r>
      </w:ins>
      <w:ins w:id="387" w:author="Benton, Deon" w:date="2026-05-19T17:43:00Z" w16du:dateUtc="2026-05-19T22:43:00Z">
        <w:r w:rsidR="001129C8" w:rsidRPr="001129C8">
          <w:rPr>
            <w:rFonts w:ascii="Times New Roman" w:hAnsi="Times New Roman" w:cs="Times New Roman"/>
          </w:rPr>
          <w:t xml:space="preserve"> violate these expectations should therefore evoke longer looking than those that confirm them.</w:t>
        </w:r>
      </w:ins>
    </w:p>
    <w:p w14:paraId="7AC9BDD3" w14:textId="2DF07B52" w:rsidR="00F10AA5" w:rsidRDefault="00D6098E" w:rsidP="00EF283F">
      <w:pPr>
        <w:spacing w:line="480" w:lineRule="auto"/>
        <w:ind w:firstLine="720"/>
        <w:contextualSpacing/>
        <w:rPr>
          <w:rFonts w:ascii="Times New Roman" w:hAnsi="Times New Roman" w:cs="Times New Roman"/>
        </w:rPr>
      </w:pPr>
      <w:r>
        <w:rPr>
          <w:rFonts w:ascii="Times New Roman" w:hAnsi="Times New Roman" w:cs="Times New Roman"/>
        </w:rPr>
        <w:t xml:space="preserve">Given that infants in the Control condition </w:t>
      </w:r>
      <w:r w:rsidR="00EB7174">
        <w:rPr>
          <w:rFonts w:ascii="Times New Roman" w:hAnsi="Times New Roman" w:cs="Times New Roman"/>
        </w:rPr>
        <w:t>were</w:t>
      </w:r>
      <w:r w:rsidR="00B12EBA">
        <w:rPr>
          <w:rFonts w:ascii="Times New Roman" w:hAnsi="Times New Roman" w:cs="Times New Roman"/>
        </w:rPr>
        <w:t xml:space="preserve"> also habituated to an event that included curved motion and a barrier, </w:t>
      </w:r>
      <w:r w:rsidR="00DF3E6A">
        <w:rPr>
          <w:rFonts w:ascii="Times New Roman" w:hAnsi="Times New Roman" w:cs="Times New Roman"/>
        </w:rPr>
        <w:t xml:space="preserve">one </w:t>
      </w:r>
      <w:ins w:id="388" w:author="Benton, Deon" w:date="2026-05-18T22:21:00Z" w16du:dateUtc="2026-05-19T03:21:00Z">
        <w:r w:rsidR="00EF283F">
          <w:rPr>
            <w:rFonts w:ascii="Times New Roman" w:hAnsi="Times New Roman" w:cs="Times New Roman"/>
          </w:rPr>
          <w:t>may wonder why infants in this condition do not</w:t>
        </w:r>
      </w:ins>
      <w:ins w:id="389" w:author="Benton, Deon" w:date="2026-05-18T22:20:00Z" w16du:dateUtc="2026-05-19T03:20:00Z">
        <w:r w:rsidR="00EF283F">
          <w:rPr>
            <w:rFonts w:ascii="Times New Roman" w:hAnsi="Times New Roman" w:cs="Times New Roman"/>
          </w:rPr>
          <w:t xml:space="preserve"> show the same pattern of looking</w:t>
        </w:r>
      </w:ins>
      <w:r w:rsidR="00EB7174">
        <w:rPr>
          <w:rFonts w:ascii="Times New Roman" w:hAnsi="Times New Roman" w:cs="Times New Roman"/>
        </w:rPr>
        <w:t>.</w:t>
      </w:r>
      <w:r w:rsidR="00D90A05">
        <w:rPr>
          <w:rFonts w:ascii="Times New Roman" w:hAnsi="Times New Roman" w:cs="Times New Roman"/>
        </w:rPr>
        <w:t xml:space="preserve"> </w:t>
      </w:r>
      <w:r w:rsidR="00DF3E6A">
        <w:rPr>
          <w:rFonts w:ascii="Times New Roman" w:hAnsi="Times New Roman" w:cs="Times New Roman"/>
        </w:rPr>
        <w:t xml:space="preserve">However, </w:t>
      </w:r>
      <w:r w:rsidR="0003467C">
        <w:rPr>
          <w:rFonts w:ascii="Times New Roman" w:hAnsi="Times New Roman" w:cs="Times New Roman"/>
        </w:rPr>
        <w:t>s</w:t>
      </w:r>
      <w:r w:rsidR="00D90A05">
        <w:rPr>
          <w:rFonts w:ascii="Times New Roman" w:hAnsi="Times New Roman" w:cs="Times New Roman"/>
        </w:rPr>
        <w:t xml:space="preserve">uch a prediction would </w:t>
      </w:r>
      <w:r w:rsidR="0003467C">
        <w:rPr>
          <w:rFonts w:ascii="Times New Roman" w:hAnsi="Times New Roman" w:cs="Times New Roman"/>
        </w:rPr>
        <w:t>conflict with the</w:t>
      </w:r>
      <w:r w:rsidR="00D90A05">
        <w:rPr>
          <w:rFonts w:ascii="Times New Roman" w:hAnsi="Times New Roman" w:cs="Times New Roman"/>
        </w:rPr>
        <w:t xml:space="preserve"> observed data. </w:t>
      </w:r>
      <w:r w:rsidR="0003467C">
        <w:rPr>
          <w:rFonts w:ascii="Times New Roman" w:hAnsi="Times New Roman" w:cs="Times New Roman"/>
        </w:rPr>
        <w:t>It will be recalled that</w:t>
      </w:r>
      <w:r w:rsidR="00D90A05">
        <w:rPr>
          <w:rFonts w:ascii="Times New Roman" w:hAnsi="Times New Roman" w:cs="Times New Roman"/>
        </w:rPr>
        <w:t xml:space="preserve"> infants in </w:t>
      </w:r>
      <w:r w:rsidR="0003467C">
        <w:rPr>
          <w:rFonts w:ascii="Times New Roman" w:hAnsi="Times New Roman" w:cs="Times New Roman"/>
        </w:rPr>
        <w:t>the Control condition</w:t>
      </w:r>
      <w:r w:rsidR="00D90A05">
        <w:rPr>
          <w:rFonts w:ascii="Times New Roman" w:hAnsi="Times New Roman" w:cs="Times New Roman"/>
        </w:rPr>
        <w:t xml:space="preserve"> looked equally long at both test events. </w:t>
      </w:r>
      <w:r w:rsidR="00244267">
        <w:rPr>
          <w:rFonts w:ascii="Times New Roman" w:hAnsi="Times New Roman" w:cs="Times New Roman"/>
        </w:rPr>
        <w:t xml:space="preserve">Although it is true that </w:t>
      </w:r>
      <w:ins w:id="390" w:author="Benton, Deon" w:date="2026-05-18T22:22:00Z" w16du:dateUtc="2026-05-19T03:22:00Z">
        <w:r w:rsidR="00EF283F">
          <w:rPr>
            <w:rFonts w:ascii="Times New Roman" w:hAnsi="Times New Roman" w:cs="Times New Roman"/>
          </w:rPr>
          <w:t xml:space="preserve">the habituation event in both conditions depict curved motion and a barrier, </w:t>
        </w:r>
      </w:ins>
      <w:r w:rsidR="00244267">
        <w:rPr>
          <w:rFonts w:ascii="Times New Roman" w:hAnsi="Times New Roman" w:cs="Times New Roman"/>
        </w:rPr>
        <w:t>a key difference between</w:t>
      </w:r>
      <w:r w:rsidR="00F45A64">
        <w:rPr>
          <w:rFonts w:ascii="Times New Roman" w:hAnsi="Times New Roman" w:cs="Times New Roman"/>
        </w:rPr>
        <w:t xml:space="preserve"> the habituation experiences of infants in</w:t>
      </w:r>
      <w:r w:rsidR="00244267">
        <w:rPr>
          <w:rFonts w:ascii="Times New Roman" w:hAnsi="Times New Roman" w:cs="Times New Roman"/>
        </w:rPr>
        <w:t xml:space="preserve"> both conditions is that the curved motion occurred over a barrier in the Experimental condition</w:t>
      </w:r>
      <w:ins w:id="391" w:author="Benton, Deon" w:date="2026-05-18T22:22:00Z" w16du:dateUtc="2026-05-19T03:22:00Z">
        <w:r w:rsidR="00EF283F">
          <w:rPr>
            <w:rFonts w:ascii="Times New Roman" w:hAnsi="Times New Roman" w:cs="Times New Roman"/>
          </w:rPr>
          <w:t xml:space="preserve"> but beside it</w:t>
        </w:r>
      </w:ins>
      <w:r w:rsidR="00244267">
        <w:rPr>
          <w:rFonts w:ascii="Times New Roman" w:hAnsi="Times New Roman" w:cs="Times New Roman"/>
        </w:rPr>
        <w:t xml:space="preserve"> in the Control condition. A corollary of this is that </w:t>
      </w:r>
      <w:r w:rsidR="00F45A64">
        <w:rPr>
          <w:rFonts w:ascii="Times New Roman" w:hAnsi="Times New Roman" w:cs="Times New Roman"/>
        </w:rPr>
        <w:t>the strength of the link</w:t>
      </w:r>
      <w:r w:rsidR="00244267">
        <w:rPr>
          <w:rFonts w:ascii="Times New Roman" w:hAnsi="Times New Roman" w:cs="Times New Roman"/>
        </w:rPr>
        <w:t xml:space="preserve"> (i.e., association) between curved motion and the barrier</w:t>
      </w:r>
      <w:r w:rsidR="00F45A64">
        <w:rPr>
          <w:rFonts w:ascii="Times New Roman" w:hAnsi="Times New Roman" w:cs="Times New Roman"/>
        </w:rPr>
        <w:t xml:space="preserve"> may be stronger when the curved motion</w:t>
      </w:r>
      <w:r w:rsidR="00914D5A">
        <w:rPr>
          <w:rFonts w:ascii="Times New Roman" w:hAnsi="Times New Roman" w:cs="Times New Roman"/>
        </w:rPr>
        <w:t xml:space="preserve"> repeatedly</w:t>
      </w:r>
      <w:r w:rsidR="00524642" w:rsidRPr="007D7F06">
        <w:rPr>
          <w:rFonts w:ascii="Times New Roman" w:hAnsi="Times New Roman" w:cs="Times New Roman"/>
        </w:rPr>
        <w:t xml:space="preserve"> occurs over rather </w:t>
      </w:r>
      <w:r w:rsidR="00524642" w:rsidRPr="007D7F06">
        <w:rPr>
          <w:rFonts w:ascii="Times New Roman" w:hAnsi="Times New Roman" w:cs="Times New Roman"/>
        </w:rPr>
        <w:lastRenderedPageBreak/>
        <w:t xml:space="preserve">than beside </w:t>
      </w:r>
      <w:ins w:id="392" w:author="Benton, Deon" w:date="2026-05-18T22:23:00Z" w16du:dateUtc="2026-05-19T03:23:00Z">
        <w:r w:rsidR="00EF283F">
          <w:rPr>
            <w:rFonts w:ascii="Times New Roman" w:hAnsi="Times New Roman" w:cs="Times New Roman"/>
          </w:rPr>
          <w:t xml:space="preserve">it. This may have to do with the fact that </w:t>
        </w:r>
      </w:ins>
      <w:r w:rsidR="00524642">
        <w:rPr>
          <w:rFonts w:ascii="Times New Roman" w:hAnsi="Times New Roman" w:cs="Times New Roman"/>
        </w:rPr>
        <w:t>w</w:t>
      </w:r>
      <w:r w:rsidR="00524642" w:rsidRPr="00E85228">
        <w:rPr>
          <w:rFonts w:ascii="Times New Roman" w:hAnsi="Times New Roman" w:cs="Times New Roman"/>
        </w:rPr>
        <w:t xml:space="preserve">hen the jumping action occurs </w:t>
      </w:r>
      <w:r w:rsidR="00524642" w:rsidRPr="00F10AA5">
        <w:rPr>
          <w:rFonts w:ascii="Times New Roman" w:hAnsi="Times New Roman" w:cs="Times New Roman"/>
        </w:rPr>
        <w:t>over</w:t>
      </w:r>
      <w:r w:rsidR="00524642" w:rsidRPr="00E85228">
        <w:rPr>
          <w:rFonts w:ascii="Times New Roman" w:hAnsi="Times New Roman" w:cs="Times New Roman"/>
        </w:rPr>
        <w:t xml:space="preserve"> the barrier, the curved motion and the barrier occupy the same region of the screen</w:t>
      </w:r>
      <w:r w:rsidR="00A23E8A">
        <w:rPr>
          <w:rFonts w:ascii="Times New Roman" w:hAnsi="Times New Roman" w:cs="Times New Roman"/>
        </w:rPr>
        <w:t xml:space="preserve">. The fact that both features are located </w:t>
      </w:r>
      <w:ins w:id="393" w:author="Benton, Deon" w:date="2026-05-18T22:24:00Z" w16du:dateUtc="2026-05-19T03:24:00Z">
        <w:r w:rsidR="00EF283F">
          <w:rPr>
            <w:rFonts w:ascii="Times New Roman" w:hAnsi="Times New Roman" w:cs="Times New Roman"/>
          </w:rPr>
          <w:t>next to one another in</w:t>
        </w:r>
      </w:ins>
      <w:r w:rsidR="00A23E8A">
        <w:rPr>
          <w:rFonts w:ascii="Times New Roman" w:hAnsi="Times New Roman" w:cs="Times New Roman"/>
        </w:rPr>
        <w:t xml:space="preserve"> space is important</w:t>
      </w:r>
      <w:ins w:id="394" w:author="Benton, Deon" w:date="2026-05-18T22:25:00Z" w16du:dateUtc="2026-05-19T03:25:00Z">
        <w:r w:rsidR="00EF283F">
          <w:rPr>
            <w:rFonts w:ascii="Times New Roman" w:hAnsi="Times New Roman" w:cs="Times New Roman"/>
          </w:rPr>
          <w:t xml:space="preserve"> </w:t>
        </w:r>
      </w:ins>
      <w:ins w:id="395" w:author="Benton, Deon" w:date="2026-05-18T22:26:00Z" w16du:dateUtc="2026-05-19T03:26:00Z">
        <w:r w:rsidR="005B760F">
          <w:rPr>
            <w:rFonts w:ascii="Times New Roman" w:hAnsi="Times New Roman" w:cs="Times New Roman"/>
          </w:rPr>
          <w:t>because it means that it should</w:t>
        </w:r>
      </w:ins>
      <w:r w:rsidR="00A50C75">
        <w:rPr>
          <w:rFonts w:ascii="Times New Roman" w:hAnsi="Times New Roman" w:cs="Times New Roman"/>
        </w:rPr>
        <w:t xml:space="preserve"> </w:t>
      </w:r>
      <w:ins w:id="396" w:author="Benton, Deon" w:date="2026-05-18T22:41:00Z" w16du:dateUtc="2026-05-19T03:41:00Z">
        <w:r w:rsidR="001D3116">
          <w:rPr>
            <w:rFonts w:ascii="Times New Roman" w:hAnsi="Times New Roman" w:cs="Times New Roman"/>
          </w:rPr>
          <w:t xml:space="preserve">be </w:t>
        </w:r>
      </w:ins>
      <w:r w:rsidR="00A50C75">
        <w:rPr>
          <w:rFonts w:ascii="Times New Roman" w:hAnsi="Times New Roman" w:cs="Times New Roman"/>
        </w:rPr>
        <w:t>easier to associate one with the other</w:t>
      </w:r>
      <w:ins w:id="397" w:author="Benton, Deon" w:date="2026-05-18T22:25:00Z" w16du:dateUtc="2026-05-19T03:25:00Z">
        <w:r w:rsidR="00EF283F">
          <w:rPr>
            <w:rFonts w:ascii="Times New Roman" w:hAnsi="Times New Roman" w:cs="Times New Roman"/>
          </w:rPr>
          <w:t xml:space="preserve"> </w:t>
        </w:r>
      </w:ins>
      <w:ins w:id="398" w:author="Benton, Deon" w:date="2026-05-18T22:26:00Z" w16du:dateUtc="2026-05-19T03:26:00Z">
        <w:r w:rsidR="005B760F">
          <w:rPr>
            <w:rFonts w:ascii="Times New Roman" w:hAnsi="Times New Roman" w:cs="Times New Roman"/>
          </w:rPr>
          <w:t xml:space="preserve">given that both can be </w:t>
        </w:r>
      </w:ins>
      <w:ins w:id="399" w:author="Benton, Deon" w:date="2026-05-18T22:42:00Z" w16du:dateUtc="2026-05-19T03:42:00Z">
        <w:r w:rsidR="001D3116">
          <w:rPr>
            <w:rFonts w:ascii="Times New Roman" w:hAnsi="Times New Roman" w:cs="Times New Roman"/>
          </w:rPr>
          <w:t>attended to</w:t>
        </w:r>
      </w:ins>
      <w:ins w:id="400" w:author="Benton, Deon" w:date="2026-05-18T22:26:00Z" w16du:dateUtc="2026-05-19T03:26:00Z">
        <w:r w:rsidR="005B760F">
          <w:rPr>
            <w:rFonts w:ascii="Times New Roman" w:hAnsi="Times New Roman" w:cs="Times New Roman"/>
          </w:rPr>
          <w:t xml:space="preserve"> </w:t>
        </w:r>
      </w:ins>
      <w:ins w:id="401" w:author="Benton, Deon" w:date="2026-05-18T22:27:00Z" w16du:dateUtc="2026-05-19T03:27:00Z">
        <w:r w:rsidR="005B760F">
          <w:rPr>
            <w:rFonts w:ascii="Times New Roman" w:hAnsi="Times New Roman" w:cs="Times New Roman"/>
          </w:rPr>
          <w:t xml:space="preserve">simultaneously. </w:t>
        </w:r>
      </w:ins>
      <w:del w:id="402" w:author="Benton, Deon" w:date="2026-05-18T22:26:00Z" w16du:dateUtc="2026-05-19T03:26:00Z">
        <w:r w:rsidR="00A50C75" w:rsidDel="005B760F">
          <w:rPr>
            <w:rFonts w:ascii="Times New Roman" w:hAnsi="Times New Roman" w:cs="Times New Roman"/>
          </w:rPr>
          <w:delText>.</w:delText>
        </w:r>
      </w:del>
      <w:r w:rsidR="00524642" w:rsidRPr="00E85228">
        <w:rPr>
          <w:rFonts w:ascii="Times New Roman" w:hAnsi="Times New Roman" w:cs="Times New Roman"/>
        </w:rPr>
        <w:t xml:space="preserve"> In contrast, when </w:t>
      </w:r>
      <w:r w:rsidR="00524642">
        <w:rPr>
          <w:rFonts w:ascii="Times New Roman" w:hAnsi="Times New Roman" w:cs="Times New Roman"/>
        </w:rPr>
        <w:t>the curved motion</w:t>
      </w:r>
      <w:r w:rsidR="00524642" w:rsidRPr="00E85228">
        <w:rPr>
          <w:rFonts w:ascii="Times New Roman" w:hAnsi="Times New Roman" w:cs="Times New Roman"/>
        </w:rPr>
        <w:t xml:space="preserve"> occurs </w:t>
      </w:r>
      <w:r w:rsidR="00524642" w:rsidRPr="006D48F4">
        <w:rPr>
          <w:rFonts w:ascii="Times New Roman" w:hAnsi="Times New Roman" w:cs="Times New Roman"/>
          <w:i/>
          <w:iCs/>
        </w:rPr>
        <w:t>beside</w:t>
      </w:r>
      <w:r w:rsidR="00524642" w:rsidRPr="00E85228">
        <w:rPr>
          <w:rFonts w:ascii="Times New Roman" w:hAnsi="Times New Roman" w:cs="Times New Roman"/>
        </w:rPr>
        <w:t xml:space="preserve"> the barrier</w:t>
      </w:r>
      <w:r w:rsidR="00071370">
        <w:rPr>
          <w:rFonts w:ascii="Times New Roman" w:hAnsi="Times New Roman" w:cs="Times New Roman"/>
        </w:rPr>
        <w:t>,</w:t>
      </w:r>
      <w:ins w:id="403" w:author="Benton, Deon" w:date="2026-05-18T22:27:00Z" w16du:dateUtc="2026-05-19T03:27:00Z">
        <w:r w:rsidR="005B760F">
          <w:rPr>
            <w:rFonts w:ascii="Times New Roman" w:hAnsi="Times New Roman" w:cs="Times New Roman"/>
          </w:rPr>
          <w:t xml:space="preserve"> the reduced visual salience of the barrier in this configuration means that it is not a guarantee</w:t>
        </w:r>
      </w:ins>
      <w:ins w:id="404" w:author="Benton, Deon" w:date="2026-05-18T22:28:00Z" w16du:dateUtc="2026-05-19T03:28:00Z">
        <w:r w:rsidR="005B760F">
          <w:rPr>
            <w:rFonts w:ascii="Times New Roman" w:hAnsi="Times New Roman" w:cs="Times New Roman"/>
          </w:rPr>
          <w:t xml:space="preserve"> </w:t>
        </w:r>
      </w:ins>
      <w:ins w:id="405" w:author="Benton, Deon" w:date="2026-05-18T22:27:00Z" w16du:dateUtc="2026-05-19T03:27:00Z">
        <w:r w:rsidR="005B760F">
          <w:rPr>
            <w:rFonts w:ascii="Times New Roman" w:hAnsi="Times New Roman" w:cs="Times New Roman"/>
          </w:rPr>
          <w:t xml:space="preserve">that </w:t>
        </w:r>
      </w:ins>
      <w:ins w:id="406" w:author="Benton, Deon" w:date="2026-05-18T22:28:00Z" w16du:dateUtc="2026-05-19T03:28:00Z">
        <w:r w:rsidR="005B760F">
          <w:rPr>
            <w:rFonts w:ascii="Times New Roman" w:hAnsi="Times New Roman" w:cs="Times New Roman"/>
          </w:rPr>
          <w:t>infants will even notice it</w:t>
        </w:r>
      </w:ins>
      <w:r w:rsidR="00071370">
        <w:rPr>
          <w:rFonts w:ascii="Times New Roman" w:hAnsi="Times New Roman" w:cs="Times New Roman"/>
        </w:rPr>
        <w:t xml:space="preserve">. </w:t>
      </w:r>
      <w:ins w:id="407" w:author="Benton, Deon" w:date="2026-05-18T22:28:00Z" w16du:dateUtc="2026-05-19T03:28:00Z">
        <w:r w:rsidR="005B760F">
          <w:rPr>
            <w:rFonts w:ascii="Times New Roman" w:hAnsi="Times New Roman" w:cs="Times New Roman"/>
          </w:rPr>
          <w:t>If infants do manage to notice the barrier in this arrangement, t</w:t>
        </w:r>
      </w:ins>
      <w:r w:rsidR="00547101">
        <w:rPr>
          <w:rFonts w:ascii="Times New Roman" w:hAnsi="Times New Roman" w:cs="Times New Roman"/>
        </w:rPr>
        <w:t>he association that is established between the</w:t>
      </w:r>
      <w:r w:rsidR="00A97B4A">
        <w:rPr>
          <w:rFonts w:ascii="Times New Roman" w:hAnsi="Times New Roman" w:cs="Times New Roman"/>
        </w:rPr>
        <w:t xml:space="preserve"> </w:t>
      </w:r>
      <w:r w:rsidR="00547101">
        <w:rPr>
          <w:rFonts w:ascii="Times New Roman" w:hAnsi="Times New Roman" w:cs="Times New Roman"/>
        </w:rPr>
        <w:t xml:space="preserve">barrier and arced motion </w:t>
      </w:r>
      <w:ins w:id="408" w:author="Benton, Deon" w:date="2026-05-18T22:29:00Z" w16du:dateUtc="2026-05-19T03:29:00Z">
        <w:r w:rsidR="005B760F">
          <w:rPr>
            <w:rFonts w:ascii="Times New Roman" w:hAnsi="Times New Roman" w:cs="Times New Roman"/>
          </w:rPr>
          <w:t xml:space="preserve">may be weaker simply because </w:t>
        </w:r>
      </w:ins>
      <w:r w:rsidR="00071370">
        <w:rPr>
          <w:rFonts w:ascii="Times New Roman" w:hAnsi="Times New Roman" w:cs="Times New Roman"/>
        </w:rPr>
        <w:t xml:space="preserve">more </w:t>
      </w:r>
      <w:r w:rsidR="00524642" w:rsidRPr="00E85228">
        <w:rPr>
          <w:rFonts w:ascii="Times New Roman" w:hAnsi="Times New Roman" w:cs="Times New Roman"/>
        </w:rPr>
        <w:t xml:space="preserve">effort </w:t>
      </w:r>
      <w:r w:rsidR="00071370">
        <w:rPr>
          <w:rFonts w:ascii="Times New Roman" w:hAnsi="Times New Roman" w:cs="Times New Roman"/>
        </w:rPr>
        <w:t>would necessarily be required</w:t>
      </w:r>
      <w:r w:rsidR="00524642" w:rsidRPr="00E85228">
        <w:rPr>
          <w:rFonts w:ascii="Times New Roman" w:hAnsi="Times New Roman" w:cs="Times New Roman"/>
        </w:rPr>
        <w:t xml:space="preserve"> to form </w:t>
      </w:r>
      <w:ins w:id="409" w:author="Benton, Deon" w:date="2026-05-18T22:29:00Z" w16du:dateUtc="2026-05-19T03:29:00Z">
        <w:r w:rsidR="005B760F">
          <w:rPr>
            <w:rFonts w:ascii="Times New Roman" w:hAnsi="Times New Roman" w:cs="Times New Roman"/>
          </w:rPr>
          <w:t xml:space="preserve">this link. </w:t>
        </w:r>
      </w:ins>
      <w:del w:id="410" w:author="Benton, Deon" w:date="2026-05-18T22:29:00Z" w16du:dateUtc="2026-05-19T03:29:00Z">
        <w:r w:rsidR="0031793A" w:rsidDel="005B760F">
          <w:rPr>
            <w:rFonts w:ascii="Times New Roman" w:hAnsi="Times New Roman" w:cs="Times New Roman"/>
          </w:rPr>
          <w:delText xml:space="preserve"> </w:delText>
        </w:r>
      </w:del>
      <w:r w:rsidR="004270B1">
        <w:rPr>
          <w:rFonts w:ascii="Times New Roman" w:hAnsi="Times New Roman" w:cs="Times New Roman"/>
        </w:rPr>
        <w:t>The reason</w:t>
      </w:r>
      <w:r w:rsidR="00BA006E">
        <w:rPr>
          <w:rFonts w:ascii="Times New Roman" w:hAnsi="Times New Roman" w:cs="Times New Roman"/>
        </w:rPr>
        <w:t xml:space="preserve"> </w:t>
      </w:r>
      <w:ins w:id="411" w:author="Benton, Deon" w:date="2026-05-18T22:30:00Z" w16du:dateUtc="2026-05-19T03:30:00Z">
        <w:r w:rsidR="005B760F">
          <w:rPr>
            <w:rFonts w:ascii="Times New Roman" w:hAnsi="Times New Roman" w:cs="Times New Roman"/>
          </w:rPr>
          <w:t xml:space="preserve">for this is straightforward: </w:t>
        </w:r>
      </w:ins>
      <w:ins w:id="412" w:author="Benton, Deon" w:date="2026-05-18T22:32:00Z" w16du:dateUtc="2026-05-19T03:32:00Z">
        <w:r w:rsidR="005B760F">
          <w:rPr>
            <w:rFonts w:ascii="Times New Roman" w:hAnsi="Times New Roman" w:cs="Times New Roman"/>
          </w:rPr>
          <w:t>Associating</w:t>
        </w:r>
      </w:ins>
      <w:ins w:id="413" w:author="Benton, Deon" w:date="2026-05-18T22:30:00Z" w16du:dateUtc="2026-05-19T03:30:00Z">
        <w:r w:rsidR="005B760F">
          <w:rPr>
            <w:rFonts w:ascii="Times New Roman" w:hAnsi="Times New Roman" w:cs="Times New Roman"/>
          </w:rPr>
          <w:t xml:space="preserve"> curved motion </w:t>
        </w:r>
      </w:ins>
      <w:ins w:id="414" w:author="Benton, Deon" w:date="2026-05-18T22:32:00Z" w16du:dateUtc="2026-05-19T03:32:00Z">
        <w:r w:rsidR="005B760F">
          <w:rPr>
            <w:rFonts w:ascii="Times New Roman" w:hAnsi="Times New Roman" w:cs="Times New Roman"/>
          </w:rPr>
          <w:t>with</w:t>
        </w:r>
      </w:ins>
      <w:r w:rsidR="00780735">
        <w:rPr>
          <w:rFonts w:ascii="Times New Roman" w:hAnsi="Times New Roman" w:cs="Times New Roman"/>
        </w:rPr>
        <w:t xml:space="preserve"> a peripherally located barrier</w:t>
      </w:r>
      <w:ins w:id="415" w:author="Benton, Deon" w:date="2026-05-18T22:32:00Z" w16du:dateUtc="2026-05-19T03:32:00Z">
        <w:r w:rsidR="005B760F">
          <w:rPr>
            <w:rFonts w:ascii="Times New Roman" w:hAnsi="Times New Roman" w:cs="Times New Roman"/>
          </w:rPr>
          <w:t xml:space="preserve"> </w:t>
        </w:r>
      </w:ins>
      <w:ins w:id="416" w:author="Benton, Deon" w:date="2026-05-18T22:31:00Z" w16du:dateUtc="2026-05-19T03:31:00Z">
        <w:r w:rsidR="005B760F">
          <w:rPr>
            <w:rFonts w:ascii="Times New Roman" w:hAnsi="Times New Roman" w:cs="Times New Roman"/>
          </w:rPr>
          <w:t>requires that</w:t>
        </w:r>
      </w:ins>
      <w:r w:rsidR="00EC4AC0">
        <w:rPr>
          <w:rFonts w:ascii="Times New Roman" w:hAnsi="Times New Roman" w:cs="Times New Roman"/>
        </w:rPr>
        <w:t xml:space="preserve"> infants</w:t>
      </w:r>
      <w:ins w:id="417" w:author="Benton, Deon" w:date="2026-05-18T22:31:00Z" w16du:dateUtc="2026-05-19T03:31:00Z">
        <w:r w:rsidR="005B760F">
          <w:rPr>
            <w:rFonts w:ascii="Times New Roman" w:hAnsi="Times New Roman" w:cs="Times New Roman"/>
          </w:rPr>
          <w:t xml:space="preserve"> make repeated saccades</w:t>
        </w:r>
      </w:ins>
      <w:r w:rsidR="00105D7B">
        <w:rPr>
          <w:rFonts w:ascii="Times New Roman" w:hAnsi="Times New Roman" w:cs="Times New Roman"/>
        </w:rPr>
        <w:t xml:space="preserve"> </w:t>
      </w:r>
      <w:ins w:id="418" w:author="Benton, Deon" w:date="2026-05-18T22:31:00Z" w16du:dateUtc="2026-05-19T03:31:00Z">
        <w:r w:rsidR="005B760F">
          <w:rPr>
            <w:rFonts w:ascii="Times New Roman" w:hAnsi="Times New Roman" w:cs="Times New Roman"/>
          </w:rPr>
          <w:t>between</w:t>
        </w:r>
      </w:ins>
      <w:r w:rsidR="00105D7B">
        <w:rPr>
          <w:rFonts w:ascii="Times New Roman" w:hAnsi="Times New Roman" w:cs="Times New Roman"/>
        </w:rPr>
        <w:t xml:space="preserve"> the </w:t>
      </w:r>
      <w:r w:rsidR="004F3228">
        <w:rPr>
          <w:rFonts w:ascii="Times New Roman" w:hAnsi="Times New Roman" w:cs="Times New Roman"/>
        </w:rPr>
        <w:t>curved motion</w:t>
      </w:r>
      <w:ins w:id="419" w:author="Benton, Deon" w:date="2026-05-18T22:31:00Z" w16du:dateUtc="2026-05-19T03:31:00Z">
        <w:r w:rsidR="005B760F">
          <w:rPr>
            <w:rFonts w:ascii="Times New Roman" w:hAnsi="Times New Roman" w:cs="Times New Roman"/>
          </w:rPr>
          <w:t xml:space="preserve"> located</w:t>
        </w:r>
      </w:ins>
      <w:r w:rsidR="00105D7B">
        <w:rPr>
          <w:rFonts w:ascii="Times New Roman" w:hAnsi="Times New Roman" w:cs="Times New Roman"/>
        </w:rPr>
        <w:t xml:space="preserve"> at the center of the screen </w:t>
      </w:r>
      <w:ins w:id="420" w:author="Benton, Deon" w:date="2026-05-18T22:33:00Z" w16du:dateUtc="2026-05-19T03:33:00Z">
        <w:r w:rsidR="005B760F">
          <w:rPr>
            <w:rFonts w:ascii="Times New Roman" w:hAnsi="Times New Roman" w:cs="Times New Roman"/>
          </w:rPr>
          <w:t>and the barrier located in the periphery</w:t>
        </w:r>
      </w:ins>
      <w:r w:rsidR="00105D7B">
        <w:rPr>
          <w:rFonts w:ascii="Times New Roman" w:hAnsi="Times New Roman" w:cs="Times New Roman"/>
        </w:rPr>
        <w:t>.</w:t>
      </w:r>
      <w:ins w:id="421" w:author="Benton, Deon" w:date="2026-05-18T22:33:00Z" w16du:dateUtc="2026-05-19T03:33:00Z">
        <w:r w:rsidR="005B760F">
          <w:rPr>
            <w:rFonts w:ascii="Times New Roman" w:hAnsi="Times New Roman" w:cs="Times New Roman"/>
          </w:rPr>
          <w:t xml:space="preserve"> Thus, even if infants</w:t>
        </w:r>
      </w:ins>
      <w:ins w:id="422" w:author="Benton, Deon" w:date="2026-05-18T22:34:00Z" w16du:dateUtc="2026-05-19T03:34:00Z">
        <w:r w:rsidR="005B760F">
          <w:rPr>
            <w:rFonts w:ascii="Times New Roman" w:hAnsi="Times New Roman" w:cs="Times New Roman"/>
          </w:rPr>
          <w:t xml:space="preserve"> in the Control condition do notice the barrier, because the habituation phase</w:t>
        </w:r>
      </w:ins>
      <w:ins w:id="423" w:author="Benton, Deon" w:date="2026-05-18T22:35:00Z" w16du:dateUtc="2026-05-19T03:35:00Z">
        <w:r w:rsidR="005B760F">
          <w:rPr>
            <w:rFonts w:ascii="Times New Roman" w:hAnsi="Times New Roman" w:cs="Times New Roman"/>
          </w:rPr>
          <w:t xml:space="preserve"> </w:t>
        </w:r>
      </w:ins>
      <w:ins w:id="424" w:author="Benton, Deon" w:date="2026-05-18T22:36:00Z" w16du:dateUtc="2026-05-19T03:36:00Z">
        <w:r w:rsidR="008338BF">
          <w:rPr>
            <w:rFonts w:ascii="Times New Roman" w:hAnsi="Times New Roman" w:cs="Times New Roman"/>
          </w:rPr>
          <w:t>is brief</w:t>
        </w:r>
      </w:ins>
      <w:ins w:id="425" w:author="Benton, Deon" w:date="2026-05-18T22:35:00Z" w16du:dateUtc="2026-05-19T03:35:00Z">
        <w:r w:rsidR="005B760F">
          <w:rPr>
            <w:rFonts w:ascii="Times New Roman" w:hAnsi="Times New Roman" w:cs="Times New Roman"/>
          </w:rPr>
          <w:t>,</w:t>
        </w:r>
      </w:ins>
      <w:r w:rsidR="00BF0CC1">
        <w:rPr>
          <w:rFonts w:ascii="Times New Roman" w:hAnsi="Times New Roman" w:cs="Times New Roman"/>
        </w:rPr>
        <w:t xml:space="preserve"> </w:t>
      </w:r>
      <w:ins w:id="426" w:author="Benton, Deon" w:date="2026-05-18T22:36:00Z" w16du:dateUtc="2026-05-19T03:36:00Z">
        <w:r w:rsidR="007062A8" w:rsidRPr="007062A8">
          <w:rPr>
            <w:rFonts w:ascii="Times New Roman" w:hAnsi="Times New Roman" w:cs="Times New Roman"/>
          </w:rPr>
          <w:t>any learned association between the barrier and curved motion may be much weaker than in the Experimental conditio</w:t>
        </w:r>
        <w:r w:rsidR="007062A8">
          <w:rPr>
            <w:rFonts w:ascii="Times New Roman" w:hAnsi="Times New Roman" w:cs="Times New Roman"/>
          </w:rPr>
          <w:t xml:space="preserve">n. </w:t>
        </w:r>
      </w:ins>
      <w:r w:rsidR="00EC4AC0">
        <w:rPr>
          <w:rFonts w:ascii="Times New Roman" w:hAnsi="Times New Roman" w:cs="Times New Roman"/>
        </w:rPr>
        <w:t xml:space="preserve"> </w:t>
      </w:r>
    </w:p>
    <w:p w14:paraId="5183A749" w14:textId="3B7D6E75" w:rsidR="00B6552F" w:rsidRDefault="001D3116" w:rsidP="0096761D">
      <w:pPr>
        <w:spacing w:line="480" w:lineRule="auto"/>
        <w:ind w:firstLine="720"/>
        <w:contextualSpacing/>
        <w:rPr>
          <w:rFonts w:ascii="Times New Roman" w:hAnsi="Times New Roman" w:cs="Times New Roman"/>
        </w:rPr>
      </w:pPr>
      <w:ins w:id="427" w:author="Benton, Deon" w:date="2026-05-18T22:46:00Z" w16du:dateUtc="2026-05-19T03:46:00Z">
        <w:r w:rsidRPr="001D3116">
          <w:rPr>
            <w:rFonts w:ascii="Times New Roman" w:hAnsi="Times New Roman" w:cs="Times New Roman"/>
          </w:rPr>
          <w:t>The present learning account may appear difficult to reconcile with findings showing that infants with minimal experience processing others’ actions nonetheless behave as though they are sensitive to action efficiency when they are given direct action experience (e.g., Skerry et al.</w:t>
        </w:r>
      </w:ins>
      <w:ins w:id="428" w:author="Benton, Deon" w:date="2026-05-19T17:08:00Z" w16du:dateUtc="2026-05-19T22:08:00Z">
        <w:r w:rsidR="00202F05">
          <w:rPr>
            <w:rFonts w:ascii="Times New Roman" w:hAnsi="Times New Roman" w:cs="Times New Roman"/>
          </w:rPr>
          <w:t>; see also Liu et al., 2019</w:t>
        </w:r>
      </w:ins>
      <w:ins w:id="429" w:author="Benton, Deon" w:date="2026-05-18T22:46:00Z" w16du:dateUtc="2026-05-19T03:46:00Z">
        <w:r w:rsidRPr="001D3116">
          <w:rPr>
            <w:rFonts w:ascii="Times New Roman" w:hAnsi="Times New Roman" w:cs="Times New Roman"/>
          </w:rPr>
          <w:t>)</w:t>
        </w:r>
      </w:ins>
      <w:ins w:id="430" w:author="Benton, Deon" w:date="2026-05-18T22:54:00Z" w16du:dateUtc="2026-05-19T03:54:00Z">
        <w:r w:rsidR="00A63B78">
          <w:rPr>
            <w:rFonts w:ascii="Times New Roman" w:hAnsi="Times New Roman" w:cs="Times New Roman"/>
          </w:rPr>
          <w:t xml:space="preserve">. </w:t>
        </w:r>
      </w:ins>
      <w:ins w:id="431" w:author="Benton, Deon" w:date="2026-05-19T17:08:00Z" w16du:dateUtc="2026-05-19T22:08:00Z">
        <w:r w:rsidR="00202F05">
          <w:rPr>
            <w:rFonts w:ascii="Times New Roman" w:hAnsi="Times New Roman" w:cs="Times New Roman"/>
          </w:rPr>
          <w:t>In</w:t>
        </w:r>
      </w:ins>
      <w:ins w:id="432" w:author="Benton, Deon" w:date="2026-05-18T22:41:00Z" w16du:dateUtc="2026-05-19T03:41:00Z">
        <w:r>
          <w:rPr>
            <w:rFonts w:ascii="Times New Roman" w:hAnsi="Times New Roman" w:cs="Times New Roman"/>
          </w:rPr>
          <w:t xml:space="preserve"> </w:t>
        </w:r>
      </w:ins>
      <w:r w:rsidR="009E5538">
        <w:rPr>
          <w:rFonts w:ascii="Times New Roman" w:hAnsi="Times New Roman" w:cs="Times New Roman"/>
        </w:rPr>
        <w:t>Skerry et al.</w:t>
      </w:r>
      <w:ins w:id="433" w:author="Benton, Deon" w:date="2026-05-19T17:08:00Z" w16du:dateUtc="2026-05-19T22:08:00Z">
        <w:r w:rsidR="00202F05">
          <w:rPr>
            <w:rFonts w:ascii="Times New Roman" w:hAnsi="Times New Roman" w:cs="Times New Roman"/>
          </w:rPr>
          <w:t>’s</w:t>
        </w:r>
      </w:ins>
      <w:r w:rsidR="009E5538">
        <w:rPr>
          <w:rFonts w:ascii="Times New Roman" w:hAnsi="Times New Roman" w:cs="Times New Roman"/>
        </w:rPr>
        <w:t xml:space="preserve"> (2013)</w:t>
      </w:r>
      <w:ins w:id="434" w:author="Benton, Deon" w:date="2026-05-19T17:08:00Z" w16du:dateUtc="2026-05-19T22:08:00Z">
        <w:r w:rsidR="00202F05">
          <w:rPr>
            <w:rFonts w:ascii="Times New Roman" w:hAnsi="Times New Roman" w:cs="Times New Roman"/>
          </w:rPr>
          <w:t xml:space="preserve"> study</w:t>
        </w:r>
      </w:ins>
      <w:r w:rsidR="009E5538">
        <w:rPr>
          <w:rFonts w:ascii="Times New Roman" w:hAnsi="Times New Roman" w:cs="Times New Roman"/>
        </w:rPr>
        <w:t>, for example</w:t>
      </w:r>
      <w:ins w:id="435" w:author="Benton, Deon" w:date="2026-05-19T17:08:00Z" w16du:dateUtc="2026-05-19T22:08:00Z">
        <w:r w:rsidR="00202F05">
          <w:rPr>
            <w:rFonts w:ascii="Times New Roman" w:hAnsi="Times New Roman" w:cs="Times New Roman"/>
          </w:rPr>
          <w:t xml:space="preserve">, </w:t>
        </w:r>
        <w:r w:rsidR="00202F05" w:rsidRPr="00202F05">
          <w:rPr>
            <w:rFonts w:ascii="Times New Roman" w:hAnsi="Times New Roman" w:cs="Times New Roman"/>
          </w:rPr>
          <w:t>3-month-olds were fitted either with sticky mittens that enabled them successfully to retrieve a Velcro-covered ball or with non-sticky mittens that did not.</w:t>
        </w:r>
      </w:ins>
      <w:r w:rsidR="00FE787D">
        <w:rPr>
          <w:rFonts w:ascii="Times New Roman" w:hAnsi="Times New Roman" w:cs="Times New Roman"/>
        </w:rPr>
        <w:t xml:space="preserve"> </w:t>
      </w:r>
      <w:ins w:id="436" w:author="Benton, Deon" w:date="2026-05-19T17:09:00Z" w16du:dateUtc="2026-05-19T22:09:00Z">
        <w:r w:rsidR="00202F05">
          <w:rPr>
            <w:rFonts w:ascii="Times New Roman" w:hAnsi="Times New Roman" w:cs="Times New Roman"/>
          </w:rPr>
          <w:t xml:space="preserve">Infants </w:t>
        </w:r>
      </w:ins>
      <w:r w:rsidR="00DE1779">
        <w:rPr>
          <w:rFonts w:ascii="Times New Roman" w:hAnsi="Times New Roman" w:cs="Times New Roman"/>
        </w:rPr>
        <w:t xml:space="preserve">were then </w:t>
      </w:r>
      <w:proofErr w:type="gramStart"/>
      <w:r w:rsidR="00DE1779">
        <w:rPr>
          <w:rFonts w:ascii="Times New Roman" w:hAnsi="Times New Roman" w:cs="Times New Roman"/>
        </w:rPr>
        <w:t>habituated</w:t>
      </w:r>
      <w:proofErr w:type="gramEnd"/>
      <w:r w:rsidR="00DE1779">
        <w:rPr>
          <w:rFonts w:ascii="Times New Roman" w:hAnsi="Times New Roman" w:cs="Times New Roman"/>
        </w:rPr>
        <w:t xml:space="preserve"> to a </w:t>
      </w:r>
      <w:ins w:id="437" w:author="Benton, Deon" w:date="2026-05-18T22:48:00Z" w16du:dateUtc="2026-05-19T03:48:00Z">
        <w:r w:rsidR="00A63B78">
          <w:rPr>
            <w:rFonts w:ascii="Times New Roman" w:hAnsi="Times New Roman" w:cs="Times New Roman"/>
          </w:rPr>
          <w:t>Gergely-style</w:t>
        </w:r>
      </w:ins>
      <w:r w:rsidR="00DE1779">
        <w:rPr>
          <w:rFonts w:ascii="Times New Roman" w:hAnsi="Times New Roman" w:cs="Times New Roman"/>
        </w:rPr>
        <w:t xml:space="preserve"> event in which an a</w:t>
      </w:r>
      <w:r w:rsidR="00C47526">
        <w:rPr>
          <w:rFonts w:ascii="Times New Roman" w:hAnsi="Times New Roman" w:cs="Times New Roman"/>
        </w:rPr>
        <w:t>ctor</w:t>
      </w:r>
      <w:r w:rsidR="00DE1779">
        <w:rPr>
          <w:rFonts w:ascii="Times New Roman" w:hAnsi="Times New Roman" w:cs="Times New Roman"/>
        </w:rPr>
        <w:t xml:space="preserve"> reached over or </w:t>
      </w:r>
      <w:ins w:id="438" w:author="Benton, Deon" w:date="2026-05-19T17:09:00Z" w16du:dateUtc="2026-05-19T22:09:00Z">
        <w:r w:rsidR="00202F05">
          <w:rPr>
            <w:rFonts w:ascii="Times New Roman" w:hAnsi="Times New Roman" w:cs="Times New Roman"/>
          </w:rPr>
          <w:t>beside</w:t>
        </w:r>
      </w:ins>
      <w:r w:rsidR="00DE1779">
        <w:rPr>
          <w:rFonts w:ascii="Times New Roman" w:hAnsi="Times New Roman" w:cs="Times New Roman"/>
        </w:rPr>
        <w:t xml:space="preserve"> a barrier to retrieve the same ball</w:t>
      </w:r>
      <w:ins w:id="439" w:author="Benton, Deon" w:date="2026-05-18T22:48:00Z" w16du:dateUtc="2026-05-19T03:48:00Z">
        <w:r w:rsidR="00A63B78">
          <w:rPr>
            <w:rFonts w:ascii="Times New Roman" w:hAnsi="Times New Roman" w:cs="Times New Roman"/>
          </w:rPr>
          <w:t xml:space="preserve">. </w:t>
        </w:r>
      </w:ins>
      <w:ins w:id="440" w:author="Benton, Deon" w:date="2026-05-19T17:10:00Z" w16du:dateUtc="2026-05-19T22:10:00Z">
        <w:r w:rsidR="00DF0521">
          <w:rPr>
            <w:rFonts w:ascii="Times New Roman" w:hAnsi="Times New Roman" w:cs="Times New Roman"/>
          </w:rPr>
          <w:t>Infants then viewed</w:t>
        </w:r>
      </w:ins>
      <w:r w:rsidR="00EB6B88">
        <w:rPr>
          <w:rFonts w:ascii="Times New Roman" w:hAnsi="Times New Roman" w:cs="Times New Roman"/>
        </w:rPr>
        <w:t xml:space="preserve"> barrierless</w:t>
      </w:r>
      <w:ins w:id="441" w:author="Benton, Deon" w:date="2026-05-19T17:10:00Z" w16du:dateUtc="2026-05-19T22:10:00Z">
        <w:r w:rsidR="00DF0521">
          <w:rPr>
            <w:rFonts w:ascii="Times New Roman" w:hAnsi="Times New Roman" w:cs="Times New Roman"/>
          </w:rPr>
          <w:t xml:space="preserve"> test</w:t>
        </w:r>
      </w:ins>
      <w:r w:rsidR="00EB6B88">
        <w:rPr>
          <w:rFonts w:ascii="Times New Roman" w:hAnsi="Times New Roman" w:cs="Times New Roman"/>
        </w:rPr>
        <w:t xml:space="preserve"> events in which the actress either followed a straight </w:t>
      </w:r>
      <w:ins w:id="442" w:author="Benton, Deon" w:date="2026-05-19T17:10:00Z" w16du:dateUtc="2026-05-19T22:10:00Z">
        <w:r w:rsidR="00DF0521">
          <w:rPr>
            <w:rFonts w:ascii="Times New Roman" w:hAnsi="Times New Roman" w:cs="Times New Roman"/>
          </w:rPr>
          <w:t xml:space="preserve">or </w:t>
        </w:r>
      </w:ins>
      <w:r w:rsidR="00EB6B88">
        <w:rPr>
          <w:rFonts w:ascii="Times New Roman" w:hAnsi="Times New Roman" w:cs="Times New Roman"/>
        </w:rPr>
        <w:t>curved path</w:t>
      </w:r>
      <w:r w:rsidR="002F3DF8">
        <w:rPr>
          <w:rFonts w:ascii="Times New Roman" w:hAnsi="Times New Roman" w:cs="Times New Roman"/>
        </w:rPr>
        <w:t xml:space="preserve"> </w:t>
      </w:r>
      <w:r w:rsidR="00EB6B88">
        <w:rPr>
          <w:rFonts w:ascii="Times New Roman" w:hAnsi="Times New Roman" w:cs="Times New Roman"/>
        </w:rPr>
        <w:t xml:space="preserve">to reach </w:t>
      </w:r>
      <w:r w:rsidR="000A346C">
        <w:rPr>
          <w:rFonts w:ascii="Times New Roman" w:hAnsi="Times New Roman" w:cs="Times New Roman"/>
        </w:rPr>
        <w:t>the ball.</w:t>
      </w:r>
      <w:r w:rsidR="002F3DF8">
        <w:rPr>
          <w:rFonts w:ascii="Times New Roman" w:hAnsi="Times New Roman" w:cs="Times New Roman"/>
        </w:rPr>
        <w:t xml:space="preserve"> </w:t>
      </w:r>
      <w:ins w:id="443" w:author="Benton, Deon" w:date="2026-05-19T17:11:00Z" w16du:dateUtc="2026-05-19T22:11:00Z">
        <w:r w:rsidR="00DF0521">
          <w:rPr>
            <w:rFonts w:ascii="Times New Roman" w:hAnsi="Times New Roman" w:cs="Times New Roman"/>
          </w:rPr>
          <w:t xml:space="preserve">Only infants in the sticky-mittens condition </w:t>
        </w:r>
      </w:ins>
      <w:r w:rsidR="002F3DF8">
        <w:rPr>
          <w:rFonts w:ascii="Times New Roman" w:hAnsi="Times New Roman" w:cs="Times New Roman"/>
        </w:rPr>
        <w:t xml:space="preserve">looked longer at the </w:t>
      </w:r>
      <w:ins w:id="444" w:author="Benton, Deon" w:date="2026-05-19T17:11:00Z" w16du:dateUtc="2026-05-19T22:11:00Z">
        <w:r w:rsidR="00DF0521">
          <w:rPr>
            <w:rFonts w:ascii="Times New Roman" w:hAnsi="Times New Roman" w:cs="Times New Roman"/>
          </w:rPr>
          <w:t xml:space="preserve">curved action </w:t>
        </w:r>
      </w:ins>
      <w:ins w:id="445" w:author="Benton, Deon" w:date="2026-05-18T22:50:00Z" w16du:dateUtc="2026-05-19T03:50:00Z">
        <w:r w:rsidR="00A63B78">
          <w:rPr>
            <w:rFonts w:ascii="Times New Roman" w:hAnsi="Times New Roman" w:cs="Times New Roman"/>
          </w:rPr>
          <w:t xml:space="preserve">following habituation to </w:t>
        </w:r>
      </w:ins>
      <w:ins w:id="446" w:author="Benton, Deon" w:date="2026-05-19T17:11:00Z" w16du:dateUtc="2026-05-19T22:11:00Z">
        <w:r w:rsidR="00DF0521">
          <w:rPr>
            <w:rFonts w:ascii="Times New Roman" w:hAnsi="Times New Roman" w:cs="Times New Roman"/>
          </w:rPr>
          <w:lastRenderedPageBreak/>
          <w:t>the</w:t>
        </w:r>
      </w:ins>
      <w:ins w:id="447" w:author="Benton, Deon" w:date="2026-05-18T22:50:00Z" w16du:dateUtc="2026-05-19T03:50:00Z">
        <w:r w:rsidR="00A63B78">
          <w:rPr>
            <w:rFonts w:ascii="Times New Roman" w:hAnsi="Times New Roman" w:cs="Times New Roman"/>
          </w:rPr>
          <w:t xml:space="preserve"> </w:t>
        </w:r>
      </w:ins>
      <w:ins w:id="448" w:author="Benton, Deon" w:date="2026-05-19T17:11:00Z" w16du:dateUtc="2026-05-19T22:11:00Z">
        <w:r w:rsidR="00DF0521">
          <w:rPr>
            <w:rFonts w:ascii="Times New Roman" w:hAnsi="Times New Roman" w:cs="Times New Roman"/>
          </w:rPr>
          <w:t>arm-</w:t>
        </w:r>
      </w:ins>
      <w:ins w:id="449" w:author="Benton, Deon" w:date="2026-05-18T22:50:00Z" w16du:dateUtc="2026-05-19T03:50:00Z">
        <w:r w:rsidR="00A63B78">
          <w:rPr>
            <w:rFonts w:ascii="Times New Roman" w:hAnsi="Times New Roman" w:cs="Times New Roman"/>
          </w:rPr>
          <w:t>constrained</w:t>
        </w:r>
      </w:ins>
      <w:ins w:id="450" w:author="Benton, Deon" w:date="2026-05-19T17:11:00Z" w16du:dateUtc="2026-05-19T22:11:00Z">
        <w:r w:rsidR="00DF0521">
          <w:rPr>
            <w:rFonts w:ascii="Times New Roman" w:hAnsi="Times New Roman" w:cs="Times New Roman"/>
          </w:rPr>
          <w:t xml:space="preserve"> habituation</w:t>
        </w:r>
      </w:ins>
      <w:ins w:id="451" w:author="Benton, Deon" w:date="2026-05-18T22:50:00Z" w16du:dateUtc="2026-05-19T03:50:00Z">
        <w:r w:rsidR="00A63B78">
          <w:rPr>
            <w:rFonts w:ascii="Times New Roman" w:hAnsi="Times New Roman" w:cs="Times New Roman"/>
          </w:rPr>
          <w:t xml:space="preserve"> event</w:t>
        </w:r>
      </w:ins>
      <w:r w:rsidR="008223E1">
        <w:rPr>
          <w:rFonts w:ascii="Times New Roman" w:hAnsi="Times New Roman" w:cs="Times New Roman"/>
        </w:rPr>
        <w:t>.</w:t>
      </w:r>
      <w:r w:rsidR="002F3DF8">
        <w:rPr>
          <w:rFonts w:ascii="Times New Roman" w:hAnsi="Times New Roman" w:cs="Times New Roman"/>
        </w:rPr>
        <w:t xml:space="preserve"> </w:t>
      </w:r>
      <w:ins w:id="452" w:author="Benton, Deon" w:date="2026-05-19T17:12:00Z" w16du:dateUtc="2026-05-19T22:12:00Z">
        <w:r w:rsidR="00891313">
          <w:rPr>
            <w:rFonts w:ascii="Times New Roman" w:hAnsi="Times New Roman" w:cs="Times New Roman"/>
          </w:rPr>
          <w:t xml:space="preserve">These results were interpreted to mean that </w:t>
        </w:r>
      </w:ins>
      <w:ins w:id="453" w:author="Benton, Deon" w:date="2026-05-18T22:51:00Z" w16du:dateUtc="2026-05-19T03:51:00Z">
        <w:r w:rsidR="00A63B78">
          <w:rPr>
            <w:rFonts w:ascii="Times New Roman" w:hAnsi="Times New Roman" w:cs="Times New Roman"/>
          </w:rPr>
          <w:t xml:space="preserve">minimal </w:t>
        </w:r>
      </w:ins>
      <w:del w:id="454" w:author="Benton, Deon" w:date="2026-05-19T17:34:00Z" w16du:dateUtc="2026-05-19T22:34:00Z">
        <w:r w:rsidR="005E3ED4" w:rsidDel="00BA458F">
          <w:rPr>
            <w:rFonts w:ascii="Times New Roman" w:hAnsi="Times New Roman" w:cs="Times New Roman"/>
          </w:rPr>
          <w:delText>action</w:delText>
        </w:r>
      </w:del>
      <w:ins w:id="455" w:author="Benton, Deon" w:date="2026-05-19T17:34:00Z" w16du:dateUtc="2026-05-19T22:34:00Z">
        <w:r w:rsidR="00BA458F">
          <w:rPr>
            <w:rFonts w:ascii="Times New Roman" w:hAnsi="Times New Roman" w:cs="Times New Roman"/>
          </w:rPr>
          <w:t>direct-action</w:t>
        </w:r>
      </w:ins>
      <w:r w:rsidR="00AC2BE6">
        <w:rPr>
          <w:rFonts w:ascii="Times New Roman" w:hAnsi="Times New Roman" w:cs="Times New Roman"/>
        </w:rPr>
        <w:t xml:space="preserve"> experience is </w:t>
      </w:r>
      <w:ins w:id="456" w:author="Benton, Deon" w:date="2026-05-18T22:51:00Z" w16du:dateUtc="2026-05-19T03:51:00Z">
        <w:r w:rsidR="00A63B78">
          <w:rPr>
            <w:rFonts w:ascii="Times New Roman" w:hAnsi="Times New Roman" w:cs="Times New Roman"/>
          </w:rPr>
          <w:t xml:space="preserve">sufficient </w:t>
        </w:r>
      </w:ins>
      <w:r w:rsidR="00AC2BE6">
        <w:rPr>
          <w:rFonts w:ascii="Times New Roman" w:hAnsi="Times New Roman" w:cs="Times New Roman"/>
        </w:rPr>
        <w:t>for infants to</w:t>
      </w:r>
      <w:ins w:id="457" w:author="Benton, Deon" w:date="2026-05-19T17:12:00Z" w16du:dateUtc="2026-05-19T22:12:00Z">
        <w:r w:rsidR="00891313">
          <w:rPr>
            <w:rFonts w:ascii="Times New Roman" w:hAnsi="Times New Roman" w:cs="Times New Roman"/>
          </w:rPr>
          <w:t xml:space="preserve"> represent goals and action efficiency.</w:t>
        </w:r>
      </w:ins>
      <w:r w:rsidR="005E3ED4">
        <w:rPr>
          <w:rFonts w:ascii="Times New Roman" w:hAnsi="Times New Roman" w:cs="Times New Roman"/>
        </w:rPr>
        <w:t xml:space="preserve"> </w:t>
      </w:r>
    </w:p>
    <w:p w14:paraId="3FA53A5B" w14:textId="66F4EE14" w:rsidR="00623ED3" w:rsidRDefault="00C2053F" w:rsidP="002921F8">
      <w:pPr>
        <w:spacing w:line="480" w:lineRule="auto"/>
        <w:ind w:firstLine="720"/>
        <w:contextualSpacing/>
        <w:rPr>
          <w:ins w:id="458" w:author="Benton, Deon" w:date="2026-05-01T10:34:00Z" w16du:dateUtc="2026-05-01T15:34:00Z"/>
          <w:rFonts w:ascii="Times New Roman" w:hAnsi="Times New Roman" w:cs="Times New Roman"/>
        </w:rPr>
      </w:pPr>
      <w:ins w:id="459" w:author="Benton, Deon" w:date="2026-05-01T10:15:00Z" w16du:dateUtc="2026-05-01T15:15:00Z">
        <w:r>
          <w:rPr>
            <w:rFonts w:ascii="Times New Roman" w:hAnsi="Times New Roman" w:cs="Times New Roman"/>
          </w:rPr>
          <w:t>One way to</w:t>
        </w:r>
      </w:ins>
      <w:r w:rsidR="00CA1341">
        <w:rPr>
          <w:rFonts w:ascii="Times New Roman" w:hAnsi="Times New Roman" w:cs="Times New Roman"/>
        </w:rPr>
        <w:t xml:space="preserve"> reconcile</w:t>
      </w:r>
      <w:ins w:id="460" w:author="Benton, Deon" w:date="2026-05-18T22:54:00Z" w16du:dateUtc="2026-05-19T03:54:00Z">
        <w:r w:rsidR="00A63B78">
          <w:rPr>
            <w:rFonts w:ascii="Times New Roman" w:hAnsi="Times New Roman" w:cs="Times New Roman"/>
          </w:rPr>
          <w:t xml:space="preserve"> this finding with the curren</w:t>
        </w:r>
      </w:ins>
      <w:ins w:id="461" w:author="Benton, Deon" w:date="2026-05-18T22:55:00Z" w16du:dateUtc="2026-05-19T03:55:00Z">
        <w:r w:rsidR="00A63B78">
          <w:rPr>
            <w:rFonts w:ascii="Times New Roman" w:hAnsi="Times New Roman" w:cs="Times New Roman"/>
          </w:rPr>
          <w:t>t account</w:t>
        </w:r>
      </w:ins>
      <w:r w:rsidR="00CA1341">
        <w:rPr>
          <w:rFonts w:ascii="Times New Roman" w:hAnsi="Times New Roman" w:cs="Times New Roman"/>
        </w:rPr>
        <w:t xml:space="preserve"> is </w:t>
      </w:r>
      <w:r w:rsidR="00832F06">
        <w:rPr>
          <w:rFonts w:ascii="Times New Roman" w:hAnsi="Times New Roman" w:cs="Times New Roman"/>
        </w:rPr>
        <w:t>to consider</w:t>
      </w:r>
      <w:r w:rsidR="00B30C52">
        <w:rPr>
          <w:rFonts w:ascii="Times New Roman" w:hAnsi="Times New Roman" w:cs="Times New Roman"/>
        </w:rPr>
        <w:t xml:space="preserve"> the</w:t>
      </w:r>
      <w:r w:rsidR="00832F06">
        <w:rPr>
          <w:rFonts w:ascii="Times New Roman" w:hAnsi="Times New Roman" w:cs="Times New Roman"/>
        </w:rPr>
        <w:t xml:space="preserve"> </w:t>
      </w:r>
      <w:ins w:id="462" w:author="Benton, Deon" w:date="2026-05-19T17:13:00Z" w16du:dateUtc="2026-05-19T22:13:00Z">
        <w:r w:rsidR="00891313">
          <w:rPr>
            <w:rFonts w:ascii="Times New Roman" w:hAnsi="Times New Roman" w:cs="Times New Roman"/>
          </w:rPr>
          <w:t xml:space="preserve">possibility that effective </w:t>
        </w:r>
      </w:ins>
      <w:ins w:id="463" w:author="Benton, Deon" w:date="2026-05-19T17:34:00Z" w16du:dateUtc="2026-05-19T22:34:00Z">
        <w:r w:rsidR="00BA458F">
          <w:rPr>
            <w:rFonts w:ascii="Times New Roman" w:hAnsi="Times New Roman" w:cs="Times New Roman"/>
          </w:rPr>
          <w:t>direct-action</w:t>
        </w:r>
      </w:ins>
      <w:ins w:id="464" w:author="Benton, Deon" w:date="2026-05-19T17:13:00Z" w16du:dateUtc="2026-05-19T22:13:00Z">
        <w:r w:rsidR="00891313">
          <w:rPr>
            <w:rFonts w:ascii="Times New Roman" w:hAnsi="Times New Roman" w:cs="Times New Roman"/>
          </w:rPr>
          <w:t xml:space="preserve"> experience </w:t>
        </w:r>
      </w:ins>
      <w:ins w:id="465" w:author="Benton, Deon" w:date="2026-05-01T10:18:00Z" w16du:dateUtc="2026-05-01T15:18:00Z">
        <w:r w:rsidR="0034312D" w:rsidRPr="00FD1459">
          <w:rPr>
            <w:rFonts w:ascii="Times New Roman" w:hAnsi="Times New Roman" w:cs="Times New Roman"/>
          </w:rPr>
          <w:t>temporarily heighten</w:t>
        </w:r>
      </w:ins>
      <w:ins w:id="466" w:author="Benton, Deon" w:date="2026-05-19T17:13:00Z" w16du:dateUtc="2026-05-19T22:13:00Z">
        <w:r w:rsidR="00891313">
          <w:rPr>
            <w:rFonts w:ascii="Times New Roman" w:hAnsi="Times New Roman" w:cs="Times New Roman"/>
          </w:rPr>
          <w:t>s</w:t>
        </w:r>
      </w:ins>
      <w:ins w:id="467" w:author="Benton, Deon" w:date="2026-05-01T10:18:00Z" w16du:dateUtc="2026-05-01T15:18:00Z">
        <w:r w:rsidR="0034312D" w:rsidRPr="00FD1459">
          <w:rPr>
            <w:rFonts w:ascii="Times New Roman" w:hAnsi="Times New Roman" w:cs="Times New Roman"/>
          </w:rPr>
          <w:t xml:space="preserve"> infants’ attention to and encoding of </w:t>
        </w:r>
      </w:ins>
      <w:ins w:id="468" w:author="Benton, Deon" w:date="2026-05-19T17:14:00Z" w16du:dateUtc="2026-05-19T22:14:00Z">
        <w:r w:rsidR="00891313">
          <w:rPr>
            <w:rFonts w:ascii="Times New Roman" w:hAnsi="Times New Roman" w:cs="Times New Roman"/>
          </w:rPr>
          <w:t xml:space="preserve">an object’s </w:t>
        </w:r>
        <w:r w:rsidR="007B24BC">
          <w:rPr>
            <w:rFonts w:ascii="Times New Roman" w:hAnsi="Times New Roman" w:cs="Times New Roman"/>
          </w:rPr>
          <w:t xml:space="preserve">visible </w:t>
        </w:r>
        <w:r w:rsidR="00891313">
          <w:rPr>
            <w:rFonts w:ascii="Times New Roman" w:hAnsi="Times New Roman" w:cs="Times New Roman"/>
          </w:rPr>
          <w:t>surface features and kinematics of actions</w:t>
        </w:r>
      </w:ins>
      <w:r w:rsidR="00ED2E5A">
        <w:rPr>
          <w:rFonts w:ascii="Times New Roman" w:hAnsi="Times New Roman" w:cs="Times New Roman"/>
        </w:rPr>
        <w:t>.</w:t>
      </w:r>
      <w:r w:rsidR="00E20DB4">
        <w:rPr>
          <w:rFonts w:ascii="Times New Roman" w:hAnsi="Times New Roman" w:cs="Times New Roman"/>
        </w:rPr>
        <w:t xml:space="preserve"> </w:t>
      </w:r>
      <w:ins w:id="469" w:author="Benton, Deon" w:date="2026-05-19T17:15:00Z" w16du:dateUtc="2026-05-19T22:15:00Z">
        <w:r w:rsidR="007B24BC" w:rsidRPr="007B24BC">
          <w:rPr>
            <w:rFonts w:ascii="Times New Roman" w:hAnsi="Times New Roman" w:cs="Times New Roman"/>
          </w:rPr>
          <w:t>Consistent with this proposal, Needham et al. (2002) showed that</w:t>
        </w:r>
        <w:r w:rsidR="007B24BC">
          <w:rPr>
            <w:rFonts w:ascii="Times New Roman" w:hAnsi="Times New Roman" w:cs="Times New Roman"/>
          </w:rPr>
          <w:t xml:space="preserve"> </w:t>
        </w:r>
        <w:r w:rsidR="007B24BC" w:rsidRPr="007B24BC">
          <w:rPr>
            <w:rFonts w:ascii="Times New Roman" w:hAnsi="Times New Roman" w:cs="Times New Roman"/>
          </w:rPr>
          <w:t>sticky-mittens experience</w:t>
        </w:r>
      </w:ins>
      <w:ins w:id="470" w:author="Benton, Deon" w:date="2026-05-19T17:33:00Z" w16du:dateUtc="2026-05-19T22:33:00Z">
        <w:r w:rsidR="0076308D">
          <w:rPr>
            <w:rFonts w:ascii="Times New Roman" w:hAnsi="Times New Roman" w:cs="Times New Roman"/>
          </w:rPr>
          <w:t xml:space="preserve"> does</w:t>
        </w:r>
      </w:ins>
      <w:ins w:id="471" w:author="Benton, Deon" w:date="2026-05-19T17:15:00Z" w16du:dateUtc="2026-05-19T22:15:00Z">
        <w:r w:rsidR="007B24BC" w:rsidRPr="007B24BC">
          <w:rPr>
            <w:rFonts w:ascii="Times New Roman" w:hAnsi="Times New Roman" w:cs="Times New Roman"/>
          </w:rPr>
          <w:t xml:space="preserve"> enhance infants’ attention to and learning about objects, </w:t>
        </w:r>
      </w:ins>
      <w:ins w:id="472" w:author="Benton, Deon" w:date="2026-05-19T17:16:00Z" w16du:dateUtc="2026-05-19T22:16:00Z">
        <w:r w:rsidR="007B24BC">
          <w:rPr>
            <w:rFonts w:ascii="Times New Roman" w:hAnsi="Times New Roman" w:cs="Times New Roman"/>
          </w:rPr>
          <w:t xml:space="preserve">and research </w:t>
        </w:r>
      </w:ins>
      <w:r w:rsidR="00E8248B">
        <w:rPr>
          <w:rFonts w:ascii="Times New Roman" w:hAnsi="Times New Roman" w:cs="Times New Roman"/>
        </w:rPr>
        <w:t xml:space="preserve">by Sommerville et al. (2005) </w:t>
      </w:r>
      <w:ins w:id="473" w:author="Benton, Deon" w:date="2026-05-01T10:32:00Z" w16du:dateUtc="2026-05-01T15:32:00Z">
        <w:r w:rsidR="00D24343">
          <w:rPr>
            <w:rFonts w:ascii="Times New Roman" w:hAnsi="Times New Roman" w:cs="Times New Roman"/>
          </w:rPr>
          <w:t xml:space="preserve">showed </w:t>
        </w:r>
      </w:ins>
      <w:r w:rsidR="00E8248B">
        <w:rPr>
          <w:rFonts w:ascii="Times New Roman" w:hAnsi="Times New Roman" w:cs="Times New Roman"/>
        </w:rPr>
        <w:t>that</w:t>
      </w:r>
      <w:ins w:id="474" w:author="Benton, Deon" w:date="2026-05-19T17:34:00Z" w16du:dateUtc="2026-05-19T22:34:00Z">
        <w:r w:rsidR="00BA458F">
          <w:rPr>
            <w:rFonts w:ascii="Times New Roman" w:hAnsi="Times New Roman" w:cs="Times New Roman"/>
          </w:rPr>
          <w:t xml:space="preserve"> sticky mittens experience induces</w:t>
        </w:r>
      </w:ins>
      <w:r w:rsidR="00EB2791">
        <w:rPr>
          <w:rFonts w:ascii="Times New Roman" w:hAnsi="Times New Roman" w:cs="Times New Roman"/>
        </w:rPr>
        <w:t xml:space="preserve"> </w:t>
      </w:r>
      <w:ins w:id="475" w:author="Benton, Deon" w:date="2026-05-19T17:34:00Z" w16du:dateUtc="2026-05-19T22:34:00Z">
        <w:r w:rsidR="00BA458F">
          <w:rPr>
            <w:rFonts w:ascii="Times New Roman" w:hAnsi="Times New Roman" w:cs="Times New Roman"/>
          </w:rPr>
          <w:t>longer looks at</w:t>
        </w:r>
      </w:ins>
      <w:ins w:id="476" w:author="Benton, Deon" w:date="2026-05-19T17:17:00Z" w16du:dateUtc="2026-05-19T22:17:00Z">
        <w:r w:rsidR="009152CA">
          <w:rPr>
            <w:rFonts w:ascii="Times New Roman" w:hAnsi="Times New Roman" w:cs="Times New Roman"/>
          </w:rPr>
          <w:t xml:space="preserve"> initial action event</w:t>
        </w:r>
      </w:ins>
      <w:ins w:id="477" w:author="Benton, Deon" w:date="2026-05-19T17:18:00Z" w16du:dateUtc="2026-05-19T22:18:00Z">
        <w:r w:rsidR="009152CA">
          <w:rPr>
            <w:rFonts w:ascii="Times New Roman" w:hAnsi="Times New Roman" w:cs="Times New Roman"/>
          </w:rPr>
          <w:t xml:space="preserve">s </w:t>
        </w:r>
      </w:ins>
      <w:ins w:id="478" w:author="Benton, Deon" w:date="2026-05-19T17:34:00Z" w16du:dateUtc="2026-05-19T22:34:00Z">
        <w:r w:rsidR="00BA458F">
          <w:rPr>
            <w:rFonts w:ascii="Times New Roman" w:hAnsi="Times New Roman" w:cs="Times New Roman"/>
          </w:rPr>
          <w:t>than non-sticky mittens experience.</w:t>
        </w:r>
      </w:ins>
    </w:p>
    <w:p w14:paraId="3F43DA49" w14:textId="288288A2" w:rsidR="00B3601A" w:rsidRDefault="0059095F" w:rsidP="008B60F5">
      <w:pPr>
        <w:spacing w:line="480" w:lineRule="auto"/>
        <w:ind w:firstLine="720"/>
        <w:contextualSpacing/>
        <w:rPr>
          <w:rFonts w:ascii="Times New Roman" w:hAnsi="Times New Roman" w:cs="Times New Roman"/>
        </w:rPr>
      </w:pPr>
      <w:ins w:id="479" w:author="Benton, Deon" w:date="2026-05-19T17:19:00Z" w16du:dateUtc="2026-05-19T22:19:00Z">
        <w:r>
          <w:rPr>
            <w:rFonts w:ascii="Times New Roman" w:hAnsi="Times New Roman" w:cs="Times New Roman"/>
          </w:rPr>
          <w:t>Such experience is particularly important here because it m</w:t>
        </w:r>
        <w:r w:rsidRPr="0059095F">
          <w:rPr>
            <w:rFonts w:ascii="Times New Roman" w:hAnsi="Times New Roman" w:cs="Times New Roman"/>
          </w:rPr>
          <w:t xml:space="preserve">ay strengthen </w:t>
        </w:r>
      </w:ins>
      <w:ins w:id="480" w:author="Benton, Deon" w:date="2026-05-19T17:20:00Z" w16du:dateUtc="2026-05-19T22:20:00Z">
        <w:r>
          <w:rPr>
            <w:rFonts w:ascii="Times New Roman" w:hAnsi="Times New Roman" w:cs="Times New Roman"/>
          </w:rPr>
          <w:t xml:space="preserve">infants’ </w:t>
        </w:r>
      </w:ins>
      <w:ins w:id="481" w:author="Benton, Deon" w:date="2026-05-19T17:19:00Z" w16du:dateUtc="2026-05-19T22:19:00Z">
        <w:r w:rsidRPr="0059095F">
          <w:rPr>
            <w:rFonts w:ascii="Times New Roman" w:hAnsi="Times New Roman" w:cs="Times New Roman"/>
          </w:rPr>
          <w:t>encoding of the geometry</w:t>
        </w:r>
      </w:ins>
      <w:ins w:id="482" w:author="Benton, Deon" w:date="2026-05-19T17:20:00Z" w16du:dateUtc="2026-05-19T22:20:00Z">
        <w:r>
          <w:rPr>
            <w:rFonts w:ascii="Times New Roman" w:hAnsi="Times New Roman" w:cs="Times New Roman"/>
          </w:rPr>
          <w:t xml:space="preserve"> (i.e., arm configuration)</w:t>
        </w:r>
      </w:ins>
      <w:ins w:id="483" w:author="Benton, Deon" w:date="2026-05-19T17:19:00Z" w16du:dateUtc="2026-05-19T22:19:00Z">
        <w:r w:rsidRPr="0059095F">
          <w:rPr>
            <w:rFonts w:ascii="Times New Roman" w:hAnsi="Times New Roman" w:cs="Times New Roman"/>
          </w:rPr>
          <w:t xml:space="preserve"> and trajectory </w:t>
        </w:r>
      </w:ins>
      <w:ins w:id="484" w:author="Benton, Deon" w:date="2026-05-19T17:20:00Z" w16du:dateUtc="2026-05-19T22:20:00Z">
        <w:r>
          <w:rPr>
            <w:rFonts w:ascii="Times New Roman" w:hAnsi="Times New Roman" w:cs="Times New Roman"/>
          </w:rPr>
          <w:t>(i.e., straightness of arm movement)</w:t>
        </w:r>
      </w:ins>
      <w:ins w:id="485" w:author="Benton, Deon" w:date="2026-05-19T17:21:00Z" w16du:dateUtc="2026-05-19T22:21:00Z">
        <w:r>
          <w:rPr>
            <w:rFonts w:ascii="Times New Roman" w:hAnsi="Times New Roman" w:cs="Times New Roman"/>
          </w:rPr>
          <w:t xml:space="preserve"> </w:t>
        </w:r>
      </w:ins>
      <w:ins w:id="486" w:author="Benton, Deon" w:date="2026-05-19T17:19:00Z" w16du:dateUtc="2026-05-19T22:19:00Z">
        <w:r w:rsidRPr="0059095F">
          <w:rPr>
            <w:rFonts w:ascii="Times New Roman" w:hAnsi="Times New Roman" w:cs="Times New Roman"/>
          </w:rPr>
          <w:t xml:space="preserve">of </w:t>
        </w:r>
      </w:ins>
      <w:ins w:id="487" w:author="Benton, Deon" w:date="2026-05-19T17:20:00Z" w16du:dateUtc="2026-05-19T22:20:00Z">
        <w:r>
          <w:rPr>
            <w:rFonts w:ascii="Times New Roman" w:hAnsi="Times New Roman" w:cs="Times New Roman"/>
          </w:rPr>
          <w:t xml:space="preserve">their own </w:t>
        </w:r>
      </w:ins>
      <w:ins w:id="488" w:author="Benton, Deon" w:date="2026-05-19T17:19:00Z" w16du:dateUtc="2026-05-19T22:19:00Z">
        <w:r w:rsidRPr="0059095F">
          <w:rPr>
            <w:rFonts w:ascii="Times New Roman" w:hAnsi="Times New Roman" w:cs="Times New Roman"/>
          </w:rPr>
          <w:t>successful reaches</w:t>
        </w:r>
      </w:ins>
      <w:ins w:id="489" w:author="Benton, Deon" w:date="2026-05-19T17:20:00Z" w16du:dateUtc="2026-05-19T22:20:00Z">
        <w:r>
          <w:rPr>
            <w:rFonts w:ascii="Times New Roman" w:hAnsi="Times New Roman" w:cs="Times New Roman"/>
          </w:rPr>
          <w:t>.</w:t>
        </w:r>
      </w:ins>
      <w:ins w:id="490" w:author="Benton, Deon" w:date="2026-05-19T17:19:00Z" w16du:dateUtc="2026-05-19T22:19:00Z">
        <w:r>
          <w:rPr>
            <w:rFonts w:ascii="Times New Roman" w:hAnsi="Times New Roman" w:cs="Times New Roman"/>
          </w:rPr>
          <w:t xml:space="preserve"> </w:t>
        </w:r>
      </w:ins>
      <w:ins w:id="491" w:author="Benton, Deon" w:date="2026-05-18T23:06:00Z" w16du:dateUtc="2026-05-19T04:06:00Z">
        <w:r w:rsidR="0089720F">
          <w:rPr>
            <w:rFonts w:ascii="Times New Roman" w:hAnsi="Times New Roman" w:cs="Times New Roman"/>
          </w:rPr>
          <w:t>Specifically,</w:t>
        </w:r>
      </w:ins>
      <w:r w:rsidR="00BA34AC" w:rsidRPr="00BE2E9B">
        <w:rPr>
          <w:rFonts w:ascii="Times New Roman" w:hAnsi="Times New Roman" w:cs="Times New Roman"/>
        </w:rPr>
        <w:t xml:space="preserve"> </w:t>
      </w:r>
      <w:ins w:id="492" w:author="Benton, Deon" w:date="2026-05-18T23:06:00Z" w16du:dateUtc="2026-05-19T04:06:00Z">
        <w:r w:rsidR="0089720F">
          <w:rPr>
            <w:rFonts w:ascii="Times New Roman" w:hAnsi="Times New Roman" w:cs="Times New Roman"/>
          </w:rPr>
          <w:t>i</w:t>
        </w:r>
      </w:ins>
      <w:ins w:id="493" w:author="Benton, Deon" w:date="2026-05-01T12:45:00Z" w16du:dateUtc="2026-05-01T17:45:00Z">
        <w:r w:rsidR="002A5F73">
          <w:rPr>
            <w:rFonts w:ascii="Times New Roman" w:hAnsi="Times New Roman" w:cs="Times New Roman"/>
          </w:rPr>
          <w:t>nfants</w:t>
        </w:r>
      </w:ins>
      <w:ins w:id="494" w:author="Benton, Deon" w:date="2026-05-19T17:22:00Z" w16du:dateUtc="2026-05-19T22:22:00Z">
        <w:r w:rsidR="00E912EB">
          <w:rPr>
            <w:rFonts w:ascii="Times New Roman" w:hAnsi="Times New Roman" w:cs="Times New Roman"/>
          </w:rPr>
          <w:t xml:space="preserve"> in a sticky-mittens condition</w:t>
        </w:r>
      </w:ins>
      <w:ins w:id="495" w:author="Benton, Deon" w:date="2026-05-01T12:45:00Z" w16du:dateUtc="2026-05-01T17:45:00Z">
        <w:r w:rsidR="002A5F73">
          <w:rPr>
            <w:rFonts w:ascii="Times New Roman" w:hAnsi="Times New Roman" w:cs="Times New Roman"/>
          </w:rPr>
          <w:t xml:space="preserve"> may </w:t>
        </w:r>
      </w:ins>
      <w:del w:id="496" w:author="Benton, Deon" w:date="2026-05-01T13:05:00Z" w16du:dateUtc="2026-05-01T18:05:00Z">
        <w:r w:rsidR="00BA34AC" w:rsidRPr="00BE2E9B" w:rsidDel="008A2E25">
          <w:rPr>
            <w:rFonts w:ascii="Times New Roman" w:hAnsi="Times New Roman" w:cs="Times New Roman"/>
          </w:rPr>
          <w:delText xml:space="preserve"> </w:delText>
        </w:r>
      </w:del>
      <w:ins w:id="497" w:author="Benton, Deon" w:date="2026-05-01T12:41:00Z" w16du:dateUtc="2026-05-01T17:41:00Z">
        <w:r w:rsidR="001664C2">
          <w:rPr>
            <w:rFonts w:ascii="Times New Roman" w:hAnsi="Times New Roman" w:cs="Times New Roman"/>
          </w:rPr>
          <w:t>notice that</w:t>
        </w:r>
      </w:ins>
      <w:ins w:id="498" w:author="Benton, Deon" w:date="2026-05-18T23:06:00Z" w16du:dateUtc="2026-05-19T04:06:00Z">
        <w:r w:rsidR="0089720F">
          <w:rPr>
            <w:rFonts w:ascii="Times New Roman" w:hAnsi="Times New Roman" w:cs="Times New Roman"/>
          </w:rPr>
          <w:t xml:space="preserve"> </w:t>
        </w:r>
      </w:ins>
      <w:ins w:id="499" w:author="Benton, Deon" w:date="2026-05-19T17:22:00Z" w16du:dateUtc="2026-05-19T22:22:00Z">
        <w:r w:rsidR="00E912EB">
          <w:rPr>
            <w:rFonts w:ascii="Times New Roman" w:hAnsi="Times New Roman" w:cs="Times New Roman"/>
          </w:rPr>
          <w:t xml:space="preserve">each time they attempt to retrieve an object, </w:t>
        </w:r>
      </w:ins>
      <w:ins w:id="500" w:author="Benton, Deon" w:date="2026-05-18T23:06:00Z" w16du:dateUtc="2026-05-19T04:06:00Z">
        <w:r w:rsidR="0089720F">
          <w:rPr>
            <w:rFonts w:ascii="Times New Roman" w:hAnsi="Times New Roman" w:cs="Times New Roman"/>
          </w:rPr>
          <w:t xml:space="preserve">their arms are extended forward from the body in a relatively straight configuration and </w:t>
        </w:r>
      </w:ins>
      <w:ins w:id="501" w:author="Benton, Deon" w:date="2026-05-19T17:23:00Z" w16du:dateUtc="2026-05-19T22:23:00Z">
        <w:r w:rsidR="00E912EB">
          <w:rPr>
            <w:rFonts w:ascii="Times New Roman" w:hAnsi="Times New Roman" w:cs="Times New Roman"/>
          </w:rPr>
          <w:t>move along a largely</w:t>
        </w:r>
      </w:ins>
      <w:ins w:id="502" w:author="Benton, Deon" w:date="2026-05-18T23:06:00Z" w16du:dateUtc="2026-05-19T04:06:00Z">
        <w:r w:rsidR="0089720F" w:rsidRPr="00BE2E9B">
          <w:rPr>
            <w:rFonts w:ascii="Times New Roman" w:hAnsi="Times New Roman" w:cs="Times New Roman"/>
          </w:rPr>
          <w:t xml:space="preserve"> </w:t>
        </w:r>
        <w:r w:rsidR="0089720F">
          <w:rPr>
            <w:rFonts w:ascii="Times New Roman" w:hAnsi="Times New Roman" w:cs="Times New Roman"/>
          </w:rPr>
          <w:t>direct path</w:t>
        </w:r>
      </w:ins>
      <w:ins w:id="503" w:author="Benton, Deon" w:date="2026-05-18T23:07:00Z" w16du:dateUtc="2026-05-19T04:07:00Z">
        <w:r w:rsidR="0089720F">
          <w:rPr>
            <w:rFonts w:ascii="Times New Roman" w:hAnsi="Times New Roman" w:cs="Times New Roman"/>
          </w:rPr>
          <w:t>.</w:t>
        </w:r>
      </w:ins>
      <w:ins w:id="504" w:author="Benton, Deon" w:date="2026-05-01T12:42:00Z" w16du:dateUtc="2026-05-01T17:42:00Z">
        <w:r w:rsidR="001664C2">
          <w:rPr>
            <w:rFonts w:ascii="Times New Roman" w:hAnsi="Times New Roman" w:cs="Times New Roman"/>
          </w:rPr>
          <w:t xml:space="preserve"> </w:t>
        </w:r>
      </w:ins>
      <w:ins w:id="505" w:author="Benton, Deon" w:date="2026-05-19T17:23:00Z" w16du:dateUtc="2026-05-19T22:23:00Z">
        <w:r w:rsidR="00E912EB">
          <w:rPr>
            <w:rFonts w:ascii="Times New Roman" w:hAnsi="Times New Roman" w:cs="Times New Roman"/>
          </w:rPr>
          <w:t xml:space="preserve">To </w:t>
        </w:r>
        <w:r w:rsidR="00C34BA4">
          <w:rPr>
            <w:rFonts w:ascii="Times New Roman" w:hAnsi="Times New Roman" w:cs="Times New Roman"/>
          </w:rPr>
          <w:t>envision</w:t>
        </w:r>
        <w:r w:rsidR="00E912EB">
          <w:rPr>
            <w:rFonts w:ascii="Times New Roman" w:hAnsi="Times New Roman" w:cs="Times New Roman"/>
          </w:rPr>
          <w:t xml:space="preserve"> what this might look like, </w:t>
        </w:r>
        <w:r w:rsidR="00C34BA4">
          <w:rPr>
            <w:rFonts w:ascii="Times New Roman" w:hAnsi="Times New Roman" w:cs="Times New Roman"/>
          </w:rPr>
          <w:t>imagine an</w:t>
        </w:r>
      </w:ins>
      <w:ins w:id="506" w:author="Benton, Deon" w:date="2026-05-01T12:51:00Z" w16du:dateUtc="2026-05-01T17:51:00Z">
        <w:r w:rsidR="008E07C3">
          <w:rPr>
            <w:rFonts w:ascii="Times New Roman" w:hAnsi="Times New Roman" w:cs="Times New Roman"/>
          </w:rPr>
          <w:t xml:space="preserve"> </w:t>
        </w:r>
        <w:r w:rsidR="008E07C3" w:rsidRPr="00D47D06">
          <w:rPr>
            <w:rFonts w:ascii="Times New Roman" w:hAnsi="Times New Roman" w:cs="Times New Roman"/>
          </w:rPr>
          <w:t xml:space="preserve">infant excitedly slapping </w:t>
        </w:r>
      </w:ins>
      <w:ins w:id="507" w:author="Benton, Deon" w:date="2026-05-19T17:24:00Z" w16du:dateUtc="2026-05-19T22:24:00Z">
        <w:r w:rsidR="00C34BA4">
          <w:rPr>
            <w:rFonts w:ascii="Times New Roman" w:hAnsi="Times New Roman" w:cs="Times New Roman"/>
          </w:rPr>
          <w:t>their highchair</w:t>
        </w:r>
      </w:ins>
      <w:r w:rsidR="001433CD">
        <w:rPr>
          <w:rFonts w:ascii="Times New Roman" w:hAnsi="Times New Roman" w:cs="Times New Roman"/>
        </w:rPr>
        <w:t xml:space="preserve"> in anticipation of a snack</w:t>
      </w:r>
      <w:ins w:id="508" w:author="Benton, Deon" w:date="2026-05-01T13:06:00Z" w16du:dateUtc="2026-05-01T18:06:00Z">
        <w:r w:rsidR="008A2E25">
          <w:rPr>
            <w:rFonts w:ascii="Times New Roman" w:hAnsi="Times New Roman" w:cs="Times New Roman"/>
          </w:rPr>
          <w:t xml:space="preserve">. </w:t>
        </w:r>
      </w:ins>
      <w:r w:rsidR="00BA34AC">
        <w:rPr>
          <w:rFonts w:ascii="Times New Roman" w:hAnsi="Times New Roman" w:cs="Times New Roman"/>
        </w:rPr>
        <w:t xml:space="preserve">Crucially, </w:t>
      </w:r>
      <w:ins w:id="509" w:author="Benton, Deon" w:date="2026-05-19T17:25:00Z" w16du:dateUtc="2026-05-19T22:25:00Z">
        <w:r w:rsidR="00C34BA4">
          <w:rPr>
            <w:rFonts w:ascii="Times New Roman" w:hAnsi="Times New Roman" w:cs="Times New Roman"/>
          </w:rPr>
          <w:t>b</w:t>
        </w:r>
        <w:r w:rsidR="00C34BA4" w:rsidRPr="00C34BA4">
          <w:rPr>
            <w:rFonts w:ascii="Times New Roman" w:hAnsi="Times New Roman" w:cs="Times New Roman"/>
          </w:rPr>
          <w:t>ecause</w:t>
        </w:r>
        <w:r w:rsidR="00C34BA4">
          <w:rPr>
            <w:rFonts w:ascii="Times New Roman" w:hAnsi="Times New Roman" w:cs="Times New Roman"/>
          </w:rPr>
          <w:t xml:space="preserve"> the </w:t>
        </w:r>
        <w:r w:rsidR="00C34BA4">
          <w:rPr>
            <w:rFonts w:ascii="Times New Roman" w:hAnsi="Times New Roman" w:cs="Times New Roman"/>
            <w:i/>
            <w:iCs/>
          </w:rPr>
          <w:t xml:space="preserve">statistical </w:t>
        </w:r>
      </w:ins>
      <w:ins w:id="510" w:author="Benton, Deon" w:date="2026-05-19T17:26:00Z" w16du:dateUtc="2026-05-19T22:26:00Z">
        <w:r w:rsidR="00C34BA4">
          <w:rPr>
            <w:rFonts w:ascii="Times New Roman" w:hAnsi="Times New Roman" w:cs="Times New Roman"/>
            <w:i/>
            <w:iCs/>
          </w:rPr>
          <w:t>average</w:t>
        </w:r>
      </w:ins>
      <w:ins w:id="511" w:author="Benton, Deon" w:date="2026-05-21T20:11:00Z" w16du:dateUtc="2026-05-22T01:11:00Z">
        <w:r w:rsidR="00A5503F">
          <w:rPr>
            <w:rFonts w:ascii="Times New Roman" w:hAnsi="Times New Roman" w:cs="Times New Roman"/>
            <w:i/>
            <w:iCs/>
          </w:rPr>
          <w:t xml:space="preserve"> </w:t>
        </w:r>
        <w:r w:rsidR="00A5503F">
          <w:rPr>
            <w:rFonts w:ascii="Times New Roman" w:hAnsi="Times New Roman" w:cs="Times New Roman"/>
          </w:rPr>
          <w:t>(i.e., prototype)</w:t>
        </w:r>
      </w:ins>
      <w:ins w:id="512" w:author="Benton, Deon" w:date="2026-05-21T20:16:00Z" w16du:dateUtc="2026-05-22T01:16:00Z">
        <w:r w:rsidR="00A5503F">
          <w:rPr>
            <w:rStyle w:val="FootnoteReference"/>
            <w:rFonts w:ascii="Times New Roman" w:hAnsi="Times New Roman" w:cs="Times New Roman"/>
          </w:rPr>
          <w:footnoteReference w:id="1"/>
        </w:r>
      </w:ins>
      <w:ins w:id="515" w:author="Benton, Deon" w:date="2026-05-19T17:26:00Z" w16du:dateUtc="2026-05-19T22:26:00Z">
        <w:r w:rsidR="00C34BA4">
          <w:rPr>
            <w:rFonts w:ascii="Times New Roman" w:hAnsi="Times New Roman" w:cs="Times New Roman"/>
            <w:i/>
            <w:iCs/>
          </w:rPr>
          <w:t xml:space="preserve"> </w:t>
        </w:r>
        <w:r w:rsidR="00C34BA4">
          <w:rPr>
            <w:rFonts w:ascii="Times New Roman" w:hAnsi="Times New Roman" w:cs="Times New Roman"/>
          </w:rPr>
          <w:t>of</w:t>
        </w:r>
      </w:ins>
      <w:r w:rsidR="00363A7B">
        <w:rPr>
          <w:rFonts w:ascii="Times New Roman" w:hAnsi="Times New Roman" w:cs="Times New Roman"/>
        </w:rPr>
        <w:t xml:space="preserve"> infants’ </w:t>
      </w:r>
      <w:ins w:id="516" w:author="Benton, Deon" w:date="2026-05-19T17:27:00Z" w16du:dateUtc="2026-05-19T22:27:00Z">
        <w:r w:rsidR="008B60F5">
          <w:rPr>
            <w:rFonts w:ascii="Times New Roman" w:hAnsi="Times New Roman" w:cs="Times New Roman"/>
          </w:rPr>
          <w:t xml:space="preserve">successful </w:t>
        </w:r>
      </w:ins>
      <w:ins w:id="517" w:author="Benton, Deon" w:date="2026-05-19T17:25:00Z" w16du:dateUtc="2026-05-19T22:25:00Z">
        <w:r w:rsidR="00C34BA4" w:rsidRPr="00C34BA4">
          <w:rPr>
            <w:rFonts w:ascii="Times New Roman" w:hAnsi="Times New Roman" w:cs="Times New Roman"/>
          </w:rPr>
          <w:t>reaches</w:t>
        </w:r>
        <w:r w:rsidR="00C34BA4">
          <w:rPr>
            <w:rFonts w:ascii="Times New Roman" w:hAnsi="Times New Roman" w:cs="Times New Roman"/>
          </w:rPr>
          <w:t xml:space="preserve"> may </w:t>
        </w:r>
        <w:r w:rsidR="00C34BA4" w:rsidRPr="00C34BA4">
          <w:rPr>
            <w:rFonts w:ascii="Times New Roman" w:hAnsi="Times New Roman" w:cs="Times New Roman"/>
          </w:rPr>
          <w:t xml:space="preserve">approximate </w:t>
        </w:r>
      </w:ins>
      <w:ins w:id="518" w:author="Benton, Deon" w:date="2026-05-19T17:26:00Z" w16du:dateUtc="2026-05-19T22:26:00Z">
        <w:r w:rsidR="00C34BA4">
          <w:rPr>
            <w:rFonts w:ascii="Times New Roman" w:hAnsi="Times New Roman" w:cs="Times New Roman"/>
          </w:rPr>
          <w:t>a relatively direct path</w:t>
        </w:r>
      </w:ins>
      <w:ins w:id="519" w:author="Benton, Deon" w:date="2026-05-19T17:25:00Z" w16du:dateUtc="2026-05-19T22:25:00Z">
        <w:r w:rsidR="00C34BA4" w:rsidRPr="00C34BA4">
          <w:rPr>
            <w:rFonts w:ascii="Times New Roman" w:hAnsi="Times New Roman" w:cs="Times New Roman"/>
          </w:rPr>
          <w:t>, this experience may render straight trajectories more familiar than curved ones</w:t>
        </w:r>
      </w:ins>
      <w:ins w:id="520" w:author="Benton, Deon" w:date="2026-05-21T20:12:00Z" w16du:dateUtc="2026-05-22T01:12:00Z">
        <w:r w:rsidR="00A5503F">
          <w:rPr>
            <w:rFonts w:ascii="Times New Roman" w:hAnsi="Times New Roman" w:cs="Times New Roman"/>
          </w:rPr>
          <w:t>.</w:t>
        </w:r>
      </w:ins>
      <w:ins w:id="521" w:author="Benton, Deon" w:date="2026-05-19T17:26:00Z" w16du:dateUtc="2026-05-19T22:26:00Z">
        <w:r w:rsidR="00C34BA4">
          <w:rPr>
            <w:rFonts w:ascii="Times New Roman" w:hAnsi="Times New Roman" w:cs="Times New Roman"/>
          </w:rPr>
          <w:t xml:space="preserve"> This could result in </w:t>
        </w:r>
      </w:ins>
      <w:ins w:id="522" w:author="Benton, Deon" w:date="2026-05-21T20:21:00Z" w16du:dateUtc="2026-05-22T01:21:00Z">
        <w:r w:rsidR="00AE7DD7">
          <w:rPr>
            <w:rFonts w:ascii="Times New Roman" w:hAnsi="Times New Roman" w:cs="Times New Roman"/>
          </w:rPr>
          <w:t>longer looking to the</w:t>
        </w:r>
      </w:ins>
      <w:ins w:id="523" w:author="Benton, Deon" w:date="2026-05-19T17:25:00Z" w16du:dateUtc="2026-05-19T22:25:00Z">
        <w:r w:rsidR="00C34BA4" w:rsidRPr="00C34BA4">
          <w:rPr>
            <w:rFonts w:ascii="Times New Roman" w:hAnsi="Times New Roman" w:cs="Times New Roman"/>
          </w:rPr>
          <w:t xml:space="preserve"> inefficient test events </w:t>
        </w:r>
      </w:ins>
      <w:ins w:id="524" w:author="Benton, Deon" w:date="2026-05-19T17:26:00Z" w16du:dateUtc="2026-05-19T22:26:00Z">
        <w:r w:rsidR="00C34BA4">
          <w:rPr>
            <w:rFonts w:ascii="Times New Roman" w:hAnsi="Times New Roman" w:cs="Times New Roman"/>
          </w:rPr>
          <w:t xml:space="preserve">than efficient ones </w:t>
        </w:r>
      </w:ins>
      <w:ins w:id="525" w:author="Benton, Deon" w:date="2026-05-19T17:25:00Z" w16du:dateUtc="2026-05-19T22:25:00Z">
        <w:r w:rsidR="00C34BA4" w:rsidRPr="00C34BA4">
          <w:rPr>
            <w:rFonts w:ascii="Times New Roman" w:hAnsi="Times New Roman" w:cs="Times New Roman"/>
          </w:rPr>
          <w:t>without requiring a priori notions of goals, efficiency, or cost.</w:t>
        </w:r>
      </w:ins>
    </w:p>
    <w:p w14:paraId="7FFC4B6D" w14:textId="52BE050A" w:rsidR="008B60F5" w:rsidRDefault="009E47D6" w:rsidP="0096761D">
      <w:pPr>
        <w:spacing w:line="480" w:lineRule="auto"/>
        <w:ind w:firstLine="720"/>
        <w:contextualSpacing/>
        <w:rPr>
          <w:ins w:id="526" w:author="Benton, Deon" w:date="2026-05-19T17:28:00Z" w16du:dateUtc="2026-05-19T22:28:00Z"/>
          <w:rFonts w:ascii="Times New Roman" w:hAnsi="Times New Roman" w:cs="Times New Roman"/>
        </w:rPr>
      </w:pPr>
      <w:ins w:id="527" w:author="Benton, Deon" w:date="2026-05-21T20:35:00Z" w16du:dateUtc="2026-05-22T01:35:00Z">
        <w:r>
          <w:rPr>
            <w:rFonts w:ascii="Times New Roman" w:hAnsi="Times New Roman" w:cs="Times New Roman"/>
          </w:rPr>
          <w:t>One important question that this account raises concerns how</w:t>
        </w:r>
      </w:ins>
      <w:ins w:id="528" w:author="Benton, Deon" w:date="2026-05-19T17:28:00Z" w16du:dateUtc="2026-05-19T22:28:00Z">
        <w:r w:rsidR="008B60F5" w:rsidRPr="008B60F5">
          <w:rPr>
            <w:rFonts w:ascii="Times New Roman" w:hAnsi="Times New Roman" w:cs="Times New Roman"/>
          </w:rPr>
          <w:t xml:space="preserve"> pre-reaching infants detect a correspondence between their own reaches and those performed by others? One possibility is </w:t>
        </w:r>
        <w:r w:rsidR="008B60F5" w:rsidRPr="008B60F5">
          <w:rPr>
            <w:rFonts w:ascii="Times New Roman" w:hAnsi="Times New Roman" w:cs="Times New Roman"/>
          </w:rPr>
          <w:lastRenderedPageBreak/>
          <w:t xml:space="preserve">that because infants can </w:t>
        </w:r>
      </w:ins>
      <w:ins w:id="529" w:author="Benton, Deon" w:date="2026-05-19T17:29:00Z" w16du:dateUtc="2026-05-19T22:29:00Z">
        <w:r w:rsidR="000C6CBE">
          <w:rPr>
            <w:rFonts w:ascii="Times New Roman" w:hAnsi="Times New Roman" w:cs="Times New Roman"/>
          </w:rPr>
          <w:t xml:space="preserve">see their own </w:t>
        </w:r>
      </w:ins>
      <w:ins w:id="530" w:author="Benton, Deon" w:date="2026-05-21T20:36:00Z" w16du:dateUtc="2026-05-22T01:36:00Z">
        <w:r w:rsidR="00071508">
          <w:rPr>
            <w:rFonts w:ascii="Times New Roman" w:hAnsi="Times New Roman" w:cs="Times New Roman"/>
          </w:rPr>
          <w:t>arm movements</w:t>
        </w:r>
      </w:ins>
      <w:ins w:id="531" w:author="Benton, Deon" w:date="2026-05-19T17:28:00Z" w16du:dateUtc="2026-05-19T22:28:00Z">
        <w:r w:rsidR="008B60F5" w:rsidRPr="008B60F5">
          <w:rPr>
            <w:rFonts w:ascii="Times New Roman" w:hAnsi="Times New Roman" w:cs="Times New Roman"/>
          </w:rPr>
          <w:t xml:space="preserve">, they may form </w:t>
        </w:r>
      </w:ins>
      <w:ins w:id="532" w:author="Benton, Deon" w:date="2026-05-19T17:31:00Z" w16du:dateUtc="2026-05-19T22:31:00Z">
        <w:r w:rsidR="00BA49D4">
          <w:rPr>
            <w:rFonts w:ascii="Times New Roman" w:hAnsi="Times New Roman" w:cs="Times New Roman"/>
          </w:rPr>
          <w:t xml:space="preserve">amodal </w:t>
        </w:r>
      </w:ins>
      <w:proofErr w:type="gramStart"/>
      <w:ins w:id="533" w:author="Benton, Deon" w:date="2026-05-19T17:28:00Z" w16du:dateUtc="2026-05-19T22:28:00Z">
        <w:r w:rsidR="008B60F5" w:rsidRPr="008B60F5">
          <w:rPr>
            <w:rFonts w:ascii="Times New Roman" w:hAnsi="Times New Roman" w:cs="Times New Roman"/>
          </w:rPr>
          <w:t>representations</w:t>
        </w:r>
      </w:ins>
      <w:ins w:id="534" w:author="Benton, Deon" w:date="2026-05-21T20:37:00Z" w16du:dateUtc="2026-05-22T01:37:00Z">
        <w:r w:rsidR="008D41DE">
          <w:rPr>
            <w:rFonts w:ascii="Times New Roman" w:hAnsi="Times New Roman" w:cs="Times New Roman"/>
          </w:rPr>
          <w:t>—</w:t>
        </w:r>
        <w:proofErr w:type="gramEnd"/>
        <w:r w:rsidR="008D41DE">
          <w:rPr>
            <w:rFonts w:ascii="Times New Roman" w:hAnsi="Times New Roman" w:cs="Times New Roman"/>
          </w:rPr>
          <w:t xml:space="preserve">that is, representations that do not distinguish infants’ own </w:t>
        </w:r>
      </w:ins>
      <w:ins w:id="535" w:author="Benton, Deon" w:date="2026-05-21T20:38:00Z" w16du:dateUtc="2026-05-22T01:38:00Z">
        <w:r w:rsidR="00D460D5">
          <w:rPr>
            <w:rFonts w:ascii="Times New Roman" w:hAnsi="Times New Roman" w:cs="Times New Roman"/>
          </w:rPr>
          <w:t>arm movements from</w:t>
        </w:r>
      </w:ins>
      <w:ins w:id="536" w:author="Benton, Deon" w:date="2026-05-21T20:37:00Z" w16du:dateUtc="2026-05-22T01:37:00Z">
        <w:r w:rsidR="008D41DE">
          <w:rPr>
            <w:rFonts w:ascii="Times New Roman" w:hAnsi="Times New Roman" w:cs="Times New Roman"/>
          </w:rPr>
          <w:t xml:space="preserve"> those performed by others—</w:t>
        </w:r>
      </w:ins>
      <w:ins w:id="537" w:author="Benton, Deon" w:date="2026-05-19T17:28:00Z" w16du:dateUtc="2026-05-19T22:28:00Z">
        <w:r w:rsidR="008B60F5" w:rsidRPr="008B60F5">
          <w:rPr>
            <w:rFonts w:ascii="Times New Roman" w:hAnsi="Times New Roman" w:cs="Times New Roman"/>
          </w:rPr>
          <w:t>of t</w:t>
        </w:r>
      </w:ins>
      <w:ins w:id="538" w:author="Benton, Deon" w:date="2026-05-19T17:29:00Z" w16du:dateUtc="2026-05-19T22:29:00Z">
        <w:r w:rsidR="00BA49D4">
          <w:rPr>
            <w:rFonts w:ascii="Times New Roman" w:hAnsi="Times New Roman" w:cs="Times New Roman"/>
          </w:rPr>
          <w:t>he geometry and trajectory</w:t>
        </w:r>
      </w:ins>
      <w:ins w:id="539" w:author="Benton, Deon" w:date="2026-05-21T20:38:00Z" w16du:dateUtc="2026-05-22T01:38:00Z">
        <w:r w:rsidR="00D460D5">
          <w:rPr>
            <w:rFonts w:ascii="Times New Roman" w:hAnsi="Times New Roman" w:cs="Times New Roman"/>
          </w:rPr>
          <w:t xml:space="preserve"> of those reaches</w:t>
        </w:r>
      </w:ins>
      <w:ins w:id="540" w:author="Benton, Deon" w:date="2026-05-19T17:28:00Z" w16du:dateUtc="2026-05-19T22:28:00Z">
        <w:r w:rsidR="008B60F5" w:rsidRPr="008B60F5">
          <w:rPr>
            <w:rFonts w:ascii="Times New Roman" w:hAnsi="Times New Roman" w:cs="Times New Roman"/>
          </w:rPr>
          <w:t>. On this view, infants may perceive efficient reaches performed by another individual as more familiar because those reaches overlap with representations established during their own successful action experience.</w:t>
        </w:r>
        <w:r w:rsidR="008B60F5">
          <w:rPr>
            <w:rFonts w:ascii="Times New Roman" w:hAnsi="Times New Roman" w:cs="Times New Roman"/>
          </w:rPr>
          <w:t xml:space="preserve"> </w:t>
        </w:r>
      </w:ins>
    </w:p>
    <w:p w14:paraId="59A5325D" w14:textId="06E82661" w:rsidR="00524642" w:rsidRDefault="00AC1B5A" w:rsidP="0096761D">
      <w:pPr>
        <w:spacing w:line="480" w:lineRule="auto"/>
        <w:ind w:firstLine="720"/>
        <w:contextualSpacing/>
        <w:rPr>
          <w:rFonts w:ascii="Times New Roman" w:hAnsi="Times New Roman" w:cs="Times New Roman"/>
        </w:rPr>
      </w:pPr>
      <w:ins w:id="541" w:author="Benton, Deon" w:date="2026-05-01T16:31:00Z" w16du:dateUtc="2026-05-01T21:31:00Z">
        <w:r>
          <w:rPr>
            <w:rFonts w:ascii="Times New Roman" w:hAnsi="Times New Roman" w:cs="Times New Roman"/>
          </w:rPr>
          <w:t xml:space="preserve">In the remainder of the paper, </w:t>
        </w:r>
      </w:ins>
      <w:r w:rsidR="00EE3AAD">
        <w:rPr>
          <w:rFonts w:ascii="Times New Roman" w:hAnsi="Times New Roman" w:cs="Times New Roman"/>
        </w:rPr>
        <w:t xml:space="preserve">I present </w:t>
      </w:r>
      <w:ins w:id="542" w:author="Benton, Deon" w:date="2026-05-01T16:31:00Z" w16du:dateUtc="2026-05-01T21:31:00Z">
        <w:r>
          <w:rPr>
            <w:rFonts w:ascii="Times New Roman" w:hAnsi="Times New Roman" w:cs="Times New Roman"/>
          </w:rPr>
          <w:t>a series of</w:t>
        </w:r>
      </w:ins>
      <w:ins w:id="543" w:author="Benton, Deon" w:date="2026-05-18T23:19:00Z" w16du:dateUtc="2026-05-19T04:19:00Z">
        <w:r w:rsidR="008A0C3E">
          <w:rPr>
            <w:rFonts w:ascii="Times New Roman" w:hAnsi="Times New Roman" w:cs="Times New Roman"/>
          </w:rPr>
          <w:t xml:space="preserve"> computer</w:t>
        </w:r>
      </w:ins>
      <w:ins w:id="544" w:author="Benton, Deon" w:date="2026-05-01T16:31:00Z" w16du:dateUtc="2026-05-01T21:31:00Z">
        <w:r>
          <w:rPr>
            <w:rFonts w:ascii="Times New Roman" w:hAnsi="Times New Roman" w:cs="Times New Roman"/>
          </w:rPr>
          <w:t xml:space="preserve"> simulations</w:t>
        </w:r>
      </w:ins>
      <w:ins w:id="545" w:author="Benton, Deon" w:date="2026-05-01T20:39:00Z" w16du:dateUtc="2026-05-02T01:39:00Z">
        <w:r w:rsidR="00BD309B">
          <w:rPr>
            <w:rFonts w:ascii="Times New Roman" w:hAnsi="Times New Roman" w:cs="Times New Roman"/>
          </w:rPr>
          <w:t xml:space="preserve"> </w:t>
        </w:r>
      </w:ins>
      <w:ins w:id="546" w:author="Benton, Deon" w:date="2026-05-18T23:19:00Z" w16du:dateUtc="2026-05-19T04:19:00Z">
        <w:r w:rsidR="008A0C3E">
          <w:rPr>
            <w:rFonts w:ascii="Times New Roman" w:hAnsi="Times New Roman" w:cs="Times New Roman"/>
          </w:rPr>
          <w:t>demonstrating that the</w:t>
        </w:r>
      </w:ins>
      <w:ins w:id="547" w:author="Benton, Deon" w:date="2026-05-01T20:39:00Z" w16du:dateUtc="2026-05-02T01:39:00Z">
        <w:r w:rsidR="00BD309B">
          <w:rPr>
            <w:rFonts w:ascii="Times New Roman" w:hAnsi="Times New Roman" w:cs="Times New Roman"/>
          </w:rPr>
          <w:t xml:space="preserve"> present</w:t>
        </w:r>
      </w:ins>
      <w:ins w:id="548" w:author="Benton, Deon" w:date="2026-05-01T15:59:00Z" w16du:dateUtc="2026-05-01T20:59:00Z">
        <w:r w:rsidR="00617B5C">
          <w:rPr>
            <w:rFonts w:ascii="Times New Roman" w:hAnsi="Times New Roman" w:cs="Times New Roman"/>
          </w:rPr>
          <w:t xml:space="preserve"> </w:t>
        </w:r>
      </w:ins>
      <w:ins w:id="549" w:author="Benton, Deon" w:date="2026-05-01T16:00:00Z" w16du:dateUtc="2026-05-01T21:00:00Z">
        <w:r w:rsidR="00617B5C">
          <w:rPr>
            <w:rFonts w:ascii="Times New Roman" w:hAnsi="Times New Roman" w:cs="Times New Roman"/>
          </w:rPr>
          <w:t>mechanistic proposal</w:t>
        </w:r>
      </w:ins>
      <w:ins w:id="550" w:author="Benton, Deon" w:date="2026-05-01T15:59:00Z" w16du:dateUtc="2026-05-01T20:59:00Z">
        <w:r w:rsidR="00617B5C">
          <w:rPr>
            <w:rFonts w:ascii="Times New Roman" w:hAnsi="Times New Roman" w:cs="Times New Roman"/>
          </w:rPr>
          <w:t>—when instantiated in a connectionist computational model</w:t>
        </w:r>
      </w:ins>
      <w:ins w:id="551" w:author="Benton, Deon" w:date="2026-05-18T23:34:00Z" w16du:dateUtc="2026-05-19T04:34:00Z">
        <w:r w:rsidR="00340DB1">
          <w:rPr>
            <w:rFonts w:ascii="Times New Roman" w:hAnsi="Times New Roman" w:cs="Times New Roman"/>
          </w:rPr>
          <w:t xml:space="preserve"> called ALIAS</w:t>
        </w:r>
      </w:ins>
      <w:ins w:id="552" w:author="Benton, Deon" w:date="2026-05-01T15:59:00Z" w16du:dateUtc="2026-05-01T20:59:00Z">
        <w:r w:rsidR="00617B5C">
          <w:rPr>
            <w:rFonts w:ascii="Times New Roman" w:hAnsi="Times New Roman" w:cs="Times New Roman"/>
          </w:rPr>
          <w:t>—can</w:t>
        </w:r>
      </w:ins>
      <w:ins w:id="553" w:author="Benton, Deon" w:date="2026-05-01T16:00:00Z" w16du:dateUtc="2026-05-01T21:00:00Z">
        <w:r w:rsidR="00617B5C">
          <w:rPr>
            <w:rFonts w:ascii="Times New Roman" w:hAnsi="Times New Roman" w:cs="Times New Roman"/>
          </w:rPr>
          <w:t xml:space="preserve"> account for several major findings in the literature on infant </w:t>
        </w:r>
      </w:ins>
      <w:ins w:id="554" w:author="Benton, Deon" w:date="2026-05-16T15:39:00Z" w16du:dateUtc="2026-05-16T20:39:00Z">
        <w:r w:rsidR="00DB0881">
          <w:rPr>
            <w:rFonts w:ascii="Times New Roman" w:hAnsi="Times New Roman" w:cs="Times New Roman"/>
          </w:rPr>
          <w:t>action efficiency understanding</w:t>
        </w:r>
      </w:ins>
      <w:ins w:id="555" w:author="Benton, Deon" w:date="2026-05-01T16:00:00Z" w16du:dateUtc="2026-05-01T21:00:00Z">
        <w:r w:rsidR="00617B5C">
          <w:rPr>
            <w:rFonts w:ascii="Times New Roman" w:hAnsi="Times New Roman" w:cs="Times New Roman"/>
          </w:rPr>
          <w:t xml:space="preserve">. Before </w:t>
        </w:r>
      </w:ins>
      <w:ins w:id="556" w:author="Benton, Deon" w:date="2026-05-01T16:10:00Z" w16du:dateUtc="2026-05-01T21:10:00Z">
        <w:r w:rsidR="002B6388">
          <w:rPr>
            <w:rFonts w:ascii="Times New Roman" w:hAnsi="Times New Roman" w:cs="Times New Roman"/>
          </w:rPr>
          <w:t>turning to these simulations</w:t>
        </w:r>
      </w:ins>
      <w:ins w:id="557" w:author="Benton, Deon" w:date="2026-05-01T16:02:00Z" w16du:dateUtc="2026-05-01T21:02:00Z">
        <w:r w:rsidR="00D7476B">
          <w:rPr>
            <w:rFonts w:ascii="Times New Roman" w:hAnsi="Times New Roman" w:cs="Times New Roman"/>
          </w:rPr>
          <w:t>,</w:t>
        </w:r>
      </w:ins>
      <w:ins w:id="558" w:author="Benton, Deon" w:date="2026-05-01T16:01:00Z" w16du:dateUtc="2026-05-01T21:01:00Z">
        <w:r w:rsidR="00D7476B">
          <w:rPr>
            <w:rFonts w:ascii="Times New Roman" w:hAnsi="Times New Roman" w:cs="Times New Roman"/>
          </w:rPr>
          <w:t xml:space="preserve"> </w:t>
        </w:r>
      </w:ins>
      <w:ins w:id="559" w:author="Benton, Deon" w:date="2026-05-01T16:32:00Z" w16du:dateUtc="2026-05-01T21:32:00Z">
        <w:r w:rsidR="003148AF">
          <w:rPr>
            <w:rFonts w:ascii="Times New Roman" w:hAnsi="Times New Roman" w:cs="Times New Roman"/>
          </w:rPr>
          <w:t xml:space="preserve">however, </w:t>
        </w:r>
      </w:ins>
      <w:ins w:id="560" w:author="Benton, Deon" w:date="2026-05-01T16:01:00Z" w16du:dateUtc="2026-05-01T21:01:00Z">
        <w:r w:rsidR="00D7476B">
          <w:rPr>
            <w:rFonts w:ascii="Times New Roman" w:hAnsi="Times New Roman" w:cs="Times New Roman"/>
          </w:rPr>
          <w:t xml:space="preserve">two </w:t>
        </w:r>
      </w:ins>
      <w:ins w:id="561" w:author="Benton, Deon" w:date="2026-05-01T16:32:00Z" w16du:dateUtc="2026-05-01T21:32:00Z">
        <w:r w:rsidR="004E05F7">
          <w:rPr>
            <w:rFonts w:ascii="Times New Roman" w:hAnsi="Times New Roman" w:cs="Times New Roman"/>
          </w:rPr>
          <w:t xml:space="preserve">points </w:t>
        </w:r>
      </w:ins>
      <w:ins w:id="562" w:author="Benton, Deon" w:date="2026-05-01T16:10:00Z" w16du:dateUtc="2026-05-01T21:10:00Z">
        <w:r w:rsidR="002B6388">
          <w:rPr>
            <w:rFonts w:ascii="Times New Roman" w:hAnsi="Times New Roman" w:cs="Times New Roman"/>
          </w:rPr>
          <w:t>merit clarification</w:t>
        </w:r>
      </w:ins>
      <w:ins w:id="563" w:author="Benton, Deon" w:date="2026-05-01T16:02:00Z" w16du:dateUtc="2026-05-01T21:02:00Z">
        <w:r w:rsidR="00D7476B">
          <w:rPr>
            <w:rFonts w:ascii="Times New Roman" w:hAnsi="Times New Roman" w:cs="Times New Roman"/>
          </w:rPr>
          <w:t>.</w:t>
        </w:r>
      </w:ins>
      <w:ins w:id="564" w:author="Benton, Deon" w:date="2026-05-01T15:59:00Z" w16du:dateUtc="2026-05-01T20:59:00Z">
        <w:r w:rsidR="00617B5C">
          <w:rPr>
            <w:rFonts w:ascii="Times New Roman" w:hAnsi="Times New Roman" w:cs="Times New Roman"/>
          </w:rPr>
          <w:t xml:space="preserve"> </w:t>
        </w:r>
      </w:ins>
      <w:ins w:id="565" w:author="Benton, Deon" w:date="2026-05-01T16:10:00Z" w16du:dateUtc="2026-05-01T21:10:00Z">
        <w:r w:rsidR="002B6388">
          <w:rPr>
            <w:rFonts w:ascii="Times New Roman" w:hAnsi="Times New Roman" w:cs="Times New Roman"/>
          </w:rPr>
          <w:t>First,</w:t>
        </w:r>
      </w:ins>
      <w:r w:rsidR="00635C87">
        <w:rPr>
          <w:rFonts w:ascii="Times New Roman" w:hAnsi="Times New Roman" w:cs="Times New Roman"/>
        </w:rPr>
        <w:t xml:space="preserve"> the present account is neither a theory of </w:t>
      </w:r>
      <w:ins w:id="566" w:author="Benton, Deon" w:date="2026-05-16T15:39:00Z" w16du:dateUtc="2026-05-16T20:39:00Z">
        <w:r w:rsidR="00DB0881">
          <w:rPr>
            <w:rFonts w:ascii="Times New Roman" w:hAnsi="Times New Roman" w:cs="Times New Roman"/>
          </w:rPr>
          <w:t>action efficiency understanding</w:t>
        </w:r>
      </w:ins>
      <w:r w:rsidR="00635C87" w:rsidRPr="000B0B74">
        <w:rPr>
          <w:rFonts w:ascii="Times New Roman" w:hAnsi="Times New Roman" w:cs="Times New Roman"/>
        </w:rPr>
        <w:t xml:space="preserve"> </w:t>
      </w:r>
      <w:r w:rsidR="00635C87">
        <w:rPr>
          <w:rFonts w:ascii="Times New Roman" w:hAnsi="Times New Roman" w:cs="Times New Roman"/>
        </w:rPr>
        <w:t>n</w:t>
      </w:r>
      <w:r w:rsidR="00635C87" w:rsidRPr="000B0B74">
        <w:rPr>
          <w:rFonts w:ascii="Times New Roman" w:hAnsi="Times New Roman" w:cs="Times New Roman"/>
        </w:rPr>
        <w:t>or</w:t>
      </w:r>
      <w:r w:rsidR="00635C87">
        <w:rPr>
          <w:rFonts w:ascii="Times New Roman" w:hAnsi="Times New Roman" w:cs="Times New Roman"/>
        </w:rPr>
        <w:t xml:space="preserve"> </w:t>
      </w:r>
      <w:r w:rsidR="0096761D">
        <w:rPr>
          <w:rFonts w:ascii="Times New Roman" w:hAnsi="Times New Roman" w:cs="Times New Roman"/>
        </w:rPr>
        <w:t xml:space="preserve">is it </w:t>
      </w:r>
      <w:r w:rsidR="00635C87">
        <w:rPr>
          <w:rFonts w:ascii="Times New Roman" w:hAnsi="Times New Roman" w:cs="Times New Roman"/>
        </w:rPr>
        <w:t>a theory of</w:t>
      </w:r>
      <w:r w:rsidR="00635C87" w:rsidRPr="000B0B74">
        <w:rPr>
          <w:rFonts w:ascii="Times New Roman" w:hAnsi="Times New Roman" w:cs="Times New Roman"/>
        </w:rPr>
        <w:t xml:space="preserve"> how </w:t>
      </w:r>
      <w:r w:rsidR="00635C87">
        <w:rPr>
          <w:rFonts w:ascii="Times New Roman" w:hAnsi="Times New Roman" w:cs="Times New Roman"/>
        </w:rPr>
        <w:t>such a capacity emerges</w:t>
      </w:r>
      <w:r w:rsidR="009F7A89">
        <w:rPr>
          <w:rFonts w:ascii="Times New Roman" w:hAnsi="Times New Roman" w:cs="Times New Roman"/>
        </w:rPr>
        <w:t>.</w:t>
      </w:r>
      <w:r w:rsidR="001E340B">
        <w:rPr>
          <w:rFonts w:ascii="Times New Roman" w:hAnsi="Times New Roman" w:cs="Times New Roman"/>
        </w:rPr>
        <w:t xml:space="preserve"> </w:t>
      </w:r>
      <w:ins w:id="567" w:author="Benton, Deon" w:date="2026-05-01T16:10:00Z" w16du:dateUtc="2026-05-01T21:10:00Z">
        <w:r w:rsidR="002B6388">
          <w:rPr>
            <w:rFonts w:ascii="Times New Roman" w:hAnsi="Times New Roman" w:cs="Times New Roman"/>
          </w:rPr>
          <w:t>These issues</w:t>
        </w:r>
      </w:ins>
      <w:r w:rsidR="001E340B">
        <w:rPr>
          <w:rFonts w:ascii="Times New Roman" w:hAnsi="Times New Roman" w:cs="Times New Roman"/>
        </w:rPr>
        <w:t xml:space="preserve">, although important, </w:t>
      </w:r>
      <w:ins w:id="568" w:author="Benton, Deon" w:date="2026-05-01T16:10:00Z" w16du:dateUtc="2026-05-01T21:10:00Z">
        <w:r w:rsidR="002B6388">
          <w:rPr>
            <w:rFonts w:ascii="Times New Roman" w:hAnsi="Times New Roman" w:cs="Times New Roman"/>
          </w:rPr>
          <w:t>ar</w:t>
        </w:r>
      </w:ins>
      <w:ins w:id="569" w:author="Benton, Deon" w:date="2026-05-01T16:11:00Z" w16du:dateUtc="2026-05-01T21:11:00Z">
        <w:r w:rsidR="002B6388">
          <w:rPr>
            <w:rFonts w:ascii="Times New Roman" w:hAnsi="Times New Roman" w:cs="Times New Roman"/>
          </w:rPr>
          <w:t>e</w:t>
        </w:r>
      </w:ins>
      <w:ins w:id="570" w:author="Benton, Deon" w:date="2026-05-01T16:10:00Z" w16du:dateUtc="2026-05-01T21:10:00Z">
        <w:r w:rsidR="002B6388">
          <w:rPr>
            <w:rFonts w:ascii="Times New Roman" w:hAnsi="Times New Roman" w:cs="Times New Roman"/>
          </w:rPr>
          <w:t xml:space="preserve"> </w:t>
        </w:r>
      </w:ins>
      <w:r w:rsidR="009F7A89">
        <w:rPr>
          <w:rFonts w:ascii="Times New Roman" w:hAnsi="Times New Roman" w:cs="Times New Roman"/>
        </w:rPr>
        <w:t xml:space="preserve">well </w:t>
      </w:r>
      <w:r w:rsidR="001E340B">
        <w:rPr>
          <w:rFonts w:ascii="Times New Roman" w:hAnsi="Times New Roman" w:cs="Times New Roman"/>
        </w:rPr>
        <w:t>beyond the scope of the present paper</w:t>
      </w:r>
      <w:r w:rsidR="00635C87">
        <w:rPr>
          <w:rFonts w:ascii="Times New Roman" w:hAnsi="Times New Roman" w:cs="Times New Roman"/>
        </w:rPr>
        <w:t>. Instead, the current perspective is an attempt to explain</w:t>
      </w:r>
      <w:r w:rsidR="00635C87" w:rsidRPr="000B0B74">
        <w:rPr>
          <w:rFonts w:ascii="Times New Roman" w:hAnsi="Times New Roman" w:cs="Times New Roman"/>
        </w:rPr>
        <w:t xml:space="preserve"> infants' behaviors in studies on this topic in terms of</w:t>
      </w:r>
      <w:r w:rsidR="009F7A89">
        <w:rPr>
          <w:rFonts w:ascii="Times New Roman" w:hAnsi="Times New Roman" w:cs="Times New Roman"/>
        </w:rPr>
        <w:t xml:space="preserve"> </w:t>
      </w:r>
      <w:ins w:id="571" w:author="Benton, Deon" w:date="2026-05-18T23:20:00Z" w16du:dateUtc="2026-05-19T04:20:00Z">
        <w:r w:rsidR="008A0C3E">
          <w:rPr>
            <w:rFonts w:ascii="Times New Roman" w:hAnsi="Times New Roman" w:cs="Times New Roman"/>
          </w:rPr>
          <w:t>an associative learning mechanism that</w:t>
        </w:r>
      </w:ins>
      <w:r w:rsidR="00635C87" w:rsidRPr="000B0B74">
        <w:rPr>
          <w:rFonts w:ascii="Times New Roman" w:hAnsi="Times New Roman" w:cs="Times New Roman"/>
        </w:rPr>
        <w:t xml:space="preserve"> operate</w:t>
      </w:r>
      <w:ins w:id="572" w:author="Benton, Deon" w:date="2026-05-01T16:13:00Z" w16du:dateUtc="2026-05-01T21:13:00Z">
        <w:r w:rsidR="00A709A0">
          <w:rPr>
            <w:rFonts w:ascii="Times New Roman" w:hAnsi="Times New Roman" w:cs="Times New Roman"/>
          </w:rPr>
          <w:t>s</w:t>
        </w:r>
      </w:ins>
      <w:r w:rsidR="00635C87" w:rsidRPr="000B0B74">
        <w:rPr>
          <w:rFonts w:ascii="Times New Roman" w:hAnsi="Times New Roman" w:cs="Times New Roman"/>
        </w:rPr>
        <w:t xml:space="preserve"> over</w:t>
      </w:r>
      <w:ins w:id="573" w:author="Benton, Deon" w:date="2026-05-01T16:12:00Z" w16du:dateUtc="2026-05-01T21:12:00Z">
        <w:r w:rsidR="00A709A0">
          <w:rPr>
            <w:rFonts w:ascii="Times New Roman" w:hAnsi="Times New Roman" w:cs="Times New Roman"/>
          </w:rPr>
          <w:t xml:space="preserve">, and forms connections </w:t>
        </w:r>
      </w:ins>
      <w:ins w:id="574" w:author="Benton, Deon" w:date="2026-05-01T16:13:00Z" w16du:dateUtc="2026-05-01T21:13:00Z">
        <w:r w:rsidR="00A709A0">
          <w:rPr>
            <w:rFonts w:ascii="Times New Roman" w:hAnsi="Times New Roman" w:cs="Times New Roman"/>
          </w:rPr>
          <w:t xml:space="preserve">between and </w:t>
        </w:r>
      </w:ins>
      <w:ins w:id="575" w:author="Benton, Deon" w:date="2026-05-01T16:12:00Z" w16du:dateUtc="2026-05-01T21:12:00Z">
        <w:r w:rsidR="00A709A0">
          <w:rPr>
            <w:rFonts w:ascii="Times New Roman" w:hAnsi="Times New Roman" w:cs="Times New Roman"/>
          </w:rPr>
          <w:t>among,</w:t>
        </w:r>
      </w:ins>
      <w:r w:rsidR="00635C87">
        <w:rPr>
          <w:rFonts w:ascii="Times New Roman" w:hAnsi="Times New Roman" w:cs="Times New Roman"/>
        </w:rPr>
        <w:t xml:space="preserve"> the</w:t>
      </w:r>
      <w:r w:rsidR="0096761D">
        <w:rPr>
          <w:rFonts w:ascii="Times New Roman" w:hAnsi="Times New Roman" w:cs="Times New Roman"/>
        </w:rPr>
        <w:t xml:space="preserve"> visible</w:t>
      </w:r>
      <w:ins w:id="576" w:author="Benton, Deon" w:date="2026-05-01T16:13:00Z" w16du:dateUtc="2026-05-01T21:13:00Z">
        <w:r w:rsidR="00A709A0">
          <w:rPr>
            <w:rFonts w:ascii="Times New Roman" w:hAnsi="Times New Roman" w:cs="Times New Roman"/>
          </w:rPr>
          <w:t xml:space="preserve"> </w:t>
        </w:r>
      </w:ins>
      <w:r w:rsidR="0096761D">
        <w:rPr>
          <w:rFonts w:ascii="Times New Roman" w:hAnsi="Times New Roman" w:cs="Times New Roman"/>
        </w:rPr>
        <w:t>and conceptually neutral</w:t>
      </w:r>
      <w:ins w:id="577" w:author="Benton, Deon" w:date="2026-05-01T16:13:00Z" w16du:dateUtc="2026-05-01T21:13:00Z">
        <w:r w:rsidR="00A709A0">
          <w:rPr>
            <w:rFonts w:ascii="Times New Roman" w:hAnsi="Times New Roman" w:cs="Times New Roman"/>
          </w:rPr>
          <w:t xml:space="preserve"> surface</w:t>
        </w:r>
      </w:ins>
      <w:r w:rsidR="00635C87">
        <w:rPr>
          <w:rFonts w:ascii="Times New Roman" w:hAnsi="Times New Roman" w:cs="Times New Roman"/>
        </w:rPr>
        <w:t xml:space="preserve"> </w:t>
      </w:r>
      <w:r w:rsidR="0096761D">
        <w:rPr>
          <w:rFonts w:ascii="Times New Roman" w:hAnsi="Times New Roman" w:cs="Times New Roman"/>
        </w:rPr>
        <w:t>features</w:t>
      </w:r>
      <w:r w:rsidR="00635C87">
        <w:rPr>
          <w:rFonts w:ascii="Times New Roman" w:hAnsi="Times New Roman" w:cs="Times New Roman"/>
        </w:rPr>
        <w:t xml:space="preserve"> </w:t>
      </w:r>
      <w:r w:rsidR="00013134">
        <w:rPr>
          <w:rFonts w:ascii="Times New Roman" w:hAnsi="Times New Roman" w:cs="Times New Roman"/>
        </w:rPr>
        <w:t>of</w:t>
      </w:r>
      <w:r w:rsidR="00635C87">
        <w:rPr>
          <w:rFonts w:ascii="Times New Roman" w:hAnsi="Times New Roman" w:cs="Times New Roman"/>
        </w:rPr>
        <w:t xml:space="preserve"> visual scenes</w:t>
      </w:r>
      <w:r w:rsidR="00013134">
        <w:rPr>
          <w:rFonts w:ascii="Times New Roman" w:hAnsi="Times New Roman" w:cs="Times New Roman"/>
        </w:rPr>
        <w:t xml:space="preserve"> and </w:t>
      </w:r>
      <w:ins w:id="578" w:author="Benton, Deon" w:date="2026-05-01T16:13:00Z" w16du:dateUtc="2026-05-01T21:13:00Z">
        <w:r w:rsidR="002C0B93">
          <w:rPr>
            <w:rFonts w:ascii="Times New Roman" w:hAnsi="Times New Roman" w:cs="Times New Roman"/>
          </w:rPr>
          <w:t xml:space="preserve">the perceptible </w:t>
        </w:r>
      </w:ins>
      <w:r w:rsidR="00013134">
        <w:rPr>
          <w:rFonts w:ascii="Times New Roman" w:hAnsi="Times New Roman" w:cs="Times New Roman"/>
        </w:rPr>
        <w:t xml:space="preserve">kinematics of </w:t>
      </w:r>
      <w:ins w:id="579" w:author="Benton, Deon" w:date="2026-05-18T23:34:00Z" w16du:dateUtc="2026-05-19T04:34:00Z">
        <w:r w:rsidR="007D6EE8">
          <w:rPr>
            <w:rFonts w:ascii="Times New Roman" w:hAnsi="Times New Roman" w:cs="Times New Roman"/>
          </w:rPr>
          <w:t>observed actions</w:t>
        </w:r>
      </w:ins>
      <w:r w:rsidR="0096761D">
        <w:rPr>
          <w:rFonts w:ascii="Times New Roman" w:hAnsi="Times New Roman" w:cs="Times New Roman"/>
        </w:rPr>
        <w:t>.</w:t>
      </w:r>
      <w:r w:rsidR="00635C87">
        <w:rPr>
          <w:rFonts w:ascii="Times New Roman" w:hAnsi="Times New Roman" w:cs="Times New Roman"/>
        </w:rPr>
        <w:t xml:space="preserve"> </w:t>
      </w:r>
      <w:ins w:id="580" w:author="Benton, Deon" w:date="2026-05-01T16:14:00Z" w16du:dateUtc="2026-05-01T21:14:00Z">
        <w:r w:rsidR="008A0DE0">
          <w:rPr>
            <w:rFonts w:ascii="Times New Roman" w:hAnsi="Times New Roman" w:cs="Times New Roman"/>
          </w:rPr>
          <w:t>Second,</w:t>
        </w:r>
      </w:ins>
      <w:ins w:id="581" w:author="Benton, Deon" w:date="2026-05-01T16:03:00Z" w16du:dateUtc="2026-05-01T21:03:00Z">
        <w:r w:rsidR="00D7476B">
          <w:rPr>
            <w:rFonts w:ascii="Times New Roman" w:hAnsi="Times New Roman" w:cs="Times New Roman"/>
          </w:rPr>
          <w:t xml:space="preserve"> </w:t>
        </w:r>
      </w:ins>
      <w:ins w:id="582" w:author="Benton, Deon" w:date="2026-05-01T16:14:00Z" w16du:dateUtc="2026-05-01T21:14:00Z">
        <w:r w:rsidR="008A0DE0">
          <w:rPr>
            <w:rFonts w:ascii="Times New Roman" w:hAnsi="Times New Roman" w:cs="Times New Roman"/>
          </w:rPr>
          <w:t>although the primary goal of this paper is to test</w:t>
        </w:r>
      </w:ins>
      <w:r w:rsidR="00105BB1">
        <w:rPr>
          <w:rFonts w:ascii="Times New Roman" w:hAnsi="Times New Roman" w:cs="Times New Roman"/>
        </w:rPr>
        <w:t xml:space="preserve"> </w:t>
      </w:r>
      <w:ins w:id="583" w:author="Benton, Deon" w:date="2026-05-01T16:04:00Z" w16du:dateUtc="2026-05-01T21:04:00Z">
        <w:r w:rsidR="00BC2A35">
          <w:rPr>
            <w:rFonts w:ascii="Times New Roman" w:hAnsi="Times New Roman" w:cs="Times New Roman"/>
          </w:rPr>
          <w:t>whether a computational instantiation of the present account is sufficient to capture</w:t>
        </w:r>
      </w:ins>
      <w:r w:rsidR="00013134">
        <w:rPr>
          <w:rFonts w:ascii="Times New Roman" w:hAnsi="Times New Roman" w:cs="Times New Roman"/>
        </w:rPr>
        <w:t xml:space="preserve"> </w:t>
      </w:r>
      <w:r w:rsidR="00635C87" w:rsidRPr="009A322E">
        <w:rPr>
          <w:rFonts w:ascii="Times New Roman" w:hAnsi="Times New Roman" w:cs="Times New Roman"/>
        </w:rPr>
        <w:t>infants’</w:t>
      </w:r>
      <w:ins w:id="584" w:author="Benton, Deon" w:date="2026-05-01T16:04:00Z" w16du:dateUtc="2026-05-01T21:04:00Z">
        <w:r w:rsidR="00BC2A35">
          <w:rPr>
            <w:rFonts w:ascii="Times New Roman" w:hAnsi="Times New Roman" w:cs="Times New Roman"/>
          </w:rPr>
          <w:t xml:space="preserve"> looking</w:t>
        </w:r>
      </w:ins>
      <w:r w:rsidR="00635C87" w:rsidRPr="009A322E">
        <w:rPr>
          <w:rFonts w:ascii="Times New Roman" w:hAnsi="Times New Roman" w:cs="Times New Roman"/>
        </w:rPr>
        <w:t xml:space="preserve"> behavior in</w:t>
      </w:r>
      <w:ins w:id="585" w:author="Benton, Deon" w:date="2026-05-01T16:04:00Z" w16du:dateUtc="2026-05-01T21:04:00Z">
        <w:r w:rsidR="00BC2A35">
          <w:rPr>
            <w:rFonts w:ascii="Times New Roman" w:hAnsi="Times New Roman" w:cs="Times New Roman"/>
          </w:rPr>
          <w:t xml:space="preserve"> </w:t>
        </w:r>
      </w:ins>
      <w:ins w:id="586" w:author="Benton, Deon" w:date="2026-05-18T23:21:00Z" w16du:dateUtc="2026-05-19T04:21:00Z">
        <w:r w:rsidR="004D3C11">
          <w:rPr>
            <w:rFonts w:ascii="Times New Roman" w:hAnsi="Times New Roman" w:cs="Times New Roman"/>
          </w:rPr>
          <w:t>studies</w:t>
        </w:r>
      </w:ins>
      <w:ins w:id="587" w:author="Benton, Deon" w:date="2026-05-18T23:20:00Z" w16du:dateUtc="2026-05-19T04:20:00Z">
        <w:r w:rsidR="004D3C11">
          <w:rPr>
            <w:rFonts w:ascii="Times New Roman" w:hAnsi="Times New Roman" w:cs="Times New Roman"/>
          </w:rPr>
          <w:t xml:space="preserve"> in this </w:t>
        </w:r>
      </w:ins>
      <w:ins w:id="588" w:author="Benton, Deon" w:date="2026-05-18T23:21:00Z" w16du:dateUtc="2026-05-19T04:21:00Z">
        <w:r w:rsidR="004D3C11">
          <w:rPr>
            <w:rFonts w:ascii="Times New Roman" w:hAnsi="Times New Roman" w:cs="Times New Roman"/>
          </w:rPr>
          <w:t>literature</w:t>
        </w:r>
      </w:ins>
      <w:ins w:id="589" w:author="Benton, Deon" w:date="2026-05-01T16:04:00Z" w16du:dateUtc="2026-05-01T21:04:00Z">
        <w:r w:rsidR="00BC2A35">
          <w:rPr>
            <w:rFonts w:ascii="Times New Roman" w:hAnsi="Times New Roman" w:cs="Times New Roman"/>
          </w:rPr>
          <w:t xml:space="preserve"> without recourse to rich notions of actions, efficiency, or cost</w:t>
        </w:r>
      </w:ins>
      <w:ins w:id="590" w:author="Benton, Deon" w:date="2026-05-01T16:14:00Z" w16du:dateUtc="2026-05-01T21:14:00Z">
        <w:r w:rsidR="008A0DE0">
          <w:rPr>
            <w:rFonts w:ascii="Times New Roman" w:hAnsi="Times New Roman" w:cs="Times New Roman"/>
          </w:rPr>
          <w:t>, the impl</w:t>
        </w:r>
      </w:ins>
      <w:ins w:id="591" w:author="Benton, Deon" w:date="2026-05-01T16:15:00Z" w16du:dateUtc="2026-05-01T21:15:00Z">
        <w:r w:rsidR="008A0DE0">
          <w:rPr>
            <w:rFonts w:ascii="Times New Roman" w:hAnsi="Times New Roman" w:cs="Times New Roman"/>
          </w:rPr>
          <w:t xml:space="preserve">ications of the current work </w:t>
        </w:r>
      </w:ins>
      <w:ins w:id="592" w:author="Benton, Deon" w:date="2026-05-18T23:22:00Z" w16du:dateUtc="2026-05-19T04:22:00Z">
        <w:r w:rsidR="003710B1">
          <w:rPr>
            <w:rFonts w:ascii="Times New Roman" w:hAnsi="Times New Roman" w:cs="Times New Roman"/>
          </w:rPr>
          <w:t xml:space="preserve">extend </w:t>
        </w:r>
        <w:r w:rsidR="00567E2A">
          <w:rPr>
            <w:rFonts w:ascii="Times New Roman" w:hAnsi="Times New Roman" w:cs="Times New Roman"/>
          </w:rPr>
          <w:t xml:space="preserve">well </w:t>
        </w:r>
        <w:r w:rsidR="003710B1">
          <w:rPr>
            <w:rFonts w:ascii="Times New Roman" w:hAnsi="Times New Roman" w:cs="Times New Roman"/>
          </w:rPr>
          <w:t>beyond it.</w:t>
        </w:r>
      </w:ins>
      <w:ins w:id="593" w:author="Benton, Deon" w:date="2026-05-01T16:16:00Z" w16du:dateUtc="2026-05-01T21:16:00Z">
        <w:r w:rsidR="009F1EC1">
          <w:rPr>
            <w:rFonts w:ascii="Times New Roman" w:hAnsi="Times New Roman" w:cs="Times New Roman"/>
          </w:rPr>
          <w:t xml:space="preserve"> </w:t>
        </w:r>
      </w:ins>
      <w:ins w:id="594" w:author="Benton, Deon" w:date="2026-05-19T17:46:00Z" w16du:dateUtc="2026-05-19T22:46:00Z">
        <w:r w:rsidR="00131F9A" w:rsidRPr="00131F9A">
          <w:rPr>
            <w:rFonts w:ascii="Times New Roman" w:hAnsi="Times New Roman" w:cs="Times New Roman"/>
          </w:rPr>
          <w:t xml:space="preserve">Specifically, the present simulations support the broader contention that infants’ looking behavior in violation-of-expectation studies can emerge from </w:t>
        </w:r>
        <w:r w:rsidR="00131F9A">
          <w:rPr>
            <w:rFonts w:ascii="Times New Roman" w:hAnsi="Times New Roman" w:cs="Times New Roman"/>
          </w:rPr>
          <w:t>“all-purpose”</w:t>
        </w:r>
        <w:r w:rsidR="00131F9A" w:rsidRPr="00131F9A">
          <w:rPr>
            <w:rFonts w:ascii="Times New Roman" w:hAnsi="Times New Roman" w:cs="Times New Roman"/>
          </w:rPr>
          <w:t xml:space="preserve"> learning mechanisms </w:t>
        </w:r>
        <w:r w:rsidR="00616B9F">
          <w:rPr>
            <w:rFonts w:ascii="Times New Roman" w:hAnsi="Times New Roman" w:cs="Times New Roman"/>
          </w:rPr>
          <w:t xml:space="preserve">that operate </w:t>
        </w:r>
        <w:r w:rsidR="00131F9A" w:rsidRPr="00131F9A">
          <w:rPr>
            <w:rFonts w:ascii="Times New Roman" w:hAnsi="Times New Roman" w:cs="Times New Roman"/>
          </w:rPr>
          <w:t>over perceptual input</w:t>
        </w:r>
        <w:r w:rsidR="00131F9A">
          <w:rPr>
            <w:rFonts w:ascii="Times New Roman" w:hAnsi="Times New Roman" w:cs="Times New Roman"/>
          </w:rPr>
          <w:t xml:space="preserve"> </w:t>
        </w:r>
      </w:ins>
      <w:r w:rsidR="00105BB1">
        <w:rPr>
          <w:rFonts w:ascii="Times New Roman" w:hAnsi="Times New Roman" w:cs="Times New Roman"/>
        </w:rPr>
        <w:t xml:space="preserve">(e.g., </w:t>
      </w:r>
      <w:r w:rsidR="00F67E24">
        <w:rPr>
          <w:rFonts w:ascii="Times New Roman" w:hAnsi="Times New Roman" w:cs="Times New Roman"/>
        </w:rPr>
        <w:t xml:space="preserve">Altmann &amp; Dienes, 1999; </w:t>
      </w:r>
      <w:r w:rsidR="000E3F68">
        <w:rPr>
          <w:rFonts w:ascii="Times New Roman" w:hAnsi="Times New Roman" w:cs="Times New Roman"/>
        </w:rPr>
        <w:t xml:space="preserve">Benton, </w:t>
      </w:r>
      <w:ins w:id="595" w:author="Benton, Deon" w:date="2026-05-19T19:16:00Z" w16du:dateUtc="2026-05-20T00:16:00Z">
        <w:r w:rsidR="00F04C71">
          <w:rPr>
            <w:rFonts w:ascii="Times New Roman" w:hAnsi="Times New Roman" w:cs="Times New Roman"/>
          </w:rPr>
          <w:t xml:space="preserve">2023, </w:t>
        </w:r>
      </w:ins>
      <w:r w:rsidR="000E3F68">
        <w:rPr>
          <w:rFonts w:ascii="Times New Roman" w:hAnsi="Times New Roman" w:cs="Times New Roman"/>
        </w:rPr>
        <w:t>2024</w:t>
      </w:r>
      <w:ins w:id="596" w:author="Benton, Deon" w:date="2026-05-01T16:19:00Z" w16du:dateUtc="2026-05-01T21:19:00Z">
        <w:r w:rsidR="000A11B5">
          <w:rPr>
            <w:rFonts w:ascii="Times New Roman" w:hAnsi="Times New Roman" w:cs="Times New Roman"/>
          </w:rPr>
          <w:t>, 2026</w:t>
        </w:r>
      </w:ins>
      <w:r w:rsidR="000E3F68">
        <w:rPr>
          <w:rFonts w:ascii="Times New Roman" w:hAnsi="Times New Roman" w:cs="Times New Roman"/>
        </w:rPr>
        <w:t>;</w:t>
      </w:r>
      <w:r w:rsidR="00FC5CD7">
        <w:rPr>
          <w:rFonts w:ascii="Times New Roman" w:hAnsi="Times New Roman" w:cs="Times New Roman"/>
        </w:rPr>
        <w:t xml:space="preserve"> </w:t>
      </w:r>
      <w:ins w:id="597" w:author="Benton, Deon" w:date="2026-05-01T16:21:00Z" w16du:dateUtc="2026-05-01T21:21:00Z">
        <w:r w:rsidR="003F62C6">
          <w:rPr>
            <w:rFonts w:ascii="Times New Roman" w:hAnsi="Times New Roman" w:cs="Times New Roman"/>
          </w:rPr>
          <w:t xml:space="preserve">Benton &amp; Hoch, in press; </w:t>
        </w:r>
      </w:ins>
      <w:r w:rsidR="00FC5CD7">
        <w:rPr>
          <w:rFonts w:ascii="Times New Roman" w:hAnsi="Times New Roman" w:cs="Times New Roman"/>
        </w:rPr>
        <w:t>Benton et al., 2024;</w:t>
      </w:r>
      <w:r w:rsidR="000E3F68">
        <w:rPr>
          <w:rFonts w:ascii="Times New Roman" w:hAnsi="Times New Roman" w:cs="Times New Roman"/>
        </w:rPr>
        <w:t xml:space="preserve"> </w:t>
      </w:r>
      <w:r w:rsidR="00CE1571">
        <w:rPr>
          <w:rFonts w:ascii="Times New Roman" w:hAnsi="Times New Roman" w:cs="Times New Roman"/>
        </w:rPr>
        <w:t xml:space="preserve">Benton &amp; Lapan, 2021; </w:t>
      </w:r>
      <w:r w:rsidR="008E4B8C">
        <w:rPr>
          <w:rFonts w:ascii="Times New Roman" w:hAnsi="Times New Roman" w:cs="Times New Roman"/>
        </w:rPr>
        <w:t xml:space="preserve">Endress &amp; Johnson, 2021; </w:t>
      </w:r>
      <w:r w:rsidR="000E3F68">
        <w:rPr>
          <w:rFonts w:ascii="Times New Roman" w:hAnsi="Times New Roman" w:cs="Times New Roman"/>
        </w:rPr>
        <w:t>McClelland &amp; Thompson, 2007;</w:t>
      </w:r>
      <w:r w:rsidR="00F67E24">
        <w:rPr>
          <w:rFonts w:ascii="Times New Roman" w:hAnsi="Times New Roman" w:cs="Times New Roman"/>
        </w:rPr>
        <w:t xml:space="preserve"> </w:t>
      </w:r>
      <w:r w:rsidR="008E4B8C">
        <w:rPr>
          <w:rFonts w:ascii="Times New Roman" w:hAnsi="Times New Roman" w:cs="Times New Roman"/>
        </w:rPr>
        <w:t xml:space="preserve">Munakata, 1998; Munakata et al., 1997; </w:t>
      </w:r>
      <w:r w:rsidR="00F67E24">
        <w:rPr>
          <w:rFonts w:ascii="Times New Roman" w:hAnsi="Times New Roman" w:cs="Times New Roman"/>
        </w:rPr>
        <w:t xml:space="preserve">Orhan &amp; Lake, 2024; </w:t>
      </w:r>
      <w:r w:rsidR="00F67E24">
        <w:rPr>
          <w:rFonts w:ascii="Times New Roman" w:hAnsi="Times New Roman" w:cs="Times New Roman"/>
        </w:rPr>
        <w:lastRenderedPageBreak/>
        <w:t>Overwalle, 2010</w:t>
      </w:r>
      <w:r w:rsidR="00797E75">
        <w:rPr>
          <w:rFonts w:ascii="Times New Roman" w:hAnsi="Times New Roman" w:cs="Times New Roman"/>
        </w:rPr>
        <w:t>;</w:t>
      </w:r>
      <w:r w:rsidR="000E3F68">
        <w:rPr>
          <w:rFonts w:ascii="Times New Roman" w:hAnsi="Times New Roman" w:cs="Times New Roman"/>
        </w:rPr>
        <w:t xml:space="preserve"> Rakison &amp; Lupyan, 2008; Rumelhart &amp; McClelland, 1985; Vong et al., 2004</w:t>
      </w:r>
      <w:r w:rsidR="009130D6">
        <w:rPr>
          <w:rFonts w:ascii="Times New Roman" w:hAnsi="Times New Roman" w:cs="Times New Roman"/>
        </w:rPr>
        <w:t xml:space="preserve">; for excellent reviews see </w:t>
      </w:r>
      <w:r w:rsidR="00D93369">
        <w:rPr>
          <w:rFonts w:ascii="Times New Roman" w:hAnsi="Times New Roman" w:cs="Times New Roman"/>
        </w:rPr>
        <w:t xml:space="preserve">Elman et al., 1996 and </w:t>
      </w:r>
      <w:r w:rsidR="009130D6">
        <w:rPr>
          <w:rFonts w:ascii="Times New Roman" w:hAnsi="Times New Roman" w:cs="Times New Roman"/>
        </w:rPr>
        <w:t>Yermolayeva &amp; Rakison, 201</w:t>
      </w:r>
      <w:r w:rsidR="00D93369">
        <w:rPr>
          <w:rFonts w:ascii="Times New Roman" w:hAnsi="Times New Roman" w:cs="Times New Roman"/>
        </w:rPr>
        <w:t>4</w:t>
      </w:r>
      <w:r w:rsidR="000E3F68">
        <w:rPr>
          <w:rFonts w:ascii="Times New Roman" w:hAnsi="Times New Roman" w:cs="Times New Roman"/>
        </w:rPr>
        <w:t>)</w:t>
      </w:r>
      <w:r w:rsidR="00635C87" w:rsidRPr="009A322E">
        <w:rPr>
          <w:rFonts w:ascii="Times New Roman" w:hAnsi="Times New Roman" w:cs="Times New Roman"/>
        </w:rPr>
        <w:t>.</w:t>
      </w:r>
      <w:r w:rsidR="00635C87">
        <w:rPr>
          <w:rFonts w:ascii="Times New Roman" w:hAnsi="Times New Roman" w:cs="Times New Roman"/>
        </w:rPr>
        <w:t xml:space="preserve">  </w:t>
      </w:r>
      <w:r w:rsidR="00105BB1">
        <w:rPr>
          <w:rFonts w:ascii="Times New Roman" w:hAnsi="Times New Roman" w:cs="Times New Roman"/>
        </w:rPr>
        <w:t>In this way, the current theory</w:t>
      </w:r>
      <w:ins w:id="598" w:author="Benton, Deon" w:date="2026-05-01T16:21:00Z" w16du:dateUtc="2026-05-01T21:21:00Z">
        <w:r w:rsidR="00A52D6B">
          <w:rPr>
            <w:rFonts w:ascii="Times New Roman" w:hAnsi="Times New Roman" w:cs="Times New Roman"/>
          </w:rPr>
          <w:t xml:space="preserve"> and model </w:t>
        </w:r>
      </w:ins>
      <w:r w:rsidR="00105BB1">
        <w:rPr>
          <w:rFonts w:ascii="Times New Roman" w:hAnsi="Times New Roman" w:cs="Times New Roman"/>
        </w:rPr>
        <w:t>build on</w:t>
      </w:r>
      <w:ins w:id="599" w:author="Benton, Deon" w:date="2026-05-01T16:18:00Z" w16du:dateUtc="2026-05-01T21:18:00Z">
        <w:r w:rsidR="00EE0C28">
          <w:rPr>
            <w:rFonts w:ascii="Times New Roman" w:hAnsi="Times New Roman" w:cs="Times New Roman"/>
          </w:rPr>
          <w:t>,</w:t>
        </w:r>
      </w:ins>
      <w:r w:rsidR="00105BB1">
        <w:rPr>
          <w:rFonts w:ascii="Times New Roman" w:hAnsi="Times New Roman" w:cs="Times New Roman"/>
        </w:rPr>
        <w:t xml:space="preserve"> rather than </w:t>
      </w:r>
      <w:ins w:id="600" w:author="Benton, Deon" w:date="2026-05-18T23:23:00Z" w16du:dateUtc="2026-05-19T04:23:00Z">
        <w:r w:rsidR="00DF7C8B">
          <w:rPr>
            <w:rFonts w:ascii="Times New Roman" w:hAnsi="Times New Roman" w:cs="Times New Roman"/>
          </w:rPr>
          <w:t>depart</w:t>
        </w:r>
      </w:ins>
      <w:r w:rsidR="00105BB1">
        <w:rPr>
          <w:rFonts w:ascii="Times New Roman" w:hAnsi="Times New Roman" w:cs="Times New Roman"/>
        </w:rPr>
        <w:t xml:space="preserve"> from</w:t>
      </w:r>
      <w:ins w:id="601" w:author="Benton, Deon" w:date="2026-05-01T16:19:00Z" w16du:dateUtc="2026-05-01T21:19:00Z">
        <w:r w:rsidR="00EE0C28">
          <w:rPr>
            <w:rFonts w:ascii="Times New Roman" w:hAnsi="Times New Roman" w:cs="Times New Roman"/>
          </w:rPr>
          <w:t>,</w:t>
        </w:r>
      </w:ins>
      <w:r w:rsidR="00105BB1">
        <w:rPr>
          <w:rFonts w:ascii="Times New Roman" w:hAnsi="Times New Roman" w:cs="Times New Roman"/>
        </w:rPr>
        <w:t xml:space="preserve"> this extensive literature.</w:t>
      </w:r>
      <w:r w:rsidR="00837A23">
        <w:rPr>
          <w:rFonts w:ascii="Times New Roman" w:hAnsi="Times New Roman" w:cs="Times New Roman"/>
        </w:rPr>
        <w:t xml:space="preserve"> </w:t>
      </w:r>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108D88F0" w:rsidR="00524642" w:rsidRDefault="00FC438F" w:rsidP="00A318A3">
      <w:pPr>
        <w:spacing w:line="480" w:lineRule="auto"/>
        <w:ind w:firstLine="720"/>
        <w:contextualSpacing/>
        <w:rPr>
          <w:rFonts w:ascii="Times New Roman" w:hAnsi="Times New Roman" w:cs="Times New Roman"/>
        </w:rPr>
      </w:pPr>
      <w:r>
        <w:rPr>
          <w:rFonts w:ascii="Times New Roman" w:hAnsi="Times New Roman" w:cs="Times New Roman"/>
        </w:rPr>
        <w:t xml:space="preserve">The </w:t>
      </w:r>
      <w:r w:rsidR="006F7263">
        <w:rPr>
          <w:rFonts w:ascii="Times New Roman" w:hAnsi="Times New Roman" w:cs="Times New Roman"/>
        </w:rPr>
        <w:t>simulations that follow were developed with two goals in mind.</w:t>
      </w:r>
      <w:r>
        <w:rPr>
          <w:rFonts w:ascii="Times New Roman" w:hAnsi="Times New Roman" w:cs="Times New Roman"/>
        </w:rPr>
        <w:t xml:space="preserve"> The first was to</w:t>
      </w:r>
      <w:r w:rsidR="00F83FBE" w:rsidRPr="00F83FBE">
        <w:rPr>
          <w:rFonts w:ascii="Times New Roman" w:hAnsi="Times New Roman" w:cs="Times New Roman"/>
        </w:rPr>
        <w:t xml:space="preserve"> assess the sufficiency of the current account</w:t>
      </w:r>
      <w:r>
        <w:rPr>
          <w:rFonts w:ascii="Times New Roman" w:hAnsi="Times New Roman" w:cs="Times New Roman"/>
        </w:rPr>
        <w:t xml:space="preserve">. </w:t>
      </w:r>
      <w:ins w:id="602" w:author="Benton, Deon" w:date="2026-05-01T20:41:00Z" w16du:dateUtc="2026-05-02T01:41:00Z">
        <w:r w:rsidR="006F7263">
          <w:rPr>
            <w:rFonts w:ascii="Times New Roman" w:hAnsi="Times New Roman" w:cs="Times New Roman"/>
          </w:rPr>
          <w:t>To that end</w:t>
        </w:r>
      </w:ins>
      <w:r>
        <w:rPr>
          <w:rFonts w:ascii="Times New Roman" w:hAnsi="Times New Roman" w:cs="Times New Roman"/>
        </w:rPr>
        <w:t>,</w:t>
      </w:r>
      <w:ins w:id="603" w:author="Benton, Deon" w:date="2026-05-01T20:41:00Z" w16du:dateUtc="2026-05-02T01:41:00Z">
        <w:r w:rsidR="006F7263">
          <w:rPr>
            <w:rFonts w:ascii="Times New Roman" w:hAnsi="Times New Roman" w:cs="Times New Roman"/>
          </w:rPr>
          <w:t xml:space="preserve"> the current account was implemented in </w:t>
        </w:r>
      </w:ins>
      <w:r w:rsidR="00F83FBE" w:rsidRPr="00F83FBE">
        <w:rPr>
          <w:rFonts w:ascii="Times New Roman" w:hAnsi="Times New Roman" w:cs="Times New Roman"/>
        </w:rPr>
        <w:t xml:space="preserve">a </w:t>
      </w:r>
      <w:r w:rsidR="00F83FBE">
        <w:rPr>
          <w:rFonts w:ascii="Times New Roman" w:hAnsi="Times New Roman" w:cs="Times New Roman"/>
        </w:rPr>
        <w:t xml:space="preserve">connectionist </w:t>
      </w:r>
      <w:ins w:id="604" w:author="Benton, Deon" w:date="2026-05-01T20:41:00Z" w16du:dateUtc="2026-05-02T01:41:00Z">
        <w:r w:rsidR="006F7263">
          <w:rPr>
            <w:rFonts w:ascii="Times New Roman" w:hAnsi="Times New Roman" w:cs="Times New Roman"/>
          </w:rPr>
          <w:t xml:space="preserve">computational </w:t>
        </w:r>
      </w:ins>
      <w:r w:rsidR="00F83FBE">
        <w:rPr>
          <w:rFonts w:ascii="Times New Roman" w:hAnsi="Times New Roman" w:cs="Times New Roman"/>
        </w:rPr>
        <w:t xml:space="preserve">model called ALIAS </w:t>
      </w:r>
      <w:r w:rsidR="00F83FBE" w:rsidRPr="00F83FBE">
        <w:rPr>
          <w:rFonts w:ascii="Times New Roman" w:hAnsi="Times New Roman" w:cs="Times New Roman"/>
        </w:rPr>
        <w:t xml:space="preserve">to </w:t>
      </w:r>
      <w:ins w:id="605" w:author="Benton, Deon" w:date="2026-05-01T20:42:00Z" w16du:dateUtc="2026-05-02T01:42:00Z">
        <w:r w:rsidR="006F7263">
          <w:rPr>
            <w:rFonts w:ascii="Times New Roman" w:hAnsi="Times New Roman" w:cs="Times New Roman"/>
          </w:rPr>
          <w:t>assess the model’s ability</w:t>
        </w:r>
      </w:ins>
      <w:ins w:id="606" w:author="Benton, Deon" w:date="2026-05-01T20:43:00Z" w16du:dateUtc="2026-05-02T01:43:00Z">
        <w:r w:rsidR="006F7263">
          <w:rPr>
            <w:rFonts w:ascii="Times New Roman" w:hAnsi="Times New Roman" w:cs="Times New Roman"/>
          </w:rPr>
          <w:t xml:space="preserve"> to</w:t>
        </w:r>
      </w:ins>
      <w:ins w:id="607" w:author="Benton, Deon" w:date="2026-05-01T20:42:00Z" w16du:dateUtc="2026-05-02T01:42:00Z">
        <w:r w:rsidR="006F7263">
          <w:rPr>
            <w:rFonts w:ascii="Times New Roman" w:hAnsi="Times New Roman" w:cs="Times New Roman"/>
          </w:rPr>
          <w:t xml:space="preserve"> reproduce </w:t>
        </w:r>
      </w:ins>
      <w:ins w:id="608" w:author="Benton, Deon" w:date="2026-05-18T23:35:00Z" w16du:dateUtc="2026-05-19T04:35:00Z">
        <w:r w:rsidR="005A18FF">
          <w:rPr>
            <w:rFonts w:ascii="Times New Roman" w:hAnsi="Times New Roman" w:cs="Times New Roman"/>
          </w:rPr>
          <w:t>a range of key findings in the literature o</w:t>
        </w:r>
      </w:ins>
      <w:ins w:id="609" w:author="Benton, Deon" w:date="2026-05-18T23:36:00Z" w16du:dateUtc="2026-05-19T04:36:00Z">
        <w:r w:rsidR="005A18FF">
          <w:rPr>
            <w:rFonts w:ascii="Times New Roman" w:hAnsi="Times New Roman" w:cs="Times New Roman"/>
          </w:rPr>
          <w:t>n infant action efficiency understanding</w:t>
        </w:r>
      </w:ins>
      <w:ins w:id="610" w:author="Benton, Deon" w:date="2026-05-01T20:42:00Z" w16du:dateUtc="2026-05-02T01:42:00Z">
        <w:r w:rsidR="006F7263">
          <w:rPr>
            <w:rFonts w:ascii="Times New Roman" w:hAnsi="Times New Roman" w:cs="Times New Roman"/>
          </w:rPr>
          <w:t>.</w:t>
        </w:r>
      </w:ins>
      <w:r w:rsidR="00FC2F2A">
        <w:rPr>
          <w:rFonts w:ascii="Times New Roman" w:hAnsi="Times New Roman" w:cs="Times New Roman"/>
        </w:rPr>
        <w:t xml:space="preserve"> </w:t>
      </w:r>
      <w:ins w:id="611" w:author="Benton, Deon" w:date="2026-05-19T18:33:00Z" w16du:dateUtc="2026-05-19T23:33:00Z">
        <w:r w:rsidR="00F2108B">
          <w:rPr>
            <w:rFonts w:ascii="Times New Roman" w:eastAsia="Times New Roman" w:hAnsi="Times New Roman" w:cs="Times New Roman"/>
          </w:rPr>
          <w:t xml:space="preserve">A benefit of simulating a broad set of findings rather than a small number of specific ones is that the explanatory breadth of the current account could be determined. </w:t>
        </w:r>
        <w:r w:rsidR="00F2108B">
          <w:rPr>
            <w:rFonts w:ascii="Times New Roman" w:hAnsi="Times New Roman" w:cs="Times New Roman"/>
          </w:rPr>
          <w:t xml:space="preserve">Because </w:t>
        </w:r>
        <w:r w:rsidR="00F2108B" w:rsidRPr="00BC1A22">
          <w:rPr>
            <w:rFonts w:ascii="Times New Roman" w:hAnsi="Times New Roman" w:cs="Times New Roman"/>
          </w:rPr>
          <w:t xml:space="preserve">the overarching aim of the present simulations was to demonstrate the sufficiency of ALIAS in capturing a range of key findings in </w:t>
        </w:r>
        <w:r w:rsidR="00F2108B">
          <w:rPr>
            <w:rFonts w:ascii="Times New Roman" w:hAnsi="Times New Roman" w:cs="Times New Roman"/>
          </w:rPr>
          <w:t>this literature</w:t>
        </w:r>
        <w:r w:rsidR="00F2108B" w:rsidRPr="00BC1A22">
          <w:rPr>
            <w:rFonts w:ascii="Times New Roman" w:hAnsi="Times New Roman" w:cs="Times New Roman"/>
          </w:rPr>
          <w:t xml:space="preserve"> rather than to model every experiment from which these findings were derived with high fidelity, each study was modeled only at the most general level necessary to preserve the critical structure of the task.</w:t>
        </w:r>
        <w:r w:rsidR="00F2108B">
          <w:rPr>
            <w:rFonts w:ascii="Times New Roman" w:hAnsi="Times New Roman" w:cs="Times New Roman"/>
          </w:rPr>
          <w:t xml:space="preserve"> In cases where the original reports did not provide sufficient detail to model its critical aspects (e.g., the action phase length in Skerry et al., 2013), reasonable assumptions were made. </w:t>
        </w:r>
      </w:ins>
      <w:r w:rsidR="007B777A">
        <w:rPr>
          <w:rFonts w:ascii="Times New Roman" w:eastAsia="Times New Roman" w:hAnsi="Times New Roman" w:cs="Times New Roman"/>
        </w:rPr>
        <w:t xml:space="preserve">The </w:t>
      </w:r>
      <w:ins w:id="612" w:author="Benton, Deon" w:date="2026-05-18T23:39:00Z" w16du:dateUtc="2026-05-19T04:39:00Z">
        <w:r w:rsidR="00A729D9">
          <w:rPr>
            <w:rFonts w:ascii="Times New Roman" w:eastAsia="Times New Roman" w:hAnsi="Times New Roman" w:cs="Times New Roman"/>
          </w:rPr>
          <w:t>target findings that were the focus of</w:t>
        </w:r>
      </w:ins>
      <w:r w:rsidR="007B777A">
        <w:rPr>
          <w:rFonts w:ascii="Times New Roman" w:eastAsia="Times New Roman" w:hAnsi="Times New Roman" w:cs="Times New Roman"/>
        </w:rPr>
        <w:t xml:space="preserve"> the present series of simulations were</w:t>
      </w:r>
      <w:ins w:id="613" w:author="Benton, Deon" w:date="2026-05-18T23:39:00Z" w16du:dateUtc="2026-05-19T04:39:00Z">
        <w:r w:rsidR="00A729D9">
          <w:rPr>
            <w:rFonts w:ascii="Times New Roman" w:eastAsia="Times New Roman" w:hAnsi="Times New Roman" w:cs="Times New Roman"/>
          </w:rPr>
          <w:t xml:space="preserve"> the following five</w:t>
        </w:r>
      </w:ins>
      <w:r w:rsidR="00155706">
        <w:rPr>
          <w:rFonts w:ascii="Times New Roman" w:eastAsia="Times New Roman" w:hAnsi="Times New Roman" w:cs="Times New Roman"/>
        </w:rPr>
        <w:t xml:space="preserve">: </w:t>
      </w:r>
    </w:p>
    <w:p w14:paraId="0BD64BA0" w14:textId="1205F2BD"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Selective longer looking to inefficient actions.</w:t>
      </w:r>
      <w:r w:rsidRPr="00B05956">
        <w:rPr>
          <w:rFonts w:ascii="Times New Roman" w:hAnsi="Times New Roman" w:cs="Times New Roman"/>
        </w:rPr>
        <w:t xml:space="preserve"> </w:t>
      </w:r>
      <w:r w:rsidR="00F94AD1">
        <w:rPr>
          <w:rFonts w:ascii="Times New Roman" w:hAnsi="Times New Roman" w:cs="Times New Roman"/>
        </w:rPr>
        <w:t>Infants</w:t>
      </w:r>
      <w:r w:rsidRPr="00B05956">
        <w:rPr>
          <w:rFonts w:ascii="Times New Roman" w:hAnsi="Times New Roman" w:cs="Times New Roman"/>
        </w:rPr>
        <w:t xml:space="preserve"> look longer at barrierless curved than straight trajectories</w:t>
      </w:r>
      <w:r w:rsidR="00F94AD1">
        <w:rPr>
          <w:rFonts w:ascii="Times New Roman" w:hAnsi="Times New Roman" w:cs="Times New Roman"/>
        </w:rPr>
        <w:t xml:space="preserve"> following habituation to a constrained </w:t>
      </w:r>
      <w:ins w:id="614" w:author="Benton, Deon" w:date="2026-05-20T20:19:00Z" w16du:dateUtc="2026-05-21T01:19:00Z">
        <w:r w:rsidR="0078769E">
          <w:rPr>
            <w:rFonts w:ascii="Times New Roman" w:hAnsi="Times New Roman" w:cs="Times New Roman"/>
          </w:rPr>
          <w:t>event</w:t>
        </w:r>
      </w:ins>
      <w:r w:rsidRPr="00B05956">
        <w:rPr>
          <w:rFonts w:ascii="Times New Roman" w:hAnsi="Times New Roman" w:cs="Times New Roman"/>
        </w:rPr>
        <w:t xml:space="preserve">. This pattern disappears </w:t>
      </w:r>
      <w:ins w:id="615" w:author="Benton, Deon" w:date="2026-05-20T20:19:00Z" w16du:dateUtc="2026-05-21T01:19:00Z">
        <w:r w:rsidR="0078769E">
          <w:rPr>
            <w:rFonts w:ascii="Times New Roman" w:hAnsi="Times New Roman" w:cs="Times New Roman"/>
          </w:rPr>
          <w:t>following habituation to</w:t>
        </w:r>
      </w:ins>
      <w:r w:rsidR="005E3C5D">
        <w:rPr>
          <w:rFonts w:ascii="Times New Roman" w:hAnsi="Times New Roman" w:cs="Times New Roman"/>
        </w:rPr>
        <w:t xml:space="preserve"> </w:t>
      </w:r>
      <w:ins w:id="616" w:author="Benton, Deon" w:date="2026-05-20T20:20:00Z" w16du:dateUtc="2026-05-21T01:20:00Z">
        <w:r w:rsidR="009B1D99">
          <w:rPr>
            <w:rFonts w:ascii="Times New Roman" w:hAnsi="Times New Roman" w:cs="Times New Roman"/>
          </w:rPr>
          <w:t xml:space="preserve">an </w:t>
        </w:r>
      </w:ins>
      <w:r w:rsidR="005E3C5D">
        <w:rPr>
          <w:rFonts w:ascii="Times New Roman" w:hAnsi="Times New Roman" w:cs="Times New Roman"/>
        </w:rPr>
        <w:t>unconstrained</w:t>
      </w:r>
      <w:ins w:id="617" w:author="Benton, Deon" w:date="2026-05-20T20:19:00Z" w16du:dateUtc="2026-05-21T01:19:00Z">
        <w:r w:rsidR="0078769E">
          <w:rPr>
            <w:rFonts w:ascii="Times New Roman" w:hAnsi="Times New Roman" w:cs="Times New Roman"/>
          </w:rPr>
          <w:t xml:space="preserve"> </w:t>
        </w:r>
        <w:r w:rsidR="0078769E" w:rsidRPr="00B63244">
          <w:rPr>
            <w:rFonts w:ascii="Times New Roman" w:hAnsi="Times New Roman" w:cs="Times New Roman"/>
          </w:rPr>
          <w:t>(i.e., with</w:t>
        </w:r>
        <w:r w:rsidR="0078769E">
          <w:rPr>
            <w:rFonts w:ascii="Times New Roman" w:hAnsi="Times New Roman" w:cs="Times New Roman"/>
          </w:rPr>
          <w:t>out</w:t>
        </w:r>
        <w:r w:rsidR="0078769E" w:rsidRPr="00B63244">
          <w:rPr>
            <w:rFonts w:ascii="Times New Roman" w:hAnsi="Times New Roman" w:cs="Times New Roman"/>
          </w:rPr>
          <w:t xml:space="preserve"> a barrier) </w:t>
        </w:r>
      </w:ins>
      <w:ins w:id="618" w:author="Benton, Deon" w:date="2026-05-20T20:20:00Z" w16du:dateUtc="2026-05-21T01:20:00Z">
        <w:r w:rsidR="009B1D99">
          <w:rPr>
            <w:rFonts w:ascii="Times New Roman" w:hAnsi="Times New Roman" w:cs="Times New Roman"/>
          </w:rPr>
          <w:t>event</w:t>
        </w:r>
        <w:r w:rsidR="0078769E">
          <w:rPr>
            <w:rFonts w:ascii="Times New Roman" w:hAnsi="Times New Roman" w:cs="Times New Roman"/>
          </w:rPr>
          <w:t xml:space="preserve"> </w:t>
        </w:r>
      </w:ins>
      <w:r w:rsidRPr="00B05956">
        <w:rPr>
          <w:rFonts w:ascii="Times New Roman" w:hAnsi="Times New Roman" w:cs="Times New Roman"/>
        </w:rPr>
        <w:t xml:space="preserve">(e.g., Csibra et al., 1999; Gergely et al., 1995). </w:t>
      </w:r>
    </w:p>
    <w:p w14:paraId="757235CB" w14:textId="77777777"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lastRenderedPageBreak/>
        <w:t>Independence from animacy.</w:t>
      </w:r>
      <w:r w:rsidRPr="00B05956">
        <w:rPr>
          <w:rFonts w:ascii="Times New Roman" w:hAnsi="Times New Roman" w:cs="Times New Roman"/>
        </w:rPr>
        <w:t xml:space="preserve"> Infants show the pattern described in (1) even when the agents lack animate features (e.g., Csibra et al., 1999; Sodian et al., 2004). </w:t>
      </w:r>
    </w:p>
    <w:p w14:paraId="0EAC96B9" w14:textId="77777777"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Bidirectional inferences about actions, goals, and constraints.</w:t>
      </w:r>
      <w:r w:rsidRPr="00B05956">
        <w:rPr>
          <w:rFonts w:ascii="Times New Roman" w:hAnsi="Times New Roman" w:cs="Times New Roman"/>
        </w:rPr>
        <w:t xml:space="preserve"> Infants can infer goals from actions and constraints, and constraints from actions and goals (e.g., Csibra et al., 2003; Wagner &amp; Carey, 2005). </w:t>
      </w:r>
    </w:p>
    <w:p w14:paraId="04A0C735" w14:textId="77777777"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Graded representations of efficiency.</w:t>
      </w:r>
      <w:r w:rsidRPr="00B05956">
        <w:rPr>
          <w:rFonts w:ascii="Times New Roman" w:hAnsi="Times New Roman" w:cs="Times New Roman"/>
        </w:rPr>
        <w:t xml:space="preserve"> Infants represent action efficiency continuously rather than dichotomously (e.g., Liu &amp; Spelke, 2017).</w:t>
      </w:r>
    </w:p>
    <w:p w14:paraId="363E6A62" w14:textId="7AEA5103" w:rsidR="00B05956" w:rsidRP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Action efficiency understanding in pre-reaching infants.</w:t>
      </w:r>
      <w:r w:rsidRPr="00B05956">
        <w:rPr>
          <w:rFonts w:ascii="Times New Roman" w:hAnsi="Times New Roman" w:cs="Times New Roman"/>
        </w:rPr>
        <w:t xml:space="preserve"> </w:t>
      </w:r>
      <w:r>
        <w:rPr>
          <w:rFonts w:ascii="Times New Roman" w:hAnsi="Times New Roman" w:cs="Times New Roman"/>
        </w:rPr>
        <w:t>3-month-olds</w:t>
      </w:r>
      <w:r w:rsidRPr="00B05956">
        <w:rPr>
          <w:rFonts w:ascii="Times New Roman" w:hAnsi="Times New Roman" w:cs="Times New Roman"/>
        </w:rPr>
        <w:t xml:space="preserve"> show the pattern described in (1) following direct action experience (e.g., Skerry et al., 2013).</w:t>
      </w:r>
    </w:p>
    <w:p w14:paraId="3611B7CC" w14:textId="3768457C" w:rsidR="00807B0F" w:rsidRDefault="009A232F" w:rsidP="00807B0F">
      <w:pPr>
        <w:spacing w:line="480" w:lineRule="auto"/>
        <w:ind w:firstLine="720"/>
        <w:contextualSpacing/>
        <w:rPr>
          <w:rFonts w:ascii="Times New Roman" w:hAnsi="Times New Roman" w:cs="Times New Roman"/>
        </w:rPr>
      </w:pPr>
      <w:r>
        <w:rPr>
          <w:rFonts w:ascii="Times New Roman" w:hAnsi="Times New Roman" w:cs="Times New Roman"/>
        </w:rPr>
        <w:t xml:space="preserve">One thing that should be clear from the list above is that </w:t>
      </w:r>
      <w:proofErr w:type="gramStart"/>
      <w:r w:rsidR="00524642">
        <w:rPr>
          <w:rFonts w:ascii="Times New Roman" w:hAnsi="Times New Roman" w:cs="Times New Roman"/>
        </w:rPr>
        <w:t xml:space="preserve">all </w:t>
      </w:r>
      <w:ins w:id="619" w:author="Benton, Deon" w:date="2026-05-18T23:44:00Z" w16du:dateUtc="2026-05-19T04:44:00Z">
        <w:r w:rsidR="00F56180">
          <w:rPr>
            <w:rFonts w:ascii="Times New Roman" w:hAnsi="Times New Roman" w:cs="Times New Roman"/>
          </w:rPr>
          <w:t>of</w:t>
        </w:r>
        <w:proofErr w:type="gramEnd"/>
        <w:r w:rsidR="00F56180">
          <w:rPr>
            <w:rFonts w:ascii="Times New Roman" w:hAnsi="Times New Roman" w:cs="Times New Roman"/>
          </w:rPr>
          <w:t xml:space="preserve"> </w:t>
        </w:r>
      </w:ins>
      <w:r w:rsidR="00524642">
        <w:rPr>
          <w:rFonts w:ascii="Times New Roman" w:hAnsi="Times New Roman" w:cs="Times New Roman"/>
        </w:rPr>
        <w:t>the findings derive from studies that used some v</w:t>
      </w:r>
      <w:ins w:id="620" w:author="Benton, Deon" w:date="2026-05-18T23:40:00Z" w16du:dateUtc="2026-05-19T04:40:00Z">
        <w:r w:rsidR="00F56180">
          <w:rPr>
            <w:rFonts w:ascii="Times New Roman" w:hAnsi="Times New Roman" w:cs="Times New Roman"/>
          </w:rPr>
          <w:t>ariant</w:t>
        </w:r>
      </w:ins>
      <w:ins w:id="621" w:author="Benton, Deon" w:date="2026-05-01T20:51:00Z" w16du:dateUtc="2026-05-02T01:51:00Z">
        <w:r w:rsidR="00971205">
          <w:rPr>
            <w:rFonts w:ascii="Times New Roman" w:hAnsi="Times New Roman" w:cs="Times New Roman"/>
          </w:rPr>
          <w:t xml:space="preserve"> </w:t>
        </w:r>
      </w:ins>
      <w:ins w:id="622" w:author="Benton, Deon" w:date="2026-05-18T23:45:00Z" w16du:dateUtc="2026-05-19T04:45:00Z">
        <w:r w:rsidR="00F56180">
          <w:rPr>
            <w:rFonts w:ascii="Times New Roman" w:hAnsi="Times New Roman" w:cs="Times New Roman"/>
          </w:rPr>
          <w:t xml:space="preserve">of </w:t>
        </w:r>
      </w:ins>
      <w:r w:rsidR="00524642">
        <w:rPr>
          <w:rFonts w:ascii="Times New Roman" w:hAnsi="Times New Roman" w:cs="Times New Roman"/>
        </w:rPr>
        <w:t xml:space="preserve">Gergely et </w:t>
      </w:r>
      <w:proofErr w:type="gramStart"/>
      <w:r w:rsidR="00524642">
        <w:rPr>
          <w:rFonts w:ascii="Times New Roman" w:hAnsi="Times New Roman" w:cs="Times New Roman"/>
        </w:rPr>
        <w:t>al.</w:t>
      </w:r>
      <w:ins w:id="623" w:author="Benton, Deon" w:date="2026-05-18T23:40:00Z" w16du:dateUtc="2026-05-19T04:40:00Z">
        <w:r w:rsidR="00F56180">
          <w:rPr>
            <w:rFonts w:ascii="Times New Roman" w:hAnsi="Times New Roman" w:cs="Times New Roman"/>
          </w:rPr>
          <w:t>’s</w:t>
        </w:r>
      </w:ins>
      <w:proofErr w:type="gramEnd"/>
      <w:ins w:id="624" w:author="Benton, Deon" w:date="2026-05-01T20:51:00Z" w16du:dateUtc="2026-05-02T01:51:00Z">
        <w:r w:rsidR="00971205">
          <w:rPr>
            <w:rFonts w:ascii="Times New Roman" w:hAnsi="Times New Roman" w:cs="Times New Roman"/>
          </w:rPr>
          <w:t xml:space="preserve"> </w:t>
        </w:r>
      </w:ins>
      <w:r w:rsidR="00524642">
        <w:rPr>
          <w:rFonts w:ascii="Times New Roman" w:hAnsi="Times New Roman" w:cs="Times New Roman"/>
        </w:rPr>
        <w:t>(1995)</w:t>
      </w:r>
      <w:ins w:id="625" w:author="Benton, Deon" w:date="2026-05-01T20:51:00Z" w16du:dateUtc="2026-05-02T01:51:00Z">
        <w:r w:rsidR="00971205">
          <w:rPr>
            <w:rFonts w:ascii="Times New Roman" w:hAnsi="Times New Roman" w:cs="Times New Roman"/>
          </w:rPr>
          <w:t xml:space="preserve"> study</w:t>
        </w:r>
      </w:ins>
      <w:ins w:id="626" w:author="Benton, Deon" w:date="2026-05-18T23:45:00Z" w16du:dateUtc="2026-05-19T04:45:00Z">
        <w:r w:rsidR="00F56180">
          <w:rPr>
            <w:rFonts w:ascii="Times New Roman" w:hAnsi="Times New Roman" w:cs="Times New Roman"/>
          </w:rPr>
          <w:t>.</w:t>
        </w:r>
      </w:ins>
      <w:r w:rsidR="002807A7">
        <w:rPr>
          <w:rFonts w:ascii="Times New Roman" w:hAnsi="Times New Roman" w:cs="Times New Roman"/>
        </w:rPr>
        <w:t xml:space="preserve"> </w:t>
      </w:r>
      <w:r w:rsidR="00524642">
        <w:rPr>
          <w:rFonts w:ascii="Times New Roman" w:hAnsi="Times New Roman" w:cs="Times New Roman"/>
        </w:rPr>
        <w:t>The rationale for</w:t>
      </w:r>
      <w:ins w:id="627" w:author="Benton, Deon" w:date="2026-05-18T23:41:00Z" w16du:dateUtc="2026-05-19T04:41:00Z">
        <w:r w:rsidR="00F56180">
          <w:rPr>
            <w:rFonts w:ascii="Times New Roman" w:hAnsi="Times New Roman" w:cs="Times New Roman"/>
          </w:rPr>
          <w:t xml:space="preserve"> this was twofold. First,</w:t>
        </w:r>
      </w:ins>
      <w:r w:rsidR="00524642">
        <w:rPr>
          <w:rFonts w:ascii="Times New Roman" w:hAnsi="Times New Roman" w:cs="Times New Roman"/>
        </w:rPr>
        <w:t xml:space="preserve"> few paradigms have been used more extensively to study infant </w:t>
      </w:r>
      <w:ins w:id="628" w:author="Benton, Deon" w:date="2026-05-16T15:39:00Z" w16du:dateUtc="2026-05-16T20:39:00Z">
        <w:r w:rsidR="00DB0881">
          <w:rPr>
            <w:rFonts w:ascii="Times New Roman" w:hAnsi="Times New Roman" w:cs="Times New Roman"/>
          </w:rPr>
          <w:t>action efficiency understanding</w:t>
        </w:r>
      </w:ins>
      <w:r w:rsidR="00524642">
        <w:rPr>
          <w:rFonts w:ascii="Times New Roman" w:hAnsi="Times New Roman" w:cs="Times New Roman"/>
        </w:rPr>
        <w:t xml:space="preserve"> than this one. </w:t>
      </w:r>
      <w:ins w:id="629" w:author="Benton, Deon" w:date="2026-05-18T23:42:00Z" w16du:dateUtc="2026-05-19T04:42:00Z">
        <w:r w:rsidR="00F56180">
          <w:rPr>
            <w:rFonts w:ascii="Times New Roman" w:hAnsi="Times New Roman" w:cs="Times New Roman"/>
          </w:rPr>
          <w:t>Second,</w:t>
        </w:r>
      </w:ins>
      <w:r w:rsidR="00524642">
        <w:rPr>
          <w:rFonts w:ascii="Times New Roman" w:hAnsi="Times New Roman" w:cs="Times New Roman"/>
        </w:rPr>
        <w:t xml:space="preserve"> it was possible to test the explanatory scope of the current account with </w:t>
      </w:r>
      <w:ins w:id="630" w:author="Benton, Deon" w:date="2026-05-01T20:52:00Z" w16du:dateUtc="2026-05-02T01:52:00Z">
        <w:r w:rsidR="00971205">
          <w:rPr>
            <w:rFonts w:ascii="Times New Roman" w:hAnsi="Times New Roman" w:cs="Times New Roman"/>
          </w:rPr>
          <w:t xml:space="preserve">minimal changes to the underlying model </w:t>
        </w:r>
      </w:ins>
      <w:r w:rsidR="00524642">
        <w:rPr>
          <w:rFonts w:ascii="Times New Roman" w:hAnsi="Times New Roman" w:cs="Times New Roman"/>
        </w:rPr>
        <w:t xml:space="preserve">architecture. </w:t>
      </w:r>
      <w:ins w:id="631" w:author="Benton, Deon" w:date="2026-05-18T23:44:00Z" w16du:dateUtc="2026-05-19T04:44:00Z">
        <w:r w:rsidR="00F56180" w:rsidRPr="00F56180">
          <w:rPr>
            <w:rFonts w:ascii="Times New Roman" w:hAnsi="Times New Roman" w:cs="Times New Roman"/>
          </w:rPr>
          <w:t>Nonetheless, I revisit this issue and consider its potential limitations in the General Discussion</w:t>
        </w:r>
        <w:r w:rsidR="00F56180">
          <w:rPr>
            <w:rFonts w:ascii="Times New Roman" w:hAnsi="Times New Roman" w:cs="Times New Roman"/>
          </w:rPr>
          <w:t>.</w:t>
        </w:r>
      </w:ins>
    </w:p>
    <w:p w14:paraId="6403B81C" w14:textId="344E7F20" w:rsidR="00FC438F" w:rsidRDefault="00FC438F" w:rsidP="00744F21">
      <w:pPr>
        <w:spacing w:line="480" w:lineRule="auto"/>
        <w:ind w:firstLine="720"/>
        <w:contextualSpacing/>
        <w:rPr>
          <w:rFonts w:ascii="Times New Roman" w:hAnsi="Times New Roman" w:cs="Times New Roman"/>
        </w:rPr>
      </w:pPr>
      <w:r>
        <w:rPr>
          <w:rFonts w:ascii="Times New Roman" w:hAnsi="Times New Roman" w:cs="Times New Roman"/>
        </w:rPr>
        <w:t xml:space="preserve">The second goal of the current simulations was to demonstrate that </w:t>
      </w:r>
      <w:r w:rsidR="0089435D">
        <w:rPr>
          <w:rFonts w:ascii="Times New Roman" w:hAnsi="Times New Roman" w:cs="Times New Roman"/>
        </w:rPr>
        <w:t xml:space="preserve">ALIAS </w:t>
      </w:r>
      <w:ins w:id="632" w:author="Benton, Deon" w:date="2026-05-18T23:45:00Z" w16du:dateUtc="2026-05-19T04:45:00Z">
        <w:r w:rsidR="00EC19C8">
          <w:rPr>
            <w:rFonts w:ascii="Times New Roman" w:hAnsi="Times New Roman" w:cs="Times New Roman"/>
          </w:rPr>
          <w:t>better captures the</w:t>
        </w:r>
      </w:ins>
      <w:r w:rsidR="0089435D">
        <w:rPr>
          <w:rFonts w:ascii="Times New Roman" w:hAnsi="Times New Roman" w:cs="Times New Roman"/>
        </w:rPr>
        <w:t xml:space="preserve"> five target findings</w:t>
      </w:r>
      <w:r>
        <w:rPr>
          <w:rFonts w:ascii="Times New Roman" w:hAnsi="Times New Roman" w:cs="Times New Roman"/>
        </w:rPr>
        <w:t xml:space="preserve"> than</w:t>
      </w:r>
      <w:r w:rsidR="00366CD3">
        <w:rPr>
          <w:rFonts w:ascii="Times New Roman" w:hAnsi="Times New Roman" w:cs="Times New Roman"/>
        </w:rPr>
        <w:t xml:space="preserve"> Overwalle’s (2010)</w:t>
      </w:r>
      <w:ins w:id="633" w:author="Benton, Deon" w:date="2026-05-18T23:45:00Z" w16du:dateUtc="2026-05-19T04:45:00Z">
        <w:r w:rsidR="00EC19C8">
          <w:rPr>
            <w:rFonts w:ascii="Times New Roman" w:hAnsi="Times New Roman" w:cs="Times New Roman"/>
          </w:rPr>
          <w:t xml:space="preserve"> model (hereafter, OM10</w:t>
        </w:r>
      </w:ins>
      <w:ins w:id="634" w:author="Benton, Deon" w:date="2026-05-18T23:46:00Z" w16du:dateUtc="2026-05-19T04:46:00Z">
        <w:r w:rsidR="00EC19C8">
          <w:rPr>
            <w:rFonts w:ascii="Times New Roman" w:hAnsi="Times New Roman" w:cs="Times New Roman"/>
          </w:rPr>
          <w:t>)</w:t>
        </w:r>
      </w:ins>
      <w:r w:rsidR="00366CD3">
        <w:rPr>
          <w:rFonts w:ascii="Times New Roman" w:hAnsi="Times New Roman" w:cs="Times New Roman"/>
        </w:rPr>
        <w:t>.</w:t>
      </w:r>
      <w:r w:rsidR="0089435D">
        <w:rPr>
          <w:rFonts w:ascii="Times New Roman" w:hAnsi="Times New Roman" w:cs="Times New Roman"/>
        </w:rPr>
        <w:t xml:space="preserve"> </w:t>
      </w:r>
      <w:r w:rsidR="00183560" w:rsidRPr="00183560">
        <w:rPr>
          <w:rFonts w:ascii="Times New Roman" w:hAnsi="Times New Roman" w:cs="Times New Roman"/>
        </w:rPr>
        <w:t xml:space="preserve">By demonstrating that </w:t>
      </w:r>
      <w:r w:rsidR="009C431B">
        <w:rPr>
          <w:rFonts w:ascii="Times New Roman" w:hAnsi="Times New Roman" w:cs="Times New Roman"/>
        </w:rPr>
        <w:t>OM10</w:t>
      </w:r>
      <w:r w:rsidR="00183560" w:rsidRPr="00183560">
        <w:rPr>
          <w:rFonts w:ascii="Times New Roman" w:hAnsi="Times New Roman" w:cs="Times New Roman"/>
        </w:rPr>
        <w:t xml:space="preserve"> </w:t>
      </w:r>
      <w:ins w:id="635" w:author="Benton, Deon" w:date="2026-05-18T23:46:00Z" w16du:dateUtc="2026-05-19T04:46:00Z">
        <w:r w:rsidR="00EC19C8">
          <w:rPr>
            <w:rFonts w:ascii="Times New Roman" w:hAnsi="Times New Roman" w:cs="Times New Roman"/>
          </w:rPr>
          <w:t>does a poorer job at capturing these target findings</w:t>
        </w:r>
      </w:ins>
      <w:r w:rsidR="00183560" w:rsidRPr="00183560">
        <w:rPr>
          <w:rFonts w:ascii="Times New Roman" w:hAnsi="Times New Roman" w:cs="Times New Roman"/>
        </w:rPr>
        <w:t xml:space="preserve"> than </w:t>
      </w:r>
      <w:r w:rsidR="009C431B">
        <w:rPr>
          <w:rFonts w:ascii="Times New Roman" w:hAnsi="Times New Roman" w:cs="Times New Roman"/>
        </w:rPr>
        <w:t>ALIAS</w:t>
      </w:r>
      <w:r w:rsidR="00183560" w:rsidRPr="00183560">
        <w:rPr>
          <w:rFonts w:ascii="Times New Roman" w:hAnsi="Times New Roman" w:cs="Times New Roman"/>
        </w:rPr>
        <w:t xml:space="preserve">, the present simulations show that the </w:t>
      </w:r>
      <w:ins w:id="636" w:author="Benton, Deon" w:date="2026-05-18T23:48:00Z" w16du:dateUtc="2026-05-19T04:48:00Z">
        <w:r w:rsidR="00EC19C8">
          <w:rPr>
            <w:rFonts w:ascii="Times New Roman" w:hAnsi="Times New Roman" w:cs="Times New Roman"/>
          </w:rPr>
          <w:t xml:space="preserve">limitations </w:t>
        </w:r>
      </w:ins>
      <w:ins w:id="637" w:author="Benton, Deon" w:date="2026-05-18T23:50:00Z" w16du:dateUtc="2026-05-19T04:50:00Z">
        <w:r w:rsidR="00EC19C8">
          <w:rPr>
            <w:rFonts w:ascii="Times New Roman" w:hAnsi="Times New Roman" w:cs="Times New Roman"/>
          </w:rPr>
          <w:t xml:space="preserve">that </w:t>
        </w:r>
        <w:r w:rsidR="000F39BE">
          <w:rPr>
            <w:rFonts w:ascii="Times New Roman" w:hAnsi="Times New Roman" w:cs="Times New Roman"/>
          </w:rPr>
          <w:t xml:space="preserve">earlier were </w:t>
        </w:r>
      </w:ins>
      <w:ins w:id="638" w:author="Benton, Deon" w:date="2026-05-18T23:49:00Z" w16du:dateUtc="2026-05-19T04:49:00Z">
        <w:r w:rsidR="00EC19C8">
          <w:rPr>
            <w:rFonts w:ascii="Times New Roman" w:hAnsi="Times New Roman" w:cs="Times New Roman"/>
          </w:rPr>
          <w:t>ascribed to OM10</w:t>
        </w:r>
      </w:ins>
      <w:r w:rsidR="00183560" w:rsidRPr="00183560">
        <w:rPr>
          <w:rFonts w:ascii="Times New Roman" w:hAnsi="Times New Roman" w:cs="Times New Roman"/>
        </w:rPr>
        <w:t xml:space="preserve"> are genuine </w:t>
      </w:r>
      <w:ins w:id="639" w:author="Benton, Deon" w:date="2026-05-18T23:51:00Z" w16du:dateUtc="2026-05-19T04:51:00Z">
        <w:r w:rsidR="000F39BE">
          <w:rPr>
            <w:rFonts w:ascii="Times New Roman" w:hAnsi="Times New Roman" w:cs="Times New Roman"/>
          </w:rPr>
          <w:t xml:space="preserve">and </w:t>
        </w:r>
      </w:ins>
      <w:r w:rsidR="00183560" w:rsidRPr="00183560">
        <w:rPr>
          <w:rFonts w:ascii="Times New Roman" w:hAnsi="Times New Roman" w:cs="Times New Roman"/>
        </w:rPr>
        <w:t xml:space="preserve">that removing them </w:t>
      </w:r>
      <w:ins w:id="640" w:author="Benton, Deon" w:date="2026-05-18T23:47:00Z" w16du:dateUtc="2026-05-19T04:47:00Z">
        <w:r w:rsidR="00EC19C8">
          <w:rPr>
            <w:rFonts w:ascii="Times New Roman" w:hAnsi="Times New Roman" w:cs="Times New Roman"/>
          </w:rPr>
          <w:t>produces a model with enhanced</w:t>
        </w:r>
      </w:ins>
      <w:r w:rsidR="009C431B">
        <w:rPr>
          <w:rFonts w:ascii="Times New Roman" w:hAnsi="Times New Roman" w:cs="Times New Roman"/>
        </w:rPr>
        <w:t xml:space="preserve"> explanatory scope.</w:t>
      </w:r>
      <w:r w:rsidR="00183560" w:rsidRPr="00183560">
        <w:rPr>
          <w:rFonts w:ascii="Times New Roman" w:hAnsi="Times New Roman" w:cs="Times New Roman"/>
        </w:rPr>
        <w:t xml:space="preserve"> </w:t>
      </w:r>
    </w:p>
    <w:p w14:paraId="34882FA3" w14:textId="2F94DD8A" w:rsidR="000506B3" w:rsidRDefault="00926947" w:rsidP="00E75EFC">
      <w:pPr>
        <w:spacing w:line="480" w:lineRule="auto"/>
        <w:ind w:firstLine="720"/>
        <w:contextualSpacing/>
        <w:rPr>
          <w:ins w:id="641" w:author="Benton, Deon" w:date="2026-05-19T14:19:00Z" w16du:dateUtc="2026-05-19T19:19:00Z"/>
          <w:rFonts w:ascii="Times New Roman" w:hAnsi="Times New Roman" w:cs="Times New Roman"/>
        </w:rPr>
      </w:pPr>
      <w:ins w:id="642" w:author="Benton, Deon" w:date="2026-05-19T14:19:00Z" w16du:dateUtc="2026-05-19T19:19:00Z">
        <w:r w:rsidRPr="00926947">
          <w:rPr>
            <w:rFonts w:ascii="Times New Roman" w:hAnsi="Times New Roman" w:cs="Times New Roman"/>
          </w:rPr>
          <w:t>In the next section, I begin by briefly describing OM10</w:t>
        </w:r>
      </w:ins>
      <w:r w:rsidR="00720495">
        <w:rPr>
          <w:rFonts w:ascii="Times New Roman" w:hAnsi="Times New Roman" w:cs="Times New Roman"/>
        </w:rPr>
        <w:t xml:space="preserve"> because this</w:t>
      </w:r>
      <w:ins w:id="643" w:author="Benton, Deon" w:date="2026-05-19T14:19:00Z" w16du:dateUtc="2026-05-19T19:19:00Z">
        <w:r w:rsidRPr="00926947">
          <w:rPr>
            <w:rFonts w:ascii="Times New Roman" w:hAnsi="Times New Roman" w:cs="Times New Roman"/>
          </w:rPr>
          <w:t xml:space="preserve"> model serves as the primary comparison model throughout the present simulations. That said, because a detailed description of this model can be found in Overwalle (2010), the discussion here is necessarily </w:t>
        </w:r>
        <w:r w:rsidRPr="00926947">
          <w:rPr>
            <w:rFonts w:ascii="Times New Roman" w:hAnsi="Times New Roman" w:cs="Times New Roman"/>
          </w:rPr>
          <w:lastRenderedPageBreak/>
          <w:t>kept brief. I next describe ALIAS’s architecture followed by a discussion of its pretraining experience; this experience remained identical across all simulations. I then present five simulations, each corresponding to one of the target findings. In each one, I compare ALIAS’s performance to that of OM10 as well as to modified versions of both models, OM10-2 and ALIAS-2. OM10-2 differs from OM10 in that it more faithfully represents the experimental set-up of the behavioral studies from which the target findings were derived. This is achieved by ensuring that obstacles and goal objects remain continuously visible and that the agent no longer overshoots the barrier when passing over it. These modifications make it possible to determine whether OM10’s original success reflected its ability to capture the processes underlying infant action efficiency understanding or instead arose from atheoretical quirks in how the original simulations were implemented. In contrast, ALIAS-2 differs from ALIAS in that it omits differential obstacle salience; that is, peripherally located obstacles are no less salient than obstacles located directly beneath curved motion trajectories. This modification makes it possible to assess whether the assumption that barriers located peripheral to curved motion trajectories are less salient than barriers located directly beneath them is sufficient to reproduce the differential patterns of looking shown by infants in the Experimental and Control conditions. This manipulation also makes it possible to determine whether associative learning alone is sufficient to capture the target findings.</w:t>
        </w:r>
      </w:ins>
    </w:p>
    <w:p w14:paraId="48BD51A4" w14:textId="11B36DC7" w:rsidR="009F2395" w:rsidRDefault="00BC1A22" w:rsidP="00E75EFC">
      <w:pPr>
        <w:spacing w:line="480" w:lineRule="auto"/>
        <w:ind w:firstLine="720"/>
        <w:contextualSpacing/>
        <w:rPr>
          <w:rFonts w:ascii="Times New Roman" w:hAnsi="Times New Roman" w:cs="Times New Roman"/>
        </w:rPr>
      </w:pPr>
      <w:ins w:id="644" w:author="Benton, Deon" w:date="2026-05-19T14:24:00Z">
        <w:r w:rsidRPr="00BC1A22">
          <w:rPr>
            <w:rFonts w:ascii="Times New Roman" w:hAnsi="Times New Roman" w:cs="Times New Roman"/>
          </w:rPr>
          <w:t>In addition to evaluating whether a given model qualitatively captures a target finding and comparing ALIAS’s performance to each one, I also discuss the mechanistic basis of ALIAS’s responses in each simulation. Finally, I present two additional simulations that</w:t>
        </w:r>
      </w:ins>
      <w:ins w:id="645" w:author="Benton, Deon" w:date="2026-05-19T14:24:00Z" w16du:dateUtc="2026-05-19T19:24:00Z">
        <w:r>
          <w:rPr>
            <w:rFonts w:ascii="Times New Roman" w:hAnsi="Times New Roman" w:cs="Times New Roman"/>
          </w:rPr>
          <w:t xml:space="preserve"> involve placing and then evaluating</w:t>
        </w:r>
      </w:ins>
      <w:ins w:id="646" w:author="Benton, Deon" w:date="2026-05-19T14:24:00Z">
        <w:r w:rsidRPr="00BC1A22">
          <w:rPr>
            <w:rFonts w:ascii="Times New Roman" w:hAnsi="Times New Roman" w:cs="Times New Roman"/>
          </w:rPr>
          <w:t xml:space="preserve"> place </w:t>
        </w:r>
      </w:ins>
      <w:ins w:id="647" w:author="Benton, Deon" w:date="2026-05-19T14:24:00Z" w16du:dateUtc="2026-05-19T19:24:00Z">
        <w:r>
          <w:rPr>
            <w:rFonts w:ascii="Times New Roman" w:hAnsi="Times New Roman" w:cs="Times New Roman"/>
          </w:rPr>
          <w:t xml:space="preserve">ALIAS’s behavior in novel situations. </w:t>
        </w:r>
      </w:ins>
      <w:ins w:id="648" w:author="Benton, Deon" w:date="2026-05-19T14:27:00Z" w16du:dateUtc="2026-05-19T19:27:00Z">
        <w:r w:rsidR="00583C36" w:rsidRPr="00583C36">
          <w:rPr>
            <w:rFonts w:ascii="Times New Roman" w:hAnsi="Times New Roman" w:cs="Times New Roman"/>
          </w:rPr>
          <w:t xml:space="preserve">I will suggest that </w:t>
        </w:r>
        <w:r w:rsidR="00583C36" w:rsidRPr="00583C36">
          <w:rPr>
            <w:rFonts w:ascii="Times New Roman" w:hAnsi="Times New Roman" w:cs="Times New Roman"/>
          </w:rPr>
          <w:lastRenderedPageBreak/>
          <w:t xml:space="preserve">because there exist no analogous behavioral experiments for these situations, the model’s responses in these novel contexts </w:t>
        </w:r>
        <w:r w:rsidR="00583C36">
          <w:rPr>
            <w:rFonts w:ascii="Times New Roman" w:hAnsi="Times New Roman" w:cs="Times New Roman"/>
          </w:rPr>
          <w:t>constitute</w:t>
        </w:r>
        <w:r w:rsidR="00583C36" w:rsidRPr="00583C36">
          <w:rPr>
            <w:rFonts w:ascii="Times New Roman" w:hAnsi="Times New Roman" w:cs="Times New Roman"/>
          </w:rPr>
          <w:t xml:space="preserve"> testable predictions for future research.</w:t>
        </w:r>
        <w:r w:rsidR="00583C36">
          <w:rPr>
            <w:rFonts w:ascii="Times New Roman" w:hAnsi="Times New Roman" w:cs="Times New Roman"/>
          </w:rPr>
          <w:t xml:space="preserve"> </w:t>
        </w:r>
      </w:ins>
      <w:ins w:id="649" w:author="Benton, Deon" w:date="2026-05-19T14:24:00Z">
        <w:r w:rsidRPr="00BC1A22">
          <w:rPr>
            <w:rFonts w:ascii="Times New Roman" w:hAnsi="Times New Roman" w:cs="Times New Roman"/>
          </w:rPr>
          <w:t xml:space="preserve"> </w:t>
        </w:r>
      </w:ins>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099BDE13" w:rsidR="00524642" w:rsidRPr="00D94781" w:rsidRDefault="00D94781" w:rsidP="00524642">
      <w:pPr>
        <w:spacing w:line="480" w:lineRule="auto"/>
        <w:contextualSpacing/>
        <w:rPr>
          <w:rFonts w:ascii="Times New Roman" w:hAnsi="Times New Roman" w:cs="Times New Roman"/>
          <w:b/>
          <w:bCs/>
        </w:rPr>
      </w:pPr>
      <w:r w:rsidRPr="00D94781">
        <w:rPr>
          <w:rFonts w:ascii="Times New Roman" w:hAnsi="Times New Roman" w:cs="Times New Roman"/>
          <w:b/>
          <w:bCs/>
        </w:rPr>
        <w:t>Models</w:t>
      </w:r>
    </w:p>
    <w:p w14:paraId="11977E71" w14:textId="6E26709B" w:rsidR="00D94781" w:rsidRPr="00DF625A" w:rsidRDefault="00D94781" w:rsidP="00524642">
      <w:pPr>
        <w:spacing w:line="480" w:lineRule="auto"/>
        <w:contextualSpacing/>
        <w:rPr>
          <w:rFonts w:ascii="Times New Roman" w:hAnsi="Times New Roman" w:cs="Times New Roman"/>
          <w:b/>
          <w:bCs/>
          <w:i/>
          <w:iCs/>
        </w:rPr>
      </w:pPr>
      <w:r w:rsidRPr="00DF625A">
        <w:rPr>
          <w:rFonts w:ascii="Times New Roman" w:hAnsi="Times New Roman" w:cs="Times New Roman"/>
          <w:b/>
          <w:bCs/>
          <w:i/>
          <w:iCs/>
        </w:rPr>
        <w:t>OM10</w:t>
      </w:r>
    </w:p>
    <w:p w14:paraId="379A39D1" w14:textId="51809344" w:rsidR="00640CAC" w:rsidDel="004D74C4" w:rsidRDefault="00524642" w:rsidP="00640CAC">
      <w:pPr>
        <w:spacing w:line="480" w:lineRule="auto"/>
        <w:contextualSpacing/>
        <w:rPr>
          <w:del w:id="650" w:author="Benton, Deon" w:date="2026-05-19T14:47:00Z" w16du:dateUtc="2026-05-19T19:47:00Z"/>
          <w:rFonts w:ascii="Times New Roman" w:hAnsi="Times New Roman" w:cs="Times New Roman"/>
        </w:rPr>
      </w:pPr>
      <w:r>
        <w:rPr>
          <w:rFonts w:ascii="Times New Roman" w:hAnsi="Times New Roman" w:cs="Times New Roman"/>
        </w:rPr>
        <w:tab/>
      </w:r>
      <w:ins w:id="651" w:author="Benton, Deon" w:date="2026-05-19T14:33:00Z" w16du:dateUtc="2026-05-19T19:33:00Z">
        <w:r w:rsidR="00DC15CD">
          <w:rPr>
            <w:rFonts w:ascii="Times New Roman" w:hAnsi="Times New Roman" w:cs="Times New Roman"/>
          </w:rPr>
          <w:t xml:space="preserve">As </w:t>
        </w:r>
      </w:ins>
      <w:ins w:id="652" w:author="Benton, Deon" w:date="2026-05-19T14:37:00Z" w16du:dateUtc="2026-05-19T19:37:00Z">
        <w:r w:rsidR="00084546">
          <w:rPr>
            <w:rFonts w:ascii="Times New Roman" w:hAnsi="Times New Roman" w:cs="Times New Roman"/>
          </w:rPr>
          <w:t>briefly described in the</w:t>
        </w:r>
      </w:ins>
      <w:ins w:id="653" w:author="Benton, Deon" w:date="2026-05-19T14:33:00Z" w16du:dateUtc="2026-05-19T19:33:00Z">
        <w:r w:rsidR="00DC15CD">
          <w:rPr>
            <w:rFonts w:ascii="Times New Roman" w:hAnsi="Times New Roman" w:cs="Times New Roman"/>
          </w:rPr>
          <w:t xml:space="preserve"> Introduction, </w:t>
        </w:r>
      </w:ins>
      <w:ins w:id="654" w:author="Benton, Deon" w:date="2026-05-19T14:37:00Z" w16du:dateUtc="2026-05-19T19:37:00Z">
        <w:r w:rsidR="00084546">
          <w:rPr>
            <w:rFonts w:ascii="Times New Roman" w:hAnsi="Times New Roman" w:cs="Times New Roman"/>
          </w:rPr>
          <w:t xml:space="preserve">OM10 </w:t>
        </w:r>
        <w:r w:rsidR="00084546" w:rsidRPr="00084546">
          <w:rPr>
            <w:rFonts w:ascii="Times New Roman" w:hAnsi="Times New Roman" w:cs="Times New Roman"/>
          </w:rPr>
          <w:t>was a one-layer recurrent connectionist model consisting of 27 fully interconnected units</w:t>
        </w:r>
        <w:r w:rsidR="006D43E7">
          <w:rPr>
            <w:rFonts w:ascii="Times New Roman" w:hAnsi="Times New Roman" w:cs="Times New Roman"/>
          </w:rPr>
          <w:t>—</w:t>
        </w:r>
        <w:r w:rsidR="00084546" w:rsidRPr="00084546">
          <w:rPr>
            <w:rFonts w:ascii="Times New Roman" w:hAnsi="Times New Roman" w:cs="Times New Roman"/>
          </w:rPr>
          <w:t xml:space="preserve">25 of </w:t>
        </w:r>
        <w:r w:rsidR="006D43E7">
          <w:rPr>
            <w:rFonts w:ascii="Times New Roman" w:hAnsi="Times New Roman" w:cs="Times New Roman"/>
          </w:rPr>
          <w:t>these units</w:t>
        </w:r>
        <w:r w:rsidR="00084546" w:rsidRPr="00084546">
          <w:rPr>
            <w:rFonts w:ascii="Times New Roman" w:hAnsi="Times New Roman" w:cs="Times New Roman"/>
          </w:rPr>
          <w:t xml:space="preserve"> implemented a 5 × 5 spatial grid and </w:t>
        </w:r>
        <w:r w:rsidR="006D43E7">
          <w:rPr>
            <w:rFonts w:ascii="Times New Roman" w:hAnsi="Times New Roman" w:cs="Times New Roman"/>
          </w:rPr>
          <w:t xml:space="preserve">the remaining two </w:t>
        </w:r>
        <w:r w:rsidR="00084546" w:rsidRPr="00084546">
          <w:rPr>
            <w:rFonts w:ascii="Times New Roman" w:hAnsi="Times New Roman" w:cs="Times New Roman"/>
          </w:rPr>
          <w:t xml:space="preserve">represented an agent and goal object. </w:t>
        </w:r>
      </w:ins>
      <w:ins w:id="655" w:author="Benton, Deon" w:date="2026-05-19T14:38:00Z" w16du:dateUtc="2026-05-19T19:38:00Z">
        <w:r w:rsidR="006D43E7">
          <w:rPr>
            <w:rFonts w:ascii="Times New Roman" w:hAnsi="Times New Roman" w:cs="Times New Roman"/>
          </w:rPr>
          <w:t>Training involved networks observing</w:t>
        </w:r>
      </w:ins>
      <w:ins w:id="656" w:author="Benton, Deon" w:date="2026-05-19T14:37:00Z" w16du:dateUtc="2026-05-19T19:37:00Z">
        <w:r w:rsidR="00084546" w:rsidRPr="00084546">
          <w:rPr>
            <w:rFonts w:ascii="Times New Roman" w:hAnsi="Times New Roman" w:cs="Times New Roman"/>
          </w:rPr>
          <w:t xml:space="preserve"> action trajectories </w:t>
        </w:r>
      </w:ins>
      <w:ins w:id="657" w:author="Benton, Deon" w:date="2026-05-19T14:38:00Z" w16du:dateUtc="2026-05-19T19:38:00Z">
        <w:r w:rsidR="006D43E7">
          <w:rPr>
            <w:rFonts w:ascii="Times New Roman" w:hAnsi="Times New Roman" w:cs="Times New Roman"/>
          </w:rPr>
          <w:t>that unfolded across</w:t>
        </w:r>
      </w:ins>
      <w:ins w:id="658" w:author="Benton, Deon" w:date="2026-05-19T14:37:00Z" w16du:dateUtc="2026-05-19T19:37:00Z">
        <w:r w:rsidR="00084546" w:rsidRPr="00084546">
          <w:rPr>
            <w:rFonts w:ascii="Times New Roman" w:hAnsi="Times New Roman" w:cs="Times New Roman"/>
          </w:rPr>
          <w:t xml:space="preserve"> a series of discrete time steps.</w:t>
        </w:r>
      </w:ins>
      <w:ins w:id="659" w:author="Benton, Deon" w:date="2026-05-19T14:41:00Z" w16du:dateUtc="2026-05-19T19:41:00Z">
        <w:r w:rsidR="008F7A11">
          <w:rPr>
            <w:rFonts w:ascii="Times New Roman" w:hAnsi="Times New Roman" w:cs="Times New Roman"/>
          </w:rPr>
          <w:t xml:space="preserve"> In this model, training was akin to habituation.</w:t>
        </w:r>
      </w:ins>
      <w:ins w:id="660" w:author="Benton, Deon" w:date="2026-05-19T14:38:00Z" w16du:dateUtc="2026-05-19T19:38:00Z">
        <w:r w:rsidR="006D43E7">
          <w:rPr>
            <w:rFonts w:ascii="Times New Roman" w:hAnsi="Times New Roman" w:cs="Times New Roman"/>
          </w:rPr>
          <w:t xml:space="preserve"> For networks assigned to the</w:t>
        </w:r>
      </w:ins>
      <w:ins w:id="661" w:author="Benton, Deon" w:date="2026-05-19T14:37:00Z" w16du:dateUtc="2026-05-19T19:37:00Z">
        <w:r w:rsidR="00084546" w:rsidRPr="00084546">
          <w:rPr>
            <w:rFonts w:ascii="Times New Roman" w:hAnsi="Times New Roman" w:cs="Times New Roman"/>
          </w:rPr>
          <w:t xml:space="preserve"> Experimental condition</w:t>
        </w:r>
      </w:ins>
      <w:ins w:id="662" w:author="Benton, Deon" w:date="2026-05-19T14:38:00Z" w16du:dateUtc="2026-05-19T19:38:00Z">
        <w:r w:rsidR="006D43E7">
          <w:rPr>
            <w:rFonts w:ascii="Times New Roman" w:hAnsi="Times New Roman" w:cs="Times New Roman"/>
          </w:rPr>
          <w:t xml:space="preserve"> (</w:t>
        </w:r>
        <w:r w:rsidR="006D43E7">
          <w:rPr>
            <w:rFonts w:ascii="Times New Roman" w:hAnsi="Times New Roman" w:cs="Times New Roman"/>
            <w:i/>
            <w:iCs/>
          </w:rPr>
          <w:t xml:space="preserve">N </w:t>
        </w:r>
        <w:r w:rsidR="006D43E7">
          <w:rPr>
            <w:rFonts w:ascii="Times New Roman" w:hAnsi="Times New Roman" w:cs="Times New Roman"/>
          </w:rPr>
          <w:t>=</w:t>
        </w:r>
      </w:ins>
      <w:ins w:id="663" w:author="Benton, Deon" w:date="2026-05-19T14:39:00Z" w16du:dateUtc="2026-05-19T19:39:00Z">
        <w:r w:rsidR="006D43E7">
          <w:rPr>
            <w:rFonts w:ascii="Times New Roman" w:hAnsi="Times New Roman" w:cs="Times New Roman"/>
          </w:rPr>
          <w:t xml:space="preserve"> 20)</w:t>
        </w:r>
      </w:ins>
      <w:ins w:id="664" w:author="Benton, Deon" w:date="2026-05-19T14:37:00Z" w16du:dateUtc="2026-05-19T19:37:00Z">
        <w:r w:rsidR="00084546" w:rsidRPr="00084546">
          <w:rPr>
            <w:rFonts w:ascii="Times New Roman" w:hAnsi="Times New Roman" w:cs="Times New Roman"/>
          </w:rPr>
          <w:t>, the agent followed an arced path over a barrier to reach a goal object</w:t>
        </w:r>
      </w:ins>
      <w:ins w:id="665" w:author="Benton, Deon" w:date="2026-05-19T14:39:00Z" w16du:dateUtc="2026-05-19T19:39:00Z">
        <w:r w:rsidR="006D43E7">
          <w:rPr>
            <w:rFonts w:ascii="Times New Roman" w:hAnsi="Times New Roman" w:cs="Times New Roman"/>
          </w:rPr>
          <w:t>. For networks</w:t>
        </w:r>
      </w:ins>
      <w:ins w:id="666" w:author="Benton, Deon" w:date="2026-05-19T14:37:00Z" w16du:dateUtc="2026-05-19T19:37:00Z">
        <w:r w:rsidR="00084546" w:rsidRPr="00084546">
          <w:rPr>
            <w:rFonts w:ascii="Times New Roman" w:hAnsi="Times New Roman" w:cs="Times New Roman"/>
          </w:rPr>
          <w:t xml:space="preserve"> in </w:t>
        </w:r>
        <w:proofErr w:type="gramStart"/>
        <w:r w:rsidR="00084546" w:rsidRPr="00084546">
          <w:rPr>
            <w:rFonts w:ascii="Times New Roman" w:hAnsi="Times New Roman" w:cs="Times New Roman"/>
          </w:rPr>
          <w:t>the Control</w:t>
        </w:r>
        <w:proofErr w:type="gramEnd"/>
        <w:r w:rsidR="00084546" w:rsidRPr="00084546">
          <w:rPr>
            <w:rFonts w:ascii="Times New Roman" w:hAnsi="Times New Roman" w:cs="Times New Roman"/>
          </w:rPr>
          <w:t xml:space="preserve"> condition,</w:t>
        </w:r>
      </w:ins>
      <w:ins w:id="667" w:author="Benton, Deon" w:date="2026-05-19T14:39:00Z" w16du:dateUtc="2026-05-19T19:39:00Z">
        <w:r w:rsidR="006D43E7">
          <w:rPr>
            <w:rFonts w:ascii="Times New Roman" w:hAnsi="Times New Roman" w:cs="Times New Roman"/>
          </w:rPr>
          <w:t xml:space="preserve"> in contrast,</w:t>
        </w:r>
      </w:ins>
      <w:ins w:id="668" w:author="Benton, Deon" w:date="2026-05-19T14:37:00Z" w16du:dateUtc="2026-05-19T19:37:00Z">
        <w:r w:rsidR="00084546" w:rsidRPr="00084546">
          <w:rPr>
            <w:rFonts w:ascii="Times New Roman" w:hAnsi="Times New Roman" w:cs="Times New Roman"/>
          </w:rPr>
          <w:t xml:space="preserve"> the same arced motion occurred </w:t>
        </w:r>
      </w:ins>
      <w:ins w:id="669" w:author="Benton, Deon" w:date="2026-05-19T14:39:00Z" w16du:dateUtc="2026-05-19T19:39:00Z">
        <w:r w:rsidR="006D43E7">
          <w:rPr>
            <w:rFonts w:ascii="Times New Roman" w:hAnsi="Times New Roman" w:cs="Times New Roman"/>
          </w:rPr>
          <w:t>but in the</w:t>
        </w:r>
      </w:ins>
      <w:ins w:id="670" w:author="Benton, Deon" w:date="2026-05-19T14:37:00Z" w16du:dateUtc="2026-05-19T19:37:00Z">
        <w:r w:rsidR="00084546" w:rsidRPr="00084546">
          <w:rPr>
            <w:rFonts w:ascii="Times New Roman" w:hAnsi="Times New Roman" w:cs="Times New Roman"/>
          </w:rPr>
          <w:t xml:space="preserve"> absence of a barrier. </w:t>
        </w:r>
      </w:ins>
      <w:ins w:id="671" w:author="Benton, Deon" w:date="2026-05-19T14:40:00Z" w16du:dateUtc="2026-05-19T19:40:00Z">
        <w:r w:rsidR="008F7A11">
          <w:rPr>
            <w:rFonts w:ascii="Times New Roman" w:hAnsi="Times New Roman" w:cs="Times New Roman"/>
          </w:rPr>
          <w:t>A key feature of this model is that, at each time step,</w:t>
        </w:r>
      </w:ins>
      <w:ins w:id="672" w:author="Benton, Deon" w:date="2026-05-19T14:37:00Z" w16du:dateUtc="2026-05-19T19:37:00Z">
        <w:r w:rsidR="00084546" w:rsidRPr="00084546">
          <w:rPr>
            <w:rFonts w:ascii="Times New Roman" w:hAnsi="Times New Roman" w:cs="Times New Roman"/>
          </w:rPr>
          <w:t xml:space="preserve"> activation propagated </w:t>
        </w:r>
      </w:ins>
      <w:ins w:id="673" w:author="Benton, Deon" w:date="2026-05-19T14:40:00Z" w16du:dateUtc="2026-05-19T19:40:00Z">
        <w:r w:rsidR="008F7A11">
          <w:rPr>
            <w:rFonts w:ascii="Times New Roman" w:hAnsi="Times New Roman" w:cs="Times New Roman"/>
          </w:rPr>
          <w:t>throughout the network recurrently</w:t>
        </w:r>
      </w:ins>
      <w:ins w:id="674" w:author="Benton, Deon" w:date="2026-05-19T14:37:00Z" w16du:dateUtc="2026-05-19T19:37:00Z">
        <w:r w:rsidR="00084546" w:rsidRPr="00084546">
          <w:rPr>
            <w:rFonts w:ascii="Times New Roman" w:hAnsi="Times New Roman" w:cs="Times New Roman"/>
          </w:rPr>
          <w:t xml:space="preserve"> before the</w:t>
        </w:r>
      </w:ins>
      <w:ins w:id="675" w:author="Benton, Deon" w:date="2026-05-19T14:40:00Z" w16du:dateUtc="2026-05-19T19:40:00Z">
        <w:r w:rsidR="008F7A11">
          <w:rPr>
            <w:rFonts w:ascii="Times New Roman" w:hAnsi="Times New Roman" w:cs="Times New Roman"/>
          </w:rPr>
          <w:t xml:space="preserve"> Delta rule was used to update the</w:t>
        </w:r>
      </w:ins>
      <w:ins w:id="676" w:author="Benton, Deon" w:date="2026-05-19T14:37:00Z" w16du:dateUtc="2026-05-19T19:37:00Z">
        <w:r w:rsidR="00084546" w:rsidRPr="00084546">
          <w:rPr>
            <w:rFonts w:ascii="Times New Roman" w:hAnsi="Times New Roman" w:cs="Times New Roman"/>
          </w:rPr>
          <w:t xml:space="preserve"> weights. Following </w:t>
        </w:r>
      </w:ins>
      <w:ins w:id="677" w:author="Benton, Deon" w:date="2026-05-19T14:41:00Z" w16du:dateUtc="2026-05-19T19:41:00Z">
        <w:r w:rsidR="00841539">
          <w:rPr>
            <w:rFonts w:ascii="Times New Roman" w:hAnsi="Times New Roman" w:cs="Times New Roman"/>
          </w:rPr>
          <w:t>habituation,</w:t>
        </w:r>
      </w:ins>
      <w:ins w:id="678" w:author="Benton, Deon" w:date="2026-05-19T14:37:00Z" w16du:dateUtc="2026-05-19T19:37:00Z">
        <w:r w:rsidR="00084546" w:rsidRPr="00084546">
          <w:rPr>
            <w:rFonts w:ascii="Times New Roman" w:hAnsi="Times New Roman" w:cs="Times New Roman"/>
          </w:rPr>
          <w:t xml:space="preserve"> networks</w:t>
        </w:r>
      </w:ins>
      <w:ins w:id="679" w:author="Benton, Deon" w:date="2026-05-19T14:41:00Z" w16du:dateUtc="2026-05-19T19:41:00Z">
        <w:r w:rsidR="00841539">
          <w:rPr>
            <w:rFonts w:ascii="Times New Roman" w:hAnsi="Times New Roman" w:cs="Times New Roman"/>
          </w:rPr>
          <w:t>—like infants—</w:t>
        </w:r>
      </w:ins>
      <w:ins w:id="680" w:author="Benton, Deon" w:date="2026-05-19T14:37:00Z" w16du:dateUtc="2026-05-19T19:37:00Z">
        <w:r w:rsidR="00084546" w:rsidRPr="00084546">
          <w:rPr>
            <w:rFonts w:ascii="Times New Roman" w:hAnsi="Times New Roman" w:cs="Times New Roman"/>
          </w:rPr>
          <w:t>were shown barrierless straight and arced trajectories</w:t>
        </w:r>
      </w:ins>
      <w:ins w:id="681" w:author="Benton, Deon" w:date="2026-05-19T14:42:00Z" w16du:dateUtc="2026-05-19T19:42:00Z">
        <w:r w:rsidR="006A2AD9">
          <w:rPr>
            <w:rFonts w:ascii="Times New Roman" w:hAnsi="Times New Roman" w:cs="Times New Roman"/>
          </w:rPr>
          <w:t>. A</w:t>
        </w:r>
      </w:ins>
      <w:ins w:id="682" w:author="Benton, Deon" w:date="2026-05-19T14:37:00Z" w16du:dateUtc="2026-05-19T19:37:00Z">
        <w:r w:rsidR="00084546" w:rsidRPr="00084546">
          <w:rPr>
            <w:rFonts w:ascii="Times New Roman" w:hAnsi="Times New Roman" w:cs="Times New Roman"/>
          </w:rPr>
          <w:t xml:space="preserve">ctivation over </w:t>
        </w:r>
      </w:ins>
      <w:ins w:id="683" w:author="Benton, Deon" w:date="2026-05-19T14:42:00Z" w16du:dateUtc="2026-05-19T19:42:00Z">
        <w:r w:rsidR="006A2AD9">
          <w:rPr>
            <w:rFonts w:ascii="Times New Roman" w:hAnsi="Times New Roman" w:cs="Times New Roman"/>
          </w:rPr>
          <w:t>a set of</w:t>
        </w:r>
      </w:ins>
      <w:ins w:id="684" w:author="Benton, Deon" w:date="2026-05-19T14:37:00Z" w16du:dateUtc="2026-05-19T19:37:00Z">
        <w:r w:rsidR="00084546" w:rsidRPr="00084546">
          <w:rPr>
            <w:rFonts w:ascii="Times New Roman" w:hAnsi="Times New Roman" w:cs="Times New Roman"/>
          </w:rPr>
          <w:t xml:space="preserve"> “critical units” </w:t>
        </w:r>
      </w:ins>
      <w:ins w:id="685" w:author="Benton, Deon" w:date="2026-05-19T14:42:00Z" w16du:dateUtc="2026-05-19T19:42:00Z">
        <w:r w:rsidR="006A2AD9">
          <w:rPr>
            <w:rFonts w:ascii="Times New Roman" w:hAnsi="Times New Roman" w:cs="Times New Roman"/>
          </w:rPr>
          <w:t>served as the dependent measure</w:t>
        </w:r>
      </w:ins>
      <w:ins w:id="686" w:author="Benton, Deon" w:date="2026-05-19T14:43:00Z" w16du:dateUtc="2026-05-19T19:43:00Z">
        <w:r w:rsidR="006A2AD9">
          <w:rPr>
            <w:rFonts w:ascii="Times New Roman" w:hAnsi="Times New Roman" w:cs="Times New Roman"/>
          </w:rPr>
          <w:t xml:space="preserve">. </w:t>
        </w:r>
      </w:ins>
      <w:ins w:id="687" w:author="Benton, Deon" w:date="2026-05-19T14:44:00Z" w16du:dateUtc="2026-05-19T19:44:00Z">
        <w:r w:rsidR="006A2AD9">
          <w:rPr>
            <w:rFonts w:ascii="Times New Roman" w:hAnsi="Times New Roman" w:cs="Times New Roman"/>
          </w:rPr>
          <w:t>This</w:t>
        </w:r>
      </w:ins>
      <w:ins w:id="688" w:author="Benton, Deon" w:date="2026-05-19T14:43:00Z" w16du:dateUtc="2026-05-19T19:43:00Z">
        <w:r w:rsidR="006A2AD9">
          <w:rPr>
            <w:rFonts w:ascii="Times New Roman" w:hAnsi="Times New Roman" w:cs="Times New Roman"/>
          </w:rPr>
          <w:t xml:space="preserve"> activation</w:t>
        </w:r>
      </w:ins>
      <w:ins w:id="689" w:author="Benton, Deon" w:date="2026-05-19T14:44:00Z" w16du:dateUtc="2026-05-19T19:44:00Z">
        <w:r w:rsidR="006A2AD9">
          <w:rPr>
            <w:rFonts w:ascii="Times New Roman" w:hAnsi="Times New Roman" w:cs="Times New Roman"/>
          </w:rPr>
          <w:t xml:space="preserve"> was treated</w:t>
        </w:r>
      </w:ins>
      <w:ins w:id="690" w:author="Benton, Deon" w:date="2026-05-19T14:43:00Z" w16du:dateUtc="2026-05-19T19:43:00Z">
        <w:r w:rsidR="006A2AD9">
          <w:rPr>
            <w:rFonts w:ascii="Times New Roman" w:hAnsi="Times New Roman" w:cs="Times New Roman"/>
          </w:rPr>
          <w:t xml:space="preserve"> as being invers</w:t>
        </w:r>
      </w:ins>
      <w:ins w:id="691" w:author="Benton, Deon" w:date="2026-05-19T14:44:00Z" w16du:dateUtc="2026-05-19T19:44:00Z">
        <w:r w:rsidR="006A2AD9">
          <w:rPr>
            <w:rFonts w:ascii="Times New Roman" w:hAnsi="Times New Roman" w:cs="Times New Roman"/>
          </w:rPr>
          <w:t xml:space="preserve">ely related to looking time (see Overwalle, 2010). </w:t>
        </w:r>
      </w:ins>
      <w:ins w:id="692" w:author="Benton, Deon" w:date="2026-05-19T14:37:00Z" w16du:dateUtc="2026-05-19T19:37:00Z">
        <w:r w:rsidR="00084546" w:rsidRPr="00084546">
          <w:rPr>
            <w:rFonts w:ascii="Times New Roman" w:hAnsi="Times New Roman" w:cs="Times New Roman"/>
          </w:rPr>
          <w:t xml:space="preserve">Figure 1 illustrates </w:t>
        </w:r>
      </w:ins>
      <w:ins w:id="693" w:author="Benton, Deon" w:date="2026-05-19T14:46:00Z" w16du:dateUtc="2026-05-19T19:46:00Z">
        <w:r w:rsidR="00916586">
          <w:rPr>
            <w:rFonts w:ascii="Times New Roman" w:hAnsi="Times New Roman" w:cs="Times New Roman"/>
          </w:rPr>
          <w:t>a nine-step</w:t>
        </w:r>
      </w:ins>
      <w:ins w:id="694" w:author="Benton, Deon" w:date="2026-05-19T14:37:00Z" w16du:dateUtc="2026-05-19T19:37:00Z">
        <w:r w:rsidR="00084546" w:rsidRPr="00084546">
          <w:rPr>
            <w:rFonts w:ascii="Times New Roman" w:hAnsi="Times New Roman" w:cs="Times New Roman"/>
          </w:rPr>
          <w:t xml:space="preserve"> </w:t>
        </w:r>
      </w:ins>
      <w:ins w:id="695" w:author="Benton, Deon" w:date="2026-05-19T14:44:00Z" w16du:dateUtc="2026-05-19T19:44:00Z">
        <w:r w:rsidR="00573D62">
          <w:rPr>
            <w:rFonts w:ascii="Times New Roman" w:hAnsi="Times New Roman" w:cs="Times New Roman"/>
          </w:rPr>
          <w:t>habituation sequence</w:t>
        </w:r>
      </w:ins>
      <w:ins w:id="696" w:author="Benton, Deon" w:date="2026-05-19T14:45:00Z" w16du:dateUtc="2026-05-19T19:45:00Z">
        <w:r w:rsidR="00916586">
          <w:rPr>
            <w:rFonts w:ascii="Times New Roman" w:hAnsi="Times New Roman" w:cs="Times New Roman"/>
          </w:rPr>
          <w:t xml:space="preserve"> </w:t>
        </w:r>
      </w:ins>
      <w:ins w:id="697" w:author="Benton, Deon" w:date="2026-05-19T14:46:00Z" w16du:dateUtc="2026-05-19T19:46:00Z">
        <w:r w:rsidR="00916586">
          <w:rPr>
            <w:rFonts w:ascii="Times New Roman" w:hAnsi="Times New Roman" w:cs="Times New Roman"/>
          </w:rPr>
          <w:t xml:space="preserve">for networks assigned </w:t>
        </w:r>
      </w:ins>
      <w:ins w:id="698" w:author="Benton, Deon" w:date="2026-05-19T14:47:00Z" w16du:dateUtc="2026-05-19T19:47:00Z">
        <w:r w:rsidR="00916586">
          <w:rPr>
            <w:rFonts w:ascii="Times New Roman" w:hAnsi="Times New Roman" w:cs="Times New Roman"/>
          </w:rPr>
          <w:t>to the Experimental condition</w:t>
        </w:r>
      </w:ins>
      <w:ins w:id="699" w:author="Benton, Deon" w:date="2026-05-19T14:37:00Z" w16du:dateUtc="2026-05-19T19:37:00Z">
        <w:r w:rsidR="00084546">
          <w:rPr>
            <w:rFonts w:ascii="Times New Roman" w:hAnsi="Times New Roman" w:cs="Times New Roman"/>
          </w:rPr>
          <w:t xml:space="preserve">. </w:t>
        </w:r>
      </w:ins>
      <w:r w:rsidR="00FF110D">
        <w:rPr>
          <w:rFonts w:ascii="Times New Roman" w:hAnsi="Times New Roman" w:cs="Times New Roman"/>
        </w:rPr>
        <w:t xml:space="preserve"> </w:t>
      </w:r>
    </w:p>
    <w:p w14:paraId="2B13EE81" w14:textId="77777777" w:rsidR="00A86784" w:rsidRDefault="00A86784" w:rsidP="00640CAC">
      <w:pPr>
        <w:spacing w:line="480" w:lineRule="auto"/>
        <w:contextualSpacing/>
        <w:rPr>
          <w:rFonts w:ascii="Times New Roman" w:hAnsi="Times New Roman" w:cs="Times New Roman"/>
        </w:rPr>
      </w:pPr>
    </w:p>
    <w:p w14:paraId="350607A8" w14:textId="1AB38934" w:rsidR="00A86784" w:rsidRDefault="00C21D3F" w:rsidP="00A86784">
      <w:pPr>
        <w:keepNext/>
        <w:spacing w:line="480" w:lineRule="auto"/>
        <w:contextualSpacing/>
      </w:pPr>
      <w:r>
        <w:rPr>
          <w:noProof/>
        </w:rPr>
        <w:lastRenderedPageBreak/>
        <w:drawing>
          <wp:inline distT="0" distB="0" distL="0" distR="0" wp14:anchorId="445771DB" wp14:editId="50D4A2E8">
            <wp:extent cx="5943600" cy="5284470"/>
            <wp:effectExtent l="0" t="0" r="0" b="0"/>
            <wp:docPr id="661719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19215" name="Picture 661719215"/>
                    <pic:cNvPicPr/>
                  </pic:nvPicPr>
                  <pic:blipFill>
                    <a:blip r:embed="rId8">
                      <a:extLst>
                        <a:ext uri="{28A0092B-C50C-407E-A947-70E740481C1C}">
                          <a14:useLocalDpi xmlns:a14="http://schemas.microsoft.com/office/drawing/2010/main" val="0"/>
                        </a:ext>
                      </a:extLst>
                    </a:blip>
                    <a:stretch>
                      <a:fillRect/>
                    </a:stretch>
                  </pic:blipFill>
                  <pic:spPr>
                    <a:xfrm>
                      <a:off x="0" y="0"/>
                      <a:ext cx="5943600" cy="5284470"/>
                    </a:xfrm>
                    <a:prstGeom prst="rect">
                      <a:avLst/>
                    </a:prstGeom>
                  </pic:spPr>
                </pic:pic>
              </a:graphicData>
            </a:graphic>
          </wp:inline>
        </w:drawing>
      </w:r>
    </w:p>
    <w:p w14:paraId="4360782C" w14:textId="047634AC" w:rsidR="00A86784" w:rsidRPr="00385ADB" w:rsidRDefault="00A86784" w:rsidP="00A86784">
      <w:pPr>
        <w:pStyle w:val="Caption"/>
        <w:rPr>
          <w:rFonts w:ascii="Times New Roman" w:hAnsi="Times New Roman" w:cs="Times New Roman"/>
          <w:i w:val="0"/>
          <w:iCs w:val="0"/>
          <w:color w:val="000000" w:themeColor="text1"/>
          <w:sz w:val="24"/>
          <w:szCs w:val="24"/>
        </w:rPr>
      </w:pPr>
      <w:r w:rsidRPr="00385ADB">
        <w:rPr>
          <w:rFonts w:ascii="Times New Roman" w:hAnsi="Times New Roman" w:cs="Times New Roman"/>
          <w:b/>
          <w:bCs/>
          <w:i w:val="0"/>
          <w:iCs w:val="0"/>
          <w:color w:val="000000" w:themeColor="text1"/>
          <w:sz w:val="24"/>
          <w:szCs w:val="24"/>
        </w:rPr>
        <w:t xml:space="preserve">Figure </w:t>
      </w:r>
      <w:r w:rsidRPr="00385ADB">
        <w:rPr>
          <w:rFonts w:ascii="Times New Roman" w:hAnsi="Times New Roman" w:cs="Times New Roman"/>
          <w:b/>
          <w:bCs/>
          <w:i w:val="0"/>
          <w:iCs w:val="0"/>
          <w:color w:val="000000" w:themeColor="text1"/>
          <w:sz w:val="24"/>
          <w:szCs w:val="24"/>
        </w:rPr>
        <w:fldChar w:fldCharType="begin"/>
      </w:r>
      <w:r w:rsidRPr="00385ADB">
        <w:rPr>
          <w:rFonts w:ascii="Times New Roman" w:hAnsi="Times New Roman" w:cs="Times New Roman"/>
          <w:b/>
          <w:bCs/>
          <w:i w:val="0"/>
          <w:iCs w:val="0"/>
          <w:color w:val="000000" w:themeColor="text1"/>
          <w:sz w:val="24"/>
          <w:szCs w:val="24"/>
        </w:rPr>
        <w:instrText xml:space="preserve"> SEQ Figure \* ARABIC </w:instrText>
      </w:r>
      <w:r w:rsidRPr="00385ADB">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1</w:t>
      </w:r>
      <w:r w:rsidRPr="00385ADB">
        <w:rPr>
          <w:rFonts w:ascii="Times New Roman" w:hAnsi="Times New Roman" w:cs="Times New Roman"/>
          <w:b/>
          <w:bCs/>
          <w:i w:val="0"/>
          <w:iCs w:val="0"/>
          <w:color w:val="000000" w:themeColor="text1"/>
          <w:sz w:val="24"/>
          <w:szCs w:val="24"/>
        </w:rPr>
        <w:fldChar w:fldCharType="end"/>
      </w:r>
      <w:r w:rsidRPr="00385ADB">
        <w:rPr>
          <w:rFonts w:ascii="Times New Roman" w:hAnsi="Times New Roman" w:cs="Times New Roman"/>
          <w:b/>
          <w:bCs/>
          <w:i w:val="0"/>
          <w:iCs w:val="0"/>
          <w:color w:val="000000" w:themeColor="text1"/>
          <w:sz w:val="24"/>
          <w:szCs w:val="24"/>
        </w:rPr>
        <w:t xml:space="preserve">. </w:t>
      </w:r>
      <w:r w:rsidRPr="00385ADB">
        <w:rPr>
          <w:rFonts w:ascii="Times New Roman" w:hAnsi="Times New Roman" w:cs="Times New Roman"/>
          <w:color w:val="000000" w:themeColor="text1"/>
          <w:sz w:val="24"/>
          <w:szCs w:val="24"/>
        </w:rPr>
        <w:t xml:space="preserve">Input patterns shown to </w:t>
      </w:r>
      <w:r w:rsidR="00880AC5" w:rsidRPr="00385ADB">
        <w:rPr>
          <w:rFonts w:ascii="Times New Roman" w:hAnsi="Times New Roman" w:cs="Times New Roman"/>
          <w:color w:val="000000" w:themeColor="text1"/>
          <w:sz w:val="24"/>
          <w:szCs w:val="24"/>
        </w:rPr>
        <w:t xml:space="preserve">OM10 </w:t>
      </w:r>
      <w:r w:rsidRPr="00385ADB">
        <w:rPr>
          <w:rFonts w:ascii="Times New Roman" w:hAnsi="Times New Roman" w:cs="Times New Roman"/>
          <w:color w:val="000000" w:themeColor="text1"/>
          <w:sz w:val="24"/>
          <w:szCs w:val="24"/>
        </w:rPr>
        <w:t>networks in the Experimental condition across nine steps</w:t>
      </w:r>
      <w:r w:rsidRPr="00385ADB">
        <w:rPr>
          <w:rFonts w:ascii="Times New Roman" w:hAnsi="Times New Roman" w:cs="Times New Roman"/>
          <w:i w:val="0"/>
          <w:iCs w:val="0"/>
          <w:color w:val="000000" w:themeColor="text1"/>
          <w:sz w:val="24"/>
          <w:szCs w:val="24"/>
        </w:rPr>
        <w:t>. Each panel represents the input to the network at a given time step. The central 5 × 5 array corresponds to the spatial grid; the two units flanking the spatial grid to the right and left of it correspond, respectively, to the agent and goal objects. Dark green indicates the agent’s current position (+1), light green indicates adjacent cells (+0.5), red indicates the presence of the barrier (-1), and gray indicates no activation (0). The goal unit is activated only at the final step</w:t>
      </w:r>
      <w:r w:rsidR="00F26115" w:rsidRPr="00385ADB">
        <w:rPr>
          <w:rFonts w:ascii="Times New Roman" w:hAnsi="Times New Roman" w:cs="Times New Roman"/>
          <w:i w:val="0"/>
          <w:iCs w:val="0"/>
          <w:color w:val="000000" w:themeColor="text1"/>
          <w:sz w:val="24"/>
          <w:szCs w:val="24"/>
        </w:rPr>
        <w:t>. The barrier is present only when the agent occupies a position immediately adjacent to it (see Overwalle, 2010).</w:t>
      </w:r>
      <w:r w:rsidRPr="00385ADB">
        <w:rPr>
          <w:rFonts w:ascii="Times New Roman" w:hAnsi="Times New Roman" w:cs="Times New Roman"/>
          <w:i w:val="0"/>
          <w:iCs w:val="0"/>
          <w:color w:val="000000" w:themeColor="text1"/>
          <w:sz w:val="24"/>
          <w:szCs w:val="24"/>
        </w:rPr>
        <w:t xml:space="preserve"> The </w:t>
      </w:r>
      <w:r w:rsidR="00C21D3F" w:rsidRPr="00385ADB">
        <w:rPr>
          <w:rFonts w:ascii="Times New Roman" w:hAnsi="Times New Roman" w:cs="Times New Roman"/>
          <w:i w:val="0"/>
          <w:iCs w:val="0"/>
          <w:color w:val="000000" w:themeColor="text1"/>
          <w:sz w:val="24"/>
          <w:szCs w:val="24"/>
        </w:rPr>
        <w:t xml:space="preserve">overlaid </w:t>
      </w:r>
      <w:r w:rsidR="00207D09" w:rsidRPr="00385ADB">
        <w:rPr>
          <w:rFonts w:ascii="Times New Roman" w:hAnsi="Times New Roman" w:cs="Times New Roman"/>
          <w:i w:val="0"/>
          <w:iCs w:val="0"/>
          <w:color w:val="000000" w:themeColor="text1"/>
          <w:sz w:val="24"/>
          <w:szCs w:val="24"/>
        </w:rPr>
        <w:t>curved</w:t>
      </w:r>
      <w:r w:rsidR="00C21D3F" w:rsidRPr="00385ADB">
        <w:rPr>
          <w:rFonts w:ascii="Times New Roman" w:hAnsi="Times New Roman" w:cs="Times New Roman"/>
          <w:i w:val="0"/>
          <w:iCs w:val="0"/>
          <w:color w:val="000000" w:themeColor="text1"/>
          <w:sz w:val="24"/>
          <w:szCs w:val="24"/>
        </w:rPr>
        <w:t xml:space="preserve"> path in each panel depicts the amount of arc motion the agent has completed </w:t>
      </w:r>
      <w:r w:rsidR="00207D09" w:rsidRPr="00385ADB">
        <w:rPr>
          <w:rFonts w:ascii="Times New Roman" w:hAnsi="Times New Roman" w:cs="Times New Roman"/>
          <w:i w:val="0"/>
          <w:iCs w:val="0"/>
          <w:color w:val="000000" w:themeColor="text1"/>
          <w:sz w:val="24"/>
          <w:szCs w:val="24"/>
        </w:rPr>
        <w:t>through that time step</w:t>
      </w:r>
      <w:r w:rsidR="00C21D3F" w:rsidRPr="00385ADB">
        <w:rPr>
          <w:rFonts w:ascii="Times New Roman" w:hAnsi="Times New Roman" w:cs="Times New Roman"/>
          <w:i w:val="0"/>
          <w:iCs w:val="0"/>
          <w:color w:val="000000" w:themeColor="text1"/>
          <w:sz w:val="24"/>
          <w:szCs w:val="24"/>
        </w:rPr>
        <w:t xml:space="preserve">. </w:t>
      </w:r>
      <w:r w:rsidR="00F26115" w:rsidRPr="00385ADB">
        <w:rPr>
          <w:rFonts w:ascii="Times New Roman" w:hAnsi="Times New Roman" w:cs="Times New Roman"/>
          <w:i w:val="0"/>
          <w:iCs w:val="0"/>
          <w:color w:val="000000" w:themeColor="text1"/>
          <w:sz w:val="24"/>
          <w:szCs w:val="24"/>
        </w:rPr>
        <w:t>Two</w:t>
      </w:r>
      <w:r w:rsidR="00604960" w:rsidRPr="00385ADB">
        <w:rPr>
          <w:rFonts w:ascii="Times New Roman" w:hAnsi="Times New Roman" w:cs="Times New Roman"/>
          <w:i w:val="0"/>
          <w:iCs w:val="0"/>
          <w:color w:val="000000" w:themeColor="text1"/>
          <w:sz w:val="24"/>
          <w:szCs w:val="24"/>
        </w:rPr>
        <w:t xml:space="preserve">-headed </w:t>
      </w:r>
      <w:r w:rsidR="00F550C8" w:rsidRPr="00385ADB">
        <w:rPr>
          <w:rFonts w:ascii="Times New Roman" w:hAnsi="Times New Roman" w:cs="Times New Roman"/>
          <w:i w:val="0"/>
          <w:iCs w:val="0"/>
          <w:color w:val="000000" w:themeColor="text1"/>
          <w:sz w:val="24"/>
          <w:szCs w:val="24"/>
        </w:rPr>
        <w:t xml:space="preserve">arrows and </w:t>
      </w:r>
      <w:r w:rsidR="00F26115" w:rsidRPr="00385ADB">
        <w:rPr>
          <w:rFonts w:ascii="Times New Roman" w:hAnsi="Times New Roman" w:cs="Times New Roman"/>
          <w:i w:val="0"/>
          <w:iCs w:val="0"/>
          <w:color w:val="000000" w:themeColor="text1"/>
          <w:sz w:val="24"/>
          <w:szCs w:val="24"/>
        </w:rPr>
        <w:t xml:space="preserve">the </w:t>
      </w:r>
      <w:r w:rsidR="001F1755" w:rsidRPr="00385ADB">
        <w:rPr>
          <w:rFonts w:ascii="Times New Roman" w:hAnsi="Times New Roman" w:cs="Times New Roman"/>
          <w:i w:val="0"/>
          <w:iCs w:val="0"/>
          <w:color w:val="000000" w:themeColor="text1"/>
          <w:sz w:val="24"/>
          <w:szCs w:val="24"/>
        </w:rPr>
        <w:t xml:space="preserve">circular arrow </w:t>
      </w:r>
      <w:r w:rsidR="00F550C8" w:rsidRPr="00385ADB">
        <w:rPr>
          <w:rFonts w:ascii="Times New Roman" w:hAnsi="Times New Roman" w:cs="Times New Roman"/>
          <w:i w:val="0"/>
          <w:iCs w:val="0"/>
          <w:color w:val="000000" w:themeColor="text1"/>
          <w:sz w:val="24"/>
          <w:szCs w:val="24"/>
        </w:rPr>
        <w:t xml:space="preserve">denote bidirectional connectivity. </w:t>
      </w:r>
      <w:ins w:id="700" w:author="Benton, Deon" w:date="2026-05-16T01:22:00Z" w16du:dateUtc="2026-05-16T06:22:00Z">
        <w:r w:rsidR="00AC7F05">
          <w:rPr>
            <w:rFonts w:ascii="Times New Roman" w:hAnsi="Times New Roman" w:cs="Times New Roman"/>
            <w:i w:val="0"/>
            <w:iCs w:val="0"/>
            <w:color w:val="000000" w:themeColor="text1"/>
            <w:sz w:val="24"/>
            <w:szCs w:val="24"/>
          </w:rPr>
          <w:t>See the online article for a color version of this figure.</w:t>
        </w:r>
      </w:ins>
    </w:p>
    <w:p w14:paraId="4396A4D5" w14:textId="77777777" w:rsidR="00A86784" w:rsidRDefault="00A86784" w:rsidP="00640CAC">
      <w:pPr>
        <w:spacing w:line="480" w:lineRule="auto"/>
        <w:contextualSpacing/>
        <w:rPr>
          <w:rFonts w:ascii="Times New Roman" w:hAnsi="Times New Roman" w:cs="Times New Roman"/>
        </w:rPr>
      </w:pPr>
    </w:p>
    <w:p w14:paraId="10641E2C" w14:textId="77777777" w:rsidR="004D74C4" w:rsidRDefault="004D74C4" w:rsidP="007712E0">
      <w:pPr>
        <w:spacing w:line="480" w:lineRule="auto"/>
        <w:ind w:firstLine="720"/>
        <w:contextualSpacing/>
        <w:rPr>
          <w:rFonts w:ascii="Times New Roman" w:hAnsi="Times New Roman" w:cs="Times New Roman"/>
          <w:b/>
          <w:bCs/>
        </w:rPr>
      </w:pPr>
    </w:p>
    <w:p w14:paraId="198BD83B" w14:textId="1526FAF2" w:rsidR="004D74C4" w:rsidRDefault="007656E1" w:rsidP="007656E1">
      <w:pPr>
        <w:spacing w:line="480" w:lineRule="auto"/>
        <w:ind w:firstLine="720"/>
        <w:contextualSpacing/>
        <w:rPr>
          <w:rFonts w:ascii="Times New Roman" w:hAnsi="Times New Roman" w:cs="Times New Roman"/>
        </w:rPr>
      </w:pPr>
      <w:r>
        <w:rPr>
          <w:rFonts w:ascii="Times New Roman" w:hAnsi="Times New Roman" w:cs="Times New Roman"/>
        </w:rPr>
        <w:lastRenderedPageBreak/>
        <w:t>Three</w:t>
      </w:r>
      <w:r w:rsidR="0055091F">
        <w:rPr>
          <w:rFonts w:ascii="Times New Roman" w:hAnsi="Times New Roman" w:cs="Times New Roman"/>
        </w:rPr>
        <w:t xml:space="preserve"> aspects</w:t>
      </w:r>
      <w:r w:rsidR="004D74C4" w:rsidRPr="007656E1">
        <w:rPr>
          <w:rFonts w:ascii="Times New Roman" w:hAnsi="Times New Roman" w:cs="Times New Roman"/>
        </w:rPr>
        <w:t xml:space="preserve"> of OM10</w:t>
      </w:r>
      <w:r w:rsidR="0055091F">
        <w:rPr>
          <w:rFonts w:ascii="Times New Roman" w:hAnsi="Times New Roman" w:cs="Times New Roman"/>
        </w:rPr>
        <w:t xml:space="preserve"> </w:t>
      </w:r>
      <w:r w:rsidR="004D74C4" w:rsidRPr="007656E1">
        <w:rPr>
          <w:rFonts w:ascii="Times New Roman" w:hAnsi="Times New Roman" w:cs="Times New Roman"/>
        </w:rPr>
        <w:t xml:space="preserve">are </w:t>
      </w:r>
      <w:r w:rsidR="0055091F">
        <w:rPr>
          <w:rFonts w:ascii="Times New Roman" w:hAnsi="Times New Roman" w:cs="Times New Roman"/>
        </w:rPr>
        <w:t>worth highlighting</w:t>
      </w:r>
      <w:r w:rsidR="004D74C4" w:rsidRPr="007656E1">
        <w:rPr>
          <w:rFonts w:ascii="Times New Roman" w:hAnsi="Times New Roman" w:cs="Times New Roman"/>
        </w:rPr>
        <w:t xml:space="preserve">. </w:t>
      </w:r>
      <w:r w:rsidR="0055091F">
        <w:rPr>
          <w:rFonts w:ascii="Times New Roman" w:hAnsi="Times New Roman" w:cs="Times New Roman"/>
        </w:rPr>
        <w:t>The first is that the</w:t>
      </w:r>
      <w:r w:rsidR="004D74C4" w:rsidRPr="007656E1">
        <w:rPr>
          <w:rFonts w:ascii="Times New Roman" w:hAnsi="Times New Roman" w:cs="Times New Roman"/>
        </w:rPr>
        <w:t xml:space="preserve"> barrier was visible only when the agent </w:t>
      </w:r>
      <w:r w:rsidR="0055091F">
        <w:rPr>
          <w:rFonts w:ascii="Times New Roman" w:hAnsi="Times New Roman" w:cs="Times New Roman"/>
        </w:rPr>
        <w:t>was either to its immediate left or right</w:t>
      </w:r>
      <w:r w:rsidR="004D74C4" w:rsidRPr="007656E1">
        <w:rPr>
          <w:rFonts w:ascii="Times New Roman" w:hAnsi="Times New Roman" w:cs="Times New Roman"/>
        </w:rPr>
        <w:t xml:space="preserve">. </w:t>
      </w:r>
      <w:r w:rsidR="0055091F">
        <w:rPr>
          <w:rFonts w:ascii="Times New Roman" w:hAnsi="Times New Roman" w:cs="Times New Roman"/>
        </w:rPr>
        <w:t>The second is that the agent overshot the barrier by one cell.</w:t>
      </w:r>
      <w:r w:rsidR="004D74C4" w:rsidRPr="007656E1">
        <w:rPr>
          <w:rFonts w:ascii="Times New Roman" w:hAnsi="Times New Roman" w:cs="Times New Roman"/>
        </w:rPr>
        <w:t xml:space="preserve"> </w:t>
      </w:r>
      <w:r w:rsidR="0055091F">
        <w:rPr>
          <w:rFonts w:ascii="Times New Roman" w:hAnsi="Times New Roman" w:cs="Times New Roman"/>
        </w:rPr>
        <w:t>The third is that the goal object</w:t>
      </w:r>
      <w:r w:rsidR="002A3038">
        <w:rPr>
          <w:rFonts w:ascii="Times New Roman" w:hAnsi="Times New Roman" w:cs="Times New Roman"/>
        </w:rPr>
        <w:t xml:space="preserve"> was not continuously present but only became visible</w:t>
      </w:r>
      <w:r w:rsidR="004D74C4" w:rsidRPr="007656E1">
        <w:rPr>
          <w:rFonts w:ascii="Times New Roman" w:hAnsi="Times New Roman" w:cs="Times New Roman"/>
        </w:rPr>
        <w:t xml:space="preserve"> at the final time step</w:t>
      </w:r>
      <w:r w:rsidR="002A3038">
        <w:rPr>
          <w:rFonts w:ascii="Times New Roman" w:hAnsi="Times New Roman" w:cs="Times New Roman"/>
        </w:rPr>
        <w:t>. Note that OM10-2 was identical to this model</w:t>
      </w:r>
      <w:ins w:id="701" w:author="Benton, Deon" w:date="2026-05-19T19:35:00Z" w16du:dateUtc="2026-05-20T00:35:00Z">
        <w:r w:rsidR="0033752D">
          <w:rPr>
            <w:rFonts w:ascii="Times New Roman" w:hAnsi="Times New Roman" w:cs="Times New Roman"/>
          </w:rPr>
          <w:t xml:space="preserve"> in </w:t>
        </w:r>
        <w:r w:rsidR="00D16F3F">
          <w:rPr>
            <w:rFonts w:ascii="Times New Roman" w:hAnsi="Times New Roman" w:cs="Times New Roman"/>
          </w:rPr>
          <w:t>e</w:t>
        </w:r>
        <w:r w:rsidR="0033752D">
          <w:rPr>
            <w:rFonts w:ascii="Times New Roman" w:hAnsi="Times New Roman" w:cs="Times New Roman"/>
          </w:rPr>
          <w:t>very way</w:t>
        </w:r>
      </w:ins>
      <w:r w:rsidR="004D74C4" w:rsidRPr="007656E1">
        <w:rPr>
          <w:rFonts w:ascii="Times New Roman" w:hAnsi="Times New Roman" w:cs="Times New Roman"/>
        </w:rPr>
        <w:t xml:space="preserve"> </w:t>
      </w:r>
      <w:r w:rsidR="002A3038">
        <w:rPr>
          <w:rFonts w:ascii="Times New Roman" w:hAnsi="Times New Roman" w:cs="Times New Roman"/>
        </w:rPr>
        <w:t>except that, as was mentioned earlier, the agent no longer overshot the barrier and the barrier and goal remained continuously visible throughout the agent’s curved motion path.</w:t>
      </w:r>
      <w:r w:rsidR="003120C8">
        <w:rPr>
          <w:rFonts w:ascii="Times New Roman" w:hAnsi="Times New Roman" w:cs="Times New Roman"/>
        </w:rPr>
        <w:t xml:space="preserve"> </w:t>
      </w:r>
      <w:r>
        <w:rPr>
          <w:rFonts w:ascii="Times New Roman" w:hAnsi="Times New Roman" w:cs="Times New Roman"/>
        </w:rPr>
        <w:t>Because there</w:t>
      </w:r>
      <w:r w:rsidRPr="007656E1">
        <w:rPr>
          <w:rFonts w:ascii="Times New Roman" w:hAnsi="Times New Roman" w:cs="Times New Roman"/>
        </w:rPr>
        <w:t xml:space="preserve"> </w:t>
      </w:r>
      <w:r>
        <w:rPr>
          <w:rFonts w:ascii="Times New Roman" w:hAnsi="Times New Roman" w:cs="Times New Roman"/>
        </w:rPr>
        <w:t>wa</w:t>
      </w:r>
      <w:r w:rsidRPr="007656E1">
        <w:rPr>
          <w:rFonts w:ascii="Times New Roman" w:hAnsi="Times New Roman" w:cs="Times New Roman"/>
        </w:rPr>
        <w:t>s greater overall network activity in OM10-2 compared to OM10—given that the barrier and goal objects remain</w:t>
      </w:r>
      <w:r>
        <w:rPr>
          <w:rFonts w:ascii="Times New Roman" w:hAnsi="Times New Roman" w:cs="Times New Roman"/>
        </w:rPr>
        <w:t>ed</w:t>
      </w:r>
      <w:r w:rsidRPr="007656E1">
        <w:rPr>
          <w:rFonts w:ascii="Times New Roman" w:hAnsi="Times New Roman" w:cs="Times New Roman"/>
        </w:rPr>
        <w:t xml:space="preserve"> </w:t>
      </w:r>
      <w:r>
        <w:rPr>
          <w:rFonts w:ascii="Times New Roman" w:hAnsi="Times New Roman" w:cs="Times New Roman"/>
        </w:rPr>
        <w:t>continuously</w:t>
      </w:r>
      <w:r w:rsidRPr="007656E1">
        <w:rPr>
          <w:rFonts w:ascii="Times New Roman" w:hAnsi="Times New Roman" w:cs="Times New Roman"/>
        </w:rPr>
        <w:t>—a sigmoid activation was applied to the internal activation</w:t>
      </w:r>
      <w:r>
        <w:rPr>
          <w:rFonts w:ascii="Times New Roman" w:hAnsi="Times New Roman" w:cs="Times New Roman"/>
        </w:rPr>
        <w:t>. This functioned to</w:t>
      </w:r>
      <w:r w:rsidR="004D74C4" w:rsidRPr="007656E1">
        <w:rPr>
          <w:rFonts w:ascii="Times New Roman" w:hAnsi="Times New Roman" w:cs="Times New Roman"/>
        </w:rPr>
        <w:t xml:space="preserve"> stabilize</w:t>
      </w:r>
      <w:r>
        <w:rPr>
          <w:rFonts w:ascii="Times New Roman" w:hAnsi="Times New Roman" w:cs="Times New Roman"/>
        </w:rPr>
        <w:t xml:space="preserve"> the</w:t>
      </w:r>
      <w:r w:rsidR="004D74C4" w:rsidRPr="007656E1">
        <w:rPr>
          <w:rFonts w:ascii="Times New Roman" w:hAnsi="Times New Roman" w:cs="Times New Roman"/>
        </w:rPr>
        <w:t xml:space="preserve"> recurrent dynamics</w:t>
      </w:r>
      <w:r>
        <w:rPr>
          <w:rFonts w:ascii="Times New Roman" w:hAnsi="Times New Roman" w:cs="Times New Roman"/>
        </w:rPr>
        <w:t xml:space="preserve"> in the network.</w:t>
      </w:r>
    </w:p>
    <w:p w14:paraId="4D2A9236" w14:textId="77777777" w:rsidR="007656E1" w:rsidRDefault="007656E1" w:rsidP="007656E1">
      <w:pPr>
        <w:spacing w:line="480" w:lineRule="auto"/>
        <w:contextualSpacing/>
        <w:rPr>
          <w:rFonts w:ascii="Times New Roman" w:hAnsi="Times New Roman" w:cs="Times New Roman"/>
        </w:rPr>
      </w:pPr>
    </w:p>
    <w:p w14:paraId="0E481CD8" w14:textId="3F1B8B1F" w:rsidR="007656E1" w:rsidRPr="007656E1" w:rsidRDefault="007656E1" w:rsidP="007656E1">
      <w:pPr>
        <w:spacing w:line="480" w:lineRule="auto"/>
        <w:contextualSpacing/>
        <w:rPr>
          <w:rFonts w:ascii="Times New Roman" w:hAnsi="Times New Roman" w:cs="Times New Roman"/>
          <w:b/>
          <w:bCs/>
          <w:i/>
          <w:iCs/>
        </w:rPr>
      </w:pPr>
      <w:r w:rsidRPr="007656E1">
        <w:rPr>
          <w:rFonts w:ascii="Times New Roman" w:hAnsi="Times New Roman" w:cs="Times New Roman"/>
          <w:b/>
          <w:bCs/>
          <w:i/>
          <w:iCs/>
        </w:rPr>
        <w:t>ALIAS</w:t>
      </w:r>
    </w:p>
    <w:p w14:paraId="200D6C24" w14:textId="1F0B5D3F" w:rsidR="00524642" w:rsidRDefault="00204AAB" w:rsidP="007712E0">
      <w:pPr>
        <w:spacing w:line="480" w:lineRule="auto"/>
        <w:ind w:firstLine="720"/>
        <w:contextualSpacing/>
        <w:rPr>
          <w:rFonts w:ascii="Times New Roman" w:hAnsi="Times New Roman" w:cs="Times New Roman"/>
        </w:rPr>
      </w:pPr>
      <w:r w:rsidRPr="00204AAB">
        <w:rPr>
          <w:rFonts w:ascii="Times New Roman" w:hAnsi="Times New Roman" w:cs="Times New Roman"/>
        </w:rPr>
        <w:t>This model</w:t>
      </w:r>
      <w:r w:rsidR="00840921">
        <w:rPr>
          <w:rFonts w:ascii="Times New Roman" w:hAnsi="Times New Roman" w:cs="Times New Roman"/>
        </w:rPr>
        <w:t xml:space="preserve"> combined an </w:t>
      </w:r>
      <w:r w:rsidR="00181ADB">
        <w:rPr>
          <w:rFonts w:ascii="Times New Roman" w:hAnsi="Times New Roman" w:cs="Times New Roman"/>
        </w:rPr>
        <w:t>autoencoder</w:t>
      </w:r>
      <w:r w:rsidR="00840921">
        <w:rPr>
          <w:rFonts w:ascii="Times New Roman" w:hAnsi="Times New Roman" w:cs="Times New Roman"/>
        </w:rPr>
        <w:t xml:space="preserve"> (e.g., Mareschal et al., 2000) with a simple recurrent network (</w:t>
      </w:r>
      <w:r w:rsidR="006B0C8E">
        <w:rPr>
          <w:rFonts w:ascii="Times New Roman" w:hAnsi="Times New Roman" w:cs="Times New Roman"/>
        </w:rPr>
        <w:t xml:space="preserve">i.e., an </w:t>
      </w:r>
      <w:r w:rsidR="00181ADB">
        <w:rPr>
          <w:rFonts w:ascii="Times New Roman" w:hAnsi="Times New Roman" w:cs="Times New Roman"/>
        </w:rPr>
        <w:t xml:space="preserve">SRN; </w:t>
      </w:r>
      <w:r w:rsidR="00840921">
        <w:rPr>
          <w:rFonts w:ascii="Times New Roman" w:hAnsi="Times New Roman" w:cs="Times New Roman"/>
        </w:rPr>
        <w:t>e.g., Elman, 1990).</w:t>
      </w:r>
      <w:r w:rsidR="00524642">
        <w:rPr>
          <w:rFonts w:ascii="Times New Roman" w:hAnsi="Times New Roman" w:cs="Times New Roman"/>
        </w:rPr>
        <w:t xml:space="preserve"> </w:t>
      </w:r>
      <w:r w:rsidR="003A78A1">
        <w:rPr>
          <w:rFonts w:ascii="Times New Roman" w:hAnsi="Times New Roman" w:cs="Times New Roman"/>
        </w:rPr>
        <w:t xml:space="preserve">Autoencoders </w:t>
      </w:r>
      <w:r w:rsidR="00840921">
        <w:rPr>
          <w:rFonts w:ascii="Times New Roman" w:hAnsi="Times New Roman" w:cs="Times New Roman"/>
        </w:rPr>
        <w:t>learn a compact</w:t>
      </w:r>
      <w:r w:rsidR="003A78A1">
        <w:rPr>
          <w:rFonts w:ascii="Times New Roman" w:hAnsi="Times New Roman" w:cs="Times New Roman"/>
        </w:rPr>
        <w:t xml:space="preserve"> internal</w:t>
      </w:r>
      <w:r w:rsidR="00840921">
        <w:rPr>
          <w:rFonts w:ascii="Times New Roman" w:hAnsi="Times New Roman" w:cs="Times New Roman"/>
        </w:rPr>
        <w:t xml:space="preserve"> representation</w:t>
      </w:r>
      <w:r w:rsidR="003A78A1">
        <w:rPr>
          <w:rFonts w:ascii="Times New Roman" w:hAnsi="Times New Roman" w:cs="Times New Roman"/>
        </w:rPr>
        <w:t xml:space="preserve"> at the hidden layer</w:t>
      </w:r>
      <w:r w:rsidR="00840921">
        <w:rPr>
          <w:rFonts w:ascii="Times New Roman" w:hAnsi="Times New Roman" w:cs="Times New Roman"/>
        </w:rPr>
        <w:t xml:space="preserve"> </w:t>
      </w:r>
      <w:r w:rsidR="003A78A1">
        <w:rPr>
          <w:rFonts w:ascii="Times New Roman" w:hAnsi="Times New Roman" w:cs="Times New Roman"/>
        </w:rPr>
        <w:t>that is</w:t>
      </w:r>
      <w:r w:rsidR="00840921">
        <w:rPr>
          <w:rFonts w:ascii="Times New Roman" w:hAnsi="Times New Roman" w:cs="Times New Roman"/>
        </w:rPr>
        <w:t xml:space="preserve"> sufficient </w:t>
      </w:r>
      <w:ins w:id="702" w:author="Benton, Deon" w:date="2026-05-19T15:03:00Z" w16du:dateUtc="2026-05-19T20:03:00Z">
        <w:r w:rsidR="00B01F5F">
          <w:rPr>
            <w:rFonts w:ascii="Times New Roman" w:hAnsi="Times New Roman" w:cs="Times New Roman"/>
          </w:rPr>
          <w:t xml:space="preserve">for the model to “copy” the input to the model at the output layer. </w:t>
        </w:r>
      </w:ins>
      <w:ins w:id="703" w:author="Benton, Deon" w:date="2026-05-19T15:04:00Z" w16du:dateUtc="2026-05-19T20:04:00Z">
        <w:r w:rsidR="00B01F5F">
          <w:rPr>
            <w:rFonts w:ascii="Times New Roman" w:hAnsi="Times New Roman" w:cs="Times New Roman"/>
          </w:rPr>
          <w:t xml:space="preserve">In contrast, SRNS </w:t>
        </w:r>
        <w:r w:rsidR="00B01F5F" w:rsidRPr="00B01F5F">
          <w:rPr>
            <w:rFonts w:ascii="Times New Roman" w:hAnsi="Times New Roman" w:cs="Times New Roman"/>
          </w:rPr>
          <w:t>learn sequential regularities by predicting upcoming states from prior states.</w:t>
        </w:r>
        <w:r w:rsidR="00B01F5F">
          <w:rPr>
            <w:rFonts w:ascii="Times New Roman" w:hAnsi="Times New Roman" w:cs="Times New Roman"/>
          </w:rPr>
          <w:t xml:space="preserve"> </w:t>
        </w:r>
      </w:ins>
      <w:ins w:id="704" w:author="Benton, Deon" w:date="2026-05-19T15:05:00Z" w16du:dateUtc="2026-05-19T20:05:00Z">
        <w:r w:rsidR="00494C15">
          <w:rPr>
            <w:rFonts w:ascii="Times New Roman" w:hAnsi="Times New Roman" w:cs="Times New Roman"/>
          </w:rPr>
          <w:t>These architectures were</w:t>
        </w:r>
      </w:ins>
      <w:r w:rsidR="005D3A58">
        <w:rPr>
          <w:rFonts w:ascii="Times New Roman" w:hAnsi="Times New Roman" w:cs="Times New Roman"/>
        </w:rPr>
        <w:t xml:space="preserve"> chosen because the form</w:t>
      </w:r>
      <w:ins w:id="705" w:author="Benton, Deon" w:date="2026-05-19T17:00:00Z" w16du:dateUtc="2026-05-19T22:00:00Z">
        <w:r w:rsidR="003A51F4">
          <w:rPr>
            <w:rFonts w:ascii="Times New Roman" w:hAnsi="Times New Roman" w:cs="Times New Roman"/>
          </w:rPr>
          <w:t>s</w:t>
        </w:r>
      </w:ins>
      <w:r w:rsidR="005D3A58">
        <w:rPr>
          <w:rFonts w:ascii="Times New Roman" w:hAnsi="Times New Roman" w:cs="Times New Roman"/>
        </w:rPr>
        <w:t xml:space="preserve"> of learning </w:t>
      </w:r>
      <w:ins w:id="706" w:author="Benton, Deon" w:date="2026-05-19T15:05:00Z" w16du:dateUtc="2026-05-19T20:05:00Z">
        <w:r w:rsidR="00494C15">
          <w:rPr>
            <w:rFonts w:ascii="Times New Roman" w:hAnsi="Times New Roman" w:cs="Times New Roman"/>
          </w:rPr>
          <w:t>they employ</w:t>
        </w:r>
      </w:ins>
      <w:r w:rsidR="005D3A58">
        <w:rPr>
          <w:rFonts w:ascii="Times New Roman" w:hAnsi="Times New Roman" w:cs="Times New Roman"/>
        </w:rPr>
        <w:t xml:space="preserve">—namely, </w:t>
      </w:r>
      <w:r w:rsidR="001D25EC">
        <w:rPr>
          <w:rFonts w:ascii="Times New Roman" w:hAnsi="Times New Roman" w:cs="Times New Roman"/>
        </w:rPr>
        <w:t>self-supervised</w:t>
      </w:r>
      <w:ins w:id="707" w:author="Benton, Deon" w:date="2026-05-19T15:05:00Z" w16du:dateUtc="2026-05-19T20:05:00Z">
        <w:r w:rsidR="00494C15">
          <w:rPr>
            <w:rFonts w:ascii="Times New Roman" w:hAnsi="Times New Roman" w:cs="Times New Roman"/>
          </w:rPr>
          <w:t>, input-drive</w:t>
        </w:r>
      </w:ins>
      <w:ins w:id="708" w:author="Benton, Deon" w:date="2026-05-19T15:06:00Z" w16du:dateUtc="2026-05-19T20:06:00Z">
        <w:r w:rsidR="00494C15">
          <w:rPr>
            <w:rFonts w:ascii="Times New Roman" w:hAnsi="Times New Roman" w:cs="Times New Roman"/>
          </w:rPr>
          <w:t>n learning</w:t>
        </w:r>
      </w:ins>
      <w:r w:rsidR="000F4A8C">
        <w:rPr>
          <w:rFonts w:ascii="Times New Roman" w:hAnsi="Times New Roman" w:cs="Times New Roman"/>
        </w:rPr>
        <w:t xml:space="preserve">—align with prominent theories of how infants </w:t>
      </w:r>
      <w:r w:rsidR="006510CD">
        <w:rPr>
          <w:rFonts w:ascii="Times New Roman" w:hAnsi="Times New Roman" w:cs="Times New Roman"/>
        </w:rPr>
        <w:t>learn</w:t>
      </w:r>
      <w:ins w:id="709" w:author="Benton, Deon" w:date="2026-05-19T15:06:00Z" w16du:dateUtc="2026-05-19T20:06:00Z">
        <w:r w:rsidR="00494C15">
          <w:rPr>
            <w:rFonts w:ascii="Times New Roman" w:hAnsi="Times New Roman" w:cs="Times New Roman"/>
          </w:rPr>
          <w:t xml:space="preserve"> and do not require an explicit teaching signal</w:t>
        </w:r>
      </w:ins>
      <w:r w:rsidR="00B2137D">
        <w:rPr>
          <w:rFonts w:ascii="Times New Roman" w:hAnsi="Times New Roman" w:cs="Times New Roman"/>
        </w:rPr>
        <w:t xml:space="preserve"> (e.g., Jeffrey &amp; Cohen, 1971; Sokolov, 1963)</w:t>
      </w:r>
      <w:r w:rsidR="000F4A8C">
        <w:rPr>
          <w:rFonts w:ascii="Times New Roman" w:hAnsi="Times New Roman" w:cs="Times New Roman"/>
        </w:rPr>
        <w:t xml:space="preserve">. </w:t>
      </w:r>
      <w:ins w:id="710" w:author="Benton, Deon" w:date="2026-05-19T15:07:00Z" w16du:dateUtc="2026-05-19T20:07:00Z">
        <w:r w:rsidR="009308AE" w:rsidRPr="009308AE">
          <w:rPr>
            <w:rFonts w:ascii="Times New Roman" w:hAnsi="Times New Roman" w:cs="Times New Roman"/>
          </w:rPr>
          <w:t xml:space="preserve">The SRN </w:t>
        </w:r>
        <w:r w:rsidR="004620C2">
          <w:rPr>
            <w:rFonts w:ascii="Times New Roman" w:hAnsi="Times New Roman" w:cs="Times New Roman"/>
          </w:rPr>
          <w:t>was an especially important component of ALIAS</w:t>
        </w:r>
        <w:r w:rsidR="009308AE" w:rsidRPr="009308AE">
          <w:rPr>
            <w:rFonts w:ascii="Times New Roman" w:hAnsi="Times New Roman" w:cs="Times New Roman"/>
          </w:rPr>
          <w:t xml:space="preserve"> because representing actions necessarily involves encoding how movement unfolds over time. </w:t>
        </w:r>
      </w:ins>
      <w:ins w:id="711" w:author="Benton, Deon" w:date="2026-05-19T17:00:00Z" w16du:dateUtc="2026-05-19T22:00:00Z">
        <w:r w:rsidR="00DC2238" w:rsidRPr="00DC2238">
          <w:rPr>
            <w:rFonts w:ascii="Times New Roman" w:hAnsi="Times New Roman" w:cs="Times New Roman"/>
          </w:rPr>
          <w:t xml:space="preserve">All networks were trained using recurrent backpropagation through time with cross-entropy </w:t>
        </w:r>
        <w:proofErr w:type="gramStart"/>
        <w:r w:rsidR="00DC2238" w:rsidRPr="00DC2238">
          <w:rPr>
            <w:rFonts w:ascii="Times New Roman" w:hAnsi="Times New Roman" w:cs="Times New Roman"/>
          </w:rPr>
          <w:t>error</w:t>
        </w:r>
        <w:proofErr w:type="gramEnd"/>
        <w:r w:rsidR="00DC2238" w:rsidRPr="00DC2238">
          <w:rPr>
            <w:rFonts w:ascii="Times New Roman" w:hAnsi="Times New Roman" w:cs="Times New Roman"/>
          </w:rPr>
          <w:t xml:space="preserve"> (e.g., Rumelhart et al., 1986; Williams &amp; Zipser, 1995).</w:t>
        </w:r>
      </w:ins>
      <w:del w:id="712" w:author="Benton, Deon" w:date="2026-05-19T17:00:00Z" w16du:dateUtc="2026-05-19T22:00:00Z">
        <w:r w:rsidR="00524642" w:rsidDel="00DC2238">
          <w:rPr>
            <w:rFonts w:ascii="Times New Roman" w:hAnsi="Times New Roman" w:cs="Times New Roman"/>
          </w:rPr>
          <w:delText xml:space="preserve"> </w:delText>
        </w:r>
      </w:del>
    </w:p>
    <w:p w14:paraId="3DFA6843" w14:textId="6FC7D80F"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The </w:t>
      </w:r>
      <w:ins w:id="713" w:author="Benton, Deon" w:date="2026-05-19T15:12:00Z" w16du:dateUtc="2026-05-19T20:12:00Z">
        <w:r w:rsidR="000B3FDA">
          <w:rPr>
            <w:rFonts w:ascii="Times New Roman" w:hAnsi="Times New Roman" w:cs="Times New Roman"/>
          </w:rPr>
          <w:t xml:space="preserve">model </w:t>
        </w:r>
      </w:ins>
      <w:r w:rsidR="00E45DBA">
        <w:rPr>
          <w:rFonts w:ascii="Times New Roman" w:hAnsi="Times New Roman" w:cs="Times New Roman"/>
        </w:rPr>
        <w:t>itself consisted of three layers</w:t>
      </w:r>
      <w:r>
        <w:rPr>
          <w:rFonts w:ascii="Times New Roman" w:hAnsi="Times New Roman" w:cs="Times New Roman"/>
        </w:rPr>
        <w:t xml:space="preserve"> (Figure </w:t>
      </w:r>
      <w:r w:rsidR="007C05B2">
        <w:rPr>
          <w:rFonts w:ascii="Times New Roman" w:hAnsi="Times New Roman" w:cs="Times New Roman"/>
        </w:rPr>
        <w:t>2</w:t>
      </w:r>
      <w:r>
        <w:rPr>
          <w:rFonts w:ascii="Times New Roman" w:hAnsi="Times New Roman" w:cs="Times New Roman"/>
        </w:rPr>
        <w:t xml:space="preserve">). </w:t>
      </w:r>
      <w:r w:rsidR="00CE59AD">
        <w:rPr>
          <w:rFonts w:ascii="Times New Roman" w:hAnsi="Times New Roman" w:cs="Times New Roman"/>
        </w:rPr>
        <w:t>The</w:t>
      </w:r>
      <w:r w:rsidR="00271083">
        <w:rPr>
          <w:rFonts w:ascii="Times New Roman" w:hAnsi="Times New Roman" w:cs="Times New Roman"/>
        </w:rPr>
        <w:t xml:space="preserve"> input and output layers </w:t>
      </w:r>
      <w:ins w:id="714" w:author="Benton, Deon" w:date="2026-05-19T15:12:00Z" w16du:dateUtc="2026-05-19T20:12:00Z">
        <w:r w:rsidR="000455F4">
          <w:rPr>
            <w:rFonts w:ascii="Times New Roman" w:hAnsi="Times New Roman" w:cs="Times New Roman"/>
          </w:rPr>
          <w:t>contained</w:t>
        </w:r>
      </w:ins>
      <w:r w:rsidR="00271083">
        <w:rPr>
          <w:rFonts w:ascii="Times New Roman" w:hAnsi="Times New Roman" w:cs="Times New Roman"/>
        </w:rPr>
        <w:t xml:space="preserve"> the same</w:t>
      </w:r>
      <w:r w:rsidR="00CE59AD">
        <w:rPr>
          <w:rFonts w:ascii="Times New Roman" w:hAnsi="Times New Roman" w:cs="Times New Roman"/>
        </w:rPr>
        <w:t xml:space="preserve"> 11 clusters or groups of units</w:t>
      </w:r>
      <w:ins w:id="715" w:author="Benton, Deon" w:date="2026-05-19T15:12:00Z" w16du:dateUtc="2026-05-19T20:12:00Z">
        <w:r w:rsidR="000455F4">
          <w:rPr>
            <w:rFonts w:ascii="Times New Roman" w:hAnsi="Times New Roman" w:cs="Times New Roman"/>
          </w:rPr>
          <w:t xml:space="preserve"> and employed</w:t>
        </w:r>
      </w:ins>
      <w:r w:rsidR="004C47A9">
        <w:rPr>
          <w:rFonts w:ascii="Times New Roman" w:hAnsi="Times New Roman" w:cs="Times New Roman"/>
        </w:rPr>
        <w:t xml:space="preserve"> localist</w:t>
      </w:r>
      <w:r w:rsidR="00DA73F5">
        <w:rPr>
          <w:rFonts w:ascii="Times New Roman" w:hAnsi="Times New Roman" w:cs="Times New Roman"/>
        </w:rPr>
        <w:t xml:space="preserve"> </w:t>
      </w:r>
      <w:ins w:id="716" w:author="Benton, Deon" w:date="2026-05-19T15:13:00Z" w16du:dateUtc="2026-05-19T20:13:00Z">
        <w:r w:rsidR="000455F4">
          <w:rPr>
            <w:rFonts w:ascii="Times New Roman" w:hAnsi="Times New Roman" w:cs="Times New Roman"/>
          </w:rPr>
          <w:t>(“one-hot”) encodings</w:t>
        </w:r>
      </w:ins>
      <w:r w:rsidR="00AD2DE0">
        <w:rPr>
          <w:rFonts w:ascii="Times New Roman" w:hAnsi="Times New Roman" w:cs="Times New Roman"/>
        </w:rPr>
        <w:t xml:space="preserve">. </w:t>
      </w:r>
      <w:r w:rsidR="00271083">
        <w:rPr>
          <w:rFonts w:ascii="Times New Roman" w:hAnsi="Times New Roman" w:cs="Times New Roman"/>
        </w:rPr>
        <w:t xml:space="preserve">The </w:t>
      </w:r>
      <w:ins w:id="717" w:author="Benton, Deon" w:date="2026-05-19T15:15:00Z" w16du:dateUtc="2026-05-19T20:15:00Z">
        <w:r w:rsidR="00C00835">
          <w:rPr>
            <w:rFonts w:ascii="Times New Roman" w:hAnsi="Times New Roman" w:cs="Times New Roman"/>
          </w:rPr>
          <w:t xml:space="preserve">activity of units in the </w:t>
        </w:r>
      </w:ins>
      <w:del w:id="718" w:author="Benton, Deon" w:date="2026-05-19T15:15:00Z" w16du:dateUtc="2026-05-19T20:15:00Z">
        <w:r w:rsidR="00271083" w:rsidDel="00C00835">
          <w:rPr>
            <w:rFonts w:ascii="Times New Roman" w:hAnsi="Times New Roman" w:cs="Times New Roman"/>
          </w:rPr>
          <w:delText xml:space="preserve"> </w:delText>
        </w:r>
      </w:del>
      <w:r w:rsidR="00271083">
        <w:rPr>
          <w:rFonts w:ascii="Times New Roman" w:hAnsi="Times New Roman" w:cs="Times New Roman"/>
        </w:rPr>
        <w:t>input layer was “hard-clamped” (i.e., their activity was set externally), whereas the activity of the output units was</w:t>
      </w:r>
      <w:ins w:id="719" w:author="Benton, Deon" w:date="2026-05-19T15:16:00Z" w16du:dateUtc="2026-05-19T20:16:00Z">
        <w:r w:rsidR="00C94366">
          <w:rPr>
            <w:rFonts w:ascii="Times New Roman" w:hAnsi="Times New Roman" w:cs="Times New Roman"/>
          </w:rPr>
          <w:t xml:space="preserve"> a smooth, nonlinear (logistic) function of the input they r</w:t>
        </w:r>
      </w:ins>
      <w:ins w:id="720" w:author="Benton, Deon" w:date="2026-05-19T15:17:00Z" w16du:dateUtc="2026-05-19T20:17:00Z">
        <w:r w:rsidR="00C94366">
          <w:rPr>
            <w:rFonts w:ascii="Times New Roman" w:hAnsi="Times New Roman" w:cs="Times New Roman"/>
          </w:rPr>
          <w:t>eceived from units in the hidden layer.</w:t>
        </w:r>
      </w:ins>
      <w:r w:rsidR="00271083">
        <w:rPr>
          <w:rFonts w:ascii="Times New Roman" w:hAnsi="Times New Roman" w:cs="Times New Roman"/>
        </w:rPr>
        <w:t xml:space="preserve"> </w:t>
      </w:r>
      <w:ins w:id="721" w:author="Benton, Deon" w:date="2026-05-19T15:21:00Z" w16du:dateUtc="2026-05-19T20:21:00Z">
        <w:r w:rsidR="00AC45A4" w:rsidRPr="00AC45A4">
          <w:rPr>
            <w:rFonts w:ascii="Times New Roman" w:hAnsi="Times New Roman" w:cs="Times New Roman"/>
          </w:rPr>
          <w:t xml:space="preserve">A localist encoding scheme was adopted in both layers to ensure that the model’s performance reflected learned relations between surface and kinematic features rather than similarity structure imposed by the encoding scheme itself and to facilitate interpretation of the </w:t>
        </w:r>
        <w:r w:rsidR="00AC45A4">
          <w:rPr>
            <w:rFonts w:ascii="Times New Roman" w:hAnsi="Times New Roman" w:cs="Times New Roman"/>
          </w:rPr>
          <w:t xml:space="preserve">mechanism underlying the </w:t>
        </w:r>
        <w:r w:rsidR="00AC45A4" w:rsidRPr="00AC45A4">
          <w:rPr>
            <w:rFonts w:ascii="Times New Roman" w:hAnsi="Times New Roman" w:cs="Times New Roman"/>
          </w:rPr>
          <w:t xml:space="preserve">model’s </w:t>
        </w:r>
        <w:r w:rsidR="00AC45A4">
          <w:rPr>
            <w:rFonts w:ascii="Times New Roman" w:hAnsi="Times New Roman" w:cs="Times New Roman"/>
          </w:rPr>
          <w:t>responses</w:t>
        </w:r>
        <w:r w:rsidR="00AC45A4" w:rsidRPr="00AC45A4">
          <w:rPr>
            <w:rFonts w:ascii="Times New Roman" w:hAnsi="Times New Roman" w:cs="Times New Roman"/>
          </w:rPr>
          <w:t>.</w:t>
        </w:r>
        <w:r w:rsidR="00AC45A4" w:rsidRPr="00AC45A4" w:rsidDel="007462DF">
          <w:rPr>
            <w:rFonts w:ascii="Times New Roman" w:hAnsi="Times New Roman" w:cs="Times New Roman"/>
          </w:rPr>
          <w:t xml:space="preserve"> </w:t>
        </w:r>
        <w:r w:rsidR="00AC45A4">
          <w:rPr>
            <w:rFonts w:ascii="Times New Roman" w:hAnsi="Times New Roman" w:cs="Times New Roman"/>
          </w:rPr>
          <w:t xml:space="preserve"> </w:t>
        </w:r>
      </w:ins>
      <w:r>
        <w:rPr>
          <w:rFonts w:ascii="Times New Roman" w:hAnsi="Times New Roman" w:cs="Times New Roman"/>
        </w:rPr>
        <w:t xml:space="preserve">In contrast, the hidden layer </w:t>
      </w:r>
      <w:r w:rsidR="003F0FFD">
        <w:rPr>
          <w:rFonts w:ascii="Times New Roman" w:hAnsi="Times New Roman" w:cs="Times New Roman"/>
        </w:rPr>
        <w:t xml:space="preserve">was a single group of 50 </w:t>
      </w:r>
      <w:ins w:id="722" w:author="Benton, Deon" w:date="2026-05-19T15:23:00Z" w16du:dateUtc="2026-05-19T20:23:00Z">
        <w:r w:rsidR="00155501">
          <w:rPr>
            <w:rFonts w:ascii="Times New Roman" w:hAnsi="Times New Roman" w:cs="Times New Roman"/>
          </w:rPr>
          <w:t xml:space="preserve">RELU </w:t>
        </w:r>
      </w:ins>
      <w:r w:rsidR="003F0FFD">
        <w:rPr>
          <w:rFonts w:ascii="Times New Roman" w:hAnsi="Times New Roman" w:cs="Times New Roman"/>
        </w:rPr>
        <w:t>units</w:t>
      </w:r>
      <w:ins w:id="723" w:author="Benton, Deon" w:date="2026-05-19T15:23:00Z" w16du:dateUtc="2026-05-19T20:23:00Z">
        <w:r w:rsidR="00155501">
          <w:rPr>
            <w:rFonts w:ascii="Times New Roman" w:hAnsi="Times New Roman" w:cs="Times New Roman"/>
          </w:rPr>
          <w:t>, and</w:t>
        </w:r>
      </w:ins>
      <w:ins w:id="724" w:author="Benton, Deon" w:date="2026-05-19T17:01:00Z" w16du:dateUtc="2026-05-19T22:01:00Z">
        <w:r w:rsidR="00DF1363">
          <w:rPr>
            <w:rFonts w:ascii="Times New Roman" w:hAnsi="Times New Roman" w:cs="Times New Roman"/>
          </w:rPr>
          <w:t xml:space="preserve"> over training</w:t>
        </w:r>
      </w:ins>
      <w:ins w:id="725" w:author="Benton, Deon" w:date="2026-05-19T15:23:00Z" w16du:dateUtc="2026-05-19T20:23:00Z">
        <w:r w:rsidR="00155501">
          <w:rPr>
            <w:rFonts w:ascii="Times New Roman" w:hAnsi="Times New Roman" w:cs="Times New Roman"/>
          </w:rPr>
          <w:t xml:space="preserve"> these units developed distributed representations</w:t>
        </w:r>
      </w:ins>
      <w:r w:rsidR="003F0FFD">
        <w:rPr>
          <w:rFonts w:ascii="Times New Roman" w:hAnsi="Times New Roman" w:cs="Times New Roman"/>
        </w:rPr>
        <w:t xml:space="preserve">. </w:t>
      </w:r>
      <w:ins w:id="726" w:author="Benton, Deon" w:date="2026-05-19T17:02:00Z" w16du:dateUtc="2026-05-19T22:02:00Z">
        <w:r w:rsidR="00DF1363">
          <w:rPr>
            <w:rFonts w:ascii="Times New Roman" w:hAnsi="Times New Roman" w:cs="Times New Roman"/>
          </w:rPr>
          <w:t>This</w:t>
        </w:r>
      </w:ins>
      <w:ins w:id="727" w:author="Benton, Deon" w:date="2026-05-19T17:01:00Z" w16du:dateUtc="2026-05-19T22:01:00Z">
        <w:r w:rsidR="00B91B2D" w:rsidRPr="00B91B2D">
          <w:rPr>
            <w:rFonts w:ascii="Times New Roman" w:hAnsi="Times New Roman" w:cs="Times New Roman"/>
          </w:rPr>
          <w:t xml:space="preserve"> enabled the model to encode learned relations among the surface features of objects and the</w:t>
        </w:r>
      </w:ins>
      <w:ins w:id="728" w:author="Benton, Deon" w:date="2026-05-19T17:02:00Z" w16du:dateUtc="2026-05-19T22:02:00Z">
        <w:r w:rsidR="00762876">
          <w:rPr>
            <w:rFonts w:ascii="Times New Roman" w:hAnsi="Times New Roman" w:cs="Times New Roman"/>
          </w:rPr>
          <w:t xml:space="preserve"> surface</w:t>
        </w:r>
      </w:ins>
      <w:ins w:id="729" w:author="Benton, Deon" w:date="2026-05-19T17:01:00Z" w16du:dateUtc="2026-05-19T22:01:00Z">
        <w:r w:rsidR="00B91B2D" w:rsidRPr="00B91B2D">
          <w:rPr>
            <w:rFonts w:ascii="Times New Roman" w:hAnsi="Times New Roman" w:cs="Times New Roman"/>
          </w:rPr>
          <w:t xml:space="preserve"> kinematics of different actions (Hinton, 1984).</w:t>
        </w:r>
      </w:ins>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1312" behindDoc="0" locked="0" layoutInCell="1" allowOverlap="1" wp14:anchorId="6465BF65" wp14:editId="1B7636E5">
                <wp:simplePos x="0" y="0"/>
                <wp:positionH relativeFrom="margin">
                  <wp:posOffset>-504825</wp:posOffset>
                </wp:positionH>
                <wp:positionV relativeFrom="paragraph">
                  <wp:posOffset>401955</wp:posOffset>
                </wp:positionV>
                <wp:extent cx="7325995" cy="4867275"/>
                <wp:effectExtent l="0" t="0" r="8255" b="9525"/>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25995" cy="4867275"/>
                        </a:xfrm>
                        <a:prstGeom prst="rect">
                          <a:avLst/>
                        </a:prstGeom>
                        <a:solidFill>
                          <a:srgbClr val="FFFFFF"/>
                        </a:solidFill>
                        <a:ln w="9525">
                          <a:noFill/>
                          <a:miter lim="800000"/>
                          <a:headEnd/>
                          <a:tailEnd/>
                        </a:ln>
                      </wps:spPr>
                      <wps:txbx>
                        <w:txbxContent>
                          <w:p w14:paraId="5878BE2C" w14:textId="12C6910B" w:rsidR="00524642" w:rsidRDefault="00416CCC" w:rsidP="00524642">
                            <w:pPr>
                              <w:keepNext/>
                              <w:jc w:val="center"/>
                            </w:pPr>
                            <w:r>
                              <w:rPr>
                                <w:noProof/>
                              </w:rPr>
                              <w:drawing>
                                <wp:inline distT="0" distB="0" distL="0" distR="0" wp14:anchorId="66B70259" wp14:editId="6ED36F2B">
                                  <wp:extent cx="7134225" cy="4013200"/>
                                  <wp:effectExtent l="0" t="0" r="9525" b="6350"/>
                                  <wp:docPr id="4689143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212266" name="Picture 723212266"/>
                                          <pic:cNvPicPr/>
                                        </pic:nvPicPr>
                                        <pic:blipFill>
                                          <a:blip r:embed="rId9">
                                            <a:extLst>
                                              <a:ext uri="{28A0092B-C50C-407E-A947-70E740481C1C}">
                                                <a14:useLocalDpi xmlns:a14="http://schemas.microsoft.com/office/drawing/2010/main" val="0"/>
                                              </a:ext>
                                            </a:extLst>
                                          </a:blip>
                                          <a:stretch>
                                            <a:fillRect/>
                                          </a:stretch>
                                        </pic:blipFill>
                                        <pic:spPr>
                                          <a:xfrm>
                                            <a:off x="0" y="0"/>
                                            <a:ext cx="7134225" cy="4013200"/>
                                          </a:xfrm>
                                          <a:prstGeom prst="rect">
                                            <a:avLst/>
                                          </a:prstGeom>
                                        </pic:spPr>
                                      </pic:pic>
                                    </a:graphicData>
                                  </a:graphic>
                                </wp:inline>
                              </w:drawing>
                            </w:r>
                          </w:p>
                          <w:p w14:paraId="2B248636" w14:textId="405CB191"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8D2812">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A91E96">
                              <w:rPr>
                                <w:rFonts w:ascii="Times New Roman" w:hAnsi="Times New Roman" w:cs="Times New Roman"/>
                                <w:color w:val="000000" w:themeColor="text1"/>
                                <w:sz w:val="24"/>
                                <w:szCs w:val="24"/>
                              </w:rPr>
                              <w:t xml:space="preserve">Schematic of </w:t>
                            </w:r>
                            <w:r w:rsidR="00A5163D" w:rsidRPr="00A91E96">
                              <w:rPr>
                                <w:rFonts w:ascii="Times New Roman" w:hAnsi="Times New Roman" w:cs="Times New Roman"/>
                                <w:color w:val="000000" w:themeColor="text1"/>
                                <w:sz w:val="24"/>
                                <w:szCs w:val="24"/>
                              </w:rPr>
                              <w:t>an untrained ALIAS</w:t>
                            </w:r>
                            <w:r w:rsidRPr="00A91E96">
                              <w:rPr>
                                <w:rFonts w:ascii="Times New Roman" w:hAnsi="Times New Roman" w:cs="Times New Roman"/>
                                <w:color w:val="000000" w:themeColor="text1"/>
                                <w:sz w:val="24"/>
                                <w:szCs w:val="24"/>
                              </w:rPr>
                              <w:t>.</w:t>
                            </w:r>
                            <w:r w:rsidR="00410053" w:rsidRPr="00A91E96">
                              <w:rPr>
                                <w:rFonts w:ascii="Times New Roman" w:hAnsi="Times New Roman" w:cs="Times New Roman"/>
                                <w:color w:val="000000" w:themeColor="text1"/>
                                <w:sz w:val="24"/>
                                <w:szCs w:val="24"/>
                              </w:rPr>
                              <w:t xml:space="preserve"> </w:t>
                            </w:r>
                            <w:r w:rsidR="008B2A1D" w:rsidRPr="00A91E96">
                              <w:rPr>
                                <w:rFonts w:ascii="Times New Roman" w:hAnsi="Times New Roman" w:cs="Times New Roman"/>
                                <w:color w:val="000000" w:themeColor="text1"/>
                                <w:sz w:val="24"/>
                                <w:szCs w:val="24"/>
                              </w:rPr>
                              <w:t>A</w:t>
                            </w:r>
                            <w:r w:rsidR="008B2A1D">
                              <w:rPr>
                                <w:rFonts w:ascii="Times New Roman" w:hAnsi="Times New Roman" w:cs="Times New Roman"/>
                                <w:i w:val="0"/>
                                <w:iCs w:val="0"/>
                                <w:color w:val="000000" w:themeColor="text1"/>
                                <w:sz w:val="24"/>
                                <w:szCs w:val="24"/>
                              </w:rPr>
                              <w:t xml:space="preserve"> linear path event is being</w:t>
                            </w:r>
                            <w:r w:rsidR="00410053">
                              <w:rPr>
                                <w:rFonts w:ascii="Times New Roman" w:hAnsi="Times New Roman" w:cs="Times New Roman"/>
                                <w:i w:val="0"/>
                                <w:iCs w:val="0"/>
                                <w:color w:val="000000" w:themeColor="text1"/>
                                <w:sz w:val="24"/>
                                <w:szCs w:val="24"/>
                              </w:rPr>
                              <w:t xml:space="preserve"> depicted</w:t>
                            </w:r>
                            <w:r w:rsidR="0055007A">
                              <w:rPr>
                                <w:rFonts w:ascii="Times New Roman" w:hAnsi="Times New Roman" w:cs="Times New Roman"/>
                                <w:i w:val="0"/>
                                <w:iCs w:val="0"/>
                                <w:color w:val="000000" w:themeColor="text1"/>
                                <w:sz w:val="24"/>
                                <w:szCs w:val="24"/>
                              </w:rPr>
                              <w:t xml:space="preserve"> here</w:t>
                            </w:r>
                            <w:r w:rsidR="008B2A1D">
                              <w:rPr>
                                <w:rFonts w:ascii="Times New Roman" w:hAnsi="Times New Roman" w:cs="Times New Roman"/>
                                <w:i w:val="0"/>
                                <w:iCs w:val="0"/>
                                <w:color w:val="000000" w:themeColor="text1"/>
                                <w:sz w:val="24"/>
                                <w:szCs w:val="24"/>
                              </w:rPr>
                              <w:t xml:space="preserve">, </w:t>
                            </w:r>
                            <w:r w:rsidR="0055007A">
                              <w:rPr>
                                <w:rFonts w:ascii="Times New Roman" w:hAnsi="Times New Roman" w:cs="Times New Roman"/>
                                <w:i w:val="0"/>
                                <w:iCs w:val="0"/>
                                <w:color w:val="000000" w:themeColor="text1"/>
                                <w:sz w:val="24"/>
                                <w:szCs w:val="24"/>
                              </w:rPr>
                              <w:t>in which</w:t>
                            </w:r>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39.75pt;margin-top:31.65pt;width:576.85pt;height:383.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" stroked="f">
                <v:textbox>
                  <w:txbxContent>
                    <w:p w14:paraId="5878BE2C" w14:textId="12C6910B" w:rsidR="00524642" w:rsidRDefault="00416CCC" w:rsidP="00524642">
                      <w:pPr>
                        <w:keepNext/>
                        <w:jc w:val="center"/>
                      </w:pPr>
                      <w:r>
                        <w:rPr>
                          <w:noProof/>
                        </w:rPr>
                        <w:drawing>
                          <wp:inline distT="0" distB="0" distL="0" distR="0" wp14:anchorId="66B70259" wp14:editId="6ED36F2B">
                            <wp:extent cx="7134225" cy="4013200"/>
                            <wp:effectExtent l="0" t="0" r="9525" b="6350"/>
                            <wp:docPr id="4689143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212266" name="Picture 723212266"/>
                                    <pic:cNvPicPr/>
                                  </pic:nvPicPr>
                                  <pic:blipFill>
                                    <a:blip r:embed="rId9">
                                      <a:extLst>
                                        <a:ext uri="{28A0092B-C50C-407E-A947-70E740481C1C}">
                                          <a14:useLocalDpi xmlns:a14="http://schemas.microsoft.com/office/drawing/2010/main" val="0"/>
                                        </a:ext>
                                      </a:extLst>
                                    </a:blip>
                                    <a:stretch>
                                      <a:fillRect/>
                                    </a:stretch>
                                  </pic:blipFill>
                                  <pic:spPr>
                                    <a:xfrm>
                                      <a:off x="0" y="0"/>
                                      <a:ext cx="7134225" cy="4013200"/>
                                    </a:xfrm>
                                    <a:prstGeom prst="rect">
                                      <a:avLst/>
                                    </a:prstGeom>
                                  </pic:spPr>
                                </pic:pic>
                              </a:graphicData>
                            </a:graphic>
                          </wp:inline>
                        </w:drawing>
                      </w:r>
                    </w:p>
                    <w:p w14:paraId="2B248636" w14:textId="405CB191"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8D2812">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A91E96">
                        <w:rPr>
                          <w:rFonts w:ascii="Times New Roman" w:hAnsi="Times New Roman" w:cs="Times New Roman"/>
                          <w:color w:val="000000" w:themeColor="text1"/>
                          <w:sz w:val="24"/>
                          <w:szCs w:val="24"/>
                        </w:rPr>
                        <w:t xml:space="preserve">Schematic of </w:t>
                      </w:r>
                      <w:r w:rsidR="00A5163D" w:rsidRPr="00A91E96">
                        <w:rPr>
                          <w:rFonts w:ascii="Times New Roman" w:hAnsi="Times New Roman" w:cs="Times New Roman"/>
                          <w:color w:val="000000" w:themeColor="text1"/>
                          <w:sz w:val="24"/>
                          <w:szCs w:val="24"/>
                        </w:rPr>
                        <w:t>an untrained ALIAS</w:t>
                      </w:r>
                      <w:r w:rsidRPr="00A91E96">
                        <w:rPr>
                          <w:rFonts w:ascii="Times New Roman" w:hAnsi="Times New Roman" w:cs="Times New Roman"/>
                          <w:color w:val="000000" w:themeColor="text1"/>
                          <w:sz w:val="24"/>
                          <w:szCs w:val="24"/>
                        </w:rPr>
                        <w:t>.</w:t>
                      </w:r>
                      <w:r w:rsidR="00410053" w:rsidRPr="00A91E96">
                        <w:rPr>
                          <w:rFonts w:ascii="Times New Roman" w:hAnsi="Times New Roman" w:cs="Times New Roman"/>
                          <w:color w:val="000000" w:themeColor="text1"/>
                          <w:sz w:val="24"/>
                          <w:szCs w:val="24"/>
                        </w:rPr>
                        <w:t xml:space="preserve"> </w:t>
                      </w:r>
                      <w:r w:rsidR="008B2A1D" w:rsidRPr="00A91E96">
                        <w:rPr>
                          <w:rFonts w:ascii="Times New Roman" w:hAnsi="Times New Roman" w:cs="Times New Roman"/>
                          <w:color w:val="000000" w:themeColor="text1"/>
                          <w:sz w:val="24"/>
                          <w:szCs w:val="24"/>
                        </w:rPr>
                        <w:t>A</w:t>
                      </w:r>
                      <w:r w:rsidR="008B2A1D">
                        <w:rPr>
                          <w:rFonts w:ascii="Times New Roman" w:hAnsi="Times New Roman" w:cs="Times New Roman"/>
                          <w:i w:val="0"/>
                          <w:iCs w:val="0"/>
                          <w:color w:val="000000" w:themeColor="text1"/>
                          <w:sz w:val="24"/>
                          <w:szCs w:val="24"/>
                        </w:rPr>
                        <w:t xml:space="preserve"> linear path event is being</w:t>
                      </w:r>
                      <w:r w:rsidR="00410053">
                        <w:rPr>
                          <w:rFonts w:ascii="Times New Roman" w:hAnsi="Times New Roman" w:cs="Times New Roman"/>
                          <w:i w:val="0"/>
                          <w:iCs w:val="0"/>
                          <w:color w:val="000000" w:themeColor="text1"/>
                          <w:sz w:val="24"/>
                          <w:szCs w:val="24"/>
                        </w:rPr>
                        <w:t xml:space="preserve"> depicted</w:t>
                      </w:r>
                      <w:r w:rsidR="0055007A">
                        <w:rPr>
                          <w:rFonts w:ascii="Times New Roman" w:hAnsi="Times New Roman" w:cs="Times New Roman"/>
                          <w:i w:val="0"/>
                          <w:iCs w:val="0"/>
                          <w:color w:val="000000" w:themeColor="text1"/>
                          <w:sz w:val="24"/>
                          <w:szCs w:val="24"/>
                        </w:rPr>
                        <w:t xml:space="preserve"> here</w:t>
                      </w:r>
                      <w:r w:rsidR="008B2A1D">
                        <w:rPr>
                          <w:rFonts w:ascii="Times New Roman" w:hAnsi="Times New Roman" w:cs="Times New Roman"/>
                          <w:i w:val="0"/>
                          <w:iCs w:val="0"/>
                          <w:color w:val="000000" w:themeColor="text1"/>
                          <w:sz w:val="24"/>
                          <w:szCs w:val="24"/>
                        </w:rPr>
                        <w:t xml:space="preserve">, </w:t>
                      </w:r>
                      <w:r w:rsidR="0055007A">
                        <w:rPr>
                          <w:rFonts w:ascii="Times New Roman" w:hAnsi="Times New Roman" w:cs="Times New Roman"/>
                          <w:i w:val="0"/>
                          <w:iCs w:val="0"/>
                          <w:color w:val="000000" w:themeColor="text1"/>
                          <w:sz w:val="24"/>
                          <w:szCs w:val="24"/>
                        </w:rPr>
                        <w:t>in which</w:t>
                      </w:r>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68DD0B69"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first two </w:t>
      </w:r>
      <w:ins w:id="730" w:author="Benton, Deon" w:date="2026-05-19T15:41:00Z" w16du:dateUtc="2026-05-19T20:41:00Z">
        <w:r w:rsidR="001B6FC4">
          <w:rPr>
            <w:rFonts w:ascii="Times New Roman" w:hAnsi="Times New Roman" w:cs="Times New Roman"/>
          </w:rPr>
          <w:t xml:space="preserve">input and output </w:t>
        </w:r>
      </w:ins>
      <w:r w:rsidR="00860AB8">
        <w:rPr>
          <w:rFonts w:ascii="Times New Roman" w:hAnsi="Times New Roman" w:cs="Times New Roman"/>
        </w:rPr>
        <w:t>groups were</w:t>
      </w:r>
      <w:r>
        <w:rPr>
          <w:rFonts w:ascii="Times New Roman" w:hAnsi="Times New Roman" w:cs="Times New Roman"/>
        </w:rPr>
        <w:t xml:space="preserve"> Object Left and Object Right. </w:t>
      </w:r>
      <w:ins w:id="731" w:author="Benton, Deon" w:date="2026-05-19T15:42:00Z" w16du:dateUtc="2026-05-19T20:42:00Z">
        <w:r w:rsidR="001B6FC4">
          <w:rPr>
            <w:rFonts w:ascii="Times New Roman" w:hAnsi="Times New Roman" w:cs="Times New Roman"/>
          </w:rPr>
          <w:t>Each</w:t>
        </w:r>
      </w:ins>
      <w:r>
        <w:rPr>
          <w:rFonts w:ascii="Times New Roman" w:hAnsi="Times New Roman" w:cs="Times New Roman"/>
        </w:rPr>
        <w:t xml:space="preserve"> group consisted of 82 units</w:t>
      </w:r>
      <w:ins w:id="732" w:author="Benton, Deon" w:date="2026-05-19T15:42:00Z" w16du:dateUtc="2026-05-19T20:42:00Z">
        <w:r w:rsidR="001B6FC4">
          <w:rPr>
            <w:rFonts w:ascii="Times New Roman" w:hAnsi="Times New Roman" w:cs="Times New Roman"/>
          </w:rPr>
          <w:t xml:space="preserve">, </w:t>
        </w:r>
      </w:ins>
      <w:ins w:id="733" w:author="Benton, Deon" w:date="2026-05-19T15:46:00Z" w16du:dateUtc="2026-05-19T20:46:00Z">
        <w:r w:rsidR="00CF1F17">
          <w:rPr>
            <w:rFonts w:ascii="Times New Roman" w:hAnsi="Times New Roman" w:cs="Times New Roman"/>
          </w:rPr>
          <w:t>and each unit within a given group</w:t>
        </w:r>
      </w:ins>
      <w:ins w:id="734" w:author="Benton, Deon" w:date="2026-05-19T15:43:00Z" w16du:dateUtc="2026-05-19T20:43:00Z">
        <w:r w:rsidR="001B6FC4">
          <w:rPr>
            <w:rFonts w:ascii="Times New Roman" w:hAnsi="Times New Roman" w:cs="Times New Roman"/>
          </w:rPr>
          <w:t xml:space="preserve"> corresponded to a single object</w:t>
        </w:r>
      </w:ins>
      <w:ins w:id="735" w:author="Benton, Deon" w:date="2026-05-19T15:46:00Z" w16du:dateUtc="2026-05-19T20:46:00Z">
        <w:r w:rsidR="00CF1F17">
          <w:rPr>
            <w:rFonts w:ascii="Times New Roman" w:hAnsi="Times New Roman" w:cs="Times New Roman"/>
          </w:rPr>
          <w:t xml:space="preserve">. The </w:t>
        </w:r>
      </w:ins>
      <w:ins w:id="736" w:author="Benton, Deon" w:date="2026-05-19T15:51:00Z" w16du:dateUtc="2026-05-19T20:51:00Z">
        <w:r w:rsidR="00BE532D">
          <w:rPr>
            <w:rFonts w:ascii="Times New Roman" w:hAnsi="Times New Roman" w:cs="Times New Roman"/>
          </w:rPr>
          <w:t>left-right naming de</w:t>
        </w:r>
      </w:ins>
      <w:ins w:id="737" w:author="Benton, Deon" w:date="2026-05-19T15:52:00Z" w16du:dateUtc="2026-05-19T20:52:00Z">
        <w:r w:rsidR="00BE532D">
          <w:rPr>
            <w:rFonts w:ascii="Times New Roman" w:hAnsi="Times New Roman" w:cs="Times New Roman"/>
          </w:rPr>
          <w:t>signation captures the</w:t>
        </w:r>
        <w:r w:rsidR="00374825">
          <w:rPr>
            <w:rFonts w:ascii="Times New Roman" w:hAnsi="Times New Roman" w:cs="Times New Roman"/>
          </w:rPr>
          <w:t xml:space="preserve"> relative</w:t>
        </w:r>
        <w:r w:rsidR="00BE532D">
          <w:rPr>
            <w:rFonts w:ascii="Times New Roman" w:hAnsi="Times New Roman" w:cs="Times New Roman"/>
          </w:rPr>
          <w:t xml:space="preserve"> spatial position of a given group</w:t>
        </w:r>
      </w:ins>
      <w:r>
        <w:rPr>
          <w:rFonts w:ascii="Times New Roman" w:hAnsi="Times New Roman" w:cs="Times New Roman"/>
        </w:rPr>
        <w:t xml:space="preserve">. </w:t>
      </w:r>
      <w:ins w:id="738" w:author="Benton, Deon" w:date="2026-05-19T15:47:00Z" w16du:dateUtc="2026-05-19T20:47:00Z">
        <w:r w:rsidR="00CF1F17">
          <w:rPr>
            <w:rFonts w:ascii="Times New Roman" w:hAnsi="Times New Roman" w:cs="Times New Roman"/>
          </w:rPr>
          <w:t>Eighty different</w:t>
        </w:r>
      </w:ins>
      <w:r>
        <w:rPr>
          <w:rFonts w:ascii="Times New Roman" w:hAnsi="Times New Roman" w:cs="Times New Roman"/>
        </w:rPr>
        <w:t xml:space="preserve"> objects</w:t>
      </w:r>
      <w:r w:rsidR="0016301B">
        <w:rPr>
          <w:rFonts w:ascii="Times New Roman" w:hAnsi="Times New Roman" w:cs="Times New Roman"/>
        </w:rPr>
        <w:t xml:space="preserve"> </w:t>
      </w:r>
      <w:ins w:id="739" w:author="Benton, Deon" w:date="2026-05-19T15:47:00Z" w16du:dateUtc="2026-05-19T20:47:00Z">
        <w:r w:rsidR="00CF1F17">
          <w:rPr>
            <w:rFonts w:ascii="Times New Roman" w:hAnsi="Times New Roman" w:cs="Times New Roman"/>
          </w:rPr>
          <w:t>were used during</w:t>
        </w:r>
      </w:ins>
      <w:r w:rsidR="0016301B">
        <w:rPr>
          <w:rFonts w:ascii="Times New Roman" w:hAnsi="Times New Roman" w:cs="Times New Roman"/>
        </w:rPr>
        <w:t xml:space="preserve"> pretraining phase in</w:t>
      </w:r>
      <w:ins w:id="740" w:author="Benton, Deon" w:date="2026-05-19T15:48:00Z" w16du:dateUtc="2026-05-19T20:48:00Z">
        <w:r w:rsidR="00DB7E6E">
          <w:rPr>
            <w:rFonts w:ascii="Times New Roman" w:hAnsi="Times New Roman" w:cs="Times New Roman"/>
          </w:rPr>
          <w:t xml:space="preserve"> </w:t>
        </w:r>
      </w:ins>
      <w:r w:rsidR="009B0551">
        <w:rPr>
          <w:rFonts w:ascii="Times New Roman" w:hAnsi="Times New Roman" w:cs="Times New Roman"/>
        </w:rPr>
        <w:t xml:space="preserve">all reported </w:t>
      </w:r>
      <w:r w:rsidR="0016301B">
        <w:rPr>
          <w:rFonts w:ascii="Times New Roman" w:hAnsi="Times New Roman" w:cs="Times New Roman"/>
        </w:rPr>
        <w:t>simulations.</w:t>
      </w:r>
      <w:r w:rsidR="000F1DD4">
        <w:rPr>
          <w:rFonts w:ascii="Times New Roman" w:hAnsi="Times New Roman" w:cs="Times New Roman"/>
        </w:rPr>
        <w:t xml:space="preserve"> </w:t>
      </w:r>
      <w:ins w:id="741" w:author="Benton, Deon" w:date="2026-05-19T15:48:00Z" w16du:dateUtc="2026-05-19T20:48:00Z">
        <w:r w:rsidR="00DB7E6E">
          <w:rPr>
            <w:rFonts w:ascii="Times New Roman" w:hAnsi="Times New Roman" w:cs="Times New Roman"/>
          </w:rPr>
          <w:t xml:space="preserve">This number </w:t>
        </w:r>
      </w:ins>
      <w:ins w:id="742" w:author="Benton, Deon" w:date="2026-05-19T15:49:00Z" w16du:dateUtc="2026-05-19T20:49:00Z">
        <w:r w:rsidR="00DB7E6E">
          <w:rPr>
            <w:rFonts w:ascii="Times New Roman" w:hAnsi="Times New Roman" w:cs="Times New Roman"/>
          </w:rPr>
          <w:t xml:space="preserve">ensured </w:t>
        </w:r>
      </w:ins>
      <w:ins w:id="743" w:author="Benton, Deon" w:date="2026-05-19T15:50:00Z" w16du:dateUtc="2026-05-19T20:50:00Z">
        <w:r w:rsidR="00DB7E6E">
          <w:rPr>
            <w:rFonts w:ascii="Times New Roman" w:hAnsi="Times New Roman" w:cs="Times New Roman"/>
          </w:rPr>
          <w:t>that networks had sufficient exposure to different objects while simultaneously allowing</w:t>
        </w:r>
      </w:ins>
      <w:r w:rsidR="000F1DD4">
        <w:rPr>
          <w:rFonts w:ascii="Times New Roman" w:hAnsi="Times New Roman" w:cs="Times New Roman"/>
        </w:rPr>
        <w:t xml:space="preserve"> training time </w:t>
      </w:r>
      <w:ins w:id="744" w:author="Benton, Deon" w:date="2026-05-19T15:50:00Z" w16du:dateUtc="2026-05-19T20:50:00Z">
        <w:r w:rsidR="00DB7E6E">
          <w:rPr>
            <w:rFonts w:ascii="Times New Roman" w:hAnsi="Times New Roman" w:cs="Times New Roman"/>
          </w:rPr>
          <w:t>to be kept</w:t>
        </w:r>
      </w:ins>
      <w:r w:rsidR="000F1DD4">
        <w:rPr>
          <w:rFonts w:ascii="Times New Roman" w:hAnsi="Times New Roman" w:cs="Times New Roman"/>
        </w:rPr>
        <w:t xml:space="preserve"> reasonable limits.</w:t>
      </w:r>
      <w:r w:rsidR="00D838CA">
        <w:rPr>
          <w:rFonts w:ascii="Times New Roman" w:hAnsi="Times New Roman" w:cs="Times New Roman"/>
        </w:rPr>
        <w:t xml:space="preserve"> There is no reason to believe that the results reported </w:t>
      </w:r>
      <w:r w:rsidR="00D838CA">
        <w:rPr>
          <w:rFonts w:ascii="Times New Roman" w:hAnsi="Times New Roman" w:cs="Times New Roman"/>
        </w:rPr>
        <w:lastRenderedPageBreak/>
        <w:t>below would change drastically if more or fewer objects were used.</w:t>
      </w:r>
      <w:r w:rsidR="0016301B">
        <w:rPr>
          <w:rFonts w:ascii="Times New Roman" w:hAnsi="Times New Roman" w:cs="Times New Roman"/>
        </w:rPr>
        <w:t xml:space="preserve"> </w:t>
      </w:r>
      <w:ins w:id="745" w:author="Benton, Deon" w:date="2026-05-19T15:50:00Z" w16du:dateUtc="2026-05-19T20:50:00Z">
        <w:r w:rsidR="00BE532D">
          <w:rPr>
            <w:rFonts w:ascii="Times New Roman" w:hAnsi="Times New Roman" w:cs="Times New Roman"/>
          </w:rPr>
          <w:t>The remain</w:t>
        </w:r>
      </w:ins>
      <w:ins w:id="746" w:author="Benton, Deon" w:date="2026-05-19T15:51:00Z" w16du:dateUtc="2026-05-19T20:51:00Z">
        <w:r w:rsidR="00BE532D">
          <w:rPr>
            <w:rFonts w:ascii="Times New Roman" w:hAnsi="Times New Roman" w:cs="Times New Roman"/>
          </w:rPr>
          <w:t>ing two objects were used during the habituation and test phases</w:t>
        </w:r>
      </w:ins>
      <w:r w:rsidR="00D838CA">
        <w:rPr>
          <w:rFonts w:ascii="Times New Roman" w:hAnsi="Times New Roman" w:cs="Times New Roman"/>
        </w:rPr>
        <w:t xml:space="preserve">. </w:t>
      </w:r>
    </w:p>
    <w:p w14:paraId="52D95AED" w14:textId="49A1B136" w:rsidR="006969EB" w:rsidRDefault="00971B09" w:rsidP="002C3761">
      <w:pPr>
        <w:spacing w:line="480" w:lineRule="auto"/>
        <w:ind w:firstLine="720"/>
        <w:contextualSpacing/>
        <w:rPr>
          <w:rFonts w:ascii="Times New Roman" w:hAnsi="Times New Roman" w:cs="Times New Roman"/>
        </w:rPr>
      </w:pPr>
      <w:r>
        <w:rPr>
          <w:rFonts w:ascii="Times New Roman" w:hAnsi="Times New Roman" w:cs="Times New Roman"/>
        </w:rPr>
        <w:t>Surface Property Left and Surface Property Right</w:t>
      </w:r>
      <w:r w:rsidR="000D45E6">
        <w:rPr>
          <w:rFonts w:ascii="Times New Roman" w:hAnsi="Times New Roman" w:cs="Times New Roman"/>
        </w:rPr>
        <w:t xml:space="preserve"> were the next input and output groups; both groups consisted of two units</w:t>
      </w:r>
      <w:r w:rsidR="00524642">
        <w:rPr>
          <w:rFonts w:ascii="Times New Roman" w:hAnsi="Times New Roman" w:cs="Times New Roman"/>
        </w:rPr>
        <w:t>.</w:t>
      </w:r>
      <w:r w:rsidR="00950F4C">
        <w:rPr>
          <w:rFonts w:ascii="Times New Roman" w:hAnsi="Times New Roman" w:cs="Times New Roman"/>
        </w:rPr>
        <w:t xml:space="preserve"> </w:t>
      </w:r>
      <w:r w:rsidR="00CD46DD">
        <w:rPr>
          <w:rFonts w:ascii="Times New Roman" w:hAnsi="Times New Roman" w:cs="Times New Roman"/>
        </w:rPr>
        <w:t>The</w:t>
      </w:r>
      <w:r w:rsidR="00524642">
        <w:rPr>
          <w:rFonts w:ascii="Times New Roman" w:hAnsi="Times New Roman" w:cs="Times New Roman"/>
        </w:rPr>
        <w:t xml:space="preserve"> first unit</w:t>
      </w:r>
      <w:r w:rsidR="003000D0">
        <w:rPr>
          <w:rFonts w:ascii="Times New Roman" w:hAnsi="Times New Roman" w:cs="Times New Roman"/>
        </w:rPr>
        <w:t xml:space="preserve"> </w:t>
      </w:r>
      <w:r w:rsidR="00524642">
        <w:rPr>
          <w:rFonts w:ascii="Times New Roman" w:hAnsi="Times New Roman" w:cs="Times New Roman"/>
        </w:rPr>
        <w:t xml:space="preserve">in either group </w:t>
      </w:r>
      <w:r>
        <w:rPr>
          <w:rFonts w:ascii="Times New Roman" w:hAnsi="Times New Roman" w:cs="Times New Roman"/>
        </w:rPr>
        <w:t xml:space="preserve">represented </w:t>
      </w:r>
      <w:r w:rsidR="009D1FA7">
        <w:rPr>
          <w:rFonts w:ascii="Times New Roman" w:hAnsi="Times New Roman" w:cs="Times New Roman"/>
        </w:rPr>
        <w:t xml:space="preserve">one class of </w:t>
      </w:r>
      <w:r w:rsidR="00523168">
        <w:rPr>
          <w:rFonts w:ascii="Times New Roman" w:hAnsi="Times New Roman" w:cs="Times New Roman"/>
        </w:rPr>
        <w:t xml:space="preserve">visible, </w:t>
      </w:r>
      <w:r w:rsidR="000014B3">
        <w:rPr>
          <w:rFonts w:ascii="Times New Roman" w:hAnsi="Times New Roman" w:cs="Times New Roman"/>
        </w:rPr>
        <w:t>perceptually grounded</w:t>
      </w:r>
      <w:r w:rsidR="009D1FA7">
        <w:rPr>
          <w:rFonts w:ascii="Times New Roman" w:hAnsi="Times New Roman" w:cs="Times New Roman"/>
        </w:rPr>
        <w:t xml:space="preserve"> </w:t>
      </w:r>
      <w:ins w:id="747" w:author="Benton, Deon" w:date="2026-05-19T15:52:00Z" w16du:dateUtc="2026-05-19T20:52:00Z">
        <w:r w:rsidR="004B43ED">
          <w:rPr>
            <w:rFonts w:ascii="Times New Roman" w:hAnsi="Times New Roman" w:cs="Times New Roman"/>
          </w:rPr>
          <w:t xml:space="preserve">surface </w:t>
        </w:r>
      </w:ins>
      <w:r w:rsidR="009D1FA7">
        <w:rPr>
          <w:rFonts w:ascii="Times New Roman" w:hAnsi="Times New Roman" w:cs="Times New Roman"/>
        </w:rPr>
        <w:t xml:space="preserve">features </w:t>
      </w:r>
      <w:r w:rsidR="00367E30">
        <w:rPr>
          <w:rFonts w:ascii="Times New Roman" w:hAnsi="Times New Roman" w:cs="Times New Roman"/>
        </w:rPr>
        <w:t xml:space="preserve">(e.g., </w:t>
      </w:r>
      <w:r w:rsidR="003248FE">
        <w:rPr>
          <w:rFonts w:ascii="Times New Roman" w:hAnsi="Times New Roman" w:cs="Times New Roman"/>
        </w:rPr>
        <w:t>elongated appendage-like extensions [e.g., legs], high-contrast, ovular elements [e.g., eyes], etc</w:t>
      </w:r>
      <w:r w:rsidR="00367E30">
        <w:rPr>
          <w:rFonts w:ascii="Times New Roman" w:hAnsi="Times New Roman" w:cs="Times New Roman"/>
        </w:rPr>
        <w:t>.)</w:t>
      </w:r>
      <w:ins w:id="748" w:author="Benton, Deon" w:date="2026-05-19T15:53:00Z" w16du:dateUtc="2026-05-19T20:53:00Z">
        <w:r w:rsidR="004B43ED">
          <w:rPr>
            <w:rFonts w:ascii="Times New Roman" w:hAnsi="Times New Roman" w:cs="Times New Roman"/>
          </w:rPr>
          <w:t xml:space="preserve">; </w:t>
        </w:r>
      </w:ins>
      <w:r w:rsidR="003000D0">
        <w:rPr>
          <w:rFonts w:ascii="Times New Roman" w:hAnsi="Times New Roman" w:cs="Times New Roman"/>
        </w:rPr>
        <w:t xml:space="preserve">the second unit </w:t>
      </w:r>
      <w:r w:rsidR="00367E30">
        <w:rPr>
          <w:rFonts w:ascii="Times New Roman" w:hAnsi="Times New Roman" w:cs="Times New Roman"/>
        </w:rPr>
        <w:t xml:space="preserve">represented </w:t>
      </w:r>
      <w:r w:rsidR="003248FE">
        <w:rPr>
          <w:rFonts w:ascii="Times New Roman" w:hAnsi="Times New Roman" w:cs="Times New Roman"/>
        </w:rPr>
        <w:t>a different class</w:t>
      </w:r>
      <w:r w:rsidR="00823362">
        <w:rPr>
          <w:rFonts w:ascii="Times New Roman" w:hAnsi="Times New Roman" w:cs="Times New Roman"/>
        </w:rPr>
        <w:t xml:space="preserve"> of visible, surface features</w:t>
      </w:r>
      <w:r w:rsidR="00367E30">
        <w:rPr>
          <w:rFonts w:ascii="Times New Roman" w:hAnsi="Times New Roman" w:cs="Times New Roman"/>
        </w:rPr>
        <w:t xml:space="preserve"> (e.g., </w:t>
      </w:r>
      <w:r w:rsidR="00823362">
        <w:rPr>
          <w:rFonts w:ascii="Times New Roman" w:hAnsi="Times New Roman" w:cs="Times New Roman"/>
        </w:rPr>
        <w:t>rigid and compact [e.g., solid geometric shapes], uniform contour structure [e.g., the smooth</w:t>
      </w:r>
      <w:r w:rsidR="009F774E">
        <w:rPr>
          <w:rFonts w:ascii="Times New Roman" w:hAnsi="Times New Roman" w:cs="Times New Roman"/>
        </w:rPr>
        <w:t>, rectilinear</w:t>
      </w:r>
      <w:r w:rsidR="00823362">
        <w:rPr>
          <w:rFonts w:ascii="Times New Roman" w:hAnsi="Times New Roman" w:cs="Times New Roman"/>
        </w:rPr>
        <w:t xml:space="preserve"> edges of a block]</w:t>
      </w:r>
      <w:r w:rsidR="00523168">
        <w:rPr>
          <w:rFonts w:ascii="Times New Roman" w:hAnsi="Times New Roman" w:cs="Times New Roman"/>
        </w:rPr>
        <w:t>)</w:t>
      </w:r>
      <w:r w:rsidR="00524642">
        <w:rPr>
          <w:rFonts w:ascii="Times New Roman" w:hAnsi="Times New Roman" w:cs="Times New Roman"/>
        </w:rPr>
        <w:t>.</w:t>
      </w:r>
      <w:ins w:id="749" w:author="Benton, Deon" w:date="2026-05-19T15:54:00Z" w16du:dateUtc="2026-05-19T20:54:00Z">
        <w:r w:rsidR="004B43ED">
          <w:rPr>
            <w:rFonts w:ascii="Times New Roman" w:hAnsi="Times New Roman" w:cs="Times New Roman"/>
          </w:rPr>
          <w:t xml:space="preserve"> </w:t>
        </w:r>
      </w:ins>
      <w:ins w:id="750" w:author="Benton, Deon" w:date="2026-05-19T15:55:00Z" w16du:dateUtc="2026-05-19T20:55:00Z">
        <w:r w:rsidR="008D01EF">
          <w:rPr>
            <w:rFonts w:ascii="Times New Roman" w:hAnsi="Times New Roman" w:cs="Times New Roman"/>
          </w:rPr>
          <w:t>If a feature was being presented as input to the model,</w:t>
        </w:r>
      </w:ins>
      <w:ins w:id="751" w:author="Benton, Deon" w:date="2026-05-19T15:56:00Z" w16du:dateUtc="2026-05-19T20:56:00Z">
        <w:r w:rsidR="008D01EF">
          <w:rPr>
            <w:rFonts w:ascii="Times New Roman" w:hAnsi="Times New Roman" w:cs="Times New Roman"/>
          </w:rPr>
          <w:t xml:space="preserve"> the activation of</w:t>
        </w:r>
      </w:ins>
      <w:ins w:id="752" w:author="Benton, Deon" w:date="2026-05-19T15:54:00Z" w16du:dateUtc="2026-05-19T20:54:00Z">
        <w:r w:rsidR="004B43ED">
          <w:rPr>
            <w:rFonts w:ascii="Times New Roman" w:hAnsi="Times New Roman" w:cs="Times New Roman"/>
          </w:rPr>
          <w:t xml:space="preserve"> </w:t>
        </w:r>
      </w:ins>
      <w:ins w:id="753" w:author="Benton, Deon" w:date="2026-05-19T15:55:00Z" w16du:dateUtc="2026-05-19T20:55:00Z">
        <w:r w:rsidR="008D01EF">
          <w:rPr>
            <w:rFonts w:ascii="Times New Roman" w:hAnsi="Times New Roman" w:cs="Times New Roman"/>
          </w:rPr>
          <w:t xml:space="preserve">its </w:t>
        </w:r>
      </w:ins>
      <w:ins w:id="754" w:author="Benton, Deon" w:date="2026-05-19T15:56:00Z" w16du:dateUtc="2026-05-19T20:56:00Z">
        <w:r w:rsidR="008D01EF">
          <w:rPr>
            <w:rFonts w:ascii="Times New Roman" w:hAnsi="Times New Roman" w:cs="Times New Roman"/>
          </w:rPr>
          <w:t>corresponding</w:t>
        </w:r>
      </w:ins>
      <w:ins w:id="755" w:author="Benton, Deon" w:date="2026-05-19T15:55:00Z" w16du:dateUtc="2026-05-19T20:55:00Z">
        <w:r w:rsidR="008D01EF">
          <w:rPr>
            <w:rFonts w:ascii="Times New Roman" w:hAnsi="Times New Roman" w:cs="Times New Roman"/>
          </w:rPr>
          <w:t xml:space="preserve"> unit </w:t>
        </w:r>
      </w:ins>
      <w:ins w:id="756" w:author="Benton, Deon" w:date="2026-05-19T15:56:00Z" w16du:dateUtc="2026-05-19T20:56:00Z">
        <w:r w:rsidR="008D01EF">
          <w:rPr>
            <w:rFonts w:ascii="Times New Roman" w:hAnsi="Times New Roman" w:cs="Times New Roman"/>
          </w:rPr>
          <w:t xml:space="preserve">was set </w:t>
        </w:r>
      </w:ins>
      <w:ins w:id="757" w:author="Benton, Deon" w:date="2026-05-19T15:55:00Z" w16du:dateUtc="2026-05-19T20:55:00Z">
        <w:r w:rsidR="008D01EF">
          <w:rPr>
            <w:rFonts w:ascii="Times New Roman" w:hAnsi="Times New Roman" w:cs="Times New Roman"/>
          </w:rPr>
          <w:t xml:space="preserve">to 1.0; the other unit was set to 0.0. </w:t>
        </w:r>
      </w:ins>
      <w:r w:rsidR="00524642">
        <w:rPr>
          <w:rFonts w:ascii="Times New Roman" w:hAnsi="Times New Roman" w:cs="Times New Roman"/>
        </w:rPr>
        <w:t xml:space="preserve"> </w:t>
      </w:r>
      <w:ins w:id="758" w:author="Benton, Deon" w:date="2026-05-19T15:57:00Z" w16du:dateUtc="2026-05-19T20:57:00Z">
        <w:r w:rsidR="002C3761">
          <w:rPr>
            <w:rFonts w:ascii="Times New Roman" w:hAnsi="Times New Roman" w:cs="Times New Roman"/>
          </w:rPr>
          <w:t>Note that</w:t>
        </w:r>
      </w:ins>
      <w:r w:rsidR="001B1E4E">
        <w:rPr>
          <w:rFonts w:ascii="Times New Roman" w:hAnsi="Times New Roman" w:cs="Times New Roman"/>
        </w:rPr>
        <w:t xml:space="preserve"> because the current</w:t>
      </w:r>
      <w:r w:rsidR="00BA7139">
        <w:rPr>
          <w:rFonts w:ascii="Times New Roman" w:hAnsi="Times New Roman" w:cs="Times New Roman"/>
        </w:rPr>
        <w:t xml:space="preserve"> simulations were designed to </w:t>
      </w:r>
      <w:r w:rsidR="00F70864">
        <w:rPr>
          <w:rFonts w:ascii="Times New Roman" w:hAnsi="Times New Roman" w:cs="Times New Roman"/>
        </w:rPr>
        <w:t xml:space="preserve">demonstrate that associations formed among one or more </w:t>
      </w:r>
      <w:r w:rsidR="007E006B">
        <w:rPr>
          <w:rFonts w:ascii="Times New Roman" w:hAnsi="Times New Roman" w:cs="Times New Roman"/>
        </w:rPr>
        <w:t xml:space="preserve">visible </w:t>
      </w:r>
      <w:r w:rsidR="00F70864">
        <w:rPr>
          <w:rFonts w:ascii="Times New Roman" w:hAnsi="Times New Roman" w:cs="Times New Roman"/>
        </w:rPr>
        <w:t xml:space="preserve">features and </w:t>
      </w:r>
      <w:r w:rsidR="009351F3">
        <w:rPr>
          <w:rFonts w:ascii="Times New Roman" w:hAnsi="Times New Roman" w:cs="Times New Roman"/>
        </w:rPr>
        <w:t>the kinematics of different actions</w:t>
      </w:r>
      <w:r w:rsidR="00F70864">
        <w:rPr>
          <w:rFonts w:ascii="Times New Roman" w:hAnsi="Times New Roman" w:cs="Times New Roman"/>
        </w:rPr>
        <w:t xml:space="preserve"> can explain infants’ looking patterns in</w:t>
      </w:r>
      <w:r w:rsidR="003000D0">
        <w:rPr>
          <w:rFonts w:ascii="Times New Roman" w:hAnsi="Times New Roman" w:cs="Times New Roman"/>
        </w:rPr>
        <w:t xml:space="preserve"> </w:t>
      </w:r>
      <w:r w:rsidR="001B1E4E">
        <w:rPr>
          <w:rFonts w:ascii="Times New Roman" w:hAnsi="Times New Roman" w:cs="Times New Roman"/>
        </w:rPr>
        <w:t xml:space="preserve">studies assessing their putative </w:t>
      </w:r>
      <w:ins w:id="759" w:author="Benton, Deon" w:date="2026-05-16T15:39:00Z" w16du:dateUtc="2026-05-16T20:39:00Z">
        <w:r w:rsidR="00DB0881">
          <w:rPr>
            <w:rFonts w:ascii="Times New Roman" w:hAnsi="Times New Roman" w:cs="Times New Roman"/>
          </w:rPr>
          <w:t>action efficiency understanding</w:t>
        </w:r>
      </w:ins>
      <w:r w:rsidR="00BA0306">
        <w:rPr>
          <w:rFonts w:ascii="Times New Roman" w:hAnsi="Times New Roman" w:cs="Times New Roman"/>
        </w:rPr>
        <w:t xml:space="preserve">, </w:t>
      </w:r>
      <w:r w:rsidR="00481F13">
        <w:rPr>
          <w:rFonts w:ascii="Times New Roman" w:hAnsi="Times New Roman" w:cs="Times New Roman"/>
        </w:rPr>
        <w:t>no attempt was made</w:t>
      </w:r>
      <w:r w:rsidR="007E006B">
        <w:rPr>
          <w:rFonts w:ascii="Times New Roman" w:hAnsi="Times New Roman" w:cs="Times New Roman"/>
        </w:rPr>
        <w:t xml:space="preserve"> here</w:t>
      </w:r>
      <w:r w:rsidR="00481F13">
        <w:rPr>
          <w:rFonts w:ascii="Times New Roman" w:hAnsi="Times New Roman" w:cs="Times New Roman"/>
        </w:rPr>
        <w:t xml:space="preserve"> to model</w:t>
      </w:r>
      <w:r w:rsidR="00FB1CF6">
        <w:rPr>
          <w:rFonts w:ascii="Times New Roman" w:hAnsi="Times New Roman" w:cs="Times New Roman"/>
        </w:rPr>
        <w:t xml:space="preserve"> specific </w:t>
      </w:r>
      <w:r w:rsidR="00481F13">
        <w:rPr>
          <w:rFonts w:ascii="Times New Roman" w:hAnsi="Times New Roman" w:cs="Times New Roman"/>
        </w:rPr>
        <w:t xml:space="preserve">surface </w:t>
      </w:r>
      <w:r w:rsidR="00FB1CF6">
        <w:rPr>
          <w:rFonts w:ascii="Times New Roman" w:hAnsi="Times New Roman" w:cs="Times New Roman"/>
        </w:rPr>
        <w:t>features</w:t>
      </w:r>
      <w:ins w:id="760" w:author="Benton, Deon" w:date="2026-05-19T15:57:00Z" w16du:dateUtc="2026-05-19T20:57:00Z">
        <w:r w:rsidR="002C3761">
          <w:rPr>
            <w:rFonts w:ascii="Times New Roman" w:hAnsi="Times New Roman" w:cs="Times New Roman"/>
          </w:rPr>
          <w:t xml:space="preserve"> with high fidelity</w:t>
        </w:r>
      </w:ins>
      <w:r w:rsidR="00FB1CF6">
        <w:rPr>
          <w:rFonts w:ascii="Times New Roman" w:hAnsi="Times New Roman" w:cs="Times New Roman"/>
        </w:rPr>
        <w:t>.</w:t>
      </w:r>
      <w:r w:rsidR="0097153C">
        <w:rPr>
          <w:rFonts w:ascii="Times New Roman" w:hAnsi="Times New Roman" w:cs="Times New Roman"/>
        </w:rPr>
        <w:t xml:space="preserve"> Instead, </w:t>
      </w:r>
      <w:r w:rsidR="00BA0306">
        <w:rPr>
          <w:rFonts w:ascii="Times New Roman" w:hAnsi="Times New Roman" w:cs="Times New Roman"/>
        </w:rPr>
        <w:t>the first and second units</w:t>
      </w:r>
      <w:r w:rsidR="007636E8">
        <w:rPr>
          <w:rFonts w:ascii="Times New Roman" w:hAnsi="Times New Roman" w:cs="Times New Roman"/>
        </w:rPr>
        <w:t xml:space="preserve"> in </w:t>
      </w:r>
      <w:r w:rsidR="007E006B">
        <w:rPr>
          <w:rFonts w:ascii="Times New Roman" w:hAnsi="Times New Roman" w:cs="Times New Roman"/>
        </w:rPr>
        <w:t>the Surface Property Left and Surface Property Right groups</w:t>
      </w:r>
      <w:r w:rsidR="007636E8">
        <w:rPr>
          <w:rFonts w:ascii="Times New Roman" w:hAnsi="Times New Roman" w:cs="Times New Roman"/>
        </w:rPr>
        <w:t xml:space="preserve"> </w:t>
      </w:r>
      <w:r w:rsidR="0097153C">
        <w:rPr>
          <w:rFonts w:ascii="Times New Roman" w:hAnsi="Times New Roman" w:cs="Times New Roman"/>
        </w:rPr>
        <w:t>served</w:t>
      </w:r>
      <w:r w:rsidR="00BA0306">
        <w:rPr>
          <w:rFonts w:ascii="Times New Roman" w:hAnsi="Times New Roman" w:cs="Times New Roman"/>
        </w:rPr>
        <w:t>, respectively,</w:t>
      </w:r>
      <w:r w:rsidR="0097153C">
        <w:rPr>
          <w:rFonts w:ascii="Times New Roman" w:hAnsi="Times New Roman" w:cs="Times New Roman"/>
        </w:rPr>
        <w:t xml:space="preserve"> as</w:t>
      </w:r>
      <w:r w:rsidR="007636E8">
        <w:rPr>
          <w:rFonts w:ascii="Times New Roman" w:hAnsi="Times New Roman" w:cs="Times New Roman"/>
        </w:rPr>
        <w:t xml:space="preserve"> placeholder</w:t>
      </w:r>
      <w:r w:rsidR="00BA0306">
        <w:rPr>
          <w:rFonts w:ascii="Times New Roman" w:hAnsi="Times New Roman" w:cs="Times New Roman"/>
        </w:rPr>
        <w:t>s</w:t>
      </w:r>
      <w:r w:rsidR="007636E8">
        <w:rPr>
          <w:rFonts w:ascii="Times New Roman" w:hAnsi="Times New Roman" w:cs="Times New Roman"/>
        </w:rPr>
        <w:t xml:space="preserve"> for the </w:t>
      </w:r>
      <w:ins w:id="761" w:author="Benton, Deon" w:date="2026-05-19T15:58:00Z" w16du:dateUtc="2026-05-19T20:58:00Z">
        <w:r w:rsidR="002C3761">
          <w:rPr>
            <w:rFonts w:ascii="Times New Roman" w:hAnsi="Times New Roman" w:cs="Times New Roman"/>
          </w:rPr>
          <w:t xml:space="preserve">semantically neutral </w:t>
        </w:r>
      </w:ins>
      <w:r w:rsidR="007636E8">
        <w:rPr>
          <w:rFonts w:ascii="Times New Roman" w:hAnsi="Times New Roman" w:cs="Times New Roman"/>
        </w:rPr>
        <w:t>surface features</w:t>
      </w:r>
      <w:r w:rsidR="00BA0306">
        <w:rPr>
          <w:rFonts w:ascii="Times New Roman" w:hAnsi="Times New Roman" w:cs="Times New Roman"/>
        </w:rPr>
        <w:t xml:space="preserve"> possessed by animate entities (e.g., elongated appendage-like extensions) and inanimate objects (e.g., rigidity and compactness)</w:t>
      </w:r>
      <w:r w:rsidR="007E006B">
        <w:rPr>
          <w:rFonts w:ascii="Times New Roman" w:hAnsi="Times New Roman" w:cs="Times New Roman"/>
        </w:rPr>
        <w:t>; these units did not serve as placeholders for the</w:t>
      </w:r>
      <w:ins w:id="762" w:author="Benton, Deon" w:date="2026-05-19T15:58:00Z" w16du:dateUtc="2026-05-19T20:58:00Z">
        <w:r w:rsidR="00C667E4">
          <w:rPr>
            <w:rFonts w:ascii="Times New Roman" w:hAnsi="Times New Roman" w:cs="Times New Roman"/>
          </w:rPr>
          <w:t xml:space="preserve"> semantically rich</w:t>
        </w:r>
      </w:ins>
      <w:r w:rsidR="007E006B">
        <w:rPr>
          <w:rFonts w:ascii="Times New Roman" w:hAnsi="Times New Roman" w:cs="Times New Roman"/>
        </w:rPr>
        <w:t xml:space="preserve"> categories themselves</w:t>
      </w:r>
      <w:r w:rsidR="00BA0306">
        <w:rPr>
          <w:rFonts w:ascii="Times New Roman" w:hAnsi="Times New Roman" w:cs="Times New Roman"/>
        </w:rPr>
        <w:t>.</w:t>
      </w:r>
      <w:r w:rsidR="007E006B">
        <w:rPr>
          <w:rFonts w:ascii="Times New Roman" w:hAnsi="Times New Roman" w:cs="Times New Roman"/>
        </w:rPr>
        <w:t xml:space="preserve"> </w:t>
      </w:r>
    </w:p>
    <w:p w14:paraId="235AF362" w14:textId="248F412B" w:rsidR="00136EF5" w:rsidRDefault="008F6102" w:rsidP="00F246A7">
      <w:pPr>
        <w:spacing w:line="480" w:lineRule="auto"/>
        <w:ind w:firstLine="720"/>
        <w:contextualSpacing/>
        <w:rPr>
          <w:ins w:id="763" w:author="Benton, Deon" w:date="2026-05-19T16:39:00Z" w16du:dateUtc="2026-05-19T21:39:00Z"/>
          <w:rFonts w:ascii="Times New Roman" w:eastAsia="Times New Roman" w:hAnsi="Times New Roman" w:cs="Times New Roman"/>
        </w:rPr>
      </w:pPr>
      <w:r>
        <w:rPr>
          <w:rFonts w:ascii="Times New Roman" w:hAnsi="Times New Roman" w:cs="Times New Roman"/>
        </w:rPr>
        <w:t>Horizontal Position was the next</w:t>
      </w:r>
      <w:r w:rsidR="00524642">
        <w:rPr>
          <w:rFonts w:ascii="Times New Roman" w:hAnsi="Times New Roman" w:cs="Times New Roman"/>
        </w:rPr>
        <w:t xml:space="preserve"> group of input and output units</w:t>
      </w:r>
      <w:r>
        <w:rPr>
          <w:rFonts w:ascii="Times New Roman" w:hAnsi="Times New Roman" w:cs="Times New Roman"/>
        </w:rPr>
        <w:t xml:space="preserve">. This group consisted of six units. </w:t>
      </w:r>
      <w:r w:rsidR="00524642">
        <w:rPr>
          <w:rFonts w:ascii="Times New Roman" w:hAnsi="Times New Roman" w:cs="Times New Roman"/>
        </w:rPr>
        <w:t xml:space="preserve"> </w:t>
      </w:r>
      <w:r w:rsidR="006A1861">
        <w:rPr>
          <w:rFonts w:ascii="Times New Roman" w:eastAsia="Times New Roman" w:hAnsi="Times New Roman" w:cs="Times New Roman"/>
        </w:rPr>
        <w:t xml:space="preserve">Although the network could “see” two </w:t>
      </w:r>
      <w:r w:rsidR="00CF4781">
        <w:rPr>
          <w:rFonts w:ascii="Times New Roman" w:eastAsia="Times New Roman" w:hAnsi="Times New Roman" w:cs="Times New Roman"/>
        </w:rPr>
        <w:t>objects</w:t>
      </w:r>
      <w:ins w:id="764" w:author="Benton, Deon" w:date="2026-05-19T16:30:00Z" w16du:dateUtc="2026-05-19T21:30:00Z">
        <w:r w:rsidR="00C34DA6">
          <w:rPr>
            <w:rFonts w:ascii="Times New Roman" w:eastAsia="Times New Roman" w:hAnsi="Times New Roman" w:cs="Times New Roman"/>
          </w:rPr>
          <w:t xml:space="preserve"> at any point in time</w:t>
        </w:r>
      </w:ins>
      <w:r w:rsidR="006A1861" w:rsidRPr="007208F2">
        <w:rPr>
          <w:rFonts w:ascii="Times New Roman" w:eastAsia="Times New Roman" w:hAnsi="Times New Roman" w:cs="Times New Roman"/>
        </w:rPr>
        <w:t xml:space="preserve">, a single </w:t>
      </w:r>
      <w:r w:rsidR="00CF4781">
        <w:rPr>
          <w:rFonts w:ascii="Times New Roman" w:eastAsia="Times New Roman" w:hAnsi="Times New Roman" w:cs="Times New Roman"/>
        </w:rPr>
        <w:t xml:space="preserve">group </w:t>
      </w:r>
      <w:ins w:id="765" w:author="Benton, Deon" w:date="2026-05-19T16:33:00Z" w16du:dateUtc="2026-05-19T21:33:00Z">
        <w:r w:rsidR="004D74DF">
          <w:rPr>
            <w:rFonts w:ascii="Times New Roman" w:eastAsia="Times New Roman" w:hAnsi="Times New Roman" w:cs="Times New Roman"/>
          </w:rPr>
          <w:t>capturing the</w:t>
        </w:r>
      </w:ins>
      <w:ins w:id="766" w:author="Benton, Deon" w:date="2026-05-19T16:34:00Z" w16du:dateUtc="2026-05-19T21:34:00Z">
        <w:r w:rsidR="00287F77">
          <w:rPr>
            <w:rFonts w:ascii="Times New Roman" w:eastAsia="Times New Roman" w:hAnsi="Times New Roman" w:cs="Times New Roman"/>
          </w:rPr>
          <w:t xml:space="preserve"> precise</w:t>
        </w:r>
      </w:ins>
      <w:r>
        <w:rPr>
          <w:rFonts w:ascii="Times New Roman" w:eastAsia="Times New Roman" w:hAnsi="Times New Roman" w:cs="Times New Roman"/>
        </w:rPr>
        <w:t xml:space="preserve"> horizontal</w:t>
      </w:r>
      <w:r w:rsidR="00CF4781">
        <w:rPr>
          <w:rFonts w:ascii="Times New Roman" w:eastAsia="Times New Roman" w:hAnsi="Times New Roman" w:cs="Times New Roman"/>
        </w:rPr>
        <w:t xml:space="preserve"> position of </w:t>
      </w:r>
      <w:ins w:id="767" w:author="Benton, Deon" w:date="2026-05-19T16:34:00Z" w16du:dateUtc="2026-05-19T21:34:00Z">
        <w:r w:rsidR="00287F77">
          <w:rPr>
            <w:rFonts w:ascii="Times New Roman" w:eastAsia="Times New Roman" w:hAnsi="Times New Roman" w:cs="Times New Roman"/>
          </w:rPr>
          <w:t xml:space="preserve">the left object relative to the right one </w:t>
        </w:r>
      </w:ins>
      <w:r w:rsidR="00CF4781">
        <w:rPr>
          <w:rFonts w:ascii="Times New Roman" w:eastAsia="Times New Roman" w:hAnsi="Times New Roman" w:cs="Times New Roman"/>
        </w:rPr>
        <w:t>at any given moment in time was used</w:t>
      </w:r>
      <w:r w:rsidR="005E2925">
        <w:rPr>
          <w:rFonts w:ascii="Times New Roman" w:eastAsia="Times New Roman" w:hAnsi="Times New Roman" w:cs="Times New Roman"/>
        </w:rPr>
        <w:t xml:space="preserve"> (for a similar approach, see </w:t>
      </w:r>
      <w:r>
        <w:rPr>
          <w:rFonts w:ascii="Times New Roman" w:eastAsia="Times New Roman" w:hAnsi="Times New Roman" w:cs="Times New Roman"/>
        </w:rPr>
        <w:t xml:space="preserve">Benton, 2024 and </w:t>
      </w:r>
      <w:r w:rsidR="005E2925">
        <w:rPr>
          <w:rFonts w:ascii="Times New Roman" w:eastAsia="Times New Roman" w:hAnsi="Times New Roman" w:cs="Times New Roman"/>
        </w:rPr>
        <w:t>Rakison &amp; Lupyan, 2008)</w:t>
      </w:r>
      <w:ins w:id="768" w:author="Benton, Deon" w:date="2026-05-19T16:34:00Z" w16du:dateUtc="2026-05-19T21:34:00Z">
        <w:r w:rsidR="00287F77">
          <w:rPr>
            <w:rFonts w:ascii="Times New Roman" w:eastAsia="Times New Roman" w:hAnsi="Times New Roman" w:cs="Times New Roman"/>
          </w:rPr>
          <w:t>; this group did not capture the kinematics of an action</w:t>
        </w:r>
      </w:ins>
      <w:r w:rsidR="006A1861" w:rsidRPr="007208F2">
        <w:rPr>
          <w:rFonts w:ascii="Times New Roman" w:eastAsia="Times New Roman" w:hAnsi="Times New Roman" w:cs="Times New Roman"/>
        </w:rPr>
        <w:t>.</w:t>
      </w:r>
      <w:r w:rsidR="006A1861">
        <w:rPr>
          <w:rFonts w:ascii="Times New Roman" w:eastAsia="Times New Roman" w:hAnsi="Times New Roman" w:cs="Times New Roman"/>
        </w:rPr>
        <w:t xml:space="preserve"> </w:t>
      </w:r>
      <w:r w:rsidR="00AF1530">
        <w:rPr>
          <w:rFonts w:ascii="Times New Roman" w:eastAsia="Times New Roman" w:hAnsi="Times New Roman" w:cs="Times New Roman"/>
        </w:rPr>
        <w:t>O</w:t>
      </w:r>
      <w:r w:rsidR="006A1861" w:rsidRPr="007208F2">
        <w:rPr>
          <w:rFonts w:ascii="Times New Roman" w:eastAsia="Times New Roman" w:hAnsi="Times New Roman" w:cs="Times New Roman"/>
        </w:rPr>
        <w:t>n each timestep</w:t>
      </w:r>
      <w:r w:rsidR="00AF1530">
        <w:rPr>
          <w:rFonts w:ascii="Times New Roman" w:eastAsia="Times New Roman" w:hAnsi="Times New Roman" w:cs="Times New Roman"/>
        </w:rPr>
        <w:t>,</w:t>
      </w:r>
      <w:r w:rsidR="006A1861" w:rsidRPr="007208F2">
        <w:rPr>
          <w:rFonts w:ascii="Times New Roman" w:eastAsia="Times New Roman" w:hAnsi="Times New Roman" w:cs="Times New Roman"/>
        </w:rPr>
        <w:t xml:space="preserve"> a single bit in </w:t>
      </w:r>
      <w:r>
        <w:rPr>
          <w:rFonts w:ascii="Times New Roman" w:eastAsia="Times New Roman" w:hAnsi="Times New Roman" w:cs="Times New Roman"/>
        </w:rPr>
        <w:t>this</w:t>
      </w:r>
      <w:r w:rsidR="006A1861" w:rsidRPr="007208F2">
        <w:rPr>
          <w:rFonts w:ascii="Times New Roman" w:eastAsia="Times New Roman" w:hAnsi="Times New Roman" w:cs="Times New Roman"/>
        </w:rPr>
        <w:t xml:space="preserve"> layer was active according to the </w:t>
      </w:r>
      <w:r w:rsidR="00C77DB5">
        <w:rPr>
          <w:rFonts w:ascii="Times New Roman" w:eastAsia="Times New Roman" w:hAnsi="Times New Roman" w:cs="Times New Roman"/>
        </w:rPr>
        <w:t xml:space="preserve">first object’s </w:t>
      </w:r>
      <w:r w:rsidR="00A500C3">
        <w:rPr>
          <w:rFonts w:ascii="Times New Roman" w:eastAsia="Times New Roman" w:hAnsi="Times New Roman" w:cs="Times New Roman"/>
        </w:rPr>
        <w:t xml:space="preserve">current horizontal </w:t>
      </w:r>
      <w:r w:rsidR="00C77DB5">
        <w:rPr>
          <w:rFonts w:ascii="Times New Roman" w:eastAsia="Times New Roman" w:hAnsi="Times New Roman" w:cs="Times New Roman"/>
        </w:rPr>
        <w:t>position</w:t>
      </w:r>
      <w:r w:rsidR="006A1861" w:rsidRPr="007208F2">
        <w:rPr>
          <w:rFonts w:ascii="Times New Roman" w:eastAsia="Times New Roman" w:hAnsi="Times New Roman" w:cs="Times New Roman"/>
        </w:rPr>
        <w:t xml:space="preserve">. </w:t>
      </w:r>
      <w:proofErr w:type="gramStart"/>
      <w:r w:rsidR="00AF1530">
        <w:rPr>
          <w:rFonts w:ascii="Times New Roman" w:eastAsia="Times New Roman" w:hAnsi="Times New Roman" w:cs="Times New Roman"/>
        </w:rPr>
        <w:t>In particular, at</w:t>
      </w:r>
      <w:proofErr w:type="gramEnd"/>
      <w:r w:rsidR="00AF1530">
        <w:rPr>
          <w:rFonts w:ascii="Times New Roman" w:eastAsia="Times New Roman" w:hAnsi="Times New Roman" w:cs="Times New Roman"/>
        </w:rPr>
        <w:t xml:space="preserve"> </w:t>
      </w:r>
      <w:r w:rsidR="00AF1530">
        <w:rPr>
          <w:rFonts w:ascii="Times New Roman" w:eastAsia="Times New Roman" w:hAnsi="Times New Roman" w:cs="Times New Roman"/>
        </w:rPr>
        <w:lastRenderedPageBreak/>
        <w:t xml:space="preserve">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1, the activation value of the 1</w:t>
      </w:r>
      <w:r w:rsidR="00AF1530" w:rsidRPr="007832B1">
        <w:rPr>
          <w:rFonts w:ascii="Times New Roman" w:eastAsia="Times New Roman" w:hAnsi="Times New Roman" w:cs="Times New Roman"/>
          <w:vertAlign w:val="superscript"/>
        </w:rPr>
        <w:t>st</w:t>
      </w:r>
      <w:r w:rsidR="00AF1530">
        <w:rPr>
          <w:rFonts w:ascii="Times New Roman" w:eastAsia="Times New Roman" w:hAnsi="Times New Roman" w:cs="Times New Roman"/>
        </w:rPr>
        <w:t xml:space="preserve"> (or leftmost) unit in th</w:t>
      </w:r>
      <w:r>
        <w:rPr>
          <w:rFonts w:ascii="Times New Roman" w:eastAsia="Times New Roman" w:hAnsi="Times New Roman" w:cs="Times New Roman"/>
        </w:rPr>
        <w:t xml:space="preserve">is </w:t>
      </w:r>
      <w:r w:rsidR="00150907">
        <w:rPr>
          <w:rFonts w:ascii="Times New Roman" w:eastAsia="Times New Roman" w:hAnsi="Times New Roman" w:cs="Times New Roman"/>
        </w:rPr>
        <w:t>group</w:t>
      </w:r>
      <w:r w:rsidR="00AF1530">
        <w:rPr>
          <w:rFonts w:ascii="Times New Roman" w:eastAsia="Times New Roman" w:hAnsi="Times New Roman" w:cs="Times New Roman"/>
        </w:rPr>
        <w:t xml:space="preserve"> was set to 1 (the activation values of the remaining units were set to 0), and the network’s task was to activate the second unit (from the left) in the corresponding</w:t>
      </w:r>
      <w:r w:rsidR="00150907">
        <w:rPr>
          <w:rFonts w:ascii="Times New Roman" w:eastAsia="Times New Roman" w:hAnsi="Times New Roman" w:cs="Times New Roman"/>
        </w:rPr>
        <w:t xml:space="preserve"> output group.</w:t>
      </w:r>
      <w:r w:rsidR="00AF1530">
        <w:rPr>
          <w:rFonts w:ascii="Times New Roman" w:eastAsia="Times New Roman" w:hAnsi="Times New Roman" w:cs="Times New Roman"/>
        </w:rPr>
        <w:t xml:space="preserve"> </w:t>
      </w:r>
      <w:r w:rsidR="002D082E">
        <w:rPr>
          <w:rFonts w:ascii="Times New Roman" w:eastAsia="Times New Roman" w:hAnsi="Times New Roman" w:cs="Times New Roman"/>
        </w:rPr>
        <w:t xml:space="preserve">Horizontal movement </w:t>
      </w:r>
      <w:r w:rsidR="00125E54">
        <w:rPr>
          <w:rFonts w:ascii="Times New Roman" w:eastAsia="Times New Roman" w:hAnsi="Times New Roman" w:cs="Times New Roman"/>
        </w:rPr>
        <w:t>continued in this manner until the 5</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input unit was activated in the input layer</w:t>
      </w:r>
      <w:ins w:id="769" w:author="Benton, Deon" w:date="2026-05-19T16:44:00Z" w16du:dateUtc="2026-05-19T21:44:00Z">
        <w:r w:rsidR="00030852">
          <w:rPr>
            <w:rFonts w:ascii="Times New Roman" w:eastAsia="Times New Roman" w:hAnsi="Times New Roman" w:cs="Times New Roman"/>
          </w:rPr>
          <w:t>, at which point the</w:t>
        </w:r>
      </w:ins>
      <w:r w:rsidR="00125E54">
        <w:rPr>
          <w:rFonts w:ascii="Times New Roman" w:eastAsia="Times New Roman" w:hAnsi="Times New Roman" w:cs="Times New Roman"/>
        </w:rPr>
        <w:t xml:space="preserve"> network’s job at this point was to activate the 6</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unit in the output layer</w:t>
      </w:r>
      <w:ins w:id="770" w:author="Benton, Deon" w:date="2026-05-19T16:39:00Z" w16du:dateUtc="2026-05-19T21:39:00Z">
        <w:r w:rsidR="00136EF5">
          <w:rPr>
            <w:rFonts w:ascii="Times New Roman" w:eastAsia="Times New Roman" w:hAnsi="Times New Roman" w:cs="Times New Roman"/>
          </w:rPr>
          <w:t xml:space="preserve">. </w:t>
        </w:r>
        <w:r w:rsidR="00136EF5" w:rsidRPr="00136EF5">
          <w:rPr>
            <w:rFonts w:ascii="Times New Roman" w:eastAsia="Times New Roman" w:hAnsi="Times New Roman" w:cs="Times New Roman"/>
          </w:rPr>
          <w:t>The type of movement itself was captured separately by a Kinematic Motion Type group consisting of Linear Path and Arced Path units. Separating horizontal translation from trajectory geometry in this way enabled the model to represent heading direction independently from movement curvature and simplified later analyses of the model’s internal dynamics. Nonetheless, these aspects of motion are unlikely to be perceived independently in the real world, and a more realistic model would represent them as integrated, dynamic activity patterns unfolding over time.</w:t>
        </w:r>
        <w:r w:rsidR="00136EF5" w:rsidRPr="00136EF5" w:rsidDel="00136EF5">
          <w:rPr>
            <w:rFonts w:ascii="Times New Roman" w:eastAsia="Times New Roman" w:hAnsi="Times New Roman" w:cs="Times New Roman"/>
          </w:rPr>
          <w:t xml:space="preserve"> </w:t>
        </w:r>
      </w:ins>
    </w:p>
    <w:p w14:paraId="36D540BC" w14:textId="2BFFC300" w:rsidR="00F246A7" w:rsidRDefault="00524642" w:rsidP="00F246A7">
      <w:pPr>
        <w:spacing w:line="480" w:lineRule="auto"/>
        <w:ind w:firstLine="720"/>
        <w:contextualSpacing/>
        <w:rPr>
          <w:rFonts w:ascii="Times New Roman" w:hAnsi="Times New Roman" w:cs="Times New Roman"/>
        </w:rPr>
      </w:pPr>
      <w:r>
        <w:rPr>
          <w:rFonts w:ascii="Times New Roman" w:hAnsi="Times New Roman" w:cs="Times New Roman"/>
        </w:rPr>
        <w:t xml:space="preserve">The remaining </w:t>
      </w:r>
      <w:r w:rsidR="00C50184">
        <w:rPr>
          <w:rFonts w:ascii="Times New Roman" w:hAnsi="Times New Roman" w:cs="Times New Roman"/>
        </w:rPr>
        <w:t>five</w:t>
      </w:r>
      <w:r w:rsidR="008212A4">
        <w:rPr>
          <w:rFonts w:ascii="Times New Roman" w:hAnsi="Times New Roman" w:cs="Times New Roman"/>
        </w:rPr>
        <w:t xml:space="preserve"> </w:t>
      </w:r>
      <w:r>
        <w:rPr>
          <w:rFonts w:ascii="Times New Roman" w:hAnsi="Times New Roman" w:cs="Times New Roman"/>
        </w:rPr>
        <w:t xml:space="preserve">input and output groups were a five-unit </w:t>
      </w:r>
      <w:r w:rsidR="00EC0FEC">
        <w:rPr>
          <w:rFonts w:ascii="Times New Roman" w:hAnsi="Times New Roman" w:cs="Times New Roman"/>
        </w:rPr>
        <w:t xml:space="preserve">Obstacle </w:t>
      </w:r>
      <w:r>
        <w:rPr>
          <w:rFonts w:ascii="Times New Roman" w:hAnsi="Times New Roman" w:cs="Times New Roman"/>
        </w:rPr>
        <w:t xml:space="preserve">Height group, a five-unit </w:t>
      </w:r>
      <w:r w:rsidR="007C37CB">
        <w:rPr>
          <w:rFonts w:ascii="Times New Roman" w:hAnsi="Times New Roman" w:cs="Times New Roman"/>
        </w:rPr>
        <w:t>Arc Peak Height</w:t>
      </w:r>
      <w:r>
        <w:rPr>
          <w:rFonts w:ascii="Times New Roman" w:hAnsi="Times New Roman" w:cs="Times New Roman"/>
        </w:rPr>
        <w:t xml:space="preserve"> group, a three-unit </w:t>
      </w:r>
      <w:r w:rsidR="007C37CB">
        <w:rPr>
          <w:rFonts w:ascii="Times New Roman" w:hAnsi="Times New Roman" w:cs="Times New Roman"/>
        </w:rPr>
        <w:t>Obstacle Horizontal</w:t>
      </w:r>
      <w:r w:rsidR="00334B9E">
        <w:rPr>
          <w:rFonts w:ascii="Times New Roman" w:hAnsi="Times New Roman" w:cs="Times New Roman"/>
        </w:rPr>
        <w:t xml:space="preserve"> Spatial</w:t>
      </w:r>
      <w:r w:rsidR="007C37CB">
        <w:rPr>
          <w:rFonts w:ascii="Times New Roman" w:hAnsi="Times New Roman" w:cs="Times New Roman"/>
        </w:rPr>
        <w:t xml:space="preserve"> Position</w:t>
      </w:r>
      <w:r>
        <w:rPr>
          <w:rFonts w:ascii="Times New Roman" w:hAnsi="Times New Roman" w:cs="Times New Roman"/>
        </w:rPr>
        <w:t xml:space="preserve"> group,</w:t>
      </w:r>
      <w:r w:rsidR="00A00226">
        <w:rPr>
          <w:rFonts w:ascii="Times New Roman" w:hAnsi="Times New Roman" w:cs="Times New Roman"/>
        </w:rPr>
        <w:t xml:space="preserve"> a third-unit </w:t>
      </w:r>
      <w:r w:rsidR="000D00F9">
        <w:rPr>
          <w:rFonts w:ascii="Times New Roman" w:hAnsi="Times New Roman" w:cs="Times New Roman"/>
        </w:rPr>
        <w:t xml:space="preserve">Arc </w:t>
      </w:r>
      <w:r w:rsidR="007C37CB">
        <w:rPr>
          <w:rFonts w:ascii="Times New Roman" w:hAnsi="Times New Roman" w:cs="Times New Roman"/>
        </w:rPr>
        <w:t xml:space="preserve">Apex-Obstacle Gap </w:t>
      </w:r>
      <w:r w:rsidR="00A00226">
        <w:rPr>
          <w:rFonts w:ascii="Times New Roman" w:hAnsi="Times New Roman" w:cs="Times New Roman"/>
        </w:rPr>
        <w:t>group,</w:t>
      </w:r>
      <w:r>
        <w:rPr>
          <w:rFonts w:ascii="Times New Roman" w:hAnsi="Times New Roman" w:cs="Times New Roman"/>
        </w:rPr>
        <w:t xml:space="preserve"> </w:t>
      </w:r>
      <w:r w:rsidR="00997C20">
        <w:rPr>
          <w:rFonts w:ascii="Times New Roman" w:hAnsi="Times New Roman" w:cs="Times New Roman"/>
        </w:rPr>
        <w:t xml:space="preserve">and </w:t>
      </w:r>
      <w:r>
        <w:rPr>
          <w:rFonts w:ascii="Times New Roman" w:hAnsi="Times New Roman" w:cs="Times New Roman"/>
        </w:rPr>
        <w:t xml:space="preserve">a one-unit </w:t>
      </w:r>
      <w:r w:rsidR="006B5248">
        <w:rPr>
          <w:rFonts w:ascii="Times New Roman" w:hAnsi="Times New Roman" w:cs="Times New Roman"/>
        </w:rPr>
        <w:t xml:space="preserve">Final Adjacency </w:t>
      </w:r>
      <w:r>
        <w:rPr>
          <w:rFonts w:ascii="Times New Roman" w:hAnsi="Times New Roman" w:cs="Times New Roman"/>
        </w:rPr>
        <w:t xml:space="preserve">group. The five units in the </w:t>
      </w:r>
      <w:r w:rsidR="006B5248">
        <w:rPr>
          <w:rFonts w:ascii="Times New Roman" w:hAnsi="Times New Roman" w:cs="Times New Roman"/>
        </w:rPr>
        <w:t xml:space="preserve">Obstacle </w:t>
      </w:r>
      <w:r>
        <w:rPr>
          <w:rFonts w:ascii="Times New Roman" w:hAnsi="Times New Roman" w:cs="Times New Roman"/>
        </w:rPr>
        <w:t xml:space="preserve">Height </w:t>
      </w:r>
      <w:ins w:id="771" w:author="Benton, Deon" w:date="2026-05-19T16:44:00Z" w16du:dateUtc="2026-05-19T21:44:00Z">
        <w:r w:rsidR="00B339E9">
          <w:rPr>
            <w:rFonts w:ascii="Times New Roman" w:hAnsi="Times New Roman" w:cs="Times New Roman"/>
          </w:rPr>
          <w:t>and A</w:t>
        </w:r>
      </w:ins>
      <w:ins w:id="772" w:author="Benton, Deon" w:date="2026-05-19T16:45:00Z" w16du:dateUtc="2026-05-19T21:45:00Z">
        <w:r w:rsidR="00B339E9">
          <w:rPr>
            <w:rFonts w:ascii="Times New Roman" w:hAnsi="Times New Roman" w:cs="Times New Roman"/>
          </w:rPr>
          <w:t xml:space="preserve">rc Peak Height </w:t>
        </w:r>
      </w:ins>
      <w:r>
        <w:rPr>
          <w:rFonts w:ascii="Times New Roman" w:hAnsi="Times New Roman" w:cs="Times New Roman"/>
        </w:rPr>
        <w:t>group</w:t>
      </w:r>
      <w:ins w:id="773" w:author="Benton, Deon" w:date="2026-05-19T16:45:00Z" w16du:dateUtc="2026-05-19T21:45:00Z">
        <w:r w:rsidR="00B339E9">
          <w:rPr>
            <w:rFonts w:ascii="Times New Roman" w:hAnsi="Times New Roman" w:cs="Times New Roman"/>
          </w:rPr>
          <w:t>s</w:t>
        </w:r>
      </w:ins>
      <w:r>
        <w:rPr>
          <w:rFonts w:ascii="Times New Roman" w:hAnsi="Times New Roman" w:cs="Times New Roman"/>
        </w:rPr>
        <w:t xml:space="preserve"> represented</w:t>
      </w:r>
      <w:ins w:id="774" w:author="Benton, Deon" w:date="2026-05-19T16:45:00Z" w16du:dateUtc="2026-05-19T21:45:00Z">
        <w:r w:rsidR="00B339E9">
          <w:rPr>
            <w:rFonts w:ascii="Times New Roman" w:hAnsi="Times New Roman" w:cs="Times New Roman"/>
          </w:rPr>
          <w:t>, respectively,</w:t>
        </w:r>
      </w:ins>
      <w:r>
        <w:rPr>
          <w:rFonts w:ascii="Times New Roman" w:hAnsi="Times New Roman" w:cs="Times New Roman"/>
        </w:rPr>
        <w:t xml:space="preserve"> progressively larger </w:t>
      </w:r>
      <w:r w:rsidR="00C12084">
        <w:rPr>
          <w:rFonts w:ascii="Times New Roman" w:hAnsi="Times New Roman" w:cs="Times New Roman"/>
        </w:rPr>
        <w:t xml:space="preserve">obstacles </w:t>
      </w:r>
      <w:r>
        <w:rPr>
          <w:rFonts w:ascii="Times New Roman" w:hAnsi="Times New Roman" w:cs="Times New Roman"/>
        </w:rPr>
        <w:t xml:space="preserve">(i.e., </w:t>
      </w:r>
      <w:r w:rsidR="00C12084">
        <w:rPr>
          <w:rFonts w:ascii="Times New Roman" w:hAnsi="Times New Roman" w:cs="Times New Roman"/>
        </w:rPr>
        <w:t xml:space="preserve">Obstacle </w:t>
      </w:r>
      <w:r>
        <w:rPr>
          <w:rFonts w:ascii="Times New Roman" w:hAnsi="Times New Roman" w:cs="Times New Roman"/>
        </w:rPr>
        <w:t xml:space="preserve">Height 0 through </w:t>
      </w:r>
      <w:r w:rsidR="00C12084">
        <w:rPr>
          <w:rFonts w:ascii="Times New Roman" w:hAnsi="Times New Roman" w:cs="Times New Roman"/>
        </w:rPr>
        <w:t xml:space="preserve">Obstacle </w:t>
      </w:r>
      <w:r>
        <w:rPr>
          <w:rFonts w:ascii="Times New Roman" w:hAnsi="Times New Roman" w:cs="Times New Roman"/>
        </w:rPr>
        <w:t>Height 4) higher</w:t>
      </w:r>
      <w:ins w:id="775" w:author="Benton, Deon" w:date="2026-05-19T16:45:00Z" w16du:dateUtc="2026-05-19T21:45:00Z">
        <w:r w:rsidR="00B339E9">
          <w:rPr>
            <w:rFonts w:ascii="Times New Roman" w:hAnsi="Times New Roman" w:cs="Times New Roman"/>
          </w:rPr>
          <w:t xml:space="preserve"> arcs</w:t>
        </w:r>
      </w:ins>
      <w:r>
        <w:rPr>
          <w:rFonts w:ascii="Times New Roman" w:hAnsi="Times New Roman" w:cs="Times New Roman"/>
        </w:rPr>
        <w:t xml:space="preserve"> (i.e., </w:t>
      </w:r>
      <w:r w:rsidR="00C12084">
        <w:rPr>
          <w:rFonts w:ascii="Times New Roman" w:hAnsi="Times New Roman" w:cs="Times New Roman"/>
        </w:rPr>
        <w:t xml:space="preserve">Arc Peak </w:t>
      </w:r>
      <w:r>
        <w:rPr>
          <w:rFonts w:ascii="Times New Roman" w:hAnsi="Times New Roman" w:cs="Times New Roman"/>
        </w:rPr>
        <w:t xml:space="preserve">Height 0 through </w:t>
      </w:r>
      <w:r w:rsidR="00C12084">
        <w:rPr>
          <w:rFonts w:ascii="Times New Roman" w:hAnsi="Times New Roman" w:cs="Times New Roman"/>
        </w:rPr>
        <w:t xml:space="preserve">Arc </w:t>
      </w:r>
      <w:r>
        <w:rPr>
          <w:rFonts w:ascii="Times New Roman" w:hAnsi="Times New Roman" w:cs="Times New Roman"/>
        </w:rPr>
        <w:t xml:space="preserve">Height 4). </w:t>
      </w:r>
      <w:ins w:id="776" w:author="Benton, Deon" w:date="2026-05-19T16:46:00Z" w16du:dateUtc="2026-05-19T21:46:00Z">
        <w:r w:rsidR="00B339E9">
          <w:rPr>
            <w:rFonts w:ascii="Times New Roman" w:hAnsi="Times New Roman" w:cs="Times New Roman"/>
          </w:rPr>
          <w:t>The</w:t>
        </w:r>
      </w:ins>
      <w:r>
        <w:rPr>
          <w:rFonts w:ascii="Times New Roman" w:hAnsi="Times New Roman" w:cs="Times New Roman"/>
        </w:rPr>
        <w:t xml:space="preserve"> </w:t>
      </w:r>
      <w:r w:rsidR="00A858D9">
        <w:rPr>
          <w:rFonts w:ascii="Times New Roman" w:hAnsi="Times New Roman" w:cs="Times New Roman"/>
        </w:rPr>
        <w:t xml:space="preserve">Obstacle </w:t>
      </w:r>
      <w:r>
        <w:rPr>
          <w:rFonts w:ascii="Times New Roman" w:hAnsi="Times New Roman" w:cs="Times New Roman"/>
        </w:rPr>
        <w:t>Height 0</w:t>
      </w:r>
      <w:ins w:id="777" w:author="Benton, Deon" w:date="2026-05-19T16:46:00Z" w16du:dateUtc="2026-05-19T21:46:00Z">
        <w:r w:rsidR="00B339E9">
          <w:rPr>
            <w:rFonts w:ascii="Times New Roman" w:hAnsi="Times New Roman" w:cs="Times New Roman"/>
          </w:rPr>
          <w:t xml:space="preserve"> and Arc Peak 0 units</w:t>
        </w:r>
      </w:ins>
      <w:r>
        <w:rPr>
          <w:rFonts w:ascii="Times New Roman" w:hAnsi="Times New Roman" w:cs="Times New Roman"/>
        </w:rPr>
        <w:t xml:space="preserve"> </w:t>
      </w:r>
      <w:ins w:id="778" w:author="Benton, Deon" w:date="2026-05-19T16:46:00Z" w16du:dateUtc="2026-05-19T21:46:00Z">
        <w:r w:rsidR="00B339E9">
          <w:rPr>
            <w:rFonts w:ascii="Times New Roman" w:hAnsi="Times New Roman" w:cs="Times New Roman"/>
          </w:rPr>
          <w:t>corresponded</w:t>
        </w:r>
      </w:ins>
      <w:ins w:id="779" w:author="Benton, Deon" w:date="2026-05-19T16:47:00Z" w16du:dateUtc="2026-05-19T21:47:00Z">
        <w:r w:rsidR="00E01745">
          <w:rPr>
            <w:rFonts w:ascii="Times New Roman" w:hAnsi="Times New Roman" w:cs="Times New Roman"/>
          </w:rPr>
          <w:t>,</w:t>
        </w:r>
      </w:ins>
      <w:ins w:id="780" w:author="Benton, Deon" w:date="2026-05-19T16:46:00Z" w16du:dateUtc="2026-05-19T21:46:00Z">
        <w:r w:rsidR="00B339E9">
          <w:rPr>
            <w:rFonts w:ascii="Times New Roman" w:hAnsi="Times New Roman" w:cs="Times New Roman"/>
          </w:rPr>
          <w:t xml:space="preserve"> respectively, </w:t>
        </w:r>
      </w:ins>
      <w:r>
        <w:rPr>
          <w:rFonts w:ascii="Times New Roman" w:hAnsi="Times New Roman" w:cs="Times New Roman"/>
        </w:rPr>
        <w:t>to</w:t>
      </w:r>
      <w:r w:rsidR="00A858D9">
        <w:rPr>
          <w:rFonts w:ascii="Times New Roman" w:hAnsi="Times New Roman" w:cs="Times New Roman"/>
        </w:rPr>
        <w:t xml:space="preserve"> the absence of a</w:t>
      </w:r>
      <w:r w:rsidR="003730F6">
        <w:rPr>
          <w:rFonts w:ascii="Times New Roman" w:hAnsi="Times New Roman" w:cs="Times New Roman"/>
        </w:rPr>
        <w:t>n o</w:t>
      </w:r>
      <w:r w:rsidR="00ED1C88">
        <w:rPr>
          <w:rFonts w:ascii="Times New Roman" w:hAnsi="Times New Roman" w:cs="Times New Roman"/>
        </w:rPr>
        <w:t>bstacle</w:t>
      </w:r>
      <w:ins w:id="781" w:author="Benton, Deon" w:date="2026-05-19T16:46:00Z" w16du:dateUtc="2026-05-19T21:46:00Z">
        <w:r w:rsidR="00B339E9">
          <w:rPr>
            <w:rFonts w:ascii="Times New Roman" w:hAnsi="Times New Roman" w:cs="Times New Roman"/>
          </w:rPr>
          <w:t xml:space="preserve"> and no curved motion</w:t>
        </w:r>
      </w:ins>
      <w:r>
        <w:rPr>
          <w:rFonts w:ascii="Times New Roman" w:hAnsi="Times New Roman" w:cs="Times New Roman"/>
        </w:rPr>
        <w:t xml:space="preserve">. </w:t>
      </w:r>
      <w:r w:rsidR="002D1FB6">
        <w:rPr>
          <w:rFonts w:ascii="Times New Roman" w:hAnsi="Times New Roman" w:cs="Times New Roman"/>
        </w:rPr>
        <w:t>Arced Peak and Obstacle Heights</w:t>
      </w:r>
      <w:r w:rsidR="00ED1C88">
        <w:rPr>
          <w:rFonts w:ascii="Times New Roman" w:hAnsi="Times New Roman" w:cs="Times New Roman"/>
        </w:rPr>
        <w:t xml:space="preserve"> </w:t>
      </w:r>
      <w:ins w:id="782" w:author="Benton, Deon" w:date="2026-05-19T16:47:00Z" w16du:dateUtc="2026-05-19T21:47:00Z">
        <w:r w:rsidR="00E01745">
          <w:rPr>
            <w:rFonts w:ascii="Times New Roman" w:hAnsi="Times New Roman" w:cs="Times New Roman"/>
          </w:rPr>
          <w:t>tended to align with one another</w:t>
        </w:r>
      </w:ins>
      <w:r>
        <w:rPr>
          <w:rFonts w:ascii="Times New Roman" w:hAnsi="Times New Roman" w:cs="Times New Roman"/>
        </w:rPr>
        <w:t xml:space="preserve"> (though see Simulation</w:t>
      </w:r>
      <w:r w:rsidR="00191AB7">
        <w:rPr>
          <w:rFonts w:ascii="Times New Roman" w:hAnsi="Times New Roman" w:cs="Times New Roman"/>
        </w:rPr>
        <w:t>s</w:t>
      </w:r>
      <w:r>
        <w:rPr>
          <w:rFonts w:ascii="Times New Roman" w:hAnsi="Times New Roman" w:cs="Times New Roman"/>
        </w:rPr>
        <w:t xml:space="preserve"> </w:t>
      </w:r>
      <w:ins w:id="783" w:author="Benton, Deon" w:date="2026-05-19T16:46:00Z" w16du:dateUtc="2026-05-19T21:46:00Z">
        <w:r w:rsidR="00E01745">
          <w:rPr>
            <w:rFonts w:ascii="Times New Roman" w:hAnsi="Times New Roman" w:cs="Times New Roman"/>
          </w:rPr>
          <w:t>4</w:t>
        </w:r>
      </w:ins>
      <w:r>
        <w:rPr>
          <w:rFonts w:ascii="Times New Roman" w:hAnsi="Times New Roman" w:cs="Times New Roman"/>
        </w:rPr>
        <w:t xml:space="preserve">). </w:t>
      </w:r>
      <w:r w:rsidR="00A00226">
        <w:rPr>
          <w:rFonts w:ascii="Times New Roman" w:hAnsi="Times New Roman" w:cs="Times New Roman"/>
        </w:rPr>
        <w:t>The</w:t>
      </w:r>
      <w:ins w:id="784" w:author="Benton, Deon" w:date="2026-05-19T16:47:00Z" w16du:dateUtc="2026-05-19T21:47:00Z">
        <w:r w:rsidR="00BB0C16">
          <w:rPr>
            <w:rFonts w:ascii="Times New Roman" w:hAnsi="Times New Roman" w:cs="Times New Roman"/>
          </w:rPr>
          <w:t xml:space="preserve"> three units in </w:t>
        </w:r>
      </w:ins>
      <w:r w:rsidR="00A00226">
        <w:rPr>
          <w:rFonts w:ascii="Times New Roman" w:hAnsi="Times New Roman" w:cs="Times New Roman"/>
        </w:rPr>
        <w:t xml:space="preserve">the </w:t>
      </w:r>
      <w:r w:rsidR="00334B9E">
        <w:rPr>
          <w:rFonts w:ascii="Times New Roman" w:hAnsi="Times New Roman" w:cs="Times New Roman"/>
        </w:rPr>
        <w:t>Obstacle Horizontal Spatial Position</w:t>
      </w:r>
      <w:r w:rsidR="00A00226">
        <w:rPr>
          <w:rFonts w:ascii="Times New Roman" w:hAnsi="Times New Roman" w:cs="Times New Roman"/>
        </w:rPr>
        <w:t xml:space="preserve"> group</w:t>
      </w:r>
      <w:r>
        <w:rPr>
          <w:rFonts w:ascii="Times New Roman" w:hAnsi="Times New Roman" w:cs="Times New Roman"/>
        </w:rPr>
        <w:t xml:space="preserve"> corresponded to</w:t>
      </w:r>
      <w:ins w:id="785" w:author="Benton, Deon" w:date="2026-05-19T16:47:00Z" w16du:dateUtc="2026-05-19T21:47:00Z">
        <w:r w:rsidR="00BB0C16">
          <w:rPr>
            <w:rFonts w:ascii="Times New Roman" w:hAnsi="Times New Roman" w:cs="Times New Roman"/>
          </w:rPr>
          <w:t xml:space="preserve"> s</w:t>
        </w:r>
      </w:ins>
      <w:ins w:id="786" w:author="Benton, Deon" w:date="2026-05-19T16:48:00Z" w16du:dateUtc="2026-05-19T21:48:00Z">
        <w:r w:rsidR="00BB0C16">
          <w:rPr>
            <w:rFonts w:ascii="Times New Roman" w:hAnsi="Times New Roman" w:cs="Times New Roman"/>
          </w:rPr>
          <w:t xml:space="preserve">patial position of the obstacle (i.e., missing, middle, periphery), and the three units in the </w:t>
        </w:r>
      </w:ins>
      <w:r w:rsidR="000D00F9">
        <w:rPr>
          <w:rFonts w:ascii="Times New Roman" w:hAnsi="Times New Roman" w:cs="Times New Roman"/>
        </w:rPr>
        <w:t>Arc Apex-Obstacle Gap</w:t>
      </w:r>
      <w:r w:rsidR="00126BA4">
        <w:rPr>
          <w:rFonts w:ascii="Times New Roman" w:hAnsi="Times New Roman" w:cs="Times New Roman"/>
        </w:rPr>
        <w:t xml:space="preserve"> group</w:t>
      </w:r>
      <w:ins w:id="787" w:author="Benton, Deon" w:date="2026-05-19T16:48:00Z" w16du:dateUtc="2026-05-19T21:48:00Z">
        <w:r w:rsidR="004C21ED">
          <w:rPr>
            <w:rFonts w:ascii="Times New Roman" w:hAnsi="Times New Roman" w:cs="Times New Roman"/>
          </w:rPr>
          <w:t xml:space="preserve"> corre</w:t>
        </w:r>
      </w:ins>
      <w:ins w:id="788" w:author="Benton, Deon" w:date="2026-05-19T16:49:00Z" w16du:dateUtc="2026-05-19T21:49:00Z">
        <w:r w:rsidR="004C21ED">
          <w:rPr>
            <w:rFonts w:ascii="Times New Roman" w:hAnsi="Times New Roman" w:cs="Times New Roman"/>
          </w:rPr>
          <w:t>sponded to the vertical distance between the top of an obstacle and the apex of the arced motion trajectory (i.e., no separation</w:t>
        </w:r>
      </w:ins>
      <w:ins w:id="789" w:author="Benton, Deon" w:date="2026-05-19T16:50:00Z" w16du:dateUtc="2026-05-19T21:50:00Z">
        <w:r w:rsidR="004C21ED">
          <w:rPr>
            <w:rFonts w:ascii="Times New Roman" w:hAnsi="Times New Roman" w:cs="Times New Roman"/>
          </w:rPr>
          <w:t xml:space="preserve"> [used for linear movements]</w:t>
        </w:r>
      </w:ins>
      <w:ins w:id="790" w:author="Benton, Deon" w:date="2026-05-19T16:49:00Z" w16du:dateUtc="2026-05-19T21:49:00Z">
        <w:r w:rsidR="004C21ED">
          <w:rPr>
            <w:rFonts w:ascii="Times New Roman" w:hAnsi="Times New Roman" w:cs="Times New Roman"/>
          </w:rPr>
          <w:t xml:space="preserve">, minimal separation, large separation). </w:t>
        </w:r>
      </w:ins>
      <w:r w:rsidR="00D45295">
        <w:rPr>
          <w:rFonts w:ascii="Times New Roman" w:hAnsi="Times New Roman" w:cs="Times New Roman"/>
        </w:rPr>
        <w:t>The</w:t>
      </w:r>
      <w:r w:rsidR="008212A4">
        <w:rPr>
          <w:rFonts w:ascii="Times New Roman" w:hAnsi="Times New Roman" w:cs="Times New Roman"/>
        </w:rPr>
        <w:t xml:space="preserve"> </w:t>
      </w:r>
      <w:r>
        <w:rPr>
          <w:rFonts w:ascii="Times New Roman" w:hAnsi="Times New Roman" w:cs="Times New Roman"/>
        </w:rPr>
        <w:t xml:space="preserve">single unit in </w:t>
      </w:r>
      <w:r>
        <w:rPr>
          <w:rFonts w:ascii="Times New Roman" w:hAnsi="Times New Roman" w:cs="Times New Roman"/>
        </w:rPr>
        <w:lastRenderedPageBreak/>
        <w:t xml:space="preserve">the </w:t>
      </w:r>
      <w:r w:rsidR="00722439">
        <w:rPr>
          <w:rFonts w:ascii="Times New Roman" w:hAnsi="Times New Roman" w:cs="Times New Roman"/>
        </w:rPr>
        <w:t xml:space="preserve">Final Adjacency </w:t>
      </w:r>
      <w:r>
        <w:rPr>
          <w:rFonts w:ascii="Times New Roman" w:hAnsi="Times New Roman" w:cs="Times New Roman"/>
        </w:rPr>
        <w:t xml:space="preserve">group </w:t>
      </w:r>
      <w:r w:rsidR="00FE70C7">
        <w:rPr>
          <w:rFonts w:ascii="Times New Roman" w:hAnsi="Times New Roman" w:cs="Times New Roman"/>
        </w:rPr>
        <w:t>en</w:t>
      </w:r>
      <w:r>
        <w:rPr>
          <w:rFonts w:ascii="Times New Roman" w:hAnsi="Times New Roman" w:cs="Times New Roman"/>
        </w:rPr>
        <w:t xml:space="preserve">coded </w:t>
      </w:r>
      <w:r w:rsidR="00305A74">
        <w:rPr>
          <w:rFonts w:ascii="Times New Roman" w:hAnsi="Times New Roman" w:cs="Times New Roman"/>
        </w:rPr>
        <w:t xml:space="preserve">whether the first and second object were </w:t>
      </w:r>
      <w:r w:rsidR="00362066">
        <w:rPr>
          <w:rFonts w:ascii="Times New Roman" w:hAnsi="Times New Roman" w:cs="Times New Roman"/>
        </w:rPr>
        <w:t>spatially abutted at</w:t>
      </w:r>
      <w:r w:rsidR="00305A74">
        <w:rPr>
          <w:rFonts w:ascii="Times New Roman" w:hAnsi="Times New Roman" w:cs="Times New Roman"/>
        </w:rPr>
        <w:t xml:space="preserve"> the end of a motion sequence. </w:t>
      </w:r>
      <w:r w:rsidR="00774EFB">
        <w:rPr>
          <w:rFonts w:ascii="Times New Roman" w:hAnsi="Times New Roman" w:cs="Times New Roman"/>
        </w:rPr>
        <w:t xml:space="preserve">This </w:t>
      </w:r>
      <w:r w:rsidR="00FE70C7">
        <w:rPr>
          <w:rFonts w:ascii="Times New Roman" w:hAnsi="Times New Roman" w:cs="Times New Roman"/>
        </w:rPr>
        <w:t xml:space="preserve">unit was turned on </w:t>
      </w:r>
      <w:r w:rsidR="00432D34">
        <w:rPr>
          <w:rFonts w:ascii="Times New Roman" w:hAnsi="Times New Roman" w:cs="Times New Roman"/>
        </w:rPr>
        <w:t>only</w:t>
      </w:r>
      <w:r w:rsidR="00FE70C7">
        <w:rPr>
          <w:rFonts w:ascii="Times New Roman" w:hAnsi="Times New Roman" w:cs="Times New Roman"/>
        </w:rPr>
        <w:t xml:space="preserve"> if </w:t>
      </w:r>
      <w:r w:rsidR="00362066">
        <w:rPr>
          <w:rFonts w:ascii="Times New Roman" w:hAnsi="Times New Roman" w:cs="Times New Roman"/>
        </w:rPr>
        <w:t>this was true</w:t>
      </w:r>
      <w:r w:rsidR="00774EFB">
        <w:rPr>
          <w:rFonts w:ascii="Times New Roman" w:hAnsi="Times New Roman" w:cs="Times New Roman"/>
        </w:rPr>
        <w:t>.</w:t>
      </w:r>
      <w:ins w:id="791" w:author="Benton, Deon" w:date="2026-05-19T16:54:00Z" w16du:dateUtc="2026-05-19T21:54:00Z">
        <w:r w:rsidR="00340214">
          <w:rPr>
            <w:rFonts w:ascii="Times New Roman" w:hAnsi="Times New Roman" w:cs="Times New Roman"/>
          </w:rPr>
          <w:t xml:space="preserve"> </w:t>
        </w:r>
      </w:ins>
      <w:ins w:id="792" w:author="Benton, Deon" w:date="2026-05-19T16:55:00Z" w16du:dateUtc="2026-05-19T21:55:00Z">
        <w:r w:rsidR="00340214">
          <w:rPr>
            <w:rFonts w:ascii="Times New Roman" w:hAnsi="Times New Roman" w:cs="Times New Roman"/>
          </w:rPr>
          <w:t>All eleven groups</w:t>
        </w:r>
      </w:ins>
      <w:del w:id="793" w:author="Benton, Deon" w:date="2026-05-19T16:55:00Z" w16du:dateUtc="2026-05-19T21:55:00Z">
        <w:r w:rsidR="00D45295" w:rsidDel="00340214">
          <w:rPr>
            <w:rFonts w:ascii="Times New Roman" w:hAnsi="Times New Roman" w:cs="Times New Roman"/>
          </w:rPr>
          <w:delText xml:space="preserve"> </w:delText>
        </w:r>
      </w:del>
      <w:ins w:id="794" w:author="Benton, Deon" w:date="2026-05-19T16:51:00Z" w16du:dateUtc="2026-05-19T21:51:00Z">
        <w:r w:rsidR="001862B7">
          <w:rPr>
            <w:rFonts w:ascii="Times New Roman" w:hAnsi="Times New Roman" w:cs="Times New Roman"/>
          </w:rPr>
          <w:t xml:space="preserve"> </w:t>
        </w:r>
      </w:ins>
      <w:ins w:id="795" w:author="Benton, Deon" w:date="2026-05-19T16:55:00Z" w16du:dateUtc="2026-05-19T21:55:00Z">
        <w:r w:rsidR="00340214">
          <w:rPr>
            <w:rFonts w:ascii="Times New Roman" w:hAnsi="Times New Roman" w:cs="Times New Roman"/>
          </w:rPr>
          <w:t>were named this way intentionally to</w:t>
        </w:r>
      </w:ins>
      <w:ins w:id="796" w:author="Benton, Deon" w:date="2026-05-19T16:51:00Z" w16du:dateUtc="2026-05-19T21:51:00Z">
        <w:r w:rsidR="001862B7">
          <w:rPr>
            <w:rFonts w:ascii="Times New Roman" w:hAnsi="Times New Roman" w:cs="Times New Roman"/>
          </w:rPr>
          <w:t xml:space="preserve"> </w:t>
        </w:r>
      </w:ins>
      <w:r w:rsidR="00DB1E68">
        <w:rPr>
          <w:rFonts w:ascii="Times New Roman" w:hAnsi="Times New Roman" w:cs="Times New Roman"/>
        </w:rPr>
        <w:t xml:space="preserve">emphasize </w:t>
      </w:r>
      <w:ins w:id="797" w:author="Benton, Deon" w:date="2026-05-19T16:51:00Z" w16du:dateUtc="2026-05-19T21:51:00Z">
        <w:r w:rsidR="001862B7">
          <w:rPr>
            <w:rFonts w:ascii="Times New Roman" w:hAnsi="Times New Roman" w:cs="Times New Roman"/>
          </w:rPr>
          <w:t>their</w:t>
        </w:r>
      </w:ins>
      <w:ins w:id="798" w:author="Benton, Deon" w:date="2026-05-19T16:52:00Z" w16du:dateUtc="2026-05-19T21:52:00Z">
        <w:r w:rsidR="001862B7">
          <w:rPr>
            <w:rFonts w:ascii="Times New Roman" w:hAnsi="Times New Roman" w:cs="Times New Roman"/>
          </w:rPr>
          <w:t xml:space="preserve"> </w:t>
        </w:r>
      </w:ins>
      <w:ins w:id="799" w:author="Benton, Deon" w:date="2026-05-19T16:51:00Z" w16du:dateUtc="2026-05-19T21:51:00Z">
        <w:r w:rsidR="001862B7">
          <w:rPr>
            <w:rFonts w:ascii="Times New Roman" w:hAnsi="Times New Roman" w:cs="Times New Roman"/>
          </w:rPr>
          <w:t xml:space="preserve">semantically neutral, </w:t>
        </w:r>
      </w:ins>
      <w:ins w:id="800" w:author="Benton, Deon" w:date="2026-05-19T16:55:00Z" w16du:dateUtc="2026-05-19T21:55:00Z">
        <w:r w:rsidR="00340214">
          <w:rPr>
            <w:rFonts w:ascii="Times New Roman" w:hAnsi="Times New Roman" w:cs="Times New Roman"/>
          </w:rPr>
          <w:t xml:space="preserve">surface </w:t>
        </w:r>
      </w:ins>
      <w:ins w:id="801" w:author="Benton, Deon" w:date="2026-05-19T16:52:00Z" w16du:dateUtc="2026-05-19T21:52:00Z">
        <w:r w:rsidR="001862B7">
          <w:rPr>
            <w:rFonts w:ascii="Times New Roman" w:hAnsi="Times New Roman" w:cs="Times New Roman"/>
          </w:rPr>
          <w:t>nature</w:t>
        </w:r>
      </w:ins>
      <w:ins w:id="802" w:author="Benton, Deon" w:date="2026-05-19T16:55:00Z" w16du:dateUtc="2026-05-19T21:55:00Z">
        <w:r w:rsidR="00340214">
          <w:rPr>
            <w:rFonts w:ascii="Times New Roman" w:hAnsi="Times New Roman" w:cs="Times New Roman"/>
          </w:rPr>
          <w:t>s</w:t>
        </w:r>
      </w:ins>
      <w:ins w:id="803" w:author="Benton, Deon" w:date="2026-05-19T16:52:00Z" w16du:dateUtc="2026-05-19T21:52:00Z">
        <w:r w:rsidR="001862B7">
          <w:rPr>
            <w:rFonts w:ascii="Times New Roman" w:hAnsi="Times New Roman" w:cs="Times New Roman"/>
          </w:rPr>
          <w:t xml:space="preserve">. </w:t>
        </w:r>
      </w:ins>
      <w:r w:rsidR="00DB1E68">
        <w:rPr>
          <w:rFonts w:ascii="Times New Roman" w:hAnsi="Times New Roman" w:cs="Times New Roman"/>
        </w:rPr>
        <w:t xml:space="preserve"> </w:t>
      </w:r>
    </w:p>
    <w:p w14:paraId="712A37B9" w14:textId="77777777" w:rsidR="00C0494B" w:rsidRDefault="00C0494B" w:rsidP="00F246A7">
      <w:pPr>
        <w:spacing w:line="480" w:lineRule="auto"/>
        <w:ind w:firstLine="720"/>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2D5845CE" w14:textId="5EDFB070" w:rsidR="008674ED" w:rsidRPr="008674ED" w:rsidRDefault="00524642" w:rsidP="00821F6A">
      <w:pPr>
        <w:spacing w:line="480" w:lineRule="auto"/>
        <w:contextualSpacing/>
        <w:rPr>
          <w:rFonts w:ascii="Times New Roman" w:hAnsi="Times New Roman" w:cs="Times New Roman"/>
        </w:rPr>
      </w:pPr>
      <w:r>
        <w:rPr>
          <w:rFonts w:ascii="Times New Roman" w:hAnsi="Times New Roman" w:cs="Times New Roman"/>
        </w:rPr>
        <w:tab/>
      </w:r>
      <w:r w:rsidR="008674ED" w:rsidRPr="008674ED">
        <w:rPr>
          <w:rFonts w:ascii="Times New Roman" w:hAnsi="Times New Roman" w:cs="Times New Roman"/>
        </w:rPr>
        <w:t>The present account assumes that infants’ looking behaviors in studies assessing</w:t>
      </w:r>
      <w:ins w:id="804" w:author="Benton, Deon" w:date="2026-05-19T18:52:00Z" w16du:dateUtc="2026-05-19T23:52:00Z">
        <w:r w:rsidR="008674ED">
          <w:rPr>
            <w:rFonts w:ascii="Times New Roman" w:hAnsi="Times New Roman" w:cs="Times New Roman"/>
          </w:rPr>
          <w:t xml:space="preserve"> their</w:t>
        </w:r>
      </w:ins>
      <w:r w:rsidR="008674ED" w:rsidRPr="008674ED">
        <w:rPr>
          <w:rFonts w:ascii="Times New Roman" w:hAnsi="Times New Roman" w:cs="Times New Roman"/>
        </w:rPr>
        <w:t xml:space="preserve"> action efficiency understanding reflect extensive real-world experience </w:t>
      </w:r>
      <w:ins w:id="805" w:author="Benton, Deon" w:date="2026-05-19T18:52:00Z" w16du:dateUtc="2026-05-19T23:52:00Z">
        <w:r w:rsidR="008674ED">
          <w:rPr>
            <w:rFonts w:ascii="Times New Roman" w:hAnsi="Times New Roman" w:cs="Times New Roman"/>
          </w:rPr>
          <w:t>in which they process the</w:t>
        </w:r>
      </w:ins>
      <w:r w:rsidR="008674ED" w:rsidRPr="008674ED">
        <w:rPr>
          <w:rFonts w:ascii="Times New Roman" w:hAnsi="Times New Roman" w:cs="Times New Roman"/>
        </w:rPr>
        <w:t xml:space="preserve"> kinematics of actions, the visible surface features of objects and agents, and the associative relations among these perceptually grounded </w:t>
      </w:r>
      <w:ins w:id="806" w:author="Benton, Deon" w:date="2026-05-19T18:52:00Z" w16du:dateUtc="2026-05-19T23:52:00Z">
        <w:r w:rsidR="008674ED">
          <w:rPr>
            <w:rFonts w:ascii="Times New Roman" w:hAnsi="Times New Roman" w:cs="Times New Roman"/>
          </w:rPr>
          <w:t>features</w:t>
        </w:r>
      </w:ins>
      <w:r w:rsidR="008674ED" w:rsidRPr="008674ED">
        <w:rPr>
          <w:rFonts w:ascii="Times New Roman" w:hAnsi="Times New Roman" w:cs="Times New Roman"/>
        </w:rPr>
        <w:t xml:space="preserve">. </w:t>
      </w:r>
      <w:ins w:id="807" w:author="Benton, Deon" w:date="2026-05-19T18:53:00Z" w16du:dateUtc="2026-05-19T23:53:00Z">
        <w:r w:rsidR="00821F6A">
          <w:rPr>
            <w:rFonts w:ascii="Times New Roman" w:hAnsi="Times New Roman" w:cs="Times New Roman"/>
          </w:rPr>
          <w:t xml:space="preserve">This proposal was implemented via a pretraining phase; this phase was identical for all networks and </w:t>
        </w:r>
        <w:proofErr w:type="gramStart"/>
        <w:r w:rsidR="00821F6A">
          <w:rPr>
            <w:rFonts w:ascii="Times New Roman" w:hAnsi="Times New Roman" w:cs="Times New Roman"/>
          </w:rPr>
          <w:t>approximated</w:t>
        </w:r>
        <w:proofErr w:type="gramEnd"/>
        <w:r w:rsidR="00821F6A">
          <w:rPr>
            <w:rFonts w:ascii="Times New Roman" w:hAnsi="Times New Roman" w:cs="Times New Roman"/>
          </w:rPr>
          <w:t xml:space="preserve"> infants’ real-world action experience.</w:t>
        </w:r>
      </w:ins>
      <w:ins w:id="808" w:author="Benton, Deon" w:date="2026-05-19T18:54:00Z" w16du:dateUtc="2026-05-19T23:54:00Z">
        <w:r w:rsidR="00821F6A">
          <w:rPr>
            <w:rFonts w:ascii="Times New Roman" w:hAnsi="Times New Roman" w:cs="Times New Roman"/>
          </w:rPr>
          <w:t xml:space="preserve"> During this phase,</w:t>
        </w:r>
      </w:ins>
      <w:r w:rsidR="008674ED" w:rsidRPr="008674ED">
        <w:rPr>
          <w:rFonts w:ascii="Times New Roman" w:hAnsi="Times New Roman" w:cs="Times New Roman"/>
        </w:rPr>
        <w:t xml:space="preserve"> networks experienced two broad classes of events</w:t>
      </w:r>
      <w:ins w:id="809" w:author="Benton, Deon" w:date="2026-05-19T18:54:00Z" w16du:dateUtc="2026-05-19T23:54:00Z">
        <w:r w:rsidR="00821F6A">
          <w:rPr>
            <w:rFonts w:ascii="Times New Roman" w:hAnsi="Times New Roman" w:cs="Times New Roman"/>
          </w:rPr>
          <w:t>: Linear Path Events and Arced Path Events</w:t>
        </w:r>
      </w:ins>
      <w:r w:rsidR="008674ED" w:rsidRPr="008674ED">
        <w:rPr>
          <w:rFonts w:ascii="Times New Roman" w:hAnsi="Times New Roman" w:cs="Times New Roman"/>
        </w:rPr>
        <w:t xml:space="preserve">. In </w:t>
      </w:r>
      <w:ins w:id="810" w:author="Benton, Deon" w:date="2026-05-19T18:55:00Z" w16du:dateUtc="2026-05-19T23:55:00Z">
        <w:r w:rsidR="00027D4F">
          <w:rPr>
            <w:rFonts w:ascii="Times New Roman" w:hAnsi="Times New Roman" w:cs="Times New Roman"/>
          </w:rPr>
          <w:t>the former event, one</w:t>
        </w:r>
      </w:ins>
      <w:r w:rsidR="008674ED" w:rsidRPr="008674ED">
        <w:rPr>
          <w:rFonts w:ascii="Times New Roman" w:hAnsi="Times New Roman" w:cs="Times New Roman"/>
        </w:rPr>
        <w:t xml:space="preserve"> object moved </w:t>
      </w:r>
      <w:ins w:id="811" w:author="Benton, Deon" w:date="2026-05-19T18:55:00Z" w16du:dateUtc="2026-05-19T23:55:00Z">
        <w:r w:rsidR="00C14C39">
          <w:rPr>
            <w:rFonts w:ascii="Times New Roman" w:hAnsi="Times New Roman" w:cs="Times New Roman"/>
          </w:rPr>
          <w:t>unobstructed</w:t>
        </w:r>
        <w:r w:rsidR="00C14C39" w:rsidRPr="008674ED">
          <w:rPr>
            <w:rFonts w:ascii="Times New Roman" w:hAnsi="Times New Roman" w:cs="Times New Roman"/>
          </w:rPr>
          <w:t xml:space="preserve"> </w:t>
        </w:r>
      </w:ins>
      <w:r w:rsidR="008674ED" w:rsidRPr="008674ED">
        <w:rPr>
          <w:rFonts w:ascii="Times New Roman" w:hAnsi="Times New Roman" w:cs="Times New Roman"/>
        </w:rPr>
        <w:t>toward</w:t>
      </w:r>
      <w:ins w:id="812" w:author="Benton, Deon" w:date="2026-05-19T18:55:00Z" w16du:dateUtc="2026-05-19T23:55:00Z">
        <w:r w:rsidR="00C14C39">
          <w:rPr>
            <w:rFonts w:ascii="Times New Roman" w:hAnsi="Times New Roman" w:cs="Times New Roman"/>
          </w:rPr>
          <w:t>s</w:t>
        </w:r>
      </w:ins>
      <w:r w:rsidR="008674ED" w:rsidRPr="008674ED">
        <w:rPr>
          <w:rFonts w:ascii="Times New Roman" w:hAnsi="Times New Roman" w:cs="Times New Roman"/>
        </w:rPr>
        <w:t xml:space="preserve"> another along a horizontal trajectory. In </w:t>
      </w:r>
      <w:ins w:id="813" w:author="Benton, Deon" w:date="2026-05-19T18:55:00Z" w16du:dateUtc="2026-05-19T23:55:00Z">
        <w:r w:rsidR="00C14C39">
          <w:rPr>
            <w:rFonts w:ascii="Times New Roman" w:hAnsi="Times New Roman" w:cs="Times New Roman"/>
          </w:rPr>
          <w:t>the latter event,</w:t>
        </w:r>
      </w:ins>
      <w:r w:rsidR="008674ED" w:rsidRPr="008674ED">
        <w:rPr>
          <w:rFonts w:ascii="Times New Roman" w:hAnsi="Times New Roman" w:cs="Times New Roman"/>
        </w:rPr>
        <w:t xml:space="preserve"> one object moved along a curved trajectory over an obstacle before coming to rest </w:t>
      </w:r>
      <w:ins w:id="814" w:author="Benton, Deon" w:date="2026-05-19T18:56:00Z" w16du:dateUtc="2026-05-19T23:56:00Z">
        <w:r w:rsidR="00C14C39">
          <w:rPr>
            <w:rFonts w:ascii="Times New Roman" w:hAnsi="Times New Roman" w:cs="Times New Roman"/>
          </w:rPr>
          <w:t>next to the other object</w:t>
        </w:r>
      </w:ins>
      <w:r w:rsidR="008674ED" w:rsidRPr="008674ED">
        <w:rPr>
          <w:rFonts w:ascii="Times New Roman" w:hAnsi="Times New Roman" w:cs="Times New Roman"/>
        </w:rPr>
        <w:t>.</w:t>
      </w:r>
      <w:ins w:id="815" w:author="Benton, Deon" w:date="2026-05-19T18:56:00Z" w16du:dateUtc="2026-05-19T23:56:00Z">
        <w:r w:rsidR="00C14C39">
          <w:rPr>
            <w:rFonts w:ascii="Times New Roman" w:hAnsi="Times New Roman" w:cs="Times New Roman"/>
          </w:rPr>
          <w:t xml:space="preserve"> Half of the objects in both events possessed one of the two classes of visible </w:t>
        </w:r>
      </w:ins>
      <w:ins w:id="816" w:author="Benton, Deon" w:date="2026-05-19T18:57:00Z" w16du:dateUtc="2026-05-19T23:57:00Z">
        <w:r w:rsidR="00C14C39">
          <w:rPr>
            <w:rFonts w:ascii="Times New Roman" w:hAnsi="Times New Roman" w:cs="Times New Roman"/>
          </w:rPr>
          <w:t>surface features</w:t>
        </w:r>
      </w:ins>
      <w:ins w:id="817" w:author="Benton, Deon" w:date="2026-05-19T18:58:00Z" w16du:dateUtc="2026-05-19T23:58:00Z">
        <w:r w:rsidR="0093595B">
          <w:rPr>
            <w:rFonts w:ascii="Times New Roman" w:hAnsi="Times New Roman" w:cs="Times New Roman"/>
          </w:rPr>
          <w:t xml:space="preserve"> re</w:t>
        </w:r>
      </w:ins>
      <w:ins w:id="818" w:author="Benton, Deon" w:date="2026-05-19T18:59:00Z" w16du:dateUtc="2026-05-19T23:59:00Z">
        <w:r w:rsidR="0093595B">
          <w:rPr>
            <w:rFonts w:ascii="Times New Roman" w:hAnsi="Times New Roman" w:cs="Times New Roman"/>
          </w:rPr>
          <w:t>presented by</w:t>
        </w:r>
      </w:ins>
      <w:ins w:id="819" w:author="Benton, Deon" w:date="2026-05-19T18:58:00Z" w16du:dateUtc="2026-05-19T23:58:00Z">
        <w:r w:rsidR="0093595B">
          <w:rPr>
            <w:rFonts w:ascii="Times New Roman" w:hAnsi="Times New Roman" w:cs="Times New Roman"/>
          </w:rPr>
          <w:t xml:space="preserve"> the Surface Property groups</w:t>
        </w:r>
      </w:ins>
      <w:ins w:id="820" w:author="Benton, Deon" w:date="2026-05-19T18:57:00Z" w16du:dateUtc="2026-05-19T23:57:00Z">
        <w:r w:rsidR="00C14C39">
          <w:rPr>
            <w:rFonts w:ascii="Times New Roman" w:hAnsi="Times New Roman" w:cs="Times New Roman"/>
          </w:rPr>
          <w:t xml:space="preserve">, whereas the remaining half possessed the other class. </w:t>
        </w:r>
        <w:r w:rsidR="00842ED5">
          <w:rPr>
            <w:rFonts w:ascii="Times New Roman" w:hAnsi="Times New Roman" w:cs="Times New Roman"/>
          </w:rPr>
          <w:t>This</w:t>
        </w:r>
      </w:ins>
      <w:r w:rsidR="008674ED" w:rsidRPr="008674ED">
        <w:rPr>
          <w:rFonts w:ascii="Times New Roman" w:hAnsi="Times New Roman" w:cs="Times New Roman"/>
        </w:rPr>
        <w:t xml:space="preserve"> </w:t>
      </w:r>
      <w:ins w:id="821" w:author="Benton, Deon" w:date="2026-05-19T18:57:00Z" w16du:dateUtc="2026-05-19T23:57:00Z">
        <w:r w:rsidR="00842ED5" w:rsidRPr="008674ED">
          <w:rPr>
            <w:rFonts w:ascii="Times New Roman" w:hAnsi="Times New Roman" w:cs="Times New Roman"/>
          </w:rPr>
          <w:t>implement</w:t>
        </w:r>
        <w:r w:rsidR="00842ED5">
          <w:rPr>
            <w:rFonts w:ascii="Times New Roman" w:hAnsi="Times New Roman" w:cs="Times New Roman"/>
          </w:rPr>
          <w:t>ed</w:t>
        </w:r>
      </w:ins>
      <w:r w:rsidR="008674ED" w:rsidRPr="008674ED">
        <w:rPr>
          <w:rFonts w:ascii="Times New Roman" w:hAnsi="Times New Roman" w:cs="Times New Roman"/>
        </w:rPr>
        <w:t xml:space="preserve"> the assumption that entities with different appearances can engage in both </w:t>
      </w:r>
      <w:ins w:id="822" w:author="Benton, Deon" w:date="2026-05-19T18:57:00Z" w16du:dateUtc="2026-05-19T23:57:00Z">
        <w:r w:rsidR="00842ED5">
          <w:rPr>
            <w:rFonts w:ascii="Times New Roman" w:hAnsi="Times New Roman" w:cs="Times New Roman"/>
          </w:rPr>
          <w:t>kinds of movement</w:t>
        </w:r>
      </w:ins>
      <w:r w:rsidR="008674ED" w:rsidRPr="008674ED">
        <w:rPr>
          <w:rFonts w:ascii="Times New Roman" w:hAnsi="Times New Roman" w:cs="Times New Roman"/>
        </w:rPr>
        <w:t xml:space="preserve">. </w:t>
      </w:r>
    </w:p>
    <w:p w14:paraId="6E4B832A" w14:textId="77777777" w:rsidR="0081314B" w:rsidRDefault="00662293" w:rsidP="008674ED">
      <w:pPr>
        <w:spacing w:line="480" w:lineRule="auto"/>
        <w:contextualSpacing/>
        <w:rPr>
          <w:ins w:id="823" w:author="Benton, Deon" w:date="2026-05-19T19:06:00Z" w16du:dateUtc="2026-05-20T00:06:00Z"/>
          <w:rFonts w:ascii="Times New Roman" w:hAnsi="Times New Roman" w:cs="Times New Roman"/>
        </w:rPr>
      </w:pPr>
      <w:ins w:id="824" w:author="Benton, Deon" w:date="2026-05-19T18:59:00Z" w16du:dateUtc="2026-05-19T23:59:00Z">
        <w:r>
          <w:rPr>
            <w:rFonts w:ascii="Times New Roman" w:hAnsi="Times New Roman" w:cs="Times New Roman"/>
          </w:rPr>
          <w:t xml:space="preserve">Additional assumptions that were implemented during pretraining were that </w:t>
        </w:r>
      </w:ins>
      <w:ins w:id="825" w:author="Benton, Deon" w:date="2026-05-19T19:00:00Z" w16du:dateUtc="2026-05-20T00:00:00Z">
        <w:r>
          <w:rPr>
            <w:rFonts w:ascii="Times New Roman" w:hAnsi="Times New Roman" w:cs="Times New Roman"/>
          </w:rPr>
          <w:t xml:space="preserve">obstacles have reduced salience when they are located peripheral to curved motion than when they are spatially contiguous and that </w:t>
        </w:r>
        <w:r w:rsidRPr="008674ED">
          <w:rPr>
            <w:rFonts w:ascii="Times New Roman" w:hAnsi="Times New Roman" w:cs="Times New Roman"/>
          </w:rPr>
          <w:t>curved trajectories clear obstacles by relatively small margins</w:t>
        </w:r>
      </w:ins>
      <w:ins w:id="826" w:author="Benton, Deon" w:date="2026-05-19T19:01:00Z" w16du:dateUtc="2026-05-20T00:01:00Z">
        <w:r>
          <w:rPr>
            <w:rFonts w:ascii="Times New Roman" w:hAnsi="Times New Roman" w:cs="Times New Roman"/>
          </w:rPr>
          <w:t>. The first of these assumptions was</w:t>
        </w:r>
      </w:ins>
      <w:ins w:id="827" w:author="Benton, Deon" w:date="2026-05-19T19:00:00Z" w16du:dateUtc="2026-05-20T00:00:00Z">
        <w:r w:rsidRPr="008674ED">
          <w:rPr>
            <w:rFonts w:ascii="Times New Roman" w:hAnsi="Times New Roman" w:cs="Times New Roman"/>
          </w:rPr>
          <w:t xml:space="preserve"> </w:t>
        </w:r>
      </w:ins>
      <w:ins w:id="828" w:author="Benton, Deon" w:date="2026-05-19T19:03:00Z" w16du:dateUtc="2026-05-20T00:03:00Z">
        <w:r w:rsidR="00AE60E1" w:rsidRPr="00AE60E1">
          <w:rPr>
            <w:rFonts w:ascii="Times New Roman" w:hAnsi="Times New Roman" w:cs="Times New Roman"/>
          </w:rPr>
          <w:t>implemented by lower</w:t>
        </w:r>
      </w:ins>
      <w:ins w:id="829" w:author="Benton, Deon" w:date="2026-05-19T19:04:00Z" w16du:dateUtc="2026-05-20T00:04:00Z">
        <w:r w:rsidR="001A5B1D">
          <w:rPr>
            <w:rFonts w:ascii="Times New Roman" w:hAnsi="Times New Roman" w:cs="Times New Roman"/>
          </w:rPr>
          <w:t>ing</w:t>
        </w:r>
      </w:ins>
      <w:ins w:id="830" w:author="Benton, Deon" w:date="2026-05-19T19:03:00Z" w16du:dateUtc="2026-05-20T00:03:00Z">
        <w:r w:rsidR="00AE60E1" w:rsidRPr="00AE60E1">
          <w:rPr>
            <w:rFonts w:ascii="Times New Roman" w:hAnsi="Times New Roman" w:cs="Times New Roman"/>
          </w:rPr>
          <w:t xml:space="preserve"> the learning rate and increasing the weight decay on the incoming and outgoing </w:t>
        </w:r>
        <w:r w:rsidR="00AE60E1">
          <w:rPr>
            <w:rFonts w:ascii="Times New Roman" w:hAnsi="Times New Roman" w:cs="Times New Roman"/>
          </w:rPr>
          <w:t>weights</w:t>
        </w:r>
        <w:r w:rsidR="00AE60E1" w:rsidRPr="00AE60E1">
          <w:rPr>
            <w:rFonts w:ascii="Times New Roman" w:hAnsi="Times New Roman" w:cs="Times New Roman"/>
          </w:rPr>
          <w:t xml:space="preserve"> to the Obstacle Height and Obstacle Position groups. The specific value used for the learning rate was 1×10</w:t>
        </w:r>
        <w:r w:rsidR="00AE60E1" w:rsidRPr="00AE60E1">
          <w:rPr>
            <w:rFonts w:ascii="Times New Roman" w:hAnsi="Times New Roman" w:cs="Times New Roman"/>
            <w:vertAlign w:val="superscript"/>
          </w:rPr>
          <w:t>-4</w:t>
        </w:r>
        <w:r w:rsidR="00AE60E1" w:rsidRPr="00AE60E1">
          <w:rPr>
            <w:rFonts w:ascii="Times New Roman" w:hAnsi="Times New Roman" w:cs="Times New Roman"/>
          </w:rPr>
          <w:t xml:space="preserve">; the value used for the weight </w:t>
        </w:r>
        <w:r w:rsidR="00AE60E1" w:rsidRPr="00AE60E1">
          <w:rPr>
            <w:rFonts w:ascii="Times New Roman" w:hAnsi="Times New Roman" w:cs="Times New Roman"/>
          </w:rPr>
          <w:lastRenderedPageBreak/>
          <w:t xml:space="preserve">decay was 0.1. These values were kept constant across all simulations. </w:t>
        </w:r>
        <w:r w:rsidR="00AE60E1">
          <w:rPr>
            <w:rFonts w:ascii="Times New Roman" w:hAnsi="Times New Roman" w:cs="Times New Roman"/>
          </w:rPr>
          <w:t>Learning rate</w:t>
        </w:r>
        <w:r w:rsidR="00AE60E1" w:rsidRPr="00AE60E1">
          <w:rPr>
            <w:rFonts w:ascii="Times New Roman" w:hAnsi="Times New Roman" w:cs="Times New Roman"/>
          </w:rPr>
          <w:t xml:space="preserve"> is a parameter that controls </w:t>
        </w:r>
      </w:ins>
      <w:ins w:id="831" w:author="Benton, Deon" w:date="2026-05-19T19:04:00Z" w16du:dateUtc="2026-05-20T00:04:00Z">
        <w:r w:rsidR="001A5B1D">
          <w:rPr>
            <w:rFonts w:ascii="Times New Roman" w:hAnsi="Times New Roman" w:cs="Times New Roman"/>
          </w:rPr>
          <w:t>how quickly a network’s weights adapt</w:t>
        </w:r>
      </w:ins>
      <w:ins w:id="832" w:author="Benton, Deon" w:date="2026-05-19T19:03:00Z" w16du:dateUtc="2026-05-20T00:03:00Z">
        <w:r w:rsidR="00AE60E1" w:rsidRPr="00AE60E1">
          <w:rPr>
            <w:rFonts w:ascii="Times New Roman" w:hAnsi="Times New Roman" w:cs="Times New Roman"/>
          </w:rPr>
          <w:t xml:space="preserve">; larger learning rates </w:t>
        </w:r>
      </w:ins>
      <w:ins w:id="833" w:author="Benton, Deon" w:date="2026-05-19T19:05:00Z" w16du:dateUtc="2026-05-20T00:05:00Z">
        <w:r w:rsidR="001A5B1D">
          <w:rPr>
            <w:rFonts w:ascii="Times New Roman" w:hAnsi="Times New Roman" w:cs="Times New Roman"/>
          </w:rPr>
          <w:t>correspond to</w:t>
        </w:r>
      </w:ins>
      <w:ins w:id="834" w:author="Benton, Deon" w:date="2026-05-19T19:03:00Z" w16du:dateUtc="2026-05-20T00:03:00Z">
        <w:r w:rsidR="00AE60E1" w:rsidRPr="00AE60E1">
          <w:rPr>
            <w:rFonts w:ascii="Times New Roman" w:hAnsi="Times New Roman" w:cs="Times New Roman"/>
          </w:rPr>
          <w:t xml:space="preserve"> more rapid weight changes and faster learning. In contrast, weight decay controls how “big” the weights are allowed to grow; lower values for this parameter correspond to larger weights. </w:t>
        </w:r>
      </w:ins>
      <w:ins w:id="835" w:author="Benton, Deon" w:date="2026-05-19T19:05:00Z" w16du:dateUtc="2026-05-20T00:05:00Z">
        <w:r w:rsidR="001A5B1D">
          <w:rPr>
            <w:rFonts w:ascii="Times New Roman" w:hAnsi="Times New Roman" w:cs="Times New Roman"/>
          </w:rPr>
          <w:t>This way of implementing salience</w:t>
        </w:r>
      </w:ins>
      <w:ins w:id="836" w:author="Benton, Deon" w:date="2026-05-19T19:03:00Z" w16du:dateUtc="2026-05-20T00:03:00Z">
        <w:r w:rsidR="00AE60E1" w:rsidRPr="00AE60E1">
          <w:rPr>
            <w:rFonts w:ascii="Times New Roman" w:hAnsi="Times New Roman" w:cs="Times New Roman"/>
          </w:rPr>
          <w:t xml:space="preserve"> aligns with past connectionist modeling work (e.g., Benton, 2024; Singh et al., 2025). </w:t>
        </w:r>
      </w:ins>
      <w:ins w:id="837" w:author="Benton, Deon" w:date="2026-05-19T19:06:00Z" w16du:dateUtc="2026-05-20T00:06:00Z">
        <w:r w:rsidR="001C534C">
          <w:rPr>
            <w:rFonts w:ascii="Times New Roman" w:hAnsi="Times New Roman" w:cs="Times New Roman"/>
          </w:rPr>
          <w:t>The second</w:t>
        </w:r>
      </w:ins>
      <w:r w:rsidR="008674ED" w:rsidRPr="008674ED">
        <w:rPr>
          <w:rFonts w:ascii="Times New Roman" w:hAnsi="Times New Roman" w:cs="Times New Roman"/>
        </w:rPr>
        <w:t xml:space="preserve"> assumption was implemented by activating the Small Vertical Separation unit whenever curved motion occurred over an obstacle.</w:t>
      </w:r>
      <w:ins w:id="838" w:author="Benton, Deon" w:date="2026-05-19T19:06:00Z" w16du:dateUtc="2026-05-20T00:06:00Z">
        <w:r w:rsidR="0081314B">
          <w:rPr>
            <w:rFonts w:ascii="Times New Roman" w:hAnsi="Times New Roman" w:cs="Times New Roman"/>
          </w:rPr>
          <w:t xml:space="preserve"> </w:t>
        </w:r>
      </w:ins>
    </w:p>
    <w:p w14:paraId="48870FEF" w14:textId="77777777" w:rsidR="00F04C71" w:rsidRDefault="00EB298A" w:rsidP="008674ED">
      <w:pPr>
        <w:spacing w:line="480" w:lineRule="auto"/>
        <w:contextualSpacing/>
        <w:rPr>
          <w:ins w:id="839" w:author="Benton, Deon" w:date="2026-05-19T19:14:00Z" w16du:dateUtc="2026-05-20T00:14:00Z"/>
          <w:rFonts w:ascii="Times New Roman" w:hAnsi="Times New Roman" w:cs="Times New Roman"/>
        </w:rPr>
      </w:pPr>
      <w:ins w:id="840" w:author="Benton, Deon" w:date="2026-05-19T19:08:00Z" w16du:dateUtc="2026-05-20T00:08:00Z">
        <w:r>
          <w:rPr>
            <w:rFonts w:ascii="Times New Roman" w:hAnsi="Times New Roman" w:cs="Times New Roman"/>
          </w:rPr>
          <w:t xml:space="preserve">In terms of the duration of the pretraining phase, its length </w:t>
        </w:r>
      </w:ins>
      <w:r w:rsidR="008674ED" w:rsidRPr="008674ED">
        <w:rPr>
          <w:rFonts w:ascii="Times New Roman" w:hAnsi="Times New Roman" w:cs="Times New Roman"/>
        </w:rPr>
        <w:t xml:space="preserve">varied systematically across simulations such that networks corresponding to older infants received proportionally more pretraining experience than </w:t>
      </w:r>
      <w:ins w:id="841" w:author="Benton, Deon" w:date="2026-05-19T19:08:00Z" w16du:dateUtc="2026-05-20T00:08:00Z">
        <w:r>
          <w:rPr>
            <w:rFonts w:ascii="Times New Roman" w:hAnsi="Times New Roman" w:cs="Times New Roman"/>
          </w:rPr>
          <w:t xml:space="preserve">those </w:t>
        </w:r>
      </w:ins>
      <w:r w:rsidR="008674ED" w:rsidRPr="008674ED">
        <w:rPr>
          <w:rFonts w:ascii="Times New Roman" w:hAnsi="Times New Roman" w:cs="Times New Roman"/>
        </w:rPr>
        <w:t xml:space="preserve">corresponding to younger infants. </w:t>
      </w:r>
      <w:proofErr w:type="gramStart"/>
      <w:ins w:id="842" w:author="Benton, Deon" w:date="2026-05-19T19:08:00Z" w16du:dateUtc="2026-05-20T00:08:00Z">
        <w:r>
          <w:rPr>
            <w:rFonts w:ascii="Times New Roman" w:hAnsi="Times New Roman" w:cs="Times New Roman"/>
          </w:rPr>
          <w:t>In particular</w:t>
        </w:r>
      </w:ins>
      <w:r w:rsidR="008674ED" w:rsidRPr="008674ED">
        <w:rPr>
          <w:rFonts w:ascii="Times New Roman" w:hAnsi="Times New Roman" w:cs="Times New Roman"/>
        </w:rPr>
        <w:t>, simulations</w:t>
      </w:r>
      <w:proofErr w:type="gramEnd"/>
      <w:r w:rsidR="008674ED" w:rsidRPr="008674ED">
        <w:rPr>
          <w:rFonts w:ascii="Times New Roman" w:hAnsi="Times New Roman" w:cs="Times New Roman"/>
        </w:rPr>
        <w:t xml:space="preserve"> </w:t>
      </w:r>
      <w:ins w:id="843" w:author="Benton, Deon" w:date="2026-05-19T19:09:00Z" w16du:dateUtc="2026-05-20T00:09:00Z">
        <w:r>
          <w:rPr>
            <w:rFonts w:ascii="Times New Roman" w:hAnsi="Times New Roman" w:cs="Times New Roman"/>
          </w:rPr>
          <w:t>that modeled</w:t>
        </w:r>
        <w:r w:rsidRPr="008674ED">
          <w:rPr>
            <w:rFonts w:ascii="Times New Roman" w:hAnsi="Times New Roman" w:cs="Times New Roman"/>
          </w:rPr>
          <w:t xml:space="preserve"> </w:t>
        </w:r>
      </w:ins>
      <w:r w:rsidR="008674ED" w:rsidRPr="008674ED">
        <w:rPr>
          <w:rFonts w:ascii="Times New Roman" w:hAnsi="Times New Roman" w:cs="Times New Roman"/>
        </w:rPr>
        <w:t xml:space="preserve">12-month-olds received 900 epochs of pretraining, whereas simulations </w:t>
      </w:r>
      <w:ins w:id="844" w:author="Benton, Deon" w:date="2026-05-19T19:09:00Z" w16du:dateUtc="2026-05-20T00:09:00Z">
        <w:r>
          <w:rPr>
            <w:rFonts w:ascii="Times New Roman" w:hAnsi="Times New Roman" w:cs="Times New Roman"/>
          </w:rPr>
          <w:t>that modeled</w:t>
        </w:r>
        <w:r w:rsidRPr="008674ED">
          <w:rPr>
            <w:rFonts w:ascii="Times New Roman" w:hAnsi="Times New Roman" w:cs="Times New Roman"/>
          </w:rPr>
          <w:t xml:space="preserve"> </w:t>
        </w:r>
      </w:ins>
      <w:r w:rsidR="008674ED" w:rsidRPr="008674ED">
        <w:rPr>
          <w:rFonts w:ascii="Times New Roman" w:hAnsi="Times New Roman" w:cs="Times New Roman"/>
        </w:rPr>
        <w:t xml:space="preserve">9-, 6-, and 3-month-olds received 675, 450, and 225 epochs, respectively. </w:t>
      </w:r>
      <w:ins w:id="845" w:author="Benton, Deon" w:date="2026-05-19T19:09:00Z" w16du:dateUtc="2026-05-20T00:09:00Z">
        <w:r>
          <w:rPr>
            <w:rFonts w:ascii="Times New Roman" w:hAnsi="Times New Roman" w:cs="Times New Roman"/>
          </w:rPr>
          <w:t>Developmental “age” was also modeled via the learning rate parameters</w:t>
        </w:r>
      </w:ins>
      <w:ins w:id="846" w:author="Benton, Deon" w:date="2026-05-19T19:10:00Z" w16du:dateUtc="2026-05-20T00:10:00Z">
        <w:r w:rsidR="009C69D7">
          <w:rPr>
            <w:rFonts w:ascii="Times New Roman" w:hAnsi="Times New Roman" w:cs="Times New Roman"/>
          </w:rPr>
          <w:t>; a higher learning rate was used for older models than younger ones. This value ranged from 0.</w:t>
        </w:r>
      </w:ins>
      <w:ins w:id="847" w:author="Benton, Deon" w:date="2026-05-19T19:11:00Z" w16du:dateUtc="2026-05-20T00:11:00Z">
        <w:r w:rsidR="009C69D7">
          <w:rPr>
            <w:rFonts w:ascii="Times New Roman" w:hAnsi="Times New Roman" w:cs="Times New Roman"/>
          </w:rPr>
          <w:t xml:space="preserve">1 for the oldest models to 0.05 for the youngest models. </w:t>
        </w:r>
      </w:ins>
      <w:ins w:id="848" w:author="Benton, Deon" w:date="2026-05-19T19:13:00Z" w16du:dateUtc="2026-05-20T00:13:00Z">
        <w:r w:rsidR="002E6914">
          <w:rPr>
            <w:rFonts w:ascii="Times New Roman" w:hAnsi="Times New Roman" w:cs="Times New Roman"/>
          </w:rPr>
          <w:t>Assigning larger learning rates to older models</w:t>
        </w:r>
      </w:ins>
      <w:ins w:id="849" w:author="Benton, Deon" w:date="2026-05-19T19:12:00Z" w16du:dateUtc="2026-05-20T00:12:00Z">
        <w:r w:rsidR="002E6914">
          <w:rPr>
            <w:rFonts w:ascii="Times New Roman" w:hAnsi="Times New Roman" w:cs="Times New Roman"/>
          </w:rPr>
          <w:t xml:space="preserve"> </w:t>
        </w:r>
      </w:ins>
      <w:r w:rsidR="008674ED" w:rsidRPr="008674ED">
        <w:rPr>
          <w:rFonts w:ascii="Times New Roman" w:hAnsi="Times New Roman" w:cs="Times New Roman"/>
        </w:rPr>
        <w:t xml:space="preserve">implemented the assumption that processing efficiency improves developmentally. </w:t>
      </w:r>
      <w:ins w:id="850" w:author="Benton, Deon" w:date="2026-05-19T19:13:00Z" w16du:dateUtc="2026-05-20T00:13:00Z">
        <w:r w:rsidR="002E6914" w:rsidRPr="002E6914">
          <w:rPr>
            <w:rFonts w:ascii="Times New Roman" w:hAnsi="Times New Roman" w:cs="Times New Roman"/>
          </w:rPr>
          <w:t xml:space="preserve">The habituation phase always followed the pretraining phase and lasted between 8 and 12 epochs in step sizes of 1 (see below for details about the nature of the habituation experience for a given simulation). Different numbers of habituation epochs were used to ensure that the results reported below were robust to </w:t>
        </w:r>
        <w:proofErr w:type="gramStart"/>
        <w:r w:rsidR="002E6914" w:rsidRPr="002E6914">
          <w:rPr>
            <w:rFonts w:ascii="Times New Roman" w:hAnsi="Times New Roman" w:cs="Times New Roman"/>
          </w:rPr>
          <w:t>particular values</w:t>
        </w:r>
        <w:proofErr w:type="gramEnd"/>
        <w:r w:rsidR="002E6914" w:rsidRPr="002E6914">
          <w:rPr>
            <w:rFonts w:ascii="Times New Roman" w:hAnsi="Times New Roman" w:cs="Times New Roman"/>
          </w:rPr>
          <w:t xml:space="preserve"> of this parameter.</w:t>
        </w:r>
      </w:ins>
      <w:ins w:id="851" w:author="Benton, Deon" w:date="2026-05-19T19:14:00Z" w16du:dateUtc="2026-05-20T00:14:00Z">
        <w:r w:rsidR="00F04C71">
          <w:rPr>
            <w:rFonts w:ascii="Times New Roman" w:hAnsi="Times New Roman" w:cs="Times New Roman"/>
          </w:rPr>
          <w:t xml:space="preserve"> </w:t>
        </w:r>
      </w:ins>
    </w:p>
    <w:p w14:paraId="360CBDC1" w14:textId="2A0F9D5C" w:rsidR="00CE5085" w:rsidRDefault="00B40E05" w:rsidP="00B40E05">
      <w:pPr>
        <w:spacing w:line="480" w:lineRule="auto"/>
        <w:ind w:firstLine="720"/>
        <w:contextualSpacing/>
        <w:rPr>
          <w:rFonts w:ascii="Times New Roman" w:hAnsi="Times New Roman" w:cs="Times New Roman"/>
        </w:rPr>
      </w:pPr>
      <w:ins w:id="852" w:author="Benton, Deon" w:date="2026-05-19T19:21:00Z" w16du:dateUtc="2026-05-20T00:21:00Z">
        <w:r w:rsidRPr="00B40E05">
          <w:rPr>
            <w:rFonts w:ascii="Times New Roman" w:hAnsi="Times New Roman" w:cs="Times New Roman"/>
          </w:rPr>
          <w:t xml:space="preserve">The dependent measure used in these simulations was network (cross-entropy) error (Hinton, 1989). As in prior developmental connectionist models (e.g., Mareschal et al., 2000; Quinn &amp; Johnson, 2000; Rakison &amp; Lupyan, 2008), network error was treated as a proxy for </w:t>
        </w:r>
        <w:r w:rsidRPr="00B40E05">
          <w:rPr>
            <w:rFonts w:ascii="Times New Roman" w:hAnsi="Times New Roman" w:cs="Times New Roman"/>
          </w:rPr>
          <w:lastRenderedPageBreak/>
          <w:t>looking time such that greater error corresponded to longer looking. This interpretation of error also aligns with theories of habituation proposing that infants’ looking declines as their internal representations increasingly match external events (e.g., Cohen, 1973; Sokolov, 1963), as well as with how autoencoders—which ALIAS partly is—learn.</w:t>
        </w:r>
        <w:r>
          <w:rPr>
            <w:rFonts w:ascii="Times New Roman" w:hAnsi="Times New Roman" w:cs="Times New Roman"/>
          </w:rPr>
          <w:t xml:space="preserve"> </w:t>
        </w:r>
      </w:ins>
    </w:p>
    <w:p w14:paraId="7BB3849B" w14:textId="3BEB1697" w:rsidR="00524642" w:rsidRPr="00AE207C" w:rsidRDefault="00C1152B" w:rsidP="007F7477">
      <w:pPr>
        <w:spacing w:line="480" w:lineRule="auto"/>
        <w:ind w:firstLine="720"/>
        <w:contextualSpacing/>
        <w:rPr>
          <w:rFonts w:ascii="Times New Roman" w:hAnsi="Times New Roman" w:cs="Times New Roman"/>
        </w:rPr>
      </w:pPr>
      <w:r>
        <w:rPr>
          <w:rFonts w:ascii="Times New Roman" w:hAnsi="Times New Roman" w:cs="Times New Roman"/>
        </w:rPr>
        <w:t>All</w:t>
      </w:r>
      <w:r w:rsidR="00524642">
        <w:rPr>
          <w:rFonts w:ascii="Times New Roman" w:hAnsi="Times New Roman" w:cs="Times New Roman"/>
        </w:rPr>
        <w:t xml:space="preserve"> simulations were run using the Lens neural network simulator (Rohde, 1999). </w:t>
      </w:r>
      <w:r w:rsidR="00CC51FA">
        <w:rPr>
          <w:rFonts w:ascii="Times New Roman" w:hAnsi="Times New Roman" w:cs="Times New Roman"/>
        </w:rPr>
        <w:t xml:space="preserve">The full set of training </w:t>
      </w:r>
      <w:r w:rsidR="00524642">
        <w:rPr>
          <w:rFonts w:ascii="Times New Roman" w:hAnsi="Times New Roman" w:cs="Times New Roman"/>
        </w:rPr>
        <w:t>and testing files</w:t>
      </w:r>
      <w:r w:rsidR="00FA78E9">
        <w:rPr>
          <w:rFonts w:ascii="Times New Roman" w:hAnsi="Times New Roman" w:cs="Times New Roman"/>
        </w:rPr>
        <w:t>, including data from the simulations</w:t>
      </w:r>
      <w:r w:rsidR="00CC51FA">
        <w:rPr>
          <w:rFonts w:ascii="Times New Roman" w:hAnsi="Times New Roman" w:cs="Times New Roman"/>
        </w:rPr>
        <w:t xml:space="preserve"> reported here</w:t>
      </w:r>
      <w:r w:rsidR="00FA78E9">
        <w:rPr>
          <w:rFonts w:ascii="Times New Roman" w:hAnsi="Times New Roman" w:cs="Times New Roman"/>
        </w:rPr>
        <w:t>,</w:t>
      </w:r>
      <w:r w:rsidR="00524642">
        <w:rPr>
          <w:rFonts w:ascii="Times New Roman" w:hAnsi="Times New Roman" w:cs="Times New Roman"/>
        </w:rPr>
        <w:t xml:space="preserve"> are available for download at </w:t>
      </w:r>
      <w:hyperlink r:id="rId10" w:history="1">
        <w:r w:rsidR="008472E4" w:rsidRPr="008472E4">
          <w:rPr>
            <w:rStyle w:val="Hyperlink"/>
            <w:rFonts w:ascii="Times New Roman" w:hAnsi="Times New Roman" w:cs="Times New Roman"/>
          </w:rPr>
          <w:t>https://osf.io/9eqpf/?view_only=62f752417a9141c7b0509a998039ad13</w:t>
        </w:r>
      </w:hyperlink>
      <w:r w:rsidR="00524642">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79E2CFEB" w:rsidR="00524642" w:rsidRDefault="00524642" w:rsidP="00D86763">
      <w:pPr>
        <w:spacing w:line="480" w:lineRule="auto"/>
        <w:contextualSpacing/>
        <w:jc w:val="center"/>
        <w:rPr>
          <w:rFonts w:ascii="Times New Roman" w:hAnsi="Times New Roman" w:cs="Times New Roman"/>
        </w:rPr>
      </w:pPr>
      <w:r>
        <w:rPr>
          <w:rFonts w:ascii="Times New Roman" w:hAnsi="Times New Roman" w:cs="Times New Roman"/>
          <w:b/>
          <w:bCs/>
        </w:rPr>
        <w:t>Simulation 1</w:t>
      </w:r>
      <w:r w:rsidR="003C5492">
        <w:rPr>
          <w:rFonts w:ascii="Times New Roman" w:hAnsi="Times New Roman" w:cs="Times New Roman"/>
          <w:b/>
          <w:bCs/>
        </w:rPr>
        <w:t>a</w:t>
      </w:r>
      <w:r w:rsidR="00896FCF">
        <w:rPr>
          <w:rFonts w:ascii="Times New Roman" w:hAnsi="Times New Roman" w:cs="Times New Roman"/>
          <w:b/>
          <w:bCs/>
        </w:rPr>
        <w:t xml:space="preserve">: </w:t>
      </w:r>
      <w:ins w:id="853" w:author="Benton, Deon" w:date="2026-05-19T19:25:00Z" w16du:dateUtc="2026-05-20T00:25:00Z">
        <w:r w:rsidR="00D86763" w:rsidRPr="00D86763">
          <w:rPr>
            <w:rFonts w:ascii="Times New Roman" w:hAnsi="Times New Roman" w:cs="Times New Roman"/>
            <w:b/>
            <w:bCs/>
          </w:rPr>
          <w:t>Selective longer looking to inefficient actions.</w:t>
        </w:r>
      </w:ins>
    </w:p>
    <w:p w14:paraId="5F0C4689" w14:textId="77777777" w:rsidR="007A330E" w:rsidRDefault="00524642" w:rsidP="007A330E">
      <w:pPr>
        <w:spacing w:line="480" w:lineRule="auto"/>
        <w:contextualSpacing/>
        <w:rPr>
          <w:ins w:id="854" w:author="Benton, Deon" w:date="2026-05-19T19:37:00Z" w16du:dateUtc="2026-05-20T00:37:00Z"/>
          <w:rFonts w:ascii="Times New Roman" w:hAnsi="Times New Roman" w:cs="Times New Roman"/>
        </w:rPr>
      </w:pPr>
      <w:r>
        <w:rPr>
          <w:rFonts w:ascii="Times New Roman" w:hAnsi="Times New Roman" w:cs="Times New Roman"/>
        </w:rPr>
        <w:tab/>
      </w:r>
      <w:r w:rsidR="007C234D" w:rsidRPr="007C234D">
        <w:rPr>
          <w:rFonts w:ascii="Times New Roman" w:hAnsi="Times New Roman" w:cs="Times New Roman"/>
        </w:rPr>
        <w:t xml:space="preserve">Simulation 1a modeled the first target finding: </w:t>
      </w:r>
      <w:r w:rsidR="005E3C5D">
        <w:rPr>
          <w:rFonts w:ascii="Times New Roman" w:hAnsi="Times New Roman" w:cs="Times New Roman"/>
        </w:rPr>
        <w:t xml:space="preserve">Infants </w:t>
      </w:r>
      <w:r w:rsidR="007C234D" w:rsidRPr="007C234D">
        <w:rPr>
          <w:rFonts w:ascii="Times New Roman" w:hAnsi="Times New Roman" w:cs="Times New Roman"/>
        </w:rPr>
        <w:t>look longer at a barrierless curved test event than at a barrierless straight-path event</w:t>
      </w:r>
      <w:r w:rsidR="005E3C5D">
        <w:rPr>
          <w:rFonts w:ascii="Times New Roman" w:hAnsi="Times New Roman" w:cs="Times New Roman"/>
        </w:rPr>
        <w:t xml:space="preserve"> following habituation to a constrained event. </w:t>
      </w:r>
      <w:r w:rsidR="004F5E4E">
        <w:rPr>
          <w:rFonts w:ascii="Times New Roman" w:hAnsi="Times New Roman" w:cs="Times New Roman"/>
        </w:rPr>
        <w:t>ALIAS performance was</w:t>
      </w:r>
      <w:r w:rsidR="007C234D" w:rsidRPr="007C234D">
        <w:rPr>
          <w:rFonts w:ascii="Times New Roman" w:hAnsi="Times New Roman" w:cs="Times New Roman"/>
        </w:rPr>
        <w:t xml:space="preserve"> compared to that of OM10, OM10-2, and ALIAS-2.</w:t>
      </w:r>
      <w:ins w:id="855" w:author="Benton, Deon" w:date="2026-05-19T19:37:00Z" w16du:dateUtc="2026-05-20T00:37:00Z">
        <w:r w:rsidR="007A330E">
          <w:rPr>
            <w:rFonts w:ascii="Times New Roman" w:hAnsi="Times New Roman" w:cs="Times New Roman"/>
          </w:rPr>
          <w:t xml:space="preserve"> For ALIAS and ALIAS-2, networks </w:t>
        </w:r>
      </w:ins>
      <w:r>
        <w:rPr>
          <w:rFonts w:ascii="Times New Roman" w:hAnsi="Times New Roman" w:cs="Times New Roman"/>
        </w:rPr>
        <w:t>were assigned either to the Experimental condition or to the Control condition</w:t>
      </w:r>
      <w:ins w:id="856" w:author="Benton, Deon" w:date="2026-05-19T19:34:00Z" w16du:dateUtc="2026-05-20T00:34:00Z">
        <w:r w:rsidR="00F62A90">
          <w:rPr>
            <w:rFonts w:ascii="Times New Roman" w:hAnsi="Times New Roman" w:cs="Times New Roman"/>
          </w:rPr>
          <w:t xml:space="preserve">. </w:t>
        </w:r>
      </w:ins>
      <w:r>
        <w:rPr>
          <w:rFonts w:ascii="Times New Roman" w:hAnsi="Times New Roman" w:cs="Times New Roman"/>
        </w:rPr>
        <w:t xml:space="preserve"> </w:t>
      </w:r>
      <w:r w:rsidR="00F62A90">
        <w:rPr>
          <w:rFonts w:ascii="Times New Roman" w:hAnsi="Times New Roman" w:cs="Times New Roman"/>
        </w:rPr>
        <w:t xml:space="preserve">Twenty networks </w:t>
      </w:r>
      <w:ins w:id="857" w:author="Benton, Deon" w:date="2026-05-19T19:33:00Z" w16du:dateUtc="2026-05-20T00:33:00Z">
        <w:r w:rsidR="00F62A90">
          <w:rPr>
            <w:rFonts w:ascii="Times New Roman" w:hAnsi="Times New Roman" w:cs="Times New Roman"/>
          </w:rPr>
          <w:t xml:space="preserve">were tested </w:t>
        </w:r>
      </w:ins>
      <w:r w:rsidR="006C7DCD">
        <w:rPr>
          <w:rFonts w:ascii="Times New Roman" w:hAnsi="Times New Roman" w:cs="Times New Roman"/>
        </w:rPr>
        <w:t xml:space="preserve">at each of five different “habituation” epochs </w:t>
      </w:r>
      <w:ins w:id="858" w:author="Benton, Deon" w:date="2026-05-19T19:34:00Z" w16du:dateUtc="2026-05-20T00:34:00Z">
        <w:r w:rsidR="00F62A90">
          <w:rPr>
            <w:rFonts w:ascii="Times New Roman" w:hAnsi="Times New Roman" w:cs="Times New Roman"/>
          </w:rPr>
          <w:t xml:space="preserve">across both conditions. This yielded </w:t>
        </w:r>
      </w:ins>
      <w:ins w:id="859" w:author="Benton, Deon" w:date="2026-05-19T19:35:00Z" w16du:dateUtc="2026-05-20T00:35:00Z">
        <w:r w:rsidR="00F62A90">
          <w:rPr>
            <w:rFonts w:ascii="Times New Roman" w:hAnsi="Times New Roman" w:cs="Times New Roman"/>
          </w:rPr>
          <w:t xml:space="preserve">a total of 200 networks per model variant. </w:t>
        </w:r>
      </w:ins>
    </w:p>
    <w:p w14:paraId="5DAC01E5" w14:textId="007BEA87" w:rsidR="00BC196F" w:rsidRDefault="001F49EB" w:rsidP="00524642">
      <w:pPr>
        <w:tabs>
          <w:tab w:val="left" w:pos="720"/>
          <w:tab w:val="left" w:pos="1440"/>
          <w:tab w:val="left" w:pos="2160"/>
          <w:tab w:val="left" w:pos="2880"/>
          <w:tab w:val="left" w:pos="3600"/>
          <w:tab w:val="center" w:pos="4680"/>
        </w:tabs>
        <w:spacing w:line="480" w:lineRule="auto"/>
        <w:contextualSpacing/>
        <w:rPr>
          <w:ins w:id="860" w:author="Benton, Deon" w:date="2026-05-19T19:43:00Z" w16du:dateUtc="2026-05-20T00:43:00Z"/>
          <w:rFonts w:ascii="Times New Roman" w:hAnsi="Times New Roman" w:cs="Times New Roman"/>
        </w:rPr>
      </w:pPr>
      <w:ins w:id="861" w:author="Benton, Deon" w:date="2026-05-19T19:38:00Z" w16du:dateUtc="2026-05-20T00:38:00Z">
        <w:r>
          <w:rPr>
            <w:rFonts w:ascii="Times New Roman" w:hAnsi="Times New Roman" w:cs="Times New Roman"/>
          </w:rPr>
          <w:tab/>
        </w:r>
      </w:ins>
      <w:ins w:id="862" w:author="Benton, Deon" w:date="2026-05-19T19:45:00Z" w16du:dateUtc="2026-05-20T00:45:00Z">
        <w:r w:rsidR="003D401B" w:rsidRPr="003D401B">
          <w:rPr>
            <w:rFonts w:ascii="Times New Roman" w:hAnsi="Times New Roman" w:cs="Times New Roman"/>
          </w:rPr>
          <w:t xml:space="preserve">The habituation event used in the Experimental condition closely resembled the Arced Path pretraining event with two modifications. First, novel objects possessing surface features </w:t>
        </w:r>
      </w:ins>
      <w:ins w:id="863" w:author="Benton, Deon" w:date="2026-05-19T19:46:00Z" w16du:dateUtc="2026-05-20T00:46:00Z">
        <w:r w:rsidR="00B93DE3">
          <w:rPr>
            <w:rFonts w:ascii="Times New Roman" w:hAnsi="Times New Roman" w:cs="Times New Roman"/>
          </w:rPr>
          <w:t>typical of</w:t>
        </w:r>
      </w:ins>
      <w:ins w:id="864" w:author="Benton, Deon" w:date="2026-05-19T19:45:00Z" w16du:dateUtc="2026-05-20T00:45:00Z">
        <w:r w:rsidR="003D401B" w:rsidRPr="003D401B">
          <w:rPr>
            <w:rFonts w:ascii="Times New Roman" w:hAnsi="Times New Roman" w:cs="Times New Roman"/>
          </w:rPr>
          <w:t xml:space="preserve"> animate entities were used; these objects approximated the animate stimuli employed in the original behavioral studies. Second, a higher obstacle and curved trajectory were used than those encountered during pretraining. This ensured that networks’ responses were not driven by prior experience with a particular obstacle or arc height. Networks were then tested on barrierless </w:t>
        </w:r>
        <w:r w:rsidR="003D401B" w:rsidRPr="003D401B">
          <w:rPr>
            <w:rFonts w:ascii="Times New Roman" w:hAnsi="Times New Roman" w:cs="Times New Roman"/>
          </w:rPr>
          <w:lastRenderedPageBreak/>
          <w:t>straight and curved events involving the habituation objects. The straight trajectory corresponded to the Efficient test event</w:t>
        </w:r>
        <w:r w:rsidR="003D401B">
          <w:rPr>
            <w:rFonts w:ascii="Times New Roman" w:hAnsi="Times New Roman" w:cs="Times New Roman"/>
          </w:rPr>
          <w:t>;</w:t>
        </w:r>
        <w:r w:rsidR="003D401B" w:rsidRPr="003D401B">
          <w:rPr>
            <w:rFonts w:ascii="Times New Roman" w:hAnsi="Times New Roman" w:cs="Times New Roman"/>
          </w:rPr>
          <w:t xml:space="preserve"> the curved trajectory</w:t>
        </w:r>
      </w:ins>
      <w:ins w:id="865" w:author="Benton, Deon" w:date="2026-05-19T19:46:00Z" w16du:dateUtc="2026-05-20T00:46:00Z">
        <w:r w:rsidR="000757D8">
          <w:rPr>
            <w:rFonts w:ascii="Times New Roman" w:hAnsi="Times New Roman" w:cs="Times New Roman"/>
          </w:rPr>
          <w:t>,</w:t>
        </w:r>
      </w:ins>
      <w:ins w:id="866" w:author="Benton, Deon" w:date="2026-05-19T19:45:00Z" w16du:dateUtc="2026-05-20T00:45:00Z">
        <w:r w:rsidR="003D401B" w:rsidRPr="003D401B">
          <w:rPr>
            <w:rFonts w:ascii="Times New Roman" w:hAnsi="Times New Roman" w:cs="Times New Roman"/>
          </w:rPr>
          <w:t xml:space="preserve"> to the Inefficient test event.</w:t>
        </w:r>
      </w:ins>
    </w:p>
    <w:p w14:paraId="4AEA4692" w14:textId="77777777" w:rsidR="00C0405C" w:rsidRDefault="00C0405C"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509F50EB" w14:textId="6F9AF82C" w:rsidR="00660433" w:rsidRPr="003428D1" w:rsidRDefault="00857369"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r w:rsidR="00661DFC">
        <w:rPr>
          <w:rFonts w:ascii="Times New Roman" w:hAnsi="Times New Roman" w:cs="Times New Roman"/>
          <w:b/>
          <w:bCs/>
        </w:rPr>
        <w:t xml:space="preserve"> and Discussion </w:t>
      </w:r>
    </w:p>
    <w:tbl>
      <w:tblPr>
        <w:tblStyle w:val="TableGrid"/>
        <w:tblW w:w="11656"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73"/>
        <w:gridCol w:w="5883"/>
      </w:tblGrid>
      <w:tr w:rsidR="00B64108" w14:paraId="45C4A25B" w14:textId="77777777" w:rsidTr="00A8343B">
        <w:trPr>
          <w:trHeight w:val="3596"/>
        </w:trPr>
        <w:tc>
          <w:tcPr>
            <w:tcW w:w="5671" w:type="dxa"/>
          </w:tcPr>
          <w:p w14:paraId="4CE13738" w14:textId="734D014A" w:rsidR="00A8343B" w:rsidRDefault="009D6884"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C375909" wp14:editId="7C2DE96D">
                  <wp:extent cx="3529013" cy="2171700"/>
                  <wp:effectExtent l="0" t="0" r="0" b="0"/>
                  <wp:docPr id="14185024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02429" name="Picture 141850242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51664" cy="2185639"/>
                          </a:xfrm>
                          <a:prstGeom prst="rect">
                            <a:avLst/>
                          </a:prstGeom>
                        </pic:spPr>
                      </pic:pic>
                    </a:graphicData>
                  </a:graphic>
                </wp:inline>
              </w:drawing>
            </w:r>
          </w:p>
        </w:tc>
        <w:tc>
          <w:tcPr>
            <w:tcW w:w="5985" w:type="dxa"/>
          </w:tcPr>
          <w:p w14:paraId="77104219" w14:textId="70F048DE" w:rsidR="00A8343B" w:rsidRDefault="009D6884" w:rsidP="00A8343B">
            <w:pPr>
              <w:keepNext/>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D286894" wp14:editId="3CF7741A">
                  <wp:extent cx="3565537" cy="2181225"/>
                  <wp:effectExtent l="0" t="0" r="0" b="0"/>
                  <wp:docPr id="15633804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80420" name="Picture 156338042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01381" cy="2203153"/>
                          </a:xfrm>
                          <a:prstGeom prst="rect">
                            <a:avLst/>
                          </a:prstGeom>
                        </pic:spPr>
                      </pic:pic>
                    </a:graphicData>
                  </a:graphic>
                </wp:inline>
              </w:drawing>
            </w:r>
          </w:p>
        </w:tc>
      </w:tr>
    </w:tbl>
    <w:p w14:paraId="623344EC" w14:textId="6B6C8844" w:rsidR="00A8343B" w:rsidRPr="00B64108" w:rsidRDefault="00A8343B" w:rsidP="00A8343B">
      <w:pPr>
        <w:pStyle w:val="Caption"/>
        <w:rPr>
          <w:rFonts w:ascii="Times New Roman" w:hAnsi="Times New Roman" w:cs="Times New Roman"/>
          <w:i w:val="0"/>
          <w:iCs w:val="0"/>
          <w:color w:val="000000" w:themeColor="text1"/>
          <w:sz w:val="24"/>
          <w:szCs w:val="24"/>
        </w:rPr>
      </w:pPr>
      <w:r w:rsidRPr="00B64108">
        <w:rPr>
          <w:rFonts w:ascii="Times New Roman" w:hAnsi="Times New Roman" w:cs="Times New Roman"/>
          <w:b/>
          <w:bCs/>
          <w:i w:val="0"/>
          <w:iCs w:val="0"/>
          <w:color w:val="000000" w:themeColor="text1"/>
          <w:sz w:val="24"/>
          <w:szCs w:val="24"/>
        </w:rPr>
        <w:t xml:space="preserve">Figure </w:t>
      </w:r>
      <w:r w:rsidRPr="00B64108">
        <w:rPr>
          <w:rFonts w:ascii="Times New Roman" w:hAnsi="Times New Roman" w:cs="Times New Roman"/>
          <w:b/>
          <w:bCs/>
          <w:i w:val="0"/>
          <w:iCs w:val="0"/>
          <w:color w:val="000000" w:themeColor="text1"/>
          <w:sz w:val="24"/>
          <w:szCs w:val="24"/>
        </w:rPr>
        <w:fldChar w:fldCharType="begin"/>
      </w:r>
      <w:r w:rsidRPr="00B64108">
        <w:rPr>
          <w:rFonts w:ascii="Times New Roman" w:hAnsi="Times New Roman" w:cs="Times New Roman"/>
          <w:b/>
          <w:bCs/>
          <w:i w:val="0"/>
          <w:iCs w:val="0"/>
          <w:color w:val="000000" w:themeColor="text1"/>
          <w:sz w:val="24"/>
          <w:szCs w:val="24"/>
        </w:rPr>
        <w:instrText xml:space="preserve"> SEQ Figure \* ARABIC </w:instrText>
      </w:r>
      <w:r w:rsidRPr="00B64108">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3</w:t>
      </w:r>
      <w:r w:rsidRPr="00B64108">
        <w:rPr>
          <w:rFonts w:ascii="Times New Roman" w:hAnsi="Times New Roman" w:cs="Times New Roman"/>
          <w:b/>
          <w:bCs/>
          <w:i w:val="0"/>
          <w:iCs w:val="0"/>
          <w:color w:val="000000" w:themeColor="text1"/>
          <w:sz w:val="24"/>
          <w:szCs w:val="24"/>
        </w:rPr>
        <w:fldChar w:fldCharType="end"/>
      </w:r>
      <w:r w:rsidRPr="00B64108">
        <w:rPr>
          <w:rFonts w:ascii="Times New Roman" w:hAnsi="Times New Roman" w:cs="Times New Roman"/>
          <w:b/>
          <w:bCs/>
          <w:i w:val="0"/>
          <w:iCs w:val="0"/>
          <w:color w:val="000000" w:themeColor="text1"/>
          <w:sz w:val="24"/>
          <w:szCs w:val="24"/>
        </w:rPr>
        <w:t>.</w:t>
      </w:r>
      <w:r w:rsidRPr="00B64108">
        <w:rPr>
          <w:rFonts w:ascii="Times New Roman" w:hAnsi="Times New Roman" w:cs="Times New Roman"/>
          <w:i w:val="0"/>
          <w:iCs w:val="0"/>
          <w:color w:val="000000" w:themeColor="text1"/>
          <w:sz w:val="24"/>
          <w:szCs w:val="24"/>
        </w:rPr>
        <w:t xml:space="preserve"> </w:t>
      </w:r>
      <w:r w:rsidR="00D63B57" w:rsidRPr="00D63B57">
        <w:rPr>
          <w:rFonts w:ascii="Times New Roman" w:hAnsi="Times New Roman" w:cs="Times New Roman"/>
          <w:color w:val="000000" w:themeColor="text1"/>
          <w:sz w:val="24"/>
          <w:szCs w:val="24"/>
        </w:rPr>
        <w:t>Mean network error produced to the Efficient and Inefficient test events in the Experimental and Control conditions.</w:t>
      </w:r>
      <w:r w:rsidR="00D63B57" w:rsidRPr="00D63B57">
        <w:rPr>
          <w:rFonts w:ascii="Times New Roman" w:hAnsi="Times New Roman" w:cs="Times New Roman"/>
          <w:i w:val="0"/>
          <w:iCs w:val="0"/>
          <w:color w:val="000000" w:themeColor="text1"/>
          <w:sz w:val="24"/>
          <w:szCs w:val="24"/>
        </w:rPr>
        <w:t xml:space="preserve"> </w:t>
      </w:r>
      <w:r w:rsidR="00D63B57">
        <w:rPr>
          <w:rFonts w:ascii="Times New Roman" w:hAnsi="Times New Roman" w:cs="Times New Roman"/>
          <w:i w:val="0"/>
          <w:iCs w:val="0"/>
          <w:color w:val="000000" w:themeColor="text1"/>
          <w:sz w:val="24"/>
          <w:szCs w:val="24"/>
        </w:rPr>
        <w:t>(Left)</w:t>
      </w:r>
      <w:r w:rsidR="00D63B57" w:rsidRPr="00D63B57">
        <w:rPr>
          <w:rFonts w:ascii="Times New Roman" w:hAnsi="Times New Roman" w:cs="Times New Roman"/>
          <w:i w:val="0"/>
          <w:iCs w:val="0"/>
          <w:color w:val="000000" w:themeColor="text1"/>
          <w:sz w:val="24"/>
          <w:szCs w:val="24"/>
        </w:rPr>
        <w:t xml:space="preserve"> </w:t>
      </w:r>
      <w:r w:rsidR="00D63B57">
        <w:rPr>
          <w:rFonts w:ascii="Times New Roman" w:hAnsi="Times New Roman" w:cs="Times New Roman"/>
          <w:i w:val="0"/>
          <w:iCs w:val="0"/>
          <w:color w:val="000000" w:themeColor="text1"/>
          <w:sz w:val="24"/>
          <w:szCs w:val="24"/>
        </w:rPr>
        <w:t>N</w:t>
      </w:r>
      <w:r w:rsidR="00D63B57" w:rsidRPr="00D63B57">
        <w:rPr>
          <w:rFonts w:ascii="Times New Roman" w:hAnsi="Times New Roman" w:cs="Times New Roman"/>
          <w:i w:val="0"/>
          <w:iCs w:val="0"/>
          <w:color w:val="000000" w:themeColor="text1"/>
          <w:sz w:val="24"/>
          <w:szCs w:val="24"/>
        </w:rPr>
        <w:t>etwork error collapsed across habituation lengths</w:t>
      </w:r>
      <w:r w:rsidR="00D63B57">
        <w:rPr>
          <w:rFonts w:ascii="Times New Roman" w:hAnsi="Times New Roman" w:cs="Times New Roman"/>
          <w:i w:val="0"/>
          <w:iCs w:val="0"/>
          <w:color w:val="000000" w:themeColor="text1"/>
          <w:sz w:val="24"/>
          <w:szCs w:val="24"/>
        </w:rPr>
        <w:t>. (Right) Error</w:t>
      </w:r>
      <w:r w:rsidR="00D63B57" w:rsidRPr="00D63B57">
        <w:rPr>
          <w:rFonts w:ascii="Times New Roman" w:hAnsi="Times New Roman" w:cs="Times New Roman"/>
          <w:i w:val="0"/>
          <w:iCs w:val="0"/>
          <w:color w:val="000000" w:themeColor="text1"/>
          <w:sz w:val="24"/>
          <w:szCs w:val="24"/>
        </w:rPr>
        <w:t xml:space="preserve"> as a function of habituation length. Data shown were generated by ALIAS.</w:t>
      </w:r>
      <w:r w:rsidR="00D63B57">
        <w:rPr>
          <w:rFonts w:ascii="Times New Roman" w:hAnsi="Times New Roman" w:cs="Times New Roman"/>
          <w:i w:val="0"/>
          <w:iCs w:val="0"/>
          <w:color w:val="000000" w:themeColor="text1"/>
          <w:sz w:val="24"/>
          <w:szCs w:val="24"/>
        </w:rPr>
        <w:t xml:space="preserve"> </w:t>
      </w:r>
    </w:p>
    <w:p w14:paraId="328D1202" w14:textId="77777777" w:rsidR="007942CC" w:rsidRDefault="007942CC" w:rsidP="00524642">
      <w:pPr>
        <w:tabs>
          <w:tab w:val="left" w:pos="720"/>
          <w:tab w:val="left" w:pos="1440"/>
          <w:tab w:val="left" w:pos="2160"/>
          <w:tab w:val="left" w:pos="2880"/>
          <w:tab w:val="left" w:pos="3600"/>
          <w:tab w:val="center" w:pos="4680"/>
        </w:tabs>
        <w:spacing w:line="480" w:lineRule="auto"/>
        <w:contextualSpacing/>
        <w:rPr>
          <w:ins w:id="867" w:author="Benton, Deon" w:date="2026-05-19T19:57:00Z" w16du:dateUtc="2026-05-20T00:57:00Z"/>
          <w:rFonts w:ascii="Times New Roman" w:hAnsi="Times New Roman" w:cs="Times New Roman"/>
        </w:rPr>
      </w:pPr>
      <w:ins w:id="868" w:author="Benton, Deon" w:date="2026-05-19T19:57:00Z" w16du:dateUtc="2026-05-20T00:57:00Z">
        <w:r>
          <w:rPr>
            <w:rFonts w:ascii="Times New Roman" w:hAnsi="Times New Roman" w:cs="Times New Roman"/>
          </w:rPr>
          <w:tab/>
        </w:r>
      </w:ins>
    </w:p>
    <w:p w14:paraId="0B661446" w14:textId="1A6865ED" w:rsidR="00DA2268" w:rsidRDefault="007942CC"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ins w:id="869" w:author="Benton, Deon" w:date="2026-05-19T19:57:00Z" w16du:dateUtc="2026-05-20T00:57:00Z">
        <w:r>
          <w:rPr>
            <w:rFonts w:ascii="Times New Roman" w:hAnsi="Times New Roman" w:cs="Times New Roman"/>
          </w:rPr>
          <w:tab/>
          <w:t>Figure 3 shows the looking time data—operationalized as network error—for ALIAS overall (i.e., averaged over different lengths of habituation; left) and for different amounts of habituation (right). This table reveals two notable takeaways</w:t>
        </w:r>
        <w:r>
          <w:rPr>
            <w:rStyle w:val="FootnoteReference"/>
            <w:rFonts w:ascii="Times New Roman" w:hAnsi="Times New Roman" w:cs="Times New Roman"/>
          </w:rPr>
          <w:footnoteReference w:id="2"/>
        </w:r>
        <w:r>
          <w:rPr>
            <w:rFonts w:ascii="Times New Roman" w:hAnsi="Times New Roman" w:cs="Times New Roman"/>
          </w:rPr>
          <w:t xml:space="preserve">. First, ALIAS successfully </w:t>
        </w:r>
        <w:r>
          <w:rPr>
            <w:rFonts w:ascii="Times New Roman" w:hAnsi="Times New Roman" w:cs="Times New Roman"/>
          </w:rPr>
          <w:lastRenderedPageBreak/>
          <w:t xml:space="preserve">reproduced the first target finding: Networks in </w:t>
        </w:r>
        <w:proofErr w:type="gramStart"/>
        <w:r>
          <w:rPr>
            <w:rFonts w:ascii="Times New Roman" w:hAnsi="Times New Roman" w:cs="Times New Roman"/>
          </w:rPr>
          <w:t>the Experimental condition</w:t>
        </w:r>
        <w:proofErr w:type="gramEnd"/>
        <w:r>
          <w:rPr>
            <w:rFonts w:ascii="Times New Roman" w:hAnsi="Times New Roman" w:cs="Times New Roman"/>
          </w:rPr>
          <w:t xml:space="preserve"> produced greater </w:t>
        </w:r>
        <w:proofErr w:type="gramStart"/>
        <w:r>
          <w:rPr>
            <w:rFonts w:ascii="Times New Roman" w:hAnsi="Times New Roman" w:cs="Times New Roman"/>
          </w:rPr>
          <w:t>error</w:t>
        </w:r>
        <w:proofErr w:type="gramEnd"/>
        <w:r>
          <w:rPr>
            <w:rFonts w:ascii="Times New Roman" w:hAnsi="Times New Roman" w:cs="Times New Roman"/>
          </w:rPr>
          <w:t xml:space="preserve"> to (i.e., looked longer at) the Inefficient test event than at the Efficient one. In contrast, networks in the Control condition produced comparable error across the two test events. Second, this looking pattern held across different amounts of habituation. This suggests that ALIAS’s success was robust to habituation length, at least within the range of lengths used here.</w:t>
        </w:r>
      </w:ins>
      <w:ins w:id="873" w:author="Benton, Deon" w:date="2026-05-19T22:49:00Z" w16du:dateUtc="2026-05-20T03:49:00Z">
        <w:r w:rsidR="007173F3">
          <w:rPr>
            <w:rFonts w:ascii="Times New Roman" w:hAnsi="Times New Roman" w:cs="Times New Roman"/>
          </w:rPr>
          <w:t xml:space="preserve"> </w:t>
        </w:r>
        <w:r w:rsidR="007173F3" w:rsidRPr="00376BBD">
          <w:rPr>
            <w:rFonts w:ascii="Times New Roman" w:hAnsi="Times New Roman" w:cs="Times New Roman"/>
          </w:rPr>
          <w:t>The fact that ALIAS successfully reproduced the first target finding suggests that the theoretical account it implements is sufficient to capture this pattern of looking behavior</w:t>
        </w:r>
      </w:ins>
    </w:p>
    <w:p w14:paraId="5DF798D6" w14:textId="77777777" w:rsidR="007567EE" w:rsidRDefault="007567EE" w:rsidP="007567EE">
      <w:pPr>
        <w:spacing w:line="480" w:lineRule="auto"/>
        <w:contextualSpacing/>
        <w:rPr>
          <w:rFonts w:ascii="Times New Roman" w:hAnsi="Times New Roman" w:cs="Times New Roman"/>
        </w:rPr>
      </w:pPr>
    </w:p>
    <w:tbl>
      <w:tblPr>
        <w:tblStyle w:val="TableGrid"/>
        <w:tblW w:w="74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tblGrid>
      <w:tr w:rsidR="003F56CC" w14:paraId="304D63C4" w14:textId="77777777" w:rsidTr="003F56CC">
        <w:trPr>
          <w:trHeight w:val="4485"/>
        </w:trPr>
        <w:tc>
          <w:tcPr>
            <w:tcW w:w="7451" w:type="dxa"/>
          </w:tcPr>
          <w:p w14:paraId="6B8389E1" w14:textId="01594D57" w:rsidR="003F56CC" w:rsidRDefault="0045041D" w:rsidP="00AC1613">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59F8A213" wp14:editId="4B2E3DEA">
                  <wp:extent cx="4767263" cy="2933700"/>
                  <wp:effectExtent l="0" t="0" r="0" b="0"/>
                  <wp:docPr id="4951939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93916" name="Picture 49519391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78540" cy="2940640"/>
                          </a:xfrm>
                          <a:prstGeom prst="rect">
                            <a:avLst/>
                          </a:prstGeom>
                        </pic:spPr>
                      </pic:pic>
                    </a:graphicData>
                  </a:graphic>
                </wp:inline>
              </w:drawing>
            </w:r>
          </w:p>
        </w:tc>
      </w:tr>
    </w:tbl>
    <w:p w14:paraId="084716C5" w14:textId="43FB9370" w:rsidR="007942CC" w:rsidRDefault="00AC1613" w:rsidP="00647442">
      <w:pPr>
        <w:pStyle w:val="Caption"/>
        <w:rPr>
          <w:ins w:id="874" w:author="Benton, Deon" w:date="2026-05-19T19:57:00Z" w16du:dateUtc="2026-05-20T00:57:00Z"/>
          <w:rFonts w:ascii="Times New Roman" w:hAnsi="Times New Roman" w:cs="Times New Roman"/>
        </w:rPr>
      </w:pPr>
      <w:r w:rsidRPr="00AC1613">
        <w:rPr>
          <w:rFonts w:ascii="Times New Roman" w:hAnsi="Times New Roman" w:cs="Times New Roman"/>
          <w:b/>
          <w:bCs/>
          <w:i w:val="0"/>
          <w:iCs w:val="0"/>
          <w:color w:val="000000" w:themeColor="text1"/>
          <w:sz w:val="24"/>
          <w:szCs w:val="24"/>
        </w:rPr>
        <w:t xml:space="preserve">Figure </w:t>
      </w:r>
      <w:r w:rsidRPr="00AC1613">
        <w:rPr>
          <w:rFonts w:ascii="Times New Roman" w:hAnsi="Times New Roman" w:cs="Times New Roman"/>
          <w:b/>
          <w:bCs/>
          <w:i w:val="0"/>
          <w:iCs w:val="0"/>
          <w:color w:val="000000" w:themeColor="text1"/>
          <w:sz w:val="24"/>
          <w:szCs w:val="24"/>
        </w:rPr>
        <w:fldChar w:fldCharType="begin"/>
      </w:r>
      <w:r w:rsidRPr="00AC1613">
        <w:rPr>
          <w:rFonts w:ascii="Times New Roman" w:hAnsi="Times New Roman" w:cs="Times New Roman"/>
          <w:b/>
          <w:bCs/>
          <w:i w:val="0"/>
          <w:iCs w:val="0"/>
          <w:color w:val="000000" w:themeColor="text1"/>
          <w:sz w:val="24"/>
          <w:szCs w:val="24"/>
        </w:rPr>
        <w:instrText xml:space="preserve"> SEQ Figure \* ARABIC </w:instrText>
      </w:r>
      <w:r w:rsidRPr="00AC1613">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4</w:t>
      </w:r>
      <w:r w:rsidRPr="00AC1613">
        <w:rPr>
          <w:rFonts w:ascii="Times New Roman" w:hAnsi="Times New Roman" w:cs="Times New Roman"/>
          <w:b/>
          <w:bCs/>
          <w:i w:val="0"/>
          <w:iCs w:val="0"/>
          <w:color w:val="000000" w:themeColor="text1"/>
          <w:sz w:val="24"/>
          <w:szCs w:val="24"/>
        </w:rPr>
        <w:fldChar w:fldCharType="end"/>
      </w:r>
      <w:r w:rsidRPr="00AC1613">
        <w:rPr>
          <w:rFonts w:ascii="Times New Roman" w:hAnsi="Times New Roman" w:cs="Times New Roman"/>
          <w:b/>
          <w:bCs/>
          <w:i w:val="0"/>
          <w:iCs w:val="0"/>
          <w:color w:val="000000" w:themeColor="text1"/>
          <w:sz w:val="24"/>
          <w:szCs w:val="24"/>
        </w:rPr>
        <w:t>.</w:t>
      </w:r>
      <w:r w:rsidRPr="00AC1613">
        <w:rPr>
          <w:rFonts w:ascii="Times New Roman" w:hAnsi="Times New Roman" w:cs="Times New Roman"/>
          <w:i w:val="0"/>
          <w:iCs w:val="0"/>
          <w:color w:val="000000" w:themeColor="text1"/>
          <w:sz w:val="24"/>
          <w:szCs w:val="24"/>
        </w:rPr>
        <w:t xml:space="preserve"> </w:t>
      </w:r>
      <w:r w:rsidR="00647442" w:rsidRPr="00647442">
        <w:rPr>
          <w:rFonts w:ascii="Times New Roman" w:hAnsi="Times New Roman" w:cs="Times New Roman"/>
          <w:i w:val="0"/>
          <w:iCs w:val="0"/>
          <w:color w:val="000000" w:themeColor="text1"/>
          <w:sz w:val="24"/>
          <w:szCs w:val="24"/>
        </w:rPr>
        <w:t>M</w:t>
      </w:r>
      <w:r w:rsidR="00647442" w:rsidRPr="00647442">
        <w:rPr>
          <w:rFonts w:ascii="Times New Roman" w:hAnsi="Times New Roman" w:cs="Times New Roman"/>
          <w:color w:val="000000" w:themeColor="text1"/>
          <w:sz w:val="24"/>
          <w:szCs w:val="24"/>
        </w:rPr>
        <w:t xml:space="preserve">ean activation of the critical units for Efficient and Inefficient test events in the Experimental and Control conditions for OM10. </w:t>
      </w:r>
      <w:r w:rsidR="00647442" w:rsidRPr="00647442">
        <w:rPr>
          <w:rFonts w:ascii="Times New Roman" w:hAnsi="Times New Roman" w:cs="Times New Roman"/>
          <w:i w:val="0"/>
          <w:iCs w:val="0"/>
          <w:color w:val="000000" w:themeColor="text1"/>
          <w:sz w:val="24"/>
          <w:szCs w:val="24"/>
        </w:rPr>
        <w:t>Error bars represent standard errors.</w:t>
      </w:r>
    </w:p>
    <w:p w14:paraId="57D6296B" w14:textId="77777777" w:rsidR="00410A05" w:rsidRDefault="00376BBD" w:rsidP="007173F3">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ins w:id="875" w:author="Benton, Deon" w:date="2026-05-19T22:39:00Z" w16du:dateUtc="2026-05-20T03:39:00Z">
        <w:r>
          <w:rPr>
            <w:rFonts w:ascii="Times New Roman" w:hAnsi="Times New Roman" w:cs="Times New Roman"/>
          </w:rPr>
          <w:tab/>
        </w:r>
      </w:ins>
    </w:p>
    <w:p w14:paraId="018FC986" w14:textId="59517375" w:rsidR="00BC196F" w:rsidRDefault="00410A05" w:rsidP="007173F3">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lastRenderedPageBreak/>
        <w:tab/>
      </w:r>
      <w:ins w:id="876" w:author="Benton, Deon" w:date="2026-05-19T22:39:00Z" w16du:dateUtc="2026-05-20T03:39:00Z">
        <w:r w:rsidR="00376BBD" w:rsidRPr="00376BBD">
          <w:rPr>
            <w:rFonts w:ascii="Times New Roman" w:hAnsi="Times New Roman" w:cs="Times New Roman"/>
          </w:rPr>
          <w:t xml:space="preserve">Figure 4 shows OM10’s responses to the same test events. The results revealed that networks in the Experimental condition produced greater error to the Inefficient test event than to the Efficient one. In contrast, networks in the Control condition produced comparable error across the two test events. </w:t>
        </w:r>
      </w:ins>
      <w:ins w:id="877" w:author="Benton, Deon" w:date="2026-05-19T22:46:00Z" w16du:dateUtc="2026-05-20T03:46:00Z">
        <w:r w:rsidR="004761CD">
          <w:rPr>
            <w:rFonts w:ascii="Times New Roman" w:hAnsi="Times New Roman" w:cs="Times New Roman"/>
          </w:rPr>
          <w:t xml:space="preserve">OM10 thus </w:t>
        </w:r>
      </w:ins>
      <w:ins w:id="878" w:author="Benton, Deon" w:date="2026-05-19T22:40:00Z" w16du:dateUtc="2026-05-20T03:40:00Z">
        <w:r w:rsidR="00376BBD">
          <w:rPr>
            <w:rFonts w:ascii="Times New Roman" w:hAnsi="Times New Roman" w:cs="Times New Roman"/>
          </w:rPr>
          <w:t>qualitatively</w:t>
        </w:r>
      </w:ins>
      <w:ins w:id="879" w:author="Benton, Deon" w:date="2026-05-19T22:39:00Z" w16du:dateUtc="2026-05-20T03:39:00Z">
        <w:r w:rsidR="00376BBD" w:rsidRPr="00376BBD">
          <w:rPr>
            <w:rFonts w:ascii="Times New Roman" w:hAnsi="Times New Roman" w:cs="Times New Roman"/>
          </w:rPr>
          <w:t xml:space="preserve"> reproduced the first target finding</w:t>
        </w:r>
      </w:ins>
      <w:ins w:id="880" w:author="Benton, Deon" w:date="2026-05-19T22:40:00Z" w16du:dateUtc="2026-05-20T03:40:00Z">
        <w:r w:rsidR="00376BBD">
          <w:rPr>
            <w:rFonts w:ascii="Times New Roman" w:hAnsi="Times New Roman" w:cs="Times New Roman"/>
          </w:rPr>
          <w:t xml:space="preserve">. At the same time, comparing these responses to ALIAS’s responses in Figure 3 </w:t>
        </w:r>
      </w:ins>
      <w:ins w:id="881" w:author="Benton, Deon" w:date="2026-05-19T22:39:00Z" w16du:dateUtc="2026-05-20T03:39:00Z">
        <w:r w:rsidR="00376BBD" w:rsidRPr="00376BBD">
          <w:rPr>
            <w:rFonts w:ascii="Times New Roman" w:hAnsi="Times New Roman" w:cs="Times New Roman"/>
          </w:rPr>
          <w:t xml:space="preserve">reveals that the difference in error between the Efficient and Inefficient test events in the Experimental condition was </w:t>
        </w:r>
      </w:ins>
      <w:ins w:id="882" w:author="Benton, Deon" w:date="2026-05-19T22:41:00Z" w16du:dateUtc="2026-05-20T03:41:00Z">
        <w:r w:rsidR="00376BBD">
          <w:rPr>
            <w:rFonts w:ascii="Times New Roman" w:hAnsi="Times New Roman" w:cs="Times New Roman"/>
          </w:rPr>
          <w:t>substantially attenuated for OM10 than for ALIAS.</w:t>
        </w:r>
      </w:ins>
      <w:ins w:id="883" w:author="Benton, Deon" w:date="2026-05-19T22:39:00Z" w16du:dateUtc="2026-05-20T03:39:00Z">
        <w:r w:rsidR="00376BBD" w:rsidRPr="00376BBD">
          <w:rPr>
            <w:rFonts w:ascii="Times New Roman" w:hAnsi="Times New Roman" w:cs="Times New Roman"/>
          </w:rPr>
          <w:t xml:space="preserve"> </w:t>
        </w:r>
      </w:ins>
    </w:p>
    <w:p w14:paraId="0A62240C" w14:textId="77777777" w:rsidR="002731B1" w:rsidRDefault="002731B1" w:rsidP="002731B1">
      <w:pPr>
        <w:spacing w:line="480" w:lineRule="auto"/>
        <w:contextualSpacing/>
        <w:rPr>
          <w:rFonts w:ascii="Times New Roman" w:hAnsi="Times New Roman" w:cs="Times New Roman"/>
        </w:rPr>
      </w:pPr>
    </w:p>
    <w:tbl>
      <w:tblPr>
        <w:tblStyle w:val="TableGrid"/>
        <w:tblW w:w="83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3"/>
      </w:tblGrid>
      <w:tr w:rsidR="00D0596C" w14:paraId="66B3C8A6" w14:textId="77777777" w:rsidTr="00D0596C">
        <w:trPr>
          <w:trHeight w:val="4686"/>
        </w:trPr>
        <w:tc>
          <w:tcPr>
            <w:tcW w:w="8343" w:type="dxa"/>
          </w:tcPr>
          <w:p w14:paraId="3BCDF16D" w14:textId="48C1B850" w:rsidR="00D0596C" w:rsidRDefault="00D0596C" w:rsidP="00990DD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4AC8B798" wp14:editId="344F7943">
                  <wp:extent cx="5224462" cy="3215054"/>
                  <wp:effectExtent l="0" t="0" r="0" b="4445"/>
                  <wp:docPr id="9045826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82613" name="Picture 90458261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32070" cy="3219736"/>
                          </a:xfrm>
                          <a:prstGeom prst="rect">
                            <a:avLst/>
                          </a:prstGeom>
                        </pic:spPr>
                      </pic:pic>
                    </a:graphicData>
                  </a:graphic>
                </wp:inline>
              </w:drawing>
            </w:r>
          </w:p>
        </w:tc>
      </w:tr>
    </w:tbl>
    <w:p w14:paraId="0FF872E1" w14:textId="2D9F4F04" w:rsidR="002731B1" w:rsidRPr="003554E4" w:rsidRDefault="00990DDD" w:rsidP="00990DDD">
      <w:pPr>
        <w:pStyle w:val="Caption"/>
        <w:rPr>
          <w:rFonts w:ascii="Times New Roman" w:hAnsi="Times New Roman" w:cs="Times New Roman"/>
          <w:i w:val="0"/>
          <w:iCs w:val="0"/>
          <w:color w:val="000000" w:themeColor="text1"/>
          <w:sz w:val="24"/>
          <w:szCs w:val="24"/>
        </w:rPr>
      </w:pPr>
      <w:r w:rsidRPr="003554E4">
        <w:rPr>
          <w:rFonts w:ascii="Times New Roman" w:hAnsi="Times New Roman" w:cs="Times New Roman"/>
          <w:b/>
          <w:bCs/>
          <w:i w:val="0"/>
          <w:iCs w:val="0"/>
          <w:color w:val="000000" w:themeColor="text1"/>
          <w:sz w:val="24"/>
          <w:szCs w:val="24"/>
        </w:rPr>
        <w:t xml:space="preserve">Figure </w:t>
      </w:r>
      <w:r w:rsidRPr="003554E4">
        <w:rPr>
          <w:rFonts w:ascii="Times New Roman" w:hAnsi="Times New Roman" w:cs="Times New Roman"/>
          <w:b/>
          <w:bCs/>
          <w:i w:val="0"/>
          <w:iCs w:val="0"/>
          <w:color w:val="000000" w:themeColor="text1"/>
          <w:sz w:val="24"/>
          <w:szCs w:val="24"/>
        </w:rPr>
        <w:fldChar w:fldCharType="begin"/>
      </w:r>
      <w:r w:rsidRPr="003554E4">
        <w:rPr>
          <w:rFonts w:ascii="Times New Roman" w:hAnsi="Times New Roman" w:cs="Times New Roman"/>
          <w:b/>
          <w:bCs/>
          <w:i w:val="0"/>
          <w:iCs w:val="0"/>
          <w:color w:val="000000" w:themeColor="text1"/>
          <w:sz w:val="24"/>
          <w:szCs w:val="24"/>
        </w:rPr>
        <w:instrText xml:space="preserve"> SEQ Figure \* ARABIC </w:instrText>
      </w:r>
      <w:r w:rsidRPr="003554E4">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5</w:t>
      </w:r>
      <w:r w:rsidRPr="003554E4">
        <w:rPr>
          <w:rFonts w:ascii="Times New Roman" w:hAnsi="Times New Roman" w:cs="Times New Roman"/>
          <w:b/>
          <w:bCs/>
          <w:i w:val="0"/>
          <w:iCs w:val="0"/>
          <w:color w:val="000000" w:themeColor="text1"/>
          <w:sz w:val="24"/>
          <w:szCs w:val="24"/>
        </w:rPr>
        <w:fldChar w:fldCharType="end"/>
      </w:r>
      <w:r w:rsidRPr="003554E4">
        <w:rPr>
          <w:rFonts w:ascii="Times New Roman" w:hAnsi="Times New Roman" w:cs="Times New Roman"/>
          <w:i w:val="0"/>
          <w:iCs w:val="0"/>
          <w:color w:val="000000" w:themeColor="text1"/>
          <w:sz w:val="24"/>
          <w:szCs w:val="24"/>
        </w:rPr>
        <w:t>.</w:t>
      </w:r>
      <w:r w:rsidR="003554E4" w:rsidRPr="003554E4">
        <w:rPr>
          <w:rFonts w:ascii="Times New Roman" w:hAnsi="Times New Roman" w:cs="Times New Roman"/>
          <w:i w:val="0"/>
          <w:iCs w:val="0"/>
          <w:color w:val="000000" w:themeColor="text1"/>
          <w:sz w:val="24"/>
          <w:szCs w:val="24"/>
        </w:rPr>
        <w:t xml:space="preserve"> </w:t>
      </w:r>
      <w:r w:rsidR="008A52B2" w:rsidRPr="00647442">
        <w:rPr>
          <w:rFonts w:ascii="Times New Roman" w:hAnsi="Times New Roman" w:cs="Times New Roman"/>
          <w:i w:val="0"/>
          <w:iCs w:val="0"/>
          <w:color w:val="000000" w:themeColor="text1"/>
          <w:sz w:val="24"/>
          <w:szCs w:val="24"/>
        </w:rPr>
        <w:t>M</w:t>
      </w:r>
      <w:r w:rsidR="008A52B2" w:rsidRPr="00647442">
        <w:rPr>
          <w:rFonts w:ascii="Times New Roman" w:hAnsi="Times New Roman" w:cs="Times New Roman"/>
          <w:color w:val="000000" w:themeColor="text1"/>
          <w:sz w:val="24"/>
          <w:szCs w:val="24"/>
        </w:rPr>
        <w:t xml:space="preserve">ean activation of the critical units for Efficient and Inefficient test events in the Experimental and Control conditions for OM10. </w:t>
      </w:r>
      <w:r w:rsidR="008A52B2" w:rsidRPr="00647442">
        <w:rPr>
          <w:rFonts w:ascii="Times New Roman" w:hAnsi="Times New Roman" w:cs="Times New Roman"/>
          <w:i w:val="0"/>
          <w:iCs w:val="0"/>
          <w:color w:val="000000" w:themeColor="text1"/>
          <w:sz w:val="24"/>
          <w:szCs w:val="24"/>
        </w:rPr>
        <w:t>Error bars represent standard errors.</w:t>
      </w:r>
    </w:p>
    <w:p w14:paraId="2CE49843" w14:textId="77777777" w:rsidR="009606A5" w:rsidRDefault="009606A5" w:rsidP="00A31190">
      <w:pPr>
        <w:spacing w:line="480" w:lineRule="auto"/>
        <w:contextualSpacing/>
        <w:rPr>
          <w:rFonts w:ascii="Times New Roman" w:hAnsi="Times New Roman" w:cs="Times New Roman"/>
        </w:rPr>
      </w:pPr>
    </w:p>
    <w:p w14:paraId="2EDF7BC0" w14:textId="11B527D1" w:rsidR="007173F3" w:rsidRDefault="000A0EEF" w:rsidP="007173F3">
      <w:pPr>
        <w:spacing w:line="480" w:lineRule="auto"/>
        <w:ind w:firstLine="720"/>
        <w:contextualSpacing/>
        <w:rPr>
          <w:rFonts w:ascii="Times New Roman" w:hAnsi="Times New Roman" w:cs="Times New Roman"/>
        </w:rPr>
      </w:pPr>
      <w:ins w:id="884" w:author="Benton, Deon" w:date="2026-05-19T23:14:00Z" w16du:dateUtc="2026-05-20T04:14:00Z">
        <w:r w:rsidRPr="000A0EEF">
          <w:rPr>
            <w:rFonts w:ascii="Times New Roman" w:hAnsi="Times New Roman" w:cs="Times New Roman"/>
          </w:rPr>
          <w:t xml:space="preserve">To determine whether OM10’s success depended on </w:t>
        </w:r>
      </w:ins>
      <w:ins w:id="885" w:author="Benton, Deon" w:date="2026-05-19T23:18:00Z" w16du:dateUtc="2026-05-20T04:18:00Z">
        <w:r>
          <w:rPr>
            <w:rFonts w:ascii="Times New Roman" w:hAnsi="Times New Roman" w:cs="Times New Roman"/>
          </w:rPr>
          <w:t>specific</w:t>
        </w:r>
      </w:ins>
      <w:ins w:id="886" w:author="Benton, Deon" w:date="2026-05-19T23:15:00Z" w16du:dateUtc="2026-05-20T04:15:00Z">
        <w:r>
          <w:rPr>
            <w:rFonts w:ascii="Times New Roman" w:hAnsi="Times New Roman" w:cs="Times New Roman"/>
          </w:rPr>
          <w:t xml:space="preserve"> implementational details</w:t>
        </w:r>
      </w:ins>
      <w:ins w:id="887" w:author="Benton, Deon" w:date="2026-05-19T23:14:00Z" w16du:dateUtc="2026-05-20T04:14:00Z">
        <w:r w:rsidRPr="000A0EEF">
          <w:rPr>
            <w:rFonts w:ascii="Times New Roman" w:hAnsi="Times New Roman" w:cs="Times New Roman"/>
          </w:rPr>
          <w:t>, its performance was compared to OM10-2</w:t>
        </w:r>
      </w:ins>
      <w:ins w:id="888" w:author="Benton, Deon" w:date="2026-05-19T23:17:00Z" w16du:dateUtc="2026-05-20T04:17:00Z">
        <w:r>
          <w:rPr>
            <w:rFonts w:ascii="Times New Roman" w:hAnsi="Times New Roman" w:cs="Times New Roman"/>
          </w:rPr>
          <w:t xml:space="preserve">. </w:t>
        </w:r>
      </w:ins>
      <w:ins w:id="889" w:author="Benton, Deon" w:date="2026-05-19T23:24:00Z" w16du:dateUtc="2026-05-20T04:24:00Z">
        <w:r w:rsidR="00566545" w:rsidRPr="00566545">
          <w:rPr>
            <w:rFonts w:ascii="Times New Roman" w:hAnsi="Times New Roman" w:cs="Times New Roman"/>
          </w:rPr>
          <w:t xml:space="preserve">There are two important takeaways from this figure. First, OM10-2 model—which more faithfully captures the experimental details of studies </w:t>
        </w:r>
        <w:r w:rsidR="00566545" w:rsidRPr="00566545">
          <w:rPr>
            <w:rFonts w:ascii="Times New Roman" w:hAnsi="Times New Roman" w:cs="Times New Roman"/>
          </w:rPr>
          <w:lastRenderedPageBreak/>
          <w:t>associated with the first target finding</w:t>
        </w:r>
      </w:ins>
      <w:ins w:id="890" w:author="Benton, Deon" w:date="2026-05-19T23:29:00Z" w16du:dateUtc="2026-05-20T04:29:00Z">
        <w:r w:rsidR="00566545">
          <w:rPr>
            <w:rFonts w:ascii="Times New Roman" w:hAnsi="Times New Roman" w:cs="Times New Roman"/>
          </w:rPr>
          <w:t xml:space="preserve"> </w:t>
        </w:r>
      </w:ins>
      <w:ins w:id="891" w:author="Benton, Deon" w:date="2026-05-19T23:24:00Z" w16du:dateUtc="2026-05-20T04:24:00Z">
        <w:r w:rsidR="00566545" w:rsidRPr="00566545">
          <w:rPr>
            <w:rFonts w:ascii="Times New Roman" w:hAnsi="Times New Roman" w:cs="Times New Roman"/>
          </w:rPr>
          <w:t xml:space="preserve">than OM10—fails qualitatively to capture the first target finding. Second, OM10-2’s pattern of looking is the </w:t>
        </w:r>
      </w:ins>
      <w:ins w:id="892" w:author="Benton, Deon" w:date="2026-05-19T23:29:00Z" w16du:dateUtc="2026-05-20T04:29:00Z">
        <w:r w:rsidR="00D17DF0">
          <w:rPr>
            <w:rFonts w:ascii="Times New Roman" w:hAnsi="Times New Roman" w:cs="Times New Roman"/>
          </w:rPr>
          <w:t>exact opposite of</w:t>
        </w:r>
      </w:ins>
      <w:ins w:id="893" w:author="Benton, Deon" w:date="2026-05-19T23:24:00Z" w16du:dateUtc="2026-05-20T04:24:00Z">
        <w:r w:rsidR="00566545" w:rsidRPr="00566545">
          <w:rPr>
            <w:rFonts w:ascii="Times New Roman" w:hAnsi="Times New Roman" w:cs="Times New Roman"/>
          </w:rPr>
          <w:t xml:space="preserve"> OM10</w:t>
        </w:r>
      </w:ins>
      <w:ins w:id="894" w:author="Benton, Deon" w:date="2026-05-20T07:44:00Z" w16du:dateUtc="2026-05-20T12:44:00Z">
        <w:r w:rsidR="0091095B">
          <w:rPr>
            <w:rFonts w:ascii="Times New Roman" w:hAnsi="Times New Roman" w:cs="Times New Roman"/>
          </w:rPr>
          <w:t>’s pattern</w:t>
        </w:r>
      </w:ins>
      <w:ins w:id="895" w:author="Benton, Deon" w:date="2026-05-19T23:24:00Z" w16du:dateUtc="2026-05-20T04:24:00Z">
        <w:r w:rsidR="00566545" w:rsidRPr="00566545">
          <w:rPr>
            <w:rFonts w:ascii="Times New Roman" w:hAnsi="Times New Roman" w:cs="Times New Roman"/>
          </w:rPr>
          <w:t>; that is, networks in the Control condition, but not those in the Experimental condition, looked longer at the Inefficient test event than at the Efficient test event.</w:t>
        </w:r>
      </w:ins>
      <w:ins w:id="896" w:author="Benton, Deon" w:date="2026-05-19T23:31:00Z" w16du:dateUtc="2026-05-20T04:31:00Z">
        <w:r w:rsidR="00D17DF0">
          <w:rPr>
            <w:rFonts w:ascii="Times New Roman" w:hAnsi="Times New Roman" w:cs="Times New Roman"/>
          </w:rPr>
          <w:t xml:space="preserve"> </w:t>
        </w:r>
      </w:ins>
      <w:ins w:id="897" w:author="Benton, Deon" w:date="2026-05-19T23:32:00Z" w16du:dateUtc="2026-05-20T04:32:00Z">
        <w:r w:rsidR="00D17DF0" w:rsidRPr="00D17DF0">
          <w:rPr>
            <w:rFonts w:ascii="Times New Roman" w:hAnsi="Times New Roman" w:cs="Times New Roman"/>
          </w:rPr>
          <w:t xml:space="preserve">These findings suggest that OM10’s </w:t>
        </w:r>
      </w:ins>
      <w:ins w:id="898" w:author="Benton, Deon" w:date="2026-05-19T23:35:00Z" w16du:dateUtc="2026-05-20T04:35:00Z">
        <w:r w:rsidR="003570F8">
          <w:rPr>
            <w:rFonts w:ascii="Times New Roman" w:hAnsi="Times New Roman" w:cs="Times New Roman"/>
          </w:rPr>
          <w:t>earlier success resulted</w:t>
        </w:r>
      </w:ins>
      <w:ins w:id="899" w:author="Benton, Deon" w:date="2026-05-19T23:32:00Z" w16du:dateUtc="2026-05-20T04:32:00Z">
        <w:r w:rsidR="00D17DF0" w:rsidRPr="00D17DF0">
          <w:rPr>
            <w:rFonts w:ascii="Times New Roman" w:hAnsi="Times New Roman" w:cs="Times New Roman"/>
          </w:rPr>
          <w:t xml:space="preserve"> from its failure </w:t>
        </w:r>
      </w:ins>
      <w:ins w:id="900" w:author="Benton, Deon" w:date="2026-05-19T23:35:00Z" w16du:dateUtc="2026-05-20T04:35:00Z">
        <w:r w:rsidR="00C83AB5">
          <w:rPr>
            <w:rFonts w:ascii="Times New Roman" w:hAnsi="Times New Roman" w:cs="Times New Roman"/>
          </w:rPr>
          <w:t>faithfully</w:t>
        </w:r>
      </w:ins>
      <w:ins w:id="901" w:author="Benton, Deon" w:date="2026-05-19T23:32:00Z" w16du:dateUtc="2026-05-20T04:32:00Z">
        <w:r w:rsidR="00D17DF0" w:rsidRPr="00D17DF0">
          <w:rPr>
            <w:rFonts w:ascii="Times New Roman" w:hAnsi="Times New Roman" w:cs="Times New Roman"/>
          </w:rPr>
          <w:t xml:space="preserve"> </w:t>
        </w:r>
      </w:ins>
      <w:ins w:id="902" w:author="Benton, Deon" w:date="2026-05-19T23:35:00Z" w16du:dateUtc="2026-05-20T04:35:00Z">
        <w:r w:rsidR="00802562">
          <w:rPr>
            <w:rFonts w:ascii="Times New Roman" w:hAnsi="Times New Roman" w:cs="Times New Roman"/>
          </w:rPr>
          <w:t xml:space="preserve">to </w:t>
        </w:r>
      </w:ins>
      <w:ins w:id="903" w:author="Benton, Deon" w:date="2026-05-19T23:32:00Z" w16du:dateUtc="2026-05-20T04:32:00Z">
        <w:r w:rsidR="00D17DF0" w:rsidRPr="00D17DF0">
          <w:rPr>
            <w:rFonts w:ascii="Times New Roman" w:hAnsi="Times New Roman" w:cs="Times New Roman"/>
          </w:rPr>
          <w:t xml:space="preserve">model key aspects of the </w:t>
        </w:r>
        <w:r w:rsidR="00D17DF0">
          <w:rPr>
            <w:rFonts w:ascii="Times New Roman" w:hAnsi="Times New Roman" w:cs="Times New Roman"/>
          </w:rPr>
          <w:t>corresponding behavioral experimen</w:t>
        </w:r>
        <w:r w:rsidR="00AE7465">
          <w:rPr>
            <w:rFonts w:ascii="Times New Roman" w:hAnsi="Times New Roman" w:cs="Times New Roman"/>
          </w:rPr>
          <w:t>t</w:t>
        </w:r>
        <w:r w:rsidR="00AF07F1">
          <w:rPr>
            <w:rFonts w:ascii="Times New Roman" w:hAnsi="Times New Roman" w:cs="Times New Roman"/>
          </w:rPr>
          <w:t>.</w:t>
        </w:r>
      </w:ins>
      <w:del w:id="904" w:author="Benton, Deon" w:date="2026-05-19T23:32:00Z" w16du:dateUtc="2026-05-20T04:32:00Z">
        <w:r w:rsidR="007173F3" w:rsidDel="00D17DF0">
          <w:rPr>
            <w:rFonts w:ascii="Times New Roman" w:hAnsi="Times New Roman" w:cs="Times New Roman"/>
          </w:rPr>
          <w:delText xml:space="preserve"> </w:delText>
        </w:r>
      </w:del>
    </w:p>
    <w:p w14:paraId="50A830CF" w14:textId="77777777" w:rsidR="00A15CEA" w:rsidRDefault="00A15CEA" w:rsidP="001B653D">
      <w:pPr>
        <w:spacing w:line="480" w:lineRule="auto"/>
        <w:ind w:firstLine="720"/>
        <w:contextualSpacing/>
        <w:rPr>
          <w:rFonts w:ascii="Times New Roman" w:hAnsi="Times New Roman" w:cs="Times New Roman"/>
        </w:rPr>
      </w:pPr>
    </w:p>
    <w:tbl>
      <w:tblPr>
        <w:tblStyle w:val="TableGrid"/>
        <w:tblW w:w="74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6"/>
      </w:tblGrid>
      <w:tr w:rsidR="004347A6" w14:paraId="049910E1" w14:textId="77777777" w:rsidTr="004347A6">
        <w:trPr>
          <w:trHeight w:val="4520"/>
        </w:trPr>
        <w:tc>
          <w:tcPr>
            <w:tcW w:w="7489" w:type="dxa"/>
          </w:tcPr>
          <w:p w14:paraId="34002505" w14:textId="6C6F90AB" w:rsidR="004347A6" w:rsidRDefault="004347A6" w:rsidP="00A15CEA">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0F0DD713" wp14:editId="65D9A8B2">
                  <wp:extent cx="4624387" cy="2828979"/>
                  <wp:effectExtent l="0" t="0" r="5080" b="0"/>
                  <wp:docPr id="4774939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93988" name="Picture 47749398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34428" cy="2835121"/>
                          </a:xfrm>
                          <a:prstGeom prst="rect">
                            <a:avLst/>
                          </a:prstGeom>
                        </pic:spPr>
                      </pic:pic>
                    </a:graphicData>
                  </a:graphic>
                </wp:inline>
              </w:drawing>
            </w:r>
          </w:p>
        </w:tc>
      </w:tr>
    </w:tbl>
    <w:p w14:paraId="724C8B63" w14:textId="6A89C647" w:rsidR="00FC40FE" w:rsidRPr="00FC40FE" w:rsidRDefault="00A15CEA" w:rsidP="00FC40FE">
      <w:pPr>
        <w:pStyle w:val="Caption"/>
        <w:rPr>
          <w:ins w:id="905" w:author="Benton, Deon" w:date="2026-05-19T23:36:00Z" w16du:dateUtc="2026-05-20T04:36:00Z"/>
          <w:rFonts w:ascii="Times New Roman" w:hAnsi="Times New Roman" w:cs="Times New Roman"/>
          <w:color w:val="000000" w:themeColor="text1"/>
          <w:sz w:val="24"/>
          <w:szCs w:val="24"/>
        </w:rPr>
      </w:pPr>
      <w:r w:rsidRPr="00427608">
        <w:rPr>
          <w:rFonts w:ascii="Times New Roman" w:hAnsi="Times New Roman" w:cs="Times New Roman"/>
          <w:b/>
          <w:bCs/>
          <w:i w:val="0"/>
          <w:iCs w:val="0"/>
          <w:color w:val="000000" w:themeColor="text1"/>
          <w:sz w:val="24"/>
          <w:szCs w:val="24"/>
        </w:rPr>
        <w:t xml:space="preserve">Figure </w:t>
      </w:r>
      <w:r w:rsidRPr="00427608">
        <w:rPr>
          <w:rFonts w:ascii="Times New Roman" w:hAnsi="Times New Roman" w:cs="Times New Roman"/>
          <w:b/>
          <w:bCs/>
          <w:i w:val="0"/>
          <w:iCs w:val="0"/>
          <w:color w:val="000000" w:themeColor="text1"/>
          <w:sz w:val="24"/>
          <w:szCs w:val="24"/>
        </w:rPr>
        <w:fldChar w:fldCharType="begin"/>
      </w:r>
      <w:r w:rsidRPr="00427608">
        <w:rPr>
          <w:rFonts w:ascii="Times New Roman" w:hAnsi="Times New Roman" w:cs="Times New Roman"/>
          <w:b/>
          <w:bCs/>
          <w:i w:val="0"/>
          <w:iCs w:val="0"/>
          <w:color w:val="000000" w:themeColor="text1"/>
          <w:sz w:val="24"/>
          <w:szCs w:val="24"/>
        </w:rPr>
        <w:instrText xml:space="preserve"> SEQ Figure \* ARABIC </w:instrText>
      </w:r>
      <w:r w:rsidRPr="00427608">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6</w:t>
      </w:r>
      <w:r w:rsidRPr="00427608">
        <w:rPr>
          <w:rFonts w:ascii="Times New Roman" w:hAnsi="Times New Roman" w:cs="Times New Roman"/>
          <w:b/>
          <w:bCs/>
          <w:i w:val="0"/>
          <w:iCs w:val="0"/>
          <w:color w:val="000000" w:themeColor="text1"/>
          <w:sz w:val="24"/>
          <w:szCs w:val="24"/>
        </w:rPr>
        <w:fldChar w:fldCharType="end"/>
      </w:r>
      <w:r w:rsidRPr="00427608">
        <w:rPr>
          <w:rFonts w:ascii="Times New Roman" w:hAnsi="Times New Roman" w:cs="Times New Roman"/>
          <w:b/>
          <w:bCs/>
          <w:i w:val="0"/>
          <w:iCs w:val="0"/>
          <w:color w:val="000000" w:themeColor="text1"/>
          <w:sz w:val="24"/>
          <w:szCs w:val="24"/>
        </w:rPr>
        <w:t>.</w:t>
      </w:r>
      <w:r w:rsidRPr="00427608">
        <w:rPr>
          <w:rFonts w:ascii="Times New Roman" w:hAnsi="Times New Roman" w:cs="Times New Roman"/>
          <w:i w:val="0"/>
          <w:iCs w:val="0"/>
          <w:color w:val="000000" w:themeColor="text1"/>
          <w:sz w:val="24"/>
          <w:szCs w:val="24"/>
        </w:rPr>
        <w:t xml:space="preserve"> </w:t>
      </w:r>
      <w:ins w:id="906" w:author="Benton, Deon" w:date="2026-05-19T23:36:00Z" w16du:dateUtc="2026-05-20T04:36:00Z">
        <w:r w:rsidR="00FC40FE" w:rsidRPr="00D63B57">
          <w:rPr>
            <w:rFonts w:ascii="Times New Roman" w:hAnsi="Times New Roman" w:cs="Times New Roman"/>
            <w:color w:val="000000" w:themeColor="text1"/>
            <w:sz w:val="24"/>
            <w:szCs w:val="24"/>
          </w:rPr>
          <w:t>Mean network error produced to the Efficient and Inefficient test events in the Experimental and Control conditions.</w:t>
        </w:r>
        <w:r w:rsidR="00FC40FE" w:rsidRPr="00D63B57">
          <w:rPr>
            <w:rFonts w:ascii="Times New Roman" w:hAnsi="Times New Roman" w:cs="Times New Roman"/>
            <w:i w:val="0"/>
            <w:iCs w:val="0"/>
            <w:color w:val="000000" w:themeColor="text1"/>
            <w:sz w:val="24"/>
            <w:szCs w:val="24"/>
          </w:rPr>
          <w:t xml:space="preserve"> Data shown </w:t>
        </w:r>
        <w:proofErr w:type="gramStart"/>
        <w:r w:rsidR="00FC40FE" w:rsidRPr="00D63B57">
          <w:rPr>
            <w:rFonts w:ascii="Times New Roman" w:hAnsi="Times New Roman" w:cs="Times New Roman"/>
            <w:i w:val="0"/>
            <w:iCs w:val="0"/>
            <w:color w:val="000000" w:themeColor="text1"/>
            <w:sz w:val="24"/>
            <w:szCs w:val="24"/>
          </w:rPr>
          <w:t>were</w:t>
        </w:r>
        <w:proofErr w:type="gramEnd"/>
        <w:r w:rsidR="00FC40FE" w:rsidRPr="00D63B57">
          <w:rPr>
            <w:rFonts w:ascii="Times New Roman" w:hAnsi="Times New Roman" w:cs="Times New Roman"/>
            <w:i w:val="0"/>
            <w:iCs w:val="0"/>
            <w:color w:val="000000" w:themeColor="text1"/>
            <w:sz w:val="24"/>
            <w:szCs w:val="24"/>
          </w:rPr>
          <w:t xml:space="preserve"> generated by ALIAS</w:t>
        </w:r>
      </w:ins>
      <w:r w:rsidR="00FC40FE">
        <w:rPr>
          <w:rFonts w:ascii="Times New Roman" w:hAnsi="Times New Roman" w:cs="Times New Roman"/>
          <w:i w:val="0"/>
          <w:iCs w:val="0"/>
          <w:color w:val="000000" w:themeColor="text1"/>
          <w:sz w:val="24"/>
          <w:szCs w:val="24"/>
        </w:rPr>
        <w:t>-2</w:t>
      </w:r>
      <w:ins w:id="907" w:author="Benton, Deon" w:date="2026-05-19T23:36:00Z" w16du:dateUtc="2026-05-20T04:36:00Z">
        <w:r w:rsidR="00FC40FE" w:rsidRPr="00D63B57">
          <w:rPr>
            <w:rFonts w:ascii="Times New Roman" w:hAnsi="Times New Roman" w:cs="Times New Roman"/>
            <w:i w:val="0"/>
            <w:iCs w:val="0"/>
            <w:color w:val="000000" w:themeColor="text1"/>
            <w:sz w:val="24"/>
            <w:szCs w:val="24"/>
          </w:rPr>
          <w:t>.</w:t>
        </w:r>
        <w:r w:rsidR="00FC40FE">
          <w:rPr>
            <w:rFonts w:ascii="Times New Roman" w:hAnsi="Times New Roman" w:cs="Times New Roman"/>
            <w:i w:val="0"/>
            <w:iCs w:val="0"/>
            <w:color w:val="000000" w:themeColor="text1"/>
            <w:sz w:val="24"/>
            <w:szCs w:val="24"/>
          </w:rPr>
          <w:t xml:space="preserve"> </w:t>
        </w:r>
      </w:ins>
      <w:ins w:id="908" w:author="Benton, Deon" w:date="2026-05-21T10:53:00Z" w16du:dateUtc="2026-05-21T15:53:00Z">
        <w:r w:rsidR="00E17934" w:rsidRPr="00647442">
          <w:rPr>
            <w:rFonts w:ascii="Times New Roman" w:hAnsi="Times New Roman" w:cs="Times New Roman"/>
            <w:i w:val="0"/>
            <w:iCs w:val="0"/>
            <w:color w:val="000000" w:themeColor="text1"/>
            <w:sz w:val="24"/>
            <w:szCs w:val="24"/>
          </w:rPr>
          <w:t>Error bars represent standard errors.</w:t>
        </w:r>
      </w:ins>
    </w:p>
    <w:p w14:paraId="4289A654" w14:textId="77777777" w:rsidR="00A15CEA" w:rsidRDefault="00A15CEA" w:rsidP="00DD74B2">
      <w:pPr>
        <w:spacing w:line="480" w:lineRule="auto"/>
        <w:contextualSpacing/>
        <w:rPr>
          <w:ins w:id="909" w:author="Benton, Deon" w:date="2026-05-19T23:33:00Z" w16du:dateUtc="2026-05-20T04:33:00Z"/>
          <w:rFonts w:ascii="Times New Roman" w:hAnsi="Times New Roman" w:cs="Times New Roman"/>
        </w:rPr>
      </w:pPr>
    </w:p>
    <w:p w14:paraId="3ABC8C3C" w14:textId="7E8C5469" w:rsidR="00524642" w:rsidRDefault="00CE358A" w:rsidP="00FC26AC">
      <w:pPr>
        <w:spacing w:line="480" w:lineRule="auto"/>
        <w:ind w:firstLine="720"/>
        <w:contextualSpacing/>
        <w:rPr>
          <w:rFonts w:ascii="Times New Roman" w:eastAsia="Times New Roman" w:hAnsi="Times New Roman" w:cs="Times New Roman"/>
        </w:rPr>
      </w:pPr>
      <w:ins w:id="910" w:author="Benton, Deon" w:date="2026-05-19T23:39:00Z" w16du:dateUtc="2026-05-20T04:39:00Z">
        <w:r>
          <w:rPr>
            <w:rFonts w:ascii="Times New Roman" w:hAnsi="Times New Roman" w:cs="Times New Roman"/>
          </w:rPr>
          <w:t xml:space="preserve">The final analysis focused on the responses of </w:t>
        </w:r>
        <w:r w:rsidR="004E4E4E">
          <w:rPr>
            <w:rFonts w:ascii="Times New Roman" w:hAnsi="Times New Roman" w:cs="Times New Roman"/>
          </w:rPr>
          <w:t>ALIAS-2. These are</w:t>
        </w:r>
      </w:ins>
      <w:ins w:id="911" w:author="Benton, Deon" w:date="2026-05-19T23:40:00Z" w16du:dateUtc="2026-05-20T04:40:00Z">
        <w:r w:rsidR="004E4E4E">
          <w:rPr>
            <w:rFonts w:ascii="Times New Roman" w:hAnsi="Times New Roman" w:cs="Times New Roman"/>
          </w:rPr>
          <w:t xml:space="preserve"> shown in Figure 6. This version of ALIAS omits differential obstacle salience. </w:t>
        </w:r>
      </w:ins>
      <w:r w:rsidR="003570F8">
        <w:rPr>
          <w:rFonts w:ascii="Times New Roman" w:hAnsi="Times New Roman" w:cs="Times New Roman"/>
        </w:rPr>
        <w:t xml:space="preserve"> Although both models showed similar patterns of looking in the Experimental condition, their patterns of looking diverged in the Control condition. Specifically, only </w:t>
      </w:r>
      <w:ins w:id="912" w:author="Benton, Deon" w:date="2026-05-19T23:41:00Z" w16du:dateUtc="2026-05-20T04:41:00Z">
        <w:r w:rsidR="004E4E4E">
          <w:rPr>
            <w:rFonts w:ascii="Times New Roman" w:hAnsi="Times New Roman" w:cs="Times New Roman"/>
          </w:rPr>
          <w:t>ALIAS-2</w:t>
        </w:r>
      </w:ins>
      <w:r w:rsidR="003570F8">
        <w:rPr>
          <w:rFonts w:ascii="Times New Roman" w:hAnsi="Times New Roman" w:cs="Times New Roman"/>
        </w:rPr>
        <w:t xml:space="preserve"> looked longer at the Inefficient test event than at the Efficient one. </w:t>
      </w:r>
      <w:ins w:id="913" w:author="Benton, Deon" w:date="2026-05-19T23:43:00Z" w16du:dateUtc="2026-05-20T04:43:00Z">
        <w:r w:rsidR="004E4E4E">
          <w:rPr>
            <w:rFonts w:ascii="Times New Roman" w:hAnsi="Times New Roman" w:cs="Times New Roman"/>
          </w:rPr>
          <w:t xml:space="preserve">This difference reflects how salience was implemented in ALIAS. In </w:t>
        </w:r>
      </w:ins>
      <w:ins w:id="914" w:author="Benton, Deon" w:date="2026-05-20T07:06:00Z" w16du:dateUtc="2026-05-20T12:06:00Z">
        <w:r w:rsidR="00900C9B">
          <w:rPr>
            <w:rFonts w:ascii="Times New Roman" w:hAnsi="Times New Roman" w:cs="Times New Roman"/>
          </w:rPr>
          <w:t xml:space="preserve">this </w:t>
        </w:r>
        <w:r w:rsidR="00900C9B">
          <w:rPr>
            <w:rFonts w:ascii="Times New Roman" w:hAnsi="Times New Roman" w:cs="Times New Roman"/>
          </w:rPr>
          <w:lastRenderedPageBreak/>
          <w:t>model,</w:t>
        </w:r>
      </w:ins>
      <w:r w:rsidR="003570F8">
        <w:rPr>
          <w:rFonts w:ascii="Times New Roman" w:hAnsi="Times New Roman" w:cs="Times New Roman"/>
        </w:rPr>
        <w:t xml:space="preserve"> </w:t>
      </w:r>
      <w:ins w:id="915" w:author="Benton, Deon" w:date="2026-05-19T23:48:00Z" w16du:dateUtc="2026-05-20T04:48:00Z">
        <w:r w:rsidR="004E4E4E">
          <w:rPr>
            <w:rFonts w:ascii="Times New Roman" w:hAnsi="Times New Roman" w:cs="Times New Roman"/>
          </w:rPr>
          <w:t xml:space="preserve">reduced </w:t>
        </w:r>
      </w:ins>
      <w:ins w:id="916" w:author="Benton, Deon" w:date="2026-05-19T23:50:00Z" w16du:dateUtc="2026-05-20T04:50:00Z">
        <w:r w:rsidR="002A7A3D">
          <w:rPr>
            <w:rFonts w:ascii="Times New Roman" w:hAnsi="Times New Roman" w:cs="Times New Roman"/>
          </w:rPr>
          <w:t>salience of peripherally located</w:t>
        </w:r>
      </w:ins>
      <w:r w:rsidR="003570F8">
        <w:rPr>
          <w:rFonts w:ascii="Times New Roman" w:hAnsi="Times New Roman" w:cs="Times New Roman"/>
        </w:rPr>
        <w:t xml:space="preserve"> was implemented by </w:t>
      </w:r>
      <w:ins w:id="917" w:author="Benton, Deon" w:date="2026-05-19T23:48:00Z" w16du:dateUtc="2026-05-20T04:48:00Z">
        <w:r w:rsidR="004E4E4E">
          <w:rPr>
            <w:rFonts w:ascii="Times New Roman" w:hAnsi="Times New Roman" w:cs="Times New Roman"/>
          </w:rPr>
          <w:t>lowering the</w:t>
        </w:r>
      </w:ins>
      <w:r w:rsidR="003570F8">
        <w:rPr>
          <w:rFonts w:ascii="Times New Roman" w:hAnsi="Times New Roman" w:cs="Times New Roman"/>
        </w:rPr>
        <w:t xml:space="preserve"> learning rate of and applying weight decay to the</w:t>
      </w:r>
      <w:ins w:id="918" w:author="Benton, Deon" w:date="2026-05-19T23:48:00Z" w16du:dateUtc="2026-05-20T04:48:00Z">
        <w:r w:rsidR="004E4E4E">
          <w:rPr>
            <w:rFonts w:ascii="Times New Roman" w:hAnsi="Times New Roman" w:cs="Times New Roman"/>
          </w:rPr>
          <w:t xml:space="preserve"> </w:t>
        </w:r>
      </w:ins>
      <w:ins w:id="919" w:author="Benton, Deon" w:date="2026-05-19T23:49:00Z" w16du:dateUtc="2026-05-20T04:49:00Z">
        <w:r w:rsidR="004E4E4E">
          <w:rPr>
            <w:rFonts w:ascii="Times New Roman" w:hAnsi="Times New Roman" w:cs="Times New Roman"/>
          </w:rPr>
          <w:t>barrier-relevant</w:t>
        </w:r>
      </w:ins>
      <w:r w:rsidR="003570F8">
        <w:rPr>
          <w:rFonts w:ascii="Times New Roman" w:hAnsi="Times New Roman" w:cs="Times New Roman"/>
        </w:rPr>
        <w:t xml:space="preserve"> weights</w:t>
      </w:r>
      <w:ins w:id="920" w:author="Benton, Deon" w:date="2026-05-19T23:49:00Z" w16du:dateUtc="2026-05-20T04:49:00Z">
        <w:r w:rsidR="002A7A3D">
          <w:rPr>
            <w:rFonts w:ascii="Times New Roman" w:hAnsi="Times New Roman" w:cs="Times New Roman"/>
          </w:rPr>
          <w:t xml:space="preserve">; barriers retained their </w:t>
        </w:r>
      </w:ins>
      <w:ins w:id="921" w:author="Benton, Deon" w:date="2026-05-19T23:50:00Z" w16du:dateUtc="2026-05-20T04:50:00Z">
        <w:r w:rsidR="002A7A3D">
          <w:rPr>
            <w:rFonts w:ascii="Times New Roman" w:hAnsi="Times New Roman" w:cs="Times New Roman"/>
          </w:rPr>
          <w:t>salience irrespective of their position relative to curved motion in ALIAS-2</w:t>
        </w:r>
      </w:ins>
      <w:r w:rsidR="003570F8">
        <w:rPr>
          <w:rFonts w:ascii="Times New Roman" w:hAnsi="Times New Roman" w:cs="Times New Roman"/>
        </w:rPr>
        <w:t xml:space="preserve">. </w:t>
      </w:r>
      <w:ins w:id="922" w:author="Benton, Deon" w:date="2026-05-19T23:51:00Z" w16du:dateUtc="2026-05-20T04:51:00Z">
        <w:r w:rsidR="002A7A3D">
          <w:rPr>
            <w:rFonts w:ascii="Times New Roman" w:hAnsi="Times New Roman" w:cs="Times New Roman"/>
          </w:rPr>
          <w:t>What this means for ALIAS-2 is that because</w:t>
        </w:r>
      </w:ins>
      <w:r w:rsidR="00BC1646">
        <w:rPr>
          <w:rFonts w:ascii="Times New Roman" w:hAnsi="Times New Roman" w:cs="Times New Roman"/>
        </w:rPr>
        <w:t xml:space="preserve"> there is nothing </w:t>
      </w:r>
      <w:ins w:id="923" w:author="Benton, Deon" w:date="2026-05-19T23:52:00Z" w16du:dateUtc="2026-05-20T04:52:00Z">
        <w:r w:rsidR="002A7A3D">
          <w:rPr>
            <w:rFonts w:ascii="Times New Roman" w:hAnsi="Times New Roman" w:cs="Times New Roman"/>
          </w:rPr>
          <w:t>preventing it</w:t>
        </w:r>
      </w:ins>
      <w:r w:rsidR="00BC1646">
        <w:rPr>
          <w:rFonts w:ascii="Times New Roman" w:hAnsi="Times New Roman" w:cs="Times New Roman"/>
        </w:rPr>
        <w:t xml:space="preserve"> </w:t>
      </w:r>
      <w:ins w:id="924" w:author="Benton, Deon" w:date="2026-05-20T07:02:00Z" w16du:dateUtc="2026-05-20T12:02:00Z">
        <w:r w:rsidR="00900C9B">
          <w:rPr>
            <w:rFonts w:ascii="Times New Roman" w:hAnsi="Times New Roman" w:cs="Times New Roman"/>
          </w:rPr>
          <w:t xml:space="preserve">from </w:t>
        </w:r>
      </w:ins>
      <w:r w:rsidR="00703391">
        <w:rPr>
          <w:rFonts w:ascii="Times New Roman" w:hAnsi="Times New Roman" w:cs="Times New Roman"/>
        </w:rPr>
        <w:t>forming</w:t>
      </w:r>
      <w:r w:rsidR="00BC1646">
        <w:rPr>
          <w:rFonts w:ascii="Times New Roman" w:hAnsi="Times New Roman" w:cs="Times New Roman"/>
        </w:rPr>
        <w:t xml:space="preserve"> robust association</w:t>
      </w:r>
      <w:r w:rsidR="009C1A93">
        <w:rPr>
          <w:rFonts w:ascii="Times New Roman" w:hAnsi="Times New Roman" w:cs="Times New Roman"/>
        </w:rPr>
        <w:t>s</w:t>
      </w:r>
      <w:r w:rsidR="00BC1646">
        <w:rPr>
          <w:rFonts w:ascii="Times New Roman" w:hAnsi="Times New Roman" w:cs="Times New Roman"/>
        </w:rPr>
        <w:t xml:space="preserve"> between arced motion and peripherally located barriers</w:t>
      </w:r>
      <w:ins w:id="925" w:author="Benton, Deon" w:date="2026-05-19T23:52:00Z" w16du:dateUtc="2026-05-20T04:52:00Z">
        <w:r w:rsidR="002A7A3D">
          <w:rPr>
            <w:rFonts w:ascii="Times New Roman" w:hAnsi="Times New Roman" w:cs="Times New Roman"/>
          </w:rPr>
          <w:t xml:space="preserve"> during habituation</w:t>
        </w:r>
      </w:ins>
      <w:r w:rsidR="00BC1646">
        <w:rPr>
          <w:rFonts w:ascii="Times New Roman" w:hAnsi="Times New Roman" w:cs="Times New Roman"/>
        </w:rPr>
        <w:t xml:space="preserve">, </w:t>
      </w:r>
      <w:ins w:id="926" w:author="Benton, Deon" w:date="2026-05-19T23:53:00Z" w16du:dateUtc="2026-05-20T04:53:00Z">
        <w:r w:rsidR="00FC26AC">
          <w:rPr>
            <w:rFonts w:ascii="Times New Roman" w:hAnsi="Times New Roman" w:cs="Times New Roman"/>
          </w:rPr>
          <w:t>it will</w:t>
        </w:r>
      </w:ins>
      <w:r w:rsidR="00BC1646">
        <w:rPr>
          <w:rFonts w:ascii="Times New Roman" w:hAnsi="Times New Roman" w:cs="Times New Roman"/>
        </w:rPr>
        <w:t xml:space="preserve"> readily associate </w:t>
      </w:r>
      <w:ins w:id="927" w:author="Benton, Deon" w:date="2026-05-19T23:53:00Z" w16du:dateUtc="2026-05-20T04:53:00Z">
        <w:r w:rsidR="00FC26AC">
          <w:rPr>
            <w:rFonts w:ascii="Times New Roman" w:hAnsi="Times New Roman" w:cs="Times New Roman"/>
          </w:rPr>
          <w:t>the two irrespective</w:t>
        </w:r>
      </w:ins>
      <w:r w:rsidR="00BC1646">
        <w:rPr>
          <w:rFonts w:ascii="Times New Roman" w:hAnsi="Times New Roman" w:cs="Times New Roman"/>
        </w:rPr>
        <w:t xml:space="preserve"> </w:t>
      </w:r>
      <w:ins w:id="928" w:author="Benton, Deon" w:date="2026-05-20T07:24:00Z" w16du:dateUtc="2026-05-20T12:24:00Z">
        <w:r w:rsidR="00CA20AF">
          <w:rPr>
            <w:rFonts w:ascii="Times New Roman" w:hAnsi="Times New Roman" w:cs="Times New Roman"/>
          </w:rPr>
          <w:t xml:space="preserve">of </w:t>
        </w:r>
      </w:ins>
      <w:r w:rsidR="00BC1646">
        <w:rPr>
          <w:rFonts w:ascii="Times New Roman" w:hAnsi="Times New Roman" w:cs="Times New Roman"/>
        </w:rPr>
        <w:t xml:space="preserve">their relative spatial </w:t>
      </w:r>
      <w:r w:rsidR="005421AE">
        <w:rPr>
          <w:rFonts w:ascii="Times New Roman" w:hAnsi="Times New Roman" w:cs="Times New Roman"/>
        </w:rPr>
        <w:t>positions</w:t>
      </w:r>
      <w:r w:rsidR="00BC1646">
        <w:rPr>
          <w:rFonts w:ascii="Times New Roman" w:hAnsi="Times New Roman" w:cs="Times New Roman"/>
        </w:rPr>
        <w:t xml:space="preserve">. </w:t>
      </w:r>
      <w:ins w:id="929" w:author="Benton, Deon" w:date="2026-05-20T07:15:00Z">
        <w:r w:rsidR="00B7776D" w:rsidRPr="00B7776D">
          <w:rPr>
            <w:rFonts w:ascii="Times New Roman" w:hAnsi="Times New Roman" w:cs="Times New Roman"/>
          </w:rPr>
          <w:t xml:space="preserve">The problem here is that, because such learning modifies the same connections that encode the relation between arced motion and obstacles, presenting curved </w:t>
        </w:r>
        <w:proofErr w:type="gramStart"/>
        <w:r w:rsidR="00B7776D" w:rsidRPr="00B7776D">
          <w:rPr>
            <w:rFonts w:ascii="Times New Roman" w:hAnsi="Times New Roman" w:cs="Times New Roman"/>
          </w:rPr>
          <w:t>motion beside</w:t>
        </w:r>
        <w:proofErr w:type="gramEnd"/>
        <w:r w:rsidR="00B7776D" w:rsidRPr="00B7776D">
          <w:rPr>
            <w:rFonts w:ascii="Times New Roman" w:hAnsi="Times New Roman" w:cs="Times New Roman"/>
          </w:rPr>
          <w:t xml:space="preserve"> rather than over a barrier during habituation partially overwrites the barrier-under-curved-motion association acquired during pretraining. The reason this association is </w:t>
        </w:r>
      </w:ins>
      <w:ins w:id="930" w:author="Benton, Deon" w:date="2026-05-20T07:16:00Z" w16du:dateUtc="2026-05-20T12:16:00Z">
        <w:r w:rsidR="008C4136">
          <w:rPr>
            <w:rFonts w:ascii="Times New Roman" w:hAnsi="Times New Roman" w:cs="Times New Roman"/>
          </w:rPr>
          <w:t>partially rather than fully</w:t>
        </w:r>
      </w:ins>
      <w:ins w:id="931" w:author="Benton, Deon" w:date="2026-05-20T07:15:00Z">
        <w:r w:rsidR="00B7776D" w:rsidRPr="00B7776D">
          <w:rPr>
            <w:rFonts w:ascii="Times New Roman" w:hAnsi="Times New Roman" w:cs="Times New Roman"/>
          </w:rPr>
          <w:t xml:space="preserve"> overwritten is simply that the habituation phase is much shorter than the pretraining phase. A corollary of this competition is that, when arced motion is shown during the Inefficient test event for networks in the Control condition, the associated obstacle representation is reactivated less strongly than it is for networks in the Experimental condition.</w:t>
        </w:r>
      </w:ins>
      <w:ins w:id="932" w:author="Benton, Deon" w:date="2026-05-20T07:15:00Z" w16du:dateUtc="2026-05-20T12:15:00Z">
        <w:r w:rsidR="00B7776D">
          <w:rPr>
            <w:rFonts w:ascii="Times New Roman" w:hAnsi="Times New Roman" w:cs="Times New Roman"/>
          </w:rPr>
          <w:t xml:space="preserve"> </w:t>
        </w:r>
      </w:ins>
      <w:ins w:id="933" w:author="Benton, Deon" w:date="2026-05-20T00:24:00Z" w16du:dateUtc="2026-05-20T05:24:00Z">
        <w:r w:rsidR="00D911D7" w:rsidRPr="00D911D7">
          <w:rPr>
            <w:rFonts w:ascii="Times New Roman" w:hAnsi="Times New Roman" w:cs="Times New Roman"/>
          </w:rPr>
          <w:t xml:space="preserve">Given that </w:t>
        </w:r>
      </w:ins>
      <w:ins w:id="934" w:author="Benton, Deon" w:date="2026-05-20T07:17:00Z" w16du:dateUtc="2026-05-20T12:17:00Z">
        <w:r w:rsidR="008C4136">
          <w:rPr>
            <w:rFonts w:ascii="Times New Roman" w:hAnsi="Times New Roman" w:cs="Times New Roman"/>
          </w:rPr>
          <w:t>looking time for ALIAS is</w:t>
        </w:r>
      </w:ins>
      <w:ins w:id="935" w:author="Benton, Deon" w:date="2026-05-20T00:24:00Z" w16du:dateUtc="2026-05-20T05:24:00Z">
        <w:r w:rsidR="00D911D7" w:rsidRPr="00D911D7">
          <w:rPr>
            <w:rFonts w:ascii="Times New Roman" w:hAnsi="Times New Roman" w:cs="Times New Roman"/>
          </w:rPr>
          <w:t xml:space="preserve"> operationalized as the discrepancy between </w:t>
        </w:r>
      </w:ins>
      <w:ins w:id="936" w:author="Benton, Deon" w:date="2026-05-20T00:26:00Z" w16du:dateUtc="2026-05-20T05:26:00Z">
        <w:r w:rsidR="00D911D7">
          <w:rPr>
            <w:rFonts w:ascii="Times New Roman" w:hAnsi="Times New Roman" w:cs="Times New Roman"/>
          </w:rPr>
          <w:t>its</w:t>
        </w:r>
      </w:ins>
      <w:ins w:id="937" w:author="Benton, Deon" w:date="2026-05-20T00:24:00Z" w16du:dateUtc="2026-05-20T05:24:00Z">
        <w:r w:rsidR="00D911D7" w:rsidRPr="00D911D7">
          <w:rPr>
            <w:rFonts w:ascii="Times New Roman" w:hAnsi="Times New Roman" w:cs="Times New Roman"/>
          </w:rPr>
          <w:t xml:space="preserve"> expectations and the observed event, this weaker reactivation </w:t>
        </w:r>
      </w:ins>
      <w:ins w:id="938" w:author="Benton, Deon" w:date="2026-05-20T07:17:00Z" w16du:dateUtc="2026-05-20T12:17:00Z">
        <w:r w:rsidR="008C4136">
          <w:rPr>
            <w:rFonts w:ascii="Times New Roman" w:hAnsi="Times New Roman" w:cs="Times New Roman"/>
          </w:rPr>
          <w:t xml:space="preserve">resulted in </w:t>
        </w:r>
      </w:ins>
      <w:ins w:id="939" w:author="Benton, Deon" w:date="2026-05-20T07:21:00Z" w16du:dateUtc="2026-05-20T12:21:00Z">
        <w:r w:rsidR="00CA20AF">
          <w:rPr>
            <w:rFonts w:ascii="Times New Roman" w:hAnsi="Times New Roman" w:cs="Times New Roman"/>
          </w:rPr>
          <w:t>an attenuated difference in</w:t>
        </w:r>
      </w:ins>
      <w:ins w:id="940" w:author="Benton, Deon" w:date="2026-05-20T00:24:00Z" w16du:dateUtc="2026-05-20T05:24:00Z">
        <w:r w:rsidR="00D911D7" w:rsidRPr="00D911D7">
          <w:rPr>
            <w:rFonts w:ascii="Times New Roman" w:hAnsi="Times New Roman" w:cs="Times New Roman"/>
          </w:rPr>
          <w:t xml:space="preserve"> looking between the two test events</w:t>
        </w:r>
      </w:ins>
      <w:ins w:id="941" w:author="Benton, Deon" w:date="2026-05-20T07:18:00Z" w16du:dateUtc="2026-05-20T12:18:00Z">
        <w:r w:rsidR="008C4136">
          <w:rPr>
            <w:rFonts w:ascii="Times New Roman" w:hAnsi="Times New Roman" w:cs="Times New Roman"/>
          </w:rPr>
          <w:t xml:space="preserve"> </w:t>
        </w:r>
      </w:ins>
      <w:ins w:id="942" w:author="Benton, Deon" w:date="2026-05-20T07:20:00Z" w16du:dateUtc="2026-05-20T12:20:00Z">
        <w:r w:rsidR="008C4136">
          <w:rPr>
            <w:rFonts w:ascii="Times New Roman" w:hAnsi="Times New Roman" w:cs="Times New Roman"/>
          </w:rPr>
          <w:t>in the Control than in the Experimental condition</w:t>
        </w:r>
      </w:ins>
      <w:ins w:id="943" w:author="Benton, Deon" w:date="2026-05-20T00:24:00Z" w16du:dateUtc="2026-05-20T05:24:00Z">
        <w:r w:rsidR="00D911D7" w:rsidRPr="00D911D7">
          <w:rPr>
            <w:rFonts w:ascii="Times New Roman" w:hAnsi="Times New Roman" w:cs="Times New Roman"/>
          </w:rPr>
          <w:t>.</w:t>
        </w:r>
      </w:ins>
      <w:ins w:id="944" w:author="Benton, Deon" w:date="2026-05-20T07:25:00Z" w16du:dateUtc="2026-05-20T12:25:00Z">
        <w:r w:rsidR="005A5DBE">
          <w:rPr>
            <w:rFonts w:ascii="Times New Roman" w:hAnsi="Times New Roman" w:cs="Times New Roman"/>
          </w:rPr>
          <w:t xml:space="preserve"> In sum,</w:t>
        </w:r>
      </w:ins>
      <w:ins w:id="945" w:author="Benton, Deon" w:date="2026-05-20T00:24:00Z" w16du:dateUtc="2026-05-20T05:24:00Z">
        <w:r w:rsidR="00D911D7" w:rsidRPr="00D911D7">
          <w:rPr>
            <w:rFonts w:ascii="Times New Roman" w:hAnsi="Times New Roman" w:cs="Times New Roman"/>
          </w:rPr>
          <w:t xml:space="preserve"> </w:t>
        </w:r>
      </w:ins>
      <w:ins w:id="946" w:author="Benton, Deon" w:date="2026-05-20T07:25:00Z" w16du:dateUtc="2026-05-20T12:25:00Z">
        <w:r w:rsidR="005A5DBE">
          <w:rPr>
            <w:rFonts w:ascii="Times New Roman" w:hAnsi="Times New Roman" w:cs="Times New Roman"/>
          </w:rPr>
          <w:t>the fact that ALIAS better captured the first target finding than ALIAS-2 suggests</w:t>
        </w:r>
      </w:ins>
      <w:ins w:id="947" w:author="Benton, Deon" w:date="2026-05-20T00:28:00Z" w16du:dateUtc="2026-05-20T05:28:00Z">
        <w:r w:rsidR="00D911D7" w:rsidRPr="00D911D7">
          <w:rPr>
            <w:rFonts w:ascii="Times New Roman" w:hAnsi="Times New Roman" w:cs="Times New Roman"/>
          </w:rPr>
          <w:t xml:space="preserve"> that differential </w:t>
        </w:r>
      </w:ins>
      <w:ins w:id="948" w:author="Benton, Deon" w:date="2026-05-20T00:29:00Z" w16du:dateUtc="2026-05-20T05:29:00Z">
        <w:r w:rsidR="00D911D7">
          <w:rPr>
            <w:rFonts w:ascii="Times New Roman" w:hAnsi="Times New Roman" w:cs="Times New Roman"/>
          </w:rPr>
          <w:t xml:space="preserve">obstacle </w:t>
        </w:r>
      </w:ins>
      <w:ins w:id="949" w:author="Benton, Deon" w:date="2026-05-20T00:28:00Z" w16du:dateUtc="2026-05-20T05:28:00Z">
        <w:r w:rsidR="00D911D7" w:rsidRPr="00D911D7">
          <w:rPr>
            <w:rFonts w:ascii="Times New Roman" w:hAnsi="Times New Roman" w:cs="Times New Roman"/>
          </w:rPr>
          <w:t xml:space="preserve">salience </w:t>
        </w:r>
      </w:ins>
      <w:ins w:id="950" w:author="Benton, Deon" w:date="2026-05-20T00:29:00Z" w16du:dateUtc="2026-05-20T05:29:00Z">
        <w:r w:rsidR="00D911D7">
          <w:rPr>
            <w:rFonts w:ascii="Times New Roman" w:hAnsi="Times New Roman" w:cs="Times New Roman"/>
          </w:rPr>
          <w:t xml:space="preserve">is key to </w:t>
        </w:r>
      </w:ins>
      <w:ins w:id="951" w:author="Benton, Deon" w:date="2026-05-20T07:24:00Z" w16du:dateUtc="2026-05-20T12:24:00Z">
        <w:r w:rsidR="00CA20AF">
          <w:rPr>
            <w:rFonts w:ascii="Times New Roman" w:hAnsi="Times New Roman" w:cs="Times New Roman"/>
          </w:rPr>
          <w:t>reproducing</w:t>
        </w:r>
      </w:ins>
      <w:ins w:id="952" w:author="Benton, Deon" w:date="2026-05-20T00:28:00Z" w16du:dateUtc="2026-05-20T05:28:00Z">
        <w:r w:rsidR="00D911D7" w:rsidRPr="00D911D7">
          <w:rPr>
            <w:rFonts w:ascii="Times New Roman" w:hAnsi="Times New Roman" w:cs="Times New Roman"/>
          </w:rPr>
          <w:t xml:space="preserve"> </w:t>
        </w:r>
      </w:ins>
      <w:ins w:id="953" w:author="Benton, Deon" w:date="2026-05-20T07:26:00Z" w16du:dateUtc="2026-05-20T12:26:00Z">
        <w:r w:rsidR="00632C5A">
          <w:rPr>
            <w:rFonts w:ascii="Times New Roman" w:hAnsi="Times New Roman" w:cs="Times New Roman"/>
          </w:rPr>
          <w:t>this finding</w:t>
        </w:r>
      </w:ins>
      <w:ins w:id="954" w:author="Benton, Deon" w:date="2026-05-20T00:29:00Z" w16du:dateUtc="2026-05-20T05:29:00Z">
        <w:r w:rsidR="00D911D7">
          <w:rPr>
            <w:rFonts w:ascii="Times New Roman" w:hAnsi="Times New Roman" w:cs="Times New Roman"/>
          </w:rPr>
          <w:t xml:space="preserve">. </w:t>
        </w:r>
      </w:ins>
    </w:p>
    <w:p w14:paraId="47B005BD" w14:textId="2B7D9F07" w:rsidR="0074311C" w:rsidRDefault="00524642" w:rsidP="002B13EE">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ins w:id="955" w:author="Benton, Deon" w:date="2026-05-20T17:16:00Z" w16du:dateUtc="2026-05-20T22:16:00Z">
        <w:r w:rsidR="006E1FA2">
          <w:rPr>
            <w:rFonts w:ascii="Times New Roman" w:eastAsia="Times New Roman" w:hAnsi="Times New Roman" w:cs="Times New Roman"/>
          </w:rPr>
          <w:t>Simulation 1a tested</w:t>
        </w:r>
      </w:ins>
      <w:ins w:id="956" w:author="Benton, Deon" w:date="2026-05-20T07:38:00Z" w16du:dateUtc="2026-05-20T12:38:00Z">
        <w:r w:rsidR="0091095B" w:rsidRPr="0091095B">
          <w:rPr>
            <w:rFonts w:ascii="Times New Roman" w:eastAsia="Times New Roman" w:hAnsi="Times New Roman" w:cs="Times New Roman"/>
          </w:rPr>
          <w:t xml:space="preserve"> whether ALIAS could reproduce the first target finding: In action efficiency understanding studies that use animate- entities, infants look longer at barrierless curved test events than at barrierless straight ones following habituation to a constrained but not an unconstrained jumping event. To evaluate whether ALIAS provided a better qualitative fit to the target finding than competitor models, ALIAS's performance was additionally compared to </w:t>
        </w:r>
        <w:r w:rsidR="0091095B" w:rsidRPr="0091095B">
          <w:rPr>
            <w:rFonts w:ascii="Times New Roman" w:eastAsia="Times New Roman" w:hAnsi="Times New Roman" w:cs="Times New Roman"/>
          </w:rPr>
          <w:lastRenderedPageBreak/>
          <w:t>that of OM10, OM10-2, and ALIAS-2.</w:t>
        </w:r>
        <w:r w:rsidR="0091095B">
          <w:rPr>
            <w:rFonts w:ascii="Times New Roman" w:eastAsia="Times New Roman" w:hAnsi="Times New Roman" w:cs="Times New Roman"/>
          </w:rPr>
          <w:t xml:space="preserve">  </w:t>
        </w:r>
      </w:ins>
      <w:ins w:id="957" w:author="Benton, Deon" w:date="2026-05-20T07:42:00Z" w16du:dateUtc="2026-05-20T12:42:00Z">
        <w:r w:rsidR="0091095B" w:rsidRPr="0091095B">
          <w:rPr>
            <w:rFonts w:ascii="Times New Roman" w:eastAsia="Times New Roman" w:hAnsi="Times New Roman" w:cs="Times New Roman"/>
          </w:rPr>
          <w:t>It was found that ALIAS not only reproduced the first target finding but provided a superior qualitative fit to it relative to the other models.</w:t>
        </w:r>
      </w:ins>
    </w:p>
    <w:p w14:paraId="5FE4982B" w14:textId="0C8A9432" w:rsidR="00100585" w:rsidRDefault="0078102C" w:rsidP="005045E5">
      <w:pPr>
        <w:spacing w:line="480" w:lineRule="auto"/>
        <w:ind w:firstLine="720"/>
        <w:contextualSpacing/>
        <w:rPr>
          <w:ins w:id="958" w:author="Benton, Deon" w:date="2026-05-20T17:40:00Z" w16du:dateUtc="2026-05-20T22:40:00Z"/>
          <w:rFonts w:ascii="Times New Roman" w:hAnsi="Times New Roman" w:cs="Times New Roman"/>
        </w:rPr>
      </w:pPr>
      <w:ins w:id="959" w:author="Benton, Deon" w:date="2026-05-08T14:27:00Z" w16du:dateUtc="2026-05-08T19:27:00Z">
        <w:r w:rsidRPr="0078102C">
          <w:rPr>
            <w:rFonts w:ascii="Times New Roman" w:hAnsi="Times New Roman" w:cs="Times New Roman"/>
          </w:rPr>
          <w:t xml:space="preserve">Although </w:t>
        </w:r>
      </w:ins>
      <w:ins w:id="960" w:author="Benton, Deon" w:date="2026-05-20T17:19:00Z" w16du:dateUtc="2026-05-20T22:19:00Z">
        <w:r w:rsidR="003E6687">
          <w:rPr>
            <w:rFonts w:ascii="Times New Roman" w:hAnsi="Times New Roman" w:cs="Times New Roman"/>
          </w:rPr>
          <w:t xml:space="preserve">the present results suggest </w:t>
        </w:r>
      </w:ins>
      <w:ins w:id="961" w:author="Benton, Deon" w:date="2026-05-08T14:27:00Z" w16du:dateUtc="2026-05-08T19:27:00Z">
        <w:r w:rsidRPr="0078102C">
          <w:rPr>
            <w:rFonts w:ascii="Times New Roman" w:hAnsi="Times New Roman" w:cs="Times New Roman"/>
          </w:rPr>
          <w:t>that</w:t>
        </w:r>
      </w:ins>
      <w:ins w:id="962" w:author="Benton, Deon" w:date="2026-05-20T17:18:00Z" w16du:dateUtc="2026-05-20T22:18:00Z">
        <w:r w:rsidR="003E6687">
          <w:rPr>
            <w:rFonts w:ascii="Times New Roman" w:hAnsi="Times New Roman" w:cs="Times New Roman"/>
          </w:rPr>
          <w:t xml:space="preserve"> associative learning—combined with the assumption that </w:t>
        </w:r>
      </w:ins>
      <w:ins w:id="963" w:author="Benton, Deon" w:date="2026-05-20T17:19:00Z" w16du:dateUtc="2026-05-20T22:19:00Z">
        <w:r w:rsidR="003E6687">
          <w:rPr>
            <w:rFonts w:ascii="Times New Roman" w:hAnsi="Times New Roman" w:cs="Times New Roman"/>
          </w:rPr>
          <w:t>obstacles located to the side of curved motion are less salient than those located directly beneath it—</w:t>
        </w:r>
      </w:ins>
      <w:ins w:id="964" w:author="Benton, Deon" w:date="2026-05-20T17:20:00Z" w16du:dateUtc="2026-05-20T22:20:00Z">
        <w:r w:rsidR="003E6687">
          <w:rPr>
            <w:rFonts w:ascii="Times New Roman" w:hAnsi="Times New Roman" w:cs="Times New Roman"/>
          </w:rPr>
          <w:t>underpinned ALIAS’s success, it</w:t>
        </w:r>
      </w:ins>
      <w:ins w:id="965" w:author="Benton, Deon" w:date="2026-05-20T17:21:00Z" w16du:dateUtc="2026-05-20T22:21:00Z">
        <w:r w:rsidR="003E6687">
          <w:rPr>
            <w:rFonts w:ascii="Times New Roman" w:hAnsi="Times New Roman" w:cs="Times New Roman"/>
          </w:rPr>
          <w:t xml:space="preserve"> was</w:t>
        </w:r>
      </w:ins>
      <w:ins w:id="966" w:author="Benton, Deon" w:date="2026-05-20T17:20:00Z" w16du:dateUtc="2026-05-20T22:20:00Z">
        <w:r w:rsidR="003E6687">
          <w:rPr>
            <w:rFonts w:ascii="Times New Roman" w:hAnsi="Times New Roman" w:cs="Times New Roman"/>
          </w:rPr>
          <w:t xml:space="preserve"> </w:t>
        </w:r>
      </w:ins>
      <w:ins w:id="967" w:author="Benton, Deon" w:date="2026-05-20T17:21:00Z" w16du:dateUtc="2026-05-20T22:21:00Z">
        <w:r w:rsidR="003E6687">
          <w:rPr>
            <w:rFonts w:ascii="Times New Roman" w:hAnsi="Times New Roman" w:cs="Times New Roman"/>
          </w:rPr>
          <w:t>nonetheless important to</w:t>
        </w:r>
      </w:ins>
      <w:ins w:id="968" w:author="Benton, Deon" w:date="2026-05-20T17:20:00Z" w16du:dateUtc="2026-05-20T22:20:00Z">
        <w:r w:rsidR="003E6687">
          <w:rPr>
            <w:rFonts w:ascii="Times New Roman" w:hAnsi="Times New Roman" w:cs="Times New Roman"/>
          </w:rPr>
          <w:t xml:space="preserve"> confirm that associative learning was the</w:t>
        </w:r>
      </w:ins>
      <w:ins w:id="969" w:author="Benton, Deon" w:date="2026-05-08T14:27:00Z" w16du:dateUtc="2026-05-08T19:27:00Z">
        <w:r w:rsidRPr="0078102C">
          <w:rPr>
            <w:rFonts w:ascii="Times New Roman" w:hAnsi="Times New Roman" w:cs="Times New Roman"/>
          </w:rPr>
          <w:t xml:space="preserve"> </w:t>
        </w:r>
      </w:ins>
      <w:ins w:id="970" w:author="Benton, Deon" w:date="2026-05-08T14:28:00Z" w16du:dateUtc="2026-05-08T19:28:00Z">
        <w:r>
          <w:rPr>
            <w:rFonts w:ascii="Times New Roman" w:hAnsi="Times New Roman" w:cs="Times New Roman"/>
          </w:rPr>
          <w:t xml:space="preserve">actual mechanism through which the </w:t>
        </w:r>
      </w:ins>
      <w:ins w:id="971" w:author="Benton, Deon" w:date="2026-05-08T14:27:00Z" w16du:dateUtc="2026-05-08T19:27:00Z">
        <w:r w:rsidRPr="0078102C">
          <w:rPr>
            <w:rFonts w:ascii="Times New Roman" w:hAnsi="Times New Roman" w:cs="Times New Roman"/>
          </w:rPr>
          <w:t>model reproduced these looking behaviors</w:t>
        </w:r>
      </w:ins>
      <w:ins w:id="972" w:author="Benton, Deon" w:date="2026-05-20T17:20:00Z" w16du:dateUtc="2026-05-20T22:20:00Z">
        <w:r w:rsidR="003E6687">
          <w:rPr>
            <w:rFonts w:ascii="Times New Roman" w:hAnsi="Times New Roman" w:cs="Times New Roman"/>
          </w:rPr>
          <w:t>.</w:t>
        </w:r>
      </w:ins>
      <w:ins w:id="973" w:author="Benton, Deon" w:date="2026-05-08T14:27:00Z" w16du:dateUtc="2026-05-08T19:27:00Z">
        <w:r w:rsidRPr="0078102C">
          <w:rPr>
            <w:rFonts w:ascii="Times New Roman" w:hAnsi="Times New Roman" w:cs="Times New Roman"/>
          </w:rPr>
          <w:t xml:space="preserve"> </w:t>
        </w:r>
      </w:ins>
      <w:ins w:id="974" w:author="Benton, Deon" w:date="2026-05-08T14:28:00Z" w16du:dateUtc="2026-05-08T19:28:00Z">
        <w:r>
          <w:rPr>
            <w:rFonts w:ascii="Times New Roman" w:hAnsi="Times New Roman" w:cs="Times New Roman"/>
          </w:rPr>
          <w:t>aligned with the proposal</w:t>
        </w:r>
      </w:ins>
      <w:ins w:id="975" w:author="Benton, Deon" w:date="2026-05-08T14:27:00Z" w16du:dateUtc="2026-05-08T19:27:00Z">
        <w:r w:rsidRPr="0078102C">
          <w:rPr>
            <w:rFonts w:ascii="Times New Roman" w:hAnsi="Times New Roman" w:cs="Times New Roman"/>
          </w:rPr>
          <w:t xml:space="preserve"> that</w:t>
        </w:r>
      </w:ins>
      <w:ins w:id="976" w:author="Benton, Deon" w:date="2026-05-08T14:29:00Z" w16du:dateUtc="2026-05-08T19:29:00Z">
        <w:r>
          <w:rPr>
            <w:rFonts w:ascii="Times New Roman" w:hAnsi="Times New Roman" w:cs="Times New Roman"/>
          </w:rPr>
          <w:t xml:space="preserve"> it</w:t>
        </w:r>
      </w:ins>
      <w:ins w:id="977" w:author="Benton, Deon" w:date="2026-05-08T14:27:00Z" w16du:dateUtc="2026-05-08T19:27:00Z">
        <w:r w:rsidRPr="0078102C">
          <w:rPr>
            <w:rFonts w:ascii="Times New Roman" w:hAnsi="Times New Roman" w:cs="Times New Roman"/>
          </w:rPr>
          <w:t xml:space="preserve"> implemented. </w:t>
        </w:r>
      </w:ins>
      <w:ins w:id="978" w:author="Benton, Deon" w:date="2026-05-20T17:22:00Z" w16du:dateUtc="2026-05-20T22:22:00Z">
        <w:r w:rsidR="00481032">
          <w:rPr>
            <w:rFonts w:ascii="Times New Roman" w:hAnsi="Times New Roman" w:cs="Times New Roman"/>
          </w:rPr>
          <w:t xml:space="preserve">This mechanism began during the pretraining phase. </w:t>
        </w:r>
      </w:ins>
      <w:ins w:id="979" w:author="Benton, Deon" w:date="2026-05-20T17:23:00Z" w16du:dateUtc="2026-05-20T22:23:00Z">
        <w:r w:rsidR="00481032">
          <w:rPr>
            <w:rFonts w:ascii="Times New Roman" w:hAnsi="Times New Roman" w:cs="Times New Roman"/>
          </w:rPr>
          <w:t>It was during this phase that</w:t>
        </w:r>
      </w:ins>
      <w:ins w:id="980" w:author="Benton, Deon" w:date="2026-05-08T14:32:00Z" w16du:dateUtc="2026-05-08T19:32:00Z">
        <w:r w:rsidR="00757027">
          <w:rPr>
            <w:rFonts w:ascii="Times New Roman" w:hAnsi="Times New Roman" w:cs="Times New Roman"/>
          </w:rPr>
          <w:t xml:space="preserve"> networks </w:t>
        </w:r>
      </w:ins>
      <w:ins w:id="981" w:author="Benton, Deon" w:date="2026-05-20T17:23:00Z" w16du:dateUtc="2026-05-20T22:23:00Z">
        <w:r w:rsidR="00481032">
          <w:rPr>
            <w:rFonts w:ascii="Times New Roman" w:hAnsi="Times New Roman" w:cs="Times New Roman"/>
          </w:rPr>
          <w:t>were exposed repeatedly</w:t>
        </w:r>
      </w:ins>
      <w:ins w:id="982" w:author="Benton, Deon" w:date="2026-05-08T14:27:00Z" w16du:dateUtc="2026-05-08T19:27:00Z">
        <w:r w:rsidRPr="0078102C">
          <w:rPr>
            <w:rFonts w:ascii="Times New Roman" w:hAnsi="Times New Roman" w:cs="Times New Roman"/>
          </w:rPr>
          <w:t xml:space="preserve"> to events in which agents move along either straight or curved trajectories to reach other objects or agents. </w:t>
        </w:r>
      </w:ins>
      <w:ins w:id="983" w:author="Benton, Deon" w:date="2026-05-20T17:25:00Z" w16du:dateUtc="2026-05-20T22:25:00Z">
        <w:r w:rsidR="00736C0D">
          <w:rPr>
            <w:rFonts w:ascii="Times New Roman" w:hAnsi="Times New Roman" w:cs="Times New Roman"/>
          </w:rPr>
          <w:t>These events were</w:t>
        </w:r>
      </w:ins>
      <w:ins w:id="984" w:author="Benton, Deon" w:date="2026-05-08T14:32:00Z" w16du:dateUtc="2026-05-08T19:32:00Z">
        <w:r w:rsidR="00757027">
          <w:rPr>
            <w:rFonts w:ascii="Times New Roman" w:hAnsi="Times New Roman" w:cs="Times New Roman"/>
          </w:rPr>
          <w:t xml:space="preserve"> implemented </w:t>
        </w:r>
      </w:ins>
      <w:ins w:id="985" w:author="Benton, Deon" w:date="2026-05-20T17:26:00Z" w16du:dateUtc="2026-05-20T22:26:00Z">
        <w:r w:rsidR="003063BD">
          <w:rPr>
            <w:rFonts w:ascii="Times New Roman" w:hAnsi="Times New Roman" w:cs="Times New Roman"/>
          </w:rPr>
          <w:t>as</w:t>
        </w:r>
      </w:ins>
      <w:ins w:id="986" w:author="Benton, Deon" w:date="2026-05-08T14:32:00Z" w16du:dateUtc="2026-05-08T19:32:00Z">
        <w:r w:rsidR="006A470C">
          <w:rPr>
            <w:rFonts w:ascii="Times New Roman" w:hAnsi="Times New Roman" w:cs="Times New Roman"/>
          </w:rPr>
          <w:t xml:space="preserve"> </w:t>
        </w:r>
      </w:ins>
      <w:ins w:id="987" w:author="Benton, Deon" w:date="2026-05-08T14:27:00Z" w16du:dateUtc="2026-05-08T19:27:00Z">
        <w:r w:rsidRPr="0078102C">
          <w:rPr>
            <w:rFonts w:ascii="Times New Roman" w:hAnsi="Times New Roman" w:cs="Times New Roman"/>
          </w:rPr>
          <w:t xml:space="preserve">distributed across the model’s </w:t>
        </w:r>
      </w:ins>
      <w:ins w:id="988" w:author="Benton, Deon" w:date="2026-05-08T14:33:00Z" w16du:dateUtc="2026-05-08T19:33:00Z">
        <w:r w:rsidR="006A470C">
          <w:rPr>
            <w:rFonts w:ascii="Times New Roman" w:hAnsi="Times New Roman" w:cs="Times New Roman"/>
          </w:rPr>
          <w:t xml:space="preserve">various </w:t>
        </w:r>
      </w:ins>
      <w:ins w:id="989" w:author="Benton, Deon" w:date="2026-05-08T14:27:00Z" w16du:dateUtc="2026-05-08T19:27:00Z">
        <w:r w:rsidRPr="0078102C">
          <w:rPr>
            <w:rFonts w:ascii="Times New Roman" w:hAnsi="Times New Roman" w:cs="Times New Roman"/>
          </w:rPr>
          <w:t>input groups</w:t>
        </w:r>
      </w:ins>
      <w:ins w:id="990" w:author="Benton, Deon" w:date="2026-05-20T17:31:00Z" w16du:dateUtc="2026-05-20T22:31:00Z">
        <w:r w:rsidR="003063BD">
          <w:rPr>
            <w:rFonts w:ascii="Times New Roman" w:hAnsi="Times New Roman" w:cs="Times New Roman"/>
          </w:rPr>
          <w:t xml:space="preserve">. </w:t>
        </w:r>
      </w:ins>
      <w:ins w:id="991" w:author="Benton, Deon" w:date="2026-05-20T17:40:00Z" w16du:dateUtc="2026-05-20T22:40:00Z">
        <w:r w:rsidR="00100585">
          <w:rPr>
            <w:rFonts w:ascii="Times New Roman" w:hAnsi="Times New Roman" w:cs="Times New Roman"/>
          </w:rPr>
          <w:t>B</w:t>
        </w:r>
        <w:r w:rsidR="00100585" w:rsidRPr="00100585">
          <w:rPr>
            <w:rFonts w:ascii="Times New Roman" w:hAnsi="Times New Roman" w:cs="Times New Roman"/>
          </w:rPr>
          <w:t>ecause it is necessarily the case that the model’s weights have not been tuned through learning</w:t>
        </w:r>
        <w:r w:rsidR="00100585">
          <w:rPr>
            <w:rFonts w:ascii="Times New Roman" w:hAnsi="Times New Roman" w:cs="Times New Roman"/>
          </w:rPr>
          <w:t xml:space="preserve"> </w:t>
        </w:r>
        <w:r w:rsidR="00100585" w:rsidRPr="00100585">
          <w:rPr>
            <w:rFonts w:ascii="Times New Roman" w:hAnsi="Times New Roman" w:cs="Times New Roman"/>
          </w:rPr>
          <w:t xml:space="preserve">at the outset of the pretraining phase, the pattern of activation that </w:t>
        </w:r>
        <w:proofErr w:type="gramStart"/>
        <w:r w:rsidR="00100585" w:rsidRPr="00100585">
          <w:rPr>
            <w:rFonts w:ascii="Times New Roman" w:hAnsi="Times New Roman" w:cs="Times New Roman"/>
          </w:rPr>
          <w:t>these</w:t>
        </w:r>
      </w:ins>
      <w:ins w:id="992" w:author="Benton, Deon" w:date="2026-05-20T17:45:00Z" w16du:dateUtc="2026-05-20T22:45:00Z">
        <w:r w:rsidR="00F6111F">
          <w:rPr>
            <w:rFonts w:ascii="Times New Roman" w:hAnsi="Times New Roman" w:cs="Times New Roman"/>
          </w:rPr>
          <w:t xml:space="preserve"> </w:t>
        </w:r>
      </w:ins>
      <w:ins w:id="993" w:author="Benton, Deon" w:date="2026-05-20T17:40:00Z" w16du:dateUtc="2026-05-20T22:40:00Z">
        <w:r w:rsidR="00100585" w:rsidRPr="00100585">
          <w:rPr>
            <w:rFonts w:ascii="Times New Roman" w:hAnsi="Times New Roman" w:cs="Times New Roman"/>
          </w:rPr>
          <w:t>input</w:t>
        </w:r>
        <w:proofErr w:type="gramEnd"/>
        <w:r w:rsidR="00100585" w:rsidRPr="00100585">
          <w:rPr>
            <w:rFonts w:ascii="Times New Roman" w:hAnsi="Times New Roman" w:cs="Times New Roman"/>
          </w:rPr>
          <w:t xml:space="preserve"> events elicit at the hidden layer will be </w:t>
        </w:r>
      </w:ins>
      <w:ins w:id="994" w:author="Benton, Deon" w:date="2026-05-20T17:41:00Z" w16du:dateUtc="2026-05-20T22:41:00Z">
        <w:r w:rsidR="00100585">
          <w:rPr>
            <w:rFonts w:ascii="Times New Roman" w:hAnsi="Times New Roman" w:cs="Times New Roman"/>
          </w:rPr>
          <w:t xml:space="preserve">largely </w:t>
        </w:r>
      </w:ins>
      <w:ins w:id="995" w:author="Benton, Deon" w:date="2026-05-20T17:40:00Z" w16du:dateUtc="2026-05-20T22:40:00Z">
        <w:r w:rsidR="00100585" w:rsidRPr="00100585">
          <w:rPr>
            <w:rFonts w:ascii="Times New Roman" w:hAnsi="Times New Roman" w:cs="Times New Roman"/>
          </w:rPr>
          <w:t xml:space="preserve">unable to reproduce this input at the output layer as well as predict the future location of an agent. </w:t>
        </w:r>
      </w:ins>
      <w:ins w:id="996" w:author="Benton, Deon" w:date="2026-05-20T17:42:00Z" w16du:dateUtc="2026-05-20T22:42:00Z">
        <w:r w:rsidR="00100585">
          <w:rPr>
            <w:rFonts w:ascii="Times New Roman" w:hAnsi="Times New Roman" w:cs="Times New Roman"/>
          </w:rPr>
          <w:t>As training progresses and the network accrues more experience with differen</w:t>
        </w:r>
      </w:ins>
      <w:ins w:id="997" w:author="Benton, Deon" w:date="2026-05-20T17:43:00Z" w16du:dateUtc="2026-05-20T22:43:00Z">
        <w:r w:rsidR="00100585">
          <w:rPr>
            <w:rFonts w:ascii="Times New Roman" w:hAnsi="Times New Roman" w:cs="Times New Roman"/>
          </w:rPr>
          <w:t>t actions</w:t>
        </w:r>
      </w:ins>
      <w:ins w:id="998" w:author="Benton, Deon" w:date="2026-05-20T17:46:00Z" w16du:dateUtc="2026-05-20T22:46:00Z">
        <w:r w:rsidR="00F6111F">
          <w:rPr>
            <w:rFonts w:ascii="Times New Roman" w:hAnsi="Times New Roman" w:cs="Times New Roman"/>
          </w:rPr>
          <w:t xml:space="preserve"> </w:t>
        </w:r>
      </w:ins>
      <w:ins w:id="999" w:author="Benton, Deon" w:date="2026-05-20T17:43:00Z" w16du:dateUtc="2026-05-20T22:43:00Z">
        <w:r w:rsidR="00100585">
          <w:rPr>
            <w:rFonts w:ascii="Times New Roman" w:hAnsi="Times New Roman" w:cs="Times New Roman"/>
          </w:rPr>
          <w:t>the network will develop increasingly differentiated interna representations</w:t>
        </w:r>
      </w:ins>
      <w:ins w:id="1000" w:author="Benton, Deon" w:date="2026-05-20T17:44:00Z" w16du:dateUtc="2026-05-20T22:44:00Z">
        <w:r w:rsidR="00100585">
          <w:rPr>
            <w:rFonts w:ascii="Times New Roman" w:hAnsi="Times New Roman" w:cs="Times New Roman"/>
          </w:rPr>
          <w:t xml:space="preserve"> of straight and curved motions.</w:t>
        </w:r>
      </w:ins>
      <w:ins w:id="1001" w:author="Benton, Deon" w:date="2026-05-20T17:40:00Z" w16du:dateUtc="2026-05-20T22:40:00Z">
        <w:r w:rsidR="00100585" w:rsidRPr="00100585">
          <w:rPr>
            <w:rFonts w:ascii="Times New Roman" w:hAnsi="Times New Roman" w:cs="Times New Roman"/>
          </w:rPr>
          <w:t xml:space="preserve"> </w:t>
        </w:r>
      </w:ins>
    </w:p>
    <w:p w14:paraId="5062159D" w14:textId="2317F3C6" w:rsidR="0078102C" w:rsidRDefault="00B42DA6" w:rsidP="00141275">
      <w:pPr>
        <w:spacing w:line="480" w:lineRule="auto"/>
        <w:ind w:firstLine="720"/>
        <w:contextualSpacing/>
        <w:rPr>
          <w:ins w:id="1002" w:author="Benton, Deon" w:date="2026-05-20T19:56:00Z" w16du:dateUtc="2026-05-21T00:56:00Z"/>
          <w:rFonts w:ascii="Times New Roman" w:hAnsi="Times New Roman" w:cs="Times New Roman"/>
        </w:rPr>
      </w:pPr>
      <w:ins w:id="1003" w:author="Benton, Deon" w:date="2026-05-20T17:58:00Z" w16du:dateUtc="2026-05-20T22:58:00Z">
        <w:r>
          <w:rPr>
            <w:rFonts w:ascii="Times New Roman" w:hAnsi="Times New Roman" w:cs="Times New Roman"/>
          </w:rPr>
          <w:t>In addition to encoding different</w:t>
        </w:r>
      </w:ins>
      <w:ins w:id="1004" w:author="Benton, Deon" w:date="2026-05-08T14:51:00Z" w16du:dateUtc="2026-05-08T19:51:00Z">
        <w:r w:rsidR="00840AB8">
          <w:rPr>
            <w:rFonts w:ascii="Times New Roman" w:hAnsi="Times New Roman" w:cs="Times New Roman"/>
          </w:rPr>
          <w:t xml:space="preserve"> kinds of motion in an action event</w:t>
        </w:r>
      </w:ins>
      <w:ins w:id="1005" w:author="Benton, Deon" w:date="2026-05-08T14:47:00Z" w16du:dateUtc="2026-05-08T19:47:00Z">
        <w:r w:rsidR="00531103">
          <w:rPr>
            <w:rFonts w:ascii="Times New Roman" w:hAnsi="Times New Roman" w:cs="Times New Roman"/>
          </w:rPr>
          <w:t>,</w:t>
        </w:r>
      </w:ins>
      <w:ins w:id="1006" w:author="Benton, Deon" w:date="2026-05-20T17:59:00Z" w16du:dateUtc="2026-05-20T22:59:00Z">
        <w:r>
          <w:rPr>
            <w:rFonts w:ascii="Times New Roman" w:hAnsi="Times New Roman" w:cs="Times New Roman"/>
          </w:rPr>
          <w:t xml:space="preserve"> </w:t>
        </w:r>
      </w:ins>
      <w:ins w:id="1007" w:author="Benton, Deon" w:date="2026-05-20T18:58:00Z" w16du:dateUtc="2026-05-20T23:58:00Z">
        <w:r w:rsidR="003D06F6">
          <w:rPr>
            <w:rFonts w:ascii="Times New Roman" w:hAnsi="Times New Roman" w:cs="Times New Roman"/>
          </w:rPr>
          <w:t xml:space="preserve">these representations will also come </w:t>
        </w:r>
      </w:ins>
      <w:ins w:id="1008" w:author="Benton, Deon" w:date="2026-05-08T14:53:00Z" w16du:dateUtc="2026-05-08T19:53:00Z">
        <w:r w:rsidR="00840AB8">
          <w:rPr>
            <w:rFonts w:ascii="Times New Roman" w:hAnsi="Times New Roman" w:cs="Times New Roman"/>
          </w:rPr>
          <w:t xml:space="preserve">to capture </w:t>
        </w:r>
      </w:ins>
      <w:ins w:id="1009" w:author="Benton, Deon" w:date="2026-05-20T19:02:00Z" w16du:dateUtc="2026-05-21T00:02:00Z">
        <w:r w:rsidR="003D06F6">
          <w:rPr>
            <w:rFonts w:ascii="Times New Roman" w:hAnsi="Times New Roman" w:cs="Times New Roman"/>
          </w:rPr>
          <w:t>those input features</w:t>
        </w:r>
      </w:ins>
      <w:ins w:id="1010" w:author="Benton, Deon" w:date="2026-05-08T14:53:00Z" w16du:dateUtc="2026-05-08T19:53:00Z">
        <w:r w:rsidR="00840AB8">
          <w:rPr>
            <w:rFonts w:ascii="Times New Roman" w:hAnsi="Times New Roman" w:cs="Times New Roman"/>
          </w:rPr>
          <w:t xml:space="preserve"> that </w:t>
        </w:r>
      </w:ins>
      <w:ins w:id="1011" w:author="Benton, Deon" w:date="2026-05-08T14:54:00Z" w16du:dateUtc="2026-05-08T19:54:00Z">
        <w:r w:rsidR="0022301C">
          <w:rPr>
            <w:rFonts w:ascii="Times New Roman" w:hAnsi="Times New Roman" w:cs="Times New Roman"/>
          </w:rPr>
          <w:t xml:space="preserve">reliably co-occur </w:t>
        </w:r>
      </w:ins>
      <w:ins w:id="1012" w:author="Benton, Deon" w:date="2026-05-20T19:02:00Z" w16du:dateUtc="2026-05-21T00:02:00Z">
        <w:r w:rsidR="00424FBC">
          <w:rPr>
            <w:rFonts w:ascii="Times New Roman" w:hAnsi="Times New Roman" w:cs="Times New Roman"/>
          </w:rPr>
          <w:t>across events</w:t>
        </w:r>
      </w:ins>
      <w:ins w:id="1013" w:author="Benton, Deon" w:date="2026-05-20T19:05:00Z" w16du:dateUtc="2026-05-21T00:05:00Z">
        <w:r w:rsidR="00141275">
          <w:rPr>
            <w:rFonts w:ascii="Times New Roman" w:hAnsi="Times New Roman" w:cs="Times New Roman"/>
          </w:rPr>
          <w:t>; the more these features co-occur the stronger their associations</w:t>
        </w:r>
      </w:ins>
      <w:ins w:id="1014" w:author="Benton, Deon" w:date="2026-05-08T14:54:00Z" w16du:dateUtc="2026-05-08T19:54:00Z">
        <w:r w:rsidR="0022301C">
          <w:rPr>
            <w:rFonts w:ascii="Times New Roman" w:hAnsi="Times New Roman" w:cs="Times New Roman"/>
          </w:rPr>
          <w:t xml:space="preserve">. </w:t>
        </w:r>
      </w:ins>
      <w:ins w:id="1015" w:author="Benton, Deon" w:date="2026-05-20T19:02:00Z" w16du:dateUtc="2026-05-21T00:02:00Z">
        <w:r w:rsidR="00141275">
          <w:rPr>
            <w:rFonts w:ascii="Times New Roman" w:hAnsi="Times New Roman" w:cs="Times New Roman"/>
          </w:rPr>
          <w:t xml:space="preserve">Examples of such features include </w:t>
        </w:r>
      </w:ins>
      <w:ins w:id="1016" w:author="Benton, Deon" w:date="2026-05-08T14:27:00Z" w16du:dateUtc="2026-05-08T19:27:00Z">
        <w:r w:rsidR="0078102C" w:rsidRPr="0078102C">
          <w:rPr>
            <w:rFonts w:ascii="Times New Roman" w:hAnsi="Times New Roman" w:cs="Times New Roman"/>
          </w:rPr>
          <w:t>Curved Motion, Jump Height, and Barrier Height</w:t>
        </w:r>
      </w:ins>
      <w:ins w:id="1017" w:author="Benton, Deon" w:date="2026-05-20T19:03:00Z" w16du:dateUtc="2026-05-21T00:03:00Z">
        <w:r w:rsidR="00141275">
          <w:rPr>
            <w:rFonts w:ascii="Times New Roman" w:hAnsi="Times New Roman" w:cs="Times New Roman"/>
          </w:rPr>
          <w:t xml:space="preserve">. </w:t>
        </w:r>
      </w:ins>
      <w:ins w:id="1018" w:author="Benton, Deon" w:date="2026-05-20T19:11:00Z">
        <w:r w:rsidR="00141275" w:rsidRPr="00141275">
          <w:rPr>
            <w:rFonts w:ascii="Times New Roman" w:hAnsi="Times New Roman" w:cs="Times New Roman"/>
          </w:rPr>
          <w:t xml:space="preserve">The implications of this </w:t>
        </w:r>
      </w:ins>
      <w:ins w:id="1019" w:author="Benton, Deon" w:date="2026-05-20T19:42:00Z" w16du:dateUtc="2026-05-21T00:42:00Z">
        <w:r w:rsidR="0018251F">
          <w:rPr>
            <w:rFonts w:ascii="Times New Roman" w:hAnsi="Times New Roman" w:cs="Times New Roman"/>
          </w:rPr>
          <w:t>experience can be understood by</w:t>
        </w:r>
      </w:ins>
      <w:ins w:id="1020" w:author="Benton, Deon" w:date="2026-05-20T19:11:00Z">
        <w:r w:rsidR="00141275" w:rsidRPr="00141275">
          <w:rPr>
            <w:rFonts w:ascii="Times New Roman" w:hAnsi="Times New Roman" w:cs="Times New Roman"/>
          </w:rPr>
          <w:t xml:space="preserve"> considering its impact on the networks’ performance in the Experimental and Control conditions.</w:t>
        </w:r>
      </w:ins>
      <w:ins w:id="1021" w:author="Benton, Deon" w:date="2026-05-20T19:11:00Z" w16du:dateUtc="2026-05-21T00:11:00Z">
        <w:r w:rsidR="00141275">
          <w:rPr>
            <w:rFonts w:ascii="Times New Roman" w:hAnsi="Times New Roman" w:cs="Times New Roman"/>
          </w:rPr>
          <w:t xml:space="preserve"> In the Experimental co</w:t>
        </w:r>
      </w:ins>
      <w:ins w:id="1022" w:author="Benton, Deon" w:date="2026-05-20T19:12:00Z" w16du:dateUtc="2026-05-21T00:12:00Z">
        <w:r w:rsidR="00141275">
          <w:rPr>
            <w:rFonts w:ascii="Times New Roman" w:hAnsi="Times New Roman" w:cs="Times New Roman"/>
          </w:rPr>
          <w:t xml:space="preserve">ndition, for example, </w:t>
        </w:r>
      </w:ins>
      <w:ins w:id="1023" w:author="Benton, Deon" w:date="2026-05-08T15:03:00Z" w16du:dateUtc="2026-05-08T20:03:00Z">
        <w:r w:rsidR="00CB4724">
          <w:rPr>
            <w:rFonts w:ascii="Times New Roman" w:hAnsi="Times New Roman" w:cs="Times New Roman"/>
          </w:rPr>
          <w:t>networks were habituated to an</w:t>
        </w:r>
      </w:ins>
      <w:ins w:id="1024" w:author="Benton, Deon" w:date="2026-05-08T14:27:00Z" w16du:dateUtc="2026-05-08T19:27:00Z">
        <w:r w:rsidR="0078102C" w:rsidRPr="0078102C">
          <w:rPr>
            <w:rFonts w:ascii="Times New Roman" w:hAnsi="Times New Roman" w:cs="Times New Roman"/>
          </w:rPr>
          <w:t xml:space="preserve"> event in which an animate-like object </w:t>
        </w:r>
      </w:ins>
      <w:ins w:id="1025" w:author="Benton, Deon" w:date="2026-05-08T15:26:00Z" w16du:dateUtc="2026-05-08T20:26:00Z">
        <w:r w:rsidR="00495E0C">
          <w:rPr>
            <w:rFonts w:ascii="Times New Roman" w:hAnsi="Times New Roman" w:cs="Times New Roman"/>
          </w:rPr>
          <w:t xml:space="preserve">jumped </w:t>
        </w:r>
      </w:ins>
      <w:ins w:id="1026" w:author="Benton, Deon" w:date="2026-05-08T14:27:00Z" w16du:dateUtc="2026-05-08T19:27:00Z">
        <w:r w:rsidR="0078102C" w:rsidRPr="0078102C">
          <w:rPr>
            <w:rFonts w:ascii="Times New Roman" w:hAnsi="Times New Roman" w:cs="Times New Roman"/>
          </w:rPr>
          <w:t>over a centrally located obstacle along a</w:t>
        </w:r>
      </w:ins>
      <w:ins w:id="1027" w:author="Benton, Deon" w:date="2026-05-08T15:04:00Z" w16du:dateUtc="2026-05-08T20:04:00Z">
        <w:r w:rsidR="00CB4724">
          <w:rPr>
            <w:rFonts w:ascii="Times New Roman" w:hAnsi="Times New Roman" w:cs="Times New Roman"/>
          </w:rPr>
          <w:t xml:space="preserve">n </w:t>
        </w:r>
      </w:ins>
      <w:ins w:id="1028" w:author="Benton, Deon" w:date="2026-05-08T14:27:00Z" w16du:dateUtc="2026-05-08T19:27:00Z">
        <w:r w:rsidR="0078102C" w:rsidRPr="0078102C">
          <w:rPr>
            <w:rFonts w:ascii="Times New Roman" w:hAnsi="Times New Roman" w:cs="Times New Roman"/>
          </w:rPr>
          <w:t>arced trajectory</w:t>
        </w:r>
      </w:ins>
      <w:ins w:id="1029" w:author="Benton, Deon" w:date="2026-05-08T15:26:00Z" w16du:dateUtc="2026-05-08T20:26:00Z">
        <w:r w:rsidR="00495E0C">
          <w:rPr>
            <w:rFonts w:ascii="Times New Roman" w:hAnsi="Times New Roman" w:cs="Times New Roman"/>
          </w:rPr>
          <w:t>.</w:t>
        </w:r>
      </w:ins>
      <w:ins w:id="1030" w:author="Benton, Deon" w:date="2026-05-08T15:04:00Z" w16du:dateUtc="2026-05-08T20:04:00Z">
        <w:r w:rsidR="00CB4724">
          <w:rPr>
            <w:rFonts w:ascii="Times New Roman" w:hAnsi="Times New Roman" w:cs="Times New Roman"/>
          </w:rPr>
          <w:t xml:space="preserve"> </w:t>
        </w:r>
      </w:ins>
      <w:ins w:id="1031" w:author="Benton, Deon" w:date="2026-05-08T14:27:00Z" w16du:dateUtc="2026-05-08T19:27:00Z">
        <w:r w:rsidR="0078102C" w:rsidRPr="0078102C">
          <w:rPr>
            <w:rFonts w:ascii="Times New Roman" w:hAnsi="Times New Roman" w:cs="Times New Roman"/>
          </w:rPr>
          <w:lastRenderedPageBreak/>
          <w:t xml:space="preserve">Although some features of this event were novel </w:t>
        </w:r>
      </w:ins>
      <w:ins w:id="1032" w:author="Benton, Deon" w:date="2026-05-08T15:26:00Z" w16du:dateUtc="2026-05-08T20:26:00Z">
        <w:r w:rsidR="00495E0C">
          <w:rPr>
            <w:rFonts w:ascii="Times New Roman" w:hAnsi="Times New Roman" w:cs="Times New Roman"/>
          </w:rPr>
          <w:t>relative to that experienced during the pretraining phase</w:t>
        </w:r>
      </w:ins>
      <w:ins w:id="1033" w:author="Benton, Deon" w:date="2026-05-08T15:27:00Z" w16du:dateUtc="2026-05-08T20:27:00Z">
        <w:r w:rsidR="00495E0C">
          <w:rPr>
            <w:rFonts w:ascii="Times New Roman" w:hAnsi="Times New Roman" w:cs="Times New Roman"/>
          </w:rPr>
          <w:t xml:space="preserve">—for example, </w:t>
        </w:r>
      </w:ins>
      <w:ins w:id="1034" w:author="Benton, Deon" w:date="2026-05-20T19:12:00Z" w16du:dateUtc="2026-05-21T00:12:00Z">
        <w:r w:rsidR="00C13963">
          <w:rPr>
            <w:rFonts w:ascii="Times New Roman" w:hAnsi="Times New Roman" w:cs="Times New Roman"/>
          </w:rPr>
          <w:t>the jump and barrier heights</w:t>
        </w:r>
      </w:ins>
      <w:ins w:id="1035" w:author="Benton, Deon" w:date="2026-05-08T15:27:00Z" w16du:dateUtc="2026-05-08T20:27:00Z">
        <w:r w:rsidR="002527A9">
          <w:rPr>
            <w:rFonts w:ascii="Times New Roman" w:hAnsi="Times New Roman" w:cs="Times New Roman"/>
          </w:rPr>
          <w:t>—</w:t>
        </w:r>
      </w:ins>
      <w:ins w:id="1036" w:author="Benton, Deon" w:date="2026-05-08T14:27:00Z" w16du:dateUtc="2026-05-08T19:27:00Z">
        <w:r w:rsidR="0078102C" w:rsidRPr="0078102C">
          <w:rPr>
            <w:rFonts w:ascii="Times New Roman" w:hAnsi="Times New Roman" w:cs="Times New Roman"/>
          </w:rPr>
          <w:t>many</w:t>
        </w:r>
      </w:ins>
      <w:ins w:id="1037" w:author="Benton, Deon" w:date="2026-05-08T15:28:00Z" w16du:dateUtc="2026-05-08T20:28:00Z">
        <w:r w:rsidR="002527A9">
          <w:rPr>
            <w:rFonts w:ascii="Times New Roman" w:hAnsi="Times New Roman" w:cs="Times New Roman"/>
          </w:rPr>
          <w:t xml:space="preserve"> of these features were familiar</w:t>
        </w:r>
      </w:ins>
      <w:ins w:id="1038" w:author="Benton, Deon" w:date="2026-05-08T15:08:00Z" w16du:dateUtc="2026-05-08T20:08:00Z">
        <w:r w:rsidR="00664F9B">
          <w:rPr>
            <w:rFonts w:ascii="Times New Roman" w:hAnsi="Times New Roman" w:cs="Times New Roman"/>
          </w:rPr>
          <w:t>.</w:t>
        </w:r>
      </w:ins>
      <w:ins w:id="1039" w:author="Benton, Deon" w:date="2026-05-08T15:09:00Z" w16du:dateUtc="2026-05-08T20:09:00Z">
        <w:r w:rsidR="000C3E94">
          <w:rPr>
            <w:rFonts w:ascii="Times New Roman" w:hAnsi="Times New Roman" w:cs="Times New Roman"/>
          </w:rPr>
          <w:t xml:space="preserve"> C</w:t>
        </w:r>
      </w:ins>
      <w:ins w:id="1040" w:author="Benton, Deon" w:date="2026-05-08T15:07:00Z" w16du:dateUtc="2026-05-08T20:07:00Z">
        <w:r w:rsidR="00664F9B">
          <w:rPr>
            <w:rFonts w:ascii="Times New Roman" w:hAnsi="Times New Roman" w:cs="Times New Roman"/>
          </w:rPr>
          <w:t xml:space="preserve">urved motion itself </w:t>
        </w:r>
      </w:ins>
      <w:ins w:id="1041" w:author="Benton, Deon" w:date="2026-05-08T15:10:00Z" w16du:dateUtc="2026-05-08T20:10:00Z">
        <w:r w:rsidR="000C3E94">
          <w:rPr>
            <w:rFonts w:ascii="Times New Roman" w:hAnsi="Times New Roman" w:cs="Times New Roman"/>
          </w:rPr>
          <w:t>along with an</w:t>
        </w:r>
      </w:ins>
      <w:ins w:id="1042" w:author="Benton, Deon" w:date="2026-05-08T15:07:00Z" w16du:dateUtc="2026-05-08T20:07:00Z">
        <w:r w:rsidR="00664F9B">
          <w:rPr>
            <w:rFonts w:ascii="Times New Roman" w:hAnsi="Times New Roman" w:cs="Times New Roman"/>
          </w:rPr>
          <w:t xml:space="preserve"> obstacle </w:t>
        </w:r>
      </w:ins>
      <w:ins w:id="1043" w:author="Benton, Deon" w:date="2026-05-08T15:10:00Z" w16du:dateUtc="2026-05-08T20:10:00Z">
        <w:r w:rsidR="000C3E94">
          <w:rPr>
            <w:rFonts w:ascii="Times New Roman" w:hAnsi="Times New Roman" w:cs="Times New Roman"/>
          </w:rPr>
          <w:t>located</w:t>
        </w:r>
      </w:ins>
      <w:ins w:id="1044" w:author="Benton, Deon" w:date="2026-05-08T15:08:00Z" w16du:dateUtc="2026-05-08T20:08:00Z">
        <w:r w:rsidR="00664F9B">
          <w:rPr>
            <w:rFonts w:ascii="Times New Roman" w:hAnsi="Times New Roman" w:cs="Times New Roman"/>
          </w:rPr>
          <w:t xml:space="preserve"> beneath</w:t>
        </w:r>
      </w:ins>
      <w:ins w:id="1045" w:author="Benton, Deon" w:date="2026-05-08T15:10:00Z" w16du:dateUtc="2026-05-08T20:10:00Z">
        <w:r w:rsidR="000C3E94">
          <w:rPr>
            <w:rFonts w:ascii="Times New Roman" w:hAnsi="Times New Roman" w:cs="Times New Roman"/>
          </w:rPr>
          <w:t xml:space="preserve"> it</w:t>
        </w:r>
      </w:ins>
      <w:ins w:id="1046" w:author="Benton, Deon" w:date="2026-05-08T15:08:00Z" w16du:dateUtc="2026-05-08T20:08:00Z">
        <w:r w:rsidR="00664F9B">
          <w:rPr>
            <w:rFonts w:ascii="Times New Roman" w:hAnsi="Times New Roman" w:cs="Times New Roman"/>
          </w:rPr>
          <w:t xml:space="preserve"> are two </w:t>
        </w:r>
      </w:ins>
      <w:ins w:id="1047" w:author="Benton, Deon" w:date="2026-05-08T15:28:00Z" w16du:dateUtc="2026-05-08T20:28:00Z">
        <w:r w:rsidR="00E7568F">
          <w:rPr>
            <w:rFonts w:ascii="Times New Roman" w:hAnsi="Times New Roman" w:cs="Times New Roman"/>
          </w:rPr>
          <w:t>such features that were experienced during the pretraining p</w:t>
        </w:r>
      </w:ins>
      <w:ins w:id="1048" w:author="Benton, Deon" w:date="2026-05-08T15:29:00Z" w16du:dateUtc="2026-05-08T20:29:00Z">
        <w:r w:rsidR="00E7568F">
          <w:rPr>
            <w:rFonts w:ascii="Times New Roman" w:hAnsi="Times New Roman" w:cs="Times New Roman"/>
          </w:rPr>
          <w:t>hase</w:t>
        </w:r>
      </w:ins>
      <w:ins w:id="1049" w:author="Benton, Deon" w:date="2026-05-08T15:08:00Z" w16du:dateUtc="2026-05-08T20:08:00Z">
        <w:r w:rsidR="00664F9B">
          <w:rPr>
            <w:rFonts w:ascii="Times New Roman" w:hAnsi="Times New Roman" w:cs="Times New Roman"/>
          </w:rPr>
          <w:t xml:space="preserve">. </w:t>
        </w:r>
      </w:ins>
      <w:ins w:id="1050" w:author="Benton, Deon" w:date="2026-05-08T15:11:00Z" w16du:dateUtc="2026-05-08T20:11:00Z">
        <w:r w:rsidR="000C3E94">
          <w:rPr>
            <w:rFonts w:ascii="Times New Roman" w:hAnsi="Times New Roman" w:cs="Times New Roman"/>
          </w:rPr>
          <w:t xml:space="preserve">Given that </w:t>
        </w:r>
      </w:ins>
      <w:ins w:id="1051" w:author="Benton, Deon" w:date="2026-05-20T19:44:00Z" w16du:dateUtc="2026-05-21T00:44:00Z">
        <w:r w:rsidR="0018251F">
          <w:rPr>
            <w:rFonts w:ascii="Times New Roman" w:hAnsi="Times New Roman" w:cs="Times New Roman"/>
          </w:rPr>
          <w:t>this configuration was preserved during habituation</w:t>
        </w:r>
      </w:ins>
      <w:ins w:id="1052" w:author="Benton, Deon" w:date="2026-05-08T15:12:00Z" w16du:dateUtc="2026-05-08T20:12:00Z">
        <w:r w:rsidR="00266A26">
          <w:rPr>
            <w:rFonts w:ascii="Times New Roman" w:hAnsi="Times New Roman" w:cs="Times New Roman"/>
          </w:rPr>
          <w:t>, the</w:t>
        </w:r>
      </w:ins>
      <w:ins w:id="1053" w:author="Benton, Deon" w:date="2026-05-08T15:20:00Z" w16du:dateUtc="2026-05-08T20:20:00Z">
        <w:r w:rsidR="00114C92">
          <w:rPr>
            <w:rFonts w:ascii="Times New Roman" w:hAnsi="Times New Roman" w:cs="Times New Roman"/>
          </w:rPr>
          <w:t xml:space="preserve"> model’s </w:t>
        </w:r>
      </w:ins>
      <w:ins w:id="1054" w:author="Benton, Deon" w:date="2026-05-20T19:45:00Z" w16du:dateUtc="2026-05-21T00:45:00Z">
        <w:r w:rsidR="0018251F">
          <w:rPr>
            <w:rFonts w:ascii="Times New Roman" w:hAnsi="Times New Roman" w:cs="Times New Roman"/>
          </w:rPr>
          <w:t>experience during this phase</w:t>
        </w:r>
      </w:ins>
      <w:ins w:id="1055" w:author="Benton, Deon" w:date="2026-05-08T15:20:00Z" w16du:dateUtc="2026-05-08T20:20:00Z">
        <w:r w:rsidR="00114C92">
          <w:rPr>
            <w:rFonts w:ascii="Times New Roman" w:hAnsi="Times New Roman" w:cs="Times New Roman"/>
          </w:rPr>
          <w:t xml:space="preserve"> </w:t>
        </w:r>
      </w:ins>
      <w:ins w:id="1056" w:author="Benton, Deon" w:date="2026-05-20T19:45:00Z" w16du:dateUtc="2026-05-21T00:45:00Z">
        <w:r w:rsidR="0018251F">
          <w:rPr>
            <w:rFonts w:ascii="Times New Roman" w:hAnsi="Times New Roman" w:cs="Times New Roman"/>
          </w:rPr>
          <w:t>reinforced</w:t>
        </w:r>
      </w:ins>
      <w:ins w:id="1057" w:author="Benton, Deon" w:date="2026-05-08T15:20:00Z" w16du:dateUtc="2026-05-08T20:20:00Z">
        <w:r w:rsidR="00114C92">
          <w:rPr>
            <w:rFonts w:ascii="Times New Roman" w:hAnsi="Times New Roman" w:cs="Times New Roman"/>
          </w:rPr>
          <w:t xml:space="preserve"> the </w:t>
        </w:r>
      </w:ins>
      <w:ins w:id="1058" w:author="Benton, Deon" w:date="2026-05-20T19:45:00Z" w16du:dateUtc="2026-05-21T00:45:00Z">
        <w:r w:rsidR="0018251F">
          <w:rPr>
            <w:rFonts w:ascii="Times New Roman" w:hAnsi="Times New Roman" w:cs="Times New Roman"/>
          </w:rPr>
          <w:t>barrier-under-arced-motion association</w:t>
        </w:r>
      </w:ins>
      <w:ins w:id="1059" w:author="Benton, Deon" w:date="2026-05-08T15:30:00Z" w16du:dateUtc="2026-05-08T20:30:00Z">
        <w:r w:rsidR="00C10154">
          <w:rPr>
            <w:rFonts w:ascii="Times New Roman" w:hAnsi="Times New Roman" w:cs="Times New Roman"/>
          </w:rPr>
          <w:t xml:space="preserve">. </w:t>
        </w:r>
      </w:ins>
      <w:ins w:id="1060" w:author="Benton, Deon" w:date="2026-05-20T19:46:00Z" w16du:dateUtc="2026-05-21T00:46:00Z">
        <w:r w:rsidR="008F6B6A">
          <w:rPr>
            <w:rFonts w:ascii="Times New Roman" w:hAnsi="Times New Roman" w:cs="Times New Roman"/>
          </w:rPr>
          <w:t>Consequently,</w:t>
        </w:r>
      </w:ins>
      <w:ins w:id="1061" w:author="Benton, Deon" w:date="2026-05-08T15:40:00Z" w16du:dateUtc="2026-05-08T20:40:00Z">
        <w:r w:rsidR="00F10AD1">
          <w:rPr>
            <w:rFonts w:ascii="Times New Roman" w:hAnsi="Times New Roman" w:cs="Times New Roman"/>
          </w:rPr>
          <w:t xml:space="preserve"> when</w:t>
        </w:r>
      </w:ins>
      <w:ins w:id="1062" w:author="Benton, Deon" w:date="2026-05-08T15:34:00Z" w16du:dateUtc="2026-05-08T20:34:00Z">
        <w:r w:rsidR="00A17002">
          <w:rPr>
            <w:rFonts w:ascii="Times New Roman" w:hAnsi="Times New Roman" w:cs="Times New Roman"/>
          </w:rPr>
          <w:t xml:space="preserve"> networks </w:t>
        </w:r>
      </w:ins>
      <w:ins w:id="1063" w:author="Benton, Deon" w:date="2026-05-08T15:40:00Z" w16du:dateUtc="2026-05-08T20:40:00Z">
        <w:r w:rsidR="00F10AD1">
          <w:rPr>
            <w:rFonts w:ascii="Times New Roman" w:hAnsi="Times New Roman" w:cs="Times New Roman"/>
          </w:rPr>
          <w:t xml:space="preserve">are later shown </w:t>
        </w:r>
      </w:ins>
      <w:ins w:id="1064" w:author="Benton, Deon" w:date="2026-05-08T15:36:00Z" w16du:dateUtc="2026-05-08T20:36:00Z">
        <w:r w:rsidR="004E278D">
          <w:rPr>
            <w:rFonts w:ascii="Times New Roman" w:hAnsi="Times New Roman" w:cs="Times New Roman"/>
          </w:rPr>
          <w:t xml:space="preserve">a </w:t>
        </w:r>
      </w:ins>
      <w:ins w:id="1065" w:author="Benton, Deon" w:date="2026-05-08T15:34:00Z" w16du:dateUtc="2026-05-08T20:34:00Z">
        <w:r w:rsidR="00A17002">
          <w:rPr>
            <w:rFonts w:ascii="Times New Roman" w:hAnsi="Times New Roman" w:cs="Times New Roman"/>
          </w:rPr>
          <w:t>high</w:t>
        </w:r>
      </w:ins>
      <w:ins w:id="1066" w:author="Benton, Deon" w:date="2026-05-08T15:36:00Z" w16du:dateUtc="2026-05-08T20:36:00Z">
        <w:r w:rsidR="004E278D">
          <w:rPr>
            <w:rFonts w:ascii="Times New Roman" w:hAnsi="Times New Roman" w:cs="Times New Roman"/>
          </w:rPr>
          <w:t>, curved</w:t>
        </w:r>
      </w:ins>
      <w:ins w:id="1067" w:author="Benton, Deon" w:date="2026-05-08T15:34:00Z" w16du:dateUtc="2026-05-08T20:34:00Z">
        <w:r w:rsidR="00A17002">
          <w:rPr>
            <w:rFonts w:ascii="Times New Roman" w:hAnsi="Times New Roman" w:cs="Times New Roman"/>
          </w:rPr>
          <w:t xml:space="preserve"> jump</w:t>
        </w:r>
        <w:r w:rsidR="00A17002" w:rsidRPr="00A17002">
          <w:rPr>
            <w:rFonts w:ascii="Times New Roman" w:hAnsi="Times New Roman" w:cs="Times New Roman"/>
          </w:rPr>
          <w:t xml:space="preserve"> during the Inefficient test event</w:t>
        </w:r>
      </w:ins>
      <w:ins w:id="1068" w:author="Benton, Deon" w:date="2026-05-08T15:41:00Z" w16du:dateUtc="2026-05-08T20:41:00Z">
        <w:r w:rsidR="00F10AD1">
          <w:rPr>
            <w:rFonts w:ascii="Times New Roman" w:hAnsi="Times New Roman" w:cs="Times New Roman"/>
          </w:rPr>
          <w:t>,</w:t>
        </w:r>
      </w:ins>
      <w:ins w:id="1069" w:author="Benton, Deon" w:date="2026-05-08T15:34:00Z" w16du:dateUtc="2026-05-08T20:34:00Z">
        <w:r w:rsidR="00A17002">
          <w:rPr>
            <w:rFonts w:ascii="Times New Roman" w:hAnsi="Times New Roman" w:cs="Times New Roman"/>
          </w:rPr>
          <w:t xml:space="preserve"> the</w:t>
        </w:r>
        <w:r w:rsidR="00A17002" w:rsidRPr="00A17002">
          <w:rPr>
            <w:rFonts w:ascii="Times New Roman" w:hAnsi="Times New Roman" w:cs="Times New Roman"/>
          </w:rPr>
          <w:t xml:space="preserve"> representation of the</w:t>
        </w:r>
      </w:ins>
      <w:ins w:id="1070" w:author="Benton, Deon" w:date="2026-05-20T19:46:00Z" w16du:dateUtc="2026-05-21T00:46:00Z">
        <w:r w:rsidR="008F6B6A">
          <w:rPr>
            <w:rFonts w:ascii="Times New Roman" w:hAnsi="Times New Roman" w:cs="Times New Roman"/>
          </w:rPr>
          <w:t xml:space="preserve"> associated</w:t>
        </w:r>
      </w:ins>
      <w:ins w:id="1071" w:author="Benton, Deon" w:date="2026-05-08T15:34:00Z" w16du:dateUtc="2026-05-08T20:34:00Z">
        <w:r w:rsidR="00A17002" w:rsidRPr="00A17002">
          <w:rPr>
            <w:rFonts w:ascii="Times New Roman" w:hAnsi="Times New Roman" w:cs="Times New Roman"/>
          </w:rPr>
          <w:t xml:space="preserve"> barrier </w:t>
        </w:r>
      </w:ins>
      <w:ins w:id="1072" w:author="Benton, Deon" w:date="2026-05-08T15:41:00Z" w16du:dateUtc="2026-05-08T20:41:00Z">
        <w:r w:rsidR="00F10AD1">
          <w:rPr>
            <w:rFonts w:ascii="Times New Roman" w:hAnsi="Times New Roman" w:cs="Times New Roman"/>
          </w:rPr>
          <w:t>is reactivated</w:t>
        </w:r>
      </w:ins>
      <w:ins w:id="1073" w:author="Benton, Deon" w:date="2026-05-08T15:34:00Z" w16du:dateUtc="2026-05-08T20:34:00Z">
        <w:r w:rsidR="00A17002" w:rsidRPr="00A17002">
          <w:rPr>
            <w:rFonts w:ascii="Times New Roman" w:hAnsi="Times New Roman" w:cs="Times New Roman"/>
          </w:rPr>
          <w:t>.</w:t>
        </w:r>
      </w:ins>
      <w:ins w:id="1074" w:author="Benton, Deon" w:date="2026-05-08T15:41:00Z" w16du:dateUtc="2026-05-08T20:41:00Z">
        <w:r w:rsidR="002B77BD">
          <w:rPr>
            <w:rFonts w:ascii="Times New Roman" w:hAnsi="Times New Roman" w:cs="Times New Roman"/>
          </w:rPr>
          <w:t xml:space="preserve"> However, because no</w:t>
        </w:r>
      </w:ins>
      <w:ins w:id="1075" w:author="Benton, Deon" w:date="2026-05-08T15:39:00Z" w16du:dateUtc="2026-05-08T20:39:00Z">
        <w:r w:rsidR="00F10AD1">
          <w:rPr>
            <w:rFonts w:ascii="Times New Roman" w:hAnsi="Times New Roman" w:cs="Times New Roman"/>
          </w:rPr>
          <w:t xml:space="preserve"> actual barrier appeared during this event</w:t>
        </w:r>
      </w:ins>
      <w:ins w:id="1076" w:author="Benton, Deon" w:date="2026-05-20T19:46:00Z" w16du:dateUtc="2026-05-21T00:46:00Z">
        <w:r w:rsidR="008F6B6A">
          <w:rPr>
            <w:rFonts w:ascii="Times New Roman" w:hAnsi="Times New Roman" w:cs="Times New Roman"/>
          </w:rPr>
          <w:t xml:space="preserve">, </w:t>
        </w:r>
      </w:ins>
      <w:ins w:id="1077" w:author="Benton, Deon" w:date="2026-05-08T15:42:00Z" w16du:dateUtc="2026-05-08T20:42:00Z">
        <w:r w:rsidR="002B77BD">
          <w:rPr>
            <w:rFonts w:ascii="Times New Roman" w:hAnsi="Times New Roman" w:cs="Times New Roman"/>
          </w:rPr>
          <w:t xml:space="preserve">the network </w:t>
        </w:r>
      </w:ins>
      <w:ins w:id="1078" w:author="Benton, Deon" w:date="2026-05-08T15:38:00Z" w16du:dateUtc="2026-05-08T20:38:00Z">
        <w:r w:rsidR="00E0555B">
          <w:rPr>
            <w:rFonts w:ascii="Times New Roman" w:hAnsi="Times New Roman" w:cs="Times New Roman"/>
          </w:rPr>
          <w:t>produced a huge spike in error</w:t>
        </w:r>
      </w:ins>
      <w:ins w:id="1079" w:author="Benton, Deon" w:date="2026-05-08T14:27:00Z" w16du:dateUtc="2026-05-08T19:27:00Z">
        <w:r w:rsidR="0078102C" w:rsidRPr="0078102C">
          <w:rPr>
            <w:rFonts w:ascii="Times New Roman" w:hAnsi="Times New Roman" w:cs="Times New Roman"/>
          </w:rPr>
          <w:t xml:space="preserve">. </w:t>
        </w:r>
      </w:ins>
      <w:ins w:id="1080" w:author="Benton, Deon" w:date="2026-05-20T19:48:00Z" w16du:dateUtc="2026-05-21T00:48:00Z">
        <w:r w:rsidR="008F6B6A">
          <w:rPr>
            <w:rFonts w:ascii="Times New Roman" w:hAnsi="Times New Roman" w:cs="Times New Roman"/>
          </w:rPr>
          <w:t>Correspondingly less error is produced to the Efficient test event because the networks experienced straight motion during the pretraining phase</w:t>
        </w:r>
      </w:ins>
      <w:ins w:id="1081" w:author="Benton, Deon" w:date="2026-05-08T15:23:00Z" w16du:dateUtc="2026-05-08T20:23:00Z">
        <w:r w:rsidR="00394891">
          <w:rPr>
            <w:rFonts w:ascii="Times New Roman" w:hAnsi="Times New Roman" w:cs="Times New Roman"/>
          </w:rPr>
          <w:t xml:space="preserve">. </w:t>
        </w:r>
      </w:ins>
      <w:ins w:id="1082" w:author="Benton, Deon" w:date="2026-05-08T15:22:00Z" w16du:dateUtc="2026-05-08T20:22:00Z">
        <w:r w:rsidR="00394891">
          <w:rPr>
            <w:rFonts w:ascii="Times New Roman" w:hAnsi="Times New Roman" w:cs="Times New Roman"/>
          </w:rPr>
          <w:t xml:space="preserve"> </w:t>
        </w:r>
      </w:ins>
    </w:p>
    <w:p w14:paraId="3CCB3A31" w14:textId="0C85A39E" w:rsidR="0093709C" w:rsidRPr="0078102C" w:rsidRDefault="0093709C" w:rsidP="00141275">
      <w:pPr>
        <w:spacing w:line="480" w:lineRule="auto"/>
        <w:ind w:firstLine="720"/>
        <w:contextualSpacing/>
        <w:rPr>
          <w:ins w:id="1083" w:author="Benton, Deon" w:date="2026-05-08T14:27:00Z" w16du:dateUtc="2026-05-08T19:27:00Z"/>
          <w:rFonts w:ascii="Times New Roman" w:hAnsi="Times New Roman" w:cs="Times New Roman"/>
        </w:rPr>
      </w:pPr>
      <w:ins w:id="1084" w:author="Benton, Deon" w:date="2026-05-20T19:56:00Z">
        <w:r w:rsidRPr="0093709C">
          <w:rPr>
            <w:rFonts w:ascii="Times New Roman" w:hAnsi="Times New Roman" w:cs="Times New Roman"/>
          </w:rPr>
          <w:t xml:space="preserve">Now consider the network’s looking behavior in the Control condition. </w:t>
        </w:r>
      </w:ins>
      <w:ins w:id="1085" w:author="Benton, Deon" w:date="2026-05-20T19:56:00Z" w16du:dateUtc="2026-05-21T00:56:00Z">
        <w:r>
          <w:rPr>
            <w:rFonts w:ascii="Times New Roman" w:hAnsi="Times New Roman" w:cs="Times New Roman"/>
          </w:rPr>
          <w:t>In this condition, networks showe</w:t>
        </w:r>
      </w:ins>
      <w:ins w:id="1086" w:author="Benton, Deon" w:date="2026-05-20T19:57:00Z" w16du:dateUtc="2026-05-21T00:57:00Z">
        <w:r>
          <w:rPr>
            <w:rFonts w:ascii="Times New Roman" w:hAnsi="Times New Roman" w:cs="Times New Roman"/>
          </w:rPr>
          <w:t xml:space="preserve">d comparable looking to the two test events. </w:t>
        </w:r>
      </w:ins>
      <w:ins w:id="1087" w:author="Benton, Deon" w:date="2026-05-20T19:58:00Z" w16du:dateUtc="2026-05-21T00:58:00Z">
        <w:r>
          <w:rPr>
            <w:rFonts w:ascii="Times New Roman" w:hAnsi="Times New Roman" w:cs="Times New Roman"/>
          </w:rPr>
          <w:t xml:space="preserve">This </w:t>
        </w:r>
      </w:ins>
      <w:ins w:id="1088" w:author="Benton, Deon" w:date="2026-05-20T20:01:00Z" w16du:dateUtc="2026-05-21T01:01:00Z">
        <w:r>
          <w:rPr>
            <w:rFonts w:ascii="Times New Roman" w:hAnsi="Times New Roman" w:cs="Times New Roman"/>
          </w:rPr>
          <w:t xml:space="preserve">pattern of looking </w:t>
        </w:r>
      </w:ins>
      <w:ins w:id="1089" w:author="Benton, Deon" w:date="2026-05-20T19:58:00Z" w16du:dateUtc="2026-05-21T00:58:00Z">
        <w:r>
          <w:rPr>
            <w:rFonts w:ascii="Times New Roman" w:hAnsi="Times New Roman" w:cs="Times New Roman"/>
          </w:rPr>
          <w:t xml:space="preserve">resulted from </w:t>
        </w:r>
      </w:ins>
      <w:ins w:id="1090" w:author="Benton, Deon" w:date="2026-05-20T20:01:00Z" w16du:dateUtc="2026-05-21T01:01:00Z">
        <w:r>
          <w:rPr>
            <w:rFonts w:ascii="Times New Roman" w:hAnsi="Times New Roman" w:cs="Times New Roman"/>
          </w:rPr>
          <w:t xml:space="preserve">the </w:t>
        </w:r>
      </w:ins>
      <w:ins w:id="1091" w:author="Benton, Deon" w:date="2026-05-20T19:59:00Z" w16du:dateUtc="2026-05-21T00:59:00Z">
        <w:r>
          <w:rPr>
            <w:rFonts w:ascii="Times New Roman" w:hAnsi="Times New Roman" w:cs="Times New Roman"/>
          </w:rPr>
          <w:t xml:space="preserve">weak association formed between arced motion and the peripheral barrier during habituation. </w:t>
        </w:r>
      </w:ins>
      <w:ins w:id="1092" w:author="Benton, Deon" w:date="2026-05-20T20:01:00Z" w16du:dateUtc="2026-05-21T01:01:00Z">
        <w:r>
          <w:rPr>
            <w:rFonts w:ascii="Times New Roman" w:hAnsi="Times New Roman" w:cs="Times New Roman"/>
          </w:rPr>
          <w:t>The reason a weaker association was formed here than in the Experimental condition was</w:t>
        </w:r>
      </w:ins>
      <w:ins w:id="1093" w:author="Benton, Deon" w:date="2026-05-20T20:02:00Z" w16du:dateUtc="2026-05-21T01:02:00Z">
        <w:r>
          <w:rPr>
            <w:rFonts w:ascii="Times New Roman" w:hAnsi="Times New Roman" w:cs="Times New Roman"/>
          </w:rPr>
          <w:t xml:space="preserve"> because</w:t>
        </w:r>
      </w:ins>
      <w:ins w:id="1094" w:author="Benton, Deon" w:date="2026-05-20T19:56:00Z">
        <w:r w:rsidRPr="0093709C">
          <w:rPr>
            <w:rFonts w:ascii="Times New Roman" w:hAnsi="Times New Roman" w:cs="Times New Roman"/>
          </w:rPr>
          <w:t xml:space="preserve"> barriers located beside rather than beneath curved motion trajectories possessed reduced salience. </w:t>
        </w:r>
      </w:ins>
      <w:ins w:id="1095" w:author="Benton, Deon" w:date="2026-05-20T20:05:00Z">
        <w:r w:rsidRPr="0093709C">
          <w:rPr>
            <w:rFonts w:ascii="Times New Roman" w:hAnsi="Times New Roman" w:cs="Times New Roman"/>
          </w:rPr>
          <w:t xml:space="preserve">The relative weakness of this association meant that it was insufficient to compete with or replace </w:t>
        </w:r>
      </w:ins>
      <w:ins w:id="1096" w:author="Benton, Deon" w:date="2026-05-20T20:05:00Z" w16du:dateUtc="2026-05-21T01:05:00Z">
        <w:r>
          <w:rPr>
            <w:rFonts w:ascii="Times New Roman" w:hAnsi="Times New Roman" w:cs="Times New Roman"/>
          </w:rPr>
          <w:t>that formed</w:t>
        </w:r>
      </w:ins>
      <w:ins w:id="1097" w:author="Benton, Deon" w:date="2026-05-20T20:05:00Z">
        <w:r w:rsidRPr="0093709C">
          <w:rPr>
            <w:rFonts w:ascii="Times New Roman" w:hAnsi="Times New Roman" w:cs="Times New Roman"/>
          </w:rPr>
          <w:t xml:space="preserve"> between arced motion and centrally located during pretraining.</w:t>
        </w:r>
      </w:ins>
      <w:ins w:id="1098" w:author="Benton, Deon" w:date="2026-05-20T19:56:00Z">
        <w:r w:rsidRPr="0093709C">
          <w:rPr>
            <w:rFonts w:ascii="Times New Roman" w:hAnsi="Times New Roman" w:cs="Times New Roman"/>
          </w:rPr>
          <w:t xml:space="preserve"> </w:t>
        </w:r>
      </w:ins>
      <w:ins w:id="1099" w:author="Benton, Deon" w:date="2026-05-20T20:07:00Z">
        <w:r w:rsidR="007066F9" w:rsidRPr="007066F9">
          <w:rPr>
            <w:rFonts w:ascii="Times New Roman" w:hAnsi="Times New Roman" w:cs="Times New Roman"/>
          </w:rPr>
          <w:t xml:space="preserve">The fact that neither test event strongly violated the model’s learned representation resulted in </w:t>
        </w:r>
      </w:ins>
      <w:ins w:id="1100" w:author="Benton, Deon" w:date="2026-05-20T20:07:00Z" w16du:dateUtc="2026-05-21T01:07:00Z">
        <w:r w:rsidR="007066F9">
          <w:rPr>
            <w:rFonts w:ascii="Times New Roman" w:hAnsi="Times New Roman" w:cs="Times New Roman"/>
          </w:rPr>
          <w:t xml:space="preserve">both test events producing similar </w:t>
        </w:r>
        <w:proofErr w:type="gramStart"/>
        <w:r w:rsidR="007066F9">
          <w:rPr>
            <w:rFonts w:ascii="Times New Roman" w:hAnsi="Times New Roman" w:cs="Times New Roman"/>
          </w:rPr>
          <w:t>error</w:t>
        </w:r>
      </w:ins>
      <w:proofErr w:type="gramEnd"/>
      <w:ins w:id="1101" w:author="Benton, Deon" w:date="2026-05-20T20:08:00Z" w16du:dateUtc="2026-05-21T01:08:00Z">
        <w:r w:rsidR="007066F9">
          <w:rPr>
            <w:rFonts w:ascii="Times New Roman" w:hAnsi="Times New Roman" w:cs="Times New Roman"/>
          </w:rPr>
          <w:t xml:space="preserve"> (or </w:t>
        </w:r>
        <w:proofErr w:type="gramStart"/>
        <w:r w:rsidR="007066F9">
          <w:rPr>
            <w:rFonts w:ascii="Times New Roman" w:hAnsi="Times New Roman" w:cs="Times New Roman"/>
          </w:rPr>
          <w:t>looking</w:t>
        </w:r>
        <w:proofErr w:type="gramEnd"/>
        <w:r w:rsidR="007066F9">
          <w:rPr>
            <w:rFonts w:ascii="Times New Roman" w:hAnsi="Times New Roman" w:cs="Times New Roman"/>
          </w:rPr>
          <w:t xml:space="preserve"> time).</w:t>
        </w:r>
      </w:ins>
    </w:p>
    <w:p w14:paraId="10651209" w14:textId="01AB9750" w:rsidR="0078102C" w:rsidRDefault="0078102C" w:rsidP="0078102C">
      <w:pPr>
        <w:spacing w:line="480" w:lineRule="auto"/>
        <w:ind w:firstLine="720"/>
        <w:contextualSpacing/>
        <w:rPr>
          <w:ins w:id="1102" w:author="Benton, Deon" w:date="2026-05-08T13:49:00Z" w16du:dateUtc="2026-05-08T18:49:00Z"/>
          <w:rFonts w:ascii="Times New Roman" w:hAnsi="Times New Roman" w:cs="Times New Roman"/>
        </w:rPr>
      </w:pPr>
      <w:ins w:id="1103" w:author="Benton, Deon" w:date="2026-05-08T14:27:00Z" w16du:dateUtc="2026-05-08T19:27:00Z">
        <w:r w:rsidRPr="0078102C">
          <w:rPr>
            <w:rFonts w:ascii="Times New Roman" w:hAnsi="Times New Roman" w:cs="Times New Roman"/>
          </w:rPr>
          <w:t xml:space="preserve">In sum, </w:t>
        </w:r>
      </w:ins>
      <w:ins w:id="1104" w:author="Benton, Deon" w:date="2026-05-08T16:47:00Z" w16du:dateUtc="2026-05-08T21:47:00Z">
        <w:r w:rsidR="00C26E65">
          <w:rPr>
            <w:rFonts w:ascii="Times New Roman" w:hAnsi="Times New Roman" w:cs="Times New Roman"/>
          </w:rPr>
          <w:t>the reason netwo</w:t>
        </w:r>
      </w:ins>
      <w:ins w:id="1105" w:author="Benton, Deon" w:date="2026-05-08T16:48:00Z" w16du:dateUtc="2026-05-08T21:48:00Z">
        <w:r w:rsidR="00C26E65">
          <w:rPr>
            <w:rFonts w:ascii="Times New Roman" w:hAnsi="Times New Roman" w:cs="Times New Roman"/>
          </w:rPr>
          <w:t>rks looked longer</w:t>
        </w:r>
      </w:ins>
      <w:ins w:id="1106" w:author="Benton, Deon" w:date="2026-05-08T14:27:00Z" w16du:dateUtc="2026-05-08T19:27:00Z">
        <w:r w:rsidRPr="0078102C">
          <w:rPr>
            <w:rFonts w:ascii="Times New Roman" w:hAnsi="Times New Roman" w:cs="Times New Roman"/>
          </w:rPr>
          <w:t xml:space="preserve"> at the Inefficient test event</w:t>
        </w:r>
      </w:ins>
      <w:ins w:id="1107" w:author="Benton, Deon" w:date="2026-05-08T16:48:00Z" w16du:dateUtc="2026-05-08T21:48:00Z">
        <w:r w:rsidR="00C26E65">
          <w:rPr>
            <w:rFonts w:ascii="Times New Roman" w:hAnsi="Times New Roman" w:cs="Times New Roman"/>
          </w:rPr>
          <w:t xml:space="preserve"> than at the Efficient test event</w:t>
        </w:r>
      </w:ins>
      <w:ins w:id="1108" w:author="Benton, Deon" w:date="2026-05-08T14:27:00Z" w16du:dateUtc="2026-05-08T19:27:00Z">
        <w:r w:rsidRPr="0078102C">
          <w:rPr>
            <w:rFonts w:ascii="Times New Roman" w:hAnsi="Times New Roman" w:cs="Times New Roman"/>
          </w:rPr>
          <w:t xml:space="preserve"> in the Experimental condition </w:t>
        </w:r>
      </w:ins>
      <w:ins w:id="1109" w:author="Benton, Deon" w:date="2026-05-08T16:48:00Z" w16du:dateUtc="2026-05-08T21:48:00Z">
        <w:r w:rsidR="00C26E65">
          <w:rPr>
            <w:rFonts w:ascii="Times New Roman" w:hAnsi="Times New Roman" w:cs="Times New Roman"/>
          </w:rPr>
          <w:t xml:space="preserve">is </w:t>
        </w:r>
      </w:ins>
      <w:ins w:id="1110" w:author="Benton, Deon" w:date="2026-05-08T14:27:00Z" w16du:dateUtc="2026-05-08T19:27:00Z">
        <w:r w:rsidRPr="0078102C">
          <w:rPr>
            <w:rFonts w:ascii="Times New Roman" w:hAnsi="Times New Roman" w:cs="Times New Roman"/>
          </w:rPr>
          <w:t xml:space="preserve">because the </w:t>
        </w:r>
      </w:ins>
      <w:ins w:id="1111" w:author="Benton, Deon" w:date="2026-05-08T16:48:00Z" w16du:dateUtc="2026-05-08T21:48:00Z">
        <w:r w:rsidR="00C26E65">
          <w:rPr>
            <w:rFonts w:ascii="Times New Roman" w:hAnsi="Times New Roman" w:cs="Times New Roman"/>
          </w:rPr>
          <w:t>association that was formed between</w:t>
        </w:r>
      </w:ins>
      <w:ins w:id="1112" w:author="Benton, Deon" w:date="2026-05-08T14:27:00Z" w16du:dateUtc="2026-05-08T19:27:00Z">
        <w:r w:rsidRPr="0078102C">
          <w:rPr>
            <w:rFonts w:ascii="Times New Roman" w:hAnsi="Times New Roman" w:cs="Times New Roman"/>
          </w:rPr>
          <w:t xml:space="preserve"> curved motion and obstacle-related information</w:t>
        </w:r>
      </w:ins>
      <w:ins w:id="1113" w:author="Benton, Deon" w:date="2026-05-08T16:48:00Z" w16du:dateUtc="2026-05-08T21:48:00Z">
        <w:r w:rsidR="00C26E65">
          <w:rPr>
            <w:rFonts w:ascii="Times New Roman" w:hAnsi="Times New Roman" w:cs="Times New Roman"/>
          </w:rPr>
          <w:t xml:space="preserve"> during pretraining—and subsequently reinforced duri</w:t>
        </w:r>
      </w:ins>
      <w:ins w:id="1114" w:author="Benton, Deon" w:date="2026-05-08T16:49:00Z" w16du:dateUtc="2026-05-08T21:49:00Z">
        <w:r w:rsidR="00C26E65">
          <w:rPr>
            <w:rFonts w:ascii="Times New Roman" w:hAnsi="Times New Roman" w:cs="Times New Roman"/>
          </w:rPr>
          <w:t>ng the habituation phase—</w:t>
        </w:r>
      </w:ins>
      <w:ins w:id="1115" w:author="Benton, Deon" w:date="2026-05-08T14:27:00Z" w16du:dateUtc="2026-05-08T19:27:00Z">
        <w:r w:rsidRPr="0078102C">
          <w:rPr>
            <w:rFonts w:ascii="Times New Roman" w:hAnsi="Times New Roman" w:cs="Times New Roman"/>
          </w:rPr>
          <w:t xml:space="preserve">was violated when curved motion occurred in the </w:t>
        </w:r>
        <w:r w:rsidRPr="0078102C">
          <w:rPr>
            <w:rFonts w:ascii="Times New Roman" w:hAnsi="Times New Roman" w:cs="Times New Roman"/>
          </w:rPr>
          <w:lastRenderedPageBreak/>
          <w:t>absence of the expected barrier. By contrast,</w:t>
        </w:r>
      </w:ins>
      <w:ins w:id="1116" w:author="Benton, Deon" w:date="2026-05-08T16:49:00Z" w16du:dateUtc="2026-05-08T21:49:00Z">
        <w:r w:rsidR="00C26E65">
          <w:rPr>
            <w:rFonts w:ascii="Times New Roman" w:hAnsi="Times New Roman" w:cs="Times New Roman"/>
          </w:rPr>
          <w:t xml:space="preserve"> the reason</w:t>
        </w:r>
      </w:ins>
      <w:ins w:id="1117" w:author="Benton, Deon" w:date="2026-05-08T14:27:00Z" w16du:dateUtc="2026-05-08T19:27:00Z">
        <w:r w:rsidRPr="0078102C">
          <w:rPr>
            <w:rFonts w:ascii="Times New Roman" w:hAnsi="Times New Roman" w:cs="Times New Roman"/>
          </w:rPr>
          <w:t xml:space="preserve"> networks in the Control condition looked about equally long at both test events</w:t>
        </w:r>
      </w:ins>
      <w:ins w:id="1118" w:author="Benton, Deon" w:date="2026-05-08T16:49:00Z" w16du:dateUtc="2026-05-08T21:49:00Z">
        <w:r w:rsidR="00C26E65">
          <w:rPr>
            <w:rFonts w:ascii="Times New Roman" w:hAnsi="Times New Roman" w:cs="Times New Roman"/>
          </w:rPr>
          <w:t xml:space="preserve"> is</w:t>
        </w:r>
      </w:ins>
      <w:ins w:id="1119" w:author="Benton, Deon" w:date="2026-05-08T14:27:00Z" w16du:dateUtc="2026-05-08T19:27:00Z">
        <w:r w:rsidRPr="0078102C">
          <w:rPr>
            <w:rFonts w:ascii="Times New Roman" w:hAnsi="Times New Roman" w:cs="Times New Roman"/>
          </w:rPr>
          <w:t xml:space="preserve"> because the reduced salience of the peripheral obstacle prevented robust associations from forming between the obstacle and the arced trajectory during habituation. </w:t>
        </w:r>
      </w:ins>
      <w:ins w:id="1120" w:author="Benton, Deon" w:date="2026-05-20T20:13:00Z" w16du:dateUtc="2026-05-21T01:13:00Z">
        <w:r w:rsidR="00B63244">
          <w:rPr>
            <w:rFonts w:ascii="Times New Roman" w:hAnsi="Times New Roman" w:cs="Times New Roman"/>
          </w:rPr>
          <w:t>Together,</w:t>
        </w:r>
      </w:ins>
      <w:ins w:id="1121" w:author="Benton, Deon" w:date="2026-05-08T14:27:00Z" w16du:dateUtc="2026-05-08T19:27:00Z">
        <w:r w:rsidRPr="0078102C">
          <w:rPr>
            <w:rFonts w:ascii="Times New Roman" w:hAnsi="Times New Roman" w:cs="Times New Roman"/>
          </w:rPr>
          <w:t xml:space="preserve"> these findings suggest that infants’ looking behavior in Gergely-style studies </w:t>
        </w:r>
      </w:ins>
      <w:ins w:id="1122" w:author="Benton, Deon" w:date="2026-05-20T20:13:00Z" w16du:dateUtc="2026-05-21T01:13:00Z">
        <w:r w:rsidR="00B63244">
          <w:rPr>
            <w:rFonts w:ascii="Times New Roman" w:hAnsi="Times New Roman" w:cs="Times New Roman"/>
          </w:rPr>
          <w:t>can be</w:t>
        </w:r>
      </w:ins>
      <w:ins w:id="1123" w:author="Benton, Deon" w:date="2026-05-08T14:27:00Z" w16du:dateUtc="2026-05-08T19:27:00Z">
        <w:r w:rsidRPr="0078102C">
          <w:rPr>
            <w:rFonts w:ascii="Times New Roman" w:hAnsi="Times New Roman" w:cs="Times New Roman"/>
          </w:rPr>
          <w:t xml:space="preserve"> ex</w:t>
        </w:r>
      </w:ins>
      <w:ins w:id="1124" w:author="Benton, Deon" w:date="2026-05-08T16:50:00Z" w16du:dateUtc="2026-05-08T21:50:00Z">
        <w:r w:rsidR="004A732C">
          <w:rPr>
            <w:rFonts w:ascii="Times New Roman" w:hAnsi="Times New Roman" w:cs="Times New Roman"/>
          </w:rPr>
          <w:t>plained</w:t>
        </w:r>
      </w:ins>
      <w:ins w:id="1125" w:author="Benton, Deon" w:date="2026-05-08T14:27:00Z" w16du:dateUtc="2026-05-08T19:27:00Z">
        <w:r w:rsidRPr="0078102C">
          <w:rPr>
            <w:rFonts w:ascii="Times New Roman" w:hAnsi="Times New Roman" w:cs="Times New Roman"/>
          </w:rPr>
          <w:t xml:space="preserve"> </w:t>
        </w:r>
      </w:ins>
      <w:ins w:id="1126" w:author="Benton, Deon" w:date="2026-05-20T20:13:00Z" w16du:dateUtc="2026-05-21T01:13:00Z">
        <w:r w:rsidR="00B63244">
          <w:rPr>
            <w:rFonts w:ascii="Times New Roman" w:hAnsi="Times New Roman" w:cs="Times New Roman"/>
          </w:rPr>
          <w:t>by</w:t>
        </w:r>
      </w:ins>
      <w:ins w:id="1127" w:author="Benton, Deon" w:date="2026-05-08T14:27:00Z" w16du:dateUtc="2026-05-08T19:27:00Z">
        <w:r w:rsidRPr="0078102C">
          <w:rPr>
            <w:rFonts w:ascii="Times New Roman" w:hAnsi="Times New Roman" w:cs="Times New Roman"/>
          </w:rPr>
          <w:t xml:space="preserve"> learned associations among </w:t>
        </w:r>
      </w:ins>
      <w:ins w:id="1128" w:author="Benton, Deon" w:date="2026-05-20T20:10:00Z" w16du:dateUtc="2026-05-21T01:10:00Z">
        <w:r w:rsidR="00B63244">
          <w:rPr>
            <w:rFonts w:ascii="Times New Roman" w:hAnsi="Times New Roman" w:cs="Times New Roman"/>
          </w:rPr>
          <w:t>differentially salient surface features.</w:t>
        </w:r>
      </w:ins>
    </w:p>
    <w:p w14:paraId="3E108D4A" w14:textId="1FBC0CC0" w:rsidR="00B63244" w:rsidRDefault="00B63244" w:rsidP="008554A5">
      <w:pPr>
        <w:spacing w:line="480" w:lineRule="auto"/>
        <w:ind w:firstLine="720"/>
        <w:contextualSpacing/>
        <w:rPr>
          <w:ins w:id="1129" w:author="Benton, Deon" w:date="2026-05-20T20:13:00Z" w16du:dateUtc="2026-05-21T01:13:00Z"/>
          <w:rFonts w:ascii="Times New Roman" w:hAnsi="Times New Roman" w:cs="Times New Roman"/>
        </w:rPr>
      </w:pPr>
      <w:ins w:id="1130" w:author="Benton, Deon" w:date="2026-05-20T20:13:00Z">
        <w:r w:rsidRPr="00B63244">
          <w:rPr>
            <w:rFonts w:ascii="Times New Roman" w:hAnsi="Times New Roman" w:cs="Times New Roman"/>
          </w:rPr>
          <w:t xml:space="preserve">One potential criticism of </w:t>
        </w:r>
      </w:ins>
      <w:ins w:id="1131" w:author="Benton, Deon" w:date="2026-05-20T20:15:00Z" w16du:dateUtc="2026-05-21T01:15:00Z">
        <w:r w:rsidR="009C1ABF">
          <w:rPr>
            <w:rFonts w:ascii="Times New Roman" w:hAnsi="Times New Roman" w:cs="Times New Roman"/>
          </w:rPr>
          <w:t>this simulation</w:t>
        </w:r>
      </w:ins>
      <w:ins w:id="1132" w:author="Benton, Deon" w:date="2026-05-20T20:13:00Z" w16du:dateUtc="2026-05-21T01:13:00Z">
        <w:r>
          <w:rPr>
            <w:rFonts w:ascii="Times New Roman" w:hAnsi="Times New Roman" w:cs="Times New Roman"/>
          </w:rPr>
          <w:t xml:space="preserve"> </w:t>
        </w:r>
      </w:ins>
      <w:ins w:id="1133" w:author="Benton, Deon" w:date="2026-05-20T20:13:00Z">
        <w:r w:rsidRPr="00B63244">
          <w:rPr>
            <w:rFonts w:ascii="Times New Roman" w:hAnsi="Times New Roman" w:cs="Times New Roman"/>
          </w:rPr>
          <w:t>concerns the nature of the network’s pretraining experience. Specifically, arced motion never occurred in the absence of obstacles during pretraining</w:t>
        </w:r>
      </w:ins>
      <w:ins w:id="1134" w:author="Benton, Deon" w:date="2026-05-20T20:20:00Z" w16du:dateUtc="2026-05-21T01:20:00Z">
        <w:r w:rsidR="009E3E69">
          <w:rPr>
            <w:rFonts w:ascii="Times New Roman" w:hAnsi="Times New Roman" w:cs="Times New Roman"/>
          </w:rPr>
          <w:t>. Yet</w:t>
        </w:r>
      </w:ins>
      <w:ins w:id="1135" w:author="Benton, Deon" w:date="2026-05-20T20:14:00Z">
        <w:r w:rsidRPr="00B63244">
          <w:rPr>
            <w:rFonts w:ascii="Times New Roman" w:hAnsi="Times New Roman" w:cs="Times New Roman"/>
          </w:rPr>
          <w:t xml:space="preserve">, it seems likely that infants </w:t>
        </w:r>
      </w:ins>
      <w:ins w:id="1136" w:author="Benton, Deon" w:date="2026-05-20T20:17:00Z" w16du:dateUtc="2026-05-21T01:17:00Z">
        <w:r w:rsidR="0078769E">
          <w:rPr>
            <w:rFonts w:ascii="Times New Roman" w:hAnsi="Times New Roman" w:cs="Times New Roman"/>
          </w:rPr>
          <w:t xml:space="preserve">sometimes </w:t>
        </w:r>
      </w:ins>
      <w:ins w:id="1137" w:author="Benton, Deon" w:date="2026-05-20T20:14:00Z">
        <w:r w:rsidRPr="00B63244">
          <w:rPr>
            <w:rFonts w:ascii="Times New Roman" w:hAnsi="Times New Roman" w:cs="Times New Roman"/>
          </w:rPr>
          <w:t>observe arced motion in the absence of obstacles</w:t>
        </w:r>
      </w:ins>
      <w:ins w:id="1138" w:author="Benton, Deon" w:date="2026-05-20T20:14:00Z" w16du:dateUtc="2026-05-21T01:14:00Z">
        <w:r>
          <w:rPr>
            <w:rFonts w:ascii="Times New Roman" w:hAnsi="Times New Roman" w:cs="Times New Roman"/>
          </w:rPr>
          <w:t xml:space="preserve">. </w:t>
        </w:r>
      </w:ins>
      <w:ins w:id="1139" w:author="Benton, Deon" w:date="2026-05-20T20:16:00Z" w16du:dateUtc="2026-05-21T01:16:00Z">
        <w:r w:rsidR="0078769E">
          <w:rPr>
            <w:rFonts w:ascii="Times New Roman" w:hAnsi="Times New Roman" w:cs="Times New Roman"/>
          </w:rPr>
          <w:t xml:space="preserve">Simulation 1b thus </w:t>
        </w:r>
      </w:ins>
      <w:ins w:id="1140" w:author="Benton, Deon" w:date="2026-05-20T20:17:00Z" w16du:dateUtc="2026-05-21T01:17:00Z">
        <w:r w:rsidR="0078769E">
          <w:rPr>
            <w:rFonts w:ascii="Times New Roman" w:hAnsi="Times New Roman" w:cs="Times New Roman"/>
          </w:rPr>
          <w:t xml:space="preserve">assessed whether </w:t>
        </w:r>
      </w:ins>
      <w:ins w:id="1141" w:author="Benton, Deon" w:date="2026-05-20T20:14:00Z" w16du:dateUtc="2026-05-21T01:14:00Z">
        <w:r>
          <w:rPr>
            <w:rFonts w:ascii="Times New Roman" w:hAnsi="Times New Roman" w:cs="Times New Roman"/>
          </w:rPr>
          <w:t xml:space="preserve">ALIAS could </w:t>
        </w:r>
      </w:ins>
      <w:ins w:id="1142" w:author="Benton, Deon" w:date="2026-05-20T20:13:00Z">
        <w:r w:rsidRPr="00B63244">
          <w:rPr>
            <w:rFonts w:ascii="Times New Roman" w:hAnsi="Times New Roman" w:cs="Times New Roman"/>
          </w:rPr>
          <w:t>reproduce the first target finding when the ratio of constrained to unconstrained arced motion was varied</w:t>
        </w:r>
      </w:ins>
      <w:ins w:id="1143" w:author="Benton, Deon" w:date="2026-05-20T20:15:00Z" w16du:dateUtc="2026-05-21T01:15:00Z">
        <w:r>
          <w:rPr>
            <w:rFonts w:ascii="Times New Roman" w:hAnsi="Times New Roman" w:cs="Times New Roman"/>
          </w:rPr>
          <w:t xml:space="preserve"> during pretraining</w:t>
        </w:r>
      </w:ins>
      <w:ins w:id="1144" w:author="Benton, Deon" w:date="2026-05-20T20:13:00Z">
        <w:r w:rsidRPr="00B63244">
          <w:rPr>
            <w:rFonts w:ascii="Times New Roman" w:hAnsi="Times New Roman" w:cs="Times New Roman"/>
          </w:rPr>
          <w:t xml:space="preserve">. </w:t>
        </w:r>
      </w:ins>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6A5038A7" w:rsidR="00524642"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 xml:space="preserve">Simulation </w:t>
      </w:r>
      <w:r w:rsidR="003C5492">
        <w:rPr>
          <w:rFonts w:ascii="Times New Roman" w:eastAsia="Times New Roman" w:hAnsi="Times New Roman" w:cs="Times New Roman"/>
          <w:b/>
          <w:bCs/>
        </w:rPr>
        <w:t>1b</w:t>
      </w:r>
    </w:p>
    <w:p w14:paraId="6A58B730" w14:textId="705A8EE7" w:rsidR="009A08C7" w:rsidRDefault="00F728A6" w:rsidP="00F05034">
      <w:pPr>
        <w:spacing w:line="480" w:lineRule="auto"/>
        <w:ind w:firstLine="720"/>
        <w:contextualSpacing/>
        <w:rPr>
          <w:rFonts w:ascii="Times New Roman" w:eastAsia="Times New Roman" w:hAnsi="Times New Roman" w:cs="Times New Roman"/>
        </w:rPr>
      </w:pPr>
      <w:ins w:id="1145" w:author="Benton, Deon" w:date="2026-05-20T20:45:00Z" w16du:dateUtc="2026-05-21T01:45:00Z">
        <w:r>
          <w:rPr>
            <w:rFonts w:ascii="Times New Roman" w:eastAsia="Times New Roman" w:hAnsi="Times New Roman" w:cs="Times New Roman"/>
          </w:rPr>
          <w:t>This simulation assessed ALIAS’s performance across different ratios</w:t>
        </w:r>
      </w:ins>
      <w:ins w:id="1146" w:author="Benton, Deon" w:date="2026-05-20T20:23:00Z">
        <w:r w:rsidR="00BF62AD" w:rsidRPr="00BF62AD">
          <w:rPr>
            <w:rFonts w:ascii="Times New Roman" w:eastAsia="Times New Roman" w:hAnsi="Times New Roman" w:cs="Times New Roman"/>
          </w:rPr>
          <w:t xml:space="preserve"> of constrained to unconstrained arced motion</w:t>
        </w:r>
      </w:ins>
      <w:ins w:id="1147" w:author="Benton, Deon" w:date="2026-05-20T20:46:00Z" w16du:dateUtc="2026-05-21T01:46:00Z">
        <w:r>
          <w:rPr>
            <w:rFonts w:ascii="Times New Roman" w:eastAsia="Times New Roman" w:hAnsi="Times New Roman" w:cs="Times New Roman"/>
          </w:rPr>
          <w:t xml:space="preserve"> experienced</w:t>
        </w:r>
      </w:ins>
      <w:ins w:id="1148" w:author="Benton, Deon" w:date="2026-05-20T20:23:00Z" w16du:dateUtc="2026-05-21T01:23:00Z">
        <w:r w:rsidR="00BF62AD">
          <w:rPr>
            <w:rFonts w:ascii="Times New Roman" w:eastAsia="Times New Roman" w:hAnsi="Times New Roman" w:cs="Times New Roman"/>
          </w:rPr>
          <w:t>.</w:t>
        </w:r>
      </w:ins>
      <w:ins w:id="1149" w:author="Benton, Deon" w:date="2026-05-20T20:23:00Z">
        <w:r w:rsidR="00BF62AD" w:rsidRPr="00BF62AD">
          <w:rPr>
            <w:rFonts w:ascii="Times New Roman" w:eastAsia="Times New Roman" w:hAnsi="Times New Roman" w:cs="Times New Roman"/>
          </w:rPr>
          <w:t xml:space="preserve"> Six ratios </w:t>
        </w:r>
      </w:ins>
      <w:ins w:id="1150" w:author="Benton, Deon" w:date="2026-05-20T20:47:00Z" w16du:dateUtc="2026-05-21T01:47:00Z">
        <w:r>
          <w:rPr>
            <w:rFonts w:ascii="Times New Roman" w:eastAsia="Times New Roman" w:hAnsi="Times New Roman" w:cs="Times New Roman"/>
          </w:rPr>
          <w:t>ranging</w:t>
        </w:r>
      </w:ins>
      <w:ins w:id="1151" w:author="Benton, Deon" w:date="2026-05-20T20:24:00Z" w16du:dateUtc="2026-05-21T01:24:00Z">
        <w:r w:rsidR="00BF62AD">
          <w:rPr>
            <w:rFonts w:ascii="Times New Roman" w:eastAsia="Times New Roman" w:hAnsi="Times New Roman" w:cs="Times New Roman"/>
          </w:rPr>
          <w:t xml:space="preserve"> from</w:t>
        </w:r>
      </w:ins>
      <w:ins w:id="1152" w:author="Benton, Deon" w:date="2026-05-20T20:23:00Z">
        <w:r w:rsidR="00BF62AD" w:rsidRPr="00BF62AD">
          <w:rPr>
            <w:rFonts w:ascii="Times New Roman" w:eastAsia="Times New Roman" w:hAnsi="Times New Roman" w:cs="Times New Roman"/>
          </w:rPr>
          <w:t xml:space="preserve"> </w:t>
        </w:r>
      </w:ins>
      <w:ins w:id="1153" w:author="Benton, Deon" w:date="2026-05-20T20:25:00Z">
        <w:r w:rsidR="00BF62AD" w:rsidRPr="00BF62AD">
          <w:rPr>
            <w:rFonts w:ascii="Times New Roman" w:eastAsia="Times New Roman" w:hAnsi="Times New Roman" w:cs="Times New Roman"/>
          </w:rPr>
          <w:t>100% constrained vs. 0% unconstrained</w:t>
        </w:r>
      </w:ins>
      <w:ins w:id="1154" w:author="Benton, Deon" w:date="2026-05-20T20:25:00Z" w16du:dateUtc="2026-05-21T01:25:00Z">
        <w:r w:rsidR="00BF62AD">
          <w:rPr>
            <w:rFonts w:ascii="Times New Roman" w:eastAsia="Times New Roman" w:hAnsi="Times New Roman" w:cs="Times New Roman"/>
          </w:rPr>
          <w:t xml:space="preserve"> to </w:t>
        </w:r>
      </w:ins>
      <w:ins w:id="1155" w:author="Benton, Deon" w:date="2026-05-20T20:25:00Z">
        <w:r w:rsidR="00BF62AD" w:rsidRPr="00BF62AD">
          <w:rPr>
            <w:rFonts w:ascii="Times New Roman" w:eastAsia="Times New Roman" w:hAnsi="Times New Roman" w:cs="Times New Roman"/>
          </w:rPr>
          <w:t>50% constrained vs. 50% unconstrained</w:t>
        </w:r>
      </w:ins>
      <w:ins w:id="1156" w:author="Benton, Deon" w:date="2026-05-20T20:47:00Z" w16du:dateUtc="2026-05-21T01:47:00Z">
        <w:r>
          <w:rPr>
            <w:rFonts w:ascii="Times New Roman" w:eastAsia="Times New Roman" w:hAnsi="Times New Roman" w:cs="Times New Roman"/>
          </w:rPr>
          <w:t>,</w:t>
        </w:r>
      </w:ins>
      <w:ins w:id="1157" w:author="Benton, Deon" w:date="2026-05-20T20:25:00Z" w16du:dateUtc="2026-05-21T01:25:00Z">
        <w:r w:rsidR="00BF62AD">
          <w:rPr>
            <w:rFonts w:ascii="Times New Roman" w:eastAsia="Times New Roman" w:hAnsi="Times New Roman" w:cs="Times New Roman"/>
          </w:rPr>
          <w:t xml:space="preserve"> </w:t>
        </w:r>
      </w:ins>
      <w:ins w:id="1158" w:author="Benton, Deon" w:date="2026-05-20T20:24:00Z" w16du:dateUtc="2026-05-21T01:24:00Z">
        <w:r w:rsidR="00BF62AD">
          <w:rPr>
            <w:rFonts w:ascii="Times New Roman" w:eastAsia="Times New Roman" w:hAnsi="Times New Roman" w:cs="Times New Roman"/>
          </w:rPr>
          <w:t>in step sizes of 10%</w:t>
        </w:r>
      </w:ins>
      <w:ins w:id="1159" w:author="Benton, Deon" w:date="2026-05-20T20:47:00Z" w16du:dateUtc="2026-05-21T01:47:00Z">
        <w:r>
          <w:rPr>
            <w:rFonts w:ascii="Times New Roman" w:eastAsia="Times New Roman" w:hAnsi="Times New Roman" w:cs="Times New Roman"/>
          </w:rPr>
          <w:t>,</w:t>
        </w:r>
      </w:ins>
      <w:ins w:id="1160" w:author="Benton, Deon" w:date="2026-05-20T20:25:00Z" w16du:dateUtc="2026-05-21T01:25:00Z">
        <w:r w:rsidR="00BF62AD">
          <w:rPr>
            <w:rFonts w:ascii="Times New Roman" w:eastAsia="Times New Roman" w:hAnsi="Times New Roman" w:cs="Times New Roman"/>
          </w:rPr>
          <w:t xml:space="preserve"> were tested</w:t>
        </w:r>
      </w:ins>
      <w:ins w:id="1161" w:author="Benton, Deon" w:date="2026-05-20T20:47:00Z" w16du:dateUtc="2026-05-21T01:47:00Z">
        <w:r>
          <w:rPr>
            <w:rFonts w:ascii="Times New Roman" w:eastAsia="Times New Roman" w:hAnsi="Times New Roman" w:cs="Times New Roman"/>
          </w:rPr>
          <w:t xml:space="preserve"> during habituation</w:t>
        </w:r>
      </w:ins>
      <w:ins w:id="1162" w:author="Benton, Deon" w:date="2026-05-20T20:23:00Z">
        <w:r w:rsidR="00BF62AD" w:rsidRPr="00BF62AD">
          <w:rPr>
            <w:rFonts w:ascii="Times New Roman" w:eastAsia="Times New Roman" w:hAnsi="Times New Roman" w:cs="Times New Roman"/>
          </w:rPr>
          <w:t xml:space="preserve">. For example, in the </w:t>
        </w:r>
      </w:ins>
      <w:ins w:id="1163" w:author="Benton, Deon" w:date="2026-05-20T20:26:00Z" w16du:dateUtc="2026-05-21T01:26:00Z">
        <w:r w:rsidR="00BF62AD">
          <w:rPr>
            <w:rFonts w:ascii="Times New Roman" w:eastAsia="Times New Roman" w:hAnsi="Times New Roman" w:cs="Times New Roman"/>
          </w:rPr>
          <w:t>6</w:t>
        </w:r>
        <w:r w:rsidR="00BF62AD" w:rsidRPr="00BF62AD">
          <w:rPr>
            <w:rFonts w:ascii="Times New Roman" w:eastAsia="Times New Roman" w:hAnsi="Times New Roman" w:cs="Times New Roman"/>
          </w:rPr>
          <w:t xml:space="preserve">0% constrained vs. </w:t>
        </w:r>
        <w:r w:rsidR="00BF62AD">
          <w:rPr>
            <w:rFonts w:ascii="Times New Roman" w:eastAsia="Times New Roman" w:hAnsi="Times New Roman" w:cs="Times New Roman"/>
          </w:rPr>
          <w:t>4</w:t>
        </w:r>
        <w:r w:rsidR="00BF62AD" w:rsidRPr="00BF62AD">
          <w:rPr>
            <w:rFonts w:ascii="Times New Roman" w:eastAsia="Times New Roman" w:hAnsi="Times New Roman" w:cs="Times New Roman"/>
          </w:rPr>
          <w:t>0% unconstrained</w:t>
        </w:r>
        <w:r w:rsidR="00BF62AD">
          <w:rPr>
            <w:rFonts w:ascii="Times New Roman" w:eastAsia="Times New Roman" w:hAnsi="Times New Roman" w:cs="Times New Roman"/>
          </w:rPr>
          <w:t xml:space="preserve"> condition</w:t>
        </w:r>
      </w:ins>
      <w:ins w:id="1164" w:author="Benton, Deon" w:date="2026-05-20T20:23:00Z">
        <w:r w:rsidR="00BF62AD" w:rsidRPr="00BF62AD">
          <w:rPr>
            <w:rFonts w:ascii="Times New Roman" w:eastAsia="Times New Roman" w:hAnsi="Times New Roman" w:cs="Times New Roman"/>
          </w:rPr>
          <w:t>, arced motion occurred over obstacles 60% of the time</w:t>
        </w:r>
      </w:ins>
      <w:ins w:id="1165" w:author="Benton, Deon" w:date="2026-05-20T20:26:00Z" w16du:dateUtc="2026-05-21T01:26:00Z">
        <w:r>
          <w:rPr>
            <w:rFonts w:ascii="Times New Roman" w:eastAsia="Times New Roman" w:hAnsi="Times New Roman" w:cs="Times New Roman"/>
          </w:rPr>
          <w:t>;</w:t>
        </w:r>
      </w:ins>
      <w:ins w:id="1166" w:author="Benton, Deon" w:date="2026-05-20T20:23:00Z">
        <w:r w:rsidR="00BF62AD" w:rsidRPr="00BF62AD">
          <w:rPr>
            <w:rFonts w:ascii="Times New Roman" w:eastAsia="Times New Roman" w:hAnsi="Times New Roman" w:cs="Times New Roman"/>
          </w:rPr>
          <w:t xml:space="preserve"> 40% of the time</w:t>
        </w:r>
      </w:ins>
      <w:ins w:id="1167" w:author="Benton, Deon" w:date="2026-05-20T20:26:00Z" w16du:dateUtc="2026-05-21T01:26:00Z">
        <w:r>
          <w:rPr>
            <w:rFonts w:ascii="Times New Roman" w:eastAsia="Times New Roman" w:hAnsi="Times New Roman" w:cs="Times New Roman"/>
          </w:rPr>
          <w:t xml:space="preserve"> it occurred </w:t>
        </w:r>
      </w:ins>
      <w:ins w:id="1168" w:author="Benton, Deon" w:date="2026-05-20T20:48:00Z" w16du:dateUtc="2026-05-21T01:48:00Z">
        <w:r>
          <w:rPr>
            <w:rFonts w:ascii="Times New Roman" w:eastAsia="Times New Roman" w:hAnsi="Times New Roman" w:cs="Times New Roman"/>
          </w:rPr>
          <w:t>without them</w:t>
        </w:r>
      </w:ins>
      <w:ins w:id="1169" w:author="Benton, Deon" w:date="2026-05-20T20:23:00Z">
        <w:r w:rsidR="00BF62AD" w:rsidRPr="00BF62AD">
          <w:rPr>
            <w:rFonts w:ascii="Times New Roman" w:eastAsia="Times New Roman" w:hAnsi="Times New Roman" w:cs="Times New Roman"/>
          </w:rPr>
          <w:t>.</w:t>
        </w:r>
      </w:ins>
      <w:ins w:id="1170" w:author="Benton, Deon" w:date="2026-05-20T20:31:00Z" w16du:dateUtc="2026-05-21T01:31:00Z">
        <w:r>
          <w:rPr>
            <w:rFonts w:ascii="Times New Roman" w:eastAsia="Times New Roman" w:hAnsi="Times New Roman" w:cs="Times New Roman"/>
          </w:rPr>
          <w:t xml:space="preserve"> </w:t>
        </w:r>
      </w:ins>
      <w:ins w:id="1171" w:author="Benton, Deon" w:date="2026-05-20T20:36:00Z" w16du:dateUtc="2026-05-21T01:36:00Z">
        <w:r>
          <w:rPr>
            <w:rFonts w:ascii="Times New Roman" w:eastAsia="Times New Roman" w:hAnsi="Times New Roman" w:cs="Times New Roman"/>
          </w:rPr>
          <w:t>Parametric</w:t>
        </w:r>
      </w:ins>
      <w:ins w:id="1172" w:author="Benton, Deon" w:date="2026-05-20T20:35:00Z" w16du:dateUtc="2026-05-21T01:35:00Z">
        <w:r>
          <w:rPr>
            <w:rFonts w:ascii="Times New Roman" w:eastAsia="Times New Roman" w:hAnsi="Times New Roman" w:cs="Times New Roman"/>
          </w:rPr>
          <w:t xml:space="preserve"> variation was</w:t>
        </w:r>
      </w:ins>
      <w:ins w:id="1173" w:author="Benton, Deon" w:date="2026-05-20T20:31:00Z" w16du:dateUtc="2026-05-21T01:31:00Z">
        <w:r>
          <w:rPr>
            <w:rFonts w:ascii="Times New Roman" w:eastAsia="Times New Roman" w:hAnsi="Times New Roman" w:cs="Times New Roman"/>
          </w:rPr>
          <w:t xml:space="preserve"> used here</w:t>
        </w:r>
      </w:ins>
      <w:ins w:id="1174" w:author="Benton, Deon" w:date="2026-05-20T20:23:00Z">
        <w:r w:rsidR="00BF62AD" w:rsidRPr="00BF62AD">
          <w:rPr>
            <w:rFonts w:ascii="Times New Roman" w:eastAsia="Times New Roman" w:hAnsi="Times New Roman" w:cs="Times New Roman"/>
          </w:rPr>
          <w:t xml:space="preserve"> because the true proportion of</w:t>
        </w:r>
      </w:ins>
      <w:ins w:id="1175" w:author="Benton, Deon" w:date="2026-05-20T20:48:00Z" w16du:dateUtc="2026-05-21T01:48:00Z">
        <w:r w:rsidR="00687285">
          <w:rPr>
            <w:rFonts w:ascii="Times New Roman" w:eastAsia="Times New Roman" w:hAnsi="Times New Roman" w:cs="Times New Roman"/>
          </w:rPr>
          <w:t xml:space="preserve"> constrained-to-unconstrained arced motion in the real world</w:t>
        </w:r>
      </w:ins>
      <w:ins w:id="1176" w:author="Benton, Deon" w:date="2026-05-20T20:32:00Z" w16du:dateUtc="2026-05-21T01:32:00Z">
        <w:r>
          <w:rPr>
            <w:rFonts w:ascii="Times New Roman" w:eastAsia="Times New Roman" w:hAnsi="Times New Roman" w:cs="Times New Roman"/>
          </w:rPr>
          <w:t xml:space="preserve"> is unknown. </w:t>
        </w:r>
      </w:ins>
      <w:ins w:id="1177" w:author="Benton, Deon" w:date="2026-05-20T20:38:00Z">
        <w:r w:rsidRPr="00F728A6">
          <w:rPr>
            <w:rFonts w:ascii="Times New Roman" w:eastAsia="Times New Roman" w:hAnsi="Times New Roman" w:cs="Times New Roman"/>
          </w:rPr>
          <w:t xml:space="preserve">At the same time, because the true estimates </w:t>
        </w:r>
      </w:ins>
      <w:ins w:id="1178" w:author="Benton, Deon" w:date="2026-05-20T20:51:00Z" w16du:dateUtc="2026-05-21T01:51:00Z">
        <w:r w:rsidR="00305822">
          <w:rPr>
            <w:rFonts w:ascii="Times New Roman" w:eastAsia="Times New Roman" w:hAnsi="Times New Roman" w:cs="Times New Roman"/>
          </w:rPr>
          <w:t>presumably</w:t>
        </w:r>
      </w:ins>
      <w:ins w:id="1179" w:author="Benton, Deon" w:date="2026-05-20T20:38:00Z">
        <w:r w:rsidRPr="00F728A6">
          <w:rPr>
            <w:rFonts w:ascii="Times New Roman" w:eastAsia="Times New Roman" w:hAnsi="Times New Roman" w:cs="Times New Roman"/>
          </w:rPr>
          <w:t xml:space="preserve"> fall </w:t>
        </w:r>
      </w:ins>
      <w:ins w:id="1180" w:author="Benton, Deon" w:date="2026-05-20T20:38:00Z" w16du:dateUtc="2026-05-21T01:38:00Z">
        <w:r>
          <w:rPr>
            <w:rFonts w:ascii="Times New Roman" w:eastAsia="Times New Roman" w:hAnsi="Times New Roman" w:cs="Times New Roman"/>
          </w:rPr>
          <w:t>somewhere in the</w:t>
        </w:r>
      </w:ins>
      <w:ins w:id="1181" w:author="Benton, Deon" w:date="2026-05-20T20:38:00Z">
        <w:r w:rsidRPr="00F728A6">
          <w:rPr>
            <w:rFonts w:ascii="Times New Roman" w:eastAsia="Times New Roman" w:hAnsi="Times New Roman" w:cs="Times New Roman"/>
          </w:rPr>
          <w:t xml:space="preserve"> range tested here, the results likely provide a reasonable approximation of infants’ expected responses across </w:t>
        </w:r>
      </w:ins>
      <w:ins w:id="1182" w:author="Benton, Deon" w:date="2026-05-20T20:50:00Z" w16du:dateUtc="2026-05-21T01:50:00Z">
        <w:r w:rsidR="00687285">
          <w:rPr>
            <w:rFonts w:ascii="Times New Roman" w:eastAsia="Times New Roman" w:hAnsi="Times New Roman" w:cs="Times New Roman"/>
          </w:rPr>
          <w:t>that range</w:t>
        </w:r>
      </w:ins>
      <w:ins w:id="1183" w:author="Benton, Deon" w:date="2026-05-20T20:38:00Z">
        <w:r w:rsidRPr="00F728A6">
          <w:rPr>
            <w:rFonts w:ascii="Times New Roman" w:eastAsia="Times New Roman" w:hAnsi="Times New Roman" w:cs="Times New Roman"/>
          </w:rPr>
          <w:t>.</w:t>
        </w:r>
      </w:ins>
      <w:ins w:id="1184" w:author="Benton, Deon" w:date="2026-05-20T20:38:00Z" w16du:dateUtc="2026-05-21T01:38:00Z">
        <w:r>
          <w:rPr>
            <w:rFonts w:ascii="Times New Roman" w:eastAsia="Times New Roman" w:hAnsi="Times New Roman" w:cs="Times New Roman"/>
          </w:rPr>
          <w:t xml:space="preserve"> </w:t>
        </w:r>
      </w:ins>
      <w:ins w:id="1185" w:author="Benton, Deon" w:date="2026-05-20T20:50:00Z" w16du:dateUtc="2026-05-21T01:50:00Z">
        <w:r w:rsidR="00305822">
          <w:rPr>
            <w:rFonts w:ascii="Times New Roman" w:eastAsia="Times New Roman" w:hAnsi="Times New Roman" w:cs="Times New Roman"/>
          </w:rPr>
          <w:t>Finally, b</w:t>
        </w:r>
      </w:ins>
      <w:ins w:id="1186" w:author="Benton, Deon" w:date="2026-05-20T20:39:00Z" w16du:dateUtc="2026-05-21T01:39:00Z">
        <w:r>
          <w:rPr>
            <w:rFonts w:ascii="Times New Roman" w:eastAsia="Times New Roman" w:hAnsi="Times New Roman" w:cs="Times New Roman"/>
          </w:rPr>
          <w:t>ecause</w:t>
        </w:r>
      </w:ins>
      <w:r w:rsidR="00901C0F">
        <w:rPr>
          <w:rFonts w:ascii="Times New Roman" w:eastAsia="Times New Roman" w:hAnsi="Times New Roman" w:cs="Times New Roman"/>
        </w:rPr>
        <w:t xml:space="preserve"> this simulation was designed </w:t>
      </w:r>
      <w:r w:rsidR="003B5301">
        <w:rPr>
          <w:rFonts w:ascii="Times New Roman" w:eastAsia="Times New Roman" w:hAnsi="Times New Roman" w:cs="Times New Roman"/>
        </w:rPr>
        <w:t xml:space="preserve">to assess </w:t>
      </w:r>
      <w:ins w:id="1187" w:author="Benton, Deon" w:date="2026-05-20T20:51:00Z" w16du:dateUtc="2026-05-21T01:51:00Z">
        <w:r w:rsidR="00305822">
          <w:rPr>
            <w:rFonts w:ascii="Times New Roman" w:eastAsia="Times New Roman" w:hAnsi="Times New Roman" w:cs="Times New Roman"/>
          </w:rPr>
          <w:t>whether</w:t>
        </w:r>
      </w:ins>
      <w:r w:rsidR="003B5301">
        <w:rPr>
          <w:rFonts w:ascii="Times New Roman" w:eastAsia="Times New Roman" w:hAnsi="Times New Roman" w:cs="Times New Roman"/>
        </w:rPr>
        <w:t xml:space="preserve"> ALIAS’s responses</w:t>
      </w:r>
      <w:ins w:id="1188" w:author="Benton, Deon" w:date="2026-05-20T20:39:00Z" w16du:dateUtc="2026-05-21T01:39:00Z">
        <w:r>
          <w:rPr>
            <w:rFonts w:ascii="Times New Roman" w:eastAsia="Times New Roman" w:hAnsi="Times New Roman" w:cs="Times New Roman"/>
          </w:rPr>
          <w:t xml:space="preserve"> </w:t>
        </w:r>
      </w:ins>
      <w:ins w:id="1189" w:author="Benton, Deon" w:date="2026-05-20T20:51:00Z" w16du:dateUtc="2026-05-21T01:51:00Z">
        <w:r w:rsidR="00305822">
          <w:rPr>
            <w:rFonts w:ascii="Times New Roman" w:eastAsia="Times New Roman" w:hAnsi="Times New Roman" w:cs="Times New Roman"/>
          </w:rPr>
          <w:t xml:space="preserve">were robust </w:t>
        </w:r>
      </w:ins>
      <w:ins w:id="1190" w:author="Benton, Deon" w:date="2026-05-20T20:39:00Z" w16du:dateUtc="2026-05-21T01:39:00Z">
        <w:r>
          <w:rPr>
            <w:rFonts w:ascii="Times New Roman" w:eastAsia="Times New Roman" w:hAnsi="Times New Roman" w:cs="Times New Roman"/>
          </w:rPr>
          <w:t xml:space="preserve">across different </w:t>
        </w:r>
      </w:ins>
      <w:ins w:id="1191" w:author="Benton, Deon" w:date="2026-05-20T20:43:00Z" w16du:dateUtc="2026-05-21T01:43:00Z">
        <w:r>
          <w:rPr>
            <w:rFonts w:ascii="Times New Roman" w:eastAsia="Times New Roman" w:hAnsi="Times New Roman" w:cs="Times New Roman"/>
          </w:rPr>
          <w:t xml:space="preserve">constrained-to-unconstrained </w:t>
        </w:r>
      </w:ins>
      <w:ins w:id="1192" w:author="Benton, Deon" w:date="2026-05-20T20:42:00Z" w16du:dateUtc="2026-05-21T01:42:00Z">
        <w:r>
          <w:rPr>
            <w:rFonts w:ascii="Times New Roman" w:eastAsia="Times New Roman" w:hAnsi="Times New Roman" w:cs="Times New Roman"/>
          </w:rPr>
          <w:t xml:space="preserve">ratios, </w:t>
        </w:r>
      </w:ins>
      <w:ins w:id="1193" w:author="Benton, Deon" w:date="2026-05-20T20:43:00Z" w16du:dateUtc="2026-05-21T01:43:00Z">
        <w:r>
          <w:rPr>
            <w:rFonts w:ascii="Times New Roman" w:eastAsia="Times New Roman" w:hAnsi="Times New Roman" w:cs="Times New Roman"/>
          </w:rPr>
          <w:t xml:space="preserve">its performance was not compared to that of the </w:t>
        </w:r>
        <w:proofErr w:type="gramStart"/>
        <w:r>
          <w:rPr>
            <w:rFonts w:ascii="Times New Roman" w:eastAsia="Times New Roman" w:hAnsi="Times New Roman" w:cs="Times New Roman"/>
          </w:rPr>
          <w:t>competitor</w:t>
        </w:r>
        <w:proofErr w:type="gramEnd"/>
        <w:r>
          <w:rPr>
            <w:rFonts w:ascii="Times New Roman" w:eastAsia="Times New Roman" w:hAnsi="Times New Roman" w:cs="Times New Roman"/>
          </w:rPr>
          <w:t xml:space="preserve"> models. </w:t>
        </w:r>
      </w:ins>
    </w:p>
    <w:p w14:paraId="65DB0E4A" w14:textId="6878975C" w:rsidR="00B208F8" w:rsidRDefault="00B208F8" w:rsidP="00C56F38">
      <w:pPr>
        <w:spacing w:line="480" w:lineRule="auto"/>
        <w:contextualSpacing/>
        <w:rPr>
          <w:rFonts w:ascii="Times New Roman" w:eastAsia="Times New Roman" w:hAnsi="Times New Roman" w:cs="Times New Roman"/>
        </w:rPr>
      </w:pPr>
    </w:p>
    <w:p w14:paraId="1AC9DE53" w14:textId="77777777" w:rsidR="00C56F38" w:rsidRDefault="00C56F38" w:rsidP="00C56F38">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p>
    <w:p w14:paraId="30824B99" w14:textId="3FFEDD20" w:rsidR="0012060D" w:rsidRPr="00AD2FB8" w:rsidRDefault="00C7507C" w:rsidP="00AD2FB8">
      <w:pPr>
        <w:keepNext/>
        <w:tabs>
          <w:tab w:val="left" w:pos="720"/>
          <w:tab w:val="left" w:pos="1440"/>
          <w:tab w:val="left" w:pos="2160"/>
          <w:tab w:val="left" w:pos="2880"/>
          <w:tab w:val="left" w:pos="3600"/>
          <w:tab w:val="center" w:pos="4680"/>
        </w:tabs>
        <w:spacing w:line="240" w:lineRule="auto"/>
        <w:contextualSpacing/>
      </w:pPr>
      <w:r>
        <w:rPr>
          <w:rFonts w:ascii="Times New Roman" w:hAnsi="Times New Roman" w:cs="Times New Roman"/>
          <w:b/>
          <w:bCs/>
          <w:noProof/>
          <w:color w:val="000000" w:themeColor="text1"/>
        </w:rPr>
        <w:drawing>
          <wp:inline distT="0" distB="0" distL="0" distR="0" wp14:anchorId="74E6CAB7" wp14:editId="5F898CFA">
            <wp:extent cx="5659707" cy="3462338"/>
            <wp:effectExtent l="0" t="0" r="0" b="5080"/>
            <wp:docPr id="7844943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94375" name="Picture 78449437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74473" cy="3471371"/>
                    </a:xfrm>
                    <a:prstGeom prst="rect">
                      <a:avLst/>
                    </a:prstGeom>
                  </pic:spPr>
                </pic:pic>
              </a:graphicData>
            </a:graphic>
          </wp:inline>
        </w:drawing>
      </w:r>
      <w:r w:rsidR="00AD4C5C" w:rsidRPr="00AD2FB8">
        <w:rPr>
          <w:rFonts w:ascii="Times New Roman" w:hAnsi="Times New Roman" w:cs="Times New Roman"/>
          <w:b/>
          <w:bCs/>
          <w:color w:val="000000" w:themeColor="text1"/>
        </w:rPr>
        <w:t xml:space="preserve">Figure </w:t>
      </w:r>
      <w:r w:rsidR="00AD4C5C" w:rsidRPr="00AD2FB8">
        <w:rPr>
          <w:rFonts w:ascii="Times New Roman" w:hAnsi="Times New Roman" w:cs="Times New Roman"/>
          <w:b/>
          <w:bCs/>
          <w:color w:val="000000" w:themeColor="text1"/>
        </w:rPr>
        <w:fldChar w:fldCharType="begin"/>
      </w:r>
      <w:r w:rsidR="00AD4C5C" w:rsidRPr="00AD2FB8">
        <w:rPr>
          <w:rFonts w:ascii="Times New Roman" w:hAnsi="Times New Roman" w:cs="Times New Roman"/>
          <w:b/>
          <w:bCs/>
          <w:color w:val="000000" w:themeColor="text1"/>
        </w:rPr>
        <w:instrText xml:space="preserve"> SEQ Figure \* ARABIC </w:instrText>
      </w:r>
      <w:r w:rsidR="00AD4C5C" w:rsidRPr="00AD2FB8">
        <w:rPr>
          <w:rFonts w:ascii="Times New Roman" w:hAnsi="Times New Roman" w:cs="Times New Roman"/>
          <w:b/>
          <w:bCs/>
          <w:color w:val="000000" w:themeColor="text1"/>
        </w:rPr>
        <w:fldChar w:fldCharType="separate"/>
      </w:r>
      <w:r w:rsidR="00014507">
        <w:rPr>
          <w:rFonts w:ascii="Times New Roman" w:hAnsi="Times New Roman" w:cs="Times New Roman"/>
          <w:b/>
          <w:bCs/>
          <w:noProof/>
          <w:color w:val="000000" w:themeColor="text1"/>
        </w:rPr>
        <w:t>7</w:t>
      </w:r>
      <w:r w:rsidR="00AD4C5C" w:rsidRPr="00AD2FB8">
        <w:rPr>
          <w:rFonts w:ascii="Times New Roman" w:hAnsi="Times New Roman" w:cs="Times New Roman"/>
          <w:b/>
          <w:bCs/>
          <w:color w:val="000000" w:themeColor="text1"/>
        </w:rPr>
        <w:fldChar w:fldCharType="end"/>
      </w:r>
      <w:r w:rsidR="00AD4C5C" w:rsidRPr="00AD2FB8">
        <w:rPr>
          <w:rFonts w:ascii="Times New Roman" w:hAnsi="Times New Roman" w:cs="Times New Roman"/>
          <w:b/>
          <w:bCs/>
          <w:color w:val="000000" w:themeColor="text1"/>
        </w:rPr>
        <w:t>.</w:t>
      </w:r>
      <w:r w:rsidR="00AD4C5C" w:rsidRPr="00AD2FB8">
        <w:rPr>
          <w:rFonts w:ascii="Times New Roman" w:hAnsi="Times New Roman" w:cs="Times New Roman"/>
          <w:color w:val="000000" w:themeColor="text1"/>
        </w:rPr>
        <w:t xml:space="preserve"> </w:t>
      </w:r>
      <w:r w:rsidRPr="00B64108">
        <w:rPr>
          <w:rFonts w:ascii="Times New Roman" w:hAnsi="Times New Roman" w:cs="Times New Roman"/>
          <w:color w:val="000000" w:themeColor="text1"/>
        </w:rPr>
        <w:t>Mean network error</w:t>
      </w:r>
      <w:r>
        <w:rPr>
          <w:rFonts w:ascii="Times New Roman" w:hAnsi="Times New Roman" w:cs="Times New Roman"/>
          <w:color w:val="000000" w:themeColor="text1"/>
        </w:rPr>
        <w:t xml:space="preserve"> produced</w:t>
      </w:r>
      <w:r w:rsidRPr="00B64108">
        <w:rPr>
          <w:rFonts w:ascii="Times New Roman" w:hAnsi="Times New Roman" w:cs="Times New Roman"/>
          <w:color w:val="000000" w:themeColor="text1"/>
        </w:rPr>
        <w:t xml:space="preserve"> to the Efficient and Inefficient </w:t>
      </w:r>
      <w:r w:rsidR="00AD4C5C" w:rsidRPr="00AD2FB8">
        <w:rPr>
          <w:rFonts w:ascii="Times New Roman" w:hAnsi="Times New Roman" w:cs="Times New Roman"/>
          <w:color w:val="000000" w:themeColor="text1"/>
        </w:rPr>
        <w:t xml:space="preserve">test events in the Experimental and Control conditions </w:t>
      </w:r>
      <w:r w:rsidR="002518A6" w:rsidRPr="00AD2FB8">
        <w:rPr>
          <w:rFonts w:ascii="Times New Roman" w:hAnsi="Times New Roman" w:cs="Times New Roman"/>
          <w:color w:val="000000" w:themeColor="text1"/>
        </w:rPr>
        <w:t>across different ratios</w:t>
      </w:r>
      <w:r w:rsidR="00AD4C5C" w:rsidRPr="00AD2FB8">
        <w:rPr>
          <w:rFonts w:ascii="Times New Roman" w:hAnsi="Times New Roman" w:cs="Times New Roman"/>
          <w:color w:val="000000" w:themeColor="text1"/>
        </w:rPr>
        <w:t>.</w:t>
      </w:r>
      <w:ins w:id="1194" w:author="Benton, Deon" w:date="2026-05-21T10:53:00Z" w16du:dateUtc="2026-05-21T15:53:00Z">
        <w:r w:rsidR="00E17934">
          <w:rPr>
            <w:rFonts w:ascii="Times New Roman" w:hAnsi="Times New Roman" w:cs="Times New Roman"/>
            <w:color w:val="000000" w:themeColor="text1"/>
          </w:rPr>
          <w:t xml:space="preserve"> </w:t>
        </w:r>
        <w:r w:rsidR="00E17934" w:rsidRPr="00647442">
          <w:rPr>
            <w:rFonts w:ascii="Times New Roman" w:hAnsi="Times New Roman" w:cs="Times New Roman"/>
            <w:color w:val="000000" w:themeColor="text1"/>
          </w:rPr>
          <w:t>Error bars represent standard errors.</w:t>
        </w:r>
      </w:ins>
    </w:p>
    <w:p w14:paraId="37762BCD" w14:textId="77777777" w:rsidR="00AD2FB8" w:rsidRDefault="00AD2FB8" w:rsidP="0012060D">
      <w:pPr>
        <w:spacing w:line="480" w:lineRule="auto"/>
        <w:contextualSpacing/>
        <w:rPr>
          <w:rFonts w:ascii="Times New Roman" w:eastAsia="Times New Roman" w:hAnsi="Times New Roman" w:cs="Times New Roman"/>
          <w:b/>
          <w:bCs/>
        </w:rPr>
      </w:pPr>
    </w:p>
    <w:p w14:paraId="1A0D4D6E" w14:textId="2A65DB0A" w:rsidR="003A731B" w:rsidRDefault="0095104D" w:rsidP="0095104D">
      <w:pPr>
        <w:spacing w:line="480" w:lineRule="auto"/>
        <w:ind w:firstLine="720"/>
        <w:contextualSpacing/>
        <w:rPr>
          <w:rFonts w:ascii="Times New Roman" w:hAnsi="Times New Roman" w:cs="Times New Roman"/>
        </w:rPr>
      </w:pPr>
      <w:r>
        <w:rPr>
          <w:rFonts w:ascii="Times New Roman" w:hAnsi="Times New Roman" w:cs="Times New Roman"/>
        </w:rPr>
        <w:t xml:space="preserve">Figure 7 depicts </w:t>
      </w:r>
      <w:ins w:id="1195" w:author="Benton, Deon" w:date="2026-05-20T20:54:00Z" w16du:dateUtc="2026-05-21T01:54:00Z">
        <w:r w:rsidR="008F16CC">
          <w:rPr>
            <w:rFonts w:ascii="Times New Roman" w:hAnsi="Times New Roman" w:cs="Times New Roman"/>
          </w:rPr>
          <w:t>networks’ looking time to</w:t>
        </w:r>
      </w:ins>
      <w:ins w:id="1196" w:author="Benton, Deon" w:date="2026-05-20T20:55:00Z" w16du:dateUtc="2026-05-21T01:55:00Z">
        <w:r w:rsidR="008F16CC">
          <w:rPr>
            <w:rFonts w:ascii="Times New Roman" w:hAnsi="Times New Roman" w:cs="Times New Roman"/>
          </w:rPr>
          <w:t xml:space="preserve"> the two test events across conditions and ratios</w:t>
        </w:r>
      </w:ins>
      <w:r>
        <w:rPr>
          <w:rFonts w:ascii="Times New Roman" w:hAnsi="Times New Roman" w:cs="Times New Roman"/>
        </w:rPr>
        <w:t xml:space="preserve">. </w:t>
      </w:r>
      <w:ins w:id="1197" w:author="Benton, Deon" w:date="2026-05-20T20:55:00Z" w16du:dateUtc="2026-05-21T01:55:00Z">
        <w:r w:rsidR="008F16CC">
          <w:rPr>
            <w:rFonts w:ascii="Times New Roman" w:hAnsi="Times New Roman" w:cs="Times New Roman"/>
          </w:rPr>
          <w:t>The key takeaway is that</w:t>
        </w:r>
      </w:ins>
      <w:r>
        <w:rPr>
          <w:rFonts w:ascii="Times New Roman" w:hAnsi="Times New Roman" w:cs="Times New Roman"/>
        </w:rPr>
        <w:t xml:space="preserve"> networks in </w:t>
      </w:r>
      <w:proofErr w:type="gramStart"/>
      <w:r>
        <w:rPr>
          <w:rFonts w:ascii="Times New Roman" w:hAnsi="Times New Roman" w:cs="Times New Roman"/>
        </w:rPr>
        <w:t>the Experimental</w:t>
      </w:r>
      <w:proofErr w:type="gramEnd"/>
      <w:r>
        <w:rPr>
          <w:rFonts w:ascii="Times New Roman" w:hAnsi="Times New Roman" w:cs="Times New Roman"/>
        </w:rPr>
        <w:t xml:space="preserve"> condition looked longer at the Inefficient than at the Efficient </w:t>
      </w:r>
      <w:ins w:id="1198" w:author="Benton, Deon" w:date="2026-05-20T20:55:00Z" w16du:dateUtc="2026-05-21T01:55:00Z">
        <w:r w:rsidR="008F16CC">
          <w:rPr>
            <w:rFonts w:ascii="Times New Roman" w:hAnsi="Times New Roman" w:cs="Times New Roman"/>
          </w:rPr>
          <w:t xml:space="preserve">test </w:t>
        </w:r>
      </w:ins>
      <w:r>
        <w:rPr>
          <w:rFonts w:ascii="Times New Roman" w:hAnsi="Times New Roman" w:cs="Times New Roman"/>
        </w:rPr>
        <w:t xml:space="preserve">event </w:t>
      </w:r>
      <w:r w:rsidR="00D97373">
        <w:rPr>
          <w:rFonts w:ascii="Times New Roman" w:hAnsi="Times New Roman" w:cs="Times New Roman"/>
        </w:rPr>
        <w:t xml:space="preserve">irrespective of the ratio </w:t>
      </w:r>
      <w:ins w:id="1199" w:author="Benton, Deon" w:date="2026-05-20T20:56:00Z" w16du:dateUtc="2026-05-21T01:56:00Z">
        <w:r w:rsidR="008F16CC">
          <w:rPr>
            <w:rFonts w:ascii="Times New Roman" w:hAnsi="Times New Roman" w:cs="Times New Roman"/>
          </w:rPr>
          <w:t xml:space="preserve">of constrained-to-unconstrained motion experienced during pretraining. </w:t>
        </w:r>
      </w:ins>
      <w:r w:rsidR="00D97373">
        <w:rPr>
          <w:rFonts w:ascii="Times New Roman" w:hAnsi="Times New Roman" w:cs="Times New Roman"/>
        </w:rPr>
        <w:t>In contrast, networks in the Control condition looked about equally at these two test events</w:t>
      </w:r>
      <w:ins w:id="1200" w:author="Benton, Deon" w:date="2026-05-20T20:56:00Z" w16du:dateUtc="2026-05-21T01:56:00Z">
        <w:r w:rsidR="008F16CC">
          <w:rPr>
            <w:rFonts w:ascii="Times New Roman" w:hAnsi="Times New Roman" w:cs="Times New Roman"/>
          </w:rPr>
          <w:t xml:space="preserve"> across different ratios</w:t>
        </w:r>
      </w:ins>
      <w:r w:rsidR="00D97373">
        <w:rPr>
          <w:rFonts w:ascii="Times New Roman" w:hAnsi="Times New Roman" w:cs="Times New Roman"/>
        </w:rPr>
        <w:t>.</w:t>
      </w:r>
      <w:r w:rsidR="006223B9">
        <w:rPr>
          <w:rFonts w:ascii="Times New Roman" w:hAnsi="Times New Roman" w:cs="Times New Roman"/>
        </w:rPr>
        <w:t xml:space="preserve"> These results</w:t>
      </w:r>
      <w:r w:rsidR="00664F8B">
        <w:rPr>
          <w:rFonts w:ascii="Times New Roman" w:hAnsi="Times New Roman" w:cs="Times New Roman"/>
        </w:rPr>
        <w:t xml:space="preserve"> suggest </w:t>
      </w:r>
      <w:r w:rsidR="003A731B">
        <w:rPr>
          <w:rFonts w:ascii="Times New Roman" w:hAnsi="Times New Roman" w:cs="Times New Roman"/>
        </w:rPr>
        <w:t xml:space="preserve">that </w:t>
      </w:r>
      <w:ins w:id="1201" w:author="Benton, Deon" w:date="2026-05-20T20:57:00Z" w16du:dateUtc="2026-05-21T01:57:00Z">
        <w:r w:rsidR="008F16CC">
          <w:rPr>
            <w:rFonts w:ascii="Times New Roman" w:hAnsi="Times New Roman" w:cs="Times New Roman"/>
          </w:rPr>
          <w:t xml:space="preserve">ALIAS’s performance in Simulation 1a </w:t>
        </w:r>
      </w:ins>
      <w:r w:rsidR="003A731B">
        <w:rPr>
          <w:rFonts w:ascii="Times New Roman" w:hAnsi="Times New Roman" w:cs="Times New Roman"/>
        </w:rPr>
        <w:t xml:space="preserve">is </w:t>
      </w:r>
      <w:r w:rsidR="00C06E59">
        <w:rPr>
          <w:rFonts w:ascii="Times New Roman" w:hAnsi="Times New Roman" w:cs="Times New Roman"/>
        </w:rPr>
        <w:t>robust to</w:t>
      </w:r>
      <w:ins w:id="1202" w:author="Benton, Deon" w:date="2026-05-20T20:58:00Z" w16du:dateUtc="2026-05-21T01:58:00Z">
        <w:r w:rsidR="008F16CC">
          <w:rPr>
            <w:rFonts w:ascii="Times New Roman" w:hAnsi="Times New Roman" w:cs="Times New Roman"/>
          </w:rPr>
          <w:t xml:space="preserve"> v</w:t>
        </w:r>
      </w:ins>
      <w:ins w:id="1203" w:author="Benton, Deon" w:date="2026-05-20T20:59:00Z" w16du:dateUtc="2026-05-21T01:59:00Z">
        <w:r w:rsidR="008F16CC">
          <w:rPr>
            <w:rFonts w:ascii="Times New Roman" w:hAnsi="Times New Roman" w:cs="Times New Roman"/>
          </w:rPr>
          <w:t xml:space="preserve">ariation in the amount of </w:t>
        </w:r>
      </w:ins>
      <w:ins w:id="1204" w:author="Benton, Deon" w:date="2026-05-20T20:57:00Z" w16du:dateUtc="2026-05-21T01:57:00Z">
        <w:r w:rsidR="008F16CC">
          <w:rPr>
            <w:rFonts w:ascii="Times New Roman" w:hAnsi="Times New Roman" w:cs="Times New Roman"/>
          </w:rPr>
          <w:t>constrained motion</w:t>
        </w:r>
      </w:ins>
      <w:r w:rsidR="00664F8B">
        <w:rPr>
          <w:rFonts w:ascii="Times New Roman" w:hAnsi="Times New Roman" w:cs="Times New Roman"/>
        </w:rPr>
        <w:t xml:space="preserve">. </w:t>
      </w:r>
    </w:p>
    <w:p w14:paraId="3E2CFB58" w14:textId="77777777" w:rsidR="00AD2FB8" w:rsidRDefault="00AD2FB8" w:rsidP="0012060D">
      <w:pPr>
        <w:spacing w:line="480" w:lineRule="auto"/>
        <w:contextualSpacing/>
        <w:rPr>
          <w:rFonts w:ascii="Times New Roman" w:eastAsia="Times New Roman" w:hAnsi="Times New Roman" w:cs="Times New Roman"/>
          <w:b/>
          <w:bCs/>
        </w:rPr>
      </w:pPr>
    </w:p>
    <w:p w14:paraId="5F968EAE" w14:textId="766064BB" w:rsidR="003A731B" w:rsidRPr="003A731B" w:rsidRDefault="0012060D" w:rsidP="003A731B">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462C40EE" w14:textId="3CC6D95E" w:rsidR="003A731B" w:rsidRDefault="00B91D50" w:rsidP="002B5E0A">
      <w:pPr>
        <w:spacing w:line="480" w:lineRule="auto"/>
        <w:ind w:firstLine="720"/>
        <w:contextualSpacing/>
        <w:rPr>
          <w:rFonts w:ascii="Times New Roman" w:hAnsi="Times New Roman" w:cs="Times New Roman"/>
        </w:rPr>
      </w:pPr>
      <w:ins w:id="1205" w:author="Benton, Deon" w:date="2026-05-20T21:08:00Z" w16du:dateUtc="2026-05-21T02:08:00Z">
        <w:r>
          <w:rPr>
            <w:rFonts w:ascii="Times New Roman" w:hAnsi="Times New Roman" w:cs="Times New Roman"/>
          </w:rPr>
          <w:lastRenderedPageBreak/>
          <w:t>Simulation 1a assessed whether ALIAS’s ability to</w:t>
        </w:r>
      </w:ins>
      <w:ins w:id="1206" w:author="Benton, Deon" w:date="2026-05-20T21:10:00Z" w16du:dateUtc="2026-05-21T02:10:00Z">
        <w:r w:rsidR="002B5E0A">
          <w:rPr>
            <w:rFonts w:ascii="Times New Roman" w:hAnsi="Times New Roman" w:cs="Times New Roman"/>
          </w:rPr>
          <w:t xml:space="preserve"> </w:t>
        </w:r>
      </w:ins>
      <w:ins w:id="1207" w:author="Benton, Deon" w:date="2026-05-20T21:08:00Z" w16du:dateUtc="2026-05-21T02:08:00Z">
        <w:r w:rsidRPr="00B63244">
          <w:rPr>
            <w:rFonts w:ascii="Times New Roman" w:hAnsi="Times New Roman" w:cs="Times New Roman"/>
          </w:rPr>
          <w:t xml:space="preserve">reproduce the first target finding </w:t>
        </w:r>
        <w:r>
          <w:rPr>
            <w:rFonts w:ascii="Times New Roman" w:hAnsi="Times New Roman" w:cs="Times New Roman"/>
          </w:rPr>
          <w:t>was robust to variation</w:t>
        </w:r>
      </w:ins>
      <w:ins w:id="1208" w:author="Benton, Deon" w:date="2026-05-20T21:10:00Z" w16du:dateUtc="2026-05-21T02:10:00Z">
        <w:r>
          <w:rPr>
            <w:rFonts w:ascii="Times New Roman" w:hAnsi="Times New Roman" w:cs="Times New Roman"/>
          </w:rPr>
          <w:t xml:space="preserve"> in the amount of constrained and unconstrained motion experienced during pretraining</w:t>
        </w:r>
      </w:ins>
      <w:ins w:id="1209" w:author="Benton, Deon" w:date="2026-05-20T21:08:00Z" w16du:dateUtc="2026-05-21T02:08:00Z">
        <w:r w:rsidRPr="00B63244">
          <w:rPr>
            <w:rFonts w:ascii="Times New Roman" w:hAnsi="Times New Roman" w:cs="Times New Roman"/>
          </w:rPr>
          <w:t xml:space="preserve">. </w:t>
        </w:r>
      </w:ins>
      <w:ins w:id="1210" w:author="Benton, Deon" w:date="2026-05-20T21:11:00Z" w16du:dateUtc="2026-05-21T02:11:00Z">
        <w:r w:rsidR="002B5E0A">
          <w:rPr>
            <w:rFonts w:ascii="Times New Roman" w:hAnsi="Times New Roman" w:cs="Times New Roman"/>
          </w:rPr>
          <w:t xml:space="preserve">The results of this simulation provided a positive answer </w:t>
        </w:r>
      </w:ins>
      <w:ins w:id="1211" w:author="Benton, Deon" w:date="2026-05-20T21:12:00Z" w16du:dateUtc="2026-05-21T02:12:00Z">
        <w:r w:rsidR="002B5E0A">
          <w:rPr>
            <w:rFonts w:ascii="Times New Roman" w:hAnsi="Times New Roman" w:cs="Times New Roman"/>
          </w:rPr>
          <w:t>to this question</w:t>
        </w:r>
      </w:ins>
      <w:ins w:id="1212" w:author="Benton, Deon" w:date="2026-05-20T21:29:00Z" w16du:dateUtc="2026-05-21T02:29:00Z">
        <w:r w:rsidR="002B5E0A">
          <w:rPr>
            <w:rFonts w:ascii="Times New Roman" w:hAnsi="Times New Roman" w:cs="Times New Roman"/>
          </w:rPr>
          <w:t>. Specifically,</w:t>
        </w:r>
      </w:ins>
      <w:ins w:id="1213" w:author="Benton, Deon" w:date="2026-05-20T21:24:00Z" w16du:dateUtc="2026-05-21T02:24:00Z">
        <w:r w:rsidR="002B5E0A">
          <w:rPr>
            <w:rFonts w:ascii="Times New Roman" w:hAnsi="Times New Roman" w:cs="Times New Roman"/>
          </w:rPr>
          <w:t xml:space="preserve"> </w:t>
        </w:r>
      </w:ins>
      <w:ins w:id="1214" w:author="Benton, Deon" w:date="2026-05-20T21:31:00Z" w16du:dateUtc="2026-05-21T02:31:00Z">
        <w:r w:rsidR="002B5E0A">
          <w:rPr>
            <w:rFonts w:ascii="Times New Roman" w:hAnsi="Times New Roman" w:cs="Times New Roman"/>
          </w:rPr>
          <w:t>networks</w:t>
        </w:r>
      </w:ins>
      <w:ins w:id="1215" w:author="Benton, Deon" w:date="2026-05-20T21:24:00Z" w16du:dateUtc="2026-05-21T02:24:00Z">
        <w:r w:rsidR="002B5E0A">
          <w:rPr>
            <w:rFonts w:ascii="Times New Roman" w:hAnsi="Times New Roman" w:cs="Times New Roman"/>
          </w:rPr>
          <w:t xml:space="preserve"> in the </w:t>
        </w:r>
      </w:ins>
      <w:r w:rsidR="006920E0">
        <w:rPr>
          <w:rFonts w:ascii="Times New Roman" w:hAnsi="Times New Roman" w:cs="Times New Roman"/>
        </w:rPr>
        <w:t xml:space="preserve">Experimental condition looked longer at the Inefficient </w:t>
      </w:r>
      <w:ins w:id="1216" w:author="Benton, Deon" w:date="2026-05-20T21:29:00Z" w16du:dateUtc="2026-05-21T02:29:00Z">
        <w:r w:rsidR="002B5E0A">
          <w:rPr>
            <w:rFonts w:ascii="Times New Roman" w:hAnsi="Times New Roman" w:cs="Times New Roman"/>
          </w:rPr>
          <w:t>than</w:t>
        </w:r>
      </w:ins>
      <w:ins w:id="1217" w:author="Benton, Deon" w:date="2026-05-20T21:30:00Z" w16du:dateUtc="2026-05-21T02:30:00Z">
        <w:r w:rsidR="002B5E0A">
          <w:rPr>
            <w:rFonts w:ascii="Times New Roman" w:hAnsi="Times New Roman" w:cs="Times New Roman"/>
          </w:rPr>
          <w:t xml:space="preserve"> at the Efficient test event; networks in the Control condition showed comparable looking to both events.</w:t>
        </w:r>
      </w:ins>
      <w:ins w:id="1218" w:author="Benton, Deon" w:date="2026-05-20T21:31:00Z" w16du:dateUtc="2026-05-21T02:31:00Z">
        <w:r w:rsidR="002B5E0A">
          <w:rPr>
            <w:rFonts w:ascii="Times New Roman" w:hAnsi="Times New Roman" w:cs="Times New Roman"/>
          </w:rPr>
          <w:t xml:space="preserve"> </w:t>
        </w:r>
      </w:ins>
      <w:r w:rsidR="008A2609">
        <w:rPr>
          <w:rFonts w:ascii="Times New Roman" w:hAnsi="Times New Roman" w:cs="Times New Roman"/>
        </w:rPr>
        <w:t xml:space="preserve"> One notable feature of these results</w:t>
      </w:r>
      <w:r w:rsidR="006022BB">
        <w:rPr>
          <w:rFonts w:ascii="Times New Roman" w:hAnsi="Times New Roman" w:cs="Times New Roman"/>
        </w:rPr>
        <w:t>—which can be seen clearly in Figure 7—</w:t>
      </w:r>
      <w:r w:rsidR="008A2609">
        <w:rPr>
          <w:rFonts w:ascii="Times New Roman" w:hAnsi="Times New Roman" w:cs="Times New Roman"/>
        </w:rPr>
        <w:t>is that the magnitude of the difference in</w:t>
      </w:r>
      <w:r w:rsidR="006022BB">
        <w:rPr>
          <w:rFonts w:ascii="Times New Roman" w:hAnsi="Times New Roman" w:cs="Times New Roman"/>
        </w:rPr>
        <w:t xml:space="preserve"> the amount of time that networks in the Experimental condition looked at the two test events</w:t>
      </w:r>
      <w:r w:rsidR="008A2609">
        <w:rPr>
          <w:rFonts w:ascii="Times New Roman" w:hAnsi="Times New Roman" w:cs="Times New Roman"/>
        </w:rPr>
        <w:t xml:space="preserve"> was largely unaffected by</w:t>
      </w:r>
      <w:r w:rsidR="00B954B2">
        <w:rPr>
          <w:rFonts w:ascii="Times New Roman" w:hAnsi="Times New Roman" w:cs="Times New Roman"/>
        </w:rPr>
        <w:t xml:space="preserve"> the ratio of constrained to unconstrained arced motion</w:t>
      </w:r>
      <w:r w:rsidR="008A2609">
        <w:rPr>
          <w:rFonts w:ascii="Times New Roman" w:hAnsi="Times New Roman" w:cs="Times New Roman"/>
        </w:rPr>
        <w:t xml:space="preserve">. </w:t>
      </w:r>
      <w:r w:rsidR="00B954B2">
        <w:rPr>
          <w:rFonts w:ascii="Times New Roman" w:hAnsi="Times New Roman" w:cs="Times New Roman"/>
        </w:rPr>
        <w:t>This facet of the data is notable because</w:t>
      </w:r>
      <w:r w:rsidR="001C642A">
        <w:rPr>
          <w:rFonts w:ascii="Times New Roman" w:hAnsi="Times New Roman" w:cs="Times New Roman"/>
        </w:rPr>
        <w:t xml:space="preserve"> it might be expected that this difference should decrease as the proportion of unconstrained arced motion increases. </w:t>
      </w:r>
      <w:r w:rsidR="008A2609">
        <w:rPr>
          <w:rFonts w:ascii="Times New Roman" w:hAnsi="Times New Roman" w:cs="Times New Roman"/>
        </w:rPr>
        <w:t xml:space="preserve">The </w:t>
      </w:r>
      <w:r w:rsidR="00161BCA">
        <w:rPr>
          <w:rFonts w:ascii="Times New Roman" w:hAnsi="Times New Roman" w:cs="Times New Roman"/>
        </w:rPr>
        <w:t xml:space="preserve">reason the difference </w:t>
      </w:r>
      <w:r w:rsidR="001C642A">
        <w:rPr>
          <w:rFonts w:ascii="Times New Roman" w:hAnsi="Times New Roman" w:cs="Times New Roman"/>
        </w:rPr>
        <w:t xml:space="preserve">remained relatively stable across ratios was </w:t>
      </w:r>
      <w:r w:rsidR="00161BCA">
        <w:rPr>
          <w:rFonts w:ascii="Times New Roman" w:hAnsi="Times New Roman" w:cs="Times New Roman"/>
        </w:rPr>
        <w:t xml:space="preserve">simply </w:t>
      </w:r>
      <w:r w:rsidR="00956C2E">
        <w:rPr>
          <w:rFonts w:ascii="Times New Roman" w:hAnsi="Times New Roman" w:cs="Times New Roman"/>
        </w:rPr>
        <w:t>because</w:t>
      </w:r>
      <w:r w:rsidR="00C97B54">
        <w:rPr>
          <w:rFonts w:ascii="Times New Roman" w:hAnsi="Times New Roman" w:cs="Times New Roman"/>
        </w:rPr>
        <w:t xml:space="preserve"> </w:t>
      </w:r>
      <w:r w:rsidR="00161BCA">
        <w:rPr>
          <w:rFonts w:ascii="Times New Roman" w:hAnsi="Times New Roman" w:cs="Times New Roman"/>
        </w:rPr>
        <w:t xml:space="preserve">the network was habituated to </w:t>
      </w:r>
      <w:ins w:id="1219" w:author="Benton, Deon" w:date="2026-05-20T21:32:00Z" w16du:dateUtc="2026-05-21T02:32:00Z">
        <w:r w:rsidR="002B5E0A">
          <w:rPr>
            <w:rFonts w:ascii="Times New Roman" w:hAnsi="Times New Roman" w:cs="Times New Roman"/>
          </w:rPr>
          <w:t>constrained action.</w:t>
        </w:r>
      </w:ins>
      <w:r w:rsidR="00161BCA">
        <w:rPr>
          <w:rFonts w:ascii="Times New Roman" w:hAnsi="Times New Roman" w:cs="Times New Roman"/>
        </w:rPr>
        <w:t xml:space="preserve"> </w:t>
      </w:r>
    </w:p>
    <w:p w14:paraId="328EAFCD" w14:textId="0C820766" w:rsidR="00A03867" w:rsidRDefault="000D11DB" w:rsidP="00677D91">
      <w:pPr>
        <w:spacing w:line="480" w:lineRule="auto"/>
        <w:ind w:firstLine="720"/>
        <w:contextualSpacing/>
        <w:rPr>
          <w:rFonts w:ascii="Times New Roman" w:hAnsi="Times New Roman" w:cs="Times New Roman"/>
        </w:rPr>
      </w:pPr>
      <w:ins w:id="1220" w:author="Benton, Deon" w:date="2026-05-20T21:36:00Z" w16du:dateUtc="2026-05-21T02:36:00Z">
        <w:r>
          <w:rPr>
            <w:rFonts w:ascii="Times New Roman" w:hAnsi="Times New Roman" w:cs="Times New Roman"/>
          </w:rPr>
          <w:t xml:space="preserve">Simulation </w:t>
        </w:r>
      </w:ins>
      <w:ins w:id="1221" w:author="Benton, Deon" w:date="2026-05-20T21:37:00Z" w16du:dateUtc="2026-05-21T02:37:00Z">
        <w:r>
          <w:rPr>
            <w:rFonts w:ascii="Times New Roman" w:hAnsi="Times New Roman" w:cs="Times New Roman"/>
          </w:rPr>
          <w:t xml:space="preserve">2 took a first step </w:t>
        </w:r>
      </w:ins>
      <w:ins w:id="1222" w:author="Benton, Deon" w:date="2026-05-20T21:41:00Z" w16du:dateUtc="2026-05-21T02:41:00Z">
        <w:r>
          <w:rPr>
            <w:rFonts w:ascii="Times New Roman" w:hAnsi="Times New Roman" w:cs="Times New Roman"/>
          </w:rPr>
          <w:t>toward assessing</w:t>
        </w:r>
      </w:ins>
      <w:ins w:id="1223" w:author="Benton, Deon" w:date="2026-05-20T21:37:00Z" w16du:dateUtc="2026-05-21T02:37:00Z">
        <w:r>
          <w:rPr>
            <w:rFonts w:ascii="Times New Roman" w:hAnsi="Times New Roman" w:cs="Times New Roman"/>
          </w:rPr>
          <w:t xml:space="preserve"> the explanatory breadth of ALIAS by examining whether it can capture the second target finding</w:t>
        </w:r>
      </w:ins>
      <w:ins w:id="1224" w:author="Benton, Deon" w:date="2026-05-20T21:41:00Z" w16du:dateUtc="2026-05-21T02:41:00Z">
        <w:r>
          <w:rPr>
            <w:rFonts w:ascii="Times New Roman" w:hAnsi="Times New Roman" w:cs="Times New Roman"/>
          </w:rPr>
          <w:t>: Infants’</w:t>
        </w:r>
      </w:ins>
      <w:r w:rsidR="00D876C9">
        <w:rPr>
          <w:rFonts w:ascii="Times New Roman" w:eastAsia="Times New Roman" w:hAnsi="Times New Roman" w:cs="Times New Roman"/>
        </w:rPr>
        <w:t xml:space="preserve"> looking responses in </w:t>
      </w:r>
      <w:ins w:id="1225" w:author="Benton, Deon" w:date="2026-05-16T15:39:00Z" w16du:dateUtc="2026-05-16T20:39:00Z">
        <w:r w:rsidR="00DB0881">
          <w:rPr>
            <w:rFonts w:ascii="Times New Roman" w:eastAsia="Times New Roman" w:hAnsi="Times New Roman" w:cs="Times New Roman"/>
          </w:rPr>
          <w:t>action efficiency understanding</w:t>
        </w:r>
      </w:ins>
      <w:r w:rsidR="00D876C9">
        <w:rPr>
          <w:rFonts w:ascii="Times New Roman" w:eastAsia="Times New Roman" w:hAnsi="Times New Roman" w:cs="Times New Roman"/>
        </w:rPr>
        <w:t xml:space="preserve"> studies do not depend on </w:t>
      </w:r>
      <w:ins w:id="1226" w:author="Benton, Deon" w:date="2026-05-20T21:38:00Z" w16du:dateUtc="2026-05-21T02:38:00Z">
        <w:r>
          <w:rPr>
            <w:rFonts w:ascii="Times New Roman" w:eastAsia="Times New Roman" w:hAnsi="Times New Roman" w:cs="Times New Roman"/>
          </w:rPr>
          <w:t xml:space="preserve">the entities involved possessing </w:t>
        </w:r>
      </w:ins>
      <w:ins w:id="1227" w:author="Benton, Deon" w:date="2026-05-20T21:39:00Z" w16du:dateUtc="2026-05-21T02:39:00Z">
        <w:r>
          <w:rPr>
            <w:rFonts w:ascii="Times New Roman" w:eastAsia="Times New Roman" w:hAnsi="Times New Roman" w:cs="Times New Roman"/>
          </w:rPr>
          <w:t>animate features</w:t>
        </w:r>
      </w:ins>
      <w:r w:rsidR="00D876C9">
        <w:rPr>
          <w:rFonts w:ascii="Times New Roman" w:eastAsia="Times New Roman" w:hAnsi="Times New Roman" w:cs="Times New Roman"/>
        </w:rPr>
        <w:t>.</w:t>
      </w:r>
      <w:r w:rsidR="00E2240B">
        <w:rPr>
          <w:rFonts w:ascii="Times New Roman" w:eastAsia="Times New Roman" w:hAnsi="Times New Roman" w:cs="Times New Roman"/>
        </w:rPr>
        <w:t xml:space="preserve"> </w:t>
      </w:r>
      <w:ins w:id="1228" w:author="Benton, Deon" w:date="2026-05-20T21:39:00Z" w16du:dateUtc="2026-05-21T02:39:00Z">
        <w:r>
          <w:rPr>
            <w:rFonts w:ascii="Times New Roman" w:eastAsia="Times New Roman" w:hAnsi="Times New Roman" w:cs="Times New Roman"/>
          </w:rPr>
          <w:t xml:space="preserve">Simulation 2 was thus </w:t>
        </w:r>
        <w:proofErr w:type="gramStart"/>
        <w:r>
          <w:rPr>
            <w:rFonts w:ascii="Times New Roman" w:eastAsia="Times New Roman" w:hAnsi="Times New Roman" w:cs="Times New Roman"/>
          </w:rPr>
          <w:t>similar to</w:t>
        </w:r>
        <w:proofErr w:type="gramEnd"/>
        <w:r>
          <w:rPr>
            <w:rFonts w:ascii="Times New Roman" w:eastAsia="Times New Roman" w:hAnsi="Times New Roman" w:cs="Times New Roman"/>
          </w:rPr>
          <w:t xml:space="preserve"> Simulation 1a except that</w:t>
        </w:r>
      </w:ins>
      <w:ins w:id="1229" w:author="Benton, Deon" w:date="2026-05-20T21:42:00Z" w16du:dateUtc="2026-05-21T02:42:00Z">
        <w:r>
          <w:rPr>
            <w:rFonts w:ascii="Times New Roman" w:eastAsia="Times New Roman" w:hAnsi="Times New Roman" w:cs="Times New Roman"/>
          </w:rPr>
          <w:t xml:space="preserve"> the</w:t>
        </w:r>
      </w:ins>
      <w:ins w:id="1230" w:author="Benton, Deon" w:date="2026-05-20T21:39:00Z" w16du:dateUtc="2026-05-21T02:39:00Z">
        <w:r>
          <w:rPr>
            <w:rFonts w:ascii="Times New Roman" w:eastAsia="Times New Roman" w:hAnsi="Times New Roman" w:cs="Times New Roman"/>
          </w:rPr>
          <w:t xml:space="preserve"> objects</w:t>
        </w:r>
      </w:ins>
      <w:ins w:id="1231" w:author="Benton, Deon" w:date="2026-05-20T21:42:00Z" w16du:dateUtc="2026-05-21T02:42:00Z">
        <w:r>
          <w:rPr>
            <w:rFonts w:ascii="Times New Roman" w:eastAsia="Times New Roman" w:hAnsi="Times New Roman" w:cs="Times New Roman"/>
          </w:rPr>
          <w:t xml:space="preserve"> lacked</w:t>
        </w:r>
      </w:ins>
      <w:r w:rsidR="00E2240B">
        <w:rPr>
          <w:rFonts w:ascii="Times New Roman" w:eastAsia="Times New Roman" w:hAnsi="Times New Roman" w:cs="Times New Roman"/>
        </w:rPr>
        <w:t xml:space="preserve"> surface features typical of animate entities. </w:t>
      </w:r>
      <w:ins w:id="1232" w:author="Benton, Deon" w:date="2026-05-20T21:40:00Z" w16du:dateUtc="2026-05-21T02:40:00Z">
        <w:r>
          <w:rPr>
            <w:rFonts w:ascii="Times New Roman" w:eastAsia="Times New Roman" w:hAnsi="Times New Roman" w:cs="Times New Roman"/>
          </w:rPr>
          <w:t>Note that because</w:t>
        </w:r>
      </w:ins>
      <w:ins w:id="1233" w:author="Benton, Deon" w:date="2026-05-20T21:42:00Z" w16du:dateUtc="2026-05-21T02:42:00Z">
        <w:r>
          <w:rPr>
            <w:rFonts w:ascii="Times New Roman" w:eastAsia="Times New Roman" w:hAnsi="Times New Roman" w:cs="Times New Roman"/>
          </w:rPr>
          <w:t xml:space="preserve"> neither</w:t>
        </w:r>
      </w:ins>
      <w:ins w:id="1234" w:author="Benton, Deon" w:date="2026-05-20T21:40:00Z" w16du:dateUtc="2026-05-21T02:40:00Z">
        <w:r>
          <w:rPr>
            <w:rFonts w:ascii="Times New Roman" w:eastAsia="Times New Roman" w:hAnsi="Times New Roman" w:cs="Times New Roman"/>
          </w:rPr>
          <w:t xml:space="preserve"> </w:t>
        </w:r>
      </w:ins>
      <w:ins w:id="1235" w:author="Benton, Deon" w:date="2026-05-20T21:42:00Z" w16du:dateUtc="2026-05-21T02:42:00Z">
        <w:r>
          <w:rPr>
            <w:rFonts w:ascii="Times New Roman" w:eastAsia="Times New Roman" w:hAnsi="Times New Roman" w:cs="Times New Roman"/>
          </w:rPr>
          <w:t>OM10 nor OM10-</w:t>
        </w:r>
      </w:ins>
      <w:ins w:id="1236" w:author="Benton, Deon" w:date="2026-05-20T21:43:00Z" w16du:dateUtc="2026-05-21T02:43:00Z">
        <w:r>
          <w:rPr>
            <w:rFonts w:ascii="Times New Roman" w:eastAsia="Times New Roman" w:hAnsi="Times New Roman" w:cs="Times New Roman"/>
          </w:rPr>
          <w:t>2</w:t>
        </w:r>
      </w:ins>
      <w:r w:rsidR="003A4C4D">
        <w:rPr>
          <w:rFonts w:ascii="Times New Roman" w:eastAsia="Times New Roman" w:hAnsi="Times New Roman" w:cs="Times New Roman"/>
        </w:rPr>
        <w:t xml:space="preserve"> has </w:t>
      </w:r>
      <w:ins w:id="1237" w:author="Benton, Deon" w:date="2026-05-08T23:02:00Z" w16du:dateUtc="2026-05-09T04:02:00Z">
        <w:r w:rsidR="00E06F55">
          <w:rPr>
            <w:rFonts w:ascii="Times New Roman" w:eastAsia="Times New Roman" w:hAnsi="Times New Roman" w:cs="Times New Roman"/>
          </w:rPr>
          <w:t>a</w:t>
        </w:r>
      </w:ins>
      <w:r w:rsidR="003A4C4D">
        <w:rPr>
          <w:rFonts w:ascii="Times New Roman" w:eastAsia="Times New Roman" w:hAnsi="Times New Roman" w:cs="Times New Roman"/>
        </w:rPr>
        <w:t xml:space="preserve"> </w:t>
      </w:r>
      <w:ins w:id="1238" w:author="Benton, Deon" w:date="2026-05-08T22:59:00Z" w16du:dateUtc="2026-05-09T03:59:00Z">
        <w:r w:rsidR="00B71311">
          <w:rPr>
            <w:rFonts w:ascii="Times New Roman" w:eastAsia="Times New Roman" w:hAnsi="Times New Roman" w:cs="Times New Roman"/>
          </w:rPr>
          <w:t xml:space="preserve">means </w:t>
        </w:r>
      </w:ins>
      <w:r w:rsidR="003A4C4D">
        <w:rPr>
          <w:rFonts w:ascii="Times New Roman" w:eastAsia="Times New Roman" w:hAnsi="Times New Roman" w:cs="Times New Roman"/>
        </w:rPr>
        <w:t>for representing whether an object possess</w:t>
      </w:r>
      <w:ins w:id="1239" w:author="Benton, Deon" w:date="2026-05-08T22:59:00Z" w16du:dateUtc="2026-05-09T03:59:00Z">
        <w:r w:rsidR="00B71311">
          <w:rPr>
            <w:rFonts w:ascii="Times New Roman" w:eastAsia="Times New Roman" w:hAnsi="Times New Roman" w:cs="Times New Roman"/>
          </w:rPr>
          <w:t>es</w:t>
        </w:r>
      </w:ins>
      <w:r w:rsidR="003A4C4D">
        <w:rPr>
          <w:rFonts w:ascii="Times New Roman" w:eastAsia="Times New Roman" w:hAnsi="Times New Roman" w:cs="Times New Roman"/>
        </w:rPr>
        <w:t xml:space="preserve"> animate- or object-typical</w:t>
      </w:r>
      <w:ins w:id="1240" w:author="Benton, Deon" w:date="2026-05-10T15:26:00Z" w16du:dateUtc="2026-05-10T20:26:00Z">
        <w:r w:rsidR="00680F6C">
          <w:rPr>
            <w:rFonts w:ascii="Times New Roman" w:eastAsia="Times New Roman" w:hAnsi="Times New Roman" w:cs="Times New Roman"/>
          </w:rPr>
          <w:t xml:space="preserve"> surface</w:t>
        </w:r>
      </w:ins>
      <w:r w:rsidR="003A4C4D">
        <w:rPr>
          <w:rFonts w:ascii="Times New Roman" w:eastAsia="Times New Roman" w:hAnsi="Times New Roman" w:cs="Times New Roman"/>
        </w:rPr>
        <w:t xml:space="preserve"> features</w:t>
      </w:r>
      <w:ins w:id="1241" w:author="Benton, Deon" w:date="2026-05-20T21:43:00Z" w16du:dateUtc="2026-05-21T02:43:00Z">
        <w:r>
          <w:rPr>
            <w:rFonts w:ascii="Times New Roman" w:eastAsia="Times New Roman" w:hAnsi="Times New Roman" w:cs="Times New Roman"/>
          </w:rPr>
          <w:t xml:space="preserve">, </w:t>
        </w:r>
      </w:ins>
      <w:ins w:id="1242" w:author="Benton, Deon" w:date="2026-05-08T23:02:00Z" w16du:dateUtc="2026-05-09T04:02:00Z">
        <w:r w:rsidR="00E06F55">
          <w:rPr>
            <w:rFonts w:ascii="Times New Roman" w:eastAsia="Times New Roman" w:hAnsi="Times New Roman" w:cs="Times New Roman"/>
          </w:rPr>
          <w:t xml:space="preserve">Simulation 2 only focused on the behavior of ALIAS and ALIAS-2. </w:t>
        </w:r>
      </w:ins>
    </w:p>
    <w:p w14:paraId="50411851" w14:textId="77777777" w:rsidR="003A731B" w:rsidRDefault="003A731B" w:rsidP="00E306B6">
      <w:pPr>
        <w:spacing w:line="480" w:lineRule="auto"/>
        <w:contextualSpacing/>
        <w:rPr>
          <w:rFonts w:ascii="Times New Roman" w:hAnsi="Times New Roman" w:cs="Times New Roman"/>
        </w:rPr>
      </w:pPr>
    </w:p>
    <w:p w14:paraId="0356A792" w14:textId="71215EA2" w:rsidR="00B208F8" w:rsidRPr="009F7F31" w:rsidRDefault="00B208F8" w:rsidP="009F7F31">
      <w:pPr>
        <w:spacing w:line="480" w:lineRule="auto"/>
        <w:ind w:firstLine="720"/>
        <w:contextualSpacing/>
        <w:jc w:val="center"/>
        <w:rPr>
          <w:rFonts w:ascii="Times New Roman" w:eastAsia="Times New Roman" w:hAnsi="Times New Roman" w:cs="Times New Roman"/>
          <w:b/>
          <w:bCs/>
        </w:rPr>
      </w:pPr>
      <w:r w:rsidRPr="009F7F31">
        <w:rPr>
          <w:rFonts w:ascii="Times New Roman" w:eastAsia="Times New Roman" w:hAnsi="Times New Roman" w:cs="Times New Roman"/>
          <w:b/>
          <w:bCs/>
        </w:rPr>
        <w:t>Simulation 2</w:t>
      </w:r>
      <w:r w:rsidR="00663CD3">
        <w:rPr>
          <w:rFonts w:ascii="Times New Roman" w:eastAsia="Times New Roman" w:hAnsi="Times New Roman" w:cs="Times New Roman"/>
          <w:b/>
          <w:bCs/>
        </w:rPr>
        <w:t xml:space="preserve">: </w:t>
      </w:r>
      <w:r w:rsidR="00663CD3" w:rsidRPr="00663CD3">
        <w:rPr>
          <w:rFonts w:ascii="Times New Roman" w:eastAsia="Times New Roman" w:hAnsi="Times New Roman" w:cs="Times New Roman"/>
          <w:b/>
          <w:bCs/>
        </w:rPr>
        <w:t>Independence from animacy.</w:t>
      </w:r>
    </w:p>
    <w:p w14:paraId="5B4F8381" w14:textId="69DF194F" w:rsidR="0046476F"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Simulation 2 </w:t>
      </w:r>
      <w:ins w:id="1243" w:author="Benton, Deon" w:date="2026-05-21T10:42:00Z" w16du:dateUtc="2026-05-21T15:42:00Z">
        <w:r w:rsidR="00E30AC4">
          <w:rPr>
            <w:rFonts w:ascii="Times New Roman" w:eastAsia="Times New Roman" w:hAnsi="Times New Roman" w:cs="Times New Roman"/>
          </w:rPr>
          <w:t xml:space="preserve">tested whether ALIAS </w:t>
        </w:r>
      </w:ins>
      <w:ins w:id="1244" w:author="Benton, Deon" w:date="2026-05-21T10:43:00Z" w16du:dateUtc="2026-05-21T15:43:00Z">
        <w:r w:rsidR="00E30AC4">
          <w:rPr>
            <w:rFonts w:ascii="Times New Roman" w:eastAsia="Times New Roman" w:hAnsi="Times New Roman" w:cs="Times New Roman"/>
          </w:rPr>
          <w:t>could capture the second target finding. This</w:t>
        </w:r>
      </w:ins>
      <w:ins w:id="1245" w:author="Benton, Deon" w:date="2026-05-21T10:44:00Z" w16du:dateUtc="2026-05-21T15:44:00Z">
        <w:r w:rsidR="00E30AC4">
          <w:rPr>
            <w:rFonts w:ascii="Times New Roman" w:eastAsia="Times New Roman" w:hAnsi="Times New Roman" w:cs="Times New Roman"/>
          </w:rPr>
          <w:t xml:space="preserve"> is the finding that infants’ performance in action efficiency understanding studies </w:t>
        </w:r>
      </w:ins>
      <w:ins w:id="1246" w:author="Benton, Deon" w:date="2026-05-21T10:45:00Z" w16du:dateUtc="2026-05-21T15:45:00Z">
        <w:r w:rsidR="00E30AC4">
          <w:rPr>
            <w:rFonts w:ascii="Times New Roman" w:eastAsia="Times New Roman" w:hAnsi="Times New Roman" w:cs="Times New Roman"/>
          </w:rPr>
          <w:t xml:space="preserve">is unaffected by </w:t>
        </w:r>
        <w:r w:rsidR="00E30AC4">
          <w:rPr>
            <w:rFonts w:ascii="Times New Roman" w:eastAsia="Times New Roman" w:hAnsi="Times New Roman" w:cs="Times New Roman"/>
          </w:rPr>
          <w:lastRenderedPageBreak/>
          <w:t xml:space="preserve">whether the objects involved possess animate features. </w:t>
        </w:r>
      </w:ins>
      <w:ins w:id="1247" w:author="Benton, Deon" w:date="2026-05-21T10:46:00Z" w16du:dateUtc="2026-05-21T15:46:00Z">
        <w:r w:rsidR="00E30AC4">
          <w:rPr>
            <w:rFonts w:ascii="Times New Roman" w:eastAsia="Times New Roman" w:hAnsi="Times New Roman" w:cs="Times New Roman"/>
          </w:rPr>
          <w:t xml:space="preserve">To that end, </w:t>
        </w:r>
      </w:ins>
      <w:r w:rsidR="007300EB">
        <w:rPr>
          <w:rFonts w:ascii="Times New Roman" w:eastAsia="Times New Roman" w:hAnsi="Times New Roman" w:cs="Times New Roman"/>
        </w:rPr>
        <w:t>the</w:t>
      </w:r>
      <w:r>
        <w:rPr>
          <w:rFonts w:ascii="Times New Roman" w:eastAsia="Times New Roman" w:hAnsi="Times New Roman" w:cs="Times New Roman"/>
        </w:rPr>
        <w:t xml:space="preserve"> objects </w:t>
      </w:r>
      <w:r w:rsidR="00254EDB">
        <w:rPr>
          <w:rFonts w:ascii="Times New Roman" w:eastAsia="Times New Roman" w:hAnsi="Times New Roman" w:cs="Times New Roman"/>
        </w:rPr>
        <w:t xml:space="preserve">used </w:t>
      </w:r>
      <w:ins w:id="1248" w:author="Benton, Deon" w:date="2026-05-21T10:50:00Z" w16du:dateUtc="2026-05-21T15:50:00Z">
        <w:r w:rsidR="00E30AC4">
          <w:rPr>
            <w:rFonts w:ascii="Times New Roman" w:eastAsia="Times New Roman" w:hAnsi="Times New Roman" w:cs="Times New Roman"/>
          </w:rPr>
          <w:t xml:space="preserve">here </w:t>
        </w:r>
      </w:ins>
      <w:r>
        <w:rPr>
          <w:rFonts w:ascii="Times New Roman" w:eastAsia="Times New Roman" w:hAnsi="Times New Roman" w:cs="Times New Roman"/>
        </w:rPr>
        <w:t xml:space="preserve">did not possess </w:t>
      </w:r>
      <w:r w:rsidR="00282727">
        <w:rPr>
          <w:rFonts w:ascii="Times New Roman" w:eastAsia="Times New Roman" w:hAnsi="Times New Roman" w:cs="Times New Roman"/>
        </w:rPr>
        <w:t>surface features associated with animate entities.</w:t>
      </w:r>
      <w:r w:rsidR="001216D8">
        <w:rPr>
          <w:rFonts w:ascii="Times New Roman" w:eastAsia="Times New Roman" w:hAnsi="Times New Roman" w:cs="Times New Roman"/>
        </w:rPr>
        <w:t xml:space="preserve"> </w:t>
      </w:r>
      <w:ins w:id="1249" w:author="Benton, Deon" w:date="2026-05-21T10:46:00Z" w16du:dateUtc="2026-05-21T15:46:00Z">
        <w:r w:rsidR="00E30AC4">
          <w:rPr>
            <w:rFonts w:ascii="Times New Roman" w:eastAsia="Times New Roman" w:hAnsi="Times New Roman" w:cs="Times New Roman"/>
          </w:rPr>
          <w:t>Additionally, because the second target finding derives from research</w:t>
        </w:r>
      </w:ins>
      <w:ins w:id="1250" w:author="Benton, Deon" w:date="2026-05-21T10:48:00Z" w16du:dateUtc="2026-05-21T15:48:00Z">
        <w:r w:rsidR="00E30AC4">
          <w:rPr>
            <w:rFonts w:ascii="Times New Roman" w:eastAsia="Times New Roman" w:hAnsi="Times New Roman" w:cs="Times New Roman"/>
          </w:rPr>
          <w:t xml:space="preserve"> that tested 9-month-olds rather than </w:t>
        </w:r>
      </w:ins>
      <w:ins w:id="1251" w:author="Benton, Deon" w:date="2026-05-21T10:49:00Z" w16du:dateUtc="2026-05-21T15:49:00Z">
        <w:r w:rsidR="00E30AC4">
          <w:rPr>
            <w:rFonts w:ascii="Times New Roman" w:eastAsia="Times New Roman" w:hAnsi="Times New Roman" w:cs="Times New Roman"/>
          </w:rPr>
          <w:t xml:space="preserve">12-month-olds (Csibra et al., 1999), the </w:t>
        </w:r>
      </w:ins>
      <w:r w:rsidR="007300EB">
        <w:rPr>
          <w:rFonts w:ascii="Times New Roman" w:eastAsia="Times New Roman" w:hAnsi="Times New Roman" w:cs="Times New Roman"/>
        </w:rPr>
        <w:t xml:space="preserve">habituation phase was shortened </w:t>
      </w:r>
      <w:ins w:id="1252" w:author="Benton, Deon" w:date="2026-05-21T10:49:00Z" w16du:dateUtc="2026-05-21T15:49:00Z">
        <w:r w:rsidR="00E30AC4">
          <w:rPr>
            <w:rFonts w:ascii="Times New Roman" w:eastAsia="Times New Roman" w:hAnsi="Times New Roman" w:cs="Times New Roman"/>
          </w:rPr>
          <w:t>to</w:t>
        </w:r>
      </w:ins>
      <w:r w:rsidR="007300EB">
        <w:rPr>
          <w:rFonts w:ascii="Times New Roman" w:eastAsia="Times New Roman" w:hAnsi="Times New Roman" w:cs="Times New Roman"/>
        </w:rPr>
        <w:t xml:space="preserve"> 675 epochs. </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53C44295" w:rsid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Results</w:t>
      </w:r>
    </w:p>
    <w:tbl>
      <w:tblPr>
        <w:tblStyle w:val="TableGrid"/>
        <w:tblW w:w="11952"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63"/>
        <w:gridCol w:w="6089"/>
      </w:tblGrid>
      <w:tr w:rsidR="0092396B" w14:paraId="38D622CA" w14:textId="77777777" w:rsidTr="00430623">
        <w:trPr>
          <w:trHeight w:val="3633"/>
        </w:trPr>
        <w:tc>
          <w:tcPr>
            <w:tcW w:w="5392" w:type="dxa"/>
          </w:tcPr>
          <w:p w14:paraId="0CC5A73C" w14:textId="5712C975" w:rsidR="0092396B" w:rsidRDefault="00A9344A" w:rsidP="00614A04">
            <w:pPr>
              <w:keepNext/>
              <w:spacing w:line="480" w:lineRule="auto"/>
              <w:contextualSpacing/>
            </w:pPr>
            <w:r>
              <w:rPr>
                <w:noProof/>
              </w:rPr>
              <w:drawing>
                <wp:inline distT="0" distB="0" distL="0" distR="0" wp14:anchorId="06C782D8" wp14:editId="69E0181A">
                  <wp:extent cx="3586162" cy="2206869"/>
                  <wp:effectExtent l="0" t="0" r="0" b="3175"/>
                  <wp:docPr id="6668244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24417" name="Picture 66682441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00581" cy="2215742"/>
                          </a:xfrm>
                          <a:prstGeom prst="rect">
                            <a:avLst/>
                          </a:prstGeom>
                        </pic:spPr>
                      </pic:pic>
                    </a:graphicData>
                  </a:graphic>
                </wp:inline>
              </w:drawing>
            </w:r>
          </w:p>
        </w:tc>
        <w:tc>
          <w:tcPr>
            <w:tcW w:w="6560" w:type="dxa"/>
          </w:tcPr>
          <w:p w14:paraId="15AD6A5D" w14:textId="0776F677" w:rsidR="0092396B" w:rsidRDefault="00A9344A" w:rsidP="00614A04">
            <w:pPr>
              <w:keepNext/>
              <w:spacing w:line="480" w:lineRule="auto"/>
              <w:contextualSpacing/>
            </w:pPr>
            <w:r>
              <w:rPr>
                <w:noProof/>
              </w:rPr>
              <w:drawing>
                <wp:inline distT="0" distB="0" distL="0" distR="0" wp14:anchorId="79D9E401" wp14:editId="01C7D26C">
                  <wp:extent cx="3651172" cy="2233613"/>
                  <wp:effectExtent l="0" t="0" r="6985" b="0"/>
                  <wp:docPr id="6287934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93413" name="Picture 62879341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86519" cy="2255237"/>
                          </a:xfrm>
                          <a:prstGeom prst="rect">
                            <a:avLst/>
                          </a:prstGeom>
                        </pic:spPr>
                      </pic:pic>
                    </a:graphicData>
                  </a:graphic>
                </wp:inline>
              </w:drawing>
            </w:r>
          </w:p>
        </w:tc>
      </w:tr>
    </w:tbl>
    <w:p w14:paraId="2AB9E48B" w14:textId="54D4BE54" w:rsidR="00614A04" w:rsidRPr="00E17934" w:rsidRDefault="00614A04" w:rsidP="00614A04">
      <w:pPr>
        <w:pStyle w:val="Caption"/>
        <w:rPr>
          <w:rFonts w:ascii="Times New Roman" w:hAnsi="Times New Roman" w:cs="Times New Roman"/>
          <w:color w:val="000000" w:themeColor="text1"/>
          <w:sz w:val="24"/>
          <w:szCs w:val="24"/>
        </w:rPr>
      </w:pPr>
      <w:r w:rsidRPr="00614A04">
        <w:rPr>
          <w:rFonts w:ascii="Times New Roman" w:hAnsi="Times New Roman" w:cs="Times New Roman"/>
          <w:b/>
          <w:bCs/>
          <w:i w:val="0"/>
          <w:iCs w:val="0"/>
          <w:color w:val="000000" w:themeColor="text1"/>
          <w:sz w:val="24"/>
          <w:szCs w:val="24"/>
        </w:rPr>
        <w:t xml:space="preserve">Figure </w:t>
      </w:r>
      <w:r w:rsidRPr="00614A04">
        <w:rPr>
          <w:rFonts w:ascii="Times New Roman" w:hAnsi="Times New Roman" w:cs="Times New Roman"/>
          <w:b/>
          <w:bCs/>
          <w:i w:val="0"/>
          <w:iCs w:val="0"/>
          <w:color w:val="000000" w:themeColor="text1"/>
          <w:sz w:val="24"/>
          <w:szCs w:val="24"/>
        </w:rPr>
        <w:fldChar w:fldCharType="begin"/>
      </w:r>
      <w:r w:rsidRPr="00614A04">
        <w:rPr>
          <w:rFonts w:ascii="Times New Roman" w:hAnsi="Times New Roman" w:cs="Times New Roman"/>
          <w:b/>
          <w:bCs/>
          <w:i w:val="0"/>
          <w:iCs w:val="0"/>
          <w:color w:val="000000" w:themeColor="text1"/>
          <w:sz w:val="24"/>
          <w:szCs w:val="24"/>
        </w:rPr>
        <w:instrText xml:space="preserve"> SEQ Figure \* ARABIC </w:instrText>
      </w:r>
      <w:r w:rsidRPr="00614A04">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8</w:t>
      </w:r>
      <w:r w:rsidRPr="00614A04">
        <w:rPr>
          <w:rFonts w:ascii="Times New Roman" w:hAnsi="Times New Roman" w:cs="Times New Roman"/>
          <w:b/>
          <w:bCs/>
          <w:i w:val="0"/>
          <w:iCs w:val="0"/>
          <w:color w:val="000000" w:themeColor="text1"/>
          <w:sz w:val="24"/>
          <w:szCs w:val="24"/>
        </w:rPr>
        <w:fldChar w:fldCharType="end"/>
      </w:r>
      <w:r w:rsidRPr="00614A04">
        <w:rPr>
          <w:rFonts w:ascii="Times New Roman" w:hAnsi="Times New Roman" w:cs="Times New Roman"/>
          <w:b/>
          <w:bCs/>
          <w:i w:val="0"/>
          <w:iCs w:val="0"/>
          <w:color w:val="000000" w:themeColor="text1"/>
          <w:sz w:val="24"/>
          <w:szCs w:val="24"/>
        </w:rPr>
        <w:t>.</w:t>
      </w:r>
      <w:r w:rsidRPr="00614A04">
        <w:rPr>
          <w:rFonts w:ascii="Times New Roman" w:hAnsi="Times New Roman" w:cs="Times New Roman"/>
          <w:i w:val="0"/>
          <w:iCs w:val="0"/>
          <w:color w:val="000000" w:themeColor="text1"/>
          <w:sz w:val="24"/>
          <w:szCs w:val="24"/>
        </w:rPr>
        <w:t xml:space="preserve"> </w:t>
      </w:r>
      <w:r w:rsidR="00A9344A" w:rsidRPr="00E17934">
        <w:rPr>
          <w:rFonts w:ascii="Times New Roman" w:hAnsi="Times New Roman" w:cs="Times New Roman"/>
          <w:color w:val="000000" w:themeColor="text1"/>
          <w:sz w:val="24"/>
          <w:szCs w:val="24"/>
        </w:rPr>
        <w:t xml:space="preserve">Mean network error produced to the Efficient and Inefficient </w:t>
      </w:r>
      <w:r w:rsidRPr="00E17934">
        <w:rPr>
          <w:rFonts w:ascii="Times New Roman" w:hAnsi="Times New Roman" w:cs="Times New Roman"/>
          <w:color w:val="000000" w:themeColor="text1"/>
          <w:sz w:val="24"/>
          <w:szCs w:val="24"/>
        </w:rPr>
        <w:t>test events in Simulation 2 across conditions</w:t>
      </w:r>
      <w:r w:rsidR="0092396B" w:rsidRPr="00E17934">
        <w:rPr>
          <w:rFonts w:ascii="Times New Roman" w:hAnsi="Times New Roman" w:cs="Times New Roman"/>
          <w:color w:val="000000" w:themeColor="text1"/>
          <w:sz w:val="24"/>
          <w:szCs w:val="24"/>
        </w:rPr>
        <w:t xml:space="preserve"> overall (left panel)</w:t>
      </w:r>
      <w:r w:rsidRPr="00E17934">
        <w:rPr>
          <w:rFonts w:ascii="Times New Roman" w:hAnsi="Times New Roman" w:cs="Times New Roman"/>
          <w:color w:val="000000" w:themeColor="text1"/>
          <w:sz w:val="24"/>
          <w:szCs w:val="24"/>
        </w:rPr>
        <w:t xml:space="preserve"> and</w:t>
      </w:r>
      <w:r w:rsidR="0092396B" w:rsidRPr="00E17934">
        <w:rPr>
          <w:rFonts w:ascii="Times New Roman" w:hAnsi="Times New Roman" w:cs="Times New Roman"/>
          <w:color w:val="000000" w:themeColor="text1"/>
          <w:sz w:val="24"/>
          <w:szCs w:val="24"/>
        </w:rPr>
        <w:t xml:space="preserve"> across</w:t>
      </w:r>
      <w:r w:rsidRPr="00E17934">
        <w:rPr>
          <w:rFonts w:ascii="Times New Roman" w:hAnsi="Times New Roman" w:cs="Times New Roman"/>
          <w:color w:val="000000" w:themeColor="text1"/>
          <w:sz w:val="24"/>
          <w:szCs w:val="24"/>
        </w:rPr>
        <w:t xml:space="preserve"> </w:t>
      </w:r>
      <w:r w:rsidR="0092396B" w:rsidRPr="00E17934">
        <w:rPr>
          <w:rFonts w:ascii="Times New Roman" w:hAnsi="Times New Roman" w:cs="Times New Roman"/>
          <w:color w:val="000000" w:themeColor="text1"/>
          <w:sz w:val="24"/>
          <w:szCs w:val="24"/>
        </w:rPr>
        <w:t>different habituation epochs (right panel</w:t>
      </w:r>
      <w:r w:rsidR="004919FE" w:rsidRPr="00E17934">
        <w:rPr>
          <w:rFonts w:ascii="Times New Roman" w:hAnsi="Times New Roman" w:cs="Times New Roman"/>
          <w:color w:val="000000" w:themeColor="text1"/>
          <w:sz w:val="24"/>
          <w:szCs w:val="24"/>
        </w:rPr>
        <w:t>)</w:t>
      </w:r>
      <w:r w:rsidRPr="00E17934">
        <w:rPr>
          <w:rFonts w:ascii="Times New Roman" w:hAnsi="Times New Roman" w:cs="Times New Roman"/>
          <w:color w:val="000000" w:themeColor="text1"/>
          <w:sz w:val="24"/>
          <w:szCs w:val="24"/>
        </w:rPr>
        <w:t>.</w:t>
      </w:r>
      <w:ins w:id="1253" w:author="Benton, Deon" w:date="2026-05-21T10:53:00Z" w16du:dateUtc="2026-05-21T15:53:00Z">
        <w:r w:rsidR="00E17934" w:rsidRPr="00E17934">
          <w:rPr>
            <w:rFonts w:ascii="Times New Roman" w:hAnsi="Times New Roman" w:cs="Times New Roman"/>
            <w:i w:val="0"/>
            <w:iCs w:val="0"/>
            <w:color w:val="000000" w:themeColor="text1"/>
            <w:sz w:val="24"/>
            <w:szCs w:val="24"/>
          </w:rPr>
          <w:t xml:space="preserve"> </w:t>
        </w:r>
        <w:r w:rsidR="00E17934" w:rsidRPr="00647442">
          <w:rPr>
            <w:rFonts w:ascii="Times New Roman" w:hAnsi="Times New Roman" w:cs="Times New Roman"/>
            <w:i w:val="0"/>
            <w:iCs w:val="0"/>
            <w:color w:val="000000" w:themeColor="text1"/>
            <w:sz w:val="24"/>
            <w:szCs w:val="24"/>
          </w:rPr>
          <w:t>Error bars represent standard errors.</w:t>
        </w:r>
      </w:ins>
    </w:p>
    <w:p w14:paraId="4082C555" w14:textId="77777777" w:rsidR="00614A04" w:rsidRPr="00614A04" w:rsidRDefault="00614A04" w:rsidP="00614A04"/>
    <w:p w14:paraId="09B1C71D" w14:textId="03816231"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614A04">
        <w:rPr>
          <w:rFonts w:ascii="Times New Roman" w:hAnsi="Times New Roman" w:cs="Times New Roman"/>
        </w:rPr>
        <w:t>8</w:t>
      </w:r>
      <w:r>
        <w:rPr>
          <w:rFonts w:ascii="Times New Roman" w:hAnsi="Times New Roman" w:cs="Times New Roman"/>
        </w:rPr>
        <w:t xml:space="preserve"> depicts </w:t>
      </w:r>
      <w:ins w:id="1254" w:author="Benton, Deon" w:date="2026-05-21T10:55:00Z" w16du:dateUtc="2026-05-21T15:55:00Z">
        <w:r w:rsidR="00E17934">
          <w:rPr>
            <w:rFonts w:ascii="Times New Roman" w:hAnsi="Times New Roman" w:cs="Times New Roman"/>
          </w:rPr>
          <w:t>ALIAS’s responses</w:t>
        </w:r>
      </w:ins>
      <w:r w:rsidR="005A6D57">
        <w:rPr>
          <w:rFonts w:ascii="Times New Roman" w:hAnsi="Times New Roman" w:cs="Times New Roman"/>
        </w:rPr>
        <w:t xml:space="preserve"> </w:t>
      </w:r>
      <w:r>
        <w:rPr>
          <w:rFonts w:ascii="Times New Roman" w:hAnsi="Times New Roman" w:cs="Times New Roman"/>
        </w:rPr>
        <w:t>to the Efficient and Inefficient test events</w:t>
      </w:r>
      <w:ins w:id="1255" w:author="Benton, Deon" w:date="2026-05-21T10:55:00Z" w16du:dateUtc="2026-05-21T15:55:00Z">
        <w:r w:rsidR="00E17934">
          <w:rPr>
            <w:rFonts w:ascii="Times New Roman" w:hAnsi="Times New Roman" w:cs="Times New Roman"/>
          </w:rPr>
          <w:t>, both across conditions and training epochs.</w:t>
        </w:r>
      </w:ins>
      <w:r>
        <w:rPr>
          <w:rFonts w:ascii="Times New Roman" w:hAnsi="Times New Roman" w:cs="Times New Roman"/>
        </w:rPr>
        <w:t xml:space="preserve"> </w:t>
      </w:r>
      <w:ins w:id="1256" w:author="Benton, Deon" w:date="2026-05-21T10:56:00Z" w16du:dateUtc="2026-05-21T15:56:00Z">
        <w:r w:rsidR="00E17934">
          <w:rPr>
            <w:rFonts w:ascii="Times New Roman" w:hAnsi="Times New Roman" w:cs="Times New Roman"/>
          </w:rPr>
          <w:t>The results indicated that</w:t>
        </w:r>
      </w:ins>
      <w:r w:rsidR="00294E89">
        <w:rPr>
          <w:rFonts w:ascii="Times New Roman" w:hAnsi="Times New Roman" w:cs="Times New Roman"/>
        </w:rPr>
        <w:t xml:space="preserve"> </w:t>
      </w:r>
      <w:r w:rsidR="001426AF">
        <w:rPr>
          <w:rFonts w:ascii="Times New Roman" w:hAnsi="Times New Roman" w:cs="Times New Roman"/>
        </w:rPr>
        <w:t xml:space="preserve">networks </w:t>
      </w:r>
      <w:ins w:id="1257" w:author="Benton, Deon" w:date="2026-05-21T10:56:00Z" w16du:dateUtc="2026-05-21T15:56:00Z">
        <w:r w:rsidR="00E17934">
          <w:rPr>
            <w:rFonts w:ascii="Times New Roman" w:hAnsi="Times New Roman" w:cs="Times New Roman"/>
          </w:rPr>
          <w:t xml:space="preserve">in </w:t>
        </w:r>
        <w:proofErr w:type="gramStart"/>
        <w:r w:rsidR="00E17934">
          <w:rPr>
            <w:rFonts w:ascii="Times New Roman" w:hAnsi="Times New Roman" w:cs="Times New Roman"/>
          </w:rPr>
          <w:t>the</w:t>
        </w:r>
      </w:ins>
      <w:r w:rsidR="001426AF">
        <w:rPr>
          <w:rFonts w:ascii="Times New Roman" w:hAnsi="Times New Roman" w:cs="Times New Roman"/>
        </w:rPr>
        <w:t xml:space="preserve"> Experimental</w:t>
      </w:r>
      <w:proofErr w:type="gramEnd"/>
      <w:r w:rsidR="001426AF">
        <w:rPr>
          <w:rFonts w:ascii="Times New Roman" w:hAnsi="Times New Roman" w:cs="Times New Roman"/>
        </w:rPr>
        <w:t xml:space="preserve"> condition looked longer at the Inefficient </w:t>
      </w:r>
      <w:ins w:id="1258" w:author="Benton, Deon" w:date="2026-05-21T10:57:00Z" w16du:dateUtc="2026-05-21T15:57:00Z">
        <w:r w:rsidR="00E17934">
          <w:rPr>
            <w:rFonts w:ascii="Times New Roman" w:hAnsi="Times New Roman" w:cs="Times New Roman"/>
          </w:rPr>
          <w:t>than at the</w:t>
        </w:r>
      </w:ins>
      <w:r w:rsidR="001426AF">
        <w:rPr>
          <w:rFonts w:ascii="Times New Roman" w:hAnsi="Times New Roman" w:cs="Times New Roman"/>
        </w:rPr>
        <w:t xml:space="preserve"> Efficient test event</w:t>
      </w:r>
      <w:ins w:id="1259" w:author="Benton, Deon" w:date="2026-05-21T10:57:00Z" w16du:dateUtc="2026-05-21T15:57:00Z">
        <w:r w:rsidR="00E17934">
          <w:rPr>
            <w:rFonts w:ascii="Times New Roman" w:hAnsi="Times New Roman" w:cs="Times New Roman"/>
          </w:rPr>
          <w:t xml:space="preserve">. </w:t>
        </w:r>
      </w:ins>
      <w:r w:rsidR="00E17934">
        <w:rPr>
          <w:rFonts w:ascii="Times New Roman" w:hAnsi="Times New Roman" w:cs="Times New Roman"/>
        </w:rPr>
        <w:t>In contrast, networks in</w:t>
      </w:r>
      <w:ins w:id="1260" w:author="Benton, Deon" w:date="2026-05-21T10:58:00Z" w16du:dateUtc="2026-05-21T15:58:00Z">
        <w:r w:rsidR="00E17934">
          <w:rPr>
            <w:rFonts w:ascii="Times New Roman" w:hAnsi="Times New Roman" w:cs="Times New Roman"/>
          </w:rPr>
          <w:t xml:space="preserve"> the</w:t>
        </w:r>
      </w:ins>
      <w:r w:rsidR="00E17934">
        <w:rPr>
          <w:rFonts w:ascii="Times New Roman" w:hAnsi="Times New Roman" w:cs="Times New Roman"/>
        </w:rPr>
        <w:t xml:space="preserve"> Control condition looked about equally long at both test events both overall and for different habituation lengths. </w:t>
      </w:r>
      <w:ins w:id="1261" w:author="Benton, Deon" w:date="2026-05-21T10:57:00Z" w16du:dateUtc="2026-05-21T15:57:00Z">
        <w:r w:rsidR="00E17934">
          <w:rPr>
            <w:rFonts w:ascii="Times New Roman" w:hAnsi="Times New Roman" w:cs="Times New Roman"/>
          </w:rPr>
          <w:t>Both results were true irrespective of the length of habituation</w:t>
        </w:r>
      </w:ins>
      <w:r w:rsidR="001426AF">
        <w:rPr>
          <w:rFonts w:ascii="Times New Roman" w:hAnsi="Times New Roman" w:cs="Times New Roman"/>
        </w:rPr>
        <w:t xml:space="preserve">. </w:t>
      </w:r>
    </w:p>
    <w:p w14:paraId="4F9EB217" w14:textId="033C8B2F" w:rsidR="00944950" w:rsidRDefault="00944950" w:rsidP="00944950">
      <w:pPr>
        <w:spacing w:line="480" w:lineRule="auto"/>
        <w:contextualSpacing/>
        <w:rPr>
          <w:rFonts w:ascii="Times New Roman" w:eastAsia="Times New Roman" w:hAnsi="Times New Roman" w:cs="Times New Roman"/>
        </w:rPr>
      </w:pPr>
    </w:p>
    <w:tbl>
      <w:tblPr>
        <w:tblStyle w:val="TableGrid"/>
        <w:tblW w:w="7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32"/>
      </w:tblGrid>
      <w:tr w:rsidR="001C3859" w14:paraId="52F93B59" w14:textId="77777777" w:rsidTr="001C3859">
        <w:trPr>
          <w:trHeight w:val="4125"/>
        </w:trPr>
        <w:tc>
          <w:tcPr>
            <w:tcW w:w="7632" w:type="dxa"/>
          </w:tcPr>
          <w:p w14:paraId="782588AD" w14:textId="7CA95504" w:rsidR="001C3859" w:rsidRDefault="001C3859" w:rsidP="002402B4">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072F7CD5" wp14:editId="6FC31C02">
                  <wp:extent cx="4695825" cy="2889738"/>
                  <wp:effectExtent l="0" t="0" r="0" b="6350"/>
                  <wp:docPr id="17951877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87737" name="Picture 179518773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703786" cy="2894637"/>
                          </a:xfrm>
                          <a:prstGeom prst="rect">
                            <a:avLst/>
                          </a:prstGeom>
                        </pic:spPr>
                      </pic:pic>
                    </a:graphicData>
                  </a:graphic>
                </wp:inline>
              </w:drawing>
            </w:r>
          </w:p>
        </w:tc>
      </w:tr>
    </w:tbl>
    <w:p w14:paraId="28A779A7" w14:textId="51D8D91C" w:rsidR="003629A1" w:rsidRPr="002402B4" w:rsidRDefault="002402B4" w:rsidP="002402B4">
      <w:pPr>
        <w:pStyle w:val="Caption"/>
        <w:rPr>
          <w:rFonts w:ascii="Times New Roman" w:eastAsia="Times New Roman" w:hAnsi="Times New Roman" w:cs="Times New Roman"/>
          <w:i w:val="0"/>
          <w:iCs w:val="0"/>
          <w:color w:val="000000" w:themeColor="text1"/>
          <w:sz w:val="24"/>
          <w:szCs w:val="24"/>
        </w:rPr>
      </w:pPr>
      <w:r w:rsidRPr="002402B4">
        <w:rPr>
          <w:rFonts w:ascii="Times New Roman" w:hAnsi="Times New Roman" w:cs="Times New Roman"/>
          <w:b/>
          <w:bCs/>
          <w:i w:val="0"/>
          <w:iCs w:val="0"/>
          <w:color w:val="000000" w:themeColor="text1"/>
          <w:sz w:val="24"/>
          <w:szCs w:val="24"/>
        </w:rPr>
        <w:t xml:space="preserve">Figure </w:t>
      </w:r>
      <w:r w:rsidRPr="002402B4">
        <w:rPr>
          <w:rFonts w:ascii="Times New Roman" w:hAnsi="Times New Roman" w:cs="Times New Roman"/>
          <w:b/>
          <w:bCs/>
          <w:i w:val="0"/>
          <w:iCs w:val="0"/>
          <w:color w:val="000000" w:themeColor="text1"/>
          <w:sz w:val="24"/>
          <w:szCs w:val="24"/>
        </w:rPr>
        <w:fldChar w:fldCharType="begin"/>
      </w:r>
      <w:r w:rsidRPr="002402B4">
        <w:rPr>
          <w:rFonts w:ascii="Times New Roman" w:hAnsi="Times New Roman" w:cs="Times New Roman"/>
          <w:b/>
          <w:bCs/>
          <w:i w:val="0"/>
          <w:iCs w:val="0"/>
          <w:color w:val="000000" w:themeColor="text1"/>
          <w:sz w:val="24"/>
          <w:szCs w:val="24"/>
        </w:rPr>
        <w:instrText xml:space="preserve"> SEQ Figure \* ARABIC </w:instrText>
      </w:r>
      <w:r w:rsidRPr="002402B4">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9</w:t>
      </w:r>
      <w:r w:rsidRPr="002402B4">
        <w:rPr>
          <w:rFonts w:ascii="Times New Roman" w:hAnsi="Times New Roman" w:cs="Times New Roman"/>
          <w:b/>
          <w:bCs/>
          <w:i w:val="0"/>
          <w:iCs w:val="0"/>
          <w:color w:val="000000" w:themeColor="text1"/>
          <w:sz w:val="24"/>
          <w:szCs w:val="24"/>
        </w:rPr>
        <w:fldChar w:fldCharType="end"/>
      </w:r>
      <w:r w:rsidRPr="002402B4">
        <w:rPr>
          <w:rFonts w:ascii="Times New Roman" w:hAnsi="Times New Roman" w:cs="Times New Roman"/>
          <w:b/>
          <w:bCs/>
          <w:i w:val="0"/>
          <w:iCs w:val="0"/>
          <w:color w:val="000000" w:themeColor="text1"/>
          <w:sz w:val="24"/>
          <w:szCs w:val="24"/>
        </w:rPr>
        <w:t>.</w:t>
      </w:r>
      <w:r w:rsidRPr="002402B4">
        <w:rPr>
          <w:rFonts w:ascii="Times New Roman" w:hAnsi="Times New Roman" w:cs="Times New Roman"/>
          <w:i w:val="0"/>
          <w:iCs w:val="0"/>
          <w:color w:val="000000" w:themeColor="text1"/>
          <w:sz w:val="24"/>
          <w:szCs w:val="24"/>
        </w:rPr>
        <w:t xml:space="preserve"> Mean network error </w:t>
      </w:r>
      <w:proofErr w:type="gramStart"/>
      <w:r w:rsidRPr="002402B4">
        <w:rPr>
          <w:rFonts w:ascii="Times New Roman" w:hAnsi="Times New Roman" w:cs="Times New Roman"/>
          <w:i w:val="0"/>
          <w:iCs w:val="0"/>
          <w:color w:val="000000" w:themeColor="text1"/>
          <w:sz w:val="24"/>
          <w:szCs w:val="24"/>
        </w:rPr>
        <w:t>produced to</w:t>
      </w:r>
      <w:proofErr w:type="gramEnd"/>
      <w:r w:rsidRPr="002402B4">
        <w:rPr>
          <w:rFonts w:ascii="Times New Roman" w:hAnsi="Times New Roman" w:cs="Times New Roman"/>
          <w:i w:val="0"/>
          <w:iCs w:val="0"/>
          <w:color w:val="000000" w:themeColor="text1"/>
          <w:sz w:val="24"/>
          <w:szCs w:val="24"/>
        </w:rPr>
        <w:t xml:space="preserve"> Efficient and Inefficient test events in the Experimental and Control conditions for ALIAS (left panel) and </w:t>
      </w:r>
      <w:r w:rsidR="001E48DD">
        <w:rPr>
          <w:rFonts w:ascii="Times New Roman" w:hAnsi="Times New Roman" w:cs="Times New Roman"/>
          <w:i w:val="0"/>
          <w:iCs w:val="0"/>
          <w:color w:val="000000" w:themeColor="text1"/>
          <w:sz w:val="24"/>
          <w:szCs w:val="24"/>
        </w:rPr>
        <w:t>ALIAS-2</w:t>
      </w:r>
      <w:r w:rsidRPr="002402B4">
        <w:rPr>
          <w:rFonts w:ascii="Times New Roman" w:hAnsi="Times New Roman" w:cs="Times New Roman"/>
          <w:i w:val="0"/>
          <w:iCs w:val="0"/>
          <w:color w:val="000000" w:themeColor="text1"/>
          <w:sz w:val="24"/>
          <w:szCs w:val="24"/>
        </w:rPr>
        <w:t xml:space="preserve"> (right panel</w:t>
      </w:r>
      <w:r>
        <w:rPr>
          <w:rFonts w:ascii="Times New Roman" w:hAnsi="Times New Roman" w:cs="Times New Roman"/>
          <w:i w:val="0"/>
          <w:iCs w:val="0"/>
          <w:color w:val="000000" w:themeColor="text1"/>
          <w:sz w:val="24"/>
          <w:szCs w:val="24"/>
        </w:rPr>
        <w:t>).</w:t>
      </w:r>
      <w:ins w:id="1262" w:author="Benton, Deon" w:date="2026-05-21T10:53:00Z" w16du:dateUtc="2026-05-21T15:53:00Z">
        <w:r w:rsidR="00E17934">
          <w:rPr>
            <w:rFonts w:ascii="Times New Roman" w:hAnsi="Times New Roman" w:cs="Times New Roman"/>
            <w:i w:val="0"/>
            <w:iCs w:val="0"/>
            <w:color w:val="000000" w:themeColor="text1"/>
            <w:sz w:val="24"/>
            <w:szCs w:val="24"/>
          </w:rPr>
          <w:t xml:space="preserve"> </w:t>
        </w:r>
        <w:r w:rsidR="00E17934" w:rsidRPr="00647442">
          <w:rPr>
            <w:rFonts w:ascii="Times New Roman" w:hAnsi="Times New Roman" w:cs="Times New Roman"/>
            <w:i w:val="0"/>
            <w:iCs w:val="0"/>
            <w:color w:val="000000" w:themeColor="text1"/>
            <w:sz w:val="24"/>
            <w:szCs w:val="24"/>
          </w:rPr>
          <w:t>Error bars represent standard errors.</w:t>
        </w:r>
      </w:ins>
    </w:p>
    <w:p w14:paraId="14BF1455" w14:textId="77777777" w:rsidR="00C4182E" w:rsidRDefault="00C4182E" w:rsidP="00944950">
      <w:pPr>
        <w:spacing w:line="480" w:lineRule="auto"/>
        <w:contextualSpacing/>
        <w:rPr>
          <w:rFonts w:ascii="Times New Roman" w:eastAsia="Times New Roman" w:hAnsi="Times New Roman" w:cs="Times New Roman"/>
        </w:rPr>
      </w:pPr>
    </w:p>
    <w:p w14:paraId="4F49BFC5" w14:textId="5F872F9C" w:rsidR="003629A1" w:rsidRDefault="004919FE" w:rsidP="00E950D0">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ins w:id="1263" w:author="Benton, Deon" w:date="2026-05-21T11:14:00Z" w16du:dateUtc="2026-05-21T16:14:00Z">
        <w:r w:rsidR="00857D28" w:rsidRPr="00857D28">
          <w:rPr>
            <w:rFonts w:ascii="Times New Roman" w:eastAsia="Times New Roman" w:hAnsi="Times New Roman" w:cs="Times New Roman"/>
          </w:rPr>
          <w:t>Figure 9 shows the performance of ALIAS-2 across conditions. As in Simulation 1a, ALIAS-2 failed to capture infants’ looking behavior across conditions. These findings suggest that associative learning alone is insufficient to reproduce the first two target findings</w:t>
        </w:r>
      </w:ins>
      <w:ins w:id="1264" w:author="Benton, Deon" w:date="2026-05-21T11:15:00Z" w16du:dateUtc="2026-05-21T16:15:00Z">
        <w:r w:rsidR="00857D28">
          <w:rPr>
            <w:rFonts w:ascii="Times New Roman" w:eastAsia="Times New Roman" w:hAnsi="Times New Roman" w:cs="Times New Roman"/>
          </w:rPr>
          <w:t>; associative learning must additionally be combined</w:t>
        </w:r>
        <w:r w:rsidR="00F770FE">
          <w:rPr>
            <w:rFonts w:ascii="Times New Roman" w:eastAsia="Times New Roman" w:hAnsi="Times New Roman" w:cs="Times New Roman"/>
          </w:rPr>
          <w:t xml:space="preserve"> with</w:t>
        </w:r>
        <w:r w:rsidR="00857D28">
          <w:rPr>
            <w:rFonts w:ascii="Times New Roman" w:eastAsia="Times New Roman" w:hAnsi="Times New Roman" w:cs="Times New Roman"/>
          </w:rPr>
          <w:t xml:space="preserve"> the</w:t>
        </w:r>
      </w:ins>
      <w:ins w:id="1265" w:author="Benton, Deon" w:date="2026-05-21T11:14:00Z" w16du:dateUtc="2026-05-21T16:14:00Z">
        <w:r w:rsidR="00857D28" w:rsidRPr="00857D28">
          <w:rPr>
            <w:rFonts w:ascii="Times New Roman" w:eastAsia="Times New Roman" w:hAnsi="Times New Roman" w:cs="Times New Roman"/>
          </w:rPr>
          <w:t xml:space="preserve"> assumption that peripherally located obstacles possess reduced salience appears </w:t>
        </w:r>
      </w:ins>
      <w:ins w:id="1266" w:author="Benton, Deon" w:date="2026-05-21T11:15:00Z" w16du:dateUtc="2026-05-21T16:15:00Z">
        <w:r w:rsidR="00857D28">
          <w:rPr>
            <w:rFonts w:ascii="Times New Roman" w:eastAsia="Times New Roman" w:hAnsi="Times New Roman" w:cs="Times New Roman"/>
          </w:rPr>
          <w:t>to account for these findings</w:t>
        </w:r>
      </w:ins>
      <w:ins w:id="1267" w:author="Benton, Deon" w:date="2026-05-21T11:14:00Z" w16du:dateUtc="2026-05-21T16:14:00Z">
        <w:r w:rsidR="00857D28" w:rsidRPr="00857D28">
          <w:rPr>
            <w:rFonts w:ascii="Times New Roman" w:eastAsia="Times New Roman" w:hAnsi="Times New Roman" w:cs="Times New Roman"/>
          </w:rPr>
          <w:t>.</w:t>
        </w:r>
      </w:ins>
    </w:p>
    <w:p w14:paraId="00090C70" w14:textId="77777777" w:rsidR="00E950D0" w:rsidRDefault="00E950D0" w:rsidP="00E950D0">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6CD2D9A" w14:textId="5A760C2B" w:rsidR="00524642" w:rsidRDefault="00524642"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1E7E39">
        <w:rPr>
          <w:rFonts w:ascii="Times New Roman" w:eastAsia="Times New Roman" w:hAnsi="Times New Roman" w:cs="Times New Roman"/>
        </w:rPr>
        <w:t xml:space="preserve">Simulation 2 </w:t>
      </w:r>
      <w:ins w:id="1268" w:author="Benton, Deon" w:date="2026-05-21T11:24:00Z" w16du:dateUtc="2026-05-21T16:24:00Z">
        <w:r w:rsidR="00F770FE">
          <w:rPr>
            <w:rFonts w:ascii="Times New Roman" w:eastAsia="Times New Roman" w:hAnsi="Times New Roman" w:cs="Times New Roman"/>
          </w:rPr>
          <w:t>examined whether ALIAS could capture the</w:t>
        </w:r>
      </w:ins>
      <w:ins w:id="1269" w:author="Benton, Deon" w:date="2026-05-21T11:25:00Z" w16du:dateUtc="2026-05-21T16:25:00Z">
        <w:r w:rsidR="00F770FE">
          <w:rPr>
            <w:rFonts w:ascii="Times New Roman" w:eastAsia="Times New Roman" w:hAnsi="Times New Roman" w:cs="Times New Roman"/>
          </w:rPr>
          <w:t xml:space="preserve"> second target</w:t>
        </w:r>
      </w:ins>
      <w:ins w:id="1270" w:author="Benton, Deon" w:date="2026-05-21T11:24:00Z" w16du:dateUtc="2026-05-21T16:24:00Z">
        <w:r w:rsidR="00F770FE">
          <w:rPr>
            <w:rFonts w:ascii="Times New Roman" w:eastAsia="Times New Roman" w:hAnsi="Times New Roman" w:cs="Times New Roman"/>
          </w:rPr>
          <w:t xml:space="preserve"> finding </w:t>
        </w:r>
      </w:ins>
      <w:ins w:id="1271" w:author="Benton, Deon" w:date="2026-05-21T11:25:00Z" w16du:dateUtc="2026-05-21T16:25:00Z">
        <w:r w:rsidR="00F770FE">
          <w:rPr>
            <w:rFonts w:ascii="Times New Roman" w:eastAsia="Times New Roman" w:hAnsi="Times New Roman" w:cs="Times New Roman"/>
          </w:rPr>
          <w:t>that</w:t>
        </w:r>
      </w:ins>
      <w:ins w:id="1272" w:author="Benton, Deon" w:date="2026-05-21T11:24:00Z" w16du:dateUtc="2026-05-21T16:24:00Z">
        <w:r w:rsidR="00F770FE">
          <w:rPr>
            <w:rFonts w:ascii="Times New Roman" w:eastAsia="Times New Roman" w:hAnsi="Times New Roman" w:cs="Times New Roman"/>
          </w:rPr>
          <w:t xml:space="preserve"> infants’</w:t>
        </w:r>
      </w:ins>
      <w:ins w:id="1273" w:author="Benton, Deon" w:date="2026-05-21T11:25:00Z" w16du:dateUtc="2026-05-21T16:25:00Z">
        <w:r w:rsidR="00F770FE">
          <w:rPr>
            <w:rFonts w:ascii="Times New Roman" w:eastAsia="Times New Roman" w:hAnsi="Times New Roman" w:cs="Times New Roman"/>
          </w:rPr>
          <w:t xml:space="preserve"> putative action efficiency understanding is </w:t>
        </w:r>
        <w:r w:rsidR="006E079D">
          <w:rPr>
            <w:rFonts w:ascii="Times New Roman" w:eastAsia="Times New Roman" w:hAnsi="Times New Roman" w:cs="Times New Roman"/>
          </w:rPr>
          <w:t>not impacted by whether the objects involved possess animate fe</w:t>
        </w:r>
      </w:ins>
      <w:ins w:id="1274" w:author="Benton, Deon" w:date="2026-05-21T11:26:00Z" w16du:dateUtc="2026-05-21T16:26:00Z">
        <w:r w:rsidR="006E079D">
          <w:rPr>
            <w:rFonts w:ascii="Times New Roman" w:eastAsia="Times New Roman" w:hAnsi="Times New Roman" w:cs="Times New Roman"/>
          </w:rPr>
          <w:t>atures.</w:t>
        </w:r>
      </w:ins>
      <w:ins w:id="1275" w:author="Benton, Deon" w:date="2026-05-21T11:24:00Z" w16du:dateUtc="2026-05-21T16:24:00Z">
        <w:r w:rsidR="00F770FE">
          <w:rPr>
            <w:rFonts w:ascii="Times New Roman" w:eastAsia="Times New Roman" w:hAnsi="Times New Roman" w:cs="Times New Roman"/>
          </w:rPr>
          <w:t xml:space="preserve"> </w:t>
        </w:r>
      </w:ins>
      <w:ins w:id="1276" w:author="Benton, Deon" w:date="2026-05-21T11:23:00Z" w16du:dateUtc="2026-05-21T16:23:00Z">
        <w:r w:rsidR="00F770FE">
          <w:rPr>
            <w:rFonts w:ascii="Times New Roman" w:eastAsia="Times New Roman" w:hAnsi="Times New Roman" w:cs="Times New Roman"/>
          </w:rPr>
          <w:t xml:space="preserve">The simulation revealed that it could. Additionally, ALIAS-2’s failure to account for this finding </w:t>
        </w:r>
      </w:ins>
      <w:ins w:id="1277" w:author="Benton, Deon" w:date="2026-05-21T11:27:00Z" w16du:dateUtc="2026-05-21T16:27:00Z">
        <w:r w:rsidR="006E079D">
          <w:rPr>
            <w:rFonts w:ascii="Times New Roman" w:eastAsia="Times New Roman" w:hAnsi="Times New Roman" w:cs="Times New Roman"/>
          </w:rPr>
          <w:t>indicates</w:t>
        </w:r>
      </w:ins>
      <w:ins w:id="1278" w:author="Benton, Deon" w:date="2026-05-21T11:26:00Z" w16du:dateUtc="2026-05-21T16:26:00Z">
        <w:r w:rsidR="006E079D">
          <w:rPr>
            <w:rFonts w:ascii="Times New Roman" w:eastAsia="Times New Roman" w:hAnsi="Times New Roman" w:cs="Times New Roman"/>
          </w:rPr>
          <w:t xml:space="preserve"> that</w:t>
        </w:r>
      </w:ins>
      <w:ins w:id="1279" w:author="Benton, Deon" w:date="2026-05-21T11:24:00Z" w16du:dateUtc="2026-05-21T16:24:00Z">
        <w:r w:rsidR="00F770FE">
          <w:rPr>
            <w:rFonts w:ascii="Times New Roman" w:eastAsia="Times New Roman" w:hAnsi="Times New Roman" w:cs="Times New Roman"/>
          </w:rPr>
          <w:t xml:space="preserve"> associative learning alone is insufficient to </w:t>
        </w:r>
      </w:ins>
      <w:ins w:id="1280" w:author="Benton, Deon" w:date="2026-05-21T12:20:00Z" w16du:dateUtc="2026-05-21T17:20:00Z">
        <w:r w:rsidR="00D22463">
          <w:rPr>
            <w:rFonts w:ascii="Times New Roman" w:eastAsia="Times New Roman" w:hAnsi="Times New Roman" w:cs="Times New Roman"/>
          </w:rPr>
          <w:t>capture</w:t>
        </w:r>
      </w:ins>
      <w:ins w:id="1281" w:author="Benton, Deon" w:date="2026-05-21T11:24:00Z" w16du:dateUtc="2026-05-21T16:24:00Z">
        <w:r w:rsidR="00F770FE">
          <w:rPr>
            <w:rFonts w:ascii="Times New Roman" w:eastAsia="Times New Roman" w:hAnsi="Times New Roman" w:cs="Times New Roman"/>
          </w:rPr>
          <w:t xml:space="preserve"> it</w:t>
        </w:r>
      </w:ins>
      <w:ins w:id="1282" w:author="Benton, Deon" w:date="2026-05-21T11:26:00Z" w16du:dateUtc="2026-05-21T16:26:00Z">
        <w:r w:rsidR="006E079D">
          <w:rPr>
            <w:rFonts w:ascii="Times New Roman" w:eastAsia="Times New Roman" w:hAnsi="Times New Roman" w:cs="Times New Roman"/>
          </w:rPr>
          <w:t>; it is necessary that</w:t>
        </w:r>
      </w:ins>
      <w:ins w:id="1283" w:author="Benton, Deon" w:date="2026-05-21T11:24:00Z" w16du:dateUtc="2026-05-21T16:24:00Z">
        <w:r w:rsidR="00F770FE">
          <w:rPr>
            <w:rFonts w:ascii="Times New Roman" w:eastAsia="Times New Roman" w:hAnsi="Times New Roman" w:cs="Times New Roman"/>
          </w:rPr>
          <w:t xml:space="preserve"> barriers located peripheral to curved motion </w:t>
        </w:r>
      </w:ins>
      <w:ins w:id="1284" w:author="Benton, Deon" w:date="2026-05-21T11:26:00Z" w16du:dateUtc="2026-05-21T16:26:00Z">
        <w:r w:rsidR="006E079D">
          <w:rPr>
            <w:rFonts w:ascii="Times New Roman" w:eastAsia="Times New Roman" w:hAnsi="Times New Roman" w:cs="Times New Roman"/>
          </w:rPr>
          <w:t>also possess</w:t>
        </w:r>
      </w:ins>
      <w:ins w:id="1285" w:author="Benton, Deon" w:date="2026-05-21T11:24:00Z" w16du:dateUtc="2026-05-21T16:24:00Z">
        <w:r w:rsidR="00F770FE">
          <w:rPr>
            <w:rFonts w:ascii="Times New Roman" w:eastAsia="Times New Roman" w:hAnsi="Times New Roman" w:cs="Times New Roman"/>
          </w:rPr>
          <w:t xml:space="preserve"> reduced salience. </w:t>
        </w:r>
      </w:ins>
      <w:ins w:id="1286" w:author="Benton, Deon" w:date="2026-05-21T11:16:00Z" w16du:dateUtc="2026-05-21T16:16:00Z">
        <w:r w:rsidR="00F770FE">
          <w:rPr>
            <w:rFonts w:ascii="Times New Roman" w:eastAsia="Times New Roman" w:hAnsi="Times New Roman" w:cs="Times New Roman"/>
          </w:rPr>
          <w:t xml:space="preserve"> </w:t>
        </w:r>
      </w:ins>
    </w:p>
    <w:p w14:paraId="71AE75DD" w14:textId="77777777" w:rsidR="00B733D7" w:rsidRDefault="00524642" w:rsidP="00AB63C6">
      <w:pPr>
        <w:spacing w:line="480" w:lineRule="auto"/>
        <w:ind w:firstLine="720"/>
        <w:contextualSpacing/>
        <w:rPr>
          <w:ins w:id="1287" w:author="Benton, Deon" w:date="2026-05-21T16:08:00Z" w16du:dateUtc="2026-05-21T21:08:00Z"/>
          <w:rFonts w:ascii="Times New Roman" w:hAnsi="Times New Roman" w:cs="Times New Roman"/>
        </w:rPr>
      </w:pPr>
      <w:r>
        <w:rPr>
          <w:rFonts w:ascii="Times New Roman" w:hAnsi="Times New Roman" w:cs="Times New Roman"/>
        </w:rPr>
        <w:lastRenderedPageBreak/>
        <w:tab/>
      </w:r>
      <w:ins w:id="1288" w:author="Benton, Deon" w:date="2026-05-21T11:31:00Z" w16du:dateUtc="2026-05-21T16:31:00Z">
        <w:r w:rsidR="006E079D">
          <w:rPr>
            <w:rFonts w:ascii="Times New Roman" w:hAnsi="Times New Roman" w:cs="Times New Roman"/>
          </w:rPr>
          <w:t>A potential objection to the simulation presented thus far is that they only weakly demonstrate ALIAS’s explanatory bread</w:t>
        </w:r>
      </w:ins>
      <w:ins w:id="1289" w:author="Benton, Deon" w:date="2026-05-21T11:32:00Z" w16du:dateUtc="2026-05-21T16:32:00Z">
        <w:r w:rsidR="006E079D">
          <w:rPr>
            <w:rFonts w:ascii="Times New Roman" w:hAnsi="Times New Roman" w:cs="Times New Roman"/>
          </w:rPr>
          <w:t xml:space="preserve">th. </w:t>
        </w:r>
      </w:ins>
      <w:r w:rsidR="00B66B6C">
        <w:rPr>
          <w:rFonts w:ascii="Times New Roman" w:hAnsi="Times New Roman" w:cs="Times New Roman"/>
        </w:rPr>
        <w:t xml:space="preserve">This is because the two simulations differed only in terms of whether the objects involved possessed animate features. </w:t>
      </w:r>
      <w:r w:rsidR="0066656B">
        <w:rPr>
          <w:rFonts w:ascii="Times New Roman" w:hAnsi="Times New Roman" w:cs="Times New Roman"/>
        </w:rPr>
        <w:t>Yet</w:t>
      </w:r>
      <w:r w:rsidR="00B66B6C">
        <w:rPr>
          <w:rFonts w:ascii="Times New Roman" w:hAnsi="Times New Roman" w:cs="Times New Roman"/>
        </w:rPr>
        <w:t xml:space="preserve">, a true test of </w:t>
      </w:r>
      <w:r w:rsidR="0066656B">
        <w:rPr>
          <w:rFonts w:ascii="Times New Roman" w:hAnsi="Times New Roman" w:cs="Times New Roman"/>
        </w:rPr>
        <w:t xml:space="preserve">ALIAS’s explanatory breadth </w:t>
      </w:r>
      <w:r w:rsidR="00B66B6C">
        <w:rPr>
          <w:rFonts w:ascii="Times New Roman" w:hAnsi="Times New Roman" w:cs="Times New Roman"/>
        </w:rPr>
        <w:t xml:space="preserve">would </w:t>
      </w:r>
      <w:r w:rsidR="0066656B">
        <w:rPr>
          <w:rFonts w:ascii="Times New Roman" w:hAnsi="Times New Roman" w:cs="Times New Roman"/>
        </w:rPr>
        <w:t xml:space="preserve">entail demonstrating that this model can capture </w:t>
      </w:r>
      <w:ins w:id="1290" w:author="Benton, Deon" w:date="2026-05-21T11:34:00Z" w16du:dateUtc="2026-05-21T16:34:00Z">
        <w:r w:rsidR="006E079D">
          <w:rPr>
            <w:rFonts w:ascii="Times New Roman" w:hAnsi="Times New Roman" w:cs="Times New Roman"/>
          </w:rPr>
          <w:t>other target findings.</w:t>
        </w:r>
      </w:ins>
      <w:ins w:id="1291" w:author="Benton, Deon" w:date="2026-05-21T12:03:00Z" w16du:dateUtc="2026-05-21T17:03:00Z">
        <w:r w:rsidR="000C23C2">
          <w:rPr>
            <w:rFonts w:ascii="Times New Roman" w:hAnsi="Times New Roman" w:cs="Times New Roman"/>
          </w:rPr>
          <w:t xml:space="preserve"> </w:t>
        </w:r>
        <w:r w:rsidR="000C23C2" w:rsidRPr="000C23C2">
          <w:rPr>
            <w:rFonts w:ascii="Times New Roman" w:hAnsi="Times New Roman" w:cs="Times New Roman"/>
          </w:rPr>
          <w:t xml:space="preserve">Simulation 3 took </w:t>
        </w:r>
        <w:proofErr w:type="gramStart"/>
        <w:r w:rsidR="000C23C2" w:rsidRPr="000C23C2">
          <w:rPr>
            <w:rFonts w:ascii="Times New Roman" w:hAnsi="Times New Roman" w:cs="Times New Roman"/>
          </w:rPr>
          <w:t>a first</w:t>
        </w:r>
        <w:proofErr w:type="gramEnd"/>
        <w:r w:rsidR="000C23C2" w:rsidRPr="000C23C2">
          <w:rPr>
            <w:rFonts w:ascii="Times New Roman" w:hAnsi="Times New Roman" w:cs="Times New Roman"/>
          </w:rPr>
          <w:t xml:space="preserve"> step in this direction</w:t>
        </w:r>
      </w:ins>
      <w:ins w:id="1292" w:author="Benton, Deon" w:date="2026-05-21T12:05:00Z" w16du:dateUtc="2026-05-21T17:05:00Z">
        <w:r w:rsidR="00160614">
          <w:rPr>
            <w:rFonts w:ascii="Times New Roman" w:hAnsi="Times New Roman" w:cs="Times New Roman"/>
          </w:rPr>
          <w:t xml:space="preserve">. </w:t>
        </w:r>
      </w:ins>
      <w:ins w:id="1293" w:author="Benton, Deon" w:date="2026-05-21T12:06:00Z" w16du:dateUtc="2026-05-21T17:06:00Z">
        <w:r w:rsidR="00160614">
          <w:rPr>
            <w:rFonts w:ascii="Times New Roman" w:hAnsi="Times New Roman" w:cs="Times New Roman"/>
          </w:rPr>
          <w:t xml:space="preserve">Simulation 3 </w:t>
        </w:r>
      </w:ins>
      <w:ins w:id="1294" w:author="Benton, Deon" w:date="2026-05-21T12:08:00Z" w16du:dateUtc="2026-05-21T17:08:00Z">
        <w:r w:rsidR="00160614">
          <w:rPr>
            <w:rFonts w:ascii="Times New Roman" w:hAnsi="Times New Roman" w:cs="Times New Roman"/>
          </w:rPr>
          <w:t xml:space="preserve">was specifically </w:t>
        </w:r>
      </w:ins>
      <w:proofErr w:type="gramStart"/>
      <w:ins w:id="1295" w:author="Benton, Deon" w:date="2026-05-21T12:20:00Z" w16du:dateUtc="2026-05-21T17:20:00Z">
        <w:r w:rsidR="00AD52C3">
          <w:rPr>
            <w:rFonts w:ascii="Times New Roman" w:hAnsi="Times New Roman" w:cs="Times New Roman"/>
          </w:rPr>
          <w:t>examined</w:t>
        </w:r>
      </w:ins>
      <w:proofErr w:type="gramEnd"/>
      <w:ins w:id="1296" w:author="Benton, Deon" w:date="2026-05-21T12:08:00Z" w16du:dateUtc="2026-05-21T17:08:00Z">
        <w:r w:rsidR="00160614">
          <w:rPr>
            <w:rFonts w:ascii="Times New Roman" w:hAnsi="Times New Roman" w:cs="Times New Roman"/>
          </w:rPr>
          <w:t xml:space="preserve"> whether ALIAS could capture</w:t>
        </w:r>
      </w:ins>
      <w:ins w:id="1297" w:author="Benton, Deon" w:date="2026-05-21T12:09:00Z" w16du:dateUtc="2026-05-21T17:09:00Z">
        <w:r w:rsidR="00160614">
          <w:rPr>
            <w:rFonts w:ascii="Times New Roman" w:hAnsi="Times New Roman" w:cs="Times New Roman"/>
          </w:rPr>
          <w:t xml:space="preserve"> Csibra et </w:t>
        </w:r>
        <w:proofErr w:type="gramStart"/>
        <w:r w:rsidR="00160614">
          <w:rPr>
            <w:rFonts w:ascii="Times New Roman" w:hAnsi="Times New Roman" w:cs="Times New Roman"/>
          </w:rPr>
          <w:t>al.</w:t>
        </w:r>
      </w:ins>
      <w:ins w:id="1298" w:author="Benton, Deon" w:date="2026-05-21T12:21:00Z" w16du:dateUtc="2026-05-21T17:21:00Z">
        <w:r w:rsidR="006A62C6">
          <w:rPr>
            <w:rFonts w:ascii="Times New Roman" w:hAnsi="Times New Roman" w:cs="Times New Roman"/>
          </w:rPr>
          <w:t>’s</w:t>
        </w:r>
      </w:ins>
      <w:proofErr w:type="gramEnd"/>
      <w:ins w:id="1299" w:author="Benton, Deon" w:date="2026-05-21T12:09:00Z" w16du:dateUtc="2026-05-21T17:09:00Z">
        <w:r w:rsidR="00160614">
          <w:rPr>
            <w:rFonts w:ascii="Times New Roman" w:hAnsi="Times New Roman" w:cs="Times New Roman"/>
          </w:rPr>
          <w:t xml:space="preserve"> (2003</w:t>
        </w:r>
      </w:ins>
      <w:ins w:id="1300" w:author="Benton, Deon" w:date="2026-05-21T12:12:00Z" w16du:dateUtc="2026-05-21T17:12:00Z">
        <w:r w:rsidR="00D41D32">
          <w:rPr>
            <w:rFonts w:ascii="Times New Roman" w:hAnsi="Times New Roman" w:cs="Times New Roman"/>
          </w:rPr>
          <w:t>)</w:t>
        </w:r>
      </w:ins>
      <w:ins w:id="1301" w:author="Benton, Deon" w:date="2026-05-21T12:21:00Z" w16du:dateUtc="2026-05-21T17:21:00Z">
        <w:r w:rsidR="006A62C6">
          <w:rPr>
            <w:rFonts w:ascii="Times New Roman" w:hAnsi="Times New Roman" w:cs="Times New Roman"/>
          </w:rPr>
          <w:t xml:space="preserve"> finding that 12-month-olds</w:t>
        </w:r>
        <w:r w:rsidR="006A62C6" w:rsidRPr="006A62C6">
          <w:rPr>
            <w:rFonts w:ascii="Times New Roman" w:hAnsi="Times New Roman" w:cs="Times New Roman"/>
          </w:rPr>
          <w:t xml:space="preserve"> can infer goals from actions and constraints and infer constraints from actions and goals</w:t>
        </w:r>
      </w:ins>
      <w:ins w:id="1302" w:author="Benton, Deon" w:date="2026-05-21T12:12:00Z" w16du:dateUtc="2026-05-21T17:12:00Z">
        <w:r w:rsidR="00D41D32">
          <w:rPr>
            <w:rFonts w:ascii="Times New Roman" w:hAnsi="Times New Roman" w:cs="Times New Roman"/>
          </w:rPr>
          <w:t>.</w:t>
        </w:r>
        <w:r w:rsidR="00160614" w:rsidRPr="00160614">
          <w:rPr>
            <w:rFonts w:ascii="Times New Roman" w:hAnsi="Times New Roman" w:cs="Times New Roman"/>
          </w:rPr>
          <w:t xml:space="preserve"> </w:t>
        </w:r>
        <w:r w:rsidR="00160614">
          <w:rPr>
            <w:rFonts w:ascii="Times New Roman" w:hAnsi="Times New Roman" w:cs="Times New Roman"/>
          </w:rPr>
          <w:t xml:space="preserve">In </w:t>
        </w:r>
      </w:ins>
      <w:ins w:id="1303" w:author="Benton, Deon" w:date="2026-05-21T16:06:00Z" w16du:dateUtc="2026-05-21T21:06:00Z">
        <w:r w:rsidR="00AD3D8D">
          <w:rPr>
            <w:rFonts w:ascii="Times New Roman" w:hAnsi="Times New Roman" w:cs="Times New Roman"/>
          </w:rPr>
          <w:t>their first experiment,</w:t>
        </w:r>
      </w:ins>
      <w:ins w:id="1304" w:author="Benton, Deon" w:date="2026-05-21T12:12:00Z" w16du:dateUtc="2026-05-21T17:12:00Z">
        <w:r w:rsidR="00160614">
          <w:rPr>
            <w:rFonts w:ascii="Times New Roman" w:hAnsi="Times New Roman" w:cs="Times New Roman"/>
          </w:rPr>
          <w:t xml:space="preserve"> </w:t>
        </w:r>
      </w:ins>
      <w:ins w:id="1305" w:author="Benton, Deon" w:date="2026-05-21T12:22:00Z" w16du:dateUtc="2026-05-21T17:22:00Z">
        <w:r w:rsidR="006A62C6">
          <w:rPr>
            <w:rFonts w:ascii="Times New Roman" w:hAnsi="Times New Roman" w:cs="Times New Roman"/>
          </w:rPr>
          <w:t xml:space="preserve">infants were habituated to an event in which a large circle appeared to be chasing a small circle. However, </w:t>
        </w:r>
      </w:ins>
      <w:ins w:id="1306" w:author="Benton, Deon" w:date="2026-05-21T12:23:00Z" w16du:dateUtc="2026-05-21T17:23:00Z">
        <w:r w:rsidR="006A62C6">
          <w:rPr>
            <w:rFonts w:ascii="Times New Roman" w:hAnsi="Times New Roman" w:cs="Times New Roman"/>
          </w:rPr>
          <w:t>before</w:t>
        </w:r>
      </w:ins>
      <w:ins w:id="1307" w:author="Benton, Deon" w:date="2026-05-21T12:22:00Z" w16du:dateUtc="2026-05-21T17:22:00Z">
        <w:r w:rsidR="006A62C6">
          <w:rPr>
            <w:rFonts w:ascii="Times New Roman" w:hAnsi="Times New Roman" w:cs="Times New Roman"/>
          </w:rPr>
          <w:t xml:space="preserve"> large circle </w:t>
        </w:r>
      </w:ins>
      <w:ins w:id="1308" w:author="Benton, Deon" w:date="2026-05-21T12:23:00Z" w16du:dateUtc="2026-05-21T17:23:00Z">
        <w:r w:rsidR="006A62C6">
          <w:rPr>
            <w:rFonts w:ascii="Times New Roman" w:hAnsi="Times New Roman" w:cs="Times New Roman"/>
          </w:rPr>
          <w:t xml:space="preserve">could </w:t>
        </w:r>
      </w:ins>
      <w:ins w:id="1309" w:author="Benton, Deon" w:date="2026-05-21T13:00:00Z" w16du:dateUtc="2026-05-21T18:00:00Z">
        <w:r w:rsidR="0037590E">
          <w:rPr>
            <w:rFonts w:ascii="Times New Roman" w:hAnsi="Times New Roman" w:cs="Times New Roman"/>
          </w:rPr>
          <w:t>reach</w:t>
        </w:r>
      </w:ins>
      <w:ins w:id="1310" w:author="Benton, Deon" w:date="2026-05-21T12:23:00Z" w16du:dateUtc="2026-05-21T17:23:00Z">
        <w:r w:rsidR="006A62C6">
          <w:rPr>
            <w:rFonts w:ascii="Times New Roman" w:hAnsi="Times New Roman" w:cs="Times New Roman"/>
          </w:rPr>
          <w:t xml:space="preserve"> the small circle</w:t>
        </w:r>
      </w:ins>
      <w:ins w:id="1311" w:author="Benton, Deon" w:date="2026-05-21T12:24:00Z" w16du:dateUtc="2026-05-21T17:24:00Z">
        <w:r w:rsidR="006A62C6">
          <w:rPr>
            <w:rFonts w:ascii="Times New Roman" w:hAnsi="Times New Roman" w:cs="Times New Roman"/>
          </w:rPr>
          <w:t xml:space="preserve">, the </w:t>
        </w:r>
        <w:r w:rsidR="006A62C6" w:rsidRPr="006A62C6">
          <w:rPr>
            <w:rFonts w:ascii="Times New Roman" w:hAnsi="Times New Roman" w:cs="Times New Roman"/>
          </w:rPr>
          <w:t xml:space="preserve">small circle </w:t>
        </w:r>
      </w:ins>
      <w:ins w:id="1312" w:author="Benton, Deon" w:date="2026-05-21T13:01:00Z" w16du:dateUtc="2026-05-21T18:01:00Z">
        <w:r w:rsidR="0037590E">
          <w:rPr>
            <w:rFonts w:ascii="Times New Roman" w:hAnsi="Times New Roman" w:cs="Times New Roman"/>
          </w:rPr>
          <w:t>moved</w:t>
        </w:r>
      </w:ins>
      <w:ins w:id="1313" w:author="Benton, Deon" w:date="2026-05-21T12:24:00Z" w16du:dateUtc="2026-05-21T17:24:00Z">
        <w:r w:rsidR="006A62C6" w:rsidRPr="006A62C6">
          <w:rPr>
            <w:rFonts w:ascii="Times New Roman" w:hAnsi="Times New Roman" w:cs="Times New Roman"/>
          </w:rPr>
          <w:t xml:space="preserve"> through a small gap between two bars</w:t>
        </w:r>
      </w:ins>
      <w:ins w:id="1314" w:author="Benton, Deon" w:date="2026-05-21T13:00:00Z" w16du:dateUtc="2026-05-21T18:00:00Z">
        <w:r w:rsidR="0037590E">
          <w:rPr>
            <w:rFonts w:ascii="Times New Roman" w:hAnsi="Times New Roman" w:cs="Times New Roman"/>
          </w:rPr>
          <w:t xml:space="preserve"> and</w:t>
        </w:r>
      </w:ins>
      <w:ins w:id="1315" w:author="Benton, Deon" w:date="2026-05-21T13:01:00Z" w16du:dateUtc="2026-05-21T18:01:00Z">
        <w:r w:rsidR="0037590E">
          <w:rPr>
            <w:rFonts w:ascii="Times New Roman" w:hAnsi="Times New Roman" w:cs="Times New Roman"/>
          </w:rPr>
          <w:t xml:space="preserve"> then</w:t>
        </w:r>
      </w:ins>
      <w:ins w:id="1316" w:author="Benton, Deon" w:date="2026-05-21T13:00:00Z" w16du:dateUtc="2026-05-21T18:00:00Z">
        <w:r w:rsidR="0037590E">
          <w:rPr>
            <w:rFonts w:ascii="Times New Roman" w:hAnsi="Times New Roman" w:cs="Times New Roman"/>
          </w:rPr>
          <w:t xml:space="preserve"> disappeared from the screen</w:t>
        </w:r>
      </w:ins>
      <w:ins w:id="1317" w:author="Benton, Deon" w:date="2026-05-21T12:22:00Z" w16du:dateUtc="2026-05-21T17:22:00Z">
        <w:r w:rsidR="006A62C6">
          <w:rPr>
            <w:rFonts w:ascii="Times New Roman" w:hAnsi="Times New Roman" w:cs="Times New Roman"/>
          </w:rPr>
          <w:t>.</w:t>
        </w:r>
      </w:ins>
      <w:ins w:id="1318" w:author="Benton, Deon" w:date="2026-05-21T13:01:00Z" w16du:dateUtc="2026-05-21T18:01:00Z">
        <w:r w:rsidR="0037590E">
          <w:rPr>
            <w:rFonts w:ascii="Times New Roman" w:hAnsi="Times New Roman" w:cs="Times New Roman"/>
          </w:rPr>
          <w:t xml:space="preserve"> The fact that the opening between the two bars was too narrow for the larger circle to fit through,</w:t>
        </w:r>
      </w:ins>
      <w:ins w:id="1319" w:author="Benton, Deon" w:date="2026-05-21T12:12:00Z" w16du:dateUtc="2026-05-21T17:12:00Z">
        <w:r w:rsidR="00160614" w:rsidRPr="00EC6297">
          <w:rPr>
            <w:rFonts w:ascii="Times New Roman" w:hAnsi="Times New Roman" w:cs="Times New Roman"/>
          </w:rPr>
          <w:t xml:space="preserve"> </w:t>
        </w:r>
        <w:r w:rsidR="00160614">
          <w:rPr>
            <w:rFonts w:ascii="Times New Roman" w:hAnsi="Times New Roman" w:cs="Times New Roman"/>
          </w:rPr>
          <w:t xml:space="preserve">it </w:t>
        </w:r>
      </w:ins>
      <w:ins w:id="1320" w:author="Benton, Deon" w:date="2026-05-21T12:14:00Z" w16du:dateUtc="2026-05-21T17:14:00Z">
        <w:r w:rsidR="00E22C6A">
          <w:rPr>
            <w:rFonts w:ascii="Times New Roman" w:hAnsi="Times New Roman" w:cs="Times New Roman"/>
          </w:rPr>
          <w:t xml:space="preserve">was forced </w:t>
        </w:r>
      </w:ins>
      <w:ins w:id="1321" w:author="Benton, Deon" w:date="2026-05-21T12:12:00Z" w16du:dateUtc="2026-05-21T17:12:00Z">
        <w:r w:rsidR="00160614">
          <w:rPr>
            <w:rFonts w:ascii="Times New Roman" w:hAnsi="Times New Roman" w:cs="Times New Roman"/>
          </w:rPr>
          <w:t>moved</w:t>
        </w:r>
        <w:r w:rsidR="00160614" w:rsidRPr="00EC6297">
          <w:rPr>
            <w:rFonts w:ascii="Times New Roman" w:hAnsi="Times New Roman" w:cs="Times New Roman"/>
          </w:rPr>
          <w:t xml:space="preserve"> around </w:t>
        </w:r>
        <w:r w:rsidR="00160614">
          <w:rPr>
            <w:rFonts w:ascii="Times New Roman" w:hAnsi="Times New Roman" w:cs="Times New Roman"/>
          </w:rPr>
          <w:t>one of the bars</w:t>
        </w:r>
        <w:r w:rsidR="00160614" w:rsidRPr="00EC6297">
          <w:rPr>
            <w:rFonts w:ascii="Times New Roman" w:hAnsi="Times New Roman" w:cs="Times New Roman"/>
          </w:rPr>
          <w:t xml:space="preserve"> before </w:t>
        </w:r>
      </w:ins>
      <w:ins w:id="1322" w:author="Benton, Deon" w:date="2026-05-21T13:02:00Z" w16du:dateUtc="2026-05-21T18:02:00Z">
        <w:r w:rsidR="0037590E">
          <w:rPr>
            <w:rFonts w:ascii="Times New Roman" w:hAnsi="Times New Roman" w:cs="Times New Roman"/>
          </w:rPr>
          <w:t>continuing to move in the</w:t>
        </w:r>
      </w:ins>
      <w:ins w:id="1323" w:author="Benton, Deon" w:date="2026-05-21T12:15:00Z" w16du:dateUtc="2026-05-21T17:15:00Z">
        <w:r w:rsidR="00E22C6A">
          <w:rPr>
            <w:rFonts w:ascii="Times New Roman" w:hAnsi="Times New Roman" w:cs="Times New Roman"/>
          </w:rPr>
          <w:t xml:space="preserve"> small </w:t>
        </w:r>
      </w:ins>
      <w:ins w:id="1324" w:author="Benton, Deon" w:date="2026-05-21T12:12:00Z" w16du:dateUtc="2026-05-21T17:12:00Z">
        <w:r w:rsidR="00160614">
          <w:rPr>
            <w:rFonts w:ascii="Times New Roman" w:hAnsi="Times New Roman" w:cs="Times New Roman"/>
          </w:rPr>
          <w:t>circle’s last seen</w:t>
        </w:r>
        <w:r w:rsidR="00160614" w:rsidRPr="00EC6297">
          <w:rPr>
            <w:rFonts w:ascii="Times New Roman" w:hAnsi="Times New Roman" w:cs="Times New Roman"/>
          </w:rPr>
          <w:t xml:space="preserve"> </w:t>
        </w:r>
        <w:r w:rsidR="00160614">
          <w:rPr>
            <w:rFonts w:ascii="Times New Roman" w:hAnsi="Times New Roman" w:cs="Times New Roman"/>
          </w:rPr>
          <w:t>direction. Crucially, because the large circle never reached the small</w:t>
        </w:r>
      </w:ins>
      <w:ins w:id="1325" w:author="Benton, Deon" w:date="2026-05-21T15:57:00Z" w16du:dateUtc="2026-05-21T20:57:00Z">
        <w:r w:rsidR="00AD3D8D">
          <w:rPr>
            <w:rFonts w:ascii="Times New Roman" w:hAnsi="Times New Roman" w:cs="Times New Roman"/>
          </w:rPr>
          <w:t xml:space="preserve"> </w:t>
        </w:r>
      </w:ins>
      <w:ins w:id="1326" w:author="Benton, Deon" w:date="2026-05-21T12:12:00Z" w16du:dateUtc="2026-05-21T17:12:00Z">
        <w:r w:rsidR="00160614">
          <w:rPr>
            <w:rFonts w:ascii="Times New Roman" w:hAnsi="Times New Roman" w:cs="Times New Roman"/>
          </w:rPr>
          <w:t>one, its goal</w:t>
        </w:r>
      </w:ins>
      <w:ins w:id="1327" w:author="Benton, Deon" w:date="2026-05-21T13:03:00Z" w16du:dateUtc="2026-05-21T18:03:00Z">
        <w:r w:rsidR="0037590E">
          <w:rPr>
            <w:rFonts w:ascii="Times New Roman" w:hAnsi="Times New Roman" w:cs="Times New Roman"/>
          </w:rPr>
          <w:t xml:space="preserve"> of reaching it </w:t>
        </w:r>
      </w:ins>
      <w:ins w:id="1328" w:author="Benton, Deon" w:date="2026-05-21T12:12:00Z" w16du:dateUtc="2026-05-21T17:12:00Z">
        <w:r w:rsidR="00160614">
          <w:rPr>
            <w:rFonts w:ascii="Times New Roman" w:hAnsi="Times New Roman" w:cs="Times New Roman"/>
          </w:rPr>
          <w:t>had to be inferred.</w:t>
        </w:r>
      </w:ins>
      <w:ins w:id="1329" w:author="Benton, Deon" w:date="2026-05-21T13:05:00Z" w16du:dateUtc="2026-05-21T18:05:00Z">
        <w:r w:rsidR="0037590E">
          <w:rPr>
            <w:rFonts w:ascii="Times New Roman" w:hAnsi="Times New Roman" w:cs="Times New Roman"/>
          </w:rPr>
          <w:t xml:space="preserve"> </w:t>
        </w:r>
      </w:ins>
      <w:ins w:id="1330" w:author="Benton, Deon" w:date="2026-05-21T13:05:00Z">
        <w:r w:rsidR="0037590E" w:rsidRPr="0037590E">
          <w:rPr>
            <w:rFonts w:ascii="Times New Roman" w:hAnsi="Times New Roman" w:cs="Times New Roman"/>
          </w:rPr>
          <w:t>Together</w:t>
        </w:r>
      </w:ins>
      <w:ins w:id="1331" w:author="Benton, Deon" w:date="2026-05-21T15:58:00Z" w16du:dateUtc="2026-05-21T20:58:00Z">
        <w:r w:rsidR="00AD3D8D">
          <w:rPr>
            <w:rFonts w:ascii="Times New Roman" w:hAnsi="Times New Roman" w:cs="Times New Roman"/>
          </w:rPr>
          <w:t xml:space="preserve"> Csibra et al.’s</w:t>
        </w:r>
      </w:ins>
      <w:ins w:id="1332" w:author="Benton, Deon" w:date="2026-05-21T16:06:00Z" w16du:dateUtc="2026-05-21T21:06:00Z">
        <w:r w:rsidR="00AD3D8D">
          <w:rPr>
            <w:rFonts w:ascii="Times New Roman" w:hAnsi="Times New Roman" w:cs="Times New Roman"/>
          </w:rPr>
          <w:t xml:space="preserve"> Experiment 2</w:t>
        </w:r>
      </w:ins>
      <w:ins w:id="1333" w:author="Benton, Deon" w:date="2026-05-21T15:58:00Z" w16du:dateUtc="2026-05-21T20:58:00Z">
        <w:r w:rsidR="00AD3D8D">
          <w:rPr>
            <w:rFonts w:ascii="Times New Roman" w:hAnsi="Times New Roman" w:cs="Times New Roman"/>
          </w:rPr>
          <w:t xml:space="preserve"> finding that </w:t>
        </w:r>
      </w:ins>
      <w:ins w:id="1334" w:author="Benton, Deon" w:date="2026-05-21T15:59:00Z" w16du:dateUtc="2026-05-21T20:59:00Z">
        <w:r w:rsidR="00AD3D8D" w:rsidRPr="0037590E">
          <w:rPr>
            <w:rFonts w:ascii="Times New Roman" w:hAnsi="Times New Roman" w:cs="Times New Roman"/>
          </w:rPr>
          <w:t>infants looked longer</w:t>
        </w:r>
        <w:r w:rsidR="00AD3D8D">
          <w:rPr>
            <w:rFonts w:ascii="Times New Roman" w:hAnsi="Times New Roman" w:cs="Times New Roman"/>
          </w:rPr>
          <w:t xml:space="preserve"> at an </w:t>
        </w:r>
      </w:ins>
      <w:ins w:id="1335" w:author="Benton, Deon" w:date="2026-05-21T16:00:00Z" w16du:dateUtc="2026-05-21T21:00:00Z">
        <w:r w:rsidR="00AD3D8D">
          <w:rPr>
            <w:rFonts w:ascii="Times New Roman" w:hAnsi="Times New Roman" w:cs="Times New Roman"/>
          </w:rPr>
          <w:t>unconstrained</w:t>
        </w:r>
      </w:ins>
      <w:ins w:id="1336" w:author="Benton, Deon" w:date="2026-05-21T15:59:00Z" w16du:dateUtc="2026-05-21T20:59:00Z">
        <w:r w:rsidR="00AD3D8D">
          <w:rPr>
            <w:rFonts w:ascii="Times New Roman" w:hAnsi="Times New Roman" w:cs="Times New Roman"/>
          </w:rPr>
          <w:t xml:space="preserve"> than at</w:t>
        </w:r>
        <w:r w:rsidR="00AD3D8D" w:rsidRPr="0037590E">
          <w:rPr>
            <w:rFonts w:ascii="Times New Roman" w:hAnsi="Times New Roman" w:cs="Times New Roman"/>
          </w:rPr>
          <w:t xml:space="preserve"> </w:t>
        </w:r>
      </w:ins>
      <w:ins w:id="1337" w:author="Benton, Deon" w:date="2026-05-21T16:00:00Z" w16du:dateUtc="2026-05-21T21:00:00Z">
        <w:r w:rsidR="00AD3D8D">
          <w:rPr>
            <w:rFonts w:ascii="Times New Roman" w:hAnsi="Times New Roman" w:cs="Times New Roman"/>
          </w:rPr>
          <w:t xml:space="preserve">a constrained </w:t>
        </w:r>
      </w:ins>
      <w:ins w:id="1338" w:author="Benton, Deon" w:date="2026-05-21T16:07:00Z" w16du:dateUtc="2026-05-21T21:07:00Z">
        <w:r w:rsidR="00AD3D8D">
          <w:rPr>
            <w:rFonts w:ascii="Times New Roman" w:hAnsi="Times New Roman" w:cs="Times New Roman"/>
          </w:rPr>
          <w:t>arced event</w:t>
        </w:r>
      </w:ins>
      <w:ins w:id="1339" w:author="Benton, Deon" w:date="2026-05-21T13:05:00Z">
        <w:r w:rsidR="0037590E" w:rsidRPr="0037590E">
          <w:rPr>
            <w:rFonts w:ascii="Times New Roman" w:hAnsi="Times New Roman" w:cs="Times New Roman"/>
          </w:rPr>
          <w:t xml:space="preserve">, these findings were </w:t>
        </w:r>
      </w:ins>
      <w:ins w:id="1340" w:author="Benton, Deon" w:date="2026-05-21T16:00:00Z" w16du:dateUtc="2026-05-21T21:00:00Z">
        <w:r w:rsidR="00AD3D8D">
          <w:rPr>
            <w:rFonts w:ascii="Times New Roman" w:hAnsi="Times New Roman" w:cs="Times New Roman"/>
          </w:rPr>
          <w:t xml:space="preserve">taken </w:t>
        </w:r>
      </w:ins>
      <w:ins w:id="1341" w:author="Benton, Deon" w:date="2026-05-21T16:07:00Z" w16du:dateUtc="2026-05-21T21:07:00Z">
        <w:r w:rsidR="00AD3D8D">
          <w:rPr>
            <w:rFonts w:ascii="Times New Roman" w:hAnsi="Times New Roman" w:cs="Times New Roman"/>
          </w:rPr>
          <w:t xml:space="preserve">to support the teleological stance. </w:t>
        </w:r>
      </w:ins>
    </w:p>
    <w:p w14:paraId="494D8A6D" w14:textId="309D002E" w:rsidR="00524642" w:rsidRDefault="00BC3159" w:rsidP="00AB63C6">
      <w:pPr>
        <w:spacing w:line="480" w:lineRule="auto"/>
        <w:ind w:firstLine="720"/>
        <w:contextualSpacing/>
        <w:rPr>
          <w:rFonts w:ascii="Times New Roman" w:hAnsi="Times New Roman" w:cs="Times New Roman"/>
        </w:rPr>
      </w:pPr>
      <w:ins w:id="1342" w:author="Benton, Deon" w:date="2026-05-21T16:08:00Z" w16du:dateUtc="2026-05-21T21:08:00Z">
        <w:r>
          <w:rPr>
            <w:rFonts w:ascii="Times New Roman" w:hAnsi="Times New Roman" w:cs="Times New Roman"/>
          </w:rPr>
          <w:t>Note that although</w:t>
        </w:r>
      </w:ins>
      <w:ins w:id="1343" w:author="Benton, Deon" w:date="2026-05-21T16:05:00Z" w16du:dateUtc="2026-05-21T21:05:00Z">
        <w:r w:rsidR="00AD3D8D">
          <w:rPr>
            <w:rFonts w:ascii="Times New Roman" w:hAnsi="Times New Roman" w:cs="Times New Roman"/>
          </w:rPr>
          <w:t xml:space="preserve"> Csibra et al.’</w:t>
        </w:r>
        <w:proofErr w:type="gramStart"/>
        <w:r w:rsidR="00AD3D8D">
          <w:rPr>
            <w:rFonts w:ascii="Times New Roman" w:hAnsi="Times New Roman" w:cs="Times New Roman"/>
          </w:rPr>
          <w:t xml:space="preserve">s </w:t>
        </w:r>
      </w:ins>
      <w:r w:rsidR="008B3E78">
        <w:rPr>
          <w:rFonts w:ascii="Times New Roman" w:hAnsi="Times New Roman" w:cs="Times New Roman"/>
        </w:rPr>
        <w:t xml:space="preserve"> </w:t>
      </w:r>
      <w:ins w:id="1344" w:author="Benton, Deon" w:date="2026-05-21T16:08:00Z" w16du:dateUtc="2026-05-21T21:08:00Z">
        <w:r>
          <w:rPr>
            <w:rFonts w:ascii="Times New Roman" w:hAnsi="Times New Roman" w:cs="Times New Roman"/>
          </w:rPr>
          <w:t>(</w:t>
        </w:r>
        <w:proofErr w:type="gramEnd"/>
        <w:r>
          <w:rPr>
            <w:rFonts w:ascii="Times New Roman" w:hAnsi="Times New Roman" w:cs="Times New Roman"/>
          </w:rPr>
          <w:t xml:space="preserve">2003) first experiment did not employ the </w:t>
        </w:r>
        <w:r w:rsidR="00B733D7">
          <w:rPr>
            <w:rFonts w:ascii="Times New Roman" w:hAnsi="Times New Roman" w:cs="Times New Roman"/>
          </w:rPr>
          <w:t>Gergely-style</w:t>
        </w:r>
      </w:ins>
      <w:r w:rsidR="008A7E25">
        <w:rPr>
          <w:rFonts w:ascii="Times New Roman" w:hAnsi="Times New Roman" w:cs="Times New Roman"/>
        </w:rPr>
        <w:t xml:space="preserve"> paradigm, it </w:t>
      </w:r>
      <w:ins w:id="1345" w:author="Benton, Deon" w:date="2026-05-21T16:08:00Z" w16du:dateUtc="2026-05-21T21:08:00Z">
        <w:r w:rsidR="00B733D7">
          <w:rPr>
            <w:rFonts w:ascii="Times New Roman" w:hAnsi="Times New Roman" w:cs="Times New Roman"/>
          </w:rPr>
          <w:t>can readily be recast within it</w:t>
        </w:r>
      </w:ins>
      <w:r w:rsidR="008A7E25">
        <w:rPr>
          <w:rFonts w:ascii="Times New Roman" w:hAnsi="Times New Roman" w:cs="Times New Roman"/>
        </w:rPr>
        <w:t xml:space="preserve">. </w:t>
      </w:r>
      <w:ins w:id="1346" w:author="Benton, Deon" w:date="2026-05-21T16:09:00Z" w16du:dateUtc="2026-05-21T21:09:00Z">
        <w:r w:rsidR="00B733D7">
          <w:rPr>
            <w:rFonts w:ascii="Times New Roman" w:hAnsi="Times New Roman" w:cs="Times New Roman"/>
          </w:rPr>
          <w:t xml:space="preserve">This can be done by terminating the habituation </w:t>
        </w:r>
      </w:ins>
      <w:ins w:id="1347" w:author="Benton, Deon" w:date="2026-05-21T16:13:00Z" w16du:dateUtc="2026-05-21T21:13:00Z">
        <w:r w:rsidR="00B733D7">
          <w:rPr>
            <w:rFonts w:ascii="Times New Roman" w:hAnsi="Times New Roman" w:cs="Times New Roman"/>
          </w:rPr>
          <w:t>event after</w:t>
        </w:r>
      </w:ins>
      <w:r w:rsidR="008A7E25">
        <w:rPr>
          <w:rFonts w:ascii="Times New Roman" w:hAnsi="Times New Roman" w:cs="Times New Roman"/>
        </w:rPr>
        <w:t xml:space="preserve"> the first object clears the barrier</w:t>
      </w:r>
      <w:r w:rsidR="008B3E78">
        <w:rPr>
          <w:rFonts w:ascii="Times New Roman" w:hAnsi="Times New Roman" w:cs="Times New Roman"/>
        </w:rPr>
        <w:t xml:space="preserve"> but before </w:t>
      </w:r>
      <w:ins w:id="1348" w:author="Benton, Deon" w:date="2026-05-21T16:13:00Z" w16du:dateUtc="2026-05-21T21:13:00Z">
        <w:r w:rsidR="00B733D7">
          <w:rPr>
            <w:rFonts w:ascii="Times New Roman" w:hAnsi="Times New Roman" w:cs="Times New Roman"/>
          </w:rPr>
          <w:t>it</w:t>
        </w:r>
      </w:ins>
      <w:r w:rsidR="008B3E78">
        <w:rPr>
          <w:rFonts w:ascii="Times New Roman" w:hAnsi="Times New Roman" w:cs="Times New Roman"/>
        </w:rPr>
        <w:t xml:space="preserve"> reaches the second</w:t>
      </w:r>
      <w:ins w:id="1349" w:author="Benton, Deon" w:date="2026-05-21T16:13:00Z" w16du:dateUtc="2026-05-21T21:13:00Z">
        <w:r w:rsidR="00B733D7">
          <w:rPr>
            <w:rFonts w:ascii="Times New Roman" w:hAnsi="Times New Roman" w:cs="Times New Roman"/>
          </w:rPr>
          <w:t xml:space="preserve"> object</w:t>
        </w:r>
      </w:ins>
      <w:r w:rsidR="008A7E25">
        <w:rPr>
          <w:rFonts w:ascii="Times New Roman" w:hAnsi="Times New Roman" w:cs="Times New Roman"/>
        </w:rPr>
        <w:t xml:space="preserve">. </w:t>
      </w:r>
      <w:ins w:id="1350" w:author="Benton, Deon" w:date="2026-05-21T16:14:00Z" w16du:dateUtc="2026-05-21T21:14:00Z">
        <w:r w:rsidR="00B733D7">
          <w:rPr>
            <w:rFonts w:ascii="Times New Roman" w:hAnsi="Times New Roman" w:cs="Times New Roman"/>
          </w:rPr>
          <w:t xml:space="preserve">Here, the first object’s goal must be inferred </w:t>
        </w:r>
        <w:proofErr w:type="gramStart"/>
        <w:r w:rsidR="00B733D7">
          <w:rPr>
            <w:rFonts w:ascii="Times New Roman" w:hAnsi="Times New Roman" w:cs="Times New Roman"/>
          </w:rPr>
          <w:t>because of</w:t>
        </w:r>
        <w:proofErr w:type="gramEnd"/>
        <w:r w:rsidR="00B733D7">
          <w:rPr>
            <w:rFonts w:ascii="Times New Roman" w:hAnsi="Times New Roman" w:cs="Times New Roman"/>
          </w:rPr>
          <w:t xml:space="preserve"> the first object never reaches the first one. </w:t>
        </w:r>
      </w:ins>
      <w:r w:rsidR="00E66072">
        <w:rPr>
          <w:rFonts w:ascii="Times New Roman" w:hAnsi="Times New Roman" w:cs="Times New Roman"/>
        </w:rPr>
        <w:t xml:space="preserve">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488ED572"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r w:rsidR="00663CD3">
        <w:rPr>
          <w:rFonts w:ascii="Times New Roman" w:hAnsi="Times New Roman" w:cs="Times New Roman"/>
          <w:b/>
          <w:bCs/>
        </w:rPr>
        <w:t xml:space="preserve">: </w:t>
      </w:r>
      <w:r w:rsidR="00663CD3" w:rsidRPr="00663CD3">
        <w:rPr>
          <w:rFonts w:ascii="Times New Roman" w:hAnsi="Times New Roman" w:cs="Times New Roman"/>
          <w:b/>
          <w:bCs/>
        </w:rPr>
        <w:t>Bidirectional inferences about actions, goals, and constraints.</w:t>
      </w:r>
    </w:p>
    <w:p w14:paraId="413E4886" w14:textId="6C218E55" w:rsidR="00524642" w:rsidRDefault="00524642" w:rsidP="00084C35">
      <w:pPr>
        <w:spacing w:line="480" w:lineRule="auto"/>
        <w:contextualSpacing/>
        <w:rPr>
          <w:rFonts w:ascii="Times New Roman" w:hAnsi="Times New Roman" w:cs="Times New Roman"/>
        </w:rPr>
      </w:pPr>
      <w:r>
        <w:rPr>
          <w:rFonts w:ascii="Times New Roman" w:hAnsi="Times New Roman" w:cs="Times New Roman"/>
        </w:rPr>
        <w:tab/>
        <w:t xml:space="preserve">Simulation 3 tested whether </w:t>
      </w:r>
      <w:r w:rsidR="004A2FD3">
        <w:rPr>
          <w:rFonts w:ascii="Times New Roman" w:hAnsi="Times New Roman" w:cs="Times New Roman"/>
        </w:rPr>
        <w:t xml:space="preserve">ALIAS </w:t>
      </w:r>
      <w:r>
        <w:rPr>
          <w:rFonts w:ascii="Times New Roman" w:hAnsi="Times New Roman" w:cs="Times New Roman"/>
        </w:rPr>
        <w:t xml:space="preserve">could explain the finding that </w:t>
      </w:r>
      <w:r w:rsidR="004B653C">
        <w:rPr>
          <w:rFonts w:ascii="Times New Roman" w:hAnsi="Times New Roman" w:cs="Times New Roman"/>
        </w:rPr>
        <w:t xml:space="preserve">12-month-old </w:t>
      </w:r>
      <w:r>
        <w:rPr>
          <w:rFonts w:ascii="Times New Roman" w:hAnsi="Times New Roman" w:cs="Times New Roman"/>
        </w:rPr>
        <w:t xml:space="preserve">infants </w:t>
      </w:r>
      <w:ins w:id="1351" w:author="Benton, Deon" w:date="2026-05-21T16:22:00Z" w16du:dateUtc="2026-05-21T21:22:00Z">
        <w:r w:rsidR="00BF054E">
          <w:rPr>
            <w:rFonts w:ascii="Times New Roman" w:hAnsi="Times New Roman" w:cs="Times New Roman"/>
          </w:rPr>
          <w:t>putatively can</w:t>
        </w:r>
      </w:ins>
      <w:r w:rsidR="00EF17A4">
        <w:rPr>
          <w:rFonts w:ascii="Times New Roman" w:hAnsi="Times New Roman" w:cs="Times New Roman"/>
        </w:rPr>
        <w:t xml:space="preserve"> </w:t>
      </w:r>
      <w:r>
        <w:rPr>
          <w:rFonts w:ascii="Times New Roman" w:hAnsi="Times New Roman" w:cs="Times New Roman"/>
        </w:rPr>
        <w:t xml:space="preserve">infer goals from constraints and behavior </w:t>
      </w:r>
      <w:r w:rsidR="006912FB">
        <w:rPr>
          <w:rFonts w:ascii="Times New Roman" w:hAnsi="Times New Roman" w:cs="Times New Roman"/>
        </w:rPr>
        <w:t xml:space="preserve">as well as </w:t>
      </w:r>
      <w:r>
        <w:rPr>
          <w:rFonts w:ascii="Times New Roman" w:hAnsi="Times New Roman" w:cs="Times New Roman"/>
        </w:rPr>
        <w:t xml:space="preserve">constraints from goals and </w:t>
      </w:r>
      <w:r>
        <w:rPr>
          <w:rFonts w:ascii="Times New Roman" w:hAnsi="Times New Roman" w:cs="Times New Roman"/>
        </w:rPr>
        <w:lastRenderedPageBreak/>
        <w:t>behaviors. Networks were assigned either to the Inferring Goals condition (N = 20) or to the Inferring Constraints condition (N = 20)</w:t>
      </w:r>
      <w:ins w:id="1352" w:author="Benton, Deon" w:date="2026-05-21T16:24:00Z" w16du:dateUtc="2026-05-21T21:24:00Z">
        <w:r w:rsidR="00BF054E">
          <w:rPr>
            <w:rFonts w:ascii="Times New Roman" w:hAnsi="Times New Roman" w:cs="Times New Roman"/>
          </w:rPr>
          <w:t>; the same number of networks were assigned to ALIAS-2, OM10, and OM10-2</w:t>
        </w:r>
      </w:ins>
      <w:r>
        <w:rPr>
          <w:rFonts w:ascii="Times New Roman" w:hAnsi="Times New Roman" w:cs="Times New Roman"/>
        </w:rPr>
        <w:t xml:space="preserve">. The </w:t>
      </w:r>
      <w:ins w:id="1353" w:author="Benton, Deon" w:date="2026-05-21T16:25:00Z" w16du:dateUtc="2026-05-21T21:25:00Z">
        <w:r w:rsidR="00BF054E">
          <w:rPr>
            <w:rFonts w:ascii="Times New Roman" w:hAnsi="Times New Roman" w:cs="Times New Roman"/>
          </w:rPr>
          <w:t>simulation of this condition was identical to the Experimental condition in Simulation 1a except</w:t>
        </w:r>
      </w:ins>
      <w:ins w:id="1354" w:author="Benton, Deon" w:date="2026-05-21T16:26:00Z" w16du:dateUtc="2026-05-21T21:26:00Z">
        <w:r w:rsidR="00BF054E">
          <w:rPr>
            <w:rFonts w:ascii="Times New Roman" w:hAnsi="Times New Roman" w:cs="Times New Roman"/>
          </w:rPr>
          <w:t xml:space="preserve"> that</w:t>
        </w:r>
      </w:ins>
      <w:ins w:id="1355" w:author="Benton, Deon" w:date="2026-05-21T16:25:00Z" w16du:dateUtc="2026-05-21T21:25:00Z">
        <w:r w:rsidR="00BF054E">
          <w:rPr>
            <w:rFonts w:ascii="Times New Roman" w:hAnsi="Times New Roman" w:cs="Times New Roman"/>
          </w:rPr>
          <w:t xml:space="preserve"> networks could not know whether the first object came to rest next to the</w:t>
        </w:r>
      </w:ins>
      <w:ins w:id="1356" w:author="Benton, Deon" w:date="2026-05-21T16:26:00Z" w16du:dateUtc="2026-05-21T21:26:00Z">
        <w:r w:rsidR="00BF054E">
          <w:rPr>
            <w:rFonts w:ascii="Times New Roman" w:hAnsi="Times New Roman" w:cs="Times New Roman"/>
          </w:rPr>
          <w:t xml:space="preserve"> second one (i.e., its goal).</w:t>
        </w:r>
      </w:ins>
      <w:r>
        <w:rPr>
          <w:rFonts w:ascii="Times New Roman" w:hAnsi="Times New Roman" w:cs="Times New Roman"/>
        </w:rPr>
        <w:t xml:space="preserve"> </w:t>
      </w:r>
      <w:ins w:id="1357" w:author="Benton, Deon" w:date="2026-05-21T16:27:00Z" w16du:dateUtc="2026-05-21T21:27:00Z">
        <w:r w:rsidR="00BF054E">
          <w:rPr>
            <w:rFonts w:ascii="Times New Roman" w:hAnsi="Times New Roman" w:cs="Times New Roman"/>
          </w:rPr>
          <w:t>The Inferring Constraints condition was</w:t>
        </w:r>
      </w:ins>
      <w:ins w:id="1358" w:author="Benton, Deon" w:date="2026-05-21T16:28:00Z" w16du:dateUtc="2026-05-21T21:28:00Z">
        <w:r w:rsidR="00BF054E">
          <w:rPr>
            <w:rFonts w:ascii="Times New Roman" w:hAnsi="Times New Roman" w:cs="Times New Roman"/>
          </w:rPr>
          <w:t xml:space="preserve"> implemented</w:t>
        </w:r>
      </w:ins>
      <w:ins w:id="1359" w:author="Benton, Deon" w:date="2026-05-21T16:27:00Z" w16du:dateUtc="2026-05-21T21:27:00Z">
        <w:r w:rsidR="00BF054E">
          <w:rPr>
            <w:rFonts w:ascii="Times New Roman" w:hAnsi="Times New Roman" w:cs="Times New Roman"/>
          </w:rPr>
          <w:t xml:space="preserve"> by removing all barrier information during habituation.</w:t>
        </w:r>
      </w:ins>
      <w:ins w:id="1360" w:author="Benton, Deon" w:date="2026-05-21T16:29:00Z" w16du:dateUtc="2026-05-21T21:29:00Z">
        <w:r w:rsidR="00C6595A">
          <w:rPr>
            <w:rFonts w:ascii="Times New Roman" w:hAnsi="Times New Roman" w:cs="Times New Roman"/>
          </w:rPr>
          <w:t xml:space="preserve"> All other aspects of this simulation were identical to Simulation 1a.</w:t>
        </w:r>
      </w:ins>
      <w:ins w:id="1361" w:author="Benton, Deon" w:date="2026-05-21T16:27:00Z" w16du:dateUtc="2026-05-21T21:27:00Z">
        <w:r w:rsidR="00BF054E">
          <w:rPr>
            <w:rFonts w:ascii="Times New Roman" w:hAnsi="Times New Roman" w:cs="Times New Roman"/>
          </w:rPr>
          <w:t xml:space="preserve"> </w:t>
        </w:r>
      </w:ins>
      <w:r w:rsidR="00BF429B">
        <w:rPr>
          <w:rFonts w:ascii="Times New Roman" w:hAnsi="Times New Roman" w:cs="Times New Roman"/>
        </w:rPr>
        <w:t xml:space="preserve"> </w:t>
      </w:r>
    </w:p>
    <w:p w14:paraId="395EDF5A" w14:textId="77777777" w:rsidR="000E7BCF" w:rsidRDefault="000E7BCF" w:rsidP="00524642">
      <w:pPr>
        <w:spacing w:line="480" w:lineRule="auto"/>
        <w:contextualSpacing/>
        <w:rPr>
          <w:rFonts w:ascii="Times New Roman" w:hAnsi="Times New Roman" w:cs="Times New Roman"/>
        </w:rPr>
      </w:pPr>
    </w:p>
    <w:p w14:paraId="3A7D2331" w14:textId="0AA115F3"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t>Results</w:t>
      </w:r>
      <w:r w:rsidR="005D2110">
        <w:rPr>
          <w:rFonts w:ascii="Times New Roman" w:hAnsi="Times New Roman" w:cs="Times New Roman"/>
          <w:b/>
          <w:bCs/>
        </w:rPr>
        <w:t xml:space="preserve"> and Discussion</w:t>
      </w:r>
    </w:p>
    <w:tbl>
      <w:tblPr>
        <w:tblStyle w:val="TableGrid"/>
        <w:tblW w:w="12149"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49"/>
      </w:tblGrid>
      <w:tr w:rsidR="00B545F1" w14:paraId="4BB917D3" w14:textId="77777777" w:rsidTr="007B60E9">
        <w:trPr>
          <w:trHeight w:val="5834"/>
        </w:trPr>
        <w:tc>
          <w:tcPr>
            <w:tcW w:w="12149" w:type="dxa"/>
          </w:tcPr>
          <w:tbl>
            <w:tblPr>
              <w:tblStyle w:val="TableGrid"/>
              <w:tblW w:w="11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16"/>
              <w:gridCol w:w="5616"/>
            </w:tblGrid>
            <w:tr w:rsidR="00A9551C" w14:paraId="6576761D" w14:textId="77777777" w:rsidTr="007F720E">
              <w:trPr>
                <w:trHeight w:val="3423"/>
              </w:trPr>
              <w:tc>
                <w:tcPr>
                  <w:tcW w:w="5616" w:type="dxa"/>
                </w:tcPr>
                <w:p w14:paraId="7B3DBCF2" w14:textId="16DBFE97" w:rsidR="00D10F0D" w:rsidRDefault="00B545F1" w:rsidP="000E7BCF">
                  <w:pPr>
                    <w:keepNext/>
                    <w:spacing w:line="480" w:lineRule="auto"/>
                    <w:contextualSpacing/>
                  </w:pPr>
                  <w:r>
                    <w:rPr>
                      <w:noProof/>
                    </w:rPr>
                    <w:drawing>
                      <wp:inline distT="0" distB="0" distL="0" distR="0" wp14:anchorId="10C2B53C" wp14:editId="253098AE">
                        <wp:extent cx="3425408" cy="2095500"/>
                        <wp:effectExtent l="0" t="0" r="3810" b="0"/>
                        <wp:docPr id="1010134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3498" name="Picture 10101349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466754" cy="2120793"/>
                                </a:xfrm>
                                <a:prstGeom prst="rect">
                                  <a:avLst/>
                                </a:prstGeom>
                              </pic:spPr>
                            </pic:pic>
                          </a:graphicData>
                        </a:graphic>
                      </wp:inline>
                    </w:drawing>
                  </w:r>
                </w:p>
              </w:tc>
              <w:tc>
                <w:tcPr>
                  <w:tcW w:w="5482" w:type="dxa"/>
                </w:tcPr>
                <w:p w14:paraId="0A8683AF" w14:textId="43042731" w:rsidR="00D10F0D" w:rsidRDefault="007B60E9" w:rsidP="000E7BCF">
                  <w:pPr>
                    <w:keepNext/>
                    <w:spacing w:line="480" w:lineRule="auto"/>
                    <w:contextualSpacing/>
                  </w:pPr>
                  <w:r>
                    <w:rPr>
                      <w:noProof/>
                    </w:rPr>
                    <w:drawing>
                      <wp:inline distT="0" distB="0" distL="0" distR="0" wp14:anchorId="11604916" wp14:editId="122EB709">
                        <wp:extent cx="3409836" cy="2085975"/>
                        <wp:effectExtent l="0" t="0" r="635" b="0"/>
                        <wp:docPr id="11446915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91590" name="Picture 114469159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439715" cy="2104253"/>
                                </a:xfrm>
                                <a:prstGeom prst="rect">
                                  <a:avLst/>
                                </a:prstGeom>
                              </pic:spPr>
                            </pic:pic>
                          </a:graphicData>
                        </a:graphic>
                      </wp:inline>
                    </w:drawing>
                  </w:r>
                </w:p>
              </w:tc>
            </w:tr>
            <w:tr w:rsidR="00A9551C" w14:paraId="6D40EB6C" w14:textId="77777777" w:rsidTr="007F720E">
              <w:trPr>
                <w:trHeight w:val="3298"/>
              </w:trPr>
              <w:tc>
                <w:tcPr>
                  <w:tcW w:w="5616" w:type="dxa"/>
                </w:tcPr>
                <w:p w14:paraId="11C252C9" w14:textId="0A4C3B4F" w:rsidR="002C1EA7" w:rsidRDefault="00B545F1" w:rsidP="000E7BCF">
                  <w:pPr>
                    <w:keepNext/>
                    <w:spacing w:line="480" w:lineRule="auto"/>
                    <w:contextualSpacing/>
                    <w:rPr>
                      <w:noProof/>
                    </w:rPr>
                  </w:pPr>
                  <w:r>
                    <w:rPr>
                      <w:noProof/>
                    </w:rPr>
                    <w:drawing>
                      <wp:inline distT="0" distB="0" distL="0" distR="0" wp14:anchorId="298BF80D" wp14:editId="6B2554AF">
                        <wp:extent cx="3425408" cy="2095500"/>
                        <wp:effectExtent l="0" t="0" r="3810" b="0"/>
                        <wp:docPr id="9557388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38836" name="Picture 95573883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443843" cy="2106778"/>
                                </a:xfrm>
                                <a:prstGeom prst="rect">
                                  <a:avLst/>
                                </a:prstGeom>
                              </pic:spPr>
                            </pic:pic>
                          </a:graphicData>
                        </a:graphic>
                      </wp:inline>
                    </w:drawing>
                  </w:r>
                </w:p>
              </w:tc>
              <w:tc>
                <w:tcPr>
                  <w:tcW w:w="5482" w:type="dxa"/>
                </w:tcPr>
                <w:p w14:paraId="66EEABC7" w14:textId="13BC9255" w:rsidR="002C1EA7" w:rsidRDefault="007B60E9" w:rsidP="000E7BCF">
                  <w:pPr>
                    <w:keepNext/>
                    <w:spacing w:line="480" w:lineRule="auto"/>
                    <w:contextualSpacing/>
                    <w:rPr>
                      <w:noProof/>
                    </w:rPr>
                  </w:pPr>
                  <w:r>
                    <w:rPr>
                      <w:noProof/>
                    </w:rPr>
                    <w:drawing>
                      <wp:inline distT="0" distB="0" distL="0" distR="0" wp14:anchorId="4446714A" wp14:editId="3950C86A">
                        <wp:extent cx="3425408" cy="2095500"/>
                        <wp:effectExtent l="0" t="0" r="3810" b="0"/>
                        <wp:docPr id="87456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686" name="Picture 874568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438932" cy="2103773"/>
                                </a:xfrm>
                                <a:prstGeom prst="rect">
                                  <a:avLst/>
                                </a:prstGeom>
                              </pic:spPr>
                            </pic:pic>
                          </a:graphicData>
                        </a:graphic>
                      </wp:inline>
                    </w:drawing>
                  </w:r>
                </w:p>
              </w:tc>
            </w:tr>
          </w:tbl>
          <w:p w14:paraId="6816BF63" w14:textId="3ACCF9D4" w:rsidR="000E7BCF" w:rsidRPr="00F20CB1" w:rsidRDefault="000E7BCF" w:rsidP="007F720E">
            <w:pPr>
              <w:pStyle w:val="Caption"/>
              <w:keepNext/>
              <w:rPr>
                <w:rFonts w:ascii="Times New Roman" w:hAnsi="Times New Roman" w:cs="Times New Roman"/>
                <w:i w:val="0"/>
                <w:iCs w:val="0"/>
                <w:sz w:val="24"/>
                <w:szCs w:val="24"/>
              </w:rPr>
            </w:pPr>
          </w:p>
        </w:tc>
      </w:tr>
    </w:tbl>
    <w:p w14:paraId="385269F1" w14:textId="477DE400" w:rsidR="00344626" w:rsidRDefault="007F720E" w:rsidP="007F720E">
      <w:pPr>
        <w:pStyle w:val="Caption"/>
        <w:rPr>
          <w:rFonts w:ascii="Times New Roman" w:hAnsi="Times New Roman" w:cs="Times New Roman"/>
        </w:rPr>
      </w:pPr>
      <w:r w:rsidRPr="007F720E">
        <w:rPr>
          <w:rFonts w:ascii="Times New Roman" w:hAnsi="Times New Roman" w:cs="Times New Roman"/>
          <w:b/>
          <w:bCs/>
          <w:i w:val="0"/>
          <w:iCs w:val="0"/>
          <w:color w:val="auto"/>
          <w:sz w:val="24"/>
          <w:szCs w:val="24"/>
        </w:rPr>
        <w:t xml:space="preserve">Figure </w:t>
      </w:r>
      <w:r w:rsidRPr="007F720E">
        <w:rPr>
          <w:rFonts w:ascii="Times New Roman" w:hAnsi="Times New Roman" w:cs="Times New Roman"/>
          <w:b/>
          <w:bCs/>
          <w:i w:val="0"/>
          <w:iCs w:val="0"/>
          <w:color w:val="auto"/>
          <w:sz w:val="24"/>
          <w:szCs w:val="24"/>
        </w:rPr>
        <w:fldChar w:fldCharType="begin"/>
      </w:r>
      <w:r w:rsidRPr="007F720E">
        <w:rPr>
          <w:rFonts w:ascii="Times New Roman" w:hAnsi="Times New Roman" w:cs="Times New Roman"/>
          <w:b/>
          <w:bCs/>
          <w:i w:val="0"/>
          <w:iCs w:val="0"/>
          <w:color w:val="auto"/>
          <w:sz w:val="24"/>
          <w:szCs w:val="24"/>
        </w:rPr>
        <w:instrText xml:space="preserve"> SEQ Figure \* ARABIC </w:instrText>
      </w:r>
      <w:r w:rsidRPr="007F720E">
        <w:rPr>
          <w:rFonts w:ascii="Times New Roman" w:hAnsi="Times New Roman" w:cs="Times New Roman"/>
          <w:b/>
          <w:bCs/>
          <w:i w:val="0"/>
          <w:iCs w:val="0"/>
          <w:color w:val="auto"/>
          <w:sz w:val="24"/>
          <w:szCs w:val="24"/>
        </w:rPr>
        <w:fldChar w:fldCharType="separate"/>
      </w:r>
      <w:r w:rsidR="00014507">
        <w:rPr>
          <w:rFonts w:ascii="Times New Roman" w:hAnsi="Times New Roman" w:cs="Times New Roman"/>
          <w:b/>
          <w:bCs/>
          <w:i w:val="0"/>
          <w:iCs w:val="0"/>
          <w:noProof/>
          <w:color w:val="auto"/>
          <w:sz w:val="24"/>
          <w:szCs w:val="24"/>
        </w:rPr>
        <w:t>10</w:t>
      </w:r>
      <w:r w:rsidRPr="007F720E">
        <w:rPr>
          <w:rFonts w:ascii="Times New Roman" w:hAnsi="Times New Roman" w:cs="Times New Roman"/>
          <w:b/>
          <w:bCs/>
          <w:i w:val="0"/>
          <w:iCs w:val="0"/>
          <w:color w:val="auto"/>
          <w:sz w:val="24"/>
          <w:szCs w:val="24"/>
        </w:rPr>
        <w:fldChar w:fldCharType="end"/>
      </w:r>
      <w:r w:rsidRPr="007F720E">
        <w:rPr>
          <w:rFonts w:ascii="Times New Roman" w:hAnsi="Times New Roman" w:cs="Times New Roman"/>
          <w:b/>
          <w:bCs/>
          <w:i w:val="0"/>
          <w:iCs w:val="0"/>
          <w:color w:val="auto"/>
          <w:sz w:val="24"/>
          <w:szCs w:val="24"/>
        </w:rPr>
        <w:t xml:space="preserve">. </w:t>
      </w:r>
      <w:r w:rsidRPr="0080182E">
        <w:rPr>
          <w:rFonts w:ascii="Times New Roman" w:hAnsi="Times New Roman" w:cs="Times New Roman"/>
          <w:color w:val="000000" w:themeColor="text1"/>
          <w:sz w:val="24"/>
          <w:szCs w:val="24"/>
        </w:rPr>
        <w:t>Performance of ALIAS.</w:t>
      </w:r>
      <w:r w:rsidRPr="00F20CB1">
        <w:rPr>
          <w:rFonts w:ascii="Times New Roman" w:hAnsi="Times New Roman" w:cs="Times New Roman"/>
          <w:i w:val="0"/>
          <w:iCs w:val="0"/>
          <w:color w:val="000000" w:themeColor="text1"/>
          <w:sz w:val="24"/>
          <w:szCs w:val="24"/>
        </w:rPr>
        <w:t xml:space="preserve"> </w:t>
      </w:r>
      <w:r w:rsidR="00305CF3">
        <w:rPr>
          <w:rFonts w:ascii="Times New Roman" w:hAnsi="Times New Roman" w:cs="Times New Roman"/>
          <w:i w:val="0"/>
          <w:iCs w:val="0"/>
          <w:color w:val="000000" w:themeColor="text1"/>
          <w:sz w:val="24"/>
          <w:szCs w:val="24"/>
        </w:rPr>
        <w:t>Plotted is the mean</w:t>
      </w:r>
      <w:r w:rsidRPr="00F20CB1">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w:t>
      </w:r>
      <w:r w:rsidR="00305CF3">
        <w:rPr>
          <w:rFonts w:ascii="Times New Roman" w:hAnsi="Times New Roman" w:cs="Times New Roman"/>
          <w:i w:val="0"/>
          <w:iCs w:val="0"/>
          <w:color w:val="000000" w:themeColor="text1"/>
          <w:sz w:val="24"/>
          <w:szCs w:val="24"/>
        </w:rPr>
        <w:t>in the</w:t>
      </w:r>
      <w:r w:rsidRPr="00F20CB1">
        <w:rPr>
          <w:rFonts w:ascii="Times New Roman" w:hAnsi="Times New Roman" w:cs="Times New Roman"/>
          <w:i w:val="0"/>
          <w:iCs w:val="0"/>
          <w:color w:val="000000" w:themeColor="text1"/>
          <w:sz w:val="24"/>
          <w:szCs w:val="24"/>
        </w:rPr>
        <w:t xml:space="preserv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305CF3">
        <w:rPr>
          <w:rFonts w:ascii="Times New Roman" w:hAnsi="Times New Roman" w:cs="Times New Roman"/>
          <w:i w:val="0"/>
          <w:iCs w:val="0"/>
          <w:color w:val="000000" w:themeColor="text1"/>
          <w:sz w:val="24"/>
          <w:szCs w:val="24"/>
        </w:rPr>
        <w:t xml:space="preserve"> (left column)</w:t>
      </w:r>
      <w:r>
        <w:rPr>
          <w:rFonts w:ascii="Times New Roman" w:hAnsi="Times New Roman" w:cs="Times New Roman"/>
          <w:i w:val="0"/>
          <w:iCs w:val="0"/>
          <w:color w:val="000000" w:themeColor="text1"/>
          <w:sz w:val="24"/>
          <w:szCs w:val="24"/>
        </w:rPr>
        <w:t xml:space="preserve"> and to the </w:t>
      </w:r>
      <w:r>
        <w:rPr>
          <w:rFonts w:ascii="Times New Roman" w:hAnsi="Times New Roman" w:cs="Times New Roman"/>
          <w:i w:val="0"/>
          <w:iCs w:val="0"/>
          <w:color w:val="000000" w:themeColor="text1"/>
          <w:sz w:val="24"/>
          <w:szCs w:val="24"/>
        </w:rPr>
        <w:lastRenderedPageBreak/>
        <w:t>Obstacle and No-Obstacle test events</w:t>
      </w:r>
      <w:r w:rsidR="00305CF3">
        <w:rPr>
          <w:rFonts w:ascii="Times New Roman" w:hAnsi="Times New Roman" w:cs="Times New Roman"/>
          <w:i w:val="0"/>
          <w:iCs w:val="0"/>
          <w:color w:val="000000" w:themeColor="text1"/>
          <w:sz w:val="24"/>
          <w:szCs w:val="24"/>
        </w:rPr>
        <w:t xml:space="preserve"> for networks in the Inferring Constraints condition</w:t>
      </w:r>
      <w:r>
        <w:rPr>
          <w:rFonts w:ascii="Times New Roman" w:hAnsi="Times New Roman" w:cs="Times New Roman"/>
          <w:i w:val="0"/>
          <w:iCs w:val="0"/>
          <w:color w:val="000000" w:themeColor="text1"/>
          <w:sz w:val="24"/>
          <w:szCs w:val="24"/>
        </w:rPr>
        <w:t xml:space="preserve"> across habituation epochs (</w:t>
      </w:r>
      <w:r w:rsidR="00305CF3">
        <w:rPr>
          <w:rFonts w:ascii="Times New Roman" w:hAnsi="Times New Roman" w:cs="Times New Roman"/>
          <w:i w:val="0"/>
          <w:iCs w:val="0"/>
          <w:color w:val="000000" w:themeColor="text1"/>
          <w:sz w:val="24"/>
          <w:szCs w:val="24"/>
        </w:rPr>
        <w:t>top row</w:t>
      </w:r>
      <w:r>
        <w:rPr>
          <w:rFonts w:ascii="Times New Roman" w:hAnsi="Times New Roman" w:cs="Times New Roman"/>
          <w:i w:val="0"/>
          <w:iCs w:val="0"/>
          <w:color w:val="000000" w:themeColor="text1"/>
          <w:sz w:val="24"/>
          <w:szCs w:val="24"/>
        </w:rPr>
        <w:t>)</w:t>
      </w:r>
      <w:r w:rsidR="00305CF3">
        <w:rPr>
          <w:rFonts w:ascii="Times New Roman" w:hAnsi="Times New Roman" w:cs="Times New Roman"/>
          <w:i w:val="0"/>
          <w:iCs w:val="0"/>
          <w:color w:val="000000" w:themeColor="text1"/>
          <w:sz w:val="24"/>
          <w:szCs w:val="24"/>
        </w:rPr>
        <w:t xml:space="preserve"> and overall (bottom row)</w:t>
      </w:r>
      <w:r w:rsidRPr="00F20CB1">
        <w:rPr>
          <w:rFonts w:ascii="Times New Roman" w:hAnsi="Times New Roman" w:cs="Times New Roman"/>
          <w:i w:val="0"/>
          <w:iCs w:val="0"/>
          <w:color w:val="000000" w:themeColor="text1"/>
          <w:sz w:val="24"/>
          <w:szCs w:val="24"/>
        </w:rPr>
        <w:t>.</w:t>
      </w:r>
    </w:p>
    <w:p w14:paraId="132B59B6" w14:textId="77777777" w:rsidR="001131B2" w:rsidRDefault="001131B2" w:rsidP="00255559">
      <w:pPr>
        <w:spacing w:line="480" w:lineRule="auto"/>
        <w:ind w:firstLine="720"/>
        <w:contextualSpacing/>
        <w:rPr>
          <w:ins w:id="1362" w:author="Benton, Deon" w:date="2026-05-15T23:11:00Z" w16du:dateUtc="2026-05-16T04:11:00Z"/>
          <w:rFonts w:ascii="Times New Roman" w:hAnsi="Times New Roman" w:cs="Times New Roman"/>
        </w:rPr>
      </w:pPr>
    </w:p>
    <w:p w14:paraId="14D9B74A" w14:textId="27A9AE5B" w:rsidR="005735F8" w:rsidRDefault="00524642" w:rsidP="00DF39FF">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0A317D">
        <w:rPr>
          <w:rFonts w:ascii="Times New Roman" w:hAnsi="Times New Roman" w:cs="Times New Roman"/>
        </w:rPr>
        <w:t xml:space="preserve">10 </w:t>
      </w:r>
      <w:r>
        <w:rPr>
          <w:rFonts w:ascii="Times New Roman" w:hAnsi="Times New Roman" w:cs="Times New Roman"/>
        </w:rPr>
        <w:t xml:space="preserve">shows the </w:t>
      </w:r>
      <w:ins w:id="1363" w:author="Benton, Deon" w:date="2026-05-21T16:35:00Z" w16du:dateUtc="2026-05-21T21:35:00Z">
        <w:r w:rsidR="0080182E">
          <w:rPr>
            <w:rFonts w:ascii="Times New Roman" w:hAnsi="Times New Roman" w:cs="Times New Roman"/>
          </w:rPr>
          <w:t>performance of ALIAS in</w:t>
        </w:r>
      </w:ins>
      <w:r>
        <w:rPr>
          <w:rFonts w:ascii="Times New Roman" w:hAnsi="Times New Roman" w:cs="Times New Roman"/>
        </w:rPr>
        <w:t xml:space="preserve"> the Inferring </w:t>
      </w:r>
      <w:r w:rsidR="007010FA">
        <w:rPr>
          <w:rFonts w:ascii="Times New Roman" w:hAnsi="Times New Roman" w:cs="Times New Roman"/>
        </w:rPr>
        <w:t>Goals</w:t>
      </w:r>
      <w:r>
        <w:rPr>
          <w:rFonts w:ascii="Times New Roman" w:hAnsi="Times New Roman" w:cs="Times New Roman"/>
        </w:rPr>
        <w:t xml:space="preserve"> </w:t>
      </w:r>
      <w:r w:rsidR="00EC3B66">
        <w:rPr>
          <w:rFonts w:ascii="Times New Roman" w:hAnsi="Times New Roman" w:cs="Times New Roman"/>
        </w:rPr>
        <w:t>and Inferring Constraints conditions</w:t>
      </w:r>
      <w:ins w:id="1364" w:author="Benton, Deon" w:date="2026-05-21T16:35:00Z" w16du:dateUtc="2026-05-21T21:35:00Z">
        <w:r w:rsidR="0080182E">
          <w:rPr>
            <w:rFonts w:ascii="Times New Roman" w:hAnsi="Times New Roman" w:cs="Times New Roman"/>
          </w:rPr>
          <w:t xml:space="preserve"> overall and</w:t>
        </w:r>
      </w:ins>
      <w:r w:rsidR="008F2A19">
        <w:rPr>
          <w:rFonts w:ascii="Times New Roman" w:hAnsi="Times New Roman" w:cs="Times New Roman"/>
        </w:rPr>
        <w:t xml:space="preserve"> across habituation epochs</w:t>
      </w:r>
      <w:r w:rsidR="00EC3B66">
        <w:rPr>
          <w:rFonts w:ascii="Times New Roman" w:hAnsi="Times New Roman" w:cs="Times New Roman"/>
        </w:rPr>
        <w:t>.</w:t>
      </w:r>
      <w:r w:rsidR="0012108C">
        <w:rPr>
          <w:rFonts w:ascii="Times New Roman" w:hAnsi="Times New Roman" w:cs="Times New Roman"/>
        </w:rPr>
        <w:t xml:space="preserve"> </w:t>
      </w:r>
      <w:ins w:id="1365" w:author="Benton, Deon" w:date="2026-05-21T16:36:00Z" w16du:dateUtc="2026-05-21T21:36:00Z">
        <w:r w:rsidR="0080182E">
          <w:rPr>
            <w:rFonts w:ascii="Times New Roman" w:hAnsi="Times New Roman" w:cs="Times New Roman"/>
          </w:rPr>
          <w:t>Networks in</w:t>
        </w:r>
      </w:ins>
      <w:ins w:id="1366" w:author="Benton, Deon" w:date="2026-05-21T20:40:00Z" w16du:dateUtc="2026-05-22T01:40:00Z">
        <w:r w:rsidR="00DF39FF">
          <w:rPr>
            <w:rFonts w:ascii="Times New Roman" w:hAnsi="Times New Roman" w:cs="Times New Roman"/>
          </w:rPr>
          <w:t xml:space="preserve"> both conditions looked longer at their respective inconsistent </w:t>
        </w:r>
      </w:ins>
      <w:ins w:id="1367" w:author="Benton, Deon" w:date="2026-05-21T20:41:00Z" w16du:dateUtc="2026-05-22T01:41:00Z">
        <w:r w:rsidR="00DF39FF">
          <w:rPr>
            <w:rFonts w:ascii="Times New Roman" w:hAnsi="Times New Roman" w:cs="Times New Roman"/>
          </w:rPr>
          <w:t>events</w:t>
        </w:r>
      </w:ins>
      <w:ins w:id="1368" w:author="Benton, Deon" w:date="2026-05-21T20:40:00Z" w16du:dateUtc="2026-05-22T01:40:00Z">
        <w:r w:rsidR="00DF39FF">
          <w:rPr>
            <w:rFonts w:ascii="Times New Roman" w:hAnsi="Times New Roman" w:cs="Times New Roman"/>
          </w:rPr>
          <w:t xml:space="preserve">. </w:t>
        </w:r>
      </w:ins>
      <w:ins w:id="1369" w:author="Benton, Deon" w:date="2026-05-21T20:41:00Z" w16du:dateUtc="2026-05-22T01:41:00Z">
        <w:r w:rsidR="00DF39FF">
          <w:rPr>
            <w:rFonts w:ascii="Times New Roman" w:hAnsi="Times New Roman" w:cs="Times New Roman"/>
          </w:rPr>
          <w:t>Specifically, networks in</w:t>
        </w:r>
      </w:ins>
      <w:r w:rsidR="00EC3B66">
        <w:rPr>
          <w:rFonts w:ascii="Times New Roman" w:hAnsi="Times New Roman" w:cs="Times New Roman"/>
        </w:rPr>
        <w:t xml:space="preserve"> </w:t>
      </w:r>
      <w:ins w:id="1370" w:author="Benton, Deon" w:date="2026-05-21T16:36:00Z" w16du:dateUtc="2026-05-21T21:36:00Z">
        <w:r w:rsidR="0080182E">
          <w:rPr>
            <w:rFonts w:ascii="Times New Roman" w:hAnsi="Times New Roman" w:cs="Times New Roman"/>
          </w:rPr>
          <w:t>the</w:t>
        </w:r>
      </w:ins>
      <w:r w:rsidR="00EC3B66">
        <w:rPr>
          <w:rFonts w:ascii="Times New Roman" w:hAnsi="Times New Roman" w:cs="Times New Roman"/>
        </w:rPr>
        <w:t xml:space="preserve"> Inferring Goals condition </w:t>
      </w:r>
      <w:ins w:id="1371" w:author="Benton, Deon" w:date="2026-05-21T16:36:00Z" w16du:dateUtc="2026-05-21T21:36:00Z">
        <w:r w:rsidR="0080182E">
          <w:rPr>
            <w:rFonts w:ascii="Times New Roman" w:hAnsi="Times New Roman" w:cs="Times New Roman"/>
          </w:rPr>
          <w:t>look longer at</w:t>
        </w:r>
      </w:ins>
      <w:r w:rsidR="00EC3B66">
        <w:rPr>
          <w:rFonts w:ascii="Times New Roman" w:hAnsi="Times New Roman" w:cs="Times New Roman"/>
        </w:rPr>
        <w:t xml:space="preserve"> the Incongruent test event—in which the first object failed to stop next to the first one—than </w:t>
      </w:r>
      <w:ins w:id="1372" w:author="Benton, Deon" w:date="2026-05-21T16:36:00Z" w16du:dateUtc="2026-05-21T21:36:00Z">
        <w:r w:rsidR="0080182E">
          <w:rPr>
            <w:rFonts w:ascii="Times New Roman" w:hAnsi="Times New Roman" w:cs="Times New Roman"/>
          </w:rPr>
          <w:t>the</w:t>
        </w:r>
      </w:ins>
      <w:r w:rsidR="00EC3B66">
        <w:rPr>
          <w:rFonts w:ascii="Times New Roman" w:hAnsi="Times New Roman" w:cs="Times New Roman"/>
        </w:rPr>
        <w:t xml:space="preserve"> Congruent test </w:t>
      </w:r>
      <w:ins w:id="1373" w:author="Benton, Deon" w:date="2026-05-21T16:37:00Z" w16du:dateUtc="2026-05-21T21:37:00Z">
        <w:r w:rsidR="0080182E">
          <w:rPr>
            <w:rFonts w:ascii="Times New Roman" w:hAnsi="Times New Roman" w:cs="Times New Roman"/>
          </w:rPr>
          <w:t>one</w:t>
        </w:r>
      </w:ins>
      <w:r w:rsidR="00EC3B66">
        <w:rPr>
          <w:rFonts w:ascii="Times New Roman" w:hAnsi="Times New Roman" w:cs="Times New Roman"/>
        </w:rPr>
        <w:t xml:space="preserve">—in which the first object came to rest next to the first one. </w:t>
      </w:r>
      <w:ins w:id="1374" w:author="Benton, Deon" w:date="2026-05-21T20:41:00Z" w16du:dateUtc="2026-05-22T01:41:00Z">
        <w:r w:rsidR="00DF39FF">
          <w:rPr>
            <w:rFonts w:ascii="Times New Roman" w:hAnsi="Times New Roman" w:cs="Times New Roman"/>
          </w:rPr>
          <w:t xml:space="preserve">Similarly, networks in the Inferring </w:t>
        </w:r>
        <w:proofErr w:type="gramStart"/>
        <w:r w:rsidR="00DF39FF">
          <w:rPr>
            <w:rFonts w:ascii="Times New Roman" w:hAnsi="Times New Roman" w:cs="Times New Roman"/>
          </w:rPr>
          <w:t>Constrai</w:t>
        </w:r>
      </w:ins>
      <w:ins w:id="1375" w:author="Benton, Deon" w:date="2026-05-21T20:42:00Z" w16du:dateUtc="2026-05-22T01:42:00Z">
        <w:r w:rsidR="00DF39FF">
          <w:rPr>
            <w:rFonts w:ascii="Times New Roman" w:hAnsi="Times New Roman" w:cs="Times New Roman"/>
          </w:rPr>
          <w:t>nts condition</w:t>
        </w:r>
        <w:proofErr w:type="gramEnd"/>
        <w:r w:rsidR="00DF39FF">
          <w:rPr>
            <w:rFonts w:ascii="Times New Roman" w:hAnsi="Times New Roman" w:cs="Times New Roman"/>
          </w:rPr>
          <w:t xml:space="preserve"> looked longer at the</w:t>
        </w:r>
      </w:ins>
      <w:r w:rsidR="00DF39FF">
        <w:rPr>
          <w:rFonts w:ascii="Times New Roman" w:hAnsi="Times New Roman" w:cs="Times New Roman"/>
        </w:rPr>
        <w:t xml:space="preserve"> No-Obstacle </w:t>
      </w:r>
      <w:ins w:id="1376" w:author="Benton, Deon" w:date="2026-05-21T20:42:00Z" w16du:dateUtc="2026-05-22T01:42:00Z">
        <w:r w:rsidR="00DF39FF">
          <w:rPr>
            <w:rFonts w:ascii="Times New Roman" w:hAnsi="Times New Roman" w:cs="Times New Roman"/>
          </w:rPr>
          <w:t>than at the Obstacle test event</w:t>
        </w:r>
      </w:ins>
      <w:ins w:id="1377" w:author="Benton, Deon" w:date="2026-05-21T20:43:00Z" w16du:dateUtc="2026-05-22T01:43:00Z">
        <w:r w:rsidR="00DF39FF">
          <w:rPr>
            <w:rFonts w:ascii="Times New Roman" w:hAnsi="Times New Roman" w:cs="Times New Roman"/>
          </w:rPr>
          <w:t>.</w:t>
        </w:r>
      </w:ins>
      <w:ins w:id="1378" w:author="Benton, Deon" w:date="2026-05-21T20:42:00Z" w16du:dateUtc="2026-05-22T01:42:00Z">
        <w:r w:rsidR="00DF39FF">
          <w:rPr>
            <w:rFonts w:ascii="Times New Roman" w:hAnsi="Times New Roman" w:cs="Times New Roman"/>
          </w:rPr>
          <w:t xml:space="preserve"> </w:t>
        </w:r>
      </w:ins>
      <w:r w:rsidR="00DF39FF">
        <w:rPr>
          <w:rFonts w:ascii="Times New Roman" w:hAnsi="Times New Roman" w:cs="Times New Roman"/>
        </w:rPr>
        <w:t xml:space="preserve">These patterns were true both across different habituation lengths as well as overall. </w:t>
      </w:r>
      <w:ins w:id="1379" w:author="Benton, Deon" w:date="2026-05-21T16:51:00Z">
        <w:r w:rsidR="008961AE" w:rsidRPr="008961AE">
          <w:rPr>
            <w:rFonts w:ascii="Times New Roman" w:hAnsi="Times New Roman" w:cs="Times New Roman"/>
          </w:rPr>
          <w:t xml:space="preserve">The mechanistic basis for </w:t>
        </w:r>
      </w:ins>
      <w:ins w:id="1380" w:author="Benton, Deon" w:date="2026-05-21T20:43:00Z" w16du:dateUtc="2026-05-22T01:43:00Z">
        <w:r w:rsidR="00DF39FF">
          <w:rPr>
            <w:rFonts w:ascii="Times New Roman" w:hAnsi="Times New Roman" w:cs="Times New Roman"/>
          </w:rPr>
          <w:t>these looking patterns is</w:t>
        </w:r>
      </w:ins>
      <w:ins w:id="1381" w:author="Benton, Deon" w:date="2026-05-21T16:51:00Z">
        <w:r w:rsidR="008961AE" w:rsidRPr="008961AE">
          <w:rPr>
            <w:rFonts w:ascii="Times New Roman" w:hAnsi="Times New Roman" w:cs="Times New Roman"/>
          </w:rPr>
          <w:t xml:space="preserve"> straightforward</w:t>
        </w:r>
      </w:ins>
      <w:ins w:id="1382" w:author="Benton, Deon" w:date="2026-05-21T20:43:00Z" w16du:dateUtc="2026-05-22T01:43:00Z">
        <w:r w:rsidR="00DF39FF">
          <w:rPr>
            <w:rFonts w:ascii="Times New Roman" w:hAnsi="Times New Roman" w:cs="Times New Roman"/>
          </w:rPr>
          <w:t>. In the Inferring Goals condition, for example,</w:t>
        </w:r>
      </w:ins>
      <w:ins w:id="1383" w:author="Benton, Deon" w:date="2026-05-21T20:44:00Z" w16du:dateUtc="2026-05-22T01:44:00Z">
        <w:r w:rsidR="00DF39FF">
          <w:rPr>
            <w:rFonts w:ascii="Times New Roman" w:hAnsi="Times New Roman" w:cs="Times New Roman"/>
          </w:rPr>
          <w:t xml:space="preserve"> n</w:t>
        </w:r>
      </w:ins>
      <w:ins w:id="1384" w:author="Benton, Deon" w:date="2026-05-21T16:51:00Z">
        <w:r w:rsidR="008961AE" w:rsidRPr="008961AE">
          <w:rPr>
            <w:rFonts w:ascii="Times New Roman" w:hAnsi="Times New Roman" w:cs="Times New Roman"/>
          </w:rPr>
          <w:t xml:space="preserve">etworks showed heightened looking to the Incongruent test event because </w:t>
        </w:r>
      </w:ins>
      <w:ins w:id="1385" w:author="Benton, Deon" w:date="2026-05-21T16:53:00Z" w16du:dateUtc="2026-05-21T21:53:00Z">
        <w:r w:rsidR="00AD1805">
          <w:rPr>
            <w:rFonts w:ascii="Times New Roman" w:hAnsi="Times New Roman" w:cs="Times New Roman"/>
          </w:rPr>
          <w:t>it</w:t>
        </w:r>
      </w:ins>
      <w:ins w:id="1386" w:author="Benton, Deon" w:date="2026-05-21T16:51:00Z">
        <w:r w:rsidR="008961AE" w:rsidRPr="008961AE">
          <w:rPr>
            <w:rFonts w:ascii="Times New Roman" w:hAnsi="Times New Roman" w:cs="Times New Roman"/>
          </w:rPr>
          <w:t xml:space="preserve"> violated </w:t>
        </w:r>
      </w:ins>
      <w:ins w:id="1387" w:author="Benton, Deon" w:date="2026-05-21T16:53:00Z" w16du:dateUtc="2026-05-21T21:53:00Z">
        <w:r w:rsidR="00352E96">
          <w:rPr>
            <w:rFonts w:ascii="Times New Roman" w:hAnsi="Times New Roman" w:cs="Times New Roman"/>
          </w:rPr>
          <w:t>a learned association</w:t>
        </w:r>
      </w:ins>
      <w:ins w:id="1388" w:author="Benton, Deon" w:date="2026-05-21T16:52:00Z" w16du:dateUtc="2026-05-21T21:52:00Z">
        <w:r w:rsidR="00AD1805">
          <w:rPr>
            <w:rFonts w:ascii="Times New Roman" w:hAnsi="Times New Roman" w:cs="Times New Roman"/>
          </w:rPr>
          <w:t xml:space="preserve"> </w:t>
        </w:r>
      </w:ins>
      <w:ins w:id="1389" w:author="Benton, Deon" w:date="2026-05-21T16:51:00Z">
        <w:r w:rsidR="008961AE" w:rsidRPr="008961AE">
          <w:rPr>
            <w:rFonts w:ascii="Times New Roman" w:hAnsi="Times New Roman" w:cs="Times New Roman"/>
          </w:rPr>
          <w:t xml:space="preserve">between curved motion, a small barrier, and a low jump, on the one hand, and spatial contiguity between an agent and its goal, on the other. </w:t>
        </w:r>
        <w:proofErr w:type="gramStart"/>
        <w:r w:rsidR="008961AE" w:rsidRPr="008961AE">
          <w:rPr>
            <w:rFonts w:ascii="Times New Roman" w:hAnsi="Times New Roman" w:cs="Times New Roman"/>
          </w:rPr>
          <w:t>No such</w:t>
        </w:r>
        <w:proofErr w:type="gramEnd"/>
        <w:r w:rsidR="008961AE" w:rsidRPr="008961AE">
          <w:rPr>
            <w:rFonts w:ascii="Times New Roman" w:hAnsi="Times New Roman" w:cs="Times New Roman"/>
          </w:rPr>
          <w:t xml:space="preserve"> violation occurred for the Congruent test event</w:t>
        </w:r>
      </w:ins>
      <w:ins w:id="1390" w:author="Benton, Deon" w:date="2026-05-21T16:52:00Z" w16du:dateUtc="2026-05-21T21:52:00Z">
        <w:r w:rsidR="00AD1805">
          <w:rPr>
            <w:rFonts w:ascii="Times New Roman" w:hAnsi="Times New Roman" w:cs="Times New Roman"/>
          </w:rPr>
          <w:t xml:space="preserve"> because the</w:t>
        </w:r>
      </w:ins>
      <w:ins w:id="1391" w:author="Benton, Deon" w:date="2026-05-21T16:51:00Z">
        <w:r w:rsidR="008961AE" w:rsidRPr="008961AE">
          <w:rPr>
            <w:rFonts w:ascii="Times New Roman" w:hAnsi="Times New Roman" w:cs="Times New Roman"/>
          </w:rPr>
          <w:t xml:space="preserve"> visual information accorded with that during pretraining.</w:t>
        </w:r>
      </w:ins>
      <w:ins w:id="1392" w:author="Benton, Deon" w:date="2026-05-21T16:51:00Z" w16du:dateUtc="2026-05-21T21:51:00Z">
        <w:r w:rsidR="008961AE">
          <w:rPr>
            <w:rFonts w:ascii="Times New Roman" w:hAnsi="Times New Roman" w:cs="Times New Roman"/>
          </w:rPr>
          <w:t xml:space="preserve"> </w:t>
        </w:r>
      </w:ins>
      <w:ins w:id="1393" w:author="Benton, Deon" w:date="2026-05-21T20:45:00Z" w16du:dateUtc="2026-05-22T01:45:00Z">
        <w:r w:rsidR="00DF39FF">
          <w:rPr>
            <w:rFonts w:ascii="Times New Roman" w:hAnsi="Times New Roman" w:cs="Times New Roman"/>
          </w:rPr>
          <w:t xml:space="preserve"> Similarly, networks in the Inferring Constriants condition looked longer at the No-Obstacle test event than at the Obstacle one because the presence of curved motion in the absence of an obstacle in the No-Obstacle event violated an association that was established during the pretraining phase between curved motion and obstacles; no such violation occurred in the Obstacle test event.</w:t>
        </w:r>
      </w:ins>
      <w:ins w:id="1394" w:author="Benton, Deon" w:date="2026-05-21T20:46:00Z" w16du:dateUtc="2026-05-22T01:46:00Z">
        <w:r w:rsidR="00DF39FF">
          <w:rPr>
            <w:rFonts w:ascii="Times New Roman" w:hAnsi="Times New Roman" w:cs="Times New Roman"/>
          </w:rPr>
          <w:t xml:space="preserve"> These results</w:t>
        </w:r>
      </w:ins>
      <w:ins w:id="1395" w:author="Benton, Deon" w:date="2026-05-21T20:47:00Z" w16du:dateUtc="2026-05-22T01:47:00Z">
        <w:r w:rsidR="00DF39FF">
          <w:rPr>
            <w:rFonts w:ascii="Times New Roman" w:hAnsi="Times New Roman" w:cs="Times New Roman"/>
          </w:rPr>
          <w:t xml:space="preserve"> </w:t>
        </w:r>
      </w:ins>
      <w:ins w:id="1396" w:author="Benton, Deon" w:date="2026-05-21T20:46:00Z" w16du:dateUtc="2026-05-22T01:46:00Z">
        <w:r w:rsidR="00DF39FF">
          <w:rPr>
            <w:rFonts w:ascii="Times New Roman" w:hAnsi="Times New Roman" w:cs="Times New Roman"/>
          </w:rPr>
          <w:t xml:space="preserve">indicate that ALIAS </w:t>
        </w:r>
      </w:ins>
      <w:ins w:id="1397" w:author="Benton, Deon" w:date="2026-05-21T20:47:00Z" w16du:dateUtc="2026-05-22T01:47:00Z">
        <w:r w:rsidR="00DF39FF">
          <w:rPr>
            <w:rFonts w:ascii="Times New Roman" w:hAnsi="Times New Roman" w:cs="Times New Roman"/>
          </w:rPr>
          <w:t xml:space="preserve">can capture the third target finding. </w:t>
        </w:r>
      </w:ins>
    </w:p>
    <w:p w14:paraId="0C046405" w14:textId="77777777" w:rsidR="00DD11EC" w:rsidRDefault="00DD11EC" w:rsidP="00344626">
      <w:pPr>
        <w:spacing w:line="480" w:lineRule="auto"/>
        <w:contextualSpacing/>
        <w:rPr>
          <w:rFonts w:ascii="Times New Roman" w:hAnsi="Times New Roman" w:cs="Times New Roman"/>
        </w:rPr>
      </w:pPr>
    </w:p>
    <w:tbl>
      <w:tblPr>
        <w:tblStyle w:val="TableGrid"/>
        <w:tblW w:w="11269"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7"/>
        <w:gridCol w:w="5882"/>
      </w:tblGrid>
      <w:tr w:rsidR="008C205A" w14:paraId="0D51CEB7" w14:textId="77777777" w:rsidTr="009B7074">
        <w:tc>
          <w:tcPr>
            <w:tcW w:w="5387" w:type="dxa"/>
          </w:tcPr>
          <w:p w14:paraId="58590997" w14:textId="1464452D" w:rsidR="00BC4572" w:rsidRDefault="00151CC3" w:rsidP="00344626">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65BE7DBA" wp14:editId="1FB07CAC">
                  <wp:extent cx="3419475" cy="2735713"/>
                  <wp:effectExtent l="0" t="0" r="0" b="7620"/>
                  <wp:docPr id="18386168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16846" name="Picture 183861684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425898" cy="2740851"/>
                          </a:xfrm>
                          <a:prstGeom prst="rect">
                            <a:avLst/>
                          </a:prstGeom>
                        </pic:spPr>
                      </pic:pic>
                    </a:graphicData>
                  </a:graphic>
                </wp:inline>
              </w:drawing>
            </w:r>
          </w:p>
        </w:tc>
        <w:tc>
          <w:tcPr>
            <w:tcW w:w="5882" w:type="dxa"/>
          </w:tcPr>
          <w:p w14:paraId="6AD1CA7B" w14:textId="24634CF0" w:rsidR="00BC4572" w:rsidRDefault="00151CC3" w:rsidP="00A060C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08B4E76" wp14:editId="33A36D9A">
                  <wp:extent cx="3419475" cy="2735701"/>
                  <wp:effectExtent l="0" t="0" r="0" b="7620"/>
                  <wp:docPr id="13160103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10326" name="Picture 131601032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420381" cy="2736426"/>
                          </a:xfrm>
                          <a:prstGeom prst="rect">
                            <a:avLst/>
                          </a:prstGeom>
                        </pic:spPr>
                      </pic:pic>
                    </a:graphicData>
                  </a:graphic>
                </wp:inline>
              </w:drawing>
            </w:r>
          </w:p>
        </w:tc>
      </w:tr>
    </w:tbl>
    <w:p w14:paraId="1D13C0BB" w14:textId="268CE1C3" w:rsidR="00A041EB" w:rsidRDefault="00A060CD" w:rsidP="00133D2B">
      <w:pPr>
        <w:pStyle w:val="Caption"/>
        <w:rPr>
          <w:rFonts w:ascii="Times New Roman" w:hAnsi="Times New Roman" w:cs="Times New Roman"/>
          <w:i w:val="0"/>
          <w:iCs w:val="0"/>
          <w:color w:val="000000" w:themeColor="text1"/>
          <w:sz w:val="24"/>
          <w:szCs w:val="24"/>
        </w:rPr>
      </w:pPr>
      <w:r w:rsidRPr="00E50604">
        <w:rPr>
          <w:rFonts w:ascii="Times New Roman" w:hAnsi="Times New Roman" w:cs="Times New Roman"/>
          <w:b/>
          <w:bCs/>
          <w:i w:val="0"/>
          <w:iCs w:val="0"/>
          <w:color w:val="000000" w:themeColor="text1"/>
          <w:sz w:val="24"/>
          <w:szCs w:val="24"/>
        </w:rPr>
        <w:t xml:space="preserve">Figure </w:t>
      </w:r>
      <w:r w:rsidRPr="00E50604">
        <w:rPr>
          <w:rFonts w:ascii="Times New Roman" w:hAnsi="Times New Roman" w:cs="Times New Roman"/>
          <w:b/>
          <w:bCs/>
          <w:i w:val="0"/>
          <w:iCs w:val="0"/>
          <w:color w:val="000000" w:themeColor="text1"/>
          <w:sz w:val="24"/>
          <w:szCs w:val="24"/>
        </w:rPr>
        <w:fldChar w:fldCharType="begin"/>
      </w:r>
      <w:r w:rsidRPr="00E50604">
        <w:rPr>
          <w:rFonts w:ascii="Times New Roman" w:hAnsi="Times New Roman" w:cs="Times New Roman"/>
          <w:b/>
          <w:bCs/>
          <w:i w:val="0"/>
          <w:iCs w:val="0"/>
          <w:color w:val="000000" w:themeColor="text1"/>
          <w:sz w:val="24"/>
          <w:szCs w:val="24"/>
        </w:rPr>
        <w:instrText xml:space="preserve"> SEQ Figure \* ARABIC </w:instrText>
      </w:r>
      <w:r w:rsidRPr="00E50604">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11</w:t>
      </w:r>
      <w:r w:rsidRPr="00E50604">
        <w:rPr>
          <w:rFonts w:ascii="Times New Roman" w:hAnsi="Times New Roman" w:cs="Times New Roman"/>
          <w:b/>
          <w:bCs/>
          <w:i w:val="0"/>
          <w:iCs w:val="0"/>
          <w:color w:val="000000" w:themeColor="text1"/>
          <w:sz w:val="24"/>
          <w:szCs w:val="24"/>
        </w:rPr>
        <w:fldChar w:fldCharType="end"/>
      </w:r>
      <w:r w:rsidRPr="00E50604">
        <w:rPr>
          <w:rFonts w:ascii="Times New Roman" w:hAnsi="Times New Roman" w:cs="Times New Roman"/>
          <w:b/>
          <w:bCs/>
          <w:i w:val="0"/>
          <w:iCs w:val="0"/>
          <w:color w:val="000000" w:themeColor="text1"/>
          <w:sz w:val="24"/>
          <w:szCs w:val="24"/>
        </w:rPr>
        <w:t>.</w:t>
      </w:r>
      <w:r w:rsidR="00E50604" w:rsidRPr="00E50604">
        <w:rPr>
          <w:rFonts w:ascii="Times New Roman" w:hAnsi="Times New Roman" w:cs="Times New Roman"/>
          <w:i w:val="0"/>
          <w:iCs w:val="0"/>
          <w:color w:val="000000" w:themeColor="text1"/>
          <w:sz w:val="24"/>
          <w:szCs w:val="24"/>
        </w:rPr>
        <w:t xml:space="preserve"> </w:t>
      </w:r>
      <w:r w:rsidR="00122550" w:rsidRPr="00DF39FF">
        <w:rPr>
          <w:rFonts w:ascii="Times New Roman" w:hAnsi="Times New Roman" w:cs="Times New Roman"/>
          <w:color w:val="000000" w:themeColor="text1"/>
          <w:sz w:val="24"/>
          <w:szCs w:val="24"/>
        </w:rPr>
        <w:t>Performance of OM10.</w:t>
      </w:r>
      <w:r w:rsidR="00122550" w:rsidRPr="00F20CB1">
        <w:rPr>
          <w:rFonts w:ascii="Times New Roman" w:hAnsi="Times New Roman" w:cs="Times New Roman"/>
          <w:i w:val="0"/>
          <w:iCs w:val="0"/>
          <w:color w:val="000000" w:themeColor="text1"/>
          <w:sz w:val="24"/>
          <w:szCs w:val="24"/>
        </w:rPr>
        <w:t xml:space="preserve"> </w:t>
      </w:r>
      <w:r w:rsidR="00122550" w:rsidRPr="00FF4E79">
        <w:rPr>
          <w:rFonts w:ascii="Times New Roman" w:hAnsi="Times New Roman" w:cs="Times New Roman"/>
          <w:i w:val="0"/>
          <w:iCs w:val="0"/>
          <w:color w:val="000000" w:themeColor="text1"/>
          <w:sz w:val="24"/>
          <w:szCs w:val="24"/>
        </w:rPr>
        <w:t xml:space="preserve"> </w:t>
      </w:r>
      <w:r w:rsidR="00122550">
        <w:rPr>
          <w:rFonts w:ascii="Times New Roman" w:hAnsi="Times New Roman" w:cs="Times New Roman"/>
          <w:i w:val="0"/>
          <w:iCs w:val="0"/>
          <w:color w:val="000000" w:themeColor="text1"/>
          <w:sz w:val="24"/>
          <w:szCs w:val="24"/>
        </w:rPr>
        <w:t>Plotted is the m</w:t>
      </w:r>
      <w:r w:rsidR="00122550"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122550">
        <w:rPr>
          <w:rFonts w:ascii="Times New Roman" w:hAnsi="Times New Roman" w:cs="Times New Roman"/>
          <w:i w:val="0"/>
          <w:iCs w:val="0"/>
          <w:color w:val="000000" w:themeColor="text1"/>
          <w:sz w:val="24"/>
          <w:szCs w:val="24"/>
        </w:rPr>
        <w:t>in the</w:t>
      </w:r>
      <w:r w:rsidR="00122550" w:rsidRPr="00FF4E79">
        <w:rPr>
          <w:rFonts w:ascii="Times New Roman" w:hAnsi="Times New Roman" w:cs="Times New Roman"/>
          <w:i w:val="0"/>
          <w:iCs w:val="0"/>
          <w:color w:val="000000" w:themeColor="text1"/>
          <w:sz w:val="24"/>
          <w:szCs w:val="24"/>
        </w:rPr>
        <w:t xml:space="preserve"> Inferring Goals condition and </w:t>
      </w:r>
      <w:r w:rsidR="00122550">
        <w:rPr>
          <w:rFonts w:ascii="Times New Roman" w:hAnsi="Times New Roman" w:cs="Times New Roman"/>
          <w:i w:val="0"/>
          <w:iCs w:val="0"/>
          <w:color w:val="000000" w:themeColor="text1"/>
          <w:sz w:val="24"/>
          <w:szCs w:val="24"/>
        </w:rPr>
        <w:t>to</w:t>
      </w:r>
      <w:r w:rsidR="00122550" w:rsidRPr="00FF4E79">
        <w:rPr>
          <w:rFonts w:ascii="Times New Roman" w:hAnsi="Times New Roman" w:cs="Times New Roman"/>
          <w:i w:val="0"/>
          <w:iCs w:val="0"/>
          <w:color w:val="000000" w:themeColor="text1"/>
          <w:sz w:val="24"/>
          <w:szCs w:val="24"/>
        </w:rPr>
        <w:t xml:space="preserve"> the Obstacle and No-Obstacle test events</w:t>
      </w:r>
      <w:r w:rsidR="00122550">
        <w:rPr>
          <w:rFonts w:ascii="Times New Roman" w:hAnsi="Times New Roman" w:cs="Times New Roman"/>
          <w:i w:val="0"/>
          <w:iCs w:val="0"/>
          <w:color w:val="000000" w:themeColor="text1"/>
          <w:sz w:val="24"/>
          <w:szCs w:val="24"/>
        </w:rPr>
        <w:t xml:space="preserve"> for networks assigned to the Inferring Constraints condition (right).</w:t>
      </w:r>
    </w:p>
    <w:p w14:paraId="43C9A5E8" w14:textId="77777777" w:rsidR="00133D2B" w:rsidRPr="00133D2B" w:rsidRDefault="00133D2B" w:rsidP="00133D2B"/>
    <w:p w14:paraId="3A29FE58" w14:textId="1F9D4376" w:rsidR="00BF52E3" w:rsidRDefault="00DF39FF" w:rsidP="001E79E1">
      <w:pPr>
        <w:spacing w:line="480" w:lineRule="auto"/>
        <w:ind w:firstLine="720"/>
        <w:contextualSpacing/>
        <w:rPr>
          <w:rFonts w:ascii="Times New Roman" w:hAnsi="Times New Roman" w:cs="Times New Roman"/>
        </w:rPr>
      </w:pPr>
      <w:ins w:id="1398" w:author="Benton, Deon" w:date="2026-05-21T20:48:00Z" w16du:dateUtc="2026-05-22T01:48:00Z">
        <w:r>
          <w:rPr>
            <w:rFonts w:ascii="Times New Roman" w:hAnsi="Times New Roman" w:cs="Times New Roman"/>
          </w:rPr>
          <w:t xml:space="preserve">Figure 11 shows that </w:t>
        </w:r>
      </w:ins>
      <w:ins w:id="1399" w:author="Benton, Deon" w:date="2026-05-21T20:50:00Z" w16du:dateUtc="2026-05-22T01:50:00Z">
        <w:r w:rsidR="008226AE">
          <w:rPr>
            <w:rFonts w:ascii="Times New Roman" w:hAnsi="Times New Roman" w:cs="Times New Roman"/>
          </w:rPr>
          <w:t>OM1</w:t>
        </w:r>
      </w:ins>
      <w:ins w:id="1400" w:author="Benton, Deon" w:date="2026-05-21T20:55:00Z" w16du:dateUtc="2026-05-22T01:55:00Z">
        <w:r w:rsidR="00857A89">
          <w:rPr>
            <w:rFonts w:ascii="Times New Roman" w:hAnsi="Times New Roman" w:cs="Times New Roman"/>
          </w:rPr>
          <w:t>0’s responses were</w:t>
        </w:r>
      </w:ins>
      <w:ins w:id="1401" w:author="Benton, Deon" w:date="2026-05-21T21:35:00Z" w16du:dateUtc="2026-05-22T02:35:00Z">
        <w:r w:rsidR="00110272">
          <w:rPr>
            <w:rFonts w:ascii="Times New Roman" w:hAnsi="Times New Roman" w:cs="Times New Roman"/>
          </w:rPr>
          <w:t xml:space="preserve"> exactly opposite that of ALIAS</w:t>
        </w:r>
      </w:ins>
      <w:ins w:id="1402" w:author="Benton, Deon" w:date="2026-05-21T21:36:00Z" w16du:dateUtc="2026-05-22T02:36:00Z">
        <w:r w:rsidR="00110272">
          <w:rPr>
            <w:rFonts w:ascii="Times New Roman" w:hAnsi="Times New Roman" w:cs="Times New Roman"/>
          </w:rPr>
          <w:t xml:space="preserve">: These networks looked longer at their condition’s </w:t>
        </w:r>
      </w:ins>
      <w:ins w:id="1403" w:author="Benton, Deon" w:date="2026-05-21T20:51:00Z" w16du:dateUtc="2026-05-22T01:51:00Z">
        <w:r w:rsidR="008226AE">
          <w:rPr>
            <w:rFonts w:ascii="Times New Roman" w:hAnsi="Times New Roman" w:cs="Times New Roman"/>
            <w:i/>
            <w:iCs/>
          </w:rPr>
          <w:t xml:space="preserve">efficient </w:t>
        </w:r>
        <w:r w:rsidR="008226AE">
          <w:rPr>
            <w:rFonts w:ascii="Times New Roman" w:hAnsi="Times New Roman" w:cs="Times New Roman"/>
          </w:rPr>
          <w:t xml:space="preserve">test event. </w:t>
        </w:r>
      </w:ins>
      <w:ins w:id="1404" w:author="Benton, Deon" w:date="2026-05-21T21:37:00Z" w16du:dateUtc="2026-05-22T02:37:00Z">
        <w:r w:rsidR="00A03E0C">
          <w:rPr>
            <w:rFonts w:ascii="Times New Roman" w:hAnsi="Times New Roman" w:cs="Times New Roman"/>
          </w:rPr>
          <w:t xml:space="preserve">These results indicate that </w:t>
        </w:r>
      </w:ins>
      <w:r w:rsidR="00037BD3">
        <w:rPr>
          <w:rFonts w:ascii="Times New Roman" w:hAnsi="Times New Roman" w:cs="Times New Roman"/>
        </w:rPr>
        <w:t>OM10</w:t>
      </w:r>
      <w:r w:rsidR="00FA723F" w:rsidRPr="00FA723F">
        <w:rPr>
          <w:rFonts w:ascii="Times New Roman" w:hAnsi="Times New Roman" w:cs="Times New Roman"/>
        </w:rPr>
        <w:t xml:space="preserve"> </w:t>
      </w:r>
      <w:ins w:id="1405" w:author="Benton, Deon" w:date="2026-05-21T20:52:00Z" w16du:dateUtc="2026-05-22T01:52:00Z">
        <w:r w:rsidR="008226AE">
          <w:rPr>
            <w:rFonts w:ascii="Times New Roman" w:hAnsi="Times New Roman" w:cs="Times New Roman"/>
          </w:rPr>
          <w:t xml:space="preserve">was unable to </w:t>
        </w:r>
      </w:ins>
      <w:r w:rsidR="00FA723F" w:rsidRPr="00FA723F">
        <w:rPr>
          <w:rFonts w:ascii="Times New Roman" w:hAnsi="Times New Roman" w:cs="Times New Roman"/>
        </w:rPr>
        <w:t xml:space="preserve">account for </w:t>
      </w:r>
      <w:ins w:id="1406" w:author="Benton, Deon" w:date="2026-05-21T20:52:00Z" w16du:dateUtc="2026-05-22T01:52:00Z">
        <w:r w:rsidR="008226AE">
          <w:rPr>
            <w:rFonts w:ascii="Times New Roman" w:hAnsi="Times New Roman" w:cs="Times New Roman"/>
          </w:rPr>
          <w:t xml:space="preserve">the </w:t>
        </w:r>
      </w:ins>
      <w:ins w:id="1407" w:author="Benton, Deon" w:date="2026-05-21T21:37:00Z" w16du:dateUtc="2026-05-22T02:37:00Z">
        <w:r w:rsidR="00A03E0C">
          <w:rPr>
            <w:rFonts w:ascii="Times New Roman" w:hAnsi="Times New Roman" w:cs="Times New Roman"/>
          </w:rPr>
          <w:t>finding</w:t>
        </w:r>
      </w:ins>
      <w:ins w:id="1408" w:author="Benton, Deon" w:date="2026-05-21T20:52:00Z" w16du:dateUtc="2026-05-22T01:52:00Z">
        <w:r w:rsidR="008226AE">
          <w:rPr>
            <w:rFonts w:ascii="Times New Roman" w:hAnsi="Times New Roman" w:cs="Times New Roman"/>
          </w:rPr>
          <w:t xml:space="preserve"> that </w:t>
        </w:r>
      </w:ins>
      <w:r w:rsidR="00FA723F" w:rsidRPr="00FA723F">
        <w:rPr>
          <w:rFonts w:ascii="Times New Roman" w:hAnsi="Times New Roman" w:cs="Times New Roman"/>
        </w:rPr>
        <w:t>infant</w:t>
      </w:r>
      <w:ins w:id="1409" w:author="Benton, Deon" w:date="2026-05-21T20:52:00Z" w16du:dateUtc="2026-05-22T01:52:00Z">
        <w:r w:rsidR="008226AE">
          <w:rPr>
            <w:rFonts w:ascii="Times New Roman" w:hAnsi="Times New Roman" w:cs="Times New Roman"/>
          </w:rPr>
          <w:t xml:space="preserve"> can putatively reason</w:t>
        </w:r>
      </w:ins>
      <w:r w:rsidR="00FA723F" w:rsidRPr="00FA723F">
        <w:rPr>
          <w:rFonts w:ascii="Times New Roman" w:hAnsi="Times New Roman" w:cs="Times New Roman"/>
        </w:rPr>
        <w:t xml:space="preserve"> productively about goals, actions, and constraints.</w:t>
      </w:r>
    </w:p>
    <w:p w14:paraId="6F70D879" w14:textId="77777777" w:rsidR="00A3623B" w:rsidRDefault="00A3623B" w:rsidP="00A3623B">
      <w:pPr>
        <w:spacing w:line="480" w:lineRule="auto"/>
        <w:contextualSpacing/>
        <w:rPr>
          <w:rFonts w:ascii="Times New Roman" w:hAnsi="Times New Roman" w:cs="Times New Roman"/>
        </w:rPr>
      </w:pPr>
    </w:p>
    <w:tbl>
      <w:tblPr>
        <w:tblStyle w:val="TableGrid"/>
        <w:tblW w:w="11734"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26"/>
        <w:gridCol w:w="5908"/>
      </w:tblGrid>
      <w:tr w:rsidR="008C6C4F" w14:paraId="7E486079" w14:textId="77777777" w:rsidTr="00777C37">
        <w:trPr>
          <w:trHeight w:val="4455"/>
        </w:trPr>
        <w:tc>
          <w:tcPr>
            <w:tcW w:w="5796" w:type="dxa"/>
          </w:tcPr>
          <w:p w14:paraId="572D9596" w14:textId="7B6A4F3B" w:rsidR="00A3623B" w:rsidRDefault="00AB0E9B" w:rsidP="00777C37">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386E738F" wp14:editId="3FD690E3">
                  <wp:extent cx="3559969" cy="2847975"/>
                  <wp:effectExtent l="0" t="0" r="2540" b="0"/>
                  <wp:docPr id="17287184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18459" name="Picture 172871845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561745" cy="2849396"/>
                          </a:xfrm>
                          <a:prstGeom prst="rect">
                            <a:avLst/>
                          </a:prstGeom>
                        </pic:spPr>
                      </pic:pic>
                    </a:graphicData>
                  </a:graphic>
                </wp:inline>
              </w:drawing>
            </w:r>
          </w:p>
        </w:tc>
        <w:tc>
          <w:tcPr>
            <w:tcW w:w="5938" w:type="dxa"/>
          </w:tcPr>
          <w:p w14:paraId="0AD0909C" w14:textId="66594ABA" w:rsidR="00A3623B" w:rsidRDefault="00AB0E9B" w:rsidP="00777C3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94B051" wp14:editId="3E28D740">
                  <wp:extent cx="3524250" cy="2819400"/>
                  <wp:effectExtent l="0" t="0" r="0" b="0"/>
                  <wp:docPr id="2075530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3012" name="Picture 20755301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524858" cy="2819886"/>
                          </a:xfrm>
                          <a:prstGeom prst="rect">
                            <a:avLst/>
                          </a:prstGeom>
                        </pic:spPr>
                      </pic:pic>
                    </a:graphicData>
                  </a:graphic>
                </wp:inline>
              </w:drawing>
            </w:r>
          </w:p>
        </w:tc>
      </w:tr>
    </w:tbl>
    <w:p w14:paraId="39A9FDD0" w14:textId="173ADBEB" w:rsidR="00A3623B" w:rsidRPr="00FF4E79" w:rsidRDefault="00A3623B" w:rsidP="00A3623B">
      <w:pPr>
        <w:pStyle w:val="Caption"/>
        <w:rPr>
          <w:rFonts w:ascii="Times New Roman" w:hAnsi="Times New Roman" w:cs="Times New Roman"/>
          <w:i w:val="0"/>
          <w:iCs w:val="0"/>
          <w:color w:val="000000" w:themeColor="text1"/>
          <w:sz w:val="24"/>
          <w:szCs w:val="24"/>
        </w:rPr>
      </w:pPr>
      <w:r w:rsidRPr="00FF4E79">
        <w:rPr>
          <w:rFonts w:ascii="Times New Roman" w:hAnsi="Times New Roman" w:cs="Times New Roman"/>
          <w:b/>
          <w:bCs/>
          <w:i w:val="0"/>
          <w:iCs w:val="0"/>
          <w:color w:val="000000" w:themeColor="text1"/>
          <w:sz w:val="24"/>
          <w:szCs w:val="24"/>
        </w:rPr>
        <w:t xml:space="preserve">Figure </w:t>
      </w:r>
      <w:r w:rsidRPr="00FF4E79">
        <w:rPr>
          <w:rFonts w:ascii="Times New Roman" w:hAnsi="Times New Roman" w:cs="Times New Roman"/>
          <w:b/>
          <w:bCs/>
          <w:i w:val="0"/>
          <w:iCs w:val="0"/>
          <w:color w:val="000000" w:themeColor="text1"/>
          <w:sz w:val="24"/>
          <w:szCs w:val="24"/>
        </w:rPr>
        <w:fldChar w:fldCharType="begin"/>
      </w:r>
      <w:r w:rsidRPr="00FF4E79">
        <w:rPr>
          <w:rFonts w:ascii="Times New Roman" w:hAnsi="Times New Roman" w:cs="Times New Roman"/>
          <w:b/>
          <w:bCs/>
          <w:i w:val="0"/>
          <w:iCs w:val="0"/>
          <w:color w:val="000000" w:themeColor="text1"/>
          <w:sz w:val="24"/>
          <w:szCs w:val="24"/>
        </w:rPr>
        <w:instrText xml:space="preserve"> SEQ Figure \* ARABIC </w:instrText>
      </w:r>
      <w:r w:rsidRPr="00FF4E79">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12</w:t>
      </w:r>
      <w:r w:rsidRPr="00FF4E79">
        <w:rPr>
          <w:rFonts w:ascii="Times New Roman" w:hAnsi="Times New Roman" w:cs="Times New Roman"/>
          <w:b/>
          <w:bCs/>
          <w:i w:val="0"/>
          <w:iCs w:val="0"/>
          <w:color w:val="000000" w:themeColor="text1"/>
          <w:sz w:val="24"/>
          <w:szCs w:val="24"/>
        </w:rPr>
        <w:fldChar w:fldCharType="end"/>
      </w:r>
      <w:r w:rsidRPr="00FF4E79">
        <w:rPr>
          <w:rFonts w:ascii="Times New Roman" w:hAnsi="Times New Roman" w:cs="Times New Roman"/>
          <w:b/>
          <w:bCs/>
          <w:i w:val="0"/>
          <w:iCs w:val="0"/>
          <w:color w:val="000000" w:themeColor="text1"/>
          <w:sz w:val="24"/>
          <w:szCs w:val="24"/>
        </w:rPr>
        <w:t>.</w:t>
      </w:r>
      <w:r>
        <w:rPr>
          <w:rFonts w:ascii="Times New Roman" w:hAnsi="Times New Roman" w:cs="Times New Roman"/>
          <w:b/>
          <w:bCs/>
          <w:i w:val="0"/>
          <w:iCs w:val="0"/>
          <w:color w:val="000000" w:themeColor="text1"/>
          <w:sz w:val="24"/>
          <w:szCs w:val="24"/>
        </w:rPr>
        <w:t xml:space="preserve"> </w:t>
      </w:r>
      <w:r w:rsidRPr="00B63495">
        <w:rPr>
          <w:rFonts w:ascii="Times New Roman" w:hAnsi="Times New Roman" w:cs="Times New Roman"/>
          <w:color w:val="000000" w:themeColor="text1"/>
          <w:sz w:val="24"/>
          <w:szCs w:val="24"/>
        </w:rPr>
        <w:t>Performance of OM10-2.</w:t>
      </w:r>
      <w:r w:rsidRPr="00F20CB1">
        <w:rPr>
          <w:rFonts w:ascii="Times New Roman" w:hAnsi="Times New Roman" w:cs="Times New Roman"/>
          <w:i w:val="0"/>
          <w:iCs w:val="0"/>
          <w:color w:val="000000" w:themeColor="text1"/>
          <w:sz w:val="24"/>
          <w:szCs w:val="24"/>
        </w:rPr>
        <w:t xml:space="preserve"> </w:t>
      </w:r>
      <w:r w:rsidRPr="00FF4E79">
        <w:rPr>
          <w:rFonts w:ascii="Times New Roman" w:hAnsi="Times New Roman" w:cs="Times New Roman"/>
          <w:i w:val="0"/>
          <w:iCs w:val="0"/>
          <w:color w:val="000000" w:themeColor="text1"/>
          <w:sz w:val="24"/>
          <w:szCs w:val="24"/>
        </w:rPr>
        <w:t xml:space="preserve"> </w:t>
      </w:r>
      <w:r w:rsidR="00C667F8">
        <w:rPr>
          <w:rFonts w:ascii="Times New Roman" w:hAnsi="Times New Roman" w:cs="Times New Roman"/>
          <w:i w:val="0"/>
          <w:iCs w:val="0"/>
          <w:color w:val="000000" w:themeColor="text1"/>
          <w:sz w:val="24"/>
          <w:szCs w:val="24"/>
        </w:rPr>
        <w:t>Plotted is the m</w:t>
      </w:r>
      <w:r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C667F8">
        <w:rPr>
          <w:rFonts w:ascii="Times New Roman" w:hAnsi="Times New Roman" w:cs="Times New Roman"/>
          <w:i w:val="0"/>
          <w:iCs w:val="0"/>
          <w:color w:val="000000" w:themeColor="text1"/>
          <w:sz w:val="24"/>
          <w:szCs w:val="24"/>
        </w:rPr>
        <w:t>in the</w:t>
      </w:r>
      <w:r w:rsidRPr="00FF4E79">
        <w:rPr>
          <w:rFonts w:ascii="Times New Roman" w:hAnsi="Times New Roman" w:cs="Times New Roman"/>
          <w:i w:val="0"/>
          <w:iCs w:val="0"/>
          <w:color w:val="000000" w:themeColor="text1"/>
          <w:sz w:val="24"/>
          <w:szCs w:val="24"/>
        </w:rPr>
        <w:t xml:space="preserve"> Inferring Goals condition and </w:t>
      </w:r>
      <w:r w:rsidR="00C667F8">
        <w:rPr>
          <w:rFonts w:ascii="Times New Roman" w:hAnsi="Times New Roman" w:cs="Times New Roman"/>
          <w:i w:val="0"/>
          <w:iCs w:val="0"/>
          <w:color w:val="000000" w:themeColor="text1"/>
          <w:sz w:val="24"/>
          <w:szCs w:val="24"/>
        </w:rPr>
        <w:t>to</w:t>
      </w:r>
      <w:r w:rsidRPr="00FF4E79">
        <w:rPr>
          <w:rFonts w:ascii="Times New Roman" w:hAnsi="Times New Roman" w:cs="Times New Roman"/>
          <w:i w:val="0"/>
          <w:iCs w:val="0"/>
          <w:color w:val="000000" w:themeColor="text1"/>
          <w:sz w:val="24"/>
          <w:szCs w:val="24"/>
        </w:rPr>
        <w:t xml:space="preserve"> the Obstacle and No-Obstacle test events</w:t>
      </w:r>
      <w:r w:rsidR="00C667F8">
        <w:rPr>
          <w:rFonts w:ascii="Times New Roman" w:hAnsi="Times New Roman" w:cs="Times New Roman"/>
          <w:i w:val="0"/>
          <w:iCs w:val="0"/>
          <w:color w:val="000000" w:themeColor="text1"/>
          <w:sz w:val="24"/>
          <w:szCs w:val="24"/>
        </w:rPr>
        <w:t xml:space="preserve"> for networks assigned to the Inferring Constraints condition (right). </w:t>
      </w:r>
    </w:p>
    <w:p w14:paraId="54A595CE" w14:textId="77777777" w:rsidR="00A3623B" w:rsidRDefault="00A3623B" w:rsidP="001E79E1">
      <w:pPr>
        <w:spacing w:line="480" w:lineRule="auto"/>
        <w:ind w:firstLine="720"/>
        <w:contextualSpacing/>
        <w:rPr>
          <w:rFonts w:ascii="Times New Roman" w:hAnsi="Times New Roman" w:cs="Times New Roman"/>
        </w:rPr>
      </w:pPr>
    </w:p>
    <w:p w14:paraId="65895CCB" w14:textId="2047631A" w:rsidR="00A2767C" w:rsidRDefault="00B60C57" w:rsidP="005D2110">
      <w:pPr>
        <w:spacing w:line="480" w:lineRule="auto"/>
        <w:ind w:firstLine="720"/>
        <w:contextualSpacing/>
        <w:rPr>
          <w:rFonts w:ascii="Times New Roman" w:hAnsi="Times New Roman" w:cs="Times New Roman"/>
        </w:rPr>
      </w:pPr>
      <w:ins w:id="1410" w:author="Benton, Deon" w:date="2026-05-21T21:41:00Z" w16du:dateUtc="2026-05-22T02:41:00Z">
        <w:r>
          <w:rPr>
            <w:rFonts w:ascii="Times New Roman" w:hAnsi="Times New Roman" w:cs="Times New Roman"/>
          </w:rPr>
          <w:t xml:space="preserve">As </w:t>
        </w:r>
      </w:ins>
      <w:ins w:id="1411" w:author="Benton, Deon" w:date="2026-05-21T21:43:00Z" w16du:dateUtc="2026-05-22T02:43:00Z">
        <w:r w:rsidR="00634194">
          <w:rPr>
            <w:rFonts w:ascii="Times New Roman" w:hAnsi="Times New Roman" w:cs="Times New Roman"/>
          </w:rPr>
          <w:t>shown</w:t>
        </w:r>
      </w:ins>
      <w:ins w:id="1412" w:author="Benton, Deon" w:date="2026-05-21T21:41:00Z" w16du:dateUtc="2026-05-22T02:41:00Z">
        <w:r>
          <w:rPr>
            <w:rFonts w:ascii="Times New Roman" w:hAnsi="Times New Roman" w:cs="Times New Roman"/>
          </w:rPr>
          <w:t xml:space="preserve"> in Figure 1</w:t>
        </w:r>
      </w:ins>
      <w:ins w:id="1413" w:author="Benton, Deon" w:date="2026-05-21T21:50:00Z" w16du:dateUtc="2026-05-22T02:50:00Z">
        <w:r w:rsidR="00634194">
          <w:rPr>
            <w:rFonts w:ascii="Times New Roman" w:hAnsi="Times New Roman" w:cs="Times New Roman"/>
          </w:rPr>
          <w:t>2</w:t>
        </w:r>
      </w:ins>
      <w:ins w:id="1414" w:author="Benton, Deon" w:date="2026-05-21T21:41:00Z" w16du:dateUtc="2026-05-22T02:41:00Z">
        <w:r>
          <w:rPr>
            <w:rFonts w:ascii="Times New Roman" w:hAnsi="Times New Roman" w:cs="Times New Roman"/>
          </w:rPr>
          <w:t>, OM10-2 also faile</w:t>
        </w:r>
      </w:ins>
      <w:ins w:id="1415" w:author="Benton, Deon" w:date="2026-05-21T21:42:00Z" w16du:dateUtc="2026-05-22T02:42:00Z">
        <w:r>
          <w:rPr>
            <w:rFonts w:ascii="Times New Roman" w:hAnsi="Times New Roman" w:cs="Times New Roman"/>
          </w:rPr>
          <w:t xml:space="preserve">d to replicate the third target finding. This suggests that OM10’s failure </w:t>
        </w:r>
      </w:ins>
      <w:ins w:id="1416" w:author="Benton, Deon" w:date="2026-05-21T21:50:00Z" w16du:dateUtc="2026-05-22T02:50:00Z">
        <w:r w:rsidR="00634194">
          <w:rPr>
            <w:rFonts w:ascii="Times New Roman" w:hAnsi="Times New Roman" w:cs="Times New Roman"/>
          </w:rPr>
          <w:t xml:space="preserve">could not be attributed to limitations in how the Csibra et al. (2003) task was implemented. </w:t>
        </w:r>
      </w:ins>
      <w:ins w:id="1417" w:author="Benton, Deon" w:date="2026-05-21T21:42:00Z" w16du:dateUtc="2026-05-22T02:42:00Z">
        <w:r>
          <w:rPr>
            <w:rFonts w:ascii="Times New Roman" w:hAnsi="Times New Roman" w:cs="Times New Roman"/>
          </w:rPr>
          <w:t>was not due to</w:t>
        </w:r>
      </w:ins>
      <w:ins w:id="1418" w:author="Benton, Deon" w:date="2026-05-21T21:44:00Z" w16du:dateUtc="2026-05-22T02:44:00Z">
        <w:r w:rsidR="00634194">
          <w:rPr>
            <w:rFonts w:ascii="Times New Roman" w:hAnsi="Times New Roman" w:cs="Times New Roman"/>
          </w:rPr>
          <w:t xml:space="preserve"> its failure fai</w:t>
        </w:r>
      </w:ins>
      <w:ins w:id="1419" w:author="Benton, Deon" w:date="2026-05-21T21:45:00Z" w16du:dateUtc="2026-05-22T02:45:00Z">
        <w:r w:rsidR="00634194">
          <w:rPr>
            <w:rFonts w:ascii="Times New Roman" w:hAnsi="Times New Roman" w:cs="Times New Roman"/>
          </w:rPr>
          <w:t xml:space="preserve">thfully </w:t>
        </w:r>
      </w:ins>
      <w:ins w:id="1420" w:author="Benton, Deon" w:date="2026-05-21T21:44:00Z" w16du:dateUtc="2026-05-22T02:44:00Z">
        <w:r w:rsidR="00634194">
          <w:rPr>
            <w:rFonts w:ascii="Times New Roman" w:hAnsi="Times New Roman" w:cs="Times New Roman"/>
          </w:rPr>
          <w:t>to represent Csibra et al.’s (2003) task</w:t>
        </w:r>
      </w:ins>
      <w:ins w:id="1421" w:author="Benton, Deon" w:date="2026-05-21T21:45:00Z" w16du:dateUtc="2026-05-22T02:45:00Z">
        <w:r w:rsidR="00634194">
          <w:rPr>
            <w:rFonts w:ascii="Times New Roman" w:hAnsi="Times New Roman" w:cs="Times New Roman"/>
          </w:rPr>
          <w:t>.</w:t>
        </w:r>
      </w:ins>
      <w:ins w:id="1422" w:author="Benton, Deon" w:date="2026-05-21T21:44:00Z" w16du:dateUtc="2026-05-22T02:44:00Z">
        <w:r w:rsidR="00634194">
          <w:rPr>
            <w:rFonts w:ascii="Times New Roman" w:hAnsi="Times New Roman" w:cs="Times New Roman"/>
          </w:rPr>
          <w:t xml:space="preserve"> </w:t>
        </w:r>
      </w:ins>
      <w:r w:rsidR="00773551">
        <w:rPr>
          <w:rFonts w:ascii="Times New Roman" w:hAnsi="Times New Roman" w:cs="Times New Roman"/>
        </w:rPr>
        <w:t xml:space="preserve">Instead, </w:t>
      </w:r>
      <w:ins w:id="1423" w:author="Benton, Deon" w:date="2026-05-21T21:51:00Z" w16du:dateUtc="2026-05-22T02:51:00Z">
        <w:r w:rsidR="00634194">
          <w:rPr>
            <w:rFonts w:ascii="Times New Roman" w:hAnsi="Times New Roman" w:cs="Times New Roman"/>
          </w:rPr>
          <w:t>such failure</w:t>
        </w:r>
      </w:ins>
      <w:r w:rsidR="00773551">
        <w:rPr>
          <w:rFonts w:ascii="Times New Roman" w:hAnsi="Times New Roman" w:cs="Times New Roman"/>
        </w:rPr>
        <w:t xml:space="preserve"> </w:t>
      </w:r>
      <w:r w:rsidR="002E1B07">
        <w:rPr>
          <w:rFonts w:ascii="Times New Roman" w:hAnsi="Times New Roman" w:cs="Times New Roman"/>
        </w:rPr>
        <w:t>may point to</w:t>
      </w:r>
      <w:r w:rsidR="00773551">
        <w:rPr>
          <w:rFonts w:ascii="Times New Roman" w:hAnsi="Times New Roman" w:cs="Times New Roman"/>
        </w:rPr>
        <w:t xml:space="preserve"> </w:t>
      </w:r>
      <w:ins w:id="1424" w:author="Benton, Deon" w:date="2026-05-21T21:56:00Z" w16du:dateUtc="2026-05-22T02:56:00Z">
        <w:r w:rsidR="00297491">
          <w:rPr>
            <w:rFonts w:ascii="Times New Roman" w:hAnsi="Times New Roman" w:cs="Times New Roman"/>
          </w:rPr>
          <w:t>a fundamental inability of the model</w:t>
        </w:r>
      </w:ins>
      <w:ins w:id="1425" w:author="Benton, Deon" w:date="2026-05-21T21:54:00Z" w16du:dateUtc="2026-05-22T02:54:00Z">
        <w:r w:rsidR="00047626">
          <w:rPr>
            <w:rFonts w:ascii="Times New Roman" w:hAnsi="Times New Roman" w:cs="Times New Roman"/>
          </w:rPr>
          <w:t xml:space="preserve"> </w:t>
        </w:r>
      </w:ins>
      <w:ins w:id="1426" w:author="Benton, Deon" w:date="2026-05-21T21:55:00Z" w16du:dateUtc="2026-05-22T02:55:00Z">
        <w:r w:rsidR="00047626">
          <w:rPr>
            <w:rFonts w:ascii="Times New Roman" w:hAnsi="Times New Roman" w:cs="Times New Roman"/>
          </w:rPr>
          <w:t>to simulate the</w:t>
        </w:r>
      </w:ins>
      <w:ins w:id="1427" w:author="Benton, Deon" w:date="2026-05-21T21:52:00Z" w16du:dateUtc="2026-05-22T02:52:00Z">
        <w:r w:rsidR="00634194">
          <w:rPr>
            <w:rFonts w:ascii="Times New Roman" w:hAnsi="Times New Roman" w:cs="Times New Roman"/>
          </w:rPr>
          <w:t xml:space="preserve"> processes </w:t>
        </w:r>
      </w:ins>
      <w:ins w:id="1428" w:author="Benton, Deon" w:date="2026-05-21T21:55:00Z" w16du:dateUtc="2026-05-22T02:55:00Z">
        <w:r w:rsidR="00047626">
          <w:rPr>
            <w:rFonts w:ascii="Times New Roman" w:hAnsi="Times New Roman" w:cs="Times New Roman"/>
          </w:rPr>
          <w:t>underpinning infant action efficiency understanding</w:t>
        </w:r>
      </w:ins>
      <w:ins w:id="1429" w:author="Benton, Deon" w:date="2026-05-21T21:52:00Z" w16du:dateUtc="2026-05-22T02:52:00Z">
        <w:r w:rsidR="00634194">
          <w:rPr>
            <w:rFonts w:ascii="Times New Roman" w:hAnsi="Times New Roman" w:cs="Times New Roman"/>
          </w:rPr>
          <w:t>.</w:t>
        </w:r>
      </w:ins>
      <w:r w:rsidR="00FC192C">
        <w:rPr>
          <w:rFonts w:ascii="Times New Roman" w:hAnsi="Times New Roman" w:cs="Times New Roman"/>
        </w:rPr>
        <w:t xml:space="preserve"> </w:t>
      </w:r>
    </w:p>
    <w:p w14:paraId="2C0F76F8" w14:textId="77777777" w:rsidR="00A2767C" w:rsidRDefault="00A2767C" w:rsidP="00CF2AA6">
      <w:pPr>
        <w:spacing w:line="480" w:lineRule="auto"/>
        <w:contextualSpacing/>
        <w:rPr>
          <w:rFonts w:ascii="Times New Roman" w:hAnsi="Times New Roman" w:cs="Times New Roman"/>
        </w:rPr>
      </w:pPr>
    </w:p>
    <w:tbl>
      <w:tblPr>
        <w:tblStyle w:val="TableGrid"/>
        <w:tblW w:w="11396"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36"/>
        <w:gridCol w:w="5766"/>
      </w:tblGrid>
      <w:tr w:rsidR="00BD34DC" w14:paraId="38DA9DF3" w14:textId="77777777" w:rsidTr="007701A3">
        <w:trPr>
          <w:trHeight w:val="4560"/>
        </w:trPr>
        <w:tc>
          <w:tcPr>
            <w:tcW w:w="5698" w:type="dxa"/>
          </w:tcPr>
          <w:p w14:paraId="42895F3C" w14:textId="56036D16" w:rsidR="000D05F9" w:rsidRDefault="00502FFA" w:rsidP="00CF2AA6">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5C7CB829" wp14:editId="2A5D87CA">
                  <wp:extent cx="3505200" cy="2804160"/>
                  <wp:effectExtent l="0" t="0" r="0" b="0"/>
                  <wp:docPr id="19175422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42214" name="Picture 191754221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505211" cy="2804169"/>
                          </a:xfrm>
                          <a:prstGeom prst="rect">
                            <a:avLst/>
                          </a:prstGeom>
                        </pic:spPr>
                      </pic:pic>
                    </a:graphicData>
                  </a:graphic>
                </wp:inline>
              </w:drawing>
            </w:r>
          </w:p>
        </w:tc>
        <w:tc>
          <w:tcPr>
            <w:tcW w:w="5698" w:type="dxa"/>
          </w:tcPr>
          <w:p w14:paraId="2B175312" w14:textId="790B5ACD" w:rsidR="000D05F9" w:rsidRDefault="00502FFA" w:rsidP="00513734">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A76F05" wp14:editId="67C92356">
                  <wp:extent cx="3524250" cy="2819400"/>
                  <wp:effectExtent l="0" t="0" r="0" b="0"/>
                  <wp:docPr id="14561656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65643" name="Picture 145616564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524570" cy="2819656"/>
                          </a:xfrm>
                          <a:prstGeom prst="rect">
                            <a:avLst/>
                          </a:prstGeom>
                        </pic:spPr>
                      </pic:pic>
                    </a:graphicData>
                  </a:graphic>
                </wp:inline>
              </w:drawing>
            </w:r>
          </w:p>
        </w:tc>
      </w:tr>
    </w:tbl>
    <w:p w14:paraId="5898A2FF" w14:textId="0E2F7C5D" w:rsidR="00175628" w:rsidRDefault="00513734" w:rsidP="00513734">
      <w:pPr>
        <w:pStyle w:val="Caption"/>
        <w:rPr>
          <w:rFonts w:ascii="Times New Roman" w:hAnsi="Times New Roman" w:cs="Times New Roman"/>
        </w:rPr>
      </w:pPr>
      <w:r w:rsidRPr="0044005B">
        <w:rPr>
          <w:rFonts w:ascii="Times New Roman" w:hAnsi="Times New Roman" w:cs="Times New Roman"/>
          <w:b/>
          <w:bCs/>
          <w:i w:val="0"/>
          <w:iCs w:val="0"/>
          <w:color w:val="000000" w:themeColor="text1"/>
          <w:sz w:val="24"/>
          <w:szCs w:val="24"/>
        </w:rPr>
        <w:t xml:space="preserve">Figure </w:t>
      </w:r>
      <w:r w:rsidRPr="0044005B">
        <w:rPr>
          <w:rFonts w:ascii="Times New Roman" w:hAnsi="Times New Roman" w:cs="Times New Roman"/>
          <w:b/>
          <w:bCs/>
          <w:i w:val="0"/>
          <w:iCs w:val="0"/>
          <w:color w:val="000000" w:themeColor="text1"/>
          <w:sz w:val="24"/>
          <w:szCs w:val="24"/>
        </w:rPr>
        <w:fldChar w:fldCharType="begin"/>
      </w:r>
      <w:r w:rsidRPr="0044005B">
        <w:rPr>
          <w:rFonts w:ascii="Times New Roman" w:hAnsi="Times New Roman" w:cs="Times New Roman"/>
          <w:b/>
          <w:bCs/>
          <w:i w:val="0"/>
          <w:iCs w:val="0"/>
          <w:color w:val="000000" w:themeColor="text1"/>
          <w:sz w:val="24"/>
          <w:szCs w:val="24"/>
        </w:rPr>
        <w:instrText xml:space="preserve"> SEQ Figure \* ARABIC </w:instrText>
      </w:r>
      <w:r w:rsidRPr="0044005B">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13</w:t>
      </w:r>
      <w:r w:rsidRPr="0044005B">
        <w:rPr>
          <w:rFonts w:ascii="Times New Roman" w:hAnsi="Times New Roman" w:cs="Times New Roman"/>
          <w:b/>
          <w:bCs/>
          <w:i w:val="0"/>
          <w:iCs w:val="0"/>
          <w:color w:val="000000" w:themeColor="text1"/>
          <w:sz w:val="24"/>
          <w:szCs w:val="24"/>
        </w:rPr>
        <w:fldChar w:fldCharType="end"/>
      </w:r>
      <w:r w:rsidRPr="0044005B">
        <w:rPr>
          <w:rFonts w:ascii="Times New Roman" w:hAnsi="Times New Roman" w:cs="Times New Roman"/>
          <w:b/>
          <w:bCs/>
          <w:i w:val="0"/>
          <w:iCs w:val="0"/>
          <w:color w:val="000000" w:themeColor="text1"/>
          <w:sz w:val="24"/>
          <w:szCs w:val="24"/>
        </w:rPr>
        <w:t>.</w:t>
      </w:r>
      <w:r w:rsidRPr="0044005B">
        <w:rPr>
          <w:color w:val="000000" w:themeColor="text1"/>
        </w:rPr>
        <w:t xml:space="preserve"> </w:t>
      </w:r>
      <w:r w:rsidRPr="00B63495">
        <w:rPr>
          <w:rFonts w:ascii="Times New Roman" w:hAnsi="Times New Roman" w:cs="Times New Roman"/>
          <w:color w:val="000000" w:themeColor="text1"/>
          <w:sz w:val="24"/>
          <w:szCs w:val="24"/>
        </w:rPr>
        <w:t>Performance of ALIAS-</w:t>
      </w:r>
      <w:r w:rsidR="00FC274F" w:rsidRPr="00B63495">
        <w:rPr>
          <w:rFonts w:ascii="Times New Roman" w:hAnsi="Times New Roman" w:cs="Times New Roman"/>
          <w:color w:val="000000" w:themeColor="text1"/>
          <w:sz w:val="24"/>
          <w:szCs w:val="24"/>
        </w:rPr>
        <w:t>2</w:t>
      </w:r>
      <w:r w:rsidRPr="00B63495">
        <w:rPr>
          <w:rFonts w:ascii="Times New Roman" w:hAnsi="Times New Roman" w:cs="Times New Roman"/>
          <w:color w:val="000000" w:themeColor="text1"/>
          <w:sz w:val="24"/>
          <w:szCs w:val="24"/>
        </w:rPr>
        <w:t>.</w:t>
      </w:r>
      <w:r w:rsidRPr="00F20CB1">
        <w:rPr>
          <w:rFonts w:ascii="Times New Roman" w:hAnsi="Times New Roman" w:cs="Times New Roman"/>
          <w:i w:val="0"/>
          <w:iCs w:val="0"/>
          <w:color w:val="000000" w:themeColor="text1"/>
          <w:sz w:val="24"/>
          <w:szCs w:val="24"/>
        </w:rPr>
        <w:t xml:space="preserve"> </w:t>
      </w:r>
      <w:r w:rsidR="00D338BE">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assigned to the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D338BE">
        <w:rPr>
          <w:rFonts w:ascii="Times New Roman" w:hAnsi="Times New Roman" w:cs="Times New Roman"/>
          <w:i w:val="0"/>
          <w:iCs w:val="0"/>
          <w:color w:val="000000" w:themeColor="text1"/>
          <w:sz w:val="24"/>
          <w:szCs w:val="24"/>
        </w:rPr>
        <w:t xml:space="preserve"> (left)</w:t>
      </w:r>
      <w:r>
        <w:rPr>
          <w:rFonts w:ascii="Times New Roman" w:hAnsi="Times New Roman" w:cs="Times New Roman"/>
          <w:i w:val="0"/>
          <w:iCs w:val="0"/>
          <w:color w:val="000000" w:themeColor="text1"/>
          <w:sz w:val="24"/>
          <w:szCs w:val="24"/>
        </w:rPr>
        <w:t xml:space="preserve"> and to the Obstacle and No-Obstacle test events </w:t>
      </w:r>
      <w:r w:rsidR="00D338BE">
        <w:rPr>
          <w:rFonts w:ascii="Times New Roman" w:hAnsi="Times New Roman" w:cs="Times New Roman"/>
          <w:i w:val="0"/>
          <w:iCs w:val="0"/>
          <w:color w:val="000000" w:themeColor="text1"/>
          <w:sz w:val="24"/>
          <w:szCs w:val="24"/>
        </w:rPr>
        <w:t>for networks in the Inferring Constraints condition (right).</w:t>
      </w:r>
    </w:p>
    <w:p w14:paraId="0A6D9B76" w14:textId="77777777" w:rsidR="007701A3" w:rsidRDefault="007701A3" w:rsidP="00820F99">
      <w:pPr>
        <w:spacing w:line="480" w:lineRule="auto"/>
        <w:ind w:firstLine="720"/>
        <w:contextualSpacing/>
        <w:rPr>
          <w:rFonts w:ascii="Times New Roman" w:hAnsi="Times New Roman" w:cs="Times New Roman"/>
        </w:rPr>
      </w:pPr>
    </w:p>
    <w:p w14:paraId="7275D405" w14:textId="170004D3" w:rsidR="00CF2AA6" w:rsidRDefault="00CF2AA6" w:rsidP="00820F99">
      <w:pPr>
        <w:spacing w:line="480" w:lineRule="auto"/>
        <w:ind w:firstLine="720"/>
        <w:contextualSpacing/>
        <w:rPr>
          <w:rFonts w:ascii="Times New Roman" w:hAnsi="Times New Roman" w:cs="Times New Roman"/>
        </w:rPr>
      </w:pPr>
      <w:r>
        <w:rPr>
          <w:rFonts w:ascii="Times New Roman" w:hAnsi="Times New Roman" w:cs="Times New Roman"/>
        </w:rPr>
        <w:t xml:space="preserve">Although </w:t>
      </w:r>
      <w:r w:rsidR="009316B0">
        <w:rPr>
          <w:rFonts w:ascii="Times New Roman" w:hAnsi="Times New Roman" w:cs="Times New Roman"/>
        </w:rPr>
        <w:t>ALIAS-2 failed to reproduce the first two target behaviors</w:t>
      </w:r>
      <w:r>
        <w:rPr>
          <w:rFonts w:ascii="Times New Roman" w:hAnsi="Times New Roman" w:cs="Times New Roman"/>
        </w:rPr>
        <w:t xml:space="preserve">, it </w:t>
      </w:r>
      <w:r w:rsidR="009316B0">
        <w:rPr>
          <w:rFonts w:ascii="Times New Roman" w:hAnsi="Times New Roman" w:cs="Times New Roman"/>
        </w:rPr>
        <w:t>remains possible that this model</w:t>
      </w:r>
      <w:r>
        <w:rPr>
          <w:rFonts w:ascii="Times New Roman" w:hAnsi="Times New Roman" w:cs="Times New Roman"/>
        </w:rPr>
        <w:t xml:space="preserve"> </w:t>
      </w:r>
      <w:r w:rsidR="009316B0">
        <w:rPr>
          <w:rFonts w:ascii="Times New Roman" w:hAnsi="Times New Roman" w:cs="Times New Roman"/>
        </w:rPr>
        <w:t>would</w:t>
      </w:r>
      <w:r>
        <w:rPr>
          <w:rFonts w:ascii="Times New Roman" w:hAnsi="Times New Roman" w:cs="Times New Roman"/>
        </w:rPr>
        <w:t xml:space="preserve"> succeed in accounting for the present target findings. </w:t>
      </w:r>
      <w:r w:rsidR="009316B0">
        <w:rPr>
          <w:rFonts w:ascii="Times New Roman" w:hAnsi="Times New Roman" w:cs="Times New Roman"/>
        </w:rPr>
        <w:t xml:space="preserve">Figure 13 shows that this </w:t>
      </w:r>
      <w:r w:rsidR="00454112">
        <w:rPr>
          <w:rFonts w:ascii="Times New Roman" w:hAnsi="Times New Roman" w:cs="Times New Roman"/>
        </w:rPr>
        <w:t>was</w:t>
      </w:r>
      <w:r w:rsidR="009316B0">
        <w:rPr>
          <w:rFonts w:ascii="Times New Roman" w:hAnsi="Times New Roman" w:cs="Times New Roman"/>
        </w:rPr>
        <w:t xml:space="preserve"> indeed the case. </w:t>
      </w:r>
      <w:r w:rsidR="00454112">
        <w:rPr>
          <w:rFonts w:ascii="Times New Roman" w:hAnsi="Times New Roman" w:cs="Times New Roman"/>
        </w:rPr>
        <w:t>As with ALIAS</w:t>
      </w:r>
      <w:r w:rsidR="009316B0">
        <w:rPr>
          <w:rFonts w:ascii="Times New Roman" w:hAnsi="Times New Roman" w:cs="Times New Roman"/>
        </w:rPr>
        <w:t xml:space="preserve">, </w:t>
      </w:r>
      <w:r w:rsidR="00EC79AC">
        <w:rPr>
          <w:rFonts w:ascii="Times New Roman" w:hAnsi="Times New Roman" w:cs="Times New Roman"/>
        </w:rPr>
        <w:t xml:space="preserve">networks in both conditions </w:t>
      </w:r>
      <w:ins w:id="1430" w:author="Benton, Deon" w:date="2026-05-21T21:57:00Z" w16du:dateUtc="2026-05-22T02:57:00Z">
        <w:r w:rsidR="00B63495">
          <w:rPr>
            <w:rFonts w:ascii="Times New Roman" w:hAnsi="Times New Roman" w:cs="Times New Roman"/>
          </w:rPr>
          <w:t xml:space="preserve">looked longer at their condition’s </w:t>
        </w:r>
      </w:ins>
      <w:ins w:id="1431" w:author="Benton, Deon" w:date="2026-05-21T21:58:00Z" w16du:dateUtc="2026-05-22T02:58:00Z">
        <w:r w:rsidR="00B63495">
          <w:rPr>
            <w:rFonts w:ascii="Times New Roman" w:hAnsi="Times New Roman" w:cs="Times New Roman"/>
          </w:rPr>
          <w:t>inconsistent test event.</w:t>
        </w:r>
      </w:ins>
      <w:r w:rsidR="00EC79AC">
        <w:rPr>
          <w:rFonts w:ascii="Times New Roman" w:hAnsi="Times New Roman" w:cs="Times New Roman"/>
        </w:rPr>
        <w:t xml:space="preserve"> </w:t>
      </w:r>
      <w:r w:rsidR="00AC0BCA">
        <w:rPr>
          <w:rFonts w:ascii="Times New Roman" w:hAnsi="Times New Roman" w:cs="Times New Roman"/>
        </w:rPr>
        <w:t>ALIAS-2’s success suggests</w:t>
      </w:r>
      <w:r w:rsidR="00DC61F9">
        <w:rPr>
          <w:rFonts w:ascii="Times New Roman" w:hAnsi="Times New Roman" w:cs="Times New Roman"/>
        </w:rPr>
        <w:t xml:space="preserve"> that</w:t>
      </w:r>
      <w:ins w:id="1432" w:author="Benton, Deon" w:date="2026-05-21T21:59:00Z" w16du:dateUtc="2026-05-22T02:59:00Z">
        <w:r w:rsidR="00B63495">
          <w:rPr>
            <w:rFonts w:ascii="Times New Roman" w:hAnsi="Times New Roman" w:cs="Times New Roman"/>
          </w:rPr>
          <w:t>, at least here,</w:t>
        </w:r>
      </w:ins>
      <w:r>
        <w:rPr>
          <w:rFonts w:ascii="Times New Roman" w:hAnsi="Times New Roman" w:cs="Times New Roman"/>
        </w:rPr>
        <w:t xml:space="preserve"> associative</w:t>
      </w:r>
      <w:r w:rsidR="00820F99">
        <w:rPr>
          <w:rFonts w:ascii="Times New Roman" w:hAnsi="Times New Roman" w:cs="Times New Roman"/>
        </w:rPr>
        <w:t xml:space="preserve"> learning alone</w:t>
      </w:r>
      <w:r>
        <w:rPr>
          <w:rFonts w:ascii="Times New Roman" w:hAnsi="Times New Roman" w:cs="Times New Roman"/>
        </w:rPr>
        <w:t xml:space="preserve"> is sufficient to</w:t>
      </w:r>
      <w:r w:rsidR="000E090D">
        <w:rPr>
          <w:rFonts w:ascii="Times New Roman" w:hAnsi="Times New Roman" w:cs="Times New Roman"/>
        </w:rPr>
        <w:t xml:space="preserve"> </w:t>
      </w:r>
      <w:ins w:id="1433" w:author="Benton, Deon" w:date="2026-05-21T21:59:00Z" w16du:dateUtc="2026-05-22T02:59:00Z">
        <w:r w:rsidR="00B63495">
          <w:rPr>
            <w:rFonts w:ascii="Times New Roman" w:hAnsi="Times New Roman" w:cs="Times New Roman"/>
          </w:rPr>
          <w:t xml:space="preserve">reproduce the third target finding. </w:t>
        </w:r>
      </w:ins>
      <w:r w:rsidR="008934D0">
        <w:rPr>
          <w:rFonts w:ascii="Times New Roman" w:hAnsi="Times New Roman" w:cs="Times New Roman"/>
        </w:rPr>
        <w:t xml:space="preserve">The fact that both </w:t>
      </w:r>
      <w:ins w:id="1434" w:author="Benton, Deon" w:date="2026-05-21T22:06:00Z" w16du:dateUtc="2026-05-22T03:06:00Z">
        <w:r w:rsidR="008934D0">
          <w:rPr>
            <w:rFonts w:ascii="Times New Roman" w:hAnsi="Times New Roman" w:cs="Times New Roman"/>
          </w:rPr>
          <w:t xml:space="preserve">models </w:t>
        </w:r>
      </w:ins>
      <w:r w:rsidR="008934D0">
        <w:rPr>
          <w:rFonts w:ascii="Times New Roman" w:hAnsi="Times New Roman" w:cs="Times New Roman"/>
        </w:rPr>
        <w:t xml:space="preserve">replicated </w:t>
      </w:r>
      <w:ins w:id="1435" w:author="Benton, Deon" w:date="2026-05-21T22:06:00Z" w16du:dateUtc="2026-05-22T03:06:00Z">
        <w:r w:rsidR="008934D0">
          <w:rPr>
            <w:rFonts w:ascii="Times New Roman" w:hAnsi="Times New Roman" w:cs="Times New Roman"/>
          </w:rPr>
          <w:t>infants’ looking responses in Csibra et al. (2003)</w:t>
        </w:r>
      </w:ins>
      <w:r w:rsidR="008934D0">
        <w:rPr>
          <w:rFonts w:ascii="Times New Roman" w:hAnsi="Times New Roman" w:cs="Times New Roman"/>
        </w:rPr>
        <w:t xml:space="preserve"> suggests that behavior previously interpreted as evidence for abstract, theory-like reasoning about goals, actions, and constraints can instead be explained by </w:t>
      </w:r>
      <w:ins w:id="1436" w:author="Benton, Deon" w:date="2026-05-21T22:07:00Z" w16du:dateUtc="2026-05-22T03:07:00Z">
        <w:r w:rsidR="008934D0">
          <w:rPr>
            <w:rFonts w:ascii="Times New Roman" w:hAnsi="Times New Roman" w:cs="Times New Roman"/>
          </w:rPr>
          <w:t>an associative learning mechanism that operates over differentially salient surface features.</w:t>
        </w:r>
      </w:ins>
      <w:r w:rsidR="008934D0">
        <w:rPr>
          <w:rFonts w:ascii="Times New Roman" w:hAnsi="Times New Roman" w:cs="Times New Roman"/>
        </w:rPr>
        <w:t xml:space="preserve"> </w:t>
      </w:r>
      <w:r w:rsidR="00A07AC9">
        <w:rPr>
          <w:rFonts w:ascii="Times New Roman" w:hAnsi="Times New Roman" w:cs="Times New Roman"/>
        </w:rPr>
        <w:t>At the same time,</w:t>
      </w:r>
      <w:ins w:id="1437" w:author="Benton, Deon" w:date="2026-05-21T22:05:00Z" w16du:dateUtc="2026-05-22T03:05:00Z">
        <w:r w:rsidR="008934D0">
          <w:rPr>
            <w:rFonts w:ascii="Times New Roman" w:hAnsi="Times New Roman" w:cs="Times New Roman"/>
          </w:rPr>
          <w:t xml:space="preserve"> however, </w:t>
        </w:r>
      </w:ins>
      <w:ins w:id="1438" w:author="Benton, Deon" w:date="2026-05-21T22:09:00Z" w16du:dateUtc="2026-05-22T03:09:00Z">
        <w:r w:rsidR="008934D0">
          <w:rPr>
            <w:rFonts w:ascii="Times New Roman" w:hAnsi="Times New Roman" w:cs="Times New Roman"/>
          </w:rPr>
          <w:t>the fact that</w:t>
        </w:r>
      </w:ins>
      <w:del w:id="1439" w:author="Benton, Deon" w:date="2026-05-21T22:09:00Z" w16du:dateUtc="2026-05-22T03:09:00Z">
        <w:r w:rsidR="00A07AC9" w:rsidDel="008934D0">
          <w:rPr>
            <w:rFonts w:ascii="Times New Roman" w:hAnsi="Times New Roman" w:cs="Times New Roman"/>
          </w:rPr>
          <w:delText xml:space="preserve"> </w:delText>
        </w:r>
      </w:del>
      <w:ins w:id="1440" w:author="Benton, Deon" w:date="2026-05-21T22:00:00Z" w16du:dateUtc="2026-05-22T03:00:00Z">
        <w:r w:rsidR="00B63495">
          <w:rPr>
            <w:rFonts w:ascii="Times New Roman" w:hAnsi="Times New Roman" w:cs="Times New Roman"/>
          </w:rPr>
          <w:t>ALIAS-2 failed to reproduce the first two target findings</w:t>
        </w:r>
      </w:ins>
      <w:ins w:id="1441" w:author="Benton, Deon" w:date="2026-05-21T22:09:00Z" w16du:dateUtc="2026-05-22T03:09:00Z">
        <w:r w:rsidR="008934D0">
          <w:rPr>
            <w:rFonts w:ascii="Times New Roman" w:hAnsi="Times New Roman" w:cs="Times New Roman"/>
          </w:rPr>
          <w:t xml:space="preserve"> indicates that it is a less veritable model of infant action efficiency understanding than ALIAS.</w:t>
        </w:r>
      </w:ins>
      <w:del w:id="1442" w:author="Benton, Deon" w:date="2026-05-21T22:09:00Z" w16du:dateUtc="2026-05-22T03:09:00Z">
        <w:r w:rsidR="00D66C70" w:rsidDel="008934D0">
          <w:rPr>
            <w:rFonts w:ascii="Times New Roman" w:hAnsi="Times New Roman" w:cs="Times New Roman"/>
          </w:rPr>
          <w:delText xml:space="preserve"> </w:delText>
        </w:r>
      </w:del>
    </w:p>
    <w:p w14:paraId="3B88DEC8" w14:textId="4B0A5CDE" w:rsidR="00227F52" w:rsidRDefault="00920E40" w:rsidP="002935F4">
      <w:pPr>
        <w:spacing w:line="480" w:lineRule="auto"/>
        <w:ind w:firstLine="720"/>
        <w:contextualSpacing/>
        <w:rPr>
          <w:ins w:id="1443" w:author="Benton, Deon" w:date="2026-04-28T15:50:00Z" w16du:dateUtc="2026-04-28T20:50:00Z"/>
          <w:rFonts w:ascii="Times New Roman" w:hAnsi="Times New Roman" w:cs="Times New Roman"/>
        </w:rPr>
      </w:pPr>
      <w:ins w:id="1444" w:author="Benton, Deon" w:date="2026-05-21T22:13:00Z" w16du:dateUtc="2026-05-22T03:13:00Z">
        <w:r>
          <w:rPr>
            <w:rFonts w:ascii="Times New Roman" w:hAnsi="Times New Roman" w:cs="Times New Roman"/>
          </w:rPr>
          <w:lastRenderedPageBreak/>
          <w:t>One</w:t>
        </w:r>
      </w:ins>
      <w:ins w:id="1445" w:author="Benton, Deon" w:date="2026-05-21T22:11:00Z" w16du:dateUtc="2026-05-22T03:11:00Z">
        <w:r>
          <w:rPr>
            <w:rFonts w:ascii="Times New Roman" w:hAnsi="Times New Roman" w:cs="Times New Roman"/>
          </w:rPr>
          <w:t xml:space="preserve"> finding with which ALIAS might</w:t>
        </w:r>
      </w:ins>
      <w:ins w:id="1446" w:author="Benton, Deon" w:date="2026-05-21T22:13:00Z" w16du:dateUtc="2026-05-22T03:13:00Z">
        <w:r>
          <w:rPr>
            <w:rFonts w:ascii="Times New Roman" w:hAnsi="Times New Roman" w:cs="Times New Roman"/>
          </w:rPr>
          <w:t xml:space="preserve"> nonetheless</w:t>
        </w:r>
      </w:ins>
      <w:ins w:id="1447" w:author="Benton, Deon" w:date="2026-05-21T22:11:00Z" w16du:dateUtc="2026-05-22T03:11:00Z">
        <w:r>
          <w:rPr>
            <w:rFonts w:ascii="Times New Roman" w:hAnsi="Times New Roman" w:cs="Times New Roman"/>
          </w:rPr>
          <w:t xml:space="preserve"> be predicted to struggle is</w:t>
        </w:r>
      </w:ins>
      <w:ins w:id="1448" w:author="Benton, Deon" w:date="2026-05-21T22:15:00Z" w16du:dateUtc="2026-05-22T03:15:00Z">
        <w:r>
          <w:rPr>
            <w:rFonts w:ascii="Times New Roman" w:hAnsi="Times New Roman" w:cs="Times New Roman"/>
          </w:rPr>
          <w:t xml:space="preserve"> that by Liu and Spelke (2017)</w:t>
        </w:r>
      </w:ins>
      <w:r w:rsidR="001B4043">
        <w:rPr>
          <w:rFonts w:ascii="Times New Roman" w:hAnsi="Times New Roman" w:cs="Times New Roman"/>
        </w:rPr>
        <w:t xml:space="preserve"> </w:t>
      </w:r>
      <w:r w:rsidR="00922807">
        <w:rPr>
          <w:rFonts w:ascii="Times New Roman" w:hAnsi="Times New Roman" w:cs="Times New Roman"/>
        </w:rPr>
        <w:t>showing that</w:t>
      </w:r>
      <w:ins w:id="1449" w:author="Benton, Deon" w:date="2026-05-21T22:11:00Z" w16du:dateUtc="2026-05-22T03:11:00Z">
        <w:r>
          <w:rPr>
            <w:rFonts w:ascii="Times New Roman" w:hAnsi="Times New Roman" w:cs="Times New Roman"/>
          </w:rPr>
          <w:t xml:space="preserve"> </w:t>
        </w:r>
      </w:ins>
      <w:ins w:id="1450" w:author="Benton, Deon" w:date="2026-05-21T22:12:00Z" w16du:dateUtc="2026-05-22T03:12:00Z">
        <w:r>
          <w:rPr>
            <w:rFonts w:ascii="Times New Roman" w:hAnsi="Times New Roman" w:cs="Times New Roman"/>
          </w:rPr>
          <w:t xml:space="preserve">infants </w:t>
        </w:r>
      </w:ins>
      <w:ins w:id="1451" w:author="Benton, Deon" w:date="2026-05-21T22:14:00Z" w16du:dateUtc="2026-05-22T03:14:00Z">
        <w:r>
          <w:rPr>
            <w:rFonts w:ascii="Times New Roman" w:hAnsi="Times New Roman" w:cs="Times New Roman"/>
          </w:rPr>
          <w:t>apparently</w:t>
        </w:r>
      </w:ins>
      <w:ins w:id="1452" w:author="Benton, Deon" w:date="2026-05-21T22:12:00Z" w16du:dateUtc="2026-05-22T03:12:00Z">
        <w:r>
          <w:rPr>
            <w:rFonts w:ascii="Times New Roman" w:hAnsi="Times New Roman" w:cs="Times New Roman"/>
          </w:rPr>
          <w:t xml:space="preserve"> represent efficiency continuously rather than in an all-or-none</w:t>
        </w:r>
      </w:ins>
      <w:ins w:id="1453" w:author="Benton, Deon" w:date="2026-05-21T22:13:00Z" w16du:dateUtc="2026-05-22T03:13:00Z">
        <w:r>
          <w:rPr>
            <w:rFonts w:ascii="Times New Roman" w:hAnsi="Times New Roman" w:cs="Times New Roman"/>
          </w:rPr>
          <w:t xml:space="preserve"> fashion</w:t>
        </w:r>
      </w:ins>
      <w:ins w:id="1454" w:author="Benton, Deon" w:date="2026-05-21T22:15:00Z" w16du:dateUtc="2026-05-22T03:15:00Z">
        <w:r w:rsidR="00602B23">
          <w:rPr>
            <w:rFonts w:ascii="Times New Roman" w:hAnsi="Times New Roman" w:cs="Times New Roman"/>
          </w:rPr>
          <w:t>.</w:t>
        </w:r>
      </w:ins>
      <w:ins w:id="1455" w:author="Benton, Deon" w:date="2026-05-21T22:16:00Z" w16du:dateUtc="2026-05-22T03:16:00Z">
        <w:r w:rsidR="00602B23">
          <w:rPr>
            <w:rFonts w:ascii="Times New Roman" w:hAnsi="Times New Roman" w:cs="Times New Roman"/>
          </w:rPr>
          <w:t xml:space="preserve"> </w:t>
        </w:r>
      </w:ins>
      <w:ins w:id="1456" w:author="Benton, Deon" w:date="2026-05-21T22:22:00Z" w16du:dateUtc="2026-05-22T03:22:00Z">
        <w:r w:rsidR="00FA0FEE">
          <w:rPr>
            <w:rFonts w:ascii="Times New Roman" w:hAnsi="Times New Roman" w:cs="Times New Roman"/>
          </w:rPr>
          <w:t>Six-month-olds</w:t>
        </w:r>
      </w:ins>
      <w:ins w:id="1457" w:author="Benton, Deon" w:date="2026-05-21T22:16:00Z" w16du:dateUtc="2026-05-22T03:16:00Z">
        <w:r w:rsidR="00602B23">
          <w:rPr>
            <w:rFonts w:ascii="Times New Roman" w:hAnsi="Times New Roman" w:cs="Times New Roman"/>
          </w:rPr>
          <w:t xml:space="preserve"> </w:t>
        </w:r>
      </w:ins>
      <w:r w:rsidR="00A231E7">
        <w:rPr>
          <w:rFonts w:ascii="Times New Roman" w:hAnsi="Times New Roman" w:cs="Times New Roman"/>
        </w:rPr>
        <w:t>were habituated</w:t>
      </w:r>
      <w:ins w:id="1458" w:author="Benton, Deon" w:date="2026-05-21T22:22:00Z" w16du:dateUtc="2026-05-22T03:22:00Z">
        <w:r w:rsidR="00FA0FEE">
          <w:rPr>
            <w:rFonts w:ascii="Times New Roman" w:hAnsi="Times New Roman" w:cs="Times New Roman"/>
          </w:rPr>
          <w:t xml:space="preserve"> either</w:t>
        </w:r>
      </w:ins>
      <w:r w:rsidR="00A231E7" w:rsidRPr="00A231E7">
        <w:rPr>
          <w:rFonts w:ascii="Times New Roman" w:hAnsi="Times New Roman" w:cs="Times New Roman"/>
        </w:rPr>
        <w:t xml:space="preserve"> to </w:t>
      </w:r>
      <w:ins w:id="1459" w:author="Benton, Deon" w:date="2026-05-21T22:23:00Z" w16du:dateUtc="2026-05-22T03:23:00Z">
        <w:r w:rsidR="00FA0FEE">
          <w:rPr>
            <w:rFonts w:ascii="Times New Roman" w:hAnsi="Times New Roman" w:cs="Times New Roman"/>
          </w:rPr>
          <w:t>a constrained action event (Experiment 1</w:t>
        </w:r>
      </w:ins>
      <w:ins w:id="1460" w:author="Benton, Deon" w:date="2026-05-21T22:24:00Z" w16du:dateUtc="2026-05-22T03:24:00Z">
        <w:r w:rsidR="00FA0FEE">
          <w:rPr>
            <w:rFonts w:ascii="Times New Roman" w:hAnsi="Times New Roman" w:cs="Times New Roman"/>
          </w:rPr>
          <w:t>)</w:t>
        </w:r>
      </w:ins>
      <w:ins w:id="1461" w:author="Benton, Deon" w:date="2026-05-21T22:23:00Z" w16du:dateUtc="2026-05-22T03:23:00Z">
        <w:r w:rsidR="00FA0FEE">
          <w:rPr>
            <w:rFonts w:ascii="Times New Roman" w:hAnsi="Times New Roman" w:cs="Times New Roman"/>
          </w:rPr>
          <w:t xml:space="preserve"> or to an unconstrained one (Experiment 2)</w:t>
        </w:r>
      </w:ins>
      <w:ins w:id="1462" w:author="Benton, Deon" w:date="2026-05-21T22:24:00Z" w16du:dateUtc="2026-05-22T03:24:00Z">
        <w:r w:rsidR="00FA0FEE">
          <w:rPr>
            <w:rFonts w:ascii="Times New Roman" w:hAnsi="Times New Roman" w:cs="Times New Roman"/>
          </w:rPr>
          <w:t xml:space="preserve">. </w:t>
        </w:r>
      </w:ins>
      <w:ins w:id="1463" w:author="Benton, Deon" w:date="2026-05-21T22:18:00Z" w16du:dateUtc="2026-05-22T03:18:00Z">
        <w:r w:rsidR="00602B23">
          <w:rPr>
            <w:rFonts w:ascii="Times New Roman" w:hAnsi="Times New Roman" w:cs="Times New Roman"/>
          </w:rPr>
          <w:t>I</w:t>
        </w:r>
      </w:ins>
      <w:ins w:id="1464" w:author="Benton, Deon" w:date="2026-04-28T15:48:00Z" w16du:dateUtc="2026-04-28T20:48:00Z">
        <w:r w:rsidR="00747CCB">
          <w:rPr>
            <w:rFonts w:ascii="Times New Roman" w:hAnsi="Times New Roman" w:cs="Times New Roman"/>
          </w:rPr>
          <w:t xml:space="preserve">nfants were then tested </w:t>
        </w:r>
      </w:ins>
      <w:ins w:id="1465" w:author="Benton, Deon" w:date="2026-05-21T22:26:00Z" w16du:dateUtc="2026-05-22T03:26:00Z">
        <w:r w:rsidR="002935F4">
          <w:rPr>
            <w:rFonts w:ascii="Times New Roman" w:hAnsi="Times New Roman" w:cs="Times New Roman"/>
          </w:rPr>
          <w:t xml:space="preserve">either </w:t>
        </w:r>
      </w:ins>
      <w:ins w:id="1466" w:author="Benton, Deon" w:date="2026-04-28T15:48:00Z" w16du:dateUtc="2026-04-28T20:48:00Z">
        <w:r w:rsidR="00747CCB">
          <w:rPr>
            <w:rFonts w:ascii="Times New Roman" w:hAnsi="Times New Roman" w:cs="Times New Roman"/>
          </w:rPr>
          <w:t>on</w:t>
        </w:r>
      </w:ins>
      <w:ins w:id="1467" w:author="Benton, Deon" w:date="2026-04-28T15:49:00Z" w16du:dateUtc="2026-04-28T20:49:00Z">
        <w:r w:rsidR="00747CCB" w:rsidRPr="00A231E7">
          <w:rPr>
            <w:rFonts w:ascii="Times New Roman" w:hAnsi="Times New Roman" w:cs="Times New Roman"/>
          </w:rPr>
          <w:t xml:space="preserve"> </w:t>
        </w:r>
      </w:ins>
      <w:ins w:id="1468" w:author="Benton, Deon" w:date="2026-05-21T22:29:00Z" w16du:dateUtc="2026-05-22T03:29:00Z">
        <w:r w:rsidR="002935F4">
          <w:rPr>
            <w:rFonts w:ascii="Times New Roman" w:hAnsi="Times New Roman" w:cs="Times New Roman"/>
          </w:rPr>
          <w:t xml:space="preserve">constrained </w:t>
        </w:r>
      </w:ins>
      <w:ins w:id="1469" w:author="Benton, Deon" w:date="2026-05-16T01:04:00Z" w16du:dateUtc="2026-05-16T06:04:00Z">
        <w:r w:rsidR="00C727CC">
          <w:rPr>
            <w:rFonts w:ascii="Times New Roman" w:hAnsi="Times New Roman" w:cs="Times New Roman"/>
          </w:rPr>
          <w:t>Low, efficient</w:t>
        </w:r>
      </w:ins>
      <w:ins w:id="1470" w:author="Benton, Deon" w:date="2026-05-21T22:19:00Z" w16du:dateUtc="2026-05-22T03:19:00Z">
        <w:r w:rsidR="00602B23">
          <w:rPr>
            <w:rFonts w:ascii="Times New Roman" w:hAnsi="Times New Roman" w:cs="Times New Roman"/>
          </w:rPr>
          <w:t xml:space="preserve"> and High, inefficient</w:t>
        </w:r>
      </w:ins>
      <w:ins w:id="1471" w:author="Benton, Deon" w:date="2026-05-21T22:26:00Z" w16du:dateUtc="2026-05-22T03:26:00Z">
        <w:r w:rsidR="002935F4">
          <w:rPr>
            <w:rFonts w:ascii="Times New Roman" w:hAnsi="Times New Roman" w:cs="Times New Roman"/>
          </w:rPr>
          <w:t xml:space="preserve"> </w:t>
        </w:r>
      </w:ins>
      <w:ins w:id="1472" w:author="Benton, Deon" w:date="2026-05-21T22:19:00Z" w16du:dateUtc="2026-05-22T03:19:00Z">
        <w:r w:rsidR="00602B23">
          <w:rPr>
            <w:rFonts w:ascii="Times New Roman" w:hAnsi="Times New Roman" w:cs="Times New Roman"/>
          </w:rPr>
          <w:t>test events</w:t>
        </w:r>
      </w:ins>
      <w:ins w:id="1473" w:author="Benton, Deon" w:date="2026-05-21T22:26:00Z" w16du:dateUtc="2026-05-22T03:26:00Z">
        <w:r w:rsidR="002935F4">
          <w:rPr>
            <w:rFonts w:ascii="Times New Roman" w:hAnsi="Times New Roman" w:cs="Times New Roman"/>
          </w:rPr>
          <w:t xml:space="preserve"> (Experiment 1) or to unconstrained versions of these events</w:t>
        </w:r>
      </w:ins>
      <w:ins w:id="1474" w:author="Benton, Deon" w:date="2026-05-21T22:33:00Z" w16du:dateUtc="2026-05-22T03:33:00Z">
        <w:r w:rsidR="002935F4">
          <w:rPr>
            <w:rFonts w:ascii="Times New Roman" w:hAnsi="Times New Roman" w:cs="Times New Roman"/>
          </w:rPr>
          <w:t xml:space="preserve"> (Experiment 1)</w:t>
        </w:r>
      </w:ins>
      <w:ins w:id="1475" w:author="Benton, Deon" w:date="2026-05-21T22:27:00Z" w16du:dateUtc="2026-05-22T03:27:00Z">
        <w:r w:rsidR="002935F4">
          <w:rPr>
            <w:rFonts w:ascii="Times New Roman" w:hAnsi="Times New Roman" w:cs="Times New Roman"/>
          </w:rPr>
          <w:t xml:space="preserve">. </w:t>
        </w:r>
      </w:ins>
      <w:ins w:id="1476" w:author="Benton, Deon" w:date="2026-05-21T22:28:00Z" w16du:dateUtc="2026-05-22T03:28:00Z">
        <w:r w:rsidR="002935F4">
          <w:rPr>
            <w:rFonts w:ascii="Times New Roman" w:hAnsi="Times New Roman" w:cs="Times New Roman"/>
          </w:rPr>
          <w:t>Note that in the constrained High, inefficient test event</w:t>
        </w:r>
      </w:ins>
      <w:ins w:id="1477" w:author="Benton, Deon" w:date="2026-05-21T22:29:00Z" w16du:dateUtc="2026-05-22T03:29:00Z">
        <w:r w:rsidR="002935F4">
          <w:rPr>
            <w:rFonts w:ascii="Times New Roman" w:hAnsi="Times New Roman" w:cs="Times New Roman"/>
          </w:rPr>
          <w:t>, the agent</w:t>
        </w:r>
      </w:ins>
      <w:ins w:id="1478" w:author="Benton, Deon" w:date="2026-05-21T22:19:00Z" w16du:dateUtc="2026-05-22T03:19:00Z">
        <w:r w:rsidR="00602B23">
          <w:rPr>
            <w:rFonts w:ascii="Times New Roman" w:hAnsi="Times New Roman" w:cs="Times New Roman"/>
          </w:rPr>
          <w:t xml:space="preserve"> jumped much higher than needed t</w:t>
        </w:r>
      </w:ins>
      <w:ins w:id="1479" w:author="Benton, Deon" w:date="2026-05-21T22:20:00Z" w16du:dateUtc="2026-05-22T03:20:00Z">
        <w:r w:rsidR="00602B23">
          <w:rPr>
            <w:rFonts w:ascii="Times New Roman" w:hAnsi="Times New Roman" w:cs="Times New Roman"/>
          </w:rPr>
          <w:t>o clear the barrier</w:t>
        </w:r>
      </w:ins>
      <w:ins w:id="1480" w:author="Benton, Deon" w:date="2026-05-21T22:31:00Z" w16du:dateUtc="2026-05-22T03:31:00Z">
        <w:r w:rsidR="002935F4">
          <w:rPr>
            <w:rFonts w:ascii="Times New Roman" w:hAnsi="Times New Roman" w:cs="Times New Roman"/>
          </w:rPr>
          <w:t>.</w:t>
        </w:r>
      </w:ins>
      <w:ins w:id="1481" w:author="Benton, Deon" w:date="2026-04-28T15:49:00Z" w16du:dateUtc="2026-04-28T20:49:00Z">
        <w:r w:rsidR="00747CCB" w:rsidRPr="00A231E7">
          <w:rPr>
            <w:rFonts w:ascii="Times New Roman" w:hAnsi="Times New Roman" w:cs="Times New Roman"/>
          </w:rPr>
          <w:t xml:space="preserve"> </w:t>
        </w:r>
      </w:ins>
      <w:ins w:id="1482" w:author="Benton, Deon" w:date="2026-04-28T15:52:00Z" w16du:dateUtc="2026-04-28T20:52:00Z">
        <w:r w:rsidR="008050B6">
          <w:rPr>
            <w:rFonts w:ascii="Times New Roman" w:hAnsi="Times New Roman" w:cs="Times New Roman"/>
          </w:rPr>
          <w:t>Liu and Spelke (2017) found that infants</w:t>
        </w:r>
      </w:ins>
      <w:ins w:id="1483" w:author="Benton, Deon" w:date="2026-05-21T22:33:00Z" w16du:dateUtc="2026-05-22T03:33:00Z">
        <w:r w:rsidR="002935F4">
          <w:rPr>
            <w:rFonts w:ascii="Times New Roman" w:hAnsi="Times New Roman" w:cs="Times New Roman"/>
          </w:rPr>
          <w:t xml:space="preserve"> in Experiment 1</w:t>
        </w:r>
      </w:ins>
      <w:ins w:id="1484" w:author="Benton, Deon" w:date="2026-04-28T15:52:00Z" w16du:dateUtc="2026-04-28T20:52:00Z">
        <w:r w:rsidR="008050B6">
          <w:rPr>
            <w:rFonts w:ascii="Times New Roman" w:hAnsi="Times New Roman" w:cs="Times New Roman"/>
          </w:rPr>
          <w:t xml:space="preserve"> look</w:t>
        </w:r>
      </w:ins>
      <w:ins w:id="1485" w:author="Benton, Deon" w:date="2026-05-21T22:32:00Z" w16du:dateUtc="2026-05-22T03:32:00Z">
        <w:r w:rsidR="002935F4">
          <w:rPr>
            <w:rFonts w:ascii="Times New Roman" w:hAnsi="Times New Roman" w:cs="Times New Roman"/>
          </w:rPr>
          <w:t>ed</w:t>
        </w:r>
      </w:ins>
      <w:ins w:id="1486" w:author="Benton, Deon" w:date="2026-04-28T15:52:00Z" w16du:dateUtc="2026-04-28T20:52:00Z">
        <w:r w:rsidR="008050B6">
          <w:rPr>
            <w:rFonts w:ascii="Times New Roman" w:hAnsi="Times New Roman" w:cs="Times New Roman"/>
          </w:rPr>
          <w:t xml:space="preserve"> longer at the </w:t>
        </w:r>
      </w:ins>
      <w:ins w:id="1487" w:author="Benton, Deon" w:date="2026-05-16T01:08:00Z" w16du:dateUtc="2026-05-16T06:08:00Z">
        <w:r w:rsidR="00DD3452">
          <w:rPr>
            <w:rFonts w:ascii="Times New Roman" w:hAnsi="Times New Roman" w:cs="Times New Roman"/>
          </w:rPr>
          <w:t>H</w:t>
        </w:r>
      </w:ins>
      <w:ins w:id="1488" w:author="Benton, Deon" w:date="2026-04-28T15:52:00Z" w16du:dateUtc="2026-04-28T20:52:00Z">
        <w:r w:rsidR="008050B6">
          <w:rPr>
            <w:rFonts w:ascii="Times New Roman" w:hAnsi="Times New Roman" w:cs="Times New Roman"/>
          </w:rPr>
          <w:t xml:space="preserve">igh, inefficient test event than at the </w:t>
        </w:r>
      </w:ins>
      <w:ins w:id="1489" w:author="Benton, Deon" w:date="2026-05-16T01:08:00Z" w16du:dateUtc="2026-05-16T06:08:00Z">
        <w:r w:rsidR="00DD3452">
          <w:rPr>
            <w:rFonts w:ascii="Times New Roman" w:hAnsi="Times New Roman" w:cs="Times New Roman"/>
          </w:rPr>
          <w:t>L</w:t>
        </w:r>
      </w:ins>
      <w:ins w:id="1490" w:author="Benton, Deon" w:date="2026-04-28T15:52:00Z" w16du:dateUtc="2026-04-28T20:52:00Z">
        <w:r w:rsidR="008050B6">
          <w:rPr>
            <w:rFonts w:ascii="Times New Roman" w:hAnsi="Times New Roman" w:cs="Times New Roman"/>
          </w:rPr>
          <w:t>ow, efficient one</w:t>
        </w:r>
      </w:ins>
      <w:ins w:id="1491" w:author="Benton, Deon" w:date="2026-05-21T22:35:00Z" w16du:dateUtc="2026-05-22T03:35:00Z">
        <w:r w:rsidR="002935F4">
          <w:rPr>
            <w:rFonts w:ascii="Times New Roman" w:hAnsi="Times New Roman" w:cs="Times New Roman"/>
          </w:rPr>
          <w:t>. In contrast,</w:t>
        </w:r>
      </w:ins>
      <w:ins w:id="1492" w:author="Benton, Deon" w:date="2026-04-28T15:52:00Z" w16du:dateUtc="2026-04-28T20:52:00Z">
        <w:r w:rsidR="008050B6">
          <w:rPr>
            <w:rFonts w:ascii="Times New Roman" w:hAnsi="Times New Roman" w:cs="Times New Roman"/>
          </w:rPr>
          <w:t xml:space="preserve"> infants in Experiment 2 looked</w:t>
        </w:r>
      </w:ins>
      <w:ins w:id="1493" w:author="Benton, Deon" w:date="2026-05-21T22:35:00Z" w16du:dateUtc="2026-05-22T03:35:00Z">
        <w:r w:rsidR="002935F4">
          <w:rPr>
            <w:rFonts w:ascii="Times New Roman" w:hAnsi="Times New Roman" w:cs="Times New Roman"/>
          </w:rPr>
          <w:t xml:space="preserve"> numerically</w:t>
        </w:r>
      </w:ins>
      <w:ins w:id="1494" w:author="Benton, Deon" w:date="2026-05-21T22:36:00Z" w16du:dateUtc="2026-05-22T03:36:00Z">
        <w:r w:rsidR="002935F4">
          <w:rPr>
            <w:rFonts w:ascii="Times New Roman" w:hAnsi="Times New Roman" w:cs="Times New Roman"/>
          </w:rPr>
          <w:t>, but not significantly,</w:t>
        </w:r>
      </w:ins>
      <w:ins w:id="1495" w:author="Benton, Deon" w:date="2026-04-28T15:53:00Z" w16du:dateUtc="2026-04-28T20:53:00Z">
        <w:r w:rsidR="008050B6">
          <w:rPr>
            <w:rFonts w:ascii="Times New Roman" w:hAnsi="Times New Roman" w:cs="Times New Roman"/>
          </w:rPr>
          <w:t xml:space="preserve"> </w:t>
        </w:r>
      </w:ins>
      <w:ins w:id="1496" w:author="Benton, Deon" w:date="2026-05-21T22:36:00Z" w16du:dateUtc="2026-05-22T03:36:00Z">
        <w:r w:rsidR="002935F4">
          <w:rPr>
            <w:rFonts w:ascii="Times New Roman" w:hAnsi="Times New Roman" w:cs="Times New Roman"/>
          </w:rPr>
          <w:t xml:space="preserve">longer at </w:t>
        </w:r>
      </w:ins>
      <w:ins w:id="1497" w:author="Benton, Deon" w:date="2026-04-28T15:54:00Z" w16du:dateUtc="2026-04-28T20:54:00Z">
        <w:r w:rsidR="008050B6">
          <w:rPr>
            <w:rFonts w:ascii="Times New Roman" w:hAnsi="Times New Roman" w:cs="Times New Roman"/>
          </w:rPr>
          <w:t xml:space="preserve">the </w:t>
        </w:r>
      </w:ins>
      <w:ins w:id="1498" w:author="Benton, Deon" w:date="2026-05-16T01:04:00Z" w16du:dateUtc="2026-05-16T06:04:00Z">
        <w:r w:rsidR="00C727CC">
          <w:rPr>
            <w:rFonts w:ascii="Times New Roman" w:hAnsi="Times New Roman" w:cs="Times New Roman"/>
          </w:rPr>
          <w:t>L</w:t>
        </w:r>
      </w:ins>
      <w:ins w:id="1499" w:author="Benton, Deon" w:date="2026-04-28T15:54:00Z" w16du:dateUtc="2026-04-28T20:54:00Z">
        <w:r w:rsidR="008050B6">
          <w:rPr>
            <w:rFonts w:ascii="Times New Roman" w:hAnsi="Times New Roman" w:cs="Times New Roman"/>
          </w:rPr>
          <w:t xml:space="preserve">ow, efficient event than at the </w:t>
        </w:r>
      </w:ins>
      <w:ins w:id="1500" w:author="Benton, Deon" w:date="2026-05-21T22:36:00Z" w16du:dateUtc="2026-05-22T03:36:00Z">
        <w:r w:rsidR="002935F4">
          <w:rPr>
            <w:rFonts w:ascii="Times New Roman" w:hAnsi="Times New Roman" w:cs="Times New Roman"/>
          </w:rPr>
          <w:t>High, inefficient one</w:t>
        </w:r>
      </w:ins>
      <w:ins w:id="1501" w:author="Benton, Deon" w:date="2026-04-28T15:54:00Z" w16du:dateUtc="2026-04-28T20:54:00Z">
        <w:r w:rsidR="008050B6">
          <w:rPr>
            <w:rFonts w:ascii="Times New Roman" w:hAnsi="Times New Roman" w:cs="Times New Roman"/>
          </w:rPr>
          <w:t>.</w:t>
        </w:r>
      </w:ins>
    </w:p>
    <w:p w14:paraId="29C124F4" w14:textId="52418247" w:rsidR="00AF6628" w:rsidRDefault="00E80153" w:rsidP="00AF6628">
      <w:pPr>
        <w:spacing w:line="480" w:lineRule="auto"/>
        <w:ind w:firstLine="720"/>
        <w:contextualSpacing/>
        <w:rPr>
          <w:ins w:id="1502" w:author="Benton, Deon" w:date="2026-05-21T23:03:00Z" w16du:dateUtc="2026-05-22T04:03:00Z"/>
          <w:rFonts w:ascii="Times New Roman" w:hAnsi="Times New Roman" w:cs="Times New Roman"/>
        </w:rPr>
      </w:pPr>
      <w:ins w:id="1503" w:author="Benton, Deon" w:date="2026-05-21T22:36:00Z" w16du:dateUtc="2026-05-22T03:36:00Z">
        <w:r>
          <w:rPr>
            <w:rFonts w:ascii="Times New Roman" w:hAnsi="Times New Roman" w:cs="Times New Roman"/>
          </w:rPr>
          <w:t xml:space="preserve">In a </w:t>
        </w:r>
      </w:ins>
      <w:ins w:id="1504" w:author="Benton, Deon" w:date="2026-05-21T23:10:00Z" w16du:dateUtc="2026-05-22T04:10:00Z">
        <w:r w:rsidR="00D261BA">
          <w:rPr>
            <w:rFonts w:ascii="Times New Roman" w:hAnsi="Times New Roman" w:cs="Times New Roman"/>
          </w:rPr>
          <w:t>final</w:t>
        </w:r>
      </w:ins>
      <w:ins w:id="1505" w:author="Benton, Deon" w:date="2026-05-21T22:36:00Z" w16du:dateUtc="2026-05-22T03:36:00Z">
        <w:r>
          <w:rPr>
            <w:rFonts w:ascii="Times New Roman" w:hAnsi="Times New Roman" w:cs="Times New Roman"/>
          </w:rPr>
          <w:t xml:space="preserve"> experiment, </w:t>
        </w:r>
      </w:ins>
      <w:ins w:id="1506" w:author="Benton, Deon" w:date="2026-05-21T22:37:00Z" w16du:dateUtc="2026-05-22T03:37:00Z">
        <w:r>
          <w:rPr>
            <w:rFonts w:ascii="Times New Roman" w:hAnsi="Times New Roman" w:cs="Times New Roman"/>
          </w:rPr>
          <w:t>Liu and Spelke (2017) tested</w:t>
        </w:r>
      </w:ins>
      <w:ins w:id="1507" w:author="Benton, Deon" w:date="2026-04-28T15:50:00Z" w16du:dateUtc="2026-04-28T20:50:00Z">
        <w:r w:rsidR="00227F52">
          <w:rPr>
            <w:rFonts w:ascii="Times New Roman" w:hAnsi="Times New Roman" w:cs="Times New Roman"/>
          </w:rPr>
          <w:t xml:space="preserve"> whether</w:t>
        </w:r>
      </w:ins>
      <w:ins w:id="1508" w:author="Benton, Deon" w:date="2026-04-28T15:55:00Z" w16du:dateUtc="2026-04-28T20:55:00Z">
        <w:r w:rsidR="00801EFC">
          <w:rPr>
            <w:rFonts w:ascii="Times New Roman" w:hAnsi="Times New Roman" w:cs="Times New Roman"/>
          </w:rPr>
          <w:t xml:space="preserve"> infants expect agents</w:t>
        </w:r>
      </w:ins>
      <w:ins w:id="1509" w:author="Benton, Deon" w:date="2026-05-21T22:37:00Z" w16du:dateUtc="2026-05-22T03:37:00Z">
        <w:r>
          <w:rPr>
            <w:rFonts w:ascii="Times New Roman" w:hAnsi="Times New Roman" w:cs="Times New Roman"/>
          </w:rPr>
          <w:t xml:space="preserve"> whose actions were costly and inefficient in the past to continue behaving inefficiently</w:t>
        </w:r>
      </w:ins>
      <w:ins w:id="1510" w:author="Benton, Deon" w:date="2026-04-28T15:55:00Z" w16du:dateUtc="2026-04-28T20:55:00Z">
        <w:r w:rsidR="00801EFC">
          <w:rPr>
            <w:rFonts w:ascii="Times New Roman" w:hAnsi="Times New Roman" w:cs="Times New Roman"/>
          </w:rPr>
          <w:t xml:space="preserve"> </w:t>
        </w:r>
      </w:ins>
      <w:ins w:id="1511" w:author="Benton, Deon" w:date="2026-04-28T15:56:00Z" w16du:dateUtc="2026-04-28T20:56:00Z">
        <w:r w:rsidR="00801EFC">
          <w:rPr>
            <w:rFonts w:ascii="Times New Roman" w:hAnsi="Times New Roman" w:cs="Times New Roman"/>
          </w:rPr>
          <w:t>in a new situation</w:t>
        </w:r>
      </w:ins>
      <w:ins w:id="1512" w:author="Benton, Deon" w:date="2026-04-28T16:00:00Z" w16du:dateUtc="2026-04-28T21:00:00Z">
        <w:r w:rsidR="00E35595">
          <w:rPr>
            <w:rFonts w:ascii="Times New Roman" w:hAnsi="Times New Roman" w:cs="Times New Roman"/>
          </w:rPr>
          <w:t xml:space="preserve"> with a different set of constraints</w:t>
        </w:r>
      </w:ins>
      <w:ins w:id="1513" w:author="Benton, Deon" w:date="2026-04-28T15:50:00Z" w16du:dateUtc="2026-04-28T20:50:00Z">
        <w:r w:rsidR="00227F52">
          <w:rPr>
            <w:rFonts w:ascii="Times New Roman" w:hAnsi="Times New Roman" w:cs="Times New Roman"/>
          </w:rPr>
          <w:t xml:space="preserve">. </w:t>
        </w:r>
      </w:ins>
      <w:ins w:id="1514" w:author="Benton, Deon" w:date="2026-05-21T22:38:00Z" w16du:dateUtc="2026-05-22T03:38:00Z">
        <w:r>
          <w:rPr>
            <w:rFonts w:ascii="Times New Roman" w:hAnsi="Times New Roman" w:cs="Times New Roman"/>
          </w:rPr>
          <w:t>Infants were habituated to the event</w:t>
        </w:r>
      </w:ins>
      <w:ins w:id="1515" w:author="Benton, Deon" w:date="2026-04-28T16:01:00Z" w16du:dateUtc="2026-04-28T21:01:00Z">
        <w:r w:rsidR="007B5F29">
          <w:rPr>
            <w:rFonts w:ascii="Times New Roman" w:hAnsi="Times New Roman" w:cs="Times New Roman"/>
          </w:rPr>
          <w:t xml:space="preserve"> used in Experiment 2</w:t>
        </w:r>
      </w:ins>
      <w:ins w:id="1516" w:author="Benton, Deon" w:date="2026-05-21T22:38:00Z" w16du:dateUtc="2026-05-22T03:38:00Z">
        <w:r>
          <w:rPr>
            <w:rFonts w:ascii="Times New Roman" w:hAnsi="Times New Roman" w:cs="Times New Roman"/>
          </w:rPr>
          <w:t xml:space="preserve"> and then</w:t>
        </w:r>
      </w:ins>
      <w:ins w:id="1517" w:author="Benton, Deon" w:date="2026-04-28T16:02:00Z" w16du:dateUtc="2026-04-28T21:02:00Z">
        <w:r w:rsidR="007B5F29">
          <w:rPr>
            <w:rFonts w:ascii="Times New Roman" w:hAnsi="Times New Roman" w:cs="Times New Roman"/>
          </w:rPr>
          <w:t xml:space="preserve"> test</w:t>
        </w:r>
      </w:ins>
      <w:ins w:id="1518" w:author="Benton, Deon" w:date="2026-05-21T22:39:00Z" w16du:dateUtc="2026-05-22T03:39:00Z">
        <w:r>
          <w:rPr>
            <w:rFonts w:ascii="Times New Roman" w:hAnsi="Times New Roman" w:cs="Times New Roman"/>
          </w:rPr>
          <w:t>ed</w:t>
        </w:r>
      </w:ins>
      <w:ins w:id="1519" w:author="Benton, Deon" w:date="2026-04-28T16:02:00Z" w16du:dateUtc="2026-04-28T21:02:00Z">
        <w:r w:rsidR="007B5F29">
          <w:rPr>
            <w:rFonts w:ascii="Times New Roman" w:hAnsi="Times New Roman" w:cs="Times New Roman"/>
          </w:rPr>
          <w:t xml:space="preserve"> </w:t>
        </w:r>
      </w:ins>
      <w:ins w:id="1520" w:author="Benton, Deon" w:date="2026-05-21T22:38:00Z" w16du:dateUtc="2026-05-22T03:38:00Z">
        <w:r>
          <w:rPr>
            <w:rFonts w:ascii="Times New Roman" w:hAnsi="Times New Roman" w:cs="Times New Roman"/>
          </w:rPr>
          <w:t xml:space="preserve">on the </w:t>
        </w:r>
      </w:ins>
      <w:ins w:id="1521" w:author="Benton, Deon" w:date="2026-05-21T22:39:00Z" w16du:dateUtc="2026-05-22T03:39:00Z">
        <w:r>
          <w:rPr>
            <w:rFonts w:ascii="Times New Roman" w:hAnsi="Times New Roman" w:cs="Times New Roman"/>
          </w:rPr>
          <w:t xml:space="preserve">constrained </w:t>
        </w:r>
      </w:ins>
      <w:ins w:id="1522" w:author="Benton, Deon" w:date="2026-04-28T16:02:00Z" w16du:dateUtc="2026-04-28T21:02:00Z">
        <w:r w:rsidR="007B5F29">
          <w:rPr>
            <w:rFonts w:ascii="Times New Roman" w:hAnsi="Times New Roman" w:cs="Times New Roman"/>
          </w:rPr>
          <w:t xml:space="preserve">events used in Experiment </w:t>
        </w:r>
      </w:ins>
      <w:ins w:id="1523" w:author="Benton, Deon" w:date="2026-05-21T22:59:00Z" w16du:dateUtc="2026-05-22T03:59:00Z">
        <w:r w:rsidR="00AF6628">
          <w:rPr>
            <w:rFonts w:ascii="Times New Roman" w:hAnsi="Times New Roman" w:cs="Times New Roman"/>
          </w:rPr>
          <w:t>1</w:t>
        </w:r>
      </w:ins>
      <w:ins w:id="1524" w:author="Benton, Deon" w:date="2026-05-21T22:39:00Z" w16du:dateUtc="2026-05-22T03:39:00Z">
        <w:r>
          <w:rPr>
            <w:rFonts w:ascii="Times New Roman" w:hAnsi="Times New Roman" w:cs="Times New Roman"/>
          </w:rPr>
          <w:t xml:space="preserve">. Here, </w:t>
        </w:r>
      </w:ins>
      <w:ins w:id="1525" w:author="Benton, Deon" w:date="2026-04-28T16:03:00Z" w16du:dateUtc="2026-04-28T21:03:00Z">
        <w:r w:rsidR="007B5F29">
          <w:rPr>
            <w:rFonts w:ascii="Times New Roman" w:hAnsi="Times New Roman" w:cs="Times New Roman"/>
          </w:rPr>
          <w:t xml:space="preserve">infants looked longer at the </w:t>
        </w:r>
      </w:ins>
      <w:ins w:id="1526" w:author="Benton, Deon" w:date="2026-05-16T01:08:00Z" w16du:dateUtc="2026-05-16T06:08:00Z">
        <w:r w:rsidR="00DD3452">
          <w:rPr>
            <w:rFonts w:ascii="Times New Roman" w:hAnsi="Times New Roman" w:cs="Times New Roman"/>
          </w:rPr>
          <w:t>H</w:t>
        </w:r>
      </w:ins>
      <w:ins w:id="1527" w:author="Benton, Deon" w:date="2026-04-28T16:03:00Z" w16du:dateUtc="2026-04-28T21:03:00Z">
        <w:r w:rsidR="007B5F29">
          <w:rPr>
            <w:rFonts w:ascii="Times New Roman" w:hAnsi="Times New Roman" w:cs="Times New Roman"/>
          </w:rPr>
          <w:t xml:space="preserve">igh, inefficient test event than at the </w:t>
        </w:r>
      </w:ins>
      <w:ins w:id="1528" w:author="Benton, Deon" w:date="2026-05-16T01:04:00Z" w16du:dateUtc="2026-05-16T06:04:00Z">
        <w:r w:rsidR="00C727CC">
          <w:rPr>
            <w:rFonts w:ascii="Times New Roman" w:hAnsi="Times New Roman" w:cs="Times New Roman"/>
          </w:rPr>
          <w:t>L</w:t>
        </w:r>
      </w:ins>
      <w:ins w:id="1529" w:author="Benton, Deon" w:date="2026-04-28T16:03:00Z" w16du:dateUtc="2026-04-28T21:03:00Z">
        <w:r w:rsidR="007B5F29">
          <w:rPr>
            <w:rFonts w:ascii="Times New Roman" w:hAnsi="Times New Roman" w:cs="Times New Roman"/>
          </w:rPr>
          <w:t>ow, efficient one.</w:t>
        </w:r>
      </w:ins>
      <w:ins w:id="1530" w:author="Benton, Deon" w:date="2026-04-28T16:02:00Z" w16du:dateUtc="2026-04-28T21:02:00Z">
        <w:r w:rsidR="007B5F29">
          <w:rPr>
            <w:rFonts w:ascii="Times New Roman" w:hAnsi="Times New Roman" w:cs="Times New Roman"/>
          </w:rPr>
          <w:t xml:space="preserve"> </w:t>
        </w:r>
      </w:ins>
      <w:ins w:id="1531" w:author="Benton, Deon" w:date="2026-05-21T23:09:00Z" w16du:dateUtc="2026-05-22T04:09:00Z">
        <w:r w:rsidR="00D261BA">
          <w:rPr>
            <w:rFonts w:ascii="Times New Roman" w:hAnsi="Times New Roman" w:cs="Times New Roman"/>
          </w:rPr>
          <w:t>Considered together</w:t>
        </w:r>
      </w:ins>
      <w:ins w:id="1532" w:author="Benton, Deon" w:date="2026-04-28T16:05:00Z" w16du:dateUtc="2026-04-28T21:05:00Z">
        <w:r w:rsidR="008525EB">
          <w:rPr>
            <w:rFonts w:ascii="Times New Roman" w:hAnsi="Times New Roman" w:cs="Times New Roman"/>
          </w:rPr>
          <w:t>, these results were interpreted to mean</w:t>
        </w:r>
      </w:ins>
      <w:ins w:id="1533" w:author="Benton, Deon" w:date="2026-05-21T22:41:00Z" w16du:dateUtc="2026-05-22T03:41:00Z">
        <w:r>
          <w:rPr>
            <w:rFonts w:ascii="Times New Roman" w:hAnsi="Times New Roman" w:cs="Times New Roman"/>
          </w:rPr>
          <w:t xml:space="preserve"> </w:t>
        </w:r>
      </w:ins>
      <w:ins w:id="1534" w:author="Benton, Deon" w:date="2026-05-21T22:40:00Z" w16du:dateUtc="2026-05-22T03:40:00Z">
        <w:r>
          <w:rPr>
            <w:rFonts w:ascii="Times New Roman" w:hAnsi="Times New Roman" w:cs="Times New Roman"/>
          </w:rPr>
          <w:t xml:space="preserve">that </w:t>
        </w:r>
      </w:ins>
      <w:r w:rsidR="003F2FD0">
        <w:rPr>
          <w:rFonts w:ascii="Times New Roman" w:hAnsi="Times New Roman" w:cs="Times New Roman"/>
        </w:rPr>
        <w:t xml:space="preserve">infants </w:t>
      </w:r>
      <w:ins w:id="1535" w:author="Benton, Deon" w:date="2026-05-21T22:41:00Z" w16du:dateUtc="2026-05-22T03:41:00Z">
        <w:r>
          <w:rPr>
            <w:rFonts w:ascii="Times New Roman" w:hAnsi="Times New Roman" w:cs="Times New Roman"/>
          </w:rPr>
          <w:t>represent</w:t>
        </w:r>
      </w:ins>
      <w:ins w:id="1536" w:author="Benton, Deon" w:date="2026-04-28T16:04:00Z" w16du:dateUtc="2026-04-28T21:04:00Z">
        <w:r w:rsidR="008525EB">
          <w:rPr>
            <w:rFonts w:ascii="Times New Roman" w:hAnsi="Times New Roman" w:cs="Times New Roman"/>
          </w:rPr>
          <w:t xml:space="preserve"> </w:t>
        </w:r>
      </w:ins>
      <w:ins w:id="1537" w:author="Benton, Deon" w:date="2026-05-21T22:40:00Z" w16du:dateUtc="2026-05-22T03:40:00Z">
        <w:r>
          <w:rPr>
            <w:rFonts w:ascii="Times New Roman" w:hAnsi="Times New Roman" w:cs="Times New Roman"/>
          </w:rPr>
          <w:t xml:space="preserve">action </w:t>
        </w:r>
      </w:ins>
      <w:ins w:id="1538" w:author="Benton, Deon" w:date="2026-04-28T16:04:00Z" w16du:dateUtc="2026-04-28T21:04:00Z">
        <w:r w:rsidR="008525EB">
          <w:rPr>
            <w:rFonts w:ascii="Times New Roman" w:hAnsi="Times New Roman" w:cs="Times New Roman"/>
          </w:rPr>
          <w:t>efficiency</w:t>
        </w:r>
      </w:ins>
      <w:ins w:id="1539" w:author="Benton, Deon" w:date="2026-05-21T22:40:00Z" w16du:dateUtc="2026-05-22T03:40:00Z">
        <w:r>
          <w:rPr>
            <w:rFonts w:ascii="Times New Roman" w:hAnsi="Times New Roman" w:cs="Times New Roman"/>
          </w:rPr>
          <w:t xml:space="preserve"> continuously</w:t>
        </w:r>
      </w:ins>
      <w:ins w:id="1540" w:author="Benton, Deon" w:date="2026-05-21T22:41:00Z" w16du:dateUtc="2026-05-22T03:41:00Z">
        <w:r>
          <w:rPr>
            <w:rFonts w:ascii="Times New Roman" w:hAnsi="Times New Roman" w:cs="Times New Roman"/>
          </w:rPr>
          <w:t xml:space="preserve"> </w:t>
        </w:r>
      </w:ins>
      <w:ins w:id="1541" w:author="Benton, Deon" w:date="2026-05-21T23:01:00Z" w16du:dateUtc="2026-05-22T04:01:00Z">
        <w:r w:rsidR="00AF6628">
          <w:rPr>
            <w:rFonts w:ascii="Times New Roman" w:hAnsi="Times New Roman" w:cs="Times New Roman"/>
          </w:rPr>
          <w:t>and that</w:t>
        </w:r>
      </w:ins>
      <w:ins w:id="1542" w:author="Benton, Deon" w:date="2026-05-21T22:41:00Z" w16du:dateUtc="2026-05-22T03:41:00Z">
        <w:r>
          <w:rPr>
            <w:rFonts w:ascii="Times New Roman" w:hAnsi="Times New Roman" w:cs="Times New Roman"/>
          </w:rPr>
          <w:t xml:space="preserve"> they</w:t>
        </w:r>
      </w:ins>
      <w:ins w:id="1543" w:author="Benton, Deon" w:date="2026-05-21T22:43:00Z" w16du:dateUtc="2026-05-22T03:43:00Z">
        <w:r>
          <w:rPr>
            <w:rFonts w:ascii="Times New Roman" w:hAnsi="Times New Roman" w:cs="Times New Roman"/>
          </w:rPr>
          <w:t xml:space="preserve"> expect previously inefficient agents to behave</w:t>
        </w:r>
      </w:ins>
      <w:ins w:id="1544" w:author="Benton, Deon" w:date="2026-05-21T23:01:00Z" w16du:dateUtc="2026-05-22T04:01:00Z">
        <w:r w:rsidR="00AF6628">
          <w:rPr>
            <w:rFonts w:ascii="Times New Roman" w:hAnsi="Times New Roman" w:cs="Times New Roman"/>
          </w:rPr>
          <w:t xml:space="preserve"> efficiently </w:t>
        </w:r>
      </w:ins>
      <w:ins w:id="1545" w:author="Benton, Deon" w:date="2026-05-21T23:09:00Z" w16du:dateUtc="2026-05-22T04:09:00Z">
        <w:r w:rsidR="00D261BA">
          <w:rPr>
            <w:rFonts w:ascii="Times New Roman" w:hAnsi="Times New Roman" w:cs="Times New Roman"/>
          </w:rPr>
          <w:t>in the future</w:t>
        </w:r>
      </w:ins>
      <w:ins w:id="1546" w:author="Benton, Deon" w:date="2026-05-21T23:01:00Z" w16du:dateUtc="2026-05-22T04:01:00Z">
        <w:r w:rsidR="00AF6628">
          <w:rPr>
            <w:rFonts w:ascii="Times New Roman" w:hAnsi="Times New Roman" w:cs="Times New Roman"/>
          </w:rPr>
          <w:t>.</w:t>
        </w:r>
      </w:ins>
      <w:ins w:id="1547" w:author="Benton, Deon" w:date="2026-05-21T23:02:00Z" w16du:dateUtc="2026-05-22T04:02:00Z">
        <w:r w:rsidR="00AF6628">
          <w:rPr>
            <w:rFonts w:ascii="Times New Roman" w:hAnsi="Times New Roman" w:cs="Times New Roman"/>
          </w:rPr>
          <w:t xml:space="preserve"> These findings were </w:t>
        </w:r>
      </w:ins>
      <w:ins w:id="1548" w:author="Benton, Deon" w:date="2026-05-21T23:13:00Z" w16du:dateUtc="2026-05-22T04:13:00Z">
        <w:r w:rsidR="00D261BA">
          <w:rPr>
            <w:rFonts w:ascii="Times New Roman" w:hAnsi="Times New Roman" w:cs="Times New Roman"/>
          </w:rPr>
          <w:t xml:space="preserve">taken as support </w:t>
        </w:r>
      </w:ins>
      <w:ins w:id="1549" w:author="Benton, Deon" w:date="2026-05-21T23:03:00Z" w16du:dateUtc="2026-05-22T04:03:00Z">
        <w:r w:rsidR="00AF6628">
          <w:rPr>
            <w:rFonts w:ascii="Times New Roman" w:hAnsi="Times New Roman" w:cs="Times New Roman"/>
          </w:rPr>
          <w:t xml:space="preserve">Liu et al.’s (2026) </w:t>
        </w:r>
      </w:ins>
      <w:ins w:id="1550" w:author="Benton, Deon" w:date="2026-05-21T23:13:00Z" w16du:dateUtc="2026-05-22T04:13:00Z">
        <w:r w:rsidR="00D261BA">
          <w:rPr>
            <w:rFonts w:ascii="Times New Roman" w:hAnsi="Times New Roman" w:cs="Times New Roman"/>
          </w:rPr>
          <w:t>naïve psychology and physics systems.</w:t>
        </w:r>
      </w:ins>
    </w:p>
    <w:p w14:paraId="62E4C8AD" w14:textId="60A802EC" w:rsidR="00070634" w:rsidRDefault="00AF6628" w:rsidP="00AF6628">
      <w:pPr>
        <w:spacing w:line="480" w:lineRule="auto"/>
        <w:ind w:firstLine="720"/>
        <w:contextualSpacing/>
        <w:rPr>
          <w:rFonts w:ascii="Times New Roman" w:hAnsi="Times New Roman" w:cs="Times New Roman"/>
        </w:rPr>
      </w:pPr>
      <w:ins w:id="1551" w:author="Benton, Deon" w:date="2026-05-21T23:04:00Z" w16du:dateUtc="2026-05-22T04:04:00Z">
        <w:r>
          <w:rPr>
            <w:rFonts w:ascii="Times New Roman" w:hAnsi="Times New Roman" w:cs="Times New Roman"/>
          </w:rPr>
          <w:t>Simulation 4 tested whether</w:t>
        </w:r>
      </w:ins>
      <w:ins w:id="1552" w:author="Benton, Deon" w:date="2026-05-21T23:06:00Z" w16du:dateUtc="2026-05-22T04:06:00Z">
        <w:r w:rsidR="0042601D">
          <w:rPr>
            <w:rFonts w:ascii="Times New Roman" w:hAnsi="Times New Roman" w:cs="Times New Roman"/>
          </w:rPr>
          <w:t xml:space="preserve"> associative learning alone or combined with differential obstacle salience is sufficient to explain</w:t>
        </w:r>
      </w:ins>
      <w:ins w:id="1553" w:author="Benton, Deon" w:date="2026-05-21T23:04:00Z" w16du:dateUtc="2026-05-22T04:04:00Z">
        <w:r>
          <w:rPr>
            <w:rFonts w:ascii="Times New Roman" w:hAnsi="Times New Roman" w:cs="Times New Roman"/>
          </w:rPr>
          <w:t xml:space="preserve"> </w:t>
        </w:r>
      </w:ins>
      <w:r w:rsidR="004C5597">
        <w:rPr>
          <w:rFonts w:ascii="Times New Roman" w:hAnsi="Times New Roman" w:cs="Times New Roman"/>
        </w:rPr>
        <w:t>Liu and Spelke</w:t>
      </w:r>
      <w:ins w:id="1554" w:author="Benton, Deon" w:date="2026-05-21T23:07:00Z" w16du:dateUtc="2026-05-22T04:07:00Z">
        <w:r w:rsidR="0042601D">
          <w:rPr>
            <w:rFonts w:ascii="Times New Roman" w:hAnsi="Times New Roman" w:cs="Times New Roman"/>
          </w:rPr>
          <w:t>’s</w:t>
        </w:r>
      </w:ins>
      <w:r w:rsidR="004C5597">
        <w:rPr>
          <w:rFonts w:ascii="Times New Roman" w:hAnsi="Times New Roman" w:cs="Times New Roman"/>
        </w:rPr>
        <w:t xml:space="preserve"> (2017)</w:t>
      </w:r>
      <w:ins w:id="1555" w:author="Benton, Deon" w:date="2026-05-21T23:07:00Z" w16du:dateUtc="2026-05-22T04:07:00Z">
        <w:r w:rsidR="0042601D">
          <w:rPr>
            <w:rFonts w:ascii="Times New Roman" w:hAnsi="Times New Roman" w:cs="Times New Roman"/>
          </w:rPr>
          <w:t xml:space="preserve"> findings</w:t>
        </w:r>
      </w:ins>
      <w:r w:rsidR="009B5E7E">
        <w:rPr>
          <w:rFonts w:ascii="Times New Roman" w:hAnsi="Times New Roman" w:cs="Times New Roman"/>
        </w:rPr>
        <w:t xml:space="preserve">. </w:t>
      </w:r>
      <w:ins w:id="1556" w:author="Benton, Deon" w:date="2026-05-21T23:07:00Z" w16du:dateUtc="2026-05-22T04:07:00Z">
        <w:r w:rsidR="00D261BA">
          <w:rPr>
            <w:rFonts w:ascii="Times New Roman" w:hAnsi="Times New Roman" w:cs="Times New Roman"/>
          </w:rPr>
          <w:t>A positive finding would</w:t>
        </w:r>
      </w:ins>
      <w:r w:rsidR="009B5E7E">
        <w:rPr>
          <w:rFonts w:ascii="Times New Roman" w:hAnsi="Times New Roman" w:cs="Times New Roman"/>
        </w:rPr>
        <w:t xml:space="preserve"> undermine the</w:t>
      </w:r>
      <w:ins w:id="1557" w:author="Benton, Deon" w:date="2026-05-21T23:07:00Z" w16du:dateUtc="2026-05-22T04:07:00Z">
        <w:r w:rsidR="00D261BA">
          <w:rPr>
            <w:rFonts w:ascii="Times New Roman" w:hAnsi="Times New Roman" w:cs="Times New Roman"/>
          </w:rPr>
          <w:t xml:space="preserve"> claim that</w:t>
        </w:r>
      </w:ins>
      <w:ins w:id="1558" w:author="Benton, Deon" w:date="2026-05-21T23:12:00Z" w16du:dateUtc="2026-05-22T04:12:00Z">
        <w:r w:rsidR="00D261BA">
          <w:rPr>
            <w:rFonts w:ascii="Times New Roman" w:hAnsi="Times New Roman" w:cs="Times New Roman"/>
          </w:rPr>
          <w:t xml:space="preserve"> </w:t>
        </w:r>
      </w:ins>
      <w:ins w:id="1559" w:author="Benton, Deon" w:date="2026-05-21T23:14:00Z" w16du:dateUtc="2026-05-22T04:14:00Z">
        <w:r w:rsidR="001F3F99">
          <w:rPr>
            <w:rFonts w:ascii="Times New Roman" w:hAnsi="Times New Roman" w:cs="Times New Roman"/>
          </w:rPr>
          <w:t xml:space="preserve">the </w:t>
        </w:r>
      </w:ins>
      <w:proofErr w:type="gramStart"/>
      <w:ins w:id="1560" w:author="Benton, Deon" w:date="2026-05-21T23:15:00Z" w16du:dateUtc="2026-05-22T04:15:00Z">
        <w:r w:rsidR="001F3F99">
          <w:rPr>
            <w:rFonts w:ascii="Times New Roman" w:hAnsi="Times New Roman" w:cs="Times New Roman"/>
          </w:rPr>
          <w:t>aforementioned</w:t>
        </w:r>
      </w:ins>
      <w:ins w:id="1561" w:author="Benton, Deon" w:date="2026-05-21T23:14:00Z" w16du:dateUtc="2026-05-22T04:14:00Z">
        <w:r w:rsidR="00D261BA">
          <w:rPr>
            <w:rFonts w:ascii="Times New Roman" w:hAnsi="Times New Roman" w:cs="Times New Roman"/>
          </w:rPr>
          <w:t xml:space="preserve"> domain-specific</w:t>
        </w:r>
        <w:proofErr w:type="gramEnd"/>
        <w:r w:rsidR="00D261BA">
          <w:rPr>
            <w:rFonts w:ascii="Times New Roman" w:hAnsi="Times New Roman" w:cs="Times New Roman"/>
          </w:rPr>
          <w:t xml:space="preserve"> systems</w:t>
        </w:r>
      </w:ins>
      <w:ins w:id="1562" w:author="Benton, Deon" w:date="2026-05-21T23:12:00Z" w16du:dateUtc="2026-05-22T04:12:00Z">
        <w:r w:rsidR="00D261BA">
          <w:rPr>
            <w:rFonts w:ascii="Times New Roman" w:hAnsi="Times New Roman" w:cs="Times New Roman"/>
          </w:rPr>
          <w:t xml:space="preserve"> underpinned</w:t>
        </w:r>
      </w:ins>
      <w:ins w:id="1563" w:author="Benton, Deon" w:date="2026-05-21T23:07:00Z" w16du:dateUtc="2026-05-22T04:07:00Z">
        <w:r w:rsidR="00D261BA">
          <w:rPr>
            <w:rFonts w:ascii="Times New Roman" w:hAnsi="Times New Roman" w:cs="Times New Roman"/>
          </w:rPr>
          <w:t xml:space="preserve"> infants’ </w:t>
        </w:r>
      </w:ins>
      <w:ins w:id="1564" w:author="Benton, Deon" w:date="2026-05-21T23:14:00Z" w16du:dateUtc="2026-05-22T04:14:00Z">
        <w:r w:rsidR="00D261BA">
          <w:rPr>
            <w:rFonts w:ascii="Times New Roman" w:hAnsi="Times New Roman" w:cs="Times New Roman"/>
          </w:rPr>
          <w:t xml:space="preserve">behavior in </w:t>
        </w:r>
      </w:ins>
      <w:r w:rsidR="00853CF6">
        <w:rPr>
          <w:rFonts w:ascii="Times New Roman" w:hAnsi="Times New Roman" w:cs="Times New Roman"/>
        </w:rPr>
        <w:t>Liu and Spelke (2017)</w:t>
      </w:r>
      <w:r w:rsidR="00CC21A3">
        <w:rPr>
          <w:rFonts w:ascii="Times New Roman" w:hAnsi="Times New Roman" w:cs="Times New Roman"/>
        </w:rPr>
        <w:t xml:space="preserve">. </w:t>
      </w:r>
    </w:p>
    <w:p w14:paraId="3173AECD" w14:textId="77777777" w:rsidR="00524642" w:rsidRDefault="00524642" w:rsidP="00524642">
      <w:pPr>
        <w:spacing w:line="480" w:lineRule="auto"/>
        <w:contextualSpacing/>
        <w:rPr>
          <w:rFonts w:ascii="Times New Roman" w:hAnsi="Times New Roman" w:cs="Times New Roman"/>
        </w:rPr>
      </w:pPr>
    </w:p>
    <w:p w14:paraId="3E05B9A0" w14:textId="227F400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lastRenderedPageBreak/>
        <w:t>Simulation 4</w:t>
      </w:r>
      <w:r w:rsidR="00663CD3">
        <w:rPr>
          <w:rFonts w:ascii="Times New Roman" w:eastAsia="Times New Roman" w:hAnsi="Times New Roman" w:cs="Times New Roman"/>
          <w:b/>
          <w:bCs/>
        </w:rPr>
        <w:t xml:space="preserve">: </w:t>
      </w:r>
      <w:r w:rsidR="00663CD3" w:rsidRPr="00663CD3">
        <w:rPr>
          <w:rFonts w:ascii="Times New Roman" w:eastAsia="Times New Roman" w:hAnsi="Times New Roman" w:cs="Times New Roman"/>
          <w:b/>
          <w:bCs/>
        </w:rPr>
        <w:t>Graded representations of efficiency.</w:t>
      </w:r>
    </w:p>
    <w:p w14:paraId="286E3F8B" w14:textId="06A1F11F" w:rsidR="00747493" w:rsidRDefault="00524642" w:rsidP="00B40495">
      <w:pPr>
        <w:spacing w:line="480" w:lineRule="auto"/>
        <w:ind w:firstLine="720"/>
        <w:contextualSpacing/>
        <w:rPr>
          <w:ins w:id="1565" w:author="Benton, Deon" w:date="2026-05-17T00:41:00Z" w16du:dateUtc="2026-05-17T05:41:00Z"/>
          <w:rFonts w:ascii="Times New Roman" w:hAnsi="Times New Roman" w:cs="Times New Roman"/>
        </w:rPr>
      </w:pPr>
      <w:r>
        <w:rPr>
          <w:rFonts w:ascii="Times New Roman" w:eastAsia="Times New Roman" w:hAnsi="Times New Roman" w:cs="Times New Roman"/>
        </w:rPr>
        <w:t xml:space="preserve">This simulation tested whether </w:t>
      </w:r>
      <w:r w:rsidR="00A13863">
        <w:rPr>
          <w:rFonts w:ascii="Times New Roman" w:eastAsia="Times New Roman" w:hAnsi="Times New Roman" w:cs="Times New Roman"/>
        </w:rPr>
        <w:t>ALIAS</w:t>
      </w:r>
      <w:ins w:id="1566" w:author="Benton, Deon" w:date="2026-05-21T23:16:00Z" w16du:dateUtc="2026-05-22T04:16:00Z">
        <w:r w:rsidR="00984CE4">
          <w:rPr>
            <w:rFonts w:ascii="Times New Roman" w:eastAsia="Times New Roman" w:hAnsi="Times New Roman" w:cs="Times New Roman"/>
          </w:rPr>
          <w:t xml:space="preserve"> could capture the fourth target finding. </w:t>
        </w:r>
      </w:ins>
      <w:ins w:id="1567" w:author="Benton, Deon" w:date="2026-05-21T23:36:00Z" w16du:dateUtc="2026-05-22T04:36:00Z">
        <w:r w:rsidR="006E3047">
          <w:rPr>
            <w:rFonts w:ascii="Times New Roman" w:eastAsia="Times New Roman" w:hAnsi="Times New Roman" w:cs="Times New Roman"/>
          </w:rPr>
          <w:t xml:space="preserve">The pretraining phase was shortened to </w:t>
        </w:r>
      </w:ins>
      <w:ins w:id="1568" w:author="Benton, Deon" w:date="2026-05-21T23:37:00Z" w16du:dateUtc="2026-05-22T04:37:00Z">
        <w:r w:rsidR="00620AC6">
          <w:rPr>
            <w:rFonts w:ascii="Times New Roman" w:eastAsia="Times New Roman" w:hAnsi="Times New Roman" w:cs="Times New Roman"/>
          </w:rPr>
          <w:t xml:space="preserve">450 epochs because </w:t>
        </w:r>
      </w:ins>
      <w:ins w:id="1569" w:author="Benton, Deon" w:date="2026-05-21T23:38:00Z" w16du:dateUtc="2026-05-22T04:38:00Z">
        <w:r w:rsidR="00620AC6">
          <w:rPr>
            <w:rFonts w:ascii="Times New Roman" w:eastAsia="Times New Roman" w:hAnsi="Times New Roman" w:cs="Times New Roman"/>
          </w:rPr>
          <w:t>Liu and Spelke (2017) tested 6-month-olds. Following pretraining, n</w:t>
        </w:r>
      </w:ins>
      <w:ins w:id="1570" w:author="Benton, Deon" w:date="2026-04-27T16:17:00Z" w16du:dateUtc="2026-04-27T21:17:00Z">
        <w:r w:rsidR="002A1166">
          <w:rPr>
            <w:rFonts w:ascii="Times New Roman" w:eastAsia="Times New Roman" w:hAnsi="Times New Roman" w:cs="Times New Roman"/>
          </w:rPr>
          <w:t>etworks</w:t>
        </w:r>
      </w:ins>
      <w:r w:rsidR="00FC5BDD">
        <w:rPr>
          <w:rFonts w:ascii="Times New Roman" w:eastAsia="Times New Roman" w:hAnsi="Times New Roman" w:cs="Times New Roman"/>
        </w:rPr>
        <w:t xml:space="preserve"> </w:t>
      </w:r>
      <w:ins w:id="1571" w:author="Benton, Deon" w:date="2026-05-21T23:17:00Z" w16du:dateUtc="2026-05-22T04:17:00Z">
        <w:r w:rsidR="00984CE4">
          <w:rPr>
            <w:rFonts w:ascii="Times New Roman" w:eastAsia="Times New Roman" w:hAnsi="Times New Roman" w:cs="Times New Roman"/>
          </w:rPr>
          <w:t>were habituated to</w:t>
        </w:r>
      </w:ins>
      <w:ins w:id="1572" w:author="Benton, Deon" w:date="2026-05-21T23:46:00Z" w16du:dateUtc="2026-05-22T04:46:00Z">
        <w:r w:rsidR="00D93C2C">
          <w:rPr>
            <w:rFonts w:ascii="Times New Roman" w:eastAsia="Times New Roman" w:hAnsi="Times New Roman" w:cs="Times New Roman"/>
          </w:rPr>
          <w:t xml:space="preserve"> and tested on</w:t>
        </w:r>
      </w:ins>
      <w:ins w:id="1573" w:author="Benton, Deon" w:date="2026-05-21T23:17:00Z" w16du:dateUtc="2026-05-22T04:17:00Z">
        <w:r w:rsidR="00984CE4">
          <w:rPr>
            <w:rFonts w:ascii="Times New Roman" w:eastAsia="Times New Roman" w:hAnsi="Times New Roman" w:cs="Times New Roman"/>
          </w:rPr>
          <w:t xml:space="preserve"> events analogous to those in</w:t>
        </w:r>
      </w:ins>
      <w:ins w:id="1574" w:author="Benton, Deon" w:date="2026-05-21T23:33:00Z" w16du:dateUtc="2026-05-22T04:33:00Z">
        <w:r w:rsidR="006E3047">
          <w:rPr>
            <w:rFonts w:ascii="Times New Roman" w:eastAsia="Times New Roman" w:hAnsi="Times New Roman" w:cs="Times New Roman"/>
          </w:rPr>
          <w:t xml:space="preserve"> Experiments 1-3 in</w:t>
        </w:r>
      </w:ins>
      <w:ins w:id="1575" w:author="Benton, Deon" w:date="2026-05-21T23:17:00Z" w16du:dateUtc="2026-05-22T04:17:00Z">
        <w:r w:rsidR="00984CE4">
          <w:rPr>
            <w:rFonts w:ascii="Times New Roman" w:eastAsia="Times New Roman" w:hAnsi="Times New Roman" w:cs="Times New Roman"/>
          </w:rPr>
          <w:t xml:space="preserve"> Liu et al. (20</w:t>
        </w:r>
        <w:r w:rsidR="00B40495">
          <w:rPr>
            <w:rFonts w:ascii="Times New Roman" w:eastAsia="Times New Roman" w:hAnsi="Times New Roman" w:cs="Times New Roman"/>
          </w:rPr>
          <w:t>17)</w:t>
        </w:r>
      </w:ins>
      <w:ins w:id="1576" w:author="Benton, Deon" w:date="2026-05-21T23:33:00Z" w16du:dateUtc="2026-05-22T04:33:00Z">
        <w:r w:rsidR="006E3047">
          <w:rPr>
            <w:rFonts w:ascii="Times New Roman" w:eastAsia="Times New Roman" w:hAnsi="Times New Roman" w:cs="Times New Roman"/>
          </w:rPr>
          <w:t>; twenty networks were assigned to each experiment</w:t>
        </w:r>
      </w:ins>
      <w:ins w:id="1577" w:author="Benton, Deon" w:date="2026-05-21T23:17:00Z" w16du:dateUtc="2026-05-22T04:17:00Z">
        <w:r w:rsidR="00B40495">
          <w:rPr>
            <w:rFonts w:ascii="Times New Roman" w:eastAsia="Times New Roman" w:hAnsi="Times New Roman" w:cs="Times New Roman"/>
          </w:rPr>
          <w:t xml:space="preserve">. </w:t>
        </w:r>
      </w:ins>
      <w:ins w:id="1578" w:author="Benton, Deon" w:date="2026-05-16T23:31:00Z" w16du:dateUtc="2026-05-17T04:31:00Z">
        <w:r w:rsidR="00717832">
          <w:rPr>
            <w:rFonts w:ascii="Times New Roman" w:hAnsi="Times New Roman" w:cs="Times New Roman"/>
          </w:rPr>
          <w:t>Unlike the previous simulation</w:t>
        </w:r>
      </w:ins>
      <w:ins w:id="1579" w:author="Benton, Deon" w:date="2026-05-21T23:18:00Z" w16du:dateUtc="2026-05-22T04:18:00Z">
        <w:r w:rsidR="00B40495">
          <w:rPr>
            <w:rFonts w:ascii="Times New Roman" w:hAnsi="Times New Roman" w:cs="Times New Roman"/>
          </w:rPr>
          <w:t>s</w:t>
        </w:r>
      </w:ins>
      <w:ins w:id="1580" w:author="Benton, Deon" w:date="2026-05-16T23:31:00Z" w16du:dateUtc="2026-05-17T04:31:00Z">
        <w:r w:rsidR="00717832">
          <w:rPr>
            <w:rFonts w:ascii="Times New Roman" w:hAnsi="Times New Roman" w:cs="Times New Roman"/>
          </w:rPr>
          <w:t xml:space="preserve">, however, </w:t>
        </w:r>
      </w:ins>
      <w:ins w:id="1581" w:author="Benton, Deon" w:date="2026-05-16T23:32:00Z" w16du:dateUtc="2026-05-17T04:32:00Z">
        <w:r w:rsidR="00AB7EA0">
          <w:rPr>
            <w:rFonts w:ascii="Times New Roman" w:hAnsi="Times New Roman" w:cs="Times New Roman"/>
          </w:rPr>
          <w:t>OM10</w:t>
        </w:r>
      </w:ins>
      <w:ins w:id="1582" w:author="Benton, Deon" w:date="2026-05-21T23:48:00Z" w16du:dateUtc="2026-05-22T04:48:00Z">
        <w:r w:rsidR="00DE4891">
          <w:rPr>
            <w:rFonts w:ascii="Times New Roman" w:hAnsi="Times New Roman" w:cs="Times New Roman"/>
          </w:rPr>
          <w:t xml:space="preserve"> was not </w:t>
        </w:r>
      </w:ins>
      <w:ins w:id="1583" w:author="Benton, Deon" w:date="2026-05-21T23:49:00Z" w16du:dateUtc="2026-05-22T04:49:00Z">
        <w:r w:rsidR="00DE4891">
          <w:rPr>
            <w:rFonts w:ascii="Times New Roman" w:hAnsi="Times New Roman" w:cs="Times New Roman"/>
          </w:rPr>
          <w:t>applied to Simulation 4</w:t>
        </w:r>
      </w:ins>
      <w:ins w:id="1584" w:author="Benton, Deon" w:date="2026-05-21T23:19:00Z" w16du:dateUtc="2026-05-22T04:19:00Z">
        <w:r w:rsidR="00B40495">
          <w:rPr>
            <w:rFonts w:ascii="Times New Roman" w:hAnsi="Times New Roman" w:cs="Times New Roman"/>
          </w:rPr>
          <w:t xml:space="preserve">. This </w:t>
        </w:r>
      </w:ins>
      <w:ins w:id="1585" w:author="Benton, Deon" w:date="2026-05-21T23:50:00Z" w16du:dateUtc="2026-05-22T04:50:00Z">
        <w:r w:rsidR="0074602D">
          <w:rPr>
            <w:rFonts w:ascii="Times New Roman" w:hAnsi="Times New Roman" w:cs="Times New Roman"/>
          </w:rPr>
          <w:t>is because</w:t>
        </w:r>
      </w:ins>
      <w:ins w:id="1586" w:author="Benton, Deon" w:date="2026-05-21T23:19:00Z" w16du:dateUtc="2026-05-22T04:19:00Z">
        <w:r w:rsidR="00B40495">
          <w:rPr>
            <w:rFonts w:ascii="Times New Roman" w:hAnsi="Times New Roman" w:cs="Times New Roman"/>
          </w:rPr>
          <w:t xml:space="preserve"> OM10 could not</w:t>
        </w:r>
      </w:ins>
      <w:ins w:id="1587" w:author="Benton, Deon" w:date="2026-05-21T23:20:00Z" w16du:dateUtc="2026-05-22T04:20:00Z">
        <w:r w:rsidR="00B40495">
          <w:rPr>
            <w:rFonts w:ascii="Times New Roman" w:hAnsi="Times New Roman" w:cs="Times New Roman"/>
          </w:rPr>
          <w:t xml:space="preserve"> meaningfully simulate Liu and Spelke</w:t>
        </w:r>
      </w:ins>
      <w:ins w:id="1588" w:author="Benton, Deon" w:date="2026-05-21T23:47:00Z" w16du:dateUtc="2026-05-22T04:47:00Z">
        <w:r w:rsidR="00D93C2C">
          <w:rPr>
            <w:rFonts w:ascii="Times New Roman" w:hAnsi="Times New Roman" w:cs="Times New Roman"/>
          </w:rPr>
          <w:t>’s</w:t>
        </w:r>
      </w:ins>
      <w:ins w:id="1589" w:author="Benton, Deon" w:date="2026-05-21T23:20:00Z" w16du:dateUtc="2026-05-22T04:20:00Z">
        <w:r w:rsidR="00B40495">
          <w:rPr>
            <w:rFonts w:ascii="Times New Roman" w:hAnsi="Times New Roman" w:cs="Times New Roman"/>
          </w:rPr>
          <w:t xml:space="preserve"> (2017) use</w:t>
        </w:r>
      </w:ins>
      <w:ins w:id="1590" w:author="Benton, Deon" w:date="2026-05-16T23:26:00Z" w16du:dateUtc="2026-05-17T04:26:00Z">
        <w:r w:rsidR="00717832">
          <w:rPr>
            <w:rFonts w:ascii="Times New Roman" w:hAnsi="Times New Roman" w:cs="Times New Roman"/>
          </w:rPr>
          <w:t xml:space="preserve"> of</w:t>
        </w:r>
        <w:r w:rsidR="00717832" w:rsidRPr="006F4BF4">
          <w:rPr>
            <w:rFonts w:ascii="Times New Roman" w:hAnsi="Times New Roman" w:cs="Times New Roman"/>
          </w:rPr>
          <w:t xml:space="preserve"> differently sized barriers </w:t>
        </w:r>
      </w:ins>
      <w:ins w:id="1591" w:author="Benton, Deon" w:date="2026-05-21T23:20:00Z" w16du:dateUtc="2026-05-22T04:20:00Z">
        <w:r w:rsidR="007D069A">
          <w:rPr>
            <w:rFonts w:ascii="Times New Roman" w:hAnsi="Times New Roman" w:cs="Times New Roman"/>
          </w:rPr>
          <w:t>across the habituation and test phases</w:t>
        </w:r>
      </w:ins>
      <w:ins w:id="1592" w:author="Benton, Deon" w:date="2026-05-21T23:23:00Z" w16du:dateUtc="2026-05-22T04:23:00Z">
        <w:r w:rsidR="007D069A">
          <w:rPr>
            <w:rFonts w:ascii="Times New Roman" w:hAnsi="Times New Roman" w:cs="Times New Roman"/>
          </w:rPr>
          <w:t xml:space="preserve"> in each experiment</w:t>
        </w:r>
      </w:ins>
      <w:ins w:id="1593" w:author="Benton, Deon" w:date="2026-05-21T23:20:00Z" w16du:dateUtc="2026-05-22T04:20:00Z">
        <w:r w:rsidR="007D069A">
          <w:rPr>
            <w:rFonts w:ascii="Times New Roman" w:hAnsi="Times New Roman" w:cs="Times New Roman"/>
          </w:rPr>
          <w:t>.</w:t>
        </w:r>
      </w:ins>
      <w:ins w:id="1594" w:author="Benton, Deon" w:date="2026-05-21T23:24:00Z" w16du:dateUtc="2026-05-22T04:24:00Z">
        <w:r w:rsidR="007D069A">
          <w:rPr>
            <w:rFonts w:ascii="Times New Roman" w:hAnsi="Times New Roman" w:cs="Times New Roman"/>
          </w:rPr>
          <w:t xml:space="preserve"> </w:t>
        </w:r>
      </w:ins>
      <w:ins w:id="1595" w:author="Benton, Deon" w:date="2026-05-21T23:47:00Z" w16du:dateUtc="2026-05-22T04:47:00Z">
        <w:r w:rsidR="00D93C2C">
          <w:rPr>
            <w:rFonts w:ascii="Times New Roman" w:hAnsi="Times New Roman" w:cs="Times New Roman"/>
          </w:rPr>
          <w:t xml:space="preserve">This is because </w:t>
        </w:r>
      </w:ins>
      <w:ins w:id="1596" w:author="Benton, Deon" w:date="2026-05-21T23:24:00Z" w16du:dateUtc="2026-05-22T04:24:00Z">
        <w:r w:rsidR="007D069A">
          <w:rPr>
            <w:rFonts w:ascii="Times New Roman" w:hAnsi="Times New Roman" w:cs="Times New Roman"/>
          </w:rPr>
          <w:t>OM10 omits barrier information during its prediction (or test) phase.</w:t>
        </w:r>
      </w:ins>
      <w:ins w:id="1597" w:author="Benton, Deon" w:date="2026-05-21T23:20:00Z" w16du:dateUtc="2026-05-22T04:20:00Z">
        <w:r w:rsidR="007D069A">
          <w:rPr>
            <w:rFonts w:ascii="Times New Roman" w:hAnsi="Times New Roman" w:cs="Times New Roman"/>
          </w:rPr>
          <w:t xml:space="preserve"> </w:t>
        </w:r>
      </w:ins>
      <w:ins w:id="1598" w:author="Benton, Deon" w:date="2026-05-21T23:26:00Z" w16du:dateUtc="2026-05-22T04:26:00Z">
        <w:r w:rsidR="007D069A">
          <w:rPr>
            <w:rFonts w:ascii="Times New Roman" w:hAnsi="Times New Roman" w:cs="Times New Roman"/>
          </w:rPr>
          <w:t xml:space="preserve">As such, </w:t>
        </w:r>
      </w:ins>
      <w:ins w:id="1599" w:author="Benton, Deon" w:date="2026-05-16T23:26:00Z" w16du:dateUtc="2026-05-17T04:26:00Z">
        <w:r w:rsidR="00717832" w:rsidRPr="006F4BF4">
          <w:rPr>
            <w:rFonts w:ascii="Times New Roman" w:hAnsi="Times New Roman" w:cs="Times New Roman"/>
          </w:rPr>
          <w:t>OM10</w:t>
        </w:r>
      </w:ins>
      <w:ins w:id="1600" w:author="Benton, Deon" w:date="2026-05-21T23:27:00Z" w16du:dateUtc="2026-05-22T04:27:00Z">
        <w:r w:rsidR="007D069A">
          <w:rPr>
            <w:rFonts w:ascii="Times New Roman" w:hAnsi="Times New Roman" w:cs="Times New Roman"/>
          </w:rPr>
          <w:t xml:space="preserve"> could not be used to simulate Liu and Spelke (2017).</w:t>
        </w:r>
      </w:ins>
      <w:ins w:id="1601" w:author="Benton, Deon" w:date="2026-05-16T23:26:00Z" w16du:dateUtc="2026-05-17T04:26:00Z">
        <w:r w:rsidR="00717832" w:rsidRPr="006F4BF4">
          <w:rPr>
            <w:rFonts w:ascii="Times New Roman" w:hAnsi="Times New Roman" w:cs="Times New Roman"/>
          </w:rPr>
          <w:t xml:space="preserve"> </w:t>
        </w:r>
      </w:ins>
      <w:ins w:id="1602" w:author="Benton, Deon" w:date="2026-05-21T23:27:00Z" w16du:dateUtc="2026-05-22T04:27:00Z">
        <w:r w:rsidR="006E3047">
          <w:rPr>
            <w:rFonts w:ascii="Times New Roman" w:hAnsi="Times New Roman" w:cs="Times New Roman"/>
          </w:rPr>
          <w:t>Note that t</w:t>
        </w:r>
        <w:r w:rsidR="007D069A">
          <w:rPr>
            <w:rFonts w:ascii="Times New Roman" w:hAnsi="Times New Roman" w:cs="Times New Roman"/>
          </w:rPr>
          <w:t xml:space="preserve">his </w:t>
        </w:r>
        <w:r w:rsidR="006E3047">
          <w:rPr>
            <w:rFonts w:ascii="Times New Roman" w:hAnsi="Times New Roman" w:cs="Times New Roman"/>
          </w:rPr>
          <w:t xml:space="preserve">is </w:t>
        </w:r>
      </w:ins>
      <w:ins w:id="1603" w:author="Benton, Deon" w:date="2026-05-17T00:33:00Z" w16du:dateUtc="2026-05-17T05:33:00Z">
        <w:r w:rsidR="00413771">
          <w:rPr>
            <w:rFonts w:ascii="Times New Roman" w:hAnsi="Times New Roman" w:cs="Times New Roman"/>
          </w:rPr>
          <w:t>not an</w:t>
        </w:r>
      </w:ins>
      <w:ins w:id="1604" w:author="Benton, Deon" w:date="2026-05-17T00:31:00Z" w16du:dateUtc="2026-05-17T05:31:00Z">
        <w:r w:rsidR="00413771">
          <w:rPr>
            <w:rFonts w:ascii="Times New Roman" w:hAnsi="Times New Roman" w:cs="Times New Roman"/>
          </w:rPr>
          <w:t xml:space="preserve"> in-</w:t>
        </w:r>
        <w:proofErr w:type="gramStart"/>
        <w:r w:rsidR="00413771">
          <w:rPr>
            <w:rFonts w:ascii="Times New Roman" w:hAnsi="Times New Roman" w:cs="Times New Roman"/>
          </w:rPr>
          <w:t>principle</w:t>
        </w:r>
        <w:proofErr w:type="gramEnd"/>
        <w:r w:rsidR="00413771">
          <w:rPr>
            <w:rFonts w:ascii="Times New Roman" w:hAnsi="Times New Roman" w:cs="Times New Roman"/>
          </w:rPr>
          <w:t xml:space="preserve"> limitation</w:t>
        </w:r>
      </w:ins>
      <w:ins w:id="1605" w:author="Benton, Deon" w:date="2026-05-17T00:33:00Z" w16du:dateUtc="2026-05-17T05:33:00Z">
        <w:r w:rsidR="00413771">
          <w:rPr>
            <w:rFonts w:ascii="Times New Roman" w:hAnsi="Times New Roman" w:cs="Times New Roman"/>
          </w:rPr>
          <w:t xml:space="preserve"> of this model</w:t>
        </w:r>
      </w:ins>
      <w:ins w:id="1606" w:author="Benton, Deon" w:date="2026-05-21T23:28:00Z" w16du:dateUtc="2026-05-22T04:28:00Z">
        <w:r w:rsidR="006E3047">
          <w:rPr>
            <w:rFonts w:ascii="Times New Roman" w:hAnsi="Times New Roman" w:cs="Times New Roman"/>
          </w:rPr>
          <w:t>. Although</w:t>
        </w:r>
      </w:ins>
      <w:ins w:id="1607" w:author="Benton, Deon" w:date="2026-05-17T00:33:00Z" w16du:dateUtc="2026-05-17T05:33:00Z">
        <w:r w:rsidR="00413771">
          <w:rPr>
            <w:rFonts w:ascii="Times New Roman" w:hAnsi="Times New Roman" w:cs="Times New Roman"/>
          </w:rPr>
          <w:t xml:space="preserve"> it </w:t>
        </w:r>
      </w:ins>
      <w:ins w:id="1608" w:author="Benton, Deon" w:date="2026-05-21T23:28:00Z" w16du:dateUtc="2026-05-22T04:28:00Z">
        <w:r w:rsidR="006E3047">
          <w:rPr>
            <w:rFonts w:ascii="Times New Roman" w:hAnsi="Times New Roman" w:cs="Times New Roman"/>
          </w:rPr>
          <w:t>would be</w:t>
        </w:r>
      </w:ins>
      <w:ins w:id="1609" w:author="Benton, Deon" w:date="2026-05-17T00:33:00Z" w16du:dateUtc="2026-05-17T05:33:00Z">
        <w:r w:rsidR="00413771">
          <w:rPr>
            <w:rFonts w:ascii="Times New Roman" w:hAnsi="Times New Roman" w:cs="Times New Roman"/>
          </w:rPr>
          <w:t xml:space="preserve"> straightforward to</w:t>
        </w:r>
      </w:ins>
      <w:ins w:id="1610" w:author="Benton, Deon" w:date="2026-05-17T00:31:00Z" w16du:dateUtc="2026-05-17T05:31:00Z">
        <w:r w:rsidR="00413771">
          <w:rPr>
            <w:rFonts w:ascii="Times New Roman" w:hAnsi="Times New Roman" w:cs="Times New Roman"/>
          </w:rPr>
          <w:t xml:space="preserve"> </w:t>
        </w:r>
      </w:ins>
      <w:ins w:id="1611" w:author="Benton, Deon" w:date="2026-05-21T23:28:00Z" w16du:dateUtc="2026-05-22T04:28:00Z">
        <w:r w:rsidR="006E3047">
          <w:rPr>
            <w:rFonts w:ascii="Times New Roman" w:hAnsi="Times New Roman" w:cs="Times New Roman"/>
          </w:rPr>
          <w:t>present obstacle information during OM10’s test phase,</w:t>
        </w:r>
      </w:ins>
      <w:ins w:id="1612" w:author="Benton, Deon" w:date="2026-05-17T00:33:00Z" w16du:dateUtc="2026-05-17T05:33:00Z">
        <w:r w:rsidR="00413771">
          <w:rPr>
            <w:rFonts w:ascii="Times New Roman" w:hAnsi="Times New Roman" w:cs="Times New Roman"/>
          </w:rPr>
          <w:t xml:space="preserve"> doing</w:t>
        </w:r>
      </w:ins>
      <w:ins w:id="1613" w:author="Benton, Deon" w:date="2026-05-16T23:26:00Z" w16du:dateUtc="2026-05-17T04:26:00Z">
        <w:r w:rsidR="00717832" w:rsidRPr="006F4BF4">
          <w:rPr>
            <w:rFonts w:ascii="Times New Roman" w:hAnsi="Times New Roman" w:cs="Times New Roman"/>
          </w:rPr>
          <w:t xml:space="preserve"> so would </w:t>
        </w:r>
      </w:ins>
      <w:ins w:id="1614" w:author="Benton, Deon" w:date="2026-05-21T23:29:00Z" w16du:dateUtc="2026-05-22T04:29:00Z">
        <w:r w:rsidR="006E3047">
          <w:rPr>
            <w:rFonts w:ascii="Times New Roman" w:hAnsi="Times New Roman" w:cs="Times New Roman"/>
          </w:rPr>
          <w:t>radically depart</w:t>
        </w:r>
      </w:ins>
      <w:ins w:id="1615" w:author="Benton, Deon" w:date="2026-05-16T23:26:00Z" w16du:dateUtc="2026-05-17T04:26:00Z">
        <w:r w:rsidR="00717832" w:rsidRPr="006F4BF4">
          <w:rPr>
            <w:rFonts w:ascii="Times New Roman" w:hAnsi="Times New Roman" w:cs="Times New Roman"/>
          </w:rPr>
          <w:t xml:space="preserve"> from</w:t>
        </w:r>
      </w:ins>
      <w:ins w:id="1616" w:author="Benton, Deon" w:date="2026-05-21T23:29:00Z" w16du:dateUtc="2026-05-22T04:29:00Z">
        <w:r w:rsidR="006E3047">
          <w:rPr>
            <w:rFonts w:ascii="Times New Roman" w:hAnsi="Times New Roman" w:cs="Times New Roman"/>
          </w:rPr>
          <w:t xml:space="preserve"> how it was implemented in the </w:t>
        </w:r>
      </w:ins>
      <w:ins w:id="1617" w:author="Benton, Deon" w:date="2026-05-21T23:30:00Z" w16du:dateUtc="2026-05-22T04:30:00Z">
        <w:r w:rsidR="006E3047">
          <w:rPr>
            <w:rFonts w:ascii="Times New Roman" w:hAnsi="Times New Roman" w:cs="Times New Roman"/>
          </w:rPr>
          <w:t>previous simulations and, more importantly, from</w:t>
        </w:r>
      </w:ins>
      <w:ins w:id="1618" w:author="Benton, Deon" w:date="2026-05-21T23:29:00Z" w16du:dateUtc="2026-05-22T04:29:00Z">
        <w:r w:rsidR="006E3047">
          <w:rPr>
            <w:rFonts w:ascii="Times New Roman" w:hAnsi="Times New Roman" w:cs="Times New Roman"/>
          </w:rPr>
          <w:t xml:space="preserve"> Overwalle’s (2010) original conception of</w:t>
        </w:r>
      </w:ins>
      <w:ins w:id="1619" w:author="Benton, Deon" w:date="2026-05-21T23:30:00Z" w16du:dateUtc="2026-05-22T04:30:00Z">
        <w:r w:rsidR="006E3047">
          <w:rPr>
            <w:rFonts w:ascii="Times New Roman" w:hAnsi="Times New Roman" w:cs="Times New Roman"/>
          </w:rPr>
          <w:t xml:space="preserve"> it.</w:t>
        </w:r>
      </w:ins>
      <w:ins w:id="1620" w:author="Benton, Deon" w:date="2026-05-21T23:29:00Z" w16du:dateUtc="2026-05-22T04:29:00Z">
        <w:r w:rsidR="006E3047">
          <w:rPr>
            <w:rFonts w:ascii="Times New Roman" w:hAnsi="Times New Roman" w:cs="Times New Roman"/>
          </w:rPr>
          <w:t xml:space="preserve"> </w:t>
        </w:r>
      </w:ins>
      <w:ins w:id="1621" w:author="Benton, Deon" w:date="2026-05-21T23:41:00Z" w16du:dateUtc="2026-05-22T04:41:00Z">
        <w:r w:rsidR="00620AC6">
          <w:rPr>
            <w:rFonts w:ascii="Times New Roman" w:hAnsi="Times New Roman" w:cs="Times New Roman"/>
          </w:rPr>
          <w:t xml:space="preserve">ALIAS’s performance was thus only compared to that of </w:t>
        </w:r>
      </w:ins>
      <w:ins w:id="1622" w:author="Benton, Deon" w:date="2026-05-17T00:40:00Z" w16du:dateUtc="2026-05-17T05:40:00Z">
        <w:r w:rsidR="00747493">
          <w:rPr>
            <w:rFonts w:ascii="Times New Roman" w:hAnsi="Times New Roman" w:cs="Times New Roman"/>
          </w:rPr>
          <w:t xml:space="preserve">OM10-2 </w:t>
        </w:r>
      </w:ins>
      <w:ins w:id="1623" w:author="Benton, Deon" w:date="2026-05-21T23:30:00Z" w16du:dateUtc="2026-05-22T04:30:00Z">
        <w:r w:rsidR="006E3047">
          <w:rPr>
            <w:rFonts w:ascii="Times New Roman" w:hAnsi="Times New Roman" w:cs="Times New Roman"/>
          </w:rPr>
          <w:t xml:space="preserve">and ALIAS-2 </w:t>
        </w:r>
      </w:ins>
      <w:ins w:id="1624" w:author="Benton, Deon" w:date="2026-05-21T23:32:00Z" w16du:dateUtc="2026-05-22T04:32:00Z">
        <w:r w:rsidR="006E3047">
          <w:rPr>
            <w:rFonts w:ascii="Times New Roman" w:hAnsi="Times New Roman" w:cs="Times New Roman"/>
          </w:rPr>
          <w:t>in Simulation 4</w:t>
        </w:r>
      </w:ins>
      <w:ins w:id="1625" w:author="Benton, Deon" w:date="2026-05-21T23:31:00Z" w16du:dateUtc="2026-05-22T04:31:00Z">
        <w:r w:rsidR="006E3047">
          <w:rPr>
            <w:rFonts w:ascii="Times New Roman" w:hAnsi="Times New Roman" w:cs="Times New Roman"/>
          </w:rPr>
          <w:t xml:space="preserve">. </w:t>
        </w:r>
      </w:ins>
      <w:ins w:id="1626" w:author="Benton, Deon" w:date="2026-05-21T23:39:00Z" w16du:dateUtc="2026-05-22T04:39:00Z">
        <w:r w:rsidR="00620AC6">
          <w:rPr>
            <w:rFonts w:ascii="Times New Roman" w:hAnsi="Times New Roman" w:cs="Times New Roman"/>
          </w:rPr>
          <w:t>Note that</w:t>
        </w:r>
      </w:ins>
      <w:ins w:id="1627" w:author="Benton, Deon" w:date="2026-05-21T23:43:00Z" w16du:dateUtc="2026-05-22T04:43:00Z">
        <w:r w:rsidR="00620AC6">
          <w:rPr>
            <w:rFonts w:ascii="Times New Roman" w:hAnsi="Times New Roman" w:cs="Times New Roman"/>
          </w:rPr>
          <w:t xml:space="preserve"> because OM10-2 did not </w:t>
        </w:r>
      </w:ins>
      <w:ins w:id="1628" w:author="Benton, Deon" w:date="2026-05-17T00:44:00Z" w16du:dateUtc="2026-05-17T05:44:00Z">
        <w:r w:rsidR="00747493">
          <w:rPr>
            <w:rFonts w:ascii="Times New Roman" w:hAnsi="Times New Roman" w:cs="Times New Roman"/>
          </w:rPr>
          <w:t>implement a pretraining phase,</w:t>
        </w:r>
      </w:ins>
      <w:ins w:id="1629" w:author="Benton, Deon" w:date="2026-05-21T23:43:00Z" w16du:dateUtc="2026-05-22T04:43:00Z">
        <w:r w:rsidR="00620AC6">
          <w:rPr>
            <w:rFonts w:ascii="Times New Roman" w:hAnsi="Times New Roman" w:cs="Times New Roman"/>
          </w:rPr>
          <w:t xml:space="preserve"> it could not simulate</w:t>
        </w:r>
      </w:ins>
      <w:ins w:id="1630" w:author="Benton, Deon" w:date="2026-05-17T00:44:00Z" w16du:dateUtc="2026-05-17T05:44:00Z">
        <w:r w:rsidR="00747493">
          <w:rPr>
            <w:rFonts w:ascii="Times New Roman" w:hAnsi="Times New Roman" w:cs="Times New Roman"/>
          </w:rPr>
          <w:t xml:space="preserve"> developmental age </w:t>
        </w:r>
      </w:ins>
      <w:ins w:id="1631" w:author="Benton, Deon" w:date="2026-05-21T23:43:00Z" w16du:dateUtc="2026-05-22T04:43:00Z">
        <w:r w:rsidR="00620AC6">
          <w:rPr>
            <w:rFonts w:ascii="Times New Roman" w:hAnsi="Times New Roman" w:cs="Times New Roman"/>
          </w:rPr>
          <w:t>like ALI</w:t>
        </w:r>
      </w:ins>
      <w:ins w:id="1632" w:author="Benton, Deon" w:date="2026-05-21T23:44:00Z" w16du:dateUtc="2026-05-22T04:44:00Z">
        <w:r w:rsidR="00620AC6">
          <w:rPr>
            <w:rFonts w:ascii="Times New Roman" w:hAnsi="Times New Roman" w:cs="Times New Roman"/>
          </w:rPr>
          <w:t>AS or ALIAS-2.</w:t>
        </w:r>
      </w:ins>
      <w:ins w:id="1633" w:author="Benton, Deon" w:date="2026-05-21T23:45:00Z" w16du:dateUtc="2026-05-22T04:45:00Z">
        <w:r w:rsidR="00ED7D11">
          <w:rPr>
            <w:rFonts w:ascii="Times New Roman" w:hAnsi="Times New Roman" w:cs="Times New Roman"/>
          </w:rPr>
          <w:t xml:space="preserve"> As was true for ALIAS, 20 </w:t>
        </w:r>
        <w:r w:rsidR="00ED7D11">
          <w:rPr>
            <w:rFonts w:ascii="Times New Roman" w:eastAsia="Times New Roman" w:hAnsi="Times New Roman" w:cs="Times New Roman"/>
          </w:rPr>
          <w:t>networks were assigned to each experiment foach model.</w:t>
        </w:r>
      </w:ins>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1697"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16"/>
        <w:gridCol w:w="5916"/>
      </w:tblGrid>
      <w:tr w:rsidR="004F6391" w14:paraId="363CC74B" w14:textId="77777777" w:rsidTr="00FB65D8">
        <w:trPr>
          <w:trHeight w:val="4301"/>
        </w:trPr>
        <w:tc>
          <w:tcPr>
            <w:tcW w:w="5609" w:type="dxa"/>
          </w:tcPr>
          <w:p w14:paraId="43EB884B" w14:textId="688D2AC0" w:rsidR="00E371DA" w:rsidRDefault="00A300DC" w:rsidP="009A7C76">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0AADF839" wp14:editId="71CFA392">
                  <wp:extent cx="3619500" cy="2895600"/>
                  <wp:effectExtent l="0" t="0" r="0" b="0"/>
                  <wp:docPr id="4153869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86917" name="Picture 41538691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619513" cy="2895610"/>
                          </a:xfrm>
                          <a:prstGeom prst="rect">
                            <a:avLst/>
                          </a:prstGeom>
                        </pic:spPr>
                      </pic:pic>
                    </a:graphicData>
                  </a:graphic>
                </wp:inline>
              </w:drawing>
            </w:r>
          </w:p>
        </w:tc>
        <w:tc>
          <w:tcPr>
            <w:tcW w:w="6088" w:type="dxa"/>
          </w:tcPr>
          <w:p w14:paraId="3DD88395" w14:textId="44CB3824" w:rsidR="00E371DA" w:rsidRDefault="0019193F" w:rsidP="000755C5">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358EE6" wp14:editId="3BC3735C">
                  <wp:extent cx="3619500" cy="2895600"/>
                  <wp:effectExtent l="0" t="0" r="0" b="0"/>
                  <wp:docPr id="16656970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97037" name="Picture 166569703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619509" cy="2895607"/>
                          </a:xfrm>
                          <a:prstGeom prst="rect">
                            <a:avLst/>
                          </a:prstGeom>
                        </pic:spPr>
                      </pic:pic>
                    </a:graphicData>
                  </a:graphic>
                </wp:inline>
              </w:drawing>
            </w:r>
          </w:p>
        </w:tc>
      </w:tr>
    </w:tbl>
    <w:p w14:paraId="644B3D7E" w14:textId="31600E9E" w:rsidR="00524642" w:rsidRDefault="000755C5" w:rsidP="000755C5">
      <w:pPr>
        <w:pStyle w:val="Caption"/>
        <w:rPr>
          <w:rFonts w:ascii="Times New Roman" w:hAnsi="Times New Roman" w:cs="Times New Roman"/>
        </w:rPr>
      </w:pPr>
      <w:r w:rsidRPr="001D058A">
        <w:rPr>
          <w:rFonts w:ascii="Times New Roman" w:hAnsi="Times New Roman" w:cs="Times New Roman"/>
          <w:b/>
          <w:bCs/>
          <w:i w:val="0"/>
          <w:iCs w:val="0"/>
          <w:color w:val="000000" w:themeColor="text1"/>
          <w:sz w:val="24"/>
          <w:szCs w:val="24"/>
        </w:rPr>
        <w:t xml:space="preserve">Figure </w:t>
      </w:r>
      <w:r w:rsidRPr="001D058A">
        <w:rPr>
          <w:rFonts w:ascii="Times New Roman" w:hAnsi="Times New Roman" w:cs="Times New Roman"/>
          <w:b/>
          <w:bCs/>
          <w:i w:val="0"/>
          <w:iCs w:val="0"/>
          <w:color w:val="000000" w:themeColor="text1"/>
          <w:sz w:val="24"/>
          <w:szCs w:val="24"/>
        </w:rPr>
        <w:fldChar w:fldCharType="begin"/>
      </w:r>
      <w:r w:rsidRPr="001D058A">
        <w:rPr>
          <w:rFonts w:ascii="Times New Roman" w:hAnsi="Times New Roman" w:cs="Times New Roman"/>
          <w:b/>
          <w:bCs/>
          <w:i w:val="0"/>
          <w:iCs w:val="0"/>
          <w:color w:val="000000" w:themeColor="text1"/>
          <w:sz w:val="24"/>
          <w:szCs w:val="24"/>
        </w:rPr>
        <w:instrText xml:space="preserve"> SEQ Figure \* ARABIC </w:instrText>
      </w:r>
      <w:r w:rsidRPr="001D058A">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14</w:t>
      </w:r>
      <w:r w:rsidRPr="001D058A">
        <w:rPr>
          <w:rFonts w:ascii="Times New Roman" w:hAnsi="Times New Roman" w:cs="Times New Roman"/>
          <w:b/>
          <w:bCs/>
          <w:i w:val="0"/>
          <w:iCs w:val="0"/>
          <w:color w:val="000000" w:themeColor="text1"/>
          <w:sz w:val="24"/>
          <w:szCs w:val="24"/>
        </w:rPr>
        <w:fldChar w:fldCharType="end"/>
      </w:r>
      <w:r w:rsidRPr="001D058A">
        <w:rPr>
          <w:rFonts w:ascii="Times New Roman" w:hAnsi="Times New Roman" w:cs="Times New Roman"/>
          <w:b/>
          <w:bCs/>
          <w:i w:val="0"/>
          <w:iCs w:val="0"/>
          <w:color w:val="000000" w:themeColor="text1"/>
          <w:sz w:val="24"/>
          <w:szCs w:val="24"/>
        </w:rPr>
        <w:t>.</w:t>
      </w:r>
      <w:r w:rsidRPr="001D058A">
        <w:rPr>
          <w:color w:val="000000" w:themeColor="text1"/>
        </w:rPr>
        <w:t xml:space="preserve"> </w:t>
      </w:r>
      <w:r w:rsidR="00497FE5" w:rsidRPr="001039AD">
        <w:rPr>
          <w:rFonts w:ascii="Times New Roman" w:hAnsi="Times New Roman" w:cs="Times New Roman"/>
          <w:color w:val="000000" w:themeColor="text1"/>
          <w:sz w:val="24"/>
          <w:szCs w:val="24"/>
        </w:rPr>
        <w:t>Performance of ALIAS.</w:t>
      </w:r>
      <w:r w:rsidR="00497FE5">
        <w:rPr>
          <w:rFonts w:ascii="Times New Roman" w:hAnsi="Times New Roman" w:cs="Times New Roman"/>
          <w:i w:val="0"/>
          <w:iCs w:val="0"/>
          <w:color w:val="000000" w:themeColor="text1"/>
          <w:sz w:val="24"/>
          <w:szCs w:val="24"/>
        </w:rPr>
        <w:t xml:space="preserve"> Plotted is n</w:t>
      </w:r>
      <w:r w:rsidR="00497FE5" w:rsidRPr="00614A04">
        <w:rPr>
          <w:rFonts w:ascii="Times New Roman" w:hAnsi="Times New Roman" w:cs="Times New Roman"/>
          <w:i w:val="0"/>
          <w:iCs w:val="0"/>
          <w:color w:val="000000" w:themeColor="text1"/>
          <w:sz w:val="24"/>
          <w:szCs w:val="24"/>
        </w:rPr>
        <w:t xml:space="preserve">etworks’ mean </w:t>
      </w:r>
      <w:r w:rsidR="00497FE5">
        <w:rPr>
          <w:rFonts w:ascii="Times New Roman" w:hAnsi="Times New Roman" w:cs="Times New Roman"/>
          <w:i w:val="0"/>
          <w:iCs w:val="0"/>
          <w:color w:val="000000" w:themeColor="text1"/>
          <w:sz w:val="24"/>
          <w:szCs w:val="24"/>
        </w:rPr>
        <w:t xml:space="preserve">error </w:t>
      </w:r>
      <w:r w:rsidR="00497FE5" w:rsidRPr="00614A04">
        <w:rPr>
          <w:rFonts w:ascii="Times New Roman" w:hAnsi="Times New Roman" w:cs="Times New Roman"/>
          <w:i w:val="0"/>
          <w:iCs w:val="0"/>
          <w:color w:val="000000" w:themeColor="text1"/>
          <w:sz w:val="24"/>
          <w:szCs w:val="24"/>
        </w:rPr>
        <w:t xml:space="preserve">to the </w:t>
      </w:r>
      <w:r w:rsidR="00497FE5">
        <w:rPr>
          <w:rFonts w:ascii="Times New Roman" w:hAnsi="Times New Roman" w:cs="Times New Roman"/>
          <w:i w:val="0"/>
          <w:iCs w:val="0"/>
          <w:color w:val="000000" w:themeColor="text1"/>
          <w:sz w:val="24"/>
          <w:szCs w:val="24"/>
        </w:rPr>
        <w:t>High</w:t>
      </w:r>
      <w:ins w:id="1634" w:author="Benton, Deon" w:date="2026-05-16T01:05:00Z" w16du:dateUtc="2026-05-16T06:05:00Z">
        <w:r w:rsidR="007E04BC">
          <w:rPr>
            <w:rFonts w:ascii="Times New Roman" w:hAnsi="Times New Roman" w:cs="Times New Roman"/>
            <w:i w:val="0"/>
            <w:iCs w:val="0"/>
            <w:color w:val="000000" w:themeColor="text1"/>
            <w:sz w:val="24"/>
            <w:szCs w:val="24"/>
          </w:rPr>
          <w:t>, inefficient</w:t>
        </w:r>
      </w:ins>
      <w:r w:rsidR="00497FE5">
        <w:rPr>
          <w:rFonts w:ascii="Times New Roman" w:hAnsi="Times New Roman" w:cs="Times New Roman"/>
          <w:i w:val="0"/>
          <w:iCs w:val="0"/>
          <w:color w:val="000000" w:themeColor="text1"/>
          <w:sz w:val="24"/>
          <w:szCs w:val="24"/>
        </w:rPr>
        <w:t xml:space="preserve"> and Low</w:t>
      </w:r>
      <w:ins w:id="1635" w:author="Benton, Deon" w:date="2026-05-16T01:05:00Z" w16du:dateUtc="2026-05-16T06:05:00Z">
        <w:r w:rsidR="007E04BC">
          <w:rPr>
            <w:rFonts w:ascii="Times New Roman" w:hAnsi="Times New Roman" w:cs="Times New Roman"/>
            <w:i w:val="0"/>
            <w:iCs w:val="0"/>
            <w:color w:val="000000" w:themeColor="text1"/>
            <w:sz w:val="24"/>
            <w:szCs w:val="24"/>
          </w:rPr>
          <w:t>, efficient</w:t>
        </w:r>
      </w:ins>
      <w:r w:rsidR="00497FE5">
        <w:rPr>
          <w:rFonts w:ascii="Times New Roman" w:hAnsi="Times New Roman" w:cs="Times New Roman"/>
          <w:i w:val="0"/>
          <w:iCs w:val="0"/>
          <w:color w:val="000000" w:themeColor="text1"/>
          <w:sz w:val="24"/>
          <w:szCs w:val="24"/>
        </w:rPr>
        <w:t xml:space="preserve"> </w:t>
      </w:r>
      <w:r w:rsidR="00497FE5" w:rsidRPr="00614A04">
        <w:rPr>
          <w:rFonts w:ascii="Times New Roman" w:hAnsi="Times New Roman" w:cs="Times New Roman"/>
          <w:i w:val="0"/>
          <w:iCs w:val="0"/>
          <w:color w:val="000000" w:themeColor="text1"/>
          <w:sz w:val="24"/>
          <w:szCs w:val="24"/>
        </w:rPr>
        <w:t>test events</w:t>
      </w:r>
      <w:r w:rsidR="00497FE5">
        <w:rPr>
          <w:rFonts w:ascii="Times New Roman" w:hAnsi="Times New Roman" w:cs="Times New Roman"/>
          <w:i w:val="0"/>
          <w:iCs w:val="0"/>
          <w:color w:val="000000" w:themeColor="text1"/>
          <w:sz w:val="24"/>
          <w:szCs w:val="24"/>
        </w:rPr>
        <w:t xml:space="preserve"> across experiments both overall (left) and across different habituation epochs (right). </w:t>
      </w:r>
    </w:p>
    <w:p w14:paraId="19B1429A" w14:textId="77777777" w:rsidR="001540F3" w:rsidRDefault="001540F3" w:rsidP="00524642">
      <w:pPr>
        <w:spacing w:line="480" w:lineRule="auto"/>
        <w:contextualSpacing/>
        <w:rPr>
          <w:ins w:id="1636" w:author="Benton, Deon" w:date="2026-04-28T16:18:00Z" w16du:dateUtc="2026-04-28T21:18:00Z"/>
          <w:rFonts w:ascii="Times New Roman" w:hAnsi="Times New Roman" w:cs="Times New Roman"/>
        </w:rPr>
      </w:pPr>
    </w:p>
    <w:p w14:paraId="512FBC5F" w14:textId="625B06DC" w:rsidR="009C5E1C" w:rsidRDefault="001540F3" w:rsidP="001540F3">
      <w:pPr>
        <w:spacing w:line="480" w:lineRule="auto"/>
        <w:ind w:firstLine="720"/>
        <w:contextualSpacing/>
        <w:rPr>
          <w:ins w:id="1637" w:author="Benton, Deon" w:date="2026-04-28T16:29:00Z" w16du:dateUtc="2026-04-28T21:29:00Z"/>
          <w:rFonts w:ascii="Times New Roman" w:hAnsi="Times New Roman" w:cs="Times New Roman"/>
        </w:rPr>
      </w:pPr>
      <w:ins w:id="1638" w:author="Benton, Deon" w:date="2026-04-28T16:18:00Z" w16du:dateUtc="2026-04-28T21:18:00Z">
        <w:r>
          <w:rPr>
            <w:rFonts w:ascii="Times New Roman" w:hAnsi="Times New Roman" w:cs="Times New Roman"/>
          </w:rPr>
          <w:t xml:space="preserve">Figure 14 shows </w:t>
        </w:r>
      </w:ins>
      <w:ins w:id="1639" w:author="Benton, Deon" w:date="2026-05-21T23:50:00Z" w16du:dateUtc="2026-05-22T04:50:00Z">
        <w:r w:rsidR="006F558F">
          <w:rPr>
            <w:rFonts w:ascii="Times New Roman" w:hAnsi="Times New Roman" w:cs="Times New Roman"/>
          </w:rPr>
          <w:t xml:space="preserve">ALIAS’s </w:t>
        </w:r>
      </w:ins>
      <w:ins w:id="1640" w:author="Benton, Deon" w:date="2026-05-21T23:51:00Z" w16du:dateUtc="2026-05-22T04:51:00Z">
        <w:r w:rsidR="006F558F">
          <w:rPr>
            <w:rFonts w:ascii="Times New Roman" w:hAnsi="Times New Roman" w:cs="Times New Roman"/>
          </w:rPr>
          <w:t>treatment of the High, inefficient and Low, efficient test events across the three experiments</w:t>
        </w:r>
      </w:ins>
      <w:ins w:id="1641" w:author="Benton, Deon" w:date="2026-04-28T16:19:00Z" w16du:dateUtc="2026-04-28T21:19:00Z">
        <w:r w:rsidR="00156837">
          <w:rPr>
            <w:rFonts w:ascii="Times New Roman" w:hAnsi="Times New Roman" w:cs="Times New Roman"/>
          </w:rPr>
          <w:t xml:space="preserve">. </w:t>
        </w:r>
      </w:ins>
      <w:ins w:id="1642" w:author="Benton, Deon" w:date="2026-05-21T23:52:00Z" w16du:dateUtc="2026-05-22T04:52:00Z">
        <w:r w:rsidR="006F558F">
          <w:rPr>
            <w:rFonts w:ascii="Times New Roman" w:hAnsi="Times New Roman" w:cs="Times New Roman"/>
          </w:rPr>
          <w:t>Networks—like infants</w:t>
        </w:r>
      </w:ins>
      <w:ins w:id="1643" w:author="Benton, Deon" w:date="2026-04-28T16:22:00Z" w16du:dateUtc="2026-04-28T21:22:00Z">
        <w:r w:rsidR="00C25EF4">
          <w:rPr>
            <w:rFonts w:ascii="Times New Roman" w:hAnsi="Times New Roman" w:cs="Times New Roman"/>
          </w:rPr>
          <w:t xml:space="preserve"> in Experiment</w:t>
        </w:r>
      </w:ins>
      <w:ins w:id="1644" w:author="Benton, Deon" w:date="2026-04-28T16:24:00Z" w16du:dateUtc="2026-04-28T21:24:00Z">
        <w:r w:rsidR="004C293F">
          <w:rPr>
            <w:rFonts w:ascii="Times New Roman" w:hAnsi="Times New Roman" w:cs="Times New Roman"/>
          </w:rPr>
          <w:t>s</w:t>
        </w:r>
      </w:ins>
      <w:ins w:id="1645" w:author="Benton, Deon" w:date="2026-04-28T16:22:00Z" w16du:dateUtc="2026-04-28T21:22:00Z">
        <w:r w:rsidR="00C25EF4">
          <w:rPr>
            <w:rFonts w:ascii="Times New Roman" w:hAnsi="Times New Roman" w:cs="Times New Roman"/>
          </w:rPr>
          <w:t xml:space="preserve"> 1</w:t>
        </w:r>
      </w:ins>
      <w:ins w:id="1646" w:author="Benton, Deon" w:date="2026-04-28T16:24:00Z" w16du:dateUtc="2026-04-28T21:24:00Z">
        <w:r w:rsidR="004C293F">
          <w:rPr>
            <w:rFonts w:ascii="Times New Roman" w:hAnsi="Times New Roman" w:cs="Times New Roman"/>
          </w:rPr>
          <w:t xml:space="preserve"> and 3</w:t>
        </w:r>
      </w:ins>
      <w:ins w:id="1647" w:author="Benton, Deon" w:date="2026-04-28T16:22:00Z" w16du:dateUtc="2026-04-28T21:22:00Z">
        <w:r w:rsidR="00C25EF4">
          <w:rPr>
            <w:rFonts w:ascii="Times New Roman" w:hAnsi="Times New Roman" w:cs="Times New Roman"/>
          </w:rPr>
          <w:t xml:space="preserve"> </w:t>
        </w:r>
      </w:ins>
      <w:ins w:id="1648" w:author="Benton, Deon" w:date="2026-05-21T23:52:00Z" w16du:dateUtc="2026-05-22T04:52:00Z">
        <w:r w:rsidR="006F558F">
          <w:rPr>
            <w:rFonts w:ascii="Times New Roman" w:hAnsi="Times New Roman" w:cs="Times New Roman"/>
          </w:rPr>
          <w:t>in Liu and Spelke (2017)—</w:t>
        </w:r>
      </w:ins>
      <w:ins w:id="1649" w:author="Benton, Deon" w:date="2026-04-28T16:20:00Z" w16du:dateUtc="2026-04-28T21:20:00Z">
        <w:r w:rsidR="00156837">
          <w:rPr>
            <w:rFonts w:ascii="Times New Roman" w:hAnsi="Times New Roman" w:cs="Times New Roman"/>
          </w:rPr>
          <w:t xml:space="preserve">looked </w:t>
        </w:r>
      </w:ins>
      <w:ins w:id="1650" w:author="Benton, Deon" w:date="2026-04-28T16:22:00Z" w16du:dateUtc="2026-04-28T21:22:00Z">
        <w:r w:rsidR="00C25EF4">
          <w:rPr>
            <w:rFonts w:ascii="Times New Roman" w:hAnsi="Times New Roman" w:cs="Times New Roman"/>
          </w:rPr>
          <w:t>longer at</w:t>
        </w:r>
      </w:ins>
      <w:ins w:id="1651" w:author="Benton, Deon" w:date="2026-05-21T23:52:00Z" w16du:dateUtc="2026-05-22T04:52:00Z">
        <w:r w:rsidR="006F558F">
          <w:rPr>
            <w:rFonts w:ascii="Times New Roman" w:hAnsi="Times New Roman" w:cs="Times New Roman"/>
          </w:rPr>
          <w:t xml:space="preserve"> </w:t>
        </w:r>
      </w:ins>
      <w:ins w:id="1652" w:author="Benton, Deon" w:date="2026-04-28T16:20:00Z" w16du:dateUtc="2026-04-28T21:20:00Z">
        <w:r w:rsidR="00156837">
          <w:rPr>
            <w:rFonts w:ascii="Times New Roman" w:hAnsi="Times New Roman" w:cs="Times New Roman"/>
          </w:rPr>
          <w:t xml:space="preserve">the </w:t>
        </w:r>
      </w:ins>
      <w:ins w:id="1653" w:author="Benton, Deon" w:date="2026-05-16T01:01:00Z" w16du:dateUtc="2026-05-16T06:01:00Z">
        <w:r w:rsidR="00340CFD">
          <w:rPr>
            <w:rFonts w:ascii="Times New Roman" w:hAnsi="Times New Roman" w:cs="Times New Roman"/>
          </w:rPr>
          <w:t>High, inefficient</w:t>
        </w:r>
      </w:ins>
      <w:ins w:id="1654" w:author="Benton, Deon" w:date="2026-04-28T16:20:00Z" w16du:dateUtc="2026-04-28T21:20:00Z">
        <w:r w:rsidR="00156837">
          <w:rPr>
            <w:rFonts w:ascii="Times New Roman" w:hAnsi="Times New Roman" w:cs="Times New Roman"/>
          </w:rPr>
          <w:t xml:space="preserve"> </w:t>
        </w:r>
      </w:ins>
      <w:ins w:id="1655" w:author="Benton, Deon" w:date="2026-05-21T23:53:00Z" w16du:dateUtc="2026-05-22T04:53:00Z">
        <w:r w:rsidR="006F558F">
          <w:rPr>
            <w:rFonts w:ascii="Times New Roman" w:hAnsi="Times New Roman" w:cs="Times New Roman"/>
          </w:rPr>
          <w:t>than at the Low, efficient one.</w:t>
        </w:r>
      </w:ins>
      <w:r w:rsidR="00FB65D8">
        <w:rPr>
          <w:rFonts w:ascii="Times New Roman" w:hAnsi="Times New Roman" w:cs="Times New Roman"/>
        </w:rPr>
        <w:t xml:space="preserve"> This was true overall and across different </w:t>
      </w:r>
      <w:ins w:id="1656" w:author="Benton, Deon" w:date="2026-05-21T23:53:00Z" w16du:dateUtc="2026-05-22T04:53:00Z">
        <w:r w:rsidR="006F558F">
          <w:rPr>
            <w:rFonts w:ascii="Times New Roman" w:hAnsi="Times New Roman" w:cs="Times New Roman"/>
          </w:rPr>
          <w:t>habituation epochs</w:t>
        </w:r>
      </w:ins>
      <w:r w:rsidR="00FB65D8">
        <w:rPr>
          <w:rFonts w:ascii="Times New Roman" w:hAnsi="Times New Roman" w:cs="Times New Roman"/>
        </w:rPr>
        <w:t>.</w:t>
      </w:r>
      <w:ins w:id="1657" w:author="Benton, Deon" w:date="2026-04-28T16:22:00Z" w16du:dateUtc="2026-04-28T21:22:00Z">
        <w:r w:rsidR="00C25EF4">
          <w:rPr>
            <w:rFonts w:ascii="Times New Roman" w:hAnsi="Times New Roman" w:cs="Times New Roman"/>
          </w:rPr>
          <w:t xml:space="preserve"> In</w:t>
        </w:r>
      </w:ins>
      <w:ins w:id="1658" w:author="Benton, Deon" w:date="2026-04-28T16:21:00Z" w16du:dateUtc="2026-04-28T21:21:00Z">
        <w:r w:rsidR="00C25EF4">
          <w:rPr>
            <w:rFonts w:ascii="Times New Roman" w:hAnsi="Times New Roman" w:cs="Times New Roman"/>
          </w:rPr>
          <w:t xml:space="preserve"> contrast, networks in Experiment 2</w:t>
        </w:r>
      </w:ins>
      <w:ins w:id="1659" w:author="Benton, Deon" w:date="2026-04-28T16:22:00Z" w16du:dateUtc="2026-04-28T21:22:00Z">
        <w:r w:rsidR="00C25EF4">
          <w:rPr>
            <w:rFonts w:ascii="Times New Roman" w:hAnsi="Times New Roman" w:cs="Times New Roman"/>
          </w:rPr>
          <w:t>—like infants in</w:t>
        </w:r>
      </w:ins>
      <w:ins w:id="1660" w:author="Benton, Deon" w:date="2026-04-28T16:23:00Z" w16du:dateUtc="2026-04-28T21:23:00Z">
        <w:r w:rsidR="00C25EF4">
          <w:rPr>
            <w:rFonts w:ascii="Times New Roman" w:hAnsi="Times New Roman" w:cs="Times New Roman"/>
          </w:rPr>
          <w:t xml:space="preserve"> the corresponding behavioral experiment—</w:t>
        </w:r>
      </w:ins>
      <w:ins w:id="1661" w:author="Benton, Deon" w:date="2026-05-21T23:54:00Z" w16du:dateUtc="2026-05-22T04:54:00Z">
        <w:r w:rsidR="006F558F">
          <w:rPr>
            <w:rFonts w:ascii="Times New Roman" w:hAnsi="Times New Roman" w:cs="Times New Roman"/>
          </w:rPr>
          <w:t>looked slightly numerically</w:t>
        </w:r>
      </w:ins>
      <w:ins w:id="1662" w:author="Benton, Deon" w:date="2026-04-28T16:23:00Z" w16du:dateUtc="2026-04-28T21:23:00Z">
        <w:r w:rsidR="004C293F">
          <w:rPr>
            <w:rFonts w:ascii="Times New Roman" w:hAnsi="Times New Roman" w:cs="Times New Roman"/>
          </w:rPr>
          <w:t xml:space="preserve"> longer</w:t>
        </w:r>
      </w:ins>
      <w:ins w:id="1663" w:author="Benton, Deon" w:date="2026-04-28T16:18:00Z" w16du:dateUtc="2026-04-28T21:18:00Z">
        <w:r>
          <w:rPr>
            <w:rFonts w:ascii="Times New Roman" w:hAnsi="Times New Roman" w:cs="Times New Roman"/>
          </w:rPr>
          <w:t xml:space="preserve"> </w:t>
        </w:r>
      </w:ins>
      <w:ins w:id="1664" w:author="Benton, Deon" w:date="2026-04-28T16:24:00Z" w16du:dateUtc="2026-04-28T21:24:00Z">
        <w:r w:rsidR="004C293F">
          <w:rPr>
            <w:rFonts w:ascii="Times New Roman" w:hAnsi="Times New Roman" w:cs="Times New Roman"/>
          </w:rPr>
          <w:t xml:space="preserve">at the </w:t>
        </w:r>
      </w:ins>
      <w:ins w:id="1665" w:author="Benton, Deon" w:date="2026-05-16T01:05:00Z" w16du:dateUtc="2026-05-16T06:05:00Z">
        <w:r w:rsidR="00DD3452">
          <w:rPr>
            <w:rFonts w:ascii="Times New Roman" w:hAnsi="Times New Roman" w:cs="Times New Roman"/>
          </w:rPr>
          <w:t>L</w:t>
        </w:r>
      </w:ins>
      <w:ins w:id="1666" w:author="Benton, Deon" w:date="2026-04-28T16:24:00Z" w16du:dateUtc="2026-04-28T21:24:00Z">
        <w:r w:rsidR="004C293F">
          <w:rPr>
            <w:rFonts w:ascii="Times New Roman" w:hAnsi="Times New Roman" w:cs="Times New Roman"/>
          </w:rPr>
          <w:t xml:space="preserve">ow, efficient </w:t>
        </w:r>
      </w:ins>
      <w:ins w:id="1667" w:author="Benton, Deon" w:date="2026-05-21T23:54:00Z" w16du:dateUtc="2026-05-22T04:54:00Z">
        <w:r w:rsidR="00FB3019">
          <w:rPr>
            <w:rFonts w:ascii="Times New Roman" w:hAnsi="Times New Roman" w:cs="Times New Roman"/>
          </w:rPr>
          <w:t>than at the High, inefficient test event</w:t>
        </w:r>
      </w:ins>
      <w:r w:rsidR="00B4792C">
        <w:rPr>
          <w:rFonts w:ascii="Times New Roman" w:hAnsi="Times New Roman" w:cs="Times New Roman"/>
        </w:rPr>
        <w:t xml:space="preserve">. </w:t>
      </w:r>
      <w:ins w:id="1668" w:author="Benton, Deon" w:date="2026-05-21T23:55:00Z" w16du:dateUtc="2026-05-22T04:55:00Z">
        <w:r w:rsidR="00FB3019">
          <w:rPr>
            <w:rFonts w:ascii="Times New Roman" w:hAnsi="Times New Roman" w:cs="Times New Roman"/>
          </w:rPr>
          <w:t>The fact that a</w:t>
        </w:r>
      </w:ins>
      <w:ins w:id="1669" w:author="Benton, Deon" w:date="2026-04-28T16:27:00Z" w16du:dateUtc="2026-04-28T21:27:00Z">
        <w:r w:rsidR="00676E55">
          <w:rPr>
            <w:rFonts w:ascii="Times New Roman" w:hAnsi="Times New Roman" w:cs="Times New Roman"/>
          </w:rPr>
          <w:t xml:space="preserve"> model </w:t>
        </w:r>
      </w:ins>
      <w:r w:rsidR="000E7BEC">
        <w:rPr>
          <w:rFonts w:ascii="Times New Roman" w:hAnsi="Times New Roman" w:cs="Times New Roman"/>
        </w:rPr>
        <w:t>lacking</w:t>
      </w:r>
      <w:ins w:id="1670" w:author="Benton, Deon" w:date="2026-05-21T23:55:00Z" w16du:dateUtc="2026-05-22T04:55:00Z">
        <w:r w:rsidR="00FB3019">
          <w:rPr>
            <w:rFonts w:ascii="Times New Roman" w:hAnsi="Times New Roman" w:cs="Times New Roman"/>
          </w:rPr>
          <w:t xml:space="preserve"> explicit</w:t>
        </w:r>
      </w:ins>
      <w:r w:rsidR="00630B2A">
        <w:rPr>
          <w:rFonts w:ascii="Times New Roman" w:hAnsi="Times New Roman" w:cs="Times New Roman"/>
        </w:rPr>
        <w:t xml:space="preserve"> </w:t>
      </w:r>
      <w:ins w:id="1671" w:author="Benton, Deon" w:date="2026-04-28T16:27:00Z" w16du:dateUtc="2026-04-28T21:27:00Z">
        <w:r w:rsidR="00676E55">
          <w:rPr>
            <w:rFonts w:ascii="Times New Roman" w:hAnsi="Times New Roman" w:cs="Times New Roman"/>
          </w:rPr>
          <w:t xml:space="preserve">notions of efficiency, cost, </w:t>
        </w:r>
      </w:ins>
      <w:r w:rsidR="00630B2A">
        <w:rPr>
          <w:rFonts w:ascii="Times New Roman" w:hAnsi="Times New Roman" w:cs="Times New Roman"/>
        </w:rPr>
        <w:t xml:space="preserve">or </w:t>
      </w:r>
      <w:ins w:id="1672" w:author="Benton, Deon" w:date="2026-04-28T16:27:00Z" w16du:dateUtc="2026-04-28T21:27:00Z">
        <w:r w:rsidR="00676E55">
          <w:rPr>
            <w:rFonts w:ascii="Times New Roman" w:hAnsi="Times New Roman" w:cs="Times New Roman"/>
          </w:rPr>
          <w:t xml:space="preserve">utility </w:t>
        </w:r>
      </w:ins>
      <w:ins w:id="1673" w:author="Benton, Deon" w:date="2026-05-21T23:55:00Z" w16du:dateUtc="2026-05-22T04:55:00Z">
        <w:r w:rsidR="00FB3019">
          <w:rPr>
            <w:rFonts w:ascii="Times New Roman" w:hAnsi="Times New Roman" w:cs="Times New Roman"/>
          </w:rPr>
          <w:t>could nonetheless reproduce the fourth target finding</w:t>
        </w:r>
      </w:ins>
      <w:ins w:id="1674" w:author="Benton, Deon" w:date="2026-04-28T16:30:00Z" w16du:dateUtc="2026-04-28T21:30:00Z">
        <w:r w:rsidR="00A8046D">
          <w:rPr>
            <w:rFonts w:ascii="Times New Roman" w:hAnsi="Times New Roman" w:cs="Times New Roman"/>
          </w:rPr>
          <w:t xml:space="preserve"> </w:t>
        </w:r>
      </w:ins>
      <w:ins w:id="1675" w:author="Benton, Deon" w:date="2026-04-28T16:28:00Z" w16du:dateUtc="2026-04-28T21:28:00Z">
        <w:r w:rsidR="009C5E1C">
          <w:rPr>
            <w:rFonts w:ascii="Times New Roman" w:hAnsi="Times New Roman" w:cs="Times New Roman"/>
          </w:rPr>
          <w:t xml:space="preserve">lends additional support to </w:t>
        </w:r>
      </w:ins>
      <w:ins w:id="1676" w:author="Benton, Deon" w:date="2026-05-15T21:04:00Z" w16du:dateUtc="2026-05-16T02:04:00Z">
        <w:r w:rsidR="00B8241C">
          <w:rPr>
            <w:rFonts w:ascii="Times New Roman" w:hAnsi="Times New Roman" w:cs="Times New Roman"/>
          </w:rPr>
          <w:t xml:space="preserve">the </w:t>
        </w:r>
      </w:ins>
      <w:ins w:id="1677" w:author="Benton, Deon" w:date="2026-05-21T23:55:00Z" w16du:dateUtc="2026-05-22T04:55:00Z">
        <w:r w:rsidR="00FB3019">
          <w:rPr>
            <w:rFonts w:ascii="Times New Roman" w:hAnsi="Times New Roman" w:cs="Times New Roman"/>
          </w:rPr>
          <w:t>contention</w:t>
        </w:r>
      </w:ins>
      <w:ins w:id="1678" w:author="Benton, Deon" w:date="2026-05-15T21:04:00Z" w16du:dateUtc="2026-05-16T02:04:00Z">
        <w:r w:rsidR="00B8241C">
          <w:rPr>
            <w:rFonts w:ascii="Times New Roman" w:hAnsi="Times New Roman" w:cs="Times New Roman"/>
          </w:rPr>
          <w:t xml:space="preserve"> that such</w:t>
        </w:r>
      </w:ins>
      <w:ins w:id="1679" w:author="Benton, Deon" w:date="2026-04-28T16:28:00Z" w16du:dateUtc="2026-04-28T21:28:00Z">
        <w:r w:rsidR="009C5E1C">
          <w:rPr>
            <w:rFonts w:ascii="Times New Roman" w:hAnsi="Times New Roman" w:cs="Times New Roman"/>
          </w:rPr>
          <w:t xml:space="preserve"> concepts </w:t>
        </w:r>
      </w:ins>
      <w:ins w:id="1680" w:author="Benton, Deon" w:date="2026-05-21T23:56:00Z" w16du:dateUtc="2026-05-22T04:56:00Z">
        <w:r w:rsidR="00FB3019">
          <w:rPr>
            <w:rFonts w:ascii="Times New Roman" w:hAnsi="Times New Roman" w:cs="Times New Roman"/>
          </w:rPr>
          <w:t>may not be necessary to account for so-called action efficiency understanding in infants.</w:t>
        </w:r>
      </w:ins>
    </w:p>
    <w:p w14:paraId="215415E8" w14:textId="047CC0EE" w:rsidR="00E1149B" w:rsidRDefault="00E1149B" w:rsidP="00EF724B">
      <w:pPr>
        <w:spacing w:line="480" w:lineRule="auto"/>
        <w:ind w:firstLine="720"/>
        <w:contextualSpacing/>
        <w:rPr>
          <w:rFonts w:ascii="Times New Roman" w:hAnsi="Times New Roman" w:cs="Times New Roman"/>
        </w:rPr>
      </w:pPr>
    </w:p>
    <w:tbl>
      <w:tblPr>
        <w:tblStyle w:val="TableGrid"/>
        <w:tblW w:w="8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4"/>
      </w:tblGrid>
      <w:tr w:rsidR="00B95EB5" w14:paraId="65D5ECF9" w14:textId="77777777" w:rsidTr="00F54BD7">
        <w:trPr>
          <w:trHeight w:val="4025"/>
        </w:trPr>
        <w:tc>
          <w:tcPr>
            <w:tcW w:w="8584" w:type="dxa"/>
          </w:tcPr>
          <w:p w14:paraId="5754A8A0" w14:textId="676146DF" w:rsidR="00B95EB5" w:rsidRDefault="00B95EB5" w:rsidP="00F54BD7">
            <w:pPr>
              <w:keepNext/>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19E8B434" wp14:editId="4296236E">
                  <wp:extent cx="4772025" cy="2919297"/>
                  <wp:effectExtent l="0" t="0" r="0" b="0"/>
                  <wp:docPr id="68103913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39130" name="Picture 68103913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785070" cy="2927277"/>
                          </a:xfrm>
                          <a:prstGeom prst="rect">
                            <a:avLst/>
                          </a:prstGeom>
                        </pic:spPr>
                      </pic:pic>
                    </a:graphicData>
                  </a:graphic>
                </wp:inline>
              </w:drawing>
            </w:r>
          </w:p>
        </w:tc>
      </w:tr>
    </w:tbl>
    <w:p w14:paraId="73433703" w14:textId="28232675" w:rsidR="00F54BD7" w:rsidRDefault="00F54BD7" w:rsidP="00F54BD7">
      <w:pPr>
        <w:pStyle w:val="Caption"/>
        <w:rPr>
          <w:rFonts w:ascii="Times New Roman" w:hAnsi="Times New Roman" w:cs="Times New Roman"/>
        </w:rPr>
      </w:pPr>
      <w:r w:rsidRPr="00F54BD7">
        <w:rPr>
          <w:rFonts w:ascii="Times New Roman" w:hAnsi="Times New Roman" w:cs="Times New Roman"/>
          <w:b/>
          <w:bCs/>
          <w:i w:val="0"/>
          <w:iCs w:val="0"/>
          <w:color w:val="auto"/>
          <w:sz w:val="24"/>
          <w:szCs w:val="24"/>
        </w:rPr>
        <w:t xml:space="preserve">Figure </w:t>
      </w:r>
      <w:r w:rsidRPr="00F54BD7">
        <w:rPr>
          <w:rFonts w:ascii="Times New Roman" w:hAnsi="Times New Roman" w:cs="Times New Roman"/>
          <w:b/>
          <w:bCs/>
          <w:i w:val="0"/>
          <w:iCs w:val="0"/>
          <w:color w:val="auto"/>
          <w:sz w:val="24"/>
          <w:szCs w:val="24"/>
        </w:rPr>
        <w:fldChar w:fldCharType="begin"/>
      </w:r>
      <w:r w:rsidRPr="00F54BD7">
        <w:rPr>
          <w:rFonts w:ascii="Times New Roman" w:hAnsi="Times New Roman" w:cs="Times New Roman"/>
          <w:b/>
          <w:bCs/>
          <w:i w:val="0"/>
          <w:iCs w:val="0"/>
          <w:color w:val="auto"/>
          <w:sz w:val="24"/>
          <w:szCs w:val="24"/>
        </w:rPr>
        <w:instrText xml:space="preserve"> SEQ Figure \* ARABIC </w:instrText>
      </w:r>
      <w:r w:rsidRPr="00F54BD7">
        <w:rPr>
          <w:rFonts w:ascii="Times New Roman" w:hAnsi="Times New Roman" w:cs="Times New Roman"/>
          <w:b/>
          <w:bCs/>
          <w:i w:val="0"/>
          <w:iCs w:val="0"/>
          <w:color w:val="auto"/>
          <w:sz w:val="24"/>
          <w:szCs w:val="24"/>
        </w:rPr>
        <w:fldChar w:fldCharType="separate"/>
      </w:r>
      <w:ins w:id="1681" w:author="Benton, Deon" w:date="2026-05-17T00:53:00Z" w16du:dateUtc="2026-05-17T05:53:00Z">
        <w:r w:rsidR="00014507">
          <w:rPr>
            <w:rFonts w:ascii="Times New Roman" w:hAnsi="Times New Roman" w:cs="Times New Roman"/>
            <w:b/>
            <w:bCs/>
            <w:i w:val="0"/>
            <w:iCs w:val="0"/>
            <w:noProof/>
            <w:color w:val="auto"/>
            <w:sz w:val="24"/>
            <w:szCs w:val="24"/>
          </w:rPr>
          <w:t>15</w:t>
        </w:r>
      </w:ins>
      <w:r w:rsidRPr="00F54BD7">
        <w:rPr>
          <w:rFonts w:ascii="Times New Roman" w:hAnsi="Times New Roman" w:cs="Times New Roman"/>
          <w:b/>
          <w:bCs/>
          <w:i w:val="0"/>
          <w:iCs w:val="0"/>
          <w:color w:val="auto"/>
          <w:sz w:val="24"/>
          <w:szCs w:val="24"/>
        </w:rPr>
        <w:fldChar w:fldCharType="end"/>
      </w:r>
      <w:r w:rsidRPr="00F54BD7">
        <w:rPr>
          <w:rFonts w:ascii="Times New Roman" w:hAnsi="Times New Roman" w:cs="Times New Roman"/>
          <w:b/>
          <w:bCs/>
          <w:i w:val="0"/>
          <w:iCs w:val="0"/>
          <w:color w:val="auto"/>
          <w:sz w:val="24"/>
          <w:szCs w:val="24"/>
        </w:rPr>
        <w:t>.</w:t>
      </w:r>
      <w:r w:rsidRPr="00F54BD7">
        <w:rPr>
          <w:color w:val="auto"/>
        </w:rPr>
        <w:t xml:space="preserve"> </w:t>
      </w:r>
      <w:r w:rsidRPr="00F80921">
        <w:rPr>
          <w:rFonts w:ascii="Times New Roman" w:hAnsi="Times New Roman" w:cs="Times New Roman"/>
          <w:color w:val="000000" w:themeColor="text1"/>
          <w:sz w:val="24"/>
          <w:szCs w:val="24"/>
        </w:rPr>
        <w:t>Performance of OM10-2.</w:t>
      </w:r>
      <w:r w:rsidRPr="00F20CB1">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activation of the critical units produced</w:t>
      </w:r>
      <w:r w:rsidRPr="00F20CB1">
        <w:rPr>
          <w:rFonts w:ascii="Times New Roman" w:hAnsi="Times New Roman" w:cs="Times New Roman"/>
          <w:i w:val="0"/>
          <w:iCs w:val="0"/>
          <w:color w:val="000000" w:themeColor="text1"/>
          <w:sz w:val="24"/>
          <w:szCs w:val="24"/>
        </w:rPr>
        <w:t xml:space="preserve"> to the </w:t>
      </w:r>
      <w:r>
        <w:rPr>
          <w:rFonts w:ascii="Times New Roman" w:hAnsi="Times New Roman" w:cs="Times New Roman"/>
          <w:i w:val="0"/>
          <w:iCs w:val="0"/>
          <w:color w:val="000000" w:themeColor="text1"/>
          <w:sz w:val="24"/>
          <w:szCs w:val="24"/>
        </w:rPr>
        <w:t>High</w:t>
      </w:r>
      <w:ins w:id="1682" w:author="Benton, Deon" w:date="2026-05-16T01:02:00Z" w16du:dateUtc="2026-05-16T06:02:00Z">
        <w:r w:rsidR="00487126">
          <w:rPr>
            <w:rFonts w:ascii="Times New Roman" w:hAnsi="Times New Roman" w:cs="Times New Roman"/>
            <w:i w:val="0"/>
            <w:iCs w:val="0"/>
            <w:color w:val="000000" w:themeColor="text1"/>
            <w:sz w:val="24"/>
            <w:szCs w:val="24"/>
          </w:rPr>
          <w:t>, inefficient</w:t>
        </w:r>
      </w:ins>
      <w:r>
        <w:rPr>
          <w:rFonts w:ascii="Times New Roman" w:hAnsi="Times New Roman" w:cs="Times New Roman"/>
          <w:i w:val="0"/>
          <w:iCs w:val="0"/>
          <w:color w:val="000000" w:themeColor="text1"/>
          <w:sz w:val="24"/>
          <w:szCs w:val="24"/>
        </w:rPr>
        <w:t xml:space="preserve"> and Low</w:t>
      </w:r>
      <w:ins w:id="1683" w:author="Benton, Deon" w:date="2026-05-16T01:02:00Z" w16du:dateUtc="2026-05-16T06:02:00Z">
        <w:r w:rsidR="00487126">
          <w:rPr>
            <w:rFonts w:ascii="Times New Roman" w:hAnsi="Times New Roman" w:cs="Times New Roman"/>
            <w:i w:val="0"/>
            <w:iCs w:val="0"/>
            <w:color w:val="000000" w:themeColor="text1"/>
            <w:sz w:val="24"/>
            <w:szCs w:val="24"/>
          </w:rPr>
          <w:t>, efficient</w:t>
        </w:r>
      </w:ins>
      <w:r w:rsidRPr="00F20CB1">
        <w:rPr>
          <w:rFonts w:ascii="Times New Roman" w:hAnsi="Times New Roman" w:cs="Times New Roman"/>
          <w:i w:val="0"/>
          <w:iCs w:val="0"/>
          <w:color w:val="000000" w:themeColor="text1"/>
          <w:sz w:val="24"/>
          <w:szCs w:val="24"/>
        </w:rPr>
        <w:t xml:space="preserve"> test events for networks </w:t>
      </w:r>
      <w:r>
        <w:rPr>
          <w:rFonts w:ascii="Times New Roman" w:hAnsi="Times New Roman" w:cs="Times New Roman"/>
          <w:i w:val="0"/>
          <w:iCs w:val="0"/>
          <w:color w:val="000000" w:themeColor="text1"/>
          <w:sz w:val="24"/>
          <w:szCs w:val="24"/>
        </w:rPr>
        <w:t>in Experiment 1</w:t>
      </w:r>
      <w:r w:rsidR="00554D82">
        <w:rPr>
          <w:rFonts w:ascii="Times New Roman" w:hAnsi="Times New Roman" w:cs="Times New Roman"/>
          <w:i w:val="0"/>
          <w:iCs w:val="0"/>
          <w:color w:val="000000" w:themeColor="text1"/>
          <w:sz w:val="24"/>
          <w:szCs w:val="24"/>
        </w:rPr>
        <w:t>-3.</w:t>
      </w:r>
      <w:r>
        <w:rPr>
          <w:rFonts w:ascii="Times New Roman" w:hAnsi="Times New Roman" w:cs="Times New Roman"/>
          <w:i w:val="0"/>
          <w:iCs w:val="0"/>
          <w:color w:val="000000" w:themeColor="text1"/>
          <w:sz w:val="24"/>
          <w:szCs w:val="24"/>
        </w:rPr>
        <w:t xml:space="preserve"> These experiments correspond to those in Liu and Spelke (2017).</w:t>
      </w:r>
    </w:p>
    <w:p w14:paraId="45A8B9FC" w14:textId="74A26812" w:rsidR="00E1149B" w:rsidRDefault="00E1149B" w:rsidP="00F54BD7">
      <w:pPr>
        <w:pStyle w:val="Caption"/>
        <w:rPr>
          <w:rFonts w:ascii="Times New Roman" w:hAnsi="Times New Roman" w:cs="Times New Roman"/>
        </w:rPr>
      </w:pPr>
    </w:p>
    <w:p w14:paraId="75464637" w14:textId="0B9F1924" w:rsidR="00E1149B" w:rsidRDefault="00F32F86" w:rsidP="00EF724B">
      <w:pPr>
        <w:spacing w:line="480" w:lineRule="auto"/>
        <w:ind w:firstLine="720"/>
        <w:contextualSpacing/>
        <w:rPr>
          <w:ins w:id="1684" w:author="Benton, Deon" w:date="2026-05-17T01:02:00Z" w16du:dateUtc="2026-05-17T06:02:00Z"/>
          <w:rFonts w:ascii="Times New Roman" w:hAnsi="Times New Roman" w:cs="Times New Roman"/>
        </w:rPr>
      </w:pPr>
      <w:ins w:id="1685" w:author="Benton, Deon" w:date="2026-05-21T23:57:00Z" w16du:dateUtc="2026-05-22T04:57:00Z">
        <w:r>
          <w:rPr>
            <w:rFonts w:ascii="Times New Roman" w:hAnsi="Times New Roman" w:cs="Times New Roman"/>
          </w:rPr>
          <w:t>Although OM10-2</w:t>
        </w:r>
      </w:ins>
      <w:ins w:id="1686" w:author="Benton, Deon" w:date="2026-05-17T00:57:00Z" w16du:dateUtc="2026-05-17T05:57:00Z">
        <w:r w:rsidR="00E075A2">
          <w:rPr>
            <w:rFonts w:ascii="Times New Roman" w:hAnsi="Times New Roman" w:cs="Times New Roman"/>
          </w:rPr>
          <w:t xml:space="preserve"> captured infants’ looking responses in Experiment 3</w:t>
        </w:r>
      </w:ins>
      <w:ins w:id="1687" w:author="Benton, Deon" w:date="2026-05-22T00:01:00Z" w16du:dateUtc="2026-05-22T05:01:00Z">
        <w:r w:rsidR="0007648B">
          <w:rPr>
            <w:rFonts w:ascii="Times New Roman" w:hAnsi="Times New Roman" w:cs="Times New Roman"/>
          </w:rPr>
          <w:t>—showing slightly more critical unit activation following the High, inefficient test event than the Low, efficient test event—</w:t>
        </w:r>
      </w:ins>
      <w:ins w:id="1688" w:author="Benton, Deon" w:date="2026-05-21T23:57:00Z" w16du:dateUtc="2026-05-22T04:57:00Z">
        <w:r>
          <w:rPr>
            <w:rFonts w:ascii="Times New Roman" w:hAnsi="Times New Roman" w:cs="Times New Roman"/>
          </w:rPr>
          <w:t>it</w:t>
        </w:r>
      </w:ins>
      <w:ins w:id="1689" w:author="Benton, Deon" w:date="2026-05-17T00:58:00Z" w16du:dateUtc="2026-05-17T05:58:00Z">
        <w:r w:rsidR="00294E8B">
          <w:rPr>
            <w:rFonts w:ascii="Times New Roman" w:hAnsi="Times New Roman" w:cs="Times New Roman"/>
          </w:rPr>
          <w:t xml:space="preserve"> failed to capture infants’ responses in</w:t>
        </w:r>
      </w:ins>
      <w:r w:rsidR="00E0420F">
        <w:rPr>
          <w:rFonts w:ascii="Times New Roman" w:hAnsi="Times New Roman" w:cs="Times New Roman"/>
        </w:rPr>
        <w:t xml:space="preserve"> Experiments 1 and </w:t>
      </w:r>
      <w:ins w:id="1690" w:author="Benton, Deon" w:date="2026-05-17T00:58:00Z" w16du:dateUtc="2026-05-17T05:58:00Z">
        <w:r w:rsidR="00294E8B">
          <w:rPr>
            <w:rFonts w:ascii="Times New Roman" w:hAnsi="Times New Roman" w:cs="Times New Roman"/>
          </w:rPr>
          <w:t>2</w:t>
        </w:r>
      </w:ins>
      <w:r w:rsidR="00E0420F">
        <w:rPr>
          <w:rFonts w:ascii="Times New Roman" w:hAnsi="Times New Roman" w:cs="Times New Roman"/>
        </w:rPr>
        <w:t xml:space="preserve">. </w:t>
      </w:r>
      <w:r w:rsidR="005B2D7A">
        <w:rPr>
          <w:rFonts w:ascii="Times New Roman" w:hAnsi="Times New Roman" w:cs="Times New Roman"/>
        </w:rPr>
        <w:t>In Experiment 1,</w:t>
      </w:r>
      <w:r w:rsidR="00E65C1F">
        <w:rPr>
          <w:rFonts w:ascii="Times New Roman" w:hAnsi="Times New Roman" w:cs="Times New Roman"/>
        </w:rPr>
        <w:t xml:space="preserve"> for example, the </w:t>
      </w:r>
      <w:r w:rsidR="005B2D7A">
        <w:rPr>
          <w:rFonts w:ascii="Times New Roman" w:hAnsi="Times New Roman" w:cs="Times New Roman"/>
        </w:rPr>
        <w:t>Low</w:t>
      </w:r>
      <w:ins w:id="1691" w:author="Benton, Deon" w:date="2026-05-17T00:59:00Z" w16du:dateUtc="2026-05-17T05:59:00Z">
        <w:r w:rsidR="00294E8B">
          <w:rPr>
            <w:rFonts w:ascii="Times New Roman" w:hAnsi="Times New Roman" w:cs="Times New Roman"/>
          </w:rPr>
          <w:t>, efficient</w:t>
        </w:r>
      </w:ins>
      <w:r w:rsidR="00E65C1F">
        <w:rPr>
          <w:rFonts w:ascii="Times New Roman" w:hAnsi="Times New Roman" w:cs="Times New Roman"/>
        </w:rPr>
        <w:t xml:space="preserve"> test event</w:t>
      </w:r>
      <w:ins w:id="1692" w:author="Benton, Deon" w:date="2026-05-21T23:58:00Z" w16du:dateUtc="2026-05-22T04:58:00Z">
        <w:r w:rsidR="0007648B">
          <w:rPr>
            <w:rFonts w:ascii="Times New Roman" w:hAnsi="Times New Roman" w:cs="Times New Roman"/>
          </w:rPr>
          <w:t xml:space="preserve"> caused slightly more activation of the critical units than the High, </w:t>
        </w:r>
      </w:ins>
      <w:ins w:id="1693" w:author="Benton, Deon" w:date="2026-05-21T23:59:00Z" w16du:dateUtc="2026-05-22T04:59:00Z">
        <w:r w:rsidR="0007648B">
          <w:rPr>
            <w:rFonts w:ascii="Times New Roman" w:hAnsi="Times New Roman" w:cs="Times New Roman"/>
          </w:rPr>
          <w:t>inefficient</w:t>
        </w:r>
      </w:ins>
      <w:ins w:id="1694" w:author="Benton, Deon" w:date="2026-05-21T23:58:00Z" w16du:dateUtc="2026-05-22T04:58:00Z">
        <w:r w:rsidR="0007648B">
          <w:rPr>
            <w:rFonts w:ascii="Times New Roman" w:hAnsi="Times New Roman" w:cs="Times New Roman"/>
          </w:rPr>
          <w:t xml:space="preserve"> </w:t>
        </w:r>
      </w:ins>
      <w:ins w:id="1695" w:author="Benton, Deon" w:date="2026-05-21T23:59:00Z" w16du:dateUtc="2026-05-22T04:59:00Z">
        <w:r w:rsidR="0007648B">
          <w:rPr>
            <w:rFonts w:ascii="Times New Roman" w:hAnsi="Times New Roman" w:cs="Times New Roman"/>
          </w:rPr>
          <w:t>test event.</w:t>
        </w:r>
      </w:ins>
      <w:r w:rsidR="00E65C1F">
        <w:rPr>
          <w:rFonts w:ascii="Times New Roman" w:hAnsi="Times New Roman" w:cs="Times New Roman"/>
        </w:rPr>
        <w:t xml:space="preserve"> </w:t>
      </w:r>
      <w:r w:rsidR="005B2D7A">
        <w:rPr>
          <w:rFonts w:ascii="Times New Roman" w:hAnsi="Times New Roman" w:cs="Times New Roman"/>
        </w:rPr>
        <w:t>The reverse pattern was observed in Experiment 2</w:t>
      </w:r>
      <w:ins w:id="1696" w:author="Benton, Deon" w:date="2026-05-22T00:00:00Z" w16du:dateUtc="2026-05-22T05:00:00Z">
        <w:r w:rsidR="0007648B">
          <w:rPr>
            <w:rFonts w:ascii="Times New Roman" w:hAnsi="Times New Roman" w:cs="Times New Roman"/>
          </w:rPr>
          <w:t>. These results are shown in Figure 15.</w:t>
        </w:r>
      </w:ins>
      <w:ins w:id="1697" w:author="Benton, Deon" w:date="2026-05-22T00:02:00Z" w16du:dateUtc="2026-05-22T05:02:00Z">
        <w:r w:rsidR="0007648B">
          <w:rPr>
            <w:rFonts w:ascii="Times New Roman" w:hAnsi="Times New Roman" w:cs="Times New Roman"/>
          </w:rPr>
          <w:t xml:space="preserve"> </w:t>
        </w:r>
      </w:ins>
      <w:r w:rsidR="004A3269">
        <w:rPr>
          <w:rFonts w:ascii="Times New Roman" w:hAnsi="Times New Roman" w:cs="Times New Roman"/>
        </w:rPr>
        <w:t xml:space="preserve">These findings suggest that simply improving </w:t>
      </w:r>
      <w:r w:rsidR="004656FC">
        <w:rPr>
          <w:rFonts w:ascii="Times New Roman" w:hAnsi="Times New Roman" w:cs="Times New Roman"/>
        </w:rPr>
        <w:t xml:space="preserve">OM10’s fidelity to </w:t>
      </w:r>
      <w:ins w:id="1698" w:author="Benton, Deon" w:date="2026-05-22T00:03:00Z" w16du:dateUtc="2026-05-22T05:03:00Z">
        <w:r w:rsidR="0007648B">
          <w:rPr>
            <w:rFonts w:ascii="Times New Roman" w:hAnsi="Times New Roman" w:cs="Times New Roman"/>
          </w:rPr>
          <w:t xml:space="preserve">Liu and Spelke’s (2017) </w:t>
        </w:r>
      </w:ins>
      <w:r w:rsidR="004A3269">
        <w:rPr>
          <w:rFonts w:ascii="Times New Roman" w:hAnsi="Times New Roman" w:cs="Times New Roman"/>
        </w:rPr>
        <w:t xml:space="preserve">task structure </w:t>
      </w:r>
      <w:ins w:id="1699" w:author="Benton, Deon" w:date="2026-05-17T01:00:00Z" w16du:dateUtc="2026-05-17T06:00:00Z">
        <w:r w:rsidR="00294E8B">
          <w:rPr>
            <w:rFonts w:ascii="Times New Roman" w:hAnsi="Times New Roman" w:cs="Times New Roman"/>
          </w:rPr>
          <w:t xml:space="preserve">does not enable it to </w:t>
        </w:r>
      </w:ins>
      <w:r w:rsidR="004A3269">
        <w:rPr>
          <w:rFonts w:ascii="Times New Roman" w:hAnsi="Times New Roman" w:cs="Times New Roman"/>
        </w:rPr>
        <w:t>reproduce infants’ looking responses.</w:t>
      </w:r>
      <w:r w:rsidR="005B2D7A">
        <w:rPr>
          <w:rFonts w:ascii="Times New Roman" w:hAnsi="Times New Roman" w:cs="Times New Roman"/>
        </w:rPr>
        <w:t xml:space="preserve"> </w:t>
      </w:r>
    </w:p>
    <w:p w14:paraId="1DD34022" w14:textId="77777777" w:rsidR="00294E8B" w:rsidRDefault="00294E8B" w:rsidP="00EF724B">
      <w:pPr>
        <w:spacing w:line="480" w:lineRule="auto"/>
        <w:ind w:firstLine="720"/>
        <w:contextualSpacing/>
        <w:rPr>
          <w:rFonts w:ascii="Times New Roman" w:hAnsi="Times New Roman" w:cs="Times New Roman"/>
        </w:rPr>
      </w:pPr>
    </w:p>
    <w:tbl>
      <w:tblPr>
        <w:tblStyle w:val="TableGrid"/>
        <w:tblW w:w="89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8"/>
      </w:tblGrid>
      <w:tr w:rsidR="004450EA" w14:paraId="24CA131F" w14:textId="77777777" w:rsidTr="00F61C53">
        <w:trPr>
          <w:trHeight w:val="3997"/>
        </w:trPr>
        <w:tc>
          <w:tcPr>
            <w:tcW w:w="8928" w:type="dxa"/>
          </w:tcPr>
          <w:p w14:paraId="6B1BCE66" w14:textId="57C05E9B" w:rsidR="004450EA" w:rsidRDefault="004450EA" w:rsidP="009B5320">
            <w:pPr>
              <w:keepNext/>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09FA48D6" wp14:editId="0A1A55A5">
                  <wp:extent cx="5400675" cy="3303874"/>
                  <wp:effectExtent l="0" t="0" r="0" b="0"/>
                  <wp:docPr id="108755101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51018" name="Picture 1087551018"/>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406136" cy="3307215"/>
                          </a:xfrm>
                          <a:prstGeom prst="rect">
                            <a:avLst/>
                          </a:prstGeom>
                        </pic:spPr>
                      </pic:pic>
                    </a:graphicData>
                  </a:graphic>
                </wp:inline>
              </w:drawing>
            </w:r>
          </w:p>
        </w:tc>
      </w:tr>
    </w:tbl>
    <w:p w14:paraId="2F261D5A" w14:textId="3E09D400" w:rsidR="002D51F7" w:rsidRDefault="009B5320" w:rsidP="009B5320">
      <w:pPr>
        <w:pStyle w:val="Caption"/>
        <w:rPr>
          <w:rFonts w:ascii="Times New Roman" w:hAnsi="Times New Roman" w:cs="Times New Roman"/>
          <w:i w:val="0"/>
          <w:iCs w:val="0"/>
          <w:color w:val="000000" w:themeColor="text1"/>
          <w:sz w:val="24"/>
          <w:szCs w:val="24"/>
        </w:rPr>
      </w:pPr>
      <w:r w:rsidRPr="009B5320">
        <w:rPr>
          <w:rFonts w:ascii="Times New Roman" w:hAnsi="Times New Roman" w:cs="Times New Roman"/>
          <w:b/>
          <w:bCs/>
          <w:i w:val="0"/>
          <w:iCs w:val="0"/>
          <w:color w:val="auto"/>
          <w:sz w:val="24"/>
          <w:szCs w:val="24"/>
        </w:rPr>
        <w:t xml:space="preserve">Figure </w:t>
      </w:r>
      <w:r w:rsidRPr="009B5320">
        <w:rPr>
          <w:rFonts w:ascii="Times New Roman" w:hAnsi="Times New Roman" w:cs="Times New Roman"/>
          <w:b/>
          <w:bCs/>
          <w:i w:val="0"/>
          <w:iCs w:val="0"/>
          <w:color w:val="auto"/>
          <w:sz w:val="24"/>
          <w:szCs w:val="24"/>
        </w:rPr>
        <w:fldChar w:fldCharType="begin"/>
      </w:r>
      <w:r w:rsidRPr="009B5320">
        <w:rPr>
          <w:rFonts w:ascii="Times New Roman" w:hAnsi="Times New Roman" w:cs="Times New Roman"/>
          <w:b/>
          <w:bCs/>
          <w:i w:val="0"/>
          <w:iCs w:val="0"/>
          <w:color w:val="auto"/>
          <w:sz w:val="24"/>
          <w:szCs w:val="24"/>
        </w:rPr>
        <w:instrText xml:space="preserve"> SEQ Figure \* ARABIC </w:instrText>
      </w:r>
      <w:r w:rsidRPr="009B5320">
        <w:rPr>
          <w:rFonts w:ascii="Times New Roman" w:hAnsi="Times New Roman" w:cs="Times New Roman"/>
          <w:b/>
          <w:bCs/>
          <w:i w:val="0"/>
          <w:iCs w:val="0"/>
          <w:color w:val="auto"/>
          <w:sz w:val="24"/>
          <w:szCs w:val="24"/>
        </w:rPr>
        <w:fldChar w:fldCharType="separate"/>
      </w:r>
      <w:ins w:id="1700" w:author="Benton, Deon" w:date="2026-05-17T00:53:00Z" w16du:dateUtc="2026-05-17T05:53:00Z">
        <w:r w:rsidR="00014507">
          <w:rPr>
            <w:rFonts w:ascii="Times New Roman" w:hAnsi="Times New Roman" w:cs="Times New Roman"/>
            <w:b/>
            <w:bCs/>
            <w:i w:val="0"/>
            <w:iCs w:val="0"/>
            <w:noProof/>
            <w:color w:val="auto"/>
            <w:sz w:val="24"/>
            <w:szCs w:val="24"/>
          </w:rPr>
          <w:t>16</w:t>
        </w:r>
      </w:ins>
      <w:r w:rsidRPr="009B5320">
        <w:rPr>
          <w:rFonts w:ascii="Times New Roman" w:hAnsi="Times New Roman" w:cs="Times New Roman"/>
          <w:b/>
          <w:bCs/>
          <w:i w:val="0"/>
          <w:iCs w:val="0"/>
          <w:color w:val="auto"/>
          <w:sz w:val="24"/>
          <w:szCs w:val="24"/>
        </w:rPr>
        <w:fldChar w:fldCharType="end"/>
      </w:r>
      <w:r w:rsidRPr="009B5320">
        <w:rPr>
          <w:rFonts w:ascii="Times New Roman" w:hAnsi="Times New Roman" w:cs="Times New Roman"/>
          <w:b/>
          <w:bCs/>
          <w:i w:val="0"/>
          <w:iCs w:val="0"/>
          <w:color w:val="auto"/>
          <w:sz w:val="24"/>
          <w:szCs w:val="24"/>
        </w:rPr>
        <w:t>.</w:t>
      </w:r>
      <w:r w:rsidRPr="001D058A">
        <w:rPr>
          <w:color w:val="000000" w:themeColor="text1"/>
        </w:rPr>
        <w:t xml:space="preserve"> </w:t>
      </w:r>
      <w:r w:rsidRPr="0007648B">
        <w:rPr>
          <w:rFonts w:ascii="Times New Roman" w:hAnsi="Times New Roman" w:cs="Times New Roman"/>
          <w:color w:val="000000" w:themeColor="text1"/>
          <w:sz w:val="24"/>
          <w:szCs w:val="24"/>
        </w:rPr>
        <w:t>Performance of ALIAS-2.</w:t>
      </w:r>
      <w:r>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n</w:t>
      </w:r>
      <w:r w:rsidRPr="00614A04">
        <w:rPr>
          <w:rFonts w:ascii="Times New Roman" w:hAnsi="Times New Roman" w:cs="Times New Roman"/>
          <w:i w:val="0"/>
          <w:iCs w:val="0"/>
          <w:color w:val="000000" w:themeColor="text1"/>
          <w:sz w:val="24"/>
          <w:szCs w:val="24"/>
        </w:rPr>
        <w:t xml:space="preserve">etworks’ </w:t>
      </w:r>
      <w:proofErr w:type="gramStart"/>
      <w:r w:rsidRPr="00614A04">
        <w:rPr>
          <w:rFonts w:ascii="Times New Roman" w:hAnsi="Times New Roman" w:cs="Times New Roman"/>
          <w:i w:val="0"/>
          <w:iCs w:val="0"/>
          <w:color w:val="000000" w:themeColor="text1"/>
          <w:sz w:val="24"/>
          <w:szCs w:val="24"/>
        </w:rPr>
        <w:t>mean</w:t>
      </w:r>
      <w:proofErr w:type="gramEnd"/>
      <w:r w:rsidRPr="00614A04">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High</w:t>
      </w:r>
      <w:ins w:id="1701" w:author="Benton, Deon" w:date="2026-05-16T01:03:00Z" w16du:dateUtc="2026-05-16T06:03:00Z">
        <w:r w:rsidR="00487126">
          <w:rPr>
            <w:rFonts w:ascii="Times New Roman" w:hAnsi="Times New Roman" w:cs="Times New Roman"/>
            <w:i w:val="0"/>
            <w:iCs w:val="0"/>
            <w:color w:val="000000" w:themeColor="text1"/>
            <w:sz w:val="24"/>
            <w:szCs w:val="24"/>
          </w:rPr>
          <w:t>, inefficient</w:t>
        </w:r>
      </w:ins>
      <w:r>
        <w:rPr>
          <w:rFonts w:ascii="Times New Roman" w:hAnsi="Times New Roman" w:cs="Times New Roman"/>
          <w:i w:val="0"/>
          <w:iCs w:val="0"/>
          <w:color w:val="000000" w:themeColor="text1"/>
          <w:sz w:val="24"/>
          <w:szCs w:val="24"/>
        </w:rPr>
        <w:t xml:space="preserve"> and Low</w:t>
      </w:r>
      <w:ins w:id="1702" w:author="Benton, Deon" w:date="2026-05-16T01:03:00Z" w16du:dateUtc="2026-05-16T06:03:00Z">
        <w:r w:rsidR="00487126">
          <w:rPr>
            <w:rFonts w:ascii="Times New Roman" w:hAnsi="Times New Roman" w:cs="Times New Roman"/>
            <w:i w:val="0"/>
            <w:iCs w:val="0"/>
            <w:color w:val="000000" w:themeColor="text1"/>
            <w:sz w:val="24"/>
            <w:szCs w:val="24"/>
          </w:rPr>
          <w:t>, efficient</w:t>
        </w:r>
      </w:ins>
      <w:r>
        <w:rPr>
          <w:rFonts w:ascii="Times New Roman" w:hAnsi="Times New Roman" w:cs="Times New Roman"/>
          <w:i w:val="0"/>
          <w:iCs w:val="0"/>
          <w:color w:val="000000" w:themeColor="text1"/>
          <w:sz w:val="24"/>
          <w:szCs w:val="24"/>
        </w:rPr>
        <w:t xml:space="preserve"> </w:t>
      </w:r>
      <w:r w:rsidRPr="00614A04">
        <w:rPr>
          <w:rFonts w:ascii="Times New Roman" w:hAnsi="Times New Roman" w:cs="Times New Roman"/>
          <w:i w:val="0"/>
          <w:iCs w:val="0"/>
          <w:color w:val="000000" w:themeColor="text1"/>
          <w:sz w:val="24"/>
          <w:szCs w:val="24"/>
        </w:rPr>
        <w:t>test events</w:t>
      </w:r>
      <w:r w:rsidR="00366253">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across experiments both overall</w:t>
      </w:r>
      <w:r w:rsidR="007B6C92">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These experiments correspond to those in Liu and Spelke (2017).</w:t>
      </w:r>
    </w:p>
    <w:p w14:paraId="5A1552E6" w14:textId="77777777" w:rsidR="00F61C53" w:rsidRPr="00F61C53" w:rsidRDefault="00F61C53" w:rsidP="00F61C53"/>
    <w:p w14:paraId="2BE4A8DF" w14:textId="0C82E7B6" w:rsidR="0019688A" w:rsidRDefault="00FD3E65" w:rsidP="005A2886">
      <w:pPr>
        <w:spacing w:line="480" w:lineRule="auto"/>
        <w:ind w:firstLine="720"/>
        <w:contextualSpacing/>
        <w:rPr>
          <w:ins w:id="1703" w:author="Benton, Deon" w:date="2026-05-15T21:09:00Z" w16du:dateUtc="2026-05-16T02:09:00Z"/>
          <w:rFonts w:ascii="Times New Roman" w:hAnsi="Times New Roman" w:cs="Times New Roman"/>
        </w:rPr>
      </w:pPr>
      <w:ins w:id="1704" w:author="Benton, Deon" w:date="2026-05-22T00:07:00Z" w16du:dateUtc="2026-05-22T05:07:00Z">
        <w:r>
          <w:rPr>
            <w:rFonts w:ascii="Times New Roman" w:hAnsi="Times New Roman" w:cs="Times New Roman"/>
          </w:rPr>
          <w:t xml:space="preserve">ALIAS-2’s performance was examined next to determine whether </w:t>
        </w:r>
      </w:ins>
      <w:ins w:id="1705" w:author="Benton, Deon" w:date="2026-05-22T00:08:00Z" w16du:dateUtc="2026-05-22T05:08:00Z">
        <w:r>
          <w:rPr>
            <w:rFonts w:ascii="Times New Roman" w:hAnsi="Times New Roman" w:cs="Times New Roman"/>
          </w:rPr>
          <w:t xml:space="preserve">associative learning alone is sufficient to capture the fourth target finding. </w:t>
        </w:r>
      </w:ins>
      <w:ins w:id="1706" w:author="Benton, Deon" w:date="2026-05-22T00:09:00Z" w16du:dateUtc="2026-05-22T05:09:00Z">
        <w:r w:rsidR="00302752">
          <w:rPr>
            <w:rFonts w:ascii="Times New Roman" w:hAnsi="Times New Roman" w:cs="Times New Roman"/>
          </w:rPr>
          <w:t>The results—which are shown above in Figure 16—showed that it</w:t>
        </w:r>
      </w:ins>
      <w:ins w:id="1707" w:author="Benton, Deon" w:date="2026-05-22T00:10:00Z" w16du:dateUtc="2026-05-22T05:10:00Z">
        <w:r w:rsidR="00302752">
          <w:rPr>
            <w:rFonts w:ascii="Times New Roman" w:hAnsi="Times New Roman" w:cs="Times New Roman"/>
          </w:rPr>
          <w:t xml:space="preserve"> mostly</w:t>
        </w:r>
      </w:ins>
      <w:ins w:id="1708" w:author="Benton, Deon" w:date="2026-05-22T00:09:00Z" w16du:dateUtc="2026-05-22T05:09:00Z">
        <w:r w:rsidR="00302752">
          <w:rPr>
            <w:rFonts w:ascii="Times New Roman" w:hAnsi="Times New Roman" w:cs="Times New Roman"/>
          </w:rPr>
          <w:t xml:space="preserve"> could. </w:t>
        </w:r>
      </w:ins>
      <w:ins w:id="1709" w:author="Benton, Deon" w:date="2026-05-22T00:11:00Z" w16du:dateUtc="2026-05-22T05:11:00Z">
        <w:r w:rsidR="00302752">
          <w:rPr>
            <w:rFonts w:ascii="Times New Roman" w:hAnsi="Times New Roman" w:cs="Times New Roman"/>
          </w:rPr>
          <w:t xml:space="preserve">Specifically, </w:t>
        </w:r>
      </w:ins>
      <w:del w:id="1710" w:author="Benton, Deon" w:date="2026-05-22T00:11:00Z" w16du:dateUtc="2026-05-22T05:11:00Z">
        <w:r w:rsidR="00E92E04" w:rsidDel="00302752">
          <w:rPr>
            <w:rFonts w:ascii="Times New Roman" w:hAnsi="Times New Roman" w:cs="Times New Roman"/>
          </w:rPr>
          <w:delText>N</w:delText>
        </w:r>
      </w:del>
      <w:ins w:id="1711" w:author="Benton, Deon" w:date="2026-05-22T00:11:00Z" w16du:dateUtc="2026-05-22T05:11:00Z">
        <w:r w:rsidR="00302752">
          <w:rPr>
            <w:rFonts w:ascii="Times New Roman" w:hAnsi="Times New Roman" w:cs="Times New Roman"/>
          </w:rPr>
          <w:t>n</w:t>
        </w:r>
      </w:ins>
      <w:r w:rsidR="00E92E04">
        <w:rPr>
          <w:rFonts w:ascii="Times New Roman" w:hAnsi="Times New Roman" w:cs="Times New Roman"/>
        </w:rPr>
        <w:t xml:space="preserve">etworks in Experiments 1 and 3 </w:t>
      </w:r>
      <w:ins w:id="1712" w:author="Benton, Deon" w:date="2026-05-22T00:11:00Z" w16du:dateUtc="2026-05-22T05:11:00Z">
        <w:r w:rsidR="00302752">
          <w:rPr>
            <w:rFonts w:ascii="Times New Roman" w:hAnsi="Times New Roman" w:cs="Times New Roman"/>
          </w:rPr>
          <w:t>looked longer at the</w:t>
        </w:r>
      </w:ins>
      <w:r w:rsidR="00E92E04">
        <w:rPr>
          <w:rFonts w:ascii="Times New Roman" w:hAnsi="Times New Roman" w:cs="Times New Roman"/>
        </w:rPr>
        <w:t xml:space="preserve"> High</w:t>
      </w:r>
      <w:ins w:id="1713" w:author="Benton, Deon" w:date="2026-05-17T01:04:00Z" w16du:dateUtc="2026-05-17T06:04:00Z">
        <w:r w:rsidR="00274863">
          <w:rPr>
            <w:rFonts w:ascii="Times New Roman" w:hAnsi="Times New Roman" w:cs="Times New Roman"/>
          </w:rPr>
          <w:t>, inefficient</w:t>
        </w:r>
      </w:ins>
      <w:r w:rsidR="00E92E04">
        <w:rPr>
          <w:rFonts w:ascii="Times New Roman" w:hAnsi="Times New Roman" w:cs="Times New Roman"/>
        </w:rPr>
        <w:t xml:space="preserve"> test event than</w:t>
      </w:r>
      <w:ins w:id="1714" w:author="Benton, Deon" w:date="2026-05-17T01:04:00Z" w16du:dateUtc="2026-05-17T06:04:00Z">
        <w:r w:rsidR="00274863">
          <w:rPr>
            <w:rFonts w:ascii="Times New Roman" w:hAnsi="Times New Roman" w:cs="Times New Roman"/>
          </w:rPr>
          <w:t xml:space="preserve"> </w:t>
        </w:r>
      </w:ins>
      <w:ins w:id="1715" w:author="Benton, Deon" w:date="2026-05-22T00:11:00Z" w16du:dateUtc="2026-05-22T05:11:00Z">
        <w:r w:rsidR="00302752">
          <w:rPr>
            <w:rFonts w:ascii="Times New Roman" w:hAnsi="Times New Roman" w:cs="Times New Roman"/>
          </w:rPr>
          <w:t>at</w:t>
        </w:r>
      </w:ins>
      <w:r w:rsidR="00E92E04">
        <w:rPr>
          <w:rFonts w:ascii="Times New Roman" w:hAnsi="Times New Roman" w:cs="Times New Roman"/>
        </w:rPr>
        <w:t xml:space="preserve"> the Low</w:t>
      </w:r>
      <w:ins w:id="1716" w:author="Benton, Deon" w:date="2026-05-17T01:04:00Z" w16du:dateUtc="2026-05-17T06:04:00Z">
        <w:r w:rsidR="00274863">
          <w:rPr>
            <w:rFonts w:ascii="Times New Roman" w:hAnsi="Times New Roman" w:cs="Times New Roman"/>
          </w:rPr>
          <w:t>, efficient one</w:t>
        </w:r>
      </w:ins>
      <w:ins w:id="1717" w:author="Benton, Deon" w:date="2026-05-17T01:05:00Z" w16du:dateUtc="2026-05-17T06:05:00Z">
        <w:r w:rsidR="00274863">
          <w:rPr>
            <w:rFonts w:ascii="Times New Roman" w:hAnsi="Times New Roman" w:cs="Times New Roman"/>
          </w:rPr>
          <w:t>.</w:t>
        </w:r>
      </w:ins>
      <w:ins w:id="1718" w:author="Benton, Deon" w:date="2026-05-22T00:10:00Z" w16du:dateUtc="2026-05-22T05:10:00Z">
        <w:r w:rsidR="00302752">
          <w:rPr>
            <w:rFonts w:ascii="Times New Roman" w:hAnsi="Times New Roman" w:cs="Times New Roman"/>
          </w:rPr>
          <w:t xml:space="preserve"> </w:t>
        </w:r>
      </w:ins>
      <w:ins w:id="1719" w:author="Benton, Deon" w:date="2026-05-22T00:12:00Z" w16du:dateUtc="2026-05-22T05:12:00Z">
        <w:r w:rsidR="00302752">
          <w:rPr>
            <w:rFonts w:ascii="Times New Roman" w:hAnsi="Times New Roman" w:cs="Times New Roman"/>
          </w:rPr>
          <w:t>However, in the Control condition, networks looked about equally lo</w:t>
        </w:r>
      </w:ins>
      <w:ins w:id="1720" w:author="Benton, Deon" w:date="2026-05-22T00:13:00Z" w16du:dateUtc="2026-05-22T05:13:00Z">
        <w:r w:rsidR="00302752">
          <w:rPr>
            <w:rFonts w:ascii="Times New Roman" w:hAnsi="Times New Roman" w:cs="Times New Roman"/>
          </w:rPr>
          <w:t>ng</w:t>
        </w:r>
      </w:ins>
      <w:ins w:id="1721" w:author="Benton, Deon" w:date="2026-05-22T00:12:00Z" w16du:dateUtc="2026-05-22T05:12:00Z">
        <w:r w:rsidR="00302752">
          <w:rPr>
            <w:rFonts w:ascii="Times New Roman" w:hAnsi="Times New Roman" w:cs="Times New Roman"/>
          </w:rPr>
          <w:t xml:space="preserve"> at both test events. This </w:t>
        </w:r>
      </w:ins>
      <w:proofErr w:type="gramStart"/>
      <w:ins w:id="1722" w:author="Benton, Deon" w:date="2026-05-22T00:13:00Z" w16du:dateUtc="2026-05-22T05:13:00Z">
        <w:r w:rsidR="00302752">
          <w:rPr>
            <w:rFonts w:ascii="Times New Roman" w:hAnsi="Times New Roman" w:cs="Times New Roman"/>
          </w:rPr>
          <w:t>latter finding</w:t>
        </w:r>
        <w:proofErr w:type="gramEnd"/>
        <w:r w:rsidR="00302752">
          <w:rPr>
            <w:rFonts w:ascii="Times New Roman" w:hAnsi="Times New Roman" w:cs="Times New Roman"/>
          </w:rPr>
          <w:t xml:space="preserve"> c</w:t>
        </w:r>
      </w:ins>
      <w:ins w:id="1723" w:author="Benton, Deon" w:date="2026-05-22T00:14:00Z" w16du:dateUtc="2026-05-22T05:14:00Z">
        <w:r w:rsidR="00302752">
          <w:rPr>
            <w:rFonts w:ascii="Times New Roman" w:hAnsi="Times New Roman" w:cs="Times New Roman"/>
          </w:rPr>
          <w:t>onflicts with ALIAS’s and infants’ tendency to look numerically longer at the Low, efficient than at the High, i</w:t>
        </w:r>
      </w:ins>
      <w:ins w:id="1724" w:author="Benton, Deon" w:date="2026-05-22T00:15:00Z" w16du:dateUtc="2026-05-22T05:15:00Z">
        <w:r w:rsidR="00302752">
          <w:rPr>
            <w:rFonts w:ascii="Times New Roman" w:hAnsi="Times New Roman" w:cs="Times New Roman"/>
          </w:rPr>
          <w:t>nefficient test event.</w:t>
        </w:r>
      </w:ins>
      <w:ins w:id="1725" w:author="Benton, Deon" w:date="2026-05-22T00:12:00Z" w16du:dateUtc="2026-05-22T05:12:00Z">
        <w:r w:rsidR="00302752">
          <w:rPr>
            <w:rFonts w:ascii="Times New Roman" w:hAnsi="Times New Roman" w:cs="Times New Roman"/>
          </w:rPr>
          <w:t xml:space="preserve"> </w:t>
        </w:r>
      </w:ins>
      <w:ins w:id="1726" w:author="Benton, Deon" w:date="2026-05-22T00:15:00Z" w16du:dateUtc="2026-05-22T05:15:00Z">
        <w:r w:rsidR="00302752">
          <w:rPr>
            <w:rFonts w:ascii="Times New Roman" w:hAnsi="Times New Roman" w:cs="Times New Roman"/>
          </w:rPr>
          <w:t xml:space="preserve">ALIAS-2’s performance </w:t>
        </w:r>
        <w:proofErr w:type="gramStart"/>
        <w:r w:rsidR="00302752">
          <w:rPr>
            <w:rFonts w:ascii="Times New Roman" w:hAnsi="Times New Roman" w:cs="Times New Roman"/>
          </w:rPr>
          <w:t>suggest</w:t>
        </w:r>
        <w:proofErr w:type="gramEnd"/>
        <w:r w:rsidR="00302752">
          <w:rPr>
            <w:rFonts w:ascii="Times New Roman" w:hAnsi="Times New Roman" w:cs="Times New Roman"/>
          </w:rPr>
          <w:t xml:space="preserve"> that associative learning </w:t>
        </w:r>
      </w:ins>
      <w:ins w:id="1727" w:author="Benton, Deon" w:date="2026-05-22T00:16:00Z" w16du:dateUtc="2026-05-22T05:16:00Z">
        <w:r w:rsidR="00302752">
          <w:rPr>
            <w:rFonts w:ascii="Times New Roman" w:hAnsi="Times New Roman" w:cs="Times New Roman"/>
          </w:rPr>
          <w:t>is mostly</w:t>
        </w:r>
      </w:ins>
      <w:r w:rsidR="007B0151">
        <w:rPr>
          <w:rFonts w:ascii="Times New Roman" w:hAnsi="Times New Roman" w:cs="Times New Roman"/>
        </w:rPr>
        <w:t xml:space="preserve"> sufficient to </w:t>
      </w:r>
      <w:r w:rsidR="0021682D">
        <w:rPr>
          <w:rFonts w:ascii="Times New Roman" w:hAnsi="Times New Roman" w:cs="Times New Roman"/>
        </w:rPr>
        <w:t>account for infants’ looking responses across in Liu and Spelke (2017)</w:t>
      </w:r>
      <w:r w:rsidR="00150C8F">
        <w:rPr>
          <w:rFonts w:ascii="Times New Roman" w:hAnsi="Times New Roman" w:cs="Times New Roman"/>
        </w:rPr>
        <w:t xml:space="preserve">; </w:t>
      </w:r>
      <w:ins w:id="1728" w:author="Benton, Deon" w:date="2026-05-17T01:06:00Z" w16du:dateUtc="2026-05-17T06:06:00Z">
        <w:r w:rsidR="00274863">
          <w:rPr>
            <w:rFonts w:ascii="Times New Roman" w:hAnsi="Times New Roman" w:cs="Times New Roman"/>
          </w:rPr>
          <w:t>additional</w:t>
        </w:r>
      </w:ins>
      <w:r w:rsidR="00150C8F">
        <w:rPr>
          <w:rFonts w:ascii="Times New Roman" w:hAnsi="Times New Roman" w:cs="Times New Roman"/>
        </w:rPr>
        <w:t xml:space="preserve"> assumptions </w:t>
      </w:r>
      <w:r w:rsidR="009B5320">
        <w:rPr>
          <w:rFonts w:ascii="Times New Roman" w:hAnsi="Times New Roman" w:cs="Times New Roman"/>
        </w:rPr>
        <w:t xml:space="preserve">about </w:t>
      </w:r>
      <w:ins w:id="1729" w:author="Benton, Deon" w:date="2026-05-17T01:06:00Z" w16du:dateUtc="2026-05-17T06:06:00Z">
        <w:r w:rsidR="00274863">
          <w:rPr>
            <w:rFonts w:ascii="Times New Roman" w:hAnsi="Times New Roman" w:cs="Times New Roman"/>
          </w:rPr>
          <w:t xml:space="preserve">differential barrier salience </w:t>
        </w:r>
      </w:ins>
      <w:ins w:id="1730" w:author="Benton, Deon" w:date="2026-05-22T00:16:00Z" w16du:dateUtc="2026-05-22T05:16:00Z">
        <w:r w:rsidR="00302752">
          <w:rPr>
            <w:rFonts w:ascii="Times New Roman" w:hAnsi="Times New Roman" w:cs="Times New Roman"/>
          </w:rPr>
          <w:t xml:space="preserve">may nonetheless be necessary to capture the full range </w:t>
        </w:r>
      </w:ins>
      <w:ins w:id="1731" w:author="Benton, Deon" w:date="2026-05-22T00:17:00Z" w16du:dateUtc="2026-05-22T05:17:00Z">
        <w:r w:rsidR="00302752">
          <w:rPr>
            <w:rFonts w:ascii="Times New Roman" w:hAnsi="Times New Roman" w:cs="Times New Roman"/>
          </w:rPr>
          <w:t>of results related to the fourth target finding.</w:t>
        </w:r>
      </w:ins>
    </w:p>
    <w:p w14:paraId="3943714A" w14:textId="27E58765" w:rsidR="003A21FB" w:rsidRDefault="005E1414" w:rsidP="00282A7A">
      <w:pPr>
        <w:spacing w:line="480" w:lineRule="auto"/>
        <w:ind w:firstLine="720"/>
        <w:contextualSpacing/>
        <w:rPr>
          <w:ins w:id="1732" w:author="Benton, Deon" w:date="2026-04-28T16:18:00Z" w16du:dateUtc="2026-04-28T21:18:00Z"/>
          <w:rFonts w:ascii="Times New Roman" w:hAnsi="Times New Roman" w:cs="Times New Roman"/>
        </w:rPr>
      </w:pPr>
      <w:ins w:id="1733" w:author="Benton, Deon" w:date="2026-05-22T00:17:00Z" w16du:dateUtc="2026-05-22T05:17:00Z">
        <w:r>
          <w:rPr>
            <w:rFonts w:ascii="Times New Roman" w:hAnsi="Times New Roman" w:cs="Times New Roman"/>
          </w:rPr>
          <w:lastRenderedPageBreak/>
          <w:t>In terms of the mechanistic basis of ALIAS’s be</w:t>
        </w:r>
      </w:ins>
      <w:ins w:id="1734" w:author="Benton, Deon" w:date="2026-05-22T00:18:00Z" w16du:dateUtc="2026-05-22T05:18:00Z">
        <w:r>
          <w:rPr>
            <w:rFonts w:ascii="Times New Roman" w:hAnsi="Times New Roman" w:cs="Times New Roman"/>
          </w:rPr>
          <w:t xml:space="preserve">havior, </w:t>
        </w:r>
      </w:ins>
      <w:ins w:id="1735" w:author="Benton, Deon" w:date="2026-05-22T02:09:00Z" w16du:dateUtc="2026-05-22T07:09:00Z">
        <w:r w:rsidR="006C2CB8" w:rsidRPr="006C2CB8">
          <w:rPr>
            <w:rFonts w:ascii="Times New Roman" w:hAnsi="Times New Roman" w:cs="Times New Roman"/>
          </w:rPr>
          <w:t>the reason networks showed heightened looking to the High, inefficient test event</w:t>
        </w:r>
        <w:r w:rsidR="006C2CB8">
          <w:rPr>
            <w:rFonts w:ascii="Times New Roman" w:hAnsi="Times New Roman" w:cs="Times New Roman"/>
          </w:rPr>
          <w:t xml:space="preserve"> during Experiments 1 and 3</w:t>
        </w:r>
        <w:r w:rsidR="006C2CB8" w:rsidRPr="006C2CB8">
          <w:rPr>
            <w:rFonts w:ascii="Times New Roman" w:hAnsi="Times New Roman" w:cs="Times New Roman"/>
          </w:rPr>
          <w:t xml:space="preserve"> is that the presentation of a small obstacle, high jump, and substantial vertical clearance during the High, inefficient test event violated the association that networks formed among a small obstacle, low jump, small vertical clearance during the pretraining phase. </w:t>
        </w:r>
      </w:ins>
      <w:ins w:id="1736" w:author="Benton, Deon" w:date="2026-05-15T21:29:00Z" w16du:dateUtc="2026-05-16T02:29:00Z">
        <w:r w:rsidR="00756E4C">
          <w:rPr>
            <w:rFonts w:ascii="Times New Roman" w:hAnsi="Times New Roman" w:cs="Times New Roman"/>
          </w:rPr>
          <w:t xml:space="preserve">In contrast, </w:t>
        </w:r>
      </w:ins>
      <w:ins w:id="1737" w:author="Benton, Deon" w:date="2026-05-22T02:11:00Z" w16du:dateUtc="2026-05-22T07:11:00Z">
        <w:r w:rsidR="006C2CB8">
          <w:rPr>
            <w:rFonts w:ascii="Times New Roman" w:hAnsi="Times New Roman" w:cs="Times New Roman"/>
          </w:rPr>
          <w:t xml:space="preserve">the reason networks showed attenuated looking </w:t>
        </w:r>
        <w:proofErr w:type="gramStart"/>
        <w:r w:rsidR="006C2CB8">
          <w:rPr>
            <w:rFonts w:ascii="Times New Roman" w:hAnsi="Times New Roman" w:cs="Times New Roman"/>
          </w:rPr>
          <w:t>to</w:t>
        </w:r>
        <w:proofErr w:type="gramEnd"/>
        <w:r w:rsidR="006C2CB8">
          <w:rPr>
            <w:rFonts w:ascii="Times New Roman" w:hAnsi="Times New Roman" w:cs="Times New Roman"/>
          </w:rPr>
          <w:t xml:space="preserve"> the Low, efficient test event during the same experiments is that </w:t>
        </w:r>
      </w:ins>
      <w:ins w:id="1738" w:author="Benton, Deon" w:date="2026-05-15T21:29:00Z" w16du:dateUtc="2026-05-16T02:29:00Z">
        <w:r w:rsidR="00756E4C">
          <w:rPr>
            <w:rFonts w:ascii="Times New Roman" w:hAnsi="Times New Roman" w:cs="Times New Roman"/>
          </w:rPr>
          <w:t xml:space="preserve">the visual information </w:t>
        </w:r>
      </w:ins>
      <w:ins w:id="1739" w:author="Benton, Deon" w:date="2026-05-22T02:11:00Z" w16du:dateUtc="2026-05-22T07:11:00Z">
        <w:r w:rsidR="006C2CB8">
          <w:rPr>
            <w:rFonts w:ascii="Times New Roman" w:hAnsi="Times New Roman" w:cs="Times New Roman"/>
          </w:rPr>
          <w:t>associated with this event</w:t>
        </w:r>
      </w:ins>
      <w:ins w:id="1740" w:author="Benton, Deon" w:date="2026-05-22T02:12:00Z" w16du:dateUtc="2026-05-22T07:12:00Z">
        <w:r w:rsidR="006C2CB8">
          <w:rPr>
            <w:rFonts w:ascii="Times New Roman" w:hAnsi="Times New Roman" w:cs="Times New Roman"/>
          </w:rPr>
          <w:t xml:space="preserve"> (e.g., a small obstacle, low jump, and low vertical clearance) </w:t>
        </w:r>
      </w:ins>
      <w:ins w:id="1741" w:author="Benton, Deon" w:date="2026-05-17T01:14:00Z" w16du:dateUtc="2026-05-17T06:14:00Z">
        <w:r w:rsidR="00282A7A">
          <w:rPr>
            <w:rFonts w:ascii="Times New Roman" w:hAnsi="Times New Roman" w:cs="Times New Roman"/>
          </w:rPr>
          <w:t xml:space="preserve"> </w:t>
        </w:r>
      </w:ins>
      <w:ins w:id="1742" w:author="Benton, Deon" w:date="2026-05-22T02:12:00Z" w16du:dateUtc="2026-05-22T07:12:00Z">
        <w:r w:rsidR="006C2CB8">
          <w:rPr>
            <w:rFonts w:ascii="Times New Roman" w:hAnsi="Times New Roman" w:cs="Times New Roman"/>
          </w:rPr>
          <w:t xml:space="preserve">overlapped with that </w:t>
        </w:r>
      </w:ins>
      <w:ins w:id="1743" w:author="Benton, Deon" w:date="2026-05-22T02:11:00Z" w16du:dateUtc="2026-05-22T07:11:00Z">
        <w:r w:rsidR="006C2CB8">
          <w:rPr>
            <w:rFonts w:ascii="Times New Roman" w:hAnsi="Times New Roman" w:cs="Times New Roman"/>
          </w:rPr>
          <w:t>experienced during pretraining</w:t>
        </w:r>
      </w:ins>
      <w:ins w:id="1744" w:author="Benton, Deon" w:date="2026-05-22T02:12:00Z" w16du:dateUtc="2026-05-22T07:12:00Z">
        <w:r w:rsidR="006C2CB8">
          <w:rPr>
            <w:rFonts w:ascii="Times New Roman" w:hAnsi="Times New Roman" w:cs="Times New Roman"/>
          </w:rPr>
          <w:t xml:space="preserve"> (e.g., a small obstacle, low jump, and low vertical clearance)</w:t>
        </w:r>
      </w:ins>
      <w:ins w:id="1745" w:author="Benton, Deon" w:date="2026-05-22T02:11:00Z" w16du:dateUtc="2026-05-22T07:11:00Z">
        <w:r w:rsidR="006C2CB8">
          <w:rPr>
            <w:rFonts w:ascii="Times New Roman" w:hAnsi="Times New Roman" w:cs="Times New Roman"/>
          </w:rPr>
          <w:t xml:space="preserve">. </w:t>
        </w:r>
      </w:ins>
      <w:ins w:id="1746" w:author="Benton, Deon" w:date="2026-05-15T21:29:00Z" w16du:dateUtc="2026-05-16T02:29:00Z">
        <w:r w:rsidR="00756E4C">
          <w:rPr>
            <w:rFonts w:ascii="Times New Roman" w:hAnsi="Times New Roman" w:cs="Times New Roman"/>
          </w:rPr>
          <w:t xml:space="preserve"> </w:t>
        </w:r>
      </w:ins>
    </w:p>
    <w:p w14:paraId="3570B0DF" w14:textId="3DEC11AA" w:rsidR="006B67C9" w:rsidRDefault="008B7659" w:rsidP="00E407C6">
      <w:pPr>
        <w:spacing w:line="480" w:lineRule="auto"/>
        <w:contextualSpacing/>
        <w:rPr>
          <w:rFonts w:ascii="Times New Roman" w:hAnsi="Times New Roman" w:cs="Times New Roman"/>
        </w:rPr>
      </w:pPr>
      <w:r>
        <w:rPr>
          <w:rFonts w:ascii="Times New Roman" w:hAnsi="Times New Roman" w:cs="Times New Roman"/>
        </w:rPr>
        <w:tab/>
      </w:r>
      <w:ins w:id="1747" w:author="Benton, Deon" w:date="2026-05-22T02:18:00Z" w16du:dateUtc="2026-05-22T07:18:00Z">
        <w:r w:rsidR="00A047E6" w:rsidRPr="00A047E6">
          <w:rPr>
            <w:rFonts w:ascii="Times New Roman" w:hAnsi="Times New Roman" w:cs="Times New Roman"/>
          </w:rPr>
          <w:t xml:space="preserve">The goal of this simulation was to determine whether ALIAS could reproduce </w:t>
        </w:r>
      </w:ins>
      <w:ins w:id="1748" w:author="Benton, Deon" w:date="2026-05-22T02:19:00Z" w16du:dateUtc="2026-05-22T07:19:00Z">
        <w:r w:rsidR="00A047E6">
          <w:rPr>
            <w:rFonts w:ascii="Times New Roman" w:hAnsi="Times New Roman" w:cs="Times New Roman"/>
          </w:rPr>
          <w:t xml:space="preserve">the find that </w:t>
        </w:r>
      </w:ins>
      <w:ins w:id="1749" w:author="Benton, Deon" w:date="2026-05-22T02:18:00Z" w16du:dateUtc="2026-05-22T07:18:00Z">
        <w:r w:rsidR="00A047E6" w:rsidRPr="00A047E6">
          <w:rPr>
            <w:rFonts w:ascii="Times New Roman" w:hAnsi="Times New Roman" w:cs="Times New Roman"/>
          </w:rPr>
          <w:t>infants</w:t>
        </w:r>
      </w:ins>
      <w:ins w:id="1750" w:author="Benton, Deon" w:date="2026-05-22T02:19:00Z" w16du:dateUtc="2026-05-22T07:19:00Z">
        <w:r w:rsidR="00A047E6">
          <w:rPr>
            <w:rFonts w:ascii="Times New Roman" w:hAnsi="Times New Roman" w:cs="Times New Roman"/>
          </w:rPr>
          <w:t xml:space="preserve"> can apparently</w:t>
        </w:r>
      </w:ins>
      <w:ins w:id="1751" w:author="Benton, Deon" w:date="2026-05-22T02:18:00Z" w16du:dateUtc="2026-05-22T07:18:00Z">
        <w:r w:rsidR="00A047E6" w:rsidRPr="00A047E6">
          <w:rPr>
            <w:rFonts w:ascii="Times New Roman" w:hAnsi="Times New Roman" w:cs="Times New Roman"/>
          </w:rPr>
          <w:t xml:space="preserve"> represent action efficiency in a graded or continuous manner. </w:t>
        </w:r>
      </w:ins>
      <w:ins w:id="1752" w:author="Benton, Deon" w:date="2026-05-22T02:21:00Z" w16du:dateUtc="2026-05-22T07:21:00Z">
        <w:r w:rsidR="00A047E6">
          <w:rPr>
            <w:rFonts w:ascii="Times New Roman" w:hAnsi="Times New Roman" w:cs="Times New Roman"/>
          </w:rPr>
          <w:t>The results revea</w:t>
        </w:r>
      </w:ins>
      <w:ins w:id="1753" w:author="Benton, Deon" w:date="2026-05-22T02:22:00Z" w16du:dateUtc="2026-05-22T07:22:00Z">
        <w:r w:rsidR="00A047E6">
          <w:rPr>
            <w:rFonts w:ascii="Times New Roman" w:hAnsi="Times New Roman" w:cs="Times New Roman"/>
          </w:rPr>
          <w:t>led that</w:t>
        </w:r>
      </w:ins>
      <w:ins w:id="1754" w:author="Benton, Deon" w:date="2026-05-22T02:25:00Z" w16du:dateUtc="2026-05-22T07:25:00Z">
        <w:r w:rsidR="00D767C4">
          <w:rPr>
            <w:rFonts w:ascii="Times New Roman" w:hAnsi="Times New Roman" w:cs="Times New Roman"/>
          </w:rPr>
          <w:t xml:space="preserve"> not only could</w:t>
        </w:r>
      </w:ins>
      <w:ins w:id="1755" w:author="Benton, Deon" w:date="2026-05-22T02:22:00Z" w16du:dateUtc="2026-05-22T07:22:00Z">
        <w:r w:rsidR="00A047E6">
          <w:rPr>
            <w:rFonts w:ascii="Times New Roman" w:hAnsi="Times New Roman" w:cs="Times New Roman"/>
          </w:rPr>
          <w:t xml:space="preserve"> ALIAS </w:t>
        </w:r>
      </w:ins>
      <w:ins w:id="1756" w:author="Benton, Deon" w:date="2026-05-22T02:25:00Z" w16du:dateUtc="2026-05-22T07:25:00Z">
        <w:r w:rsidR="00D767C4">
          <w:rPr>
            <w:rFonts w:ascii="Times New Roman" w:hAnsi="Times New Roman" w:cs="Times New Roman"/>
          </w:rPr>
          <w:t xml:space="preserve">capture the fourth target finding, </w:t>
        </w:r>
      </w:ins>
      <w:ins w:id="1757" w:author="Benton, Deon" w:date="2026-05-22T02:26:00Z" w16du:dateUtc="2026-05-22T07:26:00Z">
        <w:r w:rsidR="00D767C4">
          <w:rPr>
            <w:rFonts w:ascii="Times New Roman" w:hAnsi="Times New Roman" w:cs="Times New Roman"/>
          </w:rPr>
          <w:t xml:space="preserve">but it provided a better qualitative fit to the data than ALIAS-2. This </w:t>
        </w:r>
        <w:proofErr w:type="gramStart"/>
        <w:r w:rsidR="00D767C4">
          <w:rPr>
            <w:rFonts w:ascii="Times New Roman" w:hAnsi="Times New Roman" w:cs="Times New Roman"/>
          </w:rPr>
          <w:t>suggest</w:t>
        </w:r>
        <w:proofErr w:type="gramEnd"/>
        <w:r w:rsidR="00D767C4">
          <w:rPr>
            <w:rFonts w:ascii="Times New Roman" w:hAnsi="Times New Roman" w:cs="Times New Roman"/>
          </w:rPr>
          <w:t xml:space="preserve"> that</w:t>
        </w:r>
      </w:ins>
      <w:ins w:id="1758" w:author="Benton, Deon" w:date="2026-05-22T02:27:00Z" w16du:dateUtc="2026-05-22T07:27:00Z">
        <w:r w:rsidR="00D767C4">
          <w:rPr>
            <w:rFonts w:ascii="Times New Roman" w:hAnsi="Times New Roman" w:cs="Times New Roman"/>
          </w:rPr>
          <w:t xml:space="preserve"> associative learning—combined with the assumption that obstacles that are peripheral to curved motion—have reduced salience</w:t>
        </w:r>
      </w:ins>
      <w:ins w:id="1759" w:author="Benton, Deon" w:date="2026-05-22T02:26:00Z" w16du:dateUtc="2026-05-22T07:26:00Z">
        <w:r w:rsidR="00D767C4">
          <w:rPr>
            <w:rFonts w:ascii="Times New Roman" w:hAnsi="Times New Roman" w:cs="Times New Roman"/>
          </w:rPr>
          <w:t xml:space="preserve"> is necessary to reproduce infants’ looking responses across the experiments in Liu and Spelke (2013)</w:t>
        </w:r>
      </w:ins>
      <w:ins w:id="1760" w:author="Benton, Deon" w:date="2026-05-22T02:22:00Z" w16du:dateUtc="2026-05-22T07:22:00Z">
        <w:r w:rsidR="00A047E6">
          <w:rPr>
            <w:rFonts w:ascii="Times New Roman" w:hAnsi="Times New Roman" w:cs="Times New Roman"/>
          </w:rPr>
          <w:t xml:space="preserve">. </w:t>
        </w:r>
      </w:ins>
      <w:ins w:id="1761" w:author="Benton, Deon" w:date="2026-05-22T02:28:00Z" w16du:dateUtc="2026-05-22T07:28:00Z">
        <w:r w:rsidR="00D767C4">
          <w:rPr>
            <w:rFonts w:ascii="Times New Roman" w:hAnsi="Times New Roman" w:cs="Times New Roman"/>
          </w:rPr>
          <w:t>By contrast</w:t>
        </w:r>
      </w:ins>
      <w:r w:rsidR="00CF3BF7" w:rsidRPr="00CF3BF7">
        <w:rPr>
          <w:rFonts w:ascii="Times New Roman" w:hAnsi="Times New Roman" w:cs="Times New Roman"/>
        </w:rPr>
        <w:t>, OM10</w:t>
      </w:r>
      <w:ins w:id="1762" w:author="Benton, Deon" w:date="2026-05-17T01:15:00Z" w16du:dateUtc="2026-05-17T06:15:00Z">
        <w:r w:rsidR="00FA481C">
          <w:rPr>
            <w:rFonts w:ascii="Times New Roman" w:hAnsi="Times New Roman" w:cs="Times New Roman"/>
          </w:rPr>
          <w:t>-2</w:t>
        </w:r>
      </w:ins>
      <w:r w:rsidR="00CF3BF7" w:rsidRPr="00CF3BF7">
        <w:rPr>
          <w:rFonts w:ascii="Times New Roman" w:hAnsi="Times New Roman" w:cs="Times New Roman"/>
        </w:rPr>
        <w:t xml:space="preserve"> was unable to</w:t>
      </w:r>
      <w:del w:id="1763" w:author="Benton, Deon" w:date="2026-05-17T01:16:00Z" w16du:dateUtc="2026-05-17T06:16:00Z">
        <w:r w:rsidR="00CF3BF7" w:rsidRPr="00CF3BF7" w:rsidDel="00FA481C">
          <w:rPr>
            <w:rFonts w:ascii="Times New Roman" w:hAnsi="Times New Roman" w:cs="Times New Roman"/>
          </w:rPr>
          <w:delText xml:space="preserve"> </w:delText>
        </w:r>
      </w:del>
      <w:r w:rsidR="00CF3BF7" w:rsidRPr="00CF3BF7">
        <w:rPr>
          <w:rFonts w:ascii="Times New Roman" w:hAnsi="Times New Roman" w:cs="Times New Roman"/>
        </w:rPr>
        <w:t xml:space="preserve"> account for </w:t>
      </w:r>
      <w:ins w:id="1764" w:author="Benton, Deon" w:date="2026-05-22T02:28:00Z" w16du:dateUtc="2026-05-22T07:28:00Z">
        <w:r w:rsidR="005C5DC0">
          <w:rPr>
            <w:rFonts w:ascii="Times New Roman" w:hAnsi="Times New Roman" w:cs="Times New Roman"/>
          </w:rPr>
          <w:t>these findings, whic</w:t>
        </w:r>
      </w:ins>
      <w:ins w:id="1765" w:author="Benton, Deon" w:date="2026-05-22T02:29:00Z" w16du:dateUtc="2026-05-22T07:29:00Z">
        <w:r w:rsidR="005C5DC0">
          <w:rPr>
            <w:rFonts w:ascii="Times New Roman" w:hAnsi="Times New Roman" w:cs="Times New Roman"/>
          </w:rPr>
          <w:t>h</w:t>
        </w:r>
      </w:ins>
      <w:r w:rsidR="00CF3BF7" w:rsidRPr="00CF3BF7">
        <w:rPr>
          <w:rFonts w:ascii="Times New Roman" w:hAnsi="Times New Roman" w:cs="Times New Roman"/>
        </w:rPr>
        <w:t xml:space="preserve"> suggests that simply improving a connectionist model’s fidelity to the</w:t>
      </w:r>
      <w:ins w:id="1766" w:author="Benton, Deon" w:date="2026-05-22T02:29:00Z" w16du:dateUtc="2026-05-22T07:29:00Z">
        <w:r w:rsidR="005C5DC0">
          <w:rPr>
            <w:rFonts w:ascii="Times New Roman" w:hAnsi="Times New Roman" w:cs="Times New Roman"/>
          </w:rPr>
          <w:t xml:space="preserve"> structure of a task</w:t>
        </w:r>
      </w:ins>
      <w:r w:rsidR="00CF3BF7" w:rsidRPr="00CF3BF7">
        <w:rPr>
          <w:rFonts w:ascii="Times New Roman" w:hAnsi="Times New Roman" w:cs="Times New Roman"/>
        </w:rPr>
        <w:t xml:space="preserve"> </w:t>
      </w:r>
      <w:ins w:id="1767" w:author="Benton, Deon" w:date="2026-05-22T02:29:00Z" w16du:dateUtc="2026-05-22T07:29:00Z">
        <w:r w:rsidR="005C5DC0">
          <w:rPr>
            <w:rFonts w:ascii="Times New Roman" w:hAnsi="Times New Roman" w:cs="Times New Roman"/>
          </w:rPr>
          <w:t>is insufficient.</w:t>
        </w:r>
      </w:ins>
      <w:r w:rsidR="00CF3BF7" w:rsidRPr="00CF3BF7">
        <w:rPr>
          <w:rFonts w:ascii="Times New Roman" w:hAnsi="Times New Roman" w:cs="Times New Roman"/>
        </w:rPr>
        <w:t xml:space="preserve"> </w:t>
      </w:r>
    </w:p>
    <w:p w14:paraId="5C1A08E7" w14:textId="788CF0AA" w:rsidR="00B83463" w:rsidRDefault="00C51108" w:rsidP="00B83463">
      <w:pPr>
        <w:spacing w:line="480" w:lineRule="auto"/>
        <w:contextualSpacing/>
        <w:rPr>
          <w:ins w:id="1768" w:author="Benton, Deon" w:date="2026-05-22T02:43:00Z" w16du:dateUtc="2026-05-22T07:43:00Z"/>
          <w:rFonts w:ascii="Times New Roman" w:hAnsi="Times New Roman" w:cs="Times New Roman"/>
        </w:rPr>
      </w:pPr>
      <w:r>
        <w:rPr>
          <w:rFonts w:ascii="Times New Roman" w:hAnsi="Times New Roman" w:cs="Times New Roman"/>
        </w:rPr>
        <w:tab/>
      </w:r>
      <w:ins w:id="1769" w:author="Benton, Deon" w:date="2026-05-22T02:30:00Z" w16du:dateUtc="2026-05-22T07:30:00Z">
        <w:r w:rsidR="005C5DC0" w:rsidRPr="005C5DC0">
          <w:rPr>
            <w:rFonts w:ascii="Times New Roman" w:hAnsi="Times New Roman" w:cs="Times New Roman"/>
          </w:rPr>
          <w:t xml:space="preserve">Despite </w:t>
        </w:r>
      </w:ins>
      <w:ins w:id="1770" w:author="Benton, Deon" w:date="2026-05-22T02:31:00Z" w16du:dateUtc="2026-05-22T07:31:00Z">
        <w:r w:rsidR="005C5DC0">
          <w:rPr>
            <w:rFonts w:ascii="Times New Roman" w:hAnsi="Times New Roman" w:cs="Times New Roman"/>
          </w:rPr>
          <w:t>ALIAS’s success in reproducing the first four target findings</w:t>
        </w:r>
      </w:ins>
      <w:ins w:id="1771" w:author="Benton, Deon" w:date="2026-05-22T02:30:00Z" w16du:dateUtc="2026-05-22T07:30:00Z">
        <w:r w:rsidR="005C5DC0" w:rsidRPr="005C5DC0">
          <w:rPr>
            <w:rFonts w:ascii="Times New Roman" w:hAnsi="Times New Roman" w:cs="Times New Roman"/>
          </w:rPr>
          <w:t xml:space="preserve">, it remained important to </w:t>
        </w:r>
      </w:ins>
      <w:ins w:id="1772" w:author="Benton, Deon" w:date="2026-05-22T02:31:00Z" w16du:dateUtc="2026-05-22T07:31:00Z">
        <w:r w:rsidR="005C5DC0">
          <w:rPr>
            <w:rFonts w:ascii="Times New Roman" w:hAnsi="Times New Roman" w:cs="Times New Roman"/>
          </w:rPr>
          <w:t>demonstrate that this model</w:t>
        </w:r>
      </w:ins>
      <w:ins w:id="1773" w:author="Benton, Deon" w:date="2026-05-22T02:30:00Z" w16du:dateUtc="2026-05-22T07:30:00Z">
        <w:r w:rsidR="005C5DC0" w:rsidRPr="005C5DC0">
          <w:rPr>
            <w:rFonts w:ascii="Times New Roman" w:hAnsi="Times New Roman" w:cs="Times New Roman"/>
          </w:rPr>
          <w:t xml:space="preserve"> could </w:t>
        </w:r>
      </w:ins>
      <w:ins w:id="1774" w:author="Benton, Deon" w:date="2026-05-22T02:32:00Z" w16du:dateUtc="2026-05-22T07:32:00Z">
        <w:r w:rsidR="005C5DC0">
          <w:rPr>
            <w:rFonts w:ascii="Times New Roman" w:hAnsi="Times New Roman" w:cs="Times New Roman"/>
          </w:rPr>
          <w:t>also capture the finding that much</w:t>
        </w:r>
      </w:ins>
      <w:ins w:id="1775" w:author="Benton, Deon" w:date="2026-05-22T02:30:00Z" w16du:dateUtc="2026-05-22T07:30:00Z">
        <w:r w:rsidR="005C5DC0" w:rsidRPr="005C5DC0">
          <w:rPr>
            <w:rFonts w:ascii="Times New Roman" w:hAnsi="Times New Roman" w:cs="Times New Roman"/>
          </w:rPr>
          <w:t xml:space="preserve"> younger infants </w:t>
        </w:r>
      </w:ins>
      <w:ins w:id="1776" w:author="Benton, Deon" w:date="2026-05-22T02:32:00Z" w16du:dateUtc="2026-05-22T07:32:00Z">
        <w:r w:rsidR="005C5DC0">
          <w:rPr>
            <w:rFonts w:ascii="Times New Roman" w:hAnsi="Times New Roman" w:cs="Times New Roman"/>
          </w:rPr>
          <w:t>appear to be sensitive to an action’s efficiency.</w:t>
        </w:r>
      </w:ins>
      <w:ins w:id="1777" w:author="Benton, Deon" w:date="2026-05-22T02:30:00Z" w16du:dateUtc="2026-05-22T07:30:00Z">
        <w:r w:rsidR="005C5DC0" w:rsidRPr="005C5DC0">
          <w:rPr>
            <w:rFonts w:ascii="Times New Roman" w:hAnsi="Times New Roman" w:cs="Times New Roman"/>
          </w:rPr>
          <w:t xml:space="preserve"> Of </w:t>
        </w:r>
        <w:proofErr w:type="gramStart"/>
        <w:r w:rsidR="005C5DC0" w:rsidRPr="005C5DC0">
          <w:rPr>
            <w:rFonts w:ascii="Times New Roman" w:hAnsi="Times New Roman" w:cs="Times New Roman"/>
          </w:rPr>
          <w:t xml:space="preserve">particular </w:t>
        </w:r>
      </w:ins>
      <w:ins w:id="1778" w:author="Benton, Deon" w:date="2026-05-22T02:36:00Z" w16du:dateUtc="2026-05-22T07:36:00Z">
        <w:r w:rsidR="00A8146F">
          <w:rPr>
            <w:rFonts w:ascii="Times New Roman" w:hAnsi="Times New Roman" w:cs="Times New Roman"/>
          </w:rPr>
          <w:t>note</w:t>
        </w:r>
      </w:ins>
      <w:proofErr w:type="gramEnd"/>
      <w:ins w:id="1779" w:author="Benton, Deon" w:date="2026-05-22T02:30:00Z" w16du:dateUtc="2026-05-22T07:30:00Z">
        <w:r w:rsidR="005C5DC0" w:rsidRPr="005C5DC0">
          <w:rPr>
            <w:rFonts w:ascii="Times New Roman" w:hAnsi="Times New Roman" w:cs="Times New Roman"/>
          </w:rPr>
          <w:t xml:space="preserve"> </w:t>
        </w:r>
      </w:ins>
      <w:ins w:id="1780" w:author="Benton, Deon" w:date="2026-05-22T02:33:00Z" w16du:dateUtc="2026-05-22T07:33:00Z">
        <w:r w:rsidR="005C5DC0">
          <w:rPr>
            <w:rFonts w:ascii="Times New Roman" w:hAnsi="Times New Roman" w:cs="Times New Roman"/>
          </w:rPr>
          <w:t xml:space="preserve">here </w:t>
        </w:r>
      </w:ins>
      <w:ins w:id="1781" w:author="Benton, Deon" w:date="2026-05-22T02:35:00Z" w16du:dateUtc="2026-05-22T07:35:00Z">
        <w:r w:rsidR="00016948">
          <w:rPr>
            <w:rFonts w:ascii="Times New Roman" w:hAnsi="Times New Roman" w:cs="Times New Roman"/>
          </w:rPr>
          <w:t xml:space="preserve">is </w:t>
        </w:r>
      </w:ins>
      <w:ins w:id="1782" w:author="Benton, Deon" w:date="2026-05-22T02:37:00Z" w16du:dateUtc="2026-05-22T07:37:00Z">
        <w:r w:rsidR="00A8146F">
          <w:rPr>
            <w:rFonts w:ascii="Times New Roman" w:hAnsi="Times New Roman" w:cs="Times New Roman"/>
          </w:rPr>
          <w:t>Skerry et al.’s (2013) finding</w:t>
        </w:r>
      </w:ins>
      <w:ins w:id="1783" w:author="Benton, Deon" w:date="2026-05-22T02:35:00Z" w16du:dateUtc="2026-05-22T07:35:00Z">
        <w:r w:rsidR="00A8146F">
          <w:rPr>
            <w:rFonts w:ascii="Times New Roman" w:hAnsi="Times New Roman" w:cs="Times New Roman"/>
          </w:rPr>
          <w:t xml:space="preserve"> </w:t>
        </w:r>
      </w:ins>
      <w:ins w:id="1784" w:author="Benton, Deon" w:date="2026-05-22T02:37:00Z" w16du:dateUtc="2026-05-22T07:37:00Z">
        <w:r w:rsidR="00A8146F">
          <w:rPr>
            <w:rFonts w:ascii="Times New Roman" w:hAnsi="Times New Roman" w:cs="Times New Roman"/>
          </w:rPr>
          <w:t xml:space="preserve">that a </w:t>
        </w:r>
      </w:ins>
      <w:ins w:id="1785" w:author="Benton, Deon" w:date="2026-05-22T02:35:00Z" w16du:dateUtc="2026-05-22T07:35:00Z">
        <w:r w:rsidR="00A8146F">
          <w:rPr>
            <w:rFonts w:ascii="Times New Roman" w:hAnsi="Times New Roman" w:cs="Times New Roman"/>
          </w:rPr>
          <w:t>small amount of</w:t>
        </w:r>
      </w:ins>
      <w:ins w:id="1786" w:author="Benton, Deon" w:date="2026-05-22T02:30:00Z" w16du:dateUtc="2026-05-22T07:30:00Z">
        <w:r w:rsidR="005C5DC0" w:rsidRPr="005C5DC0">
          <w:rPr>
            <w:rFonts w:ascii="Times New Roman" w:hAnsi="Times New Roman" w:cs="Times New Roman"/>
          </w:rPr>
          <w:t xml:space="preserve"> sticky-mitten reaching experience was </w:t>
        </w:r>
      </w:ins>
      <w:ins w:id="1787" w:author="Benton, Deon" w:date="2026-05-22T02:36:00Z" w16du:dateUtc="2026-05-22T07:36:00Z">
        <w:r w:rsidR="00A8146F">
          <w:rPr>
            <w:rFonts w:ascii="Times New Roman" w:hAnsi="Times New Roman" w:cs="Times New Roman"/>
          </w:rPr>
          <w:t>sufficient for pre-reaching 3-month-olds to show looking patterns that resembled those</w:t>
        </w:r>
      </w:ins>
      <w:ins w:id="1788" w:author="Benton, Deon" w:date="2026-05-22T02:30:00Z" w16du:dateUtc="2026-05-22T07:30:00Z">
        <w:r w:rsidR="005C5DC0" w:rsidRPr="005C5DC0">
          <w:rPr>
            <w:rFonts w:ascii="Times New Roman" w:hAnsi="Times New Roman" w:cs="Times New Roman"/>
          </w:rPr>
          <w:t xml:space="preserve"> of older infants.</w:t>
        </w:r>
      </w:ins>
      <w:ins w:id="1789" w:author="Benton, Deon" w:date="2026-05-22T02:37:00Z" w16du:dateUtc="2026-05-22T07:37:00Z">
        <w:r w:rsidR="00A8146F">
          <w:rPr>
            <w:rFonts w:ascii="Times New Roman" w:hAnsi="Times New Roman" w:cs="Times New Roman"/>
          </w:rPr>
          <w:t xml:space="preserve"> </w:t>
        </w:r>
      </w:ins>
      <w:ins w:id="1790" w:author="Benton, Deon" w:date="2026-05-22T02:55:00Z" w16du:dateUtc="2026-05-22T07:55:00Z">
        <w:r w:rsidR="00214CFE">
          <w:rPr>
            <w:rFonts w:ascii="Times New Roman" w:hAnsi="Times New Roman" w:cs="Times New Roman"/>
          </w:rPr>
          <w:t>S</w:t>
        </w:r>
        <w:r w:rsidR="00214CFE" w:rsidRPr="00214CFE">
          <w:rPr>
            <w:rFonts w:ascii="Times New Roman" w:hAnsi="Times New Roman" w:cs="Times New Roman"/>
          </w:rPr>
          <w:t xml:space="preserve">imulation 5 tested whether, in the absence of extensive action-observation experience during pretraining, </w:t>
        </w:r>
        <w:r w:rsidR="00214CFE" w:rsidRPr="00214CFE">
          <w:rPr>
            <w:rFonts w:ascii="Times New Roman" w:hAnsi="Times New Roman" w:cs="Times New Roman"/>
          </w:rPr>
          <w:lastRenderedPageBreak/>
          <w:t xml:space="preserve">the </w:t>
        </w:r>
      </w:ins>
      <w:ins w:id="1791" w:author="Benton, Deon" w:date="2026-05-22T02:56:00Z" w16du:dateUtc="2026-05-22T07:56:00Z">
        <w:r w:rsidR="00214CFE">
          <w:rPr>
            <w:rFonts w:ascii="Times New Roman" w:hAnsi="Times New Roman" w:cs="Times New Roman"/>
          </w:rPr>
          <w:t>notion that</w:t>
        </w:r>
      </w:ins>
      <w:ins w:id="1792" w:author="Benton, Deon" w:date="2026-05-22T02:55:00Z" w16du:dateUtc="2026-05-22T07:55:00Z">
        <w:r w:rsidR="00214CFE" w:rsidRPr="00214CFE">
          <w:rPr>
            <w:rFonts w:ascii="Times New Roman" w:hAnsi="Times New Roman" w:cs="Times New Roman"/>
          </w:rPr>
          <w:t xml:space="preserve"> effective action experience temporarily heightens infants’ attention to their own straight reaching trajectories—</w:t>
        </w:r>
      </w:ins>
      <w:ins w:id="1793" w:author="Benton, Deon" w:date="2026-05-22T02:56:00Z" w16du:dateUtc="2026-05-22T07:56:00Z">
        <w:r w:rsidR="00214CFE">
          <w:rPr>
            <w:rFonts w:ascii="Times New Roman" w:hAnsi="Times New Roman" w:cs="Times New Roman"/>
          </w:rPr>
          <w:t>such that a</w:t>
        </w:r>
      </w:ins>
      <w:ins w:id="1794" w:author="Benton, Deon" w:date="2026-05-22T02:55:00Z" w16du:dateUtc="2026-05-22T07:55:00Z">
        <w:r w:rsidR="00214CFE" w:rsidRPr="00214CFE">
          <w:rPr>
            <w:rFonts w:ascii="Times New Roman" w:hAnsi="Times New Roman" w:cs="Times New Roman"/>
          </w:rPr>
          <w:t xml:space="preserve"> subsequent </w:t>
        </w:r>
      </w:ins>
      <w:ins w:id="1795" w:author="Benton, Deon" w:date="2026-05-22T02:56:00Z" w16du:dateUtc="2026-05-22T07:56:00Z">
        <w:r w:rsidR="00214CFE">
          <w:rPr>
            <w:rFonts w:ascii="Times New Roman" w:hAnsi="Times New Roman" w:cs="Times New Roman"/>
          </w:rPr>
          <w:t>straight trajectory event is rendered relatively more familiar than curved</w:t>
        </w:r>
        <w:r w:rsidR="009144A4">
          <w:rPr>
            <w:rFonts w:ascii="Times New Roman" w:hAnsi="Times New Roman" w:cs="Times New Roman"/>
          </w:rPr>
          <w:t xml:space="preserve"> tr</w:t>
        </w:r>
      </w:ins>
      <w:ins w:id="1796" w:author="Benton, Deon" w:date="2026-05-22T02:57:00Z" w16du:dateUtc="2026-05-22T07:57:00Z">
        <w:r w:rsidR="009144A4">
          <w:rPr>
            <w:rFonts w:ascii="Times New Roman" w:hAnsi="Times New Roman" w:cs="Times New Roman"/>
          </w:rPr>
          <w:t>ajectory event</w:t>
        </w:r>
      </w:ins>
      <w:ins w:id="1797" w:author="Benton, Deon" w:date="2026-05-22T02:55:00Z" w16du:dateUtc="2026-05-22T07:55:00Z">
        <w:r w:rsidR="00214CFE" w:rsidRPr="00214CFE">
          <w:rPr>
            <w:rFonts w:ascii="Times New Roman" w:hAnsi="Times New Roman" w:cs="Times New Roman"/>
          </w:rPr>
          <w:t>—would enable ALIAS to capture the fourth target finding.</w:t>
        </w:r>
        <w:r w:rsidR="00214CFE">
          <w:rPr>
            <w:rFonts w:ascii="Times New Roman" w:hAnsi="Times New Roman" w:cs="Times New Roman"/>
          </w:rPr>
          <w:t xml:space="preserve"> </w:t>
        </w:r>
      </w:ins>
      <w:ins w:id="1798" w:author="Benton, Deon" w:date="2026-05-22T02:39:00Z" w16du:dateUtc="2026-05-22T07:39:00Z">
        <w:r w:rsidR="00A8146F">
          <w:rPr>
            <w:rFonts w:ascii="Times New Roman" w:hAnsi="Times New Roman" w:cs="Times New Roman"/>
          </w:rPr>
          <w:t xml:space="preserve">This simulation only focused on </w:t>
        </w:r>
      </w:ins>
      <w:ins w:id="1799" w:author="Benton, Deon" w:date="2026-05-22T02:30:00Z" w16du:dateUtc="2026-05-22T07:30:00Z">
        <w:r w:rsidR="005C5DC0" w:rsidRPr="005C5DC0">
          <w:rPr>
            <w:rFonts w:ascii="Times New Roman" w:hAnsi="Times New Roman" w:cs="Times New Roman"/>
          </w:rPr>
          <w:t xml:space="preserve">ALIAS and ALIAS-2 </w:t>
        </w:r>
      </w:ins>
      <w:ins w:id="1800" w:author="Benton, Deon" w:date="2026-05-22T02:43:00Z" w16du:dateUtc="2026-05-22T07:43:00Z">
        <w:r w:rsidR="00A8146F">
          <w:rPr>
            <w:rFonts w:ascii="Times New Roman" w:hAnsi="Times New Roman" w:cs="Times New Roman"/>
          </w:rPr>
          <w:t>because these</w:t>
        </w:r>
      </w:ins>
      <w:ins w:id="1801" w:author="Benton, Deon" w:date="2026-05-22T02:39:00Z" w16du:dateUtc="2026-05-22T07:39:00Z">
        <w:r w:rsidR="00A8146F">
          <w:rPr>
            <w:rFonts w:ascii="Times New Roman" w:hAnsi="Times New Roman" w:cs="Times New Roman"/>
          </w:rPr>
          <w:t xml:space="preserve"> were the only two models </w:t>
        </w:r>
      </w:ins>
      <w:ins w:id="1802" w:author="Benton, Deon" w:date="2026-05-22T02:43:00Z" w16du:dateUtc="2026-05-22T07:43:00Z">
        <w:r w:rsidR="00A8146F">
          <w:rPr>
            <w:rFonts w:ascii="Times New Roman" w:hAnsi="Times New Roman" w:cs="Times New Roman"/>
          </w:rPr>
          <w:t>capable of simulating development.</w:t>
        </w:r>
      </w:ins>
    </w:p>
    <w:p w14:paraId="46E6372D" w14:textId="77777777" w:rsidR="00A8146F" w:rsidRDefault="00A8146F" w:rsidP="00B83463">
      <w:pPr>
        <w:spacing w:line="480" w:lineRule="auto"/>
        <w:contextualSpacing/>
        <w:rPr>
          <w:ins w:id="1803" w:author="Benton, Deon" w:date="2026-05-01T21:22:00Z" w16du:dateUtc="2026-05-02T02:22:00Z"/>
          <w:rFonts w:ascii="Times New Roman" w:hAnsi="Times New Roman" w:cs="Times New Roman"/>
        </w:rPr>
      </w:pPr>
    </w:p>
    <w:p w14:paraId="3141E23B" w14:textId="0F98D159" w:rsidR="00B83463" w:rsidRPr="00B83463" w:rsidRDefault="00B83463" w:rsidP="00B83463">
      <w:pPr>
        <w:spacing w:line="480" w:lineRule="auto"/>
        <w:contextualSpacing/>
        <w:jc w:val="center"/>
        <w:rPr>
          <w:rFonts w:ascii="Times New Roman" w:hAnsi="Times New Roman" w:cs="Times New Roman"/>
          <w:b/>
          <w:bCs/>
        </w:rPr>
      </w:pPr>
      <w:ins w:id="1804" w:author="Benton, Deon" w:date="2026-05-01T21:22:00Z" w16du:dateUtc="2026-05-02T02:22:00Z">
        <w:r>
          <w:rPr>
            <w:rFonts w:ascii="Times New Roman" w:hAnsi="Times New Roman" w:cs="Times New Roman"/>
            <w:b/>
            <w:bCs/>
          </w:rPr>
          <w:t>Simulation 5</w:t>
        </w:r>
      </w:ins>
      <w:r w:rsidR="00663CD3">
        <w:rPr>
          <w:rFonts w:ascii="Times New Roman" w:hAnsi="Times New Roman" w:cs="Times New Roman"/>
          <w:b/>
          <w:bCs/>
        </w:rPr>
        <w:t xml:space="preserve">: </w:t>
      </w:r>
      <w:r w:rsidR="00663CD3" w:rsidRPr="00663CD3">
        <w:rPr>
          <w:rFonts w:ascii="Times New Roman" w:hAnsi="Times New Roman" w:cs="Times New Roman"/>
          <w:b/>
          <w:bCs/>
        </w:rPr>
        <w:t>Action efficiency understanding in pre-reaching infants.</w:t>
      </w:r>
    </w:p>
    <w:p w14:paraId="60518646" w14:textId="09D7A6BE" w:rsidR="000259E2" w:rsidRDefault="00FC305F" w:rsidP="00F37CAD">
      <w:pPr>
        <w:spacing w:line="480" w:lineRule="auto"/>
        <w:ind w:firstLine="720"/>
        <w:contextualSpacing/>
        <w:rPr>
          <w:ins w:id="1805" w:author="Benton, Deon" w:date="2026-05-04T10:39:00Z" w16du:dateUtc="2026-05-04T15:39:00Z"/>
          <w:rFonts w:ascii="Times New Roman" w:eastAsia="Times New Roman" w:hAnsi="Times New Roman" w:cs="Times New Roman"/>
        </w:rPr>
      </w:pPr>
      <w:ins w:id="1806" w:author="Benton, Deon" w:date="2026-05-02T09:56:00Z" w16du:dateUtc="2026-05-02T14:56:00Z">
        <w:r w:rsidRPr="00FC305F">
          <w:rPr>
            <w:rFonts w:ascii="Times New Roman" w:eastAsia="Times New Roman" w:hAnsi="Times New Roman" w:cs="Times New Roman"/>
          </w:rPr>
          <w:t>The primary goal of this simulation was to assess whether, when ALIAS is given limited pretraining experience, it can reproduce the looking behavior of pre-reaching infants when its attention is heightened during a phase analogous to the action phase in Skerry et al. (2013).</w:t>
        </w:r>
      </w:ins>
      <w:ins w:id="1807" w:author="Benton, Deon" w:date="2026-05-02T10:02:00Z" w16du:dateUtc="2026-05-02T15:02:00Z">
        <w:r w:rsidR="00BA4878">
          <w:rPr>
            <w:rFonts w:ascii="Times New Roman" w:eastAsia="Times New Roman" w:hAnsi="Times New Roman" w:cs="Times New Roman"/>
          </w:rPr>
          <w:t xml:space="preserve"> To simulate </w:t>
        </w:r>
      </w:ins>
      <w:ins w:id="1808" w:author="Benton, Deon" w:date="2026-05-02T10:04:00Z" w16du:dateUtc="2026-05-02T15:04:00Z">
        <w:r w:rsidR="00BA4878">
          <w:rPr>
            <w:rFonts w:ascii="Times New Roman" w:eastAsia="Times New Roman" w:hAnsi="Times New Roman" w:cs="Times New Roman"/>
          </w:rPr>
          <w:t xml:space="preserve">the performance of the 3-month-olds in this study, </w:t>
        </w:r>
      </w:ins>
      <w:ins w:id="1809" w:author="Benton, Deon" w:date="2026-05-22T13:14:00Z" w16du:dateUtc="2026-05-22T18:14:00Z">
        <w:r w:rsidR="00761797">
          <w:rPr>
            <w:rFonts w:ascii="Times New Roman" w:eastAsia="Times New Roman" w:hAnsi="Times New Roman" w:cs="Times New Roman"/>
          </w:rPr>
          <w:t>t</w:t>
        </w:r>
      </w:ins>
      <w:ins w:id="1810" w:author="Benton, Deon" w:date="2026-05-22T13:19:00Z" w16du:dateUtc="2026-05-22T18:19:00Z">
        <w:r w:rsidR="00761797">
          <w:rPr>
            <w:rFonts w:ascii="Times New Roman" w:eastAsia="Times New Roman" w:hAnsi="Times New Roman" w:cs="Times New Roman"/>
          </w:rPr>
          <w:t>wo</w:t>
        </w:r>
      </w:ins>
      <w:ins w:id="1811" w:author="Benton, Deon" w:date="2026-05-02T10:04:00Z" w16du:dateUtc="2026-05-02T15:04:00Z">
        <w:r w:rsidR="00BA4878">
          <w:rPr>
            <w:rFonts w:ascii="Times New Roman" w:eastAsia="Times New Roman" w:hAnsi="Times New Roman" w:cs="Times New Roman"/>
          </w:rPr>
          <w:t xml:space="preserve"> changes were made to the model.</w:t>
        </w:r>
      </w:ins>
      <w:ins w:id="1812" w:author="Benton, Deon" w:date="2026-05-02T10:05:00Z" w16du:dateUtc="2026-05-02T15:05:00Z">
        <w:r w:rsidR="00BA4878">
          <w:rPr>
            <w:rFonts w:ascii="Times New Roman" w:eastAsia="Times New Roman" w:hAnsi="Times New Roman" w:cs="Times New Roman"/>
          </w:rPr>
          <w:t xml:space="preserve"> The first involved reducing the length of the pretraining phase</w:t>
        </w:r>
      </w:ins>
      <w:ins w:id="1813" w:author="Benton, Deon" w:date="2026-05-22T13:15:00Z" w16du:dateUtc="2026-05-22T18:15:00Z">
        <w:r w:rsidR="00761797">
          <w:rPr>
            <w:rFonts w:ascii="Times New Roman" w:eastAsia="Times New Roman" w:hAnsi="Times New Roman" w:cs="Times New Roman"/>
          </w:rPr>
          <w:t xml:space="preserve"> to</w:t>
        </w:r>
      </w:ins>
      <w:ins w:id="1814" w:author="Benton, Deon" w:date="2026-05-02T10:07:00Z" w16du:dateUtc="2026-05-02T15:07:00Z">
        <w:r w:rsidR="00BA4878">
          <w:rPr>
            <w:rFonts w:ascii="Times New Roman" w:eastAsia="Times New Roman" w:hAnsi="Times New Roman" w:cs="Times New Roman"/>
          </w:rPr>
          <w:t xml:space="preserve"> 225 epochs</w:t>
        </w:r>
      </w:ins>
      <w:ins w:id="1815" w:author="Benton, Deon" w:date="2026-05-22T13:25:00Z" w16du:dateUtc="2026-05-22T18:25:00Z">
        <w:r w:rsidR="00144146">
          <w:rPr>
            <w:rFonts w:ascii="Times New Roman" w:eastAsia="Times New Roman" w:hAnsi="Times New Roman" w:cs="Times New Roman"/>
          </w:rPr>
          <w:t xml:space="preserve">, </w:t>
        </w:r>
      </w:ins>
      <w:ins w:id="1816" w:author="Benton, Deon" w:date="2026-05-22T13:18:00Z" w16du:dateUtc="2026-05-22T18:18:00Z">
        <w:r w:rsidR="00761797">
          <w:rPr>
            <w:rFonts w:ascii="Times New Roman" w:eastAsia="Times New Roman" w:hAnsi="Times New Roman" w:cs="Times New Roman"/>
          </w:rPr>
          <w:t>the number of hidden units to 10</w:t>
        </w:r>
      </w:ins>
      <w:ins w:id="1817" w:author="Benton, Deon" w:date="2026-05-22T13:25:00Z" w16du:dateUtc="2026-05-22T18:25:00Z">
        <w:r w:rsidR="00144146">
          <w:rPr>
            <w:rFonts w:ascii="Times New Roman" w:eastAsia="Times New Roman" w:hAnsi="Times New Roman" w:cs="Times New Roman"/>
          </w:rPr>
          <w:t>, and the learning rate to 0.1</w:t>
        </w:r>
      </w:ins>
      <w:ins w:id="1818" w:author="Benton, Deon" w:date="2026-05-02T10:07:00Z" w16du:dateUtc="2026-05-02T15:07:00Z">
        <w:r w:rsidR="00BA4878">
          <w:rPr>
            <w:rFonts w:ascii="Times New Roman" w:eastAsia="Times New Roman" w:hAnsi="Times New Roman" w:cs="Times New Roman"/>
          </w:rPr>
          <w:t xml:space="preserve">. </w:t>
        </w:r>
      </w:ins>
      <w:ins w:id="1819" w:author="Benton, Deon" w:date="2026-05-22T13:25:00Z" w16du:dateUtc="2026-05-22T18:25:00Z">
        <w:r w:rsidR="00144146">
          <w:rPr>
            <w:rFonts w:ascii="Times New Roman" w:eastAsia="Times New Roman" w:hAnsi="Times New Roman" w:cs="Times New Roman"/>
          </w:rPr>
          <w:t>These modifications implemented</w:t>
        </w:r>
      </w:ins>
      <w:ins w:id="1820" w:author="Benton, Deon" w:date="2026-05-02T10:07:00Z" w16du:dateUtc="2026-05-02T15:07:00Z">
        <w:r w:rsidR="00BA4878">
          <w:rPr>
            <w:rFonts w:ascii="Times New Roman" w:eastAsia="Times New Roman" w:hAnsi="Times New Roman" w:cs="Times New Roman"/>
          </w:rPr>
          <w:t xml:space="preserve"> the assumption that 3-month-olds have less </w:t>
        </w:r>
      </w:ins>
      <w:ins w:id="1821" w:author="Benton, Deon" w:date="2026-05-22T13:18:00Z" w16du:dateUtc="2026-05-22T18:18:00Z">
        <w:r w:rsidR="00761797">
          <w:rPr>
            <w:rFonts w:ascii="Times New Roman" w:eastAsia="Times New Roman" w:hAnsi="Times New Roman" w:cs="Times New Roman"/>
          </w:rPr>
          <w:t>action-observation experience</w:t>
        </w:r>
      </w:ins>
      <w:ins w:id="1822" w:author="Benton, Deon" w:date="2026-05-22T13:25:00Z" w16du:dateUtc="2026-05-22T18:25:00Z">
        <w:r w:rsidR="00144146">
          <w:rPr>
            <w:rFonts w:ascii="Times New Roman" w:eastAsia="Times New Roman" w:hAnsi="Times New Roman" w:cs="Times New Roman"/>
          </w:rPr>
          <w:t xml:space="preserve">, </w:t>
        </w:r>
      </w:ins>
      <w:ins w:id="1823" w:author="Benton, Deon" w:date="2026-05-22T13:19:00Z" w16du:dateUtc="2026-05-22T18:19:00Z">
        <w:r w:rsidR="00761797">
          <w:rPr>
            <w:rFonts w:ascii="Times New Roman" w:eastAsia="Times New Roman" w:hAnsi="Times New Roman" w:cs="Times New Roman"/>
          </w:rPr>
          <w:t>reduced information storage capacity</w:t>
        </w:r>
      </w:ins>
      <w:ins w:id="1824" w:author="Benton, Deon" w:date="2026-05-22T13:25:00Z" w16du:dateUtc="2026-05-22T18:25:00Z">
        <w:r w:rsidR="00144146">
          <w:rPr>
            <w:rFonts w:ascii="Times New Roman" w:eastAsia="Times New Roman" w:hAnsi="Times New Roman" w:cs="Times New Roman"/>
          </w:rPr>
          <w:t>, and slower processing speed than</w:t>
        </w:r>
      </w:ins>
      <w:ins w:id="1825" w:author="Benton, Deon" w:date="2026-05-22T13:26:00Z" w16du:dateUtc="2026-05-22T18:26:00Z">
        <w:r w:rsidR="00144146">
          <w:rPr>
            <w:rFonts w:ascii="Times New Roman" w:eastAsia="Times New Roman" w:hAnsi="Times New Roman" w:cs="Times New Roman"/>
          </w:rPr>
          <w:t xml:space="preserve"> the</w:t>
        </w:r>
      </w:ins>
      <w:ins w:id="1826" w:author="Benton, Deon" w:date="2026-05-22T13:15:00Z" w16du:dateUtc="2026-05-22T18:15:00Z">
        <w:r w:rsidR="00761797">
          <w:rPr>
            <w:rFonts w:ascii="Times New Roman" w:eastAsia="Times New Roman" w:hAnsi="Times New Roman" w:cs="Times New Roman"/>
          </w:rPr>
          <w:t xml:space="preserve"> typical</w:t>
        </w:r>
      </w:ins>
      <w:ins w:id="1827" w:author="Benton, Deon" w:date="2026-05-22T13:26:00Z" w16du:dateUtc="2026-05-22T18:26:00Z">
        <w:r w:rsidR="00144146">
          <w:rPr>
            <w:rFonts w:ascii="Times New Roman" w:eastAsia="Times New Roman" w:hAnsi="Times New Roman" w:cs="Times New Roman"/>
          </w:rPr>
          <w:t xml:space="preserve"> 6- to 12-month-old</w:t>
        </w:r>
      </w:ins>
      <w:ins w:id="1828" w:author="Benton, Deon" w:date="2026-05-22T13:15:00Z" w16du:dateUtc="2026-05-22T18:15:00Z">
        <w:r w:rsidR="00761797">
          <w:rPr>
            <w:rFonts w:ascii="Times New Roman" w:eastAsia="Times New Roman" w:hAnsi="Times New Roman" w:cs="Times New Roman"/>
          </w:rPr>
          <w:t xml:space="preserve"> infant</w:t>
        </w:r>
      </w:ins>
      <w:ins w:id="1829" w:author="Benton, Deon" w:date="2026-05-02T10:07:00Z" w16du:dateUtc="2026-05-02T15:07:00Z">
        <w:r w:rsidR="00BA4878">
          <w:rPr>
            <w:rFonts w:ascii="Times New Roman" w:eastAsia="Times New Roman" w:hAnsi="Times New Roman" w:cs="Times New Roman"/>
          </w:rPr>
          <w:t xml:space="preserve"> </w:t>
        </w:r>
      </w:ins>
      <w:ins w:id="1830" w:author="Benton, Deon" w:date="2026-05-22T13:15:00Z" w16du:dateUtc="2026-05-22T18:15:00Z">
        <w:r w:rsidR="00761797">
          <w:rPr>
            <w:rFonts w:ascii="Times New Roman" w:eastAsia="Times New Roman" w:hAnsi="Times New Roman" w:cs="Times New Roman"/>
          </w:rPr>
          <w:t>in action efficiency unde</w:t>
        </w:r>
      </w:ins>
      <w:ins w:id="1831" w:author="Benton, Deon" w:date="2026-05-22T13:16:00Z" w16du:dateUtc="2026-05-22T18:16:00Z">
        <w:r w:rsidR="00761797">
          <w:rPr>
            <w:rFonts w:ascii="Times New Roman" w:eastAsia="Times New Roman" w:hAnsi="Times New Roman" w:cs="Times New Roman"/>
          </w:rPr>
          <w:t xml:space="preserve">rstanding studies. </w:t>
        </w:r>
      </w:ins>
      <w:ins w:id="1832" w:author="Benton, Deon" w:date="2026-05-02T10:08:00Z" w16du:dateUtc="2026-05-02T15:08:00Z">
        <w:r w:rsidR="00BA4878">
          <w:rPr>
            <w:rFonts w:ascii="Times New Roman" w:eastAsia="Times New Roman" w:hAnsi="Times New Roman" w:cs="Times New Roman"/>
          </w:rPr>
          <w:t xml:space="preserve">The </w:t>
        </w:r>
      </w:ins>
      <w:ins w:id="1833" w:author="Benton, Deon" w:date="2026-05-22T13:20:00Z" w16du:dateUtc="2026-05-22T18:20:00Z">
        <w:r w:rsidR="00761797">
          <w:rPr>
            <w:rFonts w:ascii="Times New Roman" w:eastAsia="Times New Roman" w:hAnsi="Times New Roman" w:cs="Times New Roman"/>
          </w:rPr>
          <w:t xml:space="preserve">second and more substantial </w:t>
        </w:r>
      </w:ins>
      <w:ins w:id="1834" w:author="Benton, Deon" w:date="2026-05-02T10:09:00Z" w16du:dateUtc="2026-05-02T15:09:00Z">
        <w:r w:rsidR="00BA4878">
          <w:rPr>
            <w:rFonts w:ascii="Times New Roman" w:eastAsia="Times New Roman" w:hAnsi="Times New Roman" w:cs="Times New Roman"/>
          </w:rPr>
          <w:t xml:space="preserve">change related </w:t>
        </w:r>
      </w:ins>
      <w:ins w:id="1835" w:author="Benton, Deon" w:date="2026-05-02T10:18:00Z" w16du:dateUtc="2026-05-02T15:18:00Z">
        <w:r w:rsidR="007A780F">
          <w:rPr>
            <w:rFonts w:ascii="Times New Roman" w:eastAsia="Times New Roman" w:hAnsi="Times New Roman" w:cs="Times New Roman"/>
          </w:rPr>
          <w:t xml:space="preserve">to </w:t>
        </w:r>
      </w:ins>
      <w:ins w:id="1836" w:author="Benton, Deon" w:date="2026-05-22T13:16:00Z" w16du:dateUtc="2026-05-22T18:16:00Z">
        <w:r w:rsidR="00761797">
          <w:rPr>
            <w:rFonts w:ascii="Times New Roman" w:eastAsia="Times New Roman" w:hAnsi="Times New Roman" w:cs="Times New Roman"/>
          </w:rPr>
          <w:t xml:space="preserve">the addition of </w:t>
        </w:r>
      </w:ins>
      <w:ins w:id="1837" w:author="Benton, Deon" w:date="2026-05-22T13:17:00Z" w16du:dateUtc="2026-05-22T18:17:00Z">
        <w:r w:rsidR="00761797">
          <w:rPr>
            <w:rFonts w:ascii="Times New Roman" w:eastAsia="Times New Roman" w:hAnsi="Times New Roman" w:cs="Times New Roman"/>
          </w:rPr>
          <w:t>an</w:t>
        </w:r>
      </w:ins>
      <w:ins w:id="1838" w:author="Benton, Deon" w:date="2026-05-02T10:19:00Z" w16du:dateUtc="2026-05-02T15:19:00Z">
        <w:r w:rsidR="004D60FC">
          <w:rPr>
            <w:rFonts w:ascii="Times New Roman" w:eastAsia="Times New Roman" w:hAnsi="Times New Roman" w:cs="Times New Roman"/>
          </w:rPr>
          <w:t xml:space="preserve"> </w:t>
        </w:r>
      </w:ins>
      <w:ins w:id="1839" w:author="Benton, Deon" w:date="2026-05-22T13:17:00Z" w16du:dateUtc="2026-05-22T18:17:00Z">
        <w:r w:rsidR="00761797">
          <w:rPr>
            <w:rFonts w:ascii="Times New Roman" w:eastAsia="Times New Roman" w:hAnsi="Times New Roman" w:cs="Times New Roman"/>
          </w:rPr>
          <w:t>“</w:t>
        </w:r>
      </w:ins>
      <w:ins w:id="1840" w:author="Benton, Deon" w:date="2026-05-02T10:19:00Z" w16du:dateUtc="2026-05-02T15:19:00Z">
        <w:r w:rsidR="004D60FC">
          <w:rPr>
            <w:rFonts w:ascii="Times New Roman" w:eastAsia="Times New Roman" w:hAnsi="Times New Roman" w:cs="Times New Roman"/>
          </w:rPr>
          <w:t>action phase</w:t>
        </w:r>
      </w:ins>
      <w:ins w:id="1841" w:author="Benton, Deon" w:date="2026-05-22T13:17:00Z" w16du:dateUtc="2026-05-22T18:17:00Z">
        <w:r w:rsidR="00761797">
          <w:rPr>
            <w:rFonts w:ascii="Times New Roman" w:eastAsia="Times New Roman" w:hAnsi="Times New Roman" w:cs="Times New Roman"/>
          </w:rPr>
          <w:t>”</w:t>
        </w:r>
      </w:ins>
      <w:ins w:id="1842" w:author="Benton, Deon" w:date="2026-05-02T10:19:00Z" w16du:dateUtc="2026-05-02T15:19:00Z">
        <w:r w:rsidR="004D60FC">
          <w:rPr>
            <w:rFonts w:ascii="Times New Roman" w:eastAsia="Times New Roman" w:hAnsi="Times New Roman" w:cs="Times New Roman"/>
          </w:rPr>
          <w:t xml:space="preserve"> </w:t>
        </w:r>
      </w:ins>
      <w:ins w:id="1843" w:author="Benton, Deon" w:date="2026-05-22T13:17:00Z" w16du:dateUtc="2026-05-22T18:17:00Z">
        <w:r w:rsidR="00761797">
          <w:rPr>
            <w:rFonts w:ascii="Times New Roman" w:eastAsia="Times New Roman" w:hAnsi="Times New Roman" w:cs="Times New Roman"/>
          </w:rPr>
          <w:t xml:space="preserve">that immediately </w:t>
        </w:r>
      </w:ins>
      <w:ins w:id="1844" w:author="Benton, Deon" w:date="2026-05-02T10:19:00Z" w16du:dateUtc="2026-05-02T15:19:00Z">
        <w:r w:rsidR="004D60FC">
          <w:rPr>
            <w:rFonts w:ascii="Times New Roman" w:eastAsia="Times New Roman" w:hAnsi="Times New Roman" w:cs="Times New Roman"/>
          </w:rPr>
          <w:t xml:space="preserve">followed </w:t>
        </w:r>
      </w:ins>
      <w:ins w:id="1845" w:author="Benton, Deon" w:date="2026-05-22T13:17:00Z" w16du:dateUtc="2026-05-22T18:17:00Z">
        <w:r w:rsidR="00761797">
          <w:rPr>
            <w:rFonts w:ascii="Times New Roman" w:eastAsia="Times New Roman" w:hAnsi="Times New Roman" w:cs="Times New Roman"/>
          </w:rPr>
          <w:t>pretraining</w:t>
        </w:r>
      </w:ins>
      <w:ins w:id="1846" w:author="Benton, Deon" w:date="2026-05-04T10:07:00Z" w16du:dateUtc="2026-05-04T15:07:00Z">
        <w:r w:rsidR="004F77A3">
          <w:rPr>
            <w:rFonts w:ascii="Times New Roman" w:eastAsia="Times New Roman" w:hAnsi="Times New Roman" w:cs="Times New Roman"/>
          </w:rPr>
          <w:t>; the habituation and test phases immediately followed this phase</w:t>
        </w:r>
      </w:ins>
      <w:ins w:id="1847" w:author="Benton, Deon" w:date="2026-05-22T13:20:00Z" w16du:dateUtc="2026-05-22T18:20:00Z">
        <w:r w:rsidR="00761797">
          <w:rPr>
            <w:rFonts w:ascii="Times New Roman" w:eastAsia="Times New Roman" w:hAnsi="Times New Roman" w:cs="Times New Roman"/>
          </w:rPr>
          <w:t>. To instantiate the assumption that infants’ reaches during this phase are largely linear,</w:t>
        </w:r>
      </w:ins>
      <w:ins w:id="1848" w:author="Benton, Deon" w:date="2026-05-22T13:17:00Z" w16du:dateUtc="2026-05-22T18:17:00Z">
        <w:r w:rsidR="00761797">
          <w:rPr>
            <w:rFonts w:ascii="Times New Roman" w:eastAsia="Times New Roman" w:hAnsi="Times New Roman" w:cs="Times New Roman"/>
          </w:rPr>
          <w:t xml:space="preserve"> networks were shown straight motion during this phas</w:t>
        </w:r>
      </w:ins>
      <w:ins w:id="1849" w:author="Benton, Deon" w:date="2026-05-22T13:20:00Z" w16du:dateUtc="2026-05-22T18:20:00Z">
        <w:r w:rsidR="00761797">
          <w:rPr>
            <w:rFonts w:ascii="Times New Roman" w:eastAsia="Times New Roman" w:hAnsi="Times New Roman" w:cs="Times New Roman"/>
          </w:rPr>
          <w:t>e</w:t>
        </w:r>
      </w:ins>
      <w:ins w:id="1850" w:author="Benton, Deon" w:date="2026-05-04T11:21:00Z" w16du:dateUtc="2026-05-04T16:21:00Z">
        <w:r w:rsidR="00FE51D9">
          <w:rPr>
            <w:rFonts w:ascii="Times New Roman" w:eastAsia="Times New Roman" w:hAnsi="Times New Roman" w:cs="Times New Roman"/>
          </w:rPr>
          <w:t>.</w:t>
        </w:r>
      </w:ins>
    </w:p>
    <w:p w14:paraId="1E8AC94C" w14:textId="71AB53ED" w:rsidR="00312213" w:rsidDel="00C7751A" w:rsidRDefault="00666B57" w:rsidP="008239C6">
      <w:pPr>
        <w:spacing w:line="480" w:lineRule="auto"/>
        <w:ind w:firstLine="720"/>
        <w:contextualSpacing/>
        <w:rPr>
          <w:del w:id="1851" w:author="Benton, Deon" w:date="2026-05-01T21:33:00Z" w16du:dateUtc="2026-05-02T02:33:00Z"/>
          <w:rFonts w:ascii="Times New Roman" w:eastAsia="Times New Roman" w:hAnsi="Times New Roman" w:cs="Times New Roman"/>
        </w:rPr>
      </w:pPr>
      <w:ins w:id="1852" w:author="Benton, Deon" w:date="2026-05-03T21:01:00Z" w16du:dateUtc="2026-05-04T02:01:00Z">
        <w:r>
          <w:rPr>
            <w:rFonts w:ascii="Times New Roman" w:eastAsia="Times New Roman" w:hAnsi="Times New Roman" w:cs="Times New Roman"/>
          </w:rPr>
          <w:t xml:space="preserve">As was true </w:t>
        </w:r>
      </w:ins>
      <w:ins w:id="1853" w:author="Benton, Deon" w:date="2026-05-04T10:00:00Z" w16du:dateUtc="2026-05-04T15:00:00Z">
        <w:r w:rsidR="00E56AA3">
          <w:rPr>
            <w:rFonts w:ascii="Times New Roman" w:eastAsia="Times New Roman" w:hAnsi="Times New Roman" w:cs="Times New Roman"/>
          </w:rPr>
          <w:t>for</w:t>
        </w:r>
      </w:ins>
      <w:ins w:id="1854" w:author="Benton, Deon" w:date="2026-05-03T21:01:00Z" w16du:dateUtc="2026-05-04T02:01:00Z">
        <w:r>
          <w:rPr>
            <w:rFonts w:ascii="Times New Roman" w:eastAsia="Times New Roman" w:hAnsi="Times New Roman" w:cs="Times New Roman"/>
          </w:rPr>
          <w:t xml:space="preserve"> infants in Skerry et al. (2013), n</w:t>
        </w:r>
      </w:ins>
      <w:ins w:id="1855" w:author="Benton, Deon" w:date="2026-05-02T10:36:00Z" w16du:dateUtc="2026-05-02T15:36:00Z">
        <w:r w:rsidR="00A02814">
          <w:rPr>
            <w:rFonts w:ascii="Times New Roman" w:eastAsia="Times New Roman" w:hAnsi="Times New Roman" w:cs="Times New Roman"/>
          </w:rPr>
          <w:t>etwork</w:t>
        </w:r>
      </w:ins>
      <w:ins w:id="1856" w:author="Benton, Deon" w:date="2026-05-04T10:00:00Z" w16du:dateUtc="2026-05-04T15:00:00Z">
        <w:r w:rsidR="00E56AA3">
          <w:rPr>
            <w:rFonts w:ascii="Times New Roman" w:eastAsia="Times New Roman" w:hAnsi="Times New Roman" w:cs="Times New Roman"/>
          </w:rPr>
          <w:t>s</w:t>
        </w:r>
      </w:ins>
      <w:ins w:id="1857" w:author="Benton, Deon" w:date="2026-05-03T21:01:00Z" w16du:dateUtc="2026-05-04T02:01:00Z">
        <w:r w:rsidR="00BC40DC">
          <w:rPr>
            <w:rFonts w:ascii="Times New Roman" w:eastAsia="Times New Roman" w:hAnsi="Times New Roman" w:cs="Times New Roman"/>
          </w:rPr>
          <w:t xml:space="preserve"> </w:t>
        </w:r>
      </w:ins>
      <w:ins w:id="1858" w:author="Benton, Deon" w:date="2026-05-02T10:36:00Z" w16du:dateUtc="2026-05-02T15:36:00Z">
        <w:r w:rsidR="00A02814">
          <w:rPr>
            <w:rFonts w:ascii="Times New Roman" w:eastAsia="Times New Roman" w:hAnsi="Times New Roman" w:cs="Times New Roman"/>
          </w:rPr>
          <w:t xml:space="preserve">were assigned </w:t>
        </w:r>
      </w:ins>
      <w:ins w:id="1859" w:author="Benton, Deon" w:date="2026-05-04T13:20:00Z" w16du:dateUtc="2026-05-04T18:20:00Z">
        <w:r w:rsidR="003F2A08">
          <w:rPr>
            <w:rFonts w:ascii="Times New Roman" w:eastAsia="Times New Roman" w:hAnsi="Times New Roman" w:cs="Times New Roman"/>
          </w:rPr>
          <w:t>to one of three conditions:</w:t>
        </w:r>
      </w:ins>
      <w:ins w:id="1860" w:author="Benton, Deon" w:date="2026-05-02T10:36:00Z" w16du:dateUtc="2026-05-02T15:36:00Z">
        <w:r w:rsidR="00A02814">
          <w:rPr>
            <w:rFonts w:ascii="Times New Roman" w:eastAsia="Times New Roman" w:hAnsi="Times New Roman" w:cs="Times New Roman"/>
          </w:rPr>
          <w:t xml:space="preserve"> Effective Action</w:t>
        </w:r>
      </w:ins>
      <w:ins w:id="1861" w:author="Benton, Deon" w:date="2026-05-22T13:23:00Z" w16du:dateUtc="2026-05-22T18:23:00Z">
        <w:r w:rsidR="00144146">
          <w:rPr>
            <w:rFonts w:ascii="Times New Roman" w:eastAsia="Times New Roman" w:hAnsi="Times New Roman" w:cs="Times New Roman"/>
          </w:rPr>
          <w:t xml:space="preserve"> (</w:t>
        </w:r>
        <w:r w:rsidR="00144146" w:rsidRPr="00144146">
          <w:rPr>
            <w:rFonts w:ascii="Times New Roman" w:eastAsia="Times New Roman" w:hAnsi="Times New Roman" w:cs="Times New Roman"/>
            <w:i/>
            <w:iCs/>
          </w:rPr>
          <w:t>N</w:t>
        </w:r>
        <w:r w:rsidR="00144146">
          <w:rPr>
            <w:rFonts w:ascii="Times New Roman" w:eastAsia="Times New Roman" w:hAnsi="Times New Roman" w:cs="Times New Roman"/>
          </w:rPr>
          <w:t xml:space="preserve"> = 20)</w:t>
        </w:r>
      </w:ins>
      <w:ins w:id="1862" w:author="Benton, Deon" w:date="2026-05-04T13:20:00Z" w16du:dateUtc="2026-05-04T18:20:00Z">
        <w:r w:rsidR="003F2A08">
          <w:rPr>
            <w:rFonts w:ascii="Times New Roman" w:eastAsia="Times New Roman" w:hAnsi="Times New Roman" w:cs="Times New Roman"/>
          </w:rPr>
          <w:t xml:space="preserve">, </w:t>
        </w:r>
      </w:ins>
      <w:ins w:id="1863" w:author="Benton, Deon" w:date="2026-05-02T10:36:00Z" w16du:dateUtc="2026-05-02T15:36:00Z">
        <w:r w:rsidR="00A02814">
          <w:rPr>
            <w:rFonts w:ascii="Times New Roman" w:eastAsia="Times New Roman" w:hAnsi="Times New Roman" w:cs="Times New Roman"/>
          </w:rPr>
          <w:t>Ineffective Action</w:t>
        </w:r>
      </w:ins>
      <w:ins w:id="1864" w:author="Benton, Deon" w:date="2026-05-22T13:23:00Z" w16du:dateUtc="2026-05-22T18:23:00Z">
        <w:r w:rsidR="00144146">
          <w:rPr>
            <w:rFonts w:ascii="Times New Roman" w:eastAsia="Times New Roman" w:hAnsi="Times New Roman" w:cs="Times New Roman"/>
          </w:rPr>
          <w:t xml:space="preserve"> (</w:t>
        </w:r>
        <w:r w:rsidR="00144146" w:rsidRPr="00003D0E">
          <w:rPr>
            <w:rFonts w:ascii="Times New Roman" w:eastAsia="Times New Roman" w:hAnsi="Times New Roman" w:cs="Times New Roman"/>
            <w:i/>
            <w:iCs/>
          </w:rPr>
          <w:t>N</w:t>
        </w:r>
        <w:r w:rsidR="00144146">
          <w:rPr>
            <w:rFonts w:ascii="Times New Roman" w:eastAsia="Times New Roman" w:hAnsi="Times New Roman" w:cs="Times New Roman"/>
          </w:rPr>
          <w:t xml:space="preserve"> = 20)</w:t>
        </w:r>
      </w:ins>
      <w:ins w:id="1865" w:author="Benton, Deon" w:date="2026-05-04T13:20:00Z" w16du:dateUtc="2026-05-04T18:20:00Z">
        <w:r w:rsidR="003F2A08">
          <w:rPr>
            <w:rFonts w:ascii="Times New Roman" w:eastAsia="Times New Roman" w:hAnsi="Times New Roman" w:cs="Times New Roman"/>
          </w:rPr>
          <w:t>, or No Training</w:t>
        </w:r>
      </w:ins>
      <w:ins w:id="1866" w:author="Benton, Deon" w:date="2026-05-22T13:23:00Z" w16du:dateUtc="2026-05-22T18:23:00Z">
        <w:r w:rsidR="00144146">
          <w:rPr>
            <w:rFonts w:ascii="Times New Roman" w:eastAsia="Times New Roman" w:hAnsi="Times New Roman" w:cs="Times New Roman"/>
          </w:rPr>
          <w:t xml:space="preserve"> (</w:t>
        </w:r>
        <w:r w:rsidR="00144146" w:rsidRPr="00003D0E">
          <w:rPr>
            <w:rFonts w:ascii="Times New Roman" w:eastAsia="Times New Roman" w:hAnsi="Times New Roman" w:cs="Times New Roman"/>
            <w:i/>
            <w:iCs/>
          </w:rPr>
          <w:t>N</w:t>
        </w:r>
        <w:r w:rsidR="00144146">
          <w:rPr>
            <w:rFonts w:ascii="Times New Roman" w:eastAsia="Times New Roman" w:hAnsi="Times New Roman" w:cs="Times New Roman"/>
          </w:rPr>
          <w:t xml:space="preserve"> = 20)</w:t>
        </w:r>
      </w:ins>
      <w:ins w:id="1867" w:author="Benton, Deon" w:date="2026-05-02T10:36:00Z" w16du:dateUtc="2026-05-02T15:36:00Z">
        <w:r w:rsidR="00A02814">
          <w:rPr>
            <w:rFonts w:ascii="Times New Roman" w:eastAsia="Times New Roman" w:hAnsi="Times New Roman" w:cs="Times New Roman"/>
          </w:rPr>
          <w:t>.</w:t>
        </w:r>
      </w:ins>
      <w:ins w:id="1868" w:author="Benton, Deon" w:date="2026-05-04T11:21:00Z" w16du:dateUtc="2026-05-04T16:21:00Z">
        <w:r w:rsidR="00FE51D9">
          <w:rPr>
            <w:rFonts w:ascii="Times New Roman" w:eastAsia="Times New Roman" w:hAnsi="Times New Roman" w:cs="Times New Roman"/>
          </w:rPr>
          <w:t xml:space="preserve"> </w:t>
        </w:r>
      </w:ins>
      <w:ins w:id="1869" w:author="Benton, Deon" w:date="2026-05-22T13:23:00Z" w16du:dateUtc="2026-05-22T18:23:00Z">
        <w:r w:rsidR="00144146">
          <w:rPr>
            <w:rFonts w:ascii="Times New Roman" w:eastAsia="Times New Roman" w:hAnsi="Times New Roman" w:cs="Times New Roman"/>
          </w:rPr>
          <w:t xml:space="preserve">Those in the first condition </w:t>
        </w:r>
      </w:ins>
      <w:r w:rsidR="00F064D2">
        <w:rPr>
          <w:rFonts w:ascii="Times New Roman" w:eastAsia="Times New Roman" w:hAnsi="Times New Roman" w:cs="Times New Roman"/>
        </w:rPr>
        <w:t xml:space="preserve">were further divided into either the Experimental condition or the </w:t>
      </w:r>
      <w:r w:rsidR="006841EE">
        <w:rPr>
          <w:rFonts w:ascii="Times New Roman" w:eastAsia="Times New Roman" w:hAnsi="Times New Roman" w:cs="Times New Roman"/>
        </w:rPr>
        <w:t xml:space="preserve">Control condition. </w:t>
      </w:r>
      <w:ins w:id="1870" w:author="Benton, Deon" w:date="2026-05-04T11:24:00Z" w16du:dateUtc="2026-05-04T16:24:00Z">
        <w:r w:rsidR="00E21A3E">
          <w:rPr>
            <w:rFonts w:ascii="Times New Roman" w:eastAsia="Times New Roman" w:hAnsi="Times New Roman" w:cs="Times New Roman"/>
          </w:rPr>
          <w:t>The</w:t>
        </w:r>
      </w:ins>
      <w:ins w:id="1871" w:author="Benton, Deon" w:date="2026-05-04T11:22:00Z" w16du:dateUtc="2026-05-04T16:22:00Z">
        <w:r w:rsidR="00592DAE">
          <w:rPr>
            <w:rFonts w:ascii="Times New Roman" w:eastAsia="Times New Roman" w:hAnsi="Times New Roman" w:cs="Times New Roman"/>
          </w:rPr>
          <w:t xml:space="preserve"> assumption </w:t>
        </w:r>
      </w:ins>
      <w:ins w:id="1872" w:author="Benton, Deon" w:date="2026-05-04T11:24:00Z" w16du:dateUtc="2026-05-04T16:24:00Z">
        <w:r w:rsidR="00592DAE">
          <w:rPr>
            <w:rFonts w:ascii="Times New Roman" w:eastAsia="Times New Roman" w:hAnsi="Times New Roman" w:cs="Times New Roman"/>
          </w:rPr>
          <w:t xml:space="preserve">that </w:t>
        </w:r>
      </w:ins>
      <w:ins w:id="1873" w:author="Benton, Deon" w:date="2026-05-04T11:25:00Z" w16du:dateUtc="2026-05-04T16:25:00Z">
        <w:r w:rsidR="00E21A3E">
          <w:rPr>
            <w:rFonts w:ascii="Times New Roman" w:eastAsia="Times New Roman" w:hAnsi="Times New Roman" w:cs="Times New Roman"/>
          </w:rPr>
          <w:t xml:space="preserve">effective </w:t>
        </w:r>
      </w:ins>
      <w:ins w:id="1874" w:author="Benton, Deon" w:date="2026-05-22T13:24:00Z" w16du:dateUtc="2026-05-22T18:24:00Z">
        <w:r w:rsidR="00144146">
          <w:rPr>
            <w:rFonts w:ascii="Times New Roman" w:eastAsia="Times New Roman" w:hAnsi="Times New Roman" w:cs="Times New Roman"/>
          </w:rPr>
          <w:t>sticky mittens</w:t>
        </w:r>
      </w:ins>
      <w:ins w:id="1875" w:author="Benton, Deon" w:date="2026-05-04T11:24:00Z" w16du:dateUtc="2026-05-04T16:24:00Z">
        <w:r w:rsidR="00592DAE">
          <w:rPr>
            <w:rFonts w:ascii="Times New Roman" w:eastAsia="Times New Roman" w:hAnsi="Times New Roman" w:cs="Times New Roman"/>
          </w:rPr>
          <w:t xml:space="preserve"> experience </w:t>
        </w:r>
      </w:ins>
      <w:ins w:id="1876" w:author="Benton, Deon" w:date="2026-05-04T11:25:00Z" w16du:dateUtc="2026-05-04T16:25:00Z">
        <w:r w:rsidR="00E21A3E">
          <w:rPr>
            <w:rFonts w:ascii="Times New Roman" w:eastAsia="Times New Roman" w:hAnsi="Times New Roman" w:cs="Times New Roman"/>
          </w:rPr>
          <w:t>heightens</w:t>
        </w:r>
      </w:ins>
      <w:ins w:id="1877" w:author="Benton, Deon" w:date="2026-05-04T11:23:00Z" w16du:dateUtc="2026-05-04T16:23:00Z">
        <w:r w:rsidR="00592DAE">
          <w:rPr>
            <w:rFonts w:ascii="Times New Roman" w:eastAsia="Times New Roman" w:hAnsi="Times New Roman" w:cs="Times New Roman"/>
          </w:rPr>
          <w:t xml:space="preserve"> </w:t>
        </w:r>
      </w:ins>
      <w:ins w:id="1878" w:author="Benton, Deon" w:date="2026-05-04T11:24:00Z" w16du:dateUtc="2026-05-04T16:24:00Z">
        <w:r w:rsidR="00592DAE">
          <w:rPr>
            <w:rFonts w:ascii="Times New Roman" w:eastAsia="Times New Roman" w:hAnsi="Times New Roman" w:cs="Times New Roman"/>
          </w:rPr>
          <w:t xml:space="preserve">infants’ </w:t>
        </w:r>
      </w:ins>
      <w:ins w:id="1879" w:author="Benton, Deon" w:date="2026-05-04T11:23:00Z" w16du:dateUtc="2026-05-04T16:23:00Z">
        <w:r w:rsidR="00592DAE">
          <w:rPr>
            <w:rFonts w:ascii="Times New Roman" w:eastAsia="Times New Roman" w:hAnsi="Times New Roman" w:cs="Times New Roman"/>
          </w:rPr>
          <w:lastRenderedPageBreak/>
          <w:t>attention</w:t>
        </w:r>
      </w:ins>
      <w:ins w:id="1880" w:author="Benton, Deon" w:date="2026-05-04T11:25:00Z" w16du:dateUtc="2026-05-04T16:25:00Z">
        <w:r w:rsidR="00E21A3E">
          <w:rPr>
            <w:rFonts w:ascii="Times New Roman" w:eastAsia="Times New Roman" w:hAnsi="Times New Roman" w:cs="Times New Roman"/>
          </w:rPr>
          <w:t xml:space="preserve"> was implemented by increasing the learning rate to .175</w:t>
        </w:r>
      </w:ins>
      <w:r w:rsidR="00D93C01">
        <w:rPr>
          <w:rFonts w:ascii="Times New Roman" w:eastAsia="Times New Roman" w:hAnsi="Times New Roman" w:cs="Times New Roman"/>
        </w:rPr>
        <w:t xml:space="preserve"> during the action phase</w:t>
      </w:r>
      <w:ins w:id="1881" w:author="Benton, Deon" w:date="2026-05-04T11:25:00Z" w16du:dateUtc="2026-05-04T16:25:00Z">
        <w:r w:rsidR="00E21A3E">
          <w:rPr>
            <w:rFonts w:ascii="Times New Roman" w:eastAsia="Times New Roman" w:hAnsi="Times New Roman" w:cs="Times New Roman"/>
          </w:rPr>
          <w:t xml:space="preserve"> for </w:t>
        </w:r>
      </w:ins>
      <w:ins w:id="1882" w:author="Benton, Deon" w:date="2026-05-04T11:26:00Z" w16du:dateUtc="2026-05-04T16:26:00Z">
        <w:r w:rsidR="00E21A3E">
          <w:rPr>
            <w:rFonts w:ascii="Times New Roman" w:eastAsia="Times New Roman" w:hAnsi="Times New Roman" w:cs="Times New Roman"/>
          </w:rPr>
          <w:t xml:space="preserve">networks </w:t>
        </w:r>
      </w:ins>
      <w:ins w:id="1883" w:author="Benton, Deon" w:date="2026-05-04T11:27:00Z" w16du:dateUtc="2026-05-04T16:27:00Z">
        <w:r w:rsidR="00CB44E1">
          <w:rPr>
            <w:rFonts w:ascii="Times New Roman" w:eastAsia="Times New Roman" w:hAnsi="Times New Roman" w:cs="Times New Roman"/>
          </w:rPr>
          <w:t>in the</w:t>
        </w:r>
      </w:ins>
      <w:ins w:id="1884" w:author="Benton, Deon" w:date="2026-05-04T11:26:00Z" w16du:dateUtc="2026-05-04T16:26:00Z">
        <w:r w:rsidR="00E21A3E">
          <w:rPr>
            <w:rFonts w:ascii="Times New Roman" w:eastAsia="Times New Roman" w:hAnsi="Times New Roman" w:cs="Times New Roman"/>
          </w:rPr>
          <w:t xml:space="preserve"> Effective Action condition</w:t>
        </w:r>
      </w:ins>
      <w:ins w:id="1885" w:author="Benton, Deon" w:date="2026-05-22T13:24:00Z" w16du:dateUtc="2026-05-22T18:24:00Z">
        <w:r w:rsidR="00144146">
          <w:rPr>
            <w:rFonts w:ascii="Times New Roman" w:eastAsia="Times New Roman" w:hAnsi="Times New Roman" w:cs="Times New Roman"/>
          </w:rPr>
          <w:t xml:space="preserve"> only</w:t>
        </w:r>
      </w:ins>
      <w:ins w:id="1886" w:author="Benton, Deon" w:date="2026-05-04T11:28:00Z" w16du:dateUtc="2026-05-04T16:28:00Z">
        <w:r w:rsidR="008B237A">
          <w:rPr>
            <w:rFonts w:ascii="Times New Roman" w:eastAsia="Times New Roman" w:hAnsi="Times New Roman" w:cs="Times New Roman"/>
          </w:rPr>
          <w:t xml:space="preserve">. </w:t>
        </w:r>
      </w:ins>
      <w:ins w:id="1887" w:author="Benton, Deon" w:date="2026-05-04T11:29:00Z" w16du:dateUtc="2026-05-04T16:29:00Z">
        <w:r w:rsidR="008B237A">
          <w:rPr>
            <w:rFonts w:ascii="Times New Roman" w:eastAsia="Times New Roman" w:hAnsi="Times New Roman" w:cs="Times New Roman"/>
          </w:rPr>
          <w:t>The assumption that</w:t>
        </w:r>
      </w:ins>
      <w:ins w:id="1888" w:author="Benton, Deon" w:date="2026-05-04T11:40:00Z" w16du:dateUtc="2026-05-04T16:40:00Z">
        <w:r w:rsidR="00A53D96">
          <w:rPr>
            <w:rFonts w:ascii="Times New Roman" w:eastAsia="Times New Roman" w:hAnsi="Times New Roman" w:cs="Times New Roman"/>
          </w:rPr>
          <w:t xml:space="preserve"> </w:t>
        </w:r>
      </w:ins>
      <w:ins w:id="1889" w:author="Benton, Deon" w:date="2026-05-04T12:31:00Z" w16du:dateUtc="2026-05-04T17:31:00Z">
        <w:r w:rsidR="00394185">
          <w:rPr>
            <w:rFonts w:ascii="Times New Roman" w:eastAsia="Times New Roman" w:hAnsi="Times New Roman" w:cs="Times New Roman"/>
          </w:rPr>
          <w:t>this attentional boost is short-lived</w:t>
        </w:r>
      </w:ins>
      <w:ins w:id="1890" w:author="Benton, Deon" w:date="2026-05-04T11:29:00Z" w16du:dateUtc="2026-05-04T16:29:00Z">
        <w:r w:rsidR="008B237A">
          <w:rPr>
            <w:rFonts w:ascii="Times New Roman" w:eastAsia="Times New Roman" w:hAnsi="Times New Roman" w:cs="Times New Roman"/>
          </w:rPr>
          <w:t xml:space="preserve"> </w:t>
        </w:r>
      </w:ins>
      <w:ins w:id="1891" w:author="Benton, Deon" w:date="2026-05-04T11:30:00Z" w16du:dateUtc="2026-05-04T16:30:00Z">
        <w:r w:rsidR="008B237A">
          <w:rPr>
            <w:rFonts w:ascii="Times New Roman" w:eastAsia="Times New Roman" w:hAnsi="Times New Roman" w:cs="Times New Roman"/>
          </w:rPr>
          <w:t xml:space="preserve">was implemented by </w:t>
        </w:r>
      </w:ins>
      <w:ins w:id="1892" w:author="Benton, Deon" w:date="2026-05-04T11:32:00Z" w16du:dateUtc="2026-05-04T16:32:00Z">
        <w:r w:rsidR="004E3A37">
          <w:rPr>
            <w:rFonts w:ascii="Times New Roman" w:eastAsia="Times New Roman" w:hAnsi="Times New Roman" w:cs="Times New Roman"/>
          </w:rPr>
          <w:t>resetting</w:t>
        </w:r>
      </w:ins>
      <w:ins w:id="1893" w:author="Benton, Deon" w:date="2026-05-04T11:30:00Z" w16du:dateUtc="2026-05-04T16:30:00Z">
        <w:r w:rsidR="008B237A">
          <w:rPr>
            <w:rFonts w:ascii="Times New Roman" w:eastAsia="Times New Roman" w:hAnsi="Times New Roman" w:cs="Times New Roman"/>
          </w:rPr>
          <w:t xml:space="preserve"> the learning rate to its pretraining value at the start of the subsequent habituation phase</w:t>
        </w:r>
      </w:ins>
      <w:ins w:id="1894" w:author="Benton, Deon" w:date="2026-05-04T11:31:00Z" w16du:dateUtc="2026-05-04T16:31:00Z">
        <w:r w:rsidR="004E3A37">
          <w:rPr>
            <w:rFonts w:ascii="Times New Roman" w:eastAsia="Times New Roman" w:hAnsi="Times New Roman" w:cs="Times New Roman"/>
          </w:rPr>
          <w:t>. Th</w:t>
        </w:r>
      </w:ins>
      <w:ins w:id="1895" w:author="Benton, Deon" w:date="2026-05-04T11:32:00Z" w16du:dateUtc="2026-05-04T16:32:00Z">
        <w:r w:rsidR="004E3A37">
          <w:rPr>
            <w:rFonts w:ascii="Times New Roman" w:eastAsia="Times New Roman" w:hAnsi="Times New Roman" w:cs="Times New Roman"/>
          </w:rPr>
          <w:t>e</w:t>
        </w:r>
      </w:ins>
      <w:ins w:id="1896" w:author="Benton, Deon" w:date="2026-05-04T11:33:00Z" w16du:dateUtc="2026-05-04T16:33:00Z">
        <w:r w:rsidR="004E3A37">
          <w:rPr>
            <w:rFonts w:ascii="Times New Roman" w:eastAsia="Times New Roman" w:hAnsi="Times New Roman" w:cs="Times New Roman"/>
          </w:rPr>
          <w:t xml:space="preserve"> learning rate maintained its pretraining value across the pretraining, action, and habituation phases for networks in the </w:t>
        </w:r>
        <w:r w:rsidR="00682AFF">
          <w:rPr>
            <w:rFonts w:ascii="Times New Roman" w:eastAsia="Times New Roman" w:hAnsi="Times New Roman" w:cs="Times New Roman"/>
          </w:rPr>
          <w:t xml:space="preserve">Ineffective </w:t>
        </w:r>
      </w:ins>
      <w:ins w:id="1897" w:author="Benton, Deon" w:date="2026-05-04T11:34:00Z" w16du:dateUtc="2026-05-04T16:34:00Z">
        <w:r w:rsidR="00682AFF">
          <w:rPr>
            <w:rFonts w:ascii="Times New Roman" w:eastAsia="Times New Roman" w:hAnsi="Times New Roman" w:cs="Times New Roman"/>
          </w:rPr>
          <w:t>Action condition.</w:t>
        </w:r>
      </w:ins>
      <w:ins w:id="1898" w:author="Benton, Deon" w:date="2026-05-04T11:32:00Z" w16du:dateUtc="2026-05-04T16:32:00Z">
        <w:r w:rsidR="004E3A37">
          <w:rPr>
            <w:rFonts w:ascii="Times New Roman" w:eastAsia="Times New Roman" w:hAnsi="Times New Roman" w:cs="Times New Roman"/>
          </w:rPr>
          <w:t xml:space="preserve"> </w:t>
        </w:r>
      </w:ins>
      <w:ins w:id="1899" w:author="Benton, Deon" w:date="2026-05-04T11:36:00Z" w16du:dateUtc="2026-05-04T16:36:00Z">
        <w:r w:rsidR="00C90E65">
          <w:rPr>
            <w:rFonts w:ascii="Times New Roman" w:eastAsia="Times New Roman" w:hAnsi="Times New Roman" w:cs="Times New Roman"/>
          </w:rPr>
          <w:t xml:space="preserve">In all other </w:t>
        </w:r>
      </w:ins>
      <w:ins w:id="1900" w:author="Benton, Deon" w:date="2026-05-04T12:07:00Z" w16du:dateUtc="2026-05-04T17:07:00Z">
        <w:r w:rsidR="00F94E6F">
          <w:rPr>
            <w:rFonts w:ascii="Times New Roman" w:eastAsia="Times New Roman" w:hAnsi="Times New Roman" w:cs="Times New Roman"/>
          </w:rPr>
          <w:t>respect</w:t>
        </w:r>
      </w:ins>
      <w:ins w:id="1901" w:author="Benton, Deon" w:date="2026-05-04T11:36:00Z" w16du:dateUtc="2026-05-04T16:36:00Z">
        <w:r w:rsidR="00C90E65">
          <w:rPr>
            <w:rFonts w:ascii="Times New Roman" w:eastAsia="Times New Roman" w:hAnsi="Times New Roman" w:cs="Times New Roman"/>
          </w:rPr>
          <w:t>s, these two conditions were identical</w:t>
        </w:r>
      </w:ins>
      <w:ins w:id="1902" w:author="Benton, Deon" w:date="2026-05-04T12:07:00Z" w16du:dateUtc="2026-05-04T17:07:00Z">
        <w:r w:rsidR="00F94E6F">
          <w:rPr>
            <w:rFonts w:ascii="Times New Roman" w:eastAsia="Times New Roman" w:hAnsi="Times New Roman" w:cs="Times New Roman"/>
          </w:rPr>
          <w:t xml:space="preserve"> to one another</w:t>
        </w:r>
      </w:ins>
      <w:ins w:id="1903" w:author="Benton, Deon" w:date="2026-05-04T11:36:00Z" w16du:dateUtc="2026-05-04T16:36:00Z">
        <w:r w:rsidR="00C90E65">
          <w:rPr>
            <w:rFonts w:ascii="Times New Roman" w:eastAsia="Times New Roman" w:hAnsi="Times New Roman" w:cs="Times New Roman"/>
          </w:rPr>
          <w:t>.</w:t>
        </w:r>
      </w:ins>
      <w:ins w:id="1904" w:author="Benton, Deon" w:date="2026-05-04T13:16:00Z" w16du:dateUtc="2026-05-04T18:16:00Z">
        <w:r w:rsidR="008239C6">
          <w:rPr>
            <w:rFonts w:ascii="Times New Roman" w:eastAsia="Times New Roman" w:hAnsi="Times New Roman" w:cs="Times New Roman"/>
          </w:rPr>
          <w:t xml:space="preserve"> </w:t>
        </w:r>
      </w:ins>
    </w:p>
    <w:p w14:paraId="0884B5F6" w14:textId="77777777" w:rsidR="00C7751A" w:rsidRDefault="00C7751A" w:rsidP="008239C6">
      <w:pPr>
        <w:spacing w:line="480" w:lineRule="auto"/>
        <w:ind w:firstLine="720"/>
        <w:contextualSpacing/>
        <w:rPr>
          <w:ins w:id="1905" w:author="Benton, Deon" w:date="2026-05-04T13:55:00Z" w16du:dateUtc="2026-05-04T18:55:00Z"/>
          <w:rFonts w:ascii="Times New Roman" w:eastAsia="Times New Roman" w:hAnsi="Times New Roman" w:cs="Times New Roman"/>
        </w:rPr>
      </w:pPr>
    </w:p>
    <w:p w14:paraId="0910C97C" w14:textId="77777777" w:rsidR="00C7751A" w:rsidRPr="00EE5434" w:rsidRDefault="00C7751A" w:rsidP="00C7751A">
      <w:pPr>
        <w:spacing w:line="480" w:lineRule="auto"/>
        <w:contextualSpacing/>
        <w:rPr>
          <w:ins w:id="1906" w:author="Benton, Deon" w:date="2026-05-04T13:55:00Z" w16du:dateUtc="2026-05-04T18:55:00Z"/>
          <w:rFonts w:ascii="Times New Roman" w:eastAsia="Times New Roman" w:hAnsi="Times New Roman" w:cs="Times New Roman"/>
          <w:b/>
          <w:bCs/>
        </w:rPr>
      </w:pPr>
      <w:ins w:id="1907" w:author="Benton, Deon" w:date="2026-05-04T13:55:00Z" w16du:dateUtc="2026-05-04T18:55:00Z">
        <w:r>
          <w:rPr>
            <w:rFonts w:ascii="Times New Roman" w:hAnsi="Times New Roman" w:cs="Times New Roman"/>
            <w:b/>
            <w:bCs/>
          </w:rPr>
          <w:t>Results</w:t>
        </w:r>
      </w:ins>
    </w:p>
    <w:tbl>
      <w:tblPr>
        <w:tblStyle w:val="TableGrid"/>
        <w:tblW w:w="117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7"/>
        <w:gridCol w:w="6636"/>
      </w:tblGrid>
      <w:tr w:rsidR="003D4B37" w14:paraId="0E60A769" w14:textId="77777777" w:rsidTr="00C55C74">
        <w:trPr>
          <w:trHeight w:val="3109"/>
        </w:trPr>
        <w:tc>
          <w:tcPr>
            <w:tcW w:w="4962" w:type="dxa"/>
          </w:tcPr>
          <w:p w14:paraId="41611118" w14:textId="0E1507CC"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7D8C831" wp14:editId="008FE3FB">
                  <wp:extent cx="3112268" cy="2489813"/>
                  <wp:effectExtent l="0" t="0" r="0" b="6350"/>
                  <wp:docPr id="16702015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01522" name="Picture 167020152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138723" cy="2510977"/>
                          </a:xfrm>
                          <a:prstGeom prst="rect">
                            <a:avLst/>
                          </a:prstGeom>
                        </pic:spPr>
                      </pic:pic>
                    </a:graphicData>
                  </a:graphic>
                </wp:inline>
              </w:drawing>
            </w:r>
          </w:p>
        </w:tc>
        <w:tc>
          <w:tcPr>
            <w:tcW w:w="6739" w:type="dxa"/>
          </w:tcPr>
          <w:p w14:paraId="43D99CC9" w14:textId="53CEA104"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903FFA7" wp14:editId="6320E8CD">
                  <wp:extent cx="4068967" cy="2489200"/>
                  <wp:effectExtent l="0" t="0" r="8255" b="6350"/>
                  <wp:docPr id="9383753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75329" name="Picture 938375329"/>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115564" cy="2517706"/>
                          </a:xfrm>
                          <a:prstGeom prst="rect">
                            <a:avLst/>
                          </a:prstGeom>
                        </pic:spPr>
                      </pic:pic>
                    </a:graphicData>
                  </a:graphic>
                </wp:inline>
              </w:drawing>
            </w:r>
          </w:p>
        </w:tc>
      </w:tr>
      <w:tr w:rsidR="003D4B37" w14:paraId="4052FACB" w14:textId="77777777" w:rsidTr="00C55C74">
        <w:trPr>
          <w:trHeight w:val="3109"/>
        </w:trPr>
        <w:tc>
          <w:tcPr>
            <w:tcW w:w="4962" w:type="dxa"/>
          </w:tcPr>
          <w:p w14:paraId="2D031933" w14:textId="6C00FBEA"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CCD3A36" wp14:editId="6550AD9A">
                  <wp:extent cx="3112264" cy="2489812"/>
                  <wp:effectExtent l="0" t="0" r="0" b="6350"/>
                  <wp:docPr id="17032171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17157" name="Picture 1703217157"/>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128305" cy="2502645"/>
                          </a:xfrm>
                          <a:prstGeom prst="rect">
                            <a:avLst/>
                          </a:prstGeom>
                        </pic:spPr>
                      </pic:pic>
                    </a:graphicData>
                  </a:graphic>
                </wp:inline>
              </w:drawing>
            </w:r>
          </w:p>
        </w:tc>
        <w:tc>
          <w:tcPr>
            <w:tcW w:w="6739" w:type="dxa"/>
          </w:tcPr>
          <w:p w14:paraId="6AEA79E3" w14:textId="18B6D233" w:rsidR="00177DB3" w:rsidRDefault="008B71D8" w:rsidP="00BD73A3">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8AABD81" wp14:editId="4D58DE30">
                  <wp:extent cx="4068969" cy="2489200"/>
                  <wp:effectExtent l="0" t="0" r="8255" b="6350"/>
                  <wp:docPr id="10609485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48505" name="Picture 106094850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103137" cy="2510103"/>
                          </a:xfrm>
                          <a:prstGeom prst="rect">
                            <a:avLst/>
                          </a:prstGeom>
                        </pic:spPr>
                      </pic:pic>
                    </a:graphicData>
                  </a:graphic>
                </wp:inline>
              </w:drawing>
            </w:r>
          </w:p>
        </w:tc>
      </w:tr>
    </w:tbl>
    <w:p w14:paraId="62CF34C3" w14:textId="1F599D47" w:rsidR="00C7751A" w:rsidRDefault="00BD73A3" w:rsidP="00BD73A3">
      <w:pPr>
        <w:pStyle w:val="Caption"/>
        <w:rPr>
          <w:ins w:id="1908" w:author="Benton, Deon" w:date="2026-05-04T13:55:00Z" w16du:dateUtc="2026-05-04T18:55:00Z"/>
          <w:rFonts w:ascii="Times New Roman" w:eastAsia="Times New Roman" w:hAnsi="Times New Roman" w:cs="Times New Roman"/>
        </w:rPr>
      </w:pPr>
      <w:r w:rsidRPr="00034E60">
        <w:rPr>
          <w:rFonts w:ascii="Times New Roman" w:hAnsi="Times New Roman" w:cs="Times New Roman"/>
          <w:b/>
          <w:bCs/>
          <w:i w:val="0"/>
          <w:iCs w:val="0"/>
          <w:color w:val="000000" w:themeColor="text1"/>
          <w:sz w:val="24"/>
          <w:szCs w:val="24"/>
        </w:rPr>
        <w:lastRenderedPageBreak/>
        <w:t xml:space="preserve">Figure </w:t>
      </w:r>
      <w:r w:rsidRPr="00034E60">
        <w:rPr>
          <w:rFonts w:ascii="Times New Roman" w:hAnsi="Times New Roman" w:cs="Times New Roman"/>
          <w:b/>
          <w:bCs/>
          <w:i w:val="0"/>
          <w:iCs w:val="0"/>
          <w:color w:val="000000" w:themeColor="text1"/>
          <w:sz w:val="24"/>
          <w:szCs w:val="24"/>
        </w:rPr>
        <w:fldChar w:fldCharType="begin"/>
      </w:r>
      <w:r w:rsidRPr="00034E60">
        <w:rPr>
          <w:rFonts w:ascii="Times New Roman" w:hAnsi="Times New Roman" w:cs="Times New Roman"/>
          <w:b/>
          <w:bCs/>
          <w:i w:val="0"/>
          <w:iCs w:val="0"/>
          <w:color w:val="000000" w:themeColor="text1"/>
          <w:sz w:val="24"/>
          <w:szCs w:val="24"/>
        </w:rPr>
        <w:instrText xml:space="preserve"> SEQ Figure \* ARABIC </w:instrText>
      </w:r>
      <w:r w:rsidRPr="00034E60">
        <w:rPr>
          <w:rFonts w:ascii="Times New Roman" w:hAnsi="Times New Roman" w:cs="Times New Roman"/>
          <w:b/>
          <w:bCs/>
          <w:i w:val="0"/>
          <w:iCs w:val="0"/>
          <w:color w:val="000000" w:themeColor="text1"/>
          <w:sz w:val="24"/>
          <w:szCs w:val="24"/>
        </w:rPr>
        <w:fldChar w:fldCharType="separate"/>
      </w:r>
      <w:ins w:id="1909" w:author="Benton, Deon" w:date="2026-05-17T00:53:00Z" w16du:dateUtc="2026-05-17T05:53:00Z">
        <w:r w:rsidR="00014507">
          <w:rPr>
            <w:rFonts w:ascii="Times New Roman" w:hAnsi="Times New Roman" w:cs="Times New Roman"/>
            <w:b/>
            <w:bCs/>
            <w:i w:val="0"/>
            <w:iCs w:val="0"/>
            <w:noProof/>
            <w:color w:val="000000" w:themeColor="text1"/>
            <w:sz w:val="24"/>
            <w:szCs w:val="24"/>
          </w:rPr>
          <w:t>17</w:t>
        </w:r>
      </w:ins>
      <w:del w:id="1910" w:author="Benton, Deon" w:date="2026-05-17T00:53:00Z" w16du:dateUtc="2026-05-17T05:53:00Z">
        <w:r w:rsidR="008D2812" w:rsidDel="00014507">
          <w:rPr>
            <w:rFonts w:ascii="Times New Roman" w:hAnsi="Times New Roman" w:cs="Times New Roman"/>
            <w:b/>
            <w:bCs/>
            <w:i w:val="0"/>
            <w:iCs w:val="0"/>
            <w:noProof/>
            <w:color w:val="000000" w:themeColor="text1"/>
            <w:sz w:val="24"/>
            <w:szCs w:val="24"/>
          </w:rPr>
          <w:delText>18</w:delText>
        </w:r>
      </w:del>
      <w:r w:rsidRPr="00034E60">
        <w:rPr>
          <w:rFonts w:ascii="Times New Roman" w:hAnsi="Times New Roman" w:cs="Times New Roman"/>
          <w:b/>
          <w:bCs/>
          <w:i w:val="0"/>
          <w:iCs w:val="0"/>
          <w:color w:val="000000" w:themeColor="text1"/>
          <w:sz w:val="24"/>
          <w:szCs w:val="24"/>
        </w:rPr>
        <w:fldChar w:fldCharType="end"/>
      </w:r>
      <w:r w:rsidRPr="00034E60">
        <w:rPr>
          <w:rFonts w:ascii="Times New Roman" w:hAnsi="Times New Roman" w:cs="Times New Roman"/>
          <w:b/>
          <w:bCs/>
          <w:i w:val="0"/>
          <w:iCs w:val="0"/>
          <w:color w:val="000000" w:themeColor="text1"/>
          <w:sz w:val="24"/>
          <w:szCs w:val="24"/>
        </w:rPr>
        <w:t>.</w:t>
      </w:r>
      <w:r w:rsidRPr="00BD73A3">
        <w:rPr>
          <w:color w:val="000000" w:themeColor="text1"/>
        </w:rPr>
        <w:t xml:space="preserve"> </w:t>
      </w:r>
      <w:r>
        <w:rPr>
          <w:rFonts w:ascii="Times New Roman" w:hAnsi="Times New Roman" w:cs="Times New Roman"/>
          <w:i w:val="0"/>
          <w:iCs w:val="0"/>
          <w:color w:val="000000" w:themeColor="text1"/>
          <w:sz w:val="24"/>
          <w:szCs w:val="24"/>
        </w:rPr>
        <w:t>Performance of ALIAS. Plotted is n</w:t>
      </w:r>
      <w:r w:rsidRPr="00614A04">
        <w:rPr>
          <w:rFonts w:ascii="Times New Roman" w:hAnsi="Times New Roman" w:cs="Times New Roman"/>
          <w:i w:val="0"/>
          <w:iCs w:val="0"/>
          <w:color w:val="000000" w:themeColor="text1"/>
          <w:sz w:val="24"/>
          <w:szCs w:val="24"/>
        </w:rPr>
        <w:t xml:space="preserve">etworks’ </w:t>
      </w:r>
      <w:proofErr w:type="gramStart"/>
      <w:r w:rsidRPr="00614A04">
        <w:rPr>
          <w:rFonts w:ascii="Times New Roman" w:hAnsi="Times New Roman" w:cs="Times New Roman"/>
          <w:i w:val="0"/>
          <w:iCs w:val="0"/>
          <w:color w:val="000000" w:themeColor="text1"/>
          <w:sz w:val="24"/>
          <w:szCs w:val="24"/>
        </w:rPr>
        <w:t>mean</w:t>
      </w:r>
      <w:proofErr w:type="gramEnd"/>
      <w:r w:rsidRPr="00614A04">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sidR="00D92ADA">
        <w:rPr>
          <w:rFonts w:ascii="Times New Roman" w:hAnsi="Times New Roman" w:cs="Times New Roman"/>
          <w:i w:val="0"/>
          <w:iCs w:val="0"/>
          <w:color w:val="000000" w:themeColor="text1"/>
          <w:sz w:val="24"/>
          <w:szCs w:val="24"/>
        </w:rPr>
        <w:t>Efficient and Inefficient test events in the Experimental (top row)</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 xml:space="preserve">and Control conditions, </w:t>
      </w:r>
      <w:r>
        <w:rPr>
          <w:rFonts w:ascii="Times New Roman" w:hAnsi="Times New Roman" w:cs="Times New Roman"/>
          <w:i w:val="0"/>
          <w:iCs w:val="0"/>
          <w:color w:val="000000" w:themeColor="text1"/>
          <w:sz w:val="24"/>
          <w:szCs w:val="24"/>
        </w:rPr>
        <w:t>both overall (left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and across different habituation epochs (right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 xml:space="preserve">The Experimental and Controls correspond to Experiments </w:t>
      </w:r>
      <w:r w:rsidR="00B037DA">
        <w:rPr>
          <w:rFonts w:ascii="Times New Roman" w:hAnsi="Times New Roman" w:cs="Times New Roman"/>
          <w:i w:val="0"/>
          <w:iCs w:val="0"/>
          <w:color w:val="000000" w:themeColor="text1"/>
          <w:sz w:val="24"/>
          <w:szCs w:val="24"/>
        </w:rPr>
        <w:t>1, 4, and 5</w:t>
      </w:r>
      <w:r w:rsidR="00D92ADA">
        <w:rPr>
          <w:rFonts w:ascii="Times New Roman" w:hAnsi="Times New Roman" w:cs="Times New Roman"/>
          <w:i w:val="0"/>
          <w:iCs w:val="0"/>
          <w:color w:val="000000" w:themeColor="text1"/>
          <w:sz w:val="24"/>
          <w:szCs w:val="24"/>
        </w:rPr>
        <w:t xml:space="preserve"> in Skerry et al. (2013)</w:t>
      </w:r>
      <w:r>
        <w:rPr>
          <w:rFonts w:ascii="Times New Roman" w:hAnsi="Times New Roman" w:cs="Times New Roman"/>
          <w:i w:val="0"/>
          <w:iCs w:val="0"/>
          <w:color w:val="000000" w:themeColor="text1"/>
          <w:sz w:val="24"/>
          <w:szCs w:val="24"/>
        </w:rPr>
        <w:t>.</w:t>
      </w:r>
    </w:p>
    <w:p w14:paraId="4BF820ED" w14:textId="77777777" w:rsidR="006243B1" w:rsidRDefault="006243B1" w:rsidP="006243B1">
      <w:pPr>
        <w:spacing w:line="480" w:lineRule="auto"/>
        <w:contextualSpacing/>
        <w:rPr>
          <w:rFonts w:ascii="Times New Roman" w:eastAsia="Times New Roman" w:hAnsi="Times New Roman" w:cs="Times New Roman"/>
        </w:rPr>
      </w:pPr>
    </w:p>
    <w:p w14:paraId="61043AB5" w14:textId="7DCA75A9" w:rsidR="006243B1" w:rsidRDefault="006243B1" w:rsidP="006243B1">
      <w:pPr>
        <w:spacing w:line="480" w:lineRule="auto"/>
        <w:contextualSpacing/>
        <w:rPr>
          <w:ins w:id="1911" w:author="Benton, Deon" w:date="2026-05-04T21:46:00Z" w16du:dateUtc="2026-05-05T02:46:00Z"/>
          <w:rFonts w:ascii="Times New Roman" w:eastAsia="Times New Roman" w:hAnsi="Times New Roman" w:cs="Times New Roman"/>
        </w:rPr>
      </w:pPr>
      <w:r>
        <w:rPr>
          <w:rFonts w:ascii="Times New Roman" w:eastAsia="Times New Roman" w:hAnsi="Times New Roman" w:cs="Times New Roman"/>
        </w:rPr>
        <w:tab/>
      </w:r>
      <w:ins w:id="1912" w:author="Benton, Deon" w:date="2026-05-04T21:43:00Z" w16du:dateUtc="2026-05-05T02:43:00Z">
        <w:r>
          <w:rPr>
            <w:rFonts w:ascii="Times New Roman" w:eastAsia="Times New Roman" w:hAnsi="Times New Roman" w:cs="Times New Roman"/>
          </w:rPr>
          <w:t>Figure 1</w:t>
        </w:r>
      </w:ins>
      <w:ins w:id="1913" w:author="Benton, Deon" w:date="2026-05-22T13:43:00Z" w16du:dateUtc="2026-05-22T18:43:00Z">
        <w:r w:rsidR="00712A0A">
          <w:rPr>
            <w:rFonts w:ascii="Times New Roman" w:eastAsia="Times New Roman" w:hAnsi="Times New Roman" w:cs="Times New Roman"/>
          </w:rPr>
          <w:t>7</w:t>
        </w:r>
      </w:ins>
      <w:ins w:id="1914" w:author="Benton, Deon" w:date="2026-05-04T21:43:00Z" w16du:dateUtc="2026-05-05T02:43:00Z">
        <w:r>
          <w:rPr>
            <w:rFonts w:ascii="Times New Roman" w:eastAsia="Times New Roman" w:hAnsi="Times New Roman" w:cs="Times New Roman"/>
          </w:rPr>
          <w:t xml:space="preserve"> shows the performance of </w:t>
        </w:r>
      </w:ins>
      <w:ins w:id="1915" w:author="Benton, Deon" w:date="2026-05-04T21:44:00Z" w16du:dateUtc="2026-05-05T02:44:00Z">
        <w:r>
          <w:rPr>
            <w:rFonts w:ascii="Times New Roman" w:eastAsia="Times New Roman" w:hAnsi="Times New Roman" w:cs="Times New Roman"/>
          </w:rPr>
          <w:t>ALIAS</w:t>
        </w:r>
      </w:ins>
      <w:r w:rsidR="004335C0">
        <w:rPr>
          <w:rFonts w:ascii="Times New Roman" w:eastAsia="Times New Roman" w:hAnsi="Times New Roman" w:cs="Times New Roman"/>
        </w:rPr>
        <w:t>, both</w:t>
      </w:r>
      <w:ins w:id="1916" w:author="Benton, Deon" w:date="2026-05-04T21:44:00Z" w16du:dateUtc="2026-05-05T02:44:00Z">
        <w:r>
          <w:rPr>
            <w:rFonts w:ascii="Times New Roman" w:eastAsia="Times New Roman" w:hAnsi="Times New Roman" w:cs="Times New Roman"/>
          </w:rPr>
          <w:t xml:space="preserve"> across habituation epochs and overall.</w:t>
        </w:r>
      </w:ins>
      <w:ins w:id="1917" w:author="Benton, Deon" w:date="2026-05-04T21:45:00Z" w16du:dateUtc="2026-05-05T02:45:00Z">
        <w:r>
          <w:rPr>
            <w:rFonts w:ascii="Times New Roman" w:eastAsia="Times New Roman" w:hAnsi="Times New Roman" w:cs="Times New Roman"/>
          </w:rPr>
          <w:t xml:space="preserve"> The</w:t>
        </w:r>
      </w:ins>
      <w:ins w:id="1918" w:author="Benton, Deon" w:date="2026-05-22T13:44:00Z" w16du:dateUtc="2026-05-22T18:44:00Z">
        <w:r w:rsidR="00331188">
          <w:rPr>
            <w:rFonts w:ascii="Times New Roman" w:eastAsia="Times New Roman" w:hAnsi="Times New Roman" w:cs="Times New Roman"/>
          </w:rPr>
          <w:t xml:space="preserve"> </w:t>
        </w:r>
        <w:proofErr w:type="gramStart"/>
        <w:r w:rsidR="00331188">
          <w:rPr>
            <w:rFonts w:ascii="Times New Roman" w:eastAsia="Times New Roman" w:hAnsi="Times New Roman" w:cs="Times New Roman"/>
          </w:rPr>
          <w:t>results—</w:t>
        </w:r>
        <w:proofErr w:type="gramEnd"/>
        <w:r w:rsidR="00331188">
          <w:rPr>
            <w:rFonts w:ascii="Times New Roman" w:eastAsia="Times New Roman" w:hAnsi="Times New Roman" w:cs="Times New Roman"/>
          </w:rPr>
          <w:t>which are shown in Figure 17, showed that</w:t>
        </w:r>
      </w:ins>
      <w:ins w:id="1919" w:author="Benton, Deon" w:date="2026-05-04T21:45:00Z" w16du:dateUtc="2026-05-05T02:45:00Z">
        <w:r>
          <w:rPr>
            <w:rFonts w:ascii="Times New Roman" w:eastAsia="Times New Roman" w:hAnsi="Times New Roman" w:cs="Times New Roman"/>
          </w:rPr>
          <w:t xml:space="preserve"> </w:t>
        </w:r>
      </w:ins>
      <w:ins w:id="1920" w:author="Benton, Deon" w:date="2026-05-22T13:44:00Z" w16du:dateUtc="2026-05-22T18:44:00Z">
        <w:r w:rsidR="00331188">
          <w:rPr>
            <w:rFonts w:ascii="Times New Roman" w:eastAsia="Times New Roman" w:hAnsi="Times New Roman" w:cs="Times New Roman"/>
          </w:rPr>
          <w:t xml:space="preserve">networks in the </w:t>
        </w:r>
      </w:ins>
      <w:r w:rsidR="004335C0">
        <w:rPr>
          <w:rFonts w:ascii="Times New Roman" w:eastAsia="Times New Roman" w:hAnsi="Times New Roman" w:cs="Times New Roman"/>
        </w:rPr>
        <w:t xml:space="preserve">Experimental </w:t>
      </w:r>
      <w:r w:rsidR="001E2730">
        <w:rPr>
          <w:rFonts w:ascii="Times New Roman" w:eastAsia="Times New Roman" w:hAnsi="Times New Roman" w:cs="Times New Roman"/>
        </w:rPr>
        <w:t>condition</w:t>
      </w:r>
      <w:r w:rsidR="00C80A8A">
        <w:rPr>
          <w:rFonts w:ascii="Times New Roman" w:eastAsia="Times New Roman" w:hAnsi="Times New Roman" w:cs="Times New Roman"/>
        </w:rPr>
        <w:t xml:space="preserve"> </w:t>
      </w:r>
      <w:ins w:id="1921" w:author="Benton, Deon" w:date="2026-05-22T13:44:00Z" w16du:dateUtc="2026-05-22T18:44:00Z">
        <w:r w:rsidR="00331188">
          <w:rPr>
            <w:rFonts w:ascii="Times New Roman" w:eastAsia="Times New Roman" w:hAnsi="Times New Roman" w:cs="Times New Roman"/>
          </w:rPr>
          <w:t xml:space="preserve">looked longer at the </w:t>
        </w:r>
      </w:ins>
      <w:r w:rsidR="004335C0">
        <w:rPr>
          <w:rFonts w:ascii="Times New Roman" w:eastAsia="Times New Roman" w:hAnsi="Times New Roman" w:cs="Times New Roman"/>
        </w:rPr>
        <w:t xml:space="preserve">Inefficient test event than at the Efficient </w:t>
      </w:r>
      <w:ins w:id="1922" w:author="Benton, Deon" w:date="2026-05-22T13:44:00Z" w16du:dateUtc="2026-05-22T18:44:00Z">
        <w:r w:rsidR="00331188">
          <w:rPr>
            <w:rFonts w:ascii="Times New Roman" w:eastAsia="Times New Roman" w:hAnsi="Times New Roman" w:cs="Times New Roman"/>
          </w:rPr>
          <w:t>one</w:t>
        </w:r>
      </w:ins>
      <w:r w:rsidR="004335C0">
        <w:rPr>
          <w:rFonts w:ascii="Times New Roman" w:eastAsia="Times New Roman" w:hAnsi="Times New Roman" w:cs="Times New Roman"/>
        </w:rPr>
        <w:t xml:space="preserve">. This was true overall and for different amounts of habituation. In contrast, networks in the Control </w:t>
      </w:r>
      <w:r w:rsidR="00B83EA1">
        <w:rPr>
          <w:rFonts w:ascii="Times New Roman" w:eastAsia="Times New Roman" w:hAnsi="Times New Roman" w:cs="Times New Roman"/>
        </w:rPr>
        <w:t>condition</w:t>
      </w:r>
      <w:r w:rsidR="00BD73A3">
        <w:rPr>
          <w:rFonts w:ascii="Times New Roman" w:eastAsia="Times New Roman" w:hAnsi="Times New Roman" w:cs="Times New Roman"/>
        </w:rPr>
        <w:t xml:space="preserve"> </w:t>
      </w:r>
      <w:ins w:id="1923" w:author="Benton, Deon" w:date="2026-05-22T13:45:00Z" w16du:dateUtc="2026-05-22T18:45:00Z">
        <w:r w:rsidR="00331188">
          <w:rPr>
            <w:rFonts w:ascii="Times New Roman" w:eastAsia="Times New Roman" w:hAnsi="Times New Roman" w:cs="Times New Roman"/>
          </w:rPr>
          <w:t>looked equally long at both test events.</w:t>
        </w:r>
      </w:ins>
      <w:r w:rsidR="004335C0">
        <w:rPr>
          <w:rFonts w:ascii="Times New Roman" w:eastAsia="Times New Roman" w:hAnsi="Times New Roman" w:cs="Times New Roman"/>
        </w:rPr>
        <w:t xml:space="preserve"> </w:t>
      </w:r>
      <w:r w:rsidR="00B83EA1">
        <w:rPr>
          <w:rFonts w:ascii="Times New Roman" w:eastAsia="Times New Roman" w:hAnsi="Times New Roman" w:cs="Times New Roman"/>
        </w:rPr>
        <w:t>Both findings</w:t>
      </w:r>
      <w:r w:rsidR="0007152D">
        <w:rPr>
          <w:rFonts w:ascii="Times New Roman" w:eastAsia="Times New Roman" w:hAnsi="Times New Roman" w:cs="Times New Roman"/>
        </w:rPr>
        <w:t xml:space="preserve"> qualitatively </w:t>
      </w:r>
      <w:r w:rsidR="00BD73A3">
        <w:rPr>
          <w:rFonts w:ascii="Times New Roman" w:eastAsia="Times New Roman" w:hAnsi="Times New Roman" w:cs="Times New Roman"/>
        </w:rPr>
        <w:t>matched</w:t>
      </w:r>
      <w:r w:rsidR="0007152D">
        <w:rPr>
          <w:rFonts w:ascii="Times New Roman" w:eastAsia="Times New Roman" w:hAnsi="Times New Roman" w:cs="Times New Roman"/>
        </w:rPr>
        <w:t xml:space="preserve"> </w:t>
      </w:r>
      <w:ins w:id="1924" w:author="Benton, Deon" w:date="2026-05-22T23:02:00Z" w16du:dateUtc="2026-05-23T04:02:00Z">
        <w:r w:rsidR="00ED09E9">
          <w:rPr>
            <w:rFonts w:ascii="Times New Roman" w:eastAsia="Times New Roman" w:hAnsi="Times New Roman" w:cs="Times New Roman"/>
          </w:rPr>
          <w:t>those of</w:t>
        </w:r>
      </w:ins>
      <w:r w:rsidR="0007152D">
        <w:rPr>
          <w:rFonts w:ascii="Times New Roman" w:eastAsia="Times New Roman" w:hAnsi="Times New Roman" w:cs="Times New Roman"/>
        </w:rPr>
        <w:t xml:space="preserve"> Skerry et al. (2013). </w:t>
      </w:r>
    </w:p>
    <w:p w14:paraId="65840EE9" w14:textId="77777777" w:rsidR="000367E7" w:rsidRDefault="000367E7" w:rsidP="006243B1">
      <w:pPr>
        <w:spacing w:line="480" w:lineRule="auto"/>
        <w:contextualSpacing/>
        <w:rPr>
          <w:rFonts w:ascii="Times New Roman" w:eastAsia="Times New Roman" w:hAnsi="Times New Roman" w:cs="Times New Roman"/>
        </w:rPr>
      </w:pPr>
    </w:p>
    <w:tbl>
      <w:tblPr>
        <w:tblStyle w:val="TableGrid"/>
        <w:tblW w:w="11901"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6"/>
        <w:gridCol w:w="6816"/>
      </w:tblGrid>
      <w:tr w:rsidR="000367E7" w14:paraId="0301031D" w14:textId="77777777" w:rsidTr="00C55C74">
        <w:trPr>
          <w:trHeight w:val="3968"/>
        </w:trPr>
        <w:tc>
          <w:tcPr>
            <w:tcW w:w="5114" w:type="dxa"/>
          </w:tcPr>
          <w:p w14:paraId="658CAA64" w14:textId="2FE8EFD7" w:rsidR="000367E7" w:rsidRDefault="000367E7"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645CDDF" wp14:editId="3AB911CD">
                  <wp:extent cx="3176648" cy="2541319"/>
                  <wp:effectExtent l="0" t="0" r="5080" b="0"/>
                  <wp:docPr id="20074415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41551" name="Picture 200744155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231489" cy="2585191"/>
                          </a:xfrm>
                          <a:prstGeom prst="rect">
                            <a:avLst/>
                          </a:prstGeom>
                        </pic:spPr>
                      </pic:pic>
                    </a:graphicData>
                  </a:graphic>
                </wp:inline>
              </w:drawing>
            </w:r>
          </w:p>
        </w:tc>
        <w:tc>
          <w:tcPr>
            <w:tcW w:w="6787" w:type="dxa"/>
          </w:tcPr>
          <w:p w14:paraId="6071A62D" w14:textId="2C990190" w:rsidR="000367E7" w:rsidRDefault="000367E7" w:rsidP="00034E60">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4DDB14E" wp14:editId="6BB5DBAB">
                  <wp:extent cx="4183282" cy="2559132"/>
                  <wp:effectExtent l="0" t="0" r="8255" b="0"/>
                  <wp:docPr id="15324050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05053" name="Picture 1532405053"/>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241925" cy="2595007"/>
                          </a:xfrm>
                          <a:prstGeom prst="rect">
                            <a:avLst/>
                          </a:prstGeom>
                        </pic:spPr>
                      </pic:pic>
                    </a:graphicData>
                  </a:graphic>
                </wp:inline>
              </w:drawing>
            </w:r>
          </w:p>
        </w:tc>
      </w:tr>
    </w:tbl>
    <w:p w14:paraId="0821B803" w14:textId="660DE597" w:rsidR="000367E7" w:rsidRDefault="00034E60" w:rsidP="00034E60">
      <w:pPr>
        <w:pStyle w:val="Caption"/>
        <w:rPr>
          <w:rFonts w:ascii="Times New Roman" w:hAnsi="Times New Roman" w:cs="Times New Roman"/>
          <w:i w:val="0"/>
          <w:iCs w:val="0"/>
          <w:color w:val="000000" w:themeColor="text1"/>
          <w:sz w:val="24"/>
          <w:szCs w:val="24"/>
        </w:rPr>
      </w:pPr>
      <w:r w:rsidRPr="00B7583B">
        <w:rPr>
          <w:rFonts w:ascii="Times New Roman" w:hAnsi="Times New Roman" w:cs="Times New Roman"/>
          <w:b/>
          <w:bCs/>
          <w:i w:val="0"/>
          <w:iCs w:val="0"/>
          <w:color w:val="000000" w:themeColor="text1"/>
          <w:sz w:val="24"/>
          <w:szCs w:val="24"/>
        </w:rPr>
        <w:t xml:space="preserve">Figure </w:t>
      </w:r>
      <w:r w:rsidRPr="00B7583B">
        <w:rPr>
          <w:rFonts w:ascii="Times New Roman" w:hAnsi="Times New Roman" w:cs="Times New Roman"/>
          <w:b/>
          <w:bCs/>
          <w:i w:val="0"/>
          <w:iCs w:val="0"/>
          <w:color w:val="000000" w:themeColor="text1"/>
          <w:sz w:val="24"/>
          <w:szCs w:val="24"/>
        </w:rPr>
        <w:fldChar w:fldCharType="begin"/>
      </w:r>
      <w:r w:rsidRPr="00B7583B">
        <w:rPr>
          <w:rFonts w:ascii="Times New Roman" w:hAnsi="Times New Roman" w:cs="Times New Roman"/>
          <w:b/>
          <w:bCs/>
          <w:i w:val="0"/>
          <w:iCs w:val="0"/>
          <w:color w:val="000000" w:themeColor="text1"/>
          <w:sz w:val="24"/>
          <w:szCs w:val="24"/>
        </w:rPr>
        <w:instrText xml:space="preserve"> SEQ Figure \* ARABIC </w:instrText>
      </w:r>
      <w:r w:rsidRPr="00B7583B">
        <w:rPr>
          <w:rFonts w:ascii="Times New Roman" w:hAnsi="Times New Roman" w:cs="Times New Roman"/>
          <w:b/>
          <w:bCs/>
          <w:i w:val="0"/>
          <w:iCs w:val="0"/>
          <w:color w:val="000000" w:themeColor="text1"/>
          <w:sz w:val="24"/>
          <w:szCs w:val="24"/>
        </w:rPr>
        <w:fldChar w:fldCharType="separate"/>
      </w:r>
      <w:ins w:id="1925" w:author="Benton, Deon" w:date="2026-05-17T00:53:00Z" w16du:dateUtc="2026-05-17T05:53:00Z">
        <w:r w:rsidR="00014507">
          <w:rPr>
            <w:rFonts w:ascii="Times New Roman" w:hAnsi="Times New Roman" w:cs="Times New Roman"/>
            <w:b/>
            <w:bCs/>
            <w:i w:val="0"/>
            <w:iCs w:val="0"/>
            <w:noProof/>
            <w:color w:val="000000" w:themeColor="text1"/>
            <w:sz w:val="24"/>
            <w:szCs w:val="24"/>
          </w:rPr>
          <w:t>18</w:t>
        </w:r>
      </w:ins>
      <w:r w:rsidRPr="00B7583B">
        <w:rPr>
          <w:rFonts w:ascii="Times New Roman" w:hAnsi="Times New Roman" w:cs="Times New Roman"/>
          <w:b/>
          <w:bCs/>
          <w:i w:val="0"/>
          <w:iCs w:val="0"/>
          <w:color w:val="000000" w:themeColor="text1"/>
          <w:sz w:val="24"/>
          <w:szCs w:val="24"/>
        </w:rPr>
        <w:fldChar w:fldCharType="end"/>
      </w:r>
      <w:r w:rsidRPr="00B7583B">
        <w:rPr>
          <w:rFonts w:ascii="Times New Roman" w:hAnsi="Times New Roman" w:cs="Times New Roman"/>
          <w:b/>
          <w:bCs/>
          <w:i w:val="0"/>
          <w:iCs w:val="0"/>
          <w:color w:val="000000" w:themeColor="text1"/>
          <w:sz w:val="24"/>
          <w:szCs w:val="24"/>
        </w:rPr>
        <w:t>.</w:t>
      </w:r>
      <w:r w:rsidRPr="00034E60">
        <w:rPr>
          <w:color w:val="000000" w:themeColor="text1"/>
        </w:rPr>
        <w:t xml:space="preserve"> </w:t>
      </w:r>
      <w:r w:rsidRPr="00BD0659">
        <w:rPr>
          <w:rFonts w:ascii="Times New Roman" w:hAnsi="Times New Roman" w:cs="Times New Roman"/>
          <w:color w:val="000000" w:themeColor="text1"/>
          <w:sz w:val="24"/>
          <w:szCs w:val="24"/>
        </w:rPr>
        <w:t>Performance of ALIAS</w:t>
      </w:r>
      <w:r w:rsidR="002D3ADE" w:rsidRPr="00BD0659">
        <w:rPr>
          <w:rFonts w:ascii="Times New Roman" w:hAnsi="Times New Roman" w:cs="Times New Roman"/>
          <w:color w:val="000000" w:themeColor="text1"/>
          <w:sz w:val="24"/>
          <w:szCs w:val="24"/>
        </w:rPr>
        <w:t xml:space="preserve"> in </w:t>
      </w:r>
      <w:proofErr w:type="gramStart"/>
      <w:r w:rsidR="002D3ADE" w:rsidRPr="00BD0659">
        <w:rPr>
          <w:rFonts w:ascii="Times New Roman" w:hAnsi="Times New Roman" w:cs="Times New Roman"/>
          <w:color w:val="000000" w:themeColor="text1"/>
          <w:sz w:val="24"/>
          <w:szCs w:val="24"/>
        </w:rPr>
        <w:t>the No</w:t>
      </w:r>
      <w:proofErr w:type="gramEnd"/>
      <w:r w:rsidR="002D3ADE" w:rsidRPr="00BD0659">
        <w:rPr>
          <w:rFonts w:ascii="Times New Roman" w:hAnsi="Times New Roman" w:cs="Times New Roman"/>
          <w:color w:val="000000" w:themeColor="text1"/>
          <w:sz w:val="24"/>
          <w:szCs w:val="24"/>
        </w:rPr>
        <w:t xml:space="preserve"> Training condition</w:t>
      </w:r>
      <w:r w:rsidRPr="00BD0659">
        <w:rPr>
          <w:rFonts w:ascii="Times New Roman" w:hAnsi="Times New Roman" w:cs="Times New Roman"/>
          <w:color w:val="000000" w:themeColor="text1"/>
          <w:sz w:val="24"/>
          <w:szCs w:val="24"/>
        </w:rPr>
        <w:t>.</w:t>
      </w:r>
      <w:r w:rsidR="002D3ADE" w:rsidRPr="00BD0659">
        <w:rPr>
          <w:rFonts w:ascii="Times New Roman" w:hAnsi="Times New Roman" w:cs="Times New Roman"/>
          <w:color w:val="000000" w:themeColor="text1"/>
          <w:sz w:val="24"/>
          <w:szCs w:val="24"/>
        </w:rPr>
        <w:t xml:space="preserve"> </w:t>
      </w:r>
      <w:r w:rsidR="002D3ADE">
        <w:rPr>
          <w:rFonts w:ascii="Times New Roman" w:hAnsi="Times New Roman" w:cs="Times New Roman"/>
          <w:i w:val="0"/>
          <w:iCs w:val="0"/>
          <w:color w:val="000000" w:themeColor="text1"/>
          <w:sz w:val="24"/>
          <w:szCs w:val="24"/>
        </w:rPr>
        <w:t xml:space="preserve">The </w:t>
      </w:r>
      <w:r w:rsidR="00C25029">
        <w:rPr>
          <w:rFonts w:ascii="Times New Roman" w:hAnsi="Times New Roman" w:cs="Times New Roman"/>
          <w:i w:val="0"/>
          <w:iCs w:val="0"/>
          <w:color w:val="000000" w:themeColor="text1"/>
          <w:sz w:val="24"/>
          <w:szCs w:val="24"/>
        </w:rPr>
        <w:t>overall error produced to the Efficient and Inefficient test events is shown on the left, and the error produced across different habituation epochs is shown on the right.</w:t>
      </w:r>
      <w:r>
        <w:rPr>
          <w:rFonts w:ascii="Times New Roman" w:hAnsi="Times New Roman" w:cs="Times New Roman"/>
          <w:i w:val="0"/>
          <w:iCs w:val="0"/>
          <w:color w:val="000000" w:themeColor="text1"/>
          <w:sz w:val="24"/>
          <w:szCs w:val="24"/>
        </w:rPr>
        <w:t xml:space="preserve"> </w:t>
      </w:r>
      <w:r w:rsidR="00C25029">
        <w:rPr>
          <w:rFonts w:ascii="Times New Roman" w:hAnsi="Times New Roman" w:cs="Times New Roman"/>
          <w:i w:val="0"/>
          <w:iCs w:val="0"/>
          <w:color w:val="000000" w:themeColor="text1"/>
          <w:sz w:val="24"/>
          <w:szCs w:val="24"/>
        </w:rPr>
        <w:t>This condition corresponds to Experiment 3</w:t>
      </w:r>
      <w:r>
        <w:rPr>
          <w:rFonts w:ascii="Times New Roman" w:hAnsi="Times New Roman" w:cs="Times New Roman"/>
          <w:i w:val="0"/>
          <w:iCs w:val="0"/>
          <w:color w:val="000000" w:themeColor="text1"/>
          <w:sz w:val="24"/>
          <w:szCs w:val="24"/>
        </w:rPr>
        <w:t xml:space="preserve"> in Skerry et al. (2013).</w:t>
      </w:r>
    </w:p>
    <w:p w14:paraId="3BAD50A2" w14:textId="77777777" w:rsidR="00B7583B" w:rsidRPr="00B7583B" w:rsidRDefault="00B7583B" w:rsidP="00B7583B"/>
    <w:p w14:paraId="68400EE7" w14:textId="3F0A665E" w:rsidR="00545C9D" w:rsidRDefault="007C464C"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t>Figure 1</w:t>
      </w:r>
      <w:ins w:id="1926" w:author="Benton, Deon" w:date="2026-05-22T23:16:00Z" w16du:dateUtc="2026-05-23T04:16:00Z">
        <w:r w:rsidR="00623911">
          <w:rPr>
            <w:rFonts w:ascii="Times New Roman" w:eastAsia="Times New Roman" w:hAnsi="Times New Roman" w:cs="Times New Roman"/>
          </w:rPr>
          <w:t>8</w:t>
        </w:r>
      </w:ins>
      <w:r>
        <w:rPr>
          <w:rFonts w:ascii="Times New Roman" w:eastAsia="Times New Roman" w:hAnsi="Times New Roman" w:cs="Times New Roman"/>
        </w:rPr>
        <w:t xml:space="preserve"> shows the performance of networks</w:t>
      </w:r>
      <w:r w:rsidR="009D1397">
        <w:rPr>
          <w:rFonts w:ascii="Times New Roman" w:eastAsia="Times New Roman" w:hAnsi="Times New Roman" w:cs="Times New Roman"/>
        </w:rPr>
        <w:t xml:space="preserve"> </w:t>
      </w:r>
      <w:ins w:id="1927" w:author="Benton, Deon" w:date="2026-05-22T23:04:00Z" w16du:dateUtc="2026-05-23T04:04:00Z">
        <w:r w:rsidR="00BD0659">
          <w:rPr>
            <w:rFonts w:ascii="Times New Roman" w:eastAsia="Times New Roman" w:hAnsi="Times New Roman" w:cs="Times New Roman"/>
          </w:rPr>
          <w:t>in the</w:t>
        </w:r>
      </w:ins>
      <w:r w:rsidR="009D1397">
        <w:rPr>
          <w:rFonts w:ascii="Times New Roman" w:eastAsia="Times New Roman" w:hAnsi="Times New Roman" w:cs="Times New Roman"/>
        </w:rPr>
        <w:t xml:space="preserve"> No Training</w:t>
      </w:r>
      <w:r w:rsidR="00034E60">
        <w:rPr>
          <w:rFonts w:ascii="Times New Roman" w:eastAsia="Times New Roman" w:hAnsi="Times New Roman" w:cs="Times New Roman"/>
        </w:rPr>
        <w:t xml:space="preserve"> condition</w:t>
      </w:r>
      <w:r>
        <w:rPr>
          <w:rFonts w:ascii="Times New Roman" w:eastAsia="Times New Roman" w:hAnsi="Times New Roman" w:cs="Times New Roman"/>
        </w:rPr>
        <w:t>.</w:t>
      </w:r>
      <w:r w:rsidR="00034E60">
        <w:rPr>
          <w:rFonts w:ascii="Times New Roman" w:eastAsia="Times New Roman" w:hAnsi="Times New Roman" w:cs="Times New Roman"/>
        </w:rPr>
        <w:t xml:space="preserve"> </w:t>
      </w:r>
      <w:ins w:id="1928" w:author="Benton, Deon" w:date="2026-05-22T23:05:00Z" w16du:dateUtc="2026-05-23T04:05:00Z">
        <w:r w:rsidR="00BD0659">
          <w:rPr>
            <w:rFonts w:ascii="Times New Roman" w:eastAsia="Times New Roman" w:hAnsi="Times New Roman" w:cs="Times New Roman"/>
          </w:rPr>
          <w:t>Networks—like infants in the corresponding behavioral condition</w:t>
        </w:r>
      </w:ins>
      <w:ins w:id="1929" w:author="Benton, Deon" w:date="2026-05-22T23:06:00Z" w16du:dateUtc="2026-05-23T04:06:00Z">
        <w:r w:rsidR="00BD0659">
          <w:rPr>
            <w:rFonts w:ascii="Times New Roman" w:eastAsia="Times New Roman" w:hAnsi="Times New Roman" w:cs="Times New Roman"/>
          </w:rPr>
          <w:t>—</w:t>
        </w:r>
      </w:ins>
      <w:r w:rsidR="009D1397">
        <w:rPr>
          <w:rFonts w:ascii="Times New Roman" w:eastAsia="Times New Roman" w:hAnsi="Times New Roman" w:cs="Times New Roman"/>
        </w:rPr>
        <w:t xml:space="preserve">looked about equally long at both test events. </w:t>
      </w:r>
    </w:p>
    <w:p w14:paraId="555F2668" w14:textId="401FE372" w:rsidR="007C464C" w:rsidRDefault="00545C9D"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lastRenderedPageBreak/>
        <w:t>Importantly, if networks’ prior experience with constrained arced motion enabled them to associate arced motion with barriers and</w:t>
      </w:r>
      <w:ins w:id="1930" w:author="Benton, Deon" w:date="2026-05-22T23:13:00Z" w16du:dateUtc="2026-05-23T04:13:00Z">
        <w:r w:rsidR="00FD67B9">
          <w:rPr>
            <w:rFonts w:ascii="Times New Roman" w:eastAsia="Times New Roman" w:hAnsi="Times New Roman" w:cs="Times New Roman"/>
          </w:rPr>
          <w:t xml:space="preserve"> then to</w:t>
        </w:r>
      </w:ins>
      <w:r>
        <w:rPr>
          <w:rFonts w:ascii="Times New Roman" w:eastAsia="Times New Roman" w:hAnsi="Times New Roman" w:cs="Times New Roman"/>
        </w:rPr>
        <w:t xml:space="preserve"> detect when such associations are violated, then those in the No Training condition—like networks in the Effective Action condition—should have </w:t>
      </w:r>
      <w:ins w:id="1931" w:author="Benton, Deon" w:date="2026-05-22T23:14:00Z" w16du:dateUtc="2026-05-23T04:14:00Z">
        <w:r w:rsidR="00FD67B9">
          <w:rPr>
            <w:rFonts w:ascii="Times New Roman" w:eastAsia="Times New Roman" w:hAnsi="Times New Roman" w:cs="Times New Roman"/>
          </w:rPr>
          <w:t>looked longer at</w:t>
        </w:r>
      </w:ins>
      <w:r>
        <w:rPr>
          <w:rFonts w:ascii="Times New Roman" w:eastAsia="Times New Roman" w:hAnsi="Times New Roman" w:cs="Times New Roman"/>
        </w:rPr>
        <w:t xml:space="preserve"> the Inefficient </w:t>
      </w:r>
      <w:ins w:id="1932" w:author="Benton, Deon" w:date="2026-05-22T23:14:00Z" w16du:dateUtc="2026-05-23T04:14:00Z">
        <w:r w:rsidR="00FD67B9">
          <w:rPr>
            <w:rFonts w:ascii="Times New Roman" w:eastAsia="Times New Roman" w:hAnsi="Times New Roman" w:cs="Times New Roman"/>
          </w:rPr>
          <w:t>than at the Efficient test event.</w:t>
        </w:r>
      </w:ins>
      <w:r>
        <w:rPr>
          <w:rFonts w:ascii="Times New Roman" w:eastAsia="Times New Roman" w:hAnsi="Times New Roman" w:cs="Times New Roman"/>
        </w:rPr>
        <w:t xml:space="preserve"> This suggests </w:t>
      </w:r>
      <w:r w:rsidR="009D1397">
        <w:rPr>
          <w:rFonts w:ascii="Times New Roman" w:eastAsia="Times New Roman" w:hAnsi="Times New Roman" w:cs="Times New Roman"/>
        </w:rPr>
        <w:t>that</w:t>
      </w:r>
      <w:r>
        <w:rPr>
          <w:rFonts w:ascii="Times New Roman" w:eastAsia="Times New Roman" w:hAnsi="Times New Roman" w:cs="Times New Roman"/>
        </w:rPr>
        <w:t xml:space="preserve"> attentional boost that networks experienced</w:t>
      </w:r>
      <w:r w:rsidR="008E29DA">
        <w:rPr>
          <w:rFonts w:ascii="Times New Roman" w:eastAsia="Times New Roman" w:hAnsi="Times New Roman" w:cs="Times New Roman"/>
        </w:rPr>
        <w:t xml:space="preserve"> during the action phase</w:t>
      </w:r>
      <w:r w:rsidR="00F00B94">
        <w:rPr>
          <w:rFonts w:ascii="Times New Roman" w:eastAsia="Times New Roman" w:hAnsi="Times New Roman" w:cs="Times New Roman"/>
        </w:rPr>
        <w:t xml:space="preserve"> was</w:t>
      </w:r>
      <w:r>
        <w:rPr>
          <w:rFonts w:ascii="Times New Roman" w:eastAsia="Times New Roman" w:hAnsi="Times New Roman" w:cs="Times New Roman"/>
        </w:rPr>
        <w:t xml:space="preserve"> necessary</w:t>
      </w:r>
      <w:r w:rsidR="00F00B94">
        <w:rPr>
          <w:rFonts w:ascii="Times New Roman" w:eastAsia="Times New Roman" w:hAnsi="Times New Roman" w:cs="Times New Roman"/>
        </w:rPr>
        <w:t xml:space="preserve"> for </w:t>
      </w:r>
      <w:ins w:id="1933" w:author="Benton, Deon" w:date="2026-05-22T23:15:00Z" w16du:dateUtc="2026-05-23T04:15:00Z">
        <w:r w:rsidR="00FD67B9">
          <w:rPr>
            <w:rFonts w:ascii="Times New Roman" w:eastAsia="Times New Roman" w:hAnsi="Times New Roman" w:cs="Times New Roman"/>
          </w:rPr>
          <w:t>the model to treat the</w:t>
        </w:r>
      </w:ins>
      <w:ins w:id="1934" w:author="Benton, Deon" w:date="2026-05-22T23:16:00Z" w16du:dateUtc="2026-05-23T04:16:00Z">
        <w:r w:rsidR="00FD67B9">
          <w:rPr>
            <w:rFonts w:ascii="Times New Roman" w:eastAsia="Times New Roman" w:hAnsi="Times New Roman" w:cs="Times New Roman"/>
          </w:rPr>
          <w:t xml:space="preserve"> two test events differently like older infants. </w:t>
        </w:r>
      </w:ins>
      <w:r w:rsidR="00F00B94">
        <w:rPr>
          <w:rFonts w:ascii="Times New Roman" w:eastAsia="Times New Roman" w:hAnsi="Times New Roman" w:cs="Times New Roman"/>
        </w:rPr>
        <w:t xml:space="preserve"> </w:t>
      </w:r>
    </w:p>
    <w:p w14:paraId="3E72C323" w14:textId="77777777" w:rsidR="008D02B7" w:rsidRDefault="008D02B7" w:rsidP="006243B1">
      <w:pPr>
        <w:spacing w:line="480" w:lineRule="auto"/>
        <w:contextualSpacing/>
        <w:rPr>
          <w:rFonts w:ascii="Times New Roman" w:eastAsia="Times New Roman" w:hAnsi="Times New Roman" w:cs="Times New Roman"/>
        </w:rPr>
      </w:pPr>
    </w:p>
    <w:tbl>
      <w:tblPr>
        <w:tblStyle w:val="TableGrid"/>
        <w:tblW w:w="7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96"/>
      </w:tblGrid>
      <w:tr w:rsidR="00F82EBD" w14:paraId="4B6A613F" w14:textId="77777777" w:rsidTr="00C55C74">
        <w:trPr>
          <w:trHeight w:val="3833"/>
        </w:trPr>
        <w:tc>
          <w:tcPr>
            <w:tcW w:w="7098" w:type="dxa"/>
          </w:tcPr>
          <w:p w14:paraId="28687C04" w14:textId="426CC948" w:rsidR="00F82EBD" w:rsidRDefault="00F82EBD" w:rsidP="00F82EBD">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27295E3" wp14:editId="6187EA57">
                  <wp:extent cx="4494882" cy="3595906"/>
                  <wp:effectExtent l="0" t="0" r="1270" b="5080"/>
                  <wp:docPr id="15923592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359258" name="Picture 1592359258"/>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508990" cy="3607193"/>
                          </a:xfrm>
                          <a:prstGeom prst="rect">
                            <a:avLst/>
                          </a:prstGeom>
                        </pic:spPr>
                      </pic:pic>
                    </a:graphicData>
                  </a:graphic>
                </wp:inline>
              </w:drawing>
            </w:r>
          </w:p>
        </w:tc>
      </w:tr>
    </w:tbl>
    <w:p w14:paraId="1AB1A127" w14:textId="706CAB58" w:rsidR="00F82EBD" w:rsidRDefault="00F82EBD" w:rsidP="00F82EBD">
      <w:pPr>
        <w:pStyle w:val="Caption"/>
        <w:rPr>
          <w:ins w:id="1935" w:author="Benton, Deon" w:date="2026-05-04T13:55:00Z" w16du:dateUtc="2026-05-04T18:55:00Z"/>
          <w:rFonts w:ascii="Times New Roman" w:eastAsia="Times New Roman" w:hAnsi="Times New Roman" w:cs="Times New Roman"/>
        </w:rPr>
      </w:pPr>
      <w:r w:rsidRPr="009853D0">
        <w:rPr>
          <w:rFonts w:ascii="Times New Roman" w:hAnsi="Times New Roman" w:cs="Times New Roman"/>
          <w:b/>
          <w:bCs/>
          <w:i w:val="0"/>
          <w:iCs w:val="0"/>
          <w:color w:val="000000" w:themeColor="text1"/>
          <w:sz w:val="24"/>
          <w:szCs w:val="24"/>
        </w:rPr>
        <w:t xml:space="preserve">Figure </w:t>
      </w:r>
      <w:r w:rsidRPr="009853D0">
        <w:rPr>
          <w:rFonts w:ascii="Times New Roman" w:hAnsi="Times New Roman" w:cs="Times New Roman"/>
          <w:b/>
          <w:bCs/>
          <w:i w:val="0"/>
          <w:iCs w:val="0"/>
          <w:color w:val="000000" w:themeColor="text1"/>
          <w:sz w:val="24"/>
          <w:szCs w:val="24"/>
        </w:rPr>
        <w:fldChar w:fldCharType="begin"/>
      </w:r>
      <w:r w:rsidRPr="009853D0">
        <w:rPr>
          <w:rFonts w:ascii="Times New Roman" w:hAnsi="Times New Roman" w:cs="Times New Roman"/>
          <w:b/>
          <w:bCs/>
          <w:i w:val="0"/>
          <w:iCs w:val="0"/>
          <w:color w:val="000000" w:themeColor="text1"/>
          <w:sz w:val="24"/>
          <w:szCs w:val="24"/>
        </w:rPr>
        <w:instrText xml:space="preserve"> SEQ Figure \* ARABIC </w:instrText>
      </w:r>
      <w:r w:rsidRPr="009853D0">
        <w:rPr>
          <w:rFonts w:ascii="Times New Roman" w:hAnsi="Times New Roman" w:cs="Times New Roman"/>
          <w:b/>
          <w:bCs/>
          <w:i w:val="0"/>
          <w:iCs w:val="0"/>
          <w:color w:val="000000" w:themeColor="text1"/>
          <w:sz w:val="24"/>
          <w:szCs w:val="24"/>
        </w:rPr>
        <w:fldChar w:fldCharType="separate"/>
      </w:r>
      <w:ins w:id="1936" w:author="Benton, Deon" w:date="2026-05-17T00:53:00Z" w16du:dateUtc="2026-05-17T05:53:00Z">
        <w:r w:rsidR="00014507">
          <w:rPr>
            <w:rFonts w:ascii="Times New Roman" w:hAnsi="Times New Roman" w:cs="Times New Roman"/>
            <w:b/>
            <w:bCs/>
            <w:i w:val="0"/>
            <w:iCs w:val="0"/>
            <w:noProof/>
            <w:color w:val="000000" w:themeColor="text1"/>
            <w:sz w:val="24"/>
            <w:szCs w:val="24"/>
          </w:rPr>
          <w:t>19</w:t>
        </w:r>
      </w:ins>
      <w:r w:rsidRPr="009853D0">
        <w:rPr>
          <w:rFonts w:ascii="Times New Roman" w:hAnsi="Times New Roman" w:cs="Times New Roman"/>
          <w:b/>
          <w:bCs/>
          <w:i w:val="0"/>
          <w:iCs w:val="0"/>
          <w:color w:val="000000" w:themeColor="text1"/>
          <w:sz w:val="24"/>
          <w:szCs w:val="24"/>
        </w:rPr>
        <w:fldChar w:fldCharType="end"/>
      </w:r>
      <w:r w:rsidRPr="009853D0">
        <w:rPr>
          <w:rFonts w:ascii="Times New Roman" w:hAnsi="Times New Roman" w:cs="Times New Roman"/>
          <w:b/>
          <w:bCs/>
          <w:i w:val="0"/>
          <w:iCs w:val="0"/>
          <w:color w:val="000000" w:themeColor="text1"/>
          <w:sz w:val="24"/>
          <w:szCs w:val="24"/>
        </w:rPr>
        <w:t>.</w:t>
      </w:r>
      <w:r w:rsidRPr="00F82EBD">
        <w:rPr>
          <w:color w:val="000000" w:themeColor="text1"/>
        </w:rPr>
        <w:t xml:space="preserve"> </w:t>
      </w:r>
      <w:r w:rsidRPr="00B47E38">
        <w:rPr>
          <w:rFonts w:ascii="Times New Roman" w:hAnsi="Times New Roman" w:cs="Times New Roman"/>
          <w:color w:val="000000" w:themeColor="text1"/>
          <w:sz w:val="24"/>
          <w:szCs w:val="24"/>
        </w:rPr>
        <w:t>Performance of ALIAS</w:t>
      </w:r>
      <w:r w:rsidR="002D3ADE" w:rsidRPr="00B47E38">
        <w:rPr>
          <w:rFonts w:ascii="Times New Roman" w:hAnsi="Times New Roman" w:cs="Times New Roman"/>
          <w:color w:val="000000" w:themeColor="text1"/>
          <w:sz w:val="24"/>
          <w:szCs w:val="24"/>
        </w:rPr>
        <w:t xml:space="preserve"> in the Ineffective </w:t>
      </w:r>
      <w:ins w:id="1937" w:author="Benton, Deon" w:date="2026-05-22T23:17:00Z" w16du:dateUtc="2026-05-23T04:17:00Z">
        <w:r w:rsidR="00B47E38">
          <w:rPr>
            <w:rFonts w:ascii="Times New Roman" w:hAnsi="Times New Roman" w:cs="Times New Roman"/>
            <w:color w:val="000000" w:themeColor="text1"/>
            <w:sz w:val="24"/>
            <w:szCs w:val="24"/>
          </w:rPr>
          <w:t xml:space="preserve">Action </w:t>
        </w:r>
      </w:ins>
      <w:del w:id="1938" w:author="Benton, Deon" w:date="2026-05-22T23:17:00Z" w16du:dateUtc="2026-05-23T04:17:00Z">
        <w:r w:rsidR="002D3ADE" w:rsidRPr="00B47E38" w:rsidDel="00B47E38">
          <w:rPr>
            <w:rFonts w:ascii="Times New Roman" w:hAnsi="Times New Roman" w:cs="Times New Roman"/>
            <w:color w:val="000000" w:themeColor="text1"/>
            <w:sz w:val="24"/>
            <w:szCs w:val="24"/>
          </w:rPr>
          <w:delText>C</w:delText>
        </w:r>
      </w:del>
      <w:ins w:id="1939" w:author="Benton, Deon" w:date="2026-05-22T23:17:00Z" w16du:dateUtc="2026-05-23T04:17:00Z">
        <w:r w:rsidR="00B47E38">
          <w:rPr>
            <w:rFonts w:ascii="Times New Roman" w:hAnsi="Times New Roman" w:cs="Times New Roman"/>
            <w:color w:val="000000" w:themeColor="text1"/>
            <w:sz w:val="24"/>
            <w:szCs w:val="24"/>
          </w:rPr>
          <w:t>c</w:t>
        </w:r>
      </w:ins>
      <w:r w:rsidR="002D3ADE" w:rsidRPr="00B47E38">
        <w:rPr>
          <w:rFonts w:ascii="Times New Roman" w:hAnsi="Times New Roman" w:cs="Times New Roman"/>
          <w:color w:val="000000" w:themeColor="text1"/>
          <w:sz w:val="24"/>
          <w:szCs w:val="24"/>
        </w:rPr>
        <w:t>ondition</w:t>
      </w:r>
      <w:r w:rsidRPr="00B47E38">
        <w:rPr>
          <w:rFonts w:ascii="Times New Roman" w:hAnsi="Times New Roman" w:cs="Times New Roman"/>
          <w:color w:val="000000" w:themeColor="text1"/>
          <w:sz w:val="24"/>
          <w:szCs w:val="24"/>
        </w:rPr>
        <w:t>.</w:t>
      </w:r>
      <w:r>
        <w:rPr>
          <w:rFonts w:ascii="Times New Roman" w:hAnsi="Times New Roman" w:cs="Times New Roman"/>
          <w:i w:val="0"/>
          <w:iCs w:val="0"/>
          <w:color w:val="000000" w:themeColor="text1"/>
          <w:sz w:val="24"/>
          <w:szCs w:val="24"/>
        </w:rPr>
        <w:t xml:space="preserve"> Plotted is n</w:t>
      </w:r>
      <w:r w:rsidRPr="00614A04">
        <w:rPr>
          <w:rFonts w:ascii="Times New Roman" w:hAnsi="Times New Roman" w:cs="Times New Roman"/>
          <w:i w:val="0"/>
          <w:iCs w:val="0"/>
          <w:color w:val="000000" w:themeColor="text1"/>
          <w:sz w:val="24"/>
          <w:szCs w:val="24"/>
        </w:rPr>
        <w:t xml:space="preserve">etworks’ </w:t>
      </w:r>
      <w:r w:rsidR="00F46809">
        <w:rPr>
          <w:rFonts w:ascii="Times New Roman" w:hAnsi="Times New Roman" w:cs="Times New Roman"/>
          <w:i w:val="0"/>
          <w:iCs w:val="0"/>
          <w:color w:val="000000" w:themeColor="text1"/>
          <w:sz w:val="24"/>
          <w:szCs w:val="24"/>
        </w:rPr>
        <w:t xml:space="preserve">overall </w:t>
      </w:r>
      <w:proofErr w:type="gramStart"/>
      <w:r w:rsidRPr="00614A04">
        <w:rPr>
          <w:rFonts w:ascii="Times New Roman" w:hAnsi="Times New Roman" w:cs="Times New Roman"/>
          <w:i w:val="0"/>
          <w:iCs w:val="0"/>
          <w:color w:val="000000" w:themeColor="text1"/>
          <w:sz w:val="24"/>
          <w:szCs w:val="24"/>
        </w:rPr>
        <w:t>mean</w:t>
      </w:r>
      <w:proofErr w:type="gramEnd"/>
      <w:r w:rsidRPr="00614A04">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Efficient and Inefficient test events</w:t>
      </w:r>
      <w:r w:rsidR="00F46809">
        <w:rPr>
          <w:rFonts w:ascii="Times New Roman" w:hAnsi="Times New Roman" w:cs="Times New Roman"/>
          <w:i w:val="0"/>
          <w:iCs w:val="0"/>
          <w:color w:val="000000" w:themeColor="text1"/>
          <w:sz w:val="24"/>
          <w:szCs w:val="24"/>
        </w:rPr>
        <w:t>. This condition corresponds to Experiment 2</w:t>
      </w:r>
      <w:r>
        <w:rPr>
          <w:rFonts w:ascii="Times New Roman" w:hAnsi="Times New Roman" w:cs="Times New Roman"/>
          <w:i w:val="0"/>
          <w:iCs w:val="0"/>
          <w:color w:val="000000" w:themeColor="text1"/>
          <w:sz w:val="24"/>
          <w:szCs w:val="24"/>
        </w:rPr>
        <w:t xml:space="preserve"> in Skerry et al. (2013).</w:t>
      </w:r>
    </w:p>
    <w:p w14:paraId="4CED4D5B" w14:textId="2B800F8A" w:rsidR="00F82EBD" w:rsidRDefault="00F82EBD" w:rsidP="00F82EBD">
      <w:pPr>
        <w:pStyle w:val="Caption"/>
        <w:rPr>
          <w:rFonts w:ascii="Times New Roman" w:eastAsia="Times New Roman" w:hAnsi="Times New Roman" w:cs="Times New Roman"/>
        </w:rPr>
      </w:pPr>
    </w:p>
    <w:p w14:paraId="69A26B5D" w14:textId="4F85487A" w:rsidR="0036310A" w:rsidRDefault="00570287" w:rsidP="0036310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In contrast to networks in the Effective Action, networks in </w:t>
      </w:r>
      <w:ins w:id="1940" w:author="Benton, Deon" w:date="2026-05-22T23:17:00Z" w16du:dateUtc="2026-05-23T04:17:00Z">
        <w:r w:rsidR="00B47E38">
          <w:rPr>
            <w:rFonts w:ascii="Times New Roman" w:eastAsia="Times New Roman" w:hAnsi="Times New Roman" w:cs="Times New Roman"/>
          </w:rPr>
          <w:t>the Ineffective</w:t>
        </w:r>
      </w:ins>
      <w:ins w:id="1941" w:author="Benton, Deon" w:date="2026-05-22T23:18:00Z" w16du:dateUtc="2026-05-23T04:18:00Z">
        <w:r w:rsidR="00B47E38">
          <w:rPr>
            <w:rFonts w:ascii="Times New Roman" w:eastAsia="Times New Roman" w:hAnsi="Times New Roman" w:cs="Times New Roman"/>
          </w:rPr>
          <w:t xml:space="preserve"> Action </w:t>
        </w:r>
      </w:ins>
      <w:del w:id="1942" w:author="Benton, Deon" w:date="2026-05-22T23:18:00Z" w16du:dateUtc="2026-05-23T04:18:00Z">
        <w:r w:rsidR="00DF443D" w:rsidDel="00B47E38">
          <w:rPr>
            <w:rFonts w:ascii="Times New Roman" w:eastAsia="Times New Roman" w:hAnsi="Times New Roman" w:cs="Times New Roman"/>
          </w:rPr>
          <w:delText xml:space="preserve"> </w:delText>
        </w:r>
      </w:del>
      <w:ins w:id="1943" w:author="Benton, Deon" w:date="2026-05-22T23:18:00Z" w16du:dateUtc="2026-05-23T04:18:00Z">
        <w:r w:rsidR="00B47E38">
          <w:rPr>
            <w:rFonts w:ascii="Times New Roman" w:eastAsia="Times New Roman" w:hAnsi="Times New Roman" w:cs="Times New Roman"/>
          </w:rPr>
          <w:t>condition</w:t>
        </w:r>
      </w:ins>
      <w:ins w:id="1944" w:author="Benton, Deon" w:date="2026-05-22T23:19:00Z" w16du:dateUtc="2026-05-23T04:19:00Z">
        <w:r w:rsidR="00B47E38">
          <w:rPr>
            <w:rFonts w:ascii="Times New Roman" w:eastAsia="Times New Roman" w:hAnsi="Times New Roman" w:cs="Times New Roman"/>
          </w:rPr>
          <w:t>—like infants in the corresponding behavioral condition—</w:t>
        </w:r>
      </w:ins>
      <w:ins w:id="1945" w:author="Benton, Deon" w:date="2026-05-22T23:18:00Z" w16du:dateUtc="2026-05-23T04:18:00Z">
        <w:r w:rsidR="00B47E38">
          <w:rPr>
            <w:rFonts w:ascii="Times New Roman" w:eastAsia="Times New Roman" w:hAnsi="Times New Roman" w:cs="Times New Roman"/>
          </w:rPr>
          <w:t>looked about equally at both test events.</w:t>
        </w:r>
      </w:ins>
      <w:r w:rsidR="0065698E">
        <w:rPr>
          <w:rFonts w:ascii="Times New Roman" w:eastAsia="Times New Roman" w:hAnsi="Times New Roman" w:cs="Times New Roman"/>
        </w:rPr>
        <w:t xml:space="preserve"> </w:t>
      </w:r>
      <w:r w:rsidR="0036310A">
        <w:rPr>
          <w:rFonts w:ascii="Times New Roman" w:eastAsia="Times New Roman" w:hAnsi="Times New Roman" w:cs="Times New Roman"/>
        </w:rPr>
        <w:t xml:space="preserve">The </w:t>
      </w:r>
      <w:ins w:id="1946" w:author="Benton, Deon" w:date="2026-05-22T23:19:00Z" w16du:dateUtc="2026-05-23T04:19:00Z">
        <w:r w:rsidR="00313694">
          <w:rPr>
            <w:rFonts w:ascii="Times New Roman" w:eastAsia="Times New Roman" w:hAnsi="Times New Roman" w:cs="Times New Roman"/>
          </w:rPr>
          <w:t xml:space="preserve">present results challenge </w:t>
        </w:r>
      </w:ins>
      <w:ins w:id="1947" w:author="Benton, Deon" w:date="2026-05-22T23:27:00Z" w16du:dateUtc="2026-05-23T04:27:00Z">
        <w:r w:rsidR="004954AF" w:rsidRPr="004954AF">
          <w:rPr>
            <w:rFonts w:ascii="Times New Roman" w:eastAsia="Times New Roman" w:hAnsi="Times New Roman" w:cs="Times New Roman"/>
          </w:rPr>
          <w:t xml:space="preserve">The present results raise the intriguing possibility that </w:t>
        </w:r>
        <w:r w:rsidR="004954AF" w:rsidRPr="004954AF">
          <w:rPr>
            <w:rFonts w:ascii="Times New Roman" w:eastAsia="Times New Roman" w:hAnsi="Times New Roman" w:cs="Times New Roman"/>
          </w:rPr>
          <w:lastRenderedPageBreak/>
          <w:t xml:space="preserve">effective action experience, </w:t>
        </w:r>
        <w:r w:rsidR="004954AF">
          <w:rPr>
            <w:rFonts w:ascii="Times New Roman" w:eastAsia="Times New Roman" w:hAnsi="Times New Roman" w:cs="Times New Roman"/>
          </w:rPr>
          <w:t>through</w:t>
        </w:r>
        <w:r w:rsidR="004954AF" w:rsidRPr="004954AF">
          <w:rPr>
            <w:rFonts w:ascii="Times New Roman" w:eastAsia="Times New Roman" w:hAnsi="Times New Roman" w:cs="Times New Roman"/>
          </w:rPr>
          <w:t xml:space="preserve"> enhancing infants’ attention to </w:t>
        </w:r>
      </w:ins>
      <w:ins w:id="1948" w:author="Benton, Deon" w:date="2026-05-23T08:26:00Z" w16du:dateUtc="2026-05-23T13:26:00Z">
        <w:r w:rsidR="00EB6427">
          <w:rPr>
            <w:rFonts w:ascii="Times New Roman" w:eastAsia="Times New Roman" w:hAnsi="Times New Roman" w:cs="Times New Roman"/>
          </w:rPr>
          <w:t xml:space="preserve">and encoding of </w:t>
        </w:r>
      </w:ins>
      <w:ins w:id="1949" w:author="Benton, Deon" w:date="2026-05-23T08:27:00Z" w16du:dateUtc="2026-05-23T13:27:00Z">
        <w:r w:rsidR="00EB6427">
          <w:rPr>
            <w:rFonts w:ascii="Times New Roman" w:eastAsia="Times New Roman" w:hAnsi="Times New Roman" w:cs="Times New Roman"/>
          </w:rPr>
          <w:t>a reach’s straight and curved trajectory</w:t>
        </w:r>
      </w:ins>
      <w:ins w:id="1950" w:author="Benton, Deon" w:date="2026-05-22T23:27:00Z" w16du:dateUtc="2026-05-23T04:27:00Z">
        <w:r w:rsidR="004954AF" w:rsidRPr="004954AF">
          <w:rPr>
            <w:rFonts w:ascii="Times New Roman" w:eastAsia="Times New Roman" w:hAnsi="Times New Roman" w:cs="Times New Roman"/>
          </w:rPr>
          <w:t xml:space="preserve">, is sufficient to reproduce </w:t>
        </w:r>
      </w:ins>
      <w:ins w:id="1951" w:author="Benton, Deon" w:date="2026-05-22T23:28:00Z" w16du:dateUtc="2026-05-23T04:28:00Z">
        <w:r w:rsidR="004954AF">
          <w:rPr>
            <w:rFonts w:ascii="Times New Roman" w:eastAsia="Times New Roman" w:hAnsi="Times New Roman" w:cs="Times New Roman"/>
          </w:rPr>
          <w:t>infants’ looking behavior in</w:t>
        </w:r>
      </w:ins>
      <w:ins w:id="1952" w:author="Benton, Deon" w:date="2026-05-22T23:27:00Z" w16du:dateUtc="2026-05-23T04:27:00Z">
        <w:r w:rsidR="004954AF" w:rsidRPr="004954AF">
          <w:rPr>
            <w:rFonts w:ascii="Times New Roman" w:eastAsia="Times New Roman" w:hAnsi="Times New Roman" w:cs="Times New Roman"/>
          </w:rPr>
          <w:t xml:space="preserve"> Skerry et al.’s (2013) Effective Action condition; it is not necessary to assume that such experience enables infants to detect an agent’s goal and the rationality of its action to account for this finding.</w:t>
        </w:r>
      </w:ins>
    </w:p>
    <w:p w14:paraId="31600991" w14:textId="77777777" w:rsidR="00DC3A4C" w:rsidRDefault="00DC3A4C" w:rsidP="00184BF8">
      <w:pPr>
        <w:spacing w:line="480" w:lineRule="auto"/>
        <w:contextualSpacing/>
        <w:rPr>
          <w:rFonts w:ascii="Times New Roman" w:eastAsia="Times New Roman" w:hAnsi="Times New Roman" w:cs="Times New Roman"/>
        </w:rPr>
      </w:pPr>
    </w:p>
    <w:tbl>
      <w:tblPr>
        <w:tblStyle w:val="TableGrid"/>
        <w:tblW w:w="114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87"/>
        <w:gridCol w:w="5887"/>
      </w:tblGrid>
      <w:tr w:rsidR="0046105A" w14:paraId="38B67784" w14:textId="77777777" w:rsidTr="003E34EA">
        <w:trPr>
          <w:trHeight w:val="4032"/>
        </w:trPr>
        <w:tc>
          <w:tcPr>
            <w:tcW w:w="5656" w:type="dxa"/>
          </w:tcPr>
          <w:p w14:paraId="0EF7E139" w14:textId="355237D0" w:rsidR="00184BF8" w:rsidRDefault="0046105A" w:rsidP="00184BF8">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E33F2FE" wp14:editId="23445D5A">
                  <wp:extent cx="3601528" cy="2881222"/>
                  <wp:effectExtent l="0" t="0" r="0" b="0"/>
                  <wp:docPr id="15214658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65817" name="Picture 1521465817"/>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619622" cy="2895697"/>
                          </a:xfrm>
                          <a:prstGeom prst="rect">
                            <a:avLst/>
                          </a:prstGeom>
                        </pic:spPr>
                      </pic:pic>
                    </a:graphicData>
                  </a:graphic>
                </wp:inline>
              </w:drawing>
            </w:r>
          </w:p>
        </w:tc>
        <w:tc>
          <w:tcPr>
            <w:tcW w:w="5745" w:type="dxa"/>
          </w:tcPr>
          <w:p w14:paraId="5687F45D" w14:textId="3AF1B42F" w:rsidR="00184BF8" w:rsidRDefault="0046105A" w:rsidP="0046105A">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59A36C7" wp14:editId="157421E0">
                  <wp:extent cx="3601245" cy="2880995"/>
                  <wp:effectExtent l="0" t="0" r="0" b="0"/>
                  <wp:docPr id="9684831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83134" name="Picture 968483134"/>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623528" cy="2898821"/>
                          </a:xfrm>
                          <a:prstGeom prst="rect">
                            <a:avLst/>
                          </a:prstGeom>
                        </pic:spPr>
                      </pic:pic>
                    </a:graphicData>
                  </a:graphic>
                </wp:inline>
              </w:drawing>
            </w:r>
          </w:p>
        </w:tc>
      </w:tr>
    </w:tbl>
    <w:p w14:paraId="48525409" w14:textId="5EC2DC2D" w:rsidR="00184BF8" w:rsidRDefault="0046105A" w:rsidP="0046105A">
      <w:pPr>
        <w:pStyle w:val="Caption"/>
        <w:rPr>
          <w:rFonts w:ascii="Times New Roman" w:eastAsia="Times New Roman" w:hAnsi="Times New Roman" w:cs="Times New Roman"/>
        </w:rPr>
      </w:pPr>
      <w:r w:rsidRPr="008E1A7A">
        <w:rPr>
          <w:rFonts w:ascii="Times New Roman" w:hAnsi="Times New Roman" w:cs="Times New Roman"/>
          <w:b/>
          <w:bCs/>
          <w:i w:val="0"/>
          <w:iCs w:val="0"/>
          <w:color w:val="000000" w:themeColor="text1"/>
          <w:sz w:val="24"/>
          <w:szCs w:val="24"/>
        </w:rPr>
        <w:t xml:space="preserve">Figure </w:t>
      </w:r>
      <w:r w:rsidRPr="008E1A7A">
        <w:rPr>
          <w:rFonts w:ascii="Times New Roman" w:hAnsi="Times New Roman" w:cs="Times New Roman"/>
          <w:b/>
          <w:bCs/>
          <w:i w:val="0"/>
          <w:iCs w:val="0"/>
          <w:color w:val="000000" w:themeColor="text1"/>
          <w:sz w:val="24"/>
          <w:szCs w:val="24"/>
        </w:rPr>
        <w:fldChar w:fldCharType="begin"/>
      </w:r>
      <w:r w:rsidRPr="008E1A7A">
        <w:rPr>
          <w:rFonts w:ascii="Times New Roman" w:hAnsi="Times New Roman" w:cs="Times New Roman"/>
          <w:b/>
          <w:bCs/>
          <w:i w:val="0"/>
          <w:iCs w:val="0"/>
          <w:color w:val="000000" w:themeColor="text1"/>
          <w:sz w:val="24"/>
          <w:szCs w:val="24"/>
        </w:rPr>
        <w:instrText xml:space="preserve"> SEQ Figure \* ARABIC </w:instrText>
      </w:r>
      <w:r w:rsidRPr="008E1A7A">
        <w:rPr>
          <w:rFonts w:ascii="Times New Roman" w:hAnsi="Times New Roman" w:cs="Times New Roman"/>
          <w:b/>
          <w:bCs/>
          <w:i w:val="0"/>
          <w:iCs w:val="0"/>
          <w:color w:val="000000" w:themeColor="text1"/>
          <w:sz w:val="24"/>
          <w:szCs w:val="24"/>
        </w:rPr>
        <w:fldChar w:fldCharType="separate"/>
      </w:r>
      <w:ins w:id="1953" w:author="Benton, Deon" w:date="2026-05-17T00:53:00Z" w16du:dateUtc="2026-05-17T05:53:00Z">
        <w:r w:rsidR="00014507">
          <w:rPr>
            <w:rFonts w:ascii="Times New Roman" w:hAnsi="Times New Roman" w:cs="Times New Roman"/>
            <w:b/>
            <w:bCs/>
            <w:i w:val="0"/>
            <w:iCs w:val="0"/>
            <w:noProof/>
            <w:color w:val="000000" w:themeColor="text1"/>
            <w:sz w:val="24"/>
            <w:szCs w:val="24"/>
          </w:rPr>
          <w:t>20</w:t>
        </w:r>
      </w:ins>
      <w:del w:id="1954" w:author="Benton, Deon" w:date="2026-05-17T00:53:00Z" w16du:dateUtc="2026-05-17T05:53:00Z">
        <w:r w:rsidR="008D2812" w:rsidDel="00014507">
          <w:rPr>
            <w:rFonts w:ascii="Times New Roman" w:hAnsi="Times New Roman" w:cs="Times New Roman"/>
            <w:b/>
            <w:bCs/>
            <w:i w:val="0"/>
            <w:iCs w:val="0"/>
            <w:noProof/>
            <w:color w:val="000000" w:themeColor="text1"/>
            <w:sz w:val="24"/>
            <w:szCs w:val="24"/>
          </w:rPr>
          <w:delText>21</w:delText>
        </w:r>
      </w:del>
      <w:r w:rsidRPr="008E1A7A">
        <w:rPr>
          <w:rFonts w:ascii="Times New Roman" w:hAnsi="Times New Roman" w:cs="Times New Roman"/>
          <w:b/>
          <w:bCs/>
          <w:i w:val="0"/>
          <w:iCs w:val="0"/>
          <w:color w:val="000000" w:themeColor="text1"/>
          <w:sz w:val="24"/>
          <w:szCs w:val="24"/>
        </w:rPr>
        <w:fldChar w:fldCharType="end"/>
      </w:r>
      <w:r w:rsidRPr="008E1A7A">
        <w:rPr>
          <w:rFonts w:ascii="Times New Roman" w:hAnsi="Times New Roman" w:cs="Times New Roman"/>
          <w:b/>
          <w:bCs/>
          <w:i w:val="0"/>
          <w:iCs w:val="0"/>
          <w:color w:val="000000" w:themeColor="text1"/>
          <w:sz w:val="24"/>
          <w:szCs w:val="24"/>
        </w:rPr>
        <w:t>.</w:t>
      </w:r>
      <w:r w:rsidRPr="008E1A7A">
        <w:rPr>
          <w:color w:val="000000" w:themeColor="text1"/>
        </w:rPr>
        <w:t xml:space="preserve"> </w:t>
      </w:r>
      <w:r w:rsidR="008E1A7A">
        <w:rPr>
          <w:rFonts w:ascii="Times New Roman" w:hAnsi="Times New Roman" w:cs="Times New Roman"/>
          <w:i w:val="0"/>
          <w:iCs w:val="0"/>
          <w:color w:val="000000" w:themeColor="text1"/>
          <w:sz w:val="24"/>
          <w:szCs w:val="24"/>
        </w:rPr>
        <w:t xml:space="preserve">Performance of ALIAS in </w:t>
      </w:r>
      <w:proofErr w:type="gramStart"/>
      <w:r w:rsidR="008E1A7A">
        <w:rPr>
          <w:rFonts w:ascii="Times New Roman" w:hAnsi="Times New Roman" w:cs="Times New Roman"/>
          <w:i w:val="0"/>
          <w:iCs w:val="0"/>
          <w:color w:val="000000" w:themeColor="text1"/>
          <w:sz w:val="24"/>
          <w:szCs w:val="24"/>
        </w:rPr>
        <w:t>the Effective</w:t>
      </w:r>
      <w:proofErr w:type="gramEnd"/>
      <w:r w:rsidR="008E1A7A">
        <w:rPr>
          <w:rFonts w:ascii="Times New Roman" w:hAnsi="Times New Roman" w:cs="Times New Roman"/>
          <w:i w:val="0"/>
          <w:iCs w:val="0"/>
          <w:color w:val="000000" w:themeColor="text1"/>
          <w:sz w:val="24"/>
          <w:szCs w:val="24"/>
        </w:rPr>
        <w:t xml:space="preserve"> Action condition. (Left) Overall error produced to the Efficient and Inefficient test events for networks in </w:t>
      </w:r>
      <w:proofErr w:type="gramStart"/>
      <w:r w:rsidR="008E1A7A">
        <w:rPr>
          <w:rFonts w:ascii="Times New Roman" w:hAnsi="Times New Roman" w:cs="Times New Roman"/>
          <w:i w:val="0"/>
          <w:iCs w:val="0"/>
          <w:color w:val="000000" w:themeColor="text1"/>
          <w:sz w:val="24"/>
          <w:szCs w:val="24"/>
        </w:rPr>
        <w:t>the Experimental</w:t>
      </w:r>
      <w:proofErr w:type="gramEnd"/>
      <w:r w:rsidR="008E1A7A">
        <w:rPr>
          <w:rFonts w:ascii="Times New Roman" w:hAnsi="Times New Roman" w:cs="Times New Roman"/>
          <w:i w:val="0"/>
          <w:iCs w:val="0"/>
          <w:color w:val="000000" w:themeColor="text1"/>
          <w:sz w:val="24"/>
          <w:szCs w:val="24"/>
        </w:rPr>
        <w:t xml:space="preserve"> condition. (Right) Overall error produced to the Efficient and Inefficient test events for networks in the Control condition.</w:t>
      </w:r>
      <w:r w:rsidR="00607D3B">
        <w:rPr>
          <w:rFonts w:ascii="Times New Roman" w:hAnsi="Times New Roman" w:cs="Times New Roman"/>
          <w:i w:val="0"/>
          <w:iCs w:val="0"/>
          <w:color w:val="000000" w:themeColor="text1"/>
          <w:sz w:val="24"/>
          <w:szCs w:val="24"/>
        </w:rPr>
        <w:t xml:space="preserve"> These data correspond to a version of ALIAS in which the attentional boost extends into the habituation phase.</w:t>
      </w:r>
    </w:p>
    <w:p w14:paraId="7781337B" w14:textId="77777777" w:rsidR="00DC3A4C" w:rsidRDefault="00DC3A4C" w:rsidP="0036310A">
      <w:pPr>
        <w:spacing w:line="480" w:lineRule="auto"/>
        <w:ind w:firstLine="720"/>
        <w:contextualSpacing/>
        <w:rPr>
          <w:rFonts w:ascii="Times New Roman" w:eastAsia="Times New Roman" w:hAnsi="Times New Roman" w:cs="Times New Roman"/>
        </w:rPr>
      </w:pPr>
    </w:p>
    <w:p w14:paraId="18154ADD" w14:textId="30FAD6F5" w:rsidR="00286C0B" w:rsidRDefault="00004C83" w:rsidP="0036310A">
      <w:pPr>
        <w:spacing w:line="480" w:lineRule="auto"/>
        <w:ind w:firstLine="720"/>
        <w:contextualSpacing/>
        <w:rPr>
          <w:rFonts w:ascii="Times New Roman" w:eastAsia="Times New Roman" w:hAnsi="Times New Roman" w:cs="Times New Roman"/>
        </w:rPr>
      </w:pPr>
      <w:ins w:id="1955" w:author="Benton, Deon" w:date="2026-05-22T23:34:00Z" w16du:dateUtc="2026-05-23T04:34:00Z">
        <w:r>
          <w:rPr>
            <w:rFonts w:ascii="Times New Roman" w:eastAsia="Times New Roman" w:hAnsi="Times New Roman" w:cs="Times New Roman"/>
          </w:rPr>
          <w:t>A key</w:t>
        </w:r>
      </w:ins>
      <w:ins w:id="1956" w:author="Benton, Deon" w:date="2026-05-22T23:29:00Z" w16du:dateUtc="2026-05-23T04:29:00Z">
        <w:r w:rsidR="00043097">
          <w:rPr>
            <w:rFonts w:ascii="Times New Roman" w:eastAsia="Times New Roman" w:hAnsi="Times New Roman" w:cs="Times New Roman"/>
          </w:rPr>
          <w:t xml:space="preserve"> </w:t>
        </w:r>
      </w:ins>
      <w:r w:rsidR="00992099" w:rsidRPr="00992099">
        <w:rPr>
          <w:rFonts w:ascii="Times New Roman" w:eastAsia="Times New Roman" w:hAnsi="Times New Roman" w:cs="Times New Roman"/>
        </w:rPr>
        <w:t xml:space="preserve">assumption </w:t>
      </w:r>
      <w:ins w:id="1957" w:author="Benton, Deon" w:date="2026-05-22T23:29:00Z" w16du:dateUtc="2026-05-23T04:29:00Z">
        <w:r w:rsidR="00043097">
          <w:rPr>
            <w:rFonts w:ascii="Times New Roman" w:eastAsia="Times New Roman" w:hAnsi="Times New Roman" w:cs="Times New Roman"/>
          </w:rPr>
          <w:t xml:space="preserve">that </w:t>
        </w:r>
      </w:ins>
      <w:ins w:id="1958" w:author="Benton, Deon" w:date="2026-05-22T23:35:00Z" w16du:dateUtc="2026-05-23T04:35:00Z">
        <w:r>
          <w:rPr>
            <w:rFonts w:ascii="Times New Roman" w:eastAsia="Times New Roman" w:hAnsi="Times New Roman" w:cs="Times New Roman"/>
          </w:rPr>
          <w:t>present account makes is that the attentional boost that infants experience in the Effective Action condition is fleeting</w:t>
        </w:r>
      </w:ins>
      <w:ins w:id="1959" w:author="Benton, Deon" w:date="2026-05-22T23:36:00Z" w16du:dateUtc="2026-05-23T04:36:00Z">
        <w:r>
          <w:rPr>
            <w:rFonts w:ascii="Times New Roman" w:eastAsia="Times New Roman" w:hAnsi="Times New Roman" w:cs="Times New Roman"/>
          </w:rPr>
          <w:t>.</w:t>
        </w:r>
      </w:ins>
      <w:ins w:id="1960" w:author="Benton, Deon" w:date="2026-05-22T23:29:00Z" w16du:dateUtc="2026-05-23T04:29:00Z">
        <w:r w:rsidR="00043097">
          <w:rPr>
            <w:rFonts w:ascii="Times New Roman" w:eastAsia="Times New Roman" w:hAnsi="Times New Roman" w:cs="Times New Roman"/>
          </w:rPr>
          <w:t xml:space="preserve"> </w:t>
        </w:r>
      </w:ins>
      <w:ins w:id="1961" w:author="Benton, Deon" w:date="2026-05-22T23:33:00Z" w16du:dateUtc="2026-05-23T04:33:00Z">
        <w:r>
          <w:rPr>
            <w:rFonts w:ascii="Times New Roman" w:eastAsia="Times New Roman" w:hAnsi="Times New Roman" w:cs="Times New Roman"/>
          </w:rPr>
          <w:t>Yet, it remains to be seen whether</w:t>
        </w:r>
      </w:ins>
      <w:ins w:id="1962" w:author="Benton, Deon" w:date="2026-05-22T23:36:00Z" w16du:dateUtc="2026-05-23T04:36:00Z">
        <w:r>
          <w:rPr>
            <w:rFonts w:ascii="Times New Roman" w:eastAsia="Times New Roman" w:hAnsi="Times New Roman" w:cs="Times New Roman"/>
          </w:rPr>
          <w:t xml:space="preserve"> such a </w:t>
        </w:r>
      </w:ins>
      <w:ins w:id="1963" w:author="Benton, Deon" w:date="2026-05-22T23:40:00Z" w16du:dateUtc="2026-05-23T04:40:00Z">
        <w:r>
          <w:rPr>
            <w:rFonts w:ascii="Times New Roman" w:eastAsia="Times New Roman" w:hAnsi="Times New Roman" w:cs="Times New Roman"/>
          </w:rPr>
          <w:t>boost must be transient</w:t>
        </w:r>
      </w:ins>
      <w:ins w:id="1964" w:author="Benton, Deon" w:date="2026-05-22T23:36:00Z" w16du:dateUtc="2026-05-23T04:36:00Z">
        <w:r>
          <w:rPr>
            <w:rFonts w:ascii="Times New Roman" w:eastAsia="Times New Roman" w:hAnsi="Times New Roman" w:cs="Times New Roman"/>
          </w:rPr>
          <w:t xml:space="preserve"> to</w:t>
        </w:r>
      </w:ins>
      <w:ins w:id="1965" w:author="Benton, Deon" w:date="2026-05-22T23:33:00Z" w16du:dateUtc="2026-05-23T04:33:00Z">
        <w:r>
          <w:rPr>
            <w:rFonts w:ascii="Times New Roman" w:eastAsia="Times New Roman" w:hAnsi="Times New Roman" w:cs="Times New Roman"/>
          </w:rPr>
          <w:t xml:space="preserve"> </w:t>
        </w:r>
      </w:ins>
      <w:ins w:id="1966" w:author="Benton, Deon" w:date="2026-05-07T13:51:00Z" w16du:dateUtc="2026-05-07T18:51:00Z">
        <w:r w:rsidR="00DF3EF3">
          <w:rPr>
            <w:rFonts w:ascii="Times New Roman" w:eastAsia="Times New Roman" w:hAnsi="Times New Roman" w:cs="Times New Roman"/>
          </w:rPr>
          <w:t>capture infants’ behavior in this condition</w:t>
        </w:r>
      </w:ins>
      <w:ins w:id="1967" w:author="Benton, Deon" w:date="2026-05-22T23:36:00Z" w16du:dateUtc="2026-05-23T04:36:00Z">
        <w:r>
          <w:rPr>
            <w:rFonts w:ascii="Times New Roman" w:eastAsia="Times New Roman" w:hAnsi="Times New Roman" w:cs="Times New Roman"/>
          </w:rPr>
          <w:t>.</w:t>
        </w:r>
      </w:ins>
      <w:ins w:id="1968" w:author="Benton, Deon" w:date="2026-05-22T23:38:00Z" w16du:dateUtc="2026-05-23T04:38:00Z">
        <w:r>
          <w:rPr>
            <w:rFonts w:ascii="Times New Roman" w:eastAsia="Times New Roman" w:hAnsi="Times New Roman" w:cs="Times New Roman"/>
          </w:rPr>
          <w:t xml:space="preserve"> For example, would ALIAS </w:t>
        </w:r>
      </w:ins>
      <w:ins w:id="1969" w:author="Benton, Deon" w:date="2026-05-22T23:41:00Z" w16du:dateUtc="2026-05-23T04:41:00Z">
        <w:r w:rsidR="00BA122D">
          <w:rPr>
            <w:rFonts w:ascii="Times New Roman" w:eastAsia="Times New Roman" w:hAnsi="Times New Roman" w:cs="Times New Roman"/>
          </w:rPr>
          <w:t>still capture infants’ looking behaviors if the</w:t>
        </w:r>
      </w:ins>
      <w:ins w:id="1970" w:author="Benton, Deon" w:date="2026-05-07T13:51:00Z" w16du:dateUtc="2026-05-07T18:51:00Z">
        <w:r w:rsidR="00DF3EF3">
          <w:rPr>
            <w:rFonts w:ascii="Times New Roman" w:eastAsia="Times New Roman" w:hAnsi="Times New Roman" w:cs="Times New Roman"/>
          </w:rPr>
          <w:t xml:space="preserve"> attention</w:t>
        </w:r>
      </w:ins>
      <w:ins w:id="1971" w:author="Benton, Deon" w:date="2026-05-07T15:33:00Z" w16du:dateUtc="2026-05-07T20:33:00Z">
        <w:r w:rsidR="009754B6">
          <w:rPr>
            <w:rFonts w:ascii="Times New Roman" w:eastAsia="Times New Roman" w:hAnsi="Times New Roman" w:cs="Times New Roman"/>
          </w:rPr>
          <w:t>al</w:t>
        </w:r>
      </w:ins>
      <w:ins w:id="1972" w:author="Benton, Deon" w:date="2026-05-07T13:51:00Z" w16du:dateUtc="2026-05-07T18:51:00Z">
        <w:r w:rsidR="00DF3EF3">
          <w:rPr>
            <w:rFonts w:ascii="Times New Roman" w:eastAsia="Times New Roman" w:hAnsi="Times New Roman" w:cs="Times New Roman"/>
          </w:rPr>
          <w:t xml:space="preserve"> </w:t>
        </w:r>
      </w:ins>
      <w:ins w:id="1973" w:author="Benton, Deon" w:date="2026-05-22T23:41:00Z" w16du:dateUtc="2026-05-23T04:41:00Z">
        <w:r w:rsidR="00BA122D">
          <w:rPr>
            <w:rFonts w:ascii="Times New Roman" w:eastAsia="Times New Roman" w:hAnsi="Times New Roman" w:cs="Times New Roman"/>
          </w:rPr>
          <w:t>boost</w:t>
        </w:r>
      </w:ins>
      <w:ins w:id="1974" w:author="Benton, Deon" w:date="2026-05-22T23:38:00Z" w16du:dateUtc="2026-05-23T04:38:00Z">
        <w:r>
          <w:rPr>
            <w:rFonts w:ascii="Times New Roman" w:eastAsia="Times New Roman" w:hAnsi="Times New Roman" w:cs="Times New Roman"/>
          </w:rPr>
          <w:t xml:space="preserve"> extend</w:t>
        </w:r>
      </w:ins>
      <w:ins w:id="1975" w:author="Benton, Deon" w:date="2026-05-22T23:41:00Z" w16du:dateUtc="2026-05-23T04:41:00Z">
        <w:r w:rsidR="00BA122D">
          <w:rPr>
            <w:rFonts w:ascii="Times New Roman" w:eastAsia="Times New Roman" w:hAnsi="Times New Roman" w:cs="Times New Roman"/>
          </w:rPr>
          <w:t>ed into and</w:t>
        </w:r>
      </w:ins>
      <w:ins w:id="1976" w:author="Benton, Deon" w:date="2026-05-22T23:38:00Z" w16du:dateUtc="2026-05-23T04:38:00Z">
        <w:r>
          <w:rPr>
            <w:rFonts w:ascii="Times New Roman" w:eastAsia="Times New Roman" w:hAnsi="Times New Roman" w:cs="Times New Roman"/>
          </w:rPr>
          <w:t xml:space="preserve"> thr</w:t>
        </w:r>
      </w:ins>
      <w:ins w:id="1977" w:author="Benton, Deon" w:date="2026-05-22T23:39:00Z" w16du:dateUtc="2026-05-23T04:39:00Z">
        <w:r>
          <w:rPr>
            <w:rFonts w:ascii="Times New Roman" w:eastAsia="Times New Roman" w:hAnsi="Times New Roman" w:cs="Times New Roman"/>
          </w:rPr>
          <w:t xml:space="preserve">ough the habituation phase? </w:t>
        </w:r>
      </w:ins>
      <w:ins w:id="1978" w:author="Benton, Deon" w:date="2026-05-22T23:45:00Z" w16du:dateUtc="2026-05-23T04:45:00Z">
        <w:r w:rsidR="00365AA2">
          <w:rPr>
            <w:rFonts w:ascii="Times New Roman" w:eastAsia="Times New Roman" w:hAnsi="Times New Roman" w:cs="Times New Roman"/>
          </w:rPr>
          <w:t>This simulation examined this issue.</w:t>
        </w:r>
      </w:ins>
      <w:ins w:id="1979" w:author="Benton, Deon" w:date="2026-05-07T15:41:00Z" w16du:dateUtc="2026-05-07T20:41:00Z">
        <w:r w:rsidR="008A4328">
          <w:rPr>
            <w:rFonts w:ascii="Times New Roman" w:eastAsia="Times New Roman" w:hAnsi="Times New Roman" w:cs="Times New Roman"/>
          </w:rPr>
          <w:t xml:space="preserve"> </w:t>
        </w:r>
      </w:ins>
      <w:ins w:id="1980" w:author="Benton, Deon" w:date="2026-05-22T23:48:00Z" w16du:dateUtc="2026-05-23T04:48:00Z">
        <w:r w:rsidR="00365AA2" w:rsidRPr="00365AA2">
          <w:rPr>
            <w:rFonts w:ascii="Times New Roman" w:eastAsia="Times New Roman" w:hAnsi="Times New Roman" w:cs="Times New Roman"/>
          </w:rPr>
          <w:t xml:space="preserve">The simulation itself was identical to the Effective Action condition described above except that the attentional boost experienced by </w:t>
        </w:r>
        <w:r w:rsidR="00365AA2" w:rsidRPr="00365AA2">
          <w:rPr>
            <w:rFonts w:ascii="Times New Roman" w:eastAsia="Times New Roman" w:hAnsi="Times New Roman" w:cs="Times New Roman"/>
          </w:rPr>
          <w:lastRenderedPageBreak/>
          <w:t>networks in the Experimental and Control conditions persisted throughout habituation.</w:t>
        </w:r>
        <w:r w:rsidR="00365AA2">
          <w:rPr>
            <w:rFonts w:ascii="Times New Roman" w:eastAsia="Times New Roman" w:hAnsi="Times New Roman" w:cs="Times New Roman"/>
          </w:rPr>
          <w:t xml:space="preserve"> The results for this simulation indicated that</w:t>
        </w:r>
      </w:ins>
      <w:ins w:id="1981" w:author="Benton, Deon" w:date="2026-05-22T23:49:00Z" w16du:dateUtc="2026-05-23T04:49:00Z">
        <w:r w:rsidR="00365AA2">
          <w:rPr>
            <w:rFonts w:ascii="Times New Roman" w:eastAsia="Times New Roman" w:hAnsi="Times New Roman" w:cs="Times New Roman"/>
          </w:rPr>
          <w:t xml:space="preserve"> networks in both conditions produced greater error to the Efficient test event than to the Inefficient event. </w:t>
        </w:r>
        <w:proofErr w:type="gramStart"/>
        <w:r w:rsidR="00365AA2">
          <w:rPr>
            <w:rFonts w:ascii="Times New Roman" w:eastAsia="Times New Roman" w:hAnsi="Times New Roman" w:cs="Times New Roman"/>
          </w:rPr>
          <w:t>These</w:t>
        </w:r>
        <w:proofErr w:type="gramEnd"/>
        <w:r w:rsidR="00365AA2">
          <w:rPr>
            <w:rFonts w:ascii="Times New Roman" w:eastAsia="Times New Roman" w:hAnsi="Times New Roman" w:cs="Times New Roman"/>
          </w:rPr>
          <w:t xml:space="preserve"> data are shown in </w:t>
        </w:r>
      </w:ins>
      <w:ins w:id="1982" w:author="Benton, Deon" w:date="2026-05-07T15:48:00Z" w16du:dateUtc="2026-05-07T20:48:00Z">
        <w:r w:rsidR="00DF1082">
          <w:rPr>
            <w:rFonts w:ascii="Times New Roman" w:eastAsia="Times New Roman" w:hAnsi="Times New Roman" w:cs="Times New Roman"/>
          </w:rPr>
          <w:t xml:space="preserve">Figure 21. </w:t>
        </w:r>
      </w:ins>
      <w:r w:rsidR="0033594C">
        <w:rPr>
          <w:rFonts w:ascii="Times New Roman" w:eastAsia="Times New Roman" w:hAnsi="Times New Roman" w:cs="Times New Roman"/>
        </w:rPr>
        <w:t>These</w:t>
      </w:r>
      <w:r w:rsidR="0033594C" w:rsidRPr="002518C6">
        <w:rPr>
          <w:rFonts w:ascii="Times New Roman" w:eastAsia="Times New Roman" w:hAnsi="Times New Roman" w:cs="Times New Roman"/>
        </w:rPr>
        <w:t xml:space="preserve"> results</w:t>
      </w:r>
      <w:ins w:id="1983" w:author="Benton, Deon" w:date="2026-05-22T23:50:00Z" w16du:dateUtc="2026-05-23T04:50:00Z">
        <w:r w:rsidR="004F0975">
          <w:rPr>
            <w:rFonts w:ascii="Times New Roman" w:eastAsia="Times New Roman" w:hAnsi="Times New Roman" w:cs="Times New Roman"/>
          </w:rPr>
          <w:t xml:space="preserve"> suggest that it is necessary tha</w:t>
        </w:r>
      </w:ins>
      <w:ins w:id="1984" w:author="Benton, Deon" w:date="2026-05-22T23:51:00Z" w16du:dateUtc="2026-05-23T04:51:00Z">
        <w:r w:rsidR="004F0975">
          <w:rPr>
            <w:rFonts w:ascii="Times New Roman" w:eastAsia="Times New Roman" w:hAnsi="Times New Roman" w:cs="Times New Roman"/>
          </w:rPr>
          <w:t>t</w:t>
        </w:r>
      </w:ins>
      <w:ins w:id="1985" w:author="Benton, Deon" w:date="2026-05-22T23:50:00Z" w16du:dateUtc="2026-05-23T04:50:00Z">
        <w:r w:rsidR="004F0975">
          <w:rPr>
            <w:rFonts w:ascii="Times New Roman" w:eastAsia="Times New Roman" w:hAnsi="Times New Roman" w:cs="Times New Roman"/>
          </w:rPr>
          <w:t xml:space="preserve"> the</w:t>
        </w:r>
      </w:ins>
      <w:ins w:id="1986" w:author="Benton, Deon" w:date="2026-05-22T23:51:00Z" w16du:dateUtc="2026-05-23T04:51:00Z">
        <w:r w:rsidR="004F0975">
          <w:rPr>
            <w:rFonts w:ascii="Times New Roman" w:eastAsia="Times New Roman" w:hAnsi="Times New Roman" w:cs="Times New Roman"/>
          </w:rPr>
          <w:t xml:space="preserve"> action-phase</w:t>
        </w:r>
      </w:ins>
      <w:ins w:id="1987" w:author="Benton, Deon" w:date="2026-05-22T23:50:00Z" w16du:dateUtc="2026-05-23T04:50:00Z">
        <w:r w:rsidR="004F0975">
          <w:rPr>
            <w:rFonts w:ascii="Times New Roman" w:eastAsia="Times New Roman" w:hAnsi="Times New Roman" w:cs="Times New Roman"/>
          </w:rPr>
          <w:t xml:space="preserve"> attentional boost</w:t>
        </w:r>
      </w:ins>
      <w:ins w:id="1988" w:author="Benton, Deon" w:date="2026-05-22T23:51:00Z" w16du:dateUtc="2026-05-23T04:51:00Z">
        <w:r w:rsidR="004F0975">
          <w:rPr>
            <w:rFonts w:ascii="Times New Roman" w:eastAsia="Times New Roman" w:hAnsi="Times New Roman" w:cs="Times New Roman"/>
          </w:rPr>
          <w:t xml:space="preserve"> </w:t>
        </w:r>
      </w:ins>
      <w:ins w:id="1989" w:author="Benton, Deon" w:date="2026-05-22T23:50:00Z" w16du:dateUtc="2026-05-23T04:50:00Z">
        <w:r w:rsidR="004F0975">
          <w:rPr>
            <w:rFonts w:ascii="Times New Roman" w:eastAsia="Times New Roman" w:hAnsi="Times New Roman" w:cs="Times New Roman"/>
          </w:rPr>
          <w:t xml:space="preserve">be </w:t>
        </w:r>
      </w:ins>
      <w:ins w:id="1990" w:author="Benton, Deon" w:date="2026-05-22T23:51:00Z" w16du:dateUtc="2026-05-23T04:51:00Z">
        <w:r w:rsidR="004F0975">
          <w:rPr>
            <w:rFonts w:ascii="Times New Roman" w:eastAsia="Times New Roman" w:hAnsi="Times New Roman" w:cs="Times New Roman"/>
          </w:rPr>
          <w:t>transient</w:t>
        </w:r>
      </w:ins>
      <w:ins w:id="1991" w:author="Benton, Deon" w:date="2026-05-22T23:50:00Z" w16du:dateUtc="2026-05-23T04:50:00Z">
        <w:r w:rsidR="004F0975">
          <w:rPr>
            <w:rFonts w:ascii="Times New Roman" w:eastAsia="Times New Roman" w:hAnsi="Times New Roman" w:cs="Times New Roman"/>
          </w:rPr>
          <w:t xml:space="preserve"> for ALIAS to reproduce infants’ looking responses in </w:t>
        </w:r>
      </w:ins>
      <w:ins w:id="1992" w:author="Benton, Deon" w:date="2026-05-22T23:51:00Z" w16du:dateUtc="2026-05-23T04:51:00Z">
        <w:r w:rsidR="004F0975">
          <w:rPr>
            <w:rFonts w:ascii="Times New Roman" w:eastAsia="Times New Roman" w:hAnsi="Times New Roman" w:cs="Times New Roman"/>
          </w:rPr>
          <w:t xml:space="preserve">the Effective Action condition. </w:t>
        </w:r>
      </w:ins>
      <w:r w:rsidR="0033594C">
        <w:rPr>
          <w:rFonts w:ascii="Times New Roman" w:eastAsia="Times New Roman" w:hAnsi="Times New Roman" w:cs="Times New Roman"/>
        </w:rPr>
        <w:t xml:space="preserve"> </w:t>
      </w:r>
    </w:p>
    <w:p w14:paraId="467D8B5B" w14:textId="1E201F4B" w:rsidR="00455517" w:rsidRDefault="002518C6" w:rsidP="0036310A">
      <w:pPr>
        <w:spacing w:line="480" w:lineRule="auto"/>
        <w:ind w:firstLine="720"/>
        <w:contextualSpacing/>
        <w:rPr>
          <w:rFonts w:ascii="Times New Roman" w:eastAsia="Times New Roman" w:hAnsi="Times New Roman" w:cs="Times New Roman"/>
        </w:rPr>
      </w:pPr>
      <w:r w:rsidRPr="002518C6">
        <w:rPr>
          <w:rFonts w:ascii="Times New Roman" w:eastAsia="Times New Roman" w:hAnsi="Times New Roman" w:cs="Times New Roman"/>
        </w:rPr>
        <w:t xml:space="preserve">The basis for </w:t>
      </w:r>
      <w:r w:rsidR="00181E9A">
        <w:rPr>
          <w:rFonts w:ascii="Times New Roman" w:eastAsia="Times New Roman" w:hAnsi="Times New Roman" w:cs="Times New Roman"/>
        </w:rPr>
        <w:t>these findings is</w:t>
      </w:r>
      <w:r w:rsidRPr="002518C6">
        <w:rPr>
          <w:rFonts w:ascii="Times New Roman" w:eastAsia="Times New Roman" w:hAnsi="Times New Roman" w:cs="Times New Roman"/>
        </w:rPr>
        <w:t xml:space="preserve"> straightforward: Although networks’ heightened attention during the action phase enabled them robustly to encode their own straight reach trajectories, the fact that this attentional boost persisted into the habituation phase meant that networks’ representations of these trajectories were overridden by robust representations of the arced motion trajectories and the surface features associated with those trajectories</w:t>
      </w:r>
      <w:r>
        <w:rPr>
          <w:rFonts w:ascii="Times New Roman" w:eastAsia="Times New Roman" w:hAnsi="Times New Roman" w:cs="Times New Roman"/>
        </w:rPr>
        <w:t xml:space="preserve"> (e.g., the height of the apex of a reach’s trajectory) </w:t>
      </w:r>
      <w:r w:rsidR="007B196B">
        <w:rPr>
          <w:rFonts w:ascii="Times New Roman" w:eastAsia="Times New Roman" w:hAnsi="Times New Roman" w:cs="Times New Roman"/>
        </w:rPr>
        <w:t>shown to them</w:t>
      </w:r>
      <w:r>
        <w:rPr>
          <w:rFonts w:ascii="Times New Roman" w:eastAsia="Times New Roman" w:hAnsi="Times New Roman" w:cs="Times New Roman"/>
        </w:rPr>
        <w:t xml:space="preserve"> during the habituation phase</w:t>
      </w:r>
      <w:r w:rsidRPr="002518C6">
        <w:rPr>
          <w:rFonts w:ascii="Times New Roman" w:eastAsia="Times New Roman" w:hAnsi="Times New Roman" w:cs="Times New Roman"/>
        </w:rPr>
        <w:t xml:space="preserve">. </w:t>
      </w:r>
      <w:ins w:id="1993" w:author="Benton, Deon" w:date="2026-05-22T23:56:00Z" w16du:dateUtc="2026-05-23T04:56:00Z">
        <w:r w:rsidR="005F6C78">
          <w:rPr>
            <w:rFonts w:ascii="Times New Roman" w:eastAsia="Times New Roman" w:hAnsi="Times New Roman" w:cs="Times New Roman"/>
          </w:rPr>
          <w:t>Consequently, the</w:t>
        </w:r>
      </w:ins>
      <w:r w:rsidRPr="002518C6">
        <w:rPr>
          <w:rFonts w:ascii="Times New Roman" w:eastAsia="Times New Roman" w:hAnsi="Times New Roman" w:cs="Times New Roman"/>
        </w:rPr>
        <w:t xml:space="preserve"> Inefficient test event—which</w:t>
      </w:r>
      <w:ins w:id="1994" w:author="Benton, Deon" w:date="2026-05-24T20:37:00Z" w16du:dateUtc="2026-05-25T01:37:00Z">
        <w:r w:rsidR="0013169E">
          <w:rPr>
            <w:rFonts w:ascii="Times New Roman" w:eastAsia="Times New Roman" w:hAnsi="Times New Roman" w:cs="Times New Roman"/>
          </w:rPr>
          <w:t>, with the expection of the barrier,</w:t>
        </w:r>
      </w:ins>
      <w:r w:rsidRPr="002518C6">
        <w:rPr>
          <w:rFonts w:ascii="Times New Roman" w:eastAsia="Times New Roman" w:hAnsi="Times New Roman" w:cs="Times New Roman"/>
        </w:rPr>
        <w:t xml:space="preserve"> preserved </w:t>
      </w:r>
      <w:ins w:id="1995" w:author="Benton, Deon" w:date="2026-05-24T14:46:00Z" w16du:dateUtc="2026-05-24T19:46:00Z">
        <w:r w:rsidR="001372A0" w:rsidRPr="002518C6">
          <w:rPr>
            <w:rFonts w:ascii="Times New Roman" w:eastAsia="Times New Roman" w:hAnsi="Times New Roman" w:cs="Times New Roman"/>
          </w:rPr>
          <w:t>m</w:t>
        </w:r>
        <w:r w:rsidR="001372A0">
          <w:rPr>
            <w:rFonts w:ascii="Times New Roman" w:eastAsia="Times New Roman" w:hAnsi="Times New Roman" w:cs="Times New Roman"/>
          </w:rPr>
          <w:t>ost</w:t>
        </w:r>
        <w:r w:rsidR="001372A0" w:rsidRPr="002518C6">
          <w:rPr>
            <w:rFonts w:ascii="Times New Roman" w:eastAsia="Times New Roman" w:hAnsi="Times New Roman" w:cs="Times New Roman"/>
          </w:rPr>
          <w:t xml:space="preserve"> </w:t>
        </w:r>
      </w:ins>
      <w:r w:rsidRPr="002518C6">
        <w:rPr>
          <w:rFonts w:ascii="Times New Roman" w:eastAsia="Times New Roman" w:hAnsi="Times New Roman" w:cs="Times New Roman"/>
        </w:rPr>
        <w:t xml:space="preserve">of the features of this event—was partially consistent with the </w:t>
      </w:r>
      <w:ins w:id="1996" w:author="Benton, Deon" w:date="2026-05-22T23:57:00Z" w16du:dateUtc="2026-05-23T04:57:00Z">
        <w:r w:rsidR="005F6C78">
          <w:rPr>
            <w:rFonts w:ascii="Times New Roman" w:eastAsia="Times New Roman" w:hAnsi="Times New Roman" w:cs="Times New Roman"/>
          </w:rPr>
          <w:t>habituation representation; the Efficient test event was not because it depicted a</w:t>
        </w:r>
      </w:ins>
      <w:r w:rsidRPr="002518C6">
        <w:rPr>
          <w:rFonts w:ascii="Times New Roman" w:eastAsia="Times New Roman" w:hAnsi="Times New Roman" w:cs="Times New Roman"/>
        </w:rPr>
        <w:t xml:space="preserve"> straight reach trajectory. </w:t>
      </w:r>
      <w:ins w:id="1997" w:author="Benton, Deon" w:date="2026-05-24T14:38:00Z" w16du:dateUtc="2026-05-24T19:38:00Z">
        <w:r w:rsidR="00774069">
          <w:rPr>
            <w:rFonts w:ascii="Times New Roman" w:eastAsia="Times New Roman" w:hAnsi="Times New Roman" w:cs="Times New Roman"/>
          </w:rPr>
          <w:t xml:space="preserve">As such, the Efficient test event produced </w:t>
        </w:r>
      </w:ins>
      <w:ins w:id="1998" w:author="Benton, Deon" w:date="2026-05-24T20:38:00Z" w16du:dateUtc="2026-05-25T01:38:00Z">
        <w:r w:rsidR="00D12A4D">
          <w:rPr>
            <w:rFonts w:ascii="Times New Roman" w:eastAsia="Times New Roman" w:hAnsi="Times New Roman" w:cs="Times New Roman"/>
          </w:rPr>
          <w:t>more</w:t>
        </w:r>
      </w:ins>
      <w:ins w:id="1999" w:author="Benton, Deon" w:date="2026-05-24T14:38:00Z" w16du:dateUtc="2026-05-24T19:38:00Z">
        <w:r w:rsidR="00774069">
          <w:rPr>
            <w:rFonts w:ascii="Times New Roman" w:eastAsia="Times New Roman" w:hAnsi="Times New Roman" w:cs="Times New Roman"/>
          </w:rPr>
          <w:t xml:space="preserve"> error </w:t>
        </w:r>
        <w:r w:rsidR="00BE38D6">
          <w:rPr>
            <w:rFonts w:ascii="Times New Roman" w:eastAsia="Times New Roman" w:hAnsi="Times New Roman" w:cs="Times New Roman"/>
          </w:rPr>
          <w:t xml:space="preserve">(or </w:t>
        </w:r>
      </w:ins>
      <w:ins w:id="2000" w:author="Benton, Deon" w:date="2026-05-24T14:41:00Z" w16du:dateUtc="2026-05-24T19:41:00Z">
        <w:r w:rsidR="00891699">
          <w:rPr>
            <w:rFonts w:ascii="Times New Roman" w:eastAsia="Times New Roman" w:hAnsi="Times New Roman" w:cs="Times New Roman"/>
          </w:rPr>
          <w:t>longer lo</w:t>
        </w:r>
      </w:ins>
      <w:ins w:id="2001" w:author="Benton, Deon" w:date="2026-05-24T14:43:00Z" w16du:dateUtc="2026-05-24T19:43:00Z">
        <w:r w:rsidR="001372A0">
          <w:rPr>
            <w:rFonts w:ascii="Times New Roman" w:eastAsia="Times New Roman" w:hAnsi="Times New Roman" w:cs="Times New Roman"/>
          </w:rPr>
          <w:t>oking</w:t>
        </w:r>
      </w:ins>
      <w:ins w:id="2002" w:author="Benton, Deon" w:date="2026-05-24T14:38:00Z" w16du:dateUtc="2026-05-24T19:38:00Z">
        <w:r w:rsidR="00BE38D6">
          <w:rPr>
            <w:rFonts w:ascii="Times New Roman" w:eastAsia="Times New Roman" w:hAnsi="Times New Roman" w:cs="Times New Roman"/>
          </w:rPr>
          <w:t xml:space="preserve">) </w:t>
        </w:r>
        <w:r w:rsidR="00774069">
          <w:rPr>
            <w:rFonts w:ascii="Times New Roman" w:eastAsia="Times New Roman" w:hAnsi="Times New Roman" w:cs="Times New Roman"/>
          </w:rPr>
          <w:t xml:space="preserve">than the Inefficent test event. </w:t>
        </w:r>
      </w:ins>
    </w:p>
    <w:p w14:paraId="3C94ADE6" w14:textId="77777777" w:rsidR="002518C6" w:rsidRDefault="002518C6" w:rsidP="0036310A">
      <w:pPr>
        <w:spacing w:line="480" w:lineRule="auto"/>
        <w:ind w:firstLine="720"/>
        <w:contextualSpacing/>
        <w:rPr>
          <w:rFonts w:ascii="Times New Roman" w:eastAsia="Times New Roman" w:hAnsi="Times New Roman" w:cs="Times New Roman"/>
        </w:rPr>
      </w:pPr>
    </w:p>
    <w:tbl>
      <w:tblPr>
        <w:tblStyle w:val="TableGrid"/>
        <w:tblW w:w="11704"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84"/>
        <w:gridCol w:w="5983"/>
      </w:tblGrid>
      <w:tr w:rsidR="00140894" w14:paraId="0A404C96" w14:textId="77777777" w:rsidTr="00D5504E">
        <w:trPr>
          <w:trHeight w:val="3777"/>
        </w:trPr>
        <w:tc>
          <w:tcPr>
            <w:tcW w:w="5810" w:type="dxa"/>
          </w:tcPr>
          <w:p w14:paraId="5A34CED1" w14:textId="484AD454"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79C08416" wp14:editId="3AC9E5BE">
                  <wp:extent cx="3663108" cy="2930486"/>
                  <wp:effectExtent l="0" t="0" r="0" b="3810"/>
                  <wp:docPr id="17860392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39237" name="Picture 1786039237"/>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668947" cy="2935157"/>
                          </a:xfrm>
                          <a:prstGeom prst="rect">
                            <a:avLst/>
                          </a:prstGeom>
                        </pic:spPr>
                      </pic:pic>
                    </a:graphicData>
                  </a:graphic>
                </wp:inline>
              </w:drawing>
            </w:r>
          </w:p>
        </w:tc>
        <w:tc>
          <w:tcPr>
            <w:tcW w:w="5894" w:type="dxa"/>
          </w:tcPr>
          <w:p w14:paraId="36EF0284" w14:textId="65C86943"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47B0CED" wp14:editId="3FA9DB14">
                  <wp:extent cx="3662363" cy="2929890"/>
                  <wp:effectExtent l="0" t="0" r="0" b="3810"/>
                  <wp:docPr id="5449040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04021" name="Picture 54490402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673038" cy="2938430"/>
                          </a:xfrm>
                          <a:prstGeom prst="rect">
                            <a:avLst/>
                          </a:prstGeom>
                        </pic:spPr>
                      </pic:pic>
                    </a:graphicData>
                  </a:graphic>
                </wp:inline>
              </w:drawing>
            </w:r>
          </w:p>
        </w:tc>
      </w:tr>
      <w:tr w:rsidR="00140894" w14:paraId="5FF30567" w14:textId="77777777" w:rsidTr="00D5504E">
        <w:trPr>
          <w:trHeight w:val="259"/>
        </w:trPr>
        <w:tc>
          <w:tcPr>
            <w:tcW w:w="5810" w:type="dxa"/>
          </w:tcPr>
          <w:p w14:paraId="5FC6C6AB" w14:textId="0B4C5EFE"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BE4F8D0" wp14:editId="3BA872A2">
                  <wp:extent cx="3608024" cy="2886419"/>
                  <wp:effectExtent l="0" t="0" r="0" b="0"/>
                  <wp:docPr id="9570331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33131" name="Picture 95703313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614501" cy="2891601"/>
                          </a:xfrm>
                          <a:prstGeom prst="rect">
                            <a:avLst/>
                          </a:prstGeom>
                        </pic:spPr>
                      </pic:pic>
                    </a:graphicData>
                  </a:graphic>
                </wp:inline>
              </w:drawing>
            </w:r>
          </w:p>
        </w:tc>
        <w:tc>
          <w:tcPr>
            <w:tcW w:w="5894" w:type="dxa"/>
          </w:tcPr>
          <w:p w14:paraId="67C08674" w14:textId="77777777" w:rsidR="00F50AEA" w:rsidRDefault="00F50AEA" w:rsidP="0036310A">
            <w:pPr>
              <w:spacing w:line="480" w:lineRule="auto"/>
              <w:contextualSpacing/>
              <w:rPr>
                <w:rFonts w:ascii="Times New Roman" w:eastAsia="Times New Roman" w:hAnsi="Times New Roman" w:cs="Times New Roman"/>
              </w:rPr>
            </w:pPr>
          </w:p>
        </w:tc>
      </w:tr>
      <w:tr w:rsidR="00140894" w14:paraId="51B38FB7" w14:textId="77777777" w:rsidTr="00D5504E">
        <w:trPr>
          <w:trHeight w:val="259"/>
        </w:trPr>
        <w:tc>
          <w:tcPr>
            <w:tcW w:w="5810" w:type="dxa"/>
          </w:tcPr>
          <w:p w14:paraId="09232487" w14:textId="7A363AA2" w:rsidR="00F50AEA" w:rsidRDefault="008353FD"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D7447D3" wp14:editId="46E5D5E4">
                  <wp:extent cx="3657600" cy="2926080"/>
                  <wp:effectExtent l="0" t="0" r="0" b="7620"/>
                  <wp:docPr id="12061329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32947" name="Picture 1206132947"/>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670146" cy="2936117"/>
                          </a:xfrm>
                          <a:prstGeom prst="rect">
                            <a:avLst/>
                          </a:prstGeom>
                        </pic:spPr>
                      </pic:pic>
                    </a:graphicData>
                  </a:graphic>
                </wp:inline>
              </w:drawing>
            </w:r>
          </w:p>
        </w:tc>
        <w:tc>
          <w:tcPr>
            <w:tcW w:w="5894" w:type="dxa"/>
          </w:tcPr>
          <w:p w14:paraId="243CF5EF" w14:textId="77777777" w:rsidR="00F50AEA" w:rsidRDefault="00F50AEA" w:rsidP="008353FD">
            <w:pPr>
              <w:keepNext/>
              <w:spacing w:line="480" w:lineRule="auto"/>
              <w:contextualSpacing/>
              <w:rPr>
                <w:rFonts w:ascii="Times New Roman" w:eastAsia="Times New Roman" w:hAnsi="Times New Roman" w:cs="Times New Roman"/>
              </w:rPr>
            </w:pPr>
          </w:p>
        </w:tc>
      </w:tr>
    </w:tbl>
    <w:p w14:paraId="3F0D9206" w14:textId="5D260FE8" w:rsidR="00FB312A" w:rsidRDefault="008353FD" w:rsidP="008353FD">
      <w:pPr>
        <w:pStyle w:val="Caption"/>
        <w:rPr>
          <w:rFonts w:ascii="Times New Roman" w:eastAsia="Times New Roman" w:hAnsi="Times New Roman" w:cs="Times New Roman"/>
        </w:rPr>
      </w:pPr>
      <w:r w:rsidRPr="00D5504E">
        <w:rPr>
          <w:rFonts w:ascii="Times New Roman" w:hAnsi="Times New Roman" w:cs="Times New Roman"/>
          <w:b/>
          <w:bCs/>
          <w:i w:val="0"/>
          <w:iCs w:val="0"/>
          <w:color w:val="000000" w:themeColor="text1"/>
          <w:sz w:val="24"/>
          <w:szCs w:val="24"/>
        </w:rPr>
        <w:t xml:space="preserve">Figure </w:t>
      </w:r>
      <w:r w:rsidRPr="00D5504E">
        <w:rPr>
          <w:rFonts w:ascii="Times New Roman" w:hAnsi="Times New Roman" w:cs="Times New Roman"/>
          <w:b/>
          <w:bCs/>
          <w:i w:val="0"/>
          <w:iCs w:val="0"/>
          <w:color w:val="000000" w:themeColor="text1"/>
          <w:sz w:val="24"/>
          <w:szCs w:val="24"/>
        </w:rPr>
        <w:fldChar w:fldCharType="begin"/>
      </w:r>
      <w:r w:rsidRPr="00D5504E">
        <w:rPr>
          <w:rFonts w:ascii="Times New Roman" w:hAnsi="Times New Roman" w:cs="Times New Roman"/>
          <w:b/>
          <w:bCs/>
          <w:i w:val="0"/>
          <w:iCs w:val="0"/>
          <w:color w:val="000000" w:themeColor="text1"/>
          <w:sz w:val="24"/>
          <w:szCs w:val="24"/>
        </w:rPr>
        <w:instrText xml:space="preserve"> SEQ Figure \* ARABIC </w:instrText>
      </w:r>
      <w:r w:rsidRPr="00D5504E">
        <w:rPr>
          <w:rFonts w:ascii="Times New Roman" w:hAnsi="Times New Roman" w:cs="Times New Roman"/>
          <w:b/>
          <w:bCs/>
          <w:i w:val="0"/>
          <w:iCs w:val="0"/>
          <w:color w:val="000000" w:themeColor="text1"/>
          <w:sz w:val="24"/>
          <w:szCs w:val="24"/>
        </w:rPr>
        <w:fldChar w:fldCharType="separate"/>
      </w:r>
      <w:ins w:id="2003" w:author="Benton, Deon" w:date="2026-05-17T00:53:00Z" w16du:dateUtc="2026-05-17T05:53:00Z">
        <w:r w:rsidR="00014507">
          <w:rPr>
            <w:rFonts w:ascii="Times New Roman" w:hAnsi="Times New Roman" w:cs="Times New Roman"/>
            <w:b/>
            <w:bCs/>
            <w:i w:val="0"/>
            <w:iCs w:val="0"/>
            <w:noProof/>
            <w:color w:val="000000" w:themeColor="text1"/>
            <w:sz w:val="24"/>
            <w:szCs w:val="24"/>
          </w:rPr>
          <w:t>21</w:t>
        </w:r>
      </w:ins>
      <w:del w:id="2004" w:author="Benton, Deon" w:date="2026-05-17T00:53:00Z" w16du:dateUtc="2026-05-17T05:53:00Z">
        <w:r w:rsidR="008D2812" w:rsidDel="00014507">
          <w:rPr>
            <w:rFonts w:ascii="Times New Roman" w:hAnsi="Times New Roman" w:cs="Times New Roman"/>
            <w:b/>
            <w:bCs/>
            <w:i w:val="0"/>
            <w:iCs w:val="0"/>
            <w:noProof/>
            <w:color w:val="000000" w:themeColor="text1"/>
            <w:sz w:val="24"/>
            <w:szCs w:val="24"/>
          </w:rPr>
          <w:delText>22</w:delText>
        </w:r>
      </w:del>
      <w:r w:rsidRPr="00D5504E">
        <w:rPr>
          <w:rFonts w:ascii="Times New Roman" w:hAnsi="Times New Roman" w:cs="Times New Roman"/>
          <w:b/>
          <w:bCs/>
          <w:i w:val="0"/>
          <w:iCs w:val="0"/>
          <w:color w:val="000000" w:themeColor="text1"/>
          <w:sz w:val="24"/>
          <w:szCs w:val="24"/>
        </w:rPr>
        <w:fldChar w:fldCharType="end"/>
      </w:r>
      <w:r w:rsidRPr="00D5504E">
        <w:rPr>
          <w:rFonts w:ascii="Times New Roman" w:hAnsi="Times New Roman" w:cs="Times New Roman"/>
          <w:b/>
          <w:bCs/>
          <w:i w:val="0"/>
          <w:iCs w:val="0"/>
          <w:color w:val="000000" w:themeColor="text1"/>
          <w:sz w:val="24"/>
          <w:szCs w:val="24"/>
        </w:rPr>
        <w:t>.</w:t>
      </w:r>
      <w:r w:rsidRPr="00D5504E">
        <w:rPr>
          <w:color w:val="000000" w:themeColor="text1"/>
        </w:rPr>
        <w:t xml:space="preserve"> </w:t>
      </w:r>
      <w:r>
        <w:rPr>
          <w:rFonts w:ascii="Times New Roman" w:hAnsi="Times New Roman" w:cs="Times New Roman"/>
          <w:i w:val="0"/>
          <w:iCs w:val="0"/>
          <w:color w:val="000000" w:themeColor="text1"/>
          <w:sz w:val="24"/>
          <w:szCs w:val="24"/>
        </w:rPr>
        <w:t>Performance of ALIAS-2. Plotted i</w:t>
      </w:r>
      <w:r w:rsidR="00812620">
        <w:rPr>
          <w:rFonts w:ascii="Times New Roman" w:hAnsi="Times New Roman" w:cs="Times New Roman"/>
          <w:i w:val="0"/>
          <w:iCs w:val="0"/>
          <w:color w:val="000000" w:themeColor="text1"/>
          <w:sz w:val="24"/>
          <w:szCs w:val="24"/>
        </w:rPr>
        <w:t>n the top row is</w:t>
      </w:r>
      <w:r>
        <w:rPr>
          <w:rFonts w:ascii="Times New Roman" w:hAnsi="Times New Roman" w:cs="Times New Roman"/>
          <w:i w:val="0"/>
          <w:iCs w:val="0"/>
          <w:color w:val="000000" w:themeColor="text1"/>
          <w:sz w:val="24"/>
          <w:szCs w:val="24"/>
        </w:rPr>
        <w:t xml:space="preserve"> the overall </w:t>
      </w:r>
      <w:r w:rsidRPr="00614A04">
        <w:rPr>
          <w:rFonts w:ascii="Times New Roman" w:hAnsi="Times New Roman" w:cs="Times New Roman"/>
          <w:i w:val="0"/>
          <w:iCs w:val="0"/>
          <w:color w:val="000000" w:themeColor="text1"/>
          <w:sz w:val="24"/>
          <w:szCs w:val="24"/>
        </w:rPr>
        <w:t xml:space="preserve">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Efficient and Inefficient test events for networks assigned either to Experimental</w:t>
      </w:r>
      <w:r w:rsidR="00812620">
        <w:rPr>
          <w:rFonts w:ascii="Times New Roman" w:hAnsi="Times New Roman" w:cs="Times New Roman"/>
          <w:i w:val="0"/>
          <w:iCs w:val="0"/>
          <w:color w:val="000000" w:themeColor="text1"/>
          <w:sz w:val="24"/>
          <w:szCs w:val="24"/>
        </w:rPr>
        <w:t xml:space="preserve"> (top left)</w:t>
      </w:r>
      <w:r>
        <w:rPr>
          <w:rFonts w:ascii="Times New Roman" w:hAnsi="Times New Roman" w:cs="Times New Roman"/>
          <w:i w:val="0"/>
          <w:iCs w:val="0"/>
          <w:color w:val="000000" w:themeColor="text1"/>
          <w:sz w:val="24"/>
          <w:szCs w:val="24"/>
        </w:rPr>
        <w:t xml:space="preserve"> or to the Control condition</w:t>
      </w:r>
      <w:r w:rsidR="00812620">
        <w:rPr>
          <w:rFonts w:ascii="Times New Roman" w:hAnsi="Times New Roman" w:cs="Times New Roman"/>
          <w:i w:val="0"/>
          <w:iCs w:val="0"/>
          <w:color w:val="000000" w:themeColor="text1"/>
          <w:sz w:val="24"/>
          <w:szCs w:val="24"/>
        </w:rPr>
        <w:t xml:space="preserve"> (top right)</w:t>
      </w:r>
      <w:r>
        <w:rPr>
          <w:rFonts w:ascii="Times New Roman" w:hAnsi="Times New Roman" w:cs="Times New Roman"/>
          <w:i w:val="0"/>
          <w:iCs w:val="0"/>
          <w:color w:val="000000" w:themeColor="text1"/>
          <w:sz w:val="24"/>
          <w:szCs w:val="24"/>
        </w:rPr>
        <w:t xml:space="preserve"> in the Efficient Action condition. </w:t>
      </w:r>
      <w:r w:rsidR="00812620">
        <w:rPr>
          <w:rFonts w:ascii="Times New Roman" w:hAnsi="Times New Roman" w:cs="Times New Roman"/>
          <w:i w:val="0"/>
          <w:iCs w:val="0"/>
          <w:color w:val="000000" w:themeColor="text1"/>
          <w:sz w:val="24"/>
          <w:szCs w:val="24"/>
        </w:rPr>
        <w:t xml:space="preserve">Plotted in the middle row is the overall </w:t>
      </w:r>
      <w:proofErr w:type="gramStart"/>
      <w:r w:rsidR="00812620">
        <w:rPr>
          <w:rFonts w:ascii="Times New Roman" w:hAnsi="Times New Roman" w:cs="Times New Roman"/>
          <w:i w:val="0"/>
          <w:iCs w:val="0"/>
          <w:color w:val="000000" w:themeColor="text1"/>
          <w:sz w:val="24"/>
          <w:szCs w:val="24"/>
        </w:rPr>
        <w:t>mean</w:t>
      </w:r>
      <w:proofErr w:type="gramEnd"/>
      <w:r w:rsidR="00812620">
        <w:rPr>
          <w:rFonts w:ascii="Times New Roman" w:hAnsi="Times New Roman" w:cs="Times New Roman"/>
          <w:i w:val="0"/>
          <w:iCs w:val="0"/>
          <w:color w:val="000000" w:themeColor="text1"/>
          <w:sz w:val="24"/>
          <w:szCs w:val="24"/>
        </w:rPr>
        <w:t xml:space="preserve"> error to the two test events for networks assigned to the Ineffective Action condition. Plotted in the bottom row is the overall mean error to the two test events for networks assigned to the No Training Condition. </w:t>
      </w:r>
      <w:r>
        <w:rPr>
          <w:rFonts w:ascii="Times New Roman" w:hAnsi="Times New Roman" w:cs="Times New Roman"/>
          <w:i w:val="0"/>
          <w:iCs w:val="0"/>
          <w:color w:val="000000" w:themeColor="text1"/>
          <w:sz w:val="24"/>
          <w:szCs w:val="24"/>
        </w:rPr>
        <w:t>This condition corresponds to Experiment 2 in Skerry et al. (2013).</w:t>
      </w:r>
    </w:p>
    <w:p w14:paraId="77C55AA2" w14:textId="77777777" w:rsidR="00140894" w:rsidRDefault="00140894" w:rsidP="0036310A">
      <w:pPr>
        <w:spacing w:line="480" w:lineRule="auto"/>
        <w:ind w:firstLine="720"/>
        <w:contextualSpacing/>
        <w:rPr>
          <w:rFonts w:ascii="Times New Roman" w:eastAsia="Times New Roman" w:hAnsi="Times New Roman" w:cs="Times New Roman"/>
        </w:rPr>
      </w:pPr>
    </w:p>
    <w:p w14:paraId="673ADCB4" w14:textId="14571B78" w:rsidR="00140894" w:rsidRDefault="00431EF5" w:rsidP="00140894">
      <w:pPr>
        <w:spacing w:line="480" w:lineRule="auto"/>
        <w:ind w:firstLine="720"/>
        <w:contextualSpacing/>
        <w:rPr>
          <w:rFonts w:ascii="Times New Roman" w:eastAsia="Times New Roman" w:hAnsi="Times New Roman" w:cs="Times New Roman"/>
        </w:rPr>
      </w:pPr>
      <w:ins w:id="2005" w:author="Benton, Deon" w:date="2026-05-23T11:24:00Z" w16du:dateUtc="2026-05-23T16:24:00Z">
        <w:r w:rsidRPr="00431EF5">
          <w:rPr>
            <w:rFonts w:ascii="Times New Roman" w:eastAsia="Times New Roman" w:hAnsi="Times New Roman" w:cs="Times New Roman"/>
          </w:rPr>
          <w:t>The next analysis examined whether associative learning alon</w:t>
        </w:r>
      </w:ins>
      <w:ins w:id="2006" w:author="Benton, Deon" w:date="2026-05-24T20:50:00Z" w16du:dateUtc="2026-05-25T01:50:00Z">
        <w:r w:rsidR="0064506D">
          <w:rPr>
            <w:rFonts w:ascii="Times New Roman" w:eastAsia="Times New Roman" w:hAnsi="Times New Roman" w:cs="Times New Roman"/>
          </w:rPr>
          <w:t xml:space="preserve">e </w:t>
        </w:r>
      </w:ins>
      <w:ins w:id="2007" w:author="Benton, Deon" w:date="2026-05-23T11:24:00Z" w16du:dateUtc="2026-05-23T16:24:00Z">
        <w:r w:rsidRPr="00431EF5">
          <w:rPr>
            <w:rFonts w:ascii="Times New Roman" w:eastAsia="Times New Roman" w:hAnsi="Times New Roman" w:cs="Times New Roman"/>
          </w:rPr>
          <w:t xml:space="preserve">was sufficient for ALIAS to reproduce Skerry et </w:t>
        </w:r>
        <w:proofErr w:type="gramStart"/>
        <w:r w:rsidRPr="00431EF5">
          <w:rPr>
            <w:rFonts w:ascii="Times New Roman" w:eastAsia="Times New Roman" w:hAnsi="Times New Roman" w:cs="Times New Roman"/>
          </w:rPr>
          <w:t>al.’s</w:t>
        </w:r>
        <w:proofErr w:type="gramEnd"/>
        <w:r w:rsidRPr="00431EF5">
          <w:rPr>
            <w:rFonts w:ascii="Times New Roman" w:eastAsia="Times New Roman" w:hAnsi="Times New Roman" w:cs="Times New Roman"/>
          </w:rPr>
          <w:t xml:space="preserve"> (2013) findings</w:t>
        </w:r>
      </w:ins>
      <w:ins w:id="2008" w:author="Benton, Deon" w:date="2026-05-24T20:49:00Z" w16du:dateUtc="2026-05-25T01:49:00Z">
        <w:r w:rsidR="0064506D">
          <w:rPr>
            <w:rFonts w:ascii="Times New Roman" w:eastAsia="Times New Roman" w:hAnsi="Times New Roman" w:cs="Times New Roman"/>
          </w:rPr>
          <w:t xml:space="preserve">; the attentional boost remained short-lived in this </w:t>
        </w:r>
      </w:ins>
      <w:ins w:id="2009" w:author="Benton, Deon" w:date="2026-05-24T20:55:00Z" w16du:dateUtc="2026-05-25T01:55:00Z">
        <w:r w:rsidR="00F974B2">
          <w:rPr>
            <w:rFonts w:ascii="Times New Roman" w:eastAsia="Times New Roman" w:hAnsi="Times New Roman" w:cs="Times New Roman"/>
          </w:rPr>
          <w:t>simulation</w:t>
        </w:r>
      </w:ins>
      <w:ins w:id="2010" w:author="Benton, Deon" w:date="2026-05-23T11:21:00Z" w16du:dateUtc="2026-05-23T16:21:00Z">
        <w:r w:rsidR="00FB51CD">
          <w:rPr>
            <w:rFonts w:ascii="Times New Roman" w:eastAsia="Times New Roman" w:hAnsi="Times New Roman" w:cs="Times New Roman"/>
          </w:rPr>
          <w:t>.</w:t>
        </w:r>
      </w:ins>
      <w:r w:rsidR="003A7256">
        <w:rPr>
          <w:rFonts w:ascii="Times New Roman" w:eastAsia="Times New Roman" w:hAnsi="Times New Roman" w:cs="Times New Roman"/>
        </w:rPr>
        <w:t xml:space="preserve"> </w:t>
      </w:r>
      <w:ins w:id="2011" w:author="Benton, Deon" w:date="2026-05-24T20:44:00Z" w16du:dateUtc="2026-05-25T01:44:00Z">
        <w:r w:rsidR="0064506D">
          <w:rPr>
            <w:rFonts w:ascii="Times New Roman" w:eastAsia="Times New Roman" w:hAnsi="Times New Roman" w:cs="Times New Roman"/>
          </w:rPr>
          <w:t>In the Effective Action condition</w:t>
        </w:r>
      </w:ins>
      <w:r w:rsidR="00792E0A">
        <w:rPr>
          <w:rFonts w:ascii="Times New Roman" w:eastAsia="Times New Roman" w:hAnsi="Times New Roman" w:cs="Times New Roman"/>
        </w:rPr>
        <w:t>, networks in the Experimental condition produced greater error to the Inefficient test event than to the Efficient one</w:t>
      </w:r>
      <w:ins w:id="2012" w:author="Benton, Deon" w:date="2026-05-24T20:48:00Z" w16du:dateUtc="2026-05-25T01:48:00Z">
        <w:r w:rsidR="0064506D">
          <w:rPr>
            <w:rFonts w:ascii="Times New Roman" w:eastAsia="Times New Roman" w:hAnsi="Times New Roman" w:cs="Times New Roman"/>
          </w:rPr>
          <w:t>. In contrast,</w:t>
        </w:r>
      </w:ins>
      <w:r w:rsidR="007C1677">
        <w:rPr>
          <w:rFonts w:ascii="Times New Roman" w:eastAsia="Times New Roman" w:hAnsi="Times New Roman" w:cs="Times New Roman"/>
        </w:rPr>
        <w:t xml:space="preserve"> networks in </w:t>
      </w:r>
      <w:r w:rsidR="0064506D">
        <w:rPr>
          <w:rFonts w:ascii="Times New Roman" w:eastAsia="Times New Roman" w:hAnsi="Times New Roman" w:cs="Times New Roman"/>
        </w:rPr>
        <w:t xml:space="preserve">the </w:t>
      </w:r>
      <w:r w:rsidR="007C1677">
        <w:rPr>
          <w:rFonts w:ascii="Times New Roman" w:eastAsia="Times New Roman" w:hAnsi="Times New Roman" w:cs="Times New Roman"/>
        </w:rPr>
        <w:t xml:space="preserve">Control condition as well as those in the Ineffective </w:t>
      </w:r>
      <w:ins w:id="2013" w:author="Benton, Deon" w:date="2026-05-24T20:48:00Z" w16du:dateUtc="2026-05-25T01:48:00Z">
        <w:r w:rsidR="0064506D">
          <w:rPr>
            <w:rFonts w:ascii="Times New Roman" w:eastAsia="Times New Roman" w:hAnsi="Times New Roman" w:cs="Times New Roman"/>
          </w:rPr>
          <w:t xml:space="preserve">and </w:t>
        </w:r>
      </w:ins>
      <w:r w:rsidR="007C1677">
        <w:rPr>
          <w:rFonts w:ascii="Times New Roman" w:eastAsia="Times New Roman" w:hAnsi="Times New Roman" w:cs="Times New Roman"/>
        </w:rPr>
        <w:t>No Training condition</w:t>
      </w:r>
      <w:ins w:id="2014" w:author="Benton, Deon" w:date="2026-05-24T20:48:00Z" w16du:dateUtc="2026-05-25T01:48:00Z">
        <w:r w:rsidR="0064506D">
          <w:rPr>
            <w:rFonts w:ascii="Times New Roman" w:eastAsia="Times New Roman" w:hAnsi="Times New Roman" w:cs="Times New Roman"/>
          </w:rPr>
          <w:t>s</w:t>
        </w:r>
      </w:ins>
      <w:r w:rsidR="007C1677">
        <w:rPr>
          <w:rFonts w:ascii="Times New Roman" w:eastAsia="Times New Roman" w:hAnsi="Times New Roman" w:cs="Times New Roman"/>
        </w:rPr>
        <w:t xml:space="preserve"> </w:t>
      </w:r>
      <w:r w:rsidR="00083DB5">
        <w:rPr>
          <w:rFonts w:ascii="Times New Roman" w:eastAsia="Times New Roman" w:hAnsi="Times New Roman" w:cs="Times New Roman"/>
        </w:rPr>
        <w:t xml:space="preserve">produced about equivalent </w:t>
      </w:r>
      <w:proofErr w:type="gramStart"/>
      <w:r w:rsidR="00083DB5">
        <w:rPr>
          <w:rFonts w:ascii="Times New Roman" w:eastAsia="Times New Roman" w:hAnsi="Times New Roman" w:cs="Times New Roman"/>
        </w:rPr>
        <w:t>error</w:t>
      </w:r>
      <w:proofErr w:type="gramEnd"/>
      <w:r w:rsidR="00083DB5">
        <w:rPr>
          <w:rFonts w:ascii="Times New Roman" w:eastAsia="Times New Roman" w:hAnsi="Times New Roman" w:cs="Times New Roman"/>
        </w:rPr>
        <w:t xml:space="preserve"> to both test events.</w:t>
      </w:r>
      <w:ins w:id="2015" w:author="Benton, Deon" w:date="2026-05-24T20:48:00Z" w16du:dateUtc="2026-05-25T01:48:00Z">
        <w:r w:rsidR="0064506D">
          <w:rPr>
            <w:rFonts w:ascii="Times New Roman" w:eastAsia="Times New Roman" w:hAnsi="Times New Roman" w:cs="Times New Roman"/>
          </w:rPr>
          <w:t xml:space="preserve"> </w:t>
        </w:r>
      </w:ins>
      <w:del w:id="2016" w:author="Benton, Deon" w:date="2026-05-24T20:55:00Z" w16du:dateUtc="2026-05-25T01:55:00Z">
        <w:r w:rsidR="00083DB5" w:rsidDel="00F974B2">
          <w:rPr>
            <w:rFonts w:ascii="Times New Roman" w:eastAsia="Times New Roman" w:hAnsi="Times New Roman" w:cs="Times New Roman"/>
          </w:rPr>
          <w:delText xml:space="preserve"> </w:delText>
        </w:r>
      </w:del>
      <w:r w:rsidR="007C1677">
        <w:rPr>
          <w:rFonts w:ascii="Times New Roman" w:eastAsia="Times New Roman" w:hAnsi="Times New Roman" w:cs="Times New Roman"/>
        </w:rPr>
        <w:t>Together, these results</w:t>
      </w:r>
      <w:ins w:id="2017" w:author="Benton, Deon" w:date="2026-05-24T20:55:00Z" w16du:dateUtc="2026-05-25T01:55:00Z">
        <w:r w:rsidR="00F974B2">
          <w:rPr>
            <w:rFonts w:ascii="Times New Roman" w:eastAsia="Times New Roman" w:hAnsi="Times New Roman" w:cs="Times New Roman"/>
          </w:rPr>
          <w:t>—shown in Figure 21</w:t>
        </w:r>
      </w:ins>
      <w:del w:id="2018" w:author="Benton, Deon" w:date="2026-05-24T20:55:00Z" w16du:dateUtc="2026-05-25T01:55:00Z">
        <w:r w:rsidR="007C1677" w:rsidDel="00F974B2">
          <w:rPr>
            <w:rFonts w:ascii="Times New Roman" w:eastAsia="Times New Roman" w:hAnsi="Times New Roman" w:cs="Times New Roman"/>
          </w:rPr>
          <w:delText xml:space="preserve"> </w:delText>
        </w:r>
      </w:del>
      <w:ins w:id="2019" w:author="Benton, Deon" w:date="2026-05-24T20:55:00Z" w16du:dateUtc="2026-05-25T01:55:00Z">
        <w:r w:rsidR="00F974B2">
          <w:rPr>
            <w:rFonts w:ascii="Times New Roman" w:eastAsia="Times New Roman" w:hAnsi="Times New Roman" w:cs="Times New Roman"/>
          </w:rPr>
          <w:t>—</w:t>
        </w:r>
      </w:ins>
      <w:r w:rsidR="007C1677">
        <w:rPr>
          <w:rFonts w:ascii="Times New Roman" w:eastAsia="Times New Roman" w:hAnsi="Times New Roman" w:cs="Times New Roman"/>
        </w:rPr>
        <w:t xml:space="preserve">suggest that associative learning alone is sufficient to </w:t>
      </w:r>
      <w:r w:rsidR="00C76829">
        <w:rPr>
          <w:rFonts w:ascii="Times New Roman" w:eastAsia="Times New Roman" w:hAnsi="Times New Roman" w:cs="Times New Roman"/>
        </w:rPr>
        <w:t>account for Skerry et al.</w:t>
      </w:r>
      <w:ins w:id="2020" w:author="Benton, Deon" w:date="2026-05-24T20:55:00Z" w16du:dateUtc="2026-05-25T01:55:00Z">
        <w:r w:rsidR="00242854">
          <w:rPr>
            <w:rFonts w:ascii="Times New Roman" w:eastAsia="Times New Roman" w:hAnsi="Times New Roman" w:cs="Times New Roman"/>
          </w:rPr>
          <w:t>’s</w:t>
        </w:r>
      </w:ins>
      <w:r w:rsidR="00C76829">
        <w:rPr>
          <w:rFonts w:ascii="Times New Roman" w:eastAsia="Times New Roman" w:hAnsi="Times New Roman" w:cs="Times New Roman"/>
        </w:rPr>
        <w:t xml:space="preserve"> (2013)</w:t>
      </w:r>
      <w:ins w:id="2021" w:author="Benton, Deon" w:date="2026-05-24T20:56:00Z" w16du:dateUtc="2026-05-25T01:56:00Z">
        <w:r w:rsidR="00242854">
          <w:rPr>
            <w:rFonts w:ascii="Times New Roman" w:eastAsia="Times New Roman" w:hAnsi="Times New Roman" w:cs="Times New Roman"/>
          </w:rPr>
          <w:t xml:space="preserve"> </w:t>
        </w:r>
        <w:proofErr w:type="gramStart"/>
        <w:r w:rsidR="00242854">
          <w:rPr>
            <w:rFonts w:ascii="Times New Roman" w:eastAsia="Times New Roman" w:hAnsi="Times New Roman" w:cs="Times New Roman"/>
          </w:rPr>
          <w:t>finding</w:t>
        </w:r>
      </w:ins>
      <w:proofErr w:type="gramEnd"/>
      <w:r w:rsidR="00C76829">
        <w:rPr>
          <w:rFonts w:ascii="Times New Roman" w:eastAsia="Times New Roman" w:hAnsi="Times New Roman" w:cs="Times New Roman"/>
        </w:rPr>
        <w:t xml:space="preserve">; </w:t>
      </w:r>
      <w:ins w:id="2022" w:author="Benton, Deon" w:date="2026-05-24T20:56:00Z" w16du:dateUtc="2026-05-25T01:56:00Z">
        <w:r w:rsidR="00242854">
          <w:rPr>
            <w:rFonts w:ascii="Times New Roman" w:eastAsia="Times New Roman" w:hAnsi="Times New Roman" w:cs="Times New Roman"/>
          </w:rPr>
          <w:t xml:space="preserve">including </w:t>
        </w:r>
      </w:ins>
      <w:r w:rsidR="00C76829">
        <w:rPr>
          <w:rFonts w:ascii="Times New Roman" w:eastAsia="Times New Roman" w:hAnsi="Times New Roman" w:cs="Times New Roman"/>
        </w:rPr>
        <w:t>assumptions about differential obstacle salience</w:t>
      </w:r>
      <w:r w:rsidR="00750DFD">
        <w:rPr>
          <w:rFonts w:ascii="Times New Roman" w:eastAsia="Times New Roman" w:hAnsi="Times New Roman" w:cs="Times New Roman"/>
        </w:rPr>
        <w:t>, at least here,</w:t>
      </w:r>
      <w:r w:rsidR="00C76829">
        <w:rPr>
          <w:rFonts w:ascii="Times New Roman" w:eastAsia="Times New Roman" w:hAnsi="Times New Roman" w:cs="Times New Roman"/>
        </w:rPr>
        <w:t xml:space="preserve"> are not</w:t>
      </w:r>
      <w:r w:rsidR="00A633C6">
        <w:rPr>
          <w:rFonts w:ascii="Times New Roman" w:eastAsia="Times New Roman" w:hAnsi="Times New Roman" w:cs="Times New Roman"/>
        </w:rPr>
        <w:t xml:space="preserve"> additionally</w:t>
      </w:r>
      <w:r w:rsidR="00C76829">
        <w:rPr>
          <w:rFonts w:ascii="Times New Roman" w:eastAsia="Times New Roman" w:hAnsi="Times New Roman" w:cs="Times New Roman"/>
        </w:rPr>
        <w:t xml:space="preserve"> needed.</w:t>
      </w:r>
      <w:r w:rsidR="007C1677">
        <w:rPr>
          <w:rFonts w:ascii="Times New Roman" w:eastAsia="Times New Roman" w:hAnsi="Times New Roman" w:cs="Times New Roman"/>
        </w:rPr>
        <w:t xml:space="preserve"> </w:t>
      </w:r>
    </w:p>
    <w:p w14:paraId="6BDD6731" w14:textId="5CFCAFCB" w:rsidR="002A40E5" w:rsidRDefault="00320B51" w:rsidP="00140894">
      <w:pPr>
        <w:spacing w:line="480" w:lineRule="auto"/>
        <w:ind w:firstLine="720"/>
        <w:contextualSpacing/>
        <w:rPr>
          <w:ins w:id="2023" w:author="Benton, Deon" w:date="2026-05-11T13:23:00Z" w16du:dateUtc="2026-05-11T18:23:00Z"/>
          <w:rFonts w:ascii="Times New Roman" w:eastAsia="Times New Roman" w:hAnsi="Times New Roman" w:cs="Times New Roman"/>
        </w:rPr>
      </w:pPr>
      <w:ins w:id="2024" w:author="Benton, Deon" w:date="2026-05-10T16:42:00Z" w16du:dateUtc="2026-05-10T21:42:00Z">
        <w:r>
          <w:rPr>
            <w:rFonts w:ascii="Times New Roman" w:eastAsia="Times New Roman" w:hAnsi="Times New Roman" w:cs="Times New Roman"/>
          </w:rPr>
          <w:t>A longstanding assumption in the deve</w:t>
        </w:r>
      </w:ins>
      <w:ins w:id="2025" w:author="Benton, Deon" w:date="2026-05-10T16:43:00Z" w16du:dateUtc="2026-05-10T21:43:00Z">
        <w:r>
          <w:rPr>
            <w:rFonts w:ascii="Times New Roman" w:eastAsia="Times New Roman" w:hAnsi="Times New Roman" w:cs="Times New Roman"/>
          </w:rPr>
          <w:t>lopmental cognitive sciences is that infants</w:t>
        </w:r>
      </w:ins>
      <w:ins w:id="2026" w:author="Benton, Deon" w:date="2026-05-10T16:49:00Z" w16du:dateUtc="2026-05-10T21:49:00Z">
        <w:r w:rsidR="00F546D6">
          <w:rPr>
            <w:rFonts w:ascii="Times New Roman" w:eastAsia="Times New Roman" w:hAnsi="Times New Roman" w:cs="Times New Roman"/>
          </w:rPr>
          <w:t xml:space="preserve"> possess domain-specific mechanisms that enable</w:t>
        </w:r>
      </w:ins>
      <w:ins w:id="2027" w:author="Benton, Deon" w:date="2026-05-10T16:50:00Z" w16du:dateUtc="2026-05-10T21:50:00Z">
        <w:r w:rsidR="00F546D6">
          <w:rPr>
            <w:rFonts w:ascii="Times New Roman" w:eastAsia="Times New Roman" w:hAnsi="Times New Roman" w:cs="Times New Roman"/>
          </w:rPr>
          <w:t xml:space="preserve"> them</w:t>
        </w:r>
      </w:ins>
      <w:ins w:id="2028" w:author="Benton, Deon" w:date="2026-05-10T16:49:00Z" w16du:dateUtc="2026-05-10T21:49:00Z">
        <w:r w:rsidR="00F546D6">
          <w:rPr>
            <w:rFonts w:ascii="Times New Roman" w:eastAsia="Times New Roman" w:hAnsi="Times New Roman" w:cs="Times New Roman"/>
          </w:rPr>
          <w:t xml:space="preserve"> to reason about</w:t>
        </w:r>
      </w:ins>
      <w:ins w:id="2029" w:author="Benton, Deon" w:date="2026-05-10T16:50:00Z" w16du:dateUtc="2026-05-10T21:50:00Z">
        <w:r w:rsidR="00F546D6">
          <w:rPr>
            <w:rFonts w:ascii="Times New Roman" w:eastAsia="Times New Roman" w:hAnsi="Times New Roman" w:cs="Times New Roman"/>
          </w:rPr>
          <w:t xml:space="preserve"> </w:t>
        </w:r>
      </w:ins>
      <w:ins w:id="2030" w:author="Benton, Deon" w:date="2026-05-10T16:49:00Z" w16du:dateUtc="2026-05-10T21:49:00Z">
        <w:r w:rsidR="00F546D6">
          <w:rPr>
            <w:rFonts w:ascii="Times New Roman" w:eastAsia="Times New Roman" w:hAnsi="Times New Roman" w:cs="Times New Roman"/>
          </w:rPr>
          <w:t>actions</w:t>
        </w:r>
      </w:ins>
      <w:ins w:id="2031" w:author="Benton, Deon" w:date="2026-05-10T16:47:00Z" w16du:dateUtc="2026-05-10T21:47:00Z">
        <w:r>
          <w:rPr>
            <w:rFonts w:ascii="Times New Roman" w:eastAsia="Times New Roman" w:hAnsi="Times New Roman" w:cs="Times New Roman"/>
          </w:rPr>
          <w:t xml:space="preserve"> </w:t>
        </w:r>
      </w:ins>
      <w:ins w:id="2032" w:author="Benton, Deon" w:date="2026-05-10T16:48:00Z" w16du:dateUtc="2026-05-10T21:48:00Z">
        <w:r>
          <w:rPr>
            <w:rFonts w:ascii="Times New Roman" w:eastAsia="Times New Roman" w:hAnsi="Times New Roman" w:cs="Times New Roman"/>
          </w:rPr>
          <w:t xml:space="preserve">in terms of </w:t>
        </w:r>
      </w:ins>
      <w:ins w:id="2033" w:author="Benton, Deon" w:date="2026-05-10T16:50:00Z" w16du:dateUtc="2026-05-10T21:50:00Z">
        <w:r w:rsidR="00F546D6">
          <w:rPr>
            <w:rFonts w:ascii="Times New Roman" w:eastAsia="Times New Roman" w:hAnsi="Times New Roman" w:cs="Times New Roman"/>
          </w:rPr>
          <w:t>their</w:t>
        </w:r>
      </w:ins>
      <w:ins w:id="2034" w:author="Benton, Deon" w:date="2026-05-10T16:46:00Z" w16du:dateUtc="2026-05-10T21:46:00Z">
        <w:r>
          <w:rPr>
            <w:rFonts w:ascii="Times New Roman" w:eastAsia="Times New Roman" w:hAnsi="Times New Roman" w:cs="Times New Roman"/>
          </w:rPr>
          <w:t xml:space="preserve"> </w:t>
        </w:r>
        <w:r>
          <w:rPr>
            <w:rFonts w:ascii="Times New Roman" w:eastAsia="Times New Roman" w:hAnsi="Times New Roman" w:cs="Times New Roman"/>
          </w:rPr>
          <w:lastRenderedPageBreak/>
          <w:t>efficiency, cost, and subjective utility.</w:t>
        </w:r>
      </w:ins>
      <w:ins w:id="2035" w:author="Benton, Deon" w:date="2026-05-10T16:51:00Z" w16du:dateUtc="2026-05-10T21:51:00Z">
        <w:r w:rsidR="00F546D6">
          <w:rPr>
            <w:rFonts w:ascii="Times New Roman" w:eastAsia="Times New Roman" w:hAnsi="Times New Roman" w:cs="Times New Roman"/>
          </w:rPr>
          <w:t xml:space="preserve"> </w:t>
        </w:r>
      </w:ins>
      <w:ins w:id="2036" w:author="Benton, Deon" w:date="2026-05-10T17:12:00Z" w16du:dateUtc="2026-05-10T22:12:00Z">
        <w:r w:rsidR="00474C41">
          <w:rPr>
            <w:rFonts w:ascii="Times New Roman" w:eastAsia="Times New Roman" w:hAnsi="Times New Roman" w:cs="Times New Roman"/>
          </w:rPr>
          <w:t>The</w:t>
        </w:r>
      </w:ins>
      <w:ins w:id="2037" w:author="Benton, Deon" w:date="2026-05-10T17:11:00Z" w16du:dateUtc="2026-05-10T22:11:00Z">
        <w:r w:rsidR="00474C41">
          <w:rPr>
            <w:rFonts w:ascii="Times New Roman" w:eastAsia="Times New Roman" w:hAnsi="Times New Roman" w:cs="Times New Roman"/>
          </w:rPr>
          <w:t xml:space="preserve"> teleological stance, </w:t>
        </w:r>
      </w:ins>
      <w:ins w:id="2038" w:author="Benton, Deon" w:date="2026-05-10T17:13:00Z" w16du:dateUtc="2026-05-10T22:13:00Z">
        <w:r w:rsidR="00474C41">
          <w:rPr>
            <w:rFonts w:ascii="Times New Roman" w:eastAsia="Times New Roman" w:hAnsi="Times New Roman" w:cs="Times New Roman"/>
          </w:rPr>
          <w:t>naïve utility calculus,</w:t>
        </w:r>
      </w:ins>
      <w:ins w:id="2039" w:author="Benton, Deon" w:date="2026-05-11T12:47:00Z" w16du:dateUtc="2026-05-11T17:47:00Z">
        <w:r w:rsidR="0072578D">
          <w:rPr>
            <w:rFonts w:ascii="Times New Roman" w:eastAsia="Times New Roman" w:hAnsi="Times New Roman" w:cs="Times New Roman"/>
          </w:rPr>
          <w:t xml:space="preserve"> a</w:t>
        </w:r>
      </w:ins>
      <w:ins w:id="2040" w:author="Benton, Deon" w:date="2026-05-11T12:48:00Z" w16du:dateUtc="2026-05-11T17:48:00Z">
        <w:r w:rsidR="0072578D">
          <w:rPr>
            <w:rFonts w:ascii="Times New Roman" w:eastAsia="Times New Roman" w:hAnsi="Times New Roman" w:cs="Times New Roman"/>
          </w:rPr>
          <w:t>nd a proposal by Liu et al. (2026)</w:t>
        </w:r>
      </w:ins>
      <w:ins w:id="2041" w:author="Benton, Deon" w:date="2026-05-10T17:13:00Z" w16du:dateUtc="2026-05-10T22:13:00Z">
        <w:r w:rsidR="00474C41">
          <w:rPr>
            <w:rFonts w:ascii="Times New Roman" w:eastAsia="Times New Roman" w:hAnsi="Times New Roman" w:cs="Times New Roman"/>
          </w:rPr>
          <w:t xml:space="preserve"> are three examples.</w:t>
        </w:r>
      </w:ins>
      <w:ins w:id="2042" w:author="Benton, Deon" w:date="2026-05-10T17:21:00Z" w16du:dateUtc="2026-05-10T22:21:00Z">
        <w:r w:rsidR="00F16C69">
          <w:rPr>
            <w:rFonts w:ascii="Times New Roman" w:eastAsia="Times New Roman" w:hAnsi="Times New Roman" w:cs="Times New Roman"/>
          </w:rPr>
          <w:t xml:space="preserve"> </w:t>
        </w:r>
        <w:r w:rsidR="00F16C69" w:rsidRPr="00F16C69">
          <w:rPr>
            <w:rFonts w:ascii="Times New Roman" w:eastAsia="Times New Roman" w:hAnsi="Times New Roman" w:cs="Times New Roman"/>
          </w:rPr>
          <w:t xml:space="preserve">Although </w:t>
        </w:r>
      </w:ins>
      <w:ins w:id="2043" w:author="Benton, Deon" w:date="2026-05-10T17:28:00Z" w16du:dateUtc="2026-05-10T22:28:00Z">
        <w:r w:rsidR="00F16C69">
          <w:rPr>
            <w:rFonts w:ascii="Times New Roman" w:eastAsia="Times New Roman" w:hAnsi="Times New Roman" w:cs="Times New Roman"/>
          </w:rPr>
          <w:t xml:space="preserve">each of these </w:t>
        </w:r>
      </w:ins>
      <w:ins w:id="2044" w:author="Benton, Deon" w:date="2026-05-10T17:45:00Z" w16du:dateUtc="2026-05-10T22:45:00Z">
        <w:r w:rsidR="00511E70">
          <w:rPr>
            <w:rFonts w:ascii="Times New Roman" w:eastAsia="Times New Roman" w:hAnsi="Times New Roman" w:cs="Times New Roman"/>
          </w:rPr>
          <w:t>perspectives</w:t>
        </w:r>
      </w:ins>
      <w:ins w:id="2045" w:author="Benton, Deon" w:date="2026-05-10T17:28:00Z" w16du:dateUtc="2026-05-10T22:28:00Z">
        <w:r w:rsidR="00F16C69">
          <w:rPr>
            <w:rFonts w:ascii="Times New Roman" w:eastAsia="Times New Roman" w:hAnsi="Times New Roman" w:cs="Times New Roman"/>
          </w:rPr>
          <w:t xml:space="preserve"> has </w:t>
        </w:r>
      </w:ins>
      <w:ins w:id="2046" w:author="Benton, Deon" w:date="2026-05-10T17:23:00Z" w16du:dateUtc="2026-05-10T22:23:00Z">
        <w:r w:rsidR="00F16C69">
          <w:rPr>
            <w:rFonts w:ascii="Times New Roman" w:eastAsia="Times New Roman" w:hAnsi="Times New Roman" w:cs="Times New Roman"/>
          </w:rPr>
          <w:t xml:space="preserve">empirical support </w:t>
        </w:r>
      </w:ins>
      <w:ins w:id="2047" w:author="Benton, Deon" w:date="2026-05-10T17:28:00Z" w16du:dateUtc="2026-05-10T22:28:00Z">
        <w:r w:rsidR="00F16C69">
          <w:rPr>
            <w:rFonts w:ascii="Times New Roman" w:eastAsia="Times New Roman" w:hAnsi="Times New Roman" w:cs="Times New Roman"/>
          </w:rPr>
          <w:t xml:space="preserve">and </w:t>
        </w:r>
      </w:ins>
      <w:ins w:id="2048" w:author="Benton, Deon" w:date="2026-05-10T17:34:00Z" w16du:dateUtc="2026-05-10T22:34:00Z">
        <w:r w:rsidR="00EE0F83">
          <w:rPr>
            <w:rFonts w:ascii="Times New Roman" w:eastAsia="Times New Roman" w:hAnsi="Times New Roman" w:cs="Times New Roman"/>
          </w:rPr>
          <w:t>intuitive appea</w:t>
        </w:r>
      </w:ins>
      <w:ins w:id="2049" w:author="Benton, Deon" w:date="2026-05-11T12:48:00Z" w16du:dateUtc="2026-05-11T17:48:00Z">
        <w:r w:rsidR="009964B5">
          <w:rPr>
            <w:rFonts w:ascii="Times New Roman" w:eastAsia="Times New Roman" w:hAnsi="Times New Roman" w:cs="Times New Roman"/>
          </w:rPr>
          <w:t xml:space="preserve">l, </w:t>
        </w:r>
      </w:ins>
      <w:ins w:id="2050" w:author="Benton, Deon" w:date="2026-05-10T17:46:00Z" w16du:dateUtc="2026-05-10T22:46:00Z">
        <w:r w:rsidR="00511E70">
          <w:rPr>
            <w:rFonts w:ascii="Times New Roman" w:eastAsia="Times New Roman" w:hAnsi="Times New Roman" w:cs="Times New Roman"/>
          </w:rPr>
          <w:t>I argue</w:t>
        </w:r>
      </w:ins>
      <w:ins w:id="2051" w:author="Benton, Deon" w:date="2026-05-11T12:48:00Z" w16du:dateUtc="2026-05-11T17:48:00Z">
        <w:r w:rsidR="009964B5">
          <w:rPr>
            <w:rFonts w:ascii="Times New Roman" w:eastAsia="Times New Roman" w:hAnsi="Times New Roman" w:cs="Times New Roman"/>
          </w:rPr>
          <w:t>d</w:t>
        </w:r>
      </w:ins>
      <w:ins w:id="2052" w:author="Benton, Deon" w:date="2026-05-10T17:46:00Z" w16du:dateUtc="2026-05-10T22:46:00Z">
        <w:r w:rsidR="00511E70">
          <w:rPr>
            <w:rFonts w:ascii="Times New Roman" w:eastAsia="Times New Roman" w:hAnsi="Times New Roman" w:cs="Times New Roman"/>
          </w:rPr>
          <w:t xml:space="preserve"> here that </w:t>
        </w:r>
      </w:ins>
      <w:ins w:id="2053" w:author="Benton, Deon" w:date="2026-05-10T17:42:00Z" w16du:dateUtc="2026-05-10T22:42:00Z">
        <w:r w:rsidR="00511E70">
          <w:rPr>
            <w:rFonts w:ascii="Times New Roman" w:eastAsia="Times New Roman" w:hAnsi="Times New Roman" w:cs="Times New Roman"/>
          </w:rPr>
          <w:t xml:space="preserve">infants’ behaviors </w:t>
        </w:r>
      </w:ins>
      <w:ins w:id="2054" w:author="Benton, Deon" w:date="2026-05-10T17:43:00Z" w16du:dateUtc="2026-05-10T22:43:00Z">
        <w:r w:rsidR="00511E70">
          <w:rPr>
            <w:rFonts w:ascii="Times New Roman" w:eastAsia="Times New Roman" w:hAnsi="Times New Roman" w:cs="Times New Roman"/>
          </w:rPr>
          <w:t xml:space="preserve">in </w:t>
        </w:r>
      </w:ins>
      <w:ins w:id="2055" w:author="Benton, Deon" w:date="2026-05-16T15:39:00Z" w16du:dateUtc="2026-05-16T20:39:00Z">
        <w:r w:rsidR="00DB0881">
          <w:rPr>
            <w:rFonts w:ascii="Times New Roman" w:eastAsia="Times New Roman" w:hAnsi="Times New Roman" w:cs="Times New Roman"/>
          </w:rPr>
          <w:t>action efficiency understanding</w:t>
        </w:r>
      </w:ins>
      <w:ins w:id="2056" w:author="Benton, Deon" w:date="2026-05-10T17:46:00Z" w16du:dateUtc="2026-05-10T22:46:00Z">
        <w:r w:rsidR="00511E70">
          <w:rPr>
            <w:rFonts w:ascii="Times New Roman" w:eastAsia="Times New Roman" w:hAnsi="Times New Roman" w:cs="Times New Roman"/>
          </w:rPr>
          <w:t xml:space="preserve"> studies </w:t>
        </w:r>
      </w:ins>
      <w:ins w:id="2057" w:author="Benton, Deon" w:date="2026-05-10T17:43:00Z" w16du:dateUtc="2026-05-10T22:43:00Z">
        <w:r w:rsidR="00511E70">
          <w:rPr>
            <w:rFonts w:ascii="Times New Roman" w:eastAsia="Times New Roman" w:hAnsi="Times New Roman" w:cs="Times New Roman"/>
          </w:rPr>
          <w:t xml:space="preserve">can be explained without </w:t>
        </w:r>
      </w:ins>
      <w:ins w:id="2058" w:author="Benton, Deon" w:date="2026-05-11T12:48:00Z" w16du:dateUtc="2026-05-11T17:48:00Z">
        <w:r w:rsidR="004F52C1">
          <w:rPr>
            <w:rFonts w:ascii="Times New Roman" w:eastAsia="Times New Roman" w:hAnsi="Times New Roman" w:cs="Times New Roman"/>
          </w:rPr>
          <w:t>appealing to them. I showed that a model</w:t>
        </w:r>
      </w:ins>
      <w:ins w:id="2059" w:author="Benton, Deon" w:date="2026-05-11T12:49:00Z" w16du:dateUtc="2026-05-11T17:49:00Z">
        <w:r w:rsidR="00370A5A">
          <w:rPr>
            <w:rFonts w:ascii="Times New Roman" w:eastAsia="Times New Roman" w:hAnsi="Times New Roman" w:cs="Times New Roman"/>
          </w:rPr>
          <w:t xml:space="preserve"> that learns via associative learning and that implements the assumption that</w:t>
        </w:r>
      </w:ins>
      <w:ins w:id="2060" w:author="Benton, Deon" w:date="2026-05-10T17:45:00Z" w16du:dateUtc="2026-05-10T22:45:00Z">
        <w:r w:rsidR="00511E70">
          <w:rPr>
            <w:rFonts w:ascii="Times New Roman" w:eastAsia="Times New Roman" w:hAnsi="Times New Roman" w:cs="Times New Roman"/>
          </w:rPr>
          <w:t xml:space="preserve"> peripherally located obstacles have reduced </w:t>
        </w:r>
      </w:ins>
      <w:ins w:id="2061" w:author="Benton, Deon" w:date="2026-05-11T12:49:00Z" w16du:dateUtc="2026-05-11T17:49:00Z">
        <w:r w:rsidR="00370A5A">
          <w:rPr>
            <w:rFonts w:ascii="Times New Roman" w:eastAsia="Times New Roman" w:hAnsi="Times New Roman" w:cs="Times New Roman"/>
          </w:rPr>
          <w:t>sa</w:t>
        </w:r>
      </w:ins>
      <w:ins w:id="2062" w:author="Benton, Deon" w:date="2026-05-11T12:50:00Z" w16du:dateUtc="2026-05-11T17:50:00Z">
        <w:r w:rsidR="00370A5A">
          <w:rPr>
            <w:rFonts w:ascii="Times New Roman" w:eastAsia="Times New Roman" w:hAnsi="Times New Roman" w:cs="Times New Roman"/>
          </w:rPr>
          <w:t xml:space="preserve">lience succeeded in capturing a range of </w:t>
        </w:r>
      </w:ins>
      <w:ins w:id="2063" w:author="Benton, Deon" w:date="2026-05-24T21:00:00Z" w16du:dateUtc="2026-05-25T02:00:00Z">
        <w:r w:rsidR="00E449F2">
          <w:rPr>
            <w:rFonts w:ascii="Times New Roman" w:eastAsia="Times New Roman" w:hAnsi="Times New Roman" w:cs="Times New Roman"/>
          </w:rPr>
          <w:t xml:space="preserve">key </w:t>
        </w:r>
      </w:ins>
      <w:ins w:id="2064" w:author="Benton, Deon" w:date="2026-05-11T12:50:00Z" w16du:dateUtc="2026-05-11T17:50:00Z">
        <w:r w:rsidR="00370A5A">
          <w:rPr>
            <w:rFonts w:ascii="Times New Roman" w:eastAsia="Times New Roman" w:hAnsi="Times New Roman" w:cs="Times New Roman"/>
          </w:rPr>
          <w:t>findings in this literature. This model</w:t>
        </w:r>
      </w:ins>
      <w:ins w:id="2065" w:author="Benton, Deon" w:date="2026-05-11T12:52:00Z" w16du:dateUtc="2026-05-11T17:52:00Z">
        <w:r w:rsidR="006779F0">
          <w:rPr>
            <w:rFonts w:ascii="Times New Roman" w:eastAsia="Times New Roman" w:hAnsi="Times New Roman" w:cs="Times New Roman"/>
          </w:rPr>
          <w:t xml:space="preserve"> also</w:t>
        </w:r>
      </w:ins>
      <w:ins w:id="2066" w:author="Benton, Deon" w:date="2026-05-11T12:50:00Z" w16du:dateUtc="2026-05-11T17:50:00Z">
        <w:r w:rsidR="00370A5A">
          <w:rPr>
            <w:rFonts w:ascii="Times New Roman" w:eastAsia="Times New Roman" w:hAnsi="Times New Roman" w:cs="Times New Roman"/>
          </w:rPr>
          <w:t xml:space="preserve"> </w:t>
        </w:r>
      </w:ins>
      <w:ins w:id="2067" w:author="Benton, Deon" w:date="2026-05-11T12:51:00Z" w16du:dateUtc="2026-05-11T17:51:00Z">
        <w:r w:rsidR="006779F0">
          <w:rPr>
            <w:rFonts w:ascii="Times New Roman" w:eastAsia="Times New Roman" w:hAnsi="Times New Roman" w:cs="Times New Roman"/>
          </w:rPr>
          <w:t xml:space="preserve">accounted for a broader range of data than a version of </w:t>
        </w:r>
      </w:ins>
      <w:ins w:id="2068" w:author="Benton, Deon" w:date="2026-05-11T12:52:00Z" w16du:dateUtc="2026-05-11T17:52:00Z">
        <w:r w:rsidR="006779F0">
          <w:rPr>
            <w:rFonts w:ascii="Times New Roman" w:eastAsia="Times New Roman" w:hAnsi="Times New Roman" w:cs="Times New Roman"/>
          </w:rPr>
          <w:t>it</w:t>
        </w:r>
      </w:ins>
      <w:ins w:id="2069" w:author="Benton, Deon" w:date="2026-05-11T12:51:00Z" w16du:dateUtc="2026-05-11T17:51:00Z">
        <w:r w:rsidR="006779F0">
          <w:rPr>
            <w:rFonts w:ascii="Times New Roman" w:eastAsia="Times New Roman" w:hAnsi="Times New Roman" w:cs="Times New Roman"/>
          </w:rPr>
          <w:t xml:space="preserve"> that omit</w:t>
        </w:r>
      </w:ins>
      <w:ins w:id="2070" w:author="Benton, Deon" w:date="2026-05-11T12:52:00Z" w16du:dateUtc="2026-05-11T17:52:00Z">
        <w:r w:rsidR="006779F0">
          <w:rPr>
            <w:rFonts w:ascii="Times New Roman" w:eastAsia="Times New Roman" w:hAnsi="Times New Roman" w:cs="Times New Roman"/>
          </w:rPr>
          <w:t>ted</w:t>
        </w:r>
      </w:ins>
      <w:ins w:id="2071" w:author="Benton, Deon" w:date="2026-05-11T12:51:00Z" w16du:dateUtc="2026-05-11T17:51:00Z">
        <w:r w:rsidR="006779F0">
          <w:rPr>
            <w:rFonts w:ascii="Times New Roman" w:eastAsia="Times New Roman" w:hAnsi="Times New Roman" w:cs="Times New Roman"/>
          </w:rPr>
          <w:t xml:space="preserve"> differential obstacle salience and</w:t>
        </w:r>
      </w:ins>
      <w:ins w:id="2072" w:author="Benton, Deon" w:date="2026-05-11T12:52:00Z" w16du:dateUtc="2026-05-11T17:52:00Z">
        <w:r w:rsidR="006779F0">
          <w:rPr>
            <w:rFonts w:ascii="Times New Roman" w:eastAsia="Times New Roman" w:hAnsi="Times New Roman" w:cs="Times New Roman"/>
          </w:rPr>
          <w:t xml:space="preserve"> even</w:t>
        </w:r>
      </w:ins>
      <w:ins w:id="2073" w:author="Benton, Deon" w:date="2026-05-11T12:51:00Z" w16du:dateUtc="2026-05-11T17:51:00Z">
        <w:r w:rsidR="006779F0">
          <w:rPr>
            <w:rFonts w:ascii="Times New Roman" w:eastAsia="Times New Roman" w:hAnsi="Times New Roman" w:cs="Times New Roman"/>
          </w:rPr>
          <w:t xml:space="preserve"> outperform</w:t>
        </w:r>
      </w:ins>
      <w:ins w:id="2074" w:author="Benton, Deon" w:date="2026-05-11T12:52:00Z" w16du:dateUtc="2026-05-11T17:52:00Z">
        <w:r w:rsidR="006779F0">
          <w:rPr>
            <w:rFonts w:ascii="Times New Roman" w:eastAsia="Times New Roman" w:hAnsi="Times New Roman" w:cs="Times New Roman"/>
          </w:rPr>
          <w:t>ed</w:t>
        </w:r>
      </w:ins>
      <w:ins w:id="2075" w:author="Benton, Deon" w:date="2026-05-11T12:51:00Z" w16du:dateUtc="2026-05-11T17:51:00Z">
        <w:r w:rsidR="006779F0">
          <w:rPr>
            <w:rFonts w:ascii="Times New Roman" w:eastAsia="Times New Roman" w:hAnsi="Times New Roman" w:cs="Times New Roman"/>
          </w:rPr>
          <w:t xml:space="preserve"> alternative</w:t>
        </w:r>
      </w:ins>
      <w:ins w:id="2076" w:author="Benton, Deon" w:date="2026-05-10T17:48:00Z" w16du:dateUtc="2026-05-10T22:48:00Z">
        <w:r w:rsidR="0037083D">
          <w:rPr>
            <w:rFonts w:ascii="Times New Roman" w:eastAsia="Times New Roman" w:hAnsi="Times New Roman" w:cs="Times New Roman"/>
          </w:rPr>
          <w:t xml:space="preserve"> models </w:t>
        </w:r>
        <w:r w:rsidR="00D04EF5">
          <w:rPr>
            <w:rFonts w:ascii="Times New Roman" w:eastAsia="Times New Roman" w:hAnsi="Times New Roman" w:cs="Times New Roman"/>
          </w:rPr>
          <w:t xml:space="preserve">based on similar constructivist ideas </w:t>
        </w:r>
        <w:r w:rsidR="0037083D">
          <w:rPr>
            <w:rFonts w:ascii="Times New Roman" w:eastAsia="Times New Roman" w:hAnsi="Times New Roman" w:cs="Times New Roman"/>
          </w:rPr>
          <w:t xml:space="preserve">such as that </w:t>
        </w:r>
        <w:r w:rsidR="00814C7F">
          <w:rPr>
            <w:rFonts w:ascii="Times New Roman" w:eastAsia="Times New Roman" w:hAnsi="Times New Roman" w:cs="Times New Roman"/>
          </w:rPr>
          <w:t xml:space="preserve">by </w:t>
        </w:r>
        <w:r w:rsidR="0037083D">
          <w:rPr>
            <w:rFonts w:ascii="Times New Roman" w:eastAsia="Times New Roman" w:hAnsi="Times New Roman" w:cs="Times New Roman"/>
          </w:rPr>
          <w:t>Overwalle (2010).</w:t>
        </w:r>
      </w:ins>
      <w:ins w:id="2077" w:author="Benton, Deon" w:date="2026-05-11T12:52:00Z" w16du:dateUtc="2026-05-11T17:52:00Z">
        <w:r w:rsidR="006779F0">
          <w:rPr>
            <w:rFonts w:ascii="Times New Roman" w:eastAsia="Times New Roman" w:hAnsi="Times New Roman" w:cs="Times New Roman"/>
          </w:rPr>
          <w:t xml:space="preserve"> This </w:t>
        </w:r>
      </w:ins>
      <w:ins w:id="2078" w:author="Benton, Deon" w:date="2026-05-11T12:53:00Z" w16du:dateUtc="2026-05-11T17:53:00Z">
        <w:r w:rsidR="006779F0">
          <w:rPr>
            <w:rFonts w:ascii="Times New Roman" w:eastAsia="Times New Roman" w:hAnsi="Times New Roman" w:cs="Times New Roman"/>
          </w:rPr>
          <w:t>suggests that ALIAS may be a</w:t>
        </w:r>
      </w:ins>
      <w:ins w:id="2079" w:author="Benton, Deon" w:date="2026-05-11T12:52:00Z" w16du:dateUtc="2026-05-11T17:52:00Z">
        <w:r w:rsidR="006779F0">
          <w:rPr>
            <w:rFonts w:ascii="Times New Roman" w:eastAsia="Times New Roman" w:hAnsi="Times New Roman" w:cs="Times New Roman"/>
          </w:rPr>
          <w:t xml:space="preserve"> viable cont</w:t>
        </w:r>
      </w:ins>
      <w:ins w:id="2080" w:author="Benton, Deon" w:date="2026-05-11T12:53:00Z" w16du:dateUtc="2026-05-11T17:53:00Z">
        <w:r w:rsidR="006779F0">
          <w:rPr>
            <w:rFonts w:ascii="Times New Roman" w:eastAsia="Times New Roman" w:hAnsi="Times New Roman" w:cs="Times New Roman"/>
          </w:rPr>
          <w:t>ender to</w:t>
        </w:r>
      </w:ins>
      <w:ins w:id="2081" w:author="Benton, Deon" w:date="2026-05-11T12:54:00Z" w16du:dateUtc="2026-05-11T17:54:00Z">
        <w:r w:rsidR="0049469B">
          <w:rPr>
            <w:rFonts w:ascii="Times New Roman" w:eastAsia="Times New Roman" w:hAnsi="Times New Roman" w:cs="Times New Roman"/>
          </w:rPr>
          <w:t xml:space="preserve"> existing domain-specific accounts of infants’ </w:t>
        </w:r>
      </w:ins>
      <w:ins w:id="2082" w:author="Benton, Deon" w:date="2026-05-16T15:39:00Z" w16du:dateUtc="2026-05-16T20:39:00Z">
        <w:r w:rsidR="00DB0881">
          <w:rPr>
            <w:rFonts w:ascii="Times New Roman" w:eastAsia="Times New Roman" w:hAnsi="Times New Roman" w:cs="Times New Roman"/>
          </w:rPr>
          <w:t>action efficiency understanding</w:t>
        </w:r>
      </w:ins>
      <w:ins w:id="2083" w:author="Benton, Deon" w:date="2026-05-11T12:54:00Z" w16du:dateUtc="2026-05-11T17:54:00Z">
        <w:r w:rsidR="0049469B">
          <w:rPr>
            <w:rFonts w:ascii="Times New Roman" w:eastAsia="Times New Roman" w:hAnsi="Times New Roman" w:cs="Times New Roman"/>
          </w:rPr>
          <w:t>.</w:t>
        </w:r>
      </w:ins>
      <w:ins w:id="2084" w:author="Benton, Deon" w:date="2026-05-11T13:22:00Z" w16du:dateUtc="2026-05-11T18:22:00Z">
        <w:r w:rsidR="002A40E5">
          <w:rPr>
            <w:rFonts w:ascii="Times New Roman" w:eastAsia="Times New Roman" w:hAnsi="Times New Roman" w:cs="Times New Roman"/>
          </w:rPr>
          <w:t xml:space="preserve"> </w:t>
        </w:r>
      </w:ins>
    </w:p>
    <w:p w14:paraId="39D5FEFA" w14:textId="06A8EA0D" w:rsidR="00EE0F83" w:rsidRDefault="000A4069" w:rsidP="00140894">
      <w:pPr>
        <w:spacing w:line="480" w:lineRule="auto"/>
        <w:ind w:firstLine="720"/>
        <w:contextualSpacing/>
        <w:rPr>
          <w:ins w:id="2085" w:author="Benton, Deon" w:date="2026-05-10T17:31:00Z" w16du:dateUtc="2026-05-10T22:31:00Z"/>
          <w:rFonts w:ascii="Times New Roman" w:eastAsia="Times New Roman" w:hAnsi="Times New Roman" w:cs="Times New Roman"/>
        </w:rPr>
      </w:pPr>
      <w:ins w:id="2086" w:author="Benton, Deon" w:date="2026-05-11T13:47:00Z" w16du:dateUtc="2026-05-11T18:47:00Z">
        <w:r w:rsidRPr="000A4069">
          <w:rPr>
            <w:rFonts w:ascii="Times New Roman" w:eastAsia="Times New Roman" w:hAnsi="Times New Roman" w:cs="Times New Roman"/>
          </w:rPr>
          <w:t xml:space="preserve">At the same time, a complete account of infants’ looking behaviors in </w:t>
        </w:r>
      </w:ins>
      <w:ins w:id="2087" w:author="Benton, Deon" w:date="2026-05-16T15:39:00Z" w16du:dateUtc="2026-05-16T20:39:00Z">
        <w:r w:rsidR="00DB0881">
          <w:rPr>
            <w:rFonts w:ascii="Times New Roman" w:eastAsia="Times New Roman" w:hAnsi="Times New Roman" w:cs="Times New Roman"/>
          </w:rPr>
          <w:t>action efficiency understanding</w:t>
        </w:r>
      </w:ins>
      <w:ins w:id="2088" w:author="Benton, Deon" w:date="2026-05-11T13:47:00Z" w16du:dateUtc="2026-05-11T18:47:00Z">
        <w:r w:rsidRPr="000A4069">
          <w:rPr>
            <w:rFonts w:ascii="Times New Roman" w:eastAsia="Times New Roman" w:hAnsi="Times New Roman" w:cs="Times New Roman"/>
          </w:rPr>
          <w:t xml:space="preserve"> studies </w:t>
        </w:r>
      </w:ins>
      <w:ins w:id="2089" w:author="Benton, Deon" w:date="2026-05-24T21:04:00Z" w16du:dateUtc="2026-05-25T02:04:00Z">
        <w:r w:rsidR="00B62BF6">
          <w:rPr>
            <w:rFonts w:ascii="Times New Roman" w:eastAsia="Times New Roman" w:hAnsi="Times New Roman" w:cs="Times New Roman"/>
          </w:rPr>
          <w:t>should do more than reproduce</w:t>
        </w:r>
      </w:ins>
      <w:ins w:id="2090" w:author="Benton, Deon" w:date="2026-05-11T13:47:00Z" w16du:dateUtc="2026-05-11T18:47:00Z">
        <w:r w:rsidRPr="000A4069">
          <w:rPr>
            <w:rFonts w:ascii="Times New Roman" w:eastAsia="Times New Roman" w:hAnsi="Times New Roman" w:cs="Times New Roman"/>
          </w:rPr>
          <w:t xml:space="preserve"> existing data</w:t>
        </w:r>
      </w:ins>
      <w:ins w:id="2091" w:author="Benton, Deon" w:date="2026-05-24T21:04:00Z" w16du:dateUtc="2026-05-25T02:04:00Z">
        <w:r w:rsidR="00B62BF6">
          <w:rPr>
            <w:rFonts w:ascii="Times New Roman" w:eastAsia="Times New Roman" w:hAnsi="Times New Roman" w:cs="Times New Roman"/>
          </w:rPr>
          <w:t>; it should also</w:t>
        </w:r>
      </w:ins>
      <w:ins w:id="2092" w:author="Benton, Deon" w:date="2026-05-11T13:47:00Z" w16du:dateUtc="2026-05-11T18:47:00Z">
        <w:r w:rsidRPr="000A4069">
          <w:rPr>
            <w:rFonts w:ascii="Times New Roman" w:eastAsia="Times New Roman" w:hAnsi="Times New Roman" w:cs="Times New Roman"/>
          </w:rPr>
          <w:t xml:space="preserve"> generate predictions that can be tested in future behavioral experiments. The </w:t>
        </w:r>
      </w:ins>
      <w:ins w:id="2093" w:author="Benton, Deon" w:date="2026-05-24T21:04:00Z" w16du:dateUtc="2026-05-25T02:04:00Z">
        <w:r w:rsidR="00B62BF6">
          <w:rPr>
            <w:rFonts w:ascii="Times New Roman" w:eastAsia="Times New Roman" w:hAnsi="Times New Roman" w:cs="Times New Roman"/>
          </w:rPr>
          <w:t>final section does exactly this by placing ALI</w:t>
        </w:r>
      </w:ins>
      <w:ins w:id="2094" w:author="Benton, Deon" w:date="2026-05-24T21:05:00Z" w16du:dateUtc="2026-05-25T02:05:00Z">
        <w:r w:rsidR="00B62BF6">
          <w:rPr>
            <w:rFonts w:ascii="Times New Roman" w:eastAsia="Times New Roman" w:hAnsi="Times New Roman" w:cs="Times New Roman"/>
          </w:rPr>
          <w:t>AS</w:t>
        </w:r>
      </w:ins>
      <w:ins w:id="2095" w:author="Benton, Deon" w:date="2026-05-11T13:47:00Z" w16du:dateUtc="2026-05-11T18:47:00Z">
        <w:r w:rsidRPr="000A4069">
          <w:rPr>
            <w:rFonts w:ascii="Times New Roman" w:eastAsia="Times New Roman" w:hAnsi="Times New Roman" w:cs="Times New Roman"/>
          </w:rPr>
          <w:t xml:space="preserve"> in a series of novel </w:t>
        </w:r>
      </w:ins>
      <w:ins w:id="2096" w:author="Benton, Deon" w:date="2026-05-11T13:49:00Z" w16du:dateUtc="2026-05-11T18:49:00Z">
        <w:r w:rsidR="000B65F9" w:rsidRPr="000A4069">
          <w:rPr>
            <w:rFonts w:ascii="Times New Roman" w:eastAsia="Times New Roman" w:hAnsi="Times New Roman" w:cs="Times New Roman"/>
          </w:rPr>
          <w:t>situations</w:t>
        </w:r>
        <w:r w:rsidR="000B65F9">
          <w:rPr>
            <w:rFonts w:ascii="Times New Roman" w:eastAsia="Times New Roman" w:hAnsi="Times New Roman" w:cs="Times New Roman"/>
          </w:rPr>
          <w:t xml:space="preserve"> </w:t>
        </w:r>
      </w:ins>
      <w:ins w:id="2097" w:author="Benton, Deon" w:date="2026-05-11T13:47:00Z" w16du:dateUtc="2026-05-11T18:47:00Z">
        <w:r w:rsidRPr="000A4069">
          <w:rPr>
            <w:rFonts w:ascii="Times New Roman" w:eastAsia="Times New Roman" w:hAnsi="Times New Roman" w:cs="Times New Roman"/>
          </w:rPr>
          <w:t>and</w:t>
        </w:r>
      </w:ins>
      <w:ins w:id="2098" w:author="Benton, Deon" w:date="2026-05-24T21:05:00Z" w16du:dateUtc="2026-05-25T02:05:00Z">
        <w:r w:rsidR="00B62BF6">
          <w:rPr>
            <w:rFonts w:ascii="Times New Roman" w:eastAsia="Times New Roman" w:hAnsi="Times New Roman" w:cs="Times New Roman"/>
          </w:rPr>
          <w:t xml:space="preserve"> assessing</w:t>
        </w:r>
      </w:ins>
      <w:ins w:id="2099" w:author="Benton, Deon" w:date="2026-05-11T13:47:00Z" w16du:dateUtc="2026-05-11T18:47:00Z">
        <w:r w:rsidRPr="000A4069">
          <w:rPr>
            <w:rFonts w:ascii="Times New Roman" w:eastAsia="Times New Roman" w:hAnsi="Times New Roman" w:cs="Times New Roman"/>
          </w:rPr>
          <w:t xml:space="preserve"> its </w:t>
        </w:r>
      </w:ins>
      <w:ins w:id="2100" w:author="Benton, Deon" w:date="2026-05-11T13:48:00Z" w16du:dateUtc="2026-05-11T18:48:00Z">
        <w:r w:rsidR="000B65F9">
          <w:rPr>
            <w:rFonts w:ascii="Times New Roman" w:eastAsia="Times New Roman" w:hAnsi="Times New Roman" w:cs="Times New Roman"/>
          </w:rPr>
          <w:t xml:space="preserve">resulting </w:t>
        </w:r>
      </w:ins>
      <w:proofErr w:type="gramStart"/>
      <w:ins w:id="2101" w:author="Benton, Deon" w:date="2026-05-11T13:49:00Z" w16du:dateUtc="2026-05-11T18:49:00Z">
        <w:r w:rsidR="000B65F9">
          <w:rPr>
            <w:rFonts w:ascii="Times New Roman" w:eastAsia="Times New Roman" w:hAnsi="Times New Roman" w:cs="Times New Roman"/>
          </w:rPr>
          <w:t>behaviors</w:t>
        </w:r>
      </w:ins>
      <w:ins w:id="2102" w:author="Benton, Deon" w:date="2026-05-24T21:05:00Z" w16du:dateUtc="2026-05-25T02:05:00Z">
        <w:r w:rsidR="00B62BF6">
          <w:rPr>
            <w:rFonts w:ascii="Times New Roman" w:eastAsia="Times New Roman" w:hAnsi="Times New Roman" w:cs="Times New Roman"/>
          </w:rPr>
          <w:t>.</w:t>
        </w:r>
      </w:ins>
      <w:ins w:id="2103" w:author="Benton, Deon" w:date="2026-05-11T13:47:00Z" w16du:dateUtc="2026-05-11T18:47:00Z">
        <w:r w:rsidRPr="000A4069">
          <w:rPr>
            <w:rFonts w:ascii="Times New Roman" w:eastAsia="Times New Roman" w:hAnsi="Times New Roman" w:cs="Times New Roman"/>
          </w:rPr>
          <w:t>These</w:t>
        </w:r>
        <w:proofErr w:type="gramEnd"/>
        <w:r w:rsidRPr="000A4069">
          <w:rPr>
            <w:rFonts w:ascii="Times New Roman" w:eastAsia="Times New Roman" w:hAnsi="Times New Roman" w:cs="Times New Roman"/>
          </w:rPr>
          <w:t xml:space="preserve"> behaviors will serve both as predictions for future research on infant </w:t>
        </w:r>
      </w:ins>
      <w:ins w:id="2104" w:author="Benton, Deon" w:date="2026-05-16T15:39:00Z" w16du:dateUtc="2026-05-16T20:39:00Z">
        <w:r w:rsidR="00DB0881">
          <w:rPr>
            <w:rFonts w:ascii="Times New Roman" w:eastAsia="Times New Roman" w:hAnsi="Times New Roman" w:cs="Times New Roman"/>
          </w:rPr>
          <w:t>action efficiency understanding</w:t>
        </w:r>
      </w:ins>
      <w:ins w:id="2105" w:author="Benton, Deon" w:date="2026-05-11T13:47:00Z" w16du:dateUtc="2026-05-11T18:47:00Z">
        <w:r w:rsidRPr="000A4069">
          <w:rPr>
            <w:rFonts w:ascii="Times New Roman" w:eastAsia="Times New Roman" w:hAnsi="Times New Roman" w:cs="Times New Roman"/>
          </w:rPr>
          <w:t xml:space="preserve"> and as a basis for teasing apart the current perspective from domain-specific ones.</w:t>
        </w:r>
      </w:ins>
    </w:p>
    <w:p w14:paraId="5744CB92" w14:textId="59A144DD" w:rsidR="00474633" w:rsidDel="00522110" w:rsidRDefault="00474633" w:rsidP="00522110">
      <w:pPr>
        <w:spacing w:line="480" w:lineRule="auto"/>
        <w:contextualSpacing/>
        <w:rPr>
          <w:del w:id="2106" w:author="Benton, Deon" w:date="2026-05-11T13:49:00Z" w16du:dateUtc="2026-05-11T18:49:00Z"/>
          <w:rFonts w:ascii="Times New Roman" w:eastAsia="Times New Roman" w:hAnsi="Times New Roman" w:cs="Times New Roman"/>
        </w:rPr>
      </w:pPr>
    </w:p>
    <w:p w14:paraId="2ADFC18C" w14:textId="241BDDC8" w:rsidR="004C7227" w:rsidRPr="00550B11" w:rsidRDefault="00FB1AA5" w:rsidP="00550B11">
      <w:pPr>
        <w:spacing w:line="480" w:lineRule="auto"/>
        <w:contextualSpacing/>
        <w:rPr>
          <w:rFonts w:ascii="Times New Roman" w:eastAsia="Times New Roman" w:hAnsi="Times New Roman" w:cs="Times New Roman"/>
          <w:b/>
          <w:bCs/>
        </w:rPr>
      </w:pPr>
      <w:ins w:id="2107" w:author="Benton, Deon" w:date="2026-05-11T13:51:00Z" w16du:dateUtc="2026-05-11T18:51:00Z">
        <w:r w:rsidRPr="00CD1BA9">
          <w:rPr>
            <w:rFonts w:ascii="Times New Roman" w:eastAsia="Times New Roman" w:hAnsi="Times New Roman" w:cs="Times New Roman"/>
            <w:b/>
            <w:bCs/>
          </w:rPr>
          <w:t>Model predictions</w:t>
        </w:r>
      </w:ins>
    </w:p>
    <w:tbl>
      <w:tblPr>
        <w:tblStyle w:val="TableGrid"/>
        <w:tblW w:w="11945"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6"/>
        <w:gridCol w:w="5999"/>
      </w:tblGrid>
      <w:tr w:rsidR="00F33DCA" w14:paraId="5549C2AC" w14:textId="77777777" w:rsidTr="00F33DCA">
        <w:trPr>
          <w:trHeight w:val="4673"/>
        </w:trPr>
        <w:tc>
          <w:tcPr>
            <w:tcW w:w="5463" w:type="dxa"/>
          </w:tcPr>
          <w:p w14:paraId="0DE10A70" w14:textId="5D5AE5C7" w:rsidR="002B35E9" w:rsidRDefault="008C2C80" w:rsidP="004C7227">
            <w:pPr>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32DFA82" wp14:editId="776B5204">
                  <wp:extent cx="3631721" cy="2905377"/>
                  <wp:effectExtent l="0" t="0" r="6985" b="9525"/>
                  <wp:docPr id="1213036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03628" name="Picture 121303628"/>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639780" cy="2911825"/>
                          </a:xfrm>
                          <a:prstGeom prst="rect">
                            <a:avLst/>
                          </a:prstGeom>
                        </pic:spPr>
                      </pic:pic>
                    </a:graphicData>
                  </a:graphic>
                </wp:inline>
              </w:drawing>
            </w:r>
          </w:p>
        </w:tc>
        <w:tc>
          <w:tcPr>
            <w:tcW w:w="6482" w:type="dxa"/>
          </w:tcPr>
          <w:p w14:paraId="0D5A1E51" w14:textId="009737CF" w:rsidR="002B35E9" w:rsidRDefault="008C2C80" w:rsidP="0005778E">
            <w:pPr>
              <w:keepNext/>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444AAFC" wp14:editId="4360E62E">
                  <wp:extent cx="3631406" cy="2905125"/>
                  <wp:effectExtent l="0" t="0" r="7620" b="0"/>
                  <wp:docPr id="6558434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43430" name="Picture 655843430"/>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638446" cy="2910757"/>
                          </a:xfrm>
                          <a:prstGeom prst="rect">
                            <a:avLst/>
                          </a:prstGeom>
                        </pic:spPr>
                      </pic:pic>
                    </a:graphicData>
                  </a:graphic>
                </wp:inline>
              </w:drawing>
            </w:r>
          </w:p>
        </w:tc>
      </w:tr>
    </w:tbl>
    <w:p w14:paraId="042F2EA0" w14:textId="1B14E255" w:rsidR="002B35E9" w:rsidRDefault="0005778E" w:rsidP="0005778E">
      <w:pPr>
        <w:pStyle w:val="Caption"/>
        <w:rPr>
          <w:ins w:id="2108" w:author="Benton, Deon" w:date="2026-05-11T16:17:00Z" w16du:dateUtc="2026-05-11T21:17:00Z"/>
          <w:rFonts w:ascii="Times New Roman" w:eastAsia="Times New Roman" w:hAnsi="Times New Roman" w:cs="Times New Roman"/>
        </w:rPr>
      </w:pPr>
      <w:r w:rsidRPr="0005778E">
        <w:rPr>
          <w:rFonts w:ascii="Times New Roman" w:hAnsi="Times New Roman" w:cs="Times New Roman"/>
          <w:b/>
          <w:bCs/>
          <w:i w:val="0"/>
          <w:iCs w:val="0"/>
          <w:color w:val="000000" w:themeColor="text1"/>
          <w:sz w:val="24"/>
          <w:szCs w:val="24"/>
        </w:rPr>
        <w:t xml:space="preserve">Figure </w:t>
      </w:r>
      <w:r w:rsidRPr="0005778E">
        <w:rPr>
          <w:rFonts w:ascii="Times New Roman" w:hAnsi="Times New Roman" w:cs="Times New Roman"/>
          <w:b/>
          <w:bCs/>
          <w:i w:val="0"/>
          <w:iCs w:val="0"/>
          <w:color w:val="000000" w:themeColor="text1"/>
          <w:sz w:val="24"/>
          <w:szCs w:val="24"/>
        </w:rPr>
        <w:fldChar w:fldCharType="begin"/>
      </w:r>
      <w:r w:rsidRPr="0005778E">
        <w:rPr>
          <w:rFonts w:ascii="Times New Roman" w:hAnsi="Times New Roman" w:cs="Times New Roman"/>
          <w:b/>
          <w:bCs/>
          <w:i w:val="0"/>
          <w:iCs w:val="0"/>
          <w:color w:val="000000" w:themeColor="text1"/>
          <w:sz w:val="24"/>
          <w:szCs w:val="24"/>
        </w:rPr>
        <w:instrText xml:space="preserve"> SEQ Figure \* ARABIC </w:instrText>
      </w:r>
      <w:r w:rsidRPr="0005778E">
        <w:rPr>
          <w:rFonts w:ascii="Times New Roman" w:hAnsi="Times New Roman" w:cs="Times New Roman"/>
          <w:b/>
          <w:bCs/>
          <w:i w:val="0"/>
          <w:iCs w:val="0"/>
          <w:color w:val="000000" w:themeColor="text1"/>
          <w:sz w:val="24"/>
          <w:szCs w:val="24"/>
        </w:rPr>
        <w:fldChar w:fldCharType="separate"/>
      </w:r>
      <w:ins w:id="2109" w:author="Benton, Deon" w:date="2026-05-17T00:53:00Z" w16du:dateUtc="2026-05-17T05:53:00Z">
        <w:r w:rsidR="00014507">
          <w:rPr>
            <w:rFonts w:ascii="Times New Roman" w:hAnsi="Times New Roman" w:cs="Times New Roman"/>
            <w:b/>
            <w:bCs/>
            <w:i w:val="0"/>
            <w:iCs w:val="0"/>
            <w:noProof/>
            <w:color w:val="000000" w:themeColor="text1"/>
            <w:sz w:val="24"/>
            <w:szCs w:val="24"/>
          </w:rPr>
          <w:t>22</w:t>
        </w:r>
      </w:ins>
      <w:del w:id="2110" w:author="Benton, Deon" w:date="2026-05-17T00:53:00Z" w16du:dateUtc="2026-05-17T05:53:00Z">
        <w:r w:rsidR="008D2812" w:rsidDel="00014507">
          <w:rPr>
            <w:rFonts w:ascii="Times New Roman" w:hAnsi="Times New Roman" w:cs="Times New Roman"/>
            <w:b/>
            <w:bCs/>
            <w:i w:val="0"/>
            <w:iCs w:val="0"/>
            <w:noProof/>
            <w:color w:val="000000" w:themeColor="text1"/>
            <w:sz w:val="24"/>
            <w:szCs w:val="24"/>
          </w:rPr>
          <w:delText>23</w:delText>
        </w:r>
      </w:del>
      <w:r w:rsidRPr="0005778E">
        <w:rPr>
          <w:rFonts w:ascii="Times New Roman" w:hAnsi="Times New Roman" w:cs="Times New Roman"/>
          <w:b/>
          <w:bCs/>
          <w:i w:val="0"/>
          <w:iCs w:val="0"/>
          <w:color w:val="000000" w:themeColor="text1"/>
          <w:sz w:val="24"/>
          <w:szCs w:val="24"/>
        </w:rPr>
        <w:fldChar w:fldCharType="end"/>
      </w:r>
      <w:r w:rsidRPr="0005778E">
        <w:rPr>
          <w:rFonts w:ascii="Times New Roman" w:hAnsi="Times New Roman" w:cs="Times New Roman"/>
          <w:b/>
          <w:bCs/>
          <w:i w:val="0"/>
          <w:iCs w:val="0"/>
          <w:color w:val="000000" w:themeColor="text1"/>
          <w:sz w:val="24"/>
          <w:szCs w:val="24"/>
        </w:rPr>
        <w:t>.</w:t>
      </w:r>
      <w:r w:rsidRPr="0005778E">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Performance of ALIAS. (Left) Overall error produced to the Efficient and Inefficient test events for networks in </w:t>
      </w:r>
      <w:proofErr w:type="gramStart"/>
      <w:r>
        <w:rPr>
          <w:rFonts w:ascii="Times New Roman" w:hAnsi="Times New Roman" w:cs="Times New Roman"/>
          <w:i w:val="0"/>
          <w:iCs w:val="0"/>
          <w:color w:val="000000" w:themeColor="text1"/>
          <w:sz w:val="24"/>
          <w:szCs w:val="24"/>
        </w:rPr>
        <w:t>the Experimental</w:t>
      </w:r>
      <w:proofErr w:type="gramEnd"/>
      <w:r>
        <w:rPr>
          <w:rFonts w:ascii="Times New Roman" w:hAnsi="Times New Roman" w:cs="Times New Roman"/>
          <w:i w:val="0"/>
          <w:iCs w:val="0"/>
          <w:color w:val="000000" w:themeColor="text1"/>
          <w:sz w:val="24"/>
          <w:szCs w:val="24"/>
        </w:rPr>
        <w:t xml:space="preserve"> condition. (Right) Overall error produced to the Efficient and Inefficient test events for networks in the Control condition. </w:t>
      </w:r>
      <w:r w:rsidR="00E83320">
        <w:rPr>
          <w:rFonts w:ascii="Times New Roman" w:hAnsi="Times New Roman" w:cs="Times New Roman"/>
          <w:i w:val="0"/>
          <w:iCs w:val="0"/>
          <w:color w:val="000000" w:themeColor="text1"/>
          <w:sz w:val="24"/>
          <w:szCs w:val="24"/>
        </w:rPr>
        <w:t>The barrier shown during habituation for this simulation appeared directly above rather than beneath arced motion</w:t>
      </w:r>
      <w:r>
        <w:rPr>
          <w:rFonts w:ascii="Times New Roman" w:hAnsi="Times New Roman" w:cs="Times New Roman"/>
          <w:i w:val="0"/>
          <w:iCs w:val="0"/>
          <w:color w:val="000000" w:themeColor="text1"/>
          <w:sz w:val="24"/>
          <w:szCs w:val="24"/>
        </w:rPr>
        <w:t>.</w:t>
      </w:r>
    </w:p>
    <w:p w14:paraId="1669E969" w14:textId="77777777" w:rsidR="004C7227" w:rsidRDefault="004C7227" w:rsidP="00CD50EB">
      <w:pPr>
        <w:tabs>
          <w:tab w:val="left" w:pos="7378"/>
        </w:tabs>
        <w:spacing w:line="480" w:lineRule="auto"/>
        <w:contextualSpacing/>
        <w:rPr>
          <w:ins w:id="2111" w:author="Benton, Deon" w:date="2026-05-11T15:24:00Z" w16du:dateUtc="2026-05-11T20:24:00Z"/>
          <w:rFonts w:ascii="Times New Roman" w:eastAsia="Times New Roman" w:hAnsi="Times New Roman" w:cs="Times New Roman"/>
        </w:rPr>
      </w:pPr>
    </w:p>
    <w:p w14:paraId="53DFF34D" w14:textId="36182315" w:rsidR="001F3FC4" w:rsidRDefault="00550B11" w:rsidP="00734C97">
      <w:pPr>
        <w:tabs>
          <w:tab w:val="left" w:pos="7378"/>
        </w:tabs>
        <w:spacing w:line="480" w:lineRule="auto"/>
        <w:ind w:firstLine="720"/>
        <w:contextualSpacing/>
        <w:rPr>
          <w:rFonts w:ascii="Times New Roman" w:eastAsia="Times New Roman" w:hAnsi="Times New Roman" w:cs="Times New Roman"/>
        </w:rPr>
      </w:pPr>
      <w:ins w:id="2112" w:author="Benton, Deon" w:date="2026-05-24T21:08:00Z" w16du:dateUtc="2026-05-25T02:08:00Z">
        <w:r>
          <w:rPr>
            <w:rFonts w:ascii="Times New Roman" w:eastAsia="Times New Roman" w:hAnsi="Times New Roman" w:cs="Times New Roman"/>
          </w:rPr>
          <w:t xml:space="preserve">A key benefit of </w:t>
        </w:r>
      </w:ins>
      <w:r w:rsidR="00A621A9">
        <w:rPr>
          <w:rFonts w:ascii="Times New Roman" w:eastAsia="Times New Roman" w:hAnsi="Times New Roman" w:cs="Times New Roman"/>
        </w:rPr>
        <w:t>developing computational models</w:t>
      </w:r>
      <w:ins w:id="2113" w:author="Benton, Deon" w:date="2026-05-11T15:50:00Z" w16du:dateUtc="2026-05-11T20:50:00Z">
        <w:r w:rsidR="003773A2" w:rsidRPr="003773A2">
          <w:rPr>
            <w:rFonts w:ascii="Times New Roman" w:eastAsia="Times New Roman" w:hAnsi="Times New Roman" w:cs="Times New Roman"/>
          </w:rPr>
          <w:t xml:space="preserve"> is that </w:t>
        </w:r>
      </w:ins>
      <w:r w:rsidR="00A621A9">
        <w:rPr>
          <w:rFonts w:ascii="Times New Roman" w:eastAsia="Times New Roman" w:hAnsi="Times New Roman" w:cs="Times New Roman"/>
        </w:rPr>
        <w:t>their behavior</w:t>
      </w:r>
      <w:ins w:id="2114" w:author="Benton, Deon" w:date="2026-05-11T15:50:00Z" w16du:dateUtc="2026-05-11T20:50:00Z">
        <w:r w:rsidR="003773A2" w:rsidRPr="003773A2">
          <w:rPr>
            <w:rFonts w:ascii="Times New Roman" w:eastAsia="Times New Roman" w:hAnsi="Times New Roman" w:cs="Times New Roman"/>
          </w:rPr>
          <w:t xml:space="preserve"> in novel situations can </w:t>
        </w:r>
      </w:ins>
      <w:ins w:id="2115" w:author="Benton, Deon" w:date="2026-05-24T21:08:00Z" w16du:dateUtc="2026-05-25T02:08:00Z">
        <w:r w:rsidR="00500AC2">
          <w:rPr>
            <w:rFonts w:ascii="Times New Roman" w:eastAsia="Times New Roman" w:hAnsi="Times New Roman" w:cs="Times New Roman"/>
          </w:rPr>
          <w:t>be t</w:t>
        </w:r>
      </w:ins>
      <w:ins w:id="2116" w:author="Benton, Deon" w:date="2026-05-24T21:09:00Z" w16du:dateUtc="2026-05-25T02:09:00Z">
        <w:r w:rsidR="00500AC2">
          <w:rPr>
            <w:rFonts w:ascii="Times New Roman" w:eastAsia="Times New Roman" w:hAnsi="Times New Roman" w:cs="Times New Roman"/>
          </w:rPr>
          <w:t>reated as</w:t>
        </w:r>
      </w:ins>
      <w:ins w:id="2117" w:author="Benton, Deon" w:date="2026-05-11T15:50:00Z" w16du:dateUtc="2026-05-11T20:50:00Z">
        <w:r w:rsidR="003773A2" w:rsidRPr="003773A2">
          <w:rPr>
            <w:rFonts w:ascii="Times New Roman" w:eastAsia="Times New Roman" w:hAnsi="Times New Roman" w:cs="Times New Roman"/>
          </w:rPr>
          <w:t xml:space="preserve"> testable predictions for future research. In the current context, for example,</w:t>
        </w:r>
      </w:ins>
      <w:ins w:id="2118" w:author="Benton, Deon" w:date="2026-05-11T15:51:00Z" w16du:dateUtc="2026-05-11T20:51:00Z">
        <w:r w:rsidR="00D71F2D">
          <w:rPr>
            <w:rFonts w:ascii="Times New Roman" w:eastAsia="Times New Roman" w:hAnsi="Times New Roman" w:cs="Times New Roman"/>
          </w:rPr>
          <w:t xml:space="preserve"> a potentially interesting question concerns</w:t>
        </w:r>
      </w:ins>
      <w:ins w:id="2119" w:author="Benton, Deon" w:date="2026-05-11T15:50:00Z" w16du:dateUtc="2026-05-11T20:50:00Z">
        <w:r w:rsidR="003773A2" w:rsidRPr="003773A2">
          <w:rPr>
            <w:rFonts w:ascii="Times New Roman" w:eastAsia="Times New Roman" w:hAnsi="Times New Roman" w:cs="Times New Roman"/>
          </w:rPr>
          <w:t xml:space="preserve"> how ALIAS would respond if, instead of being habituated to </w:t>
        </w:r>
      </w:ins>
      <w:ins w:id="2120" w:author="Benton, Deon" w:date="2026-05-24T21:09:00Z" w16du:dateUtc="2026-05-25T02:09:00Z">
        <w:r w:rsidR="00734C97">
          <w:rPr>
            <w:rFonts w:ascii="Times New Roman" w:eastAsia="Times New Roman" w:hAnsi="Times New Roman" w:cs="Times New Roman"/>
          </w:rPr>
          <w:t xml:space="preserve">a </w:t>
        </w:r>
      </w:ins>
      <w:proofErr w:type="gramStart"/>
      <w:ins w:id="2121" w:author="Benton, Deon" w:date="2026-05-24T21:13:00Z" w16du:dateUtc="2026-05-25T02:13:00Z">
        <w:r w:rsidR="00734C97">
          <w:rPr>
            <w:rFonts w:ascii="Times New Roman" w:eastAsia="Times New Roman" w:hAnsi="Times New Roman" w:cs="Times New Roman"/>
          </w:rPr>
          <w:t>canonical</w:t>
        </w:r>
      </w:ins>
      <w:proofErr w:type="gramEnd"/>
      <w:ins w:id="2122" w:author="Benton, Deon" w:date="2026-05-24T21:09:00Z" w16du:dateUtc="2026-05-25T02:09:00Z">
        <w:r w:rsidR="00734C97">
          <w:rPr>
            <w:rFonts w:ascii="Times New Roman" w:eastAsia="Times New Roman" w:hAnsi="Times New Roman" w:cs="Times New Roman"/>
          </w:rPr>
          <w:t xml:space="preserve"> constrained event</w:t>
        </w:r>
      </w:ins>
      <w:ins w:id="2123" w:author="Benton, Deon" w:date="2026-05-11T15:50:00Z" w16du:dateUtc="2026-05-11T20:50:00Z">
        <w:r w:rsidR="003773A2" w:rsidRPr="003773A2">
          <w:rPr>
            <w:rFonts w:ascii="Times New Roman" w:eastAsia="Times New Roman" w:hAnsi="Times New Roman" w:cs="Times New Roman"/>
          </w:rPr>
          <w:t xml:space="preserve">, </w:t>
        </w:r>
      </w:ins>
      <w:ins w:id="2124" w:author="Benton, Deon" w:date="2026-05-24T21:10:00Z" w16du:dateUtc="2026-05-25T02:10:00Z">
        <w:r w:rsidR="00734C97">
          <w:rPr>
            <w:rFonts w:ascii="Times New Roman" w:eastAsia="Times New Roman" w:hAnsi="Times New Roman" w:cs="Times New Roman"/>
          </w:rPr>
          <w:t xml:space="preserve">it </w:t>
        </w:r>
        <w:proofErr w:type="gramStart"/>
        <w:r w:rsidR="00734C97">
          <w:rPr>
            <w:rFonts w:ascii="Times New Roman" w:eastAsia="Times New Roman" w:hAnsi="Times New Roman" w:cs="Times New Roman"/>
          </w:rPr>
          <w:t>were</w:t>
        </w:r>
      </w:ins>
      <w:proofErr w:type="gramEnd"/>
      <w:ins w:id="2125" w:author="Benton, Deon" w:date="2026-05-11T15:50:00Z" w16du:dateUtc="2026-05-11T20:50:00Z">
        <w:r w:rsidR="003773A2" w:rsidRPr="003773A2">
          <w:rPr>
            <w:rFonts w:ascii="Times New Roman" w:eastAsia="Times New Roman" w:hAnsi="Times New Roman" w:cs="Times New Roman"/>
          </w:rPr>
          <w:t xml:space="preserve"> habituated to an event in which the barrier was positioned just above the apex of the agent’s jump trajectory. </w:t>
        </w:r>
      </w:ins>
      <w:ins w:id="2126" w:author="Benton, Deon" w:date="2026-05-11T15:57:00Z" w16du:dateUtc="2026-05-11T20:57:00Z">
        <w:r w:rsidR="00B51CD7" w:rsidRPr="00B51CD7">
          <w:rPr>
            <w:rFonts w:ascii="Times New Roman" w:eastAsia="Times New Roman" w:hAnsi="Times New Roman" w:cs="Times New Roman"/>
          </w:rPr>
          <w:t>If the current account is</w:t>
        </w:r>
      </w:ins>
      <w:ins w:id="2127" w:author="Benton, Deon" w:date="2026-05-24T21:12:00Z" w16du:dateUtc="2026-05-25T02:12:00Z">
        <w:r w:rsidR="00734C97">
          <w:rPr>
            <w:rFonts w:ascii="Times New Roman" w:eastAsia="Times New Roman" w:hAnsi="Times New Roman" w:cs="Times New Roman"/>
          </w:rPr>
          <w:t xml:space="preserve"> correct that </w:t>
        </w:r>
        <w:r w:rsidR="00734C97" w:rsidRPr="007B31A4">
          <w:rPr>
            <w:rFonts w:ascii="Times New Roman" w:eastAsia="Times New Roman" w:hAnsi="Times New Roman" w:cs="Times New Roman"/>
          </w:rPr>
          <w:t>positioning the obstacle in the immediate vicinity of the motion trajectory</w:t>
        </w:r>
        <w:r w:rsidR="00734C97">
          <w:rPr>
            <w:rFonts w:ascii="Times New Roman" w:eastAsia="Times New Roman" w:hAnsi="Times New Roman" w:cs="Times New Roman"/>
          </w:rPr>
          <w:t xml:space="preserve"> </w:t>
        </w:r>
      </w:ins>
      <w:ins w:id="2128" w:author="Benton, Deon" w:date="2026-05-24T21:15:00Z" w16du:dateUtc="2026-05-25T02:15:00Z">
        <w:r w:rsidR="00734C97">
          <w:rPr>
            <w:rFonts w:ascii="Times New Roman" w:eastAsia="Times New Roman" w:hAnsi="Times New Roman" w:cs="Times New Roman"/>
          </w:rPr>
          <w:t xml:space="preserve">is the critical factor enabling the formation of a robust association between </w:t>
        </w:r>
      </w:ins>
      <w:ins w:id="2129" w:author="Benton, Deon" w:date="2026-05-24T21:17:00Z" w16du:dateUtc="2026-05-25T02:17:00Z">
        <w:r w:rsidR="00734C97">
          <w:rPr>
            <w:rFonts w:ascii="Times New Roman" w:eastAsia="Times New Roman" w:hAnsi="Times New Roman" w:cs="Times New Roman"/>
          </w:rPr>
          <w:t xml:space="preserve">the two, </w:t>
        </w:r>
      </w:ins>
      <w:ins w:id="2130" w:author="Benton, Deon" w:date="2026-05-11T15:57:00Z" w16du:dateUtc="2026-05-11T20:57:00Z">
        <w:r w:rsidR="00B51CD7" w:rsidRPr="00B51CD7">
          <w:rPr>
            <w:rFonts w:ascii="Times New Roman" w:eastAsia="Times New Roman" w:hAnsi="Times New Roman" w:cs="Times New Roman"/>
          </w:rPr>
          <w:t>then networks should form as robust an association between the curved motion and the obstacle in this anomalous configuration</w:t>
        </w:r>
      </w:ins>
      <w:ins w:id="2131" w:author="Benton, Deon" w:date="2026-05-24T21:18:00Z" w16du:dateUtc="2026-05-25T02:18:00Z">
        <w:r w:rsidR="00734C97">
          <w:rPr>
            <w:rFonts w:ascii="Times New Roman" w:eastAsia="Times New Roman" w:hAnsi="Times New Roman" w:cs="Times New Roman"/>
          </w:rPr>
          <w:t xml:space="preserve"> as when the barrier is located beneath </w:t>
        </w:r>
      </w:ins>
      <w:ins w:id="2132" w:author="Benton, Deon" w:date="2026-05-24T21:19:00Z" w16du:dateUtc="2026-05-25T02:19:00Z">
        <w:r w:rsidR="00734C97">
          <w:rPr>
            <w:rFonts w:ascii="Times New Roman" w:eastAsia="Times New Roman" w:hAnsi="Times New Roman" w:cs="Times New Roman"/>
          </w:rPr>
          <w:t>that motion</w:t>
        </w:r>
      </w:ins>
      <w:ins w:id="2133" w:author="Benton, Deon" w:date="2026-05-11T16:00:00Z" w16du:dateUtc="2026-05-11T21:00:00Z">
        <w:r w:rsidR="009D7B9A">
          <w:rPr>
            <w:rFonts w:ascii="Times New Roman" w:eastAsia="Times New Roman" w:hAnsi="Times New Roman" w:cs="Times New Roman"/>
          </w:rPr>
          <w:t xml:space="preserve">. </w:t>
        </w:r>
      </w:ins>
    </w:p>
    <w:p w14:paraId="2268020C" w14:textId="277B95AD" w:rsidR="005B4E59" w:rsidRDefault="001F3FC4" w:rsidP="00FA6AB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first simulation reported in this section</w:t>
      </w:r>
      <w:ins w:id="2134" w:author="Benton, Deon" w:date="2026-05-11T16:15:00Z" w16du:dateUtc="2026-05-11T21:15:00Z">
        <w:r w:rsidR="006A350C" w:rsidRPr="006A350C">
          <w:rPr>
            <w:rFonts w:ascii="Times New Roman" w:eastAsia="Times New Roman" w:hAnsi="Times New Roman" w:cs="Times New Roman"/>
          </w:rPr>
          <w:t xml:space="preserve"> </w:t>
        </w:r>
      </w:ins>
      <w:ins w:id="2135" w:author="Benton, Deon" w:date="2026-05-24T21:28:00Z" w16du:dateUtc="2026-05-25T02:28:00Z">
        <w:r w:rsidR="00BA5945">
          <w:rPr>
            <w:rFonts w:ascii="Times New Roman" w:eastAsia="Times New Roman" w:hAnsi="Times New Roman" w:cs="Times New Roman"/>
          </w:rPr>
          <w:t xml:space="preserve">addressed this first issue. </w:t>
        </w:r>
      </w:ins>
      <w:ins w:id="2136" w:author="Benton, Deon" w:date="2026-05-24T21:29:00Z" w16du:dateUtc="2026-05-25T02:29:00Z">
        <w:r w:rsidR="00BA5945">
          <w:rPr>
            <w:rFonts w:ascii="Times New Roman" w:eastAsia="Times New Roman" w:hAnsi="Times New Roman" w:cs="Times New Roman"/>
          </w:rPr>
          <w:t xml:space="preserve">The simulation itself </w:t>
        </w:r>
      </w:ins>
      <w:ins w:id="2137" w:author="Benton, Deon" w:date="2026-05-11T16:15:00Z" w16du:dateUtc="2026-05-11T21:15:00Z">
        <w:r w:rsidR="006A350C" w:rsidRPr="006A350C">
          <w:rPr>
            <w:rFonts w:ascii="Times New Roman" w:eastAsia="Times New Roman" w:hAnsi="Times New Roman" w:cs="Times New Roman"/>
          </w:rPr>
          <w:t>was identical to Simulation 1A</w:t>
        </w:r>
      </w:ins>
      <w:r w:rsidR="00CF5C40">
        <w:rPr>
          <w:rFonts w:ascii="Times New Roman" w:eastAsia="Times New Roman" w:hAnsi="Times New Roman" w:cs="Times New Roman"/>
        </w:rPr>
        <w:t xml:space="preserve"> with two exceptions. First,</w:t>
      </w:r>
      <w:ins w:id="2138" w:author="Benton, Deon" w:date="2026-05-11T16:15:00Z" w16du:dateUtc="2026-05-11T21:15:00Z">
        <w:r w:rsidR="006A350C" w:rsidRPr="006A350C">
          <w:rPr>
            <w:rFonts w:ascii="Times New Roman" w:eastAsia="Times New Roman" w:hAnsi="Times New Roman" w:cs="Times New Roman"/>
          </w:rPr>
          <w:t xml:space="preserve"> a fourth unit was added to the </w:t>
        </w:r>
        <w:r w:rsidR="006A350C" w:rsidRPr="006A350C">
          <w:rPr>
            <w:rFonts w:ascii="Times New Roman" w:eastAsia="Times New Roman" w:hAnsi="Times New Roman" w:cs="Times New Roman"/>
          </w:rPr>
          <w:lastRenderedPageBreak/>
          <w:t>Obstacle Horizontal Position input and output groups. This unit corresponded to a location that</w:t>
        </w:r>
        <w:r w:rsidR="006A350C">
          <w:rPr>
            <w:rFonts w:ascii="Times New Roman" w:eastAsia="Times New Roman" w:hAnsi="Times New Roman" w:cs="Times New Roman"/>
          </w:rPr>
          <w:t xml:space="preserve"> appeared</w:t>
        </w:r>
        <w:r w:rsidR="006A350C" w:rsidRPr="006A350C">
          <w:rPr>
            <w:rFonts w:ascii="Times New Roman" w:eastAsia="Times New Roman" w:hAnsi="Times New Roman" w:cs="Times New Roman"/>
          </w:rPr>
          <w:t xml:space="preserve"> directly above </w:t>
        </w:r>
        <w:r w:rsidR="006A350C">
          <w:rPr>
            <w:rFonts w:ascii="Times New Roman" w:eastAsia="Times New Roman" w:hAnsi="Times New Roman" w:cs="Times New Roman"/>
          </w:rPr>
          <w:t>arced motion when paired with it</w:t>
        </w:r>
        <w:r w:rsidR="006A350C" w:rsidRPr="006A350C">
          <w:rPr>
            <w:rFonts w:ascii="Times New Roman" w:eastAsia="Times New Roman" w:hAnsi="Times New Roman" w:cs="Times New Roman"/>
          </w:rPr>
          <w:t xml:space="preserve">. </w:t>
        </w:r>
      </w:ins>
      <w:r w:rsidR="0096759E" w:rsidRPr="0096759E">
        <w:rPr>
          <w:rFonts w:ascii="Times New Roman" w:eastAsia="Times New Roman" w:hAnsi="Times New Roman" w:cs="Times New Roman"/>
        </w:rPr>
        <w:t>Second,</w:t>
      </w:r>
      <w:ins w:id="2139" w:author="Benton, Deon" w:date="2026-05-24T21:29:00Z" w16du:dateUtc="2026-05-25T02:29:00Z">
        <w:r w:rsidR="00BA5945">
          <w:rPr>
            <w:rFonts w:ascii="Times New Roman" w:eastAsia="Times New Roman" w:hAnsi="Times New Roman" w:cs="Times New Roman"/>
          </w:rPr>
          <w:t xml:space="preserve"> to simplify the simulations reported in this section,</w:t>
        </w:r>
      </w:ins>
      <w:r w:rsidR="0096759E" w:rsidRPr="0096759E">
        <w:rPr>
          <w:rFonts w:ascii="Times New Roman" w:eastAsia="Times New Roman" w:hAnsi="Times New Roman" w:cs="Times New Roman"/>
        </w:rPr>
        <w:t xml:space="preserve"> </w:t>
      </w:r>
      <w:r w:rsidR="00FF3503">
        <w:rPr>
          <w:rFonts w:ascii="Times New Roman" w:eastAsia="Times New Roman" w:hAnsi="Times New Roman" w:cs="Times New Roman"/>
        </w:rPr>
        <w:t>the length of the habituation phase was reduced to</w:t>
      </w:r>
      <w:r w:rsidR="0096759E" w:rsidRPr="0096759E">
        <w:rPr>
          <w:rFonts w:ascii="Times New Roman" w:eastAsia="Times New Roman" w:hAnsi="Times New Roman" w:cs="Times New Roman"/>
        </w:rPr>
        <w:t xml:space="preserve"> eight epochs</w:t>
      </w:r>
      <w:r w:rsidR="0096759E">
        <w:rPr>
          <w:rFonts w:ascii="Times New Roman" w:eastAsia="Times New Roman" w:hAnsi="Times New Roman" w:cs="Times New Roman"/>
        </w:rPr>
        <w:t xml:space="preserve">; this was </w:t>
      </w:r>
      <w:r w:rsidR="005A7108">
        <w:rPr>
          <w:rFonts w:ascii="Times New Roman" w:eastAsia="Times New Roman" w:hAnsi="Times New Roman" w:cs="Times New Roman"/>
        </w:rPr>
        <w:t>the smallest number used in the prior simulations</w:t>
      </w:r>
      <w:r w:rsidR="00A46EE4">
        <w:rPr>
          <w:rFonts w:ascii="Times New Roman" w:eastAsia="Times New Roman" w:hAnsi="Times New Roman" w:cs="Times New Roman"/>
        </w:rPr>
        <w:t>. This was also the</w:t>
      </w:r>
      <w:r w:rsidR="00E756EB">
        <w:rPr>
          <w:rFonts w:ascii="Times New Roman" w:eastAsia="Times New Roman" w:hAnsi="Times New Roman" w:cs="Times New Roman"/>
        </w:rPr>
        <w:t xml:space="preserve"> value used in </w:t>
      </w:r>
      <w:proofErr w:type="gramStart"/>
      <w:r w:rsidR="00E756EB">
        <w:rPr>
          <w:rFonts w:ascii="Times New Roman" w:eastAsia="Times New Roman" w:hAnsi="Times New Roman" w:cs="Times New Roman"/>
        </w:rPr>
        <w:t>all of</w:t>
      </w:r>
      <w:proofErr w:type="gramEnd"/>
      <w:r w:rsidR="00E756EB">
        <w:rPr>
          <w:rFonts w:ascii="Times New Roman" w:eastAsia="Times New Roman" w:hAnsi="Times New Roman" w:cs="Times New Roman"/>
        </w:rPr>
        <w:t xml:space="preserve"> the prediction simulations reported </w:t>
      </w:r>
      <w:r w:rsidR="00E14703">
        <w:rPr>
          <w:rFonts w:ascii="Times New Roman" w:eastAsia="Times New Roman" w:hAnsi="Times New Roman" w:cs="Times New Roman"/>
        </w:rPr>
        <w:t>here</w:t>
      </w:r>
      <w:r w:rsidR="00A46EE4">
        <w:rPr>
          <w:rFonts w:ascii="Times New Roman" w:eastAsia="Times New Roman" w:hAnsi="Times New Roman" w:cs="Times New Roman"/>
        </w:rPr>
        <w:t xml:space="preserve"> for consistency</w:t>
      </w:r>
      <w:r w:rsidR="0096759E" w:rsidRPr="0096759E">
        <w:rPr>
          <w:rFonts w:ascii="Times New Roman" w:eastAsia="Times New Roman" w:hAnsi="Times New Roman" w:cs="Times New Roman"/>
        </w:rPr>
        <w:t xml:space="preserve">. </w:t>
      </w:r>
      <w:ins w:id="2140" w:author="Benton, Deon" w:date="2026-05-24T21:30:00Z" w16du:dateUtc="2026-05-25T02:30:00Z">
        <w:r w:rsidR="00BA5945">
          <w:rPr>
            <w:rFonts w:ascii="Times New Roman" w:eastAsia="Times New Roman" w:hAnsi="Times New Roman" w:cs="Times New Roman"/>
          </w:rPr>
          <w:t>This decision was justified because the results reported in the previous simulations were r</w:t>
        </w:r>
      </w:ins>
      <w:ins w:id="2141" w:author="Benton, Deon" w:date="2026-05-24T21:31:00Z" w16du:dateUtc="2026-05-25T02:31:00Z">
        <w:r w:rsidR="00BA5945">
          <w:rPr>
            <w:rFonts w:ascii="Times New Roman" w:eastAsia="Times New Roman" w:hAnsi="Times New Roman" w:cs="Times New Roman"/>
          </w:rPr>
          <w:t>obust to different habituation epochs.</w:t>
        </w:r>
      </w:ins>
    </w:p>
    <w:p w14:paraId="18C32208" w14:textId="2F3E0D3E" w:rsidR="00A96CA8" w:rsidRDefault="0061298C" w:rsidP="00FA6AB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As</w:t>
      </w:r>
      <w:ins w:id="2142" w:author="Benton, Deon" w:date="2026-05-11T16:15:00Z" w16du:dateUtc="2026-05-11T21:15:00Z">
        <w:r w:rsidR="006A350C" w:rsidRPr="006A350C">
          <w:rPr>
            <w:rFonts w:ascii="Times New Roman" w:eastAsia="Times New Roman" w:hAnsi="Times New Roman" w:cs="Times New Roman"/>
          </w:rPr>
          <w:t xml:space="preserve"> </w:t>
        </w:r>
      </w:ins>
      <w:r w:rsidR="005B4E59">
        <w:rPr>
          <w:rFonts w:ascii="Times New Roman" w:eastAsia="Times New Roman" w:hAnsi="Times New Roman" w:cs="Times New Roman"/>
        </w:rPr>
        <w:t>in</w:t>
      </w:r>
      <w:ins w:id="2143" w:author="Benton, Deon" w:date="2026-05-11T16:15:00Z" w16du:dateUtc="2026-05-11T21:15:00Z">
        <w:r w:rsidR="006A350C" w:rsidRPr="006A350C">
          <w:rPr>
            <w:rFonts w:ascii="Times New Roman" w:eastAsia="Times New Roman" w:hAnsi="Times New Roman" w:cs="Times New Roman"/>
          </w:rPr>
          <w:t xml:space="preserve"> Simulation 1A,</w:t>
        </w:r>
      </w:ins>
      <w:r w:rsidR="00EA4A9B">
        <w:rPr>
          <w:rFonts w:ascii="Times New Roman" w:eastAsia="Times New Roman" w:hAnsi="Times New Roman" w:cs="Times New Roman"/>
        </w:rPr>
        <w:t xml:space="preserve"> </w:t>
      </w:r>
      <w:ins w:id="2144" w:author="Benton, Deon" w:date="2026-05-11T16:15:00Z" w16du:dateUtc="2026-05-11T21:15:00Z">
        <w:r w:rsidR="006A350C" w:rsidRPr="006A350C">
          <w:rPr>
            <w:rFonts w:ascii="Times New Roman" w:eastAsia="Times New Roman" w:hAnsi="Times New Roman" w:cs="Times New Roman"/>
          </w:rPr>
          <w:t>networks were assigned either to the Experimental condition (</w:t>
        </w:r>
        <w:r w:rsidR="006A350C" w:rsidRPr="006A350C">
          <w:rPr>
            <w:rFonts w:ascii="Times New Roman" w:eastAsia="Times New Roman" w:hAnsi="Times New Roman" w:cs="Times New Roman"/>
            <w:i/>
            <w:iCs/>
          </w:rPr>
          <w:t>N</w:t>
        </w:r>
        <w:r w:rsidR="006A350C" w:rsidRPr="006A350C">
          <w:rPr>
            <w:rFonts w:ascii="Times New Roman" w:eastAsia="Times New Roman" w:hAnsi="Times New Roman" w:cs="Times New Roman"/>
          </w:rPr>
          <w:t xml:space="preserve"> = 20) or to the Control condition (</w:t>
        </w:r>
        <w:r w:rsidR="006A350C" w:rsidRPr="006A350C">
          <w:rPr>
            <w:rFonts w:ascii="Times New Roman" w:eastAsia="Times New Roman" w:hAnsi="Times New Roman" w:cs="Times New Roman"/>
            <w:i/>
            <w:iCs/>
          </w:rPr>
          <w:t>N</w:t>
        </w:r>
        <w:r w:rsidR="006A350C" w:rsidRPr="006A350C">
          <w:rPr>
            <w:rFonts w:ascii="Times New Roman" w:eastAsia="Times New Roman" w:hAnsi="Times New Roman" w:cs="Times New Roman"/>
          </w:rPr>
          <w:t xml:space="preserve"> = 20). Importantly, networks encountered barriers in </w:t>
        </w:r>
      </w:ins>
      <w:ins w:id="2145" w:author="Benton, Deon" w:date="2026-05-24T21:32:00Z" w16du:dateUtc="2026-05-25T02:32:00Z">
        <w:r w:rsidR="00C25590">
          <w:rPr>
            <w:rFonts w:ascii="Times New Roman" w:eastAsia="Times New Roman" w:hAnsi="Times New Roman" w:cs="Times New Roman"/>
          </w:rPr>
          <w:t>the above-the-curved-motion</w:t>
        </w:r>
      </w:ins>
      <w:ins w:id="2146" w:author="Benton, Deon" w:date="2026-05-11T16:15:00Z" w16du:dateUtc="2026-05-11T21:15:00Z">
        <w:r w:rsidR="006A350C" w:rsidRPr="006A350C">
          <w:rPr>
            <w:rFonts w:ascii="Times New Roman" w:eastAsia="Times New Roman" w:hAnsi="Times New Roman" w:cs="Times New Roman"/>
          </w:rPr>
          <w:t xml:space="preserve"> spatial configuration only during the habituation phase</w:t>
        </w:r>
      </w:ins>
      <w:r w:rsidR="00B73DDC">
        <w:rPr>
          <w:rFonts w:ascii="Times New Roman" w:eastAsia="Times New Roman" w:hAnsi="Times New Roman" w:cs="Times New Roman"/>
        </w:rPr>
        <w:t>;</w:t>
      </w:r>
      <w:r w:rsidR="002A73BF">
        <w:rPr>
          <w:rFonts w:ascii="Times New Roman" w:eastAsia="Times New Roman" w:hAnsi="Times New Roman" w:cs="Times New Roman"/>
        </w:rPr>
        <w:t xml:space="preserve"> pretraining </w:t>
      </w:r>
      <w:ins w:id="2147" w:author="Benton, Deon" w:date="2026-05-24T21:32:00Z" w16du:dateUtc="2026-05-25T02:32:00Z">
        <w:r w:rsidR="00C25590">
          <w:rPr>
            <w:rFonts w:ascii="Times New Roman" w:eastAsia="Times New Roman" w:hAnsi="Times New Roman" w:cs="Times New Roman"/>
          </w:rPr>
          <w:t xml:space="preserve">barriers </w:t>
        </w:r>
      </w:ins>
      <w:r w:rsidR="002A73BF">
        <w:rPr>
          <w:rFonts w:ascii="Times New Roman" w:eastAsia="Times New Roman" w:hAnsi="Times New Roman" w:cs="Times New Roman"/>
        </w:rPr>
        <w:t>were always tethered to the ground</w:t>
      </w:r>
      <w:ins w:id="2148" w:author="Benton, Deon" w:date="2026-05-11T16:15:00Z" w16du:dateUtc="2026-05-11T21:15:00Z">
        <w:r w:rsidR="006A350C" w:rsidRPr="006A350C">
          <w:rPr>
            <w:rFonts w:ascii="Times New Roman" w:eastAsia="Times New Roman" w:hAnsi="Times New Roman" w:cs="Times New Roman"/>
          </w:rPr>
          <w:t xml:space="preserve">. </w:t>
        </w:r>
      </w:ins>
      <w:ins w:id="2149" w:author="Benton, Deon" w:date="2026-05-11T16:16:00Z" w16du:dateUtc="2026-05-11T21:16:00Z">
        <w:r w:rsidR="006A350C">
          <w:rPr>
            <w:rFonts w:ascii="Times New Roman" w:eastAsia="Times New Roman" w:hAnsi="Times New Roman" w:cs="Times New Roman"/>
          </w:rPr>
          <w:t xml:space="preserve">The relative horizontal position of this barrier </w:t>
        </w:r>
      </w:ins>
      <w:r w:rsidR="00434B4F">
        <w:rPr>
          <w:rFonts w:ascii="Times New Roman" w:eastAsia="Times New Roman" w:hAnsi="Times New Roman" w:cs="Times New Roman"/>
        </w:rPr>
        <w:t>w</w:t>
      </w:r>
      <w:ins w:id="2150" w:author="Benton, Deon" w:date="2026-05-11T16:16:00Z" w16du:dateUtc="2026-05-11T21:16:00Z">
        <w:r w:rsidR="006A350C">
          <w:rPr>
            <w:rFonts w:ascii="Times New Roman" w:eastAsia="Times New Roman" w:hAnsi="Times New Roman" w:cs="Times New Roman"/>
          </w:rPr>
          <w:t xml:space="preserve">as identical </w:t>
        </w:r>
      </w:ins>
      <w:r w:rsidR="00434B4F">
        <w:rPr>
          <w:rFonts w:ascii="Times New Roman" w:eastAsia="Times New Roman" w:hAnsi="Times New Roman" w:cs="Times New Roman"/>
        </w:rPr>
        <w:t xml:space="preserve">to </w:t>
      </w:r>
      <w:ins w:id="2151" w:author="Benton, Deon" w:date="2026-05-11T16:16:00Z" w16du:dateUtc="2026-05-11T21:16:00Z">
        <w:r w:rsidR="006A350C">
          <w:rPr>
            <w:rFonts w:ascii="Times New Roman" w:eastAsia="Times New Roman" w:hAnsi="Times New Roman" w:cs="Times New Roman"/>
          </w:rPr>
          <w:t>that in Simulation 1a.</w:t>
        </w:r>
      </w:ins>
      <w:r w:rsidR="00073A27">
        <w:rPr>
          <w:rFonts w:ascii="Times New Roman" w:eastAsia="Times New Roman" w:hAnsi="Times New Roman" w:cs="Times New Roman"/>
        </w:rPr>
        <w:t xml:space="preserve"> </w:t>
      </w:r>
      <w:r>
        <w:rPr>
          <w:rFonts w:ascii="Times New Roman" w:eastAsia="Times New Roman" w:hAnsi="Times New Roman" w:cs="Times New Roman"/>
        </w:rPr>
        <w:t>The results from this simulation—depicted in Figure 23—indicate that</w:t>
      </w:r>
      <w:r w:rsidR="006933BC">
        <w:rPr>
          <w:rFonts w:ascii="Times New Roman" w:eastAsia="Times New Roman" w:hAnsi="Times New Roman" w:cs="Times New Roman"/>
        </w:rPr>
        <w:t xml:space="preserve"> </w:t>
      </w:r>
      <w:r w:rsidR="00073A27">
        <w:rPr>
          <w:rFonts w:ascii="Times New Roman" w:eastAsia="Times New Roman" w:hAnsi="Times New Roman" w:cs="Times New Roman"/>
        </w:rPr>
        <w:t>networks in the Experimental condition produced greater error</w:t>
      </w:r>
      <w:r w:rsidR="00021321">
        <w:rPr>
          <w:rFonts w:ascii="Times New Roman" w:eastAsia="Times New Roman" w:hAnsi="Times New Roman" w:cs="Times New Roman"/>
        </w:rPr>
        <w:t xml:space="preserve"> </w:t>
      </w:r>
      <w:r w:rsidR="00073A27">
        <w:rPr>
          <w:rFonts w:ascii="Times New Roman" w:eastAsia="Times New Roman" w:hAnsi="Times New Roman" w:cs="Times New Roman"/>
        </w:rPr>
        <w:t xml:space="preserve">to the Inefficient than to the Efficient </w:t>
      </w:r>
      <w:ins w:id="2152" w:author="Benton, Deon" w:date="2026-05-24T21:34:00Z" w16du:dateUtc="2026-05-25T02:34:00Z">
        <w:r w:rsidR="00C25590">
          <w:rPr>
            <w:rFonts w:ascii="Times New Roman" w:eastAsia="Times New Roman" w:hAnsi="Times New Roman" w:cs="Times New Roman"/>
          </w:rPr>
          <w:t>test event</w:t>
        </w:r>
      </w:ins>
      <w:r w:rsidR="00B61CA0">
        <w:rPr>
          <w:rFonts w:ascii="Times New Roman" w:eastAsia="Times New Roman" w:hAnsi="Times New Roman" w:cs="Times New Roman"/>
        </w:rPr>
        <w:t xml:space="preserve">. In contrast, networks in the Control condition </w:t>
      </w:r>
      <w:ins w:id="2153" w:author="Benton, Deon" w:date="2026-05-24T21:36:00Z" w16du:dateUtc="2026-05-25T02:36:00Z">
        <w:r w:rsidR="00C25590">
          <w:rPr>
            <w:rFonts w:ascii="Times New Roman" w:eastAsia="Times New Roman" w:hAnsi="Times New Roman" w:cs="Times New Roman"/>
          </w:rPr>
          <w:t xml:space="preserve">produced equivalent </w:t>
        </w:r>
        <w:proofErr w:type="gramStart"/>
        <w:r w:rsidR="00C25590">
          <w:rPr>
            <w:rFonts w:ascii="Times New Roman" w:eastAsia="Times New Roman" w:hAnsi="Times New Roman" w:cs="Times New Roman"/>
          </w:rPr>
          <w:t>error</w:t>
        </w:r>
        <w:proofErr w:type="gramEnd"/>
        <w:r w:rsidR="00C25590">
          <w:rPr>
            <w:rFonts w:ascii="Times New Roman" w:eastAsia="Times New Roman" w:hAnsi="Times New Roman" w:cs="Times New Roman"/>
          </w:rPr>
          <w:t xml:space="preserve"> to both test events</w:t>
        </w:r>
      </w:ins>
      <w:r w:rsidR="00B61CA0">
        <w:rPr>
          <w:rFonts w:ascii="Times New Roman" w:eastAsia="Times New Roman" w:hAnsi="Times New Roman" w:cs="Times New Roman"/>
        </w:rPr>
        <w:t>.</w:t>
      </w:r>
      <w:r w:rsidR="00D25BFE">
        <w:rPr>
          <w:rFonts w:ascii="Times New Roman" w:eastAsia="Times New Roman" w:hAnsi="Times New Roman" w:cs="Times New Roman"/>
        </w:rPr>
        <w:t xml:space="preserve"> </w:t>
      </w:r>
      <w:r w:rsidR="00F1673D">
        <w:rPr>
          <w:rFonts w:ascii="Times New Roman" w:eastAsia="Times New Roman" w:hAnsi="Times New Roman" w:cs="Times New Roman"/>
        </w:rPr>
        <w:t>These results</w:t>
      </w:r>
      <w:ins w:id="2154" w:author="Benton, Deon" w:date="2026-05-24T21:36:00Z" w16du:dateUtc="2026-05-25T02:36:00Z">
        <w:r w:rsidR="00C25590">
          <w:rPr>
            <w:rFonts w:ascii="Times New Roman" w:eastAsia="Times New Roman" w:hAnsi="Times New Roman" w:cs="Times New Roman"/>
          </w:rPr>
          <w:t xml:space="preserve"> </w:t>
        </w:r>
      </w:ins>
      <w:r>
        <w:rPr>
          <w:rFonts w:ascii="Times New Roman" w:eastAsia="Times New Roman" w:hAnsi="Times New Roman" w:cs="Times New Roman"/>
        </w:rPr>
        <w:t xml:space="preserve">mirror those in Simulation 1a. </w:t>
      </w:r>
    </w:p>
    <w:p w14:paraId="6F6CF462" w14:textId="29B1315A" w:rsidR="007968B5" w:rsidRDefault="00932D87" w:rsidP="00FA6AB7">
      <w:pPr>
        <w:tabs>
          <w:tab w:val="left" w:pos="7378"/>
        </w:tabs>
        <w:spacing w:line="480" w:lineRule="auto"/>
        <w:ind w:firstLine="720"/>
        <w:contextualSpacing/>
        <w:rPr>
          <w:ins w:id="2155" w:author="Benton, Deon" w:date="2026-05-12T15:20:00Z" w16du:dateUtc="2026-05-12T20:20:00Z"/>
          <w:rFonts w:ascii="Times New Roman" w:eastAsia="Times New Roman" w:hAnsi="Times New Roman" w:cs="Times New Roman"/>
        </w:rPr>
      </w:pPr>
      <w:r w:rsidRPr="00932D87">
        <w:rPr>
          <w:rFonts w:ascii="Times New Roman" w:eastAsia="Times New Roman" w:hAnsi="Times New Roman" w:cs="Times New Roman"/>
        </w:rPr>
        <w:t>The fact that these predictions are presumably at odds with those derived from</w:t>
      </w:r>
      <w:r w:rsidR="00921772">
        <w:rPr>
          <w:rFonts w:ascii="Times New Roman" w:eastAsia="Times New Roman" w:hAnsi="Times New Roman" w:cs="Times New Roman"/>
        </w:rPr>
        <w:t xml:space="preserve"> the </w:t>
      </w:r>
      <w:r w:rsidR="00CB3D3F">
        <w:rPr>
          <w:rFonts w:ascii="Times New Roman" w:eastAsia="Times New Roman" w:hAnsi="Times New Roman" w:cs="Times New Roman"/>
        </w:rPr>
        <w:t>current</w:t>
      </w:r>
      <w:r w:rsidR="00921772">
        <w:rPr>
          <w:rFonts w:ascii="Times New Roman" w:eastAsia="Times New Roman" w:hAnsi="Times New Roman" w:cs="Times New Roman"/>
        </w:rPr>
        <w:t xml:space="preserve"> domain-specific proposals suggests that</w:t>
      </w:r>
      <w:r w:rsidRPr="00932D87">
        <w:rPr>
          <w:rFonts w:ascii="Times New Roman" w:eastAsia="Times New Roman" w:hAnsi="Times New Roman" w:cs="Times New Roman"/>
        </w:rPr>
        <w:t xml:space="preserve"> </w:t>
      </w:r>
      <w:r w:rsidR="00921772">
        <w:rPr>
          <w:rFonts w:ascii="Times New Roman" w:eastAsia="Times New Roman" w:hAnsi="Times New Roman" w:cs="Times New Roman"/>
        </w:rPr>
        <w:t xml:space="preserve">a </w:t>
      </w:r>
      <w:r w:rsidRPr="00932D87">
        <w:rPr>
          <w:rFonts w:ascii="Times New Roman" w:eastAsia="Times New Roman" w:hAnsi="Times New Roman" w:cs="Times New Roman"/>
        </w:rPr>
        <w:t xml:space="preserve">behavioral experiment based on this simulation could </w:t>
      </w:r>
      <w:ins w:id="2156" w:author="Benton, Deon" w:date="2026-05-24T21:37:00Z" w16du:dateUtc="2026-05-25T02:37:00Z">
        <w:r w:rsidR="00C25590">
          <w:rPr>
            <w:rFonts w:ascii="Times New Roman" w:eastAsia="Times New Roman" w:hAnsi="Times New Roman" w:cs="Times New Roman"/>
          </w:rPr>
          <w:t>be one way</w:t>
        </w:r>
      </w:ins>
      <w:r w:rsidRPr="00932D87">
        <w:rPr>
          <w:rFonts w:ascii="Times New Roman" w:eastAsia="Times New Roman" w:hAnsi="Times New Roman" w:cs="Times New Roman"/>
        </w:rPr>
        <w:t xml:space="preserve"> to </w:t>
      </w:r>
      <w:r w:rsidR="00A61073">
        <w:rPr>
          <w:rFonts w:ascii="Times New Roman" w:eastAsia="Times New Roman" w:hAnsi="Times New Roman" w:cs="Times New Roman"/>
        </w:rPr>
        <w:t>decide between these competing accounts</w:t>
      </w:r>
      <w:r w:rsidRPr="00932D87">
        <w:rPr>
          <w:rFonts w:ascii="Times New Roman" w:eastAsia="Times New Roman" w:hAnsi="Times New Roman" w:cs="Times New Roman"/>
        </w:rPr>
        <w:t>; the present account would be supported if</w:t>
      </w:r>
      <w:ins w:id="2157" w:author="Benton, Deon" w:date="2026-05-24T21:40:00Z" w16du:dateUtc="2026-05-25T02:40:00Z">
        <w:r w:rsidR="00C25590">
          <w:rPr>
            <w:rFonts w:ascii="Times New Roman" w:eastAsia="Times New Roman" w:hAnsi="Times New Roman" w:cs="Times New Roman"/>
          </w:rPr>
          <w:t xml:space="preserve"> </w:t>
        </w:r>
      </w:ins>
      <w:r w:rsidRPr="00932D87">
        <w:rPr>
          <w:rFonts w:ascii="Times New Roman" w:eastAsia="Times New Roman" w:hAnsi="Times New Roman" w:cs="Times New Roman"/>
        </w:rPr>
        <w:t xml:space="preserve">infants in the Experimental condition looked longer at the Inefficient than </w:t>
      </w:r>
      <w:ins w:id="2158" w:author="Benton, Deon" w:date="2026-05-24T21:41:00Z" w16du:dateUtc="2026-05-25T02:41:00Z">
        <w:r w:rsidR="00C25590">
          <w:rPr>
            <w:rFonts w:ascii="Times New Roman" w:eastAsia="Times New Roman" w:hAnsi="Times New Roman" w:cs="Times New Roman"/>
          </w:rPr>
          <w:t xml:space="preserve">at </w:t>
        </w:r>
      </w:ins>
      <w:r w:rsidRPr="00932D87">
        <w:rPr>
          <w:rFonts w:ascii="Times New Roman" w:eastAsia="Times New Roman" w:hAnsi="Times New Roman" w:cs="Times New Roman"/>
        </w:rPr>
        <w:t>the Efficient test event</w:t>
      </w:r>
      <w:r w:rsidR="00A61073">
        <w:rPr>
          <w:rFonts w:ascii="Times New Roman" w:eastAsia="Times New Roman" w:hAnsi="Times New Roman" w:cs="Times New Roman"/>
        </w:rPr>
        <w:t xml:space="preserve">. </w:t>
      </w:r>
      <w:r w:rsidR="007E1B38">
        <w:rPr>
          <w:rFonts w:ascii="Times New Roman" w:eastAsia="Times New Roman" w:hAnsi="Times New Roman" w:cs="Times New Roman"/>
        </w:rPr>
        <w:t>In contrast, the domain-specific proposals would be supported if</w:t>
      </w:r>
      <w:ins w:id="2159" w:author="Benton, Deon" w:date="2026-05-24T21:42:00Z" w16du:dateUtc="2026-05-25T02:42:00Z">
        <w:r w:rsidR="00C25590">
          <w:rPr>
            <w:rFonts w:ascii="Times New Roman" w:eastAsia="Times New Roman" w:hAnsi="Times New Roman" w:cs="Times New Roman"/>
          </w:rPr>
          <w:t xml:space="preserve"> infants</w:t>
        </w:r>
      </w:ins>
      <w:r w:rsidR="007E1B38">
        <w:rPr>
          <w:rFonts w:ascii="Times New Roman" w:eastAsia="Times New Roman" w:hAnsi="Times New Roman" w:cs="Times New Roman"/>
        </w:rPr>
        <w:t xml:space="preserve"> </w:t>
      </w:r>
      <w:ins w:id="2160" w:author="Benton, Deon" w:date="2026-05-24T21:43:00Z" w16du:dateUtc="2026-05-25T02:43:00Z">
        <w:r w:rsidR="00C25590">
          <w:rPr>
            <w:rFonts w:ascii="Times New Roman" w:eastAsia="Times New Roman" w:hAnsi="Times New Roman" w:cs="Times New Roman"/>
          </w:rPr>
          <w:t>looked</w:t>
        </w:r>
      </w:ins>
      <w:r w:rsidR="007E1B38">
        <w:rPr>
          <w:rFonts w:ascii="Times New Roman" w:eastAsia="Times New Roman" w:hAnsi="Times New Roman" w:cs="Times New Roman"/>
        </w:rPr>
        <w:t xml:space="preserve"> equally long at the two test events in both conditions.</w:t>
      </w:r>
      <w:r w:rsidRPr="00932D87">
        <w:rPr>
          <w:rFonts w:ascii="Times New Roman" w:eastAsia="Times New Roman" w:hAnsi="Times New Roman" w:cs="Times New Roman"/>
        </w:rPr>
        <w:t xml:space="preserve"> </w:t>
      </w:r>
      <w:ins w:id="2161" w:author="Benton, Deon" w:date="2026-05-24T21:46:00Z" w16du:dateUtc="2026-05-25T02:46:00Z">
        <w:r w:rsidR="00020306">
          <w:rPr>
            <w:rFonts w:ascii="Times New Roman" w:eastAsia="Times New Roman" w:hAnsi="Times New Roman" w:cs="Times New Roman"/>
          </w:rPr>
          <w:t xml:space="preserve">Such </w:t>
        </w:r>
        <w:proofErr w:type="gramStart"/>
        <w:r w:rsidR="00020306">
          <w:rPr>
            <w:rFonts w:ascii="Times New Roman" w:eastAsia="Times New Roman" w:hAnsi="Times New Roman" w:cs="Times New Roman"/>
          </w:rPr>
          <w:t>result</w:t>
        </w:r>
        <w:proofErr w:type="gramEnd"/>
        <w:r w:rsidR="00020306">
          <w:rPr>
            <w:rFonts w:ascii="Times New Roman" w:eastAsia="Times New Roman" w:hAnsi="Times New Roman" w:cs="Times New Roman"/>
          </w:rPr>
          <w:t xml:space="preserve"> would suggest that infants did </w:t>
        </w:r>
      </w:ins>
      <w:ins w:id="2162" w:author="Benton, Deon" w:date="2026-05-24T21:47:00Z" w16du:dateUtc="2026-05-25T02:47:00Z">
        <w:r w:rsidR="00020306">
          <w:rPr>
            <w:rFonts w:ascii="Times New Roman" w:eastAsia="Times New Roman" w:hAnsi="Times New Roman" w:cs="Times New Roman"/>
          </w:rPr>
          <w:t xml:space="preserve">not see the habituation event as rational or efficient. </w:t>
        </w:r>
      </w:ins>
    </w:p>
    <w:p w14:paraId="1368B66D" w14:textId="77777777" w:rsidR="005A7251" w:rsidRDefault="005A7251" w:rsidP="00985FE2">
      <w:pPr>
        <w:tabs>
          <w:tab w:val="left" w:pos="7378"/>
        </w:tabs>
        <w:spacing w:line="480" w:lineRule="auto"/>
        <w:contextualSpacing/>
        <w:rPr>
          <w:rFonts w:ascii="Times New Roman" w:eastAsia="Times New Roman" w:hAnsi="Times New Roman" w:cs="Times New Roman"/>
        </w:rPr>
      </w:pPr>
    </w:p>
    <w:tbl>
      <w:tblPr>
        <w:tblStyle w:val="TableGrid"/>
        <w:tblW w:w="9051" w:type="dxa"/>
        <w:tblInd w:w="-6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1"/>
      </w:tblGrid>
      <w:tr w:rsidR="00416CCC" w14:paraId="521A171F" w14:textId="77777777" w:rsidTr="005D2F0B">
        <w:trPr>
          <w:trHeight w:val="4934"/>
        </w:trPr>
        <w:tc>
          <w:tcPr>
            <w:tcW w:w="9051" w:type="dxa"/>
          </w:tcPr>
          <w:p w14:paraId="57758271" w14:textId="726B39CD" w:rsidR="00416CCC" w:rsidRDefault="005D2F0B" w:rsidP="008D2812">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169567E9" wp14:editId="6D6C98CD">
                  <wp:extent cx="5536406" cy="4429125"/>
                  <wp:effectExtent l="0" t="0" r="7620" b="0"/>
                  <wp:docPr id="683522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52261" name="Picture 6835226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536895" cy="4429516"/>
                          </a:xfrm>
                          <a:prstGeom prst="rect">
                            <a:avLst/>
                          </a:prstGeom>
                        </pic:spPr>
                      </pic:pic>
                    </a:graphicData>
                  </a:graphic>
                </wp:inline>
              </w:drawing>
            </w:r>
          </w:p>
        </w:tc>
      </w:tr>
    </w:tbl>
    <w:p w14:paraId="307F64D5" w14:textId="2CD57DD6" w:rsidR="00985FE2" w:rsidRDefault="008D2812" w:rsidP="008D2812">
      <w:pPr>
        <w:pStyle w:val="Caption"/>
        <w:rPr>
          <w:ins w:id="2163" w:author="Benton, Deon" w:date="2026-05-12T15:20:00Z" w16du:dateUtc="2026-05-12T20:20:00Z"/>
          <w:rFonts w:ascii="Times New Roman" w:eastAsia="Times New Roman" w:hAnsi="Times New Roman" w:cs="Times New Roman"/>
        </w:rPr>
      </w:pPr>
      <w:r w:rsidRPr="00921E01">
        <w:rPr>
          <w:rFonts w:ascii="Times New Roman" w:hAnsi="Times New Roman" w:cs="Times New Roman"/>
          <w:b/>
          <w:bCs/>
          <w:i w:val="0"/>
          <w:iCs w:val="0"/>
          <w:color w:val="000000" w:themeColor="text1"/>
          <w:sz w:val="24"/>
          <w:szCs w:val="24"/>
        </w:rPr>
        <w:t xml:space="preserve">Figure </w:t>
      </w:r>
      <w:r w:rsidRPr="00921E01">
        <w:rPr>
          <w:rFonts w:ascii="Times New Roman" w:hAnsi="Times New Roman" w:cs="Times New Roman"/>
          <w:b/>
          <w:bCs/>
          <w:i w:val="0"/>
          <w:iCs w:val="0"/>
          <w:color w:val="000000" w:themeColor="text1"/>
          <w:sz w:val="24"/>
          <w:szCs w:val="24"/>
        </w:rPr>
        <w:fldChar w:fldCharType="begin"/>
      </w:r>
      <w:r w:rsidRPr="00921E01">
        <w:rPr>
          <w:rFonts w:ascii="Times New Roman" w:hAnsi="Times New Roman" w:cs="Times New Roman"/>
          <w:b/>
          <w:bCs/>
          <w:i w:val="0"/>
          <w:iCs w:val="0"/>
          <w:color w:val="000000" w:themeColor="text1"/>
          <w:sz w:val="24"/>
          <w:szCs w:val="24"/>
        </w:rPr>
        <w:instrText xml:space="preserve"> SEQ Figure \* ARABIC </w:instrText>
      </w:r>
      <w:r w:rsidRPr="00921E01">
        <w:rPr>
          <w:rFonts w:ascii="Times New Roman" w:hAnsi="Times New Roman" w:cs="Times New Roman"/>
          <w:b/>
          <w:bCs/>
          <w:i w:val="0"/>
          <w:iCs w:val="0"/>
          <w:color w:val="000000" w:themeColor="text1"/>
          <w:sz w:val="24"/>
          <w:szCs w:val="24"/>
        </w:rPr>
        <w:fldChar w:fldCharType="separate"/>
      </w:r>
      <w:ins w:id="2164" w:author="Benton, Deon" w:date="2026-05-17T00:53:00Z" w16du:dateUtc="2026-05-17T05:53:00Z">
        <w:r w:rsidR="00014507">
          <w:rPr>
            <w:rFonts w:ascii="Times New Roman" w:hAnsi="Times New Roman" w:cs="Times New Roman"/>
            <w:b/>
            <w:bCs/>
            <w:i w:val="0"/>
            <w:iCs w:val="0"/>
            <w:noProof/>
            <w:color w:val="000000" w:themeColor="text1"/>
            <w:sz w:val="24"/>
            <w:szCs w:val="24"/>
          </w:rPr>
          <w:t>23</w:t>
        </w:r>
      </w:ins>
      <w:del w:id="2165" w:author="Benton, Deon" w:date="2026-05-17T00:53:00Z" w16du:dateUtc="2026-05-17T05:53:00Z">
        <w:r w:rsidRPr="00921E01" w:rsidDel="00014507">
          <w:rPr>
            <w:rFonts w:ascii="Times New Roman" w:hAnsi="Times New Roman" w:cs="Times New Roman"/>
            <w:b/>
            <w:bCs/>
            <w:i w:val="0"/>
            <w:iCs w:val="0"/>
            <w:noProof/>
            <w:color w:val="000000" w:themeColor="text1"/>
            <w:sz w:val="24"/>
            <w:szCs w:val="24"/>
          </w:rPr>
          <w:delText>24</w:delText>
        </w:r>
      </w:del>
      <w:r w:rsidRPr="00921E01">
        <w:rPr>
          <w:rFonts w:ascii="Times New Roman" w:hAnsi="Times New Roman" w:cs="Times New Roman"/>
          <w:b/>
          <w:bCs/>
          <w:i w:val="0"/>
          <w:iCs w:val="0"/>
          <w:color w:val="000000" w:themeColor="text1"/>
          <w:sz w:val="24"/>
          <w:szCs w:val="24"/>
        </w:rPr>
        <w:fldChar w:fldCharType="end"/>
      </w:r>
      <w:r w:rsidRPr="00921E01">
        <w:rPr>
          <w:rFonts w:ascii="Times New Roman" w:hAnsi="Times New Roman" w:cs="Times New Roman"/>
          <w:b/>
          <w:bCs/>
          <w:i w:val="0"/>
          <w:iCs w:val="0"/>
          <w:color w:val="000000" w:themeColor="text1"/>
          <w:sz w:val="24"/>
          <w:szCs w:val="24"/>
        </w:rPr>
        <w:t>.</w:t>
      </w:r>
      <w:r w:rsidRPr="00921E01">
        <w:rPr>
          <w:color w:val="000000" w:themeColor="text1"/>
        </w:rPr>
        <w:t xml:space="preserve"> </w:t>
      </w:r>
      <w:r>
        <w:rPr>
          <w:rFonts w:ascii="Times New Roman" w:hAnsi="Times New Roman" w:cs="Times New Roman"/>
          <w:i w:val="0"/>
          <w:iCs w:val="0"/>
          <w:color w:val="000000" w:themeColor="text1"/>
          <w:sz w:val="24"/>
          <w:szCs w:val="24"/>
        </w:rPr>
        <w:t>Performance of ALIAS</w:t>
      </w:r>
      <w:r w:rsidR="00406FF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Overall error produced to the </w:t>
      </w:r>
      <w:r w:rsidR="00921E01">
        <w:rPr>
          <w:rFonts w:ascii="Times New Roman" w:hAnsi="Times New Roman" w:cs="Times New Roman"/>
          <w:i w:val="0"/>
          <w:iCs w:val="0"/>
          <w:color w:val="000000" w:themeColor="text1"/>
          <w:sz w:val="24"/>
          <w:szCs w:val="24"/>
        </w:rPr>
        <w:t>High, inefficient and Inefficient test</w:t>
      </w:r>
      <w:r>
        <w:rPr>
          <w:rFonts w:ascii="Times New Roman" w:hAnsi="Times New Roman" w:cs="Times New Roman"/>
          <w:i w:val="0"/>
          <w:iCs w:val="0"/>
          <w:color w:val="000000" w:themeColor="text1"/>
          <w:sz w:val="24"/>
          <w:szCs w:val="24"/>
        </w:rPr>
        <w:t xml:space="preserve"> events</w:t>
      </w:r>
      <w:r w:rsidR="00406FF6">
        <w:rPr>
          <w:rFonts w:ascii="Times New Roman" w:hAnsi="Times New Roman" w:cs="Times New Roman"/>
          <w:i w:val="0"/>
          <w:iCs w:val="0"/>
          <w:color w:val="000000" w:themeColor="text1"/>
          <w:sz w:val="24"/>
          <w:szCs w:val="24"/>
        </w:rPr>
        <w:t>.</w:t>
      </w:r>
    </w:p>
    <w:p w14:paraId="70BBC1D3" w14:textId="77777777" w:rsidR="005A7251" w:rsidRDefault="005A7251" w:rsidP="005A7251">
      <w:pPr>
        <w:tabs>
          <w:tab w:val="left" w:pos="7378"/>
        </w:tabs>
        <w:spacing w:line="480" w:lineRule="auto"/>
        <w:contextualSpacing/>
        <w:rPr>
          <w:rFonts w:ascii="Times New Roman" w:eastAsia="Times New Roman" w:hAnsi="Times New Roman" w:cs="Times New Roman"/>
        </w:rPr>
      </w:pPr>
    </w:p>
    <w:p w14:paraId="7CF5B538" w14:textId="5D55D29E" w:rsidR="00DB2720" w:rsidRDefault="00B12BCF" w:rsidP="00FA6AB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Given</w:t>
      </w:r>
      <w:ins w:id="2166" w:author="Benton, Deon" w:date="2026-05-12T11:22:00Z" w16du:dateUtc="2026-05-12T16:22:00Z">
        <w:r>
          <w:rPr>
            <w:rFonts w:ascii="Times New Roman" w:eastAsia="Times New Roman" w:hAnsi="Times New Roman" w:cs="Times New Roman"/>
          </w:rPr>
          <w:t xml:space="preserve"> that</w:t>
        </w:r>
      </w:ins>
      <w:ins w:id="2167" w:author="Benton, Deon" w:date="2026-05-24T21:42:00Z" w16du:dateUtc="2026-05-25T02:42:00Z">
        <w:r w:rsidR="00C25590">
          <w:rPr>
            <w:rFonts w:ascii="Times New Roman" w:eastAsia="Times New Roman" w:hAnsi="Times New Roman" w:cs="Times New Roman"/>
          </w:rPr>
          <w:t xml:space="preserve"> action efficiency studies have used</w:t>
        </w:r>
      </w:ins>
      <w:r w:rsidR="000A3632">
        <w:rPr>
          <w:rFonts w:ascii="Times New Roman" w:eastAsia="Times New Roman" w:hAnsi="Times New Roman" w:cs="Times New Roman"/>
        </w:rPr>
        <w:t xml:space="preserve"> </w:t>
      </w:r>
      <w:proofErr w:type="gramStart"/>
      <w:r w:rsidR="000A3632">
        <w:rPr>
          <w:rFonts w:ascii="Times New Roman" w:eastAsia="Times New Roman" w:hAnsi="Times New Roman" w:cs="Times New Roman"/>
        </w:rPr>
        <w:t>many different kinds of</w:t>
      </w:r>
      <w:proofErr w:type="gramEnd"/>
      <w:ins w:id="2168" w:author="Benton, Deon" w:date="2026-05-24T21:42:00Z" w16du:dateUtc="2026-05-25T02:42:00Z">
        <w:r w:rsidR="00C25590">
          <w:rPr>
            <w:rFonts w:ascii="Times New Roman" w:eastAsia="Times New Roman" w:hAnsi="Times New Roman" w:cs="Times New Roman"/>
          </w:rPr>
          <w:t xml:space="preserve"> inefficient</w:t>
        </w:r>
      </w:ins>
      <w:r w:rsidR="000A3632">
        <w:rPr>
          <w:rFonts w:ascii="Times New Roman" w:eastAsia="Times New Roman" w:hAnsi="Times New Roman" w:cs="Times New Roman"/>
        </w:rPr>
        <w:t xml:space="preserve"> events</w:t>
      </w:r>
      <w:ins w:id="2169" w:author="Benton, Deon" w:date="2026-05-24T21:42:00Z" w16du:dateUtc="2026-05-25T02:42:00Z">
        <w:r w:rsidR="00C25590">
          <w:rPr>
            <w:rFonts w:ascii="Times New Roman" w:eastAsia="Times New Roman" w:hAnsi="Times New Roman" w:cs="Times New Roman"/>
          </w:rPr>
          <w:t xml:space="preserve">, </w:t>
        </w:r>
      </w:ins>
      <w:ins w:id="2170" w:author="Benton, Deon" w:date="2026-05-12T11:22:00Z" w16du:dateUtc="2026-05-12T16:22:00Z">
        <w:r>
          <w:rPr>
            <w:rFonts w:ascii="Times New Roman" w:eastAsia="Times New Roman" w:hAnsi="Times New Roman" w:cs="Times New Roman"/>
          </w:rPr>
          <w:t>another interesting question</w:t>
        </w:r>
      </w:ins>
      <w:ins w:id="2171" w:author="Benton, Deon" w:date="2026-05-24T21:49:00Z" w16du:dateUtc="2026-05-25T02:49:00Z">
        <w:r w:rsidR="00F70FC1">
          <w:rPr>
            <w:rFonts w:ascii="Times New Roman" w:eastAsia="Times New Roman" w:hAnsi="Times New Roman" w:cs="Times New Roman"/>
          </w:rPr>
          <w:t xml:space="preserve"> </w:t>
        </w:r>
      </w:ins>
      <w:ins w:id="2172" w:author="Benton, Deon" w:date="2026-05-12T14:23:00Z" w16du:dateUtc="2026-05-12T19:23:00Z">
        <w:r w:rsidR="00CC107C">
          <w:rPr>
            <w:rFonts w:ascii="Times New Roman" w:eastAsia="Times New Roman" w:hAnsi="Times New Roman" w:cs="Times New Roman"/>
          </w:rPr>
          <w:t xml:space="preserve">concerns </w:t>
        </w:r>
      </w:ins>
      <w:ins w:id="2173" w:author="Benton, Deon" w:date="2026-05-12T14:24:00Z" w16du:dateUtc="2026-05-12T19:24:00Z">
        <w:r w:rsidR="00CC107C">
          <w:rPr>
            <w:rFonts w:ascii="Times New Roman" w:eastAsia="Times New Roman" w:hAnsi="Times New Roman" w:cs="Times New Roman"/>
          </w:rPr>
          <w:t xml:space="preserve">ALIAS’s performance </w:t>
        </w:r>
      </w:ins>
      <w:ins w:id="2174" w:author="Benton, Deon" w:date="2026-05-12T11:23:00Z" w16du:dateUtc="2026-05-12T16:23:00Z">
        <w:r>
          <w:rPr>
            <w:rFonts w:ascii="Times New Roman" w:eastAsia="Times New Roman" w:hAnsi="Times New Roman" w:cs="Times New Roman"/>
          </w:rPr>
          <w:t xml:space="preserve">when tested on two </w:t>
        </w:r>
        <w:r w:rsidRPr="00977CC3">
          <w:rPr>
            <w:rFonts w:ascii="Times New Roman" w:eastAsia="Times New Roman" w:hAnsi="Times New Roman" w:cs="Times New Roman"/>
            <w:i/>
            <w:iCs/>
          </w:rPr>
          <w:t>different</w:t>
        </w:r>
        <w:r w:rsidRPr="00771092">
          <w:rPr>
            <w:rFonts w:ascii="Times New Roman" w:eastAsia="Times New Roman" w:hAnsi="Times New Roman" w:cs="Times New Roman"/>
            <w:i/>
            <w:iCs/>
          </w:rPr>
          <w:t xml:space="preserve"> </w:t>
        </w:r>
      </w:ins>
      <w:ins w:id="2175" w:author="Benton, Deon" w:date="2026-05-12T11:38:00Z" w16du:dateUtc="2026-05-12T16:38:00Z">
        <w:r w:rsidR="00771092">
          <w:rPr>
            <w:rFonts w:ascii="Times New Roman" w:eastAsia="Times New Roman" w:hAnsi="Times New Roman" w:cs="Times New Roman"/>
          </w:rPr>
          <w:t>inefficient test</w:t>
        </w:r>
      </w:ins>
      <w:ins w:id="2176" w:author="Benton, Deon" w:date="2026-05-12T11:23:00Z" w16du:dateUtc="2026-05-12T16:23:00Z">
        <w:r>
          <w:rPr>
            <w:rFonts w:ascii="Times New Roman" w:eastAsia="Times New Roman" w:hAnsi="Times New Roman" w:cs="Times New Roman"/>
          </w:rPr>
          <w:t xml:space="preserve"> events</w:t>
        </w:r>
      </w:ins>
      <w:ins w:id="2177" w:author="Benton, Deon" w:date="2026-05-24T21:59:00Z" w16du:dateUtc="2026-05-25T02:59:00Z">
        <w:r w:rsidR="00977CC3">
          <w:rPr>
            <w:rFonts w:ascii="Times New Roman" w:eastAsia="Times New Roman" w:hAnsi="Times New Roman" w:cs="Times New Roman"/>
          </w:rPr>
          <w:t xml:space="preserve"> rather than on </w:t>
        </w:r>
      </w:ins>
      <w:ins w:id="2178" w:author="Benton, Deon" w:date="2026-05-24T22:00:00Z" w16du:dateUtc="2026-05-25T03:00:00Z">
        <w:r w:rsidR="00977CC3">
          <w:rPr>
            <w:rFonts w:ascii="Times New Roman" w:eastAsia="Times New Roman" w:hAnsi="Times New Roman" w:cs="Times New Roman"/>
          </w:rPr>
          <w:t>the standard</w:t>
        </w:r>
      </w:ins>
      <w:ins w:id="2179" w:author="Benton, Deon" w:date="2026-05-24T21:59:00Z" w16du:dateUtc="2026-05-25T02:59:00Z">
        <w:r w:rsidR="00977CC3">
          <w:rPr>
            <w:rFonts w:ascii="Times New Roman" w:eastAsia="Times New Roman" w:hAnsi="Times New Roman" w:cs="Times New Roman"/>
          </w:rPr>
          <w:t xml:space="preserve"> inefficient and </w:t>
        </w:r>
      </w:ins>
      <w:ins w:id="2180" w:author="Benton, Deon" w:date="2026-05-24T22:00:00Z" w16du:dateUtc="2026-05-25T03:00:00Z">
        <w:r w:rsidR="00977CC3">
          <w:rPr>
            <w:rFonts w:ascii="Times New Roman" w:eastAsia="Times New Roman" w:hAnsi="Times New Roman" w:cs="Times New Roman"/>
          </w:rPr>
          <w:t>efficient test events</w:t>
        </w:r>
      </w:ins>
      <w:ins w:id="2181" w:author="Benton, Deon" w:date="2026-05-12T14:24:00Z" w16du:dateUtc="2026-05-12T19:24:00Z">
        <w:r w:rsidR="00AC5A5D">
          <w:rPr>
            <w:rFonts w:ascii="Times New Roman" w:eastAsia="Times New Roman" w:hAnsi="Times New Roman" w:cs="Times New Roman"/>
          </w:rPr>
          <w:t xml:space="preserve">. </w:t>
        </w:r>
      </w:ins>
      <w:r w:rsidR="00B713E9">
        <w:rPr>
          <w:rFonts w:ascii="Times New Roman" w:eastAsia="Times New Roman" w:hAnsi="Times New Roman" w:cs="Times New Roman"/>
        </w:rPr>
        <w:t xml:space="preserve">For example, </w:t>
      </w:r>
      <w:r w:rsidR="00AB6C5D">
        <w:rPr>
          <w:rFonts w:ascii="Times New Roman" w:eastAsia="Times New Roman" w:hAnsi="Times New Roman" w:cs="Times New Roman"/>
        </w:rPr>
        <w:t>how might ALIAS respond if it</w:t>
      </w:r>
      <w:ins w:id="2182" w:author="Benton, Deon" w:date="2026-05-12T11:39:00Z" w16du:dateUtc="2026-05-12T16:39:00Z">
        <w:r w:rsidR="00D75744">
          <w:rPr>
            <w:rFonts w:ascii="Times New Roman" w:eastAsia="Times New Roman" w:hAnsi="Times New Roman" w:cs="Times New Roman"/>
          </w:rPr>
          <w:t xml:space="preserve"> were tested on</w:t>
        </w:r>
      </w:ins>
      <w:ins w:id="2183" w:author="Benton, Deon" w:date="2026-05-12T13:30:00Z" w16du:dateUtc="2026-05-12T18:30:00Z">
        <w:r w:rsidR="00CB1ED7">
          <w:rPr>
            <w:rFonts w:ascii="Times New Roman" w:eastAsia="Times New Roman" w:hAnsi="Times New Roman" w:cs="Times New Roman"/>
          </w:rPr>
          <w:t xml:space="preserve"> Liu and Spelke’s (2017)</w:t>
        </w:r>
      </w:ins>
      <w:ins w:id="2184" w:author="Benton, Deon" w:date="2026-05-12T11:39:00Z" w16du:dateUtc="2026-05-12T16:39:00Z">
        <w:r w:rsidR="00D75744">
          <w:rPr>
            <w:rFonts w:ascii="Times New Roman" w:eastAsia="Times New Roman" w:hAnsi="Times New Roman" w:cs="Times New Roman"/>
          </w:rPr>
          <w:t xml:space="preserve"> </w:t>
        </w:r>
      </w:ins>
      <w:ins w:id="2185" w:author="Benton, Deon" w:date="2026-05-24T22:01:00Z" w16du:dateUtc="2026-05-25T03:01:00Z">
        <w:r w:rsidR="007A4760">
          <w:rPr>
            <w:rFonts w:ascii="Times New Roman" w:eastAsia="Times New Roman" w:hAnsi="Times New Roman" w:cs="Times New Roman"/>
          </w:rPr>
          <w:t>High</w:t>
        </w:r>
      </w:ins>
      <w:ins w:id="2186" w:author="Benton, Deon" w:date="2026-05-12T13:29:00Z" w16du:dateUtc="2026-05-12T18:29:00Z">
        <w:r w:rsidR="00CB1ED7">
          <w:rPr>
            <w:rFonts w:ascii="Times New Roman" w:eastAsia="Times New Roman" w:hAnsi="Times New Roman" w:cs="Times New Roman"/>
          </w:rPr>
          <w:t xml:space="preserve">, </w:t>
        </w:r>
      </w:ins>
      <w:ins w:id="2187" w:author="Benton, Deon" w:date="2026-05-24T22:01:00Z" w16du:dateUtc="2026-05-25T03:01:00Z">
        <w:r w:rsidR="007A4760">
          <w:rPr>
            <w:rFonts w:ascii="Times New Roman" w:eastAsia="Times New Roman" w:hAnsi="Times New Roman" w:cs="Times New Roman"/>
          </w:rPr>
          <w:t>in</w:t>
        </w:r>
      </w:ins>
      <w:ins w:id="2188" w:author="Benton, Deon" w:date="2026-05-12T13:29:00Z" w16du:dateUtc="2026-05-12T18:29:00Z">
        <w:r w:rsidR="00CB1ED7">
          <w:rPr>
            <w:rFonts w:ascii="Times New Roman" w:eastAsia="Times New Roman" w:hAnsi="Times New Roman" w:cs="Times New Roman"/>
          </w:rPr>
          <w:t>efficient test event</w:t>
        </w:r>
      </w:ins>
      <w:ins w:id="2189" w:author="Benton, Deon" w:date="2026-05-12T13:30:00Z" w16du:dateUtc="2026-05-12T18:30:00Z">
        <w:r w:rsidR="00CB1ED7">
          <w:rPr>
            <w:rFonts w:ascii="Times New Roman" w:eastAsia="Times New Roman" w:hAnsi="Times New Roman" w:cs="Times New Roman"/>
          </w:rPr>
          <w:t xml:space="preserve"> and Gerge</w:t>
        </w:r>
      </w:ins>
      <w:ins w:id="2190" w:author="Benton, Deon" w:date="2026-05-12T13:31:00Z" w16du:dateUtc="2026-05-12T18:31:00Z">
        <w:r w:rsidR="00CB1ED7">
          <w:rPr>
            <w:rFonts w:ascii="Times New Roman" w:eastAsia="Times New Roman" w:hAnsi="Times New Roman" w:cs="Times New Roman"/>
          </w:rPr>
          <w:t xml:space="preserve">ly et al.’s (1995) </w:t>
        </w:r>
      </w:ins>
      <w:ins w:id="2191" w:author="Benton, Deon" w:date="2026-05-12T14:25:00Z" w16du:dateUtc="2026-05-12T19:25:00Z">
        <w:r w:rsidR="00AC5A5D">
          <w:rPr>
            <w:rFonts w:ascii="Times New Roman" w:eastAsia="Times New Roman" w:hAnsi="Times New Roman" w:cs="Times New Roman"/>
          </w:rPr>
          <w:t xml:space="preserve">barrierless </w:t>
        </w:r>
      </w:ins>
      <w:ins w:id="2192" w:author="Benton, Deon" w:date="2026-05-24T22:01:00Z" w16du:dateUtc="2026-05-25T03:01:00Z">
        <w:r w:rsidR="007A4760">
          <w:rPr>
            <w:rFonts w:ascii="Times New Roman" w:eastAsia="Times New Roman" w:hAnsi="Times New Roman" w:cs="Times New Roman"/>
          </w:rPr>
          <w:t>in</w:t>
        </w:r>
      </w:ins>
      <w:ins w:id="2193" w:author="Benton, Deon" w:date="2026-05-12T14:28:00Z" w16du:dateUtc="2026-05-12T19:28:00Z">
        <w:r w:rsidR="006F0305">
          <w:rPr>
            <w:rFonts w:ascii="Times New Roman" w:eastAsia="Times New Roman" w:hAnsi="Times New Roman" w:cs="Times New Roman"/>
          </w:rPr>
          <w:t>efficient</w:t>
        </w:r>
      </w:ins>
      <w:ins w:id="2194" w:author="Benton, Deon" w:date="2026-05-12T13:31:00Z" w16du:dateUtc="2026-05-12T18:31:00Z">
        <w:r w:rsidR="00CB1ED7">
          <w:rPr>
            <w:rFonts w:ascii="Times New Roman" w:eastAsia="Times New Roman" w:hAnsi="Times New Roman" w:cs="Times New Roman"/>
          </w:rPr>
          <w:t xml:space="preserve"> test event</w:t>
        </w:r>
      </w:ins>
      <w:ins w:id="2195" w:author="Benton, Deon" w:date="2026-05-12T14:26:00Z" w16du:dateUtc="2026-05-12T19:26:00Z">
        <w:r w:rsidR="006F0305">
          <w:rPr>
            <w:rFonts w:ascii="Times New Roman" w:eastAsia="Times New Roman" w:hAnsi="Times New Roman" w:cs="Times New Roman"/>
          </w:rPr>
          <w:t xml:space="preserve">? </w:t>
        </w:r>
      </w:ins>
      <w:ins w:id="2196" w:author="Benton, Deon" w:date="2026-05-12T14:28:00Z" w16du:dateUtc="2026-05-12T19:28:00Z">
        <w:r w:rsidR="006F0305">
          <w:rPr>
            <w:rFonts w:ascii="Times New Roman" w:eastAsia="Times New Roman" w:hAnsi="Times New Roman" w:cs="Times New Roman"/>
          </w:rPr>
          <w:t>To address this question, networks</w:t>
        </w:r>
      </w:ins>
      <w:r w:rsidR="00BF0672">
        <w:rPr>
          <w:rFonts w:ascii="Times New Roman" w:eastAsia="Times New Roman" w:hAnsi="Times New Roman" w:cs="Times New Roman"/>
        </w:rPr>
        <w:t xml:space="preserve"> (</w:t>
      </w:r>
      <w:r w:rsidR="00BF0672">
        <w:rPr>
          <w:rFonts w:ascii="Times New Roman" w:eastAsia="Times New Roman" w:hAnsi="Times New Roman" w:cs="Times New Roman"/>
          <w:i/>
          <w:iCs/>
        </w:rPr>
        <w:t xml:space="preserve">N </w:t>
      </w:r>
      <w:r w:rsidR="00BF0672">
        <w:rPr>
          <w:rFonts w:ascii="Times New Roman" w:eastAsia="Times New Roman" w:hAnsi="Times New Roman" w:cs="Times New Roman"/>
        </w:rPr>
        <w:t>= 20)</w:t>
      </w:r>
      <w:ins w:id="2197" w:author="Benton, Deon" w:date="2026-05-12T14:28:00Z" w16du:dateUtc="2026-05-12T19:28:00Z">
        <w:r w:rsidR="006F0305">
          <w:rPr>
            <w:rFonts w:ascii="Times New Roman" w:eastAsia="Times New Roman" w:hAnsi="Times New Roman" w:cs="Times New Roman"/>
          </w:rPr>
          <w:t xml:space="preserve"> were</w:t>
        </w:r>
      </w:ins>
      <w:r w:rsidR="00BF0672">
        <w:rPr>
          <w:rFonts w:ascii="Times New Roman" w:eastAsia="Times New Roman" w:hAnsi="Times New Roman" w:cs="Times New Roman"/>
        </w:rPr>
        <w:t xml:space="preserve"> habituated to the same event used in Simulation 4a</w:t>
      </w:r>
      <w:r w:rsidR="00937BC0">
        <w:rPr>
          <w:rFonts w:ascii="Times New Roman" w:eastAsia="Times New Roman" w:hAnsi="Times New Roman" w:cs="Times New Roman"/>
        </w:rPr>
        <w:t xml:space="preserve"> following a pretraining phase that was</w:t>
      </w:r>
      <w:r w:rsidR="00A452E9">
        <w:rPr>
          <w:rFonts w:ascii="Times New Roman" w:eastAsia="Times New Roman" w:hAnsi="Times New Roman" w:cs="Times New Roman"/>
        </w:rPr>
        <w:t xml:space="preserve"> also</w:t>
      </w:r>
      <w:r w:rsidR="00937BC0">
        <w:rPr>
          <w:rFonts w:ascii="Times New Roman" w:eastAsia="Times New Roman" w:hAnsi="Times New Roman" w:cs="Times New Roman"/>
        </w:rPr>
        <w:t xml:space="preserve"> identical in length to that in Simulation 4a</w:t>
      </w:r>
      <w:r w:rsidR="00A452E9">
        <w:rPr>
          <w:rFonts w:ascii="Times New Roman" w:eastAsia="Times New Roman" w:hAnsi="Times New Roman" w:cs="Times New Roman"/>
        </w:rPr>
        <w:t>; the networks tested here were thus the same “age” as those tested in Simulation 4a</w:t>
      </w:r>
      <w:r w:rsidR="001C7FC6">
        <w:rPr>
          <w:rFonts w:ascii="Times New Roman" w:eastAsia="Times New Roman" w:hAnsi="Times New Roman" w:cs="Times New Roman"/>
        </w:rPr>
        <w:t>.</w:t>
      </w:r>
      <w:ins w:id="2198" w:author="Benton, Deon" w:date="2026-05-12T14:31:00Z" w16du:dateUtc="2026-05-12T19:31:00Z">
        <w:r w:rsidR="007443EE">
          <w:rPr>
            <w:rFonts w:ascii="Times New Roman" w:eastAsia="Times New Roman" w:hAnsi="Times New Roman" w:cs="Times New Roman"/>
          </w:rPr>
          <w:t xml:space="preserve"> </w:t>
        </w:r>
      </w:ins>
      <w:ins w:id="2199" w:author="Benton, Deon" w:date="2026-05-12T14:50:00Z" w16du:dateUtc="2026-05-12T19:50:00Z">
        <w:r w:rsidR="00B854F3">
          <w:rPr>
            <w:rFonts w:ascii="Times New Roman" w:eastAsia="Times New Roman" w:hAnsi="Times New Roman" w:cs="Times New Roman"/>
          </w:rPr>
          <w:t>Networks</w:t>
        </w:r>
      </w:ins>
      <w:r w:rsidR="00C342EA">
        <w:rPr>
          <w:rFonts w:ascii="Times New Roman" w:eastAsia="Times New Roman" w:hAnsi="Times New Roman" w:cs="Times New Roman"/>
        </w:rPr>
        <w:t xml:space="preserve"> were then tested on </w:t>
      </w:r>
      <w:ins w:id="2200" w:author="Benton, Deon" w:date="2026-05-12T14:37:00Z" w16du:dateUtc="2026-05-12T19:37:00Z">
        <w:r w:rsidR="00EA7895">
          <w:rPr>
            <w:rFonts w:ascii="Times New Roman" w:eastAsia="Times New Roman" w:hAnsi="Times New Roman" w:cs="Times New Roman"/>
          </w:rPr>
          <w:t>the</w:t>
        </w:r>
      </w:ins>
      <w:ins w:id="2201" w:author="Benton, Deon" w:date="2026-05-12T14:36:00Z" w16du:dateUtc="2026-05-12T19:36:00Z">
        <w:r w:rsidR="00EA7895">
          <w:rPr>
            <w:rFonts w:ascii="Times New Roman" w:eastAsia="Times New Roman" w:hAnsi="Times New Roman" w:cs="Times New Roman"/>
          </w:rPr>
          <w:t xml:space="preserve"> </w:t>
        </w:r>
        <w:r w:rsidR="00EA7895">
          <w:rPr>
            <w:rFonts w:ascii="Times New Roman" w:eastAsia="Times New Roman" w:hAnsi="Times New Roman" w:cs="Times New Roman"/>
          </w:rPr>
          <w:lastRenderedPageBreak/>
          <w:t>High, inefficient</w:t>
        </w:r>
      </w:ins>
      <w:ins w:id="2202" w:author="Benton, Deon" w:date="2026-05-12T14:48:00Z" w16du:dateUtc="2026-05-12T19:48:00Z">
        <w:r w:rsidR="00E10A8D">
          <w:rPr>
            <w:rFonts w:ascii="Times New Roman" w:eastAsia="Times New Roman" w:hAnsi="Times New Roman" w:cs="Times New Roman"/>
          </w:rPr>
          <w:t xml:space="preserve"> </w:t>
        </w:r>
      </w:ins>
      <w:ins w:id="2203" w:author="Benton, Deon" w:date="2026-05-12T14:51:00Z" w16du:dateUtc="2026-05-12T19:51:00Z">
        <w:r w:rsidR="00B854F3">
          <w:rPr>
            <w:rFonts w:ascii="Times New Roman" w:eastAsia="Times New Roman" w:hAnsi="Times New Roman" w:cs="Times New Roman"/>
          </w:rPr>
          <w:t>test event from</w:t>
        </w:r>
      </w:ins>
      <w:ins w:id="2204" w:author="Benton, Deon" w:date="2026-05-12T14:48:00Z" w16du:dateUtc="2026-05-12T19:48:00Z">
        <w:r w:rsidR="00E10A8D">
          <w:rPr>
            <w:rFonts w:ascii="Times New Roman" w:eastAsia="Times New Roman" w:hAnsi="Times New Roman" w:cs="Times New Roman"/>
          </w:rPr>
          <w:t xml:space="preserve"> Simulation 4a</w:t>
        </w:r>
      </w:ins>
      <w:ins w:id="2205" w:author="Benton, Deon" w:date="2026-05-12T14:37:00Z" w16du:dateUtc="2026-05-12T19:37:00Z">
        <w:r w:rsidR="00EA7895">
          <w:rPr>
            <w:rFonts w:ascii="Times New Roman" w:eastAsia="Times New Roman" w:hAnsi="Times New Roman" w:cs="Times New Roman"/>
          </w:rPr>
          <w:t xml:space="preserve"> and</w:t>
        </w:r>
      </w:ins>
      <w:ins w:id="2206" w:author="Benton, Deon" w:date="2026-05-12T14:48:00Z" w16du:dateUtc="2026-05-12T19:48:00Z">
        <w:r w:rsidR="00E10A8D">
          <w:rPr>
            <w:rFonts w:ascii="Times New Roman" w:eastAsia="Times New Roman" w:hAnsi="Times New Roman" w:cs="Times New Roman"/>
          </w:rPr>
          <w:t xml:space="preserve"> the</w:t>
        </w:r>
      </w:ins>
      <w:ins w:id="2207" w:author="Benton, Deon" w:date="2026-05-12T14:37:00Z" w16du:dateUtc="2026-05-12T19:37:00Z">
        <w:r w:rsidR="00EA7895">
          <w:rPr>
            <w:rFonts w:ascii="Times New Roman" w:eastAsia="Times New Roman" w:hAnsi="Times New Roman" w:cs="Times New Roman"/>
          </w:rPr>
          <w:t xml:space="preserve"> inefficient</w:t>
        </w:r>
      </w:ins>
      <w:ins w:id="2208" w:author="Benton, Deon" w:date="2026-05-12T14:36:00Z" w16du:dateUtc="2026-05-12T19:36:00Z">
        <w:r w:rsidR="00EA7895">
          <w:rPr>
            <w:rFonts w:ascii="Times New Roman" w:eastAsia="Times New Roman" w:hAnsi="Times New Roman" w:cs="Times New Roman"/>
          </w:rPr>
          <w:t xml:space="preserve"> </w:t>
        </w:r>
      </w:ins>
      <w:r w:rsidR="00FB7777">
        <w:rPr>
          <w:rFonts w:ascii="Times New Roman" w:eastAsia="Times New Roman" w:hAnsi="Times New Roman" w:cs="Times New Roman"/>
        </w:rPr>
        <w:t xml:space="preserve">one </w:t>
      </w:r>
      <w:ins w:id="2209" w:author="Benton, Deon" w:date="2026-05-12T14:51:00Z" w16du:dateUtc="2026-05-12T19:51:00Z">
        <w:r w:rsidR="00B854F3">
          <w:rPr>
            <w:rFonts w:ascii="Times New Roman" w:eastAsia="Times New Roman" w:hAnsi="Times New Roman" w:cs="Times New Roman"/>
          </w:rPr>
          <w:t>from</w:t>
        </w:r>
      </w:ins>
      <w:ins w:id="2210" w:author="Benton, Deon" w:date="2026-05-12T14:48:00Z" w16du:dateUtc="2026-05-12T19:48:00Z">
        <w:r w:rsidR="00E10A8D">
          <w:rPr>
            <w:rFonts w:ascii="Times New Roman" w:eastAsia="Times New Roman" w:hAnsi="Times New Roman" w:cs="Times New Roman"/>
          </w:rPr>
          <w:t xml:space="preserve"> Sim</w:t>
        </w:r>
      </w:ins>
      <w:ins w:id="2211" w:author="Benton, Deon" w:date="2026-05-12T14:49:00Z" w16du:dateUtc="2026-05-12T19:49:00Z">
        <w:r w:rsidR="00E10A8D">
          <w:rPr>
            <w:rFonts w:ascii="Times New Roman" w:eastAsia="Times New Roman" w:hAnsi="Times New Roman" w:cs="Times New Roman"/>
          </w:rPr>
          <w:t>ulation 1a</w:t>
        </w:r>
      </w:ins>
      <w:ins w:id="2212" w:author="Benton, Deon" w:date="2026-05-12T14:38:00Z" w16du:dateUtc="2026-05-12T19:38:00Z">
        <w:r w:rsidR="008B0C52">
          <w:rPr>
            <w:rFonts w:ascii="Times New Roman" w:eastAsia="Times New Roman" w:hAnsi="Times New Roman" w:cs="Times New Roman"/>
          </w:rPr>
          <w:t xml:space="preserve">. </w:t>
        </w:r>
      </w:ins>
      <w:r w:rsidR="00921E01">
        <w:rPr>
          <w:rFonts w:ascii="Times New Roman" w:eastAsia="Times New Roman" w:hAnsi="Times New Roman" w:cs="Times New Roman"/>
        </w:rPr>
        <w:t>The results</w:t>
      </w:r>
      <w:r w:rsidR="00C342EA">
        <w:rPr>
          <w:rFonts w:ascii="Times New Roman" w:eastAsia="Times New Roman" w:hAnsi="Times New Roman" w:cs="Times New Roman"/>
        </w:rPr>
        <w:t xml:space="preserve"> for this simulation</w:t>
      </w:r>
      <w:r w:rsidR="00921E01">
        <w:rPr>
          <w:rFonts w:ascii="Times New Roman" w:eastAsia="Times New Roman" w:hAnsi="Times New Roman" w:cs="Times New Roman"/>
        </w:rPr>
        <w:t>—</w:t>
      </w:r>
      <w:r w:rsidR="00C342EA">
        <w:rPr>
          <w:rFonts w:ascii="Times New Roman" w:eastAsia="Times New Roman" w:hAnsi="Times New Roman" w:cs="Times New Roman"/>
        </w:rPr>
        <w:t xml:space="preserve">which are </w:t>
      </w:r>
      <w:r w:rsidR="00921E01">
        <w:rPr>
          <w:rFonts w:ascii="Times New Roman" w:eastAsia="Times New Roman" w:hAnsi="Times New Roman" w:cs="Times New Roman"/>
        </w:rPr>
        <w:t>shown</w:t>
      </w:r>
      <w:ins w:id="2213" w:author="Benton, Deon" w:date="2026-05-12T15:19:00Z" w16du:dateUtc="2026-05-12T20:19:00Z">
        <w:r w:rsidR="00E959D6">
          <w:rPr>
            <w:rFonts w:ascii="Times New Roman" w:eastAsia="Times New Roman" w:hAnsi="Times New Roman" w:cs="Times New Roman"/>
          </w:rPr>
          <w:t xml:space="preserve"> in Figure 24</w:t>
        </w:r>
      </w:ins>
      <w:r w:rsidR="00921E01">
        <w:rPr>
          <w:rFonts w:ascii="Times New Roman" w:eastAsia="Times New Roman" w:hAnsi="Times New Roman" w:cs="Times New Roman"/>
        </w:rPr>
        <w:t>—</w:t>
      </w:r>
      <w:r w:rsidR="00CE272B">
        <w:rPr>
          <w:rFonts w:ascii="Times New Roman" w:eastAsia="Times New Roman" w:hAnsi="Times New Roman" w:cs="Times New Roman"/>
        </w:rPr>
        <w:t>revealed that</w:t>
      </w:r>
      <w:r w:rsidR="00921E01">
        <w:rPr>
          <w:rFonts w:ascii="Times New Roman" w:eastAsia="Times New Roman" w:hAnsi="Times New Roman" w:cs="Times New Roman"/>
        </w:rPr>
        <w:t xml:space="preserve"> networks produced greater error to the Inefficient </w:t>
      </w:r>
      <w:r w:rsidR="001C7FC6">
        <w:rPr>
          <w:rFonts w:ascii="Times New Roman" w:eastAsia="Times New Roman" w:hAnsi="Times New Roman" w:cs="Times New Roman"/>
        </w:rPr>
        <w:t>than</w:t>
      </w:r>
      <w:r w:rsidR="00921E01">
        <w:rPr>
          <w:rFonts w:ascii="Times New Roman" w:eastAsia="Times New Roman" w:hAnsi="Times New Roman" w:cs="Times New Roman"/>
        </w:rPr>
        <w:t xml:space="preserve"> to the High, inefficient </w:t>
      </w:r>
      <w:r w:rsidR="00995BDC">
        <w:rPr>
          <w:rFonts w:ascii="Times New Roman" w:eastAsia="Times New Roman" w:hAnsi="Times New Roman" w:cs="Times New Roman"/>
        </w:rPr>
        <w:t>test event.</w:t>
      </w:r>
      <w:r w:rsidR="00CB598A">
        <w:rPr>
          <w:rFonts w:ascii="Times New Roman" w:eastAsia="Times New Roman" w:hAnsi="Times New Roman" w:cs="Times New Roman"/>
        </w:rPr>
        <w:t xml:space="preserve"> </w:t>
      </w:r>
      <w:r w:rsidR="00EA75EB">
        <w:rPr>
          <w:rFonts w:ascii="Times New Roman" w:eastAsia="Times New Roman" w:hAnsi="Times New Roman" w:cs="Times New Roman"/>
        </w:rPr>
        <w:t xml:space="preserve"> </w:t>
      </w:r>
    </w:p>
    <w:p w14:paraId="7A4058E4" w14:textId="0EFA1E5E" w:rsidR="001A0F8D" w:rsidRDefault="00C1164B" w:rsidP="007A4760">
      <w:pPr>
        <w:tabs>
          <w:tab w:val="left" w:pos="7378"/>
        </w:tabs>
        <w:spacing w:line="480" w:lineRule="auto"/>
        <w:ind w:firstLine="720"/>
        <w:contextualSpacing/>
        <w:rPr>
          <w:ins w:id="2214" w:author="Benton, Deon" w:date="2026-05-14T18:44:00Z" w16du:dateUtc="2026-05-14T23:44:00Z"/>
          <w:rFonts w:ascii="Times New Roman" w:eastAsia="Times New Roman" w:hAnsi="Times New Roman" w:cs="Times New Roman"/>
        </w:rPr>
      </w:pPr>
      <w:r>
        <w:rPr>
          <w:rFonts w:ascii="Times New Roman" w:eastAsia="Times New Roman" w:hAnsi="Times New Roman" w:cs="Times New Roman"/>
        </w:rPr>
        <w:t>I</w:t>
      </w:r>
      <w:ins w:id="2215" w:author="Benton, Deon" w:date="2026-05-12T17:00:00Z" w16du:dateUtc="2026-05-12T22:00:00Z">
        <w:r w:rsidR="0045705D" w:rsidRPr="0045705D">
          <w:rPr>
            <w:rFonts w:ascii="Times New Roman" w:eastAsia="Times New Roman" w:hAnsi="Times New Roman" w:cs="Times New Roman"/>
          </w:rPr>
          <w:t xml:space="preserve">n terms of the mechanistic basis of networks’ responses </w:t>
        </w:r>
      </w:ins>
      <w:ins w:id="2216" w:author="Benton, Deon" w:date="2026-05-15T21:34:00Z" w16du:dateUtc="2026-05-16T02:34:00Z">
        <w:r w:rsidR="00FD18C8">
          <w:rPr>
            <w:rFonts w:ascii="Times New Roman" w:eastAsia="Times New Roman" w:hAnsi="Times New Roman" w:cs="Times New Roman"/>
          </w:rPr>
          <w:t>here</w:t>
        </w:r>
      </w:ins>
      <w:ins w:id="2217" w:author="Benton, Deon" w:date="2026-05-12T17:00:00Z" w16du:dateUtc="2026-05-12T22:00:00Z">
        <w:r w:rsidR="0045705D" w:rsidRPr="0045705D">
          <w:rPr>
            <w:rFonts w:ascii="Times New Roman" w:eastAsia="Times New Roman" w:hAnsi="Times New Roman" w:cs="Times New Roman"/>
          </w:rPr>
          <w:t>, networks looked longer at the Inefficient test event than at the High, inefficient one</w:t>
        </w:r>
      </w:ins>
      <w:ins w:id="2218" w:author="Benton, Deon" w:date="2026-05-15T21:34:00Z" w16du:dateUtc="2026-05-16T02:34:00Z">
        <w:r w:rsidR="00FD18C8">
          <w:rPr>
            <w:rFonts w:ascii="Times New Roman" w:eastAsia="Times New Roman" w:hAnsi="Times New Roman" w:cs="Times New Roman"/>
          </w:rPr>
          <w:t xml:space="preserve"> because</w:t>
        </w:r>
      </w:ins>
      <w:ins w:id="2219" w:author="Benton, Deon" w:date="2026-05-12T17:00:00Z" w16du:dateUtc="2026-05-12T22:00:00Z">
        <w:r w:rsidR="0045705D" w:rsidRPr="0045705D">
          <w:rPr>
            <w:rFonts w:ascii="Times New Roman" w:eastAsia="Times New Roman" w:hAnsi="Times New Roman" w:cs="Times New Roman"/>
          </w:rPr>
          <w:t xml:space="preserve"> </w:t>
        </w:r>
      </w:ins>
      <w:ins w:id="2220" w:author="Benton, Deon" w:date="2026-05-13T10:55:00Z" w16du:dateUtc="2026-05-13T15:55:00Z">
        <w:r w:rsidR="00AA5ADC">
          <w:rPr>
            <w:rFonts w:ascii="Times New Roman" w:eastAsia="Times New Roman" w:hAnsi="Times New Roman" w:cs="Times New Roman"/>
          </w:rPr>
          <w:t>some of the</w:t>
        </w:r>
      </w:ins>
      <w:ins w:id="2221" w:author="Benton, Deon" w:date="2026-05-12T17:00:00Z" w16du:dateUtc="2026-05-12T22:00:00Z">
        <w:r w:rsidR="0045705D" w:rsidRPr="0045705D">
          <w:rPr>
            <w:rFonts w:ascii="Times New Roman" w:eastAsia="Times New Roman" w:hAnsi="Times New Roman" w:cs="Times New Roman"/>
          </w:rPr>
          <w:t xml:space="preserve"> input information presented in th</w:t>
        </w:r>
      </w:ins>
      <w:ins w:id="2222" w:author="Benton, Deon" w:date="2026-05-15T21:34:00Z" w16du:dateUtc="2026-05-16T02:34:00Z">
        <w:r w:rsidR="00FD18C8">
          <w:rPr>
            <w:rFonts w:ascii="Times New Roman" w:eastAsia="Times New Roman" w:hAnsi="Times New Roman" w:cs="Times New Roman"/>
          </w:rPr>
          <w:t>is event</w:t>
        </w:r>
      </w:ins>
      <w:ins w:id="2223" w:author="Benton, Deon" w:date="2026-05-13T10:57:00Z" w16du:dateUtc="2026-05-13T15:57:00Z">
        <w:r w:rsidR="00B71065">
          <w:rPr>
            <w:rFonts w:ascii="Times New Roman" w:eastAsia="Times New Roman" w:hAnsi="Times New Roman" w:cs="Times New Roman"/>
          </w:rPr>
          <w:t>—</w:t>
        </w:r>
      </w:ins>
      <w:ins w:id="2224" w:author="Benton, Deon" w:date="2026-05-13T18:44:00Z" w16du:dateUtc="2026-05-13T23:44:00Z">
        <w:r w:rsidR="005C059E">
          <w:rPr>
            <w:rFonts w:ascii="Times New Roman" w:eastAsia="Times New Roman" w:hAnsi="Times New Roman" w:cs="Times New Roman"/>
          </w:rPr>
          <w:t>specifically that</w:t>
        </w:r>
      </w:ins>
      <w:ins w:id="2225" w:author="Benton, Deon" w:date="2026-05-13T10:57:00Z" w16du:dateUtc="2026-05-13T15:57:00Z">
        <w:r w:rsidR="00B71065">
          <w:rPr>
            <w:rFonts w:ascii="Times New Roman" w:eastAsia="Times New Roman" w:hAnsi="Times New Roman" w:cs="Times New Roman"/>
          </w:rPr>
          <w:t xml:space="preserve"> pertaining to </w:t>
        </w:r>
      </w:ins>
      <w:ins w:id="2226" w:author="Benton, Deon" w:date="2026-05-13T18:44:00Z" w16du:dateUtc="2026-05-13T23:44:00Z">
        <w:r w:rsidR="00903C7F">
          <w:rPr>
            <w:rFonts w:ascii="Times New Roman" w:eastAsia="Times New Roman" w:hAnsi="Times New Roman" w:cs="Times New Roman"/>
          </w:rPr>
          <w:t>a</w:t>
        </w:r>
      </w:ins>
      <w:ins w:id="2227" w:author="Benton, Deon" w:date="2026-05-24T22:02:00Z" w16du:dateUtc="2026-05-25T03:02:00Z">
        <w:r w:rsidR="007A4760">
          <w:rPr>
            <w:rFonts w:ascii="Times New Roman" w:eastAsia="Times New Roman" w:hAnsi="Times New Roman" w:cs="Times New Roman"/>
          </w:rPr>
          <w:t>n</w:t>
        </w:r>
      </w:ins>
      <w:ins w:id="2228" w:author="Benton, Deon" w:date="2026-05-13T18:44:00Z" w16du:dateUtc="2026-05-13T23:44:00Z">
        <w:r w:rsidR="00903C7F">
          <w:rPr>
            <w:rFonts w:ascii="Times New Roman" w:eastAsia="Times New Roman" w:hAnsi="Times New Roman" w:cs="Times New Roman"/>
          </w:rPr>
          <w:t xml:space="preserve"> absent obstacle</w:t>
        </w:r>
      </w:ins>
      <w:ins w:id="2229" w:author="Benton, Deon" w:date="2026-05-13T10:57:00Z" w16du:dateUtc="2026-05-13T15:57:00Z">
        <w:r w:rsidR="00B71065">
          <w:rPr>
            <w:rFonts w:ascii="Times New Roman" w:eastAsia="Times New Roman" w:hAnsi="Times New Roman" w:cs="Times New Roman"/>
          </w:rPr>
          <w:t>—</w:t>
        </w:r>
      </w:ins>
      <w:ins w:id="2230" w:author="Benton, Deon" w:date="2026-05-12T17:00:00Z" w16du:dateUtc="2026-05-12T22:00:00Z">
        <w:r w:rsidR="0045705D" w:rsidRPr="0045705D">
          <w:rPr>
            <w:rFonts w:ascii="Times New Roman" w:eastAsia="Times New Roman" w:hAnsi="Times New Roman" w:cs="Times New Roman"/>
          </w:rPr>
          <w:t>strongly activated a</w:t>
        </w:r>
      </w:ins>
      <w:ins w:id="2231" w:author="Benton, Deon" w:date="2026-05-13T10:58:00Z" w16du:dateUtc="2026-05-13T15:58:00Z">
        <w:r w:rsidR="00CA6849">
          <w:rPr>
            <w:rFonts w:ascii="Times New Roman" w:eastAsia="Times New Roman" w:hAnsi="Times New Roman" w:cs="Times New Roman"/>
          </w:rPr>
          <w:t>n</w:t>
        </w:r>
      </w:ins>
      <w:ins w:id="2232" w:author="Benton, Deon" w:date="2026-05-12T17:00:00Z" w16du:dateUtc="2026-05-12T22:00:00Z">
        <w:r w:rsidR="0045705D" w:rsidRPr="0045705D">
          <w:rPr>
            <w:rFonts w:ascii="Times New Roman" w:eastAsia="Times New Roman" w:hAnsi="Times New Roman" w:cs="Times New Roman"/>
          </w:rPr>
          <w:t xml:space="preserve"> internal representation corresponding to straight motion</w:t>
        </w:r>
      </w:ins>
      <w:ins w:id="2233" w:author="Benton, Deon" w:date="2026-05-13T10:52:00Z" w16du:dateUtc="2026-05-13T15:52:00Z">
        <w:r w:rsidR="00782CD9">
          <w:rPr>
            <w:rFonts w:ascii="Times New Roman" w:eastAsia="Times New Roman" w:hAnsi="Times New Roman" w:cs="Times New Roman"/>
          </w:rPr>
          <w:t xml:space="preserve">. </w:t>
        </w:r>
      </w:ins>
      <w:ins w:id="2234" w:author="Benton, Deon" w:date="2026-05-13T18:45:00Z" w16du:dateUtc="2026-05-13T23:45:00Z">
        <w:r w:rsidR="000A32AC">
          <w:rPr>
            <w:rFonts w:ascii="Times New Roman" w:eastAsia="Times New Roman" w:hAnsi="Times New Roman" w:cs="Times New Roman"/>
          </w:rPr>
          <w:t>T</w:t>
        </w:r>
      </w:ins>
      <w:ins w:id="2235" w:author="Benton, Deon" w:date="2026-05-13T18:46:00Z" w16du:dateUtc="2026-05-13T23:46:00Z">
        <w:r w:rsidR="000A32AC">
          <w:rPr>
            <w:rFonts w:ascii="Times New Roman" w:eastAsia="Times New Roman" w:hAnsi="Times New Roman" w:cs="Times New Roman"/>
          </w:rPr>
          <w:t xml:space="preserve">he </w:t>
        </w:r>
      </w:ins>
      <w:ins w:id="2236" w:author="Benton, Deon" w:date="2026-05-13T18:47:00Z" w16du:dateUtc="2026-05-13T23:47:00Z">
        <w:r w:rsidR="000A32AC">
          <w:rPr>
            <w:rFonts w:ascii="Times New Roman" w:eastAsia="Times New Roman" w:hAnsi="Times New Roman" w:cs="Times New Roman"/>
          </w:rPr>
          <w:t xml:space="preserve">reason for this is that </w:t>
        </w:r>
      </w:ins>
      <w:ins w:id="2237" w:author="Benton, Deon" w:date="2026-05-15T21:35:00Z" w16du:dateUtc="2026-05-16T02:35:00Z">
        <w:r w:rsidR="0015508E">
          <w:rPr>
            <w:rFonts w:ascii="Times New Roman" w:eastAsia="Times New Roman" w:hAnsi="Times New Roman" w:cs="Times New Roman"/>
          </w:rPr>
          <w:t xml:space="preserve">networks learned to associate the </w:t>
        </w:r>
        <w:r w:rsidR="0015508E">
          <w:rPr>
            <w:rFonts w:ascii="Times New Roman" w:eastAsia="Times New Roman" w:hAnsi="Times New Roman" w:cs="Times New Roman"/>
            <w:i/>
            <w:iCs/>
          </w:rPr>
          <w:t xml:space="preserve">absence </w:t>
        </w:r>
        <w:r w:rsidR="0015508E">
          <w:rPr>
            <w:rFonts w:ascii="Times New Roman" w:eastAsia="Times New Roman" w:hAnsi="Times New Roman" w:cs="Times New Roman"/>
          </w:rPr>
          <w:t>of obstacles with straight motion during the pretraining phases</w:t>
        </w:r>
      </w:ins>
      <w:ins w:id="2238" w:author="Benton, Deon" w:date="2026-05-13T18:47:00Z" w16du:dateUtc="2026-05-13T23:47:00Z">
        <w:r w:rsidR="000A32AC">
          <w:rPr>
            <w:rFonts w:ascii="Times New Roman" w:eastAsia="Times New Roman" w:hAnsi="Times New Roman" w:cs="Times New Roman"/>
          </w:rPr>
          <w:t xml:space="preserve">. </w:t>
        </w:r>
      </w:ins>
      <w:ins w:id="2239" w:author="Benton, Deon" w:date="2026-05-13T18:48:00Z" w16du:dateUtc="2026-05-13T23:48:00Z">
        <w:r w:rsidR="000A32AC">
          <w:rPr>
            <w:rFonts w:ascii="Times New Roman" w:eastAsia="Times New Roman" w:hAnsi="Times New Roman" w:cs="Times New Roman"/>
          </w:rPr>
          <w:t>Ultimately, however, this</w:t>
        </w:r>
      </w:ins>
      <w:ins w:id="2240" w:author="Benton, Deon" w:date="2026-05-13T18:50:00Z" w16du:dateUtc="2026-05-13T23:50:00Z">
        <w:r w:rsidR="00FC61E6">
          <w:rPr>
            <w:rFonts w:ascii="Times New Roman" w:eastAsia="Times New Roman" w:hAnsi="Times New Roman" w:cs="Times New Roman"/>
          </w:rPr>
          <w:t xml:space="preserve"> learned association</w:t>
        </w:r>
      </w:ins>
      <w:ins w:id="2241" w:author="Benton, Deon" w:date="2026-05-13T18:48:00Z" w16du:dateUtc="2026-05-13T23:48:00Z">
        <w:r w:rsidR="000A32AC">
          <w:rPr>
            <w:rFonts w:ascii="Times New Roman" w:eastAsia="Times New Roman" w:hAnsi="Times New Roman" w:cs="Times New Roman"/>
          </w:rPr>
          <w:t xml:space="preserve"> was at</w:t>
        </w:r>
      </w:ins>
      <w:ins w:id="2242" w:author="Benton, Deon" w:date="2026-05-12T17:00:00Z" w16du:dateUtc="2026-05-12T22:00:00Z">
        <w:r w:rsidR="0045705D" w:rsidRPr="0045705D">
          <w:rPr>
            <w:rFonts w:ascii="Times New Roman" w:eastAsia="Times New Roman" w:hAnsi="Times New Roman" w:cs="Times New Roman"/>
          </w:rPr>
          <w:t xml:space="preserve"> odds with the</w:t>
        </w:r>
      </w:ins>
      <w:ins w:id="2243" w:author="Benton, Deon" w:date="2026-05-13T18:53:00Z" w16du:dateUtc="2026-05-13T23:53:00Z">
        <w:r w:rsidR="00C14E54">
          <w:rPr>
            <w:rFonts w:ascii="Times New Roman" w:eastAsia="Times New Roman" w:hAnsi="Times New Roman" w:cs="Times New Roman"/>
          </w:rPr>
          <w:t xml:space="preserve"> </w:t>
        </w:r>
      </w:ins>
      <w:ins w:id="2244" w:author="Benton, Deon" w:date="2026-05-15T21:36:00Z" w16du:dateUtc="2026-05-16T02:36:00Z">
        <w:r w:rsidR="00060832">
          <w:rPr>
            <w:rFonts w:ascii="Times New Roman" w:eastAsia="Times New Roman" w:hAnsi="Times New Roman" w:cs="Times New Roman"/>
          </w:rPr>
          <w:t xml:space="preserve">visual </w:t>
        </w:r>
      </w:ins>
      <w:ins w:id="2245" w:author="Benton, Deon" w:date="2026-05-13T18:53:00Z" w16du:dateUtc="2026-05-13T23:53:00Z">
        <w:r w:rsidR="00C14E54">
          <w:rPr>
            <w:rFonts w:ascii="Times New Roman" w:eastAsia="Times New Roman" w:hAnsi="Times New Roman" w:cs="Times New Roman"/>
          </w:rPr>
          <w:t>information presented in</w:t>
        </w:r>
      </w:ins>
      <w:ins w:id="2246" w:author="Benton, Deon" w:date="2026-05-12T17:00:00Z" w16du:dateUtc="2026-05-12T22:00:00Z">
        <w:r w:rsidR="0045705D" w:rsidRPr="0045705D">
          <w:rPr>
            <w:rFonts w:ascii="Times New Roman" w:eastAsia="Times New Roman" w:hAnsi="Times New Roman" w:cs="Times New Roman"/>
          </w:rPr>
          <w:t xml:space="preserve"> the </w:t>
        </w:r>
      </w:ins>
      <w:ins w:id="2247" w:author="Benton, Deon" w:date="2026-05-13T18:48:00Z" w16du:dateUtc="2026-05-13T23:48:00Z">
        <w:r w:rsidR="00FC61E6">
          <w:rPr>
            <w:rFonts w:ascii="Times New Roman" w:eastAsia="Times New Roman" w:hAnsi="Times New Roman" w:cs="Times New Roman"/>
          </w:rPr>
          <w:t>Inconsistent test event</w:t>
        </w:r>
      </w:ins>
      <w:ins w:id="2248" w:author="Benton, Deon" w:date="2026-05-13T18:54:00Z" w16du:dateUtc="2026-05-13T23:54:00Z">
        <w:r w:rsidR="00C14E54">
          <w:rPr>
            <w:rFonts w:ascii="Times New Roman" w:eastAsia="Times New Roman" w:hAnsi="Times New Roman" w:cs="Times New Roman"/>
          </w:rPr>
          <w:t>—</w:t>
        </w:r>
      </w:ins>
      <w:ins w:id="2249" w:author="Benton, Deon" w:date="2026-05-13T18:56:00Z" w16du:dateUtc="2026-05-13T23:56:00Z">
        <w:r w:rsidR="00C14E54">
          <w:rPr>
            <w:rFonts w:ascii="Times New Roman" w:eastAsia="Times New Roman" w:hAnsi="Times New Roman" w:cs="Times New Roman"/>
          </w:rPr>
          <w:t xml:space="preserve">this event presented networks </w:t>
        </w:r>
      </w:ins>
      <w:ins w:id="2250" w:author="Benton, Deon" w:date="2026-05-13T18:58:00Z" w16du:dateUtc="2026-05-13T23:58:00Z">
        <w:r w:rsidR="00C14E54">
          <w:rPr>
            <w:rFonts w:ascii="Times New Roman" w:eastAsia="Times New Roman" w:hAnsi="Times New Roman" w:cs="Times New Roman"/>
          </w:rPr>
          <w:t>with barrierless</w:t>
        </w:r>
      </w:ins>
      <w:ins w:id="2251" w:author="Benton, Deon" w:date="2026-05-12T17:00:00Z" w16du:dateUtc="2026-05-12T22:00:00Z">
        <w:r w:rsidR="0045705D" w:rsidRPr="0045705D">
          <w:rPr>
            <w:rFonts w:ascii="Times New Roman" w:eastAsia="Times New Roman" w:hAnsi="Times New Roman" w:cs="Times New Roman"/>
          </w:rPr>
          <w:t xml:space="preserve"> curved motion. </w:t>
        </w:r>
      </w:ins>
      <w:ins w:id="2252" w:author="Benton, Deon" w:date="2026-05-13T18:57:00Z" w16du:dateUtc="2026-05-13T23:57:00Z">
        <w:r w:rsidR="00C14E54">
          <w:rPr>
            <w:rFonts w:ascii="Times New Roman" w:eastAsia="Times New Roman" w:hAnsi="Times New Roman" w:cs="Times New Roman"/>
          </w:rPr>
          <w:t>This discrepancy between what networks were shown and what they</w:t>
        </w:r>
      </w:ins>
      <w:ins w:id="2253" w:author="Benton, Deon" w:date="2026-05-13T18:58:00Z" w16du:dateUtc="2026-05-13T23:58:00Z">
        <w:r w:rsidR="00C14E54">
          <w:rPr>
            <w:rFonts w:ascii="Times New Roman" w:eastAsia="Times New Roman" w:hAnsi="Times New Roman" w:cs="Times New Roman"/>
          </w:rPr>
          <w:t xml:space="preserve"> expected</w:t>
        </w:r>
      </w:ins>
      <w:ins w:id="2254" w:author="Benton, Deon" w:date="2026-05-15T21:37:00Z" w16du:dateUtc="2026-05-16T02:37:00Z">
        <w:r w:rsidR="00880C9B">
          <w:rPr>
            <w:rFonts w:ascii="Times New Roman" w:eastAsia="Times New Roman" w:hAnsi="Times New Roman" w:cs="Times New Roman"/>
          </w:rPr>
          <w:t>, in turn,</w:t>
        </w:r>
      </w:ins>
      <w:ins w:id="2255" w:author="Benton, Deon" w:date="2026-05-12T17:00:00Z" w16du:dateUtc="2026-05-12T22:00:00Z">
        <w:r w:rsidR="0045705D" w:rsidRPr="0045705D">
          <w:rPr>
            <w:rFonts w:ascii="Times New Roman" w:eastAsia="Times New Roman" w:hAnsi="Times New Roman" w:cs="Times New Roman"/>
          </w:rPr>
          <w:t xml:space="preserve"> </w:t>
        </w:r>
      </w:ins>
      <w:ins w:id="2256" w:author="Benton, Deon" w:date="2026-05-15T21:36:00Z" w16du:dateUtc="2026-05-16T02:36:00Z">
        <w:r w:rsidR="00880C9B">
          <w:rPr>
            <w:rFonts w:ascii="Times New Roman" w:eastAsia="Times New Roman" w:hAnsi="Times New Roman" w:cs="Times New Roman"/>
          </w:rPr>
          <w:t>resulted</w:t>
        </w:r>
      </w:ins>
      <w:ins w:id="2257" w:author="Benton, Deon" w:date="2026-05-12T17:00:00Z" w16du:dateUtc="2026-05-12T22:00:00Z">
        <w:r w:rsidR="0045705D" w:rsidRPr="0045705D">
          <w:rPr>
            <w:rFonts w:ascii="Times New Roman" w:eastAsia="Times New Roman" w:hAnsi="Times New Roman" w:cs="Times New Roman"/>
          </w:rPr>
          <w:t xml:space="preserve"> </w:t>
        </w:r>
      </w:ins>
      <w:ins w:id="2258" w:author="Benton, Deon" w:date="2026-05-15T21:37:00Z" w16du:dateUtc="2026-05-16T02:37:00Z">
        <w:r w:rsidR="002824DD">
          <w:rPr>
            <w:rFonts w:ascii="Times New Roman" w:eastAsia="Times New Roman" w:hAnsi="Times New Roman" w:cs="Times New Roman"/>
          </w:rPr>
          <w:t xml:space="preserve">in </w:t>
        </w:r>
      </w:ins>
      <w:ins w:id="2259" w:author="Benton, Deon" w:date="2026-05-12T17:00:00Z" w16du:dateUtc="2026-05-12T22:00:00Z">
        <w:r w:rsidR="0045705D" w:rsidRPr="0045705D">
          <w:rPr>
            <w:rFonts w:ascii="Times New Roman" w:eastAsia="Times New Roman" w:hAnsi="Times New Roman" w:cs="Times New Roman"/>
          </w:rPr>
          <w:t>multiple sources of error.</w:t>
        </w:r>
      </w:ins>
      <w:ins w:id="2260" w:author="Benton, Deon" w:date="2026-05-13T19:00:00Z" w16du:dateUtc="2026-05-14T00:00:00Z">
        <w:r w:rsidR="00C14E54">
          <w:rPr>
            <w:rFonts w:ascii="Times New Roman" w:eastAsia="Times New Roman" w:hAnsi="Times New Roman" w:cs="Times New Roman"/>
          </w:rPr>
          <w:t xml:space="preserve"> One </w:t>
        </w:r>
      </w:ins>
      <w:ins w:id="2261" w:author="Benton, Deon" w:date="2026-05-13T19:03:00Z" w16du:dateUtc="2026-05-14T00:03:00Z">
        <w:r w:rsidR="007C0E1B">
          <w:rPr>
            <w:rFonts w:ascii="Times New Roman" w:eastAsia="Times New Roman" w:hAnsi="Times New Roman" w:cs="Times New Roman"/>
          </w:rPr>
          <w:t>source</w:t>
        </w:r>
      </w:ins>
      <w:ins w:id="2262" w:author="Benton, Deon" w:date="2026-05-13T19:00:00Z" w16du:dateUtc="2026-05-14T00:00:00Z">
        <w:r w:rsidR="00C14E54">
          <w:rPr>
            <w:rFonts w:ascii="Times New Roman" w:eastAsia="Times New Roman" w:hAnsi="Times New Roman" w:cs="Times New Roman"/>
          </w:rPr>
          <w:t xml:space="preserve"> of error </w:t>
        </w:r>
      </w:ins>
      <w:ins w:id="2263" w:author="Benton, Deon" w:date="2026-05-15T21:38:00Z" w16du:dateUtc="2026-05-16T02:38:00Z">
        <w:r w:rsidR="00DF2953">
          <w:rPr>
            <w:rFonts w:ascii="Times New Roman" w:eastAsia="Times New Roman" w:hAnsi="Times New Roman" w:cs="Times New Roman"/>
          </w:rPr>
          <w:t>was networks’ erroneous</w:t>
        </w:r>
      </w:ins>
      <w:ins w:id="2264" w:author="Benton, Deon" w:date="2026-05-12T17:00:00Z" w16du:dateUtc="2026-05-12T22:00:00Z">
        <w:r w:rsidR="0045705D" w:rsidRPr="0045705D">
          <w:rPr>
            <w:rFonts w:ascii="Times New Roman" w:eastAsia="Times New Roman" w:hAnsi="Times New Roman" w:cs="Times New Roman"/>
          </w:rPr>
          <w:t xml:space="preserve"> </w:t>
        </w:r>
      </w:ins>
      <w:ins w:id="2265" w:author="Benton, Deon" w:date="2026-05-15T21:38:00Z" w16du:dateUtc="2026-05-16T02:38:00Z">
        <w:r w:rsidR="00DF2953">
          <w:rPr>
            <w:rFonts w:ascii="Times New Roman" w:eastAsia="Times New Roman" w:hAnsi="Times New Roman" w:cs="Times New Roman"/>
          </w:rPr>
          <w:t>prediction of</w:t>
        </w:r>
      </w:ins>
      <w:ins w:id="2266" w:author="Benton, Deon" w:date="2026-05-24T22:03:00Z" w16du:dateUtc="2026-05-25T03:03:00Z">
        <w:r w:rsidR="007A4760">
          <w:rPr>
            <w:rFonts w:ascii="Times New Roman" w:eastAsia="Times New Roman" w:hAnsi="Times New Roman" w:cs="Times New Roman"/>
          </w:rPr>
          <w:t xml:space="preserve"> the unobserved</w:t>
        </w:r>
      </w:ins>
      <w:ins w:id="2267" w:author="Benton, Deon" w:date="2026-05-15T21:38:00Z" w16du:dateUtc="2026-05-16T02:38:00Z">
        <w:r w:rsidR="00DF2953">
          <w:rPr>
            <w:rFonts w:ascii="Times New Roman" w:eastAsia="Times New Roman" w:hAnsi="Times New Roman" w:cs="Times New Roman"/>
          </w:rPr>
          <w:t xml:space="preserve"> straight</w:t>
        </w:r>
      </w:ins>
      <w:ins w:id="2268" w:author="Benton, Deon" w:date="2026-05-24T22:03:00Z" w16du:dateUtc="2026-05-25T03:03:00Z">
        <w:r w:rsidR="007A4760">
          <w:rPr>
            <w:rFonts w:ascii="Times New Roman" w:eastAsia="Times New Roman" w:hAnsi="Times New Roman" w:cs="Times New Roman"/>
          </w:rPr>
          <w:t xml:space="preserve"> rather than the curved</w:t>
        </w:r>
      </w:ins>
      <w:ins w:id="2269" w:author="Benton, Deon" w:date="2026-05-15T21:40:00Z" w16du:dateUtc="2026-05-16T02:40:00Z">
        <w:r w:rsidR="00C201B3">
          <w:rPr>
            <w:rFonts w:ascii="Times New Roman" w:eastAsia="Times New Roman" w:hAnsi="Times New Roman" w:cs="Times New Roman"/>
          </w:rPr>
          <w:t xml:space="preserve"> </w:t>
        </w:r>
      </w:ins>
      <w:ins w:id="2270" w:author="Benton, Deon" w:date="2026-05-12T17:00:00Z" w16du:dateUtc="2026-05-12T22:00:00Z">
        <w:r w:rsidR="0045705D" w:rsidRPr="0045705D">
          <w:rPr>
            <w:rFonts w:ascii="Times New Roman" w:eastAsia="Times New Roman" w:hAnsi="Times New Roman" w:cs="Times New Roman"/>
          </w:rPr>
          <w:t>motion</w:t>
        </w:r>
      </w:ins>
      <w:ins w:id="2271" w:author="Benton, Deon" w:date="2026-05-13T19:03:00Z" w16du:dateUtc="2026-05-14T00:03:00Z">
        <w:r w:rsidR="007C0E1B">
          <w:rPr>
            <w:rFonts w:ascii="Times New Roman" w:eastAsia="Times New Roman" w:hAnsi="Times New Roman" w:cs="Times New Roman"/>
          </w:rPr>
          <w:t xml:space="preserve">. </w:t>
        </w:r>
        <w:r w:rsidR="007C0E1B" w:rsidRPr="007C0E1B">
          <w:rPr>
            <w:rFonts w:ascii="Times New Roman" w:eastAsia="Times New Roman" w:hAnsi="Times New Roman" w:cs="Times New Roman"/>
          </w:rPr>
          <w:t xml:space="preserve">Another </w:t>
        </w:r>
      </w:ins>
      <w:ins w:id="2272" w:author="Benton, Deon" w:date="2026-05-15T21:39:00Z" w16du:dateUtc="2026-05-16T02:39:00Z">
        <w:r w:rsidR="00972845">
          <w:rPr>
            <w:rFonts w:ascii="Times New Roman" w:eastAsia="Times New Roman" w:hAnsi="Times New Roman" w:cs="Times New Roman"/>
          </w:rPr>
          <w:t>was</w:t>
        </w:r>
      </w:ins>
      <w:ins w:id="2273" w:author="Benton, Deon" w:date="2026-05-13T19:03:00Z" w16du:dateUtc="2026-05-14T00:03:00Z">
        <w:r w:rsidR="007C0E1B" w:rsidRPr="007C0E1B">
          <w:rPr>
            <w:rFonts w:ascii="Times New Roman" w:eastAsia="Times New Roman" w:hAnsi="Times New Roman" w:cs="Times New Roman"/>
          </w:rPr>
          <w:t xml:space="preserve"> </w:t>
        </w:r>
      </w:ins>
      <w:ins w:id="2274" w:author="Benton, Deon" w:date="2026-05-13T19:08:00Z" w16du:dateUtc="2026-05-14T00:08:00Z">
        <w:r w:rsidR="007C0E1B">
          <w:rPr>
            <w:rFonts w:ascii="Times New Roman" w:eastAsia="Times New Roman" w:hAnsi="Times New Roman" w:cs="Times New Roman"/>
          </w:rPr>
          <w:t xml:space="preserve">networks’ </w:t>
        </w:r>
      </w:ins>
      <w:ins w:id="2275" w:author="Benton, Deon" w:date="2026-05-15T21:39:00Z" w16du:dateUtc="2026-05-16T02:39:00Z">
        <w:r w:rsidR="00972845">
          <w:rPr>
            <w:rFonts w:ascii="Times New Roman" w:eastAsia="Times New Roman" w:hAnsi="Times New Roman" w:cs="Times New Roman"/>
          </w:rPr>
          <w:t>mistaken</w:t>
        </w:r>
      </w:ins>
      <w:ins w:id="2276" w:author="Benton, Deon" w:date="2026-05-13T19:09:00Z" w16du:dateUtc="2026-05-14T00:09:00Z">
        <w:r w:rsidR="007C0E1B">
          <w:rPr>
            <w:rFonts w:ascii="Times New Roman" w:eastAsia="Times New Roman" w:hAnsi="Times New Roman" w:cs="Times New Roman"/>
          </w:rPr>
          <w:t xml:space="preserve"> prediction of</w:t>
        </w:r>
      </w:ins>
      <w:ins w:id="2277" w:author="Benton, Deon" w:date="2026-05-13T19:06:00Z" w16du:dateUtc="2026-05-14T00:06:00Z">
        <w:r w:rsidR="007C0E1B">
          <w:rPr>
            <w:rFonts w:ascii="Times New Roman" w:eastAsia="Times New Roman" w:hAnsi="Times New Roman" w:cs="Times New Roman"/>
          </w:rPr>
          <w:t xml:space="preserve"> </w:t>
        </w:r>
      </w:ins>
      <w:ins w:id="2278" w:author="Benton, Deon" w:date="2026-05-24T22:04:00Z" w16du:dateUtc="2026-05-25T03:04:00Z">
        <w:r w:rsidR="007A4760">
          <w:rPr>
            <w:rFonts w:ascii="Times New Roman" w:eastAsia="Times New Roman" w:hAnsi="Times New Roman" w:cs="Times New Roman"/>
          </w:rPr>
          <w:t xml:space="preserve">the unobserved </w:t>
        </w:r>
      </w:ins>
      <w:ins w:id="2279" w:author="Benton, Deon" w:date="2026-05-13T19:06:00Z" w16du:dateUtc="2026-05-14T00:06:00Z">
        <w:r w:rsidR="007C0E1B">
          <w:rPr>
            <w:rFonts w:ascii="Times New Roman" w:eastAsia="Times New Roman" w:hAnsi="Times New Roman" w:cs="Times New Roman"/>
          </w:rPr>
          <w:t>no vertical clearance</w:t>
        </w:r>
      </w:ins>
      <w:ins w:id="2280" w:author="Benton, Deon" w:date="2026-05-24T22:04:00Z" w16du:dateUtc="2026-05-25T03:04:00Z">
        <w:r w:rsidR="007A4760">
          <w:rPr>
            <w:rFonts w:ascii="Times New Roman" w:eastAsia="Times New Roman" w:hAnsi="Times New Roman" w:cs="Times New Roman"/>
          </w:rPr>
          <w:t xml:space="preserve"> rather</w:t>
        </w:r>
      </w:ins>
      <w:ins w:id="2281" w:author="Benton, Deon" w:date="2026-05-13T19:07:00Z" w16du:dateUtc="2026-05-14T00:07:00Z">
        <w:r w:rsidR="007C0E1B">
          <w:rPr>
            <w:rFonts w:ascii="Times New Roman" w:eastAsia="Times New Roman" w:hAnsi="Times New Roman" w:cs="Times New Roman"/>
          </w:rPr>
          <w:t xml:space="preserve"> than </w:t>
        </w:r>
      </w:ins>
      <w:ins w:id="2282" w:author="Benton, Deon" w:date="2026-05-24T22:04:00Z" w16du:dateUtc="2026-05-25T03:04:00Z">
        <w:r w:rsidR="007A4760">
          <w:rPr>
            <w:rFonts w:ascii="Times New Roman" w:eastAsia="Times New Roman" w:hAnsi="Times New Roman" w:cs="Times New Roman"/>
          </w:rPr>
          <w:t>the observed</w:t>
        </w:r>
      </w:ins>
      <w:ins w:id="2283" w:author="Benton, Deon" w:date="2026-05-13T19:10:00Z" w16du:dateUtc="2026-05-14T00:10:00Z">
        <w:r w:rsidR="007C0E1B">
          <w:rPr>
            <w:rFonts w:ascii="Times New Roman" w:eastAsia="Times New Roman" w:hAnsi="Times New Roman" w:cs="Times New Roman"/>
          </w:rPr>
          <w:t xml:space="preserve"> </w:t>
        </w:r>
      </w:ins>
      <w:ins w:id="2284" w:author="Benton, Deon" w:date="2026-05-13T19:07:00Z" w16du:dateUtc="2026-05-14T00:07:00Z">
        <w:r w:rsidR="007C0E1B">
          <w:rPr>
            <w:rFonts w:ascii="Times New Roman" w:eastAsia="Times New Roman" w:hAnsi="Times New Roman" w:cs="Times New Roman"/>
          </w:rPr>
          <w:t>large vertical clearance</w:t>
        </w:r>
      </w:ins>
      <w:ins w:id="2285" w:author="Benton, Deon" w:date="2026-05-13T19:10:00Z" w16du:dateUtc="2026-05-14T00:10:00Z">
        <w:r w:rsidR="007C0E1B">
          <w:rPr>
            <w:rFonts w:ascii="Times New Roman" w:eastAsia="Times New Roman" w:hAnsi="Times New Roman" w:cs="Times New Roman"/>
          </w:rPr>
          <w:t xml:space="preserve">. </w:t>
        </w:r>
      </w:ins>
      <w:ins w:id="2286" w:author="Benton, Deon" w:date="2026-05-13T19:07:00Z" w16du:dateUtc="2026-05-14T00:07:00Z">
        <w:r w:rsidR="007C0E1B">
          <w:rPr>
            <w:rFonts w:ascii="Times New Roman" w:eastAsia="Times New Roman" w:hAnsi="Times New Roman" w:cs="Times New Roman"/>
          </w:rPr>
          <w:t xml:space="preserve"> </w:t>
        </w:r>
      </w:ins>
      <w:ins w:id="2287" w:author="Benton, Deon" w:date="2026-05-24T22:05:00Z" w16du:dateUtc="2026-05-25T03:05:00Z">
        <w:r w:rsidR="007A4760">
          <w:rPr>
            <w:rFonts w:ascii="Times New Roman" w:eastAsia="Times New Roman" w:hAnsi="Times New Roman" w:cs="Times New Roman"/>
          </w:rPr>
          <w:t>By contrast, the</w:t>
        </w:r>
      </w:ins>
      <w:ins w:id="2288" w:author="Benton, Deon" w:date="2026-05-12T17:00:00Z" w16du:dateUtc="2026-05-12T22:00:00Z">
        <w:r w:rsidR="0045705D" w:rsidRPr="0045705D">
          <w:rPr>
            <w:rFonts w:ascii="Times New Roman" w:eastAsia="Times New Roman" w:hAnsi="Times New Roman" w:cs="Times New Roman"/>
          </w:rPr>
          <w:t xml:space="preserve"> High, inefficient test event produced comparatively less error because </w:t>
        </w:r>
      </w:ins>
      <w:ins w:id="2289" w:author="Benton, Deon" w:date="2026-05-13T19:10:00Z" w16du:dateUtc="2026-05-14T00:10:00Z">
        <w:r w:rsidR="003745B9">
          <w:rPr>
            <w:rFonts w:ascii="Times New Roman" w:eastAsia="Times New Roman" w:hAnsi="Times New Roman" w:cs="Times New Roman"/>
          </w:rPr>
          <w:t>the input information associated w</w:t>
        </w:r>
      </w:ins>
      <w:ins w:id="2290" w:author="Benton, Deon" w:date="2026-05-13T19:11:00Z" w16du:dateUtc="2026-05-14T00:11:00Z">
        <w:r w:rsidR="003745B9">
          <w:rPr>
            <w:rFonts w:ascii="Times New Roman" w:eastAsia="Times New Roman" w:hAnsi="Times New Roman" w:cs="Times New Roman"/>
          </w:rPr>
          <w:t xml:space="preserve">ith this event </w:t>
        </w:r>
      </w:ins>
      <w:ins w:id="2291" w:author="Benton, Deon" w:date="2026-05-12T17:00:00Z" w16du:dateUtc="2026-05-12T22:00:00Z">
        <w:r w:rsidR="0045705D" w:rsidRPr="0045705D">
          <w:rPr>
            <w:rFonts w:ascii="Times New Roman" w:eastAsia="Times New Roman" w:hAnsi="Times New Roman" w:cs="Times New Roman"/>
          </w:rPr>
          <w:t>was</w:t>
        </w:r>
      </w:ins>
      <w:ins w:id="2292" w:author="Benton, Deon" w:date="2026-05-13T19:11:00Z" w16du:dateUtc="2026-05-14T00:11:00Z">
        <w:r w:rsidR="003745B9">
          <w:rPr>
            <w:rFonts w:ascii="Times New Roman" w:eastAsia="Times New Roman" w:hAnsi="Times New Roman" w:cs="Times New Roman"/>
          </w:rPr>
          <w:t xml:space="preserve"> much more</w:t>
        </w:r>
      </w:ins>
      <w:ins w:id="2293" w:author="Benton, Deon" w:date="2026-05-12T17:00:00Z" w16du:dateUtc="2026-05-12T22:00:00Z">
        <w:r w:rsidR="0045705D" w:rsidRPr="0045705D">
          <w:rPr>
            <w:rFonts w:ascii="Times New Roman" w:eastAsia="Times New Roman" w:hAnsi="Times New Roman" w:cs="Times New Roman"/>
          </w:rPr>
          <w:t xml:space="preserve"> consistent with</w:t>
        </w:r>
      </w:ins>
      <w:ins w:id="2294" w:author="Benton, Deon" w:date="2026-05-13T19:11:00Z" w16du:dateUtc="2026-05-14T00:11:00Z">
        <w:r w:rsidR="00870BB3">
          <w:rPr>
            <w:rFonts w:ascii="Times New Roman" w:eastAsia="Times New Roman" w:hAnsi="Times New Roman" w:cs="Times New Roman"/>
          </w:rPr>
          <w:t xml:space="preserve"> that encountered during pretraining</w:t>
        </w:r>
      </w:ins>
      <w:ins w:id="2295" w:author="Benton, Deon" w:date="2026-05-13T19:13:00Z" w16du:dateUtc="2026-05-14T00:13:00Z">
        <w:r w:rsidR="00870BB3" w:rsidRPr="00870BB3">
          <w:rPr>
            <w:rFonts w:ascii="Times New Roman" w:eastAsia="Times New Roman" w:hAnsi="Times New Roman" w:cs="Times New Roman"/>
          </w:rPr>
          <w:t xml:space="preserve">. </w:t>
        </w:r>
      </w:ins>
      <w:ins w:id="2296" w:author="Benton, Deon" w:date="2026-05-15T21:41:00Z" w16du:dateUtc="2026-05-16T02:41:00Z">
        <w:r w:rsidR="00645AFD">
          <w:rPr>
            <w:rFonts w:ascii="Times New Roman" w:eastAsia="Times New Roman" w:hAnsi="Times New Roman" w:cs="Times New Roman"/>
          </w:rPr>
          <w:t>As such, there were fewer c</w:t>
        </w:r>
      </w:ins>
      <w:ins w:id="2297" w:author="Benton, Deon" w:date="2026-05-15T21:42:00Z" w16du:dateUtc="2026-05-16T02:42:00Z">
        <w:r w:rsidR="00645AFD">
          <w:rPr>
            <w:rFonts w:ascii="Times New Roman" w:eastAsia="Times New Roman" w:hAnsi="Times New Roman" w:cs="Times New Roman"/>
          </w:rPr>
          <w:t xml:space="preserve">ontributors </w:t>
        </w:r>
        <w:r w:rsidR="007146A4">
          <w:rPr>
            <w:rFonts w:ascii="Times New Roman" w:eastAsia="Times New Roman" w:hAnsi="Times New Roman" w:cs="Times New Roman"/>
          </w:rPr>
          <w:t>to error for this event than the inefficient one.</w:t>
        </w:r>
      </w:ins>
      <w:ins w:id="2298" w:author="Benton, Deon" w:date="2026-05-13T19:13:00Z" w16du:dateUtc="2026-05-14T00:13:00Z">
        <w:r w:rsidR="00870BB3" w:rsidRPr="00870BB3">
          <w:rPr>
            <w:rFonts w:ascii="Times New Roman" w:eastAsia="Times New Roman" w:hAnsi="Times New Roman" w:cs="Times New Roman"/>
          </w:rPr>
          <w:t xml:space="preserve"> </w:t>
        </w:r>
      </w:ins>
      <w:ins w:id="2299" w:author="Benton, Deon" w:date="2026-05-15T21:41:00Z" w16du:dateUtc="2026-05-16T02:41:00Z">
        <w:r w:rsidR="00645AFD">
          <w:rPr>
            <w:rFonts w:ascii="Times New Roman" w:eastAsia="Times New Roman" w:hAnsi="Times New Roman" w:cs="Times New Roman"/>
          </w:rPr>
          <w:t xml:space="preserve">The </w:t>
        </w:r>
      </w:ins>
      <w:ins w:id="2300" w:author="Benton, Deon" w:date="2026-05-15T21:42:00Z" w16du:dateUtc="2026-05-16T02:42:00Z">
        <w:r w:rsidR="007146A4">
          <w:rPr>
            <w:rFonts w:ascii="Times New Roman" w:eastAsia="Times New Roman" w:hAnsi="Times New Roman" w:cs="Times New Roman"/>
          </w:rPr>
          <w:t xml:space="preserve">contributors </w:t>
        </w:r>
      </w:ins>
      <w:ins w:id="2301" w:author="Benton, Deon" w:date="2026-05-15T21:41:00Z" w16du:dateUtc="2026-05-16T02:41:00Z">
        <w:r w:rsidR="00645AFD">
          <w:rPr>
            <w:rFonts w:ascii="Times New Roman" w:eastAsia="Times New Roman" w:hAnsi="Times New Roman" w:cs="Times New Roman"/>
          </w:rPr>
          <w:t xml:space="preserve">for this event were discussed in Simulation 4. </w:t>
        </w:r>
      </w:ins>
      <w:ins w:id="2302" w:author="Benton, Deon" w:date="2026-05-14T18:44:00Z" w16du:dateUtc="2026-05-14T23:44:00Z">
        <w:r w:rsidR="001A0F8D" w:rsidRPr="001A0F8D">
          <w:rPr>
            <w:rFonts w:ascii="Times New Roman" w:eastAsia="Times New Roman" w:hAnsi="Times New Roman" w:cs="Times New Roman"/>
          </w:rPr>
          <w:t xml:space="preserve"> </w:t>
        </w:r>
      </w:ins>
    </w:p>
    <w:p w14:paraId="7574BB23" w14:textId="71957BAA" w:rsidR="007968B5" w:rsidRDefault="009E0417" w:rsidP="007A4760">
      <w:pPr>
        <w:tabs>
          <w:tab w:val="left" w:pos="7378"/>
        </w:tabs>
        <w:spacing w:line="480" w:lineRule="auto"/>
        <w:ind w:firstLine="720"/>
        <w:contextualSpacing/>
        <w:rPr>
          <w:ins w:id="2303" w:author="Benton, Deon" w:date="2026-05-15T19:21:00Z" w16du:dateUtc="2026-05-16T00:21:00Z"/>
          <w:rFonts w:ascii="Times New Roman" w:eastAsia="Times New Roman" w:hAnsi="Times New Roman" w:cs="Times New Roman"/>
        </w:rPr>
      </w:pPr>
      <w:ins w:id="2304" w:author="Benton, Deon" w:date="2026-05-15T18:06:00Z" w16du:dateUtc="2026-05-15T23:06:00Z">
        <w:r>
          <w:rPr>
            <w:rFonts w:ascii="Times New Roman" w:eastAsia="Times New Roman" w:hAnsi="Times New Roman" w:cs="Times New Roman"/>
          </w:rPr>
          <w:t xml:space="preserve">Beyond </w:t>
        </w:r>
      </w:ins>
      <w:ins w:id="2305" w:author="Benton, Deon" w:date="2026-05-24T22:06:00Z" w16du:dateUtc="2026-05-25T03:06:00Z">
        <w:r w:rsidR="007A4760">
          <w:rPr>
            <w:rFonts w:ascii="Times New Roman" w:eastAsia="Times New Roman" w:hAnsi="Times New Roman" w:cs="Times New Roman"/>
          </w:rPr>
          <w:t>these mechanistic details</w:t>
        </w:r>
      </w:ins>
      <w:ins w:id="2306" w:author="Benton, Deon" w:date="2026-05-15T18:06:00Z" w16du:dateUtc="2026-05-15T23:06:00Z">
        <w:r>
          <w:rPr>
            <w:rFonts w:ascii="Times New Roman" w:eastAsia="Times New Roman" w:hAnsi="Times New Roman" w:cs="Times New Roman"/>
          </w:rPr>
          <w:t xml:space="preserve">, </w:t>
        </w:r>
      </w:ins>
      <w:ins w:id="2307" w:author="Benton, Deon" w:date="2026-05-24T22:06:00Z" w16du:dateUtc="2026-05-25T03:06:00Z">
        <w:r w:rsidR="007A4760">
          <w:rPr>
            <w:rFonts w:ascii="Times New Roman" w:eastAsia="Times New Roman" w:hAnsi="Times New Roman" w:cs="Times New Roman"/>
          </w:rPr>
          <w:t>the current results</w:t>
        </w:r>
      </w:ins>
      <w:ins w:id="2308" w:author="Benton, Deon" w:date="2026-05-15T18:09:00Z" w16du:dateUtc="2026-05-15T23:09:00Z">
        <w:r>
          <w:rPr>
            <w:rFonts w:ascii="Times New Roman" w:eastAsia="Times New Roman" w:hAnsi="Times New Roman" w:cs="Times New Roman"/>
          </w:rPr>
          <w:t xml:space="preserve"> are theoretically significant because </w:t>
        </w:r>
      </w:ins>
      <w:ins w:id="2309" w:author="Benton, Deon" w:date="2026-05-24T22:06:00Z" w16du:dateUtc="2026-05-25T03:06:00Z">
        <w:r w:rsidR="007A4760">
          <w:rPr>
            <w:rFonts w:ascii="Times New Roman" w:eastAsia="Times New Roman" w:hAnsi="Times New Roman" w:cs="Times New Roman"/>
          </w:rPr>
          <w:t xml:space="preserve">presumably </w:t>
        </w:r>
      </w:ins>
      <w:ins w:id="2310" w:author="Benton, Deon" w:date="2026-05-15T18:09:00Z" w16du:dateUtc="2026-05-15T23:09:00Z">
        <w:r>
          <w:rPr>
            <w:rFonts w:ascii="Times New Roman" w:eastAsia="Times New Roman" w:hAnsi="Times New Roman" w:cs="Times New Roman"/>
          </w:rPr>
          <w:t>they are</w:t>
        </w:r>
      </w:ins>
      <w:r w:rsidR="008927F4">
        <w:rPr>
          <w:rFonts w:ascii="Times New Roman" w:eastAsia="Times New Roman" w:hAnsi="Times New Roman" w:cs="Times New Roman"/>
        </w:rPr>
        <w:t xml:space="preserve"> at odds with</w:t>
      </w:r>
      <w:ins w:id="2311" w:author="Benton, Deon" w:date="2026-05-15T18:09:00Z" w16du:dateUtc="2026-05-15T23:09:00Z">
        <w:r>
          <w:rPr>
            <w:rFonts w:ascii="Times New Roman" w:eastAsia="Times New Roman" w:hAnsi="Times New Roman" w:cs="Times New Roman"/>
          </w:rPr>
          <w:t xml:space="preserve"> those predicted by any of the </w:t>
        </w:r>
      </w:ins>
      <w:ins w:id="2312" w:author="Benton, Deon" w:date="2026-05-15T18:13:00Z" w16du:dateUtc="2026-05-15T23:13:00Z">
        <w:r w:rsidR="00D144A5">
          <w:rPr>
            <w:rFonts w:ascii="Times New Roman" w:eastAsia="Times New Roman" w:hAnsi="Times New Roman" w:cs="Times New Roman"/>
          </w:rPr>
          <w:t xml:space="preserve">present </w:t>
        </w:r>
      </w:ins>
      <w:ins w:id="2313" w:author="Benton, Deon" w:date="2026-05-15T18:09:00Z" w16du:dateUtc="2026-05-15T23:09:00Z">
        <w:r>
          <w:rPr>
            <w:rFonts w:ascii="Times New Roman" w:eastAsia="Times New Roman" w:hAnsi="Times New Roman" w:cs="Times New Roman"/>
          </w:rPr>
          <w:t xml:space="preserve">domain-specific proposals for the same </w:t>
        </w:r>
      </w:ins>
      <w:ins w:id="2314" w:author="Benton, Deon" w:date="2026-05-15T18:10:00Z" w16du:dateUtc="2026-05-15T23:10:00Z">
        <w:r>
          <w:rPr>
            <w:rFonts w:ascii="Times New Roman" w:eastAsia="Times New Roman" w:hAnsi="Times New Roman" w:cs="Times New Roman"/>
          </w:rPr>
          <w:t>events.</w:t>
        </w:r>
      </w:ins>
      <w:r w:rsidR="008927F4">
        <w:rPr>
          <w:rFonts w:ascii="Times New Roman" w:eastAsia="Times New Roman" w:hAnsi="Times New Roman" w:cs="Times New Roman"/>
        </w:rPr>
        <w:t xml:space="preserve"> </w:t>
      </w:r>
      <w:ins w:id="2315" w:author="Benton, Deon" w:date="2026-05-15T18:14:00Z" w16du:dateUtc="2026-05-15T23:14:00Z">
        <w:r w:rsidR="00D144A5">
          <w:rPr>
            <w:rFonts w:ascii="Times New Roman" w:eastAsia="Times New Roman" w:hAnsi="Times New Roman" w:cs="Times New Roman"/>
          </w:rPr>
          <w:t>I</w:t>
        </w:r>
      </w:ins>
      <w:ins w:id="2316" w:author="Benton, Deon" w:date="2026-05-15T18:15:00Z" w16du:dateUtc="2026-05-15T23:15:00Z">
        <w:r w:rsidR="00D144A5">
          <w:rPr>
            <w:rFonts w:ascii="Times New Roman" w:eastAsia="Times New Roman" w:hAnsi="Times New Roman" w:cs="Times New Roman"/>
          </w:rPr>
          <w:t>f these accounts are correct that infants process others’ actions in terms of their efficiency</w:t>
        </w:r>
        <w:r w:rsidR="00AA2ECA">
          <w:rPr>
            <w:rFonts w:ascii="Times New Roman" w:eastAsia="Times New Roman" w:hAnsi="Times New Roman" w:cs="Times New Roman"/>
          </w:rPr>
          <w:t xml:space="preserve">, cost, and subjective utility, then infants should look equally long at both inconsistent events. </w:t>
        </w:r>
      </w:ins>
      <w:ins w:id="2317" w:author="Benton, Deon" w:date="2026-05-15T18:16:00Z" w16du:dateUtc="2026-05-15T23:16:00Z">
        <w:r w:rsidR="00AA2ECA">
          <w:rPr>
            <w:rFonts w:ascii="Times New Roman" w:eastAsia="Times New Roman" w:hAnsi="Times New Roman" w:cs="Times New Roman"/>
          </w:rPr>
          <w:t xml:space="preserve">This is because not only </w:t>
        </w:r>
      </w:ins>
      <w:ins w:id="2318" w:author="Benton, Deon" w:date="2026-05-15T18:17:00Z" w16du:dateUtc="2026-05-15T23:17:00Z">
        <w:r w:rsidR="00AA2ECA">
          <w:rPr>
            <w:rFonts w:ascii="Times New Roman" w:eastAsia="Times New Roman" w:hAnsi="Times New Roman" w:cs="Times New Roman"/>
          </w:rPr>
          <w:t xml:space="preserve">is it the case that the actions </w:t>
        </w:r>
      </w:ins>
      <w:ins w:id="2319" w:author="Benton, Deon" w:date="2026-05-24T22:07:00Z" w16du:dateUtc="2026-05-25T03:07:00Z">
        <w:r w:rsidR="007A4760">
          <w:rPr>
            <w:rFonts w:ascii="Times New Roman" w:eastAsia="Times New Roman" w:hAnsi="Times New Roman" w:cs="Times New Roman"/>
          </w:rPr>
          <w:t>themselves are non-</w:t>
        </w:r>
        <w:r w:rsidR="007A4760">
          <w:rPr>
            <w:rFonts w:ascii="Times New Roman" w:eastAsia="Times New Roman" w:hAnsi="Times New Roman" w:cs="Times New Roman"/>
          </w:rPr>
          <w:lastRenderedPageBreak/>
          <w:t>rational</w:t>
        </w:r>
      </w:ins>
      <w:ins w:id="2320" w:author="Benton, Deon" w:date="2026-05-15T18:37:00Z" w16du:dateUtc="2026-05-15T23:37:00Z">
        <w:r w:rsidR="004175EF">
          <w:rPr>
            <w:rFonts w:ascii="Times New Roman" w:eastAsia="Times New Roman" w:hAnsi="Times New Roman" w:cs="Times New Roman"/>
          </w:rPr>
          <w:t>,</w:t>
        </w:r>
      </w:ins>
      <w:ins w:id="2321" w:author="Benton, Deon" w:date="2026-05-15T18:17:00Z" w16du:dateUtc="2026-05-15T23:17:00Z">
        <w:r w:rsidR="00AA2ECA">
          <w:rPr>
            <w:rFonts w:ascii="Times New Roman" w:eastAsia="Times New Roman" w:hAnsi="Times New Roman" w:cs="Times New Roman"/>
          </w:rPr>
          <w:t xml:space="preserve"> but</w:t>
        </w:r>
      </w:ins>
      <w:ins w:id="2322" w:author="Benton, Deon" w:date="2026-05-15T18:37:00Z" w16du:dateUtc="2026-05-15T23:37:00Z">
        <w:r w:rsidR="004175EF">
          <w:rPr>
            <w:rFonts w:ascii="Times New Roman" w:eastAsia="Times New Roman" w:hAnsi="Times New Roman" w:cs="Times New Roman"/>
          </w:rPr>
          <w:t xml:space="preserve"> it is also the case that</w:t>
        </w:r>
      </w:ins>
      <w:ins w:id="2323" w:author="Benton, Deon" w:date="2026-05-15T18:17:00Z" w16du:dateUtc="2026-05-15T23:17:00Z">
        <w:r w:rsidR="00AA2ECA">
          <w:rPr>
            <w:rFonts w:ascii="Times New Roman" w:eastAsia="Times New Roman" w:hAnsi="Times New Roman" w:cs="Times New Roman"/>
          </w:rPr>
          <w:t xml:space="preserve"> </w:t>
        </w:r>
      </w:ins>
      <w:ins w:id="2324" w:author="Benton, Deon" w:date="2026-05-24T22:07:00Z" w16du:dateUtc="2026-05-25T03:07:00Z">
        <w:r w:rsidR="007A4760">
          <w:rPr>
            <w:rFonts w:ascii="Times New Roman" w:eastAsia="Times New Roman" w:hAnsi="Times New Roman" w:cs="Times New Roman"/>
          </w:rPr>
          <w:t>they are</w:t>
        </w:r>
      </w:ins>
      <w:ins w:id="2325" w:author="Benton, Deon" w:date="2026-05-15T18:18:00Z" w16du:dateUtc="2026-05-15T23:18:00Z">
        <w:r w:rsidR="00AA2ECA">
          <w:rPr>
            <w:rFonts w:ascii="Times New Roman" w:eastAsia="Times New Roman" w:hAnsi="Times New Roman" w:cs="Times New Roman"/>
          </w:rPr>
          <w:t xml:space="preserve"> equally costly. </w:t>
        </w:r>
      </w:ins>
      <w:ins w:id="2326" w:author="Benton, Deon" w:date="2026-05-15T18:37:00Z" w16du:dateUtc="2026-05-15T23:37:00Z">
        <w:r w:rsidR="004175EF">
          <w:rPr>
            <w:rFonts w:ascii="Times New Roman" w:eastAsia="Times New Roman" w:hAnsi="Times New Roman" w:cs="Times New Roman"/>
          </w:rPr>
          <w:t>Th</w:t>
        </w:r>
      </w:ins>
      <w:ins w:id="2327" w:author="Benton, Deon" w:date="2026-05-24T22:08:00Z" w16du:dateUtc="2026-05-25T03:08:00Z">
        <w:r w:rsidR="007A4760">
          <w:rPr>
            <w:rFonts w:ascii="Times New Roman" w:eastAsia="Times New Roman" w:hAnsi="Times New Roman" w:cs="Times New Roman"/>
          </w:rPr>
          <w:t xml:space="preserve">e latter contention </w:t>
        </w:r>
      </w:ins>
      <w:ins w:id="2328" w:author="Benton, Deon" w:date="2026-05-24T22:09:00Z" w16du:dateUtc="2026-05-25T03:09:00Z">
        <w:r w:rsidR="007A4760">
          <w:rPr>
            <w:rFonts w:ascii="Times New Roman" w:eastAsia="Times New Roman" w:hAnsi="Times New Roman" w:cs="Times New Roman"/>
          </w:rPr>
          <w:t xml:space="preserve">falls directly out of the math of the naïve utility calculus. Although the full mathematical details of this model are beyond the scope of this paper (see Jara-Ettinger et al., 2016; Jara-Etttinger et al., 2020), an aspect of this model that is worth highlighting here is that in the model cost is defined in terms of an agent’s actions (or more formally, its policy)—this policy is equivalent in both inefficient test events. </w:t>
        </w:r>
      </w:ins>
      <w:ins w:id="2329" w:author="Benton, Deon" w:date="2026-05-24T22:10:00Z" w16du:dateUtc="2026-05-25T03:10:00Z">
        <w:r w:rsidR="007A4760">
          <w:rPr>
            <w:rFonts w:ascii="Times New Roman" w:eastAsia="Times New Roman" w:hAnsi="Times New Roman" w:cs="Times New Roman"/>
          </w:rPr>
          <w:t xml:space="preserve">Thus, </w:t>
        </w:r>
      </w:ins>
      <w:ins w:id="2330" w:author="Benton, Deon" w:date="2026-05-24T22:11:00Z" w16du:dateUtc="2026-05-25T03:11:00Z">
        <w:r w:rsidR="007A4760">
          <w:rPr>
            <w:rFonts w:ascii="Times New Roman" w:eastAsia="Times New Roman" w:hAnsi="Times New Roman" w:cs="Times New Roman"/>
          </w:rPr>
          <w:t>because the</w:t>
        </w:r>
      </w:ins>
      <w:ins w:id="2331" w:author="Benton, Deon" w:date="2026-05-24T22:10:00Z" w16du:dateUtc="2026-05-25T03:10:00Z">
        <w:r w:rsidR="007A4760">
          <w:rPr>
            <w:rFonts w:ascii="Times New Roman" w:eastAsia="Times New Roman" w:hAnsi="Times New Roman" w:cs="Times New Roman"/>
          </w:rPr>
          <w:t xml:space="preserve"> agent jumps to the same height in both test events</w:t>
        </w:r>
      </w:ins>
      <w:ins w:id="2332" w:author="Benton, Deon" w:date="2026-05-24T22:11:00Z" w16du:dateUtc="2026-05-25T03:11:00Z">
        <w:r w:rsidR="007A4760">
          <w:rPr>
            <w:rFonts w:ascii="Times New Roman" w:eastAsia="Times New Roman" w:hAnsi="Times New Roman" w:cs="Times New Roman"/>
          </w:rPr>
          <w:t>, it also incurs the same cost in each event.</w:t>
        </w:r>
      </w:ins>
      <w:ins w:id="2333" w:author="Benton, Deon" w:date="2026-05-24T22:10:00Z" w16du:dateUtc="2026-05-25T03:10:00Z">
        <w:r w:rsidR="007A4760">
          <w:rPr>
            <w:rFonts w:ascii="Times New Roman" w:eastAsia="Times New Roman" w:hAnsi="Times New Roman" w:cs="Times New Roman"/>
          </w:rPr>
          <w:t xml:space="preserve"> </w:t>
        </w:r>
      </w:ins>
      <w:ins w:id="2334" w:author="Benton, Deon" w:date="2026-05-24T22:13:00Z" w16du:dateUtc="2026-05-25T03:13:00Z">
        <w:r w:rsidR="007A4760">
          <w:rPr>
            <w:rFonts w:ascii="Times New Roman" w:eastAsia="Times New Roman" w:hAnsi="Times New Roman" w:cs="Times New Roman"/>
          </w:rPr>
          <w:t xml:space="preserve">A promising goal for future research will be to test these predictions. </w:t>
        </w:r>
      </w:ins>
    </w:p>
    <w:p w14:paraId="077A1B02" w14:textId="77777777" w:rsidR="00524642" w:rsidRPr="003058A8" w:rsidRDefault="00524642" w:rsidP="00846D1B">
      <w:pPr>
        <w:spacing w:line="480" w:lineRule="auto"/>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t>General Discussion</w:t>
      </w:r>
    </w:p>
    <w:p w14:paraId="1F0918E7" w14:textId="063D1BEF" w:rsidR="00F03116" w:rsidRDefault="00470D5C" w:rsidP="00B6426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question that developmental scientists have wrestled with for the last 30 years concerns how </w:t>
      </w:r>
      <w:r w:rsidR="00D16A1B">
        <w:rPr>
          <w:rFonts w:ascii="Times New Roman" w:eastAsia="Times New Roman" w:hAnsi="Times New Roman" w:cs="Times New Roman"/>
        </w:rPr>
        <w:t xml:space="preserve">infants discover that some </w:t>
      </w:r>
      <w:ins w:id="2335" w:author="Benton, Deon" w:date="2026-05-16T15:54:00Z" w16du:dateUtc="2026-05-16T20:54:00Z">
        <w:r w:rsidR="000B3B8B">
          <w:rPr>
            <w:rFonts w:ascii="Times New Roman" w:eastAsia="Times New Roman" w:hAnsi="Times New Roman" w:cs="Times New Roman"/>
          </w:rPr>
          <w:t>actions are more efficient than others</w:t>
        </w:r>
      </w:ins>
      <w:r>
        <w:rPr>
          <w:rFonts w:ascii="Times New Roman" w:eastAsia="Times New Roman" w:hAnsi="Times New Roman" w:cs="Times New Roman"/>
        </w:rPr>
        <w:t xml:space="preserve">. </w:t>
      </w:r>
      <w:r w:rsidR="00DD0C8C">
        <w:rPr>
          <w:rFonts w:ascii="Times New Roman" w:eastAsia="Times New Roman" w:hAnsi="Times New Roman" w:cs="Times New Roman"/>
        </w:rPr>
        <w:t>One perspective—</w:t>
      </w:r>
      <w:r w:rsidR="00B4786C">
        <w:rPr>
          <w:rFonts w:ascii="Times New Roman" w:eastAsia="Times New Roman" w:hAnsi="Times New Roman" w:cs="Times New Roman"/>
        </w:rPr>
        <w:t>here</w:t>
      </w:r>
      <w:r w:rsidR="00963F99">
        <w:rPr>
          <w:rFonts w:ascii="Times New Roman" w:eastAsia="Times New Roman" w:hAnsi="Times New Roman" w:cs="Times New Roman"/>
        </w:rPr>
        <w:t xml:space="preserve"> referred to </w:t>
      </w:r>
      <w:r w:rsidR="00DD0C8C">
        <w:rPr>
          <w:rFonts w:ascii="Times New Roman" w:eastAsia="Times New Roman" w:hAnsi="Times New Roman" w:cs="Times New Roman"/>
        </w:rPr>
        <w:t>as the rich perspective—maintains that infants</w:t>
      </w:r>
      <w:ins w:id="2336" w:author="Benton, Deon" w:date="2026-05-16T15:55:00Z" w16du:dateUtc="2026-05-16T20:55:00Z">
        <w:r w:rsidR="005D64BA">
          <w:rPr>
            <w:rFonts w:ascii="Times New Roman" w:eastAsia="Times New Roman" w:hAnsi="Times New Roman" w:cs="Times New Roman"/>
          </w:rPr>
          <w:t xml:space="preserve"> possess early-emerging and conceptually rich domain-specific systems that enable them to process actions</w:t>
        </w:r>
      </w:ins>
      <w:ins w:id="2337" w:author="Benton, Deon" w:date="2026-05-16T15:56:00Z" w16du:dateUtc="2026-05-16T20:56:00Z">
        <w:r w:rsidR="005D64BA">
          <w:rPr>
            <w:rFonts w:ascii="Times New Roman" w:eastAsia="Times New Roman" w:hAnsi="Times New Roman" w:cs="Times New Roman"/>
          </w:rPr>
          <w:t xml:space="preserve"> in terms of their efficiency, cost, rationality, and subjectiv</w:t>
        </w:r>
      </w:ins>
      <w:ins w:id="2338" w:author="Benton, Deon" w:date="2026-05-16T15:57:00Z" w16du:dateUtc="2026-05-16T20:57:00Z">
        <w:r w:rsidR="005D64BA">
          <w:rPr>
            <w:rFonts w:ascii="Times New Roman" w:eastAsia="Times New Roman" w:hAnsi="Times New Roman" w:cs="Times New Roman"/>
          </w:rPr>
          <w:t xml:space="preserve">ity as well as in terms of the agents involved in them </w:t>
        </w:r>
      </w:ins>
      <w:r w:rsidR="006C4E68">
        <w:rPr>
          <w:rFonts w:ascii="Times New Roman" w:eastAsia="Times New Roman" w:hAnsi="Times New Roman" w:cs="Times New Roman"/>
        </w:rPr>
        <w:t xml:space="preserve"> (</w:t>
      </w:r>
      <w:r w:rsidR="006C4E68" w:rsidRPr="006C4E68">
        <w:rPr>
          <w:rFonts w:ascii="Times New Roman" w:eastAsia="Times New Roman" w:hAnsi="Times New Roman" w:cs="Times New Roman"/>
        </w:rPr>
        <w:t xml:space="preserve">Csibra &amp; Gergely, 1998; Gergely &amp; Csibra, 2003; </w:t>
      </w:r>
      <w:ins w:id="2339" w:author="Benton, Deon" w:date="2026-05-16T15:59:00Z" w16du:dateUtc="2026-05-16T20:59:00Z">
        <w:r w:rsidR="008D00E0" w:rsidRPr="006C4E68">
          <w:rPr>
            <w:rFonts w:ascii="Times New Roman" w:eastAsia="Times New Roman" w:hAnsi="Times New Roman" w:cs="Times New Roman"/>
          </w:rPr>
          <w:t>Jara-Ettinger et al., 20</w:t>
        </w:r>
        <w:r w:rsidR="008D00E0">
          <w:rPr>
            <w:rFonts w:ascii="Times New Roman" w:eastAsia="Times New Roman" w:hAnsi="Times New Roman" w:cs="Times New Roman"/>
          </w:rPr>
          <w:t xml:space="preserve">16; </w:t>
        </w:r>
      </w:ins>
      <w:r w:rsidR="006C4E68" w:rsidRPr="006C4E68">
        <w:rPr>
          <w:rFonts w:ascii="Times New Roman" w:eastAsia="Times New Roman" w:hAnsi="Times New Roman" w:cs="Times New Roman"/>
        </w:rPr>
        <w:t xml:space="preserve">Jara-Ettinger et al., 2020; </w:t>
      </w:r>
      <w:ins w:id="2340" w:author="Benton, Deon" w:date="2026-05-16T15:59:00Z" w16du:dateUtc="2026-05-16T20:59:00Z">
        <w:r w:rsidR="008D00E0">
          <w:rPr>
            <w:rFonts w:ascii="Times New Roman" w:eastAsia="Times New Roman" w:hAnsi="Times New Roman" w:cs="Times New Roman"/>
          </w:rPr>
          <w:t>Liu et al., 2026</w:t>
        </w:r>
      </w:ins>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6C4E68">
        <w:rPr>
          <w:rFonts w:ascii="Times New Roman" w:eastAsia="Times New Roman" w:hAnsi="Times New Roman" w:cs="Times New Roman"/>
        </w:rPr>
        <w:t>Another</w:t>
      </w:r>
      <w:r w:rsidR="00963F99">
        <w:rPr>
          <w:rFonts w:ascii="Times New Roman" w:eastAsia="Times New Roman" w:hAnsi="Times New Roman" w:cs="Times New Roman"/>
        </w:rPr>
        <w:t xml:space="preserve"> perspective</w:t>
      </w:r>
      <w:ins w:id="2341" w:author="Benton, Deon" w:date="2026-05-24T22:19:00Z" w16du:dateUtc="2026-05-25T03:19:00Z">
        <w:r w:rsidR="00B003CD">
          <w:rPr>
            <w:rFonts w:ascii="Times New Roman" w:eastAsia="Times New Roman" w:hAnsi="Times New Roman" w:cs="Times New Roman"/>
          </w:rPr>
          <w:t xml:space="preserve"> is</w:t>
        </w:r>
        <w:r w:rsidR="00B003CD">
          <w:rPr>
            <w:rFonts w:ascii="Times New Roman" w:eastAsia="Times New Roman" w:hAnsi="Times New Roman" w:cs="Times New Roman"/>
          </w:rPr>
          <w:t xml:space="preserve"> </w:t>
        </w:r>
      </w:ins>
      <w:r w:rsidR="00963F99">
        <w:rPr>
          <w:rFonts w:ascii="Times New Roman" w:eastAsia="Times New Roman" w:hAnsi="Times New Roman" w:cs="Times New Roman"/>
        </w:rPr>
        <w:t xml:space="preserve">that infants’ behaviors in </w:t>
      </w:r>
      <w:ins w:id="2342" w:author="Benton, Deon" w:date="2026-05-16T16:03:00Z" w16du:dateUtc="2026-05-16T21:03:00Z">
        <w:r w:rsidR="008D00E0">
          <w:rPr>
            <w:rFonts w:ascii="Times New Roman" w:eastAsia="Times New Roman" w:hAnsi="Times New Roman" w:cs="Times New Roman"/>
          </w:rPr>
          <w:t xml:space="preserve">violation-of expectation </w:t>
        </w:r>
      </w:ins>
      <w:r w:rsidR="00B4786C">
        <w:rPr>
          <w:rFonts w:ascii="Times New Roman" w:eastAsia="Times New Roman" w:hAnsi="Times New Roman" w:cs="Times New Roman"/>
        </w:rPr>
        <w:t>investigations</w:t>
      </w:r>
      <w:ins w:id="2343" w:author="Benton, Deon" w:date="2026-05-16T16:03:00Z" w16du:dateUtc="2026-05-16T21:03:00Z">
        <w:r w:rsidR="008D00E0">
          <w:rPr>
            <w:rFonts w:ascii="Times New Roman" w:eastAsia="Times New Roman" w:hAnsi="Times New Roman" w:cs="Times New Roman"/>
          </w:rPr>
          <w:t xml:space="preserve">—of which studies assessing infants’ </w:t>
        </w:r>
      </w:ins>
      <w:ins w:id="2344" w:author="Benton, Deon" w:date="2026-05-16T16:04:00Z" w16du:dateUtc="2026-05-16T21:04:00Z">
        <w:r w:rsidR="008D00E0">
          <w:rPr>
            <w:rFonts w:ascii="Times New Roman" w:eastAsia="Times New Roman" w:hAnsi="Times New Roman" w:cs="Times New Roman"/>
          </w:rPr>
          <w:t>action efficiency understanding are specific instance</w:t>
        </w:r>
      </w:ins>
      <w:r w:rsidR="00E11D78">
        <w:rPr>
          <w:rFonts w:ascii="Times New Roman" w:eastAsia="Times New Roman" w:hAnsi="Times New Roman" w:cs="Times New Roman"/>
        </w:rPr>
        <w:t>s</w:t>
      </w:r>
      <w:ins w:id="2345" w:author="Benton, Deon" w:date="2026-05-16T16:04:00Z" w16du:dateUtc="2026-05-16T21:04:00Z">
        <w:r w:rsidR="008D00E0">
          <w:rPr>
            <w:rFonts w:ascii="Times New Roman" w:eastAsia="Times New Roman" w:hAnsi="Times New Roman" w:cs="Times New Roman"/>
          </w:rPr>
          <w:t>—</w:t>
        </w:r>
      </w:ins>
      <w:r w:rsidR="00963F99">
        <w:rPr>
          <w:rFonts w:ascii="Times New Roman" w:eastAsia="Times New Roman" w:hAnsi="Times New Roman" w:cs="Times New Roman"/>
        </w:rPr>
        <w:t>can</w:t>
      </w:r>
      <w:ins w:id="2346" w:author="Benton, Deon" w:date="2026-05-16T16:04:00Z" w16du:dateUtc="2026-05-16T21:04:00Z">
        <w:r w:rsidR="008D00E0">
          <w:rPr>
            <w:rFonts w:ascii="Times New Roman" w:eastAsia="Times New Roman" w:hAnsi="Times New Roman" w:cs="Times New Roman"/>
          </w:rPr>
          <w:t xml:space="preserve"> </w:t>
        </w:r>
      </w:ins>
      <w:ins w:id="2347" w:author="Benton, Deon" w:date="2026-05-16T16:01:00Z" w16du:dateUtc="2026-05-16T21:01:00Z">
        <w:r w:rsidR="008D00E0">
          <w:rPr>
            <w:rFonts w:ascii="Times New Roman" w:eastAsia="Times New Roman" w:hAnsi="Times New Roman" w:cs="Times New Roman"/>
          </w:rPr>
          <w:t>instead</w:t>
        </w:r>
      </w:ins>
      <w:r w:rsidR="00963F99">
        <w:rPr>
          <w:rFonts w:ascii="Times New Roman" w:eastAsia="Times New Roman" w:hAnsi="Times New Roman" w:cs="Times New Roman"/>
        </w:rPr>
        <w:t xml:space="preserve"> be explained by </w:t>
      </w:r>
      <w:r w:rsidR="0091568C">
        <w:rPr>
          <w:rFonts w:ascii="Times New Roman" w:eastAsia="Times New Roman" w:hAnsi="Times New Roman" w:cs="Times New Roman"/>
        </w:rPr>
        <w:t xml:space="preserve">domain-general learning mechanisms </w:t>
      </w:r>
      <w:r w:rsidR="005F39EA">
        <w:rPr>
          <w:rFonts w:ascii="Times New Roman" w:eastAsia="Times New Roman" w:hAnsi="Times New Roman" w:cs="Times New Roman"/>
        </w:rPr>
        <w:t>(e.g., associative learning, habituation, conditioning, imitation, among others)</w:t>
      </w:r>
      <w:ins w:id="2348" w:author="Benton, Deon" w:date="2026-05-24T22:19:00Z" w16du:dateUtc="2026-05-25T03:19:00Z">
        <w:r w:rsidR="00B003CD">
          <w:rPr>
            <w:rFonts w:ascii="Times New Roman" w:eastAsia="Times New Roman" w:hAnsi="Times New Roman" w:cs="Times New Roman"/>
          </w:rPr>
          <w:t>.</w:t>
        </w:r>
      </w:ins>
      <w:r w:rsidR="00B64262">
        <w:rPr>
          <w:rFonts w:ascii="Times New Roman" w:eastAsia="Times New Roman" w:hAnsi="Times New Roman" w:cs="Times New Roman"/>
        </w:rPr>
        <w:t xml:space="preserve"> </w:t>
      </w:r>
    </w:p>
    <w:p w14:paraId="35003FE9" w14:textId="331B1483" w:rsidR="006D2124" w:rsidRDefault="004B23E6" w:rsidP="006D2124">
      <w:pPr>
        <w:spacing w:line="480" w:lineRule="auto"/>
        <w:ind w:firstLine="720"/>
        <w:contextualSpacing/>
        <w:rPr>
          <w:rFonts w:ascii="Times New Roman" w:eastAsia="Times New Roman" w:hAnsi="Times New Roman" w:cs="Times New Roman"/>
        </w:rPr>
      </w:pPr>
      <w:ins w:id="2349" w:author="Benton, Deon" w:date="2026-05-16T16:11:00Z" w16du:dateUtc="2026-05-16T21:11:00Z">
        <w:r w:rsidRPr="004B23E6">
          <w:rPr>
            <w:rFonts w:ascii="Times New Roman" w:eastAsia="Times New Roman" w:hAnsi="Times New Roman" w:cs="Times New Roman"/>
          </w:rPr>
          <w:t xml:space="preserve">This paper builds on and extends this second perspective. The crux of </w:t>
        </w:r>
      </w:ins>
      <w:ins w:id="2350" w:author="Benton, Deon" w:date="2026-05-24T22:20:00Z" w16du:dateUtc="2026-05-25T03:20:00Z">
        <w:r w:rsidR="00B003CD">
          <w:rPr>
            <w:rFonts w:ascii="Times New Roman" w:eastAsia="Times New Roman" w:hAnsi="Times New Roman" w:cs="Times New Roman"/>
          </w:rPr>
          <w:t>the present</w:t>
        </w:r>
      </w:ins>
      <w:ins w:id="2351" w:author="Benton, Deon" w:date="2026-05-16T16:11:00Z" w16du:dateUtc="2026-05-16T21:11:00Z">
        <w:r w:rsidRPr="004B23E6">
          <w:rPr>
            <w:rFonts w:ascii="Times New Roman" w:eastAsia="Times New Roman" w:hAnsi="Times New Roman" w:cs="Times New Roman"/>
          </w:rPr>
          <w:t xml:space="preserve"> argument was that infants’ looking behavior in studies assessing</w:t>
        </w:r>
        <w:r>
          <w:rPr>
            <w:rFonts w:ascii="Times New Roman" w:eastAsia="Times New Roman" w:hAnsi="Times New Roman" w:cs="Times New Roman"/>
          </w:rPr>
          <w:t xml:space="preserve"> their putative</w:t>
        </w:r>
        <w:r w:rsidRPr="004B23E6">
          <w:rPr>
            <w:rFonts w:ascii="Times New Roman" w:eastAsia="Times New Roman" w:hAnsi="Times New Roman" w:cs="Times New Roman"/>
          </w:rPr>
          <w:t xml:space="preserve"> sensitivity to </w:t>
        </w:r>
      </w:ins>
      <w:ins w:id="2352" w:author="Benton, Deon" w:date="2026-05-24T22:20:00Z" w16du:dateUtc="2026-05-25T03:20:00Z">
        <w:r w:rsidR="00B003CD">
          <w:rPr>
            <w:rFonts w:ascii="Times New Roman" w:eastAsia="Times New Roman" w:hAnsi="Times New Roman" w:cs="Times New Roman"/>
          </w:rPr>
          <w:t>action efficiency</w:t>
        </w:r>
      </w:ins>
      <w:ins w:id="2353" w:author="Benton, Deon" w:date="2026-05-16T16:11:00Z" w16du:dateUtc="2026-05-16T21:11:00Z">
        <w:r w:rsidRPr="004B23E6">
          <w:rPr>
            <w:rFonts w:ascii="Times New Roman" w:eastAsia="Times New Roman" w:hAnsi="Times New Roman" w:cs="Times New Roman"/>
          </w:rPr>
          <w:t xml:space="preserve"> </w:t>
        </w:r>
      </w:ins>
      <w:ins w:id="2354" w:author="Benton, Deon" w:date="2026-05-24T22:21:00Z" w16du:dateUtc="2026-05-25T03:21:00Z">
        <w:r w:rsidR="005F1FB1">
          <w:rPr>
            <w:rFonts w:ascii="Times New Roman" w:eastAsia="Times New Roman" w:hAnsi="Times New Roman" w:cs="Times New Roman"/>
          </w:rPr>
          <w:t>results from an associative learning mechanism that operates over the differentially salient, and conceptually neutral surface features of actions events.</w:t>
        </w:r>
      </w:ins>
      <w:ins w:id="2355" w:author="Benton, Deon" w:date="2026-05-16T16:11:00Z" w16du:dateUtc="2026-05-16T21:11:00Z">
        <w:r w:rsidRPr="004B23E6">
          <w:rPr>
            <w:rFonts w:ascii="Times New Roman" w:eastAsia="Times New Roman" w:hAnsi="Times New Roman" w:cs="Times New Roman"/>
          </w:rPr>
          <w:t xml:space="preserve"> </w:t>
        </w:r>
      </w:ins>
      <w:ins w:id="2356" w:author="Benton, Deon" w:date="2026-05-24T22:22:00Z" w16du:dateUtc="2026-05-25T03:22:00Z">
        <w:r w:rsidR="005F1FB1">
          <w:rPr>
            <w:rFonts w:ascii="Times New Roman" w:eastAsia="Times New Roman" w:hAnsi="Times New Roman" w:cs="Times New Roman"/>
          </w:rPr>
          <w:t xml:space="preserve">The current </w:t>
        </w:r>
        <w:r w:rsidR="005F1FB1">
          <w:rPr>
            <w:rFonts w:ascii="Times New Roman" w:eastAsia="Times New Roman" w:hAnsi="Times New Roman" w:cs="Times New Roman"/>
          </w:rPr>
          <w:lastRenderedPageBreak/>
          <w:t>paper showed that a model</w:t>
        </w:r>
      </w:ins>
      <w:ins w:id="2357" w:author="Benton, Deon" w:date="2026-05-24T22:28:00Z" w16du:dateUtc="2026-05-25T03:28:00Z">
        <w:r w:rsidR="007313B0">
          <w:rPr>
            <w:rFonts w:ascii="Times New Roman" w:eastAsia="Times New Roman" w:hAnsi="Times New Roman" w:cs="Times New Roman"/>
          </w:rPr>
          <w:t xml:space="preserve"> called ALIAS</w:t>
        </w:r>
      </w:ins>
      <w:ins w:id="2358" w:author="Benton, Deon" w:date="2026-05-24T22:22:00Z" w16du:dateUtc="2026-05-25T03:22:00Z">
        <w:r w:rsidR="005F1FB1">
          <w:rPr>
            <w:rFonts w:ascii="Times New Roman" w:eastAsia="Times New Roman" w:hAnsi="Times New Roman" w:cs="Times New Roman"/>
          </w:rPr>
          <w:t xml:space="preserve"> that instantiate</w:t>
        </w:r>
      </w:ins>
      <w:ins w:id="2359" w:author="Benton, Deon" w:date="2026-05-24T22:28:00Z" w16du:dateUtc="2026-05-25T03:28:00Z">
        <w:r w:rsidR="007313B0">
          <w:rPr>
            <w:rFonts w:ascii="Times New Roman" w:eastAsia="Times New Roman" w:hAnsi="Times New Roman" w:cs="Times New Roman"/>
          </w:rPr>
          <w:t>d</w:t>
        </w:r>
      </w:ins>
      <w:ins w:id="2360" w:author="Benton, Deon" w:date="2026-05-24T22:22:00Z" w16du:dateUtc="2026-05-25T03:22:00Z">
        <w:r w:rsidR="005F1FB1">
          <w:rPr>
            <w:rFonts w:ascii="Times New Roman" w:eastAsia="Times New Roman" w:hAnsi="Times New Roman" w:cs="Times New Roman"/>
          </w:rPr>
          <w:t xml:space="preserve"> this proposal</w:t>
        </w:r>
      </w:ins>
      <w:ins w:id="2361" w:author="Benton, Deon" w:date="2026-05-24T22:29:00Z" w16du:dateUtc="2026-05-25T03:29:00Z">
        <w:r w:rsidR="007313B0">
          <w:rPr>
            <w:rFonts w:ascii="Times New Roman" w:eastAsia="Times New Roman" w:hAnsi="Times New Roman" w:cs="Times New Roman"/>
          </w:rPr>
          <w:t xml:space="preserve"> captured</w:t>
        </w:r>
      </w:ins>
      <w:ins w:id="2362" w:author="Benton, Deon" w:date="2026-05-24T22:22:00Z" w16du:dateUtc="2026-05-25T03:22:00Z">
        <w:r w:rsidR="005F1FB1">
          <w:rPr>
            <w:rFonts w:ascii="Times New Roman" w:eastAsia="Times New Roman" w:hAnsi="Times New Roman" w:cs="Times New Roman"/>
          </w:rPr>
          <w:t xml:space="preserve"> the</w:t>
        </w:r>
      </w:ins>
      <w:r w:rsidR="006D2124">
        <w:rPr>
          <w:rFonts w:ascii="Times New Roman" w:eastAsia="Times New Roman" w:hAnsi="Times New Roman" w:cs="Times New Roman"/>
        </w:rPr>
        <w:t xml:space="preserve"> finding that infants look longer at inefficient than efficient actions following habituation to </w:t>
      </w:r>
      <w:ins w:id="2363" w:author="Benton, Deon" w:date="2026-05-24T22:22:00Z" w16du:dateUtc="2026-05-25T03:22:00Z">
        <w:r w:rsidR="005F1FB1">
          <w:rPr>
            <w:rFonts w:ascii="Times New Roman" w:eastAsia="Times New Roman" w:hAnsi="Times New Roman" w:cs="Times New Roman"/>
          </w:rPr>
          <w:t>anima</w:t>
        </w:r>
      </w:ins>
      <w:ins w:id="2364" w:author="Benton, Deon" w:date="2026-05-24T22:23:00Z" w16du:dateUtc="2026-05-25T03:23:00Z">
        <w:r w:rsidR="005F1FB1">
          <w:rPr>
            <w:rFonts w:ascii="Times New Roman" w:eastAsia="Times New Roman" w:hAnsi="Times New Roman" w:cs="Times New Roman"/>
          </w:rPr>
          <w:t xml:space="preserve">te-like </w:t>
        </w:r>
      </w:ins>
      <w:r w:rsidR="006D2124">
        <w:rPr>
          <w:rFonts w:ascii="Times New Roman" w:eastAsia="Times New Roman" w:hAnsi="Times New Roman" w:cs="Times New Roman"/>
        </w:rPr>
        <w:t>constrained</w:t>
      </w:r>
      <w:r w:rsidR="004F62F7">
        <w:rPr>
          <w:rFonts w:ascii="Times New Roman" w:eastAsia="Times New Roman" w:hAnsi="Times New Roman" w:cs="Times New Roman"/>
        </w:rPr>
        <w:t xml:space="preserve"> </w:t>
      </w:r>
      <w:ins w:id="2365" w:author="Benton, Deon" w:date="2026-05-24T22:29:00Z" w16du:dateUtc="2026-05-25T03:29:00Z">
        <w:r w:rsidR="0096682F">
          <w:rPr>
            <w:rFonts w:ascii="Times New Roman" w:eastAsia="Times New Roman" w:hAnsi="Times New Roman" w:cs="Times New Roman"/>
          </w:rPr>
          <w:t>events</w:t>
        </w:r>
      </w:ins>
      <w:r w:rsidR="006D2124">
        <w:rPr>
          <w:rFonts w:ascii="Times New Roman" w:eastAsia="Times New Roman" w:hAnsi="Times New Roman" w:cs="Times New Roman"/>
        </w:rPr>
        <w:t xml:space="preserve"> (Simulation 1); </w:t>
      </w:r>
      <w:ins w:id="2366" w:author="Benton, Deon" w:date="2026-05-24T22:23:00Z" w16du:dateUtc="2026-05-25T03:23:00Z">
        <w:r w:rsidR="005F1FB1">
          <w:rPr>
            <w:rFonts w:ascii="Times New Roman" w:eastAsia="Times New Roman" w:hAnsi="Times New Roman" w:cs="Times New Roman"/>
          </w:rPr>
          <w:t xml:space="preserve">the finding that </w:t>
        </w:r>
      </w:ins>
      <w:r w:rsidR="006D2124">
        <w:rPr>
          <w:rFonts w:ascii="Times New Roman" w:eastAsia="Times New Roman" w:hAnsi="Times New Roman" w:cs="Times New Roman"/>
        </w:rPr>
        <w:t xml:space="preserve">infants’ </w:t>
      </w:r>
      <w:r w:rsidR="004F62F7">
        <w:rPr>
          <w:rFonts w:ascii="Times New Roman" w:eastAsia="Times New Roman" w:hAnsi="Times New Roman" w:cs="Times New Roman"/>
        </w:rPr>
        <w:t>sensitivity to an action’s efficiency</w:t>
      </w:r>
      <w:r w:rsidR="006D2124">
        <w:rPr>
          <w:rFonts w:ascii="Times New Roman" w:eastAsia="Times New Roman" w:hAnsi="Times New Roman" w:cs="Times New Roman"/>
        </w:rPr>
        <w:t xml:space="preserve"> </w:t>
      </w:r>
      <w:ins w:id="2367" w:author="Benton, Deon" w:date="2026-05-24T22:24:00Z" w16du:dateUtc="2026-05-25T03:24:00Z">
        <w:r w:rsidR="005F1FB1">
          <w:rPr>
            <w:rFonts w:ascii="Times New Roman" w:eastAsia="Times New Roman" w:hAnsi="Times New Roman" w:cs="Times New Roman"/>
          </w:rPr>
          <w:t>extends to inanimate-like constrained events</w:t>
        </w:r>
      </w:ins>
      <w:r w:rsidR="006D2124">
        <w:rPr>
          <w:rFonts w:ascii="Times New Roman" w:eastAsia="Times New Roman" w:hAnsi="Times New Roman" w:cs="Times New Roman"/>
        </w:rPr>
        <w:t xml:space="preserve"> (Simulation 2); the finding that infants can</w:t>
      </w:r>
      <w:r w:rsidR="004F62F7">
        <w:rPr>
          <w:rFonts w:ascii="Times New Roman" w:eastAsia="Times New Roman" w:hAnsi="Times New Roman" w:cs="Times New Roman"/>
        </w:rPr>
        <w:t xml:space="preserve"> </w:t>
      </w:r>
      <w:r w:rsidR="006D2124">
        <w:rPr>
          <w:rFonts w:ascii="Times New Roman" w:eastAsia="Times New Roman" w:hAnsi="Times New Roman" w:cs="Times New Roman"/>
        </w:rPr>
        <w:t xml:space="preserve">infer missing constraints </w:t>
      </w:r>
      <w:ins w:id="2368" w:author="Benton, Deon" w:date="2026-05-24T22:25:00Z" w16du:dateUtc="2026-05-25T03:25:00Z">
        <w:r w:rsidR="006C33A7">
          <w:rPr>
            <w:rFonts w:ascii="Times New Roman" w:eastAsia="Times New Roman" w:hAnsi="Times New Roman" w:cs="Times New Roman"/>
          </w:rPr>
          <w:t>from an</w:t>
        </w:r>
      </w:ins>
      <w:r w:rsidR="006D2124">
        <w:rPr>
          <w:rFonts w:ascii="Times New Roman" w:eastAsia="Times New Roman" w:hAnsi="Times New Roman" w:cs="Times New Roman"/>
        </w:rPr>
        <w:t xml:space="preserve"> agent’s behavior and </w:t>
      </w:r>
      <w:ins w:id="2369" w:author="Benton, Deon" w:date="2026-05-24T22:25:00Z" w16du:dateUtc="2026-05-25T03:25:00Z">
        <w:r w:rsidR="006C33A7">
          <w:rPr>
            <w:rFonts w:ascii="Times New Roman" w:eastAsia="Times New Roman" w:hAnsi="Times New Roman" w:cs="Times New Roman"/>
          </w:rPr>
          <w:t xml:space="preserve">its </w:t>
        </w:r>
      </w:ins>
      <w:r w:rsidR="006D2124">
        <w:rPr>
          <w:rFonts w:ascii="Times New Roman" w:eastAsia="Times New Roman" w:hAnsi="Times New Roman" w:cs="Times New Roman"/>
        </w:rPr>
        <w:t>goal as well as</w:t>
      </w:r>
      <w:ins w:id="2370" w:author="Benton, Deon" w:date="2026-05-24T22:25:00Z" w16du:dateUtc="2026-05-25T03:25:00Z">
        <w:r w:rsidR="006C33A7">
          <w:rPr>
            <w:rFonts w:ascii="Times New Roman" w:eastAsia="Times New Roman" w:hAnsi="Times New Roman" w:cs="Times New Roman"/>
          </w:rPr>
          <w:t xml:space="preserve"> its goal from its </w:t>
        </w:r>
      </w:ins>
      <w:ins w:id="2371" w:author="Benton, Deon" w:date="2026-05-24T22:26:00Z" w16du:dateUtc="2026-05-25T03:26:00Z">
        <w:r w:rsidR="006C33A7">
          <w:rPr>
            <w:rFonts w:ascii="Times New Roman" w:eastAsia="Times New Roman" w:hAnsi="Times New Roman" w:cs="Times New Roman"/>
          </w:rPr>
          <w:t>behavior and environmental constraints</w:t>
        </w:r>
      </w:ins>
      <w:r w:rsidR="006D2124">
        <w:rPr>
          <w:rFonts w:ascii="Times New Roman" w:eastAsia="Times New Roman" w:hAnsi="Times New Roman" w:cs="Times New Roman"/>
        </w:rPr>
        <w:t xml:space="preserve">  (Simulation 3); the finding that infants’ </w:t>
      </w:r>
      <w:r w:rsidR="00F911ED">
        <w:rPr>
          <w:rFonts w:ascii="Times New Roman" w:eastAsia="Times New Roman" w:hAnsi="Times New Roman" w:cs="Times New Roman"/>
        </w:rPr>
        <w:t>putatively</w:t>
      </w:r>
      <w:r w:rsidR="006D2124">
        <w:rPr>
          <w:rFonts w:ascii="Times New Roman" w:eastAsia="Times New Roman" w:hAnsi="Times New Roman" w:cs="Times New Roman"/>
        </w:rPr>
        <w:t xml:space="preserve"> possess a graded notion of efficiency (Simulation 4); and the finding that </w:t>
      </w:r>
      <w:ins w:id="2372" w:author="Benton, Deon" w:date="2026-05-24T22:26:00Z" w16du:dateUtc="2026-05-25T03:26:00Z">
        <w:r w:rsidR="006C33A7">
          <w:rPr>
            <w:rFonts w:ascii="Times New Roman" w:eastAsia="Times New Roman" w:hAnsi="Times New Roman" w:cs="Times New Roman"/>
          </w:rPr>
          <w:t xml:space="preserve">pre-reaching 3-month-olds </w:t>
        </w:r>
      </w:ins>
      <w:r w:rsidR="006D2124">
        <w:rPr>
          <w:rFonts w:ascii="Times New Roman" w:eastAsia="Times New Roman" w:hAnsi="Times New Roman" w:cs="Times New Roman"/>
        </w:rPr>
        <w:t>can</w:t>
      </w:r>
      <w:r w:rsidR="00F911ED">
        <w:rPr>
          <w:rFonts w:ascii="Times New Roman" w:eastAsia="Times New Roman" w:hAnsi="Times New Roman" w:cs="Times New Roman"/>
        </w:rPr>
        <w:t xml:space="preserve"> </w:t>
      </w:r>
      <w:r w:rsidR="006D2124">
        <w:rPr>
          <w:rFonts w:ascii="Times New Roman" w:eastAsia="Times New Roman" w:hAnsi="Times New Roman" w:cs="Times New Roman"/>
        </w:rPr>
        <w:t xml:space="preserve">process </w:t>
      </w:r>
      <w:ins w:id="2373" w:author="Benton, Deon" w:date="2026-05-24T22:27:00Z" w16du:dateUtc="2026-05-25T03:27:00Z">
        <w:r w:rsidR="006C33A7">
          <w:rPr>
            <w:rFonts w:ascii="Times New Roman" w:eastAsia="Times New Roman" w:hAnsi="Times New Roman" w:cs="Times New Roman"/>
          </w:rPr>
          <w:t>action efficiency</w:t>
        </w:r>
      </w:ins>
      <w:r w:rsidR="006D2124">
        <w:rPr>
          <w:rFonts w:ascii="Times New Roman" w:eastAsia="Times New Roman" w:hAnsi="Times New Roman" w:cs="Times New Roman"/>
        </w:rPr>
        <w:t xml:space="preserve"> if they are </w:t>
      </w:r>
      <w:ins w:id="2374" w:author="Benton, Deon" w:date="2026-05-24T22:27:00Z" w16du:dateUtc="2026-05-25T03:27:00Z">
        <w:r w:rsidR="00316FB8">
          <w:rPr>
            <w:rFonts w:ascii="Times New Roman" w:eastAsia="Times New Roman" w:hAnsi="Times New Roman" w:cs="Times New Roman"/>
          </w:rPr>
          <w:t xml:space="preserve">given action experience </w:t>
        </w:r>
      </w:ins>
      <w:r w:rsidR="006D2124">
        <w:rPr>
          <w:rFonts w:ascii="Times New Roman" w:eastAsia="Times New Roman" w:hAnsi="Times New Roman" w:cs="Times New Roman"/>
        </w:rPr>
        <w:t>(Simulation 5).</w:t>
      </w:r>
    </w:p>
    <w:p w14:paraId="0190E236" w14:textId="1E75A597" w:rsidR="004620D0" w:rsidRDefault="006D2124" w:rsidP="006D212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 </w:t>
      </w:r>
      <w:ins w:id="2375" w:author="Benton, Deon" w:date="2026-05-16T16:15:00Z" w16du:dateUtc="2026-05-16T21:15:00Z">
        <w:r w:rsidR="004B23E6">
          <w:rPr>
            <w:rFonts w:ascii="Times New Roman" w:eastAsia="Times New Roman" w:hAnsi="Times New Roman" w:cs="Times New Roman"/>
          </w:rPr>
          <w:t xml:space="preserve"> </w:t>
        </w:r>
      </w:ins>
      <w:ins w:id="2376" w:author="Benton, Deon" w:date="2026-05-24T22:29:00Z" w16du:dateUtc="2026-05-25T03:29:00Z">
        <w:r w:rsidR="005A6A1C">
          <w:rPr>
            <w:rFonts w:ascii="Times New Roman" w:eastAsia="Times New Roman" w:hAnsi="Times New Roman" w:cs="Times New Roman"/>
          </w:rPr>
          <w:t xml:space="preserve">The present </w:t>
        </w:r>
      </w:ins>
      <w:ins w:id="2377" w:author="Benton, Deon" w:date="2026-05-24T22:30:00Z" w16du:dateUtc="2026-05-25T03:30:00Z">
        <w:r w:rsidR="005A6A1C">
          <w:rPr>
            <w:rFonts w:ascii="Times New Roman" w:eastAsia="Times New Roman" w:hAnsi="Times New Roman" w:cs="Times New Roman"/>
          </w:rPr>
          <w:t>results also showed that ALIAS provided a better account of these target findings</w:t>
        </w:r>
      </w:ins>
      <w:ins w:id="2378" w:author="Benton, Deon" w:date="2026-05-16T16:21:00Z" w16du:dateUtc="2026-05-16T21:21:00Z">
        <w:r w:rsidR="006C2BEB" w:rsidRPr="006C2BEB">
          <w:rPr>
            <w:rFonts w:ascii="Times New Roman" w:eastAsia="Times New Roman" w:hAnsi="Times New Roman" w:cs="Times New Roman"/>
          </w:rPr>
          <w:t xml:space="preserve"> </w:t>
        </w:r>
      </w:ins>
      <w:ins w:id="2379" w:author="Benton, Deon" w:date="2026-05-24T22:30:00Z" w16du:dateUtc="2026-05-25T03:30:00Z">
        <w:r w:rsidR="005A6A1C">
          <w:rPr>
            <w:rFonts w:ascii="Times New Roman" w:eastAsia="Times New Roman" w:hAnsi="Times New Roman" w:cs="Times New Roman"/>
          </w:rPr>
          <w:t>than a</w:t>
        </w:r>
      </w:ins>
      <w:ins w:id="2380" w:author="Benton, Deon" w:date="2026-05-24T22:34:00Z" w16du:dateUtc="2026-05-25T03:34:00Z">
        <w:r w:rsidR="00EC32E4">
          <w:rPr>
            <w:rFonts w:ascii="Times New Roman" w:eastAsia="Times New Roman" w:hAnsi="Times New Roman" w:cs="Times New Roman"/>
          </w:rPr>
          <w:t>ny of the current competitor models: ALIAS-2, OM10, and OM10-2.</w:t>
        </w:r>
      </w:ins>
      <w:ins w:id="2381" w:author="Benton, Deon" w:date="2026-05-24T22:30:00Z" w16du:dateUtc="2026-05-25T03:30:00Z">
        <w:r w:rsidR="005A6A1C">
          <w:rPr>
            <w:rFonts w:ascii="Times New Roman" w:eastAsia="Times New Roman" w:hAnsi="Times New Roman" w:cs="Times New Roman"/>
          </w:rPr>
          <w:t xml:space="preserve"> </w:t>
        </w:r>
      </w:ins>
      <w:r w:rsidR="00A674A1">
        <w:rPr>
          <w:rFonts w:ascii="Times New Roman" w:eastAsia="Times New Roman" w:hAnsi="Times New Roman" w:cs="Times New Roman"/>
        </w:rPr>
        <w:t xml:space="preserve">Table </w:t>
      </w:r>
      <w:proofErr w:type="gramStart"/>
      <w:r w:rsidR="00A674A1">
        <w:rPr>
          <w:rFonts w:ascii="Times New Roman" w:eastAsia="Times New Roman" w:hAnsi="Times New Roman" w:cs="Times New Roman"/>
        </w:rPr>
        <w:t>1—</w:t>
      </w:r>
      <w:proofErr w:type="gramEnd"/>
      <w:r w:rsidR="00A674A1">
        <w:rPr>
          <w:rFonts w:ascii="Times New Roman" w:eastAsia="Times New Roman" w:hAnsi="Times New Roman" w:cs="Times New Roman"/>
        </w:rPr>
        <w:t xml:space="preserve">which </w:t>
      </w:r>
      <w:ins w:id="2382" w:author="Benton, Deon" w:date="2026-05-16T19:56:00Z" w16du:dateUtc="2026-05-17T00:56:00Z">
        <w:r w:rsidR="00985A4A">
          <w:rPr>
            <w:rFonts w:ascii="Times New Roman" w:eastAsia="Times New Roman" w:hAnsi="Times New Roman" w:cs="Times New Roman"/>
          </w:rPr>
          <w:t xml:space="preserve">shows </w:t>
        </w:r>
      </w:ins>
      <w:ins w:id="2383" w:author="Benton, Deon" w:date="2026-05-16T19:57:00Z" w16du:dateUtc="2026-05-17T00:57:00Z">
        <w:r w:rsidR="00985A4A">
          <w:rPr>
            <w:rFonts w:ascii="Times New Roman" w:eastAsia="Times New Roman" w:hAnsi="Times New Roman" w:cs="Times New Roman"/>
          </w:rPr>
          <w:t xml:space="preserve">the qualitative fits of </w:t>
        </w:r>
      </w:ins>
      <w:ins w:id="2384" w:author="Benton, Deon" w:date="2026-05-16T20:04:00Z" w16du:dateUtc="2026-05-17T01:04:00Z">
        <w:r w:rsidR="004620D0">
          <w:rPr>
            <w:rFonts w:ascii="Times New Roman" w:eastAsia="Times New Roman" w:hAnsi="Times New Roman" w:cs="Times New Roman"/>
          </w:rPr>
          <w:t>each of</w:t>
        </w:r>
      </w:ins>
      <w:ins w:id="2385" w:author="Benton, Deon" w:date="2026-05-16T19:57:00Z" w16du:dateUtc="2026-05-17T00:57:00Z">
        <w:r w:rsidR="00985A4A">
          <w:rPr>
            <w:rFonts w:ascii="Times New Roman" w:eastAsia="Times New Roman" w:hAnsi="Times New Roman" w:cs="Times New Roman"/>
          </w:rPr>
          <w:t xml:space="preserve"> </w:t>
        </w:r>
      </w:ins>
      <w:ins w:id="2386" w:author="Benton, Deon" w:date="2026-05-16T20:04:00Z" w16du:dateUtc="2026-05-17T01:04:00Z">
        <w:r w:rsidR="00254310">
          <w:rPr>
            <w:rFonts w:ascii="Times New Roman" w:eastAsia="Times New Roman" w:hAnsi="Times New Roman" w:cs="Times New Roman"/>
          </w:rPr>
          <w:t xml:space="preserve">these models to the five target </w:t>
        </w:r>
        <w:proofErr w:type="gramStart"/>
        <w:r w:rsidR="00254310">
          <w:rPr>
            <w:rFonts w:ascii="Times New Roman" w:eastAsia="Times New Roman" w:hAnsi="Times New Roman" w:cs="Times New Roman"/>
          </w:rPr>
          <w:t>findings</w:t>
        </w:r>
      </w:ins>
      <w:r w:rsidR="00A674A1">
        <w:rPr>
          <w:rFonts w:ascii="Times New Roman" w:eastAsia="Times New Roman" w:hAnsi="Times New Roman" w:cs="Times New Roman"/>
        </w:rPr>
        <w:t>—</w:t>
      </w:r>
      <w:proofErr w:type="gramEnd"/>
      <w:r w:rsidR="00A674A1">
        <w:rPr>
          <w:rFonts w:ascii="Times New Roman" w:eastAsia="Times New Roman" w:hAnsi="Times New Roman" w:cs="Times New Roman"/>
        </w:rPr>
        <w:t xml:space="preserve">makes this point </w:t>
      </w:r>
      <w:r w:rsidR="000A6421">
        <w:rPr>
          <w:rFonts w:ascii="Times New Roman" w:eastAsia="Times New Roman" w:hAnsi="Times New Roman" w:cs="Times New Roman"/>
        </w:rPr>
        <w:t>especially clear</w:t>
      </w:r>
      <w:r w:rsidR="00A674A1">
        <w:rPr>
          <w:rFonts w:ascii="Times New Roman" w:eastAsia="Times New Roman" w:hAnsi="Times New Roman" w:cs="Times New Roman"/>
        </w:rPr>
        <w:t xml:space="preserve">. </w:t>
      </w:r>
      <w:r w:rsidR="000520AB">
        <w:rPr>
          <w:rFonts w:ascii="Times New Roman" w:eastAsia="Times New Roman" w:hAnsi="Times New Roman" w:cs="Times New Roman"/>
        </w:rPr>
        <w:t xml:space="preserve"> </w:t>
      </w:r>
      <w:r w:rsidR="00B50415" w:rsidRPr="00B50415">
        <w:rPr>
          <w:rFonts w:ascii="Times New Roman" w:eastAsia="Times New Roman" w:hAnsi="Times New Roman" w:cs="Times New Roman"/>
        </w:rPr>
        <w:t xml:space="preserve">The table shows that ALIAS successfully captured all five target findings as well as the more specific findings associated with </w:t>
      </w:r>
      <w:r w:rsidR="00F911ED">
        <w:rPr>
          <w:rFonts w:ascii="Times New Roman" w:eastAsia="Times New Roman" w:hAnsi="Times New Roman" w:cs="Times New Roman"/>
        </w:rPr>
        <w:t>illustrative paradigms from which the target findings were derived</w:t>
      </w:r>
      <w:r w:rsidR="00B50415" w:rsidRPr="00B50415">
        <w:rPr>
          <w:rFonts w:ascii="Times New Roman" w:eastAsia="Times New Roman" w:hAnsi="Times New Roman" w:cs="Times New Roman"/>
        </w:rPr>
        <w:t>.</w:t>
      </w:r>
      <w:r w:rsidR="00B50415">
        <w:rPr>
          <w:rFonts w:ascii="Times New Roman" w:eastAsia="Times New Roman" w:hAnsi="Times New Roman" w:cs="Times New Roman"/>
        </w:rPr>
        <w:t xml:space="preserve"> </w:t>
      </w:r>
      <w:r w:rsidR="003B68A4">
        <w:rPr>
          <w:rFonts w:ascii="Times New Roman" w:eastAsia="Times New Roman" w:hAnsi="Times New Roman" w:cs="Times New Roman"/>
        </w:rPr>
        <w:t xml:space="preserve">In contrast, the remaining models either failed to capture several of the target findings, could only partially account for them, or could not be used to simulate them because of theoretical or architectural limitations. </w:t>
      </w:r>
      <w:r w:rsidR="00107506" w:rsidRPr="00107506">
        <w:rPr>
          <w:rFonts w:ascii="Times New Roman" w:eastAsia="Times New Roman" w:hAnsi="Times New Roman" w:cs="Times New Roman"/>
        </w:rPr>
        <w:t>ALIAS</w:t>
      </w:r>
      <w:r w:rsidR="00107506">
        <w:rPr>
          <w:rFonts w:ascii="Times New Roman" w:eastAsia="Times New Roman" w:hAnsi="Times New Roman" w:cs="Times New Roman"/>
        </w:rPr>
        <w:t>’</w:t>
      </w:r>
      <w:r w:rsidR="00107506" w:rsidRPr="00107506">
        <w:rPr>
          <w:rFonts w:ascii="Times New Roman" w:eastAsia="Times New Roman" w:hAnsi="Times New Roman" w:cs="Times New Roman"/>
        </w:rPr>
        <w:t xml:space="preserve">s </w:t>
      </w:r>
      <w:ins w:id="2387" w:author="Benton, Deon" w:date="2026-05-24T22:36:00Z" w16du:dateUtc="2026-05-25T03:36:00Z">
        <w:r w:rsidR="00EC32E4">
          <w:rPr>
            <w:rFonts w:ascii="Times New Roman" w:eastAsia="Times New Roman" w:hAnsi="Times New Roman" w:cs="Times New Roman"/>
          </w:rPr>
          <w:t>superior performance</w:t>
        </w:r>
      </w:ins>
      <w:r w:rsidR="00CC76E3">
        <w:rPr>
          <w:rFonts w:ascii="Times New Roman" w:eastAsia="Times New Roman" w:hAnsi="Times New Roman" w:cs="Times New Roman"/>
        </w:rPr>
        <w:t xml:space="preserve"> challenges the idea that infants’ looking behavior in action efficiency studies is underpinned by domain-specific mechanisms that provide infants with rich notions of efficiency and cost.</w:t>
      </w:r>
    </w:p>
    <w:p w14:paraId="1E27F5E2" w14:textId="77777777" w:rsidR="00107506" w:rsidRDefault="00107506" w:rsidP="00107506">
      <w:pPr>
        <w:spacing w:line="480" w:lineRule="auto"/>
        <w:ind w:firstLine="720"/>
        <w:contextualSpacing/>
        <w:rPr>
          <w:rFonts w:ascii="Times New Roman" w:eastAsia="Times New Roman" w:hAnsi="Times New Roman" w:cs="Times New Roman"/>
        </w:rPr>
      </w:pPr>
    </w:p>
    <w:p w14:paraId="25BE40CB" w14:textId="706F1B44" w:rsidR="00E95A83" w:rsidRPr="007158A0" w:rsidRDefault="00E95A83" w:rsidP="00E95A83">
      <w:pPr>
        <w:pStyle w:val="Caption"/>
        <w:keepNext/>
        <w:rPr>
          <w:rFonts w:ascii="Times New Roman" w:hAnsi="Times New Roman" w:cs="Times New Roman"/>
          <w:color w:val="000000" w:themeColor="text1"/>
          <w:sz w:val="24"/>
          <w:szCs w:val="24"/>
        </w:rPr>
      </w:pPr>
      <w:r w:rsidRPr="007158A0">
        <w:rPr>
          <w:rFonts w:ascii="Times New Roman" w:hAnsi="Times New Roman" w:cs="Times New Roman"/>
          <w:b/>
          <w:bCs/>
          <w:i w:val="0"/>
          <w:iCs w:val="0"/>
          <w:color w:val="000000" w:themeColor="text1"/>
          <w:sz w:val="24"/>
          <w:szCs w:val="24"/>
        </w:rPr>
        <w:t xml:space="preserve">Table </w:t>
      </w:r>
      <w:r w:rsidRPr="007158A0">
        <w:rPr>
          <w:rFonts w:ascii="Times New Roman" w:hAnsi="Times New Roman" w:cs="Times New Roman"/>
          <w:b/>
          <w:bCs/>
          <w:i w:val="0"/>
          <w:iCs w:val="0"/>
          <w:color w:val="000000" w:themeColor="text1"/>
          <w:sz w:val="24"/>
          <w:szCs w:val="24"/>
        </w:rPr>
        <w:fldChar w:fldCharType="begin"/>
      </w:r>
      <w:r w:rsidRPr="007158A0">
        <w:rPr>
          <w:rFonts w:ascii="Times New Roman" w:hAnsi="Times New Roman" w:cs="Times New Roman"/>
          <w:b/>
          <w:bCs/>
          <w:i w:val="0"/>
          <w:iCs w:val="0"/>
          <w:color w:val="000000" w:themeColor="text1"/>
          <w:sz w:val="24"/>
          <w:szCs w:val="24"/>
        </w:rPr>
        <w:instrText xml:space="preserve"> SEQ Table \* ARABIC </w:instrText>
      </w:r>
      <w:r w:rsidRPr="007158A0">
        <w:rPr>
          <w:rFonts w:ascii="Times New Roman" w:hAnsi="Times New Roman" w:cs="Times New Roman"/>
          <w:b/>
          <w:bCs/>
          <w:i w:val="0"/>
          <w:iCs w:val="0"/>
          <w:color w:val="000000" w:themeColor="text1"/>
          <w:sz w:val="24"/>
          <w:szCs w:val="24"/>
        </w:rPr>
        <w:fldChar w:fldCharType="separate"/>
      </w:r>
      <w:r w:rsidRPr="007158A0">
        <w:rPr>
          <w:rFonts w:ascii="Times New Roman" w:hAnsi="Times New Roman" w:cs="Times New Roman"/>
          <w:b/>
          <w:bCs/>
          <w:i w:val="0"/>
          <w:iCs w:val="0"/>
          <w:noProof/>
          <w:color w:val="000000" w:themeColor="text1"/>
          <w:sz w:val="24"/>
          <w:szCs w:val="24"/>
        </w:rPr>
        <w:t>1</w:t>
      </w:r>
      <w:r w:rsidRPr="007158A0">
        <w:rPr>
          <w:rFonts w:ascii="Times New Roman" w:hAnsi="Times New Roman" w:cs="Times New Roman"/>
          <w:b/>
          <w:bCs/>
          <w:i w:val="0"/>
          <w:iCs w:val="0"/>
          <w:color w:val="000000" w:themeColor="text1"/>
          <w:sz w:val="24"/>
          <w:szCs w:val="24"/>
        </w:rPr>
        <w:fldChar w:fldCharType="end"/>
      </w:r>
      <w:r w:rsidRPr="007158A0">
        <w:rPr>
          <w:rFonts w:ascii="Times New Roman" w:hAnsi="Times New Roman" w:cs="Times New Roman"/>
          <w:b/>
          <w:bCs/>
          <w:i w:val="0"/>
          <w:iCs w:val="0"/>
          <w:color w:val="000000" w:themeColor="text1"/>
          <w:sz w:val="24"/>
          <w:szCs w:val="24"/>
        </w:rPr>
        <w:t>.</w:t>
      </w:r>
      <w:r w:rsidRPr="007158A0">
        <w:rPr>
          <w:rFonts w:ascii="Times New Roman" w:hAnsi="Times New Roman" w:cs="Times New Roman"/>
          <w:i w:val="0"/>
          <w:iCs w:val="0"/>
          <w:color w:val="000000" w:themeColor="text1"/>
          <w:sz w:val="24"/>
          <w:szCs w:val="24"/>
        </w:rPr>
        <w:t xml:space="preserve"> </w:t>
      </w:r>
      <w:r w:rsidRPr="007158A0">
        <w:rPr>
          <w:rFonts w:ascii="Times New Roman" w:hAnsi="Times New Roman" w:cs="Times New Roman"/>
          <w:color w:val="000000" w:themeColor="text1"/>
          <w:sz w:val="24"/>
          <w:szCs w:val="24"/>
        </w:rPr>
        <w:t>Qualitative fits of the different models to the five target findings examined in the current paper.</w:t>
      </w:r>
    </w:p>
    <w:tbl>
      <w:tblPr>
        <w:tblStyle w:val="TableGrid"/>
        <w:tblW w:w="11861" w:type="dxa"/>
        <w:tblInd w:w="-1265" w:type="dxa"/>
        <w:tblLook w:val="04A0" w:firstRow="1" w:lastRow="0" w:firstColumn="1" w:lastColumn="0" w:noHBand="0" w:noVBand="1"/>
      </w:tblPr>
      <w:tblGrid>
        <w:gridCol w:w="2389"/>
        <w:gridCol w:w="1563"/>
        <w:gridCol w:w="985"/>
        <w:gridCol w:w="1656"/>
        <w:gridCol w:w="1656"/>
        <w:gridCol w:w="1806"/>
        <w:gridCol w:w="1806"/>
      </w:tblGrid>
      <w:tr w:rsidR="00666D09" w:rsidRPr="0052351C" w14:paraId="122B9CCB" w14:textId="77777777" w:rsidTr="007158A0">
        <w:tc>
          <w:tcPr>
            <w:tcW w:w="2389" w:type="dxa"/>
            <w:tcBorders>
              <w:top w:val="single" w:sz="4" w:space="0" w:color="auto"/>
              <w:left w:val="nil"/>
              <w:bottom w:val="single" w:sz="4" w:space="0" w:color="auto"/>
              <w:right w:val="nil"/>
            </w:tcBorders>
          </w:tcPr>
          <w:p w14:paraId="535E4D41"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63C6A428" w14:textId="77777777" w:rsidR="00666D09" w:rsidRPr="0052351C" w:rsidRDefault="00666D09" w:rsidP="00C012CC">
            <w:pPr>
              <w:rPr>
                <w:rFonts w:ascii="Times New Roman" w:hAnsi="Times New Roman" w:cs="Times New Roman"/>
              </w:rPr>
            </w:pPr>
          </w:p>
        </w:tc>
        <w:tc>
          <w:tcPr>
            <w:tcW w:w="985" w:type="dxa"/>
            <w:tcBorders>
              <w:top w:val="single" w:sz="4" w:space="0" w:color="auto"/>
              <w:left w:val="nil"/>
              <w:bottom w:val="single" w:sz="4" w:space="0" w:color="auto"/>
              <w:right w:val="nil"/>
            </w:tcBorders>
          </w:tcPr>
          <w:p w14:paraId="569481CC" w14:textId="77777777" w:rsidR="00666D09" w:rsidRPr="0052351C" w:rsidRDefault="00666D09" w:rsidP="00C012CC">
            <w:pPr>
              <w:rPr>
                <w:rFonts w:ascii="Times New Roman" w:hAnsi="Times New Roman" w:cs="Times New Roman"/>
              </w:rPr>
            </w:pPr>
          </w:p>
        </w:tc>
        <w:tc>
          <w:tcPr>
            <w:tcW w:w="1656" w:type="dxa"/>
            <w:tcBorders>
              <w:top w:val="single" w:sz="4" w:space="0" w:color="auto"/>
              <w:left w:val="nil"/>
              <w:bottom w:val="single" w:sz="4" w:space="0" w:color="auto"/>
              <w:right w:val="nil"/>
            </w:tcBorders>
          </w:tcPr>
          <w:p w14:paraId="1A446533" w14:textId="77777777" w:rsidR="00666D09" w:rsidRPr="0052351C" w:rsidRDefault="00666D09" w:rsidP="00C012CC">
            <w:pPr>
              <w:rPr>
                <w:rFonts w:ascii="Times New Roman" w:hAnsi="Times New Roman" w:cs="Times New Roman"/>
              </w:rPr>
            </w:pPr>
          </w:p>
        </w:tc>
        <w:tc>
          <w:tcPr>
            <w:tcW w:w="3462" w:type="dxa"/>
            <w:gridSpan w:val="2"/>
            <w:tcBorders>
              <w:top w:val="single" w:sz="4" w:space="0" w:color="auto"/>
              <w:left w:val="nil"/>
              <w:bottom w:val="single" w:sz="4" w:space="0" w:color="auto"/>
              <w:right w:val="nil"/>
            </w:tcBorders>
          </w:tcPr>
          <w:p w14:paraId="500FA56C" w14:textId="77777777" w:rsidR="00666D09" w:rsidRDefault="00666D09" w:rsidP="00C012CC">
            <w:pPr>
              <w:jc w:val="center"/>
              <w:rPr>
                <w:rFonts w:ascii="Times New Roman" w:hAnsi="Times New Roman" w:cs="Times New Roman"/>
              </w:rPr>
            </w:pPr>
            <w:r>
              <w:rPr>
                <w:rFonts w:ascii="Times New Roman" w:hAnsi="Times New Roman" w:cs="Times New Roman"/>
              </w:rPr>
              <w:t>Model</w:t>
            </w:r>
          </w:p>
          <w:p w14:paraId="4CEB1331" w14:textId="77777777" w:rsidR="00666D09" w:rsidRPr="0052351C" w:rsidRDefault="00666D09" w:rsidP="00C012CC">
            <w:pPr>
              <w:jc w:val="center"/>
              <w:rPr>
                <w:rFonts w:ascii="Times New Roman" w:hAnsi="Times New Roman" w:cs="Times New Roman"/>
              </w:rPr>
            </w:pPr>
          </w:p>
        </w:tc>
        <w:tc>
          <w:tcPr>
            <w:tcW w:w="1806" w:type="dxa"/>
            <w:tcBorders>
              <w:top w:val="single" w:sz="4" w:space="0" w:color="auto"/>
              <w:left w:val="nil"/>
              <w:bottom w:val="single" w:sz="4" w:space="0" w:color="auto"/>
              <w:right w:val="nil"/>
            </w:tcBorders>
          </w:tcPr>
          <w:p w14:paraId="714C2B72" w14:textId="77777777" w:rsidR="00666D09" w:rsidRPr="0052351C" w:rsidRDefault="00666D09" w:rsidP="00C012CC">
            <w:pPr>
              <w:rPr>
                <w:rFonts w:ascii="Times New Roman" w:hAnsi="Times New Roman" w:cs="Times New Roman"/>
              </w:rPr>
            </w:pPr>
          </w:p>
        </w:tc>
      </w:tr>
      <w:tr w:rsidR="00666D09" w:rsidRPr="0052351C" w14:paraId="371D8569" w14:textId="77777777" w:rsidTr="007158A0">
        <w:tc>
          <w:tcPr>
            <w:tcW w:w="2389" w:type="dxa"/>
            <w:tcBorders>
              <w:top w:val="single" w:sz="4" w:space="0" w:color="auto"/>
              <w:left w:val="nil"/>
              <w:bottom w:val="single" w:sz="4" w:space="0" w:color="auto"/>
              <w:right w:val="nil"/>
            </w:tcBorders>
          </w:tcPr>
          <w:p w14:paraId="2E2ACC46"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Target finding</w:t>
            </w:r>
          </w:p>
        </w:tc>
        <w:tc>
          <w:tcPr>
            <w:tcW w:w="1563" w:type="dxa"/>
            <w:tcBorders>
              <w:top w:val="single" w:sz="4" w:space="0" w:color="auto"/>
              <w:left w:val="nil"/>
              <w:bottom w:val="single" w:sz="4" w:space="0" w:color="auto"/>
              <w:right w:val="nil"/>
            </w:tcBorders>
          </w:tcPr>
          <w:p w14:paraId="3AEB5992"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Illustrative paradigm</w:t>
            </w:r>
          </w:p>
        </w:tc>
        <w:tc>
          <w:tcPr>
            <w:tcW w:w="985" w:type="dxa"/>
            <w:tcBorders>
              <w:top w:val="single" w:sz="4" w:space="0" w:color="auto"/>
              <w:left w:val="nil"/>
              <w:bottom w:val="single" w:sz="4" w:space="0" w:color="auto"/>
              <w:right w:val="nil"/>
            </w:tcBorders>
          </w:tcPr>
          <w:p w14:paraId="71D7FC18"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Articles</w:t>
            </w:r>
          </w:p>
        </w:tc>
        <w:tc>
          <w:tcPr>
            <w:tcW w:w="1656" w:type="dxa"/>
            <w:tcBorders>
              <w:top w:val="single" w:sz="4" w:space="0" w:color="auto"/>
              <w:left w:val="nil"/>
              <w:bottom w:val="nil"/>
              <w:right w:val="nil"/>
            </w:tcBorders>
          </w:tcPr>
          <w:p w14:paraId="05EF1E8E"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ALIAS</w:t>
            </w:r>
          </w:p>
        </w:tc>
        <w:tc>
          <w:tcPr>
            <w:tcW w:w="1656" w:type="dxa"/>
            <w:tcBorders>
              <w:top w:val="single" w:sz="4" w:space="0" w:color="auto"/>
              <w:left w:val="nil"/>
              <w:bottom w:val="nil"/>
              <w:right w:val="nil"/>
            </w:tcBorders>
          </w:tcPr>
          <w:p w14:paraId="4173EE8D"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ALIAS-2</w:t>
            </w:r>
          </w:p>
        </w:tc>
        <w:tc>
          <w:tcPr>
            <w:tcW w:w="1806" w:type="dxa"/>
            <w:tcBorders>
              <w:top w:val="single" w:sz="4" w:space="0" w:color="auto"/>
              <w:left w:val="nil"/>
              <w:bottom w:val="nil"/>
              <w:right w:val="nil"/>
            </w:tcBorders>
          </w:tcPr>
          <w:p w14:paraId="17935D35"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OM10</w:t>
            </w:r>
          </w:p>
        </w:tc>
        <w:tc>
          <w:tcPr>
            <w:tcW w:w="1806" w:type="dxa"/>
            <w:tcBorders>
              <w:top w:val="single" w:sz="4" w:space="0" w:color="auto"/>
              <w:left w:val="nil"/>
              <w:bottom w:val="nil"/>
              <w:right w:val="nil"/>
            </w:tcBorders>
          </w:tcPr>
          <w:p w14:paraId="0B6B86C2"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OM10-2</w:t>
            </w:r>
          </w:p>
        </w:tc>
      </w:tr>
      <w:tr w:rsidR="00666D09" w:rsidRPr="0052351C" w14:paraId="5727E11A" w14:textId="77777777" w:rsidTr="007158A0">
        <w:tc>
          <w:tcPr>
            <w:tcW w:w="2389" w:type="dxa"/>
            <w:vMerge w:val="restart"/>
            <w:tcBorders>
              <w:top w:val="single" w:sz="4" w:space="0" w:color="auto"/>
              <w:left w:val="nil"/>
              <w:bottom w:val="nil"/>
              <w:right w:val="nil"/>
            </w:tcBorders>
          </w:tcPr>
          <w:p w14:paraId="0293EB2F"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lastRenderedPageBreak/>
              <w:t>Selective longer looking to inefficient than actions following constrained.</w:t>
            </w:r>
          </w:p>
        </w:tc>
        <w:tc>
          <w:tcPr>
            <w:tcW w:w="1563" w:type="dxa"/>
            <w:tcBorders>
              <w:top w:val="single" w:sz="4" w:space="0" w:color="auto"/>
              <w:left w:val="nil"/>
              <w:bottom w:val="single" w:sz="4" w:space="0" w:color="auto"/>
              <w:right w:val="nil"/>
            </w:tcBorders>
          </w:tcPr>
          <w:p w14:paraId="7FB21BF9" w14:textId="77777777" w:rsidR="00666D09" w:rsidRDefault="00666D09" w:rsidP="00C012CC">
            <w:pPr>
              <w:rPr>
                <w:rFonts w:ascii="Times New Roman" w:hAnsi="Times New Roman" w:cs="Times New Roman"/>
              </w:rPr>
            </w:pPr>
            <w:r w:rsidRPr="0052351C">
              <w:rPr>
                <w:rFonts w:ascii="Times New Roman" w:hAnsi="Times New Roman" w:cs="Times New Roman"/>
              </w:rPr>
              <w:t xml:space="preserve">Animate agent constrained action </w:t>
            </w:r>
          </w:p>
          <w:p w14:paraId="6EE81E9C" w14:textId="77777777" w:rsidR="00666D09" w:rsidRPr="0052351C" w:rsidRDefault="00666D09" w:rsidP="00C012CC">
            <w:pPr>
              <w:rPr>
                <w:rFonts w:ascii="Times New Roman" w:hAnsi="Times New Roman" w:cs="Times New Roman"/>
              </w:rPr>
            </w:pPr>
          </w:p>
        </w:tc>
        <w:tc>
          <w:tcPr>
            <w:tcW w:w="985" w:type="dxa"/>
            <w:vMerge w:val="restart"/>
            <w:tcBorders>
              <w:top w:val="single" w:sz="4" w:space="0" w:color="auto"/>
              <w:left w:val="nil"/>
              <w:bottom w:val="nil"/>
              <w:right w:val="nil"/>
            </w:tcBorders>
          </w:tcPr>
          <w:p w14:paraId="3F687366" w14:textId="77777777" w:rsidR="00666D09" w:rsidRDefault="00666D09" w:rsidP="00C012CC">
            <w:pPr>
              <w:rPr>
                <w:rFonts w:ascii="Times New Roman" w:eastAsia="Times New Roman" w:hAnsi="Times New Roman" w:cs="Times New Roman"/>
              </w:rPr>
            </w:pPr>
          </w:p>
          <w:p w14:paraId="536592FC" w14:textId="77777777" w:rsidR="00666D09" w:rsidRDefault="00666D09" w:rsidP="00C012CC">
            <w:pPr>
              <w:rPr>
                <w:rFonts w:ascii="Times New Roman" w:eastAsia="Times New Roman" w:hAnsi="Times New Roman" w:cs="Times New Roman"/>
              </w:rPr>
            </w:pPr>
          </w:p>
          <w:p w14:paraId="59EB40E1" w14:textId="251FE374" w:rsidR="00666D09" w:rsidRPr="0052351C" w:rsidRDefault="00666D09" w:rsidP="00C012CC">
            <w:pPr>
              <w:rPr>
                <w:rFonts w:ascii="Times New Roman" w:hAnsi="Times New Roman" w:cs="Times New Roman"/>
              </w:rPr>
            </w:pPr>
            <w:r w:rsidRPr="0052351C">
              <w:rPr>
                <w:rFonts w:ascii="Times New Roman" w:eastAsia="Times New Roman" w:hAnsi="Times New Roman" w:cs="Times New Roman"/>
              </w:rPr>
              <w:t>Csibra et al. (1999); Gergely et al. (1995)</w:t>
            </w:r>
          </w:p>
        </w:tc>
        <w:tc>
          <w:tcPr>
            <w:tcW w:w="1656" w:type="dxa"/>
            <w:tcBorders>
              <w:top w:val="nil"/>
              <w:left w:val="nil"/>
              <w:bottom w:val="nil"/>
              <w:right w:val="nil"/>
            </w:tcBorders>
          </w:tcPr>
          <w:p w14:paraId="3124DB78"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65C7E273" wp14:editId="40473D41">
                  <wp:extent cx="914400" cy="914400"/>
                  <wp:effectExtent l="0" t="0" r="0" b="0"/>
                  <wp:docPr id="108115538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6E045B5D"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0805BA89" wp14:editId="5ED1DE07">
                  <wp:extent cx="914400" cy="914400"/>
                  <wp:effectExtent l="0" t="0" r="0" b="0"/>
                  <wp:docPr id="1919496189"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831F7A5"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43F9E97" wp14:editId="07B3DDDA">
                  <wp:extent cx="914400" cy="914400"/>
                  <wp:effectExtent l="0" t="0" r="0" b="0"/>
                  <wp:docPr id="15397641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6FF64E54"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1A52A341" wp14:editId="6F4DAAC9">
                  <wp:extent cx="914400" cy="914400"/>
                  <wp:effectExtent l="0" t="0" r="0" b="0"/>
                  <wp:docPr id="2029478458"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2">
                            <a:extLst>
                              <a:ext uri="{96DAC541-7B7A-43D3-8B79-37D633B846F1}">
                                <asvg:svgBlip xmlns:asvg="http://schemas.microsoft.com/office/drawing/2016/SVG/main" r:embed="rId53"/>
                              </a:ext>
                            </a:extLst>
                          </a:blip>
                          <a:stretch>
                            <a:fillRect/>
                          </a:stretch>
                        </pic:blipFill>
                        <pic:spPr>
                          <a:xfrm>
                            <a:off x="0" y="0"/>
                            <a:ext cx="914400" cy="914400"/>
                          </a:xfrm>
                          <a:prstGeom prst="rect">
                            <a:avLst/>
                          </a:prstGeom>
                        </pic:spPr>
                      </pic:pic>
                    </a:graphicData>
                  </a:graphic>
                </wp:inline>
              </w:drawing>
            </w:r>
          </w:p>
        </w:tc>
      </w:tr>
      <w:tr w:rsidR="00666D09" w:rsidRPr="0052351C" w14:paraId="68FD5CD4" w14:textId="77777777" w:rsidTr="007158A0">
        <w:tc>
          <w:tcPr>
            <w:tcW w:w="2389" w:type="dxa"/>
            <w:vMerge/>
            <w:tcBorders>
              <w:top w:val="nil"/>
              <w:left w:val="nil"/>
              <w:bottom w:val="nil"/>
              <w:right w:val="nil"/>
            </w:tcBorders>
          </w:tcPr>
          <w:p w14:paraId="2FF39490"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2E97244B" w14:textId="77777777" w:rsidR="00666D09" w:rsidRDefault="00666D09" w:rsidP="00C012CC">
            <w:pPr>
              <w:rPr>
                <w:rFonts w:ascii="Times New Roman" w:hAnsi="Times New Roman" w:cs="Times New Roman"/>
              </w:rPr>
            </w:pPr>
            <w:r w:rsidRPr="0052351C">
              <w:rPr>
                <w:rFonts w:ascii="Times New Roman" w:hAnsi="Times New Roman" w:cs="Times New Roman"/>
              </w:rPr>
              <w:t>Animate agent unconstrained action</w:t>
            </w:r>
          </w:p>
          <w:p w14:paraId="77580BC3" w14:textId="77777777" w:rsidR="00666D09" w:rsidRPr="0052351C" w:rsidRDefault="00666D09" w:rsidP="00C012CC">
            <w:pPr>
              <w:rPr>
                <w:rFonts w:ascii="Times New Roman" w:hAnsi="Times New Roman" w:cs="Times New Roman"/>
              </w:rPr>
            </w:pPr>
          </w:p>
        </w:tc>
        <w:tc>
          <w:tcPr>
            <w:tcW w:w="985" w:type="dxa"/>
            <w:vMerge/>
            <w:tcBorders>
              <w:left w:val="nil"/>
              <w:bottom w:val="nil"/>
              <w:right w:val="nil"/>
            </w:tcBorders>
          </w:tcPr>
          <w:p w14:paraId="07C832BA"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264EB8DA"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119DC760" wp14:editId="6CF66625">
                  <wp:extent cx="914400" cy="914400"/>
                  <wp:effectExtent l="0" t="0" r="0" b="0"/>
                  <wp:docPr id="1719927816"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35164E46"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43B98317" wp14:editId="3EE6E7B1">
                  <wp:extent cx="914400" cy="914400"/>
                  <wp:effectExtent l="0" t="0" r="0" b="0"/>
                  <wp:docPr id="1687397132"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2">
                            <a:extLst>
                              <a:ext uri="{96DAC541-7B7A-43D3-8B79-37D633B846F1}">
                                <asvg:svgBlip xmlns:asvg="http://schemas.microsoft.com/office/drawing/2016/SVG/main" r:embed="rId53"/>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3C5AD6B"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B533F14" wp14:editId="03A7AA93">
                  <wp:extent cx="914400" cy="914400"/>
                  <wp:effectExtent l="0" t="0" r="0" b="0"/>
                  <wp:docPr id="96551007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419AC17B"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524787BE" wp14:editId="1D2F62A9">
                  <wp:extent cx="914400" cy="914400"/>
                  <wp:effectExtent l="0" t="0" r="0" b="0"/>
                  <wp:docPr id="146662236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2">
                            <a:extLst>
                              <a:ext uri="{96DAC541-7B7A-43D3-8B79-37D633B846F1}">
                                <asvg:svgBlip xmlns:asvg="http://schemas.microsoft.com/office/drawing/2016/SVG/main" r:embed="rId53"/>
                              </a:ext>
                            </a:extLst>
                          </a:blip>
                          <a:stretch>
                            <a:fillRect/>
                          </a:stretch>
                        </pic:blipFill>
                        <pic:spPr>
                          <a:xfrm>
                            <a:off x="0" y="0"/>
                            <a:ext cx="914400" cy="914400"/>
                          </a:xfrm>
                          <a:prstGeom prst="rect">
                            <a:avLst/>
                          </a:prstGeom>
                        </pic:spPr>
                      </pic:pic>
                    </a:graphicData>
                  </a:graphic>
                </wp:inline>
              </w:drawing>
            </w:r>
          </w:p>
        </w:tc>
      </w:tr>
      <w:tr w:rsidR="00666D09" w:rsidRPr="0052351C" w14:paraId="7DC9CFF4" w14:textId="77777777" w:rsidTr="007158A0">
        <w:tc>
          <w:tcPr>
            <w:tcW w:w="2389" w:type="dxa"/>
            <w:vMerge w:val="restart"/>
            <w:tcBorders>
              <w:top w:val="nil"/>
              <w:left w:val="nil"/>
              <w:bottom w:val="nil"/>
              <w:right w:val="nil"/>
            </w:tcBorders>
          </w:tcPr>
          <w:p w14:paraId="5ADF265A"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Independence from animacy.</w:t>
            </w:r>
          </w:p>
        </w:tc>
        <w:tc>
          <w:tcPr>
            <w:tcW w:w="1563" w:type="dxa"/>
            <w:tcBorders>
              <w:top w:val="single" w:sz="4" w:space="0" w:color="auto"/>
              <w:left w:val="nil"/>
              <w:bottom w:val="single" w:sz="4" w:space="0" w:color="auto"/>
              <w:right w:val="nil"/>
            </w:tcBorders>
          </w:tcPr>
          <w:p w14:paraId="3DCF35C5" w14:textId="77777777" w:rsidR="00666D09" w:rsidRDefault="00666D09" w:rsidP="00C012CC">
            <w:pPr>
              <w:rPr>
                <w:rFonts w:ascii="Times New Roman" w:hAnsi="Times New Roman" w:cs="Times New Roman"/>
              </w:rPr>
            </w:pPr>
            <w:r w:rsidRPr="0052351C">
              <w:rPr>
                <w:rFonts w:ascii="Times New Roman" w:hAnsi="Times New Roman" w:cs="Times New Roman"/>
              </w:rPr>
              <w:t>Inanimate-agent constrained action</w:t>
            </w:r>
          </w:p>
          <w:p w14:paraId="514E8FB2" w14:textId="77777777" w:rsidR="00666D09" w:rsidRPr="0052351C" w:rsidRDefault="00666D09" w:rsidP="00C012CC">
            <w:pPr>
              <w:rPr>
                <w:rFonts w:ascii="Times New Roman" w:hAnsi="Times New Roman" w:cs="Times New Roman"/>
              </w:rPr>
            </w:pPr>
          </w:p>
        </w:tc>
        <w:tc>
          <w:tcPr>
            <w:tcW w:w="985" w:type="dxa"/>
            <w:vMerge w:val="restart"/>
            <w:tcBorders>
              <w:top w:val="nil"/>
              <w:left w:val="nil"/>
              <w:bottom w:val="nil"/>
              <w:right w:val="nil"/>
            </w:tcBorders>
          </w:tcPr>
          <w:p w14:paraId="66A3C3A2" w14:textId="77777777" w:rsidR="00666D09" w:rsidRDefault="00666D09" w:rsidP="00C012CC">
            <w:pPr>
              <w:rPr>
                <w:rFonts w:ascii="Times New Roman" w:eastAsia="Times New Roman" w:hAnsi="Times New Roman" w:cs="Times New Roman"/>
              </w:rPr>
            </w:pPr>
          </w:p>
          <w:p w14:paraId="77FCEFCB" w14:textId="77777777" w:rsidR="00666D09" w:rsidRDefault="00666D09" w:rsidP="00C012CC">
            <w:pPr>
              <w:rPr>
                <w:rFonts w:ascii="Times New Roman" w:eastAsia="Times New Roman" w:hAnsi="Times New Roman" w:cs="Times New Roman"/>
              </w:rPr>
            </w:pPr>
          </w:p>
          <w:p w14:paraId="4DEB844B" w14:textId="33950C12" w:rsidR="00666D09" w:rsidRPr="0052351C" w:rsidRDefault="00666D09" w:rsidP="00C012CC">
            <w:pPr>
              <w:rPr>
                <w:rFonts w:ascii="Times New Roman" w:hAnsi="Times New Roman" w:cs="Times New Roman"/>
              </w:rPr>
            </w:pPr>
            <w:r w:rsidRPr="0052351C">
              <w:rPr>
                <w:rFonts w:ascii="Times New Roman" w:eastAsia="Times New Roman" w:hAnsi="Times New Roman" w:cs="Times New Roman"/>
              </w:rPr>
              <w:t>Csibra et al. (1999) Sodian et al. (2004)</w:t>
            </w:r>
          </w:p>
        </w:tc>
        <w:tc>
          <w:tcPr>
            <w:tcW w:w="1656" w:type="dxa"/>
            <w:tcBorders>
              <w:top w:val="nil"/>
              <w:left w:val="nil"/>
              <w:bottom w:val="nil"/>
              <w:right w:val="nil"/>
            </w:tcBorders>
          </w:tcPr>
          <w:p w14:paraId="5F3F08E9"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DE8B0AE" wp14:editId="22CEE166">
                  <wp:extent cx="914400" cy="914400"/>
                  <wp:effectExtent l="0" t="0" r="0" b="0"/>
                  <wp:docPr id="1983515121"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1045C06B"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5A9C5E4" wp14:editId="0D19B2BE">
                  <wp:extent cx="914400" cy="914400"/>
                  <wp:effectExtent l="0" t="0" r="0" b="0"/>
                  <wp:docPr id="48497457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5EF38051"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2DEAE0B1" wp14:editId="26BAAC96">
                  <wp:extent cx="914400" cy="914400"/>
                  <wp:effectExtent l="0" t="0" r="0" b="0"/>
                  <wp:docPr id="201972384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E8E8D26"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627BB881" wp14:editId="3F6207AD">
                  <wp:extent cx="914400" cy="914400"/>
                  <wp:effectExtent l="0" t="0" r="0" b="0"/>
                  <wp:docPr id="55183934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2">
                            <a:extLst>
                              <a:ext uri="{96DAC541-7B7A-43D3-8B79-37D633B846F1}">
                                <asvg:svgBlip xmlns:asvg="http://schemas.microsoft.com/office/drawing/2016/SVG/main" r:embed="rId53"/>
                              </a:ext>
                            </a:extLst>
                          </a:blip>
                          <a:stretch>
                            <a:fillRect/>
                          </a:stretch>
                        </pic:blipFill>
                        <pic:spPr>
                          <a:xfrm>
                            <a:off x="0" y="0"/>
                            <a:ext cx="914400" cy="914400"/>
                          </a:xfrm>
                          <a:prstGeom prst="rect">
                            <a:avLst/>
                          </a:prstGeom>
                        </pic:spPr>
                      </pic:pic>
                    </a:graphicData>
                  </a:graphic>
                </wp:inline>
              </w:drawing>
            </w:r>
          </w:p>
        </w:tc>
      </w:tr>
      <w:tr w:rsidR="00666D09" w:rsidRPr="0052351C" w14:paraId="7A17F3D1" w14:textId="77777777" w:rsidTr="007158A0">
        <w:tc>
          <w:tcPr>
            <w:tcW w:w="2389" w:type="dxa"/>
            <w:vMerge/>
            <w:tcBorders>
              <w:top w:val="nil"/>
              <w:left w:val="nil"/>
              <w:bottom w:val="nil"/>
              <w:right w:val="nil"/>
            </w:tcBorders>
          </w:tcPr>
          <w:p w14:paraId="423BCC16"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nil"/>
              <w:right w:val="nil"/>
            </w:tcBorders>
          </w:tcPr>
          <w:p w14:paraId="0B1138FE"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Inanimate agent unconstrained action</w:t>
            </w:r>
          </w:p>
        </w:tc>
        <w:tc>
          <w:tcPr>
            <w:tcW w:w="985" w:type="dxa"/>
            <w:vMerge/>
            <w:tcBorders>
              <w:left w:val="nil"/>
              <w:bottom w:val="nil"/>
              <w:right w:val="nil"/>
            </w:tcBorders>
          </w:tcPr>
          <w:p w14:paraId="2EC42950"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3671AF04"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2ECD5762" wp14:editId="169E14C9">
                  <wp:extent cx="914400" cy="914400"/>
                  <wp:effectExtent l="0" t="0" r="0" b="0"/>
                  <wp:docPr id="1229199976"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4253F4D6"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49900FC0" wp14:editId="36B92373">
                  <wp:extent cx="914400" cy="914400"/>
                  <wp:effectExtent l="0" t="0" r="0" b="0"/>
                  <wp:docPr id="1951258712"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2">
                            <a:extLst>
                              <a:ext uri="{96DAC541-7B7A-43D3-8B79-37D633B846F1}">
                                <asvg:svgBlip xmlns:asvg="http://schemas.microsoft.com/office/drawing/2016/SVG/main" r:embed="rId53"/>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29E47B0D"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791BF6D" wp14:editId="2D69B1D5">
                  <wp:extent cx="914400" cy="914400"/>
                  <wp:effectExtent l="0" t="0" r="0" b="0"/>
                  <wp:docPr id="1560094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D517C3D"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4AD80E52" wp14:editId="5DAA46BD">
                  <wp:extent cx="914400" cy="914400"/>
                  <wp:effectExtent l="0" t="0" r="0" b="0"/>
                  <wp:docPr id="53376452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2">
                            <a:extLst>
                              <a:ext uri="{96DAC541-7B7A-43D3-8B79-37D633B846F1}">
                                <asvg:svgBlip xmlns:asvg="http://schemas.microsoft.com/office/drawing/2016/SVG/main" r:embed="rId53"/>
                              </a:ext>
                            </a:extLst>
                          </a:blip>
                          <a:stretch>
                            <a:fillRect/>
                          </a:stretch>
                        </pic:blipFill>
                        <pic:spPr>
                          <a:xfrm>
                            <a:off x="0" y="0"/>
                            <a:ext cx="914400" cy="914400"/>
                          </a:xfrm>
                          <a:prstGeom prst="rect">
                            <a:avLst/>
                          </a:prstGeom>
                        </pic:spPr>
                      </pic:pic>
                    </a:graphicData>
                  </a:graphic>
                </wp:inline>
              </w:drawing>
            </w:r>
          </w:p>
        </w:tc>
      </w:tr>
      <w:tr w:rsidR="00666D09" w:rsidRPr="0052351C" w14:paraId="5E6240C2" w14:textId="77777777" w:rsidTr="007158A0">
        <w:tc>
          <w:tcPr>
            <w:tcW w:w="2389" w:type="dxa"/>
            <w:vMerge w:val="restart"/>
            <w:tcBorders>
              <w:top w:val="nil"/>
              <w:left w:val="nil"/>
              <w:bottom w:val="nil"/>
              <w:right w:val="nil"/>
            </w:tcBorders>
          </w:tcPr>
          <w:p w14:paraId="03F199F5"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Bidirectional inferences for actions, goals, and constraints.</w:t>
            </w:r>
          </w:p>
        </w:tc>
        <w:tc>
          <w:tcPr>
            <w:tcW w:w="1563" w:type="dxa"/>
            <w:tcBorders>
              <w:top w:val="nil"/>
              <w:left w:val="nil"/>
              <w:bottom w:val="single" w:sz="4" w:space="0" w:color="auto"/>
              <w:right w:val="nil"/>
            </w:tcBorders>
          </w:tcPr>
          <w:p w14:paraId="66ABF763" w14:textId="77777777" w:rsidR="00666D09" w:rsidRDefault="00666D09" w:rsidP="00C012CC">
            <w:pPr>
              <w:rPr>
                <w:rFonts w:ascii="Times New Roman" w:hAnsi="Times New Roman" w:cs="Times New Roman"/>
              </w:rPr>
            </w:pPr>
            <w:r w:rsidRPr="0052351C">
              <w:rPr>
                <w:rFonts w:ascii="Times New Roman" w:hAnsi="Times New Roman" w:cs="Times New Roman"/>
              </w:rPr>
              <w:t xml:space="preserve">Goal inference </w:t>
            </w:r>
          </w:p>
          <w:p w14:paraId="6E3E7152" w14:textId="77777777" w:rsidR="00666D09" w:rsidRPr="0052351C" w:rsidRDefault="00666D09" w:rsidP="00C012CC">
            <w:pPr>
              <w:rPr>
                <w:rFonts w:ascii="Times New Roman" w:hAnsi="Times New Roman" w:cs="Times New Roman"/>
              </w:rPr>
            </w:pPr>
          </w:p>
        </w:tc>
        <w:tc>
          <w:tcPr>
            <w:tcW w:w="985" w:type="dxa"/>
            <w:vMerge w:val="restart"/>
            <w:tcBorders>
              <w:top w:val="nil"/>
              <w:left w:val="nil"/>
              <w:bottom w:val="nil"/>
              <w:right w:val="nil"/>
            </w:tcBorders>
          </w:tcPr>
          <w:p w14:paraId="2D909149" w14:textId="77777777" w:rsidR="00666D09" w:rsidRDefault="00666D09" w:rsidP="00C012CC">
            <w:pPr>
              <w:rPr>
                <w:rFonts w:ascii="Times New Roman" w:eastAsia="Times New Roman" w:hAnsi="Times New Roman" w:cs="Times New Roman"/>
              </w:rPr>
            </w:pPr>
          </w:p>
          <w:p w14:paraId="6C8E4741" w14:textId="3D88361B" w:rsidR="00666D09" w:rsidRDefault="00666D09" w:rsidP="00C012CC">
            <w:pPr>
              <w:rPr>
                <w:rFonts w:ascii="Times New Roman" w:eastAsia="Times New Roman" w:hAnsi="Times New Roman" w:cs="Times New Roman"/>
              </w:rPr>
            </w:pPr>
            <w:r w:rsidRPr="0052351C">
              <w:rPr>
                <w:rFonts w:ascii="Times New Roman" w:eastAsia="Times New Roman" w:hAnsi="Times New Roman" w:cs="Times New Roman"/>
              </w:rPr>
              <w:t>Csibra et al.  (2003); Wagner &amp; Carey (2005)</w:t>
            </w:r>
          </w:p>
          <w:p w14:paraId="29507B2E"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0F926337"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6868B087" wp14:editId="13490C27">
                  <wp:extent cx="914400" cy="914400"/>
                  <wp:effectExtent l="0" t="0" r="0" b="0"/>
                  <wp:docPr id="58759016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7DF4DDBD"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463F73A" wp14:editId="3A105BB7">
                  <wp:extent cx="914400" cy="914400"/>
                  <wp:effectExtent l="0" t="0" r="0" b="0"/>
                  <wp:docPr id="46916890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5EB94AC"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209B47D6" wp14:editId="001F93BE">
                  <wp:extent cx="914400" cy="914400"/>
                  <wp:effectExtent l="0" t="0" r="0" b="0"/>
                  <wp:docPr id="566608158"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2">
                            <a:extLst>
                              <a:ext uri="{96DAC541-7B7A-43D3-8B79-37D633B846F1}">
                                <asvg:svgBlip xmlns:asvg="http://schemas.microsoft.com/office/drawing/2016/SVG/main" r:embed="rId53"/>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29B34B73"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56739FF0" wp14:editId="2CCB91B5">
                  <wp:extent cx="914400" cy="914400"/>
                  <wp:effectExtent l="0" t="0" r="0" b="0"/>
                  <wp:docPr id="699867916"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2">
                            <a:extLst>
                              <a:ext uri="{96DAC541-7B7A-43D3-8B79-37D633B846F1}">
                                <asvg:svgBlip xmlns:asvg="http://schemas.microsoft.com/office/drawing/2016/SVG/main" r:embed="rId53"/>
                              </a:ext>
                            </a:extLst>
                          </a:blip>
                          <a:stretch>
                            <a:fillRect/>
                          </a:stretch>
                        </pic:blipFill>
                        <pic:spPr>
                          <a:xfrm>
                            <a:off x="0" y="0"/>
                            <a:ext cx="914400" cy="914400"/>
                          </a:xfrm>
                          <a:prstGeom prst="rect">
                            <a:avLst/>
                          </a:prstGeom>
                        </pic:spPr>
                      </pic:pic>
                    </a:graphicData>
                  </a:graphic>
                </wp:inline>
              </w:drawing>
            </w:r>
          </w:p>
        </w:tc>
      </w:tr>
      <w:tr w:rsidR="00666D09" w:rsidRPr="0052351C" w14:paraId="160B6B5F" w14:textId="77777777" w:rsidTr="007158A0">
        <w:tc>
          <w:tcPr>
            <w:tcW w:w="2389" w:type="dxa"/>
            <w:vMerge/>
            <w:tcBorders>
              <w:top w:val="nil"/>
              <w:left w:val="nil"/>
              <w:bottom w:val="nil"/>
              <w:right w:val="nil"/>
            </w:tcBorders>
          </w:tcPr>
          <w:p w14:paraId="7A5B4557"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nil"/>
              <w:right w:val="nil"/>
            </w:tcBorders>
          </w:tcPr>
          <w:p w14:paraId="1A8005E8"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 xml:space="preserve">Constraint inference </w:t>
            </w:r>
          </w:p>
        </w:tc>
        <w:tc>
          <w:tcPr>
            <w:tcW w:w="985" w:type="dxa"/>
            <w:vMerge/>
            <w:tcBorders>
              <w:left w:val="nil"/>
              <w:bottom w:val="nil"/>
              <w:right w:val="nil"/>
            </w:tcBorders>
          </w:tcPr>
          <w:p w14:paraId="3C6F4CF4"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14E804E9"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18A1949D" wp14:editId="09CF05EF">
                  <wp:extent cx="914400" cy="914400"/>
                  <wp:effectExtent l="0" t="0" r="0" b="0"/>
                  <wp:docPr id="1731980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24111113"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66234C75" wp14:editId="73390BE7">
                  <wp:extent cx="914400" cy="914400"/>
                  <wp:effectExtent l="0" t="0" r="0" b="0"/>
                  <wp:docPr id="181715854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DC8C2BF"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6E8A903B" wp14:editId="54CC1640">
                  <wp:extent cx="914400" cy="914400"/>
                  <wp:effectExtent l="0" t="0" r="0" b="0"/>
                  <wp:docPr id="197481958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2">
                            <a:extLst>
                              <a:ext uri="{96DAC541-7B7A-43D3-8B79-37D633B846F1}">
                                <asvg:svgBlip xmlns:asvg="http://schemas.microsoft.com/office/drawing/2016/SVG/main" r:embed="rId53"/>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59E3DFBE"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347E87F7" wp14:editId="7532EC17">
                  <wp:extent cx="914400" cy="914400"/>
                  <wp:effectExtent l="0" t="0" r="0" b="0"/>
                  <wp:docPr id="460650404"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2">
                            <a:extLst>
                              <a:ext uri="{96DAC541-7B7A-43D3-8B79-37D633B846F1}">
                                <asvg:svgBlip xmlns:asvg="http://schemas.microsoft.com/office/drawing/2016/SVG/main" r:embed="rId53"/>
                              </a:ext>
                            </a:extLst>
                          </a:blip>
                          <a:stretch>
                            <a:fillRect/>
                          </a:stretch>
                        </pic:blipFill>
                        <pic:spPr>
                          <a:xfrm>
                            <a:off x="0" y="0"/>
                            <a:ext cx="914400" cy="914400"/>
                          </a:xfrm>
                          <a:prstGeom prst="rect">
                            <a:avLst/>
                          </a:prstGeom>
                        </pic:spPr>
                      </pic:pic>
                    </a:graphicData>
                  </a:graphic>
                </wp:inline>
              </w:drawing>
            </w:r>
          </w:p>
        </w:tc>
      </w:tr>
      <w:tr w:rsidR="00666D09" w:rsidRPr="0052351C" w14:paraId="3BD9B50C" w14:textId="77777777" w:rsidTr="007158A0">
        <w:tc>
          <w:tcPr>
            <w:tcW w:w="2389" w:type="dxa"/>
            <w:vMerge w:val="restart"/>
            <w:tcBorders>
              <w:top w:val="nil"/>
              <w:left w:val="nil"/>
              <w:bottom w:val="nil"/>
              <w:right w:val="nil"/>
            </w:tcBorders>
          </w:tcPr>
          <w:p w14:paraId="4F22CBD7"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Graded representations of efficiency.</w:t>
            </w:r>
          </w:p>
        </w:tc>
        <w:tc>
          <w:tcPr>
            <w:tcW w:w="1563" w:type="dxa"/>
            <w:tcBorders>
              <w:top w:val="nil"/>
              <w:left w:val="nil"/>
              <w:bottom w:val="single" w:sz="4" w:space="0" w:color="auto"/>
              <w:right w:val="nil"/>
            </w:tcBorders>
          </w:tcPr>
          <w:p w14:paraId="04F2D705" w14:textId="77777777" w:rsidR="00666D09" w:rsidRDefault="00666D09" w:rsidP="00C012CC">
            <w:pPr>
              <w:rPr>
                <w:rFonts w:ascii="Times New Roman" w:hAnsi="Times New Roman" w:cs="Times New Roman"/>
              </w:rPr>
            </w:pPr>
            <w:r w:rsidRPr="0052351C">
              <w:rPr>
                <w:rFonts w:ascii="Times New Roman" w:hAnsi="Times New Roman" w:cs="Times New Roman"/>
              </w:rPr>
              <w:t>More costly vs. less costly constrained action</w:t>
            </w:r>
          </w:p>
          <w:p w14:paraId="732F7B1C" w14:textId="77777777" w:rsidR="00666D09" w:rsidRPr="0052351C" w:rsidRDefault="00666D09" w:rsidP="00C012CC">
            <w:pPr>
              <w:rPr>
                <w:rFonts w:ascii="Times New Roman" w:hAnsi="Times New Roman" w:cs="Times New Roman"/>
              </w:rPr>
            </w:pPr>
          </w:p>
        </w:tc>
        <w:tc>
          <w:tcPr>
            <w:tcW w:w="985" w:type="dxa"/>
            <w:vMerge w:val="restart"/>
            <w:tcBorders>
              <w:top w:val="nil"/>
              <w:left w:val="nil"/>
              <w:bottom w:val="nil"/>
              <w:right w:val="nil"/>
            </w:tcBorders>
          </w:tcPr>
          <w:p w14:paraId="2A66C050" w14:textId="77777777" w:rsidR="00666D09" w:rsidRDefault="00666D09" w:rsidP="00C012CC">
            <w:pPr>
              <w:rPr>
                <w:rFonts w:ascii="Times New Roman" w:eastAsia="Times New Roman" w:hAnsi="Times New Roman" w:cs="Times New Roman"/>
              </w:rPr>
            </w:pPr>
          </w:p>
          <w:p w14:paraId="0660B062" w14:textId="77777777" w:rsidR="00666D09" w:rsidRDefault="00666D09" w:rsidP="00C012CC">
            <w:pPr>
              <w:rPr>
                <w:rFonts w:ascii="Times New Roman" w:eastAsia="Times New Roman" w:hAnsi="Times New Roman" w:cs="Times New Roman"/>
              </w:rPr>
            </w:pPr>
          </w:p>
          <w:p w14:paraId="37E55F92" w14:textId="77777777" w:rsidR="00666D09" w:rsidRDefault="00666D09" w:rsidP="00C012CC">
            <w:pPr>
              <w:rPr>
                <w:rFonts w:ascii="Times New Roman" w:eastAsia="Times New Roman" w:hAnsi="Times New Roman" w:cs="Times New Roman"/>
              </w:rPr>
            </w:pPr>
          </w:p>
          <w:p w14:paraId="35C2FF07" w14:textId="77777777" w:rsidR="00666D09" w:rsidRDefault="00666D09" w:rsidP="00C012CC">
            <w:pPr>
              <w:rPr>
                <w:rFonts w:ascii="Times New Roman" w:eastAsia="Times New Roman" w:hAnsi="Times New Roman" w:cs="Times New Roman"/>
              </w:rPr>
            </w:pPr>
          </w:p>
          <w:p w14:paraId="6CF402E9" w14:textId="77777777" w:rsidR="00666D09" w:rsidRDefault="00666D09" w:rsidP="00C012CC">
            <w:pPr>
              <w:rPr>
                <w:rFonts w:ascii="Times New Roman" w:eastAsia="Times New Roman" w:hAnsi="Times New Roman" w:cs="Times New Roman"/>
              </w:rPr>
            </w:pPr>
          </w:p>
          <w:p w14:paraId="42C09FDC" w14:textId="77777777" w:rsidR="00666D09" w:rsidRDefault="00666D09" w:rsidP="00C012CC">
            <w:pPr>
              <w:rPr>
                <w:rFonts w:ascii="Times New Roman" w:eastAsia="Times New Roman" w:hAnsi="Times New Roman" w:cs="Times New Roman"/>
              </w:rPr>
            </w:pPr>
          </w:p>
          <w:p w14:paraId="09EA5231" w14:textId="77777777" w:rsidR="00666D09" w:rsidRDefault="00666D09" w:rsidP="00C012CC">
            <w:pPr>
              <w:rPr>
                <w:rFonts w:ascii="Times New Roman" w:eastAsia="Times New Roman" w:hAnsi="Times New Roman" w:cs="Times New Roman"/>
              </w:rPr>
            </w:pPr>
          </w:p>
          <w:p w14:paraId="6331F7AF" w14:textId="77777777" w:rsidR="00666D09" w:rsidRDefault="00666D09" w:rsidP="00C012CC">
            <w:pPr>
              <w:rPr>
                <w:rFonts w:ascii="Times New Roman" w:eastAsia="Times New Roman" w:hAnsi="Times New Roman" w:cs="Times New Roman"/>
              </w:rPr>
            </w:pPr>
          </w:p>
          <w:p w14:paraId="7F92C606" w14:textId="7D5FE71B" w:rsidR="00666D09" w:rsidRPr="0052351C" w:rsidRDefault="00666D09" w:rsidP="00C012CC">
            <w:pPr>
              <w:rPr>
                <w:rFonts w:ascii="Times New Roman" w:hAnsi="Times New Roman" w:cs="Times New Roman"/>
              </w:rPr>
            </w:pPr>
            <w:r w:rsidRPr="0052351C">
              <w:rPr>
                <w:rFonts w:ascii="Times New Roman" w:eastAsia="Times New Roman" w:hAnsi="Times New Roman" w:cs="Times New Roman"/>
              </w:rPr>
              <w:lastRenderedPageBreak/>
              <w:t>Liu &amp; Spelke (2017)</w:t>
            </w:r>
          </w:p>
        </w:tc>
        <w:tc>
          <w:tcPr>
            <w:tcW w:w="1656" w:type="dxa"/>
            <w:tcBorders>
              <w:top w:val="nil"/>
              <w:left w:val="nil"/>
              <w:bottom w:val="nil"/>
              <w:right w:val="nil"/>
            </w:tcBorders>
          </w:tcPr>
          <w:p w14:paraId="3CC3C0E7" w14:textId="77777777" w:rsidR="00666D09" w:rsidRPr="0052351C" w:rsidRDefault="00666D09" w:rsidP="00C012CC">
            <w:pPr>
              <w:rPr>
                <w:rFonts w:ascii="Times New Roman" w:hAnsi="Times New Roman" w:cs="Times New Roman"/>
              </w:rPr>
            </w:pPr>
            <w:r>
              <w:rPr>
                <w:rFonts w:ascii="Times New Roman" w:hAnsi="Times New Roman" w:cs="Times New Roman"/>
                <w:noProof/>
              </w:rPr>
              <w:lastRenderedPageBreak/>
              <w:drawing>
                <wp:inline distT="0" distB="0" distL="0" distR="0" wp14:anchorId="3D9814A2" wp14:editId="0E5C6272">
                  <wp:extent cx="914400" cy="914400"/>
                  <wp:effectExtent l="0" t="0" r="0" b="0"/>
                  <wp:docPr id="52878354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3CCC26F9"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09396FDB" wp14:editId="7B84E020">
                  <wp:extent cx="914400" cy="914400"/>
                  <wp:effectExtent l="0" t="0" r="0" b="0"/>
                  <wp:docPr id="61602778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7EFFFC1D"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3360" behindDoc="0" locked="0" layoutInCell="1" allowOverlap="1" wp14:anchorId="339714FA" wp14:editId="460C7D48">
                      <wp:simplePos x="0" y="0"/>
                      <wp:positionH relativeFrom="column">
                        <wp:posOffset>65405</wp:posOffset>
                      </wp:positionH>
                      <wp:positionV relativeFrom="paragraph">
                        <wp:posOffset>182245</wp:posOffset>
                      </wp:positionV>
                      <wp:extent cx="1009650" cy="1404620"/>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B9B2CB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9714FA" id="_x0000_s1027" type="#_x0000_t202" style="position:absolute;margin-left:5.15pt;margin-top:14.35pt;width:79.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" filled="f" stroked="f">
                      <v:textbox style="mso-fit-shape-to-text:t">
                        <w:txbxContent>
                          <w:p w14:paraId="2B9B2CB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3D77E6B0"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682F116A" wp14:editId="70BBFCAD">
                  <wp:extent cx="914400" cy="914400"/>
                  <wp:effectExtent l="0" t="0" r="0" b="0"/>
                  <wp:docPr id="632869693"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2">
                            <a:extLst>
                              <a:ext uri="{96DAC541-7B7A-43D3-8B79-37D633B846F1}">
                                <asvg:svgBlip xmlns:asvg="http://schemas.microsoft.com/office/drawing/2016/SVG/main" r:embed="rId53"/>
                              </a:ext>
                            </a:extLst>
                          </a:blip>
                          <a:stretch>
                            <a:fillRect/>
                          </a:stretch>
                        </pic:blipFill>
                        <pic:spPr>
                          <a:xfrm>
                            <a:off x="0" y="0"/>
                            <a:ext cx="914400" cy="914400"/>
                          </a:xfrm>
                          <a:prstGeom prst="rect">
                            <a:avLst/>
                          </a:prstGeom>
                        </pic:spPr>
                      </pic:pic>
                    </a:graphicData>
                  </a:graphic>
                </wp:inline>
              </w:drawing>
            </w:r>
          </w:p>
        </w:tc>
      </w:tr>
      <w:tr w:rsidR="00666D09" w:rsidRPr="0052351C" w14:paraId="6B3A5A10" w14:textId="77777777" w:rsidTr="007158A0">
        <w:tc>
          <w:tcPr>
            <w:tcW w:w="2389" w:type="dxa"/>
            <w:vMerge/>
            <w:tcBorders>
              <w:top w:val="nil"/>
              <w:left w:val="nil"/>
              <w:bottom w:val="nil"/>
              <w:right w:val="nil"/>
            </w:tcBorders>
          </w:tcPr>
          <w:p w14:paraId="2A034F4C"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5C05EA74" w14:textId="77777777" w:rsidR="00666D09" w:rsidRDefault="00666D09" w:rsidP="00C012CC">
            <w:pPr>
              <w:rPr>
                <w:rFonts w:ascii="Times New Roman" w:hAnsi="Times New Roman" w:cs="Times New Roman"/>
              </w:rPr>
            </w:pPr>
            <w:r w:rsidRPr="0052351C">
              <w:rPr>
                <w:rFonts w:ascii="Times New Roman" w:hAnsi="Times New Roman" w:cs="Times New Roman"/>
              </w:rPr>
              <w:t xml:space="preserve">More costly vs. less costly unconstrained action </w:t>
            </w:r>
          </w:p>
          <w:p w14:paraId="6A0047CB" w14:textId="77777777" w:rsidR="00666D09" w:rsidRPr="0052351C" w:rsidRDefault="00666D09" w:rsidP="00C012CC">
            <w:pPr>
              <w:rPr>
                <w:rFonts w:ascii="Times New Roman" w:hAnsi="Times New Roman" w:cs="Times New Roman"/>
              </w:rPr>
            </w:pPr>
          </w:p>
        </w:tc>
        <w:tc>
          <w:tcPr>
            <w:tcW w:w="985" w:type="dxa"/>
            <w:vMerge/>
            <w:tcBorders>
              <w:left w:val="nil"/>
              <w:bottom w:val="nil"/>
              <w:right w:val="nil"/>
            </w:tcBorders>
          </w:tcPr>
          <w:p w14:paraId="27CF26EA"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5114B5A0"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6D96BA3" wp14:editId="0E03308C">
                  <wp:extent cx="914400" cy="914400"/>
                  <wp:effectExtent l="0" t="0" r="0" b="0"/>
                  <wp:docPr id="1360175674"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22889411"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2B6A26BB" wp14:editId="225C8C6F">
                  <wp:extent cx="914400" cy="914400"/>
                  <wp:effectExtent l="0" t="0" r="0" b="0"/>
                  <wp:docPr id="202444782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6CA51AF4"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53843027" wp14:editId="113819FE">
                      <wp:simplePos x="0" y="0"/>
                      <wp:positionH relativeFrom="column">
                        <wp:posOffset>-7620</wp:posOffset>
                      </wp:positionH>
                      <wp:positionV relativeFrom="paragraph">
                        <wp:posOffset>225425</wp:posOffset>
                      </wp:positionV>
                      <wp:extent cx="1009650" cy="1404620"/>
                      <wp:effectExtent l="0" t="0" r="0" b="1905"/>
                      <wp:wrapSquare wrapText="bothSides"/>
                      <wp:docPr id="6134516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2B285B6"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843027" id="_x0000_s1028" type="#_x0000_t202" style="position:absolute;margin-left:-.6pt;margin-top:17.75pt;width:79.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" filled="f" stroked="f">
                      <v:textbox style="mso-fit-shape-to-text:t">
                        <w:txbxContent>
                          <w:p w14:paraId="22B285B6"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1507E71F"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3049E63D" wp14:editId="1E127825">
                  <wp:extent cx="914400" cy="914400"/>
                  <wp:effectExtent l="0" t="0" r="0" b="0"/>
                  <wp:docPr id="23811775"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2">
                            <a:extLst>
                              <a:ext uri="{96DAC541-7B7A-43D3-8B79-37D633B846F1}">
                                <asvg:svgBlip xmlns:asvg="http://schemas.microsoft.com/office/drawing/2016/SVG/main" r:embed="rId53"/>
                              </a:ext>
                            </a:extLst>
                          </a:blip>
                          <a:stretch>
                            <a:fillRect/>
                          </a:stretch>
                        </pic:blipFill>
                        <pic:spPr>
                          <a:xfrm>
                            <a:off x="0" y="0"/>
                            <a:ext cx="914400" cy="914400"/>
                          </a:xfrm>
                          <a:prstGeom prst="rect">
                            <a:avLst/>
                          </a:prstGeom>
                        </pic:spPr>
                      </pic:pic>
                    </a:graphicData>
                  </a:graphic>
                </wp:inline>
              </w:drawing>
            </w:r>
          </w:p>
        </w:tc>
      </w:tr>
      <w:tr w:rsidR="00666D09" w:rsidRPr="0052351C" w14:paraId="32257D01" w14:textId="77777777" w:rsidTr="007158A0">
        <w:tc>
          <w:tcPr>
            <w:tcW w:w="2389" w:type="dxa"/>
            <w:vMerge/>
            <w:tcBorders>
              <w:top w:val="nil"/>
              <w:left w:val="nil"/>
              <w:bottom w:val="nil"/>
              <w:right w:val="nil"/>
            </w:tcBorders>
          </w:tcPr>
          <w:p w14:paraId="389E14CB"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nil"/>
              <w:right w:val="nil"/>
            </w:tcBorders>
          </w:tcPr>
          <w:p w14:paraId="239088B0" w14:textId="77777777" w:rsidR="00666D09" w:rsidRDefault="00666D09" w:rsidP="00C012CC">
            <w:pPr>
              <w:rPr>
                <w:rFonts w:ascii="Times New Roman" w:hAnsi="Times New Roman" w:cs="Times New Roman"/>
              </w:rPr>
            </w:pPr>
            <w:r w:rsidRPr="0052351C">
              <w:rPr>
                <w:rFonts w:ascii="Times New Roman" w:hAnsi="Times New Roman" w:cs="Times New Roman"/>
              </w:rPr>
              <w:t>More costly vs. less costly constrained action with a previously inefficient agent</w:t>
            </w:r>
          </w:p>
          <w:p w14:paraId="7AD892B6" w14:textId="77777777" w:rsidR="00666D09" w:rsidRPr="0052351C" w:rsidRDefault="00666D09" w:rsidP="00C012CC">
            <w:pPr>
              <w:rPr>
                <w:rFonts w:ascii="Times New Roman" w:hAnsi="Times New Roman" w:cs="Times New Roman"/>
              </w:rPr>
            </w:pPr>
          </w:p>
        </w:tc>
        <w:tc>
          <w:tcPr>
            <w:tcW w:w="985" w:type="dxa"/>
            <w:vMerge/>
            <w:tcBorders>
              <w:left w:val="nil"/>
              <w:bottom w:val="nil"/>
              <w:right w:val="nil"/>
            </w:tcBorders>
          </w:tcPr>
          <w:p w14:paraId="61815AF5"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3A8B592C"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4597EFF1" wp14:editId="70DCDBD8">
                  <wp:extent cx="914400" cy="914400"/>
                  <wp:effectExtent l="0" t="0" r="0" b="0"/>
                  <wp:docPr id="102368345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0EE8C39B" w14:textId="6B38E763"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0111B373" wp14:editId="1F1DFC1A">
                  <wp:extent cx="914400" cy="914400"/>
                  <wp:effectExtent l="0" t="0" r="0" b="0"/>
                  <wp:docPr id="168336860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12A4C3E3"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5408" behindDoc="0" locked="0" layoutInCell="1" allowOverlap="1" wp14:anchorId="097F2EAC" wp14:editId="6F2E3534">
                      <wp:simplePos x="0" y="0"/>
                      <wp:positionH relativeFrom="column">
                        <wp:posOffset>-7620</wp:posOffset>
                      </wp:positionH>
                      <wp:positionV relativeFrom="paragraph">
                        <wp:posOffset>227965</wp:posOffset>
                      </wp:positionV>
                      <wp:extent cx="1009650" cy="1404620"/>
                      <wp:effectExtent l="0" t="0" r="0" b="1905"/>
                      <wp:wrapSquare wrapText="bothSides"/>
                      <wp:docPr id="17304710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D003AA2"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97F2EAC" id="_x0000_s1029" type="#_x0000_t202" style="position:absolute;margin-left:-.6pt;margin-top:17.95pt;width:79.5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" filled="f" stroked="f">
                      <v:textbox style="mso-fit-shape-to-text:t">
                        <w:txbxContent>
                          <w:p w14:paraId="2D003AA2"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55FBA63E" w14:textId="5EE84429"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0F8BCE63" wp14:editId="01795840">
                  <wp:extent cx="914400" cy="914400"/>
                  <wp:effectExtent l="0" t="0" r="0" b="0"/>
                  <wp:docPr id="1721284794"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r>
      <w:tr w:rsidR="00666D09" w:rsidRPr="0052351C" w14:paraId="170E18DE" w14:textId="77777777" w:rsidTr="007158A0">
        <w:tc>
          <w:tcPr>
            <w:tcW w:w="2389" w:type="dxa"/>
            <w:vMerge w:val="restart"/>
            <w:tcBorders>
              <w:top w:val="nil"/>
              <w:left w:val="nil"/>
              <w:bottom w:val="single" w:sz="4" w:space="0" w:color="auto"/>
              <w:right w:val="nil"/>
            </w:tcBorders>
          </w:tcPr>
          <w:p w14:paraId="63395917"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hAnsi="Times New Roman" w:cs="Times New Roman"/>
              </w:rPr>
              <w:t>Action efficiency understanding in pre-reaching infants.</w:t>
            </w:r>
          </w:p>
        </w:tc>
        <w:tc>
          <w:tcPr>
            <w:tcW w:w="1563" w:type="dxa"/>
            <w:tcBorders>
              <w:top w:val="nil"/>
              <w:left w:val="nil"/>
              <w:bottom w:val="single" w:sz="4" w:space="0" w:color="auto"/>
              <w:right w:val="nil"/>
            </w:tcBorders>
          </w:tcPr>
          <w:p w14:paraId="2A1BBD5F" w14:textId="77777777" w:rsidR="00666D09" w:rsidRDefault="00666D09" w:rsidP="00C012CC">
            <w:pPr>
              <w:rPr>
                <w:rFonts w:ascii="Times New Roman" w:hAnsi="Times New Roman" w:cs="Times New Roman"/>
              </w:rPr>
            </w:pPr>
            <w:r w:rsidRPr="0052351C">
              <w:rPr>
                <w:rFonts w:ascii="Times New Roman" w:hAnsi="Times New Roman" w:cs="Times New Roman"/>
              </w:rPr>
              <w:t>Sticky mittens training constrained action</w:t>
            </w:r>
          </w:p>
          <w:p w14:paraId="053C9C37" w14:textId="77777777" w:rsidR="00666D09" w:rsidRPr="0052351C" w:rsidRDefault="00666D09" w:rsidP="00C012CC">
            <w:pPr>
              <w:rPr>
                <w:rFonts w:ascii="Times New Roman" w:hAnsi="Times New Roman" w:cs="Times New Roman"/>
              </w:rPr>
            </w:pPr>
          </w:p>
        </w:tc>
        <w:tc>
          <w:tcPr>
            <w:tcW w:w="985" w:type="dxa"/>
            <w:vMerge w:val="restart"/>
            <w:tcBorders>
              <w:top w:val="nil"/>
              <w:left w:val="nil"/>
              <w:right w:val="nil"/>
            </w:tcBorders>
          </w:tcPr>
          <w:p w14:paraId="56236E3F" w14:textId="77777777" w:rsidR="00666D09" w:rsidRDefault="00666D09" w:rsidP="00C012CC">
            <w:pPr>
              <w:rPr>
                <w:rFonts w:ascii="Times New Roman" w:eastAsia="Times New Roman" w:hAnsi="Times New Roman" w:cs="Times New Roman"/>
              </w:rPr>
            </w:pPr>
          </w:p>
          <w:p w14:paraId="1C08BF78" w14:textId="77777777" w:rsidR="00666D09" w:rsidRDefault="00666D09" w:rsidP="00C012CC">
            <w:pPr>
              <w:rPr>
                <w:rFonts w:ascii="Times New Roman" w:eastAsia="Times New Roman" w:hAnsi="Times New Roman" w:cs="Times New Roman"/>
              </w:rPr>
            </w:pPr>
          </w:p>
          <w:p w14:paraId="00B058EF" w14:textId="77777777" w:rsidR="00666D09" w:rsidRDefault="00666D09" w:rsidP="00C012CC">
            <w:pPr>
              <w:rPr>
                <w:rFonts w:ascii="Times New Roman" w:eastAsia="Times New Roman" w:hAnsi="Times New Roman" w:cs="Times New Roman"/>
              </w:rPr>
            </w:pPr>
          </w:p>
          <w:p w14:paraId="1130B97F" w14:textId="77777777" w:rsidR="00666D09" w:rsidRDefault="00666D09" w:rsidP="00C012CC">
            <w:pPr>
              <w:rPr>
                <w:rFonts w:ascii="Times New Roman" w:eastAsia="Times New Roman" w:hAnsi="Times New Roman" w:cs="Times New Roman"/>
              </w:rPr>
            </w:pPr>
          </w:p>
          <w:p w14:paraId="2AE8D146" w14:textId="77777777" w:rsidR="00666D09" w:rsidRDefault="00666D09" w:rsidP="00C012CC">
            <w:pPr>
              <w:rPr>
                <w:rFonts w:ascii="Times New Roman" w:eastAsia="Times New Roman" w:hAnsi="Times New Roman" w:cs="Times New Roman"/>
              </w:rPr>
            </w:pPr>
          </w:p>
          <w:p w14:paraId="679F9A53" w14:textId="77777777" w:rsidR="00666D09" w:rsidRDefault="00666D09" w:rsidP="00C012CC">
            <w:pPr>
              <w:rPr>
                <w:rFonts w:ascii="Times New Roman" w:eastAsia="Times New Roman" w:hAnsi="Times New Roman" w:cs="Times New Roman"/>
              </w:rPr>
            </w:pPr>
          </w:p>
          <w:p w14:paraId="4D429989" w14:textId="77777777" w:rsidR="00666D09" w:rsidRDefault="00666D09" w:rsidP="00C012CC">
            <w:pPr>
              <w:rPr>
                <w:rFonts w:ascii="Times New Roman" w:eastAsia="Times New Roman" w:hAnsi="Times New Roman" w:cs="Times New Roman"/>
              </w:rPr>
            </w:pPr>
          </w:p>
          <w:p w14:paraId="690E6C21" w14:textId="77777777" w:rsidR="00666D09" w:rsidRDefault="00666D09" w:rsidP="00C012CC">
            <w:pPr>
              <w:rPr>
                <w:rFonts w:ascii="Times New Roman" w:eastAsia="Times New Roman" w:hAnsi="Times New Roman" w:cs="Times New Roman"/>
              </w:rPr>
            </w:pPr>
          </w:p>
          <w:p w14:paraId="01418E06" w14:textId="0F090B97" w:rsidR="00666D09" w:rsidRPr="0052351C" w:rsidRDefault="00666D09" w:rsidP="00C012CC">
            <w:pPr>
              <w:rPr>
                <w:rFonts w:ascii="Times New Roman" w:hAnsi="Times New Roman" w:cs="Times New Roman"/>
              </w:rPr>
            </w:pPr>
            <w:r w:rsidRPr="0052351C">
              <w:rPr>
                <w:rFonts w:ascii="Times New Roman" w:eastAsia="Times New Roman" w:hAnsi="Times New Roman" w:cs="Times New Roman"/>
              </w:rPr>
              <w:t>Skerry et al. (2013)</w:t>
            </w:r>
          </w:p>
        </w:tc>
        <w:tc>
          <w:tcPr>
            <w:tcW w:w="1656" w:type="dxa"/>
            <w:tcBorders>
              <w:top w:val="nil"/>
              <w:left w:val="nil"/>
              <w:bottom w:val="nil"/>
              <w:right w:val="nil"/>
            </w:tcBorders>
          </w:tcPr>
          <w:p w14:paraId="4AF23DD1"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0E2C499A" wp14:editId="54105483">
                  <wp:extent cx="914400" cy="914400"/>
                  <wp:effectExtent l="0" t="0" r="0" b="0"/>
                  <wp:docPr id="1623213101"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4A3A5943" w14:textId="4A2CAF69"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2F5224B7" wp14:editId="7D574496">
                  <wp:extent cx="914400" cy="914400"/>
                  <wp:effectExtent l="0" t="0" r="0" b="0"/>
                  <wp:docPr id="94524151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B7F3894"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6432" behindDoc="0" locked="0" layoutInCell="1" allowOverlap="1" wp14:anchorId="2768EF9C" wp14:editId="7FBD02B8">
                      <wp:simplePos x="0" y="0"/>
                      <wp:positionH relativeFrom="column">
                        <wp:posOffset>-7620</wp:posOffset>
                      </wp:positionH>
                      <wp:positionV relativeFrom="paragraph">
                        <wp:posOffset>223520</wp:posOffset>
                      </wp:positionV>
                      <wp:extent cx="1009650" cy="1404620"/>
                      <wp:effectExtent l="0" t="0" r="0" b="1905"/>
                      <wp:wrapSquare wrapText="bothSides"/>
                      <wp:docPr id="2414660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3F1610F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768EF9C" id="_x0000_s1030" type="#_x0000_t202" style="position:absolute;margin-left:-.6pt;margin-top:17.6pt;width:79.5pt;height:110.6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" filled="f" stroked="f">
                      <v:textbox style="mso-fit-shape-to-text:t">
                        <w:txbxContent>
                          <w:p w14:paraId="3F1610F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1AAA6C6C"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111E3EE3" wp14:editId="505F4F9F">
                      <wp:simplePos x="0" y="0"/>
                      <wp:positionH relativeFrom="column">
                        <wp:posOffset>-5715</wp:posOffset>
                      </wp:positionH>
                      <wp:positionV relativeFrom="paragraph">
                        <wp:posOffset>223520</wp:posOffset>
                      </wp:positionV>
                      <wp:extent cx="1009650" cy="1404620"/>
                      <wp:effectExtent l="0" t="0" r="0" b="1905"/>
                      <wp:wrapSquare wrapText="bothSides"/>
                      <wp:docPr id="20842204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334AE947"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11E3EE3" id="_x0000_s1031" type="#_x0000_t202" style="position:absolute;margin-left:-.45pt;margin-top:17.6pt;width:79.5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" filled="f" stroked="f">
                      <v:textbox style="mso-fit-shape-to-text:t">
                        <w:txbxContent>
                          <w:p w14:paraId="334AE947"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r w:rsidR="00666D09" w:rsidRPr="0052351C" w14:paraId="45991676" w14:textId="77777777" w:rsidTr="007158A0">
        <w:tc>
          <w:tcPr>
            <w:tcW w:w="2389" w:type="dxa"/>
            <w:vMerge/>
            <w:tcBorders>
              <w:top w:val="nil"/>
              <w:left w:val="nil"/>
              <w:bottom w:val="single" w:sz="4" w:space="0" w:color="auto"/>
              <w:right w:val="nil"/>
            </w:tcBorders>
          </w:tcPr>
          <w:p w14:paraId="12DCC7E1"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3AECC44D" w14:textId="77777777" w:rsidR="00666D09" w:rsidRDefault="00666D09" w:rsidP="00C012CC">
            <w:pPr>
              <w:rPr>
                <w:rFonts w:ascii="Times New Roman" w:hAnsi="Times New Roman" w:cs="Times New Roman"/>
              </w:rPr>
            </w:pPr>
            <w:r w:rsidRPr="0052351C">
              <w:rPr>
                <w:rFonts w:ascii="Times New Roman" w:hAnsi="Times New Roman" w:cs="Times New Roman"/>
              </w:rPr>
              <w:t xml:space="preserve">Non-sticky mittens </w:t>
            </w:r>
            <w:proofErr w:type="gramStart"/>
            <w:r w:rsidRPr="0052351C">
              <w:rPr>
                <w:rFonts w:ascii="Times New Roman" w:hAnsi="Times New Roman" w:cs="Times New Roman"/>
              </w:rPr>
              <w:t>training  constrained</w:t>
            </w:r>
            <w:proofErr w:type="gramEnd"/>
            <w:r w:rsidRPr="0052351C">
              <w:rPr>
                <w:rFonts w:ascii="Times New Roman" w:hAnsi="Times New Roman" w:cs="Times New Roman"/>
              </w:rPr>
              <w:t xml:space="preserve"> action</w:t>
            </w:r>
          </w:p>
          <w:p w14:paraId="28339557" w14:textId="77777777" w:rsidR="00666D09" w:rsidRPr="0052351C" w:rsidRDefault="00666D09" w:rsidP="00C012CC">
            <w:pPr>
              <w:rPr>
                <w:rFonts w:ascii="Times New Roman" w:hAnsi="Times New Roman" w:cs="Times New Roman"/>
              </w:rPr>
            </w:pPr>
          </w:p>
        </w:tc>
        <w:tc>
          <w:tcPr>
            <w:tcW w:w="985" w:type="dxa"/>
            <w:vMerge/>
            <w:tcBorders>
              <w:left w:val="nil"/>
              <w:right w:val="nil"/>
            </w:tcBorders>
          </w:tcPr>
          <w:p w14:paraId="5DF4FC80"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1A87A8CC"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37E79B3" wp14:editId="560FBA4B">
                  <wp:extent cx="914400" cy="914400"/>
                  <wp:effectExtent l="0" t="0" r="0" b="0"/>
                  <wp:docPr id="60038788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61635BF8" w14:textId="151E110C"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3D80B634" wp14:editId="0DDAAF40">
                  <wp:extent cx="914400" cy="914400"/>
                  <wp:effectExtent l="0" t="0" r="0" b="0"/>
                  <wp:docPr id="142440565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BCC2C56"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7456" behindDoc="0" locked="0" layoutInCell="1" allowOverlap="1" wp14:anchorId="2E5F60EE" wp14:editId="1C165983">
                      <wp:simplePos x="0" y="0"/>
                      <wp:positionH relativeFrom="column">
                        <wp:posOffset>-7620</wp:posOffset>
                      </wp:positionH>
                      <wp:positionV relativeFrom="paragraph">
                        <wp:posOffset>227965</wp:posOffset>
                      </wp:positionV>
                      <wp:extent cx="1009650" cy="1404620"/>
                      <wp:effectExtent l="0" t="0" r="0" b="1905"/>
                      <wp:wrapSquare wrapText="bothSides"/>
                      <wp:docPr id="827827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5A732E2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E5F60EE" id="_x0000_s1032" type="#_x0000_t202" style="position:absolute;margin-left:-.6pt;margin-top:17.95pt;width:79.5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" filled="f" stroked="f">
                      <v:textbox style="mso-fit-shape-to-text:t">
                        <w:txbxContent>
                          <w:p w14:paraId="5A732E2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22CDA0A8"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70528" behindDoc="0" locked="0" layoutInCell="1" allowOverlap="1" wp14:anchorId="2074C245" wp14:editId="3A4D9613">
                      <wp:simplePos x="0" y="0"/>
                      <wp:positionH relativeFrom="column">
                        <wp:posOffset>-5715</wp:posOffset>
                      </wp:positionH>
                      <wp:positionV relativeFrom="paragraph">
                        <wp:posOffset>227965</wp:posOffset>
                      </wp:positionV>
                      <wp:extent cx="1009650" cy="1404620"/>
                      <wp:effectExtent l="0" t="0" r="0" b="1905"/>
                      <wp:wrapSquare wrapText="bothSides"/>
                      <wp:docPr id="1250475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70591FA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074C245" id="_x0000_s1033" type="#_x0000_t202" style="position:absolute;margin-left:-.45pt;margin-top:17.95pt;width:79.5pt;height:110.6pt;z-index:2516705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" filled="f" stroked="f">
                      <v:textbox style="mso-fit-shape-to-text:t">
                        <w:txbxContent>
                          <w:p w14:paraId="70591FA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r w:rsidR="00666D09" w:rsidRPr="0052351C" w14:paraId="1936C8F3" w14:textId="77777777" w:rsidTr="007158A0">
        <w:tc>
          <w:tcPr>
            <w:tcW w:w="2389" w:type="dxa"/>
            <w:vMerge/>
            <w:tcBorders>
              <w:top w:val="nil"/>
              <w:left w:val="nil"/>
              <w:bottom w:val="single" w:sz="4" w:space="0" w:color="auto"/>
              <w:right w:val="nil"/>
            </w:tcBorders>
          </w:tcPr>
          <w:p w14:paraId="1CFF8702"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11EB1EE9"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Sticky mittens training unconstrained action</w:t>
            </w:r>
          </w:p>
        </w:tc>
        <w:tc>
          <w:tcPr>
            <w:tcW w:w="985" w:type="dxa"/>
            <w:vMerge/>
            <w:tcBorders>
              <w:left w:val="nil"/>
              <w:right w:val="nil"/>
            </w:tcBorders>
          </w:tcPr>
          <w:p w14:paraId="040D998E" w14:textId="77777777" w:rsidR="00666D09" w:rsidRPr="0052351C" w:rsidRDefault="00666D09" w:rsidP="00C012CC">
            <w:pPr>
              <w:rPr>
                <w:rFonts w:ascii="Times New Roman" w:hAnsi="Times New Roman" w:cs="Times New Roman"/>
              </w:rPr>
            </w:pPr>
          </w:p>
        </w:tc>
        <w:tc>
          <w:tcPr>
            <w:tcW w:w="1656" w:type="dxa"/>
            <w:tcBorders>
              <w:top w:val="nil"/>
              <w:left w:val="nil"/>
              <w:bottom w:val="single" w:sz="4" w:space="0" w:color="auto"/>
              <w:right w:val="nil"/>
            </w:tcBorders>
          </w:tcPr>
          <w:p w14:paraId="18C885F3"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4D833BE8" wp14:editId="3E9E076D">
                  <wp:extent cx="914400" cy="914400"/>
                  <wp:effectExtent l="0" t="0" r="0" b="0"/>
                  <wp:docPr id="760419560"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single" w:sz="4" w:space="0" w:color="auto"/>
              <w:right w:val="nil"/>
            </w:tcBorders>
          </w:tcPr>
          <w:p w14:paraId="5FC778F1" w14:textId="5B966679"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33E61DE1" wp14:editId="1E150620">
                  <wp:extent cx="914400" cy="914400"/>
                  <wp:effectExtent l="0" t="0" r="0" b="0"/>
                  <wp:docPr id="5855813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single" w:sz="4" w:space="0" w:color="auto"/>
              <w:right w:val="nil"/>
            </w:tcBorders>
          </w:tcPr>
          <w:p w14:paraId="0277A233"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8480" behindDoc="0" locked="0" layoutInCell="1" allowOverlap="1" wp14:anchorId="5368E5CB" wp14:editId="7A448DF6">
                      <wp:simplePos x="0" y="0"/>
                      <wp:positionH relativeFrom="column">
                        <wp:posOffset>-7620</wp:posOffset>
                      </wp:positionH>
                      <wp:positionV relativeFrom="paragraph">
                        <wp:posOffset>228600</wp:posOffset>
                      </wp:positionV>
                      <wp:extent cx="1009650" cy="1404620"/>
                      <wp:effectExtent l="0" t="0" r="0" b="1905"/>
                      <wp:wrapSquare wrapText="bothSides"/>
                      <wp:docPr id="3326220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42AFDFE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68E5CB" id="_x0000_s1034" type="#_x0000_t202" style="position:absolute;margin-left:-.6pt;margin-top:18pt;width:79.5pt;height:110.6pt;z-index:2516684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" filled="f" stroked="f">
                      <v:textbox style="mso-fit-shape-to-text:t">
                        <w:txbxContent>
                          <w:p w14:paraId="42AFDFE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single" w:sz="4" w:space="0" w:color="auto"/>
              <w:right w:val="nil"/>
            </w:tcBorders>
          </w:tcPr>
          <w:p w14:paraId="4296408A"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71552" behindDoc="0" locked="0" layoutInCell="1" allowOverlap="1" wp14:anchorId="330701D1" wp14:editId="2EDD74AF">
                      <wp:simplePos x="0" y="0"/>
                      <wp:positionH relativeFrom="column">
                        <wp:posOffset>-5715</wp:posOffset>
                      </wp:positionH>
                      <wp:positionV relativeFrom="paragraph">
                        <wp:posOffset>228600</wp:posOffset>
                      </wp:positionV>
                      <wp:extent cx="1009650" cy="1404620"/>
                      <wp:effectExtent l="0" t="0" r="0" b="1905"/>
                      <wp:wrapSquare wrapText="bothSides"/>
                      <wp:docPr id="5768802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73B263F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0701D1" id="_x0000_s1035" type="#_x0000_t202" style="position:absolute;margin-left:-.45pt;margin-top:18pt;width:79.5pt;height:110.6pt;z-index:2516715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" filled="f" stroked="f">
                      <v:textbox style="mso-fit-shape-to-text:t">
                        <w:txbxContent>
                          <w:p w14:paraId="73B263F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bl>
    <w:p w14:paraId="0A115DB1" w14:textId="7CD61395" w:rsidR="006C2BEB" w:rsidRDefault="007158A0" w:rsidP="00EC32E4">
      <w:pPr>
        <w:spacing w:line="240" w:lineRule="auto"/>
        <w:contextualSpacing/>
        <w:rPr>
          <w:ins w:id="2388" w:author="Benton, Deon" w:date="2026-05-16T16:21:00Z" w16du:dateUtc="2026-05-16T21:21:00Z"/>
          <w:rFonts w:ascii="Times New Roman" w:eastAsia="Times New Roman" w:hAnsi="Times New Roman" w:cs="Times New Roman"/>
        </w:rPr>
      </w:pPr>
      <w:r w:rsidRPr="007158A0">
        <w:rPr>
          <w:rFonts w:ascii="Times New Roman" w:eastAsia="Times New Roman" w:hAnsi="Times New Roman" w:cs="Times New Roman"/>
          <w:i/>
          <w:iCs/>
        </w:rPr>
        <w:t>Note.</w:t>
      </w:r>
      <w:r w:rsidRPr="007158A0">
        <w:rPr>
          <w:rFonts w:ascii="Times New Roman" w:eastAsia="Times New Roman" w:hAnsi="Times New Roman" w:cs="Times New Roman"/>
        </w:rPr>
        <w:t xml:space="preserve"> Check marks indicate that a</w:t>
      </w:r>
      <w:r>
        <w:rPr>
          <w:rFonts w:ascii="Times New Roman" w:eastAsia="Times New Roman" w:hAnsi="Times New Roman" w:cs="Times New Roman"/>
        </w:rPr>
        <w:t xml:space="preserve"> given</w:t>
      </w:r>
      <w:r w:rsidRPr="007158A0">
        <w:rPr>
          <w:rFonts w:ascii="Times New Roman" w:eastAsia="Times New Roman" w:hAnsi="Times New Roman" w:cs="Times New Roman"/>
        </w:rPr>
        <w:t xml:space="preserve"> model </w:t>
      </w:r>
      <w:r>
        <w:rPr>
          <w:rFonts w:ascii="Times New Roman" w:eastAsia="Times New Roman" w:hAnsi="Times New Roman" w:cs="Times New Roman"/>
        </w:rPr>
        <w:t>captured the qualitative pattern</w:t>
      </w:r>
      <w:r w:rsidRPr="007158A0">
        <w:rPr>
          <w:rFonts w:ascii="Times New Roman" w:eastAsia="Times New Roman" w:hAnsi="Times New Roman" w:cs="Times New Roman"/>
        </w:rPr>
        <w:t xml:space="preserve"> associated with a target finding</w:t>
      </w:r>
      <w:r>
        <w:rPr>
          <w:rFonts w:ascii="Times New Roman" w:eastAsia="Times New Roman" w:hAnsi="Times New Roman" w:cs="Times New Roman"/>
        </w:rPr>
        <w:t xml:space="preserve"> and </w:t>
      </w:r>
      <w:r w:rsidR="005F5996">
        <w:rPr>
          <w:rFonts w:ascii="Times New Roman" w:eastAsia="Times New Roman" w:hAnsi="Times New Roman" w:cs="Times New Roman"/>
        </w:rPr>
        <w:t xml:space="preserve">its </w:t>
      </w:r>
      <w:r>
        <w:rPr>
          <w:rFonts w:ascii="Times New Roman" w:eastAsia="Times New Roman" w:hAnsi="Times New Roman" w:cs="Times New Roman"/>
        </w:rPr>
        <w:t>corresponding illustrative paradigm;</w:t>
      </w:r>
      <w:r w:rsidRPr="007158A0">
        <w:rPr>
          <w:rFonts w:ascii="Times New Roman" w:eastAsia="Times New Roman" w:hAnsi="Times New Roman" w:cs="Times New Roman"/>
        </w:rPr>
        <w:t xml:space="preserve"> Xs indicate that the model failed to capture the finding</w:t>
      </w:r>
      <w:r>
        <w:rPr>
          <w:rFonts w:ascii="Times New Roman" w:eastAsia="Times New Roman" w:hAnsi="Times New Roman" w:cs="Times New Roman"/>
        </w:rPr>
        <w:t xml:space="preserve">; </w:t>
      </w:r>
      <w:r w:rsidRPr="007158A0">
        <w:rPr>
          <w:rFonts w:ascii="Times New Roman" w:eastAsia="Times New Roman" w:hAnsi="Times New Roman" w:cs="Times New Roman"/>
        </w:rPr>
        <w:t xml:space="preserve">and dashes indicate that the model could not </w:t>
      </w:r>
      <w:r w:rsidR="005F5996">
        <w:rPr>
          <w:rFonts w:ascii="Times New Roman" w:eastAsia="Times New Roman" w:hAnsi="Times New Roman" w:cs="Times New Roman"/>
        </w:rPr>
        <w:t xml:space="preserve">meaningfully be applied to the corresponding target </w:t>
      </w:r>
      <w:r>
        <w:rPr>
          <w:rFonts w:ascii="Times New Roman" w:eastAsia="Times New Roman" w:hAnsi="Times New Roman" w:cs="Times New Roman"/>
        </w:rPr>
        <w:t>and illustrative paradigm</w:t>
      </w:r>
      <w:r w:rsidRPr="007158A0">
        <w:rPr>
          <w:rFonts w:ascii="Times New Roman" w:eastAsia="Times New Roman" w:hAnsi="Times New Roman" w:cs="Times New Roman"/>
        </w:rPr>
        <w:t xml:space="preserve">. Illustrative paradigms </w:t>
      </w:r>
      <w:r>
        <w:rPr>
          <w:rFonts w:ascii="Times New Roman" w:eastAsia="Times New Roman" w:hAnsi="Times New Roman" w:cs="Times New Roman"/>
        </w:rPr>
        <w:t>are nested within the</w:t>
      </w:r>
      <w:r w:rsidRPr="007158A0">
        <w:rPr>
          <w:rFonts w:ascii="Times New Roman" w:eastAsia="Times New Roman" w:hAnsi="Times New Roman" w:cs="Times New Roman"/>
        </w:rPr>
        <w:t xml:space="preserve"> broader target finding to which they correspond. Because several</w:t>
      </w:r>
      <w:r>
        <w:rPr>
          <w:rFonts w:ascii="Times New Roman" w:eastAsia="Times New Roman" w:hAnsi="Times New Roman" w:cs="Times New Roman"/>
        </w:rPr>
        <w:t xml:space="preserve"> of the current</w:t>
      </w:r>
      <w:r w:rsidRPr="007158A0">
        <w:rPr>
          <w:rFonts w:ascii="Times New Roman" w:eastAsia="Times New Roman" w:hAnsi="Times New Roman" w:cs="Times New Roman"/>
        </w:rPr>
        <w:t xml:space="preserve"> target findings were derived from multiple experiments and published studies, the </w:t>
      </w:r>
      <w:r>
        <w:rPr>
          <w:rFonts w:ascii="Times New Roman" w:eastAsia="Times New Roman" w:hAnsi="Times New Roman" w:cs="Times New Roman"/>
        </w:rPr>
        <w:t xml:space="preserve">associated </w:t>
      </w:r>
      <w:r w:rsidRPr="007158A0">
        <w:rPr>
          <w:rFonts w:ascii="Times New Roman" w:eastAsia="Times New Roman" w:hAnsi="Times New Roman" w:cs="Times New Roman"/>
        </w:rPr>
        <w:t>citations are also provided.</w:t>
      </w:r>
    </w:p>
    <w:p w14:paraId="5A5C26E8" w14:textId="033CC9D0" w:rsidR="00E90545" w:rsidRDefault="00CD1B05" w:rsidP="0082059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The current simulations also</w:t>
      </w:r>
      <w:r w:rsidR="00237476">
        <w:rPr>
          <w:rFonts w:ascii="Times New Roman" w:eastAsia="Times New Roman" w:hAnsi="Times New Roman" w:cs="Times New Roman"/>
        </w:rPr>
        <w:t xml:space="preserve"> make </w:t>
      </w:r>
      <w:r>
        <w:rPr>
          <w:rFonts w:ascii="Times New Roman" w:eastAsia="Times New Roman" w:hAnsi="Times New Roman" w:cs="Times New Roman"/>
        </w:rPr>
        <w:t>several</w:t>
      </w:r>
      <w:r w:rsidR="00D133A0">
        <w:rPr>
          <w:rFonts w:ascii="Times New Roman" w:eastAsia="Times New Roman" w:hAnsi="Times New Roman" w:cs="Times New Roman"/>
        </w:rPr>
        <w:t xml:space="preserve"> contributions to the literature on </w:t>
      </w:r>
      <w:r w:rsidR="00237476">
        <w:rPr>
          <w:rFonts w:ascii="Times New Roman" w:eastAsia="Times New Roman" w:hAnsi="Times New Roman" w:cs="Times New Roman"/>
        </w:rPr>
        <w:t>infants’ action efficiency understanding</w:t>
      </w:r>
      <w:r w:rsidR="00D133A0">
        <w:rPr>
          <w:rFonts w:ascii="Times New Roman" w:eastAsia="Times New Roman" w:hAnsi="Times New Roman" w:cs="Times New Roman"/>
        </w:rPr>
        <w:t>.</w:t>
      </w:r>
      <w:r w:rsidR="00237476">
        <w:rPr>
          <w:rFonts w:ascii="Times New Roman" w:eastAsia="Times New Roman" w:hAnsi="Times New Roman" w:cs="Times New Roman"/>
        </w:rPr>
        <w:t xml:space="preserve"> </w:t>
      </w:r>
      <w:r>
        <w:rPr>
          <w:rFonts w:ascii="Times New Roman" w:eastAsia="Times New Roman" w:hAnsi="Times New Roman" w:cs="Times New Roman"/>
        </w:rPr>
        <w:t>Two are particularly notable</w:t>
      </w:r>
      <w:r w:rsidR="00237476">
        <w:rPr>
          <w:rFonts w:ascii="Times New Roman" w:eastAsia="Times New Roman" w:hAnsi="Times New Roman" w:cs="Times New Roman"/>
        </w:rPr>
        <w:t xml:space="preserve">. </w:t>
      </w:r>
      <w:r>
        <w:rPr>
          <w:rFonts w:ascii="Times New Roman" w:eastAsia="Times New Roman" w:hAnsi="Times New Roman" w:cs="Times New Roman"/>
        </w:rPr>
        <w:t>First,</w:t>
      </w:r>
      <w:r w:rsidR="00237476">
        <w:rPr>
          <w:rFonts w:ascii="Times New Roman" w:eastAsia="Times New Roman" w:hAnsi="Times New Roman" w:cs="Times New Roman"/>
        </w:rPr>
        <w:t xml:space="preserve"> </w:t>
      </w:r>
      <w:r w:rsidR="00820592">
        <w:rPr>
          <w:rFonts w:ascii="Times New Roman" w:eastAsia="Times New Roman" w:hAnsi="Times New Roman" w:cs="Times New Roman"/>
        </w:rPr>
        <w:t xml:space="preserve">they provided </w:t>
      </w:r>
      <w:r w:rsidR="00A1213D">
        <w:rPr>
          <w:rFonts w:ascii="Times New Roman" w:eastAsia="Times New Roman" w:hAnsi="Times New Roman" w:cs="Times New Roman"/>
        </w:rPr>
        <w:t xml:space="preserve">insight into the possible mechanistic basis of infants’ looking responses in the corresponding behavioral experiments. This was accomplished </w:t>
      </w:r>
      <w:r w:rsidR="00820592">
        <w:rPr>
          <w:rFonts w:ascii="Times New Roman" w:eastAsia="Times New Roman" w:hAnsi="Times New Roman" w:cs="Times New Roman"/>
        </w:rPr>
        <w:t>by</w:t>
      </w:r>
      <w:r w:rsidR="00237476">
        <w:rPr>
          <w:rFonts w:ascii="Times New Roman" w:eastAsia="Times New Roman" w:hAnsi="Times New Roman" w:cs="Times New Roman"/>
        </w:rPr>
        <w:t xml:space="preserve"> unpacking </w:t>
      </w:r>
      <w:r w:rsidR="00820592">
        <w:rPr>
          <w:rFonts w:ascii="Times New Roman" w:eastAsia="Times New Roman" w:hAnsi="Times New Roman" w:cs="Times New Roman"/>
        </w:rPr>
        <w:t>the model’s</w:t>
      </w:r>
      <w:r w:rsidR="00A1213D">
        <w:rPr>
          <w:rFonts w:ascii="Times New Roman" w:eastAsia="Times New Roman" w:hAnsi="Times New Roman" w:cs="Times New Roman"/>
        </w:rPr>
        <w:t xml:space="preserve"> </w:t>
      </w:r>
      <w:r w:rsidR="00237476">
        <w:rPr>
          <w:rFonts w:ascii="Times New Roman" w:eastAsia="Times New Roman" w:hAnsi="Times New Roman" w:cs="Times New Roman"/>
        </w:rPr>
        <w:t xml:space="preserve">internal representations, the associations it learned, </w:t>
      </w:r>
      <w:r w:rsidR="00820592">
        <w:rPr>
          <w:rFonts w:ascii="Times New Roman" w:eastAsia="Times New Roman" w:hAnsi="Times New Roman" w:cs="Times New Roman"/>
        </w:rPr>
        <w:t>and</w:t>
      </w:r>
      <w:r w:rsidR="00237476">
        <w:rPr>
          <w:rFonts w:ascii="Times New Roman" w:eastAsia="Times New Roman" w:hAnsi="Times New Roman" w:cs="Times New Roman"/>
        </w:rPr>
        <w:t xml:space="preserve"> </w:t>
      </w:r>
      <w:r w:rsidR="0080129F">
        <w:rPr>
          <w:rFonts w:ascii="Times New Roman" w:eastAsia="Times New Roman" w:hAnsi="Times New Roman" w:cs="Times New Roman"/>
        </w:rPr>
        <w:t xml:space="preserve">the </w:t>
      </w:r>
      <w:r w:rsidR="00237476">
        <w:rPr>
          <w:rFonts w:ascii="Times New Roman" w:eastAsia="Times New Roman" w:hAnsi="Times New Roman" w:cs="Times New Roman"/>
        </w:rPr>
        <w:t xml:space="preserve">activation dynamics </w:t>
      </w:r>
      <w:r w:rsidR="00A1213D">
        <w:rPr>
          <w:rFonts w:ascii="Times New Roman" w:eastAsia="Times New Roman" w:hAnsi="Times New Roman" w:cs="Times New Roman"/>
        </w:rPr>
        <w:t>that gave rise to its behavior</w:t>
      </w:r>
      <w:r w:rsidR="00237476">
        <w:rPr>
          <w:rFonts w:ascii="Times New Roman" w:eastAsia="Times New Roman" w:hAnsi="Times New Roman" w:cs="Times New Roman"/>
        </w:rPr>
        <w:t xml:space="preserve">. </w:t>
      </w:r>
      <w:r w:rsidR="00820592">
        <w:rPr>
          <w:rFonts w:ascii="Times New Roman" w:eastAsia="Times New Roman" w:hAnsi="Times New Roman" w:cs="Times New Roman"/>
        </w:rPr>
        <w:t>Several important insights resulted from this process</w:t>
      </w:r>
      <w:r w:rsidR="00A1213D">
        <w:rPr>
          <w:rFonts w:ascii="Times New Roman" w:eastAsia="Times New Roman" w:hAnsi="Times New Roman" w:cs="Times New Roman"/>
        </w:rPr>
        <w:t xml:space="preserve">. For example, analyses of </w:t>
      </w:r>
      <w:r w:rsidR="00497AF1">
        <w:rPr>
          <w:rFonts w:ascii="Times New Roman" w:eastAsia="Times New Roman" w:hAnsi="Times New Roman" w:cs="Times New Roman"/>
        </w:rPr>
        <w:t>the model’s innerworkings</w:t>
      </w:r>
      <w:r w:rsidR="001123AA">
        <w:rPr>
          <w:rFonts w:ascii="Times New Roman" w:eastAsia="Times New Roman" w:hAnsi="Times New Roman" w:cs="Times New Roman"/>
        </w:rPr>
        <w:t xml:space="preserve"> revealed</w:t>
      </w:r>
      <w:r w:rsidR="00A1213D">
        <w:rPr>
          <w:rFonts w:ascii="Times New Roman" w:eastAsia="Times New Roman" w:hAnsi="Times New Roman" w:cs="Times New Roman"/>
        </w:rPr>
        <w:t xml:space="preserve"> </w:t>
      </w:r>
      <w:r w:rsidR="003B5CB4">
        <w:rPr>
          <w:rFonts w:ascii="Times New Roman" w:eastAsia="Times New Roman" w:hAnsi="Times New Roman" w:cs="Times New Roman"/>
        </w:rPr>
        <w:t xml:space="preserve">that </w:t>
      </w:r>
      <w:r w:rsidR="00A1213D">
        <w:rPr>
          <w:rFonts w:ascii="Times New Roman" w:eastAsia="Times New Roman" w:hAnsi="Times New Roman" w:cs="Times New Roman"/>
        </w:rPr>
        <w:t>ALIAS’s responses to inefficient and efficient actions emerged</w:t>
      </w:r>
      <w:r w:rsidR="001123AA">
        <w:rPr>
          <w:rFonts w:ascii="Times New Roman" w:eastAsia="Times New Roman" w:hAnsi="Times New Roman" w:cs="Times New Roman"/>
        </w:rPr>
        <w:t xml:space="preserve"> not from explicit representations of goals, efficiency, cost or rationality</w:t>
      </w:r>
      <w:r w:rsidR="003B5CB4">
        <w:rPr>
          <w:rFonts w:ascii="Times New Roman" w:eastAsia="Times New Roman" w:hAnsi="Times New Roman" w:cs="Times New Roman"/>
        </w:rPr>
        <w:t>. Instead, they emerged from</w:t>
      </w:r>
      <w:r w:rsidR="001123AA">
        <w:rPr>
          <w:rFonts w:ascii="Times New Roman" w:eastAsia="Times New Roman" w:hAnsi="Times New Roman" w:cs="Times New Roman"/>
        </w:rPr>
        <w:t xml:space="preserve"> </w:t>
      </w:r>
      <w:r w:rsidR="00A1213D">
        <w:rPr>
          <w:rFonts w:ascii="Times New Roman" w:eastAsia="Times New Roman" w:hAnsi="Times New Roman" w:cs="Times New Roman"/>
        </w:rPr>
        <w:t>associations between curved trajectories and obstacles</w:t>
      </w:r>
      <w:r w:rsidR="003B5CB4">
        <w:rPr>
          <w:rFonts w:ascii="Times New Roman" w:eastAsia="Times New Roman" w:hAnsi="Times New Roman" w:cs="Times New Roman"/>
        </w:rPr>
        <w:t xml:space="preserve"> that were first formed d</w:t>
      </w:r>
      <w:r w:rsidR="001123AA">
        <w:rPr>
          <w:rFonts w:ascii="Times New Roman" w:eastAsia="Times New Roman" w:hAnsi="Times New Roman" w:cs="Times New Roman"/>
        </w:rPr>
        <w:t xml:space="preserve">uring pretraining </w:t>
      </w:r>
      <w:r w:rsidR="003B5CB4">
        <w:rPr>
          <w:rFonts w:ascii="Times New Roman" w:eastAsia="Times New Roman" w:hAnsi="Times New Roman" w:cs="Times New Roman"/>
        </w:rPr>
        <w:t>and later reinforced</w:t>
      </w:r>
      <w:r w:rsidR="001123AA">
        <w:rPr>
          <w:rFonts w:ascii="Times New Roman" w:eastAsia="Times New Roman" w:hAnsi="Times New Roman" w:cs="Times New Roman"/>
        </w:rPr>
        <w:t xml:space="preserve"> during habituation. Additionally, the sticky-mittens simulation (i.e., Simulation 5) showed that longer looking to inefficient test events than efficient ones </w:t>
      </w:r>
      <w:r w:rsidR="00410A13">
        <w:rPr>
          <w:rFonts w:ascii="Times New Roman" w:eastAsia="Times New Roman" w:hAnsi="Times New Roman" w:cs="Times New Roman"/>
        </w:rPr>
        <w:t xml:space="preserve">is the natural consequence of an otherwise inexperienced model encoding and becoming familiar with its own straight reaches due to its heightened attentional state. Still other simulations (e.g., Simulation 4) showed that prior experience with curved trajectories and obstacles can explain why it is the case that infants look longer at events in which curved motion occurs in the absence of an obstacle than when it occurs with an obstacle or why infants look longer when agents stop short of their goals than when they stop next to them; it is not necessary to assume that infants are making sophisticated inferences about missing barriers and goals to explain these patterns. </w:t>
      </w:r>
    </w:p>
    <w:p w14:paraId="1C278FDD" w14:textId="5D31747C" w:rsidR="000B6CC3" w:rsidRPr="00E33C8B" w:rsidRDefault="00CD1B05" w:rsidP="00346967">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Second, the current simulations</w:t>
      </w:r>
      <w:r w:rsidR="00F05F8A">
        <w:rPr>
          <w:rFonts w:ascii="Times New Roman" w:eastAsia="Times New Roman" w:hAnsi="Times New Roman" w:cs="Times New Roman"/>
        </w:rPr>
        <w:t xml:space="preserve"> generate</w:t>
      </w:r>
      <w:r w:rsidR="00D133A0">
        <w:rPr>
          <w:rFonts w:ascii="Times New Roman" w:eastAsia="Times New Roman" w:hAnsi="Times New Roman" w:cs="Times New Roman"/>
        </w:rPr>
        <w:t xml:space="preserve"> </w:t>
      </w:r>
      <w:proofErr w:type="gramStart"/>
      <w:r w:rsidR="00D133A0">
        <w:rPr>
          <w:rFonts w:ascii="Times New Roman" w:eastAsia="Times New Roman" w:hAnsi="Times New Roman" w:cs="Times New Roman"/>
        </w:rPr>
        <w:t>a number of</w:t>
      </w:r>
      <w:proofErr w:type="gramEnd"/>
      <w:r w:rsidR="00D133A0">
        <w:rPr>
          <w:rFonts w:ascii="Times New Roman" w:eastAsia="Times New Roman" w:hAnsi="Times New Roman" w:cs="Times New Roman"/>
        </w:rPr>
        <w:t xml:space="preserve"> testable predictions.</w:t>
      </w:r>
      <w:r w:rsidR="00C943CC">
        <w:rPr>
          <w:rFonts w:ascii="Times New Roman" w:eastAsia="Times New Roman" w:hAnsi="Times New Roman" w:cs="Times New Roman"/>
        </w:rPr>
        <w:t xml:space="preserve"> One is that </w:t>
      </w:r>
      <w:r w:rsidR="000E5E7C">
        <w:rPr>
          <w:rFonts w:ascii="Times New Roman" w:eastAsia="Times New Roman" w:hAnsi="Times New Roman" w:cs="Times New Roman"/>
        </w:rPr>
        <w:t xml:space="preserve">infants who are habituated </w:t>
      </w:r>
      <w:r w:rsidR="00C943CC">
        <w:rPr>
          <w:rFonts w:ascii="Times New Roman" w:eastAsia="Times New Roman" w:hAnsi="Times New Roman" w:cs="Times New Roman"/>
        </w:rPr>
        <w:t xml:space="preserve">to a constrained action event and then </w:t>
      </w:r>
      <w:r w:rsidR="00F05F8A">
        <w:rPr>
          <w:rFonts w:ascii="Times New Roman" w:eastAsia="Times New Roman" w:hAnsi="Times New Roman" w:cs="Times New Roman"/>
        </w:rPr>
        <w:t xml:space="preserve">tested on a </w:t>
      </w:r>
      <w:r w:rsidR="00C943CC">
        <w:rPr>
          <w:rFonts w:ascii="Times New Roman" w:eastAsia="Times New Roman" w:hAnsi="Times New Roman" w:cs="Times New Roman"/>
        </w:rPr>
        <w:t xml:space="preserve">High, inefficient </w:t>
      </w:r>
      <w:r w:rsidR="00F05F8A">
        <w:rPr>
          <w:rFonts w:ascii="Times New Roman" w:eastAsia="Times New Roman" w:hAnsi="Times New Roman" w:cs="Times New Roman"/>
        </w:rPr>
        <w:t>test event like that in Liu and Spelke (2017) and an</w:t>
      </w:r>
      <w:r w:rsidR="00C943CC">
        <w:rPr>
          <w:rFonts w:ascii="Times New Roman" w:eastAsia="Times New Roman" w:hAnsi="Times New Roman" w:cs="Times New Roman"/>
        </w:rPr>
        <w:t xml:space="preserve"> inefficient </w:t>
      </w:r>
      <w:r w:rsidR="00F05F8A">
        <w:rPr>
          <w:rFonts w:ascii="Times New Roman" w:eastAsia="Times New Roman" w:hAnsi="Times New Roman" w:cs="Times New Roman"/>
        </w:rPr>
        <w:t xml:space="preserve">test </w:t>
      </w:r>
      <w:r w:rsidR="00C943CC">
        <w:rPr>
          <w:rFonts w:ascii="Times New Roman" w:eastAsia="Times New Roman" w:hAnsi="Times New Roman" w:cs="Times New Roman"/>
        </w:rPr>
        <w:t xml:space="preserve">event </w:t>
      </w:r>
      <w:r w:rsidR="00F05F8A">
        <w:rPr>
          <w:rFonts w:ascii="Times New Roman" w:eastAsia="Times New Roman" w:hAnsi="Times New Roman" w:cs="Times New Roman"/>
        </w:rPr>
        <w:t xml:space="preserve">like that in Gergely et al. (1995) </w:t>
      </w:r>
      <w:r w:rsidR="00C943CC">
        <w:rPr>
          <w:rFonts w:ascii="Times New Roman" w:eastAsia="Times New Roman" w:hAnsi="Times New Roman" w:cs="Times New Roman"/>
        </w:rPr>
        <w:t xml:space="preserve">should look longer at the inefficient than at the High, inefficient one. Another prediction is that infants should look longer at an inefficient test event than at an efficient one following </w:t>
      </w:r>
      <w:r w:rsidR="00C943CC">
        <w:rPr>
          <w:rFonts w:ascii="Times New Roman" w:eastAsia="Times New Roman" w:hAnsi="Times New Roman" w:cs="Times New Roman"/>
        </w:rPr>
        <w:lastRenderedPageBreak/>
        <w:t>habituation to an event in which curved motion unfolds beneath rather than over an obstacle.</w:t>
      </w:r>
      <w:r w:rsidR="00F05F8A">
        <w:rPr>
          <w:rFonts w:ascii="Times New Roman" w:eastAsia="Times New Roman" w:hAnsi="Times New Roman" w:cs="Times New Roman"/>
        </w:rPr>
        <w:t xml:space="preserve"> </w:t>
      </w:r>
      <w:r w:rsidR="0067226D">
        <w:rPr>
          <w:rFonts w:ascii="Times New Roman" w:eastAsia="Times New Roman" w:hAnsi="Times New Roman" w:cs="Times New Roman"/>
        </w:rPr>
        <w:t>Still another prediction of the current model is that</w:t>
      </w:r>
      <w:r w:rsidR="00E33C8B" w:rsidRPr="00E33C8B">
        <w:rPr>
          <w:rFonts w:ascii="Times New Roman" w:eastAsia="Times New Roman" w:hAnsi="Times New Roman" w:cs="Times New Roman"/>
        </w:rPr>
        <w:t xml:space="preserve"> increasing peripherally located obstacles</w:t>
      </w:r>
      <w:r w:rsidR="0067226D">
        <w:rPr>
          <w:rFonts w:ascii="Times New Roman" w:eastAsia="Times New Roman" w:hAnsi="Times New Roman" w:cs="Times New Roman"/>
        </w:rPr>
        <w:t>’ salience</w:t>
      </w:r>
      <w:r w:rsidR="00E33C8B" w:rsidRPr="00E33C8B">
        <w:rPr>
          <w:rFonts w:ascii="Times New Roman" w:eastAsia="Times New Roman" w:hAnsi="Times New Roman" w:cs="Times New Roman"/>
        </w:rPr>
        <w:t xml:space="preserve"> in unconstrained control events should strengthen the association</w:t>
      </w:r>
      <w:r w:rsidR="00E33C8B">
        <w:rPr>
          <w:rFonts w:ascii="Times New Roman" w:eastAsia="Times New Roman" w:hAnsi="Times New Roman" w:cs="Times New Roman"/>
        </w:rPr>
        <w:t xml:space="preserve"> </w:t>
      </w:r>
      <w:r w:rsidR="0067226D">
        <w:rPr>
          <w:rFonts w:ascii="Times New Roman" w:eastAsia="Times New Roman" w:hAnsi="Times New Roman" w:cs="Times New Roman"/>
        </w:rPr>
        <w:t>formed</w:t>
      </w:r>
      <w:r w:rsidR="00E33C8B" w:rsidRPr="00E33C8B">
        <w:rPr>
          <w:rFonts w:ascii="Times New Roman" w:eastAsia="Times New Roman" w:hAnsi="Times New Roman" w:cs="Times New Roman"/>
        </w:rPr>
        <w:t xml:space="preserve"> between </w:t>
      </w:r>
      <w:r w:rsidR="0067226D">
        <w:rPr>
          <w:rFonts w:ascii="Times New Roman" w:eastAsia="Times New Roman" w:hAnsi="Times New Roman" w:cs="Times New Roman"/>
        </w:rPr>
        <w:t>them</w:t>
      </w:r>
      <w:r w:rsidR="00E33C8B" w:rsidRPr="00E33C8B">
        <w:rPr>
          <w:rFonts w:ascii="Times New Roman" w:eastAsia="Times New Roman" w:hAnsi="Times New Roman" w:cs="Times New Roman"/>
        </w:rPr>
        <w:t xml:space="preserve"> and curved motion. Along similar lines, decreasing </w:t>
      </w:r>
      <w:r w:rsidR="0067226D">
        <w:rPr>
          <w:rFonts w:ascii="Times New Roman" w:eastAsia="Times New Roman" w:hAnsi="Times New Roman" w:cs="Times New Roman"/>
        </w:rPr>
        <w:t>barriers’ salience</w:t>
      </w:r>
      <w:r w:rsidR="00E33C8B" w:rsidRPr="00E33C8B">
        <w:rPr>
          <w:rFonts w:ascii="Times New Roman" w:eastAsia="Times New Roman" w:hAnsi="Times New Roman" w:cs="Times New Roman"/>
        </w:rPr>
        <w:t xml:space="preserve"> in constrained experimental events should weaken the association</w:t>
      </w:r>
      <w:r w:rsidR="00E33C8B">
        <w:rPr>
          <w:rFonts w:ascii="Times New Roman" w:eastAsia="Times New Roman" w:hAnsi="Times New Roman" w:cs="Times New Roman"/>
        </w:rPr>
        <w:t xml:space="preserve"> </w:t>
      </w:r>
      <w:r w:rsidR="0067226D">
        <w:rPr>
          <w:rFonts w:ascii="Times New Roman" w:eastAsia="Times New Roman" w:hAnsi="Times New Roman" w:cs="Times New Roman"/>
        </w:rPr>
        <w:t>formed</w:t>
      </w:r>
      <w:r w:rsidR="00E33C8B" w:rsidRPr="00E33C8B">
        <w:rPr>
          <w:rFonts w:ascii="Times New Roman" w:eastAsia="Times New Roman" w:hAnsi="Times New Roman" w:cs="Times New Roman"/>
        </w:rPr>
        <w:t xml:space="preserve"> between </w:t>
      </w:r>
      <w:r w:rsidR="0067226D">
        <w:rPr>
          <w:rFonts w:ascii="Times New Roman" w:eastAsia="Times New Roman" w:hAnsi="Times New Roman" w:cs="Times New Roman"/>
        </w:rPr>
        <w:t>them</w:t>
      </w:r>
      <w:r w:rsidR="00E33C8B" w:rsidRPr="00E33C8B">
        <w:rPr>
          <w:rFonts w:ascii="Times New Roman" w:eastAsia="Times New Roman" w:hAnsi="Times New Roman" w:cs="Times New Roman"/>
        </w:rPr>
        <w:t xml:space="preserve"> and curved trajectories. Such findings would be difficult to reconcile with </w:t>
      </w:r>
      <w:r w:rsidR="00A14E3E">
        <w:rPr>
          <w:rFonts w:ascii="Times New Roman" w:eastAsia="Times New Roman" w:hAnsi="Times New Roman" w:cs="Times New Roman"/>
        </w:rPr>
        <w:t xml:space="preserve">any of the domain-specific proposals, not least because </w:t>
      </w:r>
      <w:r w:rsidR="0067226D">
        <w:rPr>
          <w:rFonts w:ascii="Times New Roman" w:eastAsia="Times New Roman" w:hAnsi="Times New Roman" w:cs="Times New Roman"/>
        </w:rPr>
        <w:t>infants are thought to possess</w:t>
      </w:r>
      <w:r w:rsidR="00E33C8B" w:rsidRPr="00E33C8B">
        <w:rPr>
          <w:rFonts w:ascii="Times New Roman" w:eastAsia="Times New Roman" w:hAnsi="Times New Roman" w:cs="Times New Roman"/>
        </w:rPr>
        <w:t xml:space="preserve"> abstract </w:t>
      </w:r>
      <w:r w:rsidR="00A14E3E">
        <w:rPr>
          <w:rFonts w:ascii="Times New Roman" w:eastAsia="Times New Roman" w:hAnsi="Times New Roman" w:cs="Times New Roman"/>
        </w:rPr>
        <w:t>notions of</w:t>
      </w:r>
      <w:r w:rsidR="00E33C8B" w:rsidRPr="00E33C8B">
        <w:rPr>
          <w:rFonts w:ascii="Times New Roman" w:eastAsia="Times New Roman" w:hAnsi="Times New Roman" w:cs="Times New Roman"/>
        </w:rPr>
        <w:t xml:space="preserve"> efficiency, rationality, </w:t>
      </w:r>
      <w:r w:rsidR="0067226D">
        <w:rPr>
          <w:rFonts w:ascii="Times New Roman" w:eastAsia="Times New Roman" w:hAnsi="Times New Roman" w:cs="Times New Roman"/>
        </w:rPr>
        <w:t xml:space="preserve">and </w:t>
      </w:r>
      <w:r w:rsidR="00A14E3E">
        <w:rPr>
          <w:rFonts w:ascii="Times New Roman" w:eastAsia="Times New Roman" w:hAnsi="Times New Roman" w:cs="Times New Roman"/>
        </w:rPr>
        <w:t xml:space="preserve">cost. </w:t>
      </w:r>
    </w:p>
    <w:p w14:paraId="1F8FE60A" w14:textId="15AD8DFC" w:rsidR="003C4483" w:rsidRDefault="009E067C" w:rsidP="007A70F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It is nonetheless important to restate</w:t>
      </w:r>
      <w:r w:rsidR="006947FC" w:rsidRPr="006947FC">
        <w:rPr>
          <w:rFonts w:ascii="Times New Roman" w:eastAsia="Times New Roman" w:hAnsi="Times New Roman" w:cs="Times New Roman"/>
        </w:rPr>
        <w:t xml:space="preserve"> what ALIAS is and is not as well as what the current simulations do and do not accomplish. In terms of the first point, ALIAS is not a model of how action efficiency understanding itself emerges</w:t>
      </w:r>
      <w:r w:rsidR="000B6CC3">
        <w:rPr>
          <w:rFonts w:ascii="Times New Roman" w:eastAsia="Times New Roman" w:hAnsi="Times New Roman" w:cs="Times New Roman"/>
        </w:rPr>
        <w:t xml:space="preserve">. ALIAS </w:t>
      </w:r>
      <w:r w:rsidR="00D55910">
        <w:rPr>
          <w:rFonts w:ascii="Times New Roman" w:eastAsia="Times New Roman" w:hAnsi="Times New Roman" w:cs="Times New Roman"/>
        </w:rPr>
        <w:t xml:space="preserve">is </w:t>
      </w:r>
      <w:r>
        <w:rPr>
          <w:rFonts w:ascii="Times New Roman" w:eastAsia="Times New Roman" w:hAnsi="Times New Roman" w:cs="Times New Roman"/>
        </w:rPr>
        <w:t xml:space="preserve">instead </w:t>
      </w:r>
      <w:r w:rsidR="00D55910">
        <w:rPr>
          <w:rFonts w:ascii="Times New Roman" w:eastAsia="Times New Roman" w:hAnsi="Times New Roman" w:cs="Times New Roman"/>
        </w:rPr>
        <w:t>a model of the</w:t>
      </w:r>
      <w:r w:rsidR="006947FC" w:rsidRPr="006947FC">
        <w:rPr>
          <w:rFonts w:ascii="Times New Roman" w:eastAsia="Times New Roman" w:hAnsi="Times New Roman" w:cs="Times New Roman"/>
        </w:rPr>
        <w:t xml:space="preserve"> mechanistic basis of infants’ looking responses in studies on this topic. </w:t>
      </w:r>
      <w:r w:rsidR="00D55910">
        <w:rPr>
          <w:rFonts w:ascii="Times New Roman" w:eastAsia="Times New Roman" w:hAnsi="Times New Roman" w:cs="Times New Roman"/>
        </w:rPr>
        <w:t>This does not</w:t>
      </w:r>
      <w:r w:rsidR="006947FC" w:rsidRPr="006947FC">
        <w:rPr>
          <w:rFonts w:ascii="Times New Roman" w:eastAsia="Times New Roman" w:hAnsi="Times New Roman" w:cs="Times New Roman"/>
        </w:rPr>
        <w:t xml:space="preserve"> mean that the processes </w:t>
      </w:r>
      <w:r w:rsidR="000B6CC3">
        <w:rPr>
          <w:rFonts w:ascii="Times New Roman" w:eastAsia="Times New Roman" w:hAnsi="Times New Roman" w:cs="Times New Roman"/>
        </w:rPr>
        <w:t>that ALIAS implements</w:t>
      </w:r>
      <w:r w:rsidR="006947FC" w:rsidRPr="006947FC">
        <w:rPr>
          <w:rFonts w:ascii="Times New Roman" w:eastAsia="Times New Roman" w:hAnsi="Times New Roman" w:cs="Times New Roman"/>
        </w:rPr>
        <w:t xml:space="preserve"> are unrelated to the development of genuine action efficiency understanding</w:t>
      </w:r>
      <w:r w:rsidR="00D55910">
        <w:rPr>
          <w:rFonts w:ascii="Times New Roman" w:eastAsia="Times New Roman" w:hAnsi="Times New Roman" w:cs="Times New Roman"/>
        </w:rPr>
        <w:t>, however</w:t>
      </w:r>
      <w:r w:rsidR="006947FC" w:rsidRPr="006947FC">
        <w:rPr>
          <w:rFonts w:ascii="Times New Roman" w:eastAsia="Times New Roman" w:hAnsi="Times New Roman" w:cs="Times New Roman"/>
        </w:rPr>
        <w:t>. Indeed, it is my contention that</w:t>
      </w:r>
      <w:r w:rsidR="00D55910">
        <w:rPr>
          <w:rFonts w:ascii="Times New Roman" w:eastAsia="Times New Roman" w:hAnsi="Times New Roman" w:cs="Times New Roman"/>
        </w:rPr>
        <w:t xml:space="preserve"> </w:t>
      </w:r>
      <w:r w:rsidR="006947FC" w:rsidRPr="006947FC">
        <w:rPr>
          <w:rFonts w:ascii="Times New Roman" w:eastAsia="Times New Roman" w:hAnsi="Times New Roman" w:cs="Times New Roman"/>
        </w:rPr>
        <w:t xml:space="preserve">the very same processes argued here to underlie infants’ looking behaviors in studies on this topic may also support the development of </w:t>
      </w:r>
      <w:r w:rsidR="000B6CC3">
        <w:rPr>
          <w:rFonts w:ascii="Times New Roman" w:eastAsia="Times New Roman" w:hAnsi="Times New Roman" w:cs="Times New Roman"/>
        </w:rPr>
        <w:t>an authentic</w:t>
      </w:r>
      <w:r w:rsidR="006947FC" w:rsidRPr="006947FC">
        <w:rPr>
          <w:rFonts w:ascii="Times New Roman" w:eastAsia="Times New Roman" w:hAnsi="Times New Roman" w:cs="Times New Roman"/>
        </w:rPr>
        <w:t xml:space="preserve"> understanding of what makes an action efficient.</w:t>
      </w:r>
      <w:r w:rsidR="000B6CC3">
        <w:rPr>
          <w:rFonts w:ascii="Times New Roman" w:eastAsia="Times New Roman" w:hAnsi="Times New Roman" w:cs="Times New Roman"/>
        </w:rPr>
        <w:t xml:space="preserve"> </w:t>
      </w:r>
      <w:r w:rsidR="006947FC" w:rsidRPr="006947FC">
        <w:rPr>
          <w:rFonts w:ascii="Times New Roman" w:eastAsia="Times New Roman" w:hAnsi="Times New Roman" w:cs="Times New Roman"/>
        </w:rPr>
        <w:t xml:space="preserve">In terms of the second point, the current simulations </w:t>
      </w:r>
      <w:r>
        <w:rPr>
          <w:rFonts w:ascii="Times New Roman" w:eastAsia="Times New Roman" w:hAnsi="Times New Roman" w:cs="Times New Roman"/>
        </w:rPr>
        <w:t>cannot disprove a</w:t>
      </w:r>
      <w:r w:rsidR="006947FC" w:rsidRPr="006947FC">
        <w:rPr>
          <w:rFonts w:ascii="Times New Roman" w:eastAsia="Times New Roman" w:hAnsi="Times New Roman" w:cs="Times New Roman"/>
        </w:rPr>
        <w:t xml:space="preserve"> domain-specific mechanisms for representing goals, efficiency, cost, or rationality any more than </w:t>
      </w:r>
      <w:r w:rsidR="002A0A35">
        <w:rPr>
          <w:rFonts w:ascii="Times New Roman" w:eastAsia="Times New Roman" w:hAnsi="Times New Roman" w:cs="Times New Roman"/>
        </w:rPr>
        <w:t>it can prove that ALIAS is the right description of the processes underpinning infants’ action efficiency understanding.</w:t>
      </w:r>
      <w:r w:rsidR="006947FC" w:rsidRPr="006947FC">
        <w:rPr>
          <w:rFonts w:ascii="Times New Roman" w:eastAsia="Times New Roman" w:hAnsi="Times New Roman" w:cs="Times New Roman"/>
        </w:rPr>
        <w:t xml:space="preserve"> Instead, they demonstrate that a domain-general associative learning mechanism operating over differentially salient surface </w:t>
      </w:r>
      <w:r w:rsidR="002A0A35">
        <w:rPr>
          <w:rFonts w:ascii="Times New Roman" w:eastAsia="Times New Roman" w:hAnsi="Times New Roman" w:cs="Times New Roman"/>
        </w:rPr>
        <w:t>features</w:t>
      </w:r>
      <w:r w:rsidR="006947FC" w:rsidRPr="006947FC">
        <w:rPr>
          <w:rFonts w:ascii="Times New Roman" w:eastAsia="Times New Roman" w:hAnsi="Times New Roman" w:cs="Times New Roman"/>
        </w:rPr>
        <w:t xml:space="preserve"> is sufficient to explain a broad range of findings</w:t>
      </w:r>
      <w:r w:rsidR="002A0A35">
        <w:rPr>
          <w:rFonts w:ascii="Times New Roman" w:eastAsia="Times New Roman" w:hAnsi="Times New Roman" w:cs="Times New Roman"/>
        </w:rPr>
        <w:t xml:space="preserve"> in this literature.</w:t>
      </w:r>
      <w:r w:rsidR="006947FC" w:rsidRPr="006947FC">
        <w:rPr>
          <w:rFonts w:ascii="Times New Roman" w:eastAsia="Times New Roman" w:hAnsi="Times New Roman" w:cs="Times New Roman"/>
        </w:rPr>
        <w:t xml:space="preserve"> </w:t>
      </w:r>
      <w:r w:rsidR="002A0A35">
        <w:rPr>
          <w:rFonts w:ascii="Times New Roman" w:eastAsia="Times New Roman" w:hAnsi="Times New Roman" w:cs="Times New Roman"/>
        </w:rPr>
        <w:t>Behavioral experiments are</w:t>
      </w:r>
      <w:r w:rsidR="000B6CC3">
        <w:rPr>
          <w:rFonts w:ascii="Times New Roman" w:eastAsia="Times New Roman" w:hAnsi="Times New Roman" w:cs="Times New Roman"/>
        </w:rPr>
        <w:t xml:space="preserve"> ultimately</w:t>
      </w:r>
      <w:r w:rsidR="002A0A35">
        <w:rPr>
          <w:rFonts w:ascii="Times New Roman" w:eastAsia="Times New Roman" w:hAnsi="Times New Roman" w:cs="Times New Roman"/>
        </w:rPr>
        <w:t xml:space="preserve"> </w:t>
      </w:r>
      <w:r w:rsidR="000B6CC3">
        <w:rPr>
          <w:rFonts w:ascii="Times New Roman" w:eastAsia="Times New Roman" w:hAnsi="Times New Roman" w:cs="Times New Roman"/>
        </w:rPr>
        <w:t>needed to decide among the current competing proposals</w:t>
      </w:r>
      <w:r w:rsidR="006947FC" w:rsidRPr="006947FC">
        <w:rPr>
          <w:rFonts w:ascii="Times New Roman" w:eastAsia="Times New Roman" w:hAnsi="Times New Roman" w:cs="Times New Roman"/>
        </w:rPr>
        <w:t xml:space="preserve">. </w:t>
      </w:r>
    </w:p>
    <w:p w14:paraId="15CC3850" w14:textId="55CDAAD0" w:rsidR="00C6675C" w:rsidRDefault="008D061B" w:rsidP="0096234E">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Before concluding,</w:t>
      </w:r>
      <w:r w:rsidR="000E2FF9">
        <w:rPr>
          <w:rFonts w:ascii="Times New Roman" w:eastAsia="Times New Roman" w:hAnsi="Times New Roman" w:cs="Times New Roman"/>
        </w:rPr>
        <w:t xml:space="preserve"> </w:t>
      </w:r>
      <w:r w:rsidR="00621299">
        <w:rPr>
          <w:rFonts w:ascii="Times New Roman" w:eastAsia="Times New Roman" w:hAnsi="Times New Roman" w:cs="Times New Roman"/>
        </w:rPr>
        <w:t>two potential</w:t>
      </w:r>
      <w:r w:rsidR="00C6675C">
        <w:rPr>
          <w:rFonts w:ascii="Times New Roman" w:eastAsia="Times New Roman" w:hAnsi="Times New Roman" w:cs="Times New Roman"/>
        </w:rPr>
        <w:t xml:space="preserve"> criticisms </w:t>
      </w:r>
      <w:r>
        <w:rPr>
          <w:rFonts w:ascii="Times New Roman" w:eastAsia="Times New Roman" w:hAnsi="Times New Roman" w:cs="Times New Roman"/>
        </w:rPr>
        <w:t>of ALIAS are worth noting</w:t>
      </w:r>
      <w:r w:rsidR="00524642" w:rsidRPr="00EC33BD">
        <w:rPr>
          <w:rFonts w:ascii="Times New Roman" w:eastAsia="Times New Roman" w:hAnsi="Times New Roman" w:cs="Times New Roman"/>
        </w:rPr>
        <w:t xml:space="preserve">. </w:t>
      </w:r>
      <w:r w:rsidR="00621299">
        <w:rPr>
          <w:rFonts w:ascii="Times New Roman" w:eastAsia="Times New Roman" w:hAnsi="Times New Roman" w:cs="Times New Roman"/>
        </w:rPr>
        <w:t>The first</w:t>
      </w:r>
      <w:ins w:id="2389" w:author="Benton, Deon" w:date="2026-05-18T10:25:00Z" w16du:dateUtc="2026-05-18T15:25:00Z">
        <w:r w:rsidR="00C6675C" w:rsidRPr="00C6675C">
          <w:rPr>
            <w:rFonts w:ascii="Times New Roman" w:eastAsia="Times New Roman" w:hAnsi="Times New Roman" w:cs="Times New Roman"/>
          </w:rPr>
          <w:t xml:space="preserve"> concerns the fact that the present simulations focused primarily on studies employing some </w:t>
        </w:r>
        <w:r w:rsidR="00C6675C" w:rsidRPr="00C6675C">
          <w:rPr>
            <w:rFonts w:ascii="Times New Roman" w:eastAsia="Times New Roman" w:hAnsi="Times New Roman" w:cs="Times New Roman"/>
          </w:rPr>
          <w:lastRenderedPageBreak/>
          <w:t xml:space="preserve">version of the Gergely paradigm. </w:t>
        </w:r>
      </w:ins>
      <w:r w:rsidR="00621299">
        <w:rPr>
          <w:rFonts w:ascii="Times New Roman" w:eastAsia="Times New Roman" w:hAnsi="Times New Roman" w:cs="Times New Roman"/>
        </w:rPr>
        <w:t>Potential downsides</w:t>
      </w:r>
      <w:ins w:id="2390" w:author="Benton, Deon" w:date="2026-05-18T10:31:00Z" w16du:dateUtc="2026-05-18T15:31:00Z">
        <w:r w:rsidR="0099604C">
          <w:rPr>
            <w:rFonts w:ascii="Times New Roman" w:eastAsia="Times New Roman" w:hAnsi="Times New Roman" w:cs="Times New Roman"/>
          </w:rPr>
          <w:t xml:space="preserve"> </w:t>
        </w:r>
      </w:ins>
      <w:ins w:id="2391" w:author="Benton, Deon" w:date="2026-05-18T10:33:00Z" w16du:dateUtc="2026-05-18T15:33:00Z">
        <w:r w:rsidR="00096467">
          <w:rPr>
            <w:rFonts w:ascii="Times New Roman" w:eastAsia="Times New Roman" w:hAnsi="Times New Roman" w:cs="Times New Roman"/>
          </w:rPr>
          <w:t xml:space="preserve">of </w:t>
        </w:r>
      </w:ins>
      <w:r w:rsidR="0096234E">
        <w:rPr>
          <w:rFonts w:ascii="Times New Roman" w:eastAsia="Times New Roman" w:hAnsi="Times New Roman" w:cs="Times New Roman"/>
        </w:rPr>
        <w:t>this</w:t>
      </w:r>
      <w:ins w:id="2392" w:author="Benton, Deon" w:date="2026-05-18T10:31:00Z" w16du:dateUtc="2026-05-18T15:31:00Z">
        <w:r w:rsidR="0099604C">
          <w:rPr>
            <w:rFonts w:ascii="Times New Roman" w:eastAsia="Times New Roman" w:hAnsi="Times New Roman" w:cs="Times New Roman"/>
          </w:rPr>
          <w:t xml:space="preserve"> </w:t>
        </w:r>
      </w:ins>
      <w:r w:rsidR="00621299">
        <w:rPr>
          <w:rFonts w:ascii="Times New Roman" w:eastAsia="Times New Roman" w:hAnsi="Times New Roman" w:cs="Times New Roman"/>
        </w:rPr>
        <w:t>are</w:t>
      </w:r>
      <w:ins w:id="2393" w:author="Benton, Deon" w:date="2026-05-18T10:31:00Z" w16du:dateUtc="2026-05-18T15:31:00Z">
        <w:r w:rsidR="0099604C">
          <w:rPr>
            <w:rFonts w:ascii="Times New Roman" w:eastAsia="Times New Roman" w:hAnsi="Times New Roman" w:cs="Times New Roman"/>
          </w:rPr>
          <w:t xml:space="preserve"> that</w:t>
        </w:r>
      </w:ins>
      <w:ins w:id="2394" w:author="Benton, Deon" w:date="2026-05-18T10:33:00Z" w16du:dateUtc="2026-05-18T15:33:00Z">
        <w:r w:rsidR="00096467">
          <w:rPr>
            <w:rFonts w:ascii="Times New Roman" w:eastAsia="Times New Roman" w:hAnsi="Times New Roman" w:cs="Times New Roman"/>
          </w:rPr>
          <w:t xml:space="preserve"> the conclusions that can be drawn from it are necessarily limited in scope</w:t>
        </w:r>
      </w:ins>
      <w:r w:rsidR="00621299">
        <w:rPr>
          <w:rFonts w:ascii="Times New Roman" w:eastAsia="Times New Roman" w:hAnsi="Times New Roman" w:cs="Times New Roman"/>
        </w:rPr>
        <w:t xml:space="preserve"> and that it is unclear to what extent that current model can capture findings on infant action understanding broadly (e.g., Gergely et al., 2002; Woodward, 1998)</w:t>
      </w:r>
      <w:ins w:id="2395" w:author="Benton, Deon" w:date="2026-05-18T10:34:00Z" w16du:dateUtc="2026-05-18T15:34:00Z">
        <w:r w:rsidR="00096467">
          <w:rPr>
            <w:rFonts w:ascii="Times New Roman" w:eastAsia="Times New Roman" w:hAnsi="Times New Roman" w:cs="Times New Roman"/>
          </w:rPr>
          <w:t xml:space="preserve">. </w:t>
        </w:r>
      </w:ins>
      <w:ins w:id="2396" w:author="Benton, Deon" w:date="2026-05-18T10:25:00Z" w16du:dateUtc="2026-05-18T15:25:00Z">
        <w:r w:rsidR="00C6675C" w:rsidRPr="00C6675C">
          <w:rPr>
            <w:rFonts w:ascii="Times New Roman" w:eastAsia="Times New Roman" w:hAnsi="Times New Roman" w:cs="Times New Roman"/>
          </w:rPr>
          <w:t>Future work will therefore need to determine whether extended versions of ALIAS</w:t>
        </w:r>
      </w:ins>
      <w:ins w:id="2397" w:author="Benton, Deon" w:date="2026-05-18T10:49:00Z" w16du:dateUtc="2026-05-18T15:49:00Z">
        <w:r w:rsidR="00732FC7">
          <w:rPr>
            <w:rFonts w:ascii="Times New Roman" w:eastAsia="Times New Roman" w:hAnsi="Times New Roman" w:cs="Times New Roman"/>
          </w:rPr>
          <w:t xml:space="preserve"> </w:t>
        </w:r>
      </w:ins>
      <w:ins w:id="2398" w:author="Benton, Deon" w:date="2026-05-18T10:25:00Z" w16du:dateUtc="2026-05-18T15:25:00Z">
        <w:r w:rsidR="00C6675C" w:rsidRPr="00C6675C">
          <w:rPr>
            <w:rFonts w:ascii="Times New Roman" w:eastAsia="Times New Roman" w:hAnsi="Times New Roman" w:cs="Times New Roman"/>
          </w:rPr>
          <w:t xml:space="preserve">can </w:t>
        </w:r>
      </w:ins>
      <w:ins w:id="2399" w:author="Benton, Deon" w:date="2026-05-18T10:49:00Z" w16du:dateUtc="2026-05-18T15:49:00Z">
        <w:r w:rsidR="00732FC7">
          <w:rPr>
            <w:rFonts w:ascii="Times New Roman" w:eastAsia="Times New Roman" w:hAnsi="Times New Roman" w:cs="Times New Roman"/>
          </w:rPr>
          <w:t>capture findings beyond those related to infants’ action efficiency understanding.</w:t>
        </w:r>
      </w:ins>
    </w:p>
    <w:p w14:paraId="3740BC68" w14:textId="05611C9A" w:rsidR="00C73E82" w:rsidRDefault="00621299" w:rsidP="0058051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second concerns t</w:t>
      </w:r>
      <w:ins w:id="2400" w:author="Benton, Deon" w:date="2026-05-18T10:50:00Z" w16du:dateUtc="2026-05-18T15:50:00Z">
        <w:r w:rsidR="0058051A">
          <w:rPr>
            <w:rFonts w:ascii="Times New Roman" w:eastAsia="Times New Roman" w:hAnsi="Times New Roman" w:cs="Times New Roman"/>
          </w:rPr>
          <w:t xml:space="preserve">he model’s simplicity. </w:t>
        </w:r>
      </w:ins>
      <w:r w:rsidR="00466E24">
        <w:rPr>
          <w:rFonts w:ascii="Times New Roman" w:eastAsia="Times New Roman" w:hAnsi="Times New Roman" w:cs="Times New Roman"/>
        </w:rPr>
        <w:t xml:space="preserve">Although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Pr>
          <w:rFonts w:ascii="Times New Roman" w:eastAsia="Times New Roman" w:hAnsi="Times New Roman" w:cs="Times New Roman"/>
        </w:rPr>
        <w:t>.</w:t>
      </w:r>
      <w:r w:rsidR="00466E24">
        <w:rPr>
          <w:rFonts w:ascii="Times New Roman" w:eastAsia="Times New Roman" w:hAnsi="Times New Roman" w:cs="Times New Roman"/>
        </w:rPr>
        <w:t xml:space="preserve"> </w:t>
      </w:r>
      <w:r>
        <w:rPr>
          <w:rFonts w:ascii="Times New Roman" w:eastAsia="Times New Roman" w:hAnsi="Times New Roman" w:cs="Times New Roman"/>
        </w:rPr>
        <w:t>Additionally,</w:t>
      </w:r>
      <w:r w:rsidR="00A81342">
        <w:rPr>
          <w:rFonts w:ascii="Times New Roman" w:eastAsia="Times New Roman" w:hAnsi="Times New Roman" w:cs="Times New Roman"/>
        </w:rPr>
        <w:t xml:space="preserve"> a localist </w:t>
      </w:r>
      <w:r>
        <w:rPr>
          <w:rFonts w:ascii="Times New Roman" w:eastAsia="Times New Roman" w:hAnsi="Times New Roman" w:cs="Times New Roman"/>
        </w:rPr>
        <w:t xml:space="preserve">rather than a distributed </w:t>
      </w:r>
      <w:r w:rsidR="00A81342">
        <w:rPr>
          <w:rFonts w:ascii="Times New Roman" w:eastAsia="Times New Roman" w:hAnsi="Times New Roman" w:cs="Times New Roman"/>
        </w:rPr>
        <w:t xml:space="preserve">encoding scheme was used to represent objects, their features, and any external constraints or barriers in the environment. </w:t>
      </w:r>
      <w:r w:rsidR="00F146AE">
        <w:rPr>
          <w:rFonts w:ascii="Times New Roman" w:eastAsia="Times New Roman" w:hAnsi="Times New Roman" w:cs="Times New Roman"/>
        </w:rPr>
        <w:t>Based on these simplifications, it could be argued that the</w:t>
      </w:r>
      <w:r w:rsidR="00524642" w:rsidRPr="00EC33BD">
        <w:rPr>
          <w:rFonts w:ascii="Times New Roman" w:eastAsia="Times New Roman" w:hAnsi="Times New Roman" w:cs="Times New Roman"/>
        </w:rPr>
        <w:t xml:space="preserve"> model </w:t>
      </w:r>
      <w:r w:rsidR="00F146AE">
        <w:rPr>
          <w:rFonts w:ascii="Times New Roman" w:eastAsia="Times New Roman" w:hAnsi="Times New Roman" w:cs="Times New Roman"/>
        </w:rPr>
        <w:t>poorly approximates</w:t>
      </w:r>
      <w:r w:rsidR="00524642" w:rsidRPr="00EC33BD">
        <w:rPr>
          <w:rFonts w:ascii="Times New Roman" w:eastAsia="Times New Roman" w:hAnsi="Times New Roman" w:cs="Times New Roman"/>
        </w:rPr>
        <w:t xml:space="preserve"> infants’ real-world action experience. However, a major advantage of simpler models is that</w:t>
      </w:r>
      <w:ins w:id="2401" w:author="Benton, Deon" w:date="2026-05-18T10:51:00Z" w16du:dateUtc="2026-05-18T15:51:00Z">
        <w:r w:rsidR="0058051A">
          <w:rPr>
            <w:rFonts w:ascii="Times New Roman" w:eastAsia="Times New Roman" w:hAnsi="Times New Roman" w:cs="Times New Roman"/>
          </w:rPr>
          <w:t xml:space="preserve"> </w:t>
        </w:r>
      </w:ins>
      <w:ins w:id="2402" w:author="Benton, Deon" w:date="2026-05-18T10:55:00Z" w16du:dateUtc="2026-05-18T15:55:00Z">
        <w:r w:rsidR="00C85217">
          <w:rPr>
            <w:rFonts w:ascii="Times New Roman" w:eastAsia="Times New Roman" w:hAnsi="Times New Roman" w:cs="Times New Roman"/>
          </w:rPr>
          <w:t>by tracing precisely how they process information</w:t>
        </w:r>
      </w:ins>
      <w:ins w:id="2403" w:author="Benton, Deon" w:date="2026-05-18T10:57:00Z" w16du:dateUtc="2026-05-18T15:57:00Z">
        <w:r w:rsidR="000B3CD1">
          <w:rPr>
            <w:rFonts w:ascii="Times New Roman" w:eastAsia="Times New Roman" w:hAnsi="Times New Roman" w:cs="Times New Roman"/>
          </w:rPr>
          <w:t>,</w:t>
        </w:r>
      </w:ins>
      <w:ins w:id="2404" w:author="Benton, Deon" w:date="2026-05-18T10:55:00Z" w16du:dateUtc="2026-05-18T15:55:00Z">
        <w:r w:rsidR="00C85217">
          <w:rPr>
            <w:rFonts w:ascii="Times New Roman" w:eastAsia="Times New Roman" w:hAnsi="Times New Roman" w:cs="Times New Roman"/>
          </w:rPr>
          <w:t xml:space="preserve"> </w:t>
        </w:r>
      </w:ins>
      <w:ins w:id="2405" w:author="Benton, Deon" w:date="2026-05-18T10:51:00Z" w16du:dateUtc="2026-05-18T15:51:00Z">
        <w:r w:rsidR="0058051A">
          <w:rPr>
            <w:rFonts w:ascii="Times New Roman" w:eastAsia="Times New Roman" w:hAnsi="Times New Roman" w:cs="Times New Roman"/>
          </w:rPr>
          <w:t xml:space="preserve">they can </w:t>
        </w:r>
      </w:ins>
      <w:ins w:id="2406" w:author="Benton, Deon" w:date="2026-05-18T10:54:00Z" w16du:dateUtc="2026-05-18T15:54:00Z">
        <w:r w:rsidR="00D4727D">
          <w:rPr>
            <w:rFonts w:ascii="Times New Roman" w:eastAsia="Times New Roman" w:hAnsi="Times New Roman" w:cs="Times New Roman"/>
          </w:rPr>
          <w:t>provide meaningful insight into the possible mechanistic basis of some phenomenon</w:t>
        </w:r>
      </w:ins>
      <w:ins w:id="2407" w:author="Benton, Deon" w:date="2026-05-18T10:57:00Z" w16du:dateUtc="2026-05-18T15:57:00Z">
        <w:r w:rsidR="000B3CD1">
          <w:rPr>
            <w:rFonts w:ascii="Times New Roman" w:eastAsia="Times New Roman" w:hAnsi="Times New Roman" w:cs="Times New Roman"/>
          </w:rPr>
          <w:t xml:space="preserve"> in the human mind</w:t>
        </w:r>
      </w:ins>
      <w:ins w:id="2408" w:author="Benton, Deon" w:date="2026-05-18T10:54:00Z" w16du:dateUtc="2026-05-18T15:54:00Z">
        <w:r w:rsidR="00D4727D">
          <w:rPr>
            <w:rFonts w:ascii="Times New Roman" w:eastAsia="Times New Roman" w:hAnsi="Times New Roman" w:cs="Times New Roman"/>
          </w:rPr>
          <w:t xml:space="preserve">. </w:t>
        </w:r>
      </w:ins>
      <w:r w:rsidR="00DC5011">
        <w:rPr>
          <w:rFonts w:ascii="Times New Roman" w:eastAsia="Times New Roman" w:hAnsi="Times New Roman" w:cs="Times New Roman"/>
        </w:rPr>
        <w:t>That simple models can be taken apart and scrutinized in this way makes them especially well-suited</w:t>
      </w:r>
      <w:r w:rsidR="004A5E3E">
        <w:rPr>
          <w:rFonts w:ascii="Times New Roman" w:eastAsia="Times New Roman" w:hAnsi="Times New Roman" w:cs="Times New Roman"/>
        </w:rPr>
        <w:t xml:space="preserve"> </w:t>
      </w:r>
      <w:r w:rsidR="00524642" w:rsidRPr="00EC33BD">
        <w:rPr>
          <w:rFonts w:ascii="Times New Roman" w:eastAsia="Times New Roman" w:hAnsi="Times New Roman" w:cs="Times New Roman"/>
        </w:rPr>
        <w:t xml:space="preserve">for advancing theories of infant </w:t>
      </w:r>
      <w:ins w:id="2409" w:author="Benton, Deon" w:date="2026-05-18T10:58:00Z" w16du:dateUtc="2026-05-18T15:58:00Z">
        <w:r w:rsidR="000B3CD1">
          <w:rPr>
            <w:rFonts w:ascii="Times New Roman" w:eastAsia="Times New Roman" w:hAnsi="Times New Roman" w:cs="Times New Roman"/>
          </w:rPr>
          <w:t>cognitive development</w:t>
        </w:r>
      </w:ins>
      <w:r w:rsidR="00524642" w:rsidRPr="00EC33BD">
        <w:rPr>
          <w:rFonts w:ascii="Times New Roman" w:eastAsia="Times New Roman" w:hAnsi="Times New Roman" w:cs="Times New Roman"/>
        </w:rPr>
        <w:t>.</w:t>
      </w:r>
      <w:r w:rsidR="00524642">
        <w:rPr>
          <w:rFonts w:ascii="Times New Roman" w:eastAsia="Times New Roman" w:hAnsi="Times New Roman" w:cs="Times New Roman"/>
        </w:rPr>
        <w:t xml:space="preserve"> Although it is true that</w:t>
      </w:r>
      <w:r w:rsidR="00524642" w:rsidRPr="00EC33BD">
        <w:rPr>
          <w:rFonts w:ascii="Times New Roman" w:eastAsia="Times New Roman" w:hAnsi="Times New Roman" w:cs="Times New Roman"/>
        </w:rPr>
        <w:t xml:space="preserve"> complex models could better capture the richness of infants’ action perception</w:t>
      </w:r>
      <w:r w:rsidR="00524642">
        <w:rPr>
          <w:rFonts w:ascii="Times New Roman" w:eastAsia="Times New Roman" w:hAnsi="Times New Roman" w:cs="Times New Roman"/>
        </w:rPr>
        <w:t>, a major disadvantage of such models is that their complexity hinders their interpretability</w:t>
      </w:r>
      <w:r w:rsidR="00C95E66">
        <w:rPr>
          <w:rFonts w:ascii="Times New Roman" w:eastAsia="Times New Roman" w:hAnsi="Times New Roman" w:cs="Times New Roman"/>
        </w:rPr>
        <w:t>. This complexity also makes</w:t>
      </w:r>
      <w:r w:rsidR="004A5E3E">
        <w:rPr>
          <w:rFonts w:ascii="Times New Roman" w:eastAsia="Times New Roman" w:hAnsi="Times New Roman" w:cs="Times New Roman"/>
        </w:rPr>
        <w:t xml:space="preserve"> it difficult to separate the meaningful consequences of different theoretical assumptions from extraneous model details. </w:t>
      </w:r>
      <w:r w:rsidR="00A67EFC">
        <w:rPr>
          <w:rFonts w:ascii="Times New Roman" w:eastAsia="Times New Roman" w:hAnsi="Times New Roman" w:cs="Times New Roman"/>
        </w:rPr>
        <w:t xml:space="preserve">This makes simple </w:t>
      </w:r>
      <w:proofErr w:type="gramStart"/>
      <w:r w:rsidR="00A67EFC">
        <w:rPr>
          <w:rFonts w:ascii="Times New Roman" w:eastAsia="Times New Roman" w:hAnsi="Times New Roman" w:cs="Times New Roman"/>
        </w:rPr>
        <w:t>models</w:t>
      </w:r>
      <w:proofErr w:type="gramEnd"/>
      <w:r w:rsidR="004A5E3E">
        <w:rPr>
          <w:rFonts w:ascii="Times New Roman" w:eastAsia="Times New Roman" w:hAnsi="Times New Roman" w:cs="Times New Roman"/>
        </w:rPr>
        <w:t xml:space="preserve"> invaluable</w:t>
      </w:r>
      <w:r w:rsidR="00524642" w:rsidRPr="00EC33BD">
        <w:rPr>
          <w:rFonts w:ascii="Times New Roman" w:eastAsia="Times New Roman" w:hAnsi="Times New Roman" w:cs="Times New Roman"/>
        </w:rPr>
        <w:t xml:space="preserve"> </w:t>
      </w:r>
      <w:r w:rsidR="00A67EFC">
        <w:rPr>
          <w:rFonts w:ascii="Times New Roman" w:eastAsia="Times New Roman" w:hAnsi="Times New Roman" w:cs="Times New Roman"/>
        </w:rPr>
        <w:t xml:space="preserve">tools </w:t>
      </w:r>
      <w:r w:rsidR="00524642" w:rsidRPr="00EC33BD">
        <w:rPr>
          <w:rFonts w:ascii="Times New Roman" w:eastAsia="Times New Roman" w:hAnsi="Times New Roman" w:cs="Times New Roman"/>
        </w:rPr>
        <w:t>for</w:t>
      </w:r>
      <w:ins w:id="2410" w:author="Benton, Deon" w:date="2026-05-18T10:59:00Z" w16du:dateUtc="2026-05-18T15:59:00Z">
        <w:r w:rsidR="00984284">
          <w:rPr>
            <w:rFonts w:ascii="Times New Roman" w:eastAsia="Times New Roman" w:hAnsi="Times New Roman" w:cs="Times New Roman"/>
          </w:rPr>
          <w:t xml:space="preserve"> instantiating</w:t>
        </w:r>
      </w:ins>
      <w:r w:rsidR="00FD354C">
        <w:rPr>
          <w:rFonts w:ascii="Times New Roman" w:eastAsia="Times New Roman" w:hAnsi="Times New Roman" w:cs="Times New Roman"/>
        </w:rPr>
        <w:t xml:space="preserve"> and evaluating the consequences of</w:t>
      </w:r>
      <w:ins w:id="2411" w:author="Benton, Deon" w:date="2026-05-18T10:59:00Z" w16du:dateUtc="2026-05-18T15:59:00Z">
        <w:r w:rsidR="00984284">
          <w:rPr>
            <w:rFonts w:ascii="Times New Roman" w:eastAsia="Times New Roman" w:hAnsi="Times New Roman" w:cs="Times New Roman"/>
          </w:rPr>
          <w:t xml:space="preserve"> proposed mechanisms</w:t>
        </w:r>
      </w:ins>
      <w:r w:rsidR="00524642" w:rsidRPr="00EC33BD">
        <w:rPr>
          <w:rFonts w:ascii="Times New Roman" w:eastAsia="Times New Roman" w:hAnsi="Times New Roman" w:cs="Times New Roman"/>
        </w:rPr>
        <w:t>.</w:t>
      </w:r>
      <w:r w:rsidR="00524642">
        <w:rPr>
          <w:rFonts w:ascii="Times New Roman" w:eastAsia="Times New Roman" w:hAnsi="Times New Roman" w:cs="Times New Roman"/>
        </w:rPr>
        <w:t xml:space="preserve">  </w:t>
      </w:r>
    </w:p>
    <w:p w14:paraId="5CC2CF9C" w14:textId="38187316" w:rsidR="008F5140" w:rsidRDefault="008F5140" w:rsidP="00413F2E">
      <w:pPr>
        <w:spacing w:line="480" w:lineRule="auto"/>
        <w:ind w:firstLine="720"/>
        <w:contextualSpacing/>
        <w:rPr>
          <w:rFonts w:ascii="Times New Roman" w:eastAsia="Times New Roman" w:hAnsi="Times New Roman" w:cs="Times New Roman"/>
        </w:rPr>
      </w:pPr>
      <w:ins w:id="2412" w:author="Benton, Deon" w:date="2026-05-18T11:14:00Z" w16du:dateUtc="2026-05-18T16:14:00Z">
        <w:r w:rsidRPr="008F5140">
          <w:rPr>
            <w:rFonts w:ascii="Times New Roman" w:eastAsia="Times New Roman" w:hAnsi="Times New Roman" w:cs="Times New Roman"/>
          </w:rPr>
          <w:t>In sum, the current simulations demonstrate that a domain-general associative learning mechanism operating over the low-level kinematics of actions and the differentially salient surface features of environments is sufficient to explain a broad range of findings</w:t>
        </w:r>
      </w:ins>
      <w:ins w:id="2413" w:author="Benton, Deon" w:date="2026-05-18T11:15:00Z" w16du:dateUtc="2026-05-18T16:15:00Z">
        <w:r w:rsidR="00F76F9D">
          <w:rPr>
            <w:rFonts w:ascii="Times New Roman" w:eastAsia="Times New Roman" w:hAnsi="Times New Roman" w:cs="Times New Roman"/>
          </w:rPr>
          <w:t xml:space="preserve"> in the action efficiency underst</w:t>
        </w:r>
      </w:ins>
      <w:ins w:id="2414" w:author="Benton, Deon" w:date="2026-05-18T11:16:00Z" w16du:dateUtc="2026-05-18T16:16:00Z">
        <w:r w:rsidR="00F76F9D">
          <w:rPr>
            <w:rFonts w:ascii="Times New Roman" w:eastAsia="Times New Roman" w:hAnsi="Times New Roman" w:cs="Times New Roman"/>
          </w:rPr>
          <w:t xml:space="preserve">anding literature. </w:t>
        </w:r>
      </w:ins>
      <w:ins w:id="2415" w:author="Benton, Deon" w:date="2026-05-18T11:18:00Z" w16du:dateUtc="2026-05-18T16:18:00Z">
        <w:r w:rsidR="00B414C6">
          <w:rPr>
            <w:rFonts w:ascii="Times New Roman" w:eastAsia="Times New Roman" w:hAnsi="Times New Roman" w:cs="Times New Roman"/>
          </w:rPr>
          <w:t xml:space="preserve">This proposal—when instantiated in a new connectionist </w:t>
        </w:r>
        <w:r w:rsidR="00B414C6">
          <w:rPr>
            <w:rFonts w:ascii="Times New Roman" w:eastAsia="Times New Roman" w:hAnsi="Times New Roman" w:cs="Times New Roman"/>
          </w:rPr>
          <w:lastRenderedPageBreak/>
          <w:t>model called ALIAS</w:t>
        </w:r>
      </w:ins>
      <w:ins w:id="2416" w:author="Benton, Deon" w:date="2026-05-18T11:16:00Z" w16du:dateUtc="2026-05-18T16:16:00Z">
        <w:r w:rsidR="00F76F9D">
          <w:rPr>
            <w:rFonts w:ascii="Times New Roman" w:eastAsia="Times New Roman" w:hAnsi="Times New Roman" w:cs="Times New Roman"/>
          </w:rPr>
          <w:t>—</w:t>
        </w:r>
      </w:ins>
      <w:r w:rsidR="004B1081">
        <w:rPr>
          <w:rFonts w:ascii="Times New Roman" w:eastAsia="Times New Roman" w:hAnsi="Times New Roman" w:cs="Times New Roman"/>
        </w:rPr>
        <w:t xml:space="preserve">not only </w:t>
      </w:r>
      <w:ins w:id="2417" w:author="Benton, Deon" w:date="2026-05-18T11:19:00Z" w16du:dateUtc="2026-05-18T16:19:00Z">
        <w:r w:rsidR="00B414C6" w:rsidRPr="008F5140">
          <w:rPr>
            <w:rFonts w:ascii="Times New Roman" w:eastAsia="Times New Roman" w:hAnsi="Times New Roman" w:cs="Times New Roman"/>
          </w:rPr>
          <w:t xml:space="preserve">successfully captured five major </w:t>
        </w:r>
        <w:r w:rsidR="00B414C6">
          <w:rPr>
            <w:rFonts w:ascii="Times New Roman" w:eastAsia="Times New Roman" w:hAnsi="Times New Roman" w:cs="Times New Roman"/>
          </w:rPr>
          <w:t xml:space="preserve">findings </w:t>
        </w:r>
        <w:r w:rsidR="00B414C6" w:rsidRPr="008F5140">
          <w:rPr>
            <w:rFonts w:ascii="Times New Roman" w:eastAsia="Times New Roman" w:hAnsi="Times New Roman" w:cs="Times New Roman"/>
          </w:rPr>
          <w:t>in th</w:t>
        </w:r>
        <w:r w:rsidR="00B414C6">
          <w:rPr>
            <w:rFonts w:ascii="Times New Roman" w:eastAsia="Times New Roman" w:hAnsi="Times New Roman" w:cs="Times New Roman"/>
          </w:rPr>
          <w:t>is</w:t>
        </w:r>
        <w:r w:rsidR="00B414C6" w:rsidRPr="008F5140">
          <w:rPr>
            <w:rFonts w:ascii="Times New Roman" w:eastAsia="Times New Roman" w:hAnsi="Times New Roman" w:cs="Times New Roman"/>
          </w:rPr>
          <w:t xml:space="preserve"> literature</w:t>
        </w:r>
      </w:ins>
      <w:r w:rsidR="004B1081">
        <w:rPr>
          <w:rFonts w:ascii="Times New Roman" w:eastAsia="Times New Roman" w:hAnsi="Times New Roman" w:cs="Times New Roman"/>
        </w:rPr>
        <w:t xml:space="preserve"> but also generated several predictions that should be tested in future research. </w:t>
      </w:r>
      <w:r w:rsidR="006461AE">
        <w:rPr>
          <w:rFonts w:ascii="Times New Roman" w:eastAsia="Times New Roman" w:hAnsi="Times New Roman" w:cs="Times New Roman"/>
        </w:rPr>
        <w:t xml:space="preserve">Additionally, </w:t>
      </w:r>
      <w:r w:rsidR="005844D8">
        <w:rPr>
          <w:rFonts w:ascii="Times New Roman" w:eastAsia="Times New Roman" w:hAnsi="Times New Roman" w:cs="Times New Roman"/>
        </w:rPr>
        <w:t xml:space="preserve">the current simulations </w:t>
      </w:r>
      <w:r w:rsidR="005844D8">
        <w:rPr>
          <w:rFonts w:ascii="Times New Roman" w:eastAsia="Times New Roman" w:hAnsi="Times New Roman" w:cs="Times New Roman"/>
        </w:rPr>
        <w:t>provided insight into the possible mechanistic basis of infants’</w:t>
      </w:r>
      <w:r w:rsidR="005844D8">
        <w:rPr>
          <w:rFonts w:ascii="Times New Roman" w:eastAsia="Times New Roman" w:hAnsi="Times New Roman" w:cs="Times New Roman"/>
        </w:rPr>
        <w:t xml:space="preserve"> action efficiency understanding through </w:t>
      </w:r>
      <w:r w:rsidR="006461AE">
        <w:rPr>
          <w:rFonts w:ascii="Times New Roman" w:eastAsia="Times New Roman" w:hAnsi="Times New Roman" w:cs="Times New Roman"/>
        </w:rPr>
        <w:t xml:space="preserve">detailed analyses of </w:t>
      </w:r>
      <w:r w:rsidR="005844D8">
        <w:rPr>
          <w:rFonts w:ascii="Times New Roman" w:eastAsia="Times New Roman" w:hAnsi="Times New Roman" w:cs="Times New Roman"/>
        </w:rPr>
        <w:t>ALIAS’s</w:t>
      </w:r>
      <w:r w:rsidR="006461AE">
        <w:rPr>
          <w:rFonts w:ascii="Times New Roman" w:eastAsia="Times New Roman" w:hAnsi="Times New Roman" w:cs="Times New Roman"/>
        </w:rPr>
        <w:t xml:space="preserve"> behavior</w:t>
      </w:r>
      <w:r w:rsidR="00233A2D">
        <w:rPr>
          <w:rFonts w:ascii="Times New Roman" w:eastAsia="Times New Roman" w:hAnsi="Times New Roman" w:cs="Times New Roman"/>
        </w:rPr>
        <w:t xml:space="preserve"> in each simulation</w:t>
      </w:r>
      <w:r w:rsidR="006461AE">
        <w:rPr>
          <w:rFonts w:ascii="Times New Roman" w:eastAsia="Times New Roman" w:hAnsi="Times New Roman" w:cs="Times New Roman"/>
        </w:rPr>
        <w:t xml:space="preserve">. </w:t>
      </w:r>
      <w:r w:rsidR="005844D8">
        <w:rPr>
          <w:rFonts w:ascii="Times New Roman" w:eastAsia="Times New Roman" w:hAnsi="Times New Roman" w:cs="Times New Roman"/>
        </w:rPr>
        <w:t>Considered together, the current simulations suggest that before</w:t>
      </w:r>
      <w:ins w:id="2418" w:author="Benton, Deon" w:date="2026-05-18T11:20:00Z" w16du:dateUtc="2026-05-18T16:20:00Z">
        <w:r w:rsidR="006C5A94" w:rsidRPr="008F5140">
          <w:rPr>
            <w:rFonts w:ascii="Times New Roman" w:eastAsia="Times New Roman" w:hAnsi="Times New Roman" w:cs="Times New Roman"/>
          </w:rPr>
          <w:t xml:space="preserve"> concluding that infants possess</w:t>
        </w:r>
      </w:ins>
      <w:ins w:id="2419" w:author="Benton, Deon" w:date="2026-05-18T11:26:00Z" w16du:dateUtc="2026-05-18T16:26:00Z">
        <w:r w:rsidR="00EF5F2D">
          <w:rPr>
            <w:rFonts w:ascii="Times New Roman" w:eastAsia="Times New Roman" w:hAnsi="Times New Roman" w:cs="Times New Roman"/>
          </w:rPr>
          <w:t xml:space="preserve"> conceptually rich knowledge that is underpinned by domain-specific mechanisms</w:t>
        </w:r>
      </w:ins>
      <w:ins w:id="2420" w:author="Benton, Deon" w:date="2026-05-18T11:27:00Z" w16du:dateUtc="2026-05-18T16:27:00Z">
        <w:r w:rsidR="00EF5F2D">
          <w:rPr>
            <w:rFonts w:ascii="Times New Roman" w:eastAsia="Times New Roman" w:hAnsi="Times New Roman" w:cs="Times New Roman"/>
          </w:rPr>
          <w:t xml:space="preserve"> based on their performance in a behavioral task</w:t>
        </w:r>
      </w:ins>
      <w:ins w:id="2421" w:author="Benton, Deon" w:date="2026-05-18T11:26:00Z" w16du:dateUtc="2026-05-18T16:26:00Z">
        <w:r w:rsidR="00EF5F2D">
          <w:rPr>
            <w:rFonts w:ascii="Times New Roman" w:eastAsia="Times New Roman" w:hAnsi="Times New Roman" w:cs="Times New Roman"/>
          </w:rPr>
          <w:t>,</w:t>
        </w:r>
      </w:ins>
      <w:ins w:id="2422" w:author="Benton, Deon" w:date="2026-05-18T11:20:00Z" w16du:dateUtc="2026-05-18T16:20:00Z">
        <w:r w:rsidR="006C5A94" w:rsidRPr="008F5140">
          <w:rPr>
            <w:rFonts w:ascii="Times New Roman" w:eastAsia="Times New Roman" w:hAnsi="Times New Roman" w:cs="Times New Roman"/>
          </w:rPr>
          <w:t xml:space="preserve"> it is </w:t>
        </w:r>
      </w:ins>
      <w:ins w:id="2423" w:author="Benton, Deon" w:date="2026-05-18T11:27:00Z" w16du:dateUtc="2026-05-18T16:27:00Z">
        <w:r w:rsidR="00EF5F2D">
          <w:rPr>
            <w:rFonts w:ascii="Times New Roman" w:eastAsia="Times New Roman" w:hAnsi="Times New Roman" w:cs="Times New Roman"/>
          </w:rPr>
          <w:t>important to determine</w:t>
        </w:r>
      </w:ins>
      <w:ins w:id="2424" w:author="Benton, Deon" w:date="2026-05-18T11:28:00Z" w16du:dateUtc="2026-05-18T16:28:00Z">
        <w:r w:rsidR="00EF5F2D">
          <w:rPr>
            <w:rFonts w:ascii="Times New Roman" w:eastAsia="Times New Roman" w:hAnsi="Times New Roman" w:cs="Times New Roman"/>
          </w:rPr>
          <w:t xml:space="preserve"> first</w:t>
        </w:r>
      </w:ins>
      <w:ins w:id="2425" w:author="Benton, Deon" w:date="2026-05-18T11:20:00Z" w16du:dateUtc="2026-05-18T16:20:00Z">
        <w:r w:rsidR="006C5A94" w:rsidRPr="008F5140">
          <w:rPr>
            <w:rFonts w:ascii="Times New Roman" w:eastAsia="Times New Roman" w:hAnsi="Times New Roman" w:cs="Times New Roman"/>
          </w:rPr>
          <w:t xml:space="preserve"> whether </w:t>
        </w:r>
      </w:ins>
      <w:ins w:id="2426" w:author="Benton, Deon" w:date="2026-05-18T11:28:00Z" w16du:dateUtc="2026-05-18T16:28:00Z">
        <w:r w:rsidR="00EF5F2D">
          <w:rPr>
            <w:rFonts w:ascii="Times New Roman" w:eastAsia="Times New Roman" w:hAnsi="Times New Roman" w:cs="Times New Roman"/>
          </w:rPr>
          <w:t xml:space="preserve">more </w:t>
        </w:r>
      </w:ins>
      <w:ins w:id="2427" w:author="Benton, Deon" w:date="2026-05-18T11:20:00Z" w16du:dateUtc="2026-05-18T16:20:00Z">
        <w:r w:rsidR="006C5A94" w:rsidRPr="008F5140">
          <w:rPr>
            <w:rFonts w:ascii="Times New Roman" w:eastAsia="Times New Roman" w:hAnsi="Times New Roman" w:cs="Times New Roman"/>
          </w:rPr>
          <w:t xml:space="preserve">general processes are sufficient to explain </w:t>
        </w:r>
      </w:ins>
      <w:ins w:id="2428" w:author="Benton, Deon" w:date="2026-05-18T11:28:00Z" w16du:dateUtc="2026-05-18T16:28:00Z">
        <w:r w:rsidR="00EF5F2D">
          <w:rPr>
            <w:rFonts w:ascii="Times New Roman" w:eastAsia="Times New Roman" w:hAnsi="Times New Roman" w:cs="Times New Roman"/>
          </w:rPr>
          <w:t>the same performance</w:t>
        </w:r>
      </w:ins>
      <w:ins w:id="2429" w:author="Benton, Deon" w:date="2026-05-18T11:20:00Z" w16du:dateUtc="2026-05-18T16:20:00Z">
        <w:r w:rsidR="006C5A94" w:rsidRPr="008F5140">
          <w:rPr>
            <w:rFonts w:ascii="Times New Roman" w:eastAsia="Times New Roman" w:hAnsi="Times New Roman" w:cs="Times New Roman"/>
          </w:rPr>
          <w:t xml:space="preserve">. </w:t>
        </w:r>
      </w:ins>
      <w:r w:rsidR="005844D8">
        <w:rPr>
          <w:rFonts w:ascii="Times New Roman" w:eastAsia="Times New Roman" w:hAnsi="Times New Roman" w:cs="Times New Roman"/>
        </w:rPr>
        <w:t>The</w:t>
      </w:r>
      <w:ins w:id="2430" w:author="Benton, Deon" w:date="2026-05-18T11:28:00Z" w16du:dateUtc="2026-05-18T16:28:00Z">
        <w:r w:rsidR="00EF5F2D">
          <w:rPr>
            <w:rFonts w:ascii="Times New Roman" w:eastAsia="Times New Roman" w:hAnsi="Times New Roman" w:cs="Times New Roman"/>
          </w:rPr>
          <w:t xml:space="preserve"> current simulations suggest that </w:t>
        </w:r>
      </w:ins>
      <w:r w:rsidR="005844D8">
        <w:rPr>
          <w:rFonts w:ascii="Times New Roman" w:eastAsia="Times New Roman" w:hAnsi="Times New Roman" w:cs="Times New Roman"/>
        </w:rPr>
        <w:t>they may well be, at least in the domain of infant action efficiency understanding</w:t>
      </w:r>
      <w:ins w:id="2431" w:author="Benton, Deon" w:date="2026-05-18T11:20:00Z" w16du:dateUtc="2026-05-18T16:20:00Z">
        <w:r w:rsidR="006C5A94" w:rsidRPr="008F5140">
          <w:rPr>
            <w:rFonts w:ascii="Times New Roman" w:eastAsia="Times New Roman" w:hAnsi="Times New Roman" w:cs="Times New Roman"/>
          </w:rPr>
          <w:t>.</w:t>
        </w:r>
      </w:ins>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p w14:paraId="69DECF15" w14:textId="366D2A43" w:rsidR="00524642"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(1986). Representing the existence and the location of hidden objects: Object permanence in 6-and 8-month-old infants. </w:t>
      </w:r>
      <w:r w:rsidRPr="006B3776">
        <w:rPr>
          <w:rFonts w:ascii="Times New Roman" w:eastAsia="Times New Roman" w:hAnsi="Times New Roman" w:cs="Times New Roman"/>
          <w:i/>
          <w:iCs/>
        </w:rPr>
        <w:t>Cognition</w:t>
      </w:r>
      <w:r w:rsidRPr="006B3776">
        <w:rPr>
          <w:rFonts w:ascii="Times New Roman" w:eastAsia="Times New Roman" w:hAnsi="Times New Roman" w:cs="Times New Roman"/>
        </w:rPr>
        <w:t>, </w:t>
      </w:r>
      <w:r w:rsidRPr="006B3776">
        <w:rPr>
          <w:rFonts w:ascii="Times New Roman" w:eastAsia="Times New Roman" w:hAnsi="Times New Roman" w:cs="Times New Roman"/>
          <w:i/>
          <w:iCs/>
        </w:rPr>
        <w:t>23</w:t>
      </w:r>
      <w:r w:rsidRPr="006B3776">
        <w:rPr>
          <w:rFonts w:ascii="Times New Roman" w:eastAsia="Times New Roman" w:hAnsi="Times New Roman" w:cs="Times New Roman"/>
        </w:rPr>
        <w:t>(1), 21-41.</w:t>
      </w:r>
      <w:r>
        <w:rPr>
          <w:rFonts w:ascii="Times New Roman" w:eastAsia="Times New Roman" w:hAnsi="Times New Roman" w:cs="Times New Roman"/>
        </w:rPr>
        <w:t xml:space="preserve"> </w:t>
      </w:r>
      <w:hyperlink r:id="rId54" w:history="1">
        <w:r w:rsidRPr="00722D9A">
          <w:rPr>
            <w:rStyle w:val="Hyperlink"/>
            <w:rFonts w:ascii="Times New Roman" w:eastAsia="Times New Roman" w:hAnsi="Times New Roman" w:cs="Times New Roman"/>
          </w:rPr>
          <w:t>https://doi.org/10.1016/0010-0277(86)90052-1</w:t>
        </w:r>
      </w:hyperlink>
    </w:p>
    <w:p w14:paraId="71F062E4" w14:textId="01ACA79F"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(1987). Object permanence in 3½- and 4½-month-old infants. </w:t>
      </w:r>
      <w:r w:rsidRPr="006B3776">
        <w:rPr>
          <w:rFonts w:ascii="Times New Roman" w:eastAsia="Times New Roman" w:hAnsi="Times New Roman" w:cs="Times New Roman"/>
          <w:i/>
          <w:iCs/>
        </w:rPr>
        <w:t>Developmental Psychology, 23</w:t>
      </w:r>
      <w:r w:rsidRPr="006B3776">
        <w:rPr>
          <w:rFonts w:ascii="Times New Roman" w:eastAsia="Times New Roman" w:hAnsi="Times New Roman" w:cs="Times New Roman"/>
        </w:rPr>
        <w:t>(5), 655–664. </w:t>
      </w:r>
      <w:hyperlink r:id="rId55" w:tgtFrame="_blank" w:history="1">
        <w:r w:rsidRPr="006B3776">
          <w:rPr>
            <w:rStyle w:val="Hyperlink"/>
            <w:rFonts w:ascii="Times New Roman" w:eastAsia="Times New Roman" w:hAnsi="Times New Roman" w:cs="Times New Roman"/>
          </w:rPr>
          <w:t>https://doi.org/10.1037/0012-1649.23.5.655</w:t>
        </w:r>
      </w:hyperlink>
    </w:p>
    <w:p w14:paraId="65F10D1D" w14:textId="425F156F"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&amp; DeVos, J. (1991). Object permanence in young infants: Further evidence. </w:t>
      </w:r>
      <w:r w:rsidRPr="006B3776">
        <w:rPr>
          <w:rFonts w:ascii="Times New Roman" w:eastAsia="Times New Roman" w:hAnsi="Times New Roman" w:cs="Times New Roman"/>
          <w:i/>
          <w:iCs/>
        </w:rPr>
        <w:t>Child development</w:t>
      </w:r>
      <w:r w:rsidRPr="006B3776">
        <w:rPr>
          <w:rFonts w:ascii="Times New Roman" w:eastAsia="Times New Roman" w:hAnsi="Times New Roman" w:cs="Times New Roman"/>
        </w:rPr>
        <w:t>, </w:t>
      </w:r>
      <w:r w:rsidRPr="006B3776">
        <w:rPr>
          <w:rFonts w:ascii="Times New Roman" w:eastAsia="Times New Roman" w:hAnsi="Times New Roman" w:cs="Times New Roman"/>
          <w:i/>
          <w:iCs/>
        </w:rPr>
        <w:t>62</w:t>
      </w:r>
      <w:r w:rsidRPr="006B3776">
        <w:rPr>
          <w:rFonts w:ascii="Times New Roman" w:eastAsia="Times New Roman" w:hAnsi="Times New Roman" w:cs="Times New Roman"/>
        </w:rPr>
        <w:t>(6), 1227-1246.</w:t>
      </w:r>
      <w:r>
        <w:rPr>
          <w:rFonts w:ascii="Times New Roman" w:eastAsia="Times New Roman" w:hAnsi="Times New Roman" w:cs="Times New Roman"/>
        </w:rPr>
        <w:t xml:space="preserve"> </w:t>
      </w:r>
      <w:hyperlink r:id="rId56" w:history="1">
        <w:r w:rsidRPr="00722D9A">
          <w:rPr>
            <w:rStyle w:val="Hyperlink"/>
            <w:rFonts w:ascii="Times New Roman" w:eastAsia="Times New Roman" w:hAnsi="Times New Roman" w:cs="Times New Roman"/>
          </w:rPr>
          <w:t>https://doi.org/10.1111/j.1467-8624.1991.tb01602.x</w:t>
        </w:r>
      </w:hyperlink>
    </w:p>
    <w:p w14:paraId="6E30F8EC" w14:textId="4CA2053A" w:rsidR="006B3776" w:rsidRDefault="001F385D" w:rsidP="00524642">
      <w:pPr>
        <w:spacing w:line="480" w:lineRule="auto"/>
        <w:ind w:left="720" w:hanging="720"/>
        <w:contextualSpacing/>
      </w:pPr>
      <w:r w:rsidRPr="001F385D">
        <w:rPr>
          <w:rFonts w:ascii="Times New Roman" w:eastAsia="Times New Roman" w:hAnsi="Times New Roman" w:cs="Times New Roman"/>
        </w:rPr>
        <w:t>Baillargeon, R., Spelke, E. S., &amp; Wasserman, S. (1985). Object permanence in five-month-old infants. Cognition, 20(3), 191-208.</w:t>
      </w:r>
      <w:r>
        <w:rPr>
          <w:rFonts w:ascii="Times New Roman" w:eastAsia="Times New Roman" w:hAnsi="Times New Roman" w:cs="Times New Roman"/>
        </w:rPr>
        <w:t xml:space="preserve"> </w:t>
      </w:r>
      <w:hyperlink r:id="rId57" w:history="1">
        <w:r w:rsidRPr="00722D9A">
          <w:rPr>
            <w:rStyle w:val="Hyperlink"/>
            <w:rFonts w:ascii="Times New Roman" w:eastAsia="Times New Roman" w:hAnsi="Times New Roman" w:cs="Times New Roman"/>
          </w:rPr>
          <w:t>https://doi.org/10.1016/0010-0277(85)90008-3</w:t>
        </w:r>
      </w:hyperlink>
    </w:p>
    <w:p w14:paraId="03D8E899" w14:textId="284ECC5A" w:rsidR="00265A92" w:rsidRDefault="00265A92" w:rsidP="00265A9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Benton, D. T. (2025). An associative-learning account of how infants learn about causal action in animates and inanimates: A critical reexamination of four classic studies. </w:t>
      </w:r>
      <w:r w:rsidRPr="00EB4CA4">
        <w:rPr>
          <w:rFonts w:ascii="Times New Roman" w:eastAsia="Times New Roman" w:hAnsi="Times New Roman" w:cs="Times New Roman"/>
          <w:i/>
          <w:iCs/>
        </w:rPr>
        <w:t>Journal of Experimental Psychology: General</w:t>
      </w:r>
      <w:r w:rsidRPr="00871FE7">
        <w:rPr>
          <w:rFonts w:ascii="Times New Roman" w:eastAsia="Times New Roman" w:hAnsi="Times New Roman" w:cs="Times New Roman"/>
        </w:rPr>
        <w:t>, 154(2), 497–521.</w:t>
      </w:r>
      <w:r>
        <w:rPr>
          <w:rFonts w:ascii="Times New Roman" w:eastAsia="Times New Roman" w:hAnsi="Times New Roman" w:cs="Times New Roman"/>
        </w:rPr>
        <w:t xml:space="preserve"> </w:t>
      </w:r>
      <w:hyperlink r:id="rId58" w:history="1">
        <w:r w:rsidRPr="000621F2">
          <w:rPr>
            <w:rStyle w:val="Hyperlink"/>
            <w:rFonts w:ascii="Times New Roman" w:eastAsia="Times New Roman" w:hAnsi="Times New Roman" w:cs="Times New Roman"/>
          </w:rPr>
          <w:t>https://doi.org/10.1037/xge0001656</w:t>
        </w:r>
      </w:hyperlink>
    </w:p>
    <w:p w14:paraId="3006802D" w14:textId="62164D45" w:rsidR="001F385D" w:rsidRDefault="001F385D" w:rsidP="00265A92">
      <w:pPr>
        <w:spacing w:line="480" w:lineRule="auto"/>
        <w:ind w:left="720" w:hanging="720"/>
        <w:contextualSpacing/>
        <w:rPr>
          <w:rFonts w:ascii="Times New Roman" w:eastAsia="Times New Roman" w:hAnsi="Times New Roman" w:cs="Times New Roman"/>
        </w:rPr>
      </w:pPr>
      <w:r w:rsidRPr="001F385D">
        <w:rPr>
          <w:rFonts w:ascii="Times New Roman" w:eastAsia="Times New Roman" w:hAnsi="Times New Roman" w:cs="Times New Roman"/>
        </w:rPr>
        <w:t>Benton, D. T., &amp; Lapan, C. (2022). Moral masters or moral apprentices? A connectionist account of sociomoral evaluation in preverbal infants. </w:t>
      </w:r>
      <w:r w:rsidRPr="001F385D">
        <w:rPr>
          <w:rFonts w:ascii="Times New Roman" w:eastAsia="Times New Roman" w:hAnsi="Times New Roman" w:cs="Times New Roman"/>
          <w:i/>
          <w:iCs/>
        </w:rPr>
        <w:t>Cognitive Development</w:t>
      </w:r>
      <w:r w:rsidRPr="001F385D">
        <w:rPr>
          <w:rFonts w:ascii="Times New Roman" w:eastAsia="Times New Roman" w:hAnsi="Times New Roman" w:cs="Times New Roman"/>
        </w:rPr>
        <w:t>, </w:t>
      </w:r>
      <w:r w:rsidRPr="001F385D">
        <w:rPr>
          <w:rFonts w:ascii="Times New Roman" w:eastAsia="Times New Roman" w:hAnsi="Times New Roman" w:cs="Times New Roman"/>
          <w:i/>
          <w:iCs/>
        </w:rPr>
        <w:t>62</w:t>
      </w:r>
      <w:r w:rsidRPr="001F385D">
        <w:rPr>
          <w:rFonts w:ascii="Times New Roman" w:eastAsia="Times New Roman" w:hAnsi="Times New Roman" w:cs="Times New Roman"/>
        </w:rPr>
        <w:t>, 101164.</w:t>
      </w:r>
      <w:r w:rsidR="00CB7504">
        <w:rPr>
          <w:rFonts w:ascii="Times New Roman" w:eastAsia="Times New Roman" w:hAnsi="Times New Roman" w:cs="Times New Roman"/>
        </w:rPr>
        <w:t xml:space="preserve"> </w:t>
      </w:r>
      <w:hyperlink r:id="rId59" w:history="1">
        <w:r w:rsidR="00CB7504" w:rsidRPr="00722D9A">
          <w:rPr>
            <w:rStyle w:val="Hyperlink"/>
            <w:rFonts w:ascii="Times New Roman" w:eastAsia="Times New Roman" w:hAnsi="Times New Roman" w:cs="Times New Roman"/>
          </w:rPr>
          <w:t>https://doi.org/10.1016/j.cogdev.2022.101164</w:t>
        </w:r>
      </w:hyperlink>
    </w:p>
    <w:p w14:paraId="2A60A212" w14:textId="51FD709B" w:rsidR="00CB7504" w:rsidRDefault="00CB7504" w:rsidP="00524642">
      <w:pPr>
        <w:spacing w:line="480" w:lineRule="auto"/>
        <w:ind w:left="720" w:hanging="720"/>
        <w:contextualSpacing/>
        <w:rPr>
          <w:rFonts w:ascii="Times New Roman" w:eastAsia="Times New Roman" w:hAnsi="Times New Roman" w:cs="Times New Roman"/>
        </w:rPr>
      </w:pPr>
      <w:r w:rsidRPr="00CB7504">
        <w:rPr>
          <w:rFonts w:ascii="Times New Roman" w:eastAsia="Times New Roman" w:hAnsi="Times New Roman" w:cs="Times New Roman"/>
        </w:rPr>
        <w:t xml:space="preserve">Bogartz, R. S., Shinskey, J. L., &amp; Schilling, T. H. (2000). Object permanence in five‐and‐a‐half‐month‐old </w:t>
      </w:r>
      <w:proofErr w:type="gramStart"/>
      <w:r w:rsidRPr="00CB7504">
        <w:rPr>
          <w:rFonts w:ascii="Times New Roman" w:eastAsia="Times New Roman" w:hAnsi="Times New Roman" w:cs="Times New Roman"/>
        </w:rPr>
        <w:t>infants?.</w:t>
      </w:r>
      <w:proofErr w:type="gramEnd"/>
      <w:r w:rsidRPr="00CB7504">
        <w:rPr>
          <w:rFonts w:ascii="Times New Roman" w:eastAsia="Times New Roman" w:hAnsi="Times New Roman" w:cs="Times New Roman"/>
        </w:rPr>
        <w:t> </w:t>
      </w:r>
      <w:r w:rsidRPr="00CB7504">
        <w:rPr>
          <w:rFonts w:ascii="Times New Roman" w:eastAsia="Times New Roman" w:hAnsi="Times New Roman" w:cs="Times New Roman"/>
          <w:i/>
          <w:iCs/>
        </w:rPr>
        <w:t>Infancy</w:t>
      </w:r>
      <w:r w:rsidRPr="00CB7504">
        <w:rPr>
          <w:rFonts w:ascii="Times New Roman" w:eastAsia="Times New Roman" w:hAnsi="Times New Roman" w:cs="Times New Roman"/>
        </w:rPr>
        <w:t>, </w:t>
      </w:r>
      <w:r w:rsidRPr="00CB7504">
        <w:rPr>
          <w:rFonts w:ascii="Times New Roman" w:eastAsia="Times New Roman" w:hAnsi="Times New Roman" w:cs="Times New Roman"/>
          <w:i/>
          <w:iCs/>
        </w:rPr>
        <w:t>1</w:t>
      </w:r>
      <w:r w:rsidRPr="00CB7504">
        <w:rPr>
          <w:rFonts w:ascii="Times New Roman" w:eastAsia="Times New Roman" w:hAnsi="Times New Roman" w:cs="Times New Roman"/>
        </w:rPr>
        <w:t>(4), 403-428.</w:t>
      </w:r>
      <w:r>
        <w:rPr>
          <w:rFonts w:ascii="Times New Roman" w:eastAsia="Times New Roman" w:hAnsi="Times New Roman" w:cs="Times New Roman"/>
        </w:rPr>
        <w:t xml:space="preserve"> </w:t>
      </w:r>
      <w:hyperlink r:id="rId60" w:history="1">
        <w:r w:rsidRPr="00722D9A">
          <w:rPr>
            <w:rStyle w:val="Hyperlink"/>
            <w:rFonts w:ascii="Times New Roman" w:eastAsia="Times New Roman" w:hAnsi="Times New Roman" w:cs="Times New Roman"/>
          </w:rPr>
          <w:t>https://doi.org/10.1207/S15327078IN0104_3</w:t>
        </w:r>
      </w:hyperlink>
    </w:p>
    <w:p w14:paraId="7541E831" w14:textId="77777777" w:rsidR="00CB7504" w:rsidRDefault="00CB7504" w:rsidP="00CB750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Carey, S. (2009). The origin of concepts. Oxford University Press.</w:t>
      </w:r>
    </w:p>
    <w:p w14:paraId="4208C280" w14:textId="60175D5A" w:rsidR="00CB7504"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lastRenderedPageBreak/>
        <w:t>Christiansen, M. H., &amp; Curtin, S. (1999). Transfer of learning: Rule acquisition or statistical learning? </w:t>
      </w:r>
      <w:r w:rsidRPr="00811279">
        <w:rPr>
          <w:rFonts w:ascii="Times New Roman" w:eastAsia="Times New Roman" w:hAnsi="Times New Roman" w:cs="Times New Roman"/>
          <w:i/>
          <w:iCs/>
        </w:rPr>
        <w:t>Trends in Cognitive Sciences, 3</w:t>
      </w:r>
      <w:r w:rsidRPr="00811279">
        <w:rPr>
          <w:rFonts w:ascii="Times New Roman" w:eastAsia="Times New Roman" w:hAnsi="Times New Roman" w:cs="Times New Roman"/>
        </w:rPr>
        <w:t>(8), 289–290. </w:t>
      </w:r>
      <w:hyperlink r:id="rId61" w:tgtFrame="_blank" w:history="1">
        <w:r w:rsidRPr="00811279">
          <w:rPr>
            <w:rStyle w:val="Hyperlink"/>
            <w:rFonts w:ascii="Times New Roman" w:eastAsia="Times New Roman" w:hAnsi="Times New Roman" w:cs="Times New Roman"/>
          </w:rPr>
          <w:t>https://doi.org/10.1016/S1364-6613(99)01356-X</w:t>
        </w:r>
      </w:hyperlink>
    </w:p>
    <w:p w14:paraId="0DA7C263" w14:textId="7321204D"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Cohen, L. B., Chaput, H. H., &amp; Cashon, C. H. (2002). A constructivist model of infant cognition. </w:t>
      </w:r>
      <w:r w:rsidRPr="00811279">
        <w:rPr>
          <w:rFonts w:ascii="Times New Roman" w:eastAsia="Times New Roman" w:hAnsi="Times New Roman" w:cs="Times New Roman"/>
          <w:i/>
          <w:iCs/>
        </w:rPr>
        <w:t>Cognitive Development</w:t>
      </w:r>
      <w:r w:rsidRPr="00811279">
        <w:rPr>
          <w:rFonts w:ascii="Times New Roman" w:eastAsia="Times New Roman" w:hAnsi="Times New Roman" w:cs="Times New Roman"/>
        </w:rPr>
        <w:t>, </w:t>
      </w:r>
      <w:r w:rsidRPr="00811279">
        <w:rPr>
          <w:rFonts w:ascii="Times New Roman" w:eastAsia="Times New Roman" w:hAnsi="Times New Roman" w:cs="Times New Roman"/>
          <w:i/>
          <w:iCs/>
        </w:rPr>
        <w:t>17</w:t>
      </w:r>
      <w:r w:rsidRPr="00811279">
        <w:rPr>
          <w:rFonts w:ascii="Times New Roman" w:eastAsia="Times New Roman" w:hAnsi="Times New Roman" w:cs="Times New Roman"/>
        </w:rPr>
        <w:t>(3-4), 1323-1343.</w:t>
      </w:r>
      <w:r>
        <w:rPr>
          <w:rFonts w:ascii="Times New Roman" w:eastAsia="Times New Roman" w:hAnsi="Times New Roman" w:cs="Times New Roman"/>
        </w:rPr>
        <w:t xml:space="preserve"> </w:t>
      </w:r>
      <w:hyperlink r:id="rId62" w:history="1">
        <w:r w:rsidRPr="00722D9A">
          <w:rPr>
            <w:rStyle w:val="Hyperlink"/>
            <w:rFonts w:ascii="Times New Roman" w:eastAsia="Times New Roman" w:hAnsi="Times New Roman" w:cs="Times New Roman"/>
          </w:rPr>
          <w:t>https://doi.org/10.1016/S0885-2014(02)00124-7</w:t>
        </w:r>
      </w:hyperlink>
    </w:p>
    <w:p w14:paraId="095B0793" w14:textId="50471BAA"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Cohen, L. B., &amp; Marks, K. S. (2002). How infants process addition and subtraction events. </w:t>
      </w:r>
      <w:r w:rsidRPr="00811279">
        <w:rPr>
          <w:rFonts w:ascii="Times New Roman" w:eastAsia="Times New Roman" w:hAnsi="Times New Roman" w:cs="Times New Roman"/>
          <w:i/>
          <w:iCs/>
        </w:rPr>
        <w:t>Developmental science</w:t>
      </w:r>
      <w:r w:rsidRPr="00811279">
        <w:rPr>
          <w:rFonts w:ascii="Times New Roman" w:eastAsia="Times New Roman" w:hAnsi="Times New Roman" w:cs="Times New Roman"/>
        </w:rPr>
        <w:t>, </w:t>
      </w:r>
      <w:r w:rsidRPr="00811279">
        <w:rPr>
          <w:rFonts w:ascii="Times New Roman" w:eastAsia="Times New Roman" w:hAnsi="Times New Roman" w:cs="Times New Roman"/>
          <w:i/>
          <w:iCs/>
        </w:rPr>
        <w:t>5</w:t>
      </w:r>
      <w:r w:rsidRPr="00811279">
        <w:rPr>
          <w:rFonts w:ascii="Times New Roman" w:eastAsia="Times New Roman" w:hAnsi="Times New Roman" w:cs="Times New Roman"/>
        </w:rPr>
        <w:t>(2), 186-201.</w:t>
      </w:r>
      <w:r>
        <w:rPr>
          <w:rFonts w:ascii="Times New Roman" w:eastAsia="Times New Roman" w:hAnsi="Times New Roman" w:cs="Times New Roman"/>
        </w:rPr>
        <w:t xml:space="preserve"> </w:t>
      </w:r>
      <w:hyperlink r:id="rId63" w:history="1">
        <w:r w:rsidRPr="00722D9A">
          <w:rPr>
            <w:rStyle w:val="Hyperlink"/>
            <w:rFonts w:ascii="Times New Roman" w:eastAsia="Times New Roman" w:hAnsi="Times New Roman" w:cs="Times New Roman"/>
          </w:rPr>
          <w:t>https://doi.org/10.1111/1467-7687.00220</w:t>
        </w:r>
      </w:hyperlink>
    </w:p>
    <w:p w14:paraId="1BE7D361" w14:textId="7D58FDAE" w:rsidR="00F36435" w:rsidRDefault="00F36435" w:rsidP="00524642">
      <w:pPr>
        <w:spacing w:line="480" w:lineRule="auto"/>
        <w:ind w:left="720" w:hanging="720"/>
        <w:contextualSpacing/>
        <w:rPr>
          <w:rFonts w:ascii="Times New Roman" w:eastAsia="Times New Roman" w:hAnsi="Times New Roman" w:cs="Times New Roman"/>
        </w:rPr>
      </w:pPr>
      <w:r w:rsidRPr="00F36435">
        <w:rPr>
          <w:rFonts w:ascii="Times New Roman" w:eastAsia="Times New Roman" w:hAnsi="Times New Roman" w:cs="Times New Roman"/>
        </w:rPr>
        <w:t>Cohen, L. B., &amp; Oakes, L. M. (1993). How infants perceive a simple causal event. </w:t>
      </w:r>
      <w:r w:rsidRPr="00F36435">
        <w:rPr>
          <w:rFonts w:ascii="Times New Roman" w:eastAsia="Times New Roman" w:hAnsi="Times New Roman" w:cs="Times New Roman"/>
          <w:i/>
          <w:iCs/>
        </w:rPr>
        <w:t>Developmental psychology</w:t>
      </w:r>
      <w:r w:rsidRPr="00F36435">
        <w:rPr>
          <w:rFonts w:ascii="Times New Roman" w:eastAsia="Times New Roman" w:hAnsi="Times New Roman" w:cs="Times New Roman"/>
        </w:rPr>
        <w:t>, </w:t>
      </w:r>
      <w:r w:rsidRPr="00F36435">
        <w:rPr>
          <w:rFonts w:ascii="Times New Roman" w:eastAsia="Times New Roman" w:hAnsi="Times New Roman" w:cs="Times New Roman"/>
          <w:i/>
          <w:iCs/>
        </w:rPr>
        <w:t>29</w:t>
      </w:r>
      <w:r w:rsidRPr="00F36435">
        <w:rPr>
          <w:rFonts w:ascii="Times New Roman" w:eastAsia="Times New Roman" w:hAnsi="Times New Roman" w:cs="Times New Roman"/>
        </w:rPr>
        <w:t>(3), 421</w:t>
      </w:r>
      <w:r>
        <w:rPr>
          <w:rFonts w:ascii="Times New Roman" w:eastAsia="Times New Roman" w:hAnsi="Times New Roman" w:cs="Times New Roman"/>
        </w:rPr>
        <w:t>-433.</w:t>
      </w:r>
    </w:p>
    <w:p w14:paraId="4694C501" w14:textId="54D4715D"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Colunga, E., &amp; Smith, L. B. (2005). From the Lexicon to Expectations About Kinds: A Role for Associative Learning. </w:t>
      </w:r>
      <w:r w:rsidRPr="00811279">
        <w:rPr>
          <w:rFonts w:ascii="Times New Roman" w:eastAsia="Times New Roman" w:hAnsi="Times New Roman" w:cs="Times New Roman"/>
          <w:i/>
          <w:iCs/>
        </w:rPr>
        <w:t>Psychological Review, 112</w:t>
      </w:r>
      <w:r w:rsidRPr="00811279">
        <w:rPr>
          <w:rFonts w:ascii="Times New Roman" w:eastAsia="Times New Roman" w:hAnsi="Times New Roman" w:cs="Times New Roman"/>
        </w:rPr>
        <w:t>(2), 347–382. </w:t>
      </w:r>
      <w:hyperlink r:id="rId64" w:tgtFrame="_blank" w:history="1">
        <w:r w:rsidRPr="00811279">
          <w:rPr>
            <w:rStyle w:val="Hyperlink"/>
            <w:rFonts w:ascii="Times New Roman" w:eastAsia="Times New Roman" w:hAnsi="Times New Roman" w:cs="Times New Roman"/>
          </w:rPr>
          <w:t>https://doi.org/10.1037/0033-295X.112.2.347</w:t>
        </w:r>
      </w:hyperlink>
    </w:p>
    <w:p w14:paraId="2BA94684" w14:textId="31708CF5"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&amp; Gergely, G. (1998). The teleological origins of mentalistic action explanations: A developmental hypothesis. </w:t>
      </w:r>
      <w:r w:rsidRPr="00970257">
        <w:rPr>
          <w:rFonts w:ascii="Times New Roman" w:eastAsia="Times New Roman" w:hAnsi="Times New Roman" w:cs="Times New Roman"/>
          <w:i/>
          <w:iCs/>
        </w:rPr>
        <w:t>Developmental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1</w:t>
      </w:r>
      <w:r w:rsidRPr="00970257">
        <w:rPr>
          <w:rFonts w:ascii="Times New Roman" w:eastAsia="Times New Roman" w:hAnsi="Times New Roman" w:cs="Times New Roman"/>
        </w:rPr>
        <w:t>(2), 255-259.</w:t>
      </w:r>
      <w:r>
        <w:rPr>
          <w:rFonts w:ascii="Times New Roman" w:eastAsia="Times New Roman" w:hAnsi="Times New Roman" w:cs="Times New Roman"/>
        </w:rPr>
        <w:t xml:space="preserve"> </w:t>
      </w:r>
      <w:hyperlink r:id="rId65" w:history="1">
        <w:r w:rsidRPr="00722D9A">
          <w:rPr>
            <w:rStyle w:val="Hyperlink"/>
            <w:rFonts w:ascii="Times New Roman" w:eastAsia="Times New Roman" w:hAnsi="Times New Roman" w:cs="Times New Roman"/>
          </w:rPr>
          <w:t>https://doi.org/10.1111/1467-7687.00039</w:t>
        </w:r>
      </w:hyperlink>
    </w:p>
    <w:p w14:paraId="2BAF2506" w14:textId="347C29D0"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 xml:space="preserve">Csibra, G., Gergely, G., Bı́ró, S., Koos, O., &amp; Brockbank, M. (1999). Goal attribution without agency cues: the perception of ‘pure reason’in </w:t>
      </w:r>
      <w:proofErr w:type="gramStart"/>
      <w:r w:rsidRPr="00970257">
        <w:rPr>
          <w:rFonts w:ascii="Times New Roman" w:eastAsia="Times New Roman" w:hAnsi="Times New Roman" w:cs="Times New Roman"/>
        </w:rPr>
        <w:t>infancy</w:t>
      </w:r>
      <w:proofErr w:type="gramEnd"/>
      <w:r w:rsidRPr="00970257">
        <w:rPr>
          <w:rFonts w:ascii="Times New Roman" w:eastAsia="Times New Roman" w:hAnsi="Times New Roman" w:cs="Times New Roman"/>
        </w:rPr>
        <w:t>. </w:t>
      </w:r>
      <w:r w:rsidRPr="00970257">
        <w:rPr>
          <w:rFonts w:ascii="Times New Roman" w:eastAsia="Times New Roman" w:hAnsi="Times New Roman" w:cs="Times New Roman"/>
          <w:i/>
          <w:iCs/>
        </w:rPr>
        <w:t>Cognition</w:t>
      </w:r>
      <w:r w:rsidRPr="00970257">
        <w:rPr>
          <w:rFonts w:ascii="Times New Roman" w:eastAsia="Times New Roman" w:hAnsi="Times New Roman" w:cs="Times New Roman"/>
        </w:rPr>
        <w:t>, </w:t>
      </w:r>
      <w:r w:rsidRPr="00970257">
        <w:rPr>
          <w:rFonts w:ascii="Times New Roman" w:eastAsia="Times New Roman" w:hAnsi="Times New Roman" w:cs="Times New Roman"/>
          <w:i/>
          <w:iCs/>
        </w:rPr>
        <w:t>72</w:t>
      </w:r>
      <w:r w:rsidRPr="00970257">
        <w:rPr>
          <w:rFonts w:ascii="Times New Roman" w:eastAsia="Times New Roman" w:hAnsi="Times New Roman" w:cs="Times New Roman"/>
        </w:rPr>
        <w:t>(3), 237-267.</w:t>
      </w:r>
      <w:r>
        <w:rPr>
          <w:rFonts w:ascii="Times New Roman" w:eastAsia="Times New Roman" w:hAnsi="Times New Roman" w:cs="Times New Roman"/>
        </w:rPr>
        <w:t xml:space="preserve"> </w:t>
      </w:r>
      <w:hyperlink r:id="rId66" w:history="1">
        <w:r w:rsidRPr="00722D9A">
          <w:rPr>
            <w:rStyle w:val="Hyperlink"/>
            <w:rFonts w:ascii="Times New Roman" w:eastAsia="Times New Roman" w:hAnsi="Times New Roman" w:cs="Times New Roman"/>
          </w:rPr>
          <w:t>https://doi.org/10.1016/S0010-0277(99)00039-6</w:t>
        </w:r>
      </w:hyperlink>
    </w:p>
    <w:p w14:paraId="391CD611" w14:textId="79E9BF77"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Bíró, S., Koós, O., &amp; Gergely, G. (2003). One‐year‐old infants use teleological representations of actions productively. </w:t>
      </w:r>
      <w:r w:rsidRPr="00970257">
        <w:rPr>
          <w:rFonts w:ascii="Times New Roman" w:eastAsia="Times New Roman" w:hAnsi="Times New Roman" w:cs="Times New Roman"/>
          <w:i/>
          <w:iCs/>
        </w:rPr>
        <w:t>Cognitive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27</w:t>
      </w:r>
      <w:r w:rsidRPr="00970257">
        <w:rPr>
          <w:rFonts w:ascii="Times New Roman" w:eastAsia="Times New Roman" w:hAnsi="Times New Roman" w:cs="Times New Roman"/>
        </w:rPr>
        <w:t>(1), 111-133.</w:t>
      </w:r>
      <w:r>
        <w:rPr>
          <w:rFonts w:ascii="Times New Roman" w:eastAsia="Times New Roman" w:hAnsi="Times New Roman" w:cs="Times New Roman"/>
        </w:rPr>
        <w:t xml:space="preserve"> </w:t>
      </w:r>
      <w:hyperlink r:id="rId67" w:history="1">
        <w:r w:rsidR="00C5443B" w:rsidRPr="00722D9A">
          <w:rPr>
            <w:rStyle w:val="Hyperlink"/>
            <w:rFonts w:ascii="Times New Roman" w:eastAsia="Times New Roman" w:hAnsi="Times New Roman" w:cs="Times New Roman"/>
          </w:rPr>
          <w:t>https://doi.org/10.1207/s15516709cog2701_4</w:t>
        </w:r>
      </w:hyperlink>
    </w:p>
    <w:p w14:paraId="76EBF922" w14:textId="581A335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lastRenderedPageBreak/>
        <w:t>Elman, J. L., Bates, E. A., Johnson, M. H., Karmiloff‑Smith, A., Parisi, D., &amp; Plunkett, K. (1996). Rethinking innateness: A connectionist perspective on development. MIT Press.</w:t>
      </w:r>
    </w:p>
    <w:p w14:paraId="59290ED9" w14:textId="545C0D5D"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Gelman, R. (1990). First principles organize attention to and learning about relevant data: Number and the animate‐inanimate distinction as examples. </w:t>
      </w:r>
      <w:r w:rsidRPr="00C5443B">
        <w:rPr>
          <w:rFonts w:ascii="Times New Roman" w:eastAsia="Times New Roman" w:hAnsi="Times New Roman" w:cs="Times New Roman"/>
          <w:i/>
          <w:iCs/>
        </w:rPr>
        <w:t>Cognitive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(1), 79-106.</w:t>
      </w:r>
      <w:r>
        <w:rPr>
          <w:rFonts w:ascii="Times New Roman" w:eastAsia="Times New Roman" w:hAnsi="Times New Roman" w:cs="Times New Roman"/>
        </w:rPr>
        <w:t xml:space="preserve"> </w:t>
      </w:r>
      <w:hyperlink r:id="rId68" w:history="1">
        <w:r w:rsidRPr="00722D9A">
          <w:rPr>
            <w:rStyle w:val="Hyperlink"/>
            <w:rFonts w:ascii="Times New Roman" w:eastAsia="Times New Roman" w:hAnsi="Times New Roman" w:cs="Times New Roman"/>
          </w:rPr>
          <w:t>https://doi.org/10.1207/s15516709cog1401_5</w:t>
        </w:r>
      </w:hyperlink>
    </w:p>
    <w:p w14:paraId="335E4773" w14:textId="53FC55A1" w:rsidR="00C5443B" w:rsidRDefault="00C5443B" w:rsidP="00524642">
      <w:pPr>
        <w:spacing w:line="480" w:lineRule="auto"/>
        <w:ind w:left="720" w:hanging="720"/>
        <w:contextualSpacing/>
      </w:pPr>
      <w:r w:rsidRPr="00C5443B">
        <w:rPr>
          <w:rFonts w:ascii="Times New Roman" w:eastAsia="Times New Roman" w:hAnsi="Times New Roman" w:cs="Times New Roman"/>
        </w:rPr>
        <w:t>Geraci, A., &amp; Surian, L. (2011). The developmental roots of fairness: Infants’ reactions to equal and unequal distributions of resources. </w:t>
      </w:r>
      <w:r w:rsidRPr="00C5443B">
        <w:rPr>
          <w:rFonts w:ascii="Times New Roman" w:eastAsia="Times New Roman" w:hAnsi="Times New Roman" w:cs="Times New Roman"/>
          <w:i/>
          <w:iCs/>
        </w:rPr>
        <w:t>Developmental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(5), 1012-1020.</w:t>
      </w:r>
      <w:r>
        <w:rPr>
          <w:rFonts w:ascii="Times New Roman" w:eastAsia="Times New Roman" w:hAnsi="Times New Roman" w:cs="Times New Roman"/>
        </w:rPr>
        <w:t xml:space="preserve"> </w:t>
      </w:r>
      <w:hyperlink r:id="rId69" w:history="1">
        <w:r w:rsidRPr="00722D9A">
          <w:rPr>
            <w:rStyle w:val="Hyperlink"/>
            <w:rFonts w:ascii="Times New Roman" w:eastAsia="Times New Roman" w:hAnsi="Times New Roman" w:cs="Times New Roman"/>
          </w:rPr>
          <w:t>https://doi.org/10.1111/j.1467-7687.2011.01048.x</w:t>
        </w:r>
      </w:hyperlink>
    </w:p>
    <w:p w14:paraId="37A45565" w14:textId="1EBCF213" w:rsidR="00AA7184" w:rsidRDefault="00AA7184" w:rsidP="00524642">
      <w:pPr>
        <w:spacing w:line="480" w:lineRule="auto"/>
        <w:ind w:left="720" w:hanging="720"/>
        <w:contextualSpacing/>
        <w:rPr>
          <w:rFonts w:ascii="Times New Roman" w:eastAsia="Times New Roman" w:hAnsi="Times New Roman" w:cs="Times New Roman"/>
        </w:rPr>
      </w:pPr>
      <w:r w:rsidRPr="00AA7184">
        <w:rPr>
          <w:rFonts w:ascii="Times New Roman" w:eastAsia="Times New Roman" w:hAnsi="Times New Roman" w:cs="Times New Roman"/>
        </w:rPr>
        <w:t xml:space="preserve">Geraci, A., Surian, L., Tina, L.G. et al. Human newborns spontaneously </w:t>
      </w:r>
      <w:proofErr w:type="gramStart"/>
      <w:r w:rsidRPr="00AA7184">
        <w:rPr>
          <w:rFonts w:ascii="Times New Roman" w:eastAsia="Times New Roman" w:hAnsi="Times New Roman" w:cs="Times New Roman"/>
        </w:rPr>
        <w:t>attend to</w:t>
      </w:r>
      <w:proofErr w:type="gramEnd"/>
      <w:r w:rsidRPr="00AA7184">
        <w:rPr>
          <w:rFonts w:ascii="Times New Roman" w:eastAsia="Times New Roman" w:hAnsi="Times New Roman" w:cs="Times New Roman"/>
        </w:rPr>
        <w:t xml:space="preserve"> prosocial interactions. Nat Commun 16, 6304 (2025). </w:t>
      </w:r>
      <w:hyperlink r:id="rId70" w:history="1">
        <w:r w:rsidRPr="00AA7184">
          <w:rPr>
            <w:rStyle w:val="Hyperlink"/>
            <w:rFonts w:ascii="Times New Roman" w:eastAsia="Times New Roman" w:hAnsi="Times New Roman" w:cs="Times New Roman"/>
          </w:rPr>
          <w:t>https://doi.org/10.1038/s41467-025-61517-3</w:t>
        </w:r>
      </w:hyperlink>
    </w:p>
    <w:p w14:paraId="163F140B" w14:textId="6E760E6F"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Gergely, G., &amp; Csibra, G. (2003). Teleological reasoning in infancy: The naıve theory of rational action. </w:t>
      </w:r>
      <w:r w:rsidRPr="00C5443B">
        <w:rPr>
          <w:rFonts w:ascii="Times New Roman" w:eastAsia="Times New Roman" w:hAnsi="Times New Roman" w:cs="Times New Roman"/>
          <w:i/>
          <w:iCs/>
        </w:rPr>
        <w:t>Trends in cognitive sciences</w:t>
      </w:r>
      <w:r w:rsidRPr="00C5443B">
        <w:rPr>
          <w:rFonts w:ascii="Times New Roman" w:eastAsia="Times New Roman" w:hAnsi="Times New Roman" w:cs="Times New Roman"/>
        </w:rPr>
        <w:t>, </w:t>
      </w:r>
      <w:r w:rsidRPr="00C5443B">
        <w:rPr>
          <w:rFonts w:ascii="Times New Roman" w:eastAsia="Times New Roman" w:hAnsi="Times New Roman" w:cs="Times New Roman"/>
          <w:i/>
          <w:iCs/>
        </w:rPr>
        <w:t>7</w:t>
      </w:r>
      <w:r w:rsidRPr="00C5443B">
        <w:rPr>
          <w:rFonts w:ascii="Times New Roman" w:eastAsia="Times New Roman" w:hAnsi="Times New Roman" w:cs="Times New Roman"/>
        </w:rPr>
        <w:t>(7), 287-292.</w:t>
      </w:r>
      <w:r>
        <w:rPr>
          <w:rFonts w:ascii="Times New Roman" w:eastAsia="Times New Roman" w:hAnsi="Times New Roman" w:cs="Times New Roman"/>
        </w:rPr>
        <w:t xml:space="preserve"> </w:t>
      </w:r>
      <w:hyperlink r:id="rId71" w:history="1">
        <w:r w:rsidRPr="00722D9A">
          <w:rPr>
            <w:rStyle w:val="Hyperlink"/>
            <w:rFonts w:ascii="Times New Roman" w:eastAsia="Times New Roman" w:hAnsi="Times New Roman" w:cs="Times New Roman"/>
          </w:rPr>
          <w:t>https://doi.org/10.1016/S1364-6613(03)00128-1</w:t>
        </w:r>
      </w:hyperlink>
    </w:p>
    <w:p w14:paraId="46F53E2F" w14:textId="2BDEB412"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Gergely, G., Nádasdy, Z., Csibra, G., &amp; Bíró, S. (1995). Taking the intentional stance at 12 months of age. </w:t>
      </w:r>
      <w:r w:rsidRPr="00C5443B">
        <w:rPr>
          <w:rFonts w:ascii="Times New Roman" w:eastAsia="Times New Roman" w:hAnsi="Times New Roman" w:cs="Times New Roman"/>
          <w:i/>
          <w:iCs/>
        </w:rPr>
        <w:t>Cognition</w:t>
      </w:r>
      <w:r w:rsidRPr="00C5443B">
        <w:rPr>
          <w:rFonts w:ascii="Times New Roman" w:eastAsia="Times New Roman" w:hAnsi="Times New Roman" w:cs="Times New Roman"/>
        </w:rPr>
        <w:t>, </w:t>
      </w:r>
      <w:r w:rsidRPr="00C5443B">
        <w:rPr>
          <w:rFonts w:ascii="Times New Roman" w:eastAsia="Times New Roman" w:hAnsi="Times New Roman" w:cs="Times New Roman"/>
          <w:i/>
          <w:iCs/>
        </w:rPr>
        <w:t>56</w:t>
      </w:r>
      <w:r w:rsidRPr="00C5443B">
        <w:rPr>
          <w:rFonts w:ascii="Times New Roman" w:eastAsia="Times New Roman" w:hAnsi="Times New Roman" w:cs="Times New Roman"/>
        </w:rPr>
        <w:t>(2), 165-193.</w:t>
      </w:r>
      <w:r w:rsidR="00AF3245">
        <w:rPr>
          <w:rFonts w:ascii="Times New Roman" w:eastAsia="Times New Roman" w:hAnsi="Times New Roman" w:cs="Times New Roman"/>
        </w:rPr>
        <w:t xml:space="preserve"> </w:t>
      </w:r>
      <w:hyperlink r:id="rId72" w:history="1">
        <w:r w:rsidR="00547B6D" w:rsidRPr="00722D9A">
          <w:rPr>
            <w:rStyle w:val="Hyperlink"/>
            <w:rFonts w:ascii="Times New Roman" w:eastAsia="Times New Roman" w:hAnsi="Times New Roman" w:cs="Times New Roman"/>
          </w:rPr>
          <w:t>https://doi.org/10.1016/0010-0277(95)00661-H</w:t>
        </w:r>
      </w:hyperlink>
    </w:p>
    <w:p w14:paraId="33AD2819" w14:textId="64C1C80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(2013</w:t>
      </w:r>
      <w:r>
        <w:rPr>
          <w:rFonts w:ascii="Times New Roman" w:eastAsia="Times New Roman" w:hAnsi="Times New Roman" w:cs="Times New Roman"/>
        </w:rPr>
        <w:t>a</w:t>
      </w:r>
      <w:r w:rsidRPr="00547B6D">
        <w:rPr>
          <w:rFonts w:ascii="Times New Roman" w:eastAsia="Times New Roman" w:hAnsi="Times New Roman" w:cs="Times New Roman"/>
        </w:rPr>
        <w:t>). Moral judgment and action in preverbal infants and toddlers: Evidence for an innate moral core. </w:t>
      </w:r>
      <w:r w:rsidRPr="00547B6D">
        <w:rPr>
          <w:rFonts w:ascii="Times New Roman" w:eastAsia="Times New Roman" w:hAnsi="Times New Roman" w:cs="Times New Roman"/>
          <w:i/>
          <w:iCs/>
        </w:rPr>
        <w:t>Current Directions in Psychological Science</w:t>
      </w:r>
      <w:r w:rsidRPr="00547B6D">
        <w:rPr>
          <w:rFonts w:ascii="Times New Roman" w:eastAsia="Times New Roman" w:hAnsi="Times New Roman" w:cs="Times New Roman"/>
        </w:rPr>
        <w:t>, </w:t>
      </w:r>
      <w:r w:rsidRPr="00547B6D">
        <w:rPr>
          <w:rFonts w:ascii="Times New Roman" w:eastAsia="Times New Roman" w:hAnsi="Times New Roman" w:cs="Times New Roman"/>
          <w:i/>
          <w:iCs/>
        </w:rPr>
        <w:t>22</w:t>
      </w:r>
      <w:r w:rsidRPr="00547B6D">
        <w:rPr>
          <w:rFonts w:ascii="Times New Roman" w:eastAsia="Times New Roman" w:hAnsi="Times New Roman" w:cs="Times New Roman"/>
        </w:rPr>
        <w:t>(3), 186-193.</w:t>
      </w:r>
      <w:r>
        <w:rPr>
          <w:rFonts w:ascii="Times New Roman" w:eastAsia="Times New Roman" w:hAnsi="Times New Roman" w:cs="Times New Roman"/>
        </w:rPr>
        <w:t xml:space="preserve"> </w:t>
      </w:r>
      <w:hyperlink r:id="rId73" w:history="1">
        <w:r w:rsidRPr="00722D9A">
          <w:rPr>
            <w:rStyle w:val="Hyperlink"/>
            <w:rFonts w:ascii="Times New Roman" w:eastAsia="Times New Roman" w:hAnsi="Times New Roman" w:cs="Times New Roman"/>
          </w:rPr>
          <w:t>https://doi.org/10.1177/0963721412470687</w:t>
        </w:r>
      </w:hyperlink>
    </w:p>
    <w:p w14:paraId="08BE67B6" w14:textId="484437DF"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&amp; Wynn, K. (2011). Young infants prefer prosocial to antisocial others. </w:t>
      </w:r>
      <w:r w:rsidRPr="00547B6D">
        <w:rPr>
          <w:rFonts w:ascii="Times New Roman" w:eastAsia="Times New Roman" w:hAnsi="Times New Roman" w:cs="Times New Roman"/>
          <w:i/>
          <w:iCs/>
        </w:rPr>
        <w:t>Cognitive development</w:t>
      </w:r>
      <w:r w:rsidRPr="00547B6D">
        <w:rPr>
          <w:rFonts w:ascii="Times New Roman" w:eastAsia="Times New Roman" w:hAnsi="Times New Roman" w:cs="Times New Roman"/>
        </w:rPr>
        <w:t>, </w:t>
      </w:r>
      <w:r w:rsidRPr="00547B6D">
        <w:rPr>
          <w:rFonts w:ascii="Times New Roman" w:eastAsia="Times New Roman" w:hAnsi="Times New Roman" w:cs="Times New Roman"/>
          <w:i/>
          <w:iCs/>
        </w:rPr>
        <w:t>26</w:t>
      </w:r>
      <w:r w:rsidRPr="00547B6D">
        <w:rPr>
          <w:rFonts w:ascii="Times New Roman" w:eastAsia="Times New Roman" w:hAnsi="Times New Roman" w:cs="Times New Roman"/>
        </w:rPr>
        <w:t>(1), 30-39.</w:t>
      </w:r>
      <w:r>
        <w:rPr>
          <w:rFonts w:ascii="Times New Roman" w:eastAsia="Times New Roman" w:hAnsi="Times New Roman" w:cs="Times New Roman"/>
        </w:rPr>
        <w:t xml:space="preserve"> </w:t>
      </w:r>
      <w:hyperlink r:id="rId74" w:history="1">
        <w:r w:rsidRPr="00722D9A">
          <w:rPr>
            <w:rStyle w:val="Hyperlink"/>
            <w:rFonts w:ascii="Times New Roman" w:eastAsia="Times New Roman" w:hAnsi="Times New Roman" w:cs="Times New Roman"/>
          </w:rPr>
          <w:t>https://doi.org/10.1016/j.cogdev.2010.09.001</w:t>
        </w:r>
      </w:hyperlink>
    </w:p>
    <w:p w14:paraId="0E7B4957" w14:textId="7DE7CCB9"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Wynn, K., &amp; Bloom, P. (2007). Social evaluation by preverbal infants. </w:t>
      </w:r>
      <w:r w:rsidRPr="00547B6D">
        <w:rPr>
          <w:rFonts w:ascii="Times New Roman" w:eastAsia="Times New Roman" w:hAnsi="Times New Roman" w:cs="Times New Roman"/>
          <w:i/>
          <w:iCs/>
        </w:rPr>
        <w:t>Nature</w:t>
      </w:r>
      <w:r w:rsidRPr="00547B6D">
        <w:rPr>
          <w:rFonts w:ascii="Times New Roman" w:eastAsia="Times New Roman" w:hAnsi="Times New Roman" w:cs="Times New Roman"/>
        </w:rPr>
        <w:t>, </w:t>
      </w:r>
      <w:r w:rsidRPr="00547B6D">
        <w:rPr>
          <w:rFonts w:ascii="Times New Roman" w:eastAsia="Times New Roman" w:hAnsi="Times New Roman" w:cs="Times New Roman"/>
          <w:i/>
          <w:iCs/>
        </w:rPr>
        <w:t>450</w:t>
      </w:r>
      <w:r w:rsidRPr="00547B6D">
        <w:rPr>
          <w:rFonts w:ascii="Times New Roman" w:eastAsia="Times New Roman" w:hAnsi="Times New Roman" w:cs="Times New Roman"/>
        </w:rPr>
        <w:t>(7169), 557-559.</w:t>
      </w:r>
      <w:r>
        <w:rPr>
          <w:rFonts w:ascii="Times New Roman" w:eastAsia="Times New Roman" w:hAnsi="Times New Roman" w:cs="Times New Roman"/>
        </w:rPr>
        <w:t xml:space="preserve"> </w:t>
      </w:r>
      <w:hyperlink r:id="rId75" w:history="1">
        <w:r w:rsidR="00032A25" w:rsidRPr="00722D9A">
          <w:rPr>
            <w:rStyle w:val="Hyperlink"/>
            <w:rFonts w:ascii="Times New Roman" w:eastAsia="Times New Roman" w:hAnsi="Times New Roman" w:cs="Times New Roman"/>
          </w:rPr>
          <w:t>https://doi.org/10.1038/nature06288</w:t>
        </w:r>
      </w:hyperlink>
    </w:p>
    <w:p w14:paraId="17658887" w14:textId="3582E8AF"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lastRenderedPageBreak/>
        <w:t>Hinton, G. E. (1989). Deterministic Boltzmann learning performs steepest descent in weight-space. </w:t>
      </w:r>
      <w:r w:rsidRPr="00032A25">
        <w:rPr>
          <w:rFonts w:ascii="Times New Roman" w:eastAsia="Times New Roman" w:hAnsi="Times New Roman" w:cs="Times New Roman"/>
          <w:i/>
          <w:iCs/>
        </w:rPr>
        <w:t>Neural computation</w:t>
      </w:r>
      <w:r w:rsidRPr="00032A25">
        <w:rPr>
          <w:rFonts w:ascii="Times New Roman" w:eastAsia="Times New Roman" w:hAnsi="Times New Roman" w:cs="Times New Roman"/>
        </w:rPr>
        <w:t>, </w:t>
      </w:r>
      <w:r w:rsidRPr="00032A25">
        <w:rPr>
          <w:rFonts w:ascii="Times New Roman" w:eastAsia="Times New Roman" w:hAnsi="Times New Roman" w:cs="Times New Roman"/>
          <w:i/>
          <w:iCs/>
        </w:rPr>
        <w:t>1</w:t>
      </w:r>
      <w:r w:rsidRPr="00032A25">
        <w:rPr>
          <w:rFonts w:ascii="Times New Roman" w:eastAsia="Times New Roman" w:hAnsi="Times New Roman" w:cs="Times New Roman"/>
        </w:rPr>
        <w:t>(1), 143-150.</w:t>
      </w:r>
      <w:r>
        <w:rPr>
          <w:rFonts w:ascii="Times New Roman" w:eastAsia="Times New Roman" w:hAnsi="Times New Roman" w:cs="Times New Roman"/>
        </w:rPr>
        <w:t xml:space="preserve"> </w:t>
      </w:r>
      <w:hyperlink r:id="rId76" w:history="1">
        <w:r w:rsidRPr="00722D9A">
          <w:rPr>
            <w:rStyle w:val="Hyperlink"/>
            <w:rFonts w:ascii="Times New Roman" w:eastAsia="Times New Roman" w:hAnsi="Times New Roman" w:cs="Times New Roman"/>
          </w:rPr>
          <w:t>https://doi.org/10.1162/neco.1989.1.1.143</w:t>
        </w:r>
      </w:hyperlink>
    </w:p>
    <w:p w14:paraId="5C018097" w14:textId="194ED83E"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Hunter, M. A., &amp; Ames, E. W. (1988). A multifactor model of infant preferences for novel and familiar stimuli. </w:t>
      </w:r>
      <w:r w:rsidRPr="00032A25">
        <w:rPr>
          <w:rFonts w:ascii="Times New Roman" w:eastAsia="Times New Roman" w:hAnsi="Times New Roman" w:cs="Times New Roman"/>
          <w:i/>
          <w:iCs/>
        </w:rPr>
        <w:t>Advances in Infancy Research, 5,</w:t>
      </w:r>
      <w:r w:rsidRPr="00032A25">
        <w:rPr>
          <w:rFonts w:ascii="Times New Roman" w:eastAsia="Times New Roman" w:hAnsi="Times New Roman" w:cs="Times New Roman"/>
        </w:rPr>
        <w:t> 69–95.</w:t>
      </w:r>
    </w:p>
    <w:p w14:paraId="44005FE1" w14:textId="0644E247"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Hunter, M. A., Ames, E. W., &amp; Koopman, R. (1983). Effects of stimulus complexity and familiarization time on infant preferences for novel and familiar stimuli. </w:t>
      </w:r>
      <w:r w:rsidRPr="00032A25">
        <w:rPr>
          <w:rFonts w:ascii="Times New Roman" w:eastAsia="Times New Roman" w:hAnsi="Times New Roman" w:cs="Times New Roman"/>
          <w:i/>
          <w:iCs/>
        </w:rPr>
        <w:t>Developmental Psychology, 19</w:t>
      </w:r>
      <w:r w:rsidRPr="00032A25">
        <w:rPr>
          <w:rFonts w:ascii="Times New Roman" w:eastAsia="Times New Roman" w:hAnsi="Times New Roman" w:cs="Times New Roman"/>
        </w:rPr>
        <w:t>(3), 338–352. </w:t>
      </w:r>
      <w:hyperlink r:id="rId77" w:tgtFrame="_blank" w:history="1">
        <w:r w:rsidRPr="00032A25">
          <w:rPr>
            <w:rStyle w:val="Hyperlink"/>
            <w:rFonts w:ascii="Times New Roman" w:eastAsia="Times New Roman" w:hAnsi="Times New Roman" w:cs="Times New Roman"/>
          </w:rPr>
          <w:t>https://doi.org/10.1037/0012-1649.19.3.338</w:t>
        </w:r>
      </w:hyperlink>
    </w:p>
    <w:p w14:paraId="2F8E9C74" w14:textId="4FC9E5F6"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Jones, S. S., &amp; Smith, L. B. (1993). The place of perception in children's concepts.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8</w:t>
      </w:r>
      <w:r w:rsidRPr="00BD030F">
        <w:rPr>
          <w:rFonts w:ascii="Times New Roman" w:eastAsia="Times New Roman" w:hAnsi="Times New Roman" w:cs="Times New Roman"/>
        </w:rPr>
        <w:t>(2), 113-139.</w:t>
      </w:r>
      <w:r>
        <w:rPr>
          <w:rFonts w:ascii="Times New Roman" w:eastAsia="Times New Roman" w:hAnsi="Times New Roman" w:cs="Times New Roman"/>
        </w:rPr>
        <w:t xml:space="preserve"> </w:t>
      </w:r>
      <w:hyperlink r:id="rId78" w:history="1">
        <w:r w:rsidRPr="00722D9A">
          <w:rPr>
            <w:rStyle w:val="Hyperlink"/>
            <w:rFonts w:ascii="Times New Roman" w:eastAsia="Times New Roman" w:hAnsi="Times New Roman" w:cs="Times New Roman"/>
          </w:rPr>
          <w:t>https://doi.org/10.1016/0885-2014(93)90008-S</w:t>
        </w:r>
      </w:hyperlink>
    </w:p>
    <w:p w14:paraId="7B0595A7" w14:textId="6B3792AF"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Kamewari, K., Kato, M., Kanda, T., Ishiguro, H., &amp; Hiraki, K. (2005). Six-and-a-half-month-old children positively attribute goals to human action and to humanoid-robot motion.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20</w:t>
      </w:r>
      <w:r w:rsidRPr="00BD030F">
        <w:rPr>
          <w:rFonts w:ascii="Times New Roman" w:eastAsia="Times New Roman" w:hAnsi="Times New Roman" w:cs="Times New Roman"/>
        </w:rPr>
        <w:t>(2), 303-320.</w:t>
      </w:r>
      <w:r>
        <w:rPr>
          <w:rFonts w:ascii="Times New Roman" w:eastAsia="Times New Roman" w:hAnsi="Times New Roman" w:cs="Times New Roman"/>
        </w:rPr>
        <w:t xml:space="preserve"> </w:t>
      </w:r>
      <w:hyperlink r:id="rId79" w:history="1">
        <w:r w:rsidRPr="00722D9A">
          <w:rPr>
            <w:rStyle w:val="Hyperlink"/>
            <w:rFonts w:ascii="Times New Roman" w:eastAsia="Times New Roman" w:hAnsi="Times New Roman" w:cs="Times New Roman"/>
          </w:rPr>
          <w:t>https://doi.org/10.1016/j.cogdev.2005.04.004</w:t>
        </w:r>
      </w:hyperlink>
    </w:p>
    <w:p w14:paraId="4D212C47" w14:textId="6B0A608B"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Kellman, P. J., &amp; Spelke, E. S. (1983). Perception of partly occluded objects in infancy. </w:t>
      </w:r>
      <w:r w:rsidRPr="00BD030F">
        <w:rPr>
          <w:rFonts w:ascii="Times New Roman" w:eastAsia="Times New Roman" w:hAnsi="Times New Roman" w:cs="Times New Roman"/>
          <w:i/>
          <w:iCs/>
        </w:rPr>
        <w:t>Cognitive psychology</w:t>
      </w:r>
      <w:r w:rsidRPr="00BD030F">
        <w:rPr>
          <w:rFonts w:ascii="Times New Roman" w:eastAsia="Times New Roman" w:hAnsi="Times New Roman" w:cs="Times New Roman"/>
        </w:rPr>
        <w:t>, </w:t>
      </w:r>
      <w:r w:rsidRPr="00BD030F">
        <w:rPr>
          <w:rFonts w:ascii="Times New Roman" w:eastAsia="Times New Roman" w:hAnsi="Times New Roman" w:cs="Times New Roman"/>
          <w:i/>
          <w:iCs/>
        </w:rPr>
        <w:t>15</w:t>
      </w:r>
      <w:r w:rsidRPr="00BD030F">
        <w:rPr>
          <w:rFonts w:ascii="Times New Roman" w:eastAsia="Times New Roman" w:hAnsi="Times New Roman" w:cs="Times New Roman"/>
        </w:rPr>
        <w:t>(4), 483-524.</w:t>
      </w:r>
      <w:r>
        <w:rPr>
          <w:rFonts w:ascii="Times New Roman" w:eastAsia="Times New Roman" w:hAnsi="Times New Roman" w:cs="Times New Roman"/>
        </w:rPr>
        <w:t xml:space="preserve"> </w:t>
      </w:r>
      <w:hyperlink r:id="rId80" w:history="1">
        <w:r w:rsidRPr="00722D9A">
          <w:rPr>
            <w:rStyle w:val="Hyperlink"/>
            <w:rFonts w:ascii="Times New Roman" w:eastAsia="Times New Roman" w:hAnsi="Times New Roman" w:cs="Times New Roman"/>
          </w:rPr>
          <w:t>https://doi.org/10.1016/0010-0285(83)90017-8</w:t>
        </w:r>
      </w:hyperlink>
    </w:p>
    <w:p w14:paraId="01FCE404" w14:textId="570E9A2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Kim, I. K., &amp; Spelke, E. S. (1992). Infants' sensitivity to effects of gravity on visible object motion. Journal of Experimental Psychology: Human Perception and Performance, 18(2), 385</w:t>
      </w:r>
      <w:r>
        <w:rPr>
          <w:rFonts w:ascii="Times New Roman" w:eastAsia="Times New Roman" w:hAnsi="Times New Roman" w:cs="Times New Roman"/>
        </w:rPr>
        <w:t>-393</w:t>
      </w:r>
      <w:r w:rsidRPr="00BD030F">
        <w:rPr>
          <w:rFonts w:ascii="Times New Roman" w:eastAsia="Times New Roman" w:hAnsi="Times New Roman" w:cs="Times New Roman"/>
        </w:rPr>
        <w:t>.</w:t>
      </w:r>
    </w:p>
    <w:p w14:paraId="22B7FBAE" w14:textId="4C099593" w:rsidR="004B7866" w:rsidRDefault="004B7866" w:rsidP="00BD030F">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Kotovsky, L., &amp; Baillargeon, R. (1998). The development of calibration-based reasoning about collision events in young infants.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67</w:t>
      </w:r>
      <w:r w:rsidRPr="004B7866">
        <w:rPr>
          <w:rFonts w:ascii="Times New Roman" w:eastAsia="Times New Roman" w:hAnsi="Times New Roman" w:cs="Times New Roman"/>
        </w:rPr>
        <w:t>(3), 311-351.</w:t>
      </w:r>
      <w:r>
        <w:rPr>
          <w:rFonts w:ascii="Times New Roman" w:eastAsia="Times New Roman" w:hAnsi="Times New Roman" w:cs="Times New Roman"/>
        </w:rPr>
        <w:t xml:space="preserve"> </w:t>
      </w:r>
      <w:hyperlink r:id="rId81" w:history="1">
        <w:r w:rsidRPr="00722D9A">
          <w:rPr>
            <w:rStyle w:val="Hyperlink"/>
            <w:rFonts w:ascii="Times New Roman" w:eastAsia="Times New Roman" w:hAnsi="Times New Roman" w:cs="Times New Roman"/>
          </w:rPr>
          <w:t>https://doi.org/10.1016/S0010-0277(98)00036-5</w:t>
        </w:r>
      </w:hyperlink>
    </w:p>
    <w:p w14:paraId="13D2F2A2" w14:textId="77777777" w:rsidR="004B7866" w:rsidRDefault="004B7866" w:rsidP="004B7866">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lastRenderedPageBreak/>
        <w:t>Leslie, A. M. (1995). A theory of agency. In D. Sperber, D. Premack, &amp; A. J. Premack (Eds.), Causal cognition: A multidisciplinary debate (pp. 121-141). Clarendon Press.</w:t>
      </w:r>
    </w:p>
    <w:p w14:paraId="5107366B" w14:textId="1732E4BD"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 xml:space="preserve">Leslie, A. M., &amp; Keeble, S. (1987). Do six-month-old infants perceive </w:t>
      </w:r>
      <w:proofErr w:type="gramStart"/>
      <w:r w:rsidRPr="004B7866">
        <w:rPr>
          <w:rFonts w:ascii="Times New Roman" w:eastAsia="Times New Roman" w:hAnsi="Times New Roman" w:cs="Times New Roman"/>
        </w:rPr>
        <w:t>causality?.</w:t>
      </w:r>
      <w:proofErr w:type="gramEnd"/>
      <w:r w:rsidRPr="004B7866">
        <w:rPr>
          <w:rFonts w:ascii="Times New Roman" w:eastAsia="Times New Roman" w:hAnsi="Times New Roman" w:cs="Times New Roman"/>
        </w:rPr>
        <w:t>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25</w:t>
      </w:r>
      <w:r w:rsidRPr="004B7866">
        <w:rPr>
          <w:rFonts w:ascii="Times New Roman" w:eastAsia="Times New Roman" w:hAnsi="Times New Roman" w:cs="Times New Roman"/>
        </w:rPr>
        <w:t>(3), 265-288.</w:t>
      </w:r>
      <w:r>
        <w:rPr>
          <w:rFonts w:ascii="Times New Roman" w:eastAsia="Times New Roman" w:hAnsi="Times New Roman" w:cs="Times New Roman"/>
        </w:rPr>
        <w:t xml:space="preserve"> </w:t>
      </w:r>
      <w:hyperlink r:id="rId82" w:history="1">
        <w:r w:rsidRPr="00722D9A">
          <w:rPr>
            <w:rStyle w:val="Hyperlink"/>
            <w:rFonts w:ascii="Times New Roman" w:eastAsia="Times New Roman" w:hAnsi="Times New Roman" w:cs="Times New Roman"/>
          </w:rPr>
          <w:t>https://doi.org/10.1016/S0010-0277(87)80006-9</w:t>
        </w:r>
      </w:hyperlink>
    </w:p>
    <w:p w14:paraId="3A03E04E" w14:textId="77F2022E"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Lucca, K., Yuen, F., Wang, Y., Alessandroni, N., Allison, O., Alvarez, M., ... &amp; Hamlin, J. K. (2025). Infants’ Social Evaluation of Helpers and Hinderers: A Large‐Scale, Multi‐Lab, Coordinated Replication Study. </w:t>
      </w:r>
      <w:r w:rsidRPr="004B7866">
        <w:rPr>
          <w:rFonts w:ascii="Times New Roman" w:eastAsia="Times New Roman" w:hAnsi="Times New Roman" w:cs="Times New Roman"/>
          <w:i/>
          <w:iCs/>
        </w:rPr>
        <w:t>Developmental Science</w:t>
      </w:r>
      <w:r w:rsidRPr="004B7866">
        <w:rPr>
          <w:rFonts w:ascii="Times New Roman" w:eastAsia="Times New Roman" w:hAnsi="Times New Roman" w:cs="Times New Roman"/>
        </w:rPr>
        <w:t>, </w:t>
      </w:r>
      <w:r w:rsidRPr="004B7866">
        <w:rPr>
          <w:rFonts w:ascii="Times New Roman" w:eastAsia="Times New Roman" w:hAnsi="Times New Roman" w:cs="Times New Roman"/>
          <w:i/>
          <w:iCs/>
        </w:rPr>
        <w:t>28</w:t>
      </w:r>
      <w:r w:rsidRPr="004B7866">
        <w:rPr>
          <w:rFonts w:ascii="Times New Roman" w:eastAsia="Times New Roman" w:hAnsi="Times New Roman" w:cs="Times New Roman"/>
        </w:rPr>
        <w:t>(1), e13581.</w:t>
      </w:r>
      <w:r>
        <w:rPr>
          <w:rFonts w:ascii="Times New Roman" w:eastAsia="Times New Roman" w:hAnsi="Times New Roman" w:cs="Times New Roman"/>
        </w:rPr>
        <w:t xml:space="preserve"> </w:t>
      </w:r>
      <w:hyperlink r:id="rId83" w:history="1">
        <w:r w:rsidR="00906CD4" w:rsidRPr="00722D9A">
          <w:rPr>
            <w:rStyle w:val="Hyperlink"/>
            <w:rFonts w:ascii="Times New Roman" w:eastAsia="Times New Roman" w:hAnsi="Times New Roman" w:cs="Times New Roman"/>
          </w:rPr>
          <w:t>https://doi.org/10.1111/desc.13581</w:t>
        </w:r>
      </w:hyperlink>
    </w:p>
    <w:p w14:paraId="79B1855A" w14:textId="3D20D8EC" w:rsidR="00906CD4" w:rsidRDefault="00906CD4" w:rsidP="00906CD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Liu, S., &amp; Spelke, E. S. (2017). Six-month-old infants expect agents to minimize the cost of their actions.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160, 35-42.</w:t>
      </w:r>
      <w:r>
        <w:rPr>
          <w:rFonts w:ascii="Times New Roman" w:eastAsia="Times New Roman" w:hAnsi="Times New Roman" w:cs="Times New Roman"/>
        </w:rPr>
        <w:t xml:space="preserve"> </w:t>
      </w:r>
      <w:hyperlink r:id="rId84" w:history="1">
        <w:r w:rsidRPr="00722D9A">
          <w:rPr>
            <w:rStyle w:val="Hyperlink"/>
            <w:rFonts w:ascii="Times New Roman" w:eastAsia="Times New Roman" w:hAnsi="Times New Roman" w:cs="Times New Roman"/>
          </w:rPr>
          <w:t>https://doi.org/10.1016/j.cognition.2016.12.007</w:t>
        </w:r>
      </w:hyperlink>
    </w:p>
    <w:p w14:paraId="30282810" w14:textId="0ADE82E5" w:rsidR="00906CD4" w:rsidRDefault="00906CD4" w:rsidP="00906CD4">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t xml:space="preserve">Mareschal, D., French, R. M., &amp; Quinn, P. C. (2000). A connectionist account of asymmetric category learning in early infancy. </w:t>
      </w:r>
      <w:r w:rsidRPr="00EF188C">
        <w:rPr>
          <w:rFonts w:ascii="Times New Roman" w:eastAsia="Times New Roman" w:hAnsi="Times New Roman" w:cs="Times New Roman"/>
          <w:i/>
          <w:iCs/>
        </w:rPr>
        <w:t>Developmental Psychology</w:t>
      </w:r>
      <w:r w:rsidRPr="00EF188C">
        <w:rPr>
          <w:rFonts w:ascii="Times New Roman" w:eastAsia="Times New Roman" w:hAnsi="Times New Roman" w:cs="Times New Roman"/>
        </w:rPr>
        <w:t xml:space="preserve">, 36(5), 635–645. </w:t>
      </w:r>
      <w:hyperlink r:id="rId85" w:history="1">
        <w:r w:rsidRPr="00722D9A">
          <w:rPr>
            <w:rStyle w:val="Hyperlink"/>
            <w:rFonts w:ascii="Times New Roman" w:eastAsia="Times New Roman" w:hAnsi="Times New Roman" w:cs="Times New Roman"/>
          </w:rPr>
          <w:t>https://doi.org/10.1037/0012-1649.36.5.635</w:t>
        </w:r>
      </w:hyperlink>
    </w:p>
    <w:p w14:paraId="0F4BEDDD" w14:textId="4494BFDE"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Mareschal, D., &amp; Shultz, T. R. (1999). Development of children's seriation: A connectionist approach. Connection Science, 11(2), 149-186.</w:t>
      </w:r>
      <w:r>
        <w:rPr>
          <w:rFonts w:ascii="Times New Roman" w:eastAsia="Times New Roman" w:hAnsi="Times New Roman" w:cs="Times New Roman"/>
        </w:rPr>
        <w:t xml:space="preserve"> </w:t>
      </w:r>
      <w:hyperlink r:id="rId86" w:history="1">
        <w:r w:rsidRPr="00722D9A">
          <w:rPr>
            <w:rStyle w:val="Hyperlink"/>
            <w:rFonts w:ascii="Times New Roman" w:eastAsia="Times New Roman" w:hAnsi="Times New Roman" w:cs="Times New Roman"/>
          </w:rPr>
          <w:t>https://doi.org/10.1080/095400999116322</w:t>
        </w:r>
      </w:hyperlink>
    </w:p>
    <w:p w14:paraId="6EF8694E" w14:textId="7ECB0273"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McCrink, K., &amp; Wynn, K. (2004). Large-number addition and subtraction by 9-month-old infants. </w:t>
      </w:r>
      <w:r w:rsidRPr="00906CD4">
        <w:rPr>
          <w:rFonts w:ascii="Times New Roman" w:eastAsia="Times New Roman" w:hAnsi="Times New Roman" w:cs="Times New Roman"/>
          <w:i/>
          <w:iCs/>
        </w:rPr>
        <w:t>Psychological Science</w:t>
      </w:r>
      <w:r w:rsidRPr="00906CD4">
        <w:rPr>
          <w:rFonts w:ascii="Times New Roman" w:eastAsia="Times New Roman" w:hAnsi="Times New Roman" w:cs="Times New Roman"/>
        </w:rPr>
        <w:t>, </w:t>
      </w:r>
      <w:r w:rsidRPr="00906CD4">
        <w:rPr>
          <w:rFonts w:ascii="Times New Roman" w:eastAsia="Times New Roman" w:hAnsi="Times New Roman" w:cs="Times New Roman"/>
          <w:i/>
          <w:iCs/>
        </w:rPr>
        <w:t>15</w:t>
      </w:r>
      <w:r w:rsidRPr="00906CD4">
        <w:rPr>
          <w:rFonts w:ascii="Times New Roman" w:eastAsia="Times New Roman" w:hAnsi="Times New Roman" w:cs="Times New Roman"/>
        </w:rPr>
        <w:t>(11), 776-781.</w:t>
      </w:r>
      <w:r>
        <w:rPr>
          <w:rFonts w:ascii="Times New Roman" w:eastAsia="Times New Roman" w:hAnsi="Times New Roman" w:cs="Times New Roman"/>
        </w:rPr>
        <w:t xml:space="preserve"> </w:t>
      </w:r>
      <w:hyperlink r:id="rId87" w:history="1">
        <w:r w:rsidRPr="00722D9A">
          <w:rPr>
            <w:rStyle w:val="Hyperlink"/>
            <w:rFonts w:ascii="Times New Roman" w:eastAsia="Times New Roman" w:hAnsi="Times New Roman" w:cs="Times New Roman"/>
          </w:rPr>
          <w:t>https://doi.org/10.1111/j.0956-7976.2004.00755.x</w:t>
        </w:r>
      </w:hyperlink>
    </w:p>
    <w:p w14:paraId="3684A9BC" w14:textId="5BCBE701"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Muentener, P., &amp; Carey, S. (2010). Infants’ causal representations of state change events. </w:t>
      </w:r>
      <w:r w:rsidRPr="00906CD4">
        <w:rPr>
          <w:rFonts w:ascii="Times New Roman" w:eastAsia="Times New Roman" w:hAnsi="Times New Roman" w:cs="Times New Roman"/>
          <w:i/>
          <w:iCs/>
        </w:rPr>
        <w:t>Cognitive psychology</w:t>
      </w:r>
      <w:r w:rsidRPr="00906CD4">
        <w:rPr>
          <w:rFonts w:ascii="Times New Roman" w:eastAsia="Times New Roman" w:hAnsi="Times New Roman" w:cs="Times New Roman"/>
        </w:rPr>
        <w:t>, </w:t>
      </w:r>
      <w:r w:rsidRPr="00906CD4">
        <w:rPr>
          <w:rFonts w:ascii="Times New Roman" w:eastAsia="Times New Roman" w:hAnsi="Times New Roman" w:cs="Times New Roman"/>
          <w:i/>
          <w:iCs/>
        </w:rPr>
        <w:t>61</w:t>
      </w:r>
      <w:r w:rsidRPr="00906CD4">
        <w:rPr>
          <w:rFonts w:ascii="Times New Roman" w:eastAsia="Times New Roman" w:hAnsi="Times New Roman" w:cs="Times New Roman"/>
        </w:rPr>
        <w:t>(2), 63-86.</w:t>
      </w:r>
      <w:r>
        <w:rPr>
          <w:rFonts w:ascii="Times New Roman" w:eastAsia="Times New Roman" w:hAnsi="Times New Roman" w:cs="Times New Roman"/>
        </w:rPr>
        <w:t xml:space="preserve"> </w:t>
      </w:r>
      <w:hyperlink r:id="rId88" w:history="1">
        <w:r w:rsidR="00FE3282" w:rsidRPr="00722D9A">
          <w:rPr>
            <w:rStyle w:val="Hyperlink"/>
            <w:rFonts w:ascii="Times New Roman" w:eastAsia="Times New Roman" w:hAnsi="Times New Roman" w:cs="Times New Roman"/>
          </w:rPr>
          <w:t>https://doi.org/10.1016/j.cogpsych.2010.02.001</w:t>
        </w:r>
      </w:hyperlink>
    </w:p>
    <w:p w14:paraId="30DFAC6A" w14:textId="53B00D35" w:rsidR="00FE3282" w:rsidRDefault="00FE3282" w:rsidP="00906CD4">
      <w:pPr>
        <w:spacing w:line="480" w:lineRule="auto"/>
        <w:ind w:left="720" w:hanging="720"/>
        <w:contextualSpacing/>
        <w:rPr>
          <w:rFonts w:ascii="Times New Roman" w:eastAsia="Times New Roman" w:hAnsi="Times New Roman" w:cs="Times New Roman"/>
        </w:rPr>
      </w:pPr>
      <w:r w:rsidRPr="00FE3282">
        <w:rPr>
          <w:rFonts w:ascii="Times New Roman" w:eastAsia="Times New Roman" w:hAnsi="Times New Roman" w:cs="Times New Roman"/>
        </w:rPr>
        <w:t>Needham, A., &amp; Baillargeon, R. (1997). Object segregation in 8-month-old infants. </w:t>
      </w:r>
      <w:r w:rsidRPr="00FE3282">
        <w:rPr>
          <w:rFonts w:ascii="Times New Roman" w:eastAsia="Times New Roman" w:hAnsi="Times New Roman" w:cs="Times New Roman"/>
          <w:i/>
          <w:iCs/>
        </w:rPr>
        <w:t>Cognition</w:t>
      </w:r>
      <w:r w:rsidRPr="00FE3282">
        <w:rPr>
          <w:rFonts w:ascii="Times New Roman" w:eastAsia="Times New Roman" w:hAnsi="Times New Roman" w:cs="Times New Roman"/>
        </w:rPr>
        <w:t>, </w:t>
      </w:r>
      <w:r w:rsidRPr="00FE3282">
        <w:rPr>
          <w:rFonts w:ascii="Times New Roman" w:eastAsia="Times New Roman" w:hAnsi="Times New Roman" w:cs="Times New Roman"/>
          <w:i/>
          <w:iCs/>
        </w:rPr>
        <w:t>62</w:t>
      </w:r>
      <w:r w:rsidRPr="00FE3282">
        <w:rPr>
          <w:rFonts w:ascii="Times New Roman" w:eastAsia="Times New Roman" w:hAnsi="Times New Roman" w:cs="Times New Roman"/>
        </w:rPr>
        <w:t>(2), 121-149.</w:t>
      </w:r>
      <w:r>
        <w:rPr>
          <w:rFonts w:ascii="Times New Roman" w:eastAsia="Times New Roman" w:hAnsi="Times New Roman" w:cs="Times New Roman"/>
        </w:rPr>
        <w:t xml:space="preserve"> </w:t>
      </w:r>
      <w:hyperlink r:id="rId89" w:history="1">
        <w:r w:rsidR="00FD7B0A" w:rsidRPr="00722D9A">
          <w:rPr>
            <w:rStyle w:val="Hyperlink"/>
            <w:rFonts w:ascii="Times New Roman" w:eastAsia="Times New Roman" w:hAnsi="Times New Roman" w:cs="Times New Roman"/>
          </w:rPr>
          <w:t>https://doi.org/10.1016/S0010-0277(96)00727-5</w:t>
        </w:r>
      </w:hyperlink>
    </w:p>
    <w:p w14:paraId="766530B8" w14:textId="69F23A1F"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lastRenderedPageBreak/>
        <w:t xml:space="preserve">Onishi, K. H., &amp; Baillargeon, R. (2005). Do 15-month-old infants understand false </w:t>
      </w:r>
      <w:proofErr w:type="gramStart"/>
      <w:r w:rsidRPr="00FD7B0A">
        <w:rPr>
          <w:rFonts w:ascii="Times New Roman" w:eastAsia="Times New Roman" w:hAnsi="Times New Roman" w:cs="Times New Roman"/>
        </w:rPr>
        <w:t>beliefs?.</w:t>
      </w:r>
      <w:proofErr w:type="gramEnd"/>
      <w:r w:rsidRPr="00FD7B0A">
        <w:rPr>
          <w:rFonts w:ascii="Times New Roman" w:eastAsia="Times New Roman" w:hAnsi="Times New Roman" w:cs="Times New Roman"/>
        </w:rPr>
        <w:t>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255-258.</w:t>
      </w:r>
      <w:r>
        <w:rPr>
          <w:rFonts w:ascii="Times New Roman" w:eastAsia="Times New Roman" w:hAnsi="Times New Roman" w:cs="Times New Roman"/>
        </w:rPr>
        <w:t xml:space="preserve"> </w:t>
      </w:r>
      <w:hyperlink r:id="rId90" w:history="1">
        <w:r w:rsidRPr="00722D9A">
          <w:rPr>
            <w:rStyle w:val="Hyperlink"/>
            <w:rFonts w:ascii="Times New Roman" w:eastAsia="Times New Roman" w:hAnsi="Times New Roman" w:cs="Times New Roman"/>
          </w:rPr>
          <w:t>https://doi.org/10.1126/science.1107621</w:t>
        </w:r>
      </w:hyperlink>
    </w:p>
    <w:p w14:paraId="1AC18C01" w14:textId="55D3E6C2"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 xml:space="preserve">Perner, J., &amp; Ruffman, T. (2005). Infants' insight into the mind: How </w:t>
      </w:r>
      <w:proofErr w:type="gramStart"/>
      <w:r w:rsidRPr="00FD7B0A">
        <w:rPr>
          <w:rFonts w:ascii="Times New Roman" w:eastAsia="Times New Roman" w:hAnsi="Times New Roman" w:cs="Times New Roman"/>
        </w:rPr>
        <w:t>deep?.</w:t>
      </w:r>
      <w:proofErr w:type="gramEnd"/>
      <w:r w:rsidRPr="00FD7B0A">
        <w:rPr>
          <w:rFonts w:ascii="Times New Roman" w:eastAsia="Times New Roman" w:hAnsi="Times New Roman" w:cs="Times New Roman"/>
        </w:rPr>
        <w:t>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214-216.</w:t>
      </w:r>
      <w:r>
        <w:rPr>
          <w:rFonts w:ascii="Times New Roman" w:eastAsia="Times New Roman" w:hAnsi="Times New Roman" w:cs="Times New Roman"/>
        </w:rPr>
        <w:t xml:space="preserve"> </w:t>
      </w:r>
      <w:hyperlink r:id="rId91" w:history="1">
        <w:r w:rsidRPr="00722D9A">
          <w:rPr>
            <w:rStyle w:val="Hyperlink"/>
            <w:rFonts w:ascii="Times New Roman" w:eastAsia="Times New Roman" w:hAnsi="Times New Roman" w:cs="Times New Roman"/>
          </w:rPr>
          <w:t>https://doi.org/10.1126/science.1111656</w:t>
        </w:r>
      </w:hyperlink>
    </w:p>
    <w:p w14:paraId="73AC5574" w14:textId="24017F23"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Phillips, A. T., &amp; Wellman, H. M. (2005). Infants' understanding of object-directed action.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98</w:t>
      </w:r>
      <w:r w:rsidRPr="00FD7B0A">
        <w:rPr>
          <w:rFonts w:ascii="Times New Roman" w:eastAsia="Times New Roman" w:hAnsi="Times New Roman" w:cs="Times New Roman"/>
        </w:rPr>
        <w:t>(2), 137-155.</w:t>
      </w:r>
      <w:r>
        <w:rPr>
          <w:rFonts w:ascii="Times New Roman" w:eastAsia="Times New Roman" w:hAnsi="Times New Roman" w:cs="Times New Roman"/>
        </w:rPr>
        <w:t xml:space="preserve"> </w:t>
      </w:r>
      <w:hyperlink r:id="rId92" w:history="1">
        <w:r w:rsidRPr="00722D9A">
          <w:rPr>
            <w:rStyle w:val="Hyperlink"/>
            <w:rFonts w:ascii="Times New Roman" w:eastAsia="Times New Roman" w:hAnsi="Times New Roman" w:cs="Times New Roman"/>
          </w:rPr>
          <w:t>https://doi.org/10.1016/j.cognition.2004.11.005</w:t>
        </w:r>
      </w:hyperlink>
    </w:p>
    <w:p w14:paraId="6EF73390" w14:textId="4006B5D6"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Powell, L. J., &amp; Spelke, E. S. (2018). Human infants’ understanding of social imitation: Inferences of affiliation from third party observations.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170</w:t>
      </w:r>
      <w:r w:rsidRPr="00FD7B0A">
        <w:rPr>
          <w:rFonts w:ascii="Times New Roman" w:eastAsia="Times New Roman" w:hAnsi="Times New Roman" w:cs="Times New Roman"/>
        </w:rPr>
        <w:t>, 31-48.</w:t>
      </w:r>
      <w:r>
        <w:rPr>
          <w:rFonts w:ascii="Times New Roman" w:eastAsia="Times New Roman" w:hAnsi="Times New Roman" w:cs="Times New Roman"/>
        </w:rPr>
        <w:t xml:space="preserve"> </w:t>
      </w:r>
      <w:hyperlink r:id="rId93" w:history="1">
        <w:r w:rsidR="00C050FD" w:rsidRPr="00722D9A">
          <w:rPr>
            <w:rStyle w:val="Hyperlink"/>
            <w:rFonts w:ascii="Times New Roman" w:eastAsia="Times New Roman" w:hAnsi="Times New Roman" w:cs="Times New Roman"/>
          </w:rPr>
          <w:t>https://doi.org/10.1016/j.cognition.2017.09.007</w:t>
        </w:r>
      </w:hyperlink>
    </w:p>
    <w:p w14:paraId="1A470FBC" w14:textId="6AC57015" w:rsidR="00C050FD" w:rsidRDefault="00C050FD" w:rsidP="00906CD4">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Quinn, P. C., &amp; Eimas, P. D. (1997). A reexamination of the perceptual-to-conceptual shift in mental representations. </w:t>
      </w:r>
      <w:r w:rsidRPr="00C050FD">
        <w:rPr>
          <w:rFonts w:ascii="Times New Roman" w:eastAsia="Times New Roman" w:hAnsi="Times New Roman" w:cs="Times New Roman"/>
          <w:i/>
          <w:iCs/>
        </w:rPr>
        <w:t>Review of General Psychology</w:t>
      </w:r>
      <w:r w:rsidRPr="00C050FD">
        <w:rPr>
          <w:rFonts w:ascii="Times New Roman" w:eastAsia="Times New Roman" w:hAnsi="Times New Roman" w:cs="Times New Roman"/>
        </w:rPr>
        <w:t>, </w:t>
      </w:r>
      <w:r w:rsidRPr="00C050FD">
        <w:rPr>
          <w:rFonts w:ascii="Times New Roman" w:eastAsia="Times New Roman" w:hAnsi="Times New Roman" w:cs="Times New Roman"/>
          <w:i/>
          <w:iCs/>
        </w:rPr>
        <w:t>1</w:t>
      </w:r>
      <w:r w:rsidRPr="00C050FD">
        <w:rPr>
          <w:rFonts w:ascii="Times New Roman" w:eastAsia="Times New Roman" w:hAnsi="Times New Roman" w:cs="Times New Roman"/>
        </w:rPr>
        <w:t>(3), 271-287.</w:t>
      </w:r>
      <w:r>
        <w:rPr>
          <w:rFonts w:ascii="Times New Roman" w:eastAsia="Times New Roman" w:hAnsi="Times New Roman" w:cs="Times New Roman"/>
        </w:rPr>
        <w:t xml:space="preserve"> </w:t>
      </w:r>
      <w:hyperlink r:id="rId94" w:history="1">
        <w:r w:rsidRPr="00722D9A">
          <w:rPr>
            <w:rStyle w:val="Hyperlink"/>
            <w:rFonts w:ascii="Times New Roman" w:eastAsia="Times New Roman" w:hAnsi="Times New Roman" w:cs="Times New Roman"/>
          </w:rPr>
          <w:t>https://doi.org/10.1037/1089-2680.1.3.271</w:t>
        </w:r>
      </w:hyperlink>
    </w:p>
    <w:p w14:paraId="6DAC35B1" w14:textId="7A0CEE70"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Rakison, D. H., &amp; Lupyan, G. (2008). Developing object concepts in infancy: An associative learning perspective. </w:t>
      </w:r>
      <w:r w:rsidRPr="00EE631C">
        <w:rPr>
          <w:rFonts w:ascii="Times New Roman" w:eastAsia="Times New Roman" w:hAnsi="Times New Roman" w:cs="Times New Roman"/>
          <w:i/>
          <w:iCs/>
        </w:rPr>
        <w:t>Monographs of the Society for Research in Child Development</w:t>
      </w:r>
      <w:r w:rsidRPr="00871FE7">
        <w:rPr>
          <w:rFonts w:ascii="Times New Roman" w:eastAsia="Times New Roman" w:hAnsi="Times New Roman" w:cs="Times New Roman"/>
        </w:rPr>
        <w:t>, 73(1), 1-110.</w:t>
      </w:r>
      <w:r>
        <w:rPr>
          <w:rFonts w:ascii="Times New Roman" w:eastAsia="Times New Roman" w:hAnsi="Times New Roman" w:cs="Times New Roman"/>
        </w:rPr>
        <w:t xml:space="preserve"> </w:t>
      </w:r>
      <w:hyperlink r:id="rId95" w:history="1">
        <w:r w:rsidRPr="00722D9A">
          <w:rPr>
            <w:rStyle w:val="Hyperlink"/>
            <w:rFonts w:ascii="Times New Roman" w:eastAsia="Times New Roman" w:hAnsi="Times New Roman" w:cs="Times New Roman"/>
          </w:rPr>
          <w:t>http://www.jstor.org/stable/30162860</w:t>
        </w:r>
      </w:hyperlink>
    </w:p>
    <w:p w14:paraId="61DD8046" w14:textId="4F37C90F"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Rumelhart, D. E., Hinton, G. E., &amp; Williams, R. J. (1986). Learning representations by back-propagating errors. </w:t>
      </w:r>
      <w:r w:rsidRPr="00EE631C">
        <w:rPr>
          <w:rFonts w:ascii="Times New Roman" w:eastAsia="Times New Roman" w:hAnsi="Times New Roman" w:cs="Times New Roman"/>
          <w:i/>
          <w:iCs/>
        </w:rPr>
        <w:t>Nature</w:t>
      </w:r>
      <w:r w:rsidRPr="00871FE7">
        <w:rPr>
          <w:rFonts w:ascii="Times New Roman" w:eastAsia="Times New Roman" w:hAnsi="Times New Roman" w:cs="Times New Roman"/>
        </w:rPr>
        <w:t>, 323(6088), 533-536.</w:t>
      </w:r>
      <w:r>
        <w:rPr>
          <w:rFonts w:ascii="Times New Roman" w:eastAsia="Times New Roman" w:hAnsi="Times New Roman" w:cs="Times New Roman"/>
        </w:rPr>
        <w:t xml:space="preserve"> </w:t>
      </w:r>
      <w:hyperlink r:id="rId96" w:history="1">
        <w:r w:rsidRPr="00722D9A">
          <w:rPr>
            <w:rStyle w:val="Hyperlink"/>
            <w:rFonts w:ascii="Times New Roman" w:eastAsia="Times New Roman" w:hAnsi="Times New Roman" w:cs="Times New Roman"/>
          </w:rPr>
          <w:t>https://doi.org/10.1038/323533a0</w:t>
        </w:r>
      </w:hyperlink>
    </w:p>
    <w:p w14:paraId="2AE77CA1" w14:textId="07F45D9E"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Scarf, D., Imuta, K., Colombo, M., &amp; Hayne, H. (2012). Social evaluation or simple association? Simple associations may explain moral reasoning in infants.</w:t>
      </w:r>
      <w:r>
        <w:rPr>
          <w:rFonts w:ascii="Times New Roman" w:eastAsia="Times New Roman" w:hAnsi="Times New Roman" w:cs="Times New Roman"/>
        </w:rPr>
        <w:t xml:space="preserve"> </w:t>
      </w:r>
      <w:hyperlink r:id="rId97" w:history="1">
        <w:r w:rsidRPr="00722D9A">
          <w:rPr>
            <w:rStyle w:val="Hyperlink"/>
            <w:rFonts w:ascii="Times New Roman" w:eastAsia="Times New Roman" w:hAnsi="Times New Roman" w:cs="Times New Roman"/>
          </w:rPr>
          <w:t>https://doi.org/10.1371/journal.pone.0042698</w:t>
        </w:r>
      </w:hyperlink>
    </w:p>
    <w:p w14:paraId="2E6F8D8F" w14:textId="67AFAD9B"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Schlesinger, M., &amp; Casey, P. (2003). Where infants look when impossible things happen: Simulating and testing a gaze-direction model. </w:t>
      </w:r>
      <w:r w:rsidRPr="00C050FD">
        <w:rPr>
          <w:rFonts w:ascii="Times New Roman" w:eastAsia="Times New Roman" w:hAnsi="Times New Roman" w:cs="Times New Roman"/>
          <w:i/>
          <w:iCs/>
        </w:rPr>
        <w:t>Connection Science</w:t>
      </w:r>
      <w:r w:rsidRPr="00C050FD">
        <w:rPr>
          <w:rFonts w:ascii="Times New Roman" w:eastAsia="Times New Roman" w:hAnsi="Times New Roman" w:cs="Times New Roman"/>
        </w:rPr>
        <w:t>, </w:t>
      </w:r>
      <w:r w:rsidRPr="00C050FD">
        <w:rPr>
          <w:rFonts w:ascii="Times New Roman" w:eastAsia="Times New Roman" w:hAnsi="Times New Roman" w:cs="Times New Roman"/>
          <w:i/>
          <w:iCs/>
        </w:rPr>
        <w:t>15</w:t>
      </w:r>
      <w:r w:rsidRPr="00C050FD">
        <w:rPr>
          <w:rFonts w:ascii="Times New Roman" w:eastAsia="Times New Roman" w:hAnsi="Times New Roman" w:cs="Times New Roman"/>
        </w:rPr>
        <w:t>(4), 271-280.</w:t>
      </w:r>
      <w:r w:rsidR="00A56EAD">
        <w:rPr>
          <w:rFonts w:ascii="Times New Roman" w:eastAsia="Times New Roman" w:hAnsi="Times New Roman" w:cs="Times New Roman"/>
        </w:rPr>
        <w:t xml:space="preserve"> </w:t>
      </w:r>
      <w:hyperlink r:id="rId98" w:history="1">
        <w:r w:rsidR="00A56EAD" w:rsidRPr="00722D9A">
          <w:rPr>
            <w:rStyle w:val="Hyperlink"/>
            <w:rFonts w:ascii="Times New Roman" w:eastAsia="Times New Roman" w:hAnsi="Times New Roman" w:cs="Times New Roman"/>
          </w:rPr>
          <w:t>https://doi.org/10.1080/09540090310001655093</w:t>
        </w:r>
      </w:hyperlink>
    </w:p>
    <w:p w14:paraId="41D4E31E" w14:textId="044B9443"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lastRenderedPageBreak/>
        <w:t xml:space="preserve">Schlingloff, L., Csibra, G., &amp; Tatone, D. (2020). Do 15-month-old infants prefer helpers? A replication of Hamlin </w:t>
      </w:r>
      <w:proofErr w:type="gramStart"/>
      <w:r w:rsidRPr="00A56EAD">
        <w:rPr>
          <w:rFonts w:ascii="Times New Roman" w:eastAsia="Times New Roman" w:hAnsi="Times New Roman" w:cs="Times New Roman"/>
        </w:rPr>
        <w:t>et al.(</w:t>
      </w:r>
      <w:proofErr w:type="gramEnd"/>
      <w:r w:rsidRPr="00A56EAD">
        <w:rPr>
          <w:rFonts w:ascii="Times New Roman" w:eastAsia="Times New Roman" w:hAnsi="Times New Roman" w:cs="Times New Roman"/>
        </w:rPr>
        <w:t>2007). </w:t>
      </w:r>
      <w:r w:rsidRPr="00A56EAD">
        <w:rPr>
          <w:rFonts w:ascii="Times New Roman" w:eastAsia="Times New Roman" w:hAnsi="Times New Roman" w:cs="Times New Roman"/>
          <w:i/>
          <w:iCs/>
        </w:rPr>
        <w:t>Royal Society open science</w:t>
      </w:r>
      <w:r w:rsidRPr="00A56EAD">
        <w:rPr>
          <w:rFonts w:ascii="Times New Roman" w:eastAsia="Times New Roman" w:hAnsi="Times New Roman" w:cs="Times New Roman"/>
        </w:rPr>
        <w:t>, </w:t>
      </w:r>
      <w:r w:rsidRPr="00A56EAD">
        <w:rPr>
          <w:rFonts w:ascii="Times New Roman" w:eastAsia="Times New Roman" w:hAnsi="Times New Roman" w:cs="Times New Roman"/>
          <w:i/>
          <w:iCs/>
        </w:rPr>
        <w:t>7</w:t>
      </w:r>
      <w:r w:rsidRPr="00A56EAD">
        <w:rPr>
          <w:rFonts w:ascii="Times New Roman" w:eastAsia="Times New Roman" w:hAnsi="Times New Roman" w:cs="Times New Roman"/>
        </w:rPr>
        <w:t>(4), 191795.</w:t>
      </w:r>
      <w:r>
        <w:rPr>
          <w:rFonts w:ascii="Times New Roman" w:eastAsia="Times New Roman" w:hAnsi="Times New Roman" w:cs="Times New Roman"/>
        </w:rPr>
        <w:t xml:space="preserve"> </w:t>
      </w:r>
      <w:hyperlink r:id="rId99" w:history="1">
        <w:r w:rsidRPr="00722D9A">
          <w:rPr>
            <w:rStyle w:val="Hyperlink"/>
            <w:rFonts w:ascii="Times New Roman" w:eastAsia="Times New Roman" w:hAnsi="Times New Roman" w:cs="Times New Roman"/>
          </w:rPr>
          <w:t>https://doi.org/10.1098/rsos.191795</w:t>
        </w:r>
      </w:hyperlink>
    </w:p>
    <w:p w14:paraId="258BD179" w14:textId="67ADFC67"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Schmidt, M. F., &amp; Sommerville, J. A. (2011). Fairness expectations and altruistic sharing in 15-month-old human infants. </w:t>
      </w:r>
      <w:r w:rsidRPr="00A56EAD">
        <w:rPr>
          <w:rFonts w:ascii="Times New Roman" w:eastAsia="Times New Roman" w:hAnsi="Times New Roman" w:cs="Times New Roman"/>
          <w:i/>
          <w:iCs/>
        </w:rPr>
        <w:t>PloS one</w:t>
      </w:r>
      <w:r w:rsidRPr="00A56EAD">
        <w:rPr>
          <w:rFonts w:ascii="Times New Roman" w:eastAsia="Times New Roman" w:hAnsi="Times New Roman" w:cs="Times New Roman"/>
        </w:rPr>
        <w:t>, </w:t>
      </w:r>
      <w:r w:rsidRPr="00A56EAD">
        <w:rPr>
          <w:rFonts w:ascii="Times New Roman" w:eastAsia="Times New Roman" w:hAnsi="Times New Roman" w:cs="Times New Roman"/>
          <w:i/>
          <w:iCs/>
        </w:rPr>
        <w:t>6</w:t>
      </w:r>
      <w:r w:rsidRPr="00A56EAD">
        <w:rPr>
          <w:rFonts w:ascii="Times New Roman" w:eastAsia="Times New Roman" w:hAnsi="Times New Roman" w:cs="Times New Roman"/>
        </w:rPr>
        <w:t>(10), e23223.</w:t>
      </w:r>
      <w:r>
        <w:rPr>
          <w:rFonts w:ascii="Times New Roman" w:eastAsia="Times New Roman" w:hAnsi="Times New Roman" w:cs="Times New Roman"/>
        </w:rPr>
        <w:t xml:space="preserve"> </w:t>
      </w:r>
      <w:hyperlink r:id="rId100" w:history="1">
        <w:r w:rsidRPr="00722D9A">
          <w:rPr>
            <w:rStyle w:val="Hyperlink"/>
            <w:rFonts w:ascii="Times New Roman" w:eastAsia="Times New Roman" w:hAnsi="Times New Roman" w:cs="Times New Roman"/>
          </w:rPr>
          <w:t>https://doi.org/10.1371/journal.pone.0023223</w:t>
        </w:r>
      </w:hyperlink>
    </w:p>
    <w:p w14:paraId="699F2E3C" w14:textId="0655B117"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Schwier, C., Van Maanen, C., Carpenter, M., &amp; Tomasello, M. (2006). Rational imitation in 12-month-old infants. </w:t>
      </w:r>
      <w:r w:rsidRPr="00A56EAD">
        <w:rPr>
          <w:rFonts w:ascii="Times New Roman" w:eastAsia="Times New Roman" w:hAnsi="Times New Roman" w:cs="Times New Roman"/>
          <w:i/>
          <w:iCs/>
        </w:rPr>
        <w:t>Infancy</w:t>
      </w:r>
      <w:r w:rsidRPr="00A56EAD">
        <w:rPr>
          <w:rFonts w:ascii="Times New Roman" w:eastAsia="Times New Roman" w:hAnsi="Times New Roman" w:cs="Times New Roman"/>
        </w:rPr>
        <w:t>, </w:t>
      </w:r>
      <w:r w:rsidRPr="00A56EAD">
        <w:rPr>
          <w:rFonts w:ascii="Times New Roman" w:eastAsia="Times New Roman" w:hAnsi="Times New Roman" w:cs="Times New Roman"/>
          <w:i/>
          <w:iCs/>
        </w:rPr>
        <w:t>10</w:t>
      </w:r>
      <w:r w:rsidRPr="00A56EAD">
        <w:rPr>
          <w:rFonts w:ascii="Times New Roman" w:eastAsia="Times New Roman" w:hAnsi="Times New Roman" w:cs="Times New Roman"/>
        </w:rPr>
        <w:t>(3), 303-311.</w:t>
      </w:r>
      <w:r>
        <w:rPr>
          <w:rFonts w:ascii="Times New Roman" w:eastAsia="Times New Roman" w:hAnsi="Times New Roman" w:cs="Times New Roman"/>
        </w:rPr>
        <w:t xml:space="preserve"> </w:t>
      </w:r>
      <w:hyperlink r:id="rId101" w:history="1">
        <w:r w:rsidRPr="00722D9A">
          <w:rPr>
            <w:rStyle w:val="Hyperlink"/>
            <w:rFonts w:ascii="Times New Roman" w:eastAsia="Times New Roman" w:hAnsi="Times New Roman" w:cs="Times New Roman"/>
          </w:rPr>
          <w:t>https://doi.org/10.1207/s15327078in1003_6</w:t>
        </w:r>
      </w:hyperlink>
    </w:p>
    <w:p w14:paraId="77C4787E" w14:textId="239C6E9C"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Singh, S. E., Benton, D. T., &amp; Lei, R. F. (2025). Using artificial neural networks to simulate social category learning: A tutorial. </w:t>
      </w:r>
      <w:r w:rsidRPr="00A56EAD">
        <w:rPr>
          <w:rFonts w:ascii="Times New Roman" w:eastAsia="Times New Roman" w:hAnsi="Times New Roman" w:cs="Times New Roman"/>
          <w:i/>
          <w:iCs/>
        </w:rPr>
        <w:t>Social Cognition</w:t>
      </w:r>
      <w:r w:rsidRPr="00A56EAD">
        <w:rPr>
          <w:rFonts w:ascii="Times New Roman" w:eastAsia="Times New Roman" w:hAnsi="Times New Roman" w:cs="Times New Roman"/>
        </w:rPr>
        <w:t>, </w:t>
      </w:r>
      <w:r w:rsidRPr="00A56EAD">
        <w:rPr>
          <w:rFonts w:ascii="Times New Roman" w:eastAsia="Times New Roman" w:hAnsi="Times New Roman" w:cs="Times New Roman"/>
          <w:i/>
          <w:iCs/>
        </w:rPr>
        <w:t>43</w:t>
      </w:r>
      <w:r w:rsidRPr="00A56EAD">
        <w:rPr>
          <w:rFonts w:ascii="Times New Roman" w:eastAsia="Times New Roman" w:hAnsi="Times New Roman" w:cs="Times New Roman"/>
        </w:rPr>
        <w:t>(3), 152-166.</w:t>
      </w:r>
      <w:r w:rsidR="00882A0A">
        <w:rPr>
          <w:rFonts w:ascii="Times New Roman" w:eastAsia="Times New Roman" w:hAnsi="Times New Roman" w:cs="Times New Roman"/>
        </w:rPr>
        <w:t xml:space="preserve"> </w:t>
      </w:r>
      <w:hyperlink r:id="rId102" w:history="1">
        <w:r w:rsidR="00882A0A" w:rsidRPr="00722D9A">
          <w:rPr>
            <w:rStyle w:val="Hyperlink"/>
            <w:rFonts w:ascii="Times New Roman" w:eastAsia="Times New Roman" w:hAnsi="Times New Roman" w:cs="Times New Roman"/>
          </w:rPr>
          <w:t>https://doi.org/10.1521/soco.2025.43.3.152</w:t>
        </w:r>
      </w:hyperlink>
    </w:p>
    <w:p w14:paraId="2B58EA92" w14:textId="5B1F1815" w:rsidR="00882A0A" w:rsidRDefault="00882A0A" w:rsidP="00C050FD">
      <w:pPr>
        <w:spacing w:line="480" w:lineRule="auto"/>
        <w:ind w:left="720" w:hanging="720"/>
        <w:contextualSpacing/>
      </w:pPr>
      <w:r w:rsidRPr="00882A0A">
        <w:rPr>
          <w:rFonts w:ascii="Times New Roman" w:eastAsia="Times New Roman" w:hAnsi="Times New Roman" w:cs="Times New Roman"/>
        </w:rPr>
        <w:t>Sirois, S., &amp; Mareschal, D. (2002). Models of habituation in infancy. </w:t>
      </w:r>
      <w:r w:rsidRPr="00882A0A">
        <w:rPr>
          <w:rFonts w:ascii="Times New Roman" w:eastAsia="Times New Roman" w:hAnsi="Times New Roman" w:cs="Times New Roman"/>
          <w:i/>
          <w:iCs/>
        </w:rPr>
        <w:t>Trends in Cognitive Sciences</w:t>
      </w:r>
      <w:r w:rsidRPr="00882A0A">
        <w:rPr>
          <w:rFonts w:ascii="Times New Roman" w:eastAsia="Times New Roman" w:hAnsi="Times New Roman" w:cs="Times New Roman"/>
        </w:rPr>
        <w:t>, </w:t>
      </w:r>
      <w:r w:rsidRPr="00882A0A">
        <w:rPr>
          <w:rFonts w:ascii="Times New Roman" w:eastAsia="Times New Roman" w:hAnsi="Times New Roman" w:cs="Times New Roman"/>
          <w:i/>
          <w:iCs/>
        </w:rPr>
        <w:t>6</w:t>
      </w:r>
      <w:r w:rsidRPr="00882A0A">
        <w:rPr>
          <w:rFonts w:ascii="Times New Roman" w:eastAsia="Times New Roman" w:hAnsi="Times New Roman" w:cs="Times New Roman"/>
        </w:rPr>
        <w:t>(7), 293-298.</w:t>
      </w:r>
      <w:r>
        <w:rPr>
          <w:rFonts w:ascii="Times New Roman" w:eastAsia="Times New Roman" w:hAnsi="Times New Roman" w:cs="Times New Roman"/>
        </w:rPr>
        <w:t xml:space="preserve"> </w:t>
      </w:r>
      <w:hyperlink r:id="rId103" w:history="1">
        <w:r w:rsidRPr="00722D9A">
          <w:rPr>
            <w:rStyle w:val="Hyperlink"/>
            <w:rFonts w:ascii="Times New Roman" w:eastAsia="Times New Roman" w:hAnsi="Times New Roman" w:cs="Times New Roman"/>
          </w:rPr>
          <w:t>https://doi.org/10.1016/S1364-6613(02)01926-5</w:t>
        </w:r>
      </w:hyperlink>
    </w:p>
    <w:p w14:paraId="020BCC5D" w14:textId="0256FD2F" w:rsidR="002614CF" w:rsidRDefault="002614CF" w:rsidP="00C050FD">
      <w:pPr>
        <w:spacing w:line="480" w:lineRule="auto"/>
        <w:ind w:left="720" w:hanging="720"/>
        <w:contextualSpacing/>
        <w:rPr>
          <w:rFonts w:ascii="Times New Roman" w:eastAsia="Times New Roman" w:hAnsi="Times New Roman" w:cs="Times New Roman"/>
        </w:rPr>
      </w:pPr>
      <w:r w:rsidRPr="002614CF">
        <w:rPr>
          <w:rFonts w:ascii="Times New Roman" w:eastAsia="Times New Roman" w:hAnsi="Times New Roman" w:cs="Times New Roman"/>
        </w:rPr>
        <w:t>Slater, A. (1989). Visual memory and perception in early infancy. Infant development, 43-71.</w:t>
      </w:r>
    </w:p>
    <w:p w14:paraId="2AA66A8E" w14:textId="398B1584" w:rsidR="00882A0A" w:rsidRDefault="00882A0A" w:rsidP="00C050FD">
      <w:pPr>
        <w:spacing w:line="480" w:lineRule="auto"/>
        <w:ind w:left="720" w:hanging="720"/>
        <w:contextualSpacing/>
        <w:rPr>
          <w:rFonts w:ascii="Times New Roman" w:eastAsia="Times New Roman" w:hAnsi="Times New Roman" w:cs="Times New Roman"/>
        </w:rPr>
      </w:pPr>
      <w:r w:rsidRPr="00882A0A">
        <w:rPr>
          <w:rFonts w:ascii="Times New Roman" w:eastAsia="Times New Roman" w:hAnsi="Times New Roman" w:cs="Times New Roman"/>
        </w:rPr>
        <w:t xml:space="preserve">Sloutsky, V. M. (2010). From perceptual categories to concepts: What </w:t>
      </w:r>
      <w:proofErr w:type="gramStart"/>
      <w:r w:rsidRPr="00882A0A">
        <w:rPr>
          <w:rFonts w:ascii="Times New Roman" w:eastAsia="Times New Roman" w:hAnsi="Times New Roman" w:cs="Times New Roman"/>
        </w:rPr>
        <w:t>develops?.</w:t>
      </w:r>
      <w:proofErr w:type="gramEnd"/>
      <w:r w:rsidRPr="00882A0A">
        <w:rPr>
          <w:rFonts w:ascii="Times New Roman" w:eastAsia="Times New Roman" w:hAnsi="Times New Roman" w:cs="Times New Roman"/>
        </w:rPr>
        <w:t> </w:t>
      </w:r>
      <w:r w:rsidRPr="00882A0A">
        <w:rPr>
          <w:rFonts w:ascii="Times New Roman" w:eastAsia="Times New Roman" w:hAnsi="Times New Roman" w:cs="Times New Roman"/>
          <w:i/>
          <w:iCs/>
        </w:rPr>
        <w:t>Cognitive science</w:t>
      </w:r>
      <w:r w:rsidRPr="00882A0A">
        <w:rPr>
          <w:rFonts w:ascii="Times New Roman" w:eastAsia="Times New Roman" w:hAnsi="Times New Roman" w:cs="Times New Roman"/>
        </w:rPr>
        <w:t>, </w:t>
      </w:r>
      <w:r w:rsidRPr="00882A0A">
        <w:rPr>
          <w:rFonts w:ascii="Times New Roman" w:eastAsia="Times New Roman" w:hAnsi="Times New Roman" w:cs="Times New Roman"/>
          <w:i/>
          <w:iCs/>
        </w:rPr>
        <w:t>34</w:t>
      </w:r>
      <w:r w:rsidRPr="00882A0A">
        <w:rPr>
          <w:rFonts w:ascii="Times New Roman" w:eastAsia="Times New Roman" w:hAnsi="Times New Roman" w:cs="Times New Roman"/>
        </w:rPr>
        <w:t>(7), 1244-1286.</w:t>
      </w:r>
      <w:r>
        <w:rPr>
          <w:rFonts w:ascii="Times New Roman" w:eastAsia="Times New Roman" w:hAnsi="Times New Roman" w:cs="Times New Roman"/>
        </w:rPr>
        <w:t xml:space="preserve"> </w:t>
      </w:r>
      <w:hyperlink r:id="rId104" w:history="1">
        <w:r w:rsidR="004A302F" w:rsidRPr="00722D9A">
          <w:rPr>
            <w:rStyle w:val="Hyperlink"/>
            <w:rFonts w:ascii="Times New Roman" w:eastAsia="Times New Roman" w:hAnsi="Times New Roman" w:cs="Times New Roman"/>
          </w:rPr>
          <w:t>https://doi.org/10.1111/j.1551-6709.2010.01129.x</w:t>
        </w:r>
      </w:hyperlink>
    </w:p>
    <w:p w14:paraId="2E8BA48A" w14:textId="77777777" w:rsidR="004A302F" w:rsidRPr="00871FE7" w:rsidRDefault="004A302F" w:rsidP="004A302F">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Sodian, B., Schoeppner, B., &amp; Metz, U. (2004). Do infants apply the principle of rational action to human agents?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27(1), 31-41.</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https://doi.org/10.1016/j.infbeh.2003.05.006</w:t>
      </w:r>
    </w:p>
    <w:p w14:paraId="1B33914A" w14:textId="523EFE58" w:rsidR="004A302F" w:rsidRDefault="007B3347" w:rsidP="00C050FD">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Sokolov, E. N. (1963). Higher nervous functions: The orienting reflex. </w:t>
      </w:r>
      <w:r w:rsidRPr="007B3347">
        <w:rPr>
          <w:rFonts w:ascii="Times New Roman" w:eastAsia="Times New Roman" w:hAnsi="Times New Roman" w:cs="Times New Roman"/>
          <w:i/>
          <w:iCs/>
        </w:rPr>
        <w:t>Annual review of physiology</w:t>
      </w:r>
      <w:r w:rsidRPr="007B3347">
        <w:rPr>
          <w:rFonts w:ascii="Times New Roman" w:eastAsia="Times New Roman" w:hAnsi="Times New Roman" w:cs="Times New Roman"/>
        </w:rPr>
        <w:t>, </w:t>
      </w:r>
      <w:r w:rsidRPr="007B3347">
        <w:rPr>
          <w:rFonts w:ascii="Times New Roman" w:eastAsia="Times New Roman" w:hAnsi="Times New Roman" w:cs="Times New Roman"/>
          <w:i/>
          <w:iCs/>
        </w:rPr>
        <w:t>25</w:t>
      </w:r>
      <w:r w:rsidRPr="007B3347">
        <w:rPr>
          <w:rFonts w:ascii="Times New Roman" w:eastAsia="Times New Roman" w:hAnsi="Times New Roman" w:cs="Times New Roman"/>
        </w:rPr>
        <w:t>(1), 545-580.</w:t>
      </w:r>
      <w:r>
        <w:rPr>
          <w:rFonts w:ascii="Times New Roman" w:eastAsia="Times New Roman" w:hAnsi="Times New Roman" w:cs="Times New Roman"/>
        </w:rPr>
        <w:t xml:space="preserve"> </w:t>
      </w:r>
      <w:hyperlink r:id="rId105" w:history="1">
        <w:r w:rsidRPr="00722D9A">
          <w:rPr>
            <w:rStyle w:val="Hyperlink"/>
            <w:rFonts w:ascii="Times New Roman" w:eastAsia="Times New Roman" w:hAnsi="Times New Roman" w:cs="Times New Roman"/>
          </w:rPr>
          <w:t>https://doi.org/10.1146/annurev.ph.25.030163.002553</w:t>
        </w:r>
      </w:hyperlink>
    </w:p>
    <w:p w14:paraId="35AECB0E" w14:textId="77777777" w:rsidR="007B3347" w:rsidRDefault="007B3347" w:rsidP="007B3347">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Spelke, E. S. (2022). What babies know: Core knowledge and composition (Vol. 1). </w:t>
      </w:r>
      <w:r w:rsidRPr="00EE631C">
        <w:rPr>
          <w:rFonts w:ascii="Times New Roman" w:eastAsia="Times New Roman" w:hAnsi="Times New Roman" w:cs="Times New Roman"/>
          <w:i/>
          <w:iCs/>
        </w:rPr>
        <w:t>Oxford University Press</w:t>
      </w:r>
      <w:r w:rsidRPr="00EE631C">
        <w:rPr>
          <w:rFonts w:ascii="Times New Roman" w:eastAsia="Times New Roman" w:hAnsi="Times New Roman" w:cs="Times New Roman"/>
        </w:rPr>
        <w:t>.</w:t>
      </w:r>
    </w:p>
    <w:p w14:paraId="02AF4B6D" w14:textId="69CCD488" w:rsidR="007B3347" w:rsidRDefault="007B3347" w:rsidP="007B3347">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lastRenderedPageBreak/>
        <w:t>Spelke, E. S., Breinlinger, K., Macomber, J., &amp; Jacobson, K. (1992). Origins of knowledge. </w:t>
      </w:r>
      <w:r w:rsidRPr="007B3347">
        <w:rPr>
          <w:rFonts w:ascii="Times New Roman" w:eastAsia="Times New Roman" w:hAnsi="Times New Roman" w:cs="Times New Roman"/>
          <w:i/>
          <w:iCs/>
        </w:rPr>
        <w:t>Psychological Review, 99</w:t>
      </w:r>
      <w:r w:rsidRPr="007B3347">
        <w:rPr>
          <w:rFonts w:ascii="Times New Roman" w:eastAsia="Times New Roman" w:hAnsi="Times New Roman" w:cs="Times New Roman"/>
        </w:rPr>
        <w:t>(4), 605–632. </w:t>
      </w:r>
      <w:hyperlink r:id="rId106" w:tgtFrame="_blank" w:history="1">
        <w:r w:rsidRPr="007B3347">
          <w:rPr>
            <w:rStyle w:val="Hyperlink"/>
            <w:rFonts w:ascii="Times New Roman" w:eastAsia="Times New Roman" w:hAnsi="Times New Roman" w:cs="Times New Roman"/>
          </w:rPr>
          <w:t>https://doi.org/10.1037/0033-295X.99.4.605</w:t>
        </w:r>
      </w:hyperlink>
    </w:p>
    <w:p w14:paraId="56A68623" w14:textId="5CC53419" w:rsidR="000819BC" w:rsidRDefault="007B3347" w:rsidP="000819BC">
      <w:pPr>
        <w:spacing w:line="480" w:lineRule="auto"/>
        <w:ind w:left="720" w:hanging="720"/>
        <w:contextualSpacing/>
      </w:pPr>
      <w:r w:rsidRPr="007B3347">
        <w:rPr>
          <w:rFonts w:ascii="Times New Roman" w:eastAsia="Times New Roman" w:hAnsi="Times New Roman" w:cs="Times New Roman"/>
        </w:rPr>
        <w:t>Stahl, A. E., &amp; Kibbe, M. M. (2022). Great expectations: The construct validity of the violation‐of‐expectation method for studying infant cognition. </w:t>
      </w:r>
      <w:r w:rsidRPr="007B3347">
        <w:rPr>
          <w:rFonts w:ascii="Times New Roman" w:eastAsia="Times New Roman" w:hAnsi="Times New Roman" w:cs="Times New Roman"/>
          <w:i/>
          <w:iCs/>
        </w:rPr>
        <w:t>Infant and Child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31</w:t>
      </w:r>
      <w:r w:rsidRPr="007B3347">
        <w:rPr>
          <w:rFonts w:ascii="Times New Roman" w:eastAsia="Times New Roman" w:hAnsi="Times New Roman" w:cs="Times New Roman"/>
        </w:rPr>
        <w:t>(6), e2359.</w:t>
      </w:r>
      <w:r>
        <w:rPr>
          <w:rFonts w:ascii="Times New Roman" w:eastAsia="Times New Roman" w:hAnsi="Times New Roman" w:cs="Times New Roman"/>
        </w:rPr>
        <w:t xml:space="preserve"> </w:t>
      </w:r>
      <w:hyperlink r:id="rId107" w:history="1">
        <w:r w:rsidRPr="00722D9A">
          <w:rPr>
            <w:rStyle w:val="Hyperlink"/>
            <w:rFonts w:ascii="Times New Roman" w:eastAsia="Times New Roman" w:hAnsi="Times New Roman" w:cs="Times New Roman"/>
          </w:rPr>
          <w:t>https://doi.org/10.1002/icd.2359</w:t>
        </w:r>
      </w:hyperlink>
    </w:p>
    <w:p w14:paraId="1B53A42E" w14:textId="23CFDB14" w:rsidR="00FB08B2" w:rsidRDefault="00FB08B2" w:rsidP="000819BC">
      <w:pPr>
        <w:spacing w:line="480" w:lineRule="auto"/>
        <w:ind w:left="720" w:hanging="720"/>
        <w:contextualSpacing/>
        <w:rPr>
          <w:rFonts w:ascii="Times New Roman" w:eastAsia="Times New Roman" w:hAnsi="Times New Roman" w:cs="Times New Roman"/>
        </w:rPr>
      </w:pPr>
      <w:r w:rsidRPr="00FB08B2">
        <w:rPr>
          <w:rFonts w:ascii="Times New Roman" w:eastAsia="Times New Roman" w:hAnsi="Times New Roman" w:cs="Times New Roman"/>
        </w:rPr>
        <w:t>Vallortigara, G., Regolin, L., &amp; Marconato, F. (2005). Visually inexperienced chicks exhibit spontaneous preference for biological motion patterns. PLoS biology, 3(7), e208.</w:t>
      </w:r>
      <w:r>
        <w:rPr>
          <w:rFonts w:ascii="Times New Roman" w:eastAsia="Times New Roman" w:hAnsi="Times New Roman" w:cs="Times New Roman"/>
        </w:rPr>
        <w:t xml:space="preserve"> </w:t>
      </w:r>
      <w:hyperlink r:id="rId108" w:history="1">
        <w:r w:rsidRPr="00FB08B2">
          <w:rPr>
            <w:rStyle w:val="Hyperlink"/>
            <w:rFonts w:ascii="Times New Roman" w:eastAsia="Times New Roman" w:hAnsi="Times New Roman" w:cs="Times New Roman"/>
          </w:rPr>
          <w:t>https://doi.org/10.1371/journal.pbio.0030208</w:t>
        </w:r>
      </w:hyperlink>
    </w:p>
    <w:p w14:paraId="1E003E1D" w14:textId="3CEE5EE7" w:rsidR="00FD7B0A" w:rsidRDefault="00FD7B0A" w:rsidP="000819BC">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Van Overwalle, F. (2010). Infants' teleological and belief inference: A recurrent connectionist approach to their minimal representational and computational requirements. NeuroImage, 52(3), 1095-1108. </w:t>
      </w:r>
      <w:hyperlink r:id="rId109" w:history="1">
        <w:r w:rsidR="000819BC" w:rsidRPr="00722D9A">
          <w:rPr>
            <w:rStyle w:val="Hyperlink"/>
            <w:rFonts w:ascii="Times New Roman" w:eastAsia="Times New Roman" w:hAnsi="Times New Roman" w:cs="Times New Roman"/>
          </w:rPr>
          <w:t>https://doi.org/10.1016/j.neuroimage.2010.05.028</w:t>
        </w:r>
      </w:hyperlink>
    </w:p>
    <w:p w14:paraId="6D7FD2E3" w14:textId="79D401D6" w:rsidR="000819BC" w:rsidRDefault="000819BC" w:rsidP="000819BC">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Westermann, G., &amp; Mareschal, D. (2012). Mechanisms of developmental change in infant categorization. </w:t>
      </w:r>
      <w:r w:rsidRPr="007B3347">
        <w:rPr>
          <w:rFonts w:ascii="Times New Roman" w:eastAsia="Times New Roman" w:hAnsi="Times New Roman" w:cs="Times New Roman"/>
          <w:i/>
          <w:iCs/>
        </w:rPr>
        <w:t>Cognitive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27</w:t>
      </w:r>
      <w:r w:rsidRPr="007B3347">
        <w:rPr>
          <w:rFonts w:ascii="Times New Roman" w:eastAsia="Times New Roman" w:hAnsi="Times New Roman" w:cs="Times New Roman"/>
        </w:rPr>
        <w:t>(4), 367-382.</w:t>
      </w:r>
      <w:r>
        <w:rPr>
          <w:rFonts w:ascii="Times New Roman" w:eastAsia="Times New Roman" w:hAnsi="Times New Roman" w:cs="Times New Roman"/>
        </w:rPr>
        <w:t xml:space="preserve"> </w:t>
      </w:r>
      <w:hyperlink r:id="rId110" w:history="1">
        <w:r w:rsidRPr="00722D9A">
          <w:rPr>
            <w:rStyle w:val="Hyperlink"/>
            <w:rFonts w:ascii="Times New Roman" w:eastAsia="Times New Roman" w:hAnsi="Times New Roman" w:cs="Times New Roman"/>
          </w:rPr>
          <w:t>https://doi.org/10.1016/j.cogdev.2012.08.004</w:t>
        </w:r>
      </w:hyperlink>
    </w:p>
    <w:p w14:paraId="217290E2" w14:textId="174AC006"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 xml:space="preserve">Woo, B. M., Steckler, C. M., Le, D. T., &amp; Hamlin, J. K. (2017). Social evaluation of intentional, truly accidental, and </w:t>
      </w:r>
      <w:proofErr w:type="gramStart"/>
      <w:r w:rsidRPr="000819BC">
        <w:rPr>
          <w:rFonts w:ascii="Times New Roman" w:eastAsia="Times New Roman" w:hAnsi="Times New Roman" w:cs="Times New Roman"/>
        </w:rPr>
        <w:t>negligently</w:t>
      </w:r>
      <w:proofErr w:type="gramEnd"/>
      <w:r w:rsidRPr="000819BC">
        <w:rPr>
          <w:rFonts w:ascii="Times New Roman" w:eastAsia="Times New Roman" w:hAnsi="Times New Roman" w:cs="Times New Roman"/>
        </w:rPr>
        <w:t xml:space="preserve"> accidental helpers and harmers by 10-month-old infants. </w:t>
      </w:r>
      <w:r w:rsidRPr="000819BC">
        <w:rPr>
          <w:rFonts w:ascii="Times New Roman" w:eastAsia="Times New Roman" w:hAnsi="Times New Roman" w:cs="Times New Roman"/>
          <w:i/>
          <w:iCs/>
        </w:rPr>
        <w:t>Cognition</w:t>
      </w:r>
      <w:r w:rsidRPr="000819BC">
        <w:rPr>
          <w:rFonts w:ascii="Times New Roman" w:eastAsia="Times New Roman" w:hAnsi="Times New Roman" w:cs="Times New Roman"/>
        </w:rPr>
        <w:t>, </w:t>
      </w:r>
      <w:r w:rsidRPr="000819BC">
        <w:rPr>
          <w:rFonts w:ascii="Times New Roman" w:eastAsia="Times New Roman" w:hAnsi="Times New Roman" w:cs="Times New Roman"/>
          <w:i/>
          <w:iCs/>
        </w:rPr>
        <w:t>168</w:t>
      </w:r>
      <w:r w:rsidRPr="000819BC">
        <w:rPr>
          <w:rFonts w:ascii="Times New Roman" w:eastAsia="Times New Roman" w:hAnsi="Times New Roman" w:cs="Times New Roman"/>
        </w:rPr>
        <w:t>, 154-163.</w:t>
      </w:r>
      <w:r>
        <w:rPr>
          <w:rFonts w:ascii="Times New Roman" w:eastAsia="Times New Roman" w:hAnsi="Times New Roman" w:cs="Times New Roman"/>
        </w:rPr>
        <w:t xml:space="preserve"> </w:t>
      </w:r>
      <w:hyperlink r:id="rId111" w:history="1">
        <w:r w:rsidRPr="00722D9A">
          <w:rPr>
            <w:rStyle w:val="Hyperlink"/>
            <w:rFonts w:ascii="Times New Roman" w:eastAsia="Times New Roman" w:hAnsi="Times New Roman" w:cs="Times New Roman"/>
          </w:rPr>
          <w:t>https://doi.org/10.1016/j.cognition.2017.06.029</w:t>
        </w:r>
      </w:hyperlink>
    </w:p>
    <w:p w14:paraId="525CE994" w14:textId="30201278"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Woodward, A. L., &amp; Sommerville, J. A. (2000). Twelve-month-old infants interpret action in context. </w:t>
      </w:r>
      <w:r w:rsidRPr="000819BC">
        <w:rPr>
          <w:rFonts w:ascii="Times New Roman" w:eastAsia="Times New Roman" w:hAnsi="Times New Roman" w:cs="Times New Roman"/>
          <w:i/>
          <w:iCs/>
        </w:rPr>
        <w:t>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11</w:t>
      </w:r>
      <w:r w:rsidRPr="000819BC">
        <w:rPr>
          <w:rFonts w:ascii="Times New Roman" w:eastAsia="Times New Roman" w:hAnsi="Times New Roman" w:cs="Times New Roman"/>
        </w:rPr>
        <w:t>(1), 73-77.</w:t>
      </w:r>
      <w:r>
        <w:rPr>
          <w:rFonts w:ascii="Times New Roman" w:eastAsia="Times New Roman" w:hAnsi="Times New Roman" w:cs="Times New Roman"/>
        </w:rPr>
        <w:t xml:space="preserve"> </w:t>
      </w:r>
      <w:hyperlink r:id="rId112" w:history="1">
        <w:r w:rsidRPr="00722D9A">
          <w:rPr>
            <w:rStyle w:val="Hyperlink"/>
            <w:rFonts w:ascii="Times New Roman" w:eastAsia="Times New Roman" w:hAnsi="Times New Roman" w:cs="Times New Roman"/>
          </w:rPr>
          <w:t>https://doi.org/10.1111/1467-9280.00218</w:t>
        </w:r>
      </w:hyperlink>
    </w:p>
    <w:p w14:paraId="3D38CAFD" w14:textId="69D7BFFD"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Wynn, K. (1992). Addition and subtraction by human infants. </w:t>
      </w:r>
      <w:r w:rsidRPr="000819BC">
        <w:rPr>
          <w:rFonts w:ascii="Times New Roman" w:eastAsia="Times New Roman" w:hAnsi="Times New Roman" w:cs="Times New Roman"/>
          <w:i/>
          <w:iCs/>
        </w:rPr>
        <w:t>Nature</w:t>
      </w:r>
      <w:r w:rsidRPr="000819BC">
        <w:rPr>
          <w:rFonts w:ascii="Times New Roman" w:eastAsia="Times New Roman" w:hAnsi="Times New Roman" w:cs="Times New Roman"/>
        </w:rPr>
        <w:t>, </w:t>
      </w:r>
      <w:r w:rsidRPr="000819BC">
        <w:rPr>
          <w:rFonts w:ascii="Times New Roman" w:eastAsia="Times New Roman" w:hAnsi="Times New Roman" w:cs="Times New Roman"/>
          <w:i/>
          <w:iCs/>
        </w:rPr>
        <w:t>358</w:t>
      </w:r>
      <w:r w:rsidRPr="000819BC">
        <w:rPr>
          <w:rFonts w:ascii="Times New Roman" w:eastAsia="Times New Roman" w:hAnsi="Times New Roman" w:cs="Times New Roman"/>
        </w:rPr>
        <w:t>(6389), 749-750.</w:t>
      </w:r>
      <w:r>
        <w:rPr>
          <w:rFonts w:ascii="Times New Roman" w:eastAsia="Times New Roman" w:hAnsi="Times New Roman" w:cs="Times New Roman"/>
        </w:rPr>
        <w:t xml:space="preserve"> </w:t>
      </w:r>
      <w:hyperlink r:id="rId113" w:history="1">
        <w:r w:rsidRPr="00722D9A">
          <w:rPr>
            <w:rStyle w:val="Hyperlink"/>
            <w:rFonts w:ascii="Times New Roman" w:eastAsia="Times New Roman" w:hAnsi="Times New Roman" w:cs="Times New Roman"/>
          </w:rPr>
          <w:t>https://doi.org/10.1038/358749a0</w:t>
        </w:r>
      </w:hyperlink>
    </w:p>
    <w:p w14:paraId="7CE08672" w14:textId="6EF0807D"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lastRenderedPageBreak/>
        <w:t>Wynn, K. (1995). Infants possess a system of numerical knowledge. </w:t>
      </w:r>
      <w:r w:rsidRPr="000819BC">
        <w:rPr>
          <w:rFonts w:ascii="Times New Roman" w:eastAsia="Times New Roman" w:hAnsi="Times New Roman" w:cs="Times New Roman"/>
          <w:i/>
          <w:iCs/>
        </w:rPr>
        <w:t>Current directions in 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4</w:t>
      </w:r>
      <w:r w:rsidRPr="000819BC">
        <w:rPr>
          <w:rFonts w:ascii="Times New Roman" w:eastAsia="Times New Roman" w:hAnsi="Times New Roman" w:cs="Times New Roman"/>
        </w:rPr>
        <w:t>(6), 172-177.</w:t>
      </w:r>
      <w:r>
        <w:rPr>
          <w:rFonts w:ascii="Times New Roman" w:eastAsia="Times New Roman" w:hAnsi="Times New Roman" w:cs="Times New Roman"/>
        </w:rPr>
        <w:t xml:space="preserve"> </w:t>
      </w:r>
      <w:hyperlink r:id="rId114" w:history="1">
        <w:r w:rsidR="000371F1" w:rsidRPr="00722D9A">
          <w:rPr>
            <w:rStyle w:val="Hyperlink"/>
            <w:rFonts w:ascii="Times New Roman" w:eastAsia="Times New Roman" w:hAnsi="Times New Roman" w:cs="Times New Roman"/>
          </w:rPr>
          <w:t>https://doi.org/10.1111/1467-8721.ep10772615</w:t>
        </w:r>
      </w:hyperlink>
    </w:p>
    <w:p w14:paraId="12BB953A" w14:textId="5337F993" w:rsidR="000819BC" w:rsidRPr="00871FE7" w:rsidRDefault="000371F1" w:rsidP="000371F1">
      <w:pPr>
        <w:spacing w:line="480" w:lineRule="auto"/>
        <w:ind w:left="720" w:hanging="720"/>
        <w:contextualSpacing/>
        <w:rPr>
          <w:rFonts w:ascii="Times New Roman" w:eastAsia="Times New Roman" w:hAnsi="Times New Roman" w:cs="Times New Roman"/>
        </w:rPr>
      </w:pPr>
      <w:r w:rsidRPr="000371F1">
        <w:rPr>
          <w:rFonts w:ascii="Times New Roman" w:eastAsia="Times New Roman" w:hAnsi="Times New Roman" w:cs="Times New Roman"/>
        </w:rPr>
        <w:t>Yermolayeva, Y., &amp; Rakison, D. H. (2014). Connectionist modeling of developmental changes in infancy: Approaches, challenges, and contributions. </w:t>
      </w:r>
      <w:r w:rsidRPr="000371F1">
        <w:rPr>
          <w:rFonts w:ascii="Times New Roman" w:eastAsia="Times New Roman" w:hAnsi="Times New Roman" w:cs="Times New Roman"/>
          <w:i/>
          <w:iCs/>
        </w:rPr>
        <w:t>Psychological Bulletin, 140</w:t>
      </w:r>
      <w:r w:rsidRPr="000371F1">
        <w:rPr>
          <w:rFonts w:ascii="Times New Roman" w:eastAsia="Times New Roman" w:hAnsi="Times New Roman" w:cs="Times New Roman"/>
        </w:rPr>
        <w:t>(1), 224–255. </w:t>
      </w:r>
      <w:hyperlink r:id="rId115" w:tgtFrame="_blank" w:history="1">
        <w:r w:rsidRPr="000371F1">
          <w:rPr>
            <w:rStyle w:val="Hyperlink"/>
            <w:rFonts w:ascii="Times New Roman" w:eastAsia="Times New Roman" w:hAnsi="Times New Roman" w:cs="Times New Roman"/>
          </w:rPr>
          <w:t>https://doi.org/10.1037/a0032150</w:t>
        </w:r>
      </w:hyperlink>
    </w:p>
    <w:bookmarkEnd w:id="0"/>
    <w:p w14:paraId="6E31ECAD" w14:textId="77777777" w:rsidR="00210BB0" w:rsidRPr="00816632" w:rsidRDefault="00210BB0" w:rsidP="00210BB0"/>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116"/>
      <w:headerReference w:type="first" r:id="rId11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105B2" w14:textId="77777777" w:rsidR="00BF44D9" w:rsidRDefault="00BF44D9" w:rsidP="00391C7E">
      <w:pPr>
        <w:spacing w:after="0" w:line="240" w:lineRule="auto"/>
      </w:pPr>
      <w:r>
        <w:separator/>
      </w:r>
    </w:p>
  </w:endnote>
  <w:endnote w:type="continuationSeparator" w:id="0">
    <w:p w14:paraId="5FDDAAD4" w14:textId="77777777" w:rsidR="00BF44D9" w:rsidRDefault="00BF44D9"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3CB549" w14:textId="77777777" w:rsidR="00BF44D9" w:rsidRDefault="00BF44D9" w:rsidP="00391C7E">
      <w:pPr>
        <w:spacing w:after="0" w:line="240" w:lineRule="auto"/>
      </w:pPr>
      <w:r>
        <w:separator/>
      </w:r>
    </w:p>
  </w:footnote>
  <w:footnote w:type="continuationSeparator" w:id="0">
    <w:p w14:paraId="56C01836" w14:textId="77777777" w:rsidR="00BF44D9" w:rsidRDefault="00BF44D9" w:rsidP="00391C7E">
      <w:pPr>
        <w:spacing w:after="0" w:line="240" w:lineRule="auto"/>
      </w:pPr>
      <w:r>
        <w:continuationSeparator/>
      </w:r>
    </w:p>
  </w:footnote>
  <w:footnote w:id="1">
    <w:p w14:paraId="085C6712" w14:textId="71146BCA" w:rsidR="00A5503F" w:rsidRPr="00A5503F" w:rsidRDefault="00A5503F" w:rsidP="00A5503F">
      <w:pPr>
        <w:pStyle w:val="FootnoteText"/>
        <w:spacing w:line="480" w:lineRule="auto"/>
        <w:rPr>
          <w:rFonts w:ascii="Times New Roman" w:hAnsi="Times New Roman" w:cs="Times New Roman"/>
          <w:sz w:val="24"/>
          <w:szCs w:val="24"/>
        </w:rPr>
      </w:pPr>
      <w:ins w:id="513" w:author="Benton, Deon" w:date="2026-05-21T20:16:00Z" w16du:dateUtc="2026-05-22T01:16:00Z">
        <w:r w:rsidRPr="00A5503F">
          <w:rPr>
            <w:rStyle w:val="FootnoteReference"/>
            <w:rFonts w:ascii="Times New Roman" w:hAnsi="Times New Roman" w:cs="Times New Roman"/>
            <w:sz w:val="24"/>
            <w:szCs w:val="24"/>
          </w:rPr>
          <w:footnoteRef/>
        </w:r>
        <w:r w:rsidRPr="00A5503F">
          <w:rPr>
            <w:rFonts w:ascii="Times New Roman" w:hAnsi="Times New Roman" w:cs="Times New Roman"/>
            <w:sz w:val="24"/>
            <w:szCs w:val="24"/>
          </w:rPr>
          <w:t xml:space="preserve"> </w:t>
        </w:r>
      </w:ins>
      <w:ins w:id="514" w:author="Benton, Deon" w:date="2026-05-21T20:17:00Z" w16du:dateUtc="2026-05-22T01:17:00Z">
        <w:r w:rsidRPr="00A5503F">
          <w:rPr>
            <w:rFonts w:ascii="Times New Roman" w:hAnsi="Times New Roman" w:cs="Times New Roman"/>
            <w:sz w:val="24"/>
            <w:szCs w:val="24"/>
          </w:rPr>
          <w:t>Note that the ability to form prototypes develops between 3 and 4 months of age (e.g., Bomba &amp; Siqueland, 1983; Younger, 1985).</w:t>
        </w:r>
      </w:ins>
    </w:p>
  </w:footnote>
  <w:footnote w:id="2">
    <w:p w14:paraId="0CF81D02" w14:textId="77777777" w:rsidR="007942CC" w:rsidRPr="00A5503F" w:rsidRDefault="007942CC" w:rsidP="00A5503F">
      <w:pPr>
        <w:pStyle w:val="FootnoteText"/>
        <w:spacing w:line="480" w:lineRule="auto"/>
        <w:rPr>
          <w:ins w:id="870" w:author="Benton, Deon" w:date="2026-05-19T19:57:00Z" w16du:dateUtc="2026-05-20T00:57:00Z"/>
          <w:rFonts w:ascii="Times New Roman" w:hAnsi="Times New Roman" w:cs="Times New Roman"/>
          <w:sz w:val="24"/>
          <w:szCs w:val="24"/>
        </w:rPr>
      </w:pPr>
      <w:ins w:id="871" w:author="Benton, Deon" w:date="2026-05-19T19:57:00Z" w16du:dateUtc="2026-05-20T00:57:00Z">
        <w:r w:rsidRPr="00A5503F">
          <w:rPr>
            <w:rStyle w:val="FootnoteReference"/>
            <w:rFonts w:ascii="Times New Roman" w:hAnsi="Times New Roman" w:cs="Times New Roman"/>
            <w:sz w:val="24"/>
            <w:szCs w:val="24"/>
          </w:rPr>
          <w:footnoteRef/>
        </w:r>
        <w:r w:rsidRPr="00A5503F">
          <w:rPr>
            <w:rFonts w:ascii="Times New Roman" w:hAnsi="Times New Roman" w:cs="Times New Roman"/>
            <w:sz w:val="24"/>
            <w:szCs w:val="24"/>
          </w:rPr>
          <w:t xml:space="preserve"> </w:t>
        </w:r>
        <w:r w:rsidRPr="00A5503F">
          <w:rPr>
            <w:rFonts w:ascii="Times New Roman" w:eastAsia="Times New Roman" w:hAnsi="Times New Roman" w:cs="Times New Roman"/>
            <w:sz w:val="24"/>
            <w:szCs w:val="24"/>
          </w:rPr>
          <w:t xml:space="preserve">Inferential statistics were not used in the present simulations because the goal of the modeling effort was not quantitatively to fit infant looking responses or reproduce the precise magnitude of empirical effects. The goal was instead to determine whether the qualitative pattern of model responses—such as greater error to unexpected or inefficient events in some conditions but not in others—aligned with the patterns observed in infants. This emphasis on assessing whether the model’s behavior qualitatively matches that of infants is consistent with prior connectionist modeling work in the cognitive sciences (e.g., Benton, 2024; Mareschal et al., 2000; Mareschal &amp; Schultz, 1999; McClelland &amp; Thompson, 2007; Plaut &amp; Vande Velde, 2017). </w:t>
        </w:r>
      </w:ins>
    </w:p>
    <w:p w14:paraId="257D82AF" w14:textId="77777777" w:rsidR="007942CC" w:rsidRPr="009E47D6" w:rsidRDefault="007942CC" w:rsidP="00A5503F">
      <w:pPr>
        <w:pStyle w:val="FootnoteText"/>
        <w:spacing w:line="480" w:lineRule="auto"/>
        <w:rPr>
          <w:ins w:id="872" w:author="Benton, Deon" w:date="2026-05-19T19:57:00Z" w16du:dateUtc="2026-05-20T00:57:00Z"/>
          <w:rFonts w:ascii="Times New Roman" w:hAnsi="Times New Roman" w:cs="Times New Roman"/>
          <w:sz w:val="24"/>
          <w:szCs w:val="24"/>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5D8A2DAE" w:rsidR="00391C7E" w:rsidRPr="002456DD" w:rsidRDefault="00791C2B">
    <w:pPr>
      <w:pStyle w:val="Header"/>
      <w:rPr>
        <w:rFonts w:ascii="Times New Roman" w:hAnsi="Times New Roman" w:cs="Times New Roman"/>
      </w:rPr>
    </w:pPr>
    <w:r>
      <w:rPr>
        <w:rFonts w:ascii="Times New Roman" w:hAnsi="Times New Roman" w:cs="Times New Roman"/>
      </w:rPr>
      <w:t>Action efficiency understanding</w:t>
    </w:r>
    <w:r w:rsidR="002456DD" w:rsidRPr="002456DD">
      <w:rPr>
        <w:rFonts w:ascii="Times New Roman" w:hAnsi="Times New Roman" w:cs="Times New Roman"/>
      </w:rPr>
      <w:t xml:space="preserve"> via associative learning</w:t>
    </w:r>
    <w:r w:rsidR="002456DD" w:rsidRPr="002456DD">
      <w:rPr>
        <w:rFonts w:ascii="Times New Roman" w:hAnsi="Times New Roman" w:cs="Times New Roman"/>
      </w:rPr>
      <w:tab/>
    </w:r>
    <w:r w:rsidR="002456DD"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1124F15B" w:rsidR="00391C7E" w:rsidRPr="00391C7E" w:rsidRDefault="00391C7E">
    <w:pPr>
      <w:pStyle w:val="Header"/>
      <w:rPr>
        <w:rFonts w:ascii="Times New Roman" w:hAnsi="Times New Roman" w:cs="Times New Roman"/>
      </w:rPr>
    </w:pPr>
    <w:r w:rsidRPr="00391C7E">
      <w:rPr>
        <w:rFonts w:ascii="Times New Roman" w:hAnsi="Times New Roman" w:cs="Times New Roman"/>
      </w:rPr>
      <w:t xml:space="preserve">Running head: </w:t>
    </w:r>
    <w:r w:rsidR="00791C2B">
      <w:rPr>
        <w:rFonts w:ascii="Times New Roman" w:hAnsi="Times New Roman" w:cs="Times New Roman"/>
      </w:rPr>
      <w:t>Action efficiency understanding</w:t>
    </w:r>
    <w:r w:rsidRPr="00391C7E">
      <w:rPr>
        <w:rFonts w:ascii="Times New Roman" w:hAnsi="Times New Roman" w:cs="Times New Roman"/>
      </w:rPr>
      <w:t xml:space="preserve">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77CD8"/>
    <w:multiLevelType w:val="hybridMultilevel"/>
    <w:tmpl w:val="A60A6B7C"/>
    <w:lvl w:ilvl="0" w:tplc="0409000F">
      <w:start w:val="1"/>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F1191E"/>
    <w:multiLevelType w:val="hybridMultilevel"/>
    <w:tmpl w:val="8E1665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0EF6A9C"/>
    <w:multiLevelType w:val="hybridMultilevel"/>
    <w:tmpl w:val="3092C9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7820844">
    <w:abstractNumId w:val="2"/>
  </w:num>
  <w:num w:numId="2" w16cid:durableId="80031146">
    <w:abstractNumId w:val="3"/>
  </w:num>
  <w:num w:numId="3" w16cid:durableId="1200121557">
    <w:abstractNumId w:val="0"/>
  </w:num>
  <w:num w:numId="4" w16cid:durableId="80767234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938"/>
    <w:rsid w:val="000009D3"/>
    <w:rsid w:val="00000FDA"/>
    <w:rsid w:val="0000108B"/>
    <w:rsid w:val="000014B3"/>
    <w:rsid w:val="00001A99"/>
    <w:rsid w:val="00001ABA"/>
    <w:rsid w:val="00001BFB"/>
    <w:rsid w:val="00001FD5"/>
    <w:rsid w:val="000021C8"/>
    <w:rsid w:val="000027B6"/>
    <w:rsid w:val="00002CA0"/>
    <w:rsid w:val="00002DBA"/>
    <w:rsid w:val="000030F0"/>
    <w:rsid w:val="00003878"/>
    <w:rsid w:val="00003BC2"/>
    <w:rsid w:val="000041CB"/>
    <w:rsid w:val="0000436D"/>
    <w:rsid w:val="00004788"/>
    <w:rsid w:val="0000482E"/>
    <w:rsid w:val="0000495B"/>
    <w:rsid w:val="00004C83"/>
    <w:rsid w:val="00004EE8"/>
    <w:rsid w:val="00005701"/>
    <w:rsid w:val="00005907"/>
    <w:rsid w:val="0000707B"/>
    <w:rsid w:val="00007559"/>
    <w:rsid w:val="000079D0"/>
    <w:rsid w:val="00007D2D"/>
    <w:rsid w:val="00007F8F"/>
    <w:rsid w:val="000107A5"/>
    <w:rsid w:val="00010A55"/>
    <w:rsid w:val="00010FC6"/>
    <w:rsid w:val="00011353"/>
    <w:rsid w:val="0001141F"/>
    <w:rsid w:val="00011DAB"/>
    <w:rsid w:val="0001243D"/>
    <w:rsid w:val="0001298D"/>
    <w:rsid w:val="00012AA5"/>
    <w:rsid w:val="00012E70"/>
    <w:rsid w:val="00013134"/>
    <w:rsid w:val="0001385A"/>
    <w:rsid w:val="00013FE0"/>
    <w:rsid w:val="00014150"/>
    <w:rsid w:val="00014304"/>
    <w:rsid w:val="00014507"/>
    <w:rsid w:val="00014B0E"/>
    <w:rsid w:val="00015ABE"/>
    <w:rsid w:val="00015B80"/>
    <w:rsid w:val="00015D25"/>
    <w:rsid w:val="00015DDE"/>
    <w:rsid w:val="000163C0"/>
    <w:rsid w:val="00016768"/>
    <w:rsid w:val="00016948"/>
    <w:rsid w:val="00016D6C"/>
    <w:rsid w:val="00016DD5"/>
    <w:rsid w:val="00017757"/>
    <w:rsid w:val="00017850"/>
    <w:rsid w:val="00017D72"/>
    <w:rsid w:val="00017DBA"/>
    <w:rsid w:val="00020260"/>
    <w:rsid w:val="00020306"/>
    <w:rsid w:val="000206B5"/>
    <w:rsid w:val="00020BD2"/>
    <w:rsid w:val="00020C7A"/>
    <w:rsid w:val="00020CAF"/>
    <w:rsid w:val="0002114F"/>
    <w:rsid w:val="00021321"/>
    <w:rsid w:val="000213EE"/>
    <w:rsid w:val="00021531"/>
    <w:rsid w:val="000217C9"/>
    <w:rsid w:val="00022327"/>
    <w:rsid w:val="00022546"/>
    <w:rsid w:val="000227C0"/>
    <w:rsid w:val="00022801"/>
    <w:rsid w:val="00022C46"/>
    <w:rsid w:val="00023046"/>
    <w:rsid w:val="00023160"/>
    <w:rsid w:val="00023256"/>
    <w:rsid w:val="0002338A"/>
    <w:rsid w:val="0002365D"/>
    <w:rsid w:val="00023A54"/>
    <w:rsid w:val="00023B5C"/>
    <w:rsid w:val="00023DB7"/>
    <w:rsid w:val="00023E47"/>
    <w:rsid w:val="000241BE"/>
    <w:rsid w:val="0002439A"/>
    <w:rsid w:val="000245B8"/>
    <w:rsid w:val="0002497E"/>
    <w:rsid w:val="00024F3E"/>
    <w:rsid w:val="000259E2"/>
    <w:rsid w:val="00025D02"/>
    <w:rsid w:val="00025ED5"/>
    <w:rsid w:val="00026194"/>
    <w:rsid w:val="000263C1"/>
    <w:rsid w:val="00026822"/>
    <w:rsid w:val="00026A2F"/>
    <w:rsid w:val="00026A36"/>
    <w:rsid w:val="00026BFA"/>
    <w:rsid w:val="000271FF"/>
    <w:rsid w:val="00027A15"/>
    <w:rsid w:val="00027D4F"/>
    <w:rsid w:val="00027DDD"/>
    <w:rsid w:val="0003069E"/>
    <w:rsid w:val="00030852"/>
    <w:rsid w:val="00030981"/>
    <w:rsid w:val="00030BE5"/>
    <w:rsid w:val="00030D29"/>
    <w:rsid w:val="00030E89"/>
    <w:rsid w:val="00031196"/>
    <w:rsid w:val="0003197D"/>
    <w:rsid w:val="00031AF9"/>
    <w:rsid w:val="00031B2C"/>
    <w:rsid w:val="00031D3F"/>
    <w:rsid w:val="00031DA5"/>
    <w:rsid w:val="000323A9"/>
    <w:rsid w:val="000323C8"/>
    <w:rsid w:val="000326AF"/>
    <w:rsid w:val="000329CC"/>
    <w:rsid w:val="00032A25"/>
    <w:rsid w:val="00032E80"/>
    <w:rsid w:val="0003320B"/>
    <w:rsid w:val="000334A7"/>
    <w:rsid w:val="00033634"/>
    <w:rsid w:val="0003467C"/>
    <w:rsid w:val="00034A30"/>
    <w:rsid w:val="00034AA1"/>
    <w:rsid w:val="00034E60"/>
    <w:rsid w:val="000359C1"/>
    <w:rsid w:val="00035C38"/>
    <w:rsid w:val="000361F6"/>
    <w:rsid w:val="000362C5"/>
    <w:rsid w:val="000363E9"/>
    <w:rsid w:val="000367E7"/>
    <w:rsid w:val="00036806"/>
    <w:rsid w:val="000371F1"/>
    <w:rsid w:val="000375C0"/>
    <w:rsid w:val="00037ADB"/>
    <w:rsid w:val="00037BD3"/>
    <w:rsid w:val="00037D11"/>
    <w:rsid w:val="00037EA9"/>
    <w:rsid w:val="00037ED7"/>
    <w:rsid w:val="00040656"/>
    <w:rsid w:val="0004069B"/>
    <w:rsid w:val="00040898"/>
    <w:rsid w:val="000410C2"/>
    <w:rsid w:val="000412D9"/>
    <w:rsid w:val="0004140C"/>
    <w:rsid w:val="00041A6E"/>
    <w:rsid w:val="00041BC9"/>
    <w:rsid w:val="000420E6"/>
    <w:rsid w:val="000420ED"/>
    <w:rsid w:val="0004222F"/>
    <w:rsid w:val="000428C9"/>
    <w:rsid w:val="00042E17"/>
    <w:rsid w:val="0004301F"/>
    <w:rsid w:val="00043097"/>
    <w:rsid w:val="00043EC6"/>
    <w:rsid w:val="00044011"/>
    <w:rsid w:val="0004411F"/>
    <w:rsid w:val="00044152"/>
    <w:rsid w:val="00044173"/>
    <w:rsid w:val="000446CE"/>
    <w:rsid w:val="0004487E"/>
    <w:rsid w:val="000455F4"/>
    <w:rsid w:val="00045DDA"/>
    <w:rsid w:val="00045F40"/>
    <w:rsid w:val="0004604C"/>
    <w:rsid w:val="000467F5"/>
    <w:rsid w:val="00046880"/>
    <w:rsid w:val="0004750E"/>
    <w:rsid w:val="000475E7"/>
    <w:rsid w:val="00047626"/>
    <w:rsid w:val="000476A1"/>
    <w:rsid w:val="00047E5C"/>
    <w:rsid w:val="00047ECC"/>
    <w:rsid w:val="0005005B"/>
    <w:rsid w:val="0005038D"/>
    <w:rsid w:val="00050686"/>
    <w:rsid w:val="000506B3"/>
    <w:rsid w:val="00050739"/>
    <w:rsid w:val="0005092E"/>
    <w:rsid w:val="00050A8A"/>
    <w:rsid w:val="00050DB2"/>
    <w:rsid w:val="000512B7"/>
    <w:rsid w:val="000513F9"/>
    <w:rsid w:val="00051561"/>
    <w:rsid w:val="000520AB"/>
    <w:rsid w:val="000520C5"/>
    <w:rsid w:val="0005238F"/>
    <w:rsid w:val="00052891"/>
    <w:rsid w:val="00052988"/>
    <w:rsid w:val="00052C35"/>
    <w:rsid w:val="00052CF0"/>
    <w:rsid w:val="00052DF8"/>
    <w:rsid w:val="00052E0C"/>
    <w:rsid w:val="0005322D"/>
    <w:rsid w:val="00053773"/>
    <w:rsid w:val="000537A9"/>
    <w:rsid w:val="00053B11"/>
    <w:rsid w:val="00053F70"/>
    <w:rsid w:val="00054354"/>
    <w:rsid w:val="000543D8"/>
    <w:rsid w:val="000548CD"/>
    <w:rsid w:val="00054A21"/>
    <w:rsid w:val="00054E01"/>
    <w:rsid w:val="000550B3"/>
    <w:rsid w:val="00055355"/>
    <w:rsid w:val="000553C8"/>
    <w:rsid w:val="0005598E"/>
    <w:rsid w:val="00055CAF"/>
    <w:rsid w:val="0005658D"/>
    <w:rsid w:val="00056790"/>
    <w:rsid w:val="0005778E"/>
    <w:rsid w:val="00057FA2"/>
    <w:rsid w:val="00060065"/>
    <w:rsid w:val="000601A2"/>
    <w:rsid w:val="00060551"/>
    <w:rsid w:val="00060832"/>
    <w:rsid w:val="0006086D"/>
    <w:rsid w:val="00061107"/>
    <w:rsid w:val="000615BE"/>
    <w:rsid w:val="000615F6"/>
    <w:rsid w:val="00061CE4"/>
    <w:rsid w:val="00061FA1"/>
    <w:rsid w:val="00062194"/>
    <w:rsid w:val="00062B4C"/>
    <w:rsid w:val="0006396F"/>
    <w:rsid w:val="00063A23"/>
    <w:rsid w:val="00063A7C"/>
    <w:rsid w:val="00063AA1"/>
    <w:rsid w:val="00063BA5"/>
    <w:rsid w:val="00063FD5"/>
    <w:rsid w:val="00064912"/>
    <w:rsid w:val="0006493F"/>
    <w:rsid w:val="000649A1"/>
    <w:rsid w:val="000651A7"/>
    <w:rsid w:val="000651E9"/>
    <w:rsid w:val="0006578D"/>
    <w:rsid w:val="00065F35"/>
    <w:rsid w:val="000678F1"/>
    <w:rsid w:val="0007013C"/>
    <w:rsid w:val="000702EB"/>
    <w:rsid w:val="000705E6"/>
    <w:rsid w:val="00070634"/>
    <w:rsid w:val="00070F13"/>
    <w:rsid w:val="00070F6C"/>
    <w:rsid w:val="00071370"/>
    <w:rsid w:val="00071508"/>
    <w:rsid w:val="0007152D"/>
    <w:rsid w:val="00071940"/>
    <w:rsid w:val="00071A55"/>
    <w:rsid w:val="00071F26"/>
    <w:rsid w:val="00072A47"/>
    <w:rsid w:val="0007371A"/>
    <w:rsid w:val="00073A27"/>
    <w:rsid w:val="00073E90"/>
    <w:rsid w:val="000742D7"/>
    <w:rsid w:val="000755C5"/>
    <w:rsid w:val="000757D8"/>
    <w:rsid w:val="00075C51"/>
    <w:rsid w:val="0007648B"/>
    <w:rsid w:val="00076710"/>
    <w:rsid w:val="000767FC"/>
    <w:rsid w:val="00076945"/>
    <w:rsid w:val="00076BA6"/>
    <w:rsid w:val="00076E0D"/>
    <w:rsid w:val="000771B9"/>
    <w:rsid w:val="0007750A"/>
    <w:rsid w:val="00077880"/>
    <w:rsid w:val="00080691"/>
    <w:rsid w:val="00080943"/>
    <w:rsid w:val="00081085"/>
    <w:rsid w:val="000810FA"/>
    <w:rsid w:val="000819BC"/>
    <w:rsid w:val="00081CB1"/>
    <w:rsid w:val="0008231A"/>
    <w:rsid w:val="00082561"/>
    <w:rsid w:val="000829B9"/>
    <w:rsid w:val="000832B4"/>
    <w:rsid w:val="000835DD"/>
    <w:rsid w:val="00083D9B"/>
    <w:rsid w:val="00083DB5"/>
    <w:rsid w:val="00083DC8"/>
    <w:rsid w:val="00084546"/>
    <w:rsid w:val="00084962"/>
    <w:rsid w:val="000849BF"/>
    <w:rsid w:val="000849D1"/>
    <w:rsid w:val="00084C35"/>
    <w:rsid w:val="000850EE"/>
    <w:rsid w:val="000851C0"/>
    <w:rsid w:val="000858E1"/>
    <w:rsid w:val="0008747D"/>
    <w:rsid w:val="000875D2"/>
    <w:rsid w:val="000875FE"/>
    <w:rsid w:val="00087AF6"/>
    <w:rsid w:val="00087B68"/>
    <w:rsid w:val="00087C36"/>
    <w:rsid w:val="00090053"/>
    <w:rsid w:val="00091784"/>
    <w:rsid w:val="00091A8C"/>
    <w:rsid w:val="0009200D"/>
    <w:rsid w:val="00092D1A"/>
    <w:rsid w:val="00093050"/>
    <w:rsid w:val="000938AC"/>
    <w:rsid w:val="00093BEA"/>
    <w:rsid w:val="00093E13"/>
    <w:rsid w:val="000943B0"/>
    <w:rsid w:val="0009471E"/>
    <w:rsid w:val="00094806"/>
    <w:rsid w:val="0009483E"/>
    <w:rsid w:val="0009490B"/>
    <w:rsid w:val="00094B4D"/>
    <w:rsid w:val="00095066"/>
    <w:rsid w:val="00095223"/>
    <w:rsid w:val="00095B88"/>
    <w:rsid w:val="00095FBB"/>
    <w:rsid w:val="00095FF6"/>
    <w:rsid w:val="00096467"/>
    <w:rsid w:val="00096D37"/>
    <w:rsid w:val="00097097"/>
    <w:rsid w:val="0009709A"/>
    <w:rsid w:val="0009722A"/>
    <w:rsid w:val="00097C1B"/>
    <w:rsid w:val="000A0BB0"/>
    <w:rsid w:val="000A0BE5"/>
    <w:rsid w:val="000A0E69"/>
    <w:rsid w:val="000A0EEF"/>
    <w:rsid w:val="000A1184"/>
    <w:rsid w:val="000A11B5"/>
    <w:rsid w:val="000A11D4"/>
    <w:rsid w:val="000A170D"/>
    <w:rsid w:val="000A1B95"/>
    <w:rsid w:val="000A2761"/>
    <w:rsid w:val="000A276E"/>
    <w:rsid w:val="000A29F2"/>
    <w:rsid w:val="000A317D"/>
    <w:rsid w:val="000A329B"/>
    <w:rsid w:val="000A32AC"/>
    <w:rsid w:val="000A346C"/>
    <w:rsid w:val="000A3632"/>
    <w:rsid w:val="000A3648"/>
    <w:rsid w:val="000A37B5"/>
    <w:rsid w:val="000A3A74"/>
    <w:rsid w:val="000A4069"/>
    <w:rsid w:val="000A4963"/>
    <w:rsid w:val="000A51FC"/>
    <w:rsid w:val="000A555F"/>
    <w:rsid w:val="000A58E8"/>
    <w:rsid w:val="000A599D"/>
    <w:rsid w:val="000A5F46"/>
    <w:rsid w:val="000A6421"/>
    <w:rsid w:val="000A6762"/>
    <w:rsid w:val="000A7004"/>
    <w:rsid w:val="000A7017"/>
    <w:rsid w:val="000A715B"/>
    <w:rsid w:val="000A7280"/>
    <w:rsid w:val="000A78E6"/>
    <w:rsid w:val="000A7DBF"/>
    <w:rsid w:val="000B0656"/>
    <w:rsid w:val="000B074D"/>
    <w:rsid w:val="000B08D2"/>
    <w:rsid w:val="000B0900"/>
    <w:rsid w:val="000B09DB"/>
    <w:rsid w:val="000B0B74"/>
    <w:rsid w:val="000B1763"/>
    <w:rsid w:val="000B1C1A"/>
    <w:rsid w:val="000B1F17"/>
    <w:rsid w:val="000B20EE"/>
    <w:rsid w:val="000B2703"/>
    <w:rsid w:val="000B2757"/>
    <w:rsid w:val="000B279A"/>
    <w:rsid w:val="000B286C"/>
    <w:rsid w:val="000B332C"/>
    <w:rsid w:val="000B35C1"/>
    <w:rsid w:val="000B399C"/>
    <w:rsid w:val="000B3B8B"/>
    <w:rsid w:val="000B3C24"/>
    <w:rsid w:val="000B3CD1"/>
    <w:rsid w:val="000B3D55"/>
    <w:rsid w:val="000B3F0A"/>
    <w:rsid w:val="000B3FDA"/>
    <w:rsid w:val="000B4399"/>
    <w:rsid w:val="000B4DD6"/>
    <w:rsid w:val="000B4ECF"/>
    <w:rsid w:val="000B510B"/>
    <w:rsid w:val="000B5F63"/>
    <w:rsid w:val="000B60E2"/>
    <w:rsid w:val="000B6458"/>
    <w:rsid w:val="000B65F9"/>
    <w:rsid w:val="000B67D6"/>
    <w:rsid w:val="000B6CC3"/>
    <w:rsid w:val="000B7017"/>
    <w:rsid w:val="000B75DA"/>
    <w:rsid w:val="000B7DDA"/>
    <w:rsid w:val="000B7E28"/>
    <w:rsid w:val="000C0869"/>
    <w:rsid w:val="000C1789"/>
    <w:rsid w:val="000C18C9"/>
    <w:rsid w:val="000C20B8"/>
    <w:rsid w:val="000C23C2"/>
    <w:rsid w:val="000C2552"/>
    <w:rsid w:val="000C307E"/>
    <w:rsid w:val="000C31FB"/>
    <w:rsid w:val="000C32F7"/>
    <w:rsid w:val="000C3312"/>
    <w:rsid w:val="000C3566"/>
    <w:rsid w:val="000C3BCB"/>
    <w:rsid w:val="000C3E94"/>
    <w:rsid w:val="000C5A1C"/>
    <w:rsid w:val="000C5ABC"/>
    <w:rsid w:val="000C649B"/>
    <w:rsid w:val="000C66BC"/>
    <w:rsid w:val="000C6870"/>
    <w:rsid w:val="000C6B58"/>
    <w:rsid w:val="000C6CBE"/>
    <w:rsid w:val="000C7475"/>
    <w:rsid w:val="000D00F9"/>
    <w:rsid w:val="000D05F9"/>
    <w:rsid w:val="000D11DB"/>
    <w:rsid w:val="000D1213"/>
    <w:rsid w:val="000D148B"/>
    <w:rsid w:val="000D15C4"/>
    <w:rsid w:val="000D1EAC"/>
    <w:rsid w:val="000D22BE"/>
    <w:rsid w:val="000D26F7"/>
    <w:rsid w:val="000D323A"/>
    <w:rsid w:val="000D3453"/>
    <w:rsid w:val="000D3AB6"/>
    <w:rsid w:val="000D3AE8"/>
    <w:rsid w:val="000D3BCD"/>
    <w:rsid w:val="000D41A4"/>
    <w:rsid w:val="000D45E6"/>
    <w:rsid w:val="000D4C01"/>
    <w:rsid w:val="000D4DB9"/>
    <w:rsid w:val="000D4FF3"/>
    <w:rsid w:val="000D5358"/>
    <w:rsid w:val="000D5598"/>
    <w:rsid w:val="000D5B81"/>
    <w:rsid w:val="000D5F92"/>
    <w:rsid w:val="000D6324"/>
    <w:rsid w:val="000D6788"/>
    <w:rsid w:val="000D67DC"/>
    <w:rsid w:val="000D6C8E"/>
    <w:rsid w:val="000D6F38"/>
    <w:rsid w:val="000D7123"/>
    <w:rsid w:val="000D7247"/>
    <w:rsid w:val="000D755C"/>
    <w:rsid w:val="000D78BD"/>
    <w:rsid w:val="000E0198"/>
    <w:rsid w:val="000E02A4"/>
    <w:rsid w:val="000E08AF"/>
    <w:rsid w:val="000E090D"/>
    <w:rsid w:val="000E0A20"/>
    <w:rsid w:val="000E0E36"/>
    <w:rsid w:val="000E0FAD"/>
    <w:rsid w:val="000E1851"/>
    <w:rsid w:val="000E2038"/>
    <w:rsid w:val="000E2DC0"/>
    <w:rsid w:val="000E2FF9"/>
    <w:rsid w:val="000E337A"/>
    <w:rsid w:val="000E3F68"/>
    <w:rsid w:val="000E4248"/>
    <w:rsid w:val="000E43E7"/>
    <w:rsid w:val="000E440C"/>
    <w:rsid w:val="000E4F2E"/>
    <w:rsid w:val="000E4FA5"/>
    <w:rsid w:val="000E5528"/>
    <w:rsid w:val="000E5E7C"/>
    <w:rsid w:val="000E6636"/>
    <w:rsid w:val="000E700A"/>
    <w:rsid w:val="000E7279"/>
    <w:rsid w:val="000E7561"/>
    <w:rsid w:val="000E775A"/>
    <w:rsid w:val="000E7BCF"/>
    <w:rsid w:val="000E7BEC"/>
    <w:rsid w:val="000E7F18"/>
    <w:rsid w:val="000F0203"/>
    <w:rsid w:val="000F051A"/>
    <w:rsid w:val="000F0989"/>
    <w:rsid w:val="000F0F58"/>
    <w:rsid w:val="000F158C"/>
    <w:rsid w:val="000F1A90"/>
    <w:rsid w:val="000F1D20"/>
    <w:rsid w:val="000F1DD4"/>
    <w:rsid w:val="000F2337"/>
    <w:rsid w:val="000F31B9"/>
    <w:rsid w:val="000F349C"/>
    <w:rsid w:val="000F3686"/>
    <w:rsid w:val="000F390C"/>
    <w:rsid w:val="000F39BE"/>
    <w:rsid w:val="000F3AD5"/>
    <w:rsid w:val="000F3AF0"/>
    <w:rsid w:val="000F3DC9"/>
    <w:rsid w:val="000F3DEE"/>
    <w:rsid w:val="000F3F41"/>
    <w:rsid w:val="000F3F9C"/>
    <w:rsid w:val="000F43CD"/>
    <w:rsid w:val="000F4505"/>
    <w:rsid w:val="000F4507"/>
    <w:rsid w:val="000F4814"/>
    <w:rsid w:val="000F491E"/>
    <w:rsid w:val="000F4A8C"/>
    <w:rsid w:val="000F5624"/>
    <w:rsid w:val="000F566F"/>
    <w:rsid w:val="000F5BC5"/>
    <w:rsid w:val="000F616D"/>
    <w:rsid w:val="000F65EB"/>
    <w:rsid w:val="000F68C8"/>
    <w:rsid w:val="000F68EC"/>
    <w:rsid w:val="000F6EAD"/>
    <w:rsid w:val="000F726E"/>
    <w:rsid w:val="000F7511"/>
    <w:rsid w:val="000F7618"/>
    <w:rsid w:val="000F7626"/>
    <w:rsid w:val="000F7CAC"/>
    <w:rsid w:val="001001BD"/>
    <w:rsid w:val="001002AB"/>
    <w:rsid w:val="0010035E"/>
    <w:rsid w:val="00100585"/>
    <w:rsid w:val="00100DFB"/>
    <w:rsid w:val="00100FC9"/>
    <w:rsid w:val="00101446"/>
    <w:rsid w:val="00101D73"/>
    <w:rsid w:val="00101D77"/>
    <w:rsid w:val="00102C53"/>
    <w:rsid w:val="00102DDA"/>
    <w:rsid w:val="001039AD"/>
    <w:rsid w:val="00103DE0"/>
    <w:rsid w:val="0010402B"/>
    <w:rsid w:val="00104354"/>
    <w:rsid w:val="00104484"/>
    <w:rsid w:val="00104696"/>
    <w:rsid w:val="0010545A"/>
    <w:rsid w:val="00105831"/>
    <w:rsid w:val="00105BB1"/>
    <w:rsid w:val="00105D7B"/>
    <w:rsid w:val="00106046"/>
    <w:rsid w:val="00106100"/>
    <w:rsid w:val="00106257"/>
    <w:rsid w:val="00106471"/>
    <w:rsid w:val="00106C81"/>
    <w:rsid w:val="00106D77"/>
    <w:rsid w:val="0010728E"/>
    <w:rsid w:val="00107506"/>
    <w:rsid w:val="0010787E"/>
    <w:rsid w:val="00110272"/>
    <w:rsid w:val="0011041C"/>
    <w:rsid w:val="00110DF9"/>
    <w:rsid w:val="001110CA"/>
    <w:rsid w:val="00111142"/>
    <w:rsid w:val="00111B8C"/>
    <w:rsid w:val="00112013"/>
    <w:rsid w:val="001123AA"/>
    <w:rsid w:val="0011240F"/>
    <w:rsid w:val="00112880"/>
    <w:rsid w:val="001129C8"/>
    <w:rsid w:val="00112ABC"/>
    <w:rsid w:val="00112AF3"/>
    <w:rsid w:val="001131B2"/>
    <w:rsid w:val="00114C92"/>
    <w:rsid w:val="00114F18"/>
    <w:rsid w:val="00115051"/>
    <w:rsid w:val="00115675"/>
    <w:rsid w:val="001157F1"/>
    <w:rsid w:val="00115972"/>
    <w:rsid w:val="00115979"/>
    <w:rsid w:val="00115B8A"/>
    <w:rsid w:val="001166DF"/>
    <w:rsid w:val="00116CFE"/>
    <w:rsid w:val="00117198"/>
    <w:rsid w:val="001178B1"/>
    <w:rsid w:val="00117A1A"/>
    <w:rsid w:val="00117AE9"/>
    <w:rsid w:val="001202EE"/>
    <w:rsid w:val="0012060D"/>
    <w:rsid w:val="00120625"/>
    <w:rsid w:val="001208F8"/>
    <w:rsid w:val="00120990"/>
    <w:rsid w:val="00120B35"/>
    <w:rsid w:val="00120B8F"/>
    <w:rsid w:val="00120F6F"/>
    <w:rsid w:val="0012108C"/>
    <w:rsid w:val="001216D8"/>
    <w:rsid w:val="00121E0F"/>
    <w:rsid w:val="00122550"/>
    <w:rsid w:val="00122750"/>
    <w:rsid w:val="00123B68"/>
    <w:rsid w:val="00123CA6"/>
    <w:rsid w:val="001240EE"/>
    <w:rsid w:val="00124633"/>
    <w:rsid w:val="00124DFC"/>
    <w:rsid w:val="0012541B"/>
    <w:rsid w:val="001254C7"/>
    <w:rsid w:val="00125BFD"/>
    <w:rsid w:val="00125E54"/>
    <w:rsid w:val="0012624E"/>
    <w:rsid w:val="00126879"/>
    <w:rsid w:val="001269C7"/>
    <w:rsid w:val="00126A22"/>
    <w:rsid w:val="00126B81"/>
    <w:rsid w:val="00126BA4"/>
    <w:rsid w:val="00126FCB"/>
    <w:rsid w:val="001276E5"/>
    <w:rsid w:val="00127B08"/>
    <w:rsid w:val="00127C68"/>
    <w:rsid w:val="00130626"/>
    <w:rsid w:val="0013112B"/>
    <w:rsid w:val="0013169E"/>
    <w:rsid w:val="00131EFD"/>
    <w:rsid w:val="00131F9A"/>
    <w:rsid w:val="00131FB9"/>
    <w:rsid w:val="001324BD"/>
    <w:rsid w:val="001335A3"/>
    <w:rsid w:val="00133782"/>
    <w:rsid w:val="00133D2B"/>
    <w:rsid w:val="00134062"/>
    <w:rsid w:val="0013438E"/>
    <w:rsid w:val="0013468D"/>
    <w:rsid w:val="001349B0"/>
    <w:rsid w:val="00134B55"/>
    <w:rsid w:val="00134CB3"/>
    <w:rsid w:val="00136065"/>
    <w:rsid w:val="00136229"/>
    <w:rsid w:val="001366F3"/>
    <w:rsid w:val="00136774"/>
    <w:rsid w:val="00136AAF"/>
    <w:rsid w:val="00136EF5"/>
    <w:rsid w:val="00137079"/>
    <w:rsid w:val="001371E0"/>
    <w:rsid w:val="00137227"/>
    <w:rsid w:val="001372A0"/>
    <w:rsid w:val="00137B43"/>
    <w:rsid w:val="00137CA9"/>
    <w:rsid w:val="00140894"/>
    <w:rsid w:val="0014090D"/>
    <w:rsid w:val="00140E0D"/>
    <w:rsid w:val="00141275"/>
    <w:rsid w:val="001414E8"/>
    <w:rsid w:val="00141718"/>
    <w:rsid w:val="0014179B"/>
    <w:rsid w:val="00141CFE"/>
    <w:rsid w:val="00142214"/>
    <w:rsid w:val="001426AF"/>
    <w:rsid w:val="00142ED1"/>
    <w:rsid w:val="001433CD"/>
    <w:rsid w:val="00143F51"/>
    <w:rsid w:val="001440E5"/>
    <w:rsid w:val="00144146"/>
    <w:rsid w:val="00144357"/>
    <w:rsid w:val="001443CC"/>
    <w:rsid w:val="001445E1"/>
    <w:rsid w:val="00144CDB"/>
    <w:rsid w:val="001450B7"/>
    <w:rsid w:val="00145AD8"/>
    <w:rsid w:val="00146207"/>
    <w:rsid w:val="00146CE2"/>
    <w:rsid w:val="00146CEE"/>
    <w:rsid w:val="001473F6"/>
    <w:rsid w:val="00147883"/>
    <w:rsid w:val="00147C99"/>
    <w:rsid w:val="00150783"/>
    <w:rsid w:val="00150907"/>
    <w:rsid w:val="001509B1"/>
    <w:rsid w:val="00150ABD"/>
    <w:rsid w:val="00150C8F"/>
    <w:rsid w:val="00151CC3"/>
    <w:rsid w:val="0015277B"/>
    <w:rsid w:val="00152D65"/>
    <w:rsid w:val="00152F19"/>
    <w:rsid w:val="001534A0"/>
    <w:rsid w:val="0015353E"/>
    <w:rsid w:val="00153600"/>
    <w:rsid w:val="0015363E"/>
    <w:rsid w:val="001537B7"/>
    <w:rsid w:val="00153BF3"/>
    <w:rsid w:val="001540F3"/>
    <w:rsid w:val="001547A5"/>
    <w:rsid w:val="0015486A"/>
    <w:rsid w:val="00154C31"/>
    <w:rsid w:val="0015508E"/>
    <w:rsid w:val="00155437"/>
    <w:rsid w:val="00155501"/>
    <w:rsid w:val="0015555E"/>
    <w:rsid w:val="00155706"/>
    <w:rsid w:val="001558F7"/>
    <w:rsid w:val="00155A19"/>
    <w:rsid w:val="00155D2D"/>
    <w:rsid w:val="00156205"/>
    <w:rsid w:val="001563E6"/>
    <w:rsid w:val="001565E0"/>
    <w:rsid w:val="00156837"/>
    <w:rsid w:val="00156A94"/>
    <w:rsid w:val="00156F9A"/>
    <w:rsid w:val="001572EE"/>
    <w:rsid w:val="00157975"/>
    <w:rsid w:val="00157D08"/>
    <w:rsid w:val="00160614"/>
    <w:rsid w:val="00160829"/>
    <w:rsid w:val="00160EBD"/>
    <w:rsid w:val="00161186"/>
    <w:rsid w:val="00161333"/>
    <w:rsid w:val="001613A6"/>
    <w:rsid w:val="00161441"/>
    <w:rsid w:val="001614AB"/>
    <w:rsid w:val="00161B73"/>
    <w:rsid w:val="00161BCA"/>
    <w:rsid w:val="00162040"/>
    <w:rsid w:val="0016283A"/>
    <w:rsid w:val="0016301B"/>
    <w:rsid w:val="00163335"/>
    <w:rsid w:val="00163799"/>
    <w:rsid w:val="00163E2B"/>
    <w:rsid w:val="00164313"/>
    <w:rsid w:val="001645F2"/>
    <w:rsid w:val="0016470F"/>
    <w:rsid w:val="001647C9"/>
    <w:rsid w:val="00164941"/>
    <w:rsid w:val="00165398"/>
    <w:rsid w:val="00165454"/>
    <w:rsid w:val="001654E4"/>
    <w:rsid w:val="001664C2"/>
    <w:rsid w:val="0016695E"/>
    <w:rsid w:val="00166A93"/>
    <w:rsid w:val="00166E78"/>
    <w:rsid w:val="001673BB"/>
    <w:rsid w:val="00167651"/>
    <w:rsid w:val="0016771A"/>
    <w:rsid w:val="0016781E"/>
    <w:rsid w:val="00167C72"/>
    <w:rsid w:val="0017005B"/>
    <w:rsid w:val="00170603"/>
    <w:rsid w:val="0017164F"/>
    <w:rsid w:val="001716AD"/>
    <w:rsid w:val="001719A1"/>
    <w:rsid w:val="00172718"/>
    <w:rsid w:val="001728B0"/>
    <w:rsid w:val="00172FAE"/>
    <w:rsid w:val="0017340E"/>
    <w:rsid w:val="00173688"/>
    <w:rsid w:val="001736EE"/>
    <w:rsid w:val="001739DE"/>
    <w:rsid w:val="00173D94"/>
    <w:rsid w:val="00174593"/>
    <w:rsid w:val="0017525B"/>
    <w:rsid w:val="001753BC"/>
    <w:rsid w:val="00175501"/>
    <w:rsid w:val="00175628"/>
    <w:rsid w:val="00175A63"/>
    <w:rsid w:val="0017668E"/>
    <w:rsid w:val="00176FA7"/>
    <w:rsid w:val="00177C21"/>
    <w:rsid w:val="00177DB3"/>
    <w:rsid w:val="001804B0"/>
    <w:rsid w:val="001807FC"/>
    <w:rsid w:val="00181380"/>
    <w:rsid w:val="00181458"/>
    <w:rsid w:val="00181761"/>
    <w:rsid w:val="0018182D"/>
    <w:rsid w:val="00181ADB"/>
    <w:rsid w:val="00181E9A"/>
    <w:rsid w:val="001823A3"/>
    <w:rsid w:val="0018251F"/>
    <w:rsid w:val="00182A6D"/>
    <w:rsid w:val="00183524"/>
    <w:rsid w:val="00183560"/>
    <w:rsid w:val="00183E63"/>
    <w:rsid w:val="00183E98"/>
    <w:rsid w:val="00184AC3"/>
    <w:rsid w:val="00184BF8"/>
    <w:rsid w:val="001852EF"/>
    <w:rsid w:val="00185AE3"/>
    <w:rsid w:val="001862B7"/>
    <w:rsid w:val="00186357"/>
    <w:rsid w:val="001863D5"/>
    <w:rsid w:val="00186442"/>
    <w:rsid w:val="001864B7"/>
    <w:rsid w:val="00186981"/>
    <w:rsid w:val="00186BE8"/>
    <w:rsid w:val="0018749A"/>
    <w:rsid w:val="00190AA0"/>
    <w:rsid w:val="00190D1A"/>
    <w:rsid w:val="0019193F"/>
    <w:rsid w:val="00191AB7"/>
    <w:rsid w:val="00192340"/>
    <w:rsid w:val="00192937"/>
    <w:rsid w:val="001938E6"/>
    <w:rsid w:val="00193DD6"/>
    <w:rsid w:val="0019465C"/>
    <w:rsid w:val="001950BB"/>
    <w:rsid w:val="0019511C"/>
    <w:rsid w:val="00195B5F"/>
    <w:rsid w:val="00196664"/>
    <w:rsid w:val="001966E3"/>
    <w:rsid w:val="00196750"/>
    <w:rsid w:val="0019688A"/>
    <w:rsid w:val="001968A7"/>
    <w:rsid w:val="00197111"/>
    <w:rsid w:val="001971A6"/>
    <w:rsid w:val="001976DC"/>
    <w:rsid w:val="00197D22"/>
    <w:rsid w:val="001A00F6"/>
    <w:rsid w:val="001A0520"/>
    <w:rsid w:val="001A0B2E"/>
    <w:rsid w:val="001A0BA8"/>
    <w:rsid w:val="001A0F8D"/>
    <w:rsid w:val="001A0FC2"/>
    <w:rsid w:val="001A16E9"/>
    <w:rsid w:val="001A2641"/>
    <w:rsid w:val="001A288F"/>
    <w:rsid w:val="001A2A1E"/>
    <w:rsid w:val="001A2E10"/>
    <w:rsid w:val="001A319B"/>
    <w:rsid w:val="001A365D"/>
    <w:rsid w:val="001A36CD"/>
    <w:rsid w:val="001A3FE9"/>
    <w:rsid w:val="001A4239"/>
    <w:rsid w:val="001A49A7"/>
    <w:rsid w:val="001A4EF4"/>
    <w:rsid w:val="001A55CE"/>
    <w:rsid w:val="001A5B1D"/>
    <w:rsid w:val="001A5F56"/>
    <w:rsid w:val="001A6079"/>
    <w:rsid w:val="001A61AD"/>
    <w:rsid w:val="001A7034"/>
    <w:rsid w:val="001A7264"/>
    <w:rsid w:val="001A7397"/>
    <w:rsid w:val="001A7930"/>
    <w:rsid w:val="001A7B4F"/>
    <w:rsid w:val="001A7F1C"/>
    <w:rsid w:val="001B02CA"/>
    <w:rsid w:val="001B02D5"/>
    <w:rsid w:val="001B034E"/>
    <w:rsid w:val="001B06BB"/>
    <w:rsid w:val="001B0A01"/>
    <w:rsid w:val="001B0D77"/>
    <w:rsid w:val="001B1023"/>
    <w:rsid w:val="001B1084"/>
    <w:rsid w:val="001B1E4E"/>
    <w:rsid w:val="001B1FAF"/>
    <w:rsid w:val="001B205C"/>
    <w:rsid w:val="001B26F5"/>
    <w:rsid w:val="001B271C"/>
    <w:rsid w:val="001B35E7"/>
    <w:rsid w:val="001B3C78"/>
    <w:rsid w:val="001B3CF6"/>
    <w:rsid w:val="001B4043"/>
    <w:rsid w:val="001B597B"/>
    <w:rsid w:val="001B5A5F"/>
    <w:rsid w:val="001B5BC6"/>
    <w:rsid w:val="001B653D"/>
    <w:rsid w:val="001B6D86"/>
    <w:rsid w:val="001B6FC4"/>
    <w:rsid w:val="001B741F"/>
    <w:rsid w:val="001B7902"/>
    <w:rsid w:val="001B7D81"/>
    <w:rsid w:val="001B7D9D"/>
    <w:rsid w:val="001C01D1"/>
    <w:rsid w:val="001C051C"/>
    <w:rsid w:val="001C0D7C"/>
    <w:rsid w:val="001C1F09"/>
    <w:rsid w:val="001C23ED"/>
    <w:rsid w:val="001C249A"/>
    <w:rsid w:val="001C27AA"/>
    <w:rsid w:val="001C32DA"/>
    <w:rsid w:val="001C35AE"/>
    <w:rsid w:val="001C3772"/>
    <w:rsid w:val="001C3859"/>
    <w:rsid w:val="001C3B16"/>
    <w:rsid w:val="001C3E68"/>
    <w:rsid w:val="001C3FAA"/>
    <w:rsid w:val="001C40F2"/>
    <w:rsid w:val="001C534C"/>
    <w:rsid w:val="001C53AF"/>
    <w:rsid w:val="001C53BE"/>
    <w:rsid w:val="001C584A"/>
    <w:rsid w:val="001C58CB"/>
    <w:rsid w:val="001C6311"/>
    <w:rsid w:val="001C642A"/>
    <w:rsid w:val="001C64B7"/>
    <w:rsid w:val="001C69DD"/>
    <w:rsid w:val="001C7484"/>
    <w:rsid w:val="001C7D07"/>
    <w:rsid w:val="001C7FC6"/>
    <w:rsid w:val="001D02BD"/>
    <w:rsid w:val="001D034B"/>
    <w:rsid w:val="001D058A"/>
    <w:rsid w:val="001D05DF"/>
    <w:rsid w:val="001D087E"/>
    <w:rsid w:val="001D0C1B"/>
    <w:rsid w:val="001D0C56"/>
    <w:rsid w:val="001D10B1"/>
    <w:rsid w:val="001D1299"/>
    <w:rsid w:val="001D25EC"/>
    <w:rsid w:val="001D2623"/>
    <w:rsid w:val="001D2A53"/>
    <w:rsid w:val="001D2A6B"/>
    <w:rsid w:val="001D3116"/>
    <w:rsid w:val="001D3B6A"/>
    <w:rsid w:val="001D460D"/>
    <w:rsid w:val="001D4735"/>
    <w:rsid w:val="001D4936"/>
    <w:rsid w:val="001D4A75"/>
    <w:rsid w:val="001D5018"/>
    <w:rsid w:val="001D5054"/>
    <w:rsid w:val="001D5278"/>
    <w:rsid w:val="001D55A7"/>
    <w:rsid w:val="001D5B55"/>
    <w:rsid w:val="001D6305"/>
    <w:rsid w:val="001D636F"/>
    <w:rsid w:val="001D66CF"/>
    <w:rsid w:val="001D6AD0"/>
    <w:rsid w:val="001D6D65"/>
    <w:rsid w:val="001D6F9E"/>
    <w:rsid w:val="001D6FD0"/>
    <w:rsid w:val="001D7AB5"/>
    <w:rsid w:val="001D7DAF"/>
    <w:rsid w:val="001E02B6"/>
    <w:rsid w:val="001E0B88"/>
    <w:rsid w:val="001E0BE4"/>
    <w:rsid w:val="001E0D59"/>
    <w:rsid w:val="001E15BC"/>
    <w:rsid w:val="001E1626"/>
    <w:rsid w:val="001E1C64"/>
    <w:rsid w:val="001E1E8F"/>
    <w:rsid w:val="001E25E6"/>
    <w:rsid w:val="001E2730"/>
    <w:rsid w:val="001E2FFC"/>
    <w:rsid w:val="001E340B"/>
    <w:rsid w:val="001E3924"/>
    <w:rsid w:val="001E3EFD"/>
    <w:rsid w:val="001E487B"/>
    <w:rsid w:val="001E48DD"/>
    <w:rsid w:val="001E4FD6"/>
    <w:rsid w:val="001E5197"/>
    <w:rsid w:val="001E5726"/>
    <w:rsid w:val="001E5742"/>
    <w:rsid w:val="001E57AA"/>
    <w:rsid w:val="001E5A5F"/>
    <w:rsid w:val="001E68C5"/>
    <w:rsid w:val="001E700D"/>
    <w:rsid w:val="001E71FB"/>
    <w:rsid w:val="001E79E1"/>
    <w:rsid w:val="001E7B88"/>
    <w:rsid w:val="001E7E39"/>
    <w:rsid w:val="001E7EFE"/>
    <w:rsid w:val="001F02EA"/>
    <w:rsid w:val="001F04C3"/>
    <w:rsid w:val="001F0E24"/>
    <w:rsid w:val="001F0FC2"/>
    <w:rsid w:val="001F12BD"/>
    <w:rsid w:val="001F1755"/>
    <w:rsid w:val="001F182C"/>
    <w:rsid w:val="001F1A49"/>
    <w:rsid w:val="001F1CA8"/>
    <w:rsid w:val="001F1D9B"/>
    <w:rsid w:val="001F2099"/>
    <w:rsid w:val="001F213A"/>
    <w:rsid w:val="001F25E8"/>
    <w:rsid w:val="001F286B"/>
    <w:rsid w:val="001F3669"/>
    <w:rsid w:val="001F36CB"/>
    <w:rsid w:val="001F385D"/>
    <w:rsid w:val="001F3F99"/>
    <w:rsid w:val="001F3FC4"/>
    <w:rsid w:val="001F434E"/>
    <w:rsid w:val="001F49EB"/>
    <w:rsid w:val="001F4C8B"/>
    <w:rsid w:val="001F4D04"/>
    <w:rsid w:val="001F4EC9"/>
    <w:rsid w:val="001F5299"/>
    <w:rsid w:val="001F5919"/>
    <w:rsid w:val="001F5B9A"/>
    <w:rsid w:val="001F5CD5"/>
    <w:rsid w:val="001F5E44"/>
    <w:rsid w:val="001F5E86"/>
    <w:rsid w:val="001F61B4"/>
    <w:rsid w:val="001F6794"/>
    <w:rsid w:val="001F6D33"/>
    <w:rsid w:val="001F6DC8"/>
    <w:rsid w:val="001F6FCE"/>
    <w:rsid w:val="001F704D"/>
    <w:rsid w:val="001F7398"/>
    <w:rsid w:val="001F754E"/>
    <w:rsid w:val="001F76E9"/>
    <w:rsid w:val="0020005F"/>
    <w:rsid w:val="0020030E"/>
    <w:rsid w:val="002005D4"/>
    <w:rsid w:val="00200667"/>
    <w:rsid w:val="00200A24"/>
    <w:rsid w:val="00200CDA"/>
    <w:rsid w:val="00200D50"/>
    <w:rsid w:val="0020131C"/>
    <w:rsid w:val="00201990"/>
    <w:rsid w:val="00201A31"/>
    <w:rsid w:val="002024D6"/>
    <w:rsid w:val="0020276E"/>
    <w:rsid w:val="002027D9"/>
    <w:rsid w:val="00202880"/>
    <w:rsid w:val="0020291A"/>
    <w:rsid w:val="00202B5C"/>
    <w:rsid w:val="00202BB9"/>
    <w:rsid w:val="00202D35"/>
    <w:rsid w:val="00202F05"/>
    <w:rsid w:val="0020340C"/>
    <w:rsid w:val="002035BC"/>
    <w:rsid w:val="00204AAB"/>
    <w:rsid w:val="00204BE1"/>
    <w:rsid w:val="00204F2C"/>
    <w:rsid w:val="002050FA"/>
    <w:rsid w:val="002052C3"/>
    <w:rsid w:val="002055D5"/>
    <w:rsid w:val="002056D1"/>
    <w:rsid w:val="00207271"/>
    <w:rsid w:val="00207289"/>
    <w:rsid w:val="002074F3"/>
    <w:rsid w:val="00207D09"/>
    <w:rsid w:val="00207FF5"/>
    <w:rsid w:val="002103B3"/>
    <w:rsid w:val="00210604"/>
    <w:rsid w:val="00210734"/>
    <w:rsid w:val="00210BB0"/>
    <w:rsid w:val="002118CF"/>
    <w:rsid w:val="00211ACD"/>
    <w:rsid w:val="00211AF2"/>
    <w:rsid w:val="00211EAC"/>
    <w:rsid w:val="00212133"/>
    <w:rsid w:val="0021225C"/>
    <w:rsid w:val="00212270"/>
    <w:rsid w:val="002126F7"/>
    <w:rsid w:val="0021280E"/>
    <w:rsid w:val="00212940"/>
    <w:rsid w:val="00212B03"/>
    <w:rsid w:val="002136CF"/>
    <w:rsid w:val="00213F65"/>
    <w:rsid w:val="00214332"/>
    <w:rsid w:val="00214AD6"/>
    <w:rsid w:val="00214CFE"/>
    <w:rsid w:val="00214F56"/>
    <w:rsid w:val="00214FCB"/>
    <w:rsid w:val="00214FE8"/>
    <w:rsid w:val="002151DB"/>
    <w:rsid w:val="0021523A"/>
    <w:rsid w:val="00215900"/>
    <w:rsid w:val="00216020"/>
    <w:rsid w:val="0021682D"/>
    <w:rsid w:val="00216B90"/>
    <w:rsid w:val="00216CFD"/>
    <w:rsid w:val="0021738E"/>
    <w:rsid w:val="00217500"/>
    <w:rsid w:val="00217A83"/>
    <w:rsid w:val="00217C7B"/>
    <w:rsid w:val="002200F1"/>
    <w:rsid w:val="002200F8"/>
    <w:rsid w:val="002204AE"/>
    <w:rsid w:val="002205EA"/>
    <w:rsid w:val="0022061A"/>
    <w:rsid w:val="00220755"/>
    <w:rsid w:val="00221A05"/>
    <w:rsid w:val="00221A84"/>
    <w:rsid w:val="00221DB1"/>
    <w:rsid w:val="0022220E"/>
    <w:rsid w:val="002225C4"/>
    <w:rsid w:val="0022270A"/>
    <w:rsid w:val="00222DF4"/>
    <w:rsid w:val="0022301C"/>
    <w:rsid w:val="0022328E"/>
    <w:rsid w:val="002235F4"/>
    <w:rsid w:val="00223D51"/>
    <w:rsid w:val="00223EFC"/>
    <w:rsid w:val="00224073"/>
    <w:rsid w:val="002240E0"/>
    <w:rsid w:val="0022410E"/>
    <w:rsid w:val="002241DE"/>
    <w:rsid w:val="00224528"/>
    <w:rsid w:val="002246F3"/>
    <w:rsid w:val="00225EAA"/>
    <w:rsid w:val="0022653A"/>
    <w:rsid w:val="002265B0"/>
    <w:rsid w:val="00226665"/>
    <w:rsid w:val="002267AD"/>
    <w:rsid w:val="002267D1"/>
    <w:rsid w:val="002268D7"/>
    <w:rsid w:val="00226AC2"/>
    <w:rsid w:val="00226F49"/>
    <w:rsid w:val="002278AD"/>
    <w:rsid w:val="002279A3"/>
    <w:rsid w:val="00227F52"/>
    <w:rsid w:val="002306AB"/>
    <w:rsid w:val="002306DE"/>
    <w:rsid w:val="00230700"/>
    <w:rsid w:val="00230718"/>
    <w:rsid w:val="00230A9A"/>
    <w:rsid w:val="00230D82"/>
    <w:rsid w:val="002319D4"/>
    <w:rsid w:val="002322A5"/>
    <w:rsid w:val="002327B3"/>
    <w:rsid w:val="00232B68"/>
    <w:rsid w:val="00232BD9"/>
    <w:rsid w:val="00233034"/>
    <w:rsid w:val="00233897"/>
    <w:rsid w:val="00233A2D"/>
    <w:rsid w:val="00233AAE"/>
    <w:rsid w:val="00233BDD"/>
    <w:rsid w:val="00233C52"/>
    <w:rsid w:val="00233DE0"/>
    <w:rsid w:val="0023417E"/>
    <w:rsid w:val="002341FE"/>
    <w:rsid w:val="00234A10"/>
    <w:rsid w:val="00235E21"/>
    <w:rsid w:val="00235E44"/>
    <w:rsid w:val="0023612F"/>
    <w:rsid w:val="002361BE"/>
    <w:rsid w:val="00236819"/>
    <w:rsid w:val="00236C94"/>
    <w:rsid w:val="00237147"/>
    <w:rsid w:val="002373B3"/>
    <w:rsid w:val="002373D8"/>
    <w:rsid w:val="00237476"/>
    <w:rsid w:val="002375BF"/>
    <w:rsid w:val="00237719"/>
    <w:rsid w:val="0023774E"/>
    <w:rsid w:val="0023784B"/>
    <w:rsid w:val="00237A1E"/>
    <w:rsid w:val="002402B4"/>
    <w:rsid w:val="00241352"/>
    <w:rsid w:val="00241462"/>
    <w:rsid w:val="002417FF"/>
    <w:rsid w:val="00241852"/>
    <w:rsid w:val="00241CF4"/>
    <w:rsid w:val="00241F2A"/>
    <w:rsid w:val="00241F9B"/>
    <w:rsid w:val="0024216C"/>
    <w:rsid w:val="0024232B"/>
    <w:rsid w:val="00242464"/>
    <w:rsid w:val="0024260C"/>
    <w:rsid w:val="00242854"/>
    <w:rsid w:val="002428A9"/>
    <w:rsid w:val="002428C0"/>
    <w:rsid w:val="00242B8C"/>
    <w:rsid w:val="00242C4E"/>
    <w:rsid w:val="00242E66"/>
    <w:rsid w:val="0024322C"/>
    <w:rsid w:val="00243955"/>
    <w:rsid w:val="00243D19"/>
    <w:rsid w:val="00243D6F"/>
    <w:rsid w:val="00243E42"/>
    <w:rsid w:val="00243F2E"/>
    <w:rsid w:val="00243F44"/>
    <w:rsid w:val="00243F95"/>
    <w:rsid w:val="00244267"/>
    <w:rsid w:val="00244494"/>
    <w:rsid w:val="00244733"/>
    <w:rsid w:val="002447BC"/>
    <w:rsid w:val="002450CA"/>
    <w:rsid w:val="00245509"/>
    <w:rsid w:val="00245521"/>
    <w:rsid w:val="002455CC"/>
    <w:rsid w:val="002455E6"/>
    <w:rsid w:val="002456DD"/>
    <w:rsid w:val="0024591C"/>
    <w:rsid w:val="00245994"/>
    <w:rsid w:val="00245D6C"/>
    <w:rsid w:val="00246178"/>
    <w:rsid w:val="00246567"/>
    <w:rsid w:val="002465E9"/>
    <w:rsid w:val="00246765"/>
    <w:rsid w:val="002468ED"/>
    <w:rsid w:val="00246BFD"/>
    <w:rsid w:val="00247AB1"/>
    <w:rsid w:val="00247D78"/>
    <w:rsid w:val="002500F0"/>
    <w:rsid w:val="00250B2A"/>
    <w:rsid w:val="002518A6"/>
    <w:rsid w:val="002518C6"/>
    <w:rsid w:val="00251B62"/>
    <w:rsid w:val="00251BE8"/>
    <w:rsid w:val="00251F38"/>
    <w:rsid w:val="00252054"/>
    <w:rsid w:val="0025217C"/>
    <w:rsid w:val="002527A9"/>
    <w:rsid w:val="00252FF3"/>
    <w:rsid w:val="002531AE"/>
    <w:rsid w:val="002536DD"/>
    <w:rsid w:val="00254310"/>
    <w:rsid w:val="00254EDB"/>
    <w:rsid w:val="00255261"/>
    <w:rsid w:val="00255559"/>
    <w:rsid w:val="0025617C"/>
    <w:rsid w:val="002575FD"/>
    <w:rsid w:val="0025765E"/>
    <w:rsid w:val="002576EE"/>
    <w:rsid w:val="002601B6"/>
    <w:rsid w:val="002609AA"/>
    <w:rsid w:val="00261000"/>
    <w:rsid w:val="002614CF"/>
    <w:rsid w:val="00261659"/>
    <w:rsid w:val="002616CA"/>
    <w:rsid w:val="00261D7B"/>
    <w:rsid w:val="00261DEA"/>
    <w:rsid w:val="0026223F"/>
    <w:rsid w:val="00262BC9"/>
    <w:rsid w:val="002630C8"/>
    <w:rsid w:val="00263271"/>
    <w:rsid w:val="0026456F"/>
    <w:rsid w:val="00265334"/>
    <w:rsid w:val="00265A92"/>
    <w:rsid w:val="00266050"/>
    <w:rsid w:val="0026634B"/>
    <w:rsid w:val="0026695F"/>
    <w:rsid w:val="00266A26"/>
    <w:rsid w:val="00266FBB"/>
    <w:rsid w:val="0026781C"/>
    <w:rsid w:val="00270E73"/>
    <w:rsid w:val="00271083"/>
    <w:rsid w:val="0027190A"/>
    <w:rsid w:val="0027198F"/>
    <w:rsid w:val="00271F24"/>
    <w:rsid w:val="0027220C"/>
    <w:rsid w:val="00272951"/>
    <w:rsid w:val="002731B1"/>
    <w:rsid w:val="00273B30"/>
    <w:rsid w:val="00273E89"/>
    <w:rsid w:val="00273FB5"/>
    <w:rsid w:val="002744D2"/>
    <w:rsid w:val="00274863"/>
    <w:rsid w:val="00275131"/>
    <w:rsid w:val="0027524B"/>
    <w:rsid w:val="00275FC4"/>
    <w:rsid w:val="00276359"/>
    <w:rsid w:val="00276569"/>
    <w:rsid w:val="0027661B"/>
    <w:rsid w:val="0028026B"/>
    <w:rsid w:val="00280367"/>
    <w:rsid w:val="002807A7"/>
    <w:rsid w:val="0028125D"/>
    <w:rsid w:val="00281DD5"/>
    <w:rsid w:val="002824DD"/>
    <w:rsid w:val="00282505"/>
    <w:rsid w:val="00282527"/>
    <w:rsid w:val="00282727"/>
    <w:rsid w:val="002827E0"/>
    <w:rsid w:val="00282A7A"/>
    <w:rsid w:val="00282C4E"/>
    <w:rsid w:val="00282D77"/>
    <w:rsid w:val="00285325"/>
    <w:rsid w:val="00285F58"/>
    <w:rsid w:val="002860AD"/>
    <w:rsid w:val="0028632B"/>
    <w:rsid w:val="002865C0"/>
    <w:rsid w:val="00286C0B"/>
    <w:rsid w:val="00286C99"/>
    <w:rsid w:val="00286DB1"/>
    <w:rsid w:val="00286E20"/>
    <w:rsid w:val="00286F3B"/>
    <w:rsid w:val="002875F4"/>
    <w:rsid w:val="00287F77"/>
    <w:rsid w:val="0029016F"/>
    <w:rsid w:val="002907E3"/>
    <w:rsid w:val="00290A11"/>
    <w:rsid w:val="00290B5C"/>
    <w:rsid w:val="002911E8"/>
    <w:rsid w:val="002912FC"/>
    <w:rsid w:val="002913D3"/>
    <w:rsid w:val="002916CF"/>
    <w:rsid w:val="00291A4B"/>
    <w:rsid w:val="002921E1"/>
    <w:rsid w:val="002921F8"/>
    <w:rsid w:val="0029249D"/>
    <w:rsid w:val="0029288D"/>
    <w:rsid w:val="0029294F"/>
    <w:rsid w:val="00292D0E"/>
    <w:rsid w:val="002935F4"/>
    <w:rsid w:val="002936C1"/>
    <w:rsid w:val="002942A6"/>
    <w:rsid w:val="00294E89"/>
    <w:rsid w:val="00294E8B"/>
    <w:rsid w:val="00295316"/>
    <w:rsid w:val="0029581D"/>
    <w:rsid w:val="00295C36"/>
    <w:rsid w:val="00296023"/>
    <w:rsid w:val="00296148"/>
    <w:rsid w:val="00296228"/>
    <w:rsid w:val="00296443"/>
    <w:rsid w:val="00296919"/>
    <w:rsid w:val="002969FD"/>
    <w:rsid w:val="00296C85"/>
    <w:rsid w:val="00297491"/>
    <w:rsid w:val="002974C4"/>
    <w:rsid w:val="00297BF6"/>
    <w:rsid w:val="00297E73"/>
    <w:rsid w:val="002A0037"/>
    <w:rsid w:val="002A0405"/>
    <w:rsid w:val="002A0A35"/>
    <w:rsid w:val="002A1166"/>
    <w:rsid w:val="002A117A"/>
    <w:rsid w:val="002A122C"/>
    <w:rsid w:val="002A17D2"/>
    <w:rsid w:val="002A1EE1"/>
    <w:rsid w:val="002A20CD"/>
    <w:rsid w:val="002A217C"/>
    <w:rsid w:val="002A2538"/>
    <w:rsid w:val="002A277E"/>
    <w:rsid w:val="002A2896"/>
    <w:rsid w:val="002A2EDD"/>
    <w:rsid w:val="002A3038"/>
    <w:rsid w:val="002A3067"/>
    <w:rsid w:val="002A3397"/>
    <w:rsid w:val="002A3442"/>
    <w:rsid w:val="002A3587"/>
    <w:rsid w:val="002A37DF"/>
    <w:rsid w:val="002A3A1B"/>
    <w:rsid w:val="002A3C80"/>
    <w:rsid w:val="002A3D05"/>
    <w:rsid w:val="002A3D14"/>
    <w:rsid w:val="002A40E5"/>
    <w:rsid w:val="002A46F8"/>
    <w:rsid w:val="002A49D0"/>
    <w:rsid w:val="002A4D8C"/>
    <w:rsid w:val="002A4DD0"/>
    <w:rsid w:val="002A532D"/>
    <w:rsid w:val="002A557A"/>
    <w:rsid w:val="002A5A9C"/>
    <w:rsid w:val="002A5F73"/>
    <w:rsid w:val="002A693A"/>
    <w:rsid w:val="002A69C6"/>
    <w:rsid w:val="002A6E3D"/>
    <w:rsid w:val="002A6F3D"/>
    <w:rsid w:val="002A6FBF"/>
    <w:rsid w:val="002A72AC"/>
    <w:rsid w:val="002A73BF"/>
    <w:rsid w:val="002A758B"/>
    <w:rsid w:val="002A7A3D"/>
    <w:rsid w:val="002A7C4E"/>
    <w:rsid w:val="002A7C5F"/>
    <w:rsid w:val="002A7E6A"/>
    <w:rsid w:val="002B039E"/>
    <w:rsid w:val="002B087E"/>
    <w:rsid w:val="002B0AE2"/>
    <w:rsid w:val="002B0BEB"/>
    <w:rsid w:val="002B0EE1"/>
    <w:rsid w:val="002B12B5"/>
    <w:rsid w:val="002B12CB"/>
    <w:rsid w:val="002B13EE"/>
    <w:rsid w:val="002B1745"/>
    <w:rsid w:val="002B1DB0"/>
    <w:rsid w:val="002B2775"/>
    <w:rsid w:val="002B2A87"/>
    <w:rsid w:val="002B338A"/>
    <w:rsid w:val="002B35E9"/>
    <w:rsid w:val="002B3A31"/>
    <w:rsid w:val="002B3C35"/>
    <w:rsid w:val="002B3DC8"/>
    <w:rsid w:val="002B3E4E"/>
    <w:rsid w:val="002B4582"/>
    <w:rsid w:val="002B47A7"/>
    <w:rsid w:val="002B4D83"/>
    <w:rsid w:val="002B52DA"/>
    <w:rsid w:val="002B5449"/>
    <w:rsid w:val="002B58E1"/>
    <w:rsid w:val="002B5D0B"/>
    <w:rsid w:val="002B5E0A"/>
    <w:rsid w:val="002B6388"/>
    <w:rsid w:val="002B6640"/>
    <w:rsid w:val="002B6B8D"/>
    <w:rsid w:val="002B6D19"/>
    <w:rsid w:val="002B7209"/>
    <w:rsid w:val="002B739D"/>
    <w:rsid w:val="002B752F"/>
    <w:rsid w:val="002B77BD"/>
    <w:rsid w:val="002B7929"/>
    <w:rsid w:val="002B7E6E"/>
    <w:rsid w:val="002B7F6C"/>
    <w:rsid w:val="002C001C"/>
    <w:rsid w:val="002C04F3"/>
    <w:rsid w:val="002C05D5"/>
    <w:rsid w:val="002C068B"/>
    <w:rsid w:val="002C0B93"/>
    <w:rsid w:val="002C108B"/>
    <w:rsid w:val="002C109E"/>
    <w:rsid w:val="002C1978"/>
    <w:rsid w:val="002C1EA7"/>
    <w:rsid w:val="002C1F03"/>
    <w:rsid w:val="002C2691"/>
    <w:rsid w:val="002C2893"/>
    <w:rsid w:val="002C2BDF"/>
    <w:rsid w:val="002C2CE9"/>
    <w:rsid w:val="002C2FA4"/>
    <w:rsid w:val="002C2FEA"/>
    <w:rsid w:val="002C3076"/>
    <w:rsid w:val="002C3761"/>
    <w:rsid w:val="002C3779"/>
    <w:rsid w:val="002C38E4"/>
    <w:rsid w:val="002C398B"/>
    <w:rsid w:val="002C3A0E"/>
    <w:rsid w:val="002C3D04"/>
    <w:rsid w:val="002C3D2A"/>
    <w:rsid w:val="002C3FF9"/>
    <w:rsid w:val="002C4837"/>
    <w:rsid w:val="002C4C55"/>
    <w:rsid w:val="002C4F63"/>
    <w:rsid w:val="002C50CE"/>
    <w:rsid w:val="002C5F74"/>
    <w:rsid w:val="002C6957"/>
    <w:rsid w:val="002C6A24"/>
    <w:rsid w:val="002C6EBF"/>
    <w:rsid w:val="002C7217"/>
    <w:rsid w:val="002C7276"/>
    <w:rsid w:val="002C73D9"/>
    <w:rsid w:val="002C7405"/>
    <w:rsid w:val="002C7767"/>
    <w:rsid w:val="002D00A1"/>
    <w:rsid w:val="002D082E"/>
    <w:rsid w:val="002D0BEE"/>
    <w:rsid w:val="002D0F50"/>
    <w:rsid w:val="002D102D"/>
    <w:rsid w:val="002D1978"/>
    <w:rsid w:val="002D1BE0"/>
    <w:rsid w:val="002D1DEC"/>
    <w:rsid w:val="002D1E7F"/>
    <w:rsid w:val="002D1FB6"/>
    <w:rsid w:val="002D2BA1"/>
    <w:rsid w:val="002D3528"/>
    <w:rsid w:val="002D38A9"/>
    <w:rsid w:val="002D3A1B"/>
    <w:rsid w:val="002D3ADE"/>
    <w:rsid w:val="002D3EB7"/>
    <w:rsid w:val="002D3F04"/>
    <w:rsid w:val="002D40D4"/>
    <w:rsid w:val="002D4413"/>
    <w:rsid w:val="002D468C"/>
    <w:rsid w:val="002D4786"/>
    <w:rsid w:val="002D51F7"/>
    <w:rsid w:val="002D5326"/>
    <w:rsid w:val="002D53A5"/>
    <w:rsid w:val="002D55C6"/>
    <w:rsid w:val="002D6288"/>
    <w:rsid w:val="002D6839"/>
    <w:rsid w:val="002D687C"/>
    <w:rsid w:val="002D6E2E"/>
    <w:rsid w:val="002D745F"/>
    <w:rsid w:val="002D7684"/>
    <w:rsid w:val="002D7708"/>
    <w:rsid w:val="002E0363"/>
    <w:rsid w:val="002E0F5B"/>
    <w:rsid w:val="002E0FE1"/>
    <w:rsid w:val="002E13C5"/>
    <w:rsid w:val="002E142A"/>
    <w:rsid w:val="002E183C"/>
    <w:rsid w:val="002E1B07"/>
    <w:rsid w:val="002E1B46"/>
    <w:rsid w:val="002E1DAB"/>
    <w:rsid w:val="002E22B1"/>
    <w:rsid w:val="002E23C4"/>
    <w:rsid w:val="002E2BA7"/>
    <w:rsid w:val="002E379E"/>
    <w:rsid w:val="002E3A21"/>
    <w:rsid w:val="002E3F09"/>
    <w:rsid w:val="002E4060"/>
    <w:rsid w:val="002E478B"/>
    <w:rsid w:val="002E509E"/>
    <w:rsid w:val="002E626C"/>
    <w:rsid w:val="002E6504"/>
    <w:rsid w:val="002E6730"/>
    <w:rsid w:val="002E6914"/>
    <w:rsid w:val="002E6DC4"/>
    <w:rsid w:val="002E75D6"/>
    <w:rsid w:val="002E776B"/>
    <w:rsid w:val="002E7906"/>
    <w:rsid w:val="002E7B21"/>
    <w:rsid w:val="002E7DA6"/>
    <w:rsid w:val="002F002D"/>
    <w:rsid w:val="002F0131"/>
    <w:rsid w:val="002F0216"/>
    <w:rsid w:val="002F05F8"/>
    <w:rsid w:val="002F0729"/>
    <w:rsid w:val="002F0A86"/>
    <w:rsid w:val="002F0C25"/>
    <w:rsid w:val="002F12FF"/>
    <w:rsid w:val="002F136A"/>
    <w:rsid w:val="002F295A"/>
    <w:rsid w:val="002F3C2B"/>
    <w:rsid w:val="002F3DF8"/>
    <w:rsid w:val="002F3FF3"/>
    <w:rsid w:val="002F417D"/>
    <w:rsid w:val="002F470C"/>
    <w:rsid w:val="002F47C2"/>
    <w:rsid w:val="002F4940"/>
    <w:rsid w:val="002F6238"/>
    <w:rsid w:val="002F6423"/>
    <w:rsid w:val="002F6552"/>
    <w:rsid w:val="002F6716"/>
    <w:rsid w:val="002F6A30"/>
    <w:rsid w:val="002F6C33"/>
    <w:rsid w:val="002F7452"/>
    <w:rsid w:val="003000D0"/>
    <w:rsid w:val="00300630"/>
    <w:rsid w:val="00300FD4"/>
    <w:rsid w:val="003012FF"/>
    <w:rsid w:val="0030159F"/>
    <w:rsid w:val="00301DF4"/>
    <w:rsid w:val="00301EEB"/>
    <w:rsid w:val="003020DD"/>
    <w:rsid w:val="00302752"/>
    <w:rsid w:val="003027F0"/>
    <w:rsid w:val="003037C2"/>
    <w:rsid w:val="00304E99"/>
    <w:rsid w:val="00305253"/>
    <w:rsid w:val="00305822"/>
    <w:rsid w:val="003058A8"/>
    <w:rsid w:val="00305A74"/>
    <w:rsid w:val="00305B4B"/>
    <w:rsid w:val="00305CF3"/>
    <w:rsid w:val="0030629D"/>
    <w:rsid w:val="003063BD"/>
    <w:rsid w:val="003065B8"/>
    <w:rsid w:val="003065D0"/>
    <w:rsid w:val="00306C1A"/>
    <w:rsid w:val="00307604"/>
    <w:rsid w:val="00307939"/>
    <w:rsid w:val="00307A1C"/>
    <w:rsid w:val="00307F45"/>
    <w:rsid w:val="0031008B"/>
    <w:rsid w:val="00310140"/>
    <w:rsid w:val="003102E1"/>
    <w:rsid w:val="00310B37"/>
    <w:rsid w:val="003110EA"/>
    <w:rsid w:val="00311162"/>
    <w:rsid w:val="00311337"/>
    <w:rsid w:val="00311D0F"/>
    <w:rsid w:val="003120C8"/>
    <w:rsid w:val="00312213"/>
    <w:rsid w:val="003128F0"/>
    <w:rsid w:val="00313295"/>
    <w:rsid w:val="0031334A"/>
    <w:rsid w:val="00313694"/>
    <w:rsid w:val="003140E2"/>
    <w:rsid w:val="003148AF"/>
    <w:rsid w:val="0031496D"/>
    <w:rsid w:val="003153B3"/>
    <w:rsid w:val="003154EC"/>
    <w:rsid w:val="00315AA6"/>
    <w:rsid w:val="00315BAF"/>
    <w:rsid w:val="00316305"/>
    <w:rsid w:val="00316871"/>
    <w:rsid w:val="003168A7"/>
    <w:rsid w:val="00316A4A"/>
    <w:rsid w:val="00316FB8"/>
    <w:rsid w:val="00316FCF"/>
    <w:rsid w:val="0031793A"/>
    <w:rsid w:val="00317C0B"/>
    <w:rsid w:val="00320796"/>
    <w:rsid w:val="00320B51"/>
    <w:rsid w:val="00320BF1"/>
    <w:rsid w:val="00320CB7"/>
    <w:rsid w:val="00320E67"/>
    <w:rsid w:val="003218F1"/>
    <w:rsid w:val="00321D85"/>
    <w:rsid w:val="0032241B"/>
    <w:rsid w:val="00322AB3"/>
    <w:rsid w:val="00322DE6"/>
    <w:rsid w:val="00322E22"/>
    <w:rsid w:val="00323197"/>
    <w:rsid w:val="0032327D"/>
    <w:rsid w:val="00324065"/>
    <w:rsid w:val="0032420B"/>
    <w:rsid w:val="003248FE"/>
    <w:rsid w:val="00324C6A"/>
    <w:rsid w:val="00324D35"/>
    <w:rsid w:val="00325351"/>
    <w:rsid w:val="0032624C"/>
    <w:rsid w:val="00326503"/>
    <w:rsid w:val="00326DF7"/>
    <w:rsid w:val="00326ED5"/>
    <w:rsid w:val="00327070"/>
    <w:rsid w:val="00327258"/>
    <w:rsid w:val="00327476"/>
    <w:rsid w:val="00331188"/>
    <w:rsid w:val="003314EC"/>
    <w:rsid w:val="0033184B"/>
    <w:rsid w:val="00331AF7"/>
    <w:rsid w:val="00331E63"/>
    <w:rsid w:val="00332406"/>
    <w:rsid w:val="00332621"/>
    <w:rsid w:val="00332BA6"/>
    <w:rsid w:val="003333A3"/>
    <w:rsid w:val="00333ACF"/>
    <w:rsid w:val="00333DF3"/>
    <w:rsid w:val="00334952"/>
    <w:rsid w:val="00334A80"/>
    <w:rsid w:val="00334B9E"/>
    <w:rsid w:val="00334F3E"/>
    <w:rsid w:val="003350D3"/>
    <w:rsid w:val="0033579E"/>
    <w:rsid w:val="0033594C"/>
    <w:rsid w:val="00335A86"/>
    <w:rsid w:val="00335D3C"/>
    <w:rsid w:val="00335DE1"/>
    <w:rsid w:val="00335F59"/>
    <w:rsid w:val="003360A3"/>
    <w:rsid w:val="0033752D"/>
    <w:rsid w:val="00337846"/>
    <w:rsid w:val="00337B96"/>
    <w:rsid w:val="003400D2"/>
    <w:rsid w:val="00340214"/>
    <w:rsid w:val="00340295"/>
    <w:rsid w:val="00340595"/>
    <w:rsid w:val="00340C63"/>
    <w:rsid w:val="00340CFD"/>
    <w:rsid w:val="00340DB1"/>
    <w:rsid w:val="00341C38"/>
    <w:rsid w:val="00341D26"/>
    <w:rsid w:val="00342333"/>
    <w:rsid w:val="00342564"/>
    <w:rsid w:val="0034287D"/>
    <w:rsid w:val="003428D1"/>
    <w:rsid w:val="00342B65"/>
    <w:rsid w:val="00342C1C"/>
    <w:rsid w:val="00342F82"/>
    <w:rsid w:val="0034312D"/>
    <w:rsid w:val="0034456C"/>
    <w:rsid w:val="00344626"/>
    <w:rsid w:val="0034465C"/>
    <w:rsid w:val="0034473E"/>
    <w:rsid w:val="00344886"/>
    <w:rsid w:val="00345274"/>
    <w:rsid w:val="003455EB"/>
    <w:rsid w:val="0034590D"/>
    <w:rsid w:val="00345A2E"/>
    <w:rsid w:val="00345D18"/>
    <w:rsid w:val="00345E3E"/>
    <w:rsid w:val="00346967"/>
    <w:rsid w:val="00346A02"/>
    <w:rsid w:val="00346B8D"/>
    <w:rsid w:val="00346D11"/>
    <w:rsid w:val="00346D92"/>
    <w:rsid w:val="003471D4"/>
    <w:rsid w:val="00347B0E"/>
    <w:rsid w:val="00350670"/>
    <w:rsid w:val="003506EF"/>
    <w:rsid w:val="00350C5C"/>
    <w:rsid w:val="00350FFB"/>
    <w:rsid w:val="0035106A"/>
    <w:rsid w:val="0035138D"/>
    <w:rsid w:val="00351EF3"/>
    <w:rsid w:val="003528D6"/>
    <w:rsid w:val="00352C0F"/>
    <w:rsid w:val="00352E96"/>
    <w:rsid w:val="003534DD"/>
    <w:rsid w:val="003535ED"/>
    <w:rsid w:val="00353A69"/>
    <w:rsid w:val="00354104"/>
    <w:rsid w:val="0035462D"/>
    <w:rsid w:val="00354B64"/>
    <w:rsid w:val="003554CF"/>
    <w:rsid w:val="003554E4"/>
    <w:rsid w:val="00355614"/>
    <w:rsid w:val="00355D43"/>
    <w:rsid w:val="003570F8"/>
    <w:rsid w:val="003579F0"/>
    <w:rsid w:val="00357D82"/>
    <w:rsid w:val="00357EBC"/>
    <w:rsid w:val="00360DC5"/>
    <w:rsid w:val="00361251"/>
    <w:rsid w:val="0036137B"/>
    <w:rsid w:val="00361582"/>
    <w:rsid w:val="00362066"/>
    <w:rsid w:val="00362392"/>
    <w:rsid w:val="003629A1"/>
    <w:rsid w:val="0036310A"/>
    <w:rsid w:val="003633B5"/>
    <w:rsid w:val="00363803"/>
    <w:rsid w:val="00363A7B"/>
    <w:rsid w:val="00364034"/>
    <w:rsid w:val="00364714"/>
    <w:rsid w:val="00364857"/>
    <w:rsid w:val="00364A1A"/>
    <w:rsid w:val="00364CAF"/>
    <w:rsid w:val="00364F6F"/>
    <w:rsid w:val="003654F0"/>
    <w:rsid w:val="00365724"/>
    <w:rsid w:val="0036596B"/>
    <w:rsid w:val="00365AA2"/>
    <w:rsid w:val="00365D77"/>
    <w:rsid w:val="0036601C"/>
    <w:rsid w:val="00366253"/>
    <w:rsid w:val="00366532"/>
    <w:rsid w:val="00366CD3"/>
    <w:rsid w:val="003673D6"/>
    <w:rsid w:val="00367775"/>
    <w:rsid w:val="00367E30"/>
    <w:rsid w:val="00367F9C"/>
    <w:rsid w:val="0037083D"/>
    <w:rsid w:val="00370A4B"/>
    <w:rsid w:val="00370A5A"/>
    <w:rsid w:val="00371051"/>
    <w:rsid w:val="003710B1"/>
    <w:rsid w:val="0037167D"/>
    <w:rsid w:val="00371F66"/>
    <w:rsid w:val="00372084"/>
    <w:rsid w:val="0037276C"/>
    <w:rsid w:val="00372BC6"/>
    <w:rsid w:val="003730F6"/>
    <w:rsid w:val="0037334F"/>
    <w:rsid w:val="003745B9"/>
    <w:rsid w:val="00374825"/>
    <w:rsid w:val="00374AE7"/>
    <w:rsid w:val="00374C03"/>
    <w:rsid w:val="0037528A"/>
    <w:rsid w:val="003753A7"/>
    <w:rsid w:val="003754B0"/>
    <w:rsid w:val="0037590E"/>
    <w:rsid w:val="00375BEE"/>
    <w:rsid w:val="00375FBD"/>
    <w:rsid w:val="00376019"/>
    <w:rsid w:val="003764BE"/>
    <w:rsid w:val="00376A43"/>
    <w:rsid w:val="00376BBD"/>
    <w:rsid w:val="003770CF"/>
    <w:rsid w:val="003770EC"/>
    <w:rsid w:val="003773A2"/>
    <w:rsid w:val="0037753D"/>
    <w:rsid w:val="003779FF"/>
    <w:rsid w:val="00377F56"/>
    <w:rsid w:val="00380551"/>
    <w:rsid w:val="003805C0"/>
    <w:rsid w:val="00380A08"/>
    <w:rsid w:val="00380A25"/>
    <w:rsid w:val="00380F5B"/>
    <w:rsid w:val="003810AD"/>
    <w:rsid w:val="00381646"/>
    <w:rsid w:val="00381806"/>
    <w:rsid w:val="003818B5"/>
    <w:rsid w:val="003819AD"/>
    <w:rsid w:val="00381B79"/>
    <w:rsid w:val="003826AA"/>
    <w:rsid w:val="00382CD4"/>
    <w:rsid w:val="00382E21"/>
    <w:rsid w:val="003833DC"/>
    <w:rsid w:val="0038350E"/>
    <w:rsid w:val="003836A8"/>
    <w:rsid w:val="003836F7"/>
    <w:rsid w:val="00383A1C"/>
    <w:rsid w:val="00383A4D"/>
    <w:rsid w:val="00383E4B"/>
    <w:rsid w:val="00384447"/>
    <w:rsid w:val="00385014"/>
    <w:rsid w:val="0038514B"/>
    <w:rsid w:val="003852DA"/>
    <w:rsid w:val="00385A62"/>
    <w:rsid w:val="00385AC9"/>
    <w:rsid w:val="00385ADB"/>
    <w:rsid w:val="003860C6"/>
    <w:rsid w:val="00386361"/>
    <w:rsid w:val="003868F5"/>
    <w:rsid w:val="00387B83"/>
    <w:rsid w:val="00387DEB"/>
    <w:rsid w:val="0039023B"/>
    <w:rsid w:val="0039042D"/>
    <w:rsid w:val="003904CB"/>
    <w:rsid w:val="00390CFF"/>
    <w:rsid w:val="00390D27"/>
    <w:rsid w:val="00390F91"/>
    <w:rsid w:val="003916EF"/>
    <w:rsid w:val="0039195C"/>
    <w:rsid w:val="00391C7E"/>
    <w:rsid w:val="00391CD2"/>
    <w:rsid w:val="00394185"/>
    <w:rsid w:val="003943BB"/>
    <w:rsid w:val="0039487E"/>
    <w:rsid w:val="00394891"/>
    <w:rsid w:val="00395866"/>
    <w:rsid w:val="00396028"/>
    <w:rsid w:val="003960B5"/>
    <w:rsid w:val="003962FC"/>
    <w:rsid w:val="00396E78"/>
    <w:rsid w:val="003977BC"/>
    <w:rsid w:val="00397D00"/>
    <w:rsid w:val="00397D27"/>
    <w:rsid w:val="003A0BCB"/>
    <w:rsid w:val="003A1E10"/>
    <w:rsid w:val="003A1FC6"/>
    <w:rsid w:val="003A21FB"/>
    <w:rsid w:val="003A2340"/>
    <w:rsid w:val="003A2701"/>
    <w:rsid w:val="003A291F"/>
    <w:rsid w:val="003A3080"/>
    <w:rsid w:val="003A320F"/>
    <w:rsid w:val="003A3A76"/>
    <w:rsid w:val="003A3BF0"/>
    <w:rsid w:val="003A4C4D"/>
    <w:rsid w:val="003A4D94"/>
    <w:rsid w:val="003A5184"/>
    <w:rsid w:val="003A51F4"/>
    <w:rsid w:val="003A5B59"/>
    <w:rsid w:val="003A5E67"/>
    <w:rsid w:val="003A613D"/>
    <w:rsid w:val="003A67F7"/>
    <w:rsid w:val="003A7256"/>
    <w:rsid w:val="003A731B"/>
    <w:rsid w:val="003A77FD"/>
    <w:rsid w:val="003A78A1"/>
    <w:rsid w:val="003A7CC6"/>
    <w:rsid w:val="003B0CE4"/>
    <w:rsid w:val="003B116E"/>
    <w:rsid w:val="003B154E"/>
    <w:rsid w:val="003B27D8"/>
    <w:rsid w:val="003B2898"/>
    <w:rsid w:val="003B343A"/>
    <w:rsid w:val="003B35C4"/>
    <w:rsid w:val="003B3CDB"/>
    <w:rsid w:val="003B3EDF"/>
    <w:rsid w:val="003B473F"/>
    <w:rsid w:val="003B480B"/>
    <w:rsid w:val="003B5301"/>
    <w:rsid w:val="003B5A45"/>
    <w:rsid w:val="003B5CB4"/>
    <w:rsid w:val="003B6400"/>
    <w:rsid w:val="003B6663"/>
    <w:rsid w:val="003B6799"/>
    <w:rsid w:val="003B68A4"/>
    <w:rsid w:val="003B6AAD"/>
    <w:rsid w:val="003B6FA9"/>
    <w:rsid w:val="003B70A7"/>
    <w:rsid w:val="003B7BD9"/>
    <w:rsid w:val="003B7ED1"/>
    <w:rsid w:val="003C038A"/>
    <w:rsid w:val="003C042C"/>
    <w:rsid w:val="003C0494"/>
    <w:rsid w:val="003C0B21"/>
    <w:rsid w:val="003C0D57"/>
    <w:rsid w:val="003C1C65"/>
    <w:rsid w:val="003C1CC1"/>
    <w:rsid w:val="003C215A"/>
    <w:rsid w:val="003C24AA"/>
    <w:rsid w:val="003C2506"/>
    <w:rsid w:val="003C2930"/>
    <w:rsid w:val="003C325C"/>
    <w:rsid w:val="003C36B5"/>
    <w:rsid w:val="003C3F81"/>
    <w:rsid w:val="003C4483"/>
    <w:rsid w:val="003C45D4"/>
    <w:rsid w:val="003C5492"/>
    <w:rsid w:val="003C5985"/>
    <w:rsid w:val="003C618C"/>
    <w:rsid w:val="003C63D0"/>
    <w:rsid w:val="003C67CE"/>
    <w:rsid w:val="003C6979"/>
    <w:rsid w:val="003C6AC9"/>
    <w:rsid w:val="003C6B4E"/>
    <w:rsid w:val="003C6BCE"/>
    <w:rsid w:val="003C6F0B"/>
    <w:rsid w:val="003C7E29"/>
    <w:rsid w:val="003D011B"/>
    <w:rsid w:val="003D02D8"/>
    <w:rsid w:val="003D06F6"/>
    <w:rsid w:val="003D0775"/>
    <w:rsid w:val="003D0F3D"/>
    <w:rsid w:val="003D2474"/>
    <w:rsid w:val="003D2746"/>
    <w:rsid w:val="003D2B3B"/>
    <w:rsid w:val="003D350A"/>
    <w:rsid w:val="003D3799"/>
    <w:rsid w:val="003D3C80"/>
    <w:rsid w:val="003D3D8E"/>
    <w:rsid w:val="003D401B"/>
    <w:rsid w:val="003D4119"/>
    <w:rsid w:val="003D461E"/>
    <w:rsid w:val="003D465B"/>
    <w:rsid w:val="003D48D0"/>
    <w:rsid w:val="003D4B37"/>
    <w:rsid w:val="003D4B80"/>
    <w:rsid w:val="003D4F3B"/>
    <w:rsid w:val="003D5226"/>
    <w:rsid w:val="003D5994"/>
    <w:rsid w:val="003D5E26"/>
    <w:rsid w:val="003D5F2A"/>
    <w:rsid w:val="003D61E6"/>
    <w:rsid w:val="003D66EC"/>
    <w:rsid w:val="003D740D"/>
    <w:rsid w:val="003D7E19"/>
    <w:rsid w:val="003E001A"/>
    <w:rsid w:val="003E0191"/>
    <w:rsid w:val="003E0868"/>
    <w:rsid w:val="003E09D2"/>
    <w:rsid w:val="003E09E4"/>
    <w:rsid w:val="003E0A43"/>
    <w:rsid w:val="003E16F0"/>
    <w:rsid w:val="003E19F0"/>
    <w:rsid w:val="003E1F01"/>
    <w:rsid w:val="003E2B47"/>
    <w:rsid w:val="003E2FC2"/>
    <w:rsid w:val="003E345B"/>
    <w:rsid w:val="003E34EA"/>
    <w:rsid w:val="003E3AE1"/>
    <w:rsid w:val="003E46D0"/>
    <w:rsid w:val="003E47F5"/>
    <w:rsid w:val="003E497A"/>
    <w:rsid w:val="003E4BC8"/>
    <w:rsid w:val="003E634A"/>
    <w:rsid w:val="003E63CE"/>
    <w:rsid w:val="003E6487"/>
    <w:rsid w:val="003E6687"/>
    <w:rsid w:val="003E68E0"/>
    <w:rsid w:val="003E6A28"/>
    <w:rsid w:val="003E6E9E"/>
    <w:rsid w:val="003E700A"/>
    <w:rsid w:val="003E7264"/>
    <w:rsid w:val="003E737D"/>
    <w:rsid w:val="003E7461"/>
    <w:rsid w:val="003E76B1"/>
    <w:rsid w:val="003E7940"/>
    <w:rsid w:val="003E7DFA"/>
    <w:rsid w:val="003F08C4"/>
    <w:rsid w:val="003F0FFD"/>
    <w:rsid w:val="003F199F"/>
    <w:rsid w:val="003F1B19"/>
    <w:rsid w:val="003F1D39"/>
    <w:rsid w:val="003F1E43"/>
    <w:rsid w:val="003F258E"/>
    <w:rsid w:val="003F2A08"/>
    <w:rsid w:val="003F2FD0"/>
    <w:rsid w:val="003F3318"/>
    <w:rsid w:val="003F4043"/>
    <w:rsid w:val="003F443C"/>
    <w:rsid w:val="003F4AAC"/>
    <w:rsid w:val="003F4BFA"/>
    <w:rsid w:val="003F56CC"/>
    <w:rsid w:val="003F62C6"/>
    <w:rsid w:val="003F6836"/>
    <w:rsid w:val="003F6D4C"/>
    <w:rsid w:val="003F712B"/>
    <w:rsid w:val="003F7FD9"/>
    <w:rsid w:val="004008F3"/>
    <w:rsid w:val="00400A8A"/>
    <w:rsid w:val="0040165B"/>
    <w:rsid w:val="00401890"/>
    <w:rsid w:val="00401F62"/>
    <w:rsid w:val="00402F99"/>
    <w:rsid w:val="00403BB8"/>
    <w:rsid w:val="00404147"/>
    <w:rsid w:val="004046F3"/>
    <w:rsid w:val="00404AC4"/>
    <w:rsid w:val="00404B49"/>
    <w:rsid w:val="004054B0"/>
    <w:rsid w:val="00405547"/>
    <w:rsid w:val="00405854"/>
    <w:rsid w:val="00405C88"/>
    <w:rsid w:val="004060B2"/>
    <w:rsid w:val="00406364"/>
    <w:rsid w:val="004069A0"/>
    <w:rsid w:val="00406F1E"/>
    <w:rsid w:val="00406FF6"/>
    <w:rsid w:val="0040758C"/>
    <w:rsid w:val="00407594"/>
    <w:rsid w:val="0040779B"/>
    <w:rsid w:val="00410053"/>
    <w:rsid w:val="00410230"/>
    <w:rsid w:val="004107DA"/>
    <w:rsid w:val="00410820"/>
    <w:rsid w:val="00410A05"/>
    <w:rsid w:val="00410A13"/>
    <w:rsid w:val="00410F4D"/>
    <w:rsid w:val="00411010"/>
    <w:rsid w:val="00411887"/>
    <w:rsid w:val="004119A0"/>
    <w:rsid w:val="00411C2E"/>
    <w:rsid w:val="00411D5D"/>
    <w:rsid w:val="004126A0"/>
    <w:rsid w:val="004129D6"/>
    <w:rsid w:val="00413032"/>
    <w:rsid w:val="004130B2"/>
    <w:rsid w:val="00413766"/>
    <w:rsid w:val="00413771"/>
    <w:rsid w:val="00413C32"/>
    <w:rsid w:val="00413F2E"/>
    <w:rsid w:val="0041495A"/>
    <w:rsid w:val="004149D1"/>
    <w:rsid w:val="00414A73"/>
    <w:rsid w:val="00414B5B"/>
    <w:rsid w:val="00414B9A"/>
    <w:rsid w:val="00414F95"/>
    <w:rsid w:val="00415AB9"/>
    <w:rsid w:val="00416199"/>
    <w:rsid w:val="00416223"/>
    <w:rsid w:val="004166FC"/>
    <w:rsid w:val="00416748"/>
    <w:rsid w:val="00416815"/>
    <w:rsid w:val="00416BA1"/>
    <w:rsid w:val="00416CCC"/>
    <w:rsid w:val="0041717B"/>
    <w:rsid w:val="004172D3"/>
    <w:rsid w:val="0041758A"/>
    <w:rsid w:val="004175EF"/>
    <w:rsid w:val="00417B76"/>
    <w:rsid w:val="004201EB"/>
    <w:rsid w:val="00420AB2"/>
    <w:rsid w:val="00420E5D"/>
    <w:rsid w:val="0042242E"/>
    <w:rsid w:val="004227CF"/>
    <w:rsid w:val="004229A7"/>
    <w:rsid w:val="004229FE"/>
    <w:rsid w:val="00422A3C"/>
    <w:rsid w:val="0042308C"/>
    <w:rsid w:val="004230CA"/>
    <w:rsid w:val="004230F5"/>
    <w:rsid w:val="00423577"/>
    <w:rsid w:val="004235AE"/>
    <w:rsid w:val="004235B8"/>
    <w:rsid w:val="00423BAA"/>
    <w:rsid w:val="00423FB0"/>
    <w:rsid w:val="004248E9"/>
    <w:rsid w:val="00424FBC"/>
    <w:rsid w:val="00424FED"/>
    <w:rsid w:val="00425A80"/>
    <w:rsid w:val="00425AC5"/>
    <w:rsid w:val="0042601D"/>
    <w:rsid w:val="00426521"/>
    <w:rsid w:val="0042659C"/>
    <w:rsid w:val="00426CE7"/>
    <w:rsid w:val="004270B1"/>
    <w:rsid w:val="004271E8"/>
    <w:rsid w:val="00427608"/>
    <w:rsid w:val="004277B0"/>
    <w:rsid w:val="004277B3"/>
    <w:rsid w:val="00427ADE"/>
    <w:rsid w:val="00427E98"/>
    <w:rsid w:val="0043041E"/>
    <w:rsid w:val="00430623"/>
    <w:rsid w:val="00430703"/>
    <w:rsid w:val="00431948"/>
    <w:rsid w:val="004319CE"/>
    <w:rsid w:val="00431A61"/>
    <w:rsid w:val="00431EF5"/>
    <w:rsid w:val="00432298"/>
    <w:rsid w:val="004323AB"/>
    <w:rsid w:val="00432733"/>
    <w:rsid w:val="00432BEB"/>
    <w:rsid w:val="00432D34"/>
    <w:rsid w:val="004334FB"/>
    <w:rsid w:val="004335C0"/>
    <w:rsid w:val="00433EEF"/>
    <w:rsid w:val="00433FAF"/>
    <w:rsid w:val="0043463B"/>
    <w:rsid w:val="00434645"/>
    <w:rsid w:val="004347A6"/>
    <w:rsid w:val="00434A02"/>
    <w:rsid w:val="00434B4F"/>
    <w:rsid w:val="0043548D"/>
    <w:rsid w:val="00435732"/>
    <w:rsid w:val="00435AFB"/>
    <w:rsid w:val="00435C66"/>
    <w:rsid w:val="00435E2A"/>
    <w:rsid w:val="004369C7"/>
    <w:rsid w:val="004373BA"/>
    <w:rsid w:val="004376DC"/>
    <w:rsid w:val="004378E5"/>
    <w:rsid w:val="004379DF"/>
    <w:rsid w:val="00437BF2"/>
    <w:rsid w:val="00437E08"/>
    <w:rsid w:val="0044000D"/>
    <w:rsid w:val="0044005B"/>
    <w:rsid w:val="004401C7"/>
    <w:rsid w:val="00440D59"/>
    <w:rsid w:val="00440E1A"/>
    <w:rsid w:val="00441141"/>
    <w:rsid w:val="00441316"/>
    <w:rsid w:val="00441421"/>
    <w:rsid w:val="004416FA"/>
    <w:rsid w:val="004419FC"/>
    <w:rsid w:val="00441A7D"/>
    <w:rsid w:val="00441FF6"/>
    <w:rsid w:val="00442495"/>
    <w:rsid w:val="00442667"/>
    <w:rsid w:val="00442816"/>
    <w:rsid w:val="00442EA0"/>
    <w:rsid w:val="004433D4"/>
    <w:rsid w:val="0044424A"/>
    <w:rsid w:val="004447FF"/>
    <w:rsid w:val="00444B2A"/>
    <w:rsid w:val="00444DAC"/>
    <w:rsid w:val="00444FD4"/>
    <w:rsid w:val="00445048"/>
    <w:rsid w:val="004450EA"/>
    <w:rsid w:val="00445430"/>
    <w:rsid w:val="00445460"/>
    <w:rsid w:val="004454B4"/>
    <w:rsid w:val="00445BF3"/>
    <w:rsid w:val="00446614"/>
    <w:rsid w:val="00446A20"/>
    <w:rsid w:val="00447183"/>
    <w:rsid w:val="0045041D"/>
    <w:rsid w:val="004507C2"/>
    <w:rsid w:val="00450CC0"/>
    <w:rsid w:val="00451AFF"/>
    <w:rsid w:val="00451C83"/>
    <w:rsid w:val="00452025"/>
    <w:rsid w:val="0045203F"/>
    <w:rsid w:val="004525F4"/>
    <w:rsid w:val="00452801"/>
    <w:rsid w:val="00452848"/>
    <w:rsid w:val="00452B7E"/>
    <w:rsid w:val="00452D62"/>
    <w:rsid w:val="0045370F"/>
    <w:rsid w:val="004537FC"/>
    <w:rsid w:val="00453C64"/>
    <w:rsid w:val="00454112"/>
    <w:rsid w:val="00455517"/>
    <w:rsid w:val="00455692"/>
    <w:rsid w:val="00455A5B"/>
    <w:rsid w:val="00455D04"/>
    <w:rsid w:val="00456258"/>
    <w:rsid w:val="0045639D"/>
    <w:rsid w:val="004565E7"/>
    <w:rsid w:val="00456B28"/>
    <w:rsid w:val="00456E1C"/>
    <w:rsid w:val="0045705D"/>
    <w:rsid w:val="00457B4C"/>
    <w:rsid w:val="00457BC7"/>
    <w:rsid w:val="00457D05"/>
    <w:rsid w:val="00457D74"/>
    <w:rsid w:val="0046026A"/>
    <w:rsid w:val="0046083C"/>
    <w:rsid w:val="0046105A"/>
    <w:rsid w:val="00461154"/>
    <w:rsid w:val="00461A8D"/>
    <w:rsid w:val="004620C2"/>
    <w:rsid w:val="004620D0"/>
    <w:rsid w:val="0046222C"/>
    <w:rsid w:val="00462807"/>
    <w:rsid w:val="00462878"/>
    <w:rsid w:val="004628A0"/>
    <w:rsid w:val="0046374F"/>
    <w:rsid w:val="00464028"/>
    <w:rsid w:val="0046412A"/>
    <w:rsid w:val="0046453A"/>
    <w:rsid w:val="004645FE"/>
    <w:rsid w:val="0046476F"/>
    <w:rsid w:val="00464C90"/>
    <w:rsid w:val="004650A1"/>
    <w:rsid w:val="004656FC"/>
    <w:rsid w:val="00465943"/>
    <w:rsid w:val="0046648B"/>
    <w:rsid w:val="00466562"/>
    <w:rsid w:val="00466B42"/>
    <w:rsid w:val="00466BE0"/>
    <w:rsid w:val="00466E24"/>
    <w:rsid w:val="00467159"/>
    <w:rsid w:val="00467261"/>
    <w:rsid w:val="00467319"/>
    <w:rsid w:val="00467912"/>
    <w:rsid w:val="00467B27"/>
    <w:rsid w:val="00467EB1"/>
    <w:rsid w:val="00470240"/>
    <w:rsid w:val="0047043E"/>
    <w:rsid w:val="00470612"/>
    <w:rsid w:val="004707E2"/>
    <w:rsid w:val="00470D5C"/>
    <w:rsid w:val="0047178C"/>
    <w:rsid w:val="004717DE"/>
    <w:rsid w:val="004720BB"/>
    <w:rsid w:val="004726B4"/>
    <w:rsid w:val="00472702"/>
    <w:rsid w:val="00472971"/>
    <w:rsid w:val="00473039"/>
    <w:rsid w:val="004731A0"/>
    <w:rsid w:val="00473A62"/>
    <w:rsid w:val="00473ABC"/>
    <w:rsid w:val="00473BD2"/>
    <w:rsid w:val="00473E0E"/>
    <w:rsid w:val="004741FA"/>
    <w:rsid w:val="004743FE"/>
    <w:rsid w:val="00474633"/>
    <w:rsid w:val="00474C41"/>
    <w:rsid w:val="00474D77"/>
    <w:rsid w:val="00474D88"/>
    <w:rsid w:val="00474E38"/>
    <w:rsid w:val="00475524"/>
    <w:rsid w:val="00475880"/>
    <w:rsid w:val="00475907"/>
    <w:rsid w:val="00475A8D"/>
    <w:rsid w:val="004761CD"/>
    <w:rsid w:val="00476CD9"/>
    <w:rsid w:val="004800B5"/>
    <w:rsid w:val="00480130"/>
    <w:rsid w:val="00480291"/>
    <w:rsid w:val="00480783"/>
    <w:rsid w:val="004809DA"/>
    <w:rsid w:val="00480E70"/>
    <w:rsid w:val="00481032"/>
    <w:rsid w:val="004815FC"/>
    <w:rsid w:val="00481F13"/>
    <w:rsid w:val="0048221D"/>
    <w:rsid w:val="004822A8"/>
    <w:rsid w:val="00482AA0"/>
    <w:rsid w:val="00482BE5"/>
    <w:rsid w:val="00482F22"/>
    <w:rsid w:val="00483082"/>
    <w:rsid w:val="004834A9"/>
    <w:rsid w:val="00483947"/>
    <w:rsid w:val="00483DF0"/>
    <w:rsid w:val="00483E82"/>
    <w:rsid w:val="0048430D"/>
    <w:rsid w:val="004846D9"/>
    <w:rsid w:val="00484994"/>
    <w:rsid w:val="004849A1"/>
    <w:rsid w:val="00485058"/>
    <w:rsid w:val="004856B9"/>
    <w:rsid w:val="00485AEA"/>
    <w:rsid w:val="004864A3"/>
    <w:rsid w:val="0048659B"/>
    <w:rsid w:val="00486861"/>
    <w:rsid w:val="00486D75"/>
    <w:rsid w:val="00486EC4"/>
    <w:rsid w:val="00487126"/>
    <w:rsid w:val="0048749D"/>
    <w:rsid w:val="00487662"/>
    <w:rsid w:val="00487841"/>
    <w:rsid w:val="004878F3"/>
    <w:rsid w:val="00490314"/>
    <w:rsid w:val="004903C3"/>
    <w:rsid w:val="004906F2"/>
    <w:rsid w:val="0049073F"/>
    <w:rsid w:val="004910CA"/>
    <w:rsid w:val="004910E6"/>
    <w:rsid w:val="004916FE"/>
    <w:rsid w:val="00491877"/>
    <w:rsid w:val="004919FE"/>
    <w:rsid w:val="00491A58"/>
    <w:rsid w:val="00491E6D"/>
    <w:rsid w:val="00491F3E"/>
    <w:rsid w:val="00492711"/>
    <w:rsid w:val="00492918"/>
    <w:rsid w:val="00492CB7"/>
    <w:rsid w:val="00492F56"/>
    <w:rsid w:val="0049319B"/>
    <w:rsid w:val="0049328D"/>
    <w:rsid w:val="00493A31"/>
    <w:rsid w:val="00493D23"/>
    <w:rsid w:val="004944B9"/>
    <w:rsid w:val="00494550"/>
    <w:rsid w:val="0049469B"/>
    <w:rsid w:val="00494C15"/>
    <w:rsid w:val="00494C99"/>
    <w:rsid w:val="00494CB3"/>
    <w:rsid w:val="00494DAB"/>
    <w:rsid w:val="004951EC"/>
    <w:rsid w:val="0049541C"/>
    <w:rsid w:val="004954AF"/>
    <w:rsid w:val="004958D3"/>
    <w:rsid w:val="00495A2C"/>
    <w:rsid w:val="00495A8A"/>
    <w:rsid w:val="00495E0C"/>
    <w:rsid w:val="00495E68"/>
    <w:rsid w:val="00496A43"/>
    <w:rsid w:val="00496FAE"/>
    <w:rsid w:val="00497398"/>
    <w:rsid w:val="004979E4"/>
    <w:rsid w:val="00497AF1"/>
    <w:rsid w:val="00497C46"/>
    <w:rsid w:val="00497F11"/>
    <w:rsid w:val="00497FE5"/>
    <w:rsid w:val="004A045E"/>
    <w:rsid w:val="004A06DB"/>
    <w:rsid w:val="004A07A5"/>
    <w:rsid w:val="004A0BA0"/>
    <w:rsid w:val="004A0E45"/>
    <w:rsid w:val="004A11A4"/>
    <w:rsid w:val="004A1C93"/>
    <w:rsid w:val="004A274B"/>
    <w:rsid w:val="004A2FD3"/>
    <w:rsid w:val="004A302F"/>
    <w:rsid w:val="004A3269"/>
    <w:rsid w:val="004A32AA"/>
    <w:rsid w:val="004A34CE"/>
    <w:rsid w:val="004A3C37"/>
    <w:rsid w:val="004A3CC9"/>
    <w:rsid w:val="004A4790"/>
    <w:rsid w:val="004A55FC"/>
    <w:rsid w:val="004A587D"/>
    <w:rsid w:val="004A5CEE"/>
    <w:rsid w:val="004A5D51"/>
    <w:rsid w:val="004A5E3E"/>
    <w:rsid w:val="004A5EA5"/>
    <w:rsid w:val="004A69E7"/>
    <w:rsid w:val="004A6E29"/>
    <w:rsid w:val="004A6F4E"/>
    <w:rsid w:val="004A732C"/>
    <w:rsid w:val="004A7C3D"/>
    <w:rsid w:val="004A7EA9"/>
    <w:rsid w:val="004B03EF"/>
    <w:rsid w:val="004B0766"/>
    <w:rsid w:val="004B09F9"/>
    <w:rsid w:val="004B1081"/>
    <w:rsid w:val="004B1270"/>
    <w:rsid w:val="004B16EB"/>
    <w:rsid w:val="004B229D"/>
    <w:rsid w:val="004B22DC"/>
    <w:rsid w:val="004B23E6"/>
    <w:rsid w:val="004B2781"/>
    <w:rsid w:val="004B3357"/>
    <w:rsid w:val="004B33B3"/>
    <w:rsid w:val="004B3A73"/>
    <w:rsid w:val="004B3DF2"/>
    <w:rsid w:val="004B3DFC"/>
    <w:rsid w:val="004B3F0C"/>
    <w:rsid w:val="004B3FD6"/>
    <w:rsid w:val="004B4034"/>
    <w:rsid w:val="004B43ED"/>
    <w:rsid w:val="004B4B5F"/>
    <w:rsid w:val="004B4BDD"/>
    <w:rsid w:val="004B4CD0"/>
    <w:rsid w:val="004B4FDB"/>
    <w:rsid w:val="004B5117"/>
    <w:rsid w:val="004B5BE3"/>
    <w:rsid w:val="004B5C9D"/>
    <w:rsid w:val="004B62BF"/>
    <w:rsid w:val="004B631E"/>
    <w:rsid w:val="004B653C"/>
    <w:rsid w:val="004B658E"/>
    <w:rsid w:val="004B69BE"/>
    <w:rsid w:val="004B6C46"/>
    <w:rsid w:val="004B71F8"/>
    <w:rsid w:val="004B7234"/>
    <w:rsid w:val="004B7711"/>
    <w:rsid w:val="004B7866"/>
    <w:rsid w:val="004B7974"/>
    <w:rsid w:val="004C0098"/>
    <w:rsid w:val="004C00B1"/>
    <w:rsid w:val="004C042A"/>
    <w:rsid w:val="004C0529"/>
    <w:rsid w:val="004C152B"/>
    <w:rsid w:val="004C15C0"/>
    <w:rsid w:val="004C165D"/>
    <w:rsid w:val="004C1755"/>
    <w:rsid w:val="004C1969"/>
    <w:rsid w:val="004C21ED"/>
    <w:rsid w:val="004C28C5"/>
    <w:rsid w:val="004C293F"/>
    <w:rsid w:val="004C2AD2"/>
    <w:rsid w:val="004C2B8E"/>
    <w:rsid w:val="004C3088"/>
    <w:rsid w:val="004C38F1"/>
    <w:rsid w:val="004C473B"/>
    <w:rsid w:val="004C47A9"/>
    <w:rsid w:val="004C48D9"/>
    <w:rsid w:val="004C4B00"/>
    <w:rsid w:val="004C4B98"/>
    <w:rsid w:val="004C4D81"/>
    <w:rsid w:val="004C4EE4"/>
    <w:rsid w:val="004C5031"/>
    <w:rsid w:val="004C5597"/>
    <w:rsid w:val="004C5792"/>
    <w:rsid w:val="004C5CBD"/>
    <w:rsid w:val="004C6440"/>
    <w:rsid w:val="004C689B"/>
    <w:rsid w:val="004C6B43"/>
    <w:rsid w:val="004C6C92"/>
    <w:rsid w:val="004C7140"/>
    <w:rsid w:val="004C7227"/>
    <w:rsid w:val="004C795D"/>
    <w:rsid w:val="004C7C59"/>
    <w:rsid w:val="004C7F46"/>
    <w:rsid w:val="004D009C"/>
    <w:rsid w:val="004D0C42"/>
    <w:rsid w:val="004D151D"/>
    <w:rsid w:val="004D1B3F"/>
    <w:rsid w:val="004D271B"/>
    <w:rsid w:val="004D27DA"/>
    <w:rsid w:val="004D2C27"/>
    <w:rsid w:val="004D32F5"/>
    <w:rsid w:val="004D3C11"/>
    <w:rsid w:val="004D3C8A"/>
    <w:rsid w:val="004D4762"/>
    <w:rsid w:val="004D4AA5"/>
    <w:rsid w:val="004D527A"/>
    <w:rsid w:val="004D53BE"/>
    <w:rsid w:val="004D54DA"/>
    <w:rsid w:val="004D5AD0"/>
    <w:rsid w:val="004D5D03"/>
    <w:rsid w:val="004D5F24"/>
    <w:rsid w:val="004D5FF4"/>
    <w:rsid w:val="004D60FC"/>
    <w:rsid w:val="004D6916"/>
    <w:rsid w:val="004D6B7F"/>
    <w:rsid w:val="004D6DCF"/>
    <w:rsid w:val="004D6F40"/>
    <w:rsid w:val="004D739E"/>
    <w:rsid w:val="004D74C4"/>
    <w:rsid w:val="004D74DF"/>
    <w:rsid w:val="004D7704"/>
    <w:rsid w:val="004D7A00"/>
    <w:rsid w:val="004D7CEA"/>
    <w:rsid w:val="004E0094"/>
    <w:rsid w:val="004E05F7"/>
    <w:rsid w:val="004E06C5"/>
    <w:rsid w:val="004E0FC1"/>
    <w:rsid w:val="004E1192"/>
    <w:rsid w:val="004E14BF"/>
    <w:rsid w:val="004E170A"/>
    <w:rsid w:val="004E20B8"/>
    <w:rsid w:val="004E278D"/>
    <w:rsid w:val="004E28B0"/>
    <w:rsid w:val="004E2C0A"/>
    <w:rsid w:val="004E3677"/>
    <w:rsid w:val="004E3A37"/>
    <w:rsid w:val="004E3CE1"/>
    <w:rsid w:val="004E413A"/>
    <w:rsid w:val="004E438D"/>
    <w:rsid w:val="004E4E4E"/>
    <w:rsid w:val="004E4ECA"/>
    <w:rsid w:val="004E50C5"/>
    <w:rsid w:val="004E5234"/>
    <w:rsid w:val="004E5383"/>
    <w:rsid w:val="004E5457"/>
    <w:rsid w:val="004E5558"/>
    <w:rsid w:val="004E5A80"/>
    <w:rsid w:val="004E5DB2"/>
    <w:rsid w:val="004E60B7"/>
    <w:rsid w:val="004E661A"/>
    <w:rsid w:val="004E6BFF"/>
    <w:rsid w:val="004E6DB2"/>
    <w:rsid w:val="004E785B"/>
    <w:rsid w:val="004E79C4"/>
    <w:rsid w:val="004F014B"/>
    <w:rsid w:val="004F044E"/>
    <w:rsid w:val="004F0975"/>
    <w:rsid w:val="004F15D3"/>
    <w:rsid w:val="004F1972"/>
    <w:rsid w:val="004F2B4A"/>
    <w:rsid w:val="004F3228"/>
    <w:rsid w:val="004F32E8"/>
    <w:rsid w:val="004F3D03"/>
    <w:rsid w:val="004F434D"/>
    <w:rsid w:val="004F4FC0"/>
    <w:rsid w:val="004F52C1"/>
    <w:rsid w:val="004F5A03"/>
    <w:rsid w:val="004F5E4E"/>
    <w:rsid w:val="004F629A"/>
    <w:rsid w:val="004F62F7"/>
    <w:rsid w:val="004F6391"/>
    <w:rsid w:val="004F6440"/>
    <w:rsid w:val="004F6BF0"/>
    <w:rsid w:val="004F77A3"/>
    <w:rsid w:val="004F77B5"/>
    <w:rsid w:val="004F7ADE"/>
    <w:rsid w:val="004F7B77"/>
    <w:rsid w:val="00500409"/>
    <w:rsid w:val="00500AC2"/>
    <w:rsid w:val="00500F56"/>
    <w:rsid w:val="00501068"/>
    <w:rsid w:val="00501514"/>
    <w:rsid w:val="00501680"/>
    <w:rsid w:val="0050176B"/>
    <w:rsid w:val="00501DEA"/>
    <w:rsid w:val="00502BCA"/>
    <w:rsid w:val="00502FFA"/>
    <w:rsid w:val="005033CE"/>
    <w:rsid w:val="00503726"/>
    <w:rsid w:val="0050384B"/>
    <w:rsid w:val="00503A87"/>
    <w:rsid w:val="0050410C"/>
    <w:rsid w:val="00504560"/>
    <w:rsid w:val="005045E5"/>
    <w:rsid w:val="00504680"/>
    <w:rsid w:val="005046E7"/>
    <w:rsid w:val="005048EE"/>
    <w:rsid w:val="00505535"/>
    <w:rsid w:val="0050569B"/>
    <w:rsid w:val="0050622B"/>
    <w:rsid w:val="00506300"/>
    <w:rsid w:val="00506630"/>
    <w:rsid w:val="00506D12"/>
    <w:rsid w:val="005070EF"/>
    <w:rsid w:val="005072F7"/>
    <w:rsid w:val="00507634"/>
    <w:rsid w:val="005076A1"/>
    <w:rsid w:val="00510561"/>
    <w:rsid w:val="00510876"/>
    <w:rsid w:val="005108E7"/>
    <w:rsid w:val="00510F28"/>
    <w:rsid w:val="00511B5E"/>
    <w:rsid w:val="00511E70"/>
    <w:rsid w:val="00511EFF"/>
    <w:rsid w:val="00512641"/>
    <w:rsid w:val="0051293E"/>
    <w:rsid w:val="00512C62"/>
    <w:rsid w:val="00512CFD"/>
    <w:rsid w:val="00513734"/>
    <w:rsid w:val="00513BD3"/>
    <w:rsid w:val="00513C0A"/>
    <w:rsid w:val="00513C73"/>
    <w:rsid w:val="00514921"/>
    <w:rsid w:val="00514A46"/>
    <w:rsid w:val="00514CDE"/>
    <w:rsid w:val="00515639"/>
    <w:rsid w:val="005158B9"/>
    <w:rsid w:val="0051699E"/>
    <w:rsid w:val="00516AC4"/>
    <w:rsid w:val="00516E10"/>
    <w:rsid w:val="00517F1A"/>
    <w:rsid w:val="00517F8E"/>
    <w:rsid w:val="00520531"/>
    <w:rsid w:val="005212F4"/>
    <w:rsid w:val="00521380"/>
    <w:rsid w:val="005216B0"/>
    <w:rsid w:val="005217F5"/>
    <w:rsid w:val="00521D26"/>
    <w:rsid w:val="00522110"/>
    <w:rsid w:val="00522560"/>
    <w:rsid w:val="00522843"/>
    <w:rsid w:val="00522BE1"/>
    <w:rsid w:val="00522C66"/>
    <w:rsid w:val="00523168"/>
    <w:rsid w:val="00523624"/>
    <w:rsid w:val="00523A5A"/>
    <w:rsid w:val="00523C7B"/>
    <w:rsid w:val="0052427B"/>
    <w:rsid w:val="00524642"/>
    <w:rsid w:val="0052470C"/>
    <w:rsid w:val="00524908"/>
    <w:rsid w:val="00524DCD"/>
    <w:rsid w:val="0052528F"/>
    <w:rsid w:val="00525589"/>
    <w:rsid w:val="00525BB8"/>
    <w:rsid w:val="00525C2F"/>
    <w:rsid w:val="00525F70"/>
    <w:rsid w:val="005272E0"/>
    <w:rsid w:val="0052771D"/>
    <w:rsid w:val="00527B4D"/>
    <w:rsid w:val="005302CB"/>
    <w:rsid w:val="00530632"/>
    <w:rsid w:val="00530B88"/>
    <w:rsid w:val="00530DF1"/>
    <w:rsid w:val="00530FCA"/>
    <w:rsid w:val="00531103"/>
    <w:rsid w:val="00531204"/>
    <w:rsid w:val="005316B4"/>
    <w:rsid w:val="005319EB"/>
    <w:rsid w:val="00532374"/>
    <w:rsid w:val="00532A6B"/>
    <w:rsid w:val="00532B85"/>
    <w:rsid w:val="00532B91"/>
    <w:rsid w:val="00532C80"/>
    <w:rsid w:val="00532E61"/>
    <w:rsid w:val="00532F73"/>
    <w:rsid w:val="005330CC"/>
    <w:rsid w:val="005335FD"/>
    <w:rsid w:val="0053378E"/>
    <w:rsid w:val="00533863"/>
    <w:rsid w:val="00533F44"/>
    <w:rsid w:val="005344BF"/>
    <w:rsid w:val="0053471E"/>
    <w:rsid w:val="00534AB2"/>
    <w:rsid w:val="00534CCA"/>
    <w:rsid w:val="0053507D"/>
    <w:rsid w:val="0053644D"/>
    <w:rsid w:val="0053689B"/>
    <w:rsid w:val="00536F88"/>
    <w:rsid w:val="0053786C"/>
    <w:rsid w:val="00537EE9"/>
    <w:rsid w:val="00541208"/>
    <w:rsid w:val="0054146D"/>
    <w:rsid w:val="005416F9"/>
    <w:rsid w:val="00541704"/>
    <w:rsid w:val="005418F5"/>
    <w:rsid w:val="00541FCA"/>
    <w:rsid w:val="005421AE"/>
    <w:rsid w:val="005427F1"/>
    <w:rsid w:val="00543220"/>
    <w:rsid w:val="0054379B"/>
    <w:rsid w:val="005438F3"/>
    <w:rsid w:val="0054398E"/>
    <w:rsid w:val="005439CC"/>
    <w:rsid w:val="00543A42"/>
    <w:rsid w:val="0054474F"/>
    <w:rsid w:val="005448A8"/>
    <w:rsid w:val="00544B2D"/>
    <w:rsid w:val="00544F7F"/>
    <w:rsid w:val="0054510C"/>
    <w:rsid w:val="0054525C"/>
    <w:rsid w:val="00545875"/>
    <w:rsid w:val="00545C9D"/>
    <w:rsid w:val="00545E1D"/>
    <w:rsid w:val="0054686B"/>
    <w:rsid w:val="00546966"/>
    <w:rsid w:val="00546C3B"/>
    <w:rsid w:val="00547101"/>
    <w:rsid w:val="0054716B"/>
    <w:rsid w:val="00547B25"/>
    <w:rsid w:val="00547B6D"/>
    <w:rsid w:val="0055007A"/>
    <w:rsid w:val="0055091F"/>
    <w:rsid w:val="005509E0"/>
    <w:rsid w:val="00550B11"/>
    <w:rsid w:val="00550F57"/>
    <w:rsid w:val="005510C2"/>
    <w:rsid w:val="005515E3"/>
    <w:rsid w:val="005517DA"/>
    <w:rsid w:val="00551B6D"/>
    <w:rsid w:val="00552237"/>
    <w:rsid w:val="0055297C"/>
    <w:rsid w:val="00552D36"/>
    <w:rsid w:val="00552D79"/>
    <w:rsid w:val="00553AD7"/>
    <w:rsid w:val="00553CB7"/>
    <w:rsid w:val="005540D0"/>
    <w:rsid w:val="005541AB"/>
    <w:rsid w:val="00554B63"/>
    <w:rsid w:val="00554D15"/>
    <w:rsid w:val="00554D82"/>
    <w:rsid w:val="00555C07"/>
    <w:rsid w:val="00556548"/>
    <w:rsid w:val="005565CD"/>
    <w:rsid w:val="00556BD0"/>
    <w:rsid w:val="00557181"/>
    <w:rsid w:val="0055722D"/>
    <w:rsid w:val="005604E6"/>
    <w:rsid w:val="00560C8D"/>
    <w:rsid w:val="00560C9F"/>
    <w:rsid w:val="00560F91"/>
    <w:rsid w:val="0056133C"/>
    <w:rsid w:val="005617FB"/>
    <w:rsid w:val="00561F64"/>
    <w:rsid w:val="00561F79"/>
    <w:rsid w:val="00562ACD"/>
    <w:rsid w:val="00562E90"/>
    <w:rsid w:val="00562F6A"/>
    <w:rsid w:val="0056303B"/>
    <w:rsid w:val="005639C4"/>
    <w:rsid w:val="00563A21"/>
    <w:rsid w:val="00563C1A"/>
    <w:rsid w:val="00564104"/>
    <w:rsid w:val="0056425E"/>
    <w:rsid w:val="0056464D"/>
    <w:rsid w:val="00564CEA"/>
    <w:rsid w:val="00564DC2"/>
    <w:rsid w:val="00564DEC"/>
    <w:rsid w:val="0056544E"/>
    <w:rsid w:val="00565F54"/>
    <w:rsid w:val="005660C0"/>
    <w:rsid w:val="0056623D"/>
    <w:rsid w:val="00566307"/>
    <w:rsid w:val="00566545"/>
    <w:rsid w:val="00566653"/>
    <w:rsid w:val="00566A9D"/>
    <w:rsid w:val="00566B69"/>
    <w:rsid w:val="00566EE9"/>
    <w:rsid w:val="00566F5A"/>
    <w:rsid w:val="00567071"/>
    <w:rsid w:val="005679C7"/>
    <w:rsid w:val="00567E2A"/>
    <w:rsid w:val="00570032"/>
    <w:rsid w:val="00570287"/>
    <w:rsid w:val="00570519"/>
    <w:rsid w:val="00570714"/>
    <w:rsid w:val="00570BB5"/>
    <w:rsid w:val="00570CED"/>
    <w:rsid w:val="00570DF2"/>
    <w:rsid w:val="00570E50"/>
    <w:rsid w:val="00571059"/>
    <w:rsid w:val="00571081"/>
    <w:rsid w:val="0057126E"/>
    <w:rsid w:val="00571546"/>
    <w:rsid w:val="005715BA"/>
    <w:rsid w:val="0057194A"/>
    <w:rsid w:val="00572139"/>
    <w:rsid w:val="0057217D"/>
    <w:rsid w:val="00572B16"/>
    <w:rsid w:val="00572C6C"/>
    <w:rsid w:val="00572D50"/>
    <w:rsid w:val="00572DFC"/>
    <w:rsid w:val="00573571"/>
    <w:rsid w:val="005735F8"/>
    <w:rsid w:val="00573D62"/>
    <w:rsid w:val="00573FA5"/>
    <w:rsid w:val="00574297"/>
    <w:rsid w:val="00574CDA"/>
    <w:rsid w:val="00574D6B"/>
    <w:rsid w:val="00575813"/>
    <w:rsid w:val="00575943"/>
    <w:rsid w:val="00575EF0"/>
    <w:rsid w:val="005764CC"/>
    <w:rsid w:val="00576594"/>
    <w:rsid w:val="00576E17"/>
    <w:rsid w:val="00577459"/>
    <w:rsid w:val="00577501"/>
    <w:rsid w:val="00577556"/>
    <w:rsid w:val="0058051A"/>
    <w:rsid w:val="00580981"/>
    <w:rsid w:val="00580C32"/>
    <w:rsid w:val="00580F17"/>
    <w:rsid w:val="005812F4"/>
    <w:rsid w:val="00582434"/>
    <w:rsid w:val="00582C9C"/>
    <w:rsid w:val="0058342C"/>
    <w:rsid w:val="005839CC"/>
    <w:rsid w:val="00583AD1"/>
    <w:rsid w:val="00583C36"/>
    <w:rsid w:val="00583CB6"/>
    <w:rsid w:val="005843E9"/>
    <w:rsid w:val="005843FA"/>
    <w:rsid w:val="005844D8"/>
    <w:rsid w:val="00584A5C"/>
    <w:rsid w:val="00584DD2"/>
    <w:rsid w:val="005853DF"/>
    <w:rsid w:val="00585C1D"/>
    <w:rsid w:val="00585C9B"/>
    <w:rsid w:val="00585F21"/>
    <w:rsid w:val="00586047"/>
    <w:rsid w:val="00586440"/>
    <w:rsid w:val="00586774"/>
    <w:rsid w:val="00586957"/>
    <w:rsid w:val="0058743A"/>
    <w:rsid w:val="005879DA"/>
    <w:rsid w:val="00587D2D"/>
    <w:rsid w:val="0059069B"/>
    <w:rsid w:val="0059095F"/>
    <w:rsid w:val="00590B37"/>
    <w:rsid w:val="00590EC1"/>
    <w:rsid w:val="00591021"/>
    <w:rsid w:val="00591449"/>
    <w:rsid w:val="005916D7"/>
    <w:rsid w:val="005917AA"/>
    <w:rsid w:val="005917B9"/>
    <w:rsid w:val="00592AF0"/>
    <w:rsid w:val="00592DAE"/>
    <w:rsid w:val="00593CC0"/>
    <w:rsid w:val="00594362"/>
    <w:rsid w:val="00594485"/>
    <w:rsid w:val="005948EA"/>
    <w:rsid w:val="0059594F"/>
    <w:rsid w:val="0059619C"/>
    <w:rsid w:val="005963CC"/>
    <w:rsid w:val="00596466"/>
    <w:rsid w:val="0059677B"/>
    <w:rsid w:val="00596951"/>
    <w:rsid w:val="00597830"/>
    <w:rsid w:val="00597AD3"/>
    <w:rsid w:val="005A0112"/>
    <w:rsid w:val="005A0500"/>
    <w:rsid w:val="005A05D9"/>
    <w:rsid w:val="005A0644"/>
    <w:rsid w:val="005A0A14"/>
    <w:rsid w:val="005A1669"/>
    <w:rsid w:val="005A1897"/>
    <w:rsid w:val="005A18FF"/>
    <w:rsid w:val="005A1E37"/>
    <w:rsid w:val="005A1E71"/>
    <w:rsid w:val="005A22DD"/>
    <w:rsid w:val="005A2397"/>
    <w:rsid w:val="005A26E5"/>
    <w:rsid w:val="005A2886"/>
    <w:rsid w:val="005A2B3D"/>
    <w:rsid w:val="005A2FE6"/>
    <w:rsid w:val="005A421A"/>
    <w:rsid w:val="005A426B"/>
    <w:rsid w:val="005A446F"/>
    <w:rsid w:val="005A4668"/>
    <w:rsid w:val="005A4760"/>
    <w:rsid w:val="005A4C6A"/>
    <w:rsid w:val="005A5DBE"/>
    <w:rsid w:val="005A6517"/>
    <w:rsid w:val="005A660C"/>
    <w:rsid w:val="005A6A1C"/>
    <w:rsid w:val="005A6D57"/>
    <w:rsid w:val="005A703B"/>
    <w:rsid w:val="005A7108"/>
    <w:rsid w:val="005A7251"/>
    <w:rsid w:val="005A72CB"/>
    <w:rsid w:val="005A7473"/>
    <w:rsid w:val="005A7984"/>
    <w:rsid w:val="005A7C4E"/>
    <w:rsid w:val="005A7F7F"/>
    <w:rsid w:val="005B1315"/>
    <w:rsid w:val="005B13CE"/>
    <w:rsid w:val="005B26B8"/>
    <w:rsid w:val="005B2900"/>
    <w:rsid w:val="005B2D7A"/>
    <w:rsid w:val="005B2DE0"/>
    <w:rsid w:val="005B323D"/>
    <w:rsid w:val="005B3ABC"/>
    <w:rsid w:val="005B40D5"/>
    <w:rsid w:val="005B4D58"/>
    <w:rsid w:val="005B4DA8"/>
    <w:rsid w:val="005B4E59"/>
    <w:rsid w:val="005B4EEF"/>
    <w:rsid w:val="005B4FE9"/>
    <w:rsid w:val="005B571A"/>
    <w:rsid w:val="005B614B"/>
    <w:rsid w:val="005B624E"/>
    <w:rsid w:val="005B66DB"/>
    <w:rsid w:val="005B670E"/>
    <w:rsid w:val="005B6758"/>
    <w:rsid w:val="005B695F"/>
    <w:rsid w:val="005B760F"/>
    <w:rsid w:val="005B7892"/>
    <w:rsid w:val="005B79AB"/>
    <w:rsid w:val="005B7E5C"/>
    <w:rsid w:val="005C059E"/>
    <w:rsid w:val="005C0644"/>
    <w:rsid w:val="005C0C57"/>
    <w:rsid w:val="005C12FA"/>
    <w:rsid w:val="005C1411"/>
    <w:rsid w:val="005C14CF"/>
    <w:rsid w:val="005C1ABE"/>
    <w:rsid w:val="005C1DE1"/>
    <w:rsid w:val="005C21A3"/>
    <w:rsid w:val="005C298F"/>
    <w:rsid w:val="005C3341"/>
    <w:rsid w:val="005C3B08"/>
    <w:rsid w:val="005C4922"/>
    <w:rsid w:val="005C5186"/>
    <w:rsid w:val="005C5320"/>
    <w:rsid w:val="005C5375"/>
    <w:rsid w:val="005C5DC0"/>
    <w:rsid w:val="005C6500"/>
    <w:rsid w:val="005C7A40"/>
    <w:rsid w:val="005C7C83"/>
    <w:rsid w:val="005C7F84"/>
    <w:rsid w:val="005D0203"/>
    <w:rsid w:val="005D0320"/>
    <w:rsid w:val="005D05D0"/>
    <w:rsid w:val="005D07DE"/>
    <w:rsid w:val="005D109D"/>
    <w:rsid w:val="005D13AE"/>
    <w:rsid w:val="005D15F1"/>
    <w:rsid w:val="005D1CB3"/>
    <w:rsid w:val="005D2110"/>
    <w:rsid w:val="005D2269"/>
    <w:rsid w:val="005D22D7"/>
    <w:rsid w:val="005D2600"/>
    <w:rsid w:val="005D29D3"/>
    <w:rsid w:val="005D2B4E"/>
    <w:rsid w:val="005D2F0B"/>
    <w:rsid w:val="005D3679"/>
    <w:rsid w:val="005D3A58"/>
    <w:rsid w:val="005D3A5F"/>
    <w:rsid w:val="005D4226"/>
    <w:rsid w:val="005D444D"/>
    <w:rsid w:val="005D478E"/>
    <w:rsid w:val="005D481F"/>
    <w:rsid w:val="005D4897"/>
    <w:rsid w:val="005D4BE7"/>
    <w:rsid w:val="005D4CC8"/>
    <w:rsid w:val="005D5170"/>
    <w:rsid w:val="005D5244"/>
    <w:rsid w:val="005D52E1"/>
    <w:rsid w:val="005D567A"/>
    <w:rsid w:val="005D5E1D"/>
    <w:rsid w:val="005D6156"/>
    <w:rsid w:val="005D616C"/>
    <w:rsid w:val="005D6240"/>
    <w:rsid w:val="005D6354"/>
    <w:rsid w:val="005D64BA"/>
    <w:rsid w:val="005D674D"/>
    <w:rsid w:val="005D6AE0"/>
    <w:rsid w:val="005D6F99"/>
    <w:rsid w:val="005D7161"/>
    <w:rsid w:val="005D74CB"/>
    <w:rsid w:val="005D770B"/>
    <w:rsid w:val="005D7B83"/>
    <w:rsid w:val="005E03D9"/>
    <w:rsid w:val="005E0B56"/>
    <w:rsid w:val="005E1414"/>
    <w:rsid w:val="005E149F"/>
    <w:rsid w:val="005E1A3E"/>
    <w:rsid w:val="005E1B9A"/>
    <w:rsid w:val="005E1E69"/>
    <w:rsid w:val="005E28F2"/>
    <w:rsid w:val="005E2925"/>
    <w:rsid w:val="005E2B09"/>
    <w:rsid w:val="005E350A"/>
    <w:rsid w:val="005E3C5D"/>
    <w:rsid w:val="005E3ED4"/>
    <w:rsid w:val="005E429C"/>
    <w:rsid w:val="005E43E6"/>
    <w:rsid w:val="005E45B0"/>
    <w:rsid w:val="005E4A7C"/>
    <w:rsid w:val="005E4F02"/>
    <w:rsid w:val="005E54A6"/>
    <w:rsid w:val="005E59C7"/>
    <w:rsid w:val="005E5D8B"/>
    <w:rsid w:val="005E5E72"/>
    <w:rsid w:val="005E61B0"/>
    <w:rsid w:val="005E6283"/>
    <w:rsid w:val="005E6317"/>
    <w:rsid w:val="005E6ED1"/>
    <w:rsid w:val="005E73B5"/>
    <w:rsid w:val="005E73C1"/>
    <w:rsid w:val="005E76CA"/>
    <w:rsid w:val="005F03E5"/>
    <w:rsid w:val="005F04C2"/>
    <w:rsid w:val="005F1961"/>
    <w:rsid w:val="005F1C3C"/>
    <w:rsid w:val="005F1FB1"/>
    <w:rsid w:val="005F223F"/>
    <w:rsid w:val="005F2703"/>
    <w:rsid w:val="005F2777"/>
    <w:rsid w:val="005F2CF5"/>
    <w:rsid w:val="005F2D51"/>
    <w:rsid w:val="005F3778"/>
    <w:rsid w:val="005F39EA"/>
    <w:rsid w:val="005F3F02"/>
    <w:rsid w:val="005F408A"/>
    <w:rsid w:val="005F424B"/>
    <w:rsid w:val="005F4438"/>
    <w:rsid w:val="005F48B2"/>
    <w:rsid w:val="005F4EAC"/>
    <w:rsid w:val="005F51C0"/>
    <w:rsid w:val="005F561E"/>
    <w:rsid w:val="005F5996"/>
    <w:rsid w:val="005F6235"/>
    <w:rsid w:val="005F6689"/>
    <w:rsid w:val="005F673E"/>
    <w:rsid w:val="005F6C78"/>
    <w:rsid w:val="005F741F"/>
    <w:rsid w:val="005F76C3"/>
    <w:rsid w:val="005F79DF"/>
    <w:rsid w:val="006008A7"/>
    <w:rsid w:val="00600BB7"/>
    <w:rsid w:val="00600E8D"/>
    <w:rsid w:val="006019F3"/>
    <w:rsid w:val="00601A7D"/>
    <w:rsid w:val="00601EDE"/>
    <w:rsid w:val="006022BB"/>
    <w:rsid w:val="00602B23"/>
    <w:rsid w:val="00602BA1"/>
    <w:rsid w:val="00602CDD"/>
    <w:rsid w:val="0060305E"/>
    <w:rsid w:val="0060380C"/>
    <w:rsid w:val="00603949"/>
    <w:rsid w:val="00603B06"/>
    <w:rsid w:val="00603E6F"/>
    <w:rsid w:val="00604251"/>
    <w:rsid w:val="0060428E"/>
    <w:rsid w:val="0060473C"/>
    <w:rsid w:val="00604875"/>
    <w:rsid w:val="00604960"/>
    <w:rsid w:val="00604A05"/>
    <w:rsid w:val="00604DD2"/>
    <w:rsid w:val="00605525"/>
    <w:rsid w:val="00605D33"/>
    <w:rsid w:val="00606406"/>
    <w:rsid w:val="00606FDD"/>
    <w:rsid w:val="00607174"/>
    <w:rsid w:val="0060782C"/>
    <w:rsid w:val="00607D3B"/>
    <w:rsid w:val="00607E4D"/>
    <w:rsid w:val="00607FF6"/>
    <w:rsid w:val="006109DF"/>
    <w:rsid w:val="00610A20"/>
    <w:rsid w:val="00610A6A"/>
    <w:rsid w:val="00611CCC"/>
    <w:rsid w:val="00612353"/>
    <w:rsid w:val="0061265A"/>
    <w:rsid w:val="0061298C"/>
    <w:rsid w:val="00613257"/>
    <w:rsid w:val="0061426F"/>
    <w:rsid w:val="00614A04"/>
    <w:rsid w:val="00614B6D"/>
    <w:rsid w:val="006150A4"/>
    <w:rsid w:val="006151A4"/>
    <w:rsid w:val="00615345"/>
    <w:rsid w:val="006159B8"/>
    <w:rsid w:val="006159FC"/>
    <w:rsid w:val="006160C1"/>
    <w:rsid w:val="00616350"/>
    <w:rsid w:val="006166F1"/>
    <w:rsid w:val="00616A6A"/>
    <w:rsid w:val="00616B52"/>
    <w:rsid w:val="00616B9F"/>
    <w:rsid w:val="00617087"/>
    <w:rsid w:val="006173BD"/>
    <w:rsid w:val="00617409"/>
    <w:rsid w:val="0061789E"/>
    <w:rsid w:val="006179C7"/>
    <w:rsid w:val="00617B5C"/>
    <w:rsid w:val="00620593"/>
    <w:rsid w:val="00620A87"/>
    <w:rsid w:val="00620AAD"/>
    <w:rsid w:val="00620AC6"/>
    <w:rsid w:val="00621102"/>
    <w:rsid w:val="00621299"/>
    <w:rsid w:val="00621721"/>
    <w:rsid w:val="00621F7C"/>
    <w:rsid w:val="00622034"/>
    <w:rsid w:val="006223B9"/>
    <w:rsid w:val="006228B0"/>
    <w:rsid w:val="00622B22"/>
    <w:rsid w:val="0062328E"/>
    <w:rsid w:val="00623911"/>
    <w:rsid w:val="00623ED3"/>
    <w:rsid w:val="006243B1"/>
    <w:rsid w:val="00624B0D"/>
    <w:rsid w:val="006261D9"/>
    <w:rsid w:val="006278D9"/>
    <w:rsid w:val="00627D86"/>
    <w:rsid w:val="006304C3"/>
    <w:rsid w:val="0063061E"/>
    <w:rsid w:val="00630B2A"/>
    <w:rsid w:val="00630D64"/>
    <w:rsid w:val="006315A5"/>
    <w:rsid w:val="00631863"/>
    <w:rsid w:val="00631B2C"/>
    <w:rsid w:val="0063270F"/>
    <w:rsid w:val="00632C5A"/>
    <w:rsid w:val="00633138"/>
    <w:rsid w:val="0063362D"/>
    <w:rsid w:val="0063365C"/>
    <w:rsid w:val="00633BAA"/>
    <w:rsid w:val="006340A7"/>
    <w:rsid w:val="00634194"/>
    <w:rsid w:val="00634225"/>
    <w:rsid w:val="0063430A"/>
    <w:rsid w:val="00634697"/>
    <w:rsid w:val="006346A4"/>
    <w:rsid w:val="00635590"/>
    <w:rsid w:val="006358B3"/>
    <w:rsid w:val="00635C87"/>
    <w:rsid w:val="00635DAB"/>
    <w:rsid w:val="00636098"/>
    <w:rsid w:val="00636DAC"/>
    <w:rsid w:val="006373DC"/>
    <w:rsid w:val="006375D6"/>
    <w:rsid w:val="00637678"/>
    <w:rsid w:val="006377CD"/>
    <w:rsid w:val="00637979"/>
    <w:rsid w:val="00637C01"/>
    <w:rsid w:val="006401BE"/>
    <w:rsid w:val="006401FB"/>
    <w:rsid w:val="00640CAC"/>
    <w:rsid w:val="0064223D"/>
    <w:rsid w:val="006422FE"/>
    <w:rsid w:val="00642345"/>
    <w:rsid w:val="00642A68"/>
    <w:rsid w:val="00642D50"/>
    <w:rsid w:val="006432DB"/>
    <w:rsid w:val="00643439"/>
    <w:rsid w:val="006438E6"/>
    <w:rsid w:val="00643A05"/>
    <w:rsid w:val="00643C67"/>
    <w:rsid w:val="00643DE0"/>
    <w:rsid w:val="0064441E"/>
    <w:rsid w:val="0064471B"/>
    <w:rsid w:val="00644795"/>
    <w:rsid w:val="0064506D"/>
    <w:rsid w:val="00645281"/>
    <w:rsid w:val="00645AFD"/>
    <w:rsid w:val="00645BB7"/>
    <w:rsid w:val="00645D05"/>
    <w:rsid w:val="006461AE"/>
    <w:rsid w:val="0064675D"/>
    <w:rsid w:val="00646CBB"/>
    <w:rsid w:val="00647003"/>
    <w:rsid w:val="00647041"/>
    <w:rsid w:val="00647216"/>
    <w:rsid w:val="00647442"/>
    <w:rsid w:val="00647888"/>
    <w:rsid w:val="00647A4D"/>
    <w:rsid w:val="00650786"/>
    <w:rsid w:val="00650B4D"/>
    <w:rsid w:val="00650F06"/>
    <w:rsid w:val="00651092"/>
    <w:rsid w:val="006510CD"/>
    <w:rsid w:val="006512F6"/>
    <w:rsid w:val="00651513"/>
    <w:rsid w:val="00651648"/>
    <w:rsid w:val="00651F98"/>
    <w:rsid w:val="00652135"/>
    <w:rsid w:val="0065220D"/>
    <w:rsid w:val="00652419"/>
    <w:rsid w:val="006524E0"/>
    <w:rsid w:val="00652672"/>
    <w:rsid w:val="006528FF"/>
    <w:rsid w:val="00652914"/>
    <w:rsid w:val="00652AD4"/>
    <w:rsid w:val="00652E3F"/>
    <w:rsid w:val="00652EF0"/>
    <w:rsid w:val="0065326F"/>
    <w:rsid w:val="006535B5"/>
    <w:rsid w:val="00653789"/>
    <w:rsid w:val="006537E7"/>
    <w:rsid w:val="00653917"/>
    <w:rsid w:val="006542C9"/>
    <w:rsid w:val="006543D7"/>
    <w:rsid w:val="00654585"/>
    <w:rsid w:val="00654A0D"/>
    <w:rsid w:val="00654B76"/>
    <w:rsid w:val="0065508E"/>
    <w:rsid w:val="0065514C"/>
    <w:rsid w:val="00655804"/>
    <w:rsid w:val="0065588C"/>
    <w:rsid w:val="00655B04"/>
    <w:rsid w:val="00655B06"/>
    <w:rsid w:val="00655DFA"/>
    <w:rsid w:val="00655F46"/>
    <w:rsid w:val="0065679D"/>
    <w:rsid w:val="0065698E"/>
    <w:rsid w:val="00656F43"/>
    <w:rsid w:val="006571BC"/>
    <w:rsid w:val="006578DB"/>
    <w:rsid w:val="00657BCF"/>
    <w:rsid w:val="00657E09"/>
    <w:rsid w:val="00660231"/>
    <w:rsid w:val="00660433"/>
    <w:rsid w:val="00660DD3"/>
    <w:rsid w:val="00661234"/>
    <w:rsid w:val="00661DFC"/>
    <w:rsid w:val="0066206F"/>
    <w:rsid w:val="00662293"/>
    <w:rsid w:val="006624D1"/>
    <w:rsid w:val="006625D2"/>
    <w:rsid w:val="00662A1E"/>
    <w:rsid w:val="0066373B"/>
    <w:rsid w:val="00663890"/>
    <w:rsid w:val="00663CD3"/>
    <w:rsid w:val="00663F95"/>
    <w:rsid w:val="00664EBA"/>
    <w:rsid w:val="00664F8B"/>
    <w:rsid w:val="00664F9B"/>
    <w:rsid w:val="00665834"/>
    <w:rsid w:val="00665BA2"/>
    <w:rsid w:val="00665C0B"/>
    <w:rsid w:val="006663DD"/>
    <w:rsid w:val="0066656B"/>
    <w:rsid w:val="00666874"/>
    <w:rsid w:val="00666B57"/>
    <w:rsid w:val="00666D09"/>
    <w:rsid w:val="00666E29"/>
    <w:rsid w:val="006670BE"/>
    <w:rsid w:val="00667311"/>
    <w:rsid w:val="0066745C"/>
    <w:rsid w:val="00670905"/>
    <w:rsid w:val="00671070"/>
    <w:rsid w:val="006710F2"/>
    <w:rsid w:val="00671B15"/>
    <w:rsid w:val="00671CBD"/>
    <w:rsid w:val="00672000"/>
    <w:rsid w:val="00672132"/>
    <w:rsid w:val="0067216A"/>
    <w:rsid w:val="0067226D"/>
    <w:rsid w:val="0067230E"/>
    <w:rsid w:val="00672728"/>
    <w:rsid w:val="006729CD"/>
    <w:rsid w:val="00672C8A"/>
    <w:rsid w:val="00672F7D"/>
    <w:rsid w:val="00673D12"/>
    <w:rsid w:val="0067470E"/>
    <w:rsid w:val="0067525E"/>
    <w:rsid w:val="00675616"/>
    <w:rsid w:val="006760AF"/>
    <w:rsid w:val="00676474"/>
    <w:rsid w:val="00676E55"/>
    <w:rsid w:val="00677114"/>
    <w:rsid w:val="00677369"/>
    <w:rsid w:val="006778AC"/>
    <w:rsid w:val="00677910"/>
    <w:rsid w:val="0067797E"/>
    <w:rsid w:val="006779F0"/>
    <w:rsid w:val="00677A99"/>
    <w:rsid w:val="00677AA8"/>
    <w:rsid w:val="00677D91"/>
    <w:rsid w:val="006805C3"/>
    <w:rsid w:val="00680AC3"/>
    <w:rsid w:val="00680E02"/>
    <w:rsid w:val="00680EB7"/>
    <w:rsid w:val="00680F6C"/>
    <w:rsid w:val="0068133A"/>
    <w:rsid w:val="00681944"/>
    <w:rsid w:val="006823B0"/>
    <w:rsid w:val="00682824"/>
    <w:rsid w:val="0068299E"/>
    <w:rsid w:val="00682AFF"/>
    <w:rsid w:val="0068337B"/>
    <w:rsid w:val="00683CE1"/>
    <w:rsid w:val="006841EE"/>
    <w:rsid w:val="0068428D"/>
    <w:rsid w:val="006842DF"/>
    <w:rsid w:val="00684751"/>
    <w:rsid w:val="006849FB"/>
    <w:rsid w:val="00684AC6"/>
    <w:rsid w:val="00684B6C"/>
    <w:rsid w:val="0068586F"/>
    <w:rsid w:val="00685FA5"/>
    <w:rsid w:val="006866B6"/>
    <w:rsid w:val="006866F8"/>
    <w:rsid w:val="00686A3F"/>
    <w:rsid w:val="00686D71"/>
    <w:rsid w:val="00687073"/>
    <w:rsid w:val="00687285"/>
    <w:rsid w:val="006873F6"/>
    <w:rsid w:val="006874DB"/>
    <w:rsid w:val="00687FF6"/>
    <w:rsid w:val="0069067D"/>
    <w:rsid w:val="00690892"/>
    <w:rsid w:val="00690B39"/>
    <w:rsid w:val="0069126B"/>
    <w:rsid w:val="006912FB"/>
    <w:rsid w:val="00691467"/>
    <w:rsid w:val="00691D93"/>
    <w:rsid w:val="006920E0"/>
    <w:rsid w:val="00692E63"/>
    <w:rsid w:val="006933BC"/>
    <w:rsid w:val="00693870"/>
    <w:rsid w:val="00693966"/>
    <w:rsid w:val="00693FC8"/>
    <w:rsid w:val="00694489"/>
    <w:rsid w:val="006947FC"/>
    <w:rsid w:val="0069554C"/>
    <w:rsid w:val="006959B0"/>
    <w:rsid w:val="00695B7B"/>
    <w:rsid w:val="006969EB"/>
    <w:rsid w:val="00696C04"/>
    <w:rsid w:val="00696C17"/>
    <w:rsid w:val="00696E83"/>
    <w:rsid w:val="006977B0"/>
    <w:rsid w:val="006A0061"/>
    <w:rsid w:val="006A02DB"/>
    <w:rsid w:val="006A108C"/>
    <w:rsid w:val="006A10F7"/>
    <w:rsid w:val="006A1275"/>
    <w:rsid w:val="006A14C5"/>
    <w:rsid w:val="006A15E1"/>
    <w:rsid w:val="006A1861"/>
    <w:rsid w:val="006A18D1"/>
    <w:rsid w:val="006A1D61"/>
    <w:rsid w:val="006A1D8C"/>
    <w:rsid w:val="006A2238"/>
    <w:rsid w:val="006A2AD9"/>
    <w:rsid w:val="006A2F94"/>
    <w:rsid w:val="006A350C"/>
    <w:rsid w:val="006A3BB6"/>
    <w:rsid w:val="006A3D7F"/>
    <w:rsid w:val="006A419C"/>
    <w:rsid w:val="006A456E"/>
    <w:rsid w:val="006A470C"/>
    <w:rsid w:val="006A49F3"/>
    <w:rsid w:val="006A4E8A"/>
    <w:rsid w:val="006A5B68"/>
    <w:rsid w:val="006A62C6"/>
    <w:rsid w:val="006A6F1E"/>
    <w:rsid w:val="006A72E8"/>
    <w:rsid w:val="006A77C1"/>
    <w:rsid w:val="006A789A"/>
    <w:rsid w:val="006A7B62"/>
    <w:rsid w:val="006A7BD0"/>
    <w:rsid w:val="006A7FEB"/>
    <w:rsid w:val="006B0561"/>
    <w:rsid w:val="006B0C8E"/>
    <w:rsid w:val="006B0C96"/>
    <w:rsid w:val="006B0CE8"/>
    <w:rsid w:val="006B114B"/>
    <w:rsid w:val="006B18F7"/>
    <w:rsid w:val="006B1E42"/>
    <w:rsid w:val="006B225F"/>
    <w:rsid w:val="006B2AE1"/>
    <w:rsid w:val="006B2F6E"/>
    <w:rsid w:val="006B3776"/>
    <w:rsid w:val="006B3E38"/>
    <w:rsid w:val="006B449E"/>
    <w:rsid w:val="006B4AA0"/>
    <w:rsid w:val="006B4F0B"/>
    <w:rsid w:val="006B5231"/>
    <w:rsid w:val="006B5248"/>
    <w:rsid w:val="006B5253"/>
    <w:rsid w:val="006B5510"/>
    <w:rsid w:val="006B585C"/>
    <w:rsid w:val="006B599B"/>
    <w:rsid w:val="006B5ACD"/>
    <w:rsid w:val="006B6209"/>
    <w:rsid w:val="006B65F3"/>
    <w:rsid w:val="006B666F"/>
    <w:rsid w:val="006B6709"/>
    <w:rsid w:val="006B67C9"/>
    <w:rsid w:val="006B7002"/>
    <w:rsid w:val="006B78F3"/>
    <w:rsid w:val="006B7D30"/>
    <w:rsid w:val="006C012B"/>
    <w:rsid w:val="006C0589"/>
    <w:rsid w:val="006C05D7"/>
    <w:rsid w:val="006C0A30"/>
    <w:rsid w:val="006C0AA7"/>
    <w:rsid w:val="006C23FC"/>
    <w:rsid w:val="006C277B"/>
    <w:rsid w:val="006C2B39"/>
    <w:rsid w:val="006C2BAB"/>
    <w:rsid w:val="006C2BEB"/>
    <w:rsid w:val="006C2C60"/>
    <w:rsid w:val="006C2CB8"/>
    <w:rsid w:val="006C2D16"/>
    <w:rsid w:val="006C2F24"/>
    <w:rsid w:val="006C2F7B"/>
    <w:rsid w:val="006C3037"/>
    <w:rsid w:val="006C33A3"/>
    <w:rsid w:val="006C33A7"/>
    <w:rsid w:val="006C3DF4"/>
    <w:rsid w:val="006C3F33"/>
    <w:rsid w:val="006C4159"/>
    <w:rsid w:val="006C4A07"/>
    <w:rsid w:val="006C4E68"/>
    <w:rsid w:val="006C4F53"/>
    <w:rsid w:val="006C5494"/>
    <w:rsid w:val="006C5A94"/>
    <w:rsid w:val="006C5AAB"/>
    <w:rsid w:val="006C6ADB"/>
    <w:rsid w:val="006C6E3E"/>
    <w:rsid w:val="006C7667"/>
    <w:rsid w:val="006C7DCD"/>
    <w:rsid w:val="006D000D"/>
    <w:rsid w:val="006D007E"/>
    <w:rsid w:val="006D0E50"/>
    <w:rsid w:val="006D11B0"/>
    <w:rsid w:val="006D17D2"/>
    <w:rsid w:val="006D18D4"/>
    <w:rsid w:val="006D2124"/>
    <w:rsid w:val="006D29B4"/>
    <w:rsid w:val="006D2AED"/>
    <w:rsid w:val="006D3336"/>
    <w:rsid w:val="006D339D"/>
    <w:rsid w:val="006D356F"/>
    <w:rsid w:val="006D3768"/>
    <w:rsid w:val="006D43E7"/>
    <w:rsid w:val="006D46B2"/>
    <w:rsid w:val="006D4AF4"/>
    <w:rsid w:val="006D4C64"/>
    <w:rsid w:val="006D50F8"/>
    <w:rsid w:val="006D51A8"/>
    <w:rsid w:val="006D54BC"/>
    <w:rsid w:val="006D5542"/>
    <w:rsid w:val="006D5A6E"/>
    <w:rsid w:val="006D5C46"/>
    <w:rsid w:val="006D5EB0"/>
    <w:rsid w:val="006D6448"/>
    <w:rsid w:val="006D7406"/>
    <w:rsid w:val="006D7C64"/>
    <w:rsid w:val="006D7DD0"/>
    <w:rsid w:val="006E0465"/>
    <w:rsid w:val="006E079D"/>
    <w:rsid w:val="006E0957"/>
    <w:rsid w:val="006E0B30"/>
    <w:rsid w:val="006E16CE"/>
    <w:rsid w:val="006E1736"/>
    <w:rsid w:val="006E1791"/>
    <w:rsid w:val="006E183D"/>
    <w:rsid w:val="006E1BBA"/>
    <w:rsid w:val="006E1BC4"/>
    <w:rsid w:val="006E1FA2"/>
    <w:rsid w:val="006E1FC1"/>
    <w:rsid w:val="006E21DF"/>
    <w:rsid w:val="006E2470"/>
    <w:rsid w:val="006E2794"/>
    <w:rsid w:val="006E3047"/>
    <w:rsid w:val="006E3582"/>
    <w:rsid w:val="006E393C"/>
    <w:rsid w:val="006E3ED1"/>
    <w:rsid w:val="006E4352"/>
    <w:rsid w:val="006E4A39"/>
    <w:rsid w:val="006E4D46"/>
    <w:rsid w:val="006E4FDA"/>
    <w:rsid w:val="006E55B5"/>
    <w:rsid w:val="006E59CB"/>
    <w:rsid w:val="006E59D3"/>
    <w:rsid w:val="006E5A5E"/>
    <w:rsid w:val="006E6AE9"/>
    <w:rsid w:val="006E6C79"/>
    <w:rsid w:val="006E76EE"/>
    <w:rsid w:val="006F01BF"/>
    <w:rsid w:val="006F0305"/>
    <w:rsid w:val="006F0798"/>
    <w:rsid w:val="006F0CAC"/>
    <w:rsid w:val="006F0EFB"/>
    <w:rsid w:val="006F1777"/>
    <w:rsid w:val="006F1836"/>
    <w:rsid w:val="006F1D6A"/>
    <w:rsid w:val="006F1EAF"/>
    <w:rsid w:val="006F23DD"/>
    <w:rsid w:val="006F25E6"/>
    <w:rsid w:val="006F2773"/>
    <w:rsid w:val="006F2853"/>
    <w:rsid w:val="006F2FB7"/>
    <w:rsid w:val="006F2FF6"/>
    <w:rsid w:val="006F30B6"/>
    <w:rsid w:val="006F31B8"/>
    <w:rsid w:val="006F3300"/>
    <w:rsid w:val="006F345C"/>
    <w:rsid w:val="006F3828"/>
    <w:rsid w:val="006F3B58"/>
    <w:rsid w:val="006F4BF4"/>
    <w:rsid w:val="006F4E6E"/>
    <w:rsid w:val="006F5084"/>
    <w:rsid w:val="006F558F"/>
    <w:rsid w:val="006F58C2"/>
    <w:rsid w:val="006F5BF5"/>
    <w:rsid w:val="006F5DD4"/>
    <w:rsid w:val="006F60CB"/>
    <w:rsid w:val="006F67D4"/>
    <w:rsid w:val="006F710B"/>
    <w:rsid w:val="006F7263"/>
    <w:rsid w:val="006F77E7"/>
    <w:rsid w:val="006F77F4"/>
    <w:rsid w:val="006F7A51"/>
    <w:rsid w:val="006F7D40"/>
    <w:rsid w:val="00700E15"/>
    <w:rsid w:val="007010E0"/>
    <w:rsid w:val="007010FA"/>
    <w:rsid w:val="00701F66"/>
    <w:rsid w:val="00702669"/>
    <w:rsid w:val="0070301A"/>
    <w:rsid w:val="00703391"/>
    <w:rsid w:val="0070374F"/>
    <w:rsid w:val="00703792"/>
    <w:rsid w:val="00704050"/>
    <w:rsid w:val="007041F8"/>
    <w:rsid w:val="0070428C"/>
    <w:rsid w:val="00704618"/>
    <w:rsid w:val="00704837"/>
    <w:rsid w:val="00705050"/>
    <w:rsid w:val="007058DE"/>
    <w:rsid w:val="007059C9"/>
    <w:rsid w:val="007062A8"/>
    <w:rsid w:val="00706495"/>
    <w:rsid w:val="007064D7"/>
    <w:rsid w:val="007066F9"/>
    <w:rsid w:val="00707240"/>
    <w:rsid w:val="00707469"/>
    <w:rsid w:val="0070789A"/>
    <w:rsid w:val="007079FE"/>
    <w:rsid w:val="00707D57"/>
    <w:rsid w:val="00710203"/>
    <w:rsid w:val="007109FF"/>
    <w:rsid w:val="00710E81"/>
    <w:rsid w:val="00711837"/>
    <w:rsid w:val="007120F6"/>
    <w:rsid w:val="00712A0A"/>
    <w:rsid w:val="00712CF8"/>
    <w:rsid w:val="00713513"/>
    <w:rsid w:val="00713BAD"/>
    <w:rsid w:val="00713FD9"/>
    <w:rsid w:val="00714074"/>
    <w:rsid w:val="00714257"/>
    <w:rsid w:val="007142FC"/>
    <w:rsid w:val="007146A4"/>
    <w:rsid w:val="00714977"/>
    <w:rsid w:val="00715713"/>
    <w:rsid w:val="007158A0"/>
    <w:rsid w:val="00715AB2"/>
    <w:rsid w:val="00715DDD"/>
    <w:rsid w:val="00715F13"/>
    <w:rsid w:val="00716327"/>
    <w:rsid w:val="0071635A"/>
    <w:rsid w:val="007166EB"/>
    <w:rsid w:val="00716B1F"/>
    <w:rsid w:val="00716C50"/>
    <w:rsid w:val="007173F3"/>
    <w:rsid w:val="00717832"/>
    <w:rsid w:val="00717CF4"/>
    <w:rsid w:val="00720495"/>
    <w:rsid w:val="00720531"/>
    <w:rsid w:val="007205A0"/>
    <w:rsid w:val="00720720"/>
    <w:rsid w:val="00720784"/>
    <w:rsid w:val="007207DC"/>
    <w:rsid w:val="007208DB"/>
    <w:rsid w:val="00720A1B"/>
    <w:rsid w:val="00721075"/>
    <w:rsid w:val="00721F5F"/>
    <w:rsid w:val="00722439"/>
    <w:rsid w:val="0072275E"/>
    <w:rsid w:val="00722EFF"/>
    <w:rsid w:val="0072329E"/>
    <w:rsid w:val="00723920"/>
    <w:rsid w:val="00723A8E"/>
    <w:rsid w:val="00723FAC"/>
    <w:rsid w:val="0072578D"/>
    <w:rsid w:val="00725B8D"/>
    <w:rsid w:val="0072658E"/>
    <w:rsid w:val="00726B6A"/>
    <w:rsid w:val="00726D02"/>
    <w:rsid w:val="00726E12"/>
    <w:rsid w:val="00727508"/>
    <w:rsid w:val="00727CB1"/>
    <w:rsid w:val="007300EB"/>
    <w:rsid w:val="00730CA6"/>
    <w:rsid w:val="00730EFA"/>
    <w:rsid w:val="007313B0"/>
    <w:rsid w:val="007314F1"/>
    <w:rsid w:val="0073183C"/>
    <w:rsid w:val="00731ADA"/>
    <w:rsid w:val="00732101"/>
    <w:rsid w:val="00732FC7"/>
    <w:rsid w:val="00733452"/>
    <w:rsid w:val="0073348D"/>
    <w:rsid w:val="007334BE"/>
    <w:rsid w:val="0073360D"/>
    <w:rsid w:val="0073366E"/>
    <w:rsid w:val="007336E4"/>
    <w:rsid w:val="00733C83"/>
    <w:rsid w:val="00734053"/>
    <w:rsid w:val="007346F5"/>
    <w:rsid w:val="00734C97"/>
    <w:rsid w:val="00734F45"/>
    <w:rsid w:val="007350B5"/>
    <w:rsid w:val="00736A8C"/>
    <w:rsid w:val="00736B53"/>
    <w:rsid w:val="00736C0D"/>
    <w:rsid w:val="00736F05"/>
    <w:rsid w:val="00737142"/>
    <w:rsid w:val="00740587"/>
    <w:rsid w:val="007409C9"/>
    <w:rsid w:val="007409EB"/>
    <w:rsid w:val="00740A52"/>
    <w:rsid w:val="00740B6F"/>
    <w:rsid w:val="00740DF4"/>
    <w:rsid w:val="00740E1E"/>
    <w:rsid w:val="00741612"/>
    <w:rsid w:val="007418DF"/>
    <w:rsid w:val="00741F27"/>
    <w:rsid w:val="007424A2"/>
    <w:rsid w:val="007424B7"/>
    <w:rsid w:val="007425C4"/>
    <w:rsid w:val="00742E43"/>
    <w:rsid w:val="00742FC0"/>
    <w:rsid w:val="0074311C"/>
    <w:rsid w:val="00743467"/>
    <w:rsid w:val="007434DB"/>
    <w:rsid w:val="00743637"/>
    <w:rsid w:val="007437EE"/>
    <w:rsid w:val="007439EB"/>
    <w:rsid w:val="00743F56"/>
    <w:rsid w:val="007441A8"/>
    <w:rsid w:val="007443EE"/>
    <w:rsid w:val="0074445A"/>
    <w:rsid w:val="0074478E"/>
    <w:rsid w:val="007448A5"/>
    <w:rsid w:val="00744F21"/>
    <w:rsid w:val="00744FEF"/>
    <w:rsid w:val="0074588B"/>
    <w:rsid w:val="007458D4"/>
    <w:rsid w:val="00745C47"/>
    <w:rsid w:val="00745DDF"/>
    <w:rsid w:val="00745DE1"/>
    <w:rsid w:val="0074602D"/>
    <w:rsid w:val="0074612B"/>
    <w:rsid w:val="007462DF"/>
    <w:rsid w:val="007464FB"/>
    <w:rsid w:val="007467A7"/>
    <w:rsid w:val="00746A55"/>
    <w:rsid w:val="00746F30"/>
    <w:rsid w:val="00746FB7"/>
    <w:rsid w:val="00746FC8"/>
    <w:rsid w:val="00747493"/>
    <w:rsid w:val="0074758C"/>
    <w:rsid w:val="0074774D"/>
    <w:rsid w:val="00747C36"/>
    <w:rsid w:val="00747CCB"/>
    <w:rsid w:val="00747F36"/>
    <w:rsid w:val="00750DFD"/>
    <w:rsid w:val="00751298"/>
    <w:rsid w:val="00751B32"/>
    <w:rsid w:val="00751CE3"/>
    <w:rsid w:val="00751DFD"/>
    <w:rsid w:val="007522BA"/>
    <w:rsid w:val="007525AB"/>
    <w:rsid w:val="00752CFE"/>
    <w:rsid w:val="0075366D"/>
    <w:rsid w:val="00753AB2"/>
    <w:rsid w:val="00754205"/>
    <w:rsid w:val="00754213"/>
    <w:rsid w:val="00754FDB"/>
    <w:rsid w:val="00755587"/>
    <w:rsid w:val="00756303"/>
    <w:rsid w:val="007567EE"/>
    <w:rsid w:val="00756B1E"/>
    <w:rsid w:val="00756E4C"/>
    <w:rsid w:val="00757027"/>
    <w:rsid w:val="0075726C"/>
    <w:rsid w:val="007574C9"/>
    <w:rsid w:val="00757781"/>
    <w:rsid w:val="0075794E"/>
    <w:rsid w:val="00757AF6"/>
    <w:rsid w:val="00757C00"/>
    <w:rsid w:val="00757D6A"/>
    <w:rsid w:val="00757F0B"/>
    <w:rsid w:val="00760389"/>
    <w:rsid w:val="0076092B"/>
    <w:rsid w:val="00760BB6"/>
    <w:rsid w:val="00761458"/>
    <w:rsid w:val="00761797"/>
    <w:rsid w:val="00761AB6"/>
    <w:rsid w:val="00761AF7"/>
    <w:rsid w:val="00762876"/>
    <w:rsid w:val="00762AB4"/>
    <w:rsid w:val="00762BC8"/>
    <w:rsid w:val="00762F90"/>
    <w:rsid w:val="0076308D"/>
    <w:rsid w:val="007636E8"/>
    <w:rsid w:val="00764210"/>
    <w:rsid w:val="007642C9"/>
    <w:rsid w:val="007649FC"/>
    <w:rsid w:val="00764DEC"/>
    <w:rsid w:val="0076508A"/>
    <w:rsid w:val="007652C6"/>
    <w:rsid w:val="007656E1"/>
    <w:rsid w:val="00765A23"/>
    <w:rsid w:val="00765EE3"/>
    <w:rsid w:val="0076652A"/>
    <w:rsid w:val="0076716D"/>
    <w:rsid w:val="0076719D"/>
    <w:rsid w:val="00767BD5"/>
    <w:rsid w:val="00767C35"/>
    <w:rsid w:val="007701A3"/>
    <w:rsid w:val="007702D7"/>
    <w:rsid w:val="00770678"/>
    <w:rsid w:val="00770891"/>
    <w:rsid w:val="00770984"/>
    <w:rsid w:val="00770DE0"/>
    <w:rsid w:val="00771028"/>
    <w:rsid w:val="00771092"/>
    <w:rsid w:val="0077113B"/>
    <w:rsid w:val="007712E0"/>
    <w:rsid w:val="0077169C"/>
    <w:rsid w:val="007718CB"/>
    <w:rsid w:val="00771E48"/>
    <w:rsid w:val="0077236B"/>
    <w:rsid w:val="00772902"/>
    <w:rsid w:val="00772B3F"/>
    <w:rsid w:val="00772C0F"/>
    <w:rsid w:val="00772C1D"/>
    <w:rsid w:val="00772DBF"/>
    <w:rsid w:val="0077319C"/>
    <w:rsid w:val="00773551"/>
    <w:rsid w:val="007738D4"/>
    <w:rsid w:val="00773A8C"/>
    <w:rsid w:val="00773E77"/>
    <w:rsid w:val="00773EE1"/>
    <w:rsid w:val="00773F36"/>
    <w:rsid w:val="00774069"/>
    <w:rsid w:val="00774252"/>
    <w:rsid w:val="007742EA"/>
    <w:rsid w:val="007749D6"/>
    <w:rsid w:val="00774EFB"/>
    <w:rsid w:val="007750A3"/>
    <w:rsid w:val="00775603"/>
    <w:rsid w:val="0077624C"/>
    <w:rsid w:val="00776861"/>
    <w:rsid w:val="0077783B"/>
    <w:rsid w:val="00777DF4"/>
    <w:rsid w:val="00777E51"/>
    <w:rsid w:val="0078005C"/>
    <w:rsid w:val="00780197"/>
    <w:rsid w:val="007806FD"/>
    <w:rsid w:val="00780735"/>
    <w:rsid w:val="0078079B"/>
    <w:rsid w:val="00780892"/>
    <w:rsid w:val="00780B0E"/>
    <w:rsid w:val="00780B62"/>
    <w:rsid w:val="0078102C"/>
    <w:rsid w:val="007811D2"/>
    <w:rsid w:val="00781413"/>
    <w:rsid w:val="00781EF5"/>
    <w:rsid w:val="00782CD9"/>
    <w:rsid w:val="00783F1E"/>
    <w:rsid w:val="00784196"/>
    <w:rsid w:val="0078424D"/>
    <w:rsid w:val="00784567"/>
    <w:rsid w:val="007847D6"/>
    <w:rsid w:val="00784BEC"/>
    <w:rsid w:val="00784ED7"/>
    <w:rsid w:val="0078570D"/>
    <w:rsid w:val="00785E5D"/>
    <w:rsid w:val="00785EE2"/>
    <w:rsid w:val="00785F62"/>
    <w:rsid w:val="00785F80"/>
    <w:rsid w:val="00787672"/>
    <w:rsid w:val="0078769E"/>
    <w:rsid w:val="00790937"/>
    <w:rsid w:val="007909D0"/>
    <w:rsid w:val="00790E1C"/>
    <w:rsid w:val="007916EF"/>
    <w:rsid w:val="00791C06"/>
    <w:rsid w:val="00791C2B"/>
    <w:rsid w:val="00791DBB"/>
    <w:rsid w:val="00792014"/>
    <w:rsid w:val="00792E0A"/>
    <w:rsid w:val="007930E7"/>
    <w:rsid w:val="0079351C"/>
    <w:rsid w:val="0079377B"/>
    <w:rsid w:val="00793864"/>
    <w:rsid w:val="00793930"/>
    <w:rsid w:val="00793BEE"/>
    <w:rsid w:val="00793E6A"/>
    <w:rsid w:val="00793FC0"/>
    <w:rsid w:val="00793FEB"/>
    <w:rsid w:val="007942CC"/>
    <w:rsid w:val="00794632"/>
    <w:rsid w:val="0079488F"/>
    <w:rsid w:val="0079501A"/>
    <w:rsid w:val="00795359"/>
    <w:rsid w:val="0079599D"/>
    <w:rsid w:val="00795BA1"/>
    <w:rsid w:val="0079607E"/>
    <w:rsid w:val="007968B5"/>
    <w:rsid w:val="00796A92"/>
    <w:rsid w:val="007978A2"/>
    <w:rsid w:val="00797B56"/>
    <w:rsid w:val="00797E75"/>
    <w:rsid w:val="00797EF7"/>
    <w:rsid w:val="007A0022"/>
    <w:rsid w:val="007A07DB"/>
    <w:rsid w:val="007A106B"/>
    <w:rsid w:val="007A11F9"/>
    <w:rsid w:val="007A157E"/>
    <w:rsid w:val="007A23AB"/>
    <w:rsid w:val="007A28C6"/>
    <w:rsid w:val="007A330E"/>
    <w:rsid w:val="007A352C"/>
    <w:rsid w:val="007A3CC7"/>
    <w:rsid w:val="007A4606"/>
    <w:rsid w:val="007A46E1"/>
    <w:rsid w:val="007A4760"/>
    <w:rsid w:val="007A4942"/>
    <w:rsid w:val="007A4C33"/>
    <w:rsid w:val="007A5374"/>
    <w:rsid w:val="007A5ABB"/>
    <w:rsid w:val="007A5C67"/>
    <w:rsid w:val="007A629C"/>
    <w:rsid w:val="007A636E"/>
    <w:rsid w:val="007A65EA"/>
    <w:rsid w:val="007A7037"/>
    <w:rsid w:val="007A70F2"/>
    <w:rsid w:val="007A723F"/>
    <w:rsid w:val="007A780F"/>
    <w:rsid w:val="007A7B41"/>
    <w:rsid w:val="007A7E19"/>
    <w:rsid w:val="007B0151"/>
    <w:rsid w:val="007B0E03"/>
    <w:rsid w:val="007B0ECD"/>
    <w:rsid w:val="007B1477"/>
    <w:rsid w:val="007B1572"/>
    <w:rsid w:val="007B18A4"/>
    <w:rsid w:val="007B196B"/>
    <w:rsid w:val="007B2167"/>
    <w:rsid w:val="007B2461"/>
    <w:rsid w:val="007B24BC"/>
    <w:rsid w:val="007B24D7"/>
    <w:rsid w:val="007B256C"/>
    <w:rsid w:val="007B31A4"/>
    <w:rsid w:val="007B3347"/>
    <w:rsid w:val="007B43AC"/>
    <w:rsid w:val="007B44B6"/>
    <w:rsid w:val="007B4BB9"/>
    <w:rsid w:val="007B5240"/>
    <w:rsid w:val="007B5F29"/>
    <w:rsid w:val="007B5FC1"/>
    <w:rsid w:val="007B60E9"/>
    <w:rsid w:val="007B6696"/>
    <w:rsid w:val="007B68D3"/>
    <w:rsid w:val="007B697A"/>
    <w:rsid w:val="007B6A4E"/>
    <w:rsid w:val="007B6AA5"/>
    <w:rsid w:val="007B6C92"/>
    <w:rsid w:val="007B71CE"/>
    <w:rsid w:val="007B777A"/>
    <w:rsid w:val="007B795A"/>
    <w:rsid w:val="007B79E3"/>
    <w:rsid w:val="007C01C2"/>
    <w:rsid w:val="007C02F1"/>
    <w:rsid w:val="007C05B2"/>
    <w:rsid w:val="007C05ED"/>
    <w:rsid w:val="007C077F"/>
    <w:rsid w:val="007C07E0"/>
    <w:rsid w:val="007C0C38"/>
    <w:rsid w:val="007C0C5A"/>
    <w:rsid w:val="007C0E1B"/>
    <w:rsid w:val="007C115F"/>
    <w:rsid w:val="007C1598"/>
    <w:rsid w:val="007C1677"/>
    <w:rsid w:val="007C1AA1"/>
    <w:rsid w:val="007C1F86"/>
    <w:rsid w:val="007C234D"/>
    <w:rsid w:val="007C2988"/>
    <w:rsid w:val="007C313A"/>
    <w:rsid w:val="007C344B"/>
    <w:rsid w:val="007C3635"/>
    <w:rsid w:val="007C36AD"/>
    <w:rsid w:val="007C37A3"/>
    <w:rsid w:val="007C37CB"/>
    <w:rsid w:val="007C3851"/>
    <w:rsid w:val="007C394B"/>
    <w:rsid w:val="007C3AEF"/>
    <w:rsid w:val="007C42A4"/>
    <w:rsid w:val="007C43AC"/>
    <w:rsid w:val="007C4465"/>
    <w:rsid w:val="007C464C"/>
    <w:rsid w:val="007C470D"/>
    <w:rsid w:val="007C483F"/>
    <w:rsid w:val="007C4D65"/>
    <w:rsid w:val="007C5E07"/>
    <w:rsid w:val="007C5EFB"/>
    <w:rsid w:val="007C689F"/>
    <w:rsid w:val="007C6F73"/>
    <w:rsid w:val="007C71AF"/>
    <w:rsid w:val="007C7310"/>
    <w:rsid w:val="007C734F"/>
    <w:rsid w:val="007C744E"/>
    <w:rsid w:val="007C7EAC"/>
    <w:rsid w:val="007D03E5"/>
    <w:rsid w:val="007D0542"/>
    <w:rsid w:val="007D069A"/>
    <w:rsid w:val="007D1241"/>
    <w:rsid w:val="007D16EA"/>
    <w:rsid w:val="007D1E9D"/>
    <w:rsid w:val="007D2407"/>
    <w:rsid w:val="007D285B"/>
    <w:rsid w:val="007D3709"/>
    <w:rsid w:val="007D37CB"/>
    <w:rsid w:val="007D3D94"/>
    <w:rsid w:val="007D403D"/>
    <w:rsid w:val="007D4867"/>
    <w:rsid w:val="007D4B1A"/>
    <w:rsid w:val="007D4C49"/>
    <w:rsid w:val="007D5256"/>
    <w:rsid w:val="007D5323"/>
    <w:rsid w:val="007D5829"/>
    <w:rsid w:val="007D5B8A"/>
    <w:rsid w:val="007D682B"/>
    <w:rsid w:val="007D6A74"/>
    <w:rsid w:val="007D6BA2"/>
    <w:rsid w:val="007D6C53"/>
    <w:rsid w:val="007D6EE8"/>
    <w:rsid w:val="007D7314"/>
    <w:rsid w:val="007D7544"/>
    <w:rsid w:val="007D7753"/>
    <w:rsid w:val="007D77F6"/>
    <w:rsid w:val="007D787B"/>
    <w:rsid w:val="007D7F06"/>
    <w:rsid w:val="007D7F14"/>
    <w:rsid w:val="007E006B"/>
    <w:rsid w:val="007E006F"/>
    <w:rsid w:val="007E023B"/>
    <w:rsid w:val="007E04BC"/>
    <w:rsid w:val="007E06B9"/>
    <w:rsid w:val="007E0846"/>
    <w:rsid w:val="007E0BAE"/>
    <w:rsid w:val="007E0E64"/>
    <w:rsid w:val="007E1283"/>
    <w:rsid w:val="007E1A4C"/>
    <w:rsid w:val="007E1B38"/>
    <w:rsid w:val="007E3120"/>
    <w:rsid w:val="007E3290"/>
    <w:rsid w:val="007E43F8"/>
    <w:rsid w:val="007E4D4C"/>
    <w:rsid w:val="007E503C"/>
    <w:rsid w:val="007E599D"/>
    <w:rsid w:val="007E5E6D"/>
    <w:rsid w:val="007E62C2"/>
    <w:rsid w:val="007E6784"/>
    <w:rsid w:val="007E67CB"/>
    <w:rsid w:val="007E68F5"/>
    <w:rsid w:val="007E6B7B"/>
    <w:rsid w:val="007E6C2C"/>
    <w:rsid w:val="007E6F85"/>
    <w:rsid w:val="007E7385"/>
    <w:rsid w:val="007E7BF4"/>
    <w:rsid w:val="007F0053"/>
    <w:rsid w:val="007F05E0"/>
    <w:rsid w:val="007F07B1"/>
    <w:rsid w:val="007F0A46"/>
    <w:rsid w:val="007F1AA9"/>
    <w:rsid w:val="007F20F3"/>
    <w:rsid w:val="007F213B"/>
    <w:rsid w:val="007F27FF"/>
    <w:rsid w:val="007F2D36"/>
    <w:rsid w:val="007F309C"/>
    <w:rsid w:val="007F35EA"/>
    <w:rsid w:val="007F4585"/>
    <w:rsid w:val="007F5DCA"/>
    <w:rsid w:val="007F617E"/>
    <w:rsid w:val="007F66CE"/>
    <w:rsid w:val="007F6D04"/>
    <w:rsid w:val="007F6F8D"/>
    <w:rsid w:val="007F720E"/>
    <w:rsid w:val="007F7477"/>
    <w:rsid w:val="007F7612"/>
    <w:rsid w:val="007F7CDF"/>
    <w:rsid w:val="007F7D9D"/>
    <w:rsid w:val="007F7EE0"/>
    <w:rsid w:val="0080004F"/>
    <w:rsid w:val="0080058A"/>
    <w:rsid w:val="00800993"/>
    <w:rsid w:val="00800ABE"/>
    <w:rsid w:val="0080129F"/>
    <w:rsid w:val="00801363"/>
    <w:rsid w:val="0080182E"/>
    <w:rsid w:val="00801C7E"/>
    <w:rsid w:val="00801E2F"/>
    <w:rsid w:val="00801EFC"/>
    <w:rsid w:val="008021BD"/>
    <w:rsid w:val="00802562"/>
    <w:rsid w:val="00803276"/>
    <w:rsid w:val="008032CA"/>
    <w:rsid w:val="0080343E"/>
    <w:rsid w:val="00803555"/>
    <w:rsid w:val="00803AC9"/>
    <w:rsid w:val="00803D65"/>
    <w:rsid w:val="008045EF"/>
    <w:rsid w:val="00804C29"/>
    <w:rsid w:val="008050B6"/>
    <w:rsid w:val="00805229"/>
    <w:rsid w:val="008055AC"/>
    <w:rsid w:val="0080566C"/>
    <w:rsid w:val="00805A24"/>
    <w:rsid w:val="00805AE8"/>
    <w:rsid w:val="00806261"/>
    <w:rsid w:val="00806D79"/>
    <w:rsid w:val="008070A9"/>
    <w:rsid w:val="00807108"/>
    <w:rsid w:val="0080748F"/>
    <w:rsid w:val="00807615"/>
    <w:rsid w:val="00807A6B"/>
    <w:rsid w:val="00807B0F"/>
    <w:rsid w:val="00807D1E"/>
    <w:rsid w:val="00810B00"/>
    <w:rsid w:val="00811174"/>
    <w:rsid w:val="00811185"/>
    <w:rsid w:val="00811279"/>
    <w:rsid w:val="008113AA"/>
    <w:rsid w:val="00811479"/>
    <w:rsid w:val="008116FC"/>
    <w:rsid w:val="00811804"/>
    <w:rsid w:val="00811BF5"/>
    <w:rsid w:val="00811E39"/>
    <w:rsid w:val="00811FFC"/>
    <w:rsid w:val="00812234"/>
    <w:rsid w:val="0081223A"/>
    <w:rsid w:val="008123BA"/>
    <w:rsid w:val="008123E1"/>
    <w:rsid w:val="0081258F"/>
    <w:rsid w:val="00812620"/>
    <w:rsid w:val="00812D19"/>
    <w:rsid w:val="0081314B"/>
    <w:rsid w:val="00813612"/>
    <w:rsid w:val="00813661"/>
    <w:rsid w:val="00813B8A"/>
    <w:rsid w:val="00814524"/>
    <w:rsid w:val="008145F7"/>
    <w:rsid w:val="0081476D"/>
    <w:rsid w:val="008149A6"/>
    <w:rsid w:val="00814C7F"/>
    <w:rsid w:val="008157D0"/>
    <w:rsid w:val="00815808"/>
    <w:rsid w:val="00815A00"/>
    <w:rsid w:val="00815E16"/>
    <w:rsid w:val="0081607E"/>
    <w:rsid w:val="0081612A"/>
    <w:rsid w:val="00816370"/>
    <w:rsid w:val="008167CE"/>
    <w:rsid w:val="0081681E"/>
    <w:rsid w:val="00816A7D"/>
    <w:rsid w:val="00816AE3"/>
    <w:rsid w:val="00816BE0"/>
    <w:rsid w:val="00816E14"/>
    <w:rsid w:val="00816F16"/>
    <w:rsid w:val="0081725A"/>
    <w:rsid w:val="00817291"/>
    <w:rsid w:val="00817347"/>
    <w:rsid w:val="0081736A"/>
    <w:rsid w:val="00817C59"/>
    <w:rsid w:val="00820218"/>
    <w:rsid w:val="00820592"/>
    <w:rsid w:val="00820D2D"/>
    <w:rsid w:val="00820F57"/>
    <w:rsid w:val="00820F99"/>
    <w:rsid w:val="008211D3"/>
    <w:rsid w:val="008212A4"/>
    <w:rsid w:val="00821320"/>
    <w:rsid w:val="00821757"/>
    <w:rsid w:val="00821F6A"/>
    <w:rsid w:val="008223E1"/>
    <w:rsid w:val="008226AE"/>
    <w:rsid w:val="008227CF"/>
    <w:rsid w:val="00823362"/>
    <w:rsid w:val="008233F0"/>
    <w:rsid w:val="008239C6"/>
    <w:rsid w:val="00824236"/>
    <w:rsid w:val="00824650"/>
    <w:rsid w:val="00824A70"/>
    <w:rsid w:val="0082609A"/>
    <w:rsid w:val="00826106"/>
    <w:rsid w:val="0082670C"/>
    <w:rsid w:val="00826D1B"/>
    <w:rsid w:val="008277A7"/>
    <w:rsid w:val="00827993"/>
    <w:rsid w:val="008279E3"/>
    <w:rsid w:val="0083058F"/>
    <w:rsid w:val="008308C9"/>
    <w:rsid w:val="008317A2"/>
    <w:rsid w:val="00831BA3"/>
    <w:rsid w:val="00831E0C"/>
    <w:rsid w:val="00831F75"/>
    <w:rsid w:val="008324D1"/>
    <w:rsid w:val="008327D6"/>
    <w:rsid w:val="00832BE6"/>
    <w:rsid w:val="00832ECA"/>
    <w:rsid w:val="00832F06"/>
    <w:rsid w:val="008331D8"/>
    <w:rsid w:val="00833705"/>
    <w:rsid w:val="0083379E"/>
    <w:rsid w:val="008338BF"/>
    <w:rsid w:val="00833D38"/>
    <w:rsid w:val="008343F0"/>
    <w:rsid w:val="00834486"/>
    <w:rsid w:val="0083496E"/>
    <w:rsid w:val="008351BD"/>
    <w:rsid w:val="008353F2"/>
    <w:rsid w:val="008353FD"/>
    <w:rsid w:val="0083543A"/>
    <w:rsid w:val="0083613E"/>
    <w:rsid w:val="00836622"/>
    <w:rsid w:val="0083671A"/>
    <w:rsid w:val="008368B0"/>
    <w:rsid w:val="00836EA6"/>
    <w:rsid w:val="00837114"/>
    <w:rsid w:val="00837164"/>
    <w:rsid w:val="00837327"/>
    <w:rsid w:val="00837A23"/>
    <w:rsid w:val="00837F81"/>
    <w:rsid w:val="0084011A"/>
    <w:rsid w:val="008403E8"/>
    <w:rsid w:val="0084040E"/>
    <w:rsid w:val="00840921"/>
    <w:rsid w:val="00840AB8"/>
    <w:rsid w:val="00840FE5"/>
    <w:rsid w:val="00841430"/>
    <w:rsid w:val="008414EA"/>
    <w:rsid w:val="00841539"/>
    <w:rsid w:val="00841801"/>
    <w:rsid w:val="008418FE"/>
    <w:rsid w:val="00841A7E"/>
    <w:rsid w:val="00842450"/>
    <w:rsid w:val="00842627"/>
    <w:rsid w:val="00842C58"/>
    <w:rsid w:val="00842ED5"/>
    <w:rsid w:val="008431FB"/>
    <w:rsid w:val="00843D21"/>
    <w:rsid w:val="008446E8"/>
    <w:rsid w:val="00844C1B"/>
    <w:rsid w:val="0084584F"/>
    <w:rsid w:val="00845B0E"/>
    <w:rsid w:val="00845DA8"/>
    <w:rsid w:val="00846A79"/>
    <w:rsid w:val="00846D1B"/>
    <w:rsid w:val="00846E02"/>
    <w:rsid w:val="00846F99"/>
    <w:rsid w:val="008471E0"/>
    <w:rsid w:val="008472E4"/>
    <w:rsid w:val="00847C7B"/>
    <w:rsid w:val="00847F52"/>
    <w:rsid w:val="0085025A"/>
    <w:rsid w:val="008505CC"/>
    <w:rsid w:val="008512A3"/>
    <w:rsid w:val="0085192A"/>
    <w:rsid w:val="00851B40"/>
    <w:rsid w:val="00851BB4"/>
    <w:rsid w:val="00851D10"/>
    <w:rsid w:val="008523EA"/>
    <w:rsid w:val="008525EB"/>
    <w:rsid w:val="008526EC"/>
    <w:rsid w:val="008529C3"/>
    <w:rsid w:val="00852A56"/>
    <w:rsid w:val="00853343"/>
    <w:rsid w:val="0085367D"/>
    <w:rsid w:val="00853A4D"/>
    <w:rsid w:val="00853CF6"/>
    <w:rsid w:val="008541BE"/>
    <w:rsid w:val="00854B95"/>
    <w:rsid w:val="00854D8D"/>
    <w:rsid w:val="00854EB6"/>
    <w:rsid w:val="008554A5"/>
    <w:rsid w:val="008557E5"/>
    <w:rsid w:val="00855D4E"/>
    <w:rsid w:val="00856DF2"/>
    <w:rsid w:val="00856EC5"/>
    <w:rsid w:val="00857299"/>
    <w:rsid w:val="00857369"/>
    <w:rsid w:val="00857A89"/>
    <w:rsid w:val="00857D28"/>
    <w:rsid w:val="00857E59"/>
    <w:rsid w:val="00857F40"/>
    <w:rsid w:val="008605C8"/>
    <w:rsid w:val="00860AB8"/>
    <w:rsid w:val="00860B92"/>
    <w:rsid w:val="008614DA"/>
    <w:rsid w:val="00861588"/>
    <w:rsid w:val="008615A9"/>
    <w:rsid w:val="00861708"/>
    <w:rsid w:val="0086194C"/>
    <w:rsid w:val="00861E76"/>
    <w:rsid w:val="00861F33"/>
    <w:rsid w:val="00862286"/>
    <w:rsid w:val="0086256F"/>
    <w:rsid w:val="0086295B"/>
    <w:rsid w:val="008629CE"/>
    <w:rsid w:val="00862A38"/>
    <w:rsid w:val="00862BAC"/>
    <w:rsid w:val="00863400"/>
    <w:rsid w:val="0086354B"/>
    <w:rsid w:val="00863608"/>
    <w:rsid w:val="00863918"/>
    <w:rsid w:val="00863C6D"/>
    <w:rsid w:val="00864247"/>
    <w:rsid w:val="008646CA"/>
    <w:rsid w:val="00864BA2"/>
    <w:rsid w:val="00864BDF"/>
    <w:rsid w:val="00865776"/>
    <w:rsid w:val="00865C96"/>
    <w:rsid w:val="00866C5E"/>
    <w:rsid w:val="008674ED"/>
    <w:rsid w:val="0086760B"/>
    <w:rsid w:val="00867CF7"/>
    <w:rsid w:val="00870188"/>
    <w:rsid w:val="008708A3"/>
    <w:rsid w:val="00870B40"/>
    <w:rsid w:val="00870BB3"/>
    <w:rsid w:val="00870D84"/>
    <w:rsid w:val="00871DB9"/>
    <w:rsid w:val="00871FE7"/>
    <w:rsid w:val="00872015"/>
    <w:rsid w:val="008720DA"/>
    <w:rsid w:val="008721B2"/>
    <w:rsid w:val="00872238"/>
    <w:rsid w:val="00872693"/>
    <w:rsid w:val="0087325A"/>
    <w:rsid w:val="0087493B"/>
    <w:rsid w:val="0087497E"/>
    <w:rsid w:val="0087499F"/>
    <w:rsid w:val="008749E2"/>
    <w:rsid w:val="00874A47"/>
    <w:rsid w:val="00874A5C"/>
    <w:rsid w:val="00874FA2"/>
    <w:rsid w:val="00875523"/>
    <w:rsid w:val="0087567A"/>
    <w:rsid w:val="0087577B"/>
    <w:rsid w:val="00875EE0"/>
    <w:rsid w:val="00876044"/>
    <w:rsid w:val="008760F4"/>
    <w:rsid w:val="008764BA"/>
    <w:rsid w:val="00877394"/>
    <w:rsid w:val="00877506"/>
    <w:rsid w:val="00877A67"/>
    <w:rsid w:val="00877AEA"/>
    <w:rsid w:val="00880191"/>
    <w:rsid w:val="00880864"/>
    <w:rsid w:val="00880890"/>
    <w:rsid w:val="00880903"/>
    <w:rsid w:val="00880AC5"/>
    <w:rsid w:val="00880C9B"/>
    <w:rsid w:val="0088152C"/>
    <w:rsid w:val="008816BC"/>
    <w:rsid w:val="00882489"/>
    <w:rsid w:val="008827A7"/>
    <w:rsid w:val="00882A0A"/>
    <w:rsid w:val="00882CDD"/>
    <w:rsid w:val="00883325"/>
    <w:rsid w:val="0088394A"/>
    <w:rsid w:val="00883F04"/>
    <w:rsid w:val="00884672"/>
    <w:rsid w:val="0088536E"/>
    <w:rsid w:val="00885BA2"/>
    <w:rsid w:val="00885D4C"/>
    <w:rsid w:val="008860DE"/>
    <w:rsid w:val="008866C0"/>
    <w:rsid w:val="00886985"/>
    <w:rsid w:val="008869E1"/>
    <w:rsid w:val="00886AA5"/>
    <w:rsid w:val="00887045"/>
    <w:rsid w:val="008875E0"/>
    <w:rsid w:val="00887683"/>
    <w:rsid w:val="00890CFD"/>
    <w:rsid w:val="00890D2E"/>
    <w:rsid w:val="00891313"/>
    <w:rsid w:val="008913F2"/>
    <w:rsid w:val="0089147C"/>
    <w:rsid w:val="00891699"/>
    <w:rsid w:val="0089176F"/>
    <w:rsid w:val="0089177D"/>
    <w:rsid w:val="0089178E"/>
    <w:rsid w:val="00891A44"/>
    <w:rsid w:val="00892559"/>
    <w:rsid w:val="008927F4"/>
    <w:rsid w:val="00892940"/>
    <w:rsid w:val="008929AE"/>
    <w:rsid w:val="00892DA6"/>
    <w:rsid w:val="008934D0"/>
    <w:rsid w:val="00893BEB"/>
    <w:rsid w:val="00893DFA"/>
    <w:rsid w:val="00894104"/>
    <w:rsid w:val="00894149"/>
    <w:rsid w:val="0089435D"/>
    <w:rsid w:val="008948F0"/>
    <w:rsid w:val="00894DE7"/>
    <w:rsid w:val="00895308"/>
    <w:rsid w:val="0089552C"/>
    <w:rsid w:val="008958E9"/>
    <w:rsid w:val="00895D02"/>
    <w:rsid w:val="008961AE"/>
    <w:rsid w:val="00896326"/>
    <w:rsid w:val="00896D74"/>
    <w:rsid w:val="00896FCF"/>
    <w:rsid w:val="00897040"/>
    <w:rsid w:val="0089720F"/>
    <w:rsid w:val="008979EA"/>
    <w:rsid w:val="008A014D"/>
    <w:rsid w:val="008A0C3E"/>
    <w:rsid w:val="008A0DE0"/>
    <w:rsid w:val="008A0F0D"/>
    <w:rsid w:val="008A0F87"/>
    <w:rsid w:val="008A1C8D"/>
    <w:rsid w:val="008A1EC2"/>
    <w:rsid w:val="008A22C6"/>
    <w:rsid w:val="008A2609"/>
    <w:rsid w:val="008A262E"/>
    <w:rsid w:val="008A27B0"/>
    <w:rsid w:val="008A28D4"/>
    <w:rsid w:val="008A2E25"/>
    <w:rsid w:val="008A2FA2"/>
    <w:rsid w:val="008A2FA7"/>
    <w:rsid w:val="008A348B"/>
    <w:rsid w:val="008A3586"/>
    <w:rsid w:val="008A35FC"/>
    <w:rsid w:val="008A3B04"/>
    <w:rsid w:val="008A3C32"/>
    <w:rsid w:val="008A3E9D"/>
    <w:rsid w:val="008A4328"/>
    <w:rsid w:val="008A433E"/>
    <w:rsid w:val="008A446F"/>
    <w:rsid w:val="008A493D"/>
    <w:rsid w:val="008A4AA4"/>
    <w:rsid w:val="008A4E7A"/>
    <w:rsid w:val="008A4FA6"/>
    <w:rsid w:val="008A52B2"/>
    <w:rsid w:val="008A5458"/>
    <w:rsid w:val="008A5486"/>
    <w:rsid w:val="008A5F06"/>
    <w:rsid w:val="008A641D"/>
    <w:rsid w:val="008A690B"/>
    <w:rsid w:val="008A734F"/>
    <w:rsid w:val="008A7E25"/>
    <w:rsid w:val="008B095A"/>
    <w:rsid w:val="008B0C52"/>
    <w:rsid w:val="008B0DC3"/>
    <w:rsid w:val="008B158C"/>
    <w:rsid w:val="008B1779"/>
    <w:rsid w:val="008B17C6"/>
    <w:rsid w:val="008B1C5C"/>
    <w:rsid w:val="008B237A"/>
    <w:rsid w:val="008B24E1"/>
    <w:rsid w:val="008B2A1D"/>
    <w:rsid w:val="008B2BDD"/>
    <w:rsid w:val="008B33D2"/>
    <w:rsid w:val="008B3CB2"/>
    <w:rsid w:val="008B3E78"/>
    <w:rsid w:val="008B3EE5"/>
    <w:rsid w:val="008B46E7"/>
    <w:rsid w:val="008B49B8"/>
    <w:rsid w:val="008B4CFF"/>
    <w:rsid w:val="008B5039"/>
    <w:rsid w:val="008B5493"/>
    <w:rsid w:val="008B5C7C"/>
    <w:rsid w:val="008B60F5"/>
    <w:rsid w:val="008B6581"/>
    <w:rsid w:val="008B707E"/>
    <w:rsid w:val="008B71D8"/>
    <w:rsid w:val="008B7659"/>
    <w:rsid w:val="008C02C7"/>
    <w:rsid w:val="008C06C1"/>
    <w:rsid w:val="008C078A"/>
    <w:rsid w:val="008C0BE5"/>
    <w:rsid w:val="008C0E58"/>
    <w:rsid w:val="008C15D0"/>
    <w:rsid w:val="008C1CD5"/>
    <w:rsid w:val="008C205A"/>
    <w:rsid w:val="008C2756"/>
    <w:rsid w:val="008C27AE"/>
    <w:rsid w:val="008C2C80"/>
    <w:rsid w:val="008C2D7B"/>
    <w:rsid w:val="008C3083"/>
    <w:rsid w:val="008C38EB"/>
    <w:rsid w:val="008C4136"/>
    <w:rsid w:val="008C464E"/>
    <w:rsid w:val="008C4764"/>
    <w:rsid w:val="008C4E3A"/>
    <w:rsid w:val="008C55D6"/>
    <w:rsid w:val="008C5847"/>
    <w:rsid w:val="008C5D38"/>
    <w:rsid w:val="008C5DB0"/>
    <w:rsid w:val="008C67D6"/>
    <w:rsid w:val="008C6B6E"/>
    <w:rsid w:val="008C6C4F"/>
    <w:rsid w:val="008C75A3"/>
    <w:rsid w:val="008C7D82"/>
    <w:rsid w:val="008D008B"/>
    <w:rsid w:val="008D00E0"/>
    <w:rsid w:val="008D0170"/>
    <w:rsid w:val="008D01DF"/>
    <w:rsid w:val="008D01EF"/>
    <w:rsid w:val="008D02B7"/>
    <w:rsid w:val="008D040E"/>
    <w:rsid w:val="008D061B"/>
    <w:rsid w:val="008D0B80"/>
    <w:rsid w:val="008D14E2"/>
    <w:rsid w:val="008D17DA"/>
    <w:rsid w:val="008D19B2"/>
    <w:rsid w:val="008D22A1"/>
    <w:rsid w:val="008D2812"/>
    <w:rsid w:val="008D2955"/>
    <w:rsid w:val="008D351D"/>
    <w:rsid w:val="008D3D0D"/>
    <w:rsid w:val="008D41DE"/>
    <w:rsid w:val="008D46EC"/>
    <w:rsid w:val="008D5215"/>
    <w:rsid w:val="008D61A0"/>
    <w:rsid w:val="008D6A75"/>
    <w:rsid w:val="008D714C"/>
    <w:rsid w:val="008D719B"/>
    <w:rsid w:val="008D72C9"/>
    <w:rsid w:val="008E0039"/>
    <w:rsid w:val="008E037F"/>
    <w:rsid w:val="008E0634"/>
    <w:rsid w:val="008E07C3"/>
    <w:rsid w:val="008E0BC2"/>
    <w:rsid w:val="008E0F75"/>
    <w:rsid w:val="008E11CA"/>
    <w:rsid w:val="008E170A"/>
    <w:rsid w:val="008E1A7A"/>
    <w:rsid w:val="008E29DA"/>
    <w:rsid w:val="008E2E20"/>
    <w:rsid w:val="008E3560"/>
    <w:rsid w:val="008E36C2"/>
    <w:rsid w:val="008E3722"/>
    <w:rsid w:val="008E3767"/>
    <w:rsid w:val="008E3D5D"/>
    <w:rsid w:val="008E46CA"/>
    <w:rsid w:val="008E49B9"/>
    <w:rsid w:val="008E4B6F"/>
    <w:rsid w:val="008E4B8C"/>
    <w:rsid w:val="008E51A4"/>
    <w:rsid w:val="008E542C"/>
    <w:rsid w:val="008E5DB6"/>
    <w:rsid w:val="008E602C"/>
    <w:rsid w:val="008E61B0"/>
    <w:rsid w:val="008E6334"/>
    <w:rsid w:val="008E6FE0"/>
    <w:rsid w:val="008E70B3"/>
    <w:rsid w:val="008E75C1"/>
    <w:rsid w:val="008E7614"/>
    <w:rsid w:val="008E78AC"/>
    <w:rsid w:val="008E78C5"/>
    <w:rsid w:val="008F011B"/>
    <w:rsid w:val="008F038F"/>
    <w:rsid w:val="008F0625"/>
    <w:rsid w:val="008F0951"/>
    <w:rsid w:val="008F16CC"/>
    <w:rsid w:val="008F1789"/>
    <w:rsid w:val="008F19CE"/>
    <w:rsid w:val="008F1FBD"/>
    <w:rsid w:val="008F2162"/>
    <w:rsid w:val="008F21E5"/>
    <w:rsid w:val="008F2452"/>
    <w:rsid w:val="008F2A19"/>
    <w:rsid w:val="008F2F24"/>
    <w:rsid w:val="008F3092"/>
    <w:rsid w:val="008F3601"/>
    <w:rsid w:val="008F37AD"/>
    <w:rsid w:val="008F3FD0"/>
    <w:rsid w:val="008F453A"/>
    <w:rsid w:val="008F4E2B"/>
    <w:rsid w:val="008F4FEB"/>
    <w:rsid w:val="008F5140"/>
    <w:rsid w:val="008F5B2B"/>
    <w:rsid w:val="008F6102"/>
    <w:rsid w:val="008F6595"/>
    <w:rsid w:val="008F6768"/>
    <w:rsid w:val="008F6B6A"/>
    <w:rsid w:val="008F7668"/>
    <w:rsid w:val="008F7A11"/>
    <w:rsid w:val="008F7C7B"/>
    <w:rsid w:val="008F7E8A"/>
    <w:rsid w:val="0090007C"/>
    <w:rsid w:val="00900B1A"/>
    <w:rsid w:val="00900B7F"/>
    <w:rsid w:val="00900C9B"/>
    <w:rsid w:val="00900D1B"/>
    <w:rsid w:val="00901013"/>
    <w:rsid w:val="00901508"/>
    <w:rsid w:val="009017C2"/>
    <w:rsid w:val="00901BD0"/>
    <w:rsid w:val="00901C0F"/>
    <w:rsid w:val="009021A8"/>
    <w:rsid w:val="0090230A"/>
    <w:rsid w:val="0090245D"/>
    <w:rsid w:val="00902E7F"/>
    <w:rsid w:val="00903601"/>
    <w:rsid w:val="00903C7F"/>
    <w:rsid w:val="0090421C"/>
    <w:rsid w:val="00904DB1"/>
    <w:rsid w:val="00905051"/>
    <w:rsid w:val="00905087"/>
    <w:rsid w:val="00905528"/>
    <w:rsid w:val="009055E6"/>
    <w:rsid w:val="00905E6E"/>
    <w:rsid w:val="00906243"/>
    <w:rsid w:val="00906CD4"/>
    <w:rsid w:val="00906D82"/>
    <w:rsid w:val="00907142"/>
    <w:rsid w:val="00907380"/>
    <w:rsid w:val="00907CFC"/>
    <w:rsid w:val="00907D4F"/>
    <w:rsid w:val="00907DE9"/>
    <w:rsid w:val="00907FC4"/>
    <w:rsid w:val="009100A7"/>
    <w:rsid w:val="009102AD"/>
    <w:rsid w:val="00910803"/>
    <w:rsid w:val="0091095B"/>
    <w:rsid w:val="009115D9"/>
    <w:rsid w:val="0091174F"/>
    <w:rsid w:val="0091196C"/>
    <w:rsid w:val="00912099"/>
    <w:rsid w:val="00912451"/>
    <w:rsid w:val="009125B3"/>
    <w:rsid w:val="009127FD"/>
    <w:rsid w:val="009130D6"/>
    <w:rsid w:val="00913512"/>
    <w:rsid w:val="009135CF"/>
    <w:rsid w:val="009135DA"/>
    <w:rsid w:val="009135E1"/>
    <w:rsid w:val="009136A9"/>
    <w:rsid w:val="009139C0"/>
    <w:rsid w:val="00913D5E"/>
    <w:rsid w:val="00913D76"/>
    <w:rsid w:val="009144A4"/>
    <w:rsid w:val="00914763"/>
    <w:rsid w:val="00914A32"/>
    <w:rsid w:val="00914A3A"/>
    <w:rsid w:val="00914D5A"/>
    <w:rsid w:val="009152CA"/>
    <w:rsid w:val="0091568C"/>
    <w:rsid w:val="00915F3D"/>
    <w:rsid w:val="009163C4"/>
    <w:rsid w:val="00916586"/>
    <w:rsid w:val="009165B4"/>
    <w:rsid w:val="0091671E"/>
    <w:rsid w:val="009168FE"/>
    <w:rsid w:val="009170D2"/>
    <w:rsid w:val="009172E6"/>
    <w:rsid w:val="00917F18"/>
    <w:rsid w:val="009202A3"/>
    <w:rsid w:val="009208EF"/>
    <w:rsid w:val="00920922"/>
    <w:rsid w:val="009209D5"/>
    <w:rsid w:val="00920B59"/>
    <w:rsid w:val="00920D2C"/>
    <w:rsid w:val="00920E40"/>
    <w:rsid w:val="00920ECB"/>
    <w:rsid w:val="0092101F"/>
    <w:rsid w:val="00921772"/>
    <w:rsid w:val="00921E01"/>
    <w:rsid w:val="0092207F"/>
    <w:rsid w:val="00922807"/>
    <w:rsid w:val="00922D45"/>
    <w:rsid w:val="0092396B"/>
    <w:rsid w:val="009242D3"/>
    <w:rsid w:val="009248A1"/>
    <w:rsid w:val="00924A39"/>
    <w:rsid w:val="00925285"/>
    <w:rsid w:val="00926560"/>
    <w:rsid w:val="0092661E"/>
    <w:rsid w:val="00926947"/>
    <w:rsid w:val="00926A43"/>
    <w:rsid w:val="00926A9B"/>
    <w:rsid w:val="00926B08"/>
    <w:rsid w:val="00926D5F"/>
    <w:rsid w:val="00927A1E"/>
    <w:rsid w:val="00927EE5"/>
    <w:rsid w:val="00930298"/>
    <w:rsid w:val="009308AE"/>
    <w:rsid w:val="009309A1"/>
    <w:rsid w:val="00930D6E"/>
    <w:rsid w:val="00930DFC"/>
    <w:rsid w:val="00930FEC"/>
    <w:rsid w:val="0093112D"/>
    <w:rsid w:val="00931151"/>
    <w:rsid w:val="009313B8"/>
    <w:rsid w:val="00931489"/>
    <w:rsid w:val="009316B0"/>
    <w:rsid w:val="00931876"/>
    <w:rsid w:val="00931D53"/>
    <w:rsid w:val="00932620"/>
    <w:rsid w:val="00932664"/>
    <w:rsid w:val="00932D87"/>
    <w:rsid w:val="009338D6"/>
    <w:rsid w:val="0093459A"/>
    <w:rsid w:val="00934A10"/>
    <w:rsid w:val="009351F3"/>
    <w:rsid w:val="009351FD"/>
    <w:rsid w:val="009352CD"/>
    <w:rsid w:val="0093541E"/>
    <w:rsid w:val="00935537"/>
    <w:rsid w:val="009355E0"/>
    <w:rsid w:val="00935891"/>
    <w:rsid w:val="009358CD"/>
    <w:rsid w:val="0093595B"/>
    <w:rsid w:val="009359CC"/>
    <w:rsid w:val="00935B01"/>
    <w:rsid w:val="00935D3A"/>
    <w:rsid w:val="00935DE9"/>
    <w:rsid w:val="009360BC"/>
    <w:rsid w:val="00936A30"/>
    <w:rsid w:val="00936B29"/>
    <w:rsid w:val="0093709C"/>
    <w:rsid w:val="009372D8"/>
    <w:rsid w:val="00937374"/>
    <w:rsid w:val="0093767D"/>
    <w:rsid w:val="00937BC0"/>
    <w:rsid w:val="00937BD1"/>
    <w:rsid w:val="00937D47"/>
    <w:rsid w:val="00937E80"/>
    <w:rsid w:val="00940028"/>
    <w:rsid w:val="00940055"/>
    <w:rsid w:val="009406C0"/>
    <w:rsid w:val="00940F31"/>
    <w:rsid w:val="00940FBC"/>
    <w:rsid w:val="0094163A"/>
    <w:rsid w:val="0094211D"/>
    <w:rsid w:val="00942861"/>
    <w:rsid w:val="00942CF0"/>
    <w:rsid w:val="00943249"/>
    <w:rsid w:val="0094338E"/>
    <w:rsid w:val="009438D0"/>
    <w:rsid w:val="00943E74"/>
    <w:rsid w:val="00944070"/>
    <w:rsid w:val="00944188"/>
    <w:rsid w:val="00944226"/>
    <w:rsid w:val="009442FC"/>
    <w:rsid w:val="00944389"/>
    <w:rsid w:val="0094482C"/>
    <w:rsid w:val="00944950"/>
    <w:rsid w:val="00945423"/>
    <w:rsid w:val="009455FE"/>
    <w:rsid w:val="00945CE8"/>
    <w:rsid w:val="009460AC"/>
    <w:rsid w:val="0094618E"/>
    <w:rsid w:val="009461CC"/>
    <w:rsid w:val="00946DF5"/>
    <w:rsid w:val="00946FC1"/>
    <w:rsid w:val="00947FC3"/>
    <w:rsid w:val="009500BF"/>
    <w:rsid w:val="009505C5"/>
    <w:rsid w:val="009507E8"/>
    <w:rsid w:val="00950D30"/>
    <w:rsid w:val="00950F4C"/>
    <w:rsid w:val="0095104D"/>
    <w:rsid w:val="009513D6"/>
    <w:rsid w:val="00951796"/>
    <w:rsid w:val="00951952"/>
    <w:rsid w:val="009519C7"/>
    <w:rsid w:val="00951BCB"/>
    <w:rsid w:val="00951C55"/>
    <w:rsid w:val="0095228B"/>
    <w:rsid w:val="009524B2"/>
    <w:rsid w:val="009525E6"/>
    <w:rsid w:val="009526B1"/>
    <w:rsid w:val="009526C3"/>
    <w:rsid w:val="009528A9"/>
    <w:rsid w:val="00952AE6"/>
    <w:rsid w:val="00952CBA"/>
    <w:rsid w:val="009532A1"/>
    <w:rsid w:val="009539FA"/>
    <w:rsid w:val="00953A8D"/>
    <w:rsid w:val="00953B34"/>
    <w:rsid w:val="00953D9D"/>
    <w:rsid w:val="00953F2D"/>
    <w:rsid w:val="00953FA9"/>
    <w:rsid w:val="00954129"/>
    <w:rsid w:val="0095422A"/>
    <w:rsid w:val="0095540A"/>
    <w:rsid w:val="009557D6"/>
    <w:rsid w:val="00955AA2"/>
    <w:rsid w:val="00955F89"/>
    <w:rsid w:val="00956483"/>
    <w:rsid w:val="00956572"/>
    <w:rsid w:val="00956913"/>
    <w:rsid w:val="00956C2E"/>
    <w:rsid w:val="00957DFC"/>
    <w:rsid w:val="0096055E"/>
    <w:rsid w:val="009606A5"/>
    <w:rsid w:val="009608CD"/>
    <w:rsid w:val="00960944"/>
    <w:rsid w:val="009611D9"/>
    <w:rsid w:val="0096134E"/>
    <w:rsid w:val="009613B3"/>
    <w:rsid w:val="00961B2B"/>
    <w:rsid w:val="00962119"/>
    <w:rsid w:val="0096234E"/>
    <w:rsid w:val="00962626"/>
    <w:rsid w:val="00963623"/>
    <w:rsid w:val="00963ACE"/>
    <w:rsid w:val="00963AF0"/>
    <w:rsid w:val="00963F99"/>
    <w:rsid w:val="00964347"/>
    <w:rsid w:val="009649D0"/>
    <w:rsid w:val="00964B0C"/>
    <w:rsid w:val="00964B4C"/>
    <w:rsid w:val="00964D23"/>
    <w:rsid w:val="009650C0"/>
    <w:rsid w:val="00965615"/>
    <w:rsid w:val="00965B05"/>
    <w:rsid w:val="00965D87"/>
    <w:rsid w:val="00966715"/>
    <w:rsid w:val="0096682F"/>
    <w:rsid w:val="00966E53"/>
    <w:rsid w:val="0096701D"/>
    <w:rsid w:val="00967403"/>
    <w:rsid w:val="0096759E"/>
    <w:rsid w:val="0096761D"/>
    <w:rsid w:val="00967683"/>
    <w:rsid w:val="009700FD"/>
    <w:rsid w:val="00970257"/>
    <w:rsid w:val="009702A9"/>
    <w:rsid w:val="00970973"/>
    <w:rsid w:val="00970A55"/>
    <w:rsid w:val="00971205"/>
    <w:rsid w:val="0097127C"/>
    <w:rsid w:val="0097153C"/>
    <w:rsid w:val="00971A00"/>
    <w:rsid w:val="00971B09"/>
    <w:rsid w:val="00971C57"/>
    <w:rsid w:val="00971E16"/>
    <w:rsid w:val="00972845"/>
    <w:rsid w:val="0097287D"/>
    <w:rsid w:val="0097290B"/>
    <w:rsid w:val="00972920"/>
    <w:rsid w:val="00972BA3"/>
    <w:rsid w:val="00972D7B"/>
    <w:rsid w:val="00972FDA"/>
    <w:rsid w:val="00973154"/>
    <w:rsid w:val="00973274"/>
    <w:rsid w:val="00973BBF"/>
    <w:rsid w:val="009742E6"/>
    <w:rsid w:val="00974615"/>
    <w:rsid w:val="00974681"/>
    <w:rsid w:val="0097477A"/>
    <w:rsid w:val="0097530F"/>
    <w:rsid w:val="009754B6"/>
    <w:rsid w:val="0097588A"/>
    <w:rsid w:val="00975F5D"/>
    <w:rsid w:val="009761A8"/>
    <w:rsid w:val="00976811"/>
    <w:rsid w:val="00976AEB"/>
    <w:rsid w:val="00976E80"/>
    <w:rsid w:val="00977120"/>
    <w:rsid w:val="00977197"/>
    <w:rsid w:val="009774E2"/>
    <w:rsid w:val="00977CC3"/>
    <w:rsid w:val="00977D06"/>
    <w:rsid w:val="00977EAF"/>
    <w:rsid w:val="00977EC4"/>
    <w:rsid w:val="00982472"/>
    <w:rsid w:val="00982B50"/>
    <w:rsid w:val="00983580"/>
    <w:rsid w:val="00983A23"/>
    <w:rsid w:val="00983F96"/>
    <w:rsid w:val="009841DE"/>
    <w:rsid w:val="00984284"/>
    <w:rsid w:val="009845C9"/>
    <w:rsid w:val="00984B31"/>
    <w:rsid w:val="00984BDE"/>
    <w:rsid w:val="00984CE4"/>
    <w:rsid w:val="009853D0"/>
    <w:rsid w:val="00985654"/>
    <w:rsid w:val="009856BE"/>
    <w:rsid w:val="00985758"/>
    <w:rsid w:val="00985A4A"/>
    <w:rsid w:val="00985A75"/>
    <w:rsid w:val="00985FE2"/>
    <w:rsid w:val="0098673B"/>
    <w:rsid w:val="00986B93"/>
    <w:rsid w:val="009870E3"/>
    <w:rsid w:val="00987489"/>
    <w:rsid w:val="00987A3A"/>
    <w:rsid w:val="00987D54"/>
    <w:rsid w:val="00990294"/>
    <w:rsid w:val="00990452"/>
    <w:rsid w:val="0099050D"/>
    <w:rsid w:val="009907B4"/>
    <w:rsid w:val="00990CEF"/>
    <w:rsid w:val="00990DDD"/>
    <w:rsid w:val="00990E9B"/>
    <w:rsid w:val="009915E8"/>
    <w:rsid w:val="00991BF7"/>
    <w:rsid w:val="00992099"/>
    <w:rsid w:val="00992137"/>
    <w:rsid w:val="0099251E"/>
    <w:rsid w:val="00992848"/>
    <w:rsid w:val="00993375"/>
    <w:rsid w:val="009934C6"/>
    <w:rsid w:val="00993CE7"/>
    <w:rsid w:val="00994099"/>
    <w:rsid w:val="009943CD"/>
    <w:rsid w:val="00994946"/>
    <w:rsid w:val="009952B7"/>
    <w:rsid w:val="00995683"/>
    <w:rsid w:val="00995BDC"/>
    <w:rsid w:val="0099604C"/>
    <w:rsid w:val="00996380"/>
    <w:rsid w:val="009964B5"/>
    <w:rsid w:val="009967C3"/>
    <w:rsid w:val="00996857"/>
    <w:rsid w:val="00997087"/>
    <w:rsid w:val="00997292"/>
    <w:rsid w:val="009975B0"/>
    <w:rsid w:val="0099779C"/>
    <w:rsid w:val="00997C20"/>
    <w:rsid w:val="009A00AB"/>
    <w:rsid w:val="009A00F6"/>
    <w:rsid w:val="009A0315"/>
    <w:rsid w:val="009A0566"/>
    <w:rsid w:val="009A0730"/>
    <w:rsid w:val="009A08C7"/>
    <w:rsid w:val="009A0926"/>
    <w:rsid w:val="009A111D"/>
    <w:rsid w:val="009A12E4"/>
    <w:rsid w:val="009A1345"/>
    <w:rsid w:val="009A1510"/>
    <w:rsid w:val="009A17FA"/>
    <w:rsid w:val="009A1C9A"/>
    <w:rsid w:val="009A1FFA"/>
    <w:rsid w:val="009A209A"/>
    <w:rsid w:val="009A232F"/>
    <w:rsid w:val="009A2E64"/>
    <w:rsid w:val="009A3008"/>
    <w:rsid w:val="009A322E"/>
    <w:rsid w:val="009A3311"/>
    <w:rsid w:val="009A343E"/>
    <w:rsid w:val="009A3502"/>
    <w:rsid w:val="009A355D"/>
    <w:rsid w:val="009A474B"/>
    <w:rsid w:val="009A4EC3"/>
    <w:rsid w:val="009A5197"/>
    <w:rsid w:val="009A539F"/>
    <w:rsid w:val="009A56F5"/>
    <w:rsid w:val="009A5D9D"/>
    <w:rsid w:val="009A609C"/>
    <w:rsid w:val="009A6177"/>
    <w:rsid w:val="009A630B"/>
    <w:rsid w:val="009A6851"/>
    <w:rsid w:val="009A6D8E"/>
    <w:rsid w:val="009A70D1"/>
    <w:rsid w:val="009A76EF"/>
    <w:rsid w:val="009A7B28"/>
    <w:rsid w:val="009A7C76"/>
    <w:rsid w:val="009B01C8"/>
    <w:rsid w:val="009B02A0"/>
    <w:rsid w:val="009B0432"/>
    <w:rsid w:val="009B0551"/>
    <w:rsid w:val="009B142C"/>
    <w:rsid w:val="009B1D99"/>
    <w:rsid w:val="009B1F81"/>
    <w:rsid w:val="009B2395"/>
    <w:rsid w:val="009B27AA"/>
    <w:rsid w:val="009B2C55"/>
    <w:rsid w:val="009B37E8"/>
    <w:rsid w:val="009B3D3F"/>
    <w:rsid w:val="009B48E5"/>
    <w:rsid w:val="009B49B7"/>
    <w:rsid w:val="009B4B0A"/>
    <w:rsid w:val="009B505A"/>
    <w:rsid w:val="009B50DC"/>
    <w:rsid w:val="009B5320"/>
    <w:rsid w:val="009B5BBB"/>
    <w:rsid w:val="009B5E7E"/>
    <w:rsid w:val="009B6780"/>
    <w:rsid w:val="009B68DB"/>
    <w:rsid w:val="009B6BE9"/>
    <w:rsid w:val="009B7074"/>
    <w:rsid w:val="009B718F"/>
    <w:rsid w:val="009B74EB"/>
    <w:rsid w:val="009B76EC"/>
    <w:rsid w:val="009B7C29"/>
    <w:rsid w:val="009B7CD2"/>
    <w:rsid w:val="009C18CF"/>
    <w:rsid w:val="009C1A93"/>
    <w:rsid w:val="009C1ABF"/>
    <w:rsid w:val="009C1D07"/>
    <w:rsid w:val="009C23FD"/>
    <w:rsid w:val="009C2F46"/>
    <w:rsid w:val="009C3982"/>
    <w:rsid w:val="009C3EF9"/>
    <w:rsid w:val="009C431B"/>
    <w:rsid w:val="009C4A63"/>
    <w:rsid w:val="009C4B66"/>
    <w:rsid w:val="009C5538"/>
    <w:rsid w:val="009C56EC"/>
    <w:rsid w:val="009C59B7"/>
    <w:rsid w:val="009C5E1C"/>
    <w:rsid w:val="009C69D7"/>
    <w:rsid w:val="009C6D23"/>
    <w:rsid w:val="009C6E3C"/>
    <w:rsid w:val="009C73A9"/>
    <w:rsid w:val="009C742B"/>
    <w:rsid w:val="009C7755"/>
    <w:rsid w:val="009D0459"/>
    <w:rsid w:val="009D0868"/>
    <w:rsid w:val="009D1397"/>
    <w:rsid w:val="009D14FD"/>
    <w:rsid w:val="009D1C06"/>
    <w:rsid w:val="009D1D2E"/>
    <w:rsid w:val="009D1FA7"/>
    <w:rsid w:val="009D205F"/>
    <w:rsid w:val="009D21A1"/>
    <w:rsid w:val="009D31C5"/>
    <w:rsid w:val="009D31F3"/>
    <w:rsid w:val="009D3236"/>
    <w:rsid w:val="009D339E"/>
    <w:rsid w:val="009D38A2"/>
    <w:rsid w:val="009D3C89"/>
    <w:rsid w:val="009D3E05"/>
    <w:rsid w:val="009D3ED5"/>
    <w:rsid w:val="009D488F"/>
    <w:rsid w:val="009D49F1"/>
    <w:rsid w:val="009D4EC0"/>
    <w:rsid w:val="009D5B76"/>
    <w:rsid w:val="009D6884"/>
    <w:rsid w:val="009D6B5A"/>
    <w:rsid w:val="009D70F9"/>
    <w:rsid w:val="009D7639"/>
    <w:rsid w:val="009D76B8"/>
    <w:rsid w:val="009D7B9A"/>
    <w:rsid w:val="009D7E96"/>
    <w:rsid w:val="009E02A6"/>
    <w:rsid w:val="009E0417"/>
    <w:rsid w:val="009E067C"/>
    <w:rsid w:val="009E099A"/>
    <w:rsid w:val="009E09CA"/>
    <w:rsid w:val="009E0AE8"/>
    <w:rsid w:val="009E0D45"/>
    <w:rsid w:val="009E16A8"/>
    <w:rsid w:val="009E1837"/>
    <w:rsid w:val="009E193F"/>
    <w:rsid w:val="009E22D9"/>
    <w:rsid w:val="009E2952"/>
    <w:rsid w:val="009E2FC6"/>
    <w:rsid w:val="009E30A3"/>
    <w:rsid w:val="009E358D"/>
    <w:rsid w:val="009E3705"/>
    <w:rsid w:val="009E3864"/>
    <w:rsid w:val="009E38CD"/>
    <w:rsid w:val="009E3BB5"/>
    <w:rsid w:val="009E3E0A"/>
    <w:rsid w:val="009E3E69"/>
    <w:rsid w:val="009E3F46"/>
    <w:rsid w:val="009E471B"/>
    <w:rsid w:val="009E47D6"/>
    <w:rsid w:val="009E4B8A"/>
    <w:rsid w:val="009E5538"/>
    <w:rsid w:val="009E5DAF"/>
    <w:rsid w:val="009E613A"/>
    <w:rsid w:val="009E666D"/>
    <w:rsid w:val="009E6AC6"/>
    <w:rsid w:val="009E6BA2"/>
    <w:rsid w:val="009E7101"/>
    <w:rsid w:val="009E72B6"/>
    <w:rsid w:val="009E72E9"/>
    <w:rsid w:val="009E7700"/>
    <w:rsid w:val="009E7710"/>
    <w:rsid w:val="009E7771"/>
    <w:rsid w:val="009F0354"/>
    <w:rsid w:val="009F03B6"/>
    <w:rsid w:val="009F066E"/>
    <w:rsid w:val="009F0A97"/>
    <w:rsid w:val="009F0C35"/>
    <w:rsid w:val="009F102B"/>
    <w:rsid w:val="009F10D4"/>
    <w:rsid w:val="009F1297"/>
    <w:rsid w:val="009F17EA"/>
    <w:rsid w:val="009F19E1"/>
    <w:rsid w:val="009F1B36"/>
    <w:rsid w:val="009F1E54"/>
    <w:rsid w:val="009F1E9A"/>
    <w:rsid w:val="009F1EC1"/>
    <w:rsid w:val="009F2395"/>
    <w:rsid w:val="009F2530"/>
    <w:rsid w:val="009F2657"/>
    <w:rsid w:val="009F2733"/>
    <w:rsid w:val="009F27E9"/>
    <w:rsid w:val="009F2F7F"/>
    <w:rsid w:val="009F3444"/>
    <w:rsid w:val="009F3511"/>
    <w:rsid w:val="009F3527"/>
    <w:rsid w:val="009F3BBA"/>
    <w:rsid w:val="009F3D8E"/>
    <w:rsid w:val="009F3DCF"/>
    <w:rsid w:val="009F41EB"/>
    <w:rsid w:val="009F4430"/>
    <w:rsid w:val="009F48D5"/>
    <w:rsid w:val="009F4ECB"/>
    <w:rsid w:val="009F59B7"/>
    <w:rsid w:val="009F5C22"/>
    <w:rsid w:val="009F5F7A"/>
    <w:rsid w:val="009F7697"/>
    <w:rsid w:val="009F774E"/>
    <w:rsid w:val="009F7A89"/>
    <w:rsid w:val="009F7F31"/>
    <w:rsid w:val="00A00104"/>
    <w:rsid w:val="00A00226"/>
    <w:rsid w:val="00A00271"/>
    <w:rsid w:val="00A00325"/>
    <w:rsid w:val="00A00BDA"/>
    <w:rsid w:val="00A0169D"/>
    <w:rsid w:val="00A02315"/>
    <w:rsid w:val="00A02377"/>
    <w:rsid w:val="00A02814"/>
    <w:rsid w:val="00A03432"/>
    <w:rsid w:val="00A037F0"/>
    <w:rsid w:val="00A03801"/>
    <w:rsid w:val="00A03867"/>
    <w:rsid w:val="00A03E0C"/>
    <w:rsid w:val="00A041EB"/>
    <w:rsid w:val="00A042E4"/>
    <w:rsid w:val="00A047E6"/>
    <w:rsid w:val="00A048A3"/>
    <w:rsid w:val="00A04A7D"/>
    <w:rsid w:val="00A04F56"/>
    <w:rsid w:val="00A060CD"/>
    <w:rsid w:val="00A0611F"/>
    <w:rsid w:val="00A06DD6"/>
    <w:rsid w:val="00A073F1"/>
    <w:rsid w:val="00A076A4"/>
    <w:rsid w:val="00A07AC9"/>
    <w:rsid w:val="00A07C5F"/>
    <w:rsid w:val="00A07E4E"/>
    <w:rsid w:val="00A07FB7"/>
    <w:rsid w:val="00A10820"/>
    <w:rsid w:val="00A108E3"/>
    <w:rsid w:val="00A10AC7"/>
    <w:rsid w:val="00A1134F"/>
    <w:rsid w:val="00A113DB"/>
    <w:rsid w:val="00A119B5"/>
    <w:rsid w:val="00A11D7E"/>
    <w:rsid w:val="00A1213D"/>
    <w:rsid w:val="00A13194"/>
    <w:rsid w:val="00A131A1"/>
    <w:rsid w:val="00A131E8"/>
    <w:rsid w:val="00A13863"/>
    <w:rsid w:val="00A13E84"/>
    <w:rsid w:val="00A13EC2"/>
    <w:rsid w:val="00A145E9"/>
    <w:rsid w:val="00A145F9"/>
    <w:rsid w:val="00A14E3E"/>
    <w:rsid w:val="00A150EF"/>
    <w:rsid w:val="00A154A1"/>
    <w:rsid w:val="00A15CEA"/>
    <w:rsid w:val="00A168A9"/>
    <w:rsid w:val="00A16DFA"/>
    <w:rsid w:val="00A17002"/>
    <w:rsid w:val="00A178AE"/>
    <w:rsid w:val="00A20504"/>
    <w:rsid w:val="00A20AA8"/>
    <w:rsid w:val="00A20BCF"/>
    <w:rsid w:val="00A20C75"/>
    <w:rsid w:val="00A20DC8"/>
    <w:rsid w:val="00A21469"/>
    <w:rsid w:val="00A21CB9"/>
    <w:rsid w:val="00A22499"/>
    <w:rsid w:val="00A22998"/>
    <w:rsid w:val="00A231E7"/>
    <w:rsid w:val="00A2336B"/>
    <w:rsid w:val="00A23A9C"/>
    <w:rsid w:val="00A23D9B"/>
    <w:rsid w:val="00A23E8A"/>
    <w:rsid w:val="00A244C1"/>
    <w:rsid w:val="00A24716"/>
    <w:rsid w:val="00A24724"/>
    <w:rsid w:val="00A24AA7"/>
    <w:rsid w:val="00A24C05"/>
    <w:rsid w:val="00A251F2"/>
    <w:rsid w:val="00A25948"/>
    <w:rsid w:val="00A26747"/>
    <w:rsid w:val="00A270F9"/>
    <w:rsid w:val="00A271FD"/>
    <w:rsid w:val="00A27211"/>
    <w:rsid w:val="00A273F5"/>
    <w:rsid w:val="00A2767C"/>
    <w:rsid w:val="00A27B5E"/>
    <w:rsid w:val="00A27D94"/>
    <w:rsid w:val="00A300DC"/>
    <w:rsid w:val="00A30563"/>
    <w:rsid w:val="00A30FB2"/>
    <w:rsid w:val="00A31190"/>
    <w:rsid w:val="00A311E7"/>
    <w:rsid w:val="00A318A3"/>
    <w:rsid w:val="00A31A97"/>
    <w:rsid w:val="00A31C2C"/>
    <w:rsid w:val="00A32CC3"/>
    <w:rsid w:val="00A32D66"/>
    <w:rsid w:val="00A33370"/>
    <w:rsid w:val="00A34693"/>
    <w:rsid w:val="00A3511B"/>
    <w:rsid w:val="00A35226"/>
    <w:rsid w:val="00A3623B"/>
    <w:rsid w:val="00A3639E"/>
    <w:rsid w:val="00A3716A"/>
    <w:rsid w:val="00A376CF"/>
    <w:rsid w:val="00A379CA"/>
    <w:rsid w:val="00A37CC2"/>
    <w:rsid w:val="00A4013A"/>
    <w:rsid w:val="00A404F2"/>
    <w:rsid w:val="00A40620"/>
    <w:rsid w:val="00A40A00"/>
    <w:rsid w:val="00A40F65"/>
    <w:rsid w:val="00A41039"/>
    <w:rsid w:val="00A41516"/>
    <w:rsid w:val="00A4169B"/>
    <w:rsid w:val="00A41892"/>
    <w:rsid w:val="00A420B2"/>
    <w:rsid w:val="00A426A5"/>
    <w:rsid w:val="00A42E15"/>
    <w:rsid w:val="00A43A0B"/>
    <w:rsid w:val="00A43CF8"/>
    <w:rsid w:val="00A44142"/>
    <w:rsid w:val="00A4433E"/>
    <w:rsid w:val="00A44FE1"/>
    <w:rsid w:val="00A452E9"/>
    <w:rsid w:val="00A46D12"/>
    <w:rsid w:val="00A46EE4"/>
    <w:rsid w:val="00A4710E"/>
    <w:rsid w:val="00A474B0"/>
    <w:rsid w:val="00A47BB0"/>
    <w:rsid w:val="00A500C3"/>
    <w:rsid w:val="00A50C75"/>
    <w:rsid w:val="00A50D7D"/>
    <w:rsid w:val="00A5158F"/>
    <w:rsid w:val="00A5163D"/>
    <w:rsid w:val="00A51B3E"/>
    <w:rsid w:val="00A521F1"/>
    <w:rsid w:val="00A523F8"/>
    <w:rsid w:val="00A529D2"/>
    <w:rsid w:val="00A52D6B"/>
    <w:rsid w:val="00A53913"/>
    <w:rsid w:val="00A53C70"/>
    <w:rsid w:val="00A53D96"/>
    <w:rsid w:val="00A5450C"/>
    <w:rsid w:val="00A54F8B"/>
    <w:rsid w:val="00A5503F"/>
    <w:rsid w:val="00A552F9"/>
    <w:rsid w:val="00A554AA"/>
    <w:rsid w:val="00A556CC"/>
    <w:rsid w:val="00A55725"/>
    <w:rsid w:val="00A56514"/>
    <w:rsid w:val="00A5680C"/>
    <w:rsid w:val="00A568AB"/>
    <w:rsid w:val="00A56EAD"/>
    <w:rsid w:val="00A56EBB"/>
    <w:rsid w:val="00A56F86"/>
    <w:rsid w:val="00A56FD3"/>
    <w:rsid w:val="00A56FD4"/>
    <w:rsid w:val="00A5708B"/>
    <w:rsid w:val="00A578C0"/>
    <w:rsid w:val="00A579AD"/>
    <w:rsid w:val="00A57EC9"/>
    <w:rsid w:val="00A57F50"/>
    <w:rsid w:val="00A57F84"/>
    <w:rsid w:val="00A60039"/>
    <w:rsid w:val="00A6063D"/>
    <w:rsid w:val="00A60719"/>
    <w:rsid w:val="00A61073"/>
    <w:rsid w:val="00A610B2"/>
    <w:rsid w:val="00A621A9"/>
    <w:rsid w:val="00A62B1E"/>
    <w:rsid w:val="00A62FC9"/>
    <w:rsid w:val="00A63352"/>
    <w:rsid w:val="00A633C6"/>
    <w:rsid w:val="00A63B78"/>
    <w:rsid w:val="00A649C6"/>
    <w:rsid w:val="00A64A0B"/>
    <w:rsid w:val="00A65073"/>
    <w:rsid w:val="00A66922"/>
    <w:rsid w:val="00A66C83"/>
    <w:rsid w:val="00A66DA7"/>
    <w:rsid w:val="00A66E38"/>
    <w:rsid w:val="00A66FFF"/>
    <w:rsid w:val="00A670EC"/>
    <w:rsid w:val="00A674A1"/>
    <w:rsid w:val="00A6761E"/>
    <w:rsid w:val="00A67926"/>
    <w:rsid w:val="00A67D28"/>
    <w:rsid w:val="00A67E7E"/>
    <w:rsid w:val="00A67EFC"/>
    <w:rsid w:val="00A703F3"/>
    <w:rsid w:val="00A70573"/>
    <w:rsid w:val="00A709A0"/>
    <w:rsid w:val="00A709D1"/>
    <w:rsid w:val="00A70A72"/>
    <w:rsid w:val="00A70C63"/>
    <w:rsid w:val="00A70D5E"/>
    <w:rsid w:val="00A70F21"/>
    <w:rsid w:val="00A71523"/>
    <w:rsid w:val="00A71A33"/>
    <w:rsid w:val="00A71CE7"/>
    <w:rsid w:val="00A71DFF"/>
    <w:rsid w:val="00A7208C"/>
    <w:rsid w:val="00A7232E"/>
    <w:rsid w:val="00A72621"/>
    <w:rsid w:val="00A7298E"/>
    <w:rsid w:val="00A729D9"/>
    <w:rsid w:val="00A72A77"/>
    <w:rsid w:val="00A72C59"/>
    <w:rsid w:val="00A72F19"/>
    <w:rsid w:val="00A73232"/>
    <w:rsid w:val="00A735E9"/>
    <w:rsid w:val="00A73934"/>
    <w:rsid w:val="00A73A94"/>
    <w:rsid w:val="00A74BC2"/>
    <w:rsid w:val="00A753E6"/>
    <w:rsid w:val="00A753F4"/>
    <w:rsid w:val="00A757E7"/>
    <w:rsid w:val="00A75B41"/>
    <w:rsid w:val="00A765E8"/>
    <w:rsid w:val="00A76C18"/>
    <w:rsid w:val="00A7703B"/>
    <w:rsid w:val="00A776DA"/>
    <w:rsid w:val="00A77F7B"/>
    <w:rsid w:val="00A80248"/>
    <w:rsid w:val="00A8046D"/>
    <w:rsid w:val="00A80C79"/>
    <w:rsid w:val="00A80E39"/>
    <w:rsid w:val="00A80E6B"/>
    <w:rsid w:val="00A81342"/>
    <w:rsid w:val="00A8146F"/>
    <w:rsid w:val="00A81651"/>
    <w:rsid w:val="00A81A34"/>
    <w:rsid w:val="00A81B31"/>
    <w:rsid w:val="00A81FE5"/>
    <w:rsid w:val="00A8238A"/>
    <w:rsid w:val="00A82422"/>
    <w:rsid w:val="00A833F0"/>
    <w:rsid w:val="00A8343B"/>
    <w:rsid w:val="00A858D9"/>
    <w:rsid w:val="00A85BF1"/>
    <w:rsid w:val="00A861E6"/>
    <w:rsid w:val="00A86427"/>
    <w:rsid w:val="00A86784"/>
    <w:rsid w:val="00A86B1C"/>
    <w:rsid w:val="00A86DB1"/>
    <w:rsid w:val="00A87063"/>
    <w:rsid w:val="00A87BB6"/>
    <w:rsid w:val="00A87E09"/>
    <w:rsid w:val="00A90082"/>
    <w:rsid w:val="00A9049C"/>
    <w:rsid w:val="00A9104D"/>
    <w:rsid w:val="00A9112B"/>
    <w:rsid w:val="00A9137D"/>
    <w:rsid w:val="00A9183C"/>
    <w:rsid w:val="00A91E96"/>
    <w:rsid w:val="00A91FBA"/>
    <w:rsid w:val="00A921C7"/>
    <w:rsid w:val="00A92572"/>
    <w:rsid w:val="00A92A6A"/>
    <w:rsid w:val="00A92C29"/>
    <w:rsid w:val="00A92E9D"/>
    <w:rsid w:val="00A9344A"/>
    <w:rsid w:val="00A94575"/>
    <w:rsid w:val="00A94823"/>
    <w:rsid w:val="00A94B96"/>
    <w:rsid w:val="00A94D82"/>
    <w:rsid w:val="00A94DF8"/>
    <w:rsid w:val="00A9514B"/>
    <w:rsid w:val="00A9551C"/>
    <w:rsid w:val="00A955F5"/>
    <w:rsid w:val="00A966ED"/>
    <w:rsid w:val="00A96CA8"/>
    <w:rsid w:val="00A971DD"/>
    <w:rsid w:val="00A97403"/>
    <w:rsid w:val="00A974A5"/>
    <w:rsid w:val="00A977FC"/>
    <w:rsid w:val="00A97902"/>
    <w:rsid w:val="00A97B4A"/>
    <w:rsid w:val="00AA020C"/>
    <w:rsid w:val="00AA047F"/>
    <w:rsid w:val="00AA04E9"/>
    <w:rsid w:val="00AA09FD"/>
    <w:rsid w:val="00AA0C2B"/>
    <w:rsid w:val="00AA112F"/>
    <w:rsid w:val="00AA1614"/>
    <w:rsid w:val="00AA19F7"/>
    <w:rsid w:val="00AA1CEC"/>
    <w:rsid w:val="00AA2119"/>
    <w:rsid w:val="00AA2391"/>
    <w:rsid w:val="00AA239A"/>
    <w:rsid w:val="00AA2479"/>
    <w:rsid w:val="00AA2ECA"/>
    <w:rsid w:val="00AA4760"/>
    <w:rsid w:val="00AA4767"/>
    <w:rsid w:val="00AA4801"/>
    <w:rsid w:val="00AA4A19"/>
    <w:rsid w:val="00AA4E3E"/>
    <w:rsid w:val="00AA5009"/>
    <w:rsid w:val="00AA5095"/>
    <w:rsid w:val="00AA5ADC"/>
    <w:rsid w:val="00AA6282"/>
    <w:rsid w:val="00AA6E3C"/>
    <w:rsid w:val="00AA7078"/>
    <w:rsid w:val="00AA7184"/>
    <w:rsid w:val="00AA7983"/>
    <w:rsid w:val="00AB00F5"/>
    <w:rsid w:val="00AB0386"/>
    <w:rsid w:val="00AB045C"/>
    <w:rsid w:val="00AB0709"/>
    <w:rsid w:val="00AB0818"/>
    <w:rsid w:val="00AB0C67"/>
    <w:rsid w:val="00AB0E9B"/>
    <w:rsid w:val="00AB1C87"/>
    <w:rsid w:val="00AB2187"/>
    <w:rsid w:val="00AB2AC1"/>
    <w:rsid w:val="00AB345E"/>
    <w:rsid w:val="00AB3878"/>
    <w:rsid w:val="00AB3BD9"/>
    <w:rsid w:val="00AB3FE4"/>
    <w:rsid w:val="00AB4808"/>
    <w:rsid w:val="00AB528D"/>
    <w:rsid w:val="00AB5296"/>
    <w:rsid w:val="00AB63C6"/>
    <w:rsid w:val="00AB6869"/>
    <w:rsid w:val="00AB6C5D"/>
    <w:rsid w:val="00AB6E4C"/>
    <w:rsid w:val="00AB7607"/>
    <w:rsid w:val="00AB78AE"/>
    <w:rsid w:val="00AB791A"/>
    <w:rsid w:val="00AB7EA0"/>
    <w:rsid w:val="00AC07BC"/>
    <w:rsid w:val="00AC07E5"/>
    <w:rsid w:val="00AC095B"/>
    <w:rsid w:val="00AC0A7F"/>
    <w:rsid w:val="00AC0BCA"/>
    <w:rsid w:val="00AC0C13"/>
    <w:rsid w:val="00AC1279"/>
    <w:rsid w:val="00AC14F2"/>
    <w:rsid w:val="00AC1613"/>
    <w:rsid w:val="00AC16B1"/>
    <w:rsid w:val="00AC1B5A"/>
    <w:rsid w:val="00AC20EE"/>
    <w:rsid w:val="00AC2BE6"/>
    <w:rsid w:val="00AC2DF9"/>
    <w:rsid w:val="00AC2F10"/>
    <w:rsid w:val="00AC3525"/>
    <w:rsid w:val="00AC361E"/>
    <w:rsid w:val="00AC3D23"/>
    <w:rsid w:val="00AC45A4"/>
    <w:rsid w:val="00AC5804"/>
    <w:rsid w:val="00AC5933"/>
    <w:rsid w:val="00AC5A5D"/>
    <w:rsid w:val="00AC5D58"/>
    <w:rsid w:val="00AC61D8"/>
    <w:rsid w:val="00AC6665"/>
    <w:rsid w:val="00AC6BAC"/>
    <w:rsid w:val="00AC6E00"/>
    <w:rsid w:val="00AC6F16"/>
    <w:rsid w:val="00AC6F71"/>
    <w:rsid w:val="00AC6FC0"/>
    <w:rsid w:val="00AC7020"/>
    <w:rsid w:val="00AC7C96"/>
    <w:rsid w:val="00AC7DF7"/>
    <w:rsid w:val="00AC7F05"/>
    <w:rsid w:val="00AC7F40"/>
    <w:rsid w:val="00AD00AF"/>
    <w:rsid w:val="00AD0D36"/>
    <w:rsid w:val="00AD1099"/>
    <w:rsid w:val="00AD1805"/>
    <w:rsid w:val="00AD186D"/>
    <w:rsid w:val="00AD1A5E"/>
    <w:rsid w:val="00AD1A72"/>
    <w:rsid w:val="00AD202B"/>
    <w:rsid w:val="00AD23C4"/>
    <w:rsid w:val="00AD265E"/>
    <w:rsid w:val="00AD2DE0"/>
    <w:rsid w:val="00AD2FB8"/>
    <w:rsid w:val="00AD393F"/>
    <w:rsid w:val="00AD3D4F"/>
    <w:rsid w:val="00AD3D8D"/>
    <w:rsid w:val="00AD48DF"/>
    <w:rsid w:val="00AD4A13"/>
    <w:rsid w:val="00AD4C5C"/>
    <w:rsid w:val="00AD4C74"/>
    <w:rsid w:val="00AD51F1"/>
    <w:rsid w:val="00AD52C3"/>
    <w:rsid w:val="00AD5570"/>
    <w:rsid w:val="00AD56A0"/>
    <w:rsid w:val="00AD59D3"/>
    <w:rsid w:val="00AD6584"/>
    <w:rsid w:val="00AD6765"/>
    <w:rsid w:val="00AD68D7"/>
    <w:rsid w:val="00AD6A30"/>
    <w:rsid w:val="00AD6BA9"/>
    <w:rsid w:val="00AD6E44"/>
    <w:rsid w:val="00AD7425"/>
    <w:rsid w:val="00AD7AE3"/>
    <w:rsid w:val="00AD7E2A"/>
    <w:rsid w:val="00AE029E"/>
    <w:rsid w:val="00AE04C7"/>
    <w:rsid w:val="00AE090A"/>
    <w:rsid w:val="00AE1125"/>
    <w:rsid w:val="00AE13AA"/>
    <w:rsid w:val="00AE15EC"/>
    <w:rsid w:val="00AE177B"/>
    <w:rsid w:val="00AE18BB"/>
    <w:rsid w:val="00AE207C"/>
    <w:rsid w:val="00AE350A"/>
    <w:rsid w:val="00AE3882"/>
    <w:rsid w:val="00AE3BDB"/>
    <w:rsid w:val="00AE3FD6"/>
    <w:rsid w:val="00AE4CB8"/>
    <w:rsid w:val="00AE5308"/>
    <w:rsid w:val="00AE5ADC"/>
    <w:rsid w:val="00AE5C14"/>
    <w:rsid w:val="00AE5C3C"/>
    <w:rsid w:val="00AE5E1F"/>
    <w:rsid w:val="00AE5E69"/>
    <w:rsid w:val="00AE5E71"/>
    <w:rsid w:val="00AE60E1"/>
    <w:rsid w:val="00AE61FE"/>
    <w:rsid w:val="00AE6298"/>
    <w:rsid w:val="00AE6485"/>
    <w:rsid w:val="00AE6CAE"/>
    <w:rsid w:val="00AE6D1E"/>
    <w:rsid w:val="00AE7465"/>
    <w:rsid w:val="00AE768C"/>
    <w:rsid w:val="00AE7AB9"/>
    <w:rsid w:val="00AE7DD7"/>
    <w:rsid w:val="00AF0534"/>
    <w:rsid w:val="00AF0571"/>
    <w:rsid w:val="00AF07F1"/>
    <w:rsid w:val="00AF1530"/>
    <w:rsid w:val="00AF15E4"/>
    <w:rsid w:val="00AF1B3D"/>
    <w:rsid w:val="00AF2379"/>
    <w:rsid w:val="00AF3245"/>
    <w:rsid w:val="00AF33F0"/>
    <w:rsid w:val="00AF3633"/>
    <w:rsid w:val="00AF3A63"/>
    <w:rsid w:val="00AF3BF6"/>
    <w:rsid w:val="00AF3CD1"/>
    <w:rsid w:val="00AF4AD0"/>
    <w:rsid w:val="00AF4B3A"/>
    <w:rsid w:val="00AF4D09"/>
    <w:rsid w:val="00AF5451"/>
    <w:rsid w:val="00AF554A"/>
    <w:rsid w:val="00AF57C4"/>
    <w:rsid w:val="00AF60B8"/>
    <w:rsid w:val="00AF6150"/>
    <w:rsid w:val="00AF6628"/>
    <w:rsid w:val="00AF69DE"/>
    <w:rsid w:val="00AF6FD2"/>
    <w:rsid w:val="00AF7951"/>
    <w:rsid w:val="00AF7DDD"/>
    <w:rsid w:val="00B00200"/>
    <w:rsid w:val="00B003CD"/>
    <w:rsid w:val="00B00645"/>
    <w:rsid w:val="00B00D3E"/>
    <w:rsid w:val="00B00FC9"/>
    <w:rsid w:val="00B019C9"/>
    <w:rsid w:val="00B01F5F"/>
    <w:rsid w:val="00B0260D"/>
    <w:rsid w:val="00B02678"/>
    <w:rsid w:val="00B028F4"/>
    <w:rsid w:val="00B02D04"/>
    <w:rsid w:val="00B030D5"/>
    <w:rsid w:val="00B03140"/>
    <w:rsid w:val="00B0365B"/>
    <w:rsid w:val="00B0365F"/>
    <w:rsid w:val="00B037DA"/>
    <w:rsid w:val="00B03AB8"/>
    <w:rsid w:val="00B03DF4"/>
    <w:rsid w:val="00B03EA0"/>
    <w:rsid w:val="00B044BF"/>
    <w:rsid w:val="00B04EF2"/>
    <w:rsid w:val="00B05956"/>
    <w:rsid w:val="00B05A5B"/>
    <w:rsid w:val="00B05B2B"/>
    <w:rsid w:val="00B06DF2"/>
    <w:rsid w:val="00B070EB"/>
    <w:rsid w:val="00B07690"/>
    <w:rsid w:val="00B07A0C"/>
    <w:rsid w:val="00B07D54"/>
    <w:rsid w:val="00B07F8B"/>
    <w:rsid w:val="00B105E4"/>
    <w:rsid w:val="00B10715"/>
    <w:rsid w:val="00B10E6B"/>
    <w:rsid w:val="00B110C8"/>
    <w:rsid w:val="00B112D0"/>
    <w:rsid w:val="00B12272"/>
    <w:rsid w:val="00B12474"/>
    <w:rsid w:val="00B12893"/>
    <w:rsid w:val="00B12BCF"/>
    <w:rsid w:val="00B12CDF"/>
    <w:rsid w:val="00B12D4A"/>
    <w:rsid w:val="00B12D83"/>
    <w:rsid w:val="00B12EBA"/>
    <w:rsid w:val="00B13025"/>
    <w:rsid w:val="00B1324F"/>
    <w:rsid w:val="00B13A99"/>
    <w:rsid w:val="00B13C77"/>
    <w:rsid w:val="00B13C8E"/>
    <w:rsid w:val="00B14211"/>
    <w:rsid w:val="00B142D5"/>
    <w:rsid w:val="00B143A6"/>
    <w:rsid w:val="00B14A7F"/>
    <w:rsid w:val="00B158A5"/>
    <w:rsid w:val="00B16064"/>
    <w:rsid w:val="00B164E9"/>
    <w:rsid w:val="00B1685F"/>
    <w:rsid w:val="00B168E7"/>
    <w:rsid w:val="00B16AD9"/>
    <w:rsid w:val="00B16E11"/>
    <w:rsid w:val="00B1724C"/>
    <w:rsid w:val="00B17B18"/>
    <w:rsid w:val="00B17B7B"/>
    <w:rsid w:val="00B17BB5"/>
    <w:rsid w:val="00B17C73"/>
    <w:rsid w:val="00B17C95"/>
    <w:rsid w:val="00B17F20"/>
    <w:rsid w:val="00B203EF"/>
    <w:rsid w:val="00B208F8"/>
    <w:rsid w:val="00B20D90"/>
    <w:rsid w:val="00B20EAD"/>
    <w:rsid w:val="00B2137D"/>
    <w:rsid w:val="00B2144E"/>
    <w:rsid w:val="00B2202E"/>
    <w:rsid w:val="00B2241E"/>
    <w:rsid w:val="00B229F8"/>
    <w:rsid w:val="00B2338A"/>
    <w:rsid w:val="00B23EFA"/>
    <w:rsid w:val="00B2442C"/>
    <w:rsid w:val="00B24437"/>
    <w:rsid w:val="00B245D1"/>
    <w:rsid w:val="00B245D2"/>
    <w:rsid w:val="00B250A5"/>
    <w:rsid w:val="00B255EE"/>
    <w:rsid w:val="00B25E66"/>
    <w:rsid w:val="00B263B6"/>
    <w:rsid w:val="00B264F3"/>
    <w:rsid w:val="00B26DED"/>
    <w:rsid w:val="00B278F8"/>
    <w:rsid w:val="00B27F73"/>
    <w:rsid w:val="00B304D6"/>
    <w:rsid w:val="00B30AA1"/>
    <w:rsid w:val="00B30C25"/>
    <w:rsid w:val="00B30C52"/>
    <w:rsid w:val="00B316C0"/>
    <w:rsid w:val="00B31B44"/>
    <w:rsid w:val="00B31C98"/>
    <w:rsid w:val="00B31E4B"/>
    <w:rsid w:val="00B32AC3"/>
    <w:rsid w:val="00B3374C"/>
    <w:rsid w:val="00B339E9"/>
    <w:rsid w:val="00B3469F"/>
    <w:rsid w:val="00B3601A"/>
    <w:rsid w:val="00B3622E"/>
    <w:rsid w:val="00B36546"/>
    <w:rsid w:val="00B36840"/>
    <w:rsid w:val="00B37527"/>
    <w:rsid w:val="00B3773E"/>
    <w:rsid w:val="00B37BBF"/>
    <w:rsid w:val="00B37EAA"/>
    <w:rsid w:val="00B37F93"/>
    <w:rsid w:val="00B37F94"/>
    <w:rsid w:val="00B40495"/>
    <w:rsid w:val="00B40634"/>
    <w:rsid w:val="00B40710"/>
    <w:rsid w:val="00B40E05"/>
    <w:rsid w:val="00B40E70"/>
    <w:rsid w:val="00B4104B"/>
    <w:rsid w:val="00B414C6"/>
    <w:rsid w:val="00B41E23"/>
    <w:rsid w:val="00B420B8"/>
    <w:rsid w:val="00B42423"/>
    <w:rsid w:val="00B4247F"/>
    <w:rsid w:val="00B42A6F"/>
    <w:rsid w:val="00B42B37"/>
    <w:rsid w:val="00B42DA6"/>
    <w:rsid w:val="00B4339F"/>
    <w:rsid w:val="00B43BF1"/>
    <w:rsid w:val="00B44489"/>
    <w:rsid w:val="00B4450A"/>
    <w:rsid w:val="00B46B2D"/>
    <w:rsid w:val="00B46D43"/>
    <w:rsid w:val="00B46EF7"/>
    <w:rsid w:val="00B474F5"/>
    <w:rsid w:val="00B4786C"/>
    <w:rsid w:val="00B4792C"/>
    <w:rsid w:val="00B47965"/>
    <w:rsid w:val="00B47E38"/>
    <w:rsid w:val="00B503E5"/>
    <w:rsid w:val="00B50415"/>
    <w:rsid w:val="00B506DB"/>
    <w:rsid w:val="00B509C0"/>
    <w:rsid w:val="00B50ED9"/>
    <w:rsid w:val="00B5101D"/>
    <w:rsid w:val="00B51764"/>
    <w:rsid w:val="00B51A35"/>
    <w:rsid w:val="00B51CD7"/>
    <w:rsid w:val="00B51F12"/>
    <w:rsid w:val="00B52E48"/>
    <w:rsid w:val="00B531EF"/>
    <w:rsid w:val="00B534B0"/>
    <w:rsid w:val="00B535D1"/>
    <w:rsid w:val="00B535E1"/>
    <w:rsid w:val="00B53B3F"/>
    <w:rsid w:val="00B53B42"/>
    <w:rsid w:val="00B54045"/>
    <w:rsid w:val="00B54340"/>
    <w:rsid w:val="00B545F1"/>
    <w:rsid w:val="00B54850"/>
    <w:rsid w:val="00B54EFC"/>
    <w:rsid w:val="00B5666A"/>
    <w:rsid w:val="00B5681A"/>
    <w:rsid w:val="00B56A1A"/>
    <w:rsid w:val="00B57207"/>
    <w:rsid w:val="00B572F3"/>
    <w:rsid w:val="00B604CF"/>
    <w:rsid w:val="00B604E0"/>
    <w:rsid w:val="00B60C57"/>
    <w:rsid w:val="00B611BA"/>
    <w:rsid w:val="00B614B9"/>
    <w:rsid w:val="00B61531"/>
    <w:rsid w:val="00B61B53"/>
    <w:rsid w:val="00B61CA0"/>
    <w:rsid w:val="00B627C2"/>
    <w:rsid w:val="00B6282E"/>
    <w:rsid w:val="00B62BF6"/>
    <w:rsid w:val="00B62DA8"/>
    <w:rsid w:val="00B62F20"/>
    <w:rsid w:val="00B63244"/>
    <w:rsid w:val="00B63255"/>
    <w:rsid w:val="00B63495"/>
    <w:rsid w:val="00B63A5C"/>
    <w:rsid w:val="00B64108"/>
    <w:rsid w:val="00B64262"/>
    <w:rsid w:val="00B6525C"/>
    <w:rsid w:val="00B6529F"/>
    <w:rsid w:val="00B6552F"/>
    <w:rsid w:val="00B659E3"/>
    <w:rsid w:val="00B659F1"/>
    <w:rsid w:val="00B6689F"/>
    <w:rsid w:val="00B66B6C"/>
    <w:rsid w:val="00B66DC6"/>
    <w:rsid w:val="00B66F2A"/>
    <w:rsid w:val="00B66F44"/>
    <w:rsid w:val="00B67082"/>
    <w:rsid w:val="00B67083"/>
    <w:rsid w:val="00B6743A"/>
    <w:rsid w:val="00B67580"/>
    <w:rsid w:val="00B6764A"/>
    <w:rsid w:val="00B67850"/>
    <w:rsid w:val="00B702EF"/>
    <w:rsid w:val="00B71065"/>
    <w:rsid w:val="00B71311"/>
    <w:rsid w:val="00B713E9"/>
    <w:rsid w:val="00B7144B"/>
    <w:rsid w:val="00B716BE"/>
    <w:rsid w:val="00B7179B"/>
    <w:rsid w:val="00B725B4"/>
    <w:rsid w:val="00B72E2D"/>
    <w:rsid w:val="00B72EC2"/>
    <w:rsid w:val="00B733D7"/>
    <w:rsid w:val="00B73DDC"/>
    <w:rsid w:val="00B73E84"/>
    <w:rsid w:val="00B73E8F"/>
    <w:rsid w:val="00B74FB8"/>
    <w:rsid w:val="00B7583B"/>
    <w:rsid w:val="00B758D5"/>
    <w:rsid w:val="00B75B27"/>
    <w:rsid w:val="00B760E3"/>
    <w:rsid w:val="00B768A2"/>
    <w:rsid w:val="00B76E9F"/>
    <w:rsid w:val="00B77102"/>
    <w:rsid w:val="00B7730C"/>
    <w:rsid w:val="00B775B0"/>
    <w:rsid w:val="00B7776D"/>
    <w:rsid w:val="00B778CC"/>
    <w:rsid w:val="00B77B44"/>
    <w:rsid w:val="00B80004"/>
    <w:rsid w:val="00B8047D"/>
    <w:rsid w:val="00B80628"/>
    <w:rsid w:val="00B80B47"/>
    <w:rsid w:val="00B80D24"/>
    <w:rsid w:val="00B80D3D"/>
    <w:rsid w:val="00B81018"/>
    <w:rsid w:val="00B813DE"/>
    <w:rsid w:val="00B81767"/>
    <w:rsid w:val="00B81769"/>
    <w:rsid w:val="00B8241C"/>
    <w:rsid w:val="00B832CB"/>
    <w:rsid w:val="00B83463"/>
    <w:rsid w:val="00B83467"/>
    <w:rsid w:val="00B837C9"/>
    <w:rsid w:val="00B83C7E"/>
    <w:rsid w:val="00B83EA1"/>
    <w:rsid w:val="00B83F51"/>
    <w:rsid w:val="00B8453C"/>
    <w:rsid w:val="00B845C6"/>
    <w:rsid w:val="00B84810"/>
    <w:rsid w:val="00B84842"/>
    <w:rsid w:val="00B84C3F"/>
    <w:rsid w:val="00B84C9E"/>
    <w:rsid w:val="00B84E9E"/>
    <w:rsid w:val="00B852FB"/>
    <w:rsid w:val="00B854F3"/>
    <w:rsid w:val="00B85B22"/>
    <w:rsid w:val="00B85EAA"/>
    <w:rsid w:val="00B86741"/>
    <w:rsid w:val="00B867E0"/>
    <w:rsid w:val="00B86AE9"/>
    <w:rsid w:val="00B86BF5"/>
    <w:rsid w:val="00B8717E"/>
    <w:rsid w:val="00B878DE"/>
    <w:rsid w:val="00B87F57"/>
    <w:rsid w:val="00B9047B"/>
    <w:rsid w:val="00B90810"/>
    <w:rsid w:val="00B9118A"/>
    <w:rsid w:val="00B91B2D"/>
    <w:rsid w:val="00B91D50"/>
    <w:rsid w:val="00B91DBE"/>
    <w:rsid w:val="00B91F1D"/>
    <w:rsid w:val="00B9268C"/>
    <w:rsid w:val="00B9312C"/>
    <w:rsid w:val="00B93DE3"/>
    <w:rsid w:val="00B9402D"/>
    <w:rsid w:val="00B9407D"/>
    <w:rsid w:val="00B9424D"/>
    <w:rsid w:val="00B94578"/>
    <w:rsid w:val="00B94A3A"/>
    <w:rsid w:val="00B94FBB"/>
    <w:rsid w:val="00B94FE9"/>
    <w:rsid w:val="00B95495"/>
    <w:rsid w:val="00B954B2"/>
    <w:rsid w:val="00B95538"/>
    <w:rsid w:val="00B95923"/>
    <w:rsid w:val="00B95EB5"/>
    <w:rsid w:val="00B961F3"/>
    <w:rsid w:val="00B96261"/>
    <w:rsid w:val="00B964FC"/>
    <w:rsid w:val="00B967F8"/>
    <w:rsid w:val="00B9768C"/>
    <w:rsid w:val="00B976AB"/>
    <w:rsid w:val="00B97859"/>
    <w:rsid w:val="00BA006E"/>
    <w:rsid w:val="00BA00C2"/>
    <w:rsid w:val="00BA027D"/>
    <w:rsid w:val="00BA0306"/>
    <w:rsid w:val="00BA0445"/>
    <w:rsid w:val="00BA0E3A"/>
    <w:rsid w:val="00BA0E9D"/>
    <w:rsid w:val="00BA0F18"/>
    <w:rsid w:val="00BA0F85"/>
    <w:rsid w:val="00BA122D"/>
    <w:rsid w:val="00BA1455"/>
    <w:rsid w:val="00BA22CE"/>
    <w:rsid w:val="00BA2326"/>
    <w:rsid w:val="00BA27F0"/>
    <w:rsid w:val="00BA2929"/>
    <w:rsid w:val="00BA29AD"/>
    <w:rsid w:val="00BA2B35"/>
    <w:rsid w:val="00BA3203"/>
    <w:rsid w:val="00BA342A"/>
    <w:rsid w:val="00BA34AC"/>
    <w:rsid w:val="00BA3735"/>
    <w:rsid w:val="00BA3C5A"/>
    <w:rsid w:val="00BA3DA4"/>
    <w:rsid w:val="00BA43B0"/>
    <w:rsid w:val="00BA4507"/>
    <w:rsid w:val="00BA458F"/>
    <w:rsid w:val="00BA4878"/>
    <w:rsid w:val="00BA49D4"/>
    <w:rsid w:val="00BA4A8F"/>
    <w:rsid w:val="00BA4C0B"/>
    <w:rsid w:val="00BA4CA9"/>
    <w:rsid w:val="00BA502B"/>
    <w:rsid w:val="00BA5945"/>
    <w:rsid w:val="00BA5989"/>
    <w:rsid w:val="00BA6275"/>
    <w:rsid w:val="00BA6736"/>
    <w:rsid w:val="00BA7139"/>
    <w:rsid w:val="00BA759D"/>
    <w:rsid w:val="00BA7609"/>
    <w:rsid w:val="00BB07E6"/>
    <w:rsid w:val="00BB0BAF"/>
    <w:rsid w:val="00BB0C16"/>
    <w:rsid w:val="00BB0FD1"/>
    <w:rsid w:val="00BB13DF"/>
    <w:rsid w:val="00BB1924"/>
    <w:rsid w:val="00BB19CE"/>
    <w:rsid w:val="00BB1A5B"/>
    <w:rsid w:val="00BB21C8"/>
    <w:rsid w:val="00BB2A5D"/>
    <w:rsid w:val="00BB2EA7"/>
    <w:rsid w:val="00BB2FBE"/>
    <w:rsid w:val="00BB324C"/>
    <w:rsid w:val="00BB3C6B"/>
    <w:rsid w:val="00BB3E3C"/>
    <w:rsid w:val="00BB407A"/>
    <w:rsid w:val="00BB41F9"/>
    <w:rsid w:val="00BB4BAA"/>
    <w:rsid w:val="00BB5957"/>
    <w:rsid w:val="00BB5B21"/>
    <w:rsid w:val="00BB607E"/>
    <w:rsid w:val="00BB684F"/>
    <w:rsid w:val="00BB7735"/>
    <w:rsid w:val="00BB7CF2"/>
    <w:rsid w:val="00BB7DBB"/>
    <w:rsid w:val="00BC14D4"/>
    <w:rsid w:val="00BC1646"/>
    <w:rsid w:val="00BC196F"/>
    <w:rsid w:val="00BC19E0"/>
    <w:rsid w:val="00BC1A22"/>
    <w:rsid w:val="00BC1E32"/>
    <w:rsid w:val="00BC21C3"/>
    <w:rsid w:val="00BC21FE"/>
    <w:rsid w:val="00BC285A"/>
    <w:rsid w:val="00BC2A35"/>
    <w:rsid w:val="00BC3159"/>
    <w:rsid w:val="00BC3402"/>
    <w:rsid w:val="00BC3476"/>
    <w:rsid w:val="00BC3C3D"/>
    <w:rsid w:val="00BC40DC"/>
    <w:rsid w:val="00BC4572"/>
    <w:rsid w:val="00BC4929"/>
    <w:rsid w:val="00BC4BB8"/>
    <w:rsid w:val="00BC4C2E"/>
    <w:rsid w:val="00BC4D60"/>
    <w:rsid w:val="00BC4D95"/>
    <w:rsid w:val="00BC5A2D"/>
    <w:rsid w:val="00BC5E9D"/>
    <w:rsid w:val="00BC654B"/>
    <w:rsid w:val="00BC65BD"/>
    <w:rsid w:val="00BC6629"/>
    <w:rsid w:val="00BC6780"/>
    <w:rsid w:val="00BC6C12"/>
    <w:rsid w:val="00BC76EB"/>
    <w:rsid w:val="00BC7AEC"/>
    <w:rsid w:val="00BC7B45"/>
    <w:rsid w:val="00BC7DA6"/>
    <w:rsid w:val="00BD030F"/>
    <w:rsid w:val="00BD0659"/>
    <w:rsid w:val="00BD0EFA"/>
    <w:rsid w:val="00BD1815"/>
    <w:rsid w:val="00BD1A3E"/>
    <w:rsid w:val="00BD25CB"/>
    <w:rsid w:val="00BD2798"/>
    <w:rsid w:val="00BD28B3"/>
    <w:rsid w:val="00BD2B2A"/>
    <w:rsid w:val="00BD2E2A"/>
    <w:rsid w:val="00BD309B"/>
    <w:rsid w:val="00BD3308"/>
    <w:rsid w:val="00BD34DC"/>
    <w:rsid w:val="00BD39EE"/>
    <w:rsid w:val="00BD3BA5"/>
    <w:rsid w:val="00BD3C6F"/>
    <w:rsid w:val="00BD3C97"/>
    <w:rsid w:val="00BD4412"/>
    <w:rsid w:val="00BD48F4"/>
    <w:rsid w:val="00BD4D7E"/>
    <w:rsid w:val="00BD5834"/>
    <w:rsid w:val="00BD6120"/>
    <w:rsid w:val="00BD6656"/>
    <w:rsid w:val="00BD6A9D"/>
    <w:rsid w:val="00BD6CB2"/>
    <w:rsid w:val="00BD73A3"/>
    <w:rsid w:val="00BD7846"/>
    <w:rsid w:val="00BD7B8E"/>
    <w:rsid w:val="00BE0536"/>
    <w:rsid w:val="00BE0C77"/>
    <w:rsid w:val="00BE14FC"/>
    <w:rsid w:val="00BE1E3A"/>
    <w:rsid w:val="00BE1F57"/>
    <w:rsid w:val="00BE2144"/>
    <w:rsid w:val="00BE27A7"/>
    <w:rsid w:val="00BE2E9B"/>
    <w:rsid w:val="00BE33F8"/>
    <w:rsid w:val="00BE349A"/>
    <w:rsid w:val="00BE350A"/>
    <w:rsid w:val="00BE3531"/>
    <w:rsid w:val="00BE38D6"/>
    <w:rsid w:val="00BE3EF1"/>
    <w:rsid w:val="00BE41AF"/>
    <w:rsid w:val="00BE48FB"/>
    <w:rsid w:val="00BE4B00"/>
    <w:rsid w:val="00BE532D"/>
    <w:rsid w:val="00BE536B"/>
    <w:rsid w:val="00BE57C2"/>
    <w:rsid w:val="00BE5D91"/>
    <w:rsid w:val="00BE5DC9"/>
    <w:rsid w:val="00BE5F93"/>
    <w:rsid w:val="00BE60B0"/>
    <w:rsid w:val="00BE628D"/>
    <w:rsid w:val="00BE640E"/>
    <w:rsid w:val="00BE652A"/>
    <w:rsid w:val="00BE654E"/>
    <w:rsid w:val="00BE707A"/>
    <w:rsid w:val="00BE744F"/>
    <w:rsid w:val="00BE79F0"/>
    <w:rsid w:val="00BE7E73"/>
    <w:rsid w:val="00BF0538"/>
    <w:rsid w:val="00BF054E"/>
    <w:rsid w:val="00BF0672"/>
    <w:rsid w:val="00BF09D2"/>
    <w:rsid w:val="00BF0B6A"/>
    <w:rsid w:val="00BF0B81"/>
    <w:rsid w:val="00BF0CC1"/>
    <w:rsid w:val="00BF0D23"/>
    <w:rsid w:val="00BF11CF"/>
    <w:rsid w:val="00BF1627"/>
    <w:rsid w:val="00BF17B0"/>
    <w:rsid w:val="00BF1FCC"/>
    <w:rsid w:val="00BF231D"/>
    <w:rsid w:val="00BF23E2"/>
    <w:rsid w:val="00BF2454"/>
    <w:rsid w:val="00BF289A"/>
    <w:rsid w:val="00BF2B3D"/>
    <w:rsid w:val="00BF2F6B"/>
    <w:rsid w:val="00BF429B"/>
    <w:rsid w:val="00BF44D9"/>
    <w:rsid w:val="00BF52E3"/>
    <w:rsid w:val="00BF5620"/>
    <w:rsid w:val="00BF62AD"/>
    <w:rsid w:val="00BF6767"/>
    <w:rsid w:val="00BF73AD"/>
    <w:rsid w:val="00BF7E16"/>
    <w:rsid w:val="00BF7ECE"/>
    <w:rsid w:val="00C00835"/>
    <w:rsid w:val="00C00953"/>
    <w:rsid w:val="00C00ECD"/>
    <w:rsid w:val="00C01009"/>
    <w:rsid w:val="00C015A0"/>
    <w:rsid w:val="00C018DB"/>
    <w:rsid w:val="00C02195"/>
    <w:rsid w:val="00C02720"/>
    <w:rsid w:val="00C0332B"/>
    <w:rsid w:val="00C035F6"/>
    <w:rsid w:val="00C03637"/>
    <w:rsid w:val="00C03AA4"/>
    <w:rsid w:val="00C03B2C"/>
    <w:rsid w:val="00C0405C"/>
    <w:rsid w:val="00C04915"/>
    <w:rsid w:val="00C0494B"/>
    <w:rsid w:val="00C04B8E"/>
    <w:rsid w:val="00C04DFD"/>
    <w:rsid w:val="00C050FD"/>
    <w:rsid w:val="00C05135"/>
    <w:rsid w:val="00C05334"/>
    <w:rsid w:val="00C05467"/>
    <w:rsid w:val="00C0571E"/>
    <w:rsid w:val="00C05FBE"/>
    <w:rsid w:val="00C06055"/>
    <w:rsid w:val="00C069A2"/>
    <w:rsid w:val="00C06E59"/>
    <w:rsid w:val="00C073D6"/>
    <w:rsid w:val="00C07A50"/>
    <w:rsid w:val="00C10154"/>
    <w:rsid w:val="00C107FA"/>
    <w:rsid w:val="00C10B39"/>
    <w:rsid w:val="00C10F72"/>
    <w:rsid w:val="00C1152B"/>
    <w:rsid w:val="00C11584"/>
    <w:rsid w:val="00C1164B"/>
    <w:rsid w:val="00C11B44"/>
    <w:rsid w:val="00C11F4C"/>
    <w:rsid w:val="00C12084"/>
    <w:rsid w:val="00C12B8E"/>
    <w:rsid w:val="00C12E2C"/>
    <w:rsid w:val="00C13963"/>
    <w:rsid w:val="00C13A31"/>
    <w:rsid w:val="00C13B9B"/>
    <w:rsid w:val="00C13DD4"/>
    <w:rsid w:val="00C14C39"/>
    <w:rsid w:val="00C14D65"/>
    <w:rsid w:val="00C14E54"/>
    <w:rsid w:val="00C1546E"/>
    <w:rsid w:val="00C1548D"/>
    <w:rsid w:val="00C15A86"/>
    <w:rsid w:val="00C15B2A"/>
    <w:rsid w:val="00C16131"/>
    <w:rsid w:val="00C16291"/>
    <w:rsid w:val="00C16B3E"/>
    <w:rsid w:val="00C1774E"/>
    <w:rsid w:val="00C200EC"/>
    <w:rsid w:val="00C201B3"/>
    <w:rsid w:val="00C20523"/>
    <w:rsid w:val="00C2053F"/>
    <w:rsid w:val="00C20E72"/>
    <w:rsid w:val="00C21033"/>
    <w:rsid w:val="00C218FE"/>
    <w:rsid w:val="00C21A74"/>
    <w:rsid w:val="00C21D3F"/>
    <w:rsid w:val="00C2212E"/>
    <w:rsid w:val="00C222B1"/>
    <w:rsid w:val="00C22466"/>
    <w:rsid w:val="00C23172"/>
    <w:rsid w:val="00C2376E"/>
    <w:rsid w:val="00C238C5"/>
    <w:rsid w:val="00C23DD3"/>
    <w:rsid w:val="00C245E4"/>
    <w:rsid w:val="00C24ECF"/>
    <w:rsid w:val="00C25029"/>
    <w:rsid w:val="00C2551E"/>
    <w:rsid w:val="00C25590"/>
    <w:rsid w:val="00C2566D"/>
    <w:rsid w:val="00C25EF4"/>
    <w:rsid w:val="00C264C0"/>
    <w:rsid w:val="00C26548"/>
    <w:rsid w:val="00C26E65"/>
    <w:rsid w:val="00C26EA0"/>
    <w:rsid w:val="00C27496"/>
    <w:rsid w:val="00C2785F"/>
    <w:rsid w:val="00C27E7A"/>
    <w:rsid w:val="00C27F62"/>
    <w:rsid w:val="00C305AF"/>
    <w:rsid w:val="00C307E8"/>
    <w:rsid w:val="00C30B04"/>
    <w:rsid w:val="00C30D64"/>
    <w:rsid w:val="00C30EDE"/>
    <w:rsid w:val="00C31893"/>
    <w:rsid w:val="00C31D52"/>
    <w:rsid w:val="00C31FD3"/>
    <w:rsid w:val="00C3263E"/>
    <w:rsid w:val="00C3267F"/>
    <w:rsid w:val="00C326B7"/>
    <w:rsid w:val="00C32C40"/>
    <w:rsid w:val="00C32CC5"/>
    <w:rsid w:val="00C32D6D"/>
    <w:rsid w:val="00C3314B"/>
    <w:rsid w:val="00C33420"/>
    <w:rsid w:val="00C337E7"/>
    <w:rsid w:val="00C3386F"/>
    <w:rsid w:val="00C339B9"/>
    <w:rsid w:val="00C33B89"/>
    <w:rsid w:val="00C33C0A"/>
    <w:rsid w:val="00C33EA5"/>
    <w:rsid w:val="00C33F7B"/>
    <w:rsid w:val="00C340B6"/>
    <w:rsid w:val="00C342EA"/>
    <w:rsid w:val="00C34543"/>
    <w:rsid w:val="00C34BA4"/>
    <w:rsid w:val="00C34DA6"/>
    <w:rsid w:val="00C34E71"/>
    <w:rsid w:val="00C35BBA"/>
    <w:rsid w:val="00C365BB"/>
    <w:rsid w:val="00C37281"/>
    <w:rsid w:val="00C37792"/>
    <w:rsid w:val="00C4025F"/>
    <w:rsid w:val="00C40504"/>
    <w:rsid w:val="00C41654"/>
    <w:rsid w:val="00C4182E"/>
    <w:rsid w:val="00C41A5A"/>
    <w:rsid w:val="00C41ED8"/>
    <w:rsid w:val="00C41F7A"/>
    <w:rsid w:val="00C42363"/>
    <w:rsid w:val="00C4274D"/>
    <w:rsid w:val="00C43758"/>
    <w:rsid w:val="00C43F56"/>
    <w:rsid w:val="00C442F3"/>
    <w:rsid w:val="00C4444B"/>
    <w:rsid w:val="00C445FE"/>
    <w:rsid w:val="00C44C5D"/>
    <w:rsid w:val="00C450BA"/>
    <w:rsid w:val="00C4526A"/>
    <w:rsid w:val="00C457E2"/>
    <w:rsid w:val="00C4616F"/>
    <w:rsid w:val="00C462A2"/>
    <w:rsid w:val="00C4667A"/>
    <w:rsid w:val="00C46A81"/>
    <w:rsid w:val="00C46B1C"/>
    <w:rsid w:val="00C46CF6"/>
    <w:rsid w:val="00C472CB"/>
    <w:rsid w:val="00C47526"/>
    <w:rsid w:val="00C47923"/>
    <w:rsid w:val="00C47E82"/>
    <w:rsid w:val="00C50184"/>
    <w:rsid w:val="00C502AB"/>
    <w:rsid w:val="00C50832"/>
    <w:rsid w:val="00C51108"/>
    <w:rsid w:val="00C51255"/>
    <w:rsid w:val="00C518AD"/>
    <w:rsid w:val="00C51CAF"/>
    <w:rsid w:val="00C51CD5"/>
    <w:rsid w:val="00C51F4D"/>
    <w:rsid w:val="00C51F90"/>
    <w:rsid w:val="00C521F0"/>
    <w:rsid w:val="00C52DD9"/>
    <w:rsid w:val="00C52F5E"/>
    <w:rsid w:val="00C530DC"/>
    <w:rsid w:val="00C5342D"/>
    <w:rsid w:val="00C5351D"/>
    <w:rsid w:val="00C5385B"/>
    <w:rsid w:val="00C543EB"/>
    <w:rsid w:val="00C5443B"/>
    <w:rsid w:val="00C545A0"/>
    <w:rsid w:val="00C5465D"/>
    <w:rsid w:val="00C546B9"/>
    <w:rsid w:val="00C54E36"/>
    <w:rsid w:val="00C54E7C"/>
    <w:rsid w:val="00C55171"/>
    <w:rsid w:val="00C555F5"/>
    <w:rsid w:val="00C5565B"/>
    <w:rsid w:val="00C55C74"/>
    <w:rsid w:val="00C55E75"/>
    <w:rsid w:val="00C562F3"/>
    <w:rsid w:val="00C566C7"/>
    <w:rsid w:val="00C56B2F"/>
    <w:rsid w:val="00C56DCB"/>
    <w:rsid w:val="00C56F1B"/>
    <w:rsid w:val="00C56F38"/>
    <w:rsid w:val="00C570FC"/>
    <w:rsid w:val="00C57CAD"/>
    <w:rsid w:val="00C60228"/>
    <w:rsid w:val="00C61018"/>
    <w:rsid w:val="00C61525"/>
    <w:rsid w:val="00C616A2"/>
    <w:rsid w:val="00C61DE3"/>
    <w:rsid w:val="00C62822"/>
    <w:rsid w:val="00C62E91"/>
    <w:rsid w:val="00C63083"/>
    <w:rsid w:val="00C63381"/>
    <w:rsid w:val="00C63969"/>
    <w:rsid w:val="00C63A84"/>
    <w:rsid w:val="00C64721"/>
    <w:rsid w:val="00C64B01"/>
    <w:rsid w:val="00C64BA7"/>
    <w:rsid w:val="00C64FB6"/>
    <w:rsid w:val="00C65284"/>
    <w:rsid w:val="00C65941"/>
    <w:rsid w:val="00C6595A"/>
    <w:rsid w:val="00C65B37"/>
    <w:rsid w:val="00C6675C"/>
    <w:rsid w:val="00C667E4"/>
    <w:rsid w:val="00C667F8"/>
    <w:rsid w:val="00C66C18"/>
    <w:rsid w:val="00C66CAA"/>
    <w:rsid w:val="00C66E1A"/>
    <w:rsid w:val="00C66E74"/>
    <w:rsid w:val="00C678D5"/>
    <w:rsid w:val="00C67AB0"/>
    <w:rsid w:val="00C67B37"/>
    <w:rsid w:val="00C67CF5"/>
    <w:rsid w:val="00C70432"/>
    <w:rsid w:val="00C70736"/>
    <w:rsid w:val="00C721F7"/>
    <w:rsid w:val="00C72207"/>
    <w:rsid w:val="00C72415"/>
    <w:rsid w:val="00C727CC"/>
    <w:rsid w:val="00C72C3C"/>
    <w:rsid w:val="00C72C6C"/>
    <w:rsid w:val="00C732EF"/>
    <w:rsid w:val="00C734A3"/>
    <w:rsid w:val="00C7381B"/>
    <w:rsid w:val="00C73E82"/>
    <w:rsid w:val="00C7438A"/>
    <w:rsid w:val="00C749FF"/>
    <w:rsid w:val="00C74F51"/>
    <w:rsid w:val="00C7507C"/>
    <w:rsid w:val="00C75B7F"/>
    <w:rsid w:val="00C76199"/>
    <w:rsid w:val="00C76829"/>
    <w:rsid w:val="00C772A6"/>
    <w:rsid w:val="00C7751A"/>
    <w:rsid w:val="00C7789A"/>
    <w:rsid w:val="00C77DB5"/>
    <w:rsid w:val="00C8092B"/>
    <w:rsid w:val="00C809C4"/>
    <w:rsid w:val="00C80A8A"/>
    <w:rsid w:val="00C80AC6"/>
    <w:rsid w:val="00C80CF6"/>
    <w:rsid w:val="00C81348"/>
    <w:rsid w:val="00C81587"/>
    <w:rsid w:val="00C81684"/>
    <w:rsid w:val="00C8172F"/>
    <w:rsid w:val="00C82716"/>
    <w:rsid w:val="00C82BE6"/>
    <w:rsid w:val="00C82F77"/>
    <w:rsid w:val="00C839AB"/>
    <w:rsid w:val="00C83AB5"/>
    <w:rsid w:val="00C84DB7"/>
    <w:rsid w:val="00C84E5C"/>
    <w:rsid w:val="00C84FA5"/>
    <w:rsid w:val="00C8508F"/>
    <w:rsid w:val="00C85217"/>
    <w:rsid w:val="00C85659"/>
    <w:rsid w:val="00C86297"/>
    <w:rsid w:val="00C870C2"/>
    <w:rsid w:val="00C873C2"/>
    <w:rsid w:val="00C875E3"/>
    <w:rsid w:val="00C87A6B"/>
    <w:rsid w:val="00C90067"/>
    <w:rsid w:val="00C90914"/>
    <w:rsid w:val="00C90E65"/>
    <w:rsid w:val="00C91E55"/>
    <w:rsid w:val="00C91F29"/>
    <w:rsid w:val="00C92879"/>
    <w:rsid w:val="00C929D0"/>
    <w:rsid w:val="00C92A33"/>
    <w:rsid w:val="00C92A5E"/>
    <w:rsid w:val="00C92AA9"/>
    <w:rsid w:val="00C92ABD"/>
    <w:rsid w:val="00C9336C"/>
    <w:rsid w:val="00C93749"/>
    <w:rsid w:val="00C94277"/>
    <w:rsid w:val="00C94366"/>
    <w:rsid w:val="00C943CC"/>
    <w:rsid w:val="00C94CF9"/>
    <w:rsid w:val="00C95114"/>
    <w:rsid w:val="00C95E66"/>
    <w:rsid w:val="00C9636F"/>
    <w:rsid w:val="00C963EC"/>
    <w:rsid w:val="00C96CA7"/>
    <w:rsid w:val="00C96D96"/>
    <w:rsid w:val="00C96EB0"/>
    <w:rsid w:val="00C96EE6"/>
    <w:rsid w:val="00C97A19"/>
    <w:rsid w:val="00C97B54"/>
    <w:rsid w:val="00C97E4A"/>
    <w:rsid w:val="00CA05A7"/>
    <w:rsid w:val="00CA0734"/>
    <w:rsid w:val="00CA1341"/>
    <w:rsid w:val="00CA13AD"/>
    <w:rsid w:val="00CA146B"/>
    <w:rsid w:val="00CA18AE"/>
    <w:rsid w:val="00CA1909"/>
    <w:rsid w:val="00CA1A99"/>
    <w:rsid w:val="00CA1BFC"/>
    <w:rsid w:val="00CA1D02"/>
    <w:rsid w:val="00CA20AF"/>
    <w:rsid w:val="00CA2363"/>
    <w:rsid w:val="00CA285F"/>
    <w:rsid w:val="00CA2FFA"/>
    <w:rsid w:val="00CA3F31"/>
    <w:rsid w:val="00CA43AF"/>
    <w:rsid w:val="00CA5297"/>
    <w:rsid w:val="00CA5B4A"/>
    <w:rsid w:val="00CA5BBF"/>
    <w:rsid w:val="00CA65F7"/>
    <w:rsid w:val="00CA6849"/>
    <w:rsid w:val="00CA684E"/>
    <w:rsid w:val="00CA6A68"/>
    <w:rsid w:val="00CA711C"/>
    <w:rsid w:val="00CA737A"/>
    <w:rsid w:val="00CA7522"/>
    <w:rsid w:val="00CA7723"/>
    <w:rsid w:val="00CA7750"/>
    <w:rsid w:val="00CA7B39"/>
    <w:rsid w:val="00CB049D"/>
    <w:rsid w:val="00CB14FD"/>
    <w:rsid w:val="00CB18B4"/>
    <w:rsid w:val="00CB1A2D"/>
    <w:rsid w:val="00CB1ED7"/>
    <w:rsid w:val="00CB1F41"/>
    <w:rsid w:val="00CB22E3"/>
    <w:rsid w:val="00CB2377"/>
    <w:rsid w:val="00CB29AC"/>
    <w:rsid w:val="00CB36AF"/>
    <w:rsid w:val="00CB3D3F"/>
    <w:rsid w:val="00CB4189"/>
    <w:rsid w:val="00CB43D8"/>
    <w:rsid w:val="00CB44E1"/>
    <w:rsid w:val="00CB4683"/>
    <w:rsid w:val="00CB4724"/>
    <w:rsid w:val="00CB4940"/>
    <w:rsid w:val="00CB4B79"/>
    <w:rsid w:val="00CB4E79"/>
    <w:rsid w:val="00CB51A3"/>
    <w:rsid w:val="00CB5688"/>
    <w:rsid w:val="00CB58C8"/>
    <w:rsid w:val="00CB598A"/>
    <w:rsid w:val="00CB5E7A"/>
    <w:rsid w:val="00CB6142"/>
    <w:rsid w:val="00CB745E"/>
    <w:rsid w:val="00CB7504"/>
    <w:rsid w:val="00CB7F61"/>
    <w:rsid w:val="00CC0006"/>
    <w:rsid w:val="00CC107C"/>
    <w:rsid w:val="00CC1146"/>
    <w:rsid w:val="00CC17E5"/>
    <w:rsid w:val="00CC1A56"/>
    <w:rsid w:val="00CC21A3"/>
    <w:rsid w:val="00CC231A"/>
    <w:rsid w:val="00CC2F41"/>
    <w:rsid w:val="00CC3420"/>
    <w:rsid w:val="00CC3593"/>
    <w:rsid w:val="00CC3777"/>
    <w:rsid w:val="00CC3E83"/>
    <w:rsid w:val="00CC3F4F"/>
    <w:rsid w:val="00CC3F59"/>
    <w:rsid w:val="00CC4256"/>
    <w:rsid w:val="00CC4C6E"/>
    <w:rsid w:val="00CC51FA"/>
    <w:rsid w:val="00CC53AD"/>
    <w:rsid w:val="00CC57B8"/>
    <w:rsid w:val="00CC5E9D"/>
    <w:rsid w:val="00CC62A2"/>
    <w:rsid w:val="00CC6652"/>
    <w:rsid w:val="00CC7164"/>
    <w:rsid w:val="00CC7469"/>
    <w:rsid w:val="00CC74F1"/>
    <w:rsid w:val="00CC76E3"/>
    <w:rsid w:val="00CD0161"/>
    <w:rsid w:val="00CD01AD"/>
    <w:rsid w:val="00CD062E"/>
    <w:rsid w:val="00CD1446"/>
    <w:rsid w:val="00CD166A"/>
    <w:rsid w:val="00CD1B05"/>
    <w:rsid w:val="00CD1BA9"/>
    <w:rsid w:val="00CD2892"/>
    <w:rsid w:val="00CD2C97"/>
    <w:rsid w:val="00CD2ED9"/>
    <w:rsid w:val="00CD2FA0"/>
    <w:rsid w:val="00CD3063"/>
    <w:rsid w:val="00CD32BB"/>
    <w:rsid w:val="00CD3619"/>
    <w:rsid w:val="00CD3640"/>
    <w:rsid w:val="00CD3B31"/>
    <w:rsid w:val="00CD40A3"/>
    <w:rsid w:val="00CD46DD"/>
    <w:rsid w:val="00CD4829"/>
    <w:rsid w:val="00CD50EB"/>
    <w:rsid w:val="00CD51FC"/>
    <w:rsid w:val="00CD554D"/>
    <w:rsid w:val="00CD5B9D"/>
    <w:rsid w:val="00CD5C5B"/>
    <w:rsid w:val="00CD66A2"/>
    <w:rsid w:val="00CD6FC4"/>
    <w:rsid w:val="00CD7918"/>
    <w:rsid w:val="00CD7BD3"/>
    <w:rsid w:val="00CE09FB"/>
    <w:rsid w:val="00CE106E"/>
    <w:rsid w:val="00CE14CD"/>
    <w:rsid w:val="00CE1571"/>
    <w:rsid w:val="00CE165F"/>
    <w:rsid w:val="00CE1FE3"/>
    <w:rsid w:val="00CE272B"/>
    <w:rsid w:val="00CE2846"/>
    <w:rsid w:val="00CE3206"/>
    <w:rsid w:val="00CE33E0"/>
    <w:rsid w:val="00CE358A"/>
    <w:rsid w:val="00CE3B81"/>
    <w:rsid w:val="00CE3D02"/>
    <w:rsid w:val="00CE47FC"/>
    <w:rsid w:val="00CE5085"/>
    <w:rsid w:val="00CE59AD"/>
    <w:rsid w:val="00CE5A7B"/>
    <w:rsid w:val="00CE5D3E"/>
    <w:rsid w:val="00CE5D99"/>
    <w:rsid w:val="00CE5DD4"/>
    <w:rsid w:val="00CE60BA"/>
    <w:rsid w:val="00CE6C6A"/>
    <w:rsid w:val="00CE6E35"/>
    <w:rsid w:val="00CE7486"/>
    <w:rsid w:val="00CE74CA"/>
    <w:rsid w:val="00CE74E8"/>
    <w:rsid w:val="00CE7773"/>
    <w:rsid w:val="00CE7981"/>
    <w:rsid w:val="00CE7E5C"/>
    <w:rsid w:val="00CF0533"/>
    <w:rsid w:val="00CF07AA"/>
    <w:rsid w:val="00CF07BC"/>
    <w:rsid w:val="00CF0FB0"/>
    <w:rsid w:val="00CF0FCD"/>
    <w:rsid w:val="00CF1087"/>
    <w:rsid w:val="00CF150C"/>
    <w:rsid w:val="00CF1586"/>
    <w:rsid w:val="00CF1DBF"/>
    <w:rsid w:val="00CF1F17"/>
    <w:rsid w:val="00CF1F7C"/>
    <w:rsid w:val="00CF2128"/>
    <w:rsid w:val="00CF2AA6"/>
    <w:rsid w:val="00CF3B36"/>
    <w:rsid w:val="00CF3BF7"/>
    <w:rsid w:val="00CF3F59"/>
    <w:rsid w:val="00CF453E"/>
    <w:rsid w:val="00CF4781"/>
    <w:rsid w:val="00CF4E22"/>
    <w:rsid w:val="00CF4F01"/>
    <w:rsid w:val="00CF5340"/>
    <w:rsid w:val="00CF59D4"/>
    <w:rsid w:val="00CF5C40"/>
    <w:rsid w:val="00CF6D13"/>
    <w:rsid w:val="00CF6F6A"/>
    <w:rsid w:val="00CF7353"/>
    <w:rsid w:val="00CF7576"/>
    <w:rsid w:val="00CF769D"/>
    <w:rsid w:val="00CF7892"/>
    <w:rsid w:val="00D00507"/>
    <w:rsid w:val="00D0124B"/>
    <w:rsid w:val="00D0227A"/>
    <w:rsid w:val="00D027B5"/>
    <w:rsid w:val="00D02CB7"/>
    <w:rsid w:val="00D02F1A"/>
    <w:rsid w:val="00D031BC"/>
    <w:rsid w:val="00D03381"/>
    <w:rsid w:val="00D03595"/>
    <w:rsid w:val="00D04DFD"/>
    <w:rsid w:val="00D04EF5"/>
    <w:rsid w:val="00D0574D"/>
    <w:rsid w:val="00D0596C"/>
    <w:rsid w:val="00D05B9F"/>
    <w:rsid w:val="00D05D3F"/>
    <w:rsid w:val="00D05D7B"/>
    <w:rsid w:val="00D0709C"/>
    <w:rsid w:val="00D07834"/>
    <w:rsid w:val="00D108B4"/>
    <w:rsid w:val="00D108D4"/>
    <w:rsid w:val="00D10946"/>
    <w:rsid w:val="00D10ECC"/>
    <w:rsid w:val="00D10F0D"/>
    <w:rsid w:val="00D11646"/>
    <w:rsid w:val="00D11876"/>
    <w:rsid w:val="00D123BB"/>
    <w:rsid w:val="00D1264D"/>
    <w:rsid w:val="00D126E5"/>
    <w:rsid w:val="00D129C2"/>
    <w:rsid w:val="00D12A4D"/>
    <w:rsid w:val="00D12D42"/>
    <w:rsid w:val="00D133A0"/>
    <w:rsid w:val="00D135D3"/>
    <w:rsid w:val="00D13D5A"/>
    <w:rsid w:val="00D1447B"/>
    <w:rsid w:val="00D144A5"/>
    <w:rsid w:val="00D1467C"/>
    <w:rsid w:val="00D14B96"/>
    <w:rsid w:val="00D15380"/>
    <w:rsid w:val="00D1592D"/>
    <w:rsid w:val="00D1615E"/>
    <w:rsid w:val="00D16229"/>
    <w:rsid w:val="00D1642B"/>
    <w:rsid w:val="00D168E6"/>
    <w:rsid w:val="00D16A1B"/>
    <w:rsid w:val="00D16A84"/>
    <w:rsid w:val="00D16B47"/>
    <w:rsid w:val="00D16BF5"/>
    <w:rsid w:val="00D16F3F"/>
    <w:rsid w:val="00D1738D"/>
    <w:rsid w:val="00D17834"/>
    <w:rsid w:val="00D17A95"/>
    <w:rsid w:val="00D17B7D"/>
    <w:rsid w:val="00D17DF0"/>
    <w:rsid w:val="00D17F2C"/>
    <w:rsid w:val="00D204CB"/>
    <w:rsid w:val="00D205A4"/>
    <w:rsid w:val="00D20604"/>
    <w:rsid w:val="00D207A2"/>
    <w:rsid w:val="00D20AEB"/>
    <w:rsid w:val="00D213F8"/>
    <w:rsid w:val="00D21862"/>
    <w:rsid w:val="00D21928"/>
    <w:rsid w:val="00D22463"/>
    <w:rsid w:val="00D225EE"/>
    <w:rsid w:val="00D226EB"/>
    <w:rsid w:val="00D2333D"/>
    <w:rsid w:val="00D2337C"/>
    <w:rsid w:val="00D23766"/>
    <w:rsid w:val="00D23F8D"/>
    <w:rsid w:val="00D24343"/>
    <w:rsid w:val="00D24830"/>
    <w:rsid w:val="00D24C6D"/>
    <w:rsid w:val="00D25393"/>
    <w:rsid w:val="00D25482"/>
    <w:rsid w:val="00D25B4C"/>
    <w:rsid w:val="00D25BFE"/>
    <w:rsid w:val="00D25C7E"/>
    <w:rsid w:val="00D25DBF"/>
    <w:rsid w:val="00D261BA"/>
    <w:rsid w:val="00D26206"/>
    <w:rsid w:val="00D26B7E"/>
    <w:rsid w:val="00D26DDC"/>
    <w:rsid w:val="00D26E56"/>
    <w:rsid w:val="00D271B7"/>
    <w:rsid w:val="00D27560"/>
    <w:rsid w:val="00D27BF8"/>
    <w:rsid w:val="00D306E8"/>
    <w:rsid w:val="00D30BC2"/>
    <w:rsid w:val="00D30D47"/>
    <w:rsid w:val="00D30E78"/>
    <w:rsid w:val="00D30F4B"/>
    <w:rsid w:val="00D315F6"/>
    <w:rsid w:val="00D31768"/>
    <w:rsid w:val="00D327B5"/>
    <w:rsid w:val="00D338BE"/>
    <w:rsid w:val="00D339D0"/>
    <w:rsid w:val="00D33CC8"/>
    <w:rsid w:val="00D345FC"/>
    <w:rsid w:val="00D34A44"/>
    <w:rsid w:val="00D34DDA"/>
    <w:rsid w:val="00D35C7A"/>
    <w:rsid w:val="00D35C83"/>
    <w:rsid w:val="00D36B78"/>
    <w:rsid w:val="00D36BBD"/>
    <w:rsid w:val="00D37BBE"/>
    <w:rsid w:val="00D37BE2"/>
    <w:rsid w:val="00D37E49"/>
    <w:rsid w:val="00D37FC8"/>
    <w:rsid w:val="00D401E8"/>
    <w:rsid w:val="00D4032F"/>
    <w:rsid w:val="00D4098D"/>
    <w:rsid w:val="00D409AB"/>
    <w:rsid w:val="00D4143A"/>
    <w:rsid w:val="00D4193A"/>
    <w:rsid w:val="00D419A7"/>
    <w:rsid w:val="00D41B3E"/>
    <w:rsid w:val="00D41C78"/>
    <w:rsid w:val="00D41D32"/>
    <w:rsid w:val="00D41EF2"/>
    <w:rsid w:val="00D42C65"/>
    <w:rsid w:val="00D42F21"/>
    <w:rsid w:val="00D43B9A"/>
    <w:rsid w:val="00D441B3"/>
    <w:rsid w:val="00D447B4"/>
    <w:rsid w:val="00D45295"/>
    <w:rsid w:val="00D452F1"/>
    <w:rsid w:val="00D45C7C"/>
    <w:rsid w:val="00D45F4C"/>
    <w:rsid w:val="00D460D5"/>
    <w:rsid w:val="00D470F2"/>
    <w:rsid w:val="00D4727D"/>
    <w:rsid w:val="00D4764C"/>
    <w:rsid w:val="00D47D06"/>
    <w:rsid w:val="00D47E63"/>
    <w:rsid w:val="00D47F1E"/>
    <w:rsid w:val="00D500FD"/>
    <w:rsid w:val="00D506E5"/>
    <w:rsid w:val="00D5070D"/>
    <w:rsid w:val="00D50803"/>
    <w:rsid w:val="00D51CDA"/>
    <w:rsid w:val="00D529F4"/>
    <w:rsid w:val="00D52E07"/>
    <w:rsid w:val="00D532E5"/>
    <w:rsid w:val="00D5365A"/>
    <w:rsid w:val="00D53934"/>
    <w:rsid w:val="00D539D9"/>
    <w:rsid w:val="00D541C6"/>
    <w:rsid w:val="00D5421A"/>
    <w:rsid w:val="00D5436C"/>
    <w:rsid w:val="00D543D8"/>
    <w:rsid w:val="00D5504E"/>
    <w:rsid w:val="00D55339"/>
    <w:rsid w:val="00D556B7"/>
    <w:rsid w:val="00D55910"/>
    <w:rsid w:val="00D55FBF"/>
    <w:rsid w:val="00D5645B"/>
    <w:rsid w:val="00D56C35"/>
    <w:rsid w:val="00D56C4D"/>
    <w:rsid w:val="00D56FB0"/>
    <w:rsid w:val="00D573D6"/>
    <w:rsid w:val="00D5751A"/>
    <w:rsid w:val="00D57E7B"/>
    <w:rsid w:val="00D57F90"/>
    <w:rsid w:val="00D60589"/>
    <w:rsid w:val="00D606CC"/>
    <w:rsid w:val="00D608E0"/>
    <w:rsid w:val="00D6098E"/>
    <w:rsid w:val="00D60C75"/>
    <w:rsid w:val="00D61E19"/>
    <w:rsid w:val="00D61EC3"/>
    <w:rsid w:val="00D61F14"/>
    <w:rsid w:val="00D6243B"/>
    <w:rsid w:val="00D6273A"/>
    <w:rsid w:val="00D636C9"/>
    <w:rsid w:val="00D6374B"/>
    <w:rsid w:val="00D637D4"/>
    <w:rsid w:val="00D63B57"/>
    <w:rsid w:val="00D63D58"/>
    <w:rsid w:val="00D64235"/>
    <w:rsid w:val="00D65145"/>
    <w:rsid w:val="00D6535A"/>
    <w:rsid w:val="00D65DC2"/>
    <w:rsid w:val="00D65E42"/>
    <w:rsid w:val="00D664FA"/>
    <w:rsid w:val="00D66C70"/>
    <w:rsid w:val="00D66CA9"/>
    <w:rsid w:val="00D66F22"/>
    <w:rsid w:val="00D67101"/>
    <w:rsid w:val="00D6723B"/>
    <w:rsid w:val="00D678C9"/>
    <w:rsid w:val="00D701F5"/>
    <w:rsid w:val="00D70438"/>
    <w:rsid w:val="00D70706"/>
    <w:rsid w:val="00D707A6"/>
    <w:rsid w:val="00D711F2"/>
    <w:rsid w:val="00D71F2D"/>
    <w:rsid w:val="00D7233A"/>
    <w:rsid w:val="00D72584"/>
    <w:rsid w:val="00D72664"/>
    <w:rsid w:val="00D72751"/>
    <w:rsid w:val="00D7275F"/>
    <w:rsid w:val="00D72801"/>
    <w:rsid w:val="00D72B1C"/>
    <w:rsid w:val="00D730AA"/>
    <w:rsid w:val="00D730B6"/>
    <w:rsid w:val="00D73225"/>
    <w:rsid w:val="00D73348"/>
    <w:rsid w:val="00D73477"/>
    <w:rsid w:val="00D74336"/>
    <w:rsid w:val="00D7476B"/>
    <w:rsid w:val="00D749A9"/>
    <w:rsid w:val="00D749BD"/>
    <w:rsid w:val="00D749CF"/>
    <w:rsid w:val="00D74BE6"/>
    <w:rsid w:val="00D75744"/>
    <w:rsid w:val="00D75A66"/>
    <w:rsid w:val="00D7656F"/>
    <w:rsid w:val="00D767C4"/>
    <w:rsid w:val="00D76C7B"/>
    <w:rsid w:val="00D77000"/>
    <w:rsid w:val="00D772CF"/>
    <w:rsid w:val="00D77409"/>
    <w:rsid w:val="00D80217"/>
    <w:rsid w:val="00D80739"/>
    <w:rsid w:val="00D80943"/>
    <w:rsid w:val="00D80BEC"/>
    <w:rsid w:val="00D81444"/>
    <w:rsid w:val="00D82DE9"/>
    <w:rsid w:val="00D838CA"/>
    <w:rsid w:val="00D83D5A"/>
    <w:rsid w:val="00D84475"/>
    <w:rsid w:val="00D84499"/>
    <w:rsid w:val="00D85002"/>
    <w:rsid w:val="00D85633"/>
    <w:rsid w:val="00D866F7"/>
    <w:rsid w:val="00D86763"/>
    <w:rsid w:val="00D86EA1"/>
    <w:rsid w:val="00D8709E"/>
    <w:rsid w:val="00D87370"/>
    <w:rsid w:val="00D876BC"/>
    <w:rsid w:val="00D876C9"/>
    <w:rsid w:val="00D87717"/>
    <w:rsid w:val="00D878C5"/>
    <w:rsid w:val="00D87A4B"/>
    <w:rsid w:val="00D87EE9"/>
    <w:rsid w:val="00D902A5"/>
    <w:rsid w:val="00D90A05"/>
    <w:rsid w:val="00D90B52"/>
    <w:rsid w:val="00D90E96"/>
    <w:rsid w:val="00D910E2"/>
    <w:rsid w:val="00D911D7"/>
    <w:rsid w:val="00D91346"/>
    <w:rsid w:val="00D914C7"/>
    <w:rsid w:val="00D915C7"/>
    <w:rsid w:val="00D91814"/>
    <w:rsid w:val="00D92ADA"/>
    <w:rsid w:val="00D92B12"/>
    <w:rsid w:val="00D92D32"/>
    <w:rsid w:val="00D93369"/>
    <w:rsid w:val="00D93905"/>
    <w:rsid w:val="00D93C01"/>
    <w:rsid w:val="00D93C2C"/>
    <w:rsid w:val="00D93E13"/>
    <w:rsid w:val="00D940E8"/>
    <w:rsid w:val="00D94781"/>
    <w:rsid w:val="00D9480E"/>
    <w:rsid w:val="00D94C08"/>
    <w:rsid w:val="00D9594F"/>
    <w:rsid w:val="00D95BD1"/>
    <w:rsid w:val="00D95C3E"/>
    <w:rsid w:val="00D969E0"/>
    <w:rsid w:val="00D96F7B"/>
    <w:rsid w:val="00D97373"/>
    <w:rsid w:val="00D973CA"/>
    <w:rsid w:val="00D9740E"/>
    <w:rsid w:val="00D97578"/>
    <w:rsid w:val="00DA0540"/>
    <w:rsid w:val="00DA06E5"/>
    <w:rsid w:val="00DA0ABD"/>
    <w:rsid w:val="00DA0B7C"/>
    <w:rsid w:val="00DA138D"/>
    <w:rsid w:val="00DA1506"/>
    <w:rsid w:val="00DA1F8A"/>
    <w:rsid w:val="00DA21E8"/>
    <w:rsid w:val="00DA2268"/>
    <w:rsid w:val="00DA232F"/>
    <w:rsid w:val="00DA26A5"/>
    <w:rsid w:val="00DA286F"/>
    <w:rsid w:val="00DA3695"/>
    <w:rsid w:val="00DA371A"/>
    <w:rsid w:val="00DA4520"/>
    <w:rsid w:val="00DA47D1"/>
    <w:rsid w:val="00DA480A"/>
    <w:rsid w:val="00DA4EA7"/>
    <w:rsid w:val="00DA5522"/>
    <w:rsid w:val="00DA5568"/>
    <w:rsid w:val="00DA56A2"/>
    <w:rsid w:val="00DA57F6"/>
    <w:rsid w:val="00DA5BA0"/>
    <w:rsid w:val="00DA5E16"/>
    <w:rsid w:val="00DA5E62"/>
    <w:rsid w:val="00DA5E88"/>
    <w:rsid w:val="00DA6161"/>
    <w:rsid w:val="00DA6CD0"/>
    <w:rsid w:val="00DA7257"/>
    <w:rsid w:val="00DA7336"/>
    <w:rsid w:val="00DA73F5"/>
    <w:rsid w:val="00DA7FA8"/>
    <w:rsid w:val="00DB020F"/>
    <w:rsid w:val="00DB0878"/>
    <w:rsid w:val="00DB0881"/>
    <w:rsid w:val="00DB0B34"/>
    <w:rsid w:val="00DB0CFE"/>
    <w:rsid w:val="00DB0E07"/>
    <w:rsid w:val="00DB0EB2"/>
    <w:rsid w:val="00DB1DE0"/>
    <w:rsid w:val="00DB1E68"/>
    <w:rsid w:val="00DB2217"/>
    <w:rsid w:val="00DB2407"/>
    <w:rsid w:val="00DB2720"/>
    <w:rsid w:val="00DB3298"/>
    <w:rsid w:val="00DB3408"/>
    <w:rsid w:val="00DB355C"/>
    <w:rsid w:val="00DB3A30"/>
    <w:rsid w:val="00DB3EC1"/>
    <w:rsid w:val="00DB4A47"/>
    <w:rsid w:val="00DB4F10"/>
    <w:rsid w:val="00DB5059"/>
    <w:rsid w:val="00DB578D"/>
    <w:rsid w:val="00DB57F9"/>
    <w:rsid w:val="00DB5FFD"/>
    <w:rsid w:val="00DB6759"/>
    <w:rsid w:val="00DB6811"/>
    <w:rsid w:val="00DB72B1"/>
    <w:rsid w:val="00DB7944"/>
    <w:rsid w:val="00DB7A24"/>
    <w:rsid w:val="00DB7E6E"/>
    <w:rsid w:val="00DC0A12"/>
    <w:rsid w:val="00DC0ABB"/>
    <w:rsid w:val="00DC0FE1"/>
    <w:rsid w:val="00DC15CD"/>
    <w:rsid w:val="00DC2238"/>
    <w:rsid w:val="00DC2394"/>
    <w:rsid w:val="00DC2CEA"/>
    <w:rsid w:val="00DC365C"/>
    <w:rsid w:val="00DC3A4C"/>
    <w:rsid w:val="00DC3BD9"/>
    <w:rsid w:val="00DC3C33"/>
    <w:rsid w:val="00DC4044"/>
    <w:rsid w:val="00DC44EA"/>
    <w:rsid w:val="00DC4E12"/>
    <w:rsid w:val="00DC5011"/>
    <w:rsid w:val="00DC50D8"/>
    <w:rsid w:val="00DC50DC"/>
    <w:rsid w:val="00DC58E4"/>
    <w:rsid w:val="00DC5A18"/>
    <w:rsid w:val="00DC5E7A"/>
    <w:rsid w:val="00DC604A"/>
    <w:rsid w:val="00DC61F9"/>
    <w:rsid w:val="00DC6318"/>
    <w:rsid w:val="00DC712A"/>
    <w:rsid w:val="00DC7210"/>
    <w:rsid w:val="00DC7422"/>
    <w:rsid w:val="00DC74C8"/>
    <w:rsid w:val="00DC7515"/>
    <w:rsid w:val="00DC7CAB"/>
    <w:rsid w:val="00DC7EEB"/>
    <w:rsid w:val="00DD0491"/>
    <w:rsid w:val="00DD04E1"/>
    <w:rsid w:val="00DD0C8C"/>
    <w:rsid w:val="00DD11EC"/>
    <w:rsid w:val="00DD1664"/>
    <w:rsid w:val="00DD1BAF"/>
    <w:rsid w:val="00DD213A"/>
    <w:rsid w:val="00DD265A"/>
    <w:rsid w:val="00DD290B"/>
    <w:rsid w:val="00DD3452"/>
    <w:rsid w:val="00DD3688"/>
    <w:rsid w:val="00DD3B2D"/>
    <w:rsid w:val="00DD3FDE"/>
    <w:rsid w:val="00DD4429"/>
    <w:rsid w:val="00DD4A33"/>
    <w:rsid w:val="00DD510D"/>
    <w:rsid w:val="00DD5CA9"/>
    <w:rsid w:val="00DD6731"/>
    <w:rsid w:val="00DD74B2"/>
    <w:rsid w:val="00DD7534"/>
    <w:rsid w:val="00DD75E0"/>
    <w:rsid w:val="00DD7685"/>
    <w:rsid w:val="00DD7A6C"/>
    <w:rsid w:val="00DD7C73"/>
    <w:rsid w:val="00DE04F1"/>
    <w:rsid w:val="00DE05BB"/>
    <w:rsid w:val="00DE0CC6"/>
    <w:rsid w:val="00DE0F2D"/>
    <w:rsid w:val="00DE1779"/>
    <w:rsid w:val="00DE18F0"/>
    <w:rsid w:val="00DE1A35"/>
    <w:rsid w:val="00DE202A"/>
    <w:rsid w:val="00DE2096"/>
    <w:rsid w:val="00DE21B3"/>
    <w:rsid w:val="00DE2443"/>
    <w:rsid w:val="00DE24A3"/>
    <w:rsid w:val="00DE2FF0"/>
    <w:rsid w:val="00DE2FF5"/>
    <w:rsid w:val="00DE305C"/>
    <w:rsid w:val="00DE359F"/>
    <w:rsid w:val="00DE35F3"/>
    <w:rsid w:val="00DE38E7"/>
    <w:rsid w:val="00DE3EEF"/>
    <w:rsid w:val="00DE4309"/>
    <w:rsid w:val="00DE47EF"/>
    <w:rsid w:val="00DE481C"/>
    <w:rsid w:val="00DE4891"/>
    <w:rsid w:val="00DE4ED0"/>
    <w:rsid w:val="00DE5238"/>
    <w:rsid w:val="00DE5412"/>
    <w:rsid w:val="00DE5587"/>
    <w:rsid w:val="00DE5917"/>
    <w:rsid w:val="00DE5B14"/>
    <w:rsid w:val="00DE5FE7"/>
    <w:rsid w:val="00DE683A"/>
    <w:rsid w:val="00DE6A2C"/>
    <w:rsid w:val="00DE7AA4"/>
    <w:rsid w:val="00DF0521"/>
    <w:rsid w:val="00DF0672"/>
    <w:rsid w:val="00DF0835"/>
    <w:rsid w:val="00DF095F"/>
    <w:rsid w:val="00DF0EC3"/>
    <w:rsid w:val="00DF0EE5"/>
    <w:rsid w:val="00DF1082"/>
    <w:rsid w:val="00DF11A6"/>
    <w:rsid w:val="00DF1363"/>
    <w:rsid w:val="00DF18B8"/>
    <w:rsid w:val="00DF2286"/>
    <w:rsid w:val="00DF2580"/>
    <w:rsid w:val="00DF2953"/>
    <w:rsid w:val="00DF3239"/>
    <w:rsid w:val="00DF36A8"/>
    <w:rsid w:val="00DF39FF"/>
    <w:rsid w:val="00DF3D6A"/>
    <w:rsid w:val="00DF3E23"/>
    <w:rsid w:val="00DF3E6A"/>
    <w:rsid w:val="00DF3EF3"/>
    <w:rsid w:val="00DF443D"/>
    <w:rsid w:val="00DF4952"/>
    <w:rsid w:val="00DF4BEE"/>
    <w:rsid w:val="00DF4C56"/>
    <w:rsid w:val="00DF4ED3"/>
    <w:rsid w:val="00DF52FA"/>
    <w:rsid w:val="00DF5335"/>
    <w:rsid w:val="00DF5681"/>
    <w:rsid w:val="00DF58F0"/>
    <w:rsid w:val="00DF590B"/>
    <w:rsid w:val="00DF5FE5"/>
    <w:rsid w:val="00DF625A"/>
    <w:rsid w:val="00DF62EE"/>
    <w:rsid w:val="00DF6D9E"/>
    <w:rsid w:val="00DF7C8B"/>
    <w:rsid w:val="00E007B3"/>
    <w:rsid w:val="00E00C7A"/>
    <w:rsid w:val="00E00D62"/>
    <w:rsid w:val="00E01649"/>
    <w:rsid w:val="00E016FD"/>
    <w:rsid w:val="00E01745"/>
    <w:rsid w:val="00E024EB"/>
    <w:rsid w:val="00E030EC"/>
    <w:rsid w:val="00E03AE1"/>
    <w:rsid w:val="00E03CC8"/>
    <w:rsid w:val="00E03DD5"/>
    <w:rsid w:val="00E040F9"/>
    <w:rsid w:val="00E0420F"/>
    <w:rsid w:val="00E0430E"/>
    <w:rsid w:val="00E046D2"/>
    <w:rsid w:val="00E04704"/>
    <w:rsid w:val="00E04DFE"/>
    <w:rsid w:val="00E0555B"/>
    <w:rsid w:val="00E05A21"/>
    <w:rsid w:val="00E06D25"/>
    <w:rsid w:val="00E06F55"/>
    <w:rsid w:val="00E07017"/>
    <w:rsid w:val="00E073A5"/>
    <w:rsid w:val="00E073F9"/>
    <w:rsid w:val="00E075A2"/>
    <w:rsid w:val="00E078AC"/>
    <w:rsid w:val="00E10101"/>
    <w:rsid w:val="00E10136"/>
    <w:rsid w:val="00E10A8D"/>
    <w:rsid w:val="00E1109A"/>
    <w:rsid w:val="00E11144"/>
    <w:rsid w:val="00E1149B"/>
    <w:rsid w:val="00E11D78"/>
    <w:rsid w:val="00E129B7"/>
    <w:rsid w:val="00E12DF6"/>
    <w:rsid w:val="00E13303"/>
    <w:rsid w:val="00E138A8"/>
    <w:rsid w:val="00E1396C"/>
    <w:rsid w:val="00E13DD2"/>
    <w:rsid w:val="00E1427C"/>
    <w:rsid w:val="00E14703"/>
    <w:rsid w:val="00E148E1"/>
    <w:rsid w:val="00E14B3B"/>
    <w:rsid w:val="00E14BAA"/>
    <w:rsid w:val="00E14D7A"/>
    <w:rsid w:val="00E14E86"/>
    <w:rsid w:val="00E15A63"/>
    <w:rsid w:val="00E1605A"/>
    <w:rsid w:val="00E160A7"/>
    <w:rsid w:val="00E164AF"/>
    <w:rsid w:val="00E1679A"/>
    <w:rsid w:val="00E1685A"/>
    <w:rsid w:val="00E16F0B"/>
    <w:rsid w:val="00E17375"/>
    <w:rsid w:val="00E17426"/>
    <w:rsid w:val="00E17676"/>
    <w:rsid w:val="00E17857"/>
    <w:rsid w:val="00E17877"/>
    <w:rsid w:val="00E17934"/>
    <w:rsid w:val="00E17BC6"/>
    <w:rsid w:val="00E2070D"/>
    <w:rsid w:val="00E20BAF"/>
    <w:rsid w:val="00E20D06"/>
    <w:rsid w:val="00E20DB4"/>
    <w:rsid w:val="00E214C8"/>
    <w:rsid w:val="00E21A3E"/>
    <w:rsid w:val="00E21AE5"/>
    <w:rsid w:val="00E21E77"/>
    <w:rsid w:val="00E21F53"/>
    <w:rsid w:val="00E21FFA"/>
    <w:rsid w:val="00E2240B"/>
    <w:rsid w:val="00E22974"/>
    <w:rsid w:val="00E22C4C"/>
    <w:rsid w:val="00E22C6A"/>
    <w:rsid w:val="00E22F89"/>
    <w:rsid w:val="00E23089"/>
    <w:rsid w:val="00E2332F"/>
    <w:rsid w:val="00E233F2"/>
    <w:rsid w:val="00E239DF"/>
    <w:rsid w:val="00E240D0"/>
    <w:rsid w:val="00E25014"/>
    <w:rsid w:val="00E26167"/>
    <w:rsid w:val="00E26300"/>
    <w:rsid w:val="00E26CCC"/>
    <w:rsid w:val="00E276BA"/>
    <w:rsid w:val="00E27715"/>
    <w:rsid w:val="00E2792D"/>
    <w:rsid w:val="00E27F47"/>
    <w:rsid w:val="00E27F9E"/>
    <w:rsid w:val="00E30261"/>
    <w:rsid w:val="00E3067B"/>
    <w:rsid w:val="00E306B6"/>
    <w:rsid w:val="00E3097B"/>
    <w:rsid w:val="00E30AC4"/>
    <w:rsid w:val="00E31078"/>
    <w:rsid w:val="00E31389"/>
    <w:rsid w:val="00E316C0"/>
    <w:rsid w:val="00E31864"/>
    <w:rsid w:val="00E31B84"/>
    <w:rsid w:val="00E31E98"/>
    <w:rsid w:val="00E32409"/>
    <w:rsid w:val="00E326A7"/>
    <w:rsid w:val="00E32921"/>
    <w:rsid w:val="00E32B52"/>
    <w:rsid w:val="00E339D7"/>
    <w:rsid w:val="00E33C8B"/>
    <w:rsid w:val="00E343BF"/>
    <w:rsid w:val="00E34656"/>
    <w:rsid w:val="00E34EED"/>
    <w:rsid w:val="00E350B1"/>
    <w:rsid w:val="00E35595"/>
    <w:rsid w:val="00E35E64"/>
    <w:rsid w:val="00E36030"/>
    <w:rsid w:val="00E3656B"/>
    <w:rsid w:val="00E370DC"/>
    <w:rsid w:val="00E371DA"/>
    <w:rsid w:val="00E376E6"/>
    <w:rsid w:val="00E37790"/>
    <w:rsid w:val="00E37C6E"/>
    <w:rsid w:val="00E37F87"/>
    <w:rsid w:val="00E40300"/>
    <w:rsid w:val="00E405E3"/>
    <w:rsid w:val="00E407C6"/>
    <w:rsid w:val="00E409AC"/>
    <w:rsid w:val="00E41327"/>
    <w:rsid w:val="00E41941"/>
    <w:rsid w:val="00E41CBF"/>
    <w:rsid w:val="00E41FF4"/>
    <w:rsid w:val="00E424AA"/>
    <w:rsid w:val="00E42CC8"/>
    <w:rsid w:val="00E433BD"/>
    <w:rsid w:val="00E43D65"/>
    <w:rsid w:val="00E43F96"/>
    <w:rsid w:val="00E4402B"/>
    <w:rsid w:val="00E4463E"/>
    <w:rsid w:val="00E449F2"/>
    <w:rsid w:val="00E44B06"/>
    <w:rsid w:val="00E44E85"/>
    <w:rsid w:val="00E45204"/>
    <w:rsid w:val="00E45C60"/>
    <w:rsid w:val="00E45DBA"/>
    <w:rsid w:val="00E45F83"/>
    <w:rsid w:val="00E467DF"/>
    <w:rsid w:val="00E46CD7"/>
    <w:rsid w:val="00E47072"/>
    <w:rsid w:val="00E47A40"/>
    <w:rsid w:val="00E47A78"/>
    <w:rsid w:val="00E47ED1"/>
    <w:rsid w:val="00E50066"/>
    <w:rsid w:val="00E50604"/>
    <w:rsid w:val="00E50B4C"/>
    <w:rsid w:val="00E51229"/>
    <w:rsid w:val="00E52A71"/>
    <w:rsid w:val="00E52B24"/>
    <w:rsid w:val="00E52B9F"/>
    <w:rsid w:val="00E52F09"/>
    <w:rsid w:val="00E53140"/>
    <w:rsid w:val="00E537A4"/>
    <w:rsid w:val="00E53D02"/>
    <w:rsid w:val="00E543BC"/>
    <w:rsid w:val="00E54B91"/>
    <w:rsid w:val="00E54CCA"/>
    <w:rsid w:val="00E54FF9"/>
    <w:rsid w:val="00E554DB"/>
    <w:rsid w:val="00E56AA3"/>
    <w:rsid w:val="00E57181"/>
    <w:rsid w:val="00E5730A"/>
    <w:rsid w:val="00E576CA"/>
    <w:rsid w:val="00E57CD1"/>
    <w:rsid w:val="00E60464"/>
    <w:rsid w:val="00E606FC"/>
    <w:rsid w:val="00E61003"/>
    <w:rsid w:val="00E61B8B"/>
    <w:rsid w:val="00E61CDE"/>
    <w:rsid w:val="00E63115"/>
    <w:rsid w:val="00E632B3"/>
    <w:rsid w:val="00E63792"/>
    <w:rsid w:val="00E63793"/>
    <w:rsid w:val="00E63BF1"/>
    <w:rsid w:val="00E63F31"/>
    <w:rsid w:val="00E63FA9"/>
    <w:rsid w:val="00E6500A"/>
    <w:rsid w:val="00E657C1"/>
    <w:rsid w:val="00E65C1F"/>
    <w:rsid w:val="00E66072"/>
    <w:rsid w:val="00E66F57"/>
    <w:rsid w:val="00E67560"/>
    <w:rsid w:val="00E678BA"/>
    <w:rsid w:val="00E67BCC"/>
    <w:rsid w:val="00E67C60"/>
    <w:rsid w:val="00E67D87"/>
    <w:rsid w:val="00E67DBD"/>
    <w:rsid w:val="00E67ED9"/>
    <w:rsid w:val="00E70197"/>
    <w:rsid w:val="00E709BF"/>
    <w:rsid w:val="00E70A52"/>
    <w:rsid w:val="00E70DB2"/>
    <w:rsid w:val="00E718C8"/>
    <w:rsid w:val="00E71E95"/>
    <w:rsid w:val="00E721C5"/>
    <w:rsid w:val="00E72417"/>
    <w:rsid w:val="00E72866"/>
    <w:rsid w:val="00E72ACE"/>
    <w:rsid w:val="00E72C2E"/>
    <w:rsid w:val="00E732BC"/>
    <w:rsid w:val="00E73884"/>
    <w:rsid w:val="00E73E92"/>
    <w:rsid w:val="00E740ED"/>
    <w:rsid w:val="00E744E6"/>
    <w:rsid w:val="00E7463E"/>
    <w:rsid w:val="00E74726"/>
    <w:rsid w:val="00E74F16"/>
    <w:rsid w:val="00E74F7F"/>
    <w:rsid w:val="00E754EE"/>
    <w:rsid w:val="00E7568F"/>
    <w:rsid w:val="00E756EB"/>
    <w:rsid w:val="00E75A21"/>
    <w:rsid w:val="00E75EFC"/>
    <w:rsid w:val="00E7705F"/>
    <w:rsid w:val="00E7730E"/>
    <w:rsid w:val="00E77899"/>
    <w:rsid w:val="00E77F4F"/>
    <w:rsid w:val="00E80153"/>
    <w:rsid w:val="00E80202"/>
    <w:rsid w:val="00E8219A"/>
    <w:rsid w:val="00E8248B"/>
    <w:rsid w:val="00E824EF"/>
    <w:rsid w:val="00E82734"/>
    <w:rsid w:val="00E82DD2"/>
    <w:rsid w:val="00E8323B"/>
    <w:rsid w:val="00E83320"/>
    <w:rsid w:val="00E833DD"/>
    <w:rsid w:val="00E836BA"/>
    <w:rsid w:val="00E836E9"/>
    <w:rsid w:val="00E837A3"/>
    <w:rsid w:val="00E83B51"/>
    <w:rsid w:val="00E83F16"/>
    <w:rsid w:val="00E8413C"/>
    <w:rsid w:val="00E84C42"/>
    <w:rsid w:val="00E84D6E"/>
    <w:rsid w:val="00E8536C"/>
    <w:rsid w:val="00E863FA"/>
    <w:rsid w:val="00E86C0A"/>
    <w:rsid w:val="00E86DAC"/>
    <w:rsid w:val="00E90545"/>
    <w:rsid w:val="00E908AA"/>
    <w:rsid w:val="00E90F00"/>
    <w:rsid w:val="00E912EB"/>
    <w:rsid w:val="00E9139F"/>
    <w:rsid w:val="00E91CF8"/>
    <w:rsid w:val="00E91E3F"/>
    <w:rsid w:val="00E920F1"/>
    <w:rsid w:val="00E92E04"/>
    <w:rsid w:val="00E92E75"/>
    <w:rsid w:val="00E93A9B"/>
    <w:rsid w:val="00E93CDA"/>
    <w:rsid w:val="00E9412F"/>
    <w:rsid w:val="00E94431"/>
    <w:rsid w:val="00E948A6"/>
    <w:rsid w:val="00E949FC"/>
    <w:rsid w:val="00E950D0"/>
    <w:rsid w:val="00E9583B"/>
    <w:rsid w:val="00E959D6"/>
    <w:rsid w:val="00E95A83"/>
    <w:rsid w:val="00E95CFB"/>
    <w:rsid w:val="00E9694D"/>
    <w:rsid w:val="00E96994"/>
    <w:rsid w:val="00E975C0"/>
    <w:rsid w:val="00E975FF"/>
    <w:rsid w:val="00E97A5B"/>
    <w:rsid w:val="00E97BFE"/>
    <w:rsid w:val="00E97F98"/>
    <w:rsid w:val="00EA0325"/>
    <w:rsid w:val="00EA0BC6"/>
    <w:rsid w:val="00EA2657"/>
    <w:rsid w:val="00EA2B5F"/>
    <w:rsid w:val="00EA37A6"/>
    <w:rsid w:val="00EA3DAB"/>
    <w:rsid w:val="00EA4335"/>
    <w:rsid w:val="00EA4A9B"/>
    <w:rsid w:val="00EA4C6F"/>
    <w:rsid w:val="00EA4E6A"/>
    <w:rsid w:val="00EA5505"/>
    <w:rsid w:val="00EA557A"/>
    <w:rsid w:val="00EA573C"/>
    <w:rsid w:val="00EA5AB9"/>
    <w:rsid w:val="00EA5D79"/>
    <w:rsid w:val="00EA75EB"/>
    <w:rsid w:val="00EA7838"/>
    <w:rsid w:val="00EA7895"/>
    <w:rsid w:val="00EA7AAD"/>
    <w:rsid w:val="00EA7AB4"/>
    <w:rsid w:val="00EA7F5F"/>
    <w:rsid w:val="00EA7FF2"/>
    <w:rsid w:val="00EB031A"/>
    <w:rsid w:val="00EB061F"/>
    <w:rsid w:val="00EB0AC1"/>
    <w:rsid w:val="00EB108F"/>
    <w:rsid w:val="00EB239C"/>
    <w:rsid w:val="00EB2670"/>
    <w:rsid w:val="00EB2675"/>
    <w:rsid w:val="00EB2791"/>
    <w:rsid w:val="00EB298A"/>
    <w:rsid w:val="00EB2A66"/>
    <w:rsid w:val="00EB3215"/>
    <w:rsid w:val="00EB38EC"/>
    <w:rsid w:val="00EB4313"/>
    <w:rsid w:val="00EB45DF"/>
    <w:rsid w:val="00EB4CA4"/>
    <w:rsid w:val="00EB4E46"/>
    <w:rsid w:val="00EB54EB"/>
    <w:rsid w:val="00EB591F"/>
    <w:rsid w:val="00EB59DF"/>
    <w:rsid w:val="00EB5AED"/>
    <w:rsid w:val="00EB5BF7"/>
    <w:rsid w:val="00EB6427"/>
    <w:rsid w:val="00EB6B88"/>
    <w:rsid w:val="00EB7174"/>
    <w:rsid w:val="00EB7C61"/>
    <w:rsid w:val="00EC0E90"/>
    <w:rsid w:val="00EC0FEC"/>
    <w:rsid w:val="00EC19C8"/>
    <w:rsid w:val="00EC20D0"/>
    <w:rsid w:val="00EC2DE1"/>
    <w:rsid w:val="00EC2EE5"/>
    <w:rsid w:val="00EC32E4"/>
    <w:rsid w:val="00EC33BD"/>
    <w:rsid w:val="00EC34A9"/>
    <w:rsid w:val="00EC36C8"/>
    <w:rsid w:val="00EC3A67"/>
    <w:rsid w:val="00EC3B66"/>
    <w:rsid w:val="00EC44E7"/>
    <w:rsid w:val="00EC46FB"/>
    <w:rsid w:val="00EC4799"/>
    <w:rsid w:val="00EC4A81"/>
    <w:rsid w:val="00EC4AC0"/>
    <w:rsid w:val="00EC4BE5"/>
    <w:rsid w:val="00EC4C11"/>
    <w:rsid w:val="00EC56DE"/>
    <w:rsid w:val="00EC59B4"/>
    <w:rsid w:val="00EC61AC"/>
    <w:rsid w:val="00EC6297"/>
    <w:rsid w:val="00EC6A4A"/>
    <w:rsid w:val="00EC6A71"/>
    <w:rsid w:val="00EC6AB6"/>
    <w:rsid w:val="00EC6B36"/>
    <w:rsid w:val="00EC6F53"/>
    <w:rsid w:val="00EC725F"/>
    <w:rsid w:val="00EC75F1"/>
    <w:rsid w:val="00EC7604"/>
    <w:rsid w:val="00EC79AC"/>
    <w:rsid w:val="00EC7BB8"/>
    <w:rsid w:val="00EC7D5B"/>
    <w:rsid w:val="00EC7F17"/>
    <w:rsid w:val="00ED011E"/>
    <w:rsid w:val="00ED015A"/>
    <w:rsid w:val="00ED04C6"/>
    <w:rsid w:val="00ED0548"/>
    <w:rsid w:val="00ED09E9"/>
    <w:rsid w:val="00ED183C"/>
    <w:rsid w:val="00ED1C88"/>
    <w:rsid w:val="00ED2397"/>
    <w:rsid w:val="00ED2432"/>
    <w:rsid w:val="00ED2947"/>
    <w:rsid w:val="00ED2E5A"/>
    <w:rsid w:val="00ED2F93"/>
    <w:rsid w:val="00ED3290"/>
    <w:rsid w:val="00ED360E"/>
    <w:rsid w:val="00ED38AA"/>
    <w:rsid w:val="00ED3E36"/>
    <w:rsid w:val="00ED43D2"/>
    <w:rsid w:val="00ED4AB7"/>
    <w:rsid w:val="00ED5EFE"/>
    <w:rsid w:val="00ED6246"/>
    <w:rsid w:val="00ED65B9"/>
    <w:rsid w:val="00ED6C4D"/>
    <w:rsid w:val="00ED70CB"/>
    <w:rsid w:val="00ED78AD"/>
    <w:rsid w:val="00ED794B"/>
    <w:rsid w:val="00ED7D11"/>
    <w:rsid w:val="00EE004C"/>
    <w:rsid w:val="00EE0C28"/>
    <w:rsid w:val="00EE0F83"/>
    <w:rsid w:val="00EE0F9F"/>
    <w:rsid w:val="00EE145C"/>
    <w:rsid w:val="00EE157C"/>
    <w:rsid w:val="00EE1B56"/>
    <w:rsid w:val="00EE2414"/>
    <w:rsid w:val="00EE2928"/>
    <w:rsid w:val="00EE29D6"/>
    <w:rsid w:val="00EE2BEA"/>
    <w:rsid w:val="00EE2C2A"/>
    <w:rsid w:val="00EE2F59"/>
    <w:rsid w:val="00EE32F4"/>
    <w:rsid w:val="00EE348F"/>
    <w:rsid w:val="00EE368D"/>
    <w:rsid w:val="00EE38BF"/>
    <w:rsid w:val="00EE3AAD"/>
    <w:rsid w:val="00EE46D0"/>
    <w:rsid w:val="00EE4C86"/>
    <w:rsid w:val="00EE51FC"/>
    <w:rsid w:val="00EE5434"/>
    <w:rsid w:val="00EE5680"/>
    <w:rsid w:val="00EE5C57"/>
    <w:rsid w:val="00EE5EBC"/>
    <w:rsid w:val="00EE6228"/>
    <w:rsid w:val="00EE631C"/>
    <w:rsid w:val="00EE6483"/>
    <w:rsid w:val="00EE657A"/>
    <w:rsid w:val="00EE6FBF"/>
    <w:rsid w:val="00EE7480"/>
    <w:rsid w:val="00EE74A8"/>
    <w:rsid w:val="00EE75B0"/>
    <w:rsid w:val="00EE79DD"/>
    <w:rsid w:val="00EF0A10"/>
    <w:rsid w:val="00EF0A9F"/>
    <w:rsid w:val="00EF0DB5"/>
    <w:rsid w:val="00EF10E4"/>
    <w:rsid w:val="00EF17A4"/>
    <w:rsid w:val="00EF188C"/>
    <w:rsid w:val="00EF1920"/>
    <w:rsid w:val="00EF1DF9"/>
    <w:rsid w:val="00EF2209"/>
    <w:rsid w:val="00EF237D"/>
    <w:rsid w:val="00EF252C"/>
    <w:rsid w:val="00EF2792"/>
    <w:rsid w:val="00EF283F"/>
    <w:rsid w:val="00EF2B5E"/>
    <w:rsid w:val="00EF41A5"/>
    <w:rsid w:val="00EF4342"/>
    <w:rsid w:val="00EF48B2"/>
    <w:rsid w:val="00EF4AD6"/>
    <w:rsid w:val="00EF4B25"/>
    <w:rsid w:val="00EF4CD4"/>
    <w:rsid w:val="00EF5636"/>
    <w:rsid w:val="00EF571D"/>
    <w:rsid w:val="00EF58F5"/>
    <w:rsid w:val="00EF5F2D"/>
    <w:rsid w:val="00EF6113"/>
    <w:rsid w:val="00EF6131"/>
    <w:rsid w:val="00EF64EB"/>
    <w:rsid w:val="00EF65DE"/>
    <w:rsid w:val="00EF724B"/>
    <w:rsid w:val="00EF73D4"/>
    <w:rsid w:val="00EF78CB"/>
    <w:rsid w:val="00F00019"/>
    <w:rsid w:val="00F0039B"/>
    <w:rsid w:val="00F00631"/>
    <w:rsid w:val="00F00B94"/>
    <w:rsid w:val="00F00DBF"/>
    <w:rsid w:val="00F00F20"/>
    <w:rsid w:val="00F014E5"/>
    <w:rsid w:val="00F01DCF"/>
    <w:rsid w:val="00F020B6"/>
    <w:rsid w:val="00F02122"/>
    <w:rsid w:val="00F02B1D"/>
    <w:rsid w:val="00F02B58"/>
    <w:rsid w:val="00F03116"/>
    <w:rsid w:val="00F03A2B"/>
    <w:rsid w:val="00F047E0"/>
    <w:rsid w:val="00F048AF"/>
    <w:rsid w:val="00F04C71"/>
    <w:rsid w:val="00F04FA5"/>
    <w:rsid w:val="00F05034"/>
    <w:rsid w:val="00F05981"/>
    <w:rsid w:val="00F05DE8"/>
    <w:rsid w:val="00F05F8A"/>
    <w:rsid w:val="00F0619D"/>
    <w:rsid w:val="00F064D2"/>
    <w:rsid w:val="00F0668E"/>
    <w:rsid w:val="00F06E39"/>
    <w:rsid w:val="00F06E48"/>
    <w:rsid w:val="00F06EA5"/>
    <w:rsid w:val="00F06FB8"/>
    <w:rsid w:val="00F10356"/>
    <w:rsid w:val="00F10462"/>
    <w:rsid w:val="00F10AA5"/>
    <w:rsid w:val="00F10AA6"/>
    <w:rsid w:val="00F10AD1"/>
    <w:rsid w:val="00F10B23"/>
    <w:rsid w:val="00F10BF9"/>
    <w:rsid w:val="00F121C3"/>
    <w:rsid w:val="00F12397"/>
    <w:rsid w:val="00F1249D"/>
    <w:rsid w:val="00F1253B"/>
    <w:rsid w:val="00F12553"/>
    <w:rsid w:val="00F13157"/>
    <w:rsid w:val="00F142C5"/>
    <w:rsid w:val="00F146AE"/>
    <w:rsid w:val="00F14D46"/>
    <w:rsid w:val="00F15087"/>
    <w:rsid w:val="00F155D1"/>
    <w:rsid w:val="00F15849"/>
    <w:rsid w:val="00F15A81"/>
    <w:rsid w:val="00F15BC5"/>
    <w:rsid w:val="00F15BF6"/>
    <w:rsid w:val="00F161EC"/>
    <w:rsid w:val="00F1637A"/>
    <w:rsid w:val="00F1673D"/>
    <w:rsid w:val="00F16C69"/>
    <w:rsid w:val="00F17246"/>
    <w:rsid w:val="00F178F2"/>
    <w:rsid w:val="00F17913"/>
    <w:rsid w:val="00F2038F"/>
    <w:rsid w:val="00F204C6"/>
    <w:rsid w:val="00F20CB1"/>
    <w:rsid w:val="00F20DF3"/>
    <w:rsid w:val="00F2108B"/>
    <w:rsid w:val="00F21664"/>
    <w:rsid w:val="00F21E22"/>
    <w:rsid w:val="00F222BE"/>
    <w:rsid w:val="00F2233A"/>
    <w:rsid w:val="00F228E6"/>
    <w:rsid w:val="00F229BE"/>
    <w:rsid w:val="00F2356C"/>
    <w:rsid w:val="00F23EE3"/>
    <w:rsid w:val="00F2446B"/>
    <w:rsid w:val="00F246A7"/>
    <w:rsid w:val="00F249E0"/>
    <w:rsid w:val="00F25674"/>
    <w:rsid w:val="00F25B4E"/>
    <w:rsid w:val="00F25C80"/>
    <w:rsid w:val="00F25DC3"/>
    <w:rsid w:val="00F25DC6"/>
    <w:rsid w:val="00F26115"/>
    <w:rsid w:val="00F268BB"/>
    <w:rsid w:val="00F26DCE"/>
    <w:rsid w:val="00F2763C"/>
    <w:rsid w:val="00F2764F"/>
    <w:rsid w:val="00F2783C"/>
    <w:rsid w:val="00F27A77"/>
    <w:rsid w:val="00F27B34"/>
    <w:rsid w:val="00F27C99"/>
    <w:rsid w:val="00F27E3C"/>
    <w:rsid w:val="00F303B9"/>
    <w:rsid w:val="00F30D3F"/>
    <w:rsid w:val="00F3141E"/>
    <w:rsid w:val="00F3194E"/>
    <w:rsid w:val="00F31A93"/>
    <w:rsid w:val="00F32664"/>
    <w:rsid w:val="00F32D9F"/>
    <w:rsid w:val="00F32F86"/>
    <w:rsid w:val="00F33569"/>
    <w:rsid w:val="00F3370F"/>
    <w:rsid w:val="00F33DCA"/>
    <w:rsid w:val="00F34235"/>
    <w:rsid w:val="00F35253"/>
    <w:rsid w:val="00F35422"/>
    <w:rsid w:val="00F35BB5"/>
    <w:rsid w:val="00F35D63"/>
    <w:rsid w:val="00F36435"/>
    <w:rsid w:val="00F36B19"/>
    <w:rsid w:val="00F37618"/>
    <w:rsid w:val="00F37ACB"/>
    <w:rsid w:val="00F37CAD"/>
    <w:rsid w:val="00F37F7F"/>
    <w:rsid w:val="00F405B0"/>
    <w:rsid w:val="00F4089A"/>
    <w:rsid w:val="00F40A74"/>
    <w:rsid w:val="00F41036"/>
    <w:rsid w:val="00F416D3"/>
    <w:rsid w:val="00F419B1"/>
    <w:rsid w:val="00F420C7"/>
    <w:rsid w:val="00F42116"/>
    <w:rsid w:val="00F4241F"/>
    <w:rsid w:val="00F429D2"/>
    <w:rsid w:val="00F42F5B"/>
    <w:rsid w:val="00F430BB"/>
    <w:rsid w:val="00F435C9"/>
    <w:rsid w:val="00F43724"/>
    <w:rsid w:val="00F43B2A"/>
    <w:rsid w:val="00F43E3B"/>
    <w:rsid w:val="00F43EEB"/>
    <w:rsid w:val="00F44462"/>
    <w:rsid w:val="00F44557"/>
    <w:rsid w:val="00F445AA"/>
    <w:rsid w:val="00F44A9B"/>
    <w:rsid w:val="00F44AD4"/>
    <w:rsid w:val="00F44E67"/>
    <w:rsid w:val="00F454AA"/>
    <w:rsid w:val="00F45622"/>
    <w:rsid w:val="00F45785"/>
    <w:rsid w:val="00F45A64"/>
    <w:rsid w:val="00F46809"/>
    <w:rsid w:val="00F46D12"/>
    <w:rsid w:val="00F46E2D"/>
    <w:rsid w:val="00F4718D"/>
    <w:rsid w:val="00F478A3"/>
    <w:rsid w:val="00F478FB"/>
    <w:rsid w:val="00F47A07"/>
    <w:rsid w:val="00F47C53"/>
    <w:rsid w:val="00F47D68"/>
    <w:rsid w:val="00F50885"/>
    <w:rsid w:val="00F50AEA"/>
    <w:rsid w:val="00F50D46"/>
    <w:rsid w:val="00F51002"/>
    <w:rsid w:val="00F51750"/>
    <w:rsid w:val="00F52B7C"/>
    <w:rsid w:val="00F52CFE"/>
    <w:rsid w:val="00F53D85"/>
    <w:rsid w:val="00F542C3"/>
    <w:rsid w:val="00F546D6"/>
    <w:rsid w:val="00F54712"/>
    <w:rsid w:val="00F547AB"/>
    <w:rsid w:val="00F54AB6"/>
    <w:rsid w:val="00F54BD7"/>
    <w:rsid w:val="00F54E74"/>
    <w:rsid w:val="00F550C8"/>
    <w:rsid w:val="00F553A0"/>
    <w:rsid w:val="00F55546"/>
    <w:rsid w:val="00F559BC"/>
    <w:rsid w:val="00F55CCA"/>
    <w:rsid w:val="00F55EAD"/>
    <w:rsid w:val="00F55F74"/>
    <w:rsid w:val="00F56180"/>
    <w:rsid w:val="00F563F4"/>
    <w:rsid w:val="00F564C8"/>
    <w:rsid w:val="00F56835"/>
    <w:rsid w:val="00F56F81"/>
    <w:rsid w:val="00F57151"/>
    <w:rsid w:val="00F57842"/>
    <w:rsid w:val="00F579DD"/>
    <w:rsid w:val="00F603B4"/>
    <w:rsid w:val="00F6063A"/>
    <w:rsid w:val="00F6074B"/>
    <w:rsid w:val="00F6111F"/>
    <w:rsid w:val="00F61350"/>
    <w:rsid w:val="00F616AC"/>
    <w:rsid w:val="00F61813"/>
    <w:rsid w:val="00F61914"/>
    <w:rsid w:val="00F61C53"/>
    <w:rsid w:val="00F61D6F"/>
    <w:rsid w:val="00F61DB4"/>
    <w:rsid w:val="00F61EFC"/>
    <w:rsid w:val="00F621EA"/>
    <w:rsid w:val="00F62820"/>
    <w:rsid w:val="00F62A90"/>
    <w:rsid w:val="00F62E1D"/>
    <w:rsid w:val="00F6320D"/>
    <w:rsid w:val="00F6368F"/>
    <w:rsid w:val="00F63756"/>
    <w:rsid w:val="00F638FC"/>
    <w:rsid w:val="00F639F8"/>
    <w:rsid w:val="00F63F0A"/>
    <w:rsid w:val="00F6493B"/>
    <w:rsid w:val="00F649C9"/>
    <w:rsid w:val="00F64C3E"/>
    <w:rsid w:val="00F655E1"/>
    <w:rsid w:val="00F655E7"/>
    <w:rsid w:val="00F657D2"/>
    <w:rsid w:val="00F6599E"/>
    <w:rsid w:val="00F65A5F"/>
    <w:rsid w:val="00F65CDA"/>
    <w:rsid w:val="00F6617C"/>
    <w:rsid w:val="00F665A4"/>
    <w:rsid w:val="00F6662D"/>
    <w:rsid w:val="00F66778"/>
    <w:rsid w:val="00F67055"/>
    <w:rsid w:val="00F67E24"/>
    <w:rsid w:val="00F70315"/>
    <w:rsid w:val="00F7059C"/>
    <w:rsid w:val="00F70864"/>
    <w:rsid w:val="00F70B2D"/>
    <w:rsid w:val="00F70F76"/>
    <w:rsid w:val="00F70FC1"/>
    <w:rsid w:val="00F71396"/>
    <w:rsid w:val="00F71A9E"/>
    <w:rsid w:val="00F728A6"/>
    <w:rsid w:val="00F72A7D"/>
    <w:rsid w:val="00F72C4A"/>
    <w:rsid w:val="00F737C1"/>
    <w:rsid w:val="00F737F5"/>
    <w:rsid w:val="00F73F26"/>
    <w:rsid w:val="00F740D0"/>
    <w:rsid w:val="00F7410B"/>
    <w:rsid w:val="00F749B5"/>
    <w:rsid w:val="00F74A58"/>
    <w:rsid w:val="00F74BB7"/>
    <w:rsid w:val="00F74F8A"/>
    <w:rsid w:val="00F75A2B"/>
    <w:rsid w:val="00F7626C"/>
    <w:rsid w:val="00F76F9D"/>
    <w:rsid w:val="00F770FE"/>
    <w:rsid w:val="00F77113"/>
    <w:rsid w:val="00F77428"/>
    <w:rsid w:val="00F77620"/>
    <w:rsid w:val="00F777EF"/>
    <w:rsid w:val="00F80189"/>
    <w:rsid w:val="00F80921"/>
    <w:rsid w:val="00F80976"/>
    <w:rsid w:val="00F81813"/>
    <w:rsid w:val="00F81C2F"/>
    <w:rsid w:val="00F8226D"/>
    <w:rsid w:val="00F82852"/>
    <w:rsid w:val="00F82AFD"/>
    <w:rsid w:val="00F82B89"/>
    <w:rsid w:val="00F82E95"/>
    <w:rsid w:val="00F82EBD"/>
    <w:rsid w:val="00F82F57"/>
    <w:rsid w:val="00F830A4"/>
    <w:rsid w:val="00F8321F"/>
    <w:rsid w:val="00F833D4"/>
    <w:rsid w:val="00F8342C"/>
    <w:rsid w:val="00F83D8A"/>
    <w:rsid w:val="00F83FBE"/>
    <w:rsid w:val="00F84003"/>
    <w:rsid w:val="00F8450D"/>
    <w:rsid w:val="00F85290"/>
    <w:rsid w:val="00F85CD0"/>
    <w:rsid w:val="00F85D14"/>
    <w:rsid w:val="00F85E06"/>
    <w:rsid w:val="00F861A3"/>
    <w:rsid w:val="00F86CFB"/>
    <w:rsid w:val="00F86DE5"/>
    <w:rsid w:val="00F87159"/>
    <w:rsid w:val="00F87705"/>
    <w:rsid w:val="00F87D0A"/>
    <w:rsid w:val="00F90223"/>
    <w:rsid w:val="00F90C60"/>
    <w:rsid w:val="00F911ED"/>
    <w:rsid w:val="00F911F3"/>
    <w:rsid w:val="00F913E8"/>
    <w:rsid w:val="00F9148C"/>
    <w:rsid w:val="00F91F47"/>
    <w:rsid w:val="00F92C03"/>
    <w:rsid w:val="00F92D7F"/>
    <w:rsid w:val="00F936AC"/>
    <w:rsid w:val="00F93971"/>
    <w:rsid w:val="00F94AD1"/>
    <w:rsid w:val="00F94C55"/>
    <w:rsid w:val="00F94E6F"/>
    <w:rsid w:val="00F9599E"/>
    <w:rsid w:val="00F95D68"/>
    <w:rsid w:val="00F95E83"/>
    <w:rsid w:val="00F961C4"/>
    <w:rsid w:val="00F974B2"/>
    <w:rsid w:val="00F9799A"/>
    <w:rsid w:val="00F97C90"/>
    <w:rsid w:val="00F97CDD"/>
    <w:rsid w:val="00F97D08"/>
    <w:rsid w:val="00FA08CD"/>
    <w:rsid w:val="00FA0AFC"/>
    <w:rsid w:val="00FA0DA0"/>
    <w:rsid w:val="00FA0FEE"/>
    <w:rsid w:val="00FA15EE"/>
    <w:rsid w:val="00FA188E"/>
    <w:rsid w:val="00FA18D9"/>
    <w:rsid w:val="00FA1A74"/>
    <w:rsid w:val="00FA1E65"/>
    <w:rsid w:val="00FA25D6"/>
    <w:rsid w:val="00FA264D"/>
    <w:rsid w:val="00FA2A15"/>
    <w:rsid w:val="00FA37B3"/>
    <w:rsid w:val="00FA41A8"/>
    <w:rsid w:val="00FA4415"/>
    <w:rsid w:val="00FA481C"/>
    <w:rsid w:val="00FA4CDC"/>
    <w:rsid w:val="00FA55F6"/>
    <w:rsid w:val="00FA59D7"/>
    <w:rsid w:val="00FA5D6C"/>
    <w:rsid w:val="00FA6246"/>
    <w:rsid w:val="00FA6560"/>
    <w:rsid w:val="00FA6AB7"/>
    <w:rsid w:val="00FA6AE5"/>
    <w:rsid w:val="00FA723F"/>
    <w:rsid w:val="00FA782C"/>
    <w:rsid w:val="00FA78E9"/>
    <w:rsid w:val="00FA7D63"/>
    <w:rsid w:val="00FB07D4"/>
    <w:rsid w:val="00FB08B2"/>
    <w:rsid w:val="00FB0BCB"/>
    <w:rsid w:val="00FB0D73"/>
    <w:rsid w:val="00FB11D8"/>
    <w:rsid w:val="00FB1AA5"/>
    <w:rsid w:val="00FB1AFA"/>
    <w:rsid w:val="00FB1CF6"/>
    <w:rsid w:val="00FB25FA"/>
    <w:rsid w:val="00FB3019"/>
    <w:rsid w:val="00FB312A"/>
    <w:rsid w:val="00FB3362"/>
    <w:rsid w:val="00FB3565"/>
    <w:rsid w:val="00FB406F"/>
    <w:rsid w:val="00FB5018"/>
    <w:rsid w:val="00FB51CD"/>
    <w:rsid w:val="00FB65D8"/>
    <w:rsid w:val="00FB675F"/>
    <w:rsid w:val="00FB7777"/>
    <w:rsid w:val="00FC031C"/>
    <w:rsid w:val="00FC0858"/>
    <w:rsid w:val="00FC192C"/>
    <w:rsid w:val="00FC1A1E"/>
    <w:rsid w:val="00FC1B2A"/>
    <w:rsid w:val="00FC1B56"/>
    <w:rsid w:val="00FC1B9A"/>
    <w:rsid w:val="00FC1CA5"/>
    <w:rsid w:val="00FC216C"/>
    <w:rsid w:val="00FC26AC"/>
    <w:rsid w:val="00FC274F"/>
    <w:rsid w:val="00FC2966"/>
    <w:rsid w:val="00FC2F2A"/>
    <w:rsid w:val="00FC2FE4"/>
    <w:rsid w:val="00FC305F"/>
    <w:rsid w:val="00FC317D"/>
    <w:rsid w:val="00FC3209"/>
    <w:rsid w:val="00FC3319"/>
    <w:rsid w:val="00FC3B3E"/>
    <w:rsid w:val="00FC40FE"/>
    <w:rsid w:val="00FC438F"/>
    <w:rsid w:val="00FC4725"/>
    <w:rsid w:val="00FC4ACD"/>
    <w:rsid w:val="00FC5BDD"/>
    <w:rsid w:val="00FC5CD7"/>
    <w:rsid w:val="00FC5D4F"/>
    <w:rsid w:val="00FC5DB2"/>
    <w:rsid w:val="00FC61E6"/>
    <w:rsid w:val="00FC659B"/>
    <w:rsid w:val="00FC7624"/>
    <w:rsid w:val="00FC7A58"/>
    <w:rsid w:val="00FC7A59"/>
    <w:rsid w:val="00FD0140"/>
    <w:rsid w:val="00FD0559"/>
    <w:rsid w:val="00FD0D90"/>
    <w:rsid w:val="00FD0E0C"/>
    <w:rsid w:val="00FD110A"/>
    <w:rsid w:val="00FD1459"/>
    <w:rsid w:val="00FD18C8"/>
    <w:rsid w:val="00FD197B"/>
    <w:rsid w:val="00FD1C40"/>
    <w:rsid w:val="00FD20BE"/>
    <w:rsid w:val="00FD21A1"/>
    <w:rsid w:val="00FD2210"/>
    <w:rsid w:val="00FD25D6"/>
    <w:rsid w:val="00FD354C"/>
    <w:rsid w:val="00FD3778"/>
    <w:rsid w:val="00FD37AB"/>
    <w:rsid w:val="00FD3991"/>
    <w:rsid w:val="00FD3AB9"/>
    <w:rsid w:val="00FD3DFD"/>
    <w:rsid w:val="00FD3E65"/>
    <w:rsid w:val="00FD40E6"/>
    <w:rsid w:val="00FD43BA"/>
    <w:rsid w:val="00FD44DE"/>
    <w:rsid w:val="00FD55BE"/>
    <w:rsid w:val="00FD56A1"/>
    <w:rsid w:val="00FD56B9"/>
    <w:rsid w:val="00FD62D8"/>
    <w:rsid w:val="00FD6749"/>
    <w:rsid w:val="00FD67B9"/>
    <w:rsid w:val="00FD6C4C"/>
    <w:rsid w:val="00FD78C4"/>
    <w:rsid w:val="00FD7B0A"/>
    <w:rsid w:val="00FD7C23"/>
    <w:rsid w:val="00FD7E2B"/>
    <w:rsid w:val="00FD7FD0"/>
    <w:rsid w:val="00FE02B4"/>
    <w:rsid w:val="00FE088A"/>
    <w:rsid w:val="00FE0AF8"/>
    <w:rsid w:val="00FE0D17"/>
    <w:rsid w:val="00FE0F26"/>
    <w:rsid w:val="00FE10E3"/>
    <w:rsid w:val="00FE16F1"/>
    <w:rsid w:val="00FE1823"/>
    <w:rsid w:val="00FE1CC9"/>
    <w:rsid w:val="00FE1D14"/>
    <w:rsid w:val="00FE26BD"/>
    <w:rsid w:val="00FE2717"/>
    <w:rsid w:val="00FE2B0E"/>
    <w:rsid w:val="00FE2BF9"/>
    <w:rsid w:val="00FE2CDB"/>
    <w:rsid w:val="00FE3282"/>
    <w:rsid w:val="00FE354E"/>
    <w:rsid w:val="00FE3987"/>
    <w:rsid w:val="00FE450C"/>
    <w:rsid w:val="00FE4588"/>
    <w:rsid w:val="00FE4608"/>
    <w:rsid w:val="00FE481E"/>
    <w:rsid w:val="00FE4932"/>
    <w:rsid w:val="00FE4DA2"/>
    <w:rsid w:val="00FE51D9"/>
    <w:rsid w:val="00FE55EE"/>
    <w:rsid w:val="00FE5F90"/>
    <w:rsid w:val="00FE6071"/>
    <w:rsid w:val="00FE6A40"/>
    <w:rsid w:val="00FE6C2C"/>
    <w:rsid w:val="00FE6D1C"/>
    <w:rsid w:val="00FE6E6A"/>
    <w:rsid w:val="00FE7098"/>
    <w:rsid w:val="00FE70C7"/>
    <w:rsid w:val="00FE7133"/>
    <w:rsid w:val="00FE7308"/>
    <w:rsid w:val="00FE739E"/>
    <w:rsid w:val="00FE787D"/>
    <w:rsid w:val="00FF0249"/>
    <w:rsid w:val="00FF0405"/>
    <w:rsid w:val="00FF041C"/>
    <w:rsid w:val="00FF0861"/>
    <w:rsid w:val="00FF0A6F"/>
    <w:rsid w:val="00FF0E4F"/>
    <w:rsid w:val="00FF0FF5"/>
    <w:rsid w:val="00FF110D"/>
    <w:rsid w:val="00FF127E"/>
    <w:rsid w:val="00FF1636"/>
    <w:rsid w:val="00FF22B9"/>
    <w:rsid w:val="00FF2403"/>
    <w:rsid w:val="00FF28B1"/>
    <w:rsid w:val="00FF3503"/>
    <w:rsid w:val="00FF369D"/>
    <w:rsid w:val="00FF49BA"/>
    <w:rsid w:val="00FF4E79"/>
    <w:rsid w:val="00FF4FC8"/>
    <w:rsid w:val="00FF543A"/>
    <w:rsid w:val="00FF585D"/>
    <w:rsid w:val="00FF5F71"/>
    <w:rsid w:val="00FF6ED3"/>
    <w:rsid w:val="00FF6FD5"/>
    <w:rsid w:val="00FF7075"/>
    <w:rsid w:val="00FF7138"/>
    <w:rsid w:val="00FF72C0"/>
    <w:rsid w:val="00FF76B8"/>
    <w:rsid w:val="00FF786C"/>
    <w:rsid w:val="00FF7BFD"/>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CB182C7C-24A5-4777-8820-07E40353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 w:type="character" w:styleId="CommentReference">
    <w:name w:val="annotation reference"/>
    <w:basedOn w:val="DefaultParagraphFont"/>
    <w:uiPriority w:val="99"/>
    <w:semiHidden/>
    <w:unhideWhenUsed/>
    <w:rsid w:val="008D01DF"/>
    <w:rPr>
      <w:sz w:val="16"/>
      <w:szCs w:val="16"/>
    </w:rPr>
  </w:style>
  <w:style w:type="paragraph" w:styleId="CommentText">
    <w:name w:val="annotation text"/>
    <w:basedOn w:val="Normal"/>
    <w:link w:val="CommentTextChar"/>
    <w:uiPriority w:val="99"/>
    <w:unhideWhenUsed/>
    <w:rsid w:val="008D01DF"/>
    <w:pPr>
      <w:spacing w:line="240" w:lineRule="auto"/>
    </w:pPr>
    <w:rPr>
      <w:sz w:val="20"/>
      <w:szCs w:val="20"/>
    </w:rPr>
  </w:style>
  <w:style w:type="character" w:customStyle="1" w:styleId="CommentTextChar">
    <w:name w:val="Comment Text Char"/>
    <w:basedOn w:val="DefaultParagraphFont"/>
    <w:link w:val="CommentText"/>
    <w:uiPriority w:val="99"/>
    <w:rsid w:val="008D01DF"/>
    <w:rPr>
      <w:sz w:val="20"/>
      <w:szCs w:val="20"/>
    </w:rPr>
  </w:style>
  <w:style w:type="paragraph" w:styleId="CommentSubject">
    <w:name w:val="annotation subject"/>
    <w:basedOn w:val="CommentText"/>
    <w:next w:val="CommentText"/>
    <w:link w:val="CommentSubjectChar"/>
    <w:uiPriority w:val="99"/>
    <w:semiHidden/>
    <w:unhideWhenUsed/>
    <w:rsid w:val="008D01DF"/>
    <w:rPr>
      <w:b/>
      <w:bCs/>
    </w:rPr>
  </w:style>
  <w:style w:type="character" w:customStyle="1" w:styleId="CommentSubjectChar">
    <w:name w:val="Comment Subject Char"/>
    <w:basedOn w:val="CommentTextChar"/>
    <w:link w:val="CommentSubject"/>
    <w:uiPriority w:val="99"/>
    <w:semiHidden/>
    <w:rsid w:val="008D01DF"/>
    <w:rPr>
      <w:b/>
      <w:bCs/>
      <w:sz w:val="20"/>
      <w:szCs w:val="20"/>
    </w:rPr>
  </w:style>
  <w:style w:type="character" w:styleId="PlaceholderText">
    <w:name w:val="Placeholder Text"/>
    <w:basedOn w:val="DefaultParagraphFont"/>
    <w:uiPriority w:val="99"/>
    <w:semiHidden/>
    <w:rsid w:val="0032535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117" Type="http://schemas.openxmlformats.org/officeDocument/2006/relationships/header" Target="header2.xml"/><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hyperlink" Target="https://doi.org/10.1111/1467-7687.00220" TargetMode="External"/><Relationship Id="rId68" Type="http://schemas.openxmlformats.org/officeDocument/2006/relationships/hyperlink" Target="https://doi.org/10.1207/s15516709cog1401_5" TargetMode="External"/><Relationship Id="rId84" Type="http://schemas.openxmlformats.org/officeDocument/2006/relationships/hyperlink" Target="https://doi.org/10.1016/j.cognition.2016.12.007" TargetMode="External"/><Relationship Id="rId89" Type="http://schemas.openxmlformats.org/officeDocument/2006/relationships/hyperlink" Target="https://doi.org/10.1016/S0010-0277(96)00727-5" TargetMode="External"/><Relationship Id="rId112" Type="http://schemas.openxmlformats.org/officeDocument/2006/relationships/hyperlink" Target="https://doi.org/10.1111/1467-9280.00218" TargetMode="External"/><Relationship Id="rId16" Type="http://schemas.openxmlformats.org/officeDocument/2006/relationships/image" Target="media/image8.png"/><Relationship Id="rId107" Type="http://schemas.openxmlformats.org/officeDocument/2006/relationships/hyperlink" Target="https://doi.org/10.1002/icd.2359" TargetMode="External"/><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svg"/><Relationship Id="rId58" Type="http://schemas.openxmlformats.org/officeDocument/2006/relationships/hyperlink" Target="https://doi.org/10.1037/xge0001656" TargetMode="External"/><Relationship Id="rId74" Type="http://schemas.openxmlformats.org/officeDocument/2006/relationships/hyperlink" Target="https://doi.org/10.1016/j.cogdev.2010.09.001" TargetMode="External"/><Relationship Id="rId79" Type="http://schemas.openxmlformats.org/officeDocument/2006/relationships/hyperlink" Target="https://doi.org/10.1016/j.cogdev.2005.04.004" TargetMode="External"/><Relationship Id="rId102" Type="http://schemas.openxmlformats.org/officeDocument/2006/relationships/hyperlink" Target="https://doi.org/10.1521/soco.2025.43.3.152" TargetMode="External"/><Relationship Id="rId5" Type="http://schemas.openxmlformats.org/officeDocument/2006/relationships/webSettings" Target="webSettings.xml"/><Relationship Id="rId90" Type="http://schemas.openxmlformats.org/officeDocument/2006/relationships/hyperlink" Target="https://doi.org/10.1126/science.1107621" TargetMode="External"/><Relationship Id="rId95" Type="http://schemas.openxmlformats.org/officeDocument/2006/relationships/hyperlink" Target="http://www.jstor.org/stable/30162860" TargetMode="External"/><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hyperlink" Target="https://psycnet.apa.org/doi/10.1037/0033-295X.112.2.347" TargetMode="External"/><Relationship Id="rId69" Type="http://schemas.openxmlformats.org/officeDocument/2006/relationships/hyperlink" Target="https://doi.org/10.1111/j.1467-7687.2011.01048.x" TargetMode="External"/><Relationship Id="rId113" Type="http://schemas.openxmlformats.org/officeDocument/2006/relationships/hyperlink" Target="https://doi.org/10.1038/358749a0" TargetMode="External"/><Relationship Id="rId118" Type="http://schemas.openxmlformats.org/officeDocument/2006/relationships/fontTable" Target="fontTable.xml"/><Relationship Id="rId80" Type="http://schemas.openxmlformats.org/officeDocument/2006/relationships/hyperlink" Target="https://doi.org/10.1016/0010-0285(83)90017-8" TargetMode="External"/><Relationship Id="rId85" Type="http://schemas.openxmlformats.org/officeDocument/2006/relationships/hyperlink" Target="https://doi.org/10.1037/0012-1649.36.5.635" TargetMode="External"/><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hyperlink" Target="https://doi.org/10.1016/j.cogdev.2022.101164" TargetMode="External"/><Relationship Id="rId103" Type="http://schemas.openxmlformats.org/officeDocument/2006/relationships/hyperlink" Target="https://doi.org/10.1016/S1364-6613(02)01926-5" TargetMode="External"/><Relationship Id="rId108" Type="http://schemas.openxmlformats.org/officeDocument/2006/relationships/hyperlink" Target="https://doi.org/10.1371/journal.pbio.0030208" TargetMode="External"/><Relationship Id="rId54" Type="http://schemas.openxmlformats.org/officeDocument/2006/relationships/hyperlink" Target="https://doi.org/10.1016/0010-0277(86)90052-1" TargetMode="External"/><Relationship Id="rId70" Type="http://schemas.openxmlformats.org/officeDocument/2006/relationships/hyperlink" Target="https://doi.org/10.1038/s41467-025-61517-3" TargetMode="External"/><Relationship Id="rId75" Type="http://schemas.openxmlformats.org/officeDocument/2006/relationships/hyperlink" Target="https://doi.org/10.1038/nature06288" TargetMode="External"/><Relationship Id="rId91" Type="http://schemas.openxmlformats.org/officeDocument/2006/relationships/hyperlink" Target="https://doi.org/10.1126/science.1111656" TargetMode="External"/><Relationship Id="rId96" Type="http://schemas.openxmlformats.org/officeDocument/2006/relationships/hyperlink" Target="https://doi.org/10.1038/323533a0"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hyperlink" Target="https://doi.org/10.1111/1467-8721.ep10772615" TargetMode="External"/><Relationship Id="rId119" Type="http://schemas.microsoft.com/office/2011/relationships/people" Target="people.xml"/><Relationship Id="rId10" Type="http://schemas.openxmlformats.org/officeDocument/2006/relationships/hyperlink" Target="https://osf.io/9eqpf/?view_only=62f752417a9141c7b0509a998039ad13" TargetMode="External"/><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hyperlink" Target="https://doi.org/10.1207/S15327078IN0104_3" TargetMode="External"/><Relationship Id="rId65" Type="http://schemas.openxmlformats.org/officeDocument/2006/relationships/hyperlink" Target="https://doi.org/10.1111/1467-7687.00039" TargetMode="External"/><Relationship Id="rId73" Type="http://schemas.openxmlformats.org/officeDocument/2006/relationships/hyperlink" Target="https://doi.org/10.1177/0963721412470687" TargetMode="External"/><Relationship Id="rId78" Type="http://schemas.openxmlformats.org/officeDocument/2006/relationships/hyperlink" Target="https://doi.org/10.1016/0885-2014(93)90008-S" TargetMode="External"/><Relationship Id="rId81" Type="http://schemas.openxmlformats.org/officeDocument/2006/relationships/hyperlink" Target="https://doi.org/10.1016/S0010-0277(98)00036-5" TargetMode="External"/><Relationship Id="rId86" Type="http://schemas.openxmlformats.org/officeDocument/2006/relationships/hyperlink" Target="https://doi.org/10.1080/095400999116322" TargetMode="External"/><Relationship Id="rId94" Type="http://schemas.openxmlformats.org/officeDocument/2006/relationships/hyperlink" Target="https://doi.org/10.1037/1089-2680.1.3.271" TargetMode="External"/><Relationship Id="rId99" Type="http://schemas.openxmlformats.org/officeDocument/2006/relationships/hyperlink" Target="https://doi.org/10.1098/rsos.191795" TargetMode="External"/><Relationship Id="rId101" Type="http://schemas.openxmlformats.org/officeDocument/2006/relationships/hyperlink" Target="https://doi.org/10.1207/s15327078in1003_6" TargetMode="Externa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hyperlink" Target="https://doi.org/10.1016/j.neuroimage.2010.05.028" TargetMode="External"/><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hyperlink" Target="https://psycnet.apa.org/doi/10.1037/0012-1649.23.5.655" TargetMode="External"/><Relationship Id="rId76" Type="http://schemas.openxmlformats.org/officeDocument/2006/relationships/hyperlink" Target="https://doi.org/10.1162/neco.1989.1.1.143" TargetMode="External"/><Relationship Id="rId97" Type="http://schemas.openxmlformats.org/officeDocument/2006/relationships/hyperlink" Target="https://doi.org/10.1371/journal.pone.0042698" TargetMode="External"/><Relationship Id="rId104" Type="http://schemas.openxmlformats.org/officeDocument/2006/relationships/hyperlink" Target="https://doi.org/10.1111/j.1551-6709.2010.01129.x" TargetMode="External"/><Relationship Id="rId120"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doi.org/10.1016/S1364-6613(03)00128-1" TargetMode="External"/><Relationship Id="rId92" Type="http://schemas.openxmlformats.org/officeDocument/2006/relationships/hyperlink" Target="https://doi.org/10.1016/j.cognition.2004.11.005" TargetMode="External"/><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hyperlink" Target="https://doi.org/10.1016/S0010-0277(99)00039-6" TargetMode="External"/><Relationship Id="rId87" Type="http://schemas.openxmlformats.org/officeDocument/2006/relationships/hyperlink" Target="https://doi.org/10.1111/j.0956-7976.2004.00755.x" TargetMode="External"/><Relationship Id="rId110" Type="http://schemas.openxmlformats.org/officeDocument/2006/relationships/hyperlink" Target="https://doi.org/10.1016/j.cogdev.2012.08.004" TargetMode="External"/><Relationship Id="rId115" Type="http://schemas.openxmlformats.org/officeDocument/2006/relationships/hyperlink" Target="https://psycnet.apa.org/doi/10.1037/a0032150" TargetMode="External"/><Relationship Id="rId61" Type="http://schemas.openxmlformats.org/officeDocument/2006/relationships/hyperlink" Target="https://psycnet.apa.org/doi/10.1016/S1364-6613(99)01356-X" TargetMode="External"/><Relationship Id="rId82" Type="http://schemas.openxmlformats.org/officeDocument/2006/relationships/hyperlink" Target="https://doi.org/10.1016/S0010-0277(87)80006-9" TargetMode="External"/><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hyperlink" Target="https://doi.org/10.1111/j.1467-8624.1991.tb01602.x" TargetMode="External"/><Relationship Id="rId77" Type="http://schemas.openxmlformats.org/officeDocument/2006/relationships/hyperlink" Target="https://psycnet.apa.org/doi/10.1037/0012-1649.19.3.338" TargetMode="External"/><Relationship Id="rId100" Type="http://schemas.openxmlformats.org/officeDocument/2006/relationships/hyperlink" Target="https://doi.org/10.1371/journal.pone.0023223" TargetMode="External"/><Relationship Id="rId105" Type="http://schemas.openxmlformats.org/officeDocument/2006/relationships/hyperlink" Target="https://doi.org/10.1146/annurev.ph.25.030163.002553" TargetMode="External"/><Relationship Id="rId8" Type="http://schemas.openxmlformats.org/officeDocument/2006/relationships/image" Target="media/image1.jpg"/><Relationship Id="rId51" Type="http://schemas.openxmlformats.org/officeDocument/2006/relationships/image" Target="media/image43.svg"/><Relationship Id="rId72" Type="http://schemas.openxmlformats.org/officeDocument/2006/relationships/hyperlink" Target="https://doi.org/10.1016/0010-0277(95)00661-H" TargetMode="External"/><Relationship Id="rId93" Type="http://schemas.openxmlformats.org/officeDocument/2006/relationships/hyperlink" Target="https://doi.org/10.1016/j.cognition.2017.09.007" TargetMode="External"/><Relationship Id="rId98" Type="http://schemas.openxmlformats.org/officeDocument/2006/relationships/hyperlink" Target="https://doi.org/10.1080/09540090310001655093" TargetMode="External"/><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hyperlink" Target="https://doi.org/10.1207/s15516709cog2701_4" TargetMode="External"/><Relationship Id="rId116" Type="http://schemas.openxmlformats.org/officeDocument/2006/relationships/header" Target="header1.xml"/><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hyperlink" Target="https://doi.org/10.1016/S0885-2014(02)00124-7" TargetMode="External"/><Relationship Id="rId83" Type="http://schemas.openxmlformats.org/officeDocument/2006/relationships/hyperlink" Target="https://doi.org/10.1111/desc.13581" TargetMode="External"/><Relationship Id="rId88" Type="http://schemas.openxmlformats.org/officeDocument/2006/relationships/hyperlink" Target="https://doi.org/10.1016/j.cogpsych.2010.02.001" TargetMode="External"/><Relationship Id="rId111" Type="http://schemas.openxmlformats.org/officeDocument/2006/relationships/hyperlink" Target="https://doi.org/10.1016/j.cognition.2017.06.029" TargetMode="External"/><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hyperlink" Target="https://doi.org/10.1016/0010-0277(85)90008-3" TargetMode="External"/><Relationship Id="rId106" Type="http://schemas.openxmlformats.org/officeDocument/2006/relationships/hyperlink" Target="https://psycnet.apa.org/doi/10.1037/0033-295X.99.4.6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81</Pages>
  <Words>19570</Words>
  <Characters>111552</Characters>
  <Application>Microsoft Office Word</Application>
  <DocSecurity>0</DocSecurity>
  <Lines>929</Lines>
  <Paragraphs>261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38</cp:revision>
  <dcterms:created xsi:type="dcterms:W3CDTF">2026-05-25T03:16:00Z</dcterms:created>
  <dcterms:modified xsi:type="dcterms:W3CDTF">2026-05-25T04:16:00Z</dcterms:modified>
</cp:coreProperties>
</file>